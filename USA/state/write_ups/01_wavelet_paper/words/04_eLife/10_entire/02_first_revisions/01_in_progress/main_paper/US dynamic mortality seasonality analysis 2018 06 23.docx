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002ADF0"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del w:id="1" w:author="Parks, Robbie M" w:date="2018-06-19T19:23:00Z">
        <w:r w:rsidR="000210D1" w:rsidRPr="00AC73A1" w:rsidDel="00A23AAC">
          <w:rPr>
            <w:b/>
            <w:color w:val="000000" w:themeColor="text1"/>
          </w:rPr>
          <w:delText>3</w:delText>
        </w:r>
      </w:del>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11953417"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2" w:author="Parks, Robbie M" w:date="2018-06-19T19:25:00Z">
        <w:r w:rsidR="008748D0">
          <w:rPr>
            <w:color w:val="000000" w:themeColor="text1"/>
          </w:rPr>
          <w:t>6</w:t>
        </w:r>
      </w:ins>
      <w:del w:id="3" w:author="Parks, Robbie M" w:date="2018-06-19T19:25:00Z">
        <w:r w:rsidR="00773692" w:rsidRPr="00AC73A1" w:rsidDel="008748D0">
          <w:rPr>
            <w:color w:val="000000" w:themeColor="text1"/>
          </w:rPr>
          <w:delText>3</w:delText>
        </w:r>
      </w:del>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4"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5" w:author="Parks, Robbie M" w:date="2018-06-19T19:25:00Z">
        <w:r w:rsidR="00511176">
          <w:rPr>
            <w:color w:val="000000" w:themeColor="text1"/>
          </w:rPr>
          <w:t>6</w:t>
        </w:r>
      </w:ins>
      <w:del w:id="6" w:author="Parks, Robbie M" w:date="2018-06-19T19:25:00Z">
        <w:r w:rsidRPr="00AC73A1" w:rsidDel="00511176">
          <w:rPr>
            <w:color w:val="000000" w:themeColor="text1"/>
          </w:rPr>
          <w:delText>3</w:delText>
        </w:r>
      </w:del>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7" w:author="Parks, Robbie M" w:date="2018-06-19T19:25:00Z">
        <w:r w:rsidR="005872C8">
          <w:rPr>
            <w:color w:val="000000" w:themeColor="text1"/>
          </w:rPr>
          <w:t>&lt;&lt;Other comment about some sub-causes?&gt;&gt;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62E3DC21"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8" w:author="Parks, Robbie M" w:date="2018-06-20T10:22:00Z">
        <w:r w:rsidR="00A22964">
          <w:rPr>
            <w:color w:val="000000" w:themeColor="text1"/>
          </w:rPr>
          <w:t>pattern</w:t>
        </w:r>
      </w:ins>
      <w:del w:id="9" w:author="Parks, Robbie M" w:date="2018-06-20T10:22:00Z">
        <w:r w:rsidRPr="00AC73A1" w:rsidDel="00A22964">
          <w:rPr>
            <w:color w:val="000000" w:themeColor="text1"/>
          </w:rPr>
          <w:delText>regime</w:delText>
        </w:r>
      </w:del>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3F4B48B4"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(Moy CM, Seltzer GO, Rodbell DT, 2002)</w:t>
      </w:r>
      <w:r w:rsidR="00BF3FD9" w:rsidRPr="00AC73A1">
        <w:rPr>
          <w:color w:val="000000" w:themeColor="text1"/>
        </w:rPr>
        <w:fldChar w:fldCharType="end"/>
      </w:r>
      <w:r w:rsidR="00BF3FD9" w:rsidRPr="00AC73A1">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r w:rsidR="00F110C1" w:rsidRPr="00AC73A1">
        <w:rPr>
          <w:color w:val="000000" w:themeColor="text1"/>
        </w:rPr>
        <w:t>where seasonality has been identified</w:t>
      </w:r>
      <w:ins w:id="10" w:author="Parks, Robbie M" w:date="2018-06-19T19:28:00Z">
        <w:r w:rsidR="008513E0">
          <w:rPr>
            <w:color w:val="000000" w:themeColor="text1"/>
          </w:rPr>
          <w:t xml:space="preserve">. We also identify how </w:t>
        </w:r>
      </w:ins>
      <w:ins w:id="11" w:author="Parks, Robbie M" w:date="2018-06-19T19:29:00Z">
        <w:r w:rsidR="008513E0">
          <w:rPr>
            <w:color w:val="000000" w:themeColor="text1"/>
          </w:rPr>
          <w:t xml:space="preserve">the percentage difference between </w:t>
        </w:r>
        <w:r w:rsidR="0004612A">
          <w:rPr>
            <w:color w:val="000000" w:themeColor="text1"/>
          </w:rPr>
          <w:t xml:space="preserve">maximum and minimum mortality within a year has changed </w:t>
        </w:r>
        <w:r w:rsidR="00E74B48">
          <w:rPr>
            <w:color w:val="000000" w:themeColor="text1"/>
          </w:rPr>
          <w:t xml:space="preserve">over the </w:t>
        </w:r>
      </w:ins>
      <w:ins w:id="12" w:author="Parks, Robbie M" w:date="2018-06-19T19:30:00Z">
        <w:r w:rsidR="00AC746F">
          <w:rPr>
            <w:color w:val="000000" w:themeColor="text1"/>
          </w:rPr>
          <w:t>from the beginning to the end of the time period</w:t>
        </w:r>
      </w:ins>
      <w:ins w:id="13" w:author="Parks, Robbie M" w:date="2018-06-19T19:32:00Z">
        <w:r w:rsidR="00F56521">
          <w:rPr>
            <w:color w:val="000000" w:themeColor="text1"/>
          </w:rPr>
          <w:t xml:space="preserve"> using Poisson regression</w:t>
        </w:r>
      </w:ins>
      <w:ins w:id="14" w:author="Parks, Robbie M" w:date="2018-06-19T19:30:00Z">
        <w:r w:rsidR="00AC746F">
          <w:rPr>
            <w:color w:val="000000" w:themeColor="text1"/>
          </w:rPr>
          <w:t>.</w:t>
        </w:r>
      </w:ins>
      <w:del w:id="15"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6"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7"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8"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6769038F" w:rsidR="00B91368" w:rsidRDefault="005902F2" w:rsidP="00C33FFB">
      <w:pPr>
        <w:spacing w:line="480" w:lineRule="auto"/>
        <w:jc w:val="both"/>
        <w:rPr>
          <w:ins w:id="19" w:author="Parks, Robbie M" w:date="2018-06-20T00:52:00Z"/>
        </w:rPr>
      </w:pPr>
      <w:r w:rsidRPr="00AC73A1">
        <w:t>M</w:t>
      </w:r>
      <w:r w:rsidR="0029208D" w:rsidRPr="00AC73A1">
        <w:t xml:space="preserve">ortality from all four </w:t>
      </w:r>
      <w:ins w:id="20" w:author="Parks, Robbie M" w:date="2018-06-20T11:06:00Z">
        <w:r w:rsidR="00C87DEE">
          <w:t xml:space="preserve">main </w:t>
        </w:r>
      </w:ins>
      <w:r w:rsidR="0029208D" w:rsidRPr="00AC73A1">
        <w:t>cause</w:t>
      </w:r>
      <w:r w:rsidRPr="00AC73A1">
        <w:t xml:space="preserve"> groups </w:t>
      </w:r>
      <w:r w:rsidR="0029208D" w:rsidRPr="00AC73A1">
        <w:t>was</w:t>
      </w:r>
      <w:r w:rsidRPr="00AC73A1">
        <w:t xml:space="preserve"> seasonal above 75 years of age (Figure 2).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A01E9E" w:rsidRPr="00AC73A1">
        <w:t>6</w:t>
      </w:r>
      <w:r w:rsidRPr="00AC73A1">
        <w:t>4 years in men.</w:t>
      </w:r>
    </w:p>
    <w:p w14:paraId="59632C3F" w14:textId="77777777" w:rsidR="00B1603E" w:rsidRDefault="00B1603E" w:rsidP="00C33FFB">
      <w:pPr>
        <w:spacing w:line="480" w:lineRule="auto"/>
        <w:jc w:val="both"/>
        <w:rPr>
          <w:ins w:id="21" w:author="Parks, Robbie M" w:date="2018-06-20T11:06:00Z"/>
        </w:rPr>
      </w:pPr>
    </w:p>
    <w:p w14:paraId="2B370EEA" w14:textId="46D32CAD" w:rsidR="00B27B5D" w:rsidRDefault="00C77B93" w:rsidP="00706BDB">
      <w:pPr>
        <w:spacing w:line="480" w:lineRule="auto"/>
        <w:jc w:val="both"/>
        <w:rPr>
          <w:ins w:id="22" w:author="Parks, Robbie M" w:date="2018-06-20T11:24:00Z"/>
        </w:rPr>
      </w:pPr>
      <w:ins w:id="23" w:author="Parks, Robbie M" w:date="2018-06-20T11:11:00Z">
        <w:r>
          <w:t xml:space="preserve">Seasonality in cardiovascular and chronic </w:t>
        </w:r>
      </w:ins>
      <w:ins w:id="24" w:author="Parks, Robbie M" w:date="2018-06-20T11:12:00Z">
        <w:r>
          <w:t>respiratory</w:t>
        </w:r>
      </w:ins>
      <w:ins w:id="25" w:author="Parks, Robbie M" w:date="2018-06-20T11:11:00Z">
        <w:r>
          <w:t xml:space="preserve"> diseases also disappeared in 0-4 y</w:t>
        </w:r>
        <w:r w:rsidR="006A63D8">
          <w:t xml:space="preserve">ears for both males and females </w:t>
        </w:r>
      </w:ins>
      <w:ins w:id="26" w:author="Parks, Robbie M" w:date="2018-06-20T11:13:00Z">
        <w:r w:rsidR="006A63D8">
          <w:t xml:space="preserve">by the early </w:t>
        </w:r>
      </w:ins>
      <w:ins w:id="27" w:author="Parks, Robbie M" w:date="2018-06-20T11:14:00Z">
        <w:r w:rsidR="006A63D8">
          <w:t xml:space="preserve">and late </w:t>
        </w:r>
      </w:ins>
      <w:ins w:id="28" w:author="Parks, Robbie M" w:date="2018-06-20T11:13:00Z">
        <w:r w:rsidR="006A63D8">
          <w:t>1990s respectively</w:t>
        </w:r>
      </w:ins>
      <w:ins w:id="29" w:author="Parks, Robbie M" w:date="2018-06-20T11:14:00Z">
        <w:r w:rsidR="00163AC8">
          <w:t xml:space="preserve"> (Supplementary Figure 1)</w:t>
        </w:r>
      </w:ins>
      <w:ins w:id="30" w:author="Parks, Robbie M" w:date="2018-06-20T11:23:00Z">
        <w:r w:rsidR="00B244F9">
          <w:t>,</w:t>
        </w:r>
      </w:ins>
      <w:ins w:id="31" w:author="Parks, Robbie M" w:date="2018-06-20T11:13:00Z">
        <w:r w:rsidR="00B244F9">
          <w:t xml:space="preserve"> while </w:t>
        </w:r>
      </w:ins>
      <w:ins w:id="32" w:author="Parks, Robbie M" w:date="2018-06-20T11:23:00Z">
        <w:r w:rsidR="00B244F9">
          <w:t>persisting in</w:t>
        </w:r>
      </w:ins>
      <w:ins w:id="33" w:author="Parks, Robbie M" w:date="2018-06-20T11:13:00Z">
        <w:r w:rsidR="00614B7D">
          <w:t xml:space="preserve"> older ages</w:t>
        </w:r>
      </w:ins>
      <w:ins w:id="34" w:author="Parks, Robbie M" w:date="2018-06-20T11:16:00Z">
        <w:r w:rsidR="006F12E4">
          <w:t xml:space="preserve">. </w:t>
        </w:r>
      </w:ins>
      <w:ins w:id="35" w:author="Parks, Robbie M" w:date="2018-06-20T11:14:00Z">
        <w:r w:rsidR="00163AC8">
          <w:t xml:space="preserve">In </w:t>
        </w:r>
      </w:ins>
      <w:ins w:id="36" w:author="Parks, Robbie M" w:date="2018-06-20T11:08:00Z">
        <w:r w:rsidR="00F33911">
          <w:t>contrast</w:t>
        </w:r>
      </w:ins>
      <w:ins w:id="37" w:author="Parks, Robbie M" w:date="2018-06-20T11:17:00Z">
        <w:r w:rsidR="006F12E4">
          <w:t xml:space="preserve">, seasonality </w:t>
        </w:r>
      </w:ins>
      <w:ins w:id="38" w:author="Parks, Robbie M" w:date="2018-06-20T11:23:00Z">
        <w:r w:rsidR="001608FF">
          <w:t>remained</w:t>
        </w:r>
      </w:ins>
      <w:ins w:id="39" w:author="Parks, Robbie M" w:date="2018-06-20T11:17:00Z">
        <w:r w:rsidR="006F12E4">
          <w:t xml:space="preserve"> throughout the study for respiratory infections for all ages in both males and females</w:t>
        </w:r>
      </w:ins>
      <w:ins w:id="40" w:author="Parks, Robbie M" w:date="2018-06-20T11:23:00Z">
        <w:r w:rsidR="00B940C7">
          <w:t>.</w:t>
        </w:r>
      </w:ins>
      <w:ins w:id="41" w:author="Parks, Robbie M" w:date="2018-06-20T11:08:00Z">
        <w:r w:rsidR="00C53889">
          <w:t xml:space="preserve"> </w:t>
        </w:r>
      </w:ins>
    </w:p>
    <w:p w14:paraId="51675693" w14:textId="77777777" w:rsidR="00B27B5D" w:rsidRDefault="00B27B5D" w:rsidP="00706BDB">
      <w:pPr>
        <w:spacing w:line="480" w:lineRule="auto"/>
        <w:jc w:val="both"/>
        <w:rPr>
          <w:ins w:id="42" w:author="Parks, Robbie M" w:date="2018-06-20T11:24:00Z"/>
        </w:rPr>
      </w:pPr>
    </w:p>
    <w:p w14:paraId="1F4D9BCB" w14:textId="2E7771D1" w:rsidR="00B27B5D" w:rsidRDefault="00B27B5D" w:rsidP="00706BDB">
      <w:pPr>
        <w:spacing w:line="480" w:lineRule="auto"/>
        <w:jc w:val="both"/>
        <w:rPr>
          <w:ins w:id="43" w:author="Parks, Robbie M" w:date="2018-06-20T11:29:00Z"/>
        </w:rPr>
      </w:pPr>
      <w:ins w:id="44" w:author="Parks, Robbie M" w:date="2018-06-20T11:24:00Z">
        <w:r>
          <w:t xml:space="preserve">Comparing intentional and unintentional injuries (Supplementary Figure 1) also reveals distinct behaviour; </w:t>
        </w:r>
      </w:ins>
      <w:ins w:id="45" w:author="Parks, Robbie M" w:date="2018-06-20T11:27:00Z">
        <w:r w:rsidR="00F064A9">
          <w:t>unintentional injuries drive the seasonality for females, as</w:t>
        </w:r>
      </w:ins>
      <w:ins w:id="46" w:author="Parks, Robbie M" w:date="2018-06-20T11:25:00Z">
        <w:r w:rsidR="00F23C3A">
          <w:t xml:space="preserve"> no clear seasonality is evident thro</w:t>
        </w:r>
        <w:r w:rsidR="004C165E">
          <w:t>ughout for females of all</w:t>
        </w:r>
        <w:r w:rsidR="00BB30BA">
          <w:t xml:space="preserve"> ages for intentional injuries. In addition, </w:t>
        </w:r>
      </w:ins>
      <w:ins w:id="47" w:author="Parks, Robbie M" w:date="2018-06-20T11:28:00Z">
        <w:r w:rsidR="00D7104C">
          <w:t>male intentional injuries had 12-month seasonality for most of the period from 15-24 to 65-75 years.</w:t>
        </w:r>
      </w:ins>
    </w:p>
    <w:p w14:paraId="02470247" w14:textId="77777777" w:rsidR="00784546" w:rsidRDefault="00784546" w:rsidP="00706BDB">
      <w:pPr>
        <w:spacing w:line="480" w:lineRule="auto"/>
        <w:jc w:val="both"/>
        <w:rPr>
          <w:ins w:id="48" w:author="Parks, Robbie M" w:date="2018-06-20T11:29:00Z"/>
        </w:rPr>
      </w:pPr>
    </w:p>
    <w:p w14:paraId="23952FD2" w14:textId="75285809" w:rsidR="000D4F95" w:rsidRPr="00996AD4" w:rsidDel="00996AD4" w:rsidRDefault="00AC55DD">
      <w:pPr>
        <w:spacing w:line="480" w:lineRule="auto"/>
        <w:ind w:left="360"/>
        <w:jc w:val="both"/>
        <w:rPr>
          <w:del w:id="49" w:author="Parks, Robbie M" w:date="2018-06-20T11:34:00Z"/>
        </w:rPr>
        <w:pPrChange w:id="50" w:author="Parks, Robbie M" w:date="2018-06-20T11:36:00Z">
          <w:pPr>
            <w:spacing w:line="480" w:lineRule="auto"/>
            <w:jc w:val="both"/>
          </w:pPr>
        </w:pPrChange>
      </w:pPr>
      <w:ins w:id="51" w:author="Parks, Robbie M" w:date="2018-06-20T11:32:00Z">
        <w:r w:rsidRPr="00996AD4">
          <w:t xml:space="preserve">No </w:t>
        </w:r>
      </w:ins>
      <w:ins w:id="52" w:author="Parks, Robbie M" w:date="2018-06-20T11:33:00Z">
        <w:r w:rsidR="00FF4E42" w:rsidRPr="00996AD4">
          <w:t xml:space="preserve">consistent </w:t>
        </w:r>
      </w:ins>
      <w:ins w:id="53" w:author="Parks, Robbie M" w:date="2018-06-20T11:32:00Z">
        <w:r w:rsidRPr="00996AD4">
          <w:t xml:space="preserve">seasonality is evident in maternal conditions </w:t>
        </w:r>
      </w:ins>
      <w:ins w:id="54" w:author="Parks, Robbie M" w:date="2018-06-20T11:33:00Z">
        <w:r w:rsidR="00FF4E42" w:rsidRPr="00996AD4">
          <w:t>or substance use disorders for all ages (Supplementary Figure 1)</w:t>
        </w:r>
      </w:ins>
      <w:ins w:id="55" w:author="Parks, Robbie M" w:date="2018-06-20T11:34:00Z">
        <w:r w:rsidR="00FF4E42" w:rsidRPr="00996AD4">
          <w:t xml:space="preserve">, while males and females 55 and over had 12-month seasonality throughout the </w:t>
        </w:r>
        <w:r w:rsidR="00C6417B" w:rsidRPr="00996AD4">
          <w:t xml:space="preserve">entire analysis period </w:t>
        </w:r>
      </w:ins>
      <w:ins w:id="56" w:author="Parks, Robbie M" w:date="2018-06-20T11:35:00Z">
        <w:r w:rsidR="0043780C" w:rsidRPr="00996AD4">
          <w:t xml:space="preserve">for endocrine disorders, genitourinary diseases and </w:t>
        </w:r>
        <w:r w:rsidR="00996AD4" w:rsidRPr="00996AD4">
          <w:t>neuropsychiatric</w:t>
        </w:r>
      </w:ins>
      <w:ins w:id="57" w:author="Parks, Robbie M" w:date="2018-06-20T11:36:00Z">
        <w:r w:rsidR="00996AD4">
          <w:t xml:space="preserve"> </w:t>
        </w:r>
      </w:ins>
      <w:ins w:id="58" w:author="Parks, Robbie M" w:date="2018-06-20T11:35:00Z">
        <w:r w:rsidR="00996AD4">
          <w:t>di</w:t>
        </w:r>
      </w:ins>
      <w:ins w:id="59" w:author="Parks, Robbie M" w:date="2018-06-20T11:36:00Z">
        <w:r w:rsidR="00996AD4">
          <w:t>s</w:t>
        </w:r>
      </w:ins>
      <w:ins w:id="60" w:author="Parks, Robbie M" w:date="2018-06-20T11:35:00Z">
        <w:r w:rsidR="00996AD4">
          <w:t>orders, but not below 55 years.</w:t>
        </w:r>
      </w:ins>
    </w:p>
    <w:p w14:paraId="5EB87296" w14:textId="77777777" w:rsidR="00996AD4" w:rsidRPr="001E577E" w:rsidRDefault="00996AD4" w:rsidP="00E722D4">
      <w:pPr>
        <w:spacing w:line="480" w:lineRule="auto"/>
        <w:rPr>
          <w:ins w:id="61" w:author="Parks, Robbie M" w:date="2018-06-20T11:35:00Z"/>
        </w:rPr>
      </w:pPr>
    </w:p>
    <w:p w14:paraId="5602C6E0" w14:textId="77777777" w:rsidR="000210D1" w:rsidRPr="00AC73A1" w:rsidRDefault="000210D1" w:rsidP="00C33FFB">
      <w:pPr>
        <w:spacing w:line="480" w:lineRule="auto"/>
        <w:jc w:val="both"/>
      </w:pPr>
    </w:p>
    <w:p w14:paraId="43946A13" w14:textId="520AC400" w:rsidR="000210D1" w:rsidRDefault="000210D1" w:rsidP="00C33FFB">
      <w:pPr>
        <w:spacing w:line="480" w:lineRule="auto"/>
        <w:jc w:val="both"/>
        <w:rPr>
          <w:ins w:id="62"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63"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xml:space="preserve">. </w:t>
      </w:r>
      <w:r w:rsidR="004C1040" w:rsidRPr="00AC73A1">
        <w:lastRenderedPageBreak/>
        <w:t>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64" w:author="Parks, Robbie M" w:date="2018-06-20T12:19:00Z"/>
        </w:rPr>
      </w:pPr>
    </w:p>
    <w:p w14:paraId="41FA3317" w14:textId="6D4AB75A" w:rsidR="00490EB4" w:rsidRDefault="009B42AA" w:rsidP="00C33FFB">
      <w:pPr>
        <w:spacing w:line="480" w:lineRule="auto"/>
        <w:jc w:val="both"/>
        <w:rPr>
          <w:ins w:id="65" w:author="Parks, Robbie M" w:date="2018-06-20T12:18:00Z"/>
        </w:rPr>
      </w:pPr>
      <w:ins w:id="66" w:author="Parks, Robbie M" w:date="2018-06-20T12:21:00Z">
        <w:r>
          <w:t>Death rates in males and females</w:t>
        </w:r>
      </w:ins>
      <w:ins w:id="67" w:author="Parks, Robbie M" w:date="2018-06-20T12:23:00Z">
        <w:r w:rsidR="00EB3E5C">
          <w:t xml:space="preserve"> of all ages</w:t>
        </w:r>
      </w:ins>
      <w:ins w:id="68" w:author="Parks, Robbie M" w:date="2018-06-20T12:19:00Z">
        <w:r>
          <w:t xml:space="preserve"> were</w:t>
        </w:r>
        <w:r w:rsidR="00490EB4">
          <w:t xml:space="preserve"> consistently </w:t>
        </w:r>
      </w:ins>
      <w:ins w:id="69" w:author="Parks, Robbie M" w:date="2018-06-20T12:22:00Z">
        <w:r>
          <w:t xml:space="preserve">highest </w:t>
        </w:r>
      </w:ins>
      <w:ins w:id="70" w:author="Parks, Robbie M" w:date="2018-06-20T12:19:00Z">
        <w:r w:rsidR="00490EB4">
          <w:t xml:space="preserve">in January and February </w:t>
        </w:r>
      </w:ins>
      <w:ins w:id="71" w:author="Parks, Robbie M" w:date="2018-06-20T12:22:00Z">
        <w:r>
          <w:t xml:space="preserve">and lowest in July and August </w:t>
        </w:r>
      </w:ins>
      <w:ins w:id="72" w:author="Parks, Robbie M" w:date="2018-06-20T12:24:00Z">
        <w:r w:rsidR="00C17F03">
          <w:t>in</w:t>
        </w:r>
      </w:ins>
      <w:ins w:id="73" w:author="Parks, Robbie M" w:date="2018-06-20T12:22:00Z">
        <w:r>
          <w:t xml:space="preserve"> </w:t>
        </w:r>
      </w:ins>
      <w:ins w:id="74" w:author="Parks, Robbie M" w:date="2018-06-20T12:23:00Z">
        <w:r w:rsidR="00C17F03">
          <w:t>cardiovascular diseases as well as respiratory infections (Supplementary Figure 2)</w:t>
        </w:r>
      </w:ins>
      <w:ins w:id="75" w:author="Parks, Robbie M" w:date="2018-06-20T12:24:00Z">
        <w:r w:rsidR="00101234">
          <w:t>, consistent with c</w:t>
        </w:r>
        <w:r w:rsidR="00FA063A">
          <w:t xml:space="preserve">ardiorespiratory </w:t>
        </w:r>
      </w:ins>
      <w:ins w:id="76" w:author="Parks, Robbie M" w:date="2018-06-20T12:31:00Z">
        <w:r w:rsidR="00101234">
          <w:t>deaths</w:t>
        </w:r>
      </w:ins>
      <w:ins w:id="77" w:author="Parks, Robbie M" w:date="2018-06-20T12:24:00Z">
        <w:r w:rsidR="00FA063A">
          <w:t xml:space="preserve"> (Figure 3).</w:t>
        </w:r>
      </w:ins>
      <w:ins w:id="78" w:author="Parks, Robbie M" w:date="2018-06-20T12:31:00Z">
        <w:r w:rsidR="009455A0">
          <w:t xml:space="preserve"> Intentional</w:t>
        </w:r>
        <w:r w:rsidR="00C35148">
          <w:t xml:space="preserve"> injuries (Supplementary Figure 2) contrasts with unintentional and all injury deaths in </w:t>
        </w:r>
      </w:ins>
      <w:ins w:id="79" w:author="Parks, Robbie M" w:date="2018-06-20T12:33:00Z">
        <w:r w:rsidR="00C35148">
          <w:t>75 years and over for both males and females, with highest death rates in the summer months, in line with younger age groups in intentional injury deaths.</w:t>
        </w:r>
      </w:ins>
      <w:ins w:id="80" w:author="Parks, Robbie M" w:date="2018-06-20T12:34:00Z">
        <w:r w:rsidR="003B0BAF">
          <w:t xml:space="preserve"> A </w:t>
        </w:r>
      </w:ins>
      <w:ins w:id="81" w:author="Parks, Robbie M" w:date="2018-06-20T12:35:00Z">
        <w:r w:rsidR="003B0BAF">
          <w:t>consistent</w:t>
        </w:r>
      </w:ins>
      <w:ins w:id="82" w:author="Parks, Robbie M" w:date="2018-06-20T12:34:00Z">
        <w:r w:rsidR="003B0BAF">
          <w:t xml:space="preserve"> </w:t>
        </w:r>
      </w:ins>
      <w:ins w:id="83" w:author="Parks, Robbie M" w:date="2018-06-20T12:35:00Z">
        <w:r w:rsidR="003B0BAF">
          <w:t xml:space="preserve">winter peak across all ages and both sexes </w:t>
        </w:r>
        <w:r w:rsidR="0071242A">
          <w:t xml:space="preserve">is evident in endocrine disorders and neuropsychiatric disorders (Supplementary Figure 2), </w:t>
        </w:r>
      </w:ins>
      <w:ins w:id="84" w:author="Parks, Robbie M" w:date="2018-06-20T12:36:00Z">
        <w:r w:rsidR="004B654D">
          <w:t>apart f</w:t>
        </w:r>
        <w:r w:rsidR="00611D70">
          <w:t>rom in 15-34 years for females. Uncertainty was too large in maximum and minimum mortality for substance use disorders to draw any firm conclusions (Supplementary Figure 2)</w:t>
        </w:r>
      </w:ins>
      <w:ins w:id="85" w:author="Parks, Robbie M" w:date="2018-06-20T12:53:00Z">
        <w:r w:rsidR="001153F6">
          <w:t>, which matches the lack of 12-month seasonality evident in the wavelet analysis (Supplementary Figure 1)</w:t>
        </w:r>
      </w:ins>
      <w:ins w:id="86" w:author="Parks, Robbie M" w:date="2018-06-20T12:37:00Z">
        <w:r w:rsidR="0041155C">
          <w:t>.</w:t>
        </w:r>
      </w:ins>
    </w:p>
    <w:p w14:paraId="18843651" w14:textId="3F70E84A" w:rsidR="00E776E4" w:rsidRPr="00AC73A1" w:rsidDel="00490EB4" w:rsidRDefault="00E776E4" w:rsidP="00C33FFB">
      <w:pPr>
        <w:spacing w:line="480" w:lineRule="auto"/>
        <w:jc w:val="both"/>
        <w:rPr>
          <w:del w:id="87" w:author="Parks, Robbie M" w:date="2018-06-20T12:19:00Z"/>
        </w:rPr>
      </w:pPr>
    </w:p>
    <w:p w14:paraId="2FB6278E" w14:textId="77777777" w:rsidR="000210D1" w:rsidRPr="00AC73A1" w:rsidRDefault="000210D1" w:rsidP="00C33FFB">
      <w:pPr>
        <w:spacing w:line="480" w:lineRule="auto"/>
        <w:jc w:val="both"/>
      </w:pPr>
    </w:p>
    <w:p w14:paraId="72CD43A6" w14:textId="3917E353" w:rsidR="009F3128" w:rsidRDefault="0086062E" w:rsidP="00C33FFB">
      <w:pPr>
        <w:spacing w:line="480" w:lineRule="auto"/>
        <w:jc w:val="both"/>
        <w:rPr>
          <w:ins w:id="88" w:author="Parks, Robbie M" w:date="2018-06-20T12:41:00Z"/>
        </w:rPr>
      </w:pPr>
      <w:r w:rsidRPr="00AC73A1">
        <w:t>From 1980 to 201</w:t>
      </w:r>
      <w:ins w:id="89" w:author="Parks, Robbie M" w:date="2018-06-19T19:36:00Z">
        <w:r w:rsidR="007F5916">
          <w:t>6</w:t>
        </w:r>
      </w:ins>
      <w:del w:id="90"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w:t>
      </w:r>
      <w:r w:rsidR="009B11D1" w:rsidRPr="00AC73A1">
        <w:lastRenderedPageBreak/>
        <w:t>summer difference in cardiorespiratory deaths and increasing summer-winter difference in injury deaths.</w:t>
      </w:r>
      <w:r w:rsidR="009F3128" w:rsidRPr="00AC73A1">
        <w:t xml:space="preserve"> </w:t>
      </w:r>
      <w:ins w:id="91" w:author="Parks, Robbie M" w:date="2018-06-20T15:29:00Z">
        <w:r w:rsidR="000B4CE3">
          <w:t>Values from Figure 4 are available in Table 4.</w:t>
        </w:r>
      </w:ins>
    </w:p>
    <w:p w14:paraId="664E64EB" w14:textId="77777777" w:rsidR="009069BE" w:rsidRDefault="009069BE" w:rsidP="00C33FFB">
      <w:pPr>
        <w:spacing w:line="480" w:lineRule="auto"/>
        <w:jc w:val="both"/>
        <w:rPr>
          <w:ins w:id="92" w:author="Parks, Robbie M" w:date="2018-06-20T12:41:00Z"/>
        </w:rPr>
      </w:pPr>
    </w:p>
    <w:p w14:paraId="13C55760" w14:textId="34E2439C" w:rsidR="009069BE" w:rsidRPr="00AC73A1" w:rsidRDefault="00400D63" w:rsidP="00C33FFB">
      <w:pPr>
        <w:spacing w:line="480" w:lineRule="auto"/>
        <w:jc w:val="both"/>
      </w:pPr>
      <w:ins w:id="93" w:author="Parks, Robbie M" w:date="2018-06-20T13:07:00Z">
        <w:r>
          <w:t>In contrast with cardiorespiratory deaths,</w:t>
        </w:r>
      </w:ins>
      <w:ins w:id="94" w:author="Parks, Robbie M" w:date="2018-06-20T13:08:00Z">
        <w:r w:rsidR="00CF46E8">
          <w:t xml:space="preserve"> respiratory infections exhibited</w:t>
        </w:r>
      </w:ins>
      <w:ins w:id="95" w:author="Parks, Robbie M" w:date="2018-06-20T13:07:00Z">
        <w:r>
          <w:t xml:space="preserve"> a significant increase in the proportional difference </w:t>
        </w:r>
      </w:ins>
      <w:ins w:id="96" w:author="Parks, Robbie M" w:date="2018-06-20T13:08:00Z">
        <w:r w:rsidR="00CF46E8">
          <w:t xml:space="preserve">for </w:t>
        </w:r>
      </w:ins>
      <w:ins w:id="97" w:author="Parks, Robbie M" w:date="2018-06-20T13:09:00Z">
        <w:r w:rsidR="000C12A0">
          <w:t xml:space="preserve">boys and girls of </w:t>
        </w:r>
      </w:ins>
      <w:ins w:id="98" w:author="Parks, Robbie M" w:date="2018-06-20T13:08:00Z">
        <w:r w:rsidR="00CF46E8">
          <w:t xml:space="preserve">0-4 </w:t>
        </w:r>
      </w:ins>
      <w:ins w:id="99" w:author="Parks, Robbie M" w:date="2018-06-20T13:09:00Z">
        <w:r w:rsidR="000C12A0">
          <w:t>years</w:t>
        </w:r>
      </w:ins>
      <w:ins w:id="100" w:author="Parks, Robbie M" w:date="2018-06-20T13:08:00Z">
        <w:r w:rsidR="00CF46E8">
          <w:t xml:space="preserve"> </w:t>
        </w:r>
        <w:r w:rsidR="00B34D22">
          <w:t>(Supplementary Figure 3).</w:t>
        </w:r>
      </w:ins>
      <w:ins w:id="101" w:author="Parks, Robbie M" w:date="2018-06-20T13:10:00Z">
        <w:r w:rsidR="00A833D2">
          <w:t xml:space="preserve"> There are also distinct patterns of changing proportional difference for unintentional injuries for several age groups (Supplementary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02"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03" w:author="Parks, Robbie M" w:date="2018-06-20T13:11:00Z">
        <w:r w:rsidR="00BD45FA">
          <w:t>4</w:t>
        </w:r>
      </w:ins>
      <w:del w:id="104"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05" w:author="Parks, Robbie M" w:date="2018-06-19T20:55:00Z"/>
        </w:rPr>
      </w:pPr>
    </w:p>
    <w:p w14:paraId="602C964B" w14:textId="5FD4F02C" w:rsidR="00CA0C4E" w:rsidRDefault="00CA0C4E" w:rsidP="00C33FFB">
      <w:pPr>
        <w:spacing w:line="480" w:lineRule="auto"/>
        <w:jc w:val="both"/>
        <w:rPr>
          <w:ins w:id="106" w:author="Parks, Robbie M" w:date="2018-06-19T20:55:00Z"/>
          <w:i/>
        </w:rPr>
      </w:pPr>
      <w:ins w:id="107" w:author="Parks, Robbie M" w:date="2018-06-19T20:55:00Z">
        <w:r>
          <w:rPr>
            <w:i/>
          </w:rPr>
          <w:t>Alternative statistical approach</w:t>
        </w:r>
      </w:ins>
    </w:p>
    <w:p w14:paraId="7EBE266C" w14:textId="6083B82B" w:rsidR="00CA0C4E" w:rsidRPr="00F81E14" w:rsidRDefault="002B2295" w:rsidP="00C33FFB">
      <w:pPr>
        <w:spacing w:line="480" w:lineRule="auto"/>
        <w:jc w:val="both"/>
        <w:rPr>
          <w:color w:val="000000" w:themeColor="text1"/>
          <w:rPrChange w:id="108" w:author="Parks, Robbie M" w:date="2018-06-20T11:39:00Z">
            <w:rPr/>
          </w:rPrChange>
        </w:rPr>
      </w:pPr>
      <w:ins w:id="109" w:author="Parks, Robbie M" w:date="2018-06-20T13:18:00Z">
        <w:r>
          <w:rPr>
            <w:color w:val="000000" w:themeColor="text1"/>
          </w:rPr>
          <w:t>The results of u</w:t>
        </w:r>
        <w:r w:rsidR="008B4941">
          <w:rPr>
            <w:color w:val="000000" w:themeColor="text1"/>
          </w:rPr>
          <w:t xml:space="preserve">sing an alternative cosinor function method for examining change in </w:t>
        </w:r>
        <w:r w:rsidR="00360B44">
          <w:rPr>
            <w:color w:val="000000" w:themeColor="text1"/>
          </w:rPr>
          <w:t>percentage difference between maximum and minimum mortality in the year is available</w:t>
        </w:r>
      </w:ins>
      <w:ins w:id="110" w:author="Parks, Robbie M" w:date="2018-06-20T13:19:00Z">
        <w:r w:rsidR="00360B44">
          <w:rPr>
            <w:color w:val="000000" w:themeColor="text1"/>
          </w:rPr>
          <w:t xml:space="preserve"> in</w:t>
        </w:r>
      </w:ins>
      <w:ins w:id="111" w:author="Parks, Robbie M" w:date="2018-06-20T10:56:00Z">
        <w:r w:rsidR="001E577E">
          <w:rPr>
            <w:color w:val="000000" w:themeColor="text1"/>
          </w:rPr>
          <w:t xml:space="preserve"> Supplementary</w:t>
        </w:r>
      </w:ins>
      <w:ins w:id="112" w:author="Parks, Robbie M" w:date="2018-06-19T20:55:00Z">
        <w:r w:rsidR="001E577E">
          <w:rPr>
            <w:color w:val="000000" w:themeColor="text1"/>
          </w:rPr>
          <w:t xml:space="preserve"> </w:t>
        </w:r>
        <w:r w:rsidR="001E577E">
          <w:rPr>
            <w:color w:val="000000" w:themeColor="text1"/>
          </w:rPr>
          <w:lastRenderedPageBreak/>
          <w:t xml:space="preserve">Table </w:t>
        </w:r>
      </w:ins>
      <w:ins w:id="113" w:author="Parks, Robbie M" w:date="2018-06-20T11:39:00Z">
        <w:r w:rsidR="00DF1059">
          <w:rPr>
            <w:color w:val="000000" w:themeColor="text1"/>
          </w:rPr>
          <w:t>2</w:t>
        </w:r>
        <w:r w:rsidR="0057621B">
          <w:rPr>
            <w:color w:val="000000" w:themeColor="text1"/>
          </w:rPr>
          <w:t>.</w:t>
        </w:r>
      </w:ins>
      <w:ins w:id="114" w:author="Parks, Robbie M" w:date="2018-06-20T13:19:00Z">
        <w:r w:rsidR="00360B44">
          <w:rPr>
            <w:color w:val="000000" w:themeColor="text1"/>
          </w:rPr>
          <w:t xml:space="preserve"> 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15"/>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16" w:author="Parks, Robbie M" w:date="2018-06-20T10:32:00Z">
        <w:r w:rsidR="005E05E1">
          <w:t>pattern</w:t>
        </w:r>
      </w:ins>
      <w:del w:id="117"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15"/>
      <w:r w:rsidR="00BA766C">
        <w:rPr>
          <w:rStyle w:val="CommentReference"/>
          <w:rFonts w:asciiTheme="minorHAnsi" w:hAnsiTheme="minorHAnsi" w:cstheme="minorBidi"/>
        </w:rPr>
        <w:commentReference w:id="115"/>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4625A9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18"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w:t>
      </w:r>
      <w:r w:rsidR="000210D1" w:rsidRPr="00AC73A1">
        <w:lastRenderedPageBreak/>
        <w:t xml:space="preserve">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19"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20" w:author="Parks, Robbie M" w:date="2018-06-19T19:51:00Z">
        <w:r w:rsidR="00A75D38">
          <w:t xml:space="preserve">, which </w:t>
        </w:r>
      </w:ins>
      <w:ins w:id="121" w:author="Parks, Robbie M" w:date="2018-06-19T20:10:00Z">
        <w:r w:rsidR="001853D0">
          <w:t>us</w:t>
        </w:r>
        <w:r w:rsidR="00A75D38">
          <w:t>es</w:t>
        </w:r>
        <w:r w:rsidR="001853D0">
          <w:t xml:space="preserve"> </w:t>
        </w:r>
      </w:ins>
      <w:ins w:id="122" w:author="Parks, Robbie M" w:date="2018-06-19T20:09:00Z">
        <w:r w:rsidR="00DC1C08">
          <w:t>average annual temperature instead of</w:t>
        </w:r>
      </w:ins>
      <w:ins w:id="123" w:author="Parks, Robbie M" w:date="2018-06-19T20:10:00Z">
        <w:r w:rsidR="001853D0">
          <w:t xml:space="preserve"> </w:t>
        </w:r>
      </w:ins>
      <w:ins w:id="124" w:author="Parks, Robbie M" w:date="2018-06-19T20:11:00Z">
        <w:r w:rsidR="0082372D">
          <w:t xml:space="preserve">the annual </w:t>
        </w:r>
      </w:ins>
      <w:ins w:id="125"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 xml:space="preserve">(Fowler et al., 2015; Healy, 2003; McKee, </w:t>
      </w:r>
      <w:r w:rsidR="00BC655C" w:rsidRPr="00AC73A1">
        <w:rPr>
          <w:noProof/>
        </w:rPr>
        <w:lastRenderedPageBreak/>
        <w:t>1989)</w:t>
      </w:r>
      <w:r w:rsidR="00AB66EA" w:rsidRPr="00AC73A1">
        <w:fldChar w:fldCharType="end"/>
      </w:r>
      <w:r w:rsidR="00BE50E6" w:rsidRPr="00AC73A1">
        <w:t>.</w:t>
      </w:r>
      <w:ins w:id="126"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w:t>
      </w:r>
      <w:r w:rsidRPr="00AC73A1">
        <w:lastRenderedPageBreak/>
        <w:t>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786EDDAE" w:rsidR="00C66D47" w:rsidRPr="00AC73A1" w:rsidRDefault="00E91385" w:rsidP="004055C0">
      <w:pPr>
        <w:spacing w:line="480" w:lineRule="auto"/>
        <w:jc w:val="both"/>
        <w:rPr>
          <w:ins w:id="127" w:author="Parks, Robbie M" w:date="2018-06-19T14:05:00Z"/>
        </w:rPr>
      </w:pPr>
      <w:r w:rsidRPr="00AC73A1">
        <w:rPr>
          <w:rStyle w:val="apple-style-span"/>
          <w:color w:val="000000" w:themeColor="text1"/>
        </w:rPr>
        <w:t xml:space="preserve">We used data on all </w:t>
      </w:r>
      <w:del w:id="128"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29"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30" w:author="Parks, Robbie M" w:date="2018-06-19T17:00:00Z">
        <w:r w:rsidR="003B60EB" w:rsidRPr="00AC73A1">
          <w:rPr>
            <w:rStyle w:val="apple-style-span"/>
            <w:color w:val="000000" w:themeColor="text1"/>
          </w:rPr>
          <w:t>6</w:t>
        </w:r>
      </w:ins>
      <w:del w:id="131"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32" w:author="Parks, Robbie M" w:date="2018-06-19T23:13:00Z">
        <w:r w:rsidR="00DE0D8E">
          <w:rPr>
            <w:color w:val="000000" w:themeColor="text1"/>
          </w:rPr>
          <w:t xml:space="preserve"> </w:t>
        </w:r>
        <w:r w:rsidR="00EC4DA6">
          <w:rPr>
            <w:color w:val="000000" w:themeColor="text1"/>
          </w:rPr>
          <w:t xml:space="preserve">Table 1 gives a </w:t>
        </w:r>
        <w:r w:rsidR="00DE0D8E">
          <w:rPr>
            <w:color w:val="000000" w:themeColor="text1"/>
          </w:rPr>
          <w:t>su</w:t>
        </w:r>
        <w:r w:rsidR="00EC4DA6">
          <w:rPr>
            <w:color w:val="000000" w:themeColor="text1"/>
          </w:rPr>
          <w:t>mmary of number of deaths by cause of death and sex</w:t>
        </w:r>
      </w:ins>
      <w:ins w:id="133" w:author="Parks, Robbie M" w:date="2018-06-19T23:33:00Z">
        <w:r w:rsidR="00B802D5">
          <w:rPr>
            <w:color w:val="000000" w:themeColor="text1"/>
          </w:rPr>
          <w:t>.</w:t>
        </w:r>
      </w:ins>
      <w:r w:rsidR="004055C0" w:rsidRPr="00AC73A1">
        <w:rPr>
          <w:color w:val="000000" w:themeColor="text1"/>
        </w:rPr>
        <w:t xml:space="preserve"> Yearly population counts were available from NCHS for 1990 to 201</w:t>
      </w:r>
      <w:ins w:id="134" w:author="Parks, Robbie M" w:date="2018-06-19T17:00:00Z">
        <w:r w:rsidR="003E060B" w:rsidRPr="00AC73A1">
          <w:rPr>
            <w:color w:val="000000" w:themeColor="text1"/>
          </w:rPr>
          <w:t>6</w:t>
        </w:r>
      </w:ins>
      <w:del w:id="135"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36" w:author="Parks, Robbie M" w:date="2018-06-19T14:05:00Z"/>
        </w:rPr>
      </w:pPr>
    </w:p>
    <w:p w14:paraId="6C50800E" w14:textId="4432DF0F" w:rsidR="00C66D47" w:rsidRPr="00AC73A1" w:rsidRDefault="004055C0" w:rsidP="004055C0">
      <w:pPr>
        <w:spacing w:line="480" w:lineRule="auto"/>
        <w:jc w:val="both"/>
        <w:rPr>
          <w:ins w:id="137"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38" w:author="Parks, Robbie M" w:date="2018-06-19T14:06:00Z">
        <w:r w:rsidR="00C66D47" w:rsidRPr="00AC73A1">
          <w:t xml:space="preserve">The United States </w:t>
        </w:r>
      </w:ins>
      <w:ins w:id="139" w:author="Parks, Robbie M" w:date="2018-06-19T14:14:00Z">
        <w:r w:rsidR="00A26916" w:rsidRPr="00AC73A1">
          <w:t xml:space="preserve">here </w:t>
        </w:r>
      </w:ins>
      <w:ins w:id="140" w:author="Parks, Robbie M" w:date="2018-06-19T14:06:00Z">
        <w:r w:rsidR="00C66D47" w:rsidRPr="00AC73A1">
          <w:t>is</w:t>
        </w:r>
        <w:r w:rsidR="00200B4D" w:rsidRPr="00AC73A1">
          <w:t xml:space="preserve"> </w:t>
        </w:r>
      </w:ins>
      <w:ins w:id="141" w:author="Parks, Robbie M" w:date="2018-06-19T14:42:00Z">
        <w:r w:rsidR="00791CA8" w:rsidRPr="00AC73A1">
          <w:t>charac</w:t>
        </w:r>
        <w:r w:rsidR="00CD33D6" w:rsidRPr="00AC73A1">
          <w:t>terised</w:t>
        </w:r>
      </w:ins>
      <w:ins w:id="142" w:author="Parks, Robbie M" w:date="2018-06-19T14:06:00Z">
        <w:r w:rsidR="00CD33D6" w:rsidRPr="00AC73A1">
          <w:t xml:space="preserve"> by</w:t>
        </w:r>
        <w:r w:rsidR="00C02EE3" w:rsidRPr="00AC73A1">
          <w:t xml:space="preserve"> 9 climate regions</w:t>
        </w:r>
      </w:ins>
      <w:ins w:id="143" w:author="Parks, Robbie M" w:date="2018-06-19T15:49:00Z">
        <w:r w:rsidR="00E202D9" w:rsidRPr="00AC73A1">
          <w:t xml:space="preserve"> (Table 2</w:t>
        </w:r>
        <w:r w:rsidR="0081393F" w:rsidRPr="00AC73A1">
          <w:t>)</w:t>
        </w:r>
      </w:ins>
      <w:ins w:id="144" w:author="Parks, Robbie M" w:date="2018-06-19T14:06:00Z">
        <w:r w:rsidR="00C02EE3" w:rsidRPr="00AC73A1">
          <w:t xml:space="preserve">. </w:t>
        </w:r>
      </w:ins>
      <w:ins w:id="145" w:author="Parks, Robbie M" w:date="2018-06-19T17:44:00Z">
        <w:r w:rsidR="00534B47" w:rsidRPr="00AC73A1">
          <w:t xml:space="preserve">The Central climate region has a </w:t>
        </w:r>
      </w:ins>
      <w:ins w:id="146" w:author="Parks, Robbie M" w:date="2018-06-19T17:56:00Z">
        <w:r w:rsidR="00534B47" w:rsidRPr="00AC73A1">
          <w:t>generally</w:t>
        </w:r>
      </w:ins>
      <w:ins w:id="147" w:author="Parks, Robbie M" w:date="2018-06-19T17:44:00Z">
        <w:r w:rsidR="00534B47" w:rsidRPr="00AC73A1">
          <w:t xml:space="preserve"> </w:t>
        </w:r>
      </w:ins>
      <w:ins w:id="148" w:author="Parks, Robbie M" w:date="2018-06-19T17:56:00Z">
        <w:r w:rsidR="00534B47" w:rsidRPr="00AC73A1">
          <w:t>temperate climate, with cold winters and mild summers.</w:t>
        </w:r>
      </w:ins>
      <w:ins w:id="149" w:author="Parks, Robbie M" w:date="2018-06-19T17:45:00Z">
        <w:r w:rsidR="00333321" w:rsidRPr="00AC73A1">
          <w:t xml:space="preserve"> East North Central </w:t>
        </w:r>
      </w:ins>
      <w:ins w:id="150" w:author="Parks, Robbie M" w:date="2018-06-19T17:56:00Z">
        <w:r w:rsidR="00377A68" w:rsidRPr="00AC73A1">
          <w:t xml:space="preserve">is one of the coldest </w:t>
        </w:r>
      </w:ins>
      <w:ins w:id="151" w:author="Parks, Robbie M" w:date="2018-06-19T18:05:00Z">
        <w:r w:rsidR="001A1C85" w:rsidRPr="00AC73A1">
          <w:t xml:space="preserve">climate </w:t>
        </w:r>
      </w:ins>
      <w:ins w:id="152" w:author="Parks, Robbie M" w:date="2018-06-19T17:56:00Z">
        <w:r w:rsidR="00377A68" w:rsidRPr="00AC73A1">
          <w:t xml:space="preserve">regions of the United States, </w:t>
        </w:r>
      </w:ins>
      <w:ins w:id="153" w:author="Parks, Robbie M" w:date="2018-06-19T18:06:00Z">
        <w:r w:rsidR="007B2F5A" w:rsidRPr="00AC73A1">
          <w:t>with a mean annual temperature of 8°C</w:t>
        </w:r>
        <w:r w:rsidR="00FD1F99" w:rsidRPr="00AC73A1">
          <w:t>,</w:t>
        </w:r>
        <w:r w:rsidR="007B2F5A" w:rsidRPr="00AC73A1">
          <w:t xml:space="preserve"> </w:t>
        </w:r>
      </w:ins>
      <w:ins w:id="154" w:author="Parks, Robbie M" w:date="2018-06-19T18:05:00Z">
        <w:r w:rsidR="00997E15" w:rsidRPr="00AC73A1">
          <w:t>and experiences</w:t>
        </w:r>
      </w:ins>
      <w:ins w:id="155" w:author="Parks, Robbie M" w:date="2018-06-19T17:56:00Z">
        <w:r w:rsidR="00377A68" w:rsidRPr="00AC73A1">
          <w:t xml:space="preserve"> deep winters and warm summers</w:t>
        </w:r>
      </w:ins>
      <w:ins w:id="156" w:author="Parks, Robbie M" w:date="2018-06-19T18:00:00Z">
        <w:r w:rsidR="00973BB6" w:rsidRPr="00AC73A1">
          <w:t>,</w:t>
        </w:r>
      </w:ins>
      <w:ins w:id="157" w:author="Parks, Robbie M" w:date="2018-06-19T17:45:00Z">
        <w:r w:rsidR="00333321" w:rsidRPr="00AC73A1">
          <w:t xml:space="preserve"> </w:t>
        </w:r>
      </w:ins>
      <w:ins w:id="158" w:author="Parks, Robbie M" w:date="2018-06-19T17:47:00Z">
        <w:r w:rsidR="00E60B9F" w:rsidRPr="00AC73A1">
          <w:t>The Northeast</w:t>
        </w:r>
      </w:ins>
      <w:ins w:id="159" w:author="Parks, Robbie M" w:date="2018-06-19T17:57:00Z">
        <w:r w:rsidR="00F95A18" w:rsidRPr="00AC73A1">
          <w:t xml:space="preserve"> possesses a humid, </w:t>
        </w:r>
      </w:ins>
      <w:ins w:id="160" w:author="Parks, Robbie M" w:date="2018-06-19T17:58:00Z">
        <w:r w:rsidR="00F95A18" w:rsidRPr="00AC73A1">
          <w:t>continental</w:t>
        </w:r>
      </w:ins>
      <w:ins w:id="161" w:author="Parks, Robbie M" w:date="2018-06-19T17:57:00Z">
        <w:r w:rsidR="00F95A18" w:rsidRPr="00AC73A1">
          <w:t xml:space="preserve"> climate</w:t>
        </w:r>
      </w:ins>
      <w:ins w:id="162" w:author="Parks, Robbie M" w:date="2018-06-19T17:58:00Z">
        <w:r w:rsidR="00393385" w:rsidRPr="00AC73A1">
          <w:t xml:space="preserve">, and </w:t>
        </w:r>
        <w:r w:rsidR="00393385" w:rsidRPr="00AC73A1">
          <w:lastRenderedPageBreak/>
          <w:t>the largest population of the climate regions (</w:t>
        </w:r>
      </w:ins>
      <w:ins w:id="163" w:author="Parks, Robbie M" w:date="2018-06-19T17:59:00Z">
        <w:r w:rsidR="002E20B6" w:rsidRPr="00AC73A1">
          <w:t xml:space="preserve">64,046,741 or </w:t>
        </w:r>
        <w:r w:rsidR="00054EEF" w:rsidRPr="00AC73A1">
          <w:t>19.8% total population in 2016</w:t>
        </w:r>
      </w:ins>
      <w:ins w:id="164" w:author="Parks, Robbie M" w:date="2018-06-19T17:58:00Z">
        <w:r w:rsidR="00393385" w:rsidRPr="00AC73A1">
          <w:t>)</w:t>
        </w:r>
      </w:ins>
      <w:ins w:id="165" w:author="Parks, Robbie M" w:date="2018-06-19T18:02:00Z">
        <w:r w:rsidR="00AC24A5" w:rsidRPr="00AC73A1">
          <w:t xml:space="preserve"> and the smallest share of the United States</w:t>
        </w:r>
      </w:ins>
      <w:ins w:id="166" w:author="Parks, Robbie M" w:date="2018-06-19T18:06:00Z">
        <w:r w:rsidR="00864A9D" w:rsidRPr="00AC73A1">
          <w:t>’ land mass</w:t>
        </w:r>
      </w:ins>
      <w:ins w:id="167" w:author="Parks, Robbie M" w:date="2018-06-19T18:02:00Z">
        <w:r w:rsidR="00AC24A5" w:rsidRPr="00AC73A1">
          <w:t xml:space="preserve"> (</w:t>
        </w:r>
        <w:r w:rsidR="006E7432" w:rsidRPr="00AC73A1">
          <w:t>6.02%</w:t>
        </w:r>
        <w:r w:rsidR="00AC24A5" w:rsidRPr="00AC73A1">
          <w:t>)</w:t>
        </w:r>
      </w:ins>
      <w:ins w:id="168" w:author="Parks, Robbie M" w:date="2018-06-19T18:01:00Z">
        <w:r w:rsidR="00BF5E95" w:rsidRPr="00AC73A1">
          <w:t>.</w:t>
        </w:r>
      </w:ins>
      <w:ins w:id="169" w:author="Parks, Robbie M" w:date="2018-06-19T17:47:00Z">
        <w:r w:rsidR="00E60B9F" w:rsidRPr="00AC73A1">
          <w:t xml:space="preserve"> </w:t>
        </w:r>
      </w:ins>
      <w:ins w:id="170" w:author="Parks, Robbie M" w:date="2018-06-19T14:22:00Z">
        <w:r w:rsidR="007911C9" w:rsidRPr="00AC73A1">
          <w:t>The Northwest</w:t>
        </w:r>
      </w:ins>
      <w:ins w:id="171" w:author="Parks, Robbie M" w:date="2018-06-19T14:45:00Z">
        <w:r w:rsidR="005376F7" w:rsidRPr="00AC73A1">
          <w:t xml:space="preserve"> </w:t>
        </w:r>
      </w:ins>
      <w:ins w:id="172" w:author="Parks, Robbie M" w:date="2018-06-19T14:22:00Z">
        <w:r w:rsidR="003430BD" w:rsidRPr="00AC73A1">
          <w:t xml:space="preserve">has an oceanic </w:t>
        </w:r>
        <w:r w:rsidR="00A55BF6" w:rsidRPr="00AC73A1">
          <w:t>climate</w:t>
        </w:r>
      </w:ins>
      <w:ins w:id="173" w:author="Parks, Robbie M" w:date="2018-06-19T15:42:00Z">
        <w:r w:rsidR="003430BD" w:rsidRPr="00AC73A1">
          <w:t>, wet and cool in autumn, wi</w:t>
        </w:r>
      </w:ins>
      <w:ins w:id="174" w:author="Parks, Robbie M" w:date="2018-06-19T15:44:00Z">
        <w:r w:rsidR="00AC24A5" w:rsidRPr="00AC73A1">
          <w:t xml:space="preserve">nter, </w:t>
        </w:r>
        <w:r w:rsidR="001A4537" w:rsidRPr="00AC73A1">
          <w:t xml:space="preserve">spring </w:t>
        </w:r>
      </w:ins>
      <w:ins w:id="175" w:author="Parks, Robbie M" w:date="2018-06-19T14:26:00Z">
        <w:r w:rsidR="00A55BF6" w:rsidRPr="00AC73A1">
          <w:t xml:space="preserve">and </w:t>
        </w:r>
      </w:ins>
      <w:ins w:id="176" w:author="Parks, Robbie M" w:date="2018-06-19T15:44:00Z">
        <w:r w:rsidR="001A4537" w:rsidRPr="00AC73A1">
          <w:t xml:space="preserve">a </w:t>
        </w:r>
      </w:ins>
      <w:ins w:id="177" w:author="Parks, Robbie M" w:date="2018-06-19T14:26:00Z">
        <w:r w:rsidR="00D65212" w:rsidRPr="00AC73A1">
          <w:t xml:space="preserve">mild </w:t>
        </w:r>
      </w:ins>
      <w:ins w:id="178" w:author="Parks, Robbie M" w:date="2018-06-19T15:44:00Z">
        <w:r w:rsidR="001A4537" w:rsidRPr="00AC73A1">
          <w:t>summer</w:t>
        </w:r>
      </w:ins>
      <w:ins w:id="179" w:author="Parks, Robbie M" w:date="2018-06-19T14:57:00Z">
        <w:r w:rsidR="00B46096" w:rsidRPr="00AC73A1">
          <w:t xml:space="preserve">. </w:t>
        </w:r>
      </w:ins>
      <w:ins w:id="180" w:author="Parks, Robbie M" w:date="2018-06-19T17:48:00Z">
        <w:r w:rsidR="00E60B9F" w:rsidRPr="00AC73A1">
          <w:t>The South</w:t>
        </w:r>
      </w:ins>
      <w:ins w:id="181" w:author="Parks, Robbie M" w:date="2018-06-19T18:03:00Z">
        <w:r w:rsidR="00903420" w:rsidRPr="00AC73A1">
          <w:t>, with the second warmest average annual temperature (18°C)</w:t>
        </w:r>
        <w:r w:rsidR="007C4524" w:rsidRPr="00AC73A1">
          <w:t>,</w:t>
        </w:r>
      </w:ins>
      <w:ins w:id="182" w:author="Parks, Robbie M" w:date="2018-06-19T17:48:00Z">
        <w:r w:rsidR="00E60B9F" w:rsidRPr="00AC73A1">
          <w:t xml:space="preserve"> takes up the largest geographic share of the USA (18.8% of land</w:t>
        </w:r>
      </w:ins>
      <w:ins w:id="183" w:author="Parks, Robbie M" w:date="2018-06-19T18:10:00Z">
        <w:r w:rsidR="00624902" w:rsidRPr="00AC73A1">
          <w:t xml:space="preserve"> </w:t>
        </w:r>
      </w:ins>
      <w:ins w:id="184" w:author="Parks, Robbie M" w:date="2018-06-19T17:48:00Z">
        <w:r w:rsidR="00E60B9F" w:rsidRPr="00AC73A1">
          <w:t>mass), with half taken up by Texas.</w:t>
        </w:r>
      </w:ins>
      <w:ins w:id="185" w:author="Parks, Robbie M" w:date="2018-06-19T17:52:00Z">
        <w:r w:rsidR="009B65AE" w:rsidRPr="00AC73A1">
          <w:t xml:space="preserve"> The Southeast</w:t>
        </w:r>
      </w:ins>
      <w:ins w:id="186" w:author="Parks, Robbie M" w:date="2018-06-19T14:26:00Z">
        <w:r w:rsidR="008A5089" w:rsidRPr="00AC73A1">
          <w:t xml:space="preserve"> </w:t>
        </w:r>
      </w:ins>
      <w:ins w:id="187" w:author="Parks, Robbie M" w:date="2018-06-19T18:00:00Z">
        <w:r w:rsidR="00973BB6" w:rsidRPr="00AC73A1">
          <w:t>has the warmest average temperature of the climate regions (</w:t>
        </w:r>
      </w:ins>
      <w:ins w:id="188" w:author="Parks, Robbie M" w:date="2018-06-19T18:01:00Z">
        <w:r w:rsidR="00973BB6" w:rsidRPr="00AC73A1">
          <w:t>18.4°C</w:t>
        </w:r>
      </w:ins>
      <w:ins w:id="189" w:author="Parks, Robbie M" w:date="2018-06-19T18:00:00Z">
        <w:r w:rsidR="00973BB6" w:rsidRPr="00AC73A1">
          <w:t xml:space="preserve">). </w:t>
        </w:r>
      </w:ins>
      <w:ins w:id="190" w:author="Parks, Robbie M" w:date="2018-06-19T17:52:00Z">
        <w:r w:rsidR="009B65AE" w:rsidRPr="00AC73A1">
          <w:t xml:space="preserve">The Southwest is hot and dry, frequently under drought, with deserts and the Colorado Plateau dominating the geography. </w:t>
        </w:r>
      </w:ins>
      <w:ins w:id="191" w:author="Parks, Robbie M" w:date="2018-06-19T14:26:00Z">
        <w:r w:rsidR="008A5089" w:rsidRPr="00AC73A1">
          <w:t>T</w:t>
        </w:r>
      </w:ins>
      <w:ins w:id="192" w:author="Parks, Robbie M" w:date="2018-06-19T14:45:00Z">
        <w:r w:rsidR="005376F7" w:rsidRPr="00AC73A1">
          <w:t>he West is typically hot and dry</w:t>
        </w:r>
      </w:ins>
      <w:ins w:id="193"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194" w:author="Parks, Robbie M" w:date="2018-06-19T15:00:00Z">
        <w:r w:rsidR="006D29DE" w:rsidRPr="00AC73A1">
          <w:t xml:space="preserve"> </w:t>
        </w:r>
      </w:ins>
      <w:ins w:id="195" w:author="Parks, Robbie M" w:date="2018-06-19T15:02:00Z">
        <w:r w:rsidR="007751D3" w:rsidRPr="00AC73A1">
          <w:t>West North Central</w:t>
        </w:r>
      </w:ins>
      <w:ins w:id="196" w:author="Parks, Robbie M" w:date="2018-06-19T17:37:00Z">
        <w:r w:rsidR="00EC78B3" w:rsidRPr="00AC73A1">
          <w:t>,</w:t>
        </w:r>
      </w:ins>
      <w:ins w:id="197" w:author="Parks, Robbie M" w:date="2018-06-19T15:02:00Z">
        <w:r w:rsidR="007751D3" w:rsidRPr="00AC73A1">
          <w:t xml:space="preserve"> </w:t>
        </w:r>
      </w:ins>
      <w:ins w:id="198" w:author="Parks, Robbie M" w:date="2018-06-19T15:06:00Z">
        <w:r w:rsidR="00434598" w:rsidRPr="00AC73A1">
          <w:t>with 15.5% of the land</w:t>
        </w:r>
      </w:ins>
      <w:ins w:id="199" w:author="Parks, Robbie M" w:date="2018-06-19T18:08:00Z">
        <w:r w:rsidR="00966EC2" w:rsidRPr="00AC73A1">
          <w:t xml:space="preserve"> </w:t>
        </w:r>
      </w:ins>
      <w:ins w:id="200" w:author="Parks, Robbie M" w:date="2018-06-19T15:06:00Z">
        <w:r w:rsidR="00434598" w:rsidRPr="00AC73A1">
          <w:t>mass of the USA</w:t>
        </w:r>
      </w:ins>
      <w:ins w:id="201" w:author="Parks, Robbie M" w:date="2018-06-19T18:10:00Z">
        <w:r w:rsidR="00624902" w:rsidRPr="00AC73A1">
          <w:t xml:space="preserve"> second only to </w:t>
        </w:r>
        <w:r w:rsidR="00C241F4" w:rsidRPr="00AC73A1">
          <w:t>the South in terms of land mass</w:t>
        </w:r>
      </w:ins>
      <w:ins w:id="202" w:author="Parks, Robbie M" w:date="2018-06-19T15:06:00Z">
        <w:r w:rsidR="00434598" w:rsidRPr="00AC73A1">
          <w:t xml:space="preserve">, </w:t>
        </w:r>
        <w:r w:rsidR="00EC78B3" w:rsidRPr="00AC73A1">
          <w:t xml:space="preserve">is the </w:t>
        </w:r>
      </w:ins>
      <w:ins w:id="203" w:author="Parks, Robbie M" w:date="2018-06-19T17:41:00Z">
        <w:r w:rsidR="008369F4" w:rsidRPr="00AC73A1">
          <w:t xml:space="preserve">least populated climate region (5,168,753 or </w:t>
        </w:r>
      </w:ins>
      <w:ins w:id="204" w:author="Parks, Robbie M" w:date="2018-06-19T17:43:00Z">
        <w:r w:rsidR="00E9559B" w:rsidRPr="00AC73A1">
          <w:t>1.6% of total population</w:t>
        </w:r>
      </w:ins>
      <w:ins w:id="205" w:author="Parks, Robbie M" w:date="2018-06-19T18:00:00Z">
        <w:r w:rsidR="00054EEF" w:rsidRPr="00AC73A1">
          <w:t xml:space="preserve"> in 2016</w:t>
        </w:r>
      </w:ins>
      <w:ins w:id="206" w:author="Parks, Robbie M" w:date="2018-06-19T17:43:00Z">
        <w:r w:rsidR="006E58C4" w:rsidRPr="00AC73A1">
          <w:t>)</w:t>
        </w:r>
      </w:ins>
      <w:ins w:id="207" w:author="Parks, Robbie M" w:date="2018-06-19T18:09:00Z">
        <w:r w:rsidR="00EC6F25" w:rsidRPr="00AC73A1">
          <w:t xml:space="preserve"> and the coldest </w:t>
        </w:r>
        <w:r w:rsidR="007B7697" w:rsidRPr="00AC73A1">
          <w:t>on average throughout the year (7.6°C)</w:t>
        </w:r>
      </w:ins>
      <w:ins w:id="208"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09"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10"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w:t>
      </w:r>
      <w:del w:id="211"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12" w:author="Parks, Robbie M" w:date="2018-06-20T11:04:00Z">
        <w:r w:rsidR="0016605A">
          <w:rPr>
            <w:color w:val="000000" w:themeColor="text1"/>
          </w:rPr>
          <w:t>,</w:t>
        </w:r>
      </w:ins>
      <w:ins w:id="213" w:author="Parks, Robbie M" w:date="2018-06-19T18:49:00Z">
        <w:r w:rsidR="0056225E" w:rsidRPr="00AC73A1">
          <w:rPr>
            <w:color w:val="000000" w:themeColor="text1"/>
          </w:rPr>
          <w:t xml:space="preserve"> described in Table 3</w:t>
        </w:r>
      </w:ins>
      <w:ins w:id="214" w:author="Parks, Robbie M" w:date="2018-06-19T18:52:00Z">
        <w:r w:rsidR="009255C7" w:rsidRPr="00AC73A1">
          <w:rPr>
            <w:color w:val="000000" w:themeColor="text1"/>
          </w:rPr>
          <w:t>a and 3b</w:t>
        </w:r>
      </w:ins>
      <w:ins w:id="215" w:author="Parks, Robbie M" w:date="2018-06-19T18:49:00Z">
        <w:r w:rsidR="0056225E" w:rsidRPr="00AC73A1">
          <w:rPr>
            <w:color w:val="000000" w:themeColor="text1"/>
          </w:rPr>
          <w:t>.</w:t>
        </w:r>
      </w:ins>
      <w:del w:id="216"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17"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18"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19" w:author="Parks, Robbie M" w:date="2018-06-19T18:49:00Z"/>
          <w:rFonts w:ascii="Times New Roman" w:hAnsi="Times New Roman"/>
          <w:color w:val="000000" w:themeColor="text1"/>
        </w:rPr>
      </w:pPr>
      <w:del w:id="220"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21" w:author="Parks, Robbie M" w:date="2018-06-19T18:49:00Z"/>
          <w:rFonts w:ascii="Times New Roman" w:hAnsi="Times New Roman"/>
          <w:color w:val="000000" w:themeColor="text1"/>
        </w:rPr>
      </w:pPr>
      <w:del w:id="222"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23" w:author="Parks, Robbie M" w:date="2018-06-19T18:49:00Z"/>
          <w:rFonts w:ascii="Times New Roman" w:hAnsi="Times New Roman"/>
          <w:color w:val="000000" w:themeColor="text1"/>
        </w:rPr>
      </w:pPr>
      <w:del w:id="224"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25" w:author="Parks, Robbie M" w:date="2018-06-19T18:49:00Z"/>
          <w:rFonts w:ascii="Times New Roman" w:hAnsi="Times New Roman"/>
          <w:color w:val="000000" w:themeColor="text1"/>
        </w:rPr>
      </w:pPr>
      <w:del w:id="226"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9242AD6"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del w:id="227" w:author="Parks, Robbie M" w:date="2018-06-19T19:36:00Z">
        <w:r w:rsidRPr="00AC73A1" w:rsidDel="007F5916">
          <w:rPr>
            <w:color w:val="000000" w:themeColor="text1"/>
          </w:rPr>
          <w:delText>21.2</w:delText>
        </w:r>
      </w:del>
      <w:ins w:id="228" w:author="Parks, Robbie M" w:date="2018-06-19T19:36:00Z">
        <w:r w:rsidR="006C3DA1">
          <w:rPr>
            <w:color w:val="000000" w:themeColor="text1"/>
          </w:rPr>
          <w:t>21.2</w:t>
        </w:r>
      </w:ins>
      <w:r w:rsidRPr="00AC73A1">
        <w:rPr>
          <w:color w:val="000000" w:themeColor="text1"/>
        </w:rPr>
        <w:t xml:space="preserve">% of all deaths in the USA, respectively, in 1980, and </w:t>
      </w:r>
      <w:ins w:id="229" w:author="Parks, Robbie M" w:date="2018-06-19T23:37:00Z">
        <w:r w:rsidR="00205191">
          <w:rPr>
            <w:color w:val="000000" w:themeColor="text1"/>
          </w:rPr>
          <w:t>40.3</w:t>
        </w:r>
      </w:ins>
      <w:del w:id="230" w:author="Parks, Robbie M" w:date="2018-06-19T23:36:00Z">
        <w:r w:rsidRPr="00AC73A1" w:rsidDel="003026D8">
          <w:rPr>
            <w:color w:val="000000" w:themeColor="text1"/>
          </w:rPr>
          <w:delText>40.9</w:delText>
        </w:r>
      </w:del>
      <w:r w:rsidRPr="00AC73A1">
        <w:rPr>
          <w:color w:val="000000" w:themeColor="text1"/>
        </w:rPr>
        <w:t xml:space="preserve">% and </w:t>
      </w:r>
      <w:del w:id="231" w:author="Parks, Robbie M" w:date="2018-06-19T19:36:00Z">
        <w:r w:rsidRPr="00AC73A1" w:rsidDel="007F5916">
          <w:rPr>
            <w:color w:val="000000" w:themeColor="text1"/>
          </w:rPr>
          <w:delText>23.5</w:delText>
        </w:r>
      </w:del>
      <w:ins w:id="232" w:author="Parks, Robbie M" w:date="2018-06-19T23:37:00Z">
        <w:r w:rsidR="00CA785E">
          <w:rPr>
            <w:color w:val="000000" w:themeColor="text1"/>
          </w:rPr>
          <w:t>22.4</w:t>
        </w:r>
      </w:ins>
      <w:r w:rsidRPr="00AC73A1">
        <w:rPr>
          <w:color w:val="000000" w:themeColor="text1"/>
        </w:rPr>
        <w:t>%, respectively, in 201</w:t>
      </w:r>
      <w:ins w:id="233" w:author="Parks, Robbie M" w:date="2018-06-19T19:37:00Z">
        <w:r w:rsidR="007F5916">
          <w:rPr>
            <w:color w:val="000000" w:themeColor="text1"/>
          </w:rPr>
          <w:t>6</w:t>
        </w:r>
      </w:ins>
      <w:del w:id="234"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 xml:space="preserve">eaths from </w:t>
      </w:r>
      <w:r w:rsidRPr="00AC73A1">
        <w:rPr>
          <w:color w:val="000000" w:themeColor="text1"/>
        </w:rPr>
        <w:lastRenderedPageBreak/>
        <w:t>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235" w:author="Parks, Robbie M" w:date="2018-06-19T19:37:00Z">
        <w:r w:rsidRPr="00AC73A1" w:rsidDel="007F5916">
          <w:rPr>
            <w:color w:val="000000" w:themeColor="text1"/>
          </w:rPr>
          <w:delText>7.5</w:delText>
        </w:r>
      </w:del>
      <w:ins w:id="236" w:author="Parks, Robbie M" w:date="2018-06-19T23:39:00Z">
        <w:r w:rsidR="004331B4">
          <w:rPr>
            <w:color w:val="000000" w:themeColor="text1"/>
          </w:rPr>
          <w:t>7.3</w:t>
        </w:r>
      </w:ins>
      <w:r w:rsidRPr="00AC73A1">
        <w:rPr>
          <w:color w:val="000000" w:themeColor="text1"/>
        </w:rPr>
        <w:t>% in 201</w:t>
      </w:r>
      <w:ins w:id="237" w:author="Parks, Robbie M" w:date="2018-06-19T19:37:00Z">
        <w:r w:rsidR="007F5916">
          <w:rPr>
            <w:color w:val="000000" w:themeColor="text1"/>
          </w:rPr>
          <w:t>6</w:t>
        </w:r>
      </w:ins>
      <w:del w:id="238"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67B588E5" w:rsidR="004055C0" w:rsidRPr="00AC73A1" w:rsidRDefault="004055C0" w:rsidP="004055C0">
      <w:pPr>
        <w:widowControl w:val="0"/>
        <w:autoSpaceDE w:val="0"/>
        <w:autoSpaceDN w:val="0"/>
        <w:adjustRightInd w:val="0"/>
        <w:spacing w:line="480" w:lineRule="auto"/>
        <w:jc w:val="both"/>
        <w:rPr>
          <w:color w:val="000000" w:themeColor="text1"/>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39" w:author="Parks, Robbie M" w:date="2018-06-20T10:32:00Z">
        <w:r w:rsidR="009C58E0">
          <w:rPr>
            <w:color w:val="000000" w:themeColor="text1"/>
          </w:rPr>
          <w:t>patterns</w:t>
        </w:r>
      </w:ins>
      <w:del w:id="240"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 xml:space="preserve">We used the R package WaveletComp (version 1.0) for the wavelet analysis. Before analysis, </w:t>
      </w:r>
      <w:commentRangeStart w:id="241"/>
      <w:r w:rsidRPr="00AC73A1">
        <w:rPr>
          <w:color w:val="000000" w:themeColor="text1"/>
        </w:rPr>
        <w:t>we</w:t>
      </w:r>
      <w:del w:id="242"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243" w:author="Parks, Robbie M" w:date="2018-06-19T23:39:00Z">
        <w:r w:rsidR="000C2752">
          <w:rPr>
            <w:color w:val="000000" w:themeColor="text1"/>
          </w:rPr>
          <w:t xml:space="preserve">death rates </w:t>
        </w:r>
      </w:ins>
      <w:r w:rsidRPr="00AC73A1">
        <w:rPr>
          <w:color w:val="000000" w:themeColor="text1"/>
        </w:rPr>
        <w:t xml:space="preserve">using a polynomial </w:t>
      </w:r>
      <w:r w:rsidRPr="00AC73A1">
        <w:rPr>
          <w:color w:val="000000" w:themeColor="text1"/>
        </w:rPr>
        <w:lastRenderedPageBreak/>
        <w:t>regression</w:t>
      </w:r>
      <w:commentRangeEnd w:id="241"/>
      <w:r w:rsidR="00A10552">
        <w:rPr>
          <w:rStyle w:val="CommentReference"/>
          <w:rFonts w:asciiTheme="minorHAnsi" w:hAnsiTheme="minorHAnsi" w:cstheme="minorBidi"/>
        </w:rPr>
        <w:commentReference w:id="241"/>
      </w:r>
      <w:r w:rsidRPr="00AC73A1">
        <w:rPr>
          <w:color w:val="000000" w:themeColor="text1"/>
        </w:rPr>
        <w:t xml:space="preserve">, and rescaled each all-cause mortality death rate time series so as to range between 1 and -1. </w:t>
      </w:r>
    </w:p>
    <w:p w14:paraId="4DF1AC90" w14:textId="77777777" w:rsidR="004055C0" w:rsidRPr="00AC73A1" w:rsidRDefault="004055C0" w:rsidP="004055C0">
      <w:pPr>
        <w:spacing w:line="480" w:lineRule="auto"/>
        <w:jc w:val="both"/>
        <w:rPr>
          <w:color w:val="000000" w:themeColor="text1"/>
        </w:rPr>
      </w:pPr>
    </w:p>
    <w:p w14:paraId="4B75FE4F" w14:textId="79E39502" w:rsidR="004055C0" w:rsidRPr="00AC73A1" w:rsidRDefault="004055C0" w:rsidP="004055C0">
      <w:pPr>
        <w:pStyle w:val="CommentText"/>
        <w:spacing w:line="480" w:lineRule="auto"/>
        <w:jc w:val="both"/>
        <w:rPr>
          <w:rFonts w:ascii="Times New Roman" w:hAnsi="Times New Roman" w:cs="Times New Roman"/>
          <w:noProof/>
          <w:sz w:val="22"/>
          <w:szCs w:val="22"/>
        </w:rPr>
      </w:pPr>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44"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del w:id="245"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246" w:author="Parks, Robbie M" w:date="2018-06-19T19:37:00Z">
        <w:r w:rsidRPr="00AC73A1" w:rsidDel="0056369A">
          <w:rPr>
            <w:rFonts w:ascii="Times New Roman" w:hAnsi="Times New Roman" w:cs="Times New Roman"/>
            <w:color w:val="000000" w:themeColor="text1"/>
            <w:sz w:val="22"/>
            <w:szCs w:val="22"/>
          </w:rPr>
          <w:delText>3</w:delText>
        </w:r>
      </w:del>
      <w:del w:id="247" w:author="Parks, Robbie M" w:date="2018-06-19T23:41:00Z">
        <w:r w:rsidRPr="00AC73A1" w:rsidDel="00E144A3">
          <w:rPr>
            <w:rFonts w:ascii="Times New Roman" w:hAnsi="Times New Roman" w:cs="Times New Roman"/>
            <w:color w:val="000000" w:themeColor="text1"/>
            <w:sz w:val="22"/>
            <w:szCs w:val="22"/>
          </w:rPr>
          <w:delText xml:space="preserve">, </w:delText>
        </w:r>
      </w:del>
      <w:ins w:id="248" w:author="Parks, Robbie M" w:date="2018-06-19T23:41:00Z">
        <w:r w:rsidR="00E144A3">
          <w:rPr>
            <w:rFonts w:ascii="Times New Roman" w:hAnsi="Times New Roman" w:cs="Times New Roman"/>
            <w:color w:val="000000" w:themeColor="text1"/>
            <w:sz w:val="22"/>
            <w:szCs w:val="22"/>
          </w:rPr>
          <w:t>W</w:t>
        </w:r>
      </w:ins>
      <w:r w:rsidRPr="00AC73A1">
        <w:rPr>
          <w:rFonts w:ascii="Times New Roman" w:hAnsi="Times New Roman" w:cs="Times New Roman"/>
          <w:color w:val="000000" w:themeColor="text1"/>
          <w:sz w:val="22"/>
          <w:szCs w:val="22"/>
        </w:rPr>
        <w:t xml:space="preserve">e calculated the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and the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of monthly dea</w:t>
      </w:r>
      <w:r w:rsidR="00EE473F" w:rsidRPr="00AC73A1">
        <w:rPr>
          <w:rFonts w:ascii="Times New Roman" w:hAnsi="Times New Roman" w:cs="Times New Roman"/>
          <w:color w:val="000000" w:themeColor="text1"/>
          <w:sz w:val="22"/>
          <w:szCs w:val="22"/>
        </w:rPr>
        <w:t>th rates. These parameters show</w:t>
      </w:r>
      <w:r w:rsidRPr="00AC73A1">
        <w:rPr>
          <w:rFonts w:ascii="Times New Roman" w:hAnsi="Times New Roman" w:cs="Times New Roman"/>
          <w:color w:val="000000" w:themeColor="text1"/>
          <w:sz w:val="22"/>
          <w:szCs w:val="22"/>
        </w:rPr>
        <w:t xml:space="preserve"> when in the year, on average, maximum and minimum death rates occur, respectively. For calculating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its death rate; for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 </w:t>
      </w:r>
      <w:r w:rsidRPr="00AC73A1">
        <w:rPr>
          <w:rFonts w:ascii="Times New Roman" w:hAnsi="Times New Roman" w:cs="Times New Roman"/>
          <w:sz w:val="22"/>
          <w:szCs w:val="22"/>
        </w:rPr>
        <w:t xml:space="preserve">In taking the weighted average, we allowed </w:t>
      </w:r>
      <w:r w:rsidRPr="00AC73A1">
        <w:rPr>
          <w:rFonts w:ascii="Times New Roman" w:hAnsi="Times New Roman" w:cs="Times New Roman"/>
          <w:noProof/>
          <w:sz w:val="22"/>
          <w:szCs w:val="22"/>
        </w:rPr>
        <w:t xml:space="preserve">January (month 1) to neighbour December (month 12), a technique called circular statistics. </w:t>
      </w:r>
      <w:r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p>
    <w:p w14:paraId="08A9E90E" w14:textId="77777777" w:rsidR="004055C0" w:rsidRPr="00AC73A1" w:rsidRDefault="004055C0" w:rsidP="004055C0">
      <w:pPr>
        <w:spacing w:line="480" w:lineRule="auto"/>
        <w:jc w:val="both"/>
        <w:rPr>
          <w:color w:val="000000" w:themeColor="text1"/>
        </w:rPr>
      </w:pPr>
    </w:p>
    <w:p w14:paraId="795E7515" w14:textId="6A4EB1F7" w:rsidR="004055C0" w:rsidRDefault="004055C0" w:rsidP="004055C0">
      <w:pPr>
        <w:spacing w:line="480" w:lineRule="auto"/>
        <w:jc w:val="both"/>
        <w:rPr>
          <w:ins w:id="249" w:author="Parks, Robbie M" w:date="2018-06-19T19:35:00Z"/>
          <w:color w:val="000000" w:themeColor="text1"/>
        </w:rPr>
      </w:pPr>
      <w:r w:rsidRPr="00AC73A1">
        <w:rPr>
          <w:color w:val="000000" w:themeColor="text1"/>
        </w:rPr>
        <w:t>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w:t>
      </w:r>
      <w:ins w:id="250" w:author="Parks, Robbie M" w:date="2018-06-19T19:35:00Z">
        <w:r w:rsidR="007F5916">
          <w:rPr>
            <w:color w:val="000000" w:themeColor="text1"/>
          </w:rPr>
          <w:t>6</w:t>
        </w:r>
      </w:ins>
      <w:del w:id="251" w:author="Parks, Robbie M" w:date="2018-06-19T19:35:00Z">
        <w:r w:rsidRPr="00AC73A1" w:rsidDel="000F5812">
          <w:rPr>
            <w:color w:val="000000" w:themeColor="text1"/>
          </w:rPr>
          <w:delText>3</w:delText>
        </w:r>
      </w:del>
      <w:r w:rsidRPr="00AC73A1">
        <w:rPr>
          <w:color w:val="000000" w:themeColor="text1"/>
        </w:rPr>
        <w:t xml:space="preserve">, reported as percentage point difference, as a quantitative measure of how the seasonality of death rates has changed over time. </w:t>
      </w:r>
    </w:p>
    <w:p w14:paraId="7D403C64" w14:textId="77777777" w:rsidR="0072545A" w:rsidRDefault="0072545A" w:rsidP="004055C0">
      <w:pPr>
        <w:spacing w:line="480" w:lineRule="auto"/>
        <w:jc w:val="both"/>
        <w:rPr>
          <w:ins w:id="252" w:author="Parks, Robbie M" w:date="2018-06-19T19:35:00Z"/>
          <w:color w:val="000000" w:themeColor="text1"/>
        </w:rPr>
      </w:pPr>
    </w:p>
    <w:p w14:paraId="2941AC27" w14:textId="77777777" w:rsidR="00BB4232" w:rsidRDefault="0072545A" w:rsidP="004055C0">
      <w:pPr>
        <w:spacing w:line="480" w:lineRule="auto"/>
        <w:jc w:val="both"/>
        <w:rPr>
          <w:ins w:id="253" w:author="Parks, Robbie M" w:date="2018-06-19T19:35:00Z"/>
          <w:i/>
          <w:color w:val="000000" w:themeColor="text1"/>
        </w:rPr>
      </w:pPr>
      <w:ins w:id="254" w:author="Parks, Robbie M" w:date="2018-06-19T19:35:00Z">
        <w:r>
          <w:rPr>
            <w:i/>
            <w:color w:val="000000" w:themeColor="text1"/>
          </w:rPr>
          <w:t>Alternative statistical method</w:t>
        </w:r>
      </w:ins>
    </w:p>
    <w:p w14:paraId="2417725A" w14:textId="3E894F85" w:rsidR="005B0742" w:rsidRDefault="00791168" w:rsidP="004055C0">
      <w:pPr>
        <w:spacing w:line="480" w:lineRule="auto"/>
        <w:jc w:val="both"/>
        <w:rPr>
          <w:ins w:id="255" w:author="Parks, Robbie M" w:date="2018-06-20T10:55:00Z"/>
          <w:color w:val="000000" w:themeColor="text1"/>
        </w:rPr>
      </w:pPr>
      <w:ins w:id="256" w:author="Parks, Robbie M" w:date="2018-06-19T20:42:00Z">
        <w:r>
          <w:rPr>
            <w:color w:val="000000" w:themeColor="text1"/>
          </w:rPr>
          <w:t xml:space="preserve">For comparison, </w:t>
        </w:r>
      </w:ins>
      <w:ins w:id="257" w:author="Parks, Robbie M" w:date="2018-06-19T20:14:00Z">
        <w:r>
          <w:rPr>
            <w:color w:val="000000" w:themeColor="text1"/>
          </w:rPr>
          <w:t>w</w:t>
        </w:r>
        <w:r w:rsidR="009D46B7">
          <w:rPr>
            <w:color w:val="000000" w:themeColor="text1"/>
          </w:rPr>
          <w:t xml:space="preserve">e </w:t>
        </w:r>
      </w:ins>
      <w:ins w:id="258" w:author="Parks, Robbie M" w:date="2018-06-19T20:44:00Z">
        <w:r w:rsidR="001B5B91">
          <w:rPr>
            <w:color w:val="000000" w:themeColor="text1"/>
          </w:rPr>
          <w:t>used</w:t>
        </w:r>
      </w:ins>
      <w:ins w:id="259" w:author="Parks, Robbie M" w:date="2018-06-19T20:14:00Z">
        <w:r w:rsidR="001A0F81">
          <w:rPr>
            <w:color w:val="000000" w:themeColor="text1"/>
          </w:rPr>
          <w:t xml:space="preserve"> a Poisson model to directly </w:t>
        </w:r>
      </w:ins>
      <w:ins w:id="260" w:author="Parks, Robbie M" w:date="2018-06-19T20:27:00Z">
        <w:r w:rsidR="00232074">
          <w:rPr>
            <w:color w:val="000000" w:themeColor="text1"/>
          </w:rPr>
          <w:t>estimate</w:t>
        </w:r>
      </w:ins>
      <w:ins w:id="261" w:author="Parks, Robbie M" w:date="2018-06-19T20:14:00Z">
        <w:r w:rsidR="001A0F81">
          <w:rPr>
            <w:color w:val="000000" w:themeColor="text1"/>
          </w:rPr>
          <w:t xml:space="preserve"> the death rates</w:t>
        </w:r>
      </w:ins>
      <w:ins w:id="262" w:author="Parks, Robbie M" w:date="2018-06-19T20:27:00Z">
        <w:r w:rsidR="00D10034">
          <w:rPr>
            <w:color w:val="000000" w:themeColor="text1"/>
          </w:rPr>
          <w:t xml:space="preserve"> over time, </w:t>
        </w:r>
      </w:ins>
      <w:ins w:id="263" w:author="Parks, Robbie M" w:date="2018-06-19T20:52:00Z">
        <w:r w:rsidR="00877AE9">
          <w:rPr>
            <w:color w:val="000000" w:themeColor="text1"/>
          </w:rPr>
          <w:t xml:space="preserve">modelled using </w:t>
        </w:r>
      </w:ins>
      <w:ins w:id="264" w:author="Parks, Robbie M" w:date="2018-06-19T23:48:00Z">
        <w:r w:rsidR="00A811DF">
          <w:rPr>
            <w:color w:val="000000" w:themeColor="text1"/>
          </w:rPr>
          <w:t>a link function on</w:t>
        </w:r>
        <w:r w:rsidR="00D3138B">
          <w:rPr>
            <w:color w:val="000000" w:themeColor="text1"/>
          </w:rPr>
          <w:t xml:space="preserve"> </w:t>
        </w:r>
      </w:ins>
      <w:ins w:id="265" w:author="Parks, Robbie M" w:date="2018-06-19T20:52:00Z">
        <w:r w:rsidR="00877AE9">
          <w:rPr>
            <w:color w:val="000000" w:themeColor="text1"/>
          </w:rPr>
          <w:t>log of death rates</w:t>
        </w:r>
        <w:r w:rsidR="00D3138B">
          <w:rPr>
            <w:color w:val="000000" w:themeColor="text1"/>
          </w:rPr>
          <w:t>.</w:t>
        </w:r>
      </w:ins>
      <w:ins w:id="266" w:author="Parks, Robbie M" w:date="2018-06-19T23:48:00Z">
        <w:r w:rsidR="00783586">
          <w:rPr>
            <w:color w:val="000000" w:themeColor="text1"/>
          </w:rPr>
          <w:t xml:space="preserve"> </w:t>
        </w:r>
      </w:ins>
      <w:ins w:id="267" w:author="Parks, Robbie M" w:date="2018-06-19T20:52:00Z">
        <w:r w:rsidR="009F197F">
          <w:rPr>
            <w:color w:val="000000" w:themeColor="text1"/>
          </w:rPr>
          <w:t xml:space="preserve">We </w:t>
        </w:r>
      </w:ins>
      <w:ins w:id="268" w:author="Parks, Robbie M" w:date="2018-06-19T20:39:00Z">
        <w:r w:rsidR="004A1538">
          <w:rPr>
            <w:color w:val="000000" w:themeColor="text1"/>
          </w:rPr>
          <w:t>al</w:t>
        </w:r>
        <w:r w:rsidR="009F197F">
          <w:rPr>
            <w:color w:val="000000" w:themeColor="text1"/>
          </w:rPr>
          <w:t>lowed</w:t>
        </w:r>
        <w:r w:rsidR="004A1538">
          <w:rPr>
            <w:color w:val="000000" w:themeColor="text1"/>
          </w:rPr>
          <w:t xml:space="preserve"> death rates to vary </w:t>
        </w:r>
        <w:r w:rsidR="00532941">
          <w:rPr>
            <w:color w:val="000000" w:themeColor="text1"/>
          </w:rPr>
          <w:t>over time</w:t>
        </w:r>
      </w:ins>
      <w:ins w:id="269" w:author="Parks, Robbie M" w:date="2018-06-19T20:41:00Z">
        <w:r w:rsidR="00B478EE">
          <w:rPr>
            <w:color w:val="000000" w:themeColor="text1"/>
          </w:rPr>
          <w:t xml:space="preserve"> both</w:t>
        </w:r>
      </w:ins>
      <w:ins w:id="270" w:author="Parks, Robbie M" w:date="2018-06-19T20:39:00Z">
        <w:r w:rsidR="00532941">
          <w:rPr>
            <w:color w:val="000000" w:themeColor="text1"/>
          </w:rPr>
          <w:t xml:space="preserve"> yearly and </w:t>
        </w:r>
      </w:ins>
      <w:ins w:id="271" w:author="Parks, Robbie M" w:date="2018-06-19T20:41:00Z">
        <w:r w:rsidR="00B478EE">
          <w:rPr>
            <w:color w:val="000000" w:themeColor="text1"/>
          </w:rPr>
          <w:t>seasonally</w:t>
        </w:r>
      </w:ins>
      <w:ins w:id="272" w:author="Parks, Robbie M" w:date="2018-06-19T20:39:00Z">
        <w:r w:rsidR="00485D14">
          <w:rPr>
            <w:color w:val="000000" w:themeColor="text1"/>
          </w:rPr>
          <w:t>. T</w:t>
        </w:r>
      </w:ins>
      <w:ins w:id="273" w:author="Parks, Robbie M" w:date="2018-06-19T20:41:00Z">
        <w:r w:rsidR="00B478EE">
          <w:rPr>
            <w:color w:val="000000" w:themeColor="text1"/>
          </w:rPr>
          <w:t xml:space="preserve">he seasonal variation was modelled with </w:t>
        </w:r>
      </w:ins>
      <w:ins w:id="274" w:author="Parks, Robbie M" w:date="2018-06-20T00:16:00Z">
        <w:r w:rsidR="00182421">
          <w:rPr>
            <w:color w:val="000000" w:themeColor="text1"/>
          </w:rPr>
          <w:t>cosinor</w:t>
        </w:r>
      </w:ins>
      <w:ins w:id="275" w:author="Parks, Robbie M" w:date="2018-06-19T20:41:00Z">
        <w:r w:rsidR="00B478EE">
          <w:rPr>
            <w:color w:val="000000" w:themeColor="text1"/>
          </w:rPr>
          <w:t xml:space="preserve"> functions </w:t>
        </w:r>
      </w:ins>
      <w:ins w:id="276" w:author="Parks, Robbie M" w:date="2018-06-19T20:42:00Z">
        <w:r>
          <w:rPr>
            <w:color w:val="000000" w:themeColor="text1"/>
          </w:rPr>
          <w:t xml:space="preserve">with </w:t>
        </w:r>
        <w:r>
          <w:rPr>
            <w:color w:val="000000" w:themeColor="text1"/>
          </w:rPr>
          <w:lastRenderedPageBreak/>
          <w:t xml:space="preserve">periods </w:t>
        </w:r>
      </w:ins>
      <w:ins w:id="277" w:author="Parks, Robbie M" w:date="2018-06-19T20:48:00Z">
        <w:r w:rsidR="00D7437C">
          <w:rPr>
            <w:color w:val="000000" w:themeColor="text1"/>
          </w:rPr>
          <w:t xml:space="preserve">fixed at </w:t>
        </w:r>
      </w:ins>
      <w:ins w:id="278" w:author="Parks, Robbie M" w:date="2018-06-19T20:42:00Z">
        <w:r w:rsidR="008906DB">
          <w:rPr>
            <w:color w:val="000000" w:themeColor="text1"/>
          </w:rPr>
          <w:t>6- and 12-months.</w:t>
        </w:r>
        <w:r w:rsidR="000126AB">
          <w:rPr>
            <w:color w:val="000000" w:themeColor="text1"/>
          </w:rPr>
          <w:t xml:space="preserve"> The </w:t>
        </w:r>
      </w:ins>
      <w:ins w:id="279" w:author="Parks, Robbie M" w:date="2018-06-19T20:43:00Z">
        <w:r w:rsidR="00F84E0B">
          <w:rPr>
            <w:color w:val="000000" w:themeColor="text1"/>
          </w:rPr>
          <w:t xml:space="preserve">amplitude of the </w:t>
        </w:r>
      </w:ins>
      <w:ins w:id="280" w:author="Parks, Robbie M" w:date="2018-06-19T20:42:00Z">
        <w:r w:rsidR="000126AB">
          <w:rPr>
            <w:color w:val="000000" w:themeColor="text1"/>
          </w:rPr>
          <w:t xml:space="preserve">seasonal component of the </w:t>
        </w:r>
        <w:r w:rsidR="0035394F">
          <w:rPr>
            <w:color w:val="000000" w:themeColor="text1"/>
          </w:rPr>
          <w:t xml:space="preserve">model was allowed to </w:t>
        </w:r>
        <w:r w:rsidR="00F84E0B">
          <w:rPr>
            <w:color w:val="000000" w:themeColor="text1"/>
          </w:rPr>
          <w:t>either rema</w:t>
        </w:r>
        <w:r w:rsidR="00333CA8">
          <w:rPr>
            <w:color w:val="000000" w:themeColor="text1"/>
          </w:rPr>
          <w:t>in the same or change over time</w:t>
        </w:r>
      </w:ins>
      <w:ins w:id="281" w:author="Parks, Robbie M" w:date="2018-06-19T20:51:00Z">
        <w:r w:rsidR="00C8794B">
          <w:rPr>
            <w:color w:val="000000" w:themeColor="text1"/>
          </w:rPr>
          <w:t>, with the parameter</w:t>
        </w:r>
      </w:ins>
      <w:ins w:id="282" w:author="Parks, Robbie M" w:date="2018-06-19T20:52:00Z">
        <w:r w:rsidR="00C8794B">
          <w:rPr>
            <w:color w:val="000000" w:themeColor="text1"/>
          </w:rPr>
          <w:t xml:space="preserve"> </w:t>
        </w:r>
        <w:r w:rsidR="00C8794B" w:rsidRPr="00E46483">
          <w:rPr>
            <w:color w:val="000000" w:themeColor="text1"/>
          </w:rPr>
          <w:t>γ</w:t>
        </w:r>
        <w:r w:rsidR="009B2F32">
          <w:rPr>
            <w:color w:val="000000" w:themeColor="text1"/>
          </w:rPr>
          <w:t xml:space="preserve"> the measure of the change in </w:t>
        </w:r>
      </w:ins>
      <w:ins w:id="283" w:author="Parks, Robbie M" w:date="2018-06-19T20:53:00Z">
        <w:r w:rsidR="00023586">
          <w:rPr>
            <w:color w:val="000000" w:themeColor="text1"/>
          </w:rPr>
          <w:t xml:space="preserve">amplitude </w:t>
        </w:r>
        <w:r w:rsidR="008163B7">
          <w:rPr>
            <w:color w:val="000000" w:themeColor="text1"/>
          </w:rPr>
          <w:t xml:space="preserve">per </w:t>
        </w:r>
        <w:r w:rsidR="00354320">
          <w:rPr>
            <w:color w:val="000000" w:themeColor="text1"/>
          </w:rPr>
          <w:t>year</w:t>
        </w:r>
      </w:ins>
      <w:ins w:id="284" w:author="Parks, Robbie M" w:date="2018-06-19T20:42:00Z">
        <w:r w:rsidR="00333CA8">
          <w:rPr>
            <w:color w:val="000000" w:themeColor="text1"/>
          </w:rPr>
          <w:t>. U</w:t>
        </w:r>
        <w:r w:rsidR="00E46483">
          <w:rPr>
            <w:color w:val="000000" w:themeColor="text1"/>
          </w:rPr>
          <w:t>sing a</w:t>
        </w:r>
      </w:ins>
      <w:ins w:id="285" w:author="Parks, Robbie M" w:date="2018-06-19T20:50:00Z">
        <w:r w:rsidR="00E46483" w:rsidRPr="00E46483">
          <w:rPr>
            <w:color w:val="000000" w:themeColor="text1"/>
          </w:rPr>
          <w:t xml:space="preserve"> </w:t>
        </w:r>
        <w:r w:rsidR="00E46483">
          <w:rPr>
            <w:color w:val="000000" w:themeColor="text1"/>
          </w:rPr>
          <w:t xml:space="preserve">likelihood ratio </w:t>
        </w:r>
      </w:ins>
      <w:ins w:id="286" w:author="Parks, Robbie M" w:date="2018-06-19T20:42:00Z">
        <w:r w:rsidR="00F84E0B">
          <w:rPr>
            <w:color w:val="000000" w:themeColor="text1"/>
          </w:rPr>
          <w:t>AN</w:t>
        </w:r>
        <w:r w:rsidR="00D65ADA">
          <w:rPr>
            <w:color w:val="000000" w:themeColor="text1"/>
          </w:rPr>
          <w:t>OVA test between the two models</w:t>
        </w:r>
      </w:ins>
      <w:ins w:id="287" w:author="Parks, Robbie M" w:date="2018-06-19T20:45:00Z">
        <w:r w:rsidR="00E912A6">
          <w:rPr>
            <w:color w:val="000000" w:themeColor="text1"/>
          </w:rPr>
          <w:t>, we establishe</w:t>
        </w:r>
        <w:r w:rsidR="00E46483">
          <w:rPr>
            <w:color w:val="000000" w:themeColor="text1"/>
          </w:rPr>
          <w:t xml:space="preserve">d the p-values of </w:t>
        </w:r>
      </w:ins>
      <w:ins w:id="288" w:author="Parks, Robbie M" w:date="2018-06-19T20:51:00Z">
        <w:r w:rsidR="00E46483" w:rsidRPr="00E46483">
          <w:rPr>
            <w:color w:val="000000" w:themeColor="text1"/>
          </w:rPr>
          <w:t>γ</w:t>
        </w:r>
      </w:ins>
      <w:ins w:id="289" w:author="Parks, Robbie M" w:date="2018-06-19T20:44:00Z">
        <w:r w:rsidR="005B2FA0">
          <w:rPr>
            <w:color w:val="000000" w:themeColor="text1"/>
          </w:rPr>
          <w:t>.</w:t>
        </w:r>
      </w:ins>
      <w:ins w:id="290" w:author="Parks, Robbie M" w:date="2018-06-19T23:48:00Z">
        <w:r w:rsidR="00783586">
          <w:rPr>
            <w:color w:val="000000" w:themeColor="text1"/>
          </w:rPr>
          <w:t xml:space="preserve"> </w:t>
        </w:r>
      </w:ins>
    </w:p>
    <w:p w14:paraId="753B7CF1" w14:textId="7DF338B5" w:rsidR="00843126" w:rsidRDefault="00843126" w:rsidP="004055C0">
      <w:pPr>
        <w:spacing w:line="480" w:lineRule="auto"/>
        <w:jc w:val="both"/>
        <w:rPr>
          <w:color w:val="000000" w:themeColor="text1"/>
        </w:rPr>
      </w:pPr>
      <w:ins w:id="291" w:author="Parks, Robbie M" w:date="2018-06-20T00:49:00Z">
        <w:r>
          <w:rPr>
            <w:color w:val="000000" w:themeColor="text1"/>
          </w:rPr>
          <w:t xml:space="preserve">The main disadvantage of this method is that it requires the </w:t>
        </w:r>
      </w:ins>
      <w:ins w:id="292" w:author="Parks, Robbie M" w:date="2018-06-20T00:50:00Z">
        <w:r>
          <w:rPr>
            <w:color w:val="000000" w:themeColor="text1"/>
          </w:rPr>
          <w:t>assumption</w:t>
        </w:r>
      </w:ins>
      <w:ins w:id="293" w:author="Parks, Robbie M" w:date="2018-06-20T00:49:00Z">
        <w:r>
          <w:rPr>
            <w:color w:val="000000" w:themeColor="text1"/>
          </w:rPr>
          <w:t xml:space="preserve"> </w:t>
        </w:r>
      </w:ins>
      <w:ins w:id="294" w:author="Parks, Robbie M" w:date="2018-06-20T00:50:00Z">
        <w:r>
          <w:rPr>
            <w:color w:val="000000" w:themeColor="text1"/>
          </w:rPr>
          <w:t xml:space="preserve">of stationary of the </w:t>
        </w:r>
        <w:r w:rsidR="00175269">
          <w:rPr>
            <w:color w:val="000000" w:themeColor="text1"/>
          </w:rPr>
          <w:t>time series, i.e.</w:t>
        </w:r>
        <w:r w:rsidR="001D5CBD">
          <w:rPr>
            <w:color w:val="000000" w:themeColor="text1"/>
          </w:rPr>
          <w:t xml:space="preserve"> that its period is</w:t>
        </w:r>
        <w:r w:rsidR="00175269">
          <w:rPr>
            <w:color w:val="000000" w:themeColor="text1"/>
          </w:rPr>
          <w:t xml:space="preserve"> constant throughout</w:t>
        </w:r>
        <w:r w:rsidR="005B0742">
          <w:rPr>
            <w:color w:val="000000" w:themeColor="text1"/>
          </w:rPr>
          <w:t>, and so is included only for comparison</w:t>
        </w:r>
      </w:ins>
      <w:ins w:id="295" w:author="Parks, Robbie M" w:date="2018-06-20T10:55:00Z">
        <w:r w:rsidR="009B5317">
          <w:rPr>
            <w:color w:val="000000" w:themeColor="text1"/>
          </w:rPr>
          <w:t>.</w:t>
        </w:r>
      </w:ins>
    </w:p>
    <w:p w14:paraId="47C75618" w14:textId="77777777" w:rsidR="00843126" w:rsidRDefault="00843126" w:rsidP="004055C0">
      <w:pPr>
        <w:spacing w:line="480" w:lineRule="auto"/>
        <w:jc w:val="both"/>
        <w:rPr>
          <w:color w:val="000000" w:themeColor="text1"/>
        </w:rPr>
      </w:pPr>
    </w:p>
    <w:p w14:paraId="39B8712D" w14:textId="74DA99A0" w:rsidR="0072545A" w:rsidRPr="009D46B7" w:rsidRDefault="00783586" w:rsidP="004055C0">
      <w:pPr>
        <w:spacing w:line="480" w:lineRule="auto"/>
        <w:jc w:val="both"/>
        <w:rPr>
          <w:color w:val="000000" w:themeColor="text1"/>
        </w:rPr>
      </w:pPr>
      <w:ins w:id="296" w:author="Parks, Robbie M" w:date="2018-06-19T23:48:00Z">
        <w:r>
          <w:rPr>
            <w:color w:val="000000" w:themeColor="text1"/>
          </w:rPr>
          <w:t xml:space="preserve">Results of this analysis are available in </w:t>
        </w:r>
      </w:ins>
      <w:ins w:id="297" w:author="Parks, Robbie M" w:date="2018-06-20T15:27:00Z">
        <w:r w:rsidR="00B57279">
          <w:rPr>
            <w:color w:val="000000" w:themeColor="text1"/>
          </w:rPr>
          <w:t>Supplementary</w:t>
        </w:r>
      </w:ins>
      <w:ins w:id="298" w:author="Parks, Robbie M" w:date="2018-06-19T23:48:00Z">
        <w:r>
          <w:rPr>
            <w:color w:val="000000" w:themeColor="text1"/>
          </w:rPr>
          <w:t xml:space="preserve"> Table </w:t>
        </w:r>
      </w:ins>
      <w:ins w:id="299" w:author="Parks, Robbie M" w:date="2018-06-20T10:55:00Z">
        <w:r w:rsidR="00B57279">
          <w:rPr>
            <w:color w:val="000000" w:themeColor="text1"/>
          </w:rPr>
          <w:t>2</w:t>
        </w:r>
      </w:ins>
      <w:ins w:id="300" w:author="Parks, Robbie M" w:date="2018-06-19T23:48:00Z">
        <w:r w:rsidR="005C7E19">
          <w:rPr>
            <w:color w:val="000000" w:themeColor="text1"/>
          </w:rPr>
          <w:t>.</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58AB829D" w14:textId="7B429325" w:rsidR="00B27E5A" w:rsidRPr="00AC73A1" w:rsidRDefault="009D5B4B" w:rsidP="00B27E5A">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7E5A" w:rsidRPr="00AC73A1">
        <w:rPr>
          <w:rFonts w:eastAsia="Times New Roman"/>
          <w:noProof/>
        </w:rPr>
        <w:t xml:space="preserve">Basu, R. (2009). High ambient temperature and mortality: a review of epidemiologic studies from 2001 to 2008. </w:t>
      </w:r>
      <w:r w:rsidR="00B27E5A" w:rsidRPr="00AC73A1">
        <w:rPr>
          <w:rFonts w:eastAsia="Times New Roman"/>
          <w:i/>
          <w:iCs/>
          <w:noProof/>
        </w:rPr>
        <w:t>Environmental Health</w:t>
      </w:r>
      <w:r w:rsidR="00B27E5A" w:rsidRPr="00AC73A1">
        <w:rPr>
          <w:rFonts w:eastAsia="Times New Roman"/>
          <w:noProof/>
        </w:rPr>
        <w:t xml:space="preserve">, </w:t>
      </w:r>
      <w:r w:rsidR="00B27E5A" w:rsidRPr="00AC73A1">
        <w:rPr>
          <w:rFonts w:eastAsia="Times New Roman"/>
          <w:i/>
          <w:iCs/>
          <w:noProof/>
        </w:rPr>
        <w:t>8</w:t>
      </w:r>
      <w:r w:rsidR="00B27E5A" w:rsidRPr="00AC73A1">
        <w:rPr>
          <w:rFonts w:eastAsia="Times New Roman"/>
          <w:noProof/>
        </w:rPr>
        <w:t>(1), 40. https://doi.org/10.1186/1476-069X-8-40</w:t>
      </w:r>
    </w:p>
    <w:p w14:paraId="46BEB40D"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Basu, R., &amp; Samet, J. M. (2002). Relation between elevated ambient temperature and mortality: A review of the epidemiologic evidence. </w:t>
      </w:r>
      <w:r w:rsidRPr="00AC73A1">
        <w:rPr>
          <w:rFonts w:eastAsia="Times New Roman"/>
          <w:i/>
          <w:iCs/>
          <w:noProof/>
        </w:rPr>
        <w:t>Epidemiologic Reviews</w:t>
      </w:r>
      <w:r w:rsidRPr="00AC73A1">
        <w:rPr>
          <w:rFonts w:eastAsia="Times New Roman"/>
          <w:noProof/>
        </w:rPr>
        <w:t>. https://doi.org/10.1093/epirev/mxf007</w:t>
      </w:r>
    </w:p>
    <w:p w14:paraId="1D0E299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Bennett, J. E., Blangiardo, M., Fecht, D., Elliott, P., &amp; Ezzati, M. (2014). Vulnerability to the mortality effects of warm temperature in the districts of England and Wales. </w:t>
      </w:r>
      <w:r w:rsidRPr="00AC73A1">
        <w:rPr>
          <w:rFonts w:eastAsia="Times New Roman"/>
          <w:i/>
          <w:iCs/>
          <w:noProof/>
        </w:rPr>
        <w:t>Nature Climate Change</w:t>
      </w:r>
      <w:r w:rsidRPr="00AC73A1">
        <w:rPr>
          <w:rFonts w:eastAsia="Times New Roman"/>
          <w:noProof/>
        </w:rPr>
        <w:t xml:space="preserve">, </w:t>
      </w:r>
      <w:r w:rsidRPr="00AC73A1">
        <w:rPr>
          <w:rFonts w:eastAsia="Times New Roman"/>
          <w:i/>
          <w:iCs/>
          <w:noProof/>
        </w:rPr>
        <w:t>4</w:t>
      </w:r>
      <w:r w:rsidRPr="00AC73A1">
        <w:rPr>
          <w:rFonts w:eastAsia="Times New Roman"/>
          <w:noProof/>
        </w:rPr>
        <w:t>(4), 269–273. https://doi.org/10.1038/nclimate2123</w:t>
      </w:r>
    </w:p>
    <w:p w14:paraId="435E820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Bobb, J. F., Peng, R. D., Bell, M. L., &amp; Dominici, F. (2014). Heat-related mortality and adaptation to heat in the United States.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122</w:t>
      </w:r>
      <w:r w:rsidRPr="00AC73A1">
        <w:rPr>
          <w:rFonts w:eastAsia="Times New Roman"/>
          <w:noProof/>
        </w:rPr>
        <w:t>(8), 811–816. https://doi.org/10.1289/ehp.1307392</w:t>
      </w:r>
    </w:p>
    <w:p w14:paraId="1BAE861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Braga, A. L. F., Zanobetti, A., &amp; Schwartz, J. (2002). The effect of weather on respiratory and cardiovascular deaths in 12 U.S. cities.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110</w:t>
      </w:r>
      <w:r w:rsidRPr="00AC73A1">
        <w:rPr>
          <w:rFonts w:eastAsia="Times New Roman"/>
          <w:noProof/>
        </w:rPr>
        <w:t>(9), 859–863. https://doi.org/10.1289/ehp.02110859</w:t>
      </w:r>
    </w:p>
    <w:p w14:paraId="115B8B8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Campbell, A. (2017). Excess winter mortality in England and Wales: 2016 to 2017 (provisional) and 2015 to 2016 (final). </w:t>
      </w:r>
      <w:r w:rsidRPr="00AC73A1">
        <w:rPr>
          <w:rFonts w:eastAsia="Times New Roman"/>
          <w:i/>
          <w:iCs/>
          <w:noProof/>
        </w:rPr>
        <w:t>Statistical Bulletin, Office for National Statistics</w:t>
      </w:r>
      <w:r w:rsidRPr="00AC73A1">
        <w:rPr>
          <w:rFonts w:eastAsia="Times New Roman"/>
          <w:noProof/>
        </w:rPr>
        <w:t>.</w:t>
      </w:r>
    </w:p>
    <w:p w14:paraId="0005A6F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Carson, C., Hajat, S., Armstrong, B., &amp; Wilkinson, P. (2006). Declining vulnerability to temperature-related mortality in London over the 20th century. </w:t>
      </w:r>
      <w:r w:rsidRPr="00AC73A1">
        <w:rPr>
          <w:rFonts w:eastAsia="Times New Roman"/>
          <w:i/>
          <w:iCs/>
          <w:noProof/>
        </w:rPr>
        <w:t>American Journal of Epidemiology</w:t>
      </w:r>
      <w:r w:rsidRPr="00AC73A1">
        <w:rPr>
          <w:rFonts w:eastAsia="Times New Roman"/>
          <w:noProof/>
        </w:rPr>
        <w:t xml:space="preserve">, </w:t>
      </w:r>
      <w:r w:rsidRPr="00AC73A1">
        <w:rPr>
          <w:rFonts w:eastAsia="Times New Roman"/>
          <w:i/>
          <w:iCs/>
          <w:noProof/>
        </w:rPr>
        <w:t>164</w:t>
      </w:r>
      <w:r w:rsidRPr="00AC73A1">
        <w:rPr>
          <w:rFonts w:eastAsia="Times New Roman"/>
          <w:noProof/>
        </w:rPr>
        <w:t>(1), 77–84. https://doi.org/10.1093/aje/kwj147</w:t>
      </w:r>
    </w:p>
    <w:p w14:paraId="73E25C0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Cazelles, B., Chavez, M., Berteaux, D., Ménard, F., Vik, J. O., Jenouvrier, S., &amp; Stenseth, N. C. (2008). Wavelet analysis of ecological time series. </w:t>
      </w:r>
      <w:r w:rsidRPr="00AC73A1">
        <w:rPr>
          <w:rFonts w:eastAsia="Times New Roman"/>
          <w:i/>
          <w:iCs/>
          <w:noProof/>
        </w:rPr>
        <w:t>Oecologia</w:t>
      </w:r>
      <w:r w:rsidRPr="00AC73A1">
        <w:rPr>
          <w:rFonts w:eastAsia="Times New Roman"/>
          <w:noProof/>
        </w:rPr>
        <w:t>. https://doi.org/10.1007/s00442-008-0993-2</w:t>
      </w:r>
    </w:p>
    <w:p w14:paraId="4DF0F7F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Davis, R. E., Knappenberger, P. C., Michaels, P. J., &amp; Novicoff, W. M. (2004). Seasonality of climate-human mortality relationships in US cities and impacts of climate change. </w:t>
      </w:r>
      <w:r w:rsidRPr="00AC73A1">
        <w:rPr>
          <w:rFonts w:eastAsia="Times New Roman"/>
          <w:i/>
          <w:iCs/>
          <w:noProof/>
        </w:rPr>
        <w:t>Climate Research</w:t>
      </w:r>
      <w:r w:rsidRPr="00AC73A1">
        <w:rPr>
          <w:rFonts w:eastAsia="Times New Roman"/>
          <w:noProof/>
        </w:rPr>
        <w:t xml:space="preserve">, </w:t>
      </w:r>
      <w:r w:rsidRPr="00AC73A1">
        <w:rPr>
          <w:rFonts w:eastAsia="Times New Roman"/>
          <w:i/>
          <w:iCs/>
          <w:noProof/>
        </w:rPr>
        <w:t>26</w:t>
      </w:r>
      <w:r w:rsidRPr="00AC73A1">
        <w:rPr>
          <w:rFonts w:eastAsia="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Dee, D. P., Uppala, S. M., Simmons, A. J., Berrisford, P., Poli, P., Kobayashi, S., … Vitart, F. (2011). The ERA-Interim reanalysis: configuration and performance of the data assimilation system. </w:t>
      </w:r>
      <w:r w:rsidRPr="00AC73A1">
        <w:rPr>
          <w:rFonts w:eastAsia="Times New Roman"/>
          <w:i/>
          <w:iCs/>
          <w:noProof/>
        </w:rPr>
        <w:t>Quarterly Journal of the Royal Meteorological Society</w:t>
      </w:r>
      <w:r w:rsidRPr="00AC73A1">
        <w:rPr>
          <w:rFonts w:eastAsia="Times New Roman"/>
          <w:noProof/>
        </w:rPr>
        <w:t xml:space="preserve">, </w:t>
      </w:r>
      <w:r w:rsidRPr="00AC73A1">
        <w:rPr>
          <w:rFonts w:eastAsia="Times New Roman"/>
          <w:i/>
          <w:iCs/>
          <w:noProof/>
        </w:rPr>
        <w:t>137</w:t>
      </w:r>
      <w:r w:rsidRPr="00AC73A1">
        <w:rPr>
          <w:rFonts w:eastAsia="Times New Roman"/>
          <w:noProof/>
        </w:rPr>
        <w:t>(656), 553–597. https://doi.org/10.1002/qj.828</w:t>
      </w:r>
    </w:p>
    <w:p w14:paraId="2757FBB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Feinstein, C. A. (2002). Seasonality of deaths in the U.S. by age and cause. </w:t>
      </w:r>
      <w:r w:rsidRPr="00AC73A1">
        <w:rPr>
          <w:rFonts w:eastAsia="Times New Roman"/>
          <w:i/>
          <w:iCs/>
          <w:noProof/>
        </w:rPr>
        <w:t>Demographic Research</w:t>
      </w:r>
      <w:r w:rsidRPr="00AC73A1">
        <w:rPr>
          <w:rFonts w:eastAsia="Times New Roman"/>
          <w:noProof/>
        </w:rPr>
        <w:t xml:space="preserve">, </w:t>
      </w:r>
      <w:r w:rsidRPr="00AC73A1">
        <w:rPr>
          <w:rFonts w:eastAsia="Times New Roman"/>
          <w:i/>
          <w:iCs/>
          <w:noProof/>
        </w:rPr>
        <w:t>6</w:t>
      </w:r>
      <w:r w:rsidRPr="00AC73A1">
        <w:rPr>
          <w:rFonts w:eastAsia="Times New Roman"/>
          <w:noProof/>
        </w:rPr>
        <w:t>, 469–486. https://doi.org/10.4054/DemRes.2002.6.17</w:t>
      </w:r>
    </w:p>
    <w:p w14:paraId="756132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Ferreira Braga, A. L., Zanobetti, A., &amp; Schwartz, J. (2001). The time course of weather-related deaths. </w:t>
      </w:r>
      <w:r w:rsidRPr="00AC73A1">
        <w:rPr>
          <w:rFonts w:eastAsia="Times New Roman"/>
          <w:i/>
          <w:iCs/>
          <w:noProof/>
        </w:rPr>
        <w:t>Epidemiology</w:t>
      </w:r>
      <w:r w:rsidRPr="00AC73A1">
        <w:rPr>
          <w:rFonts w:eastAsia="Times New Roman"/>
          <w:noProof/>
        </w:rPr>
        <w:t xml:space="preserve">, </w:t>
      </w:r>
      <w:r w:rsidRPr="00AC73A1">
        <w:rPr>
          <w:rFonts w:eastAsia="Times New Roman"/>
          <w:i/>
          <w:iCs/>
          <w:noProof/>
        </w:rPr>
        <w:t>12</w:t>
      </w:r>
      <w:r w:rsidRPr="00AC73A1">
        <w:rPr>
          <w:rFonts w:eastAsia="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Fowler, T., Southgate, R. J., Waite, T., Harrell, R., Kovats, S., Bone, A., … Murray, V. (2015). Excess winter deaths in Europe: A multi-country descriptive analysis. </w:t>
      </w:r>
      <w:r w:rsidRPr="00AC73A1">
        <w:rPr>
          <w:rFonts w:eastAsia="Times New Roman"/>
          <w:i/>
          <w:iCs/>
          <w:noProof/>
        </w:rPr>
        <w:t>European Journal of Public Health</w:t>
      </w:r>
      <w:r w:rsidRPr="00AC73A1">
        <w:rPr>
          <w:rFonts w:eastAsia="Times New Roman"/>
          <w:noProof/>
        </w:rPr>
        <w:t xml:space="preserve">, </w:t>
      </w:r>
      <w:r w:rsidRPr="00AC73A1">
        <w:rPr>
          <w:rFonts w:eastAsia="Times New Roman"/>
          <w:i/>
          <w:iCs/>
          <w:noProof/>
        </w:rPr>
        <w:t>25</w:t>
      </w:r>
      <w:r w:rsidRPr="00AC73A1">
        <w:rPr>
          <w:rFonts w:eastAsia="Times New Roman"/>
          <w:noProof/>
        </w:rPr>
        <w:t>(2), 339–345. https://doi.org/10.1093/eurpub/cku073</w:t>
      </w:r>
    </w:p>
    <w:p w14:paraId="159838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Gasparrini, A., Guo, Y., Hashizume, M., Lavigne, E., Zanobetti, A., Schwartz, J., … Armstrong, B. (2015). Mortality risk attributable to high and low ambient temperature: A multicountry observational study. </w:t>
      </w:r>
      <w:r w:rsidRPr="00AC73A1">
        <w:rPr>
          <w:rFonts w:eastAsia="Times New Roman"/>
          <w:i/>
          <w:iCs/>
          <w:noProof/>
        </w:rPr>
        <w:t>The Lancet</w:t>
      </w:r>
      <w:r w:rsidRPr="00AC73A1">
        <w:rPr>
          <w:rFonts w:eastAsia="Times New Roman"/>
          <w:noProof/>
        </w:rPr>
        <w:t xml:space="preserve">, </w:t>
      </w:r>
      <w:r w:rsidRPr="00AC73A1">
        <w:rPr>
          <w:rFonts w:eastAsia="Times New Roman"/>
          <w:i/>
          <w:iCs/>
          <w:noProof/>
        </w:rPr>
        <w:t>386</w:t>
      </w:r>
      <w:r w:rsidRPr="00AC73A1">
        <w:rPr>
          <w:rFonts w:eastAsia="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Grenfell, B. T., Bjørnstad, O. N., &amp; Kappey, J. (2001). Travelling waves and spatial hierarchies in measles epidemics.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414</w:t>
      </w:r>
      <w:r w:rsidRPr="00AC73A1">
        <w:rPr>
          <w:rFonts w:eastAsia="Times New Roman"/>
          <w:noProof/>
        </w:rPr>
        <w:t>(6865), 716–723. https://doi.org/10.1038/414716a</w:t>
      </w:r>
    </w:p>
    <w:p w14:paraId="7CE04FC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Healy, J. D. (2003). Excess winter mortality in Europe: A cross country analysis identifying key risk factors.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57</w:t>
      </w:r>
      <w:r w:rsidRPr="00AC73A1">
        <w:rPr>
          <w:rFonts w:eastAsia="Times New Roman"/>
          <w:noProof/>
        </w:rPr>
        <w:t>(10), 784–789. https://doi.org/10.1136/jech.57.10.784</w:t>
      </w:r>
    </w:p>
    <w:p w14:paraId="4461122E"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lastRenderedPageBreak/>
        <w:t xml:space="preserve">Ingram, D. D., Parker, J. D., Schenker, N., Weed, J. A., Hamilton, B., Arias, E., &amp; Madans, J. H. (2003). United States Census 2000 population with bridged race categories. </w:t>
      </w:r>
      <w:r w:rsidRPr="00AC73A1">
        <w:rPr>
          <w:rFonts w:eastAsia="Times New Roman"/>
          <w:i/>
          <w:iCs/>
          <w:noProof/>
        </w:rPr>
        <w:t>Vital and Health Statistics. Series 2, Data Evaluation and Methods Research</w:t>
      </w:r>
      <w:r w:rsidRPr="00AC73A1">
        <w:rPr>
          <w:rFonts w:eastAsia="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Kalkstein, A. J. (2013). Regional Similarities in Seasonal Mortality across the United States: An Examination of 28 Metropolitan Statistical Areas. </w:t>
      </w:r>
      <w:r w:rsidRPr="00AC73A1">
        <w:rPr>
          <w:rFonts w:eastAsia="Times New Roman"/>
          <w:i/>
          <w:iCs/>
          <w:noProof/>
        </w:rPr>
        <w:t>PLoS ONE</w:t>
      </w:r>
      <w:r w:rsidRPr="00AC73A1">
        <w:rPr>
          <w:rFonts w:eastAsia="Times New Roman"/>
          <w:noProof/>
        </w:rPr>
        <w:t xml:space="preserve">, </w:t>
      </w:r>
      <w:r w:rsidRPr="00AC73A1">
        <w:rPr>
          <w:rFonts w:eastAsia="Times New Roman"/>
          <w:i/>
          <w:iCs/>
          <w:noProof/>
        </w:rPr>
        <w:t>8</w:t>
      </w:r>
      <w:r w:rsidRPr="00AC73A1">
        <w:rPr>
          <w:rFonts w:eastAsia="Times New Roman"/>
          <w:noProof/>
        </w:rPr>
        <w:t>(5). https://doi.org/10.1371/journal.pone.0063971</w:t>
      </w:r>
    </w:p>
    <w:p w14:paraId="29678AD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Karl, T. R., &amp; Koss, W. J. (1984). Regional and national monthly, seasonal, and annual temperature weighted by area, 1895-1983.</w:t>
      </w:r>
    </w:p>
    <w:p w14:paraId="0446E70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Kimberly Miller, A. A. (2013). Smart-Home Technologies to Assist Older People to Live Well at Home. </w:t>
      </w:r>
      <w:r w:rsidRPr="00AC73A1">
        <w:rPr>
          <w:rFonts w:eastAsia="Times New Roman"/>
          <w:i/>
          <w:iCs/>
          <w:noProof/>
        </w:rPr>
        <w:t>Journal of Aging Science</w:t>
      </w:r>
      <w:r w:rsidRPr="00AC73A1">
        <w:rPr>
          <w:rFonts w:eastAsia="Times New Roman"/>
          <w:noProof/>
        </w:rPr>
        <w:t xml:space="preserve">, </w:t>
      </w:r>
      <w:r w:rsidRPr="00AC73A1">
        <w:rPr>
          <w:rFonts w:eastAsia="Times New Roman"/>
          <w:i/>
          <w:iCs/>
          <w:noProof/>
        </w:rPr>
        <w:t>1</w:t>
      </w:r>
      <w:r w:rsidRPr="00AC73A1">
        <w:rPr>
          <w:rFonts w:eastAsia="Times New Roman"/>
          <w:noProof/>
        </w:rPr>
        <w:t>(1). https://doi.org/10.4172/2329-8847.1000101</w:t>
      </w:r>
    </w:p>
    <w:p w14:paraId="2F19A78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Kinney, P. L., Schwartz, J., Pascal, M., Petkova, E., Tertre, A. Le, Medina, S., &amp; Vautard, R. (2015). Winter season mortality: Will climate warming bring benefits? </w:t>
      </w:r>
      <w:r w:rsidRPr="00AC73A1">
        <w:rPr>
          <w:rFonts w:eastAsia="Times New Roman"/>
          <w:i/>
          <w:iCs/>
          <w:noProof/>
        </w:rPr>
        <w:t>Environmental Research Letters</w:t>
      </w:r>
      <w:r w:rsidRPr="00AC73A1">
        <w:rPr>
          <w:rFonts w:eastAsia="Times New Roman"/>
          <w:noProof/>
        </w:rPr>
        <w:t xml:space="preserve">, </w:t>
      </w:r>
      <w:r w:rsidRPr="00AC73A1">
        <w:rPr>
          <w:rFonts w:eastAsia="Times New Roman"/>
          <w:i/>
          <w:iCs/>
          <w:noProof/>
        </w:rPr>
        <w:t>10</w:t>
      </w:r>
      <w:r w:rsidRPr="00AC73A1">
        <w:rPr>
          <w:rFonts w:eastAsia="Times New Roman"/>
          <w:noProof/>
        </w:rPr>
        <w:t>(6). https://doi.org/10.1088/1748-9326/10/6/064016</w:t>
      </w:r>
    </w:p>
    <w:p w14:paraId="063B969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Langford, I. H., &amp; Bentham, G. (1995). The potential effects of climate change on winter mortality in England and Wales. </w:t>
      </w:r>
      <w:r w:rsidRPr="00AC73A1">
        <w:rPr>
          <w:rFonts w:eastAsia="Times New Roman"/>
          <w:i/>
          <w:iCs/>
          <w:noProof/>
        </w:rPr>
        <w:t>Int J Biometeorol</w:t>
      </w:r>
      <w:r w:rsidRPr="00AC73A1">
        <w:rPr>
          <w:rFonts w:eastAsia="Times New Roman"/>
          <w:noProof/>
        </w:rPr>
        <w:t xml:space="preserve">, </w:t>
      </w:r>
      <w:r w:rsidRPr="00AC73A1">
        <w:rPr>
          <w:rFonts w:eastAsia="Times New Roman"/>
          <w:i/>
          <w:iCs/>
          <w:noProof/>
        </w:rPr>
        <w:t>38</w:t>
      </w:r>
      <w:r w:rsidRPr="00AC73A1">
        <w:rPr>
          <w:rFonts w:eastAsia="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Lerchl, A. (1998). Changes in the seasonality of mortality in Germany from 1946 to 1995: the role of temperature. </w:t>
      </w:r>
      <w:r w:rsidRPr="00AC73A1">
        <w:rPr>
          <w:rFonts w:eastAsia="Times New Roman"/>
          <w:i/>
          <w:iCs/>
          <w:noProof/>
        </w:rPr>
        <w:t>International Journal of Biometeorology</w:t>
      </w:r>
      <w:r w:rsidRPr="00AC73A1">
        <w:rPr>
          <w:rFonts w:eastAsia="Times New Roman"/>
          <w:noProof/>
        </w:rPr>
        <w:t xml:space="preserve">, </w:t>
      </w:r>
      <w:r w:rsidRPr="00AC73A1">
        <w:rPr>
          <w:rFonts w:eastAsia="Times New Roman"/>
          <w:i/>
          <w:iCs/>
          <w:noProof/>
        </w:rPr>
        <w:t>42</w:t>
      </w:r>
      <w:r w:rsidRPr="00AC73A1">
        <w:rPr>
          <w:rFonts w:eastAsia="Times New Roman"/>
          <w:noProof/>
        </w:rPr>
        <w:t>(2), 84–88. https://doi.org/10.1007/s004840050089</w:t>
      </w:r>
    </w:p>
    <w:p w14:paraId="6565C12A"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MacDorman, M. F., &amp; Gregory, E. (2015). Fetal and Perinatal Mortality: United States, 2013. </w:t>
      </w:r>
      <w:r w:rsidRPr="00AC73A1">
        <w:rPr>
          <w:rFonts w:eastAsia="Times New Roman"/>
          <w:i/>
          <w:iCs/>
          <w:noProof/>
        </w:rPr>
        <w:t>National Vital Statistics Reports</w:t>
      </w:r>
      <w:r w:rsidRPr="00AC73A1">
        <w:rPr>
          <w:rFonts w:eastAsia="Times New Roman"/>
          <w:noProof/>
        </w:rPr>
        <w:t xml:space="preserve">, </w:t>
      </w:r>
      <w:r w:rsidRPr="00AC73A1">
        <w:rPr>
          <w:rFonts w:eastAsia="Times New Roman"/>
          <w:i/>
          <w:iCs/>
          <w:noProof/>
        </w:rPr>
        <w:t>64</w:t>
      </w:r>
      <w:r w:rsidRPr="00AC73A1">
        <w:rPr>
          <w:rFonts w:eastAsia="Times New Roman"/>
          <w:noProof/>
        </w:rPr>
        <w:t>(8), 1–24.</w:t>
      </w:r>
    </w:p>
    <w:p w14:paraId="0BB066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Mackenbach, J. P., Kunst, A. E., &amp; Looman, C. W. N. (1992). Seasonal variation in mortality in The Netherlands.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46</w:t>
      </w:r>
      <w:r w:rsidRPr="00AC73A1">
        <w:rPr>
          <w:rFonts w:eastAsia="Times New Roman"/>
          <w:noProof/>
        </w:rPr>
        <w:t>(3), 261–265. https://doi.org/10.1136/jech.46.3.261</w:t>
      </w:r>
    </w:p>
    <w:p w14:paraId="0956AC0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Martens, W. J. (1998). Climate change, thermal stress and mortality changes. </w:t>
      </w:r>
      <w:r w:rsidRPr="00AC73A1">
        <w:rPr>
          <w:rFonts w:eastAsia="Times New Roman"/>
          <w:i/>
          <w:iCs/>
          <w:noProof/>
        </w:rPr>
        <w:t>Soc Sci Med</w:t>
      </w:r>
      <w:r w:rsidRPr="00AC73A1">
        <w:rPr>
          <w:rFonts w:eastAsia="Times New Roman"/>
          <w:noProof/>
        </w:rPr>
        <w:t xml:space="preserve">, </w:t>
      </w:r>
      <w:r w:rsidRPr="00AC73A1">
        <w:rPr>
          <w:rFonts w:eastAsia="Times New Roman"/>
          <w:i/>
          <w:iCs/>
          <w:noProof/>
        </w:rPr>
        <w:t>46</w:t>
      </w:r>
      <w:r w:rsidRPr="00AC73A1">
        <w:rPr>
          <w:rFonts w:eastAsia="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McKee, C. M. (1989). Deaths in winter: Can Britain learn from Europe? </w:t>
      </w:r>
      <w:r w:rsidRPr="00AC73A1">
        <w:rPr>
          <w:rFonts w:eastAsia="Times New Roman"/>
          <w:i/>
          <w:iCs/>
          <w:noProof/>
        </w:rPr>
        <w:t>European Journal of Epidemiology</w:t>
      </w:r>
      <w:r w:rsidRPr="00AC73A1">
        <w:rPr>
          <w:rFonts w:eastAsia="Times New Roman"/>
          <w:noProof/>
        </w:rPr>
        <w:t xml:space="preserve">, </w:t>
      </w:r>
      <w:r w:rsidRPr="00AC73A1">
        <w:rPr>
          <w:rFonts w:eastAsia="Times New Roman"/>
          <w:i/>
          <w:iCs/>
          <w:noProof/>
        </w:rPr>
        <w:t>5</w:t>
      </w:r>
      <w:r w:rsidRPr="00AC73A1">
        <w:rPr>
          <w:rFonts w:eastAsia="Times New Roman"/>
          <w:noProof/>
        </w:rPr>
        <w:t>(2), 178–182. https://doi.org/10.1007/BF00156826</w:t>
      </w:r>
    </w:p>
    <w:p w14:paraId="2A7100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Medina-Ramón, M., &amp; Schwartz, J. (2007). Temperature, temperature extremes, and mortality: A study of acclimatisation and effect modification in 50 US cities. </w:t>
      </w:r>
      <w:r w:rsidRPr="00AC73A1">
        <w:rPr>
          <w:rFonts w:eastAsia="Times New Roman"/>
          <w:i/>
          <w:iCs/>
          <w:noProof/>
        </w:rPr>
        <w:t>Occupational and Environmental Medicine</w:t>
      </w:r>
      <w:r w:rsidRPr="00AC73A1">
        <w:rPr>
          <w:rFonts w:eastAsia="Times New Roman"/>
          <w:noProof/>
        </w:rPr>
        <w:t xml:space="preserve">, </w:t>
      </w:r>
      <w:r w:rsidRPr="00AC73A1">
        <w:rPr>
          <w:rFonts w:eastAsia="Times New Roman"/>
          <w:i/>
          <w:iCs/>
          <w:noProof/>
        </w:rPr>
        <w:t>64</w:t>
      </w:r>
      <w:r w:rsidRPr="00AC73A1">
        <w:rPr>
          <w:rFonts w:eastAsia="Times New Roman"/>
          <w:noProof/>
        </w:rPr>
        <w:t>(12), 827–833. https://doi.org/10.1136/oem.2007.033175</w:t>
      </w:r>
    </w:p>
    <w:p w14:paraId="4C2A5A1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Moy CM, Seltzer GO, Rodbell DT, &amp; A. D. (2002). Variability of El Nino/Southern Oscillation activity at millennial timescales during the Holocene epoch.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420</w:t>
      </w:r>
      <w:r w:rsidRPr="00AC73A1">
        <w:rPr>
          <w:rFonts w:eastAsia="Times New Roman"/>
          <w:noProof/>
        </w:rPr>
        <w:t>(November). https://doi.org/10.1038/nature01163.1.</w:t>
      </w:r>
    </w:p>
    <w:p w14:paraId="0FCE43C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National Highway Traffic Safety Administration. (2005). Trend and Pattern Analysis of Highway Crash Fatality By Month and Day. </w:t>
      </w:r>
      <w:r w:rsidRPr="00AC73A1">
        <w:rPr>
          <w:rFonts w:eastAsia="Times New Roman"/>
          <w:i/>
          <w:iCs/>
          <w:noProof/>
        </w:rPr>
        <w:t>National Center for Statistics and Analysis (NCHS)</w:t>
      </w:r>
      <w:r w:rsidRPr="00AC73A1">
        <w:rPr>
          <w:rFonts w:eastAsia="Times New Roman"/>
          <w:noProof/>
        </w:rPr>
        <w:t>, (March).</w:t>
      </w:r>
    </w:p>
    <w:p w14:paraId="770AD798"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Public Health England. (2017). The Cold Weather Plan for England. </w:t>
      </w:r>
      <w:r w:rsidRPr="00AC73A1">
        <w:rPr>
          <w:rFonts w:eastAsia="Times New Roman"/>
          <w:i/>
          <w:iCs/>
          <w:noProof/>
        </w:rPr>
        <w:t>Public Health England</w:t>
      </w:r>
      <w:r w:rsidRPr="00AC73A1">
        <w:rPr>
          <w:rFonts w:eastAsia="Times New Roman"/>
          <w:noProof/>
        </w:rPr>
        <w:t>, (October).</w:t>
      </w:r>
    </w:p>
    <w:p w14:paraId="75FDEC2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(2004). Seasonality in Human Mortality.  A Demographic Approach. </w:t>
      </w:r>
      <w:r w:rsidRPr="00AC73A1">
        <w:rPr>
          <w:rFonts w:eastAsia="Times New Roman"/>
          <w:i/>
          <w:iCs/>
          <w:noProof/>
        </w:rPr>
        <w:t>Wirtschafts- Und Sozialwissenschaftlichen Fakultät</w:t>
      </w:r>
      <w:r w:rsidRPr="00AC73A1">
        <w:rPr>
          <w:rFonts w:eastAsia="Times New Roman"/>
          <w:noProof/>
        </w:rPr>
        <w:t xml:space="preserve">, </w:t>
      </w:r>
      <w:r w:rsidRPr="00AC73A1">
        <w:rPr>
          <w:rFonts w:eastAsia="Times New Roman"/>
          <w:i/>
          <w:iCs/>
          <w:noProof/>
        </w:rPr>
        <w:t>PhD</w:t>
      </w:r>
      <w:r w:rsidRPr="00AC73A1">
        <w:rPr>
          <w:rFonts w:eastAsia="Times New Roman"/>
          <w:noProof/>
        </w:rPr>
        <w:t>, 361. https://doi.org/10.1007/978-3-540-44902-7</w:t>
      </w:r>
    </w:p>
    <w:p w14:paraId="2959CA2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Bohk-Ewald, C., Muszyńska, M. M., &amp; Vaupel, J. W. (2018). </w:t>
      </w:r>
      <w:r w:rsidRPr="00AC73A1">
        <w:rPr>
          <w:rFonts w:eastAsia="Times New Roman"/>
          <w:i/>
          <w:iCs/>
          <w:noProof/>
        </w:rPr>
        <w:t>Visualizing Mortality Dynamics in the Lexis Diagram</w:t>
      </w:r>
      <w:r w:rsidRPr="00AC73A1">
        <w:rPr>
          <w:rFonts w:eastAsia="Times New Roman"/>
          <w:noProof/>
        </w:rPr>
        <w:t>. https://doi.org/10.1007/978-3-319-64820-0</w:t>
      </w:r>
    </w:p>
    <w:p w14:paraId="74ADB566"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Rosenwaike, I. (1966). Seasonal Variation of Deaths in the United States, 1951–1960. </w:t>
      </w:r>
      <w:r w:rsidRPr="00AC73A1">
        <w:rPr>
          <w:rFonts w:eastAsia="Times New Roman"/>
          <w:i/>
          <w:iCs/>
          <w:noProof/>
        </w:rPr>
        <w:t>Journal of the American Statistical Association</w:t>
      </w:r>
      <w:r w:rsidRPr="00AC73A1">
        <w:rPr>
          <w:rFonts w:eastAsia="Times New Roman"/>
          <w:noProof/>
        </w:rPr>
        <w:t xml:space="preserve">, </w:t>
      </w:r>
      <w:r w:rsidRPr="00AC73A1">
        <w:rPr>
          <w:rFonts w:eastAsia="Times New Roman"/>
          <w:i/>
          <w:iCs/>
          <w:noProof/>
        </w:rPr>
        <w:t>61</w:t>
      </w:r>
      <w:r w:rsidRPr="00AC73A1">
        <w:rPr>
          <w:rFonts w:eastAsia="Times New Roman"/>
          <w:noProof/>
        </w:rPr>
        <w:t xml:space="preserve">(315), 706–719. </w:t>
      </w:r>
      <w:r w:rsidRPr="00AC73A1">
        <w:rPr>
          <w:rFonts w:eastAsia="Times New Roman"/>
          <w:noProof/>
        </w:rPr>
        <w:lastRenderedPageBreak/>
        <w:t>https://doi.org/10.1080/01621459.1966.10480899</w:t>
      </w:r>
    </w:p>
    <w:p w14:paraId="47150BD5"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Seretakis, D. (1997). Changing Seasonality of Mortality From Coronary Heart Disease. </w:t>
      </w:r>
      <w:r w:rsidRPr="00AC73A1">
        <w:rPr>
          <w:rFonts w:eastAsia="Times New Roman"/>
          <w:i/>
          <w:iCs/>
          <w:noProof/>
        </w:rPr>
        <w:t>JAMA: The Journal of the American Medical Association</w:t>
      </w:r>
      <w:r w:rsidRPr="00AC73A1">
        <w:rPr>
          <w:rFonts w:eastAsia="Times New Roman"/>
          <w:noProof/>
        </w:rPr>
        <w:t xml:space="preserve">, </w:t>
      </w:r>
      <w:r w:rsidRPr="00AC73A1">
        <w:rPr>
          <w:rFonts w:eastAsia="Times New Roman"/>
          <w:i/>
          <w:iCs/>
          <w:noProof/>
        </w:rPr>
        <w:t>278</w:t>
      </w:r>
      <w:r w:rsidRPr="00AC73A1">
        <w:rPr>
          <w:rFonts w:eastAsia="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Sheridan, S. C., Kalkstein, A. J., &amp; Kalkstein, L. S. (2009). Trends in heat-related mortality in the United States, 1975-2004. </w:t>
      </w:r>
      <w:r w:rsidRPr="00AC73A1">
        <w:rPr>
          <w:rFonts w:eastAsia="Times New Roman"/>
          <w:i/>
          <w:iCs/>
          <w:noProof/>
        </w:rPr>
        <w:t>Natural Hazards</w:t>
      </w:r>
      <w:r w:rsidRPr="00AC73A1">
        <w:rPr>
          <w:rFonts w:eastAsia="Times New Roman"/>
          <w:noProof/>
        </w:rPr>
        <w:t xml:space="preserve">, </w:t>
      </w:r>
      <w:r w:rsidRPr="00AC73A1">
        <w:rPr>
          <w:rFonts w:eastAsia="Times New Roman"/>
          <w:i/>
          <w:iCs/>
          <w:noProof/>
        </w:rPr>
        <w:t>50</w:t>
      </w:r>
      <w:r w:rsidRPr="00AC73A1">
        <w:rPr>
          <w:rFonts w:eastAsia="Times New Roman"/>
          <w:noProof/>
        </w:rPr>
        <w:t>(1), 145–160. https://doi.org/10.1007/s11069-008-9327-2</w:t>
      </w:r>
    </w:p>
    <w:p w14:paraId="2AF10466" w14:textId="77777777" w:rsidR="00B27E5A" w:rsidRPr="00AC73A1" w:rsidRDefault="00B27E5A" w:rsidP="00B27E5A">
      <w:pPr>
        <w:widowControl w:val="0"/>
        <w:autoSpaceDE w:val="0"/>
        <w:autoSpaceDN w:val="0"/>
        <w:adjustRightInd w:val="0"/>
        <w:ind w:left="480" w:hanging="480"/>
        <w:rPr>
          <w:noProof/>
        </w:rPr>
      </w:pPr>
      <w:r w:rsidRPr="00AC73A1">
        <w:rPr>
          <w:rFonts w:eastAsia="Times New Roman"/>
          <w:noProof/>
        </w:rPr>
        <w:t xml:space="preserve">Simonsen, L., Reichert, T. A., Viboud, C., Blackwelder, W. C., Taylor, R. J., &amp; Miller, M. A. (2005). Impact of influenza vaccination on seasonal mortality in the US elderly population. </w:t>
      </w:r>
      <w:r w:rsidRPr="00AC73A1">
        <w:rPr>
          <w:rFonts w:eastAsia="Times New Roman"/>
          <w:i/>
          <w:iCs/>
          <w:noProof/>
        </w:rPr>
        <w:t>Archives of Internal Medicine</w:t>
      </w:r>
      <w:r w:rsidRPr="00AC73A1">
        <w:rPr>
          <w:rFonts w:eastAsia="Times New Roman"/>
          <w:noProof/>
        </w:rPr>
        <w:t xml:space="preserve">, </w:t>
      </w:r>
      <w:r w:rsidRPr="00AC73A1">
        <w:rPr>
          <w:rFonts w:eastAsia="Times New Roman"/>
          <w:i/>
          <w:iCs/>
          <w:noProof/>
        </w:rPr>
        <w:t>165</w:t>
      </w:r>
      <w:r w:rsidRPr="00AC73A1">
        <w:rPr>
          <w:rFonts w:eastAsia="Times New Roman"/>
          <w:noProof/>
        </w:rPr>
        <w:t>(3), 265–272. https://doi.org/10.1001/archinte.165.3.265</w:t>
      </w:r>
    </w:p>
    <w:p w14:paraId="47F9BFAE" w14:textId="01EDC126" w:rsidR="002C33D5" w:rsidRPr="00AC73A1" w:rsidRDefault="009D5B4B" w:rsidP="00B27E5A">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D60320B"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ins w:id="301" w:author="Parks, Robbie M" w:date="2018-06-20T13:27:00Z">
        <w:r w:rsidR="004A0060">
          <w:rPr>
            <w:color w:val="000000" w:themeColor="text1"/>
          </w:rPr>
          <w:t xml:space="preserve">broad </w:t>
        </w:r>
      </w:ins>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02" w:author="Parks, Robbie M" w:date="2018-06-19T19:36:00Z">
        <w:r w:rsidR="007F5916">
          <w:rPr>
            <w:color w:val="000000" w:themeColor="text1"/>
          </w:rPr>
          <w:t>6</w:t>
        </w:r>
      </w:ins>
      <w:del w:id="303" w:author="Parks, Robbie M" w:date="2018-06-19T19:36:00Z">
        <w:r w:rsidRPr="00AC73A1" w:rsidDel="007F5916">
          <w:rPr>
            <w:color w:val="000000" w:themeColor="text1"/>
          </w:rPr>
          <w:delText>3</w:delText>
        </w:r>
      </w:del>
      <w:r w:rsidRPr="00AC73A1">
        <w:rPr>
          <w:color w:val="000000" w:themeColor="text1"/>
        </w:rPr>
        <w:t>, by age group</w:t>
      </w:r>
      <w:r w:rsidR="00D03948" w:rsidRPr="00AC73A1">
        <w:rPr>
          <w:color w:val="000000" w:themeColor="text1"/>
        </w:rPr>
        <w:t xml:space="preserve"> and cause of death</w:t>
      </w:r>
      <w:r w:rsidRPr="00AC73A1">
        <w:rPr>
          <w:color w:val="000000" w:themeColor="text1"/>
        </w:rPr>
        <w:t xml:space="preserve"> 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AB7395" w:rsidRPr="00AC73A1">
        <w:rPr>
          <w:b/>
          <w:color w:val="000000" w:themeColor="text1"/>
        </w:rPr>
        <w:br w:type="page"/>
      </w:r>
    </w:p>
    <w:p w14:paraId="1E990617" w14:textId="4068459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304" w:author="Parks, Robbie M" w:date="2018-06-20T13:28:00Z">
        <w:r w:rsidR="004350FA">
          <w:rPr>
            <w:color w:val="000000" w:themeColor="text1"/>
          </w:rPr>
          <w:t xml:space="preserve">broad </w:t>
        </w:r>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05" w:author="Parks, Robbie M" w:date="2018-06-19T19:36:00Z">
        <w:r w:rsidR="007F5916">
          <w:rPr>
            <w:color w:val="000000" w:themeColor="text1"/>
          </w:rPr>
          <w:t>6</w:t>
        </w:r>
      </w:ins>
      <w:del w:id="306"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307" w:author="Parks, Robbie M" w:date="2018-06-20T13:28:00Z">
        <w:r w:rsidR="004D2BCA" w:rsidRPr="00AC73A1" w:rsidDel="00480AE7">
          <w:rPr>
            <w:color w:val="000000" w:themeColor="text1"/>
          </w:rPr>
          <w:delText>95% confidence interval</w:delText>
        </w:r>
      </w:del>
      <w:ins w:id="308" w:author="Parks, Robbie M" w:date="2018-06-20T13:28:00Z">
        <w:r w:rsidR="00480AE7">
          <w:rPr>
            <w:color w:val="000000" w:themeColor="text1"/>
          </w:rPr>
          <w:t>variance</w:t>
        </w:r>
      </w:ins>
      <w:r w:rsidRPr="00AC73A1">
        <w:rPr>
          <w:color w:val="000000" w:themeColor="text1"/>
        </w:rPr>
        <w:t xml:space="preserve">. </w:t>
      </w:r>
      <w:del w:id="309" w:author="Parks, Robbie M" w:date="2018-06-19T23:51:00Z">
        <w:r w:rsidRPr="00AC73A1" w:rsidDel="0010072E">
          <w:rPr>
            <w:color w:val="000000" w:themeColor="text1"/>
          </w:rPr>
          <w:delText>Only age-sex groups with statistically significant 12-month seasonality are included.</w:delText>
        </w:r>
      </w:del>
      <w:r w:rsidR="00AB7395" w:rsidRPr="00AC73A1">
        <w:rPr>
          <w:b/>
          <w:color w:val="000000" w:themeColor="text1"/>
        </w:rPr>
        <w:br w:type="page"/>
      </w:r>
    </w:p>
    <w:p w14:paraId="6C0EFD26" w14:textId="02481922"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10" w:author="Parks, Robbie M" w:date="2018-06-20T13:30:00Z">
        <w:r w:rsidR="00BD02E6">
          <w:rPr>
            <w:color w:val="000000" w:themeColor="text1"/>
          </w:rPr>
          <w:t xml:space="preserve"> for all-cause and broad causes of death</w:t>
        </w:r>
      </w:ins>
      <w:r w:rsidR="009B509E" w:rsidRPr="00AC73A1">
        <w:rPr>
          <w:color w:val="000000" w:themeColor="text1"/>
        </w:rPr>
        <w:t xml:space="preserve"> in 201</w:t>
      </w:r>
      <w:ins w:id="311" w:author="Parks, Robbie M" w:date="2018-06-19T19:36:00Z">
        <w:r w:rsidR="007F5916">
          <w:rPr>
            <w:color w:val="000000" w:themeColor="text1"/>
          </w:rPr>
          <w:t>6</w:t>
        </w:r>
      </w:ins>
      <w:del w:id="312"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313"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314" w:author="Parks, Robbie M" w:date="2018-06-20T11:38:00Z">
        <w:r w:rsidRPr="00AC73A1" w:rsidDel="00E23198">
          <w:rPr>
            <w:color w:val="000000" w:themeColor="text1"/>
          </w:rPr>
          <w:delText xml:space="preserve">statistically significant change at the </w:delText>
        </w:r>
      </w:del>
      <w:ins w:id="315" w:author="Parks, Robbie M" w:date="2018-06-20T11:38:00Z">
        <w:r w:rsidR="00E23198">
          <w:rPr>
            <w:color w:val="000000" w:themeColor="text1"/>
          </w:rPr>
          <w:t xml:space="preserve">p-value less than </w:t>
        </w:r>
      </w:ins>
      <w:del w:id="316" w:author="Parks, Robbie M" w:date="2018-06-20T11:38:00Z">
        <w:r w:rsidRPr="00AC73A1" w:rsidDel="00E23198">
          <w:rPr>
            <w:color w:val="000000" w:themeColor="text1"/>
          </w:rPr>
          <w:delText>5% level</w:delText>
        </w:r>
      </w:del>
      <w:ins w:id="317"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318" w:author="Parks, Robbie M" w:date="2018-06-19T19:36:00Z">
        <w:r w:rsidR="007F5916">
          <w:rPr>
            <w:color w:val="000000" w:themeColor="text1"/>
          </w:rPr>
          <w:t>6</w:t>
        </w:r>
      </w:ins>
      <w:del w:id="319" w:author="Parks, Robbie M" w:date="2018-06-19T19:36:00Z">
        <w:r w:rsidRPr="00AC73A1" w:rsidDel="007F5916">
          <w:rPr>
            <w:color w:val="000000" w:themeColor="text1"/>
          </w:rPr>
          <w:delText>3</w:delText>
        </w:r>
      </w:del>
      <w:r w:rsidRPr="00AC73A1">
        <w:rPr>
          <w:color w:val="000000" w:themeColor="text1"/>
        </w:rPr>
        <w:t xml:space="preserve">. </w:t>
      </w:r>
      <w:del w:id="320"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321"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322"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23" w:author="Parks, Robbie M" w:date="2018-06-19T19:36:00Z">
        <w:r w:rsidR="007F5916">
          <w:rPr>
            <w:color w:val="000000" w:themeColor="text1"/>
          </w:rPr>
          <w:t>6</w:t>
        </w:r>
      </w:ins>
      <w:del w:id="324"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325" w:author="Parks, Robbie M" w:date="2018-06-20T13:26:00Z"/>
          <w:color w:val="000000" w:themeColor="text1"/>
        </w:rPr>
      </w:pPr>
      <w:ins w:id="326" w:author="Parks, Robbie M" w:date="2018-06-20T13:26:00Z">
        <w:r>
          <w:rPr>
            <w:color w:val="000000" w:themeColor="text1"/>
          </w:rPr>
          <w:br w:type="page"/>
        </w:r>
      </w:ins>
    </w:p>
    <w:p w14:paraId="448A4DE3" w14:textId="3FA947BA" w:rsidR="00AB7395" w:rsidRPr="00AC73A1" w:rsidDel="00B06547" w:rsidRDefault="00AB7395" w:rsidP="00A24BBA">
      <w:pPr>
        <w:spacing w:line="480" w:lineRule="auto"/>
        <w:jc w:val="both"/>
        <w:outlineLvl w:val="0"/>
        <w:rPr>
          <w:del w:id="327" w:author="Parks, Robbie M" w:date="2018-06-20T15:46:00Z"/>
          <w:color w:val="000000" w:themeColor="text1"/>
        </w:rPr>
      </w:pPr>
      <w:del w:id="328" w:author="Parks, Robbie M" w:date="2018-06-20T15:46:00Z">
        <w:r w:rsidRPr="00AC73A1" w:rsidDel="00B06547">
          <w:rPr>
            <w:b/>
          </w:rPr>
          <w:lastRenderedPageBreak/>
          <w:br w:type="page"/>
        </w:r>
      </w:del>
    </w:p>
    <w:p w14:paraId="273C103A" w14:textId="1DD629BE" w:rsidR="00E32D18" w:rsidRPr="00AC73A1" w:rsidRDefault="00641FFF" w:rsidP="00910AF9">
      <w:pPr>
        <w:spacing w:line="480" w:lineRule="auto"/>
        <w:jc w:val="both"/>
        <w:rPr>
          <w:ins w:id="329" w:author="Parks, Robbie M" w:date="2018-06-19T17:05:00Z"/>
          <w:b/>
          <w:color w:val="000000" w:themeColor="text1"/>
        </w:rPr>
      </w:pPr>
      <w:del w:id="330" w:author="Parks, Robbie M" w:date="2018-06-20T15:46:00Z">
        <w:r w:rsidRPr="00AC73A1" w:rsidDel="00B06547">
          <w:rPr>
            <w:b/>
          </w:rPr>
          <w:delText xml:space="preserve">Supplementary Figure </w:delText>
        </w:r>
      </w:del>
      <w:del w:id="331" w:author="Parks, Robbie M" w:date="2018-06-20T13:19:00Z">
        <w:r w:rsidR="004B374F" w:rsidRPr="00AC73A1" w:rsidDel="00EF1E22">
          <w:rPr>
            <w:b/>
          </w:rPr>
          <w:delText>1</w:delText>
        </w:r>
      </w:del>
      <w:del w:id="332" w:author="Parks, Robbie M" w:date="2018-06-20T15:46:00Z">
        <w:r w:rsidR="0053237F" w:rsidRPr="00AC73A1" w:rsidDel="00B06547">
          <w:rPr>
            <w:b/>
          </w:rPr>
          <w:delText xml:space="preserve">: </w:delText>
        </w:r>
        <w:r w:rsidR="0053237F" w:rsidRPr="00AC73A1" w:rsidDel="00B06547">
          <w:rPr>
            <w:color w:val="000000" w:themeColor="text1"/>
          </w:rPr>
          <w:delText>Mean timing of (A) maximum and (B) minimum cause-specific mortality, by climate region, sex and age group for 1980-201</w:delText>
        </w:r>
      </w:del>
      <w:del w:id="333" w:author="Parks, Robbie M" w:date="2018-06-19T19:36:00Z">
        <w:r w:rsidR="0053237F" w:rsidRPr="00AC73A1" w:rsidDel="007F5916">
          <w:rPr>
            <w:color w:val="000000" w:themeColor="text1"/>
          </w:rPr>
          <w:delText>3</w:delText>
        </w:r>
      </w:del>
      <w:del w:id="334" w:author="Parks, Robbie M" w:date="2018-06-20T15:46:00Z">
        <w:r w:rsidR="0053237F" w:rsidRPr="00AC73A1" w:rsidDel="00B06547">
          <w:rPr>
            <w:color w:val="000000" w:themeColor="text1"/>
          </w:rPr>
          <w:delText xml:space="preserve">. </w:delText>
        </w:r>
      </w:del>
      <w:del w:id="335" w:author="Parks, Robbie M" w:date="2018-06-19T23:52:00Z">
        <w:r w:rsidR="0053237F" w:rsidRPr="00AC73A1" w:rsidDel="00123104">
          <w:rPr>
            <w:color w:val="000000" w:themeColor="text1"/>
          </w:rPr>
          <w:delText xml:space="preserve">Only age-sex groups with significant 12-month seasonality in the national analysis are included. </w:delText>
        </w:r>
      </w:del>
      <w:del w:id="336" w:author="Parks, Robbie M" w:date="2018-06-20T15:46:00Z">
        <w:r w:rsidR="0053237F" w:rsidRPr="00AC73A1" w:rsidDel="00B06547">
          <w:rPr>
            <w:color w:val="000000" w:themeColor="text1"/>
          </w:rPr>
          <w:delText>Average temperatures (in degrees Celsius) are included in white for the corresponding month of maximum and</w:delText>
        </w:r>
        <w:r w:rsidR="00D038DF" w:rsidRPr="00AC73A1" w:rsidDel="00B06547">
          <w:rPr>
            <w:color w:val="000000" w:themeColor="text1"/>
          </w:rPr>
          <w:delText xml:space="preserve"> mortality for each climate region.</w:delText>
        </w:r>
      </w:del>
      <w:ins w:id="337" w:author="Parks, Robbie M" w:date="2018-06-19T17:04:00Z">
        <w:r w:rsidR="00A95645" w:rsidRPr="00AC73A1">
          <w:rPr>
            <w:b/>
            <w:color w:val="000000" w:themeColor="text1"/>
          </w:rPr>
          <w:t>Table 1:</w:t>
        </w:r>
      </w:ins>
      <w:ins w:id="338" w:author="Parks, Robbie M" w:date="2018-06-19T17:05:00Z">
        <w:r w:rsidR="00E32D18" w:rsidRPr="00AC73A1">
          <w:rPr>
            <w:b/>
            <w:color w:val="000000" w:themeColor="text1"/>
          </w:rPr>
          <w:t xml:space="preserve"> </w:t>
        </w:r>
      </w:ins>
      <w:ins w:id="339" w:author="Parks, Robbie M" w:date="2018-06-19T17:06:00Z">
        <w:r w:rsidR="00182928" w:rsidRPr="00AC73A1">
          <w:rPr>
            <w:color w:val="000000" w:themeColor="text1"/>
          </w:rPr>
          <w:t>Total number of deaths</w:t>
        </w:r>
      </w:ins>
      <w:ins w:id="340" w:author="Parks, Robbie M" w:date="2018-06-19T17:23:00Z">
        <w:r w:rsidR="00182928" w:rsidRPr="00AC73A1">
          <w:rPr>
            <w:color w:val="000000" w:themeColor="text1"/>
          </w:rPr>
          <w:t>,</w:t>
        </w:r>
      </w:ins>
      <w:ins w:id="341" w:author="Parks, Robbie M" w:date="2018-06-19T17:06:00Z">
        <w:r w:rsidR="00182928" w:rsidRPr="00AC73A1">
          <w:rPr>
            <w:color w:val="000000" w:themeColor="text1"/>
          </w:rPr>
          <w:t xml:space="preserve"> by cause of death </w:t>
        </w:r>
      </w:ins>
      <w:ins w:id="342" w:author="Parks, Robbie M" w:date="2018-06-19T17:23:00Z">
        <w:r w:rsidR="00182928" w:rsidRPr="00AC73A1">
          <w:rPr>
            <w:color w:val="000000" w:themeColor="text1"/>
          </w:rPr>
          <w:t>and</w:t>
        </w:r>
      </w:ins>
      <w:ins w:id="343" w:author="Parks, Robbie M" w:date="2018-06-19T17:06:00Z">
        <w:r w:rsidR="00162EC4" w:rsidRPr="00AC73A1">
          <w:rPr>
            <w:color w:val="000000" w:themeColor="text1"/>
          </w:rPr>
          <w:t xml:space="preserve"> sex</w:t>
        </w:r>
      </w:ins>
      <w:ins w:id="344" w:author="Parks, Robbie M" w:date="2018-06-19T17:23:00Z">
        <w:r w:rsidR="00182928" w:rsidRPr="00AC73A1">
          <w:rPr>
            <w:color w:val="000000" w:themeColor="text1"/>
          </w:rPr>
          <w:t xml:space="preserve">, </w:t>
        </w:r>
        <w:r w:rsidR="008912A2" w:rsidRPr="00AC73A1">
          <w:rPr>
            <w:color w:val="000000" w:themeColor="text1"/>
          </w:rPr>
          <w:t>1980-2016.</w:t>
        </w:r>
        <w:r w:rsidR="00182928" w:rsidRPr="00AC73A1">
          <w:rPr>
            <w:color w:val="000000" w:themeColor="text1"/>
          </w:rPr>
          <w:t xml:space="preserve"> </w:t>
        </w:r>
      </w:ins>
      <w:ins w:id="345" w:author="Parks, Robbie M" w:date="2018-06-19T17:04:00Z">
        <w:r w:rsidR="00A95645" w:rsidRPr="00AC73A1">
          <w:rPr>
            <w:b/>
            <w:color w:val="000000" w:themeColor="text1"/>
          </w:rPr>
          <w:t xml:space="preserve"> </w:t>
        </w:r>
      </w:ins>
    </w:p>
    <w:tbl>
      <w:tblPr>
        <w:tblW w:w="9500" w:type="dxa"/>
        <w:tblLook w:val="04A0" w:firstRow="1" w:lastRow="0" w:firstColumn="1" w:lastColumn="0" w:noHBand="0" w:noVBand="1"/>
      </w:tblPr>
      <w:tblGrid>
        <w:gridCol w:w="283"/>
        <w:gridCol w:w="283"/>
        <w:gridCol w:w="5466"/>
        <w:gridCol w:w="1296"/>
        <w:gridCol w:w="1296"/>
        <w:gridCol w:w="1296"/>
      </w:tblGrid>
      <w:tr w:rsidR="00CE3BE6" w:rsidRPr="00CE3BE6" w14:paraId="065217E5" w14:textId="77777777" w:rsidTr="00CE3BE6">
        <w:trPr>
          <w:trHeight w:val="320"/>
          <w:ins w:id="346"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D64DB" w14:textId="77777777" w:rsidR="00CE3BE6" w:rsidRPr="00CE3BE6" w:rsidRDefault="00CE3BE6" w:rsidP="00CE3BE6">
            <w:pPr>
              <w:jc w:val="center"/>
              <w:rPr>
                <w:ins w:id="347" w:author="Parks, Robbie M" w:date="2018-06-19T17:22:00Z"/>
                <w:rFonts w:eastAsia="Times New Roman"/>
                <w:b/>
                <w:bCs/>
                <w:color w:val="000000"/>
              </w:rPr>
            </w:pPr>
            <w:ins w:id="348" w:author="Parks, Robbie M" w:date="2018-06-19T17:22:00Z">
              <w:r w:rsidRPr="00CE3BE6">
                <w:rPr>
                  <w:rFonts w:eastAsia="Times New Roman"/>
                  <w:b/>
                  <w:bCs/>
                  <w:color w:val="000000"/>
                </w:rPr>
                <w:t>Cause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292FC8E" w14:textId="77777777" w:rsidR="00CE3BE6" w:rsidRPr="00CE3BE6" w:rsidRDefault="00CE3BE6" w:rsidP="00CE3BE6">
            <w:pPr>
              <w:rPr>
                <w:ins w:id="349" w:author="Parks, Robbie M" w:date="2018-06-19T17:22:00Z"/>
                <w:rFonts w:eastAsia="Times New Roman"/>
                <w:b/>
                <w:bCs/>
                <w:color w:val="000000"/>
              </w:rPr>
            </w:pPr>
            <w:ins w:id="350" w:author="Parks, Robbie M" w:date="2018-06-19T17:22:00Z">
              <w:r w:rsidRPr="00CE3BE6">
                <w:rPr>
                  <w:rFonts w:eastAsia="Times New Roman"/>
                  <w:b/>
                  <w:bCs/>
                  <w:color w:val="000000"/>
                </w:rPr>
                <w:t>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5BEF82A4" w14:textId="77777777" w:rsidR="00CE3BE6" w:rsidRPr="00CE3BE6" w:rsidRDefault="00CE3BE6" w:rsidP="00CE3BE6">
            <w:pPr>
              <w:rPr>
                <w:ins w:id="351" w:author="Parks, Robbie M" w:date="2018-06-19T17:22:00Z"/>
                <w:rFonts w:eastAsia="Times New Roman"/>
                <w:b/>
                <w:bCs/>
                <w:color w:val="000000"/>
              </w:rPr>
            </w:pPr>
            <w:ins w:id="352" w:author="Parks, Robbie M" w:date="2018-06-19T17:22:00Z">
              <w:r w:rsidRPr="00CE3BE6">
                <w:rPr>
                  <w:rFonts w:eastAsia="Times New Roman"/>
                  <w:b/>
                  <w:bCs/>
                  <w:color w:val="000000"/>
                </w:rPr>
                <w:t>Female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E73AA1F" w14:textId="77777777" w:rsidR="00CE3BE6" w:rsidRPr="00CE3BE6" w:rsidRDefault="00CE3BE6" w:rsidP="00CE3BE6">
            <w:pPr>
              <w:rPr>
                <w:ins w:id="353" w:author="Parks, Robbie M" w:date="2018-06-19T17:22:00Z"/>
                <w:rFonts w:eastAsia="Times New Roman"/>
                <w:b/>
                <w:bCs/>
                <w:color w:val="000000"/>
              </w:rPr>
            </w:pPr>
            <w:ins w:id="354" w:author="Parks, Robbie M" w:date="2018-06-19T17:22:00Z">
              <w:r w:rsidRPr="00CE3BE6">
                <w:rPr>
                  <w:rFonts w:eastAsia="Times New Roman"/>
                  <w:b/>
                  <w:bCs/>
                  <w:color w:val="000000"/>
                </w:rPr>
                <w:t>Total</w:t>
              </w:r>
            </w:ins>
          </w:p>
        </w:tc>
      </w:tr>
      <w:tr w:rsidR="00CE3BE6" w:rsidRPr="00CE3BE6" w14:paraId="6D499388" w14:textId="77777777" w:rsidTr="00CE3BE6">
        <w:trPr>
          <w:trHeight w:val="320"/>
          <w:ins w:id="355"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B5B40" w14:textId="77777777" w:rsidR="00CE3BE6" w:rsidRPr="00AC73A1" w:rsidRDefault="00CE3BE6" w:rsidP="00CE3BE6">
            <w:pPr>
              <w:jc w:val="center"/>
              <w:rPr>
                <w:ins w:id="356" w:author="Parks, Robbie M" w:date="2018-06-19T17:22:00Z"/>
                <w:rFonts w:eastAsia="Times New Roman"/>
                <w:bCs/>
                <w:color w:val="000000"/>
              </w:rPr>
            </w:pPr>
            <w:ins w:id="357" w:author="Parks, Robbie M" w:date="2018-06-19T17:22:00Z">
              <w:r w:rsidRPr="00AC73A1">
                <w:rPr>
                  <w:rFonts w:eastAsia="Times New Roman"/>
                  <w:bCs/>
                  <w:color w:val="000000"/>
                </w:rPr>
                <w:t>All cause</w:t>
              </w:r>
            </w:ins>
          </w:p>
        </w:tc>
        <w:tc>
          <w:tcPr>
            <w:tcW w:w="1220" w:type="dxa"/>
            <w:tcBorders>
              <w:top w:val="nil"/>
              <w:left w:val="nil"/>
              <w:bottom w:val="single" w:sz="4" w:space="0" w:color="auto"/>
              <w:right w:val="single" w:sz="4" w:space="0" w:color="auto"/>
            </w:tcBorders>
            <w:shd w:val="clear" w:color="auto" w:fill="auto"/>
            <w:noWrap/>
            <w:vAlign w:val="bottom"/>
            <w:hideMark/>
          </w:tcPr>
          <w:p w14:paraId="2F985C6D" w14:textId="77777777" w:rsidR="00CE3BE6" w:rsidRPr="00CE3BE6" w:rsidRDefault="00CE3BE6" w:rsidP="00CE3BE6">
            <w:pPr>
              <w:jc w:val="right"/>
              <w:rPr>
                <w:ins w:id="358" w:author="Parks, Robbie M" w:date="2018-06-19T17:22:00Z"/>
                <w:rFonts w:eastAsia="Times New Roman"/>
                <w:color w:val="000000"/>
              </w:rPr>
            </w:pPr>
            <w:ins w:id="359" w:author="Parks, Robbie M" w:date="2018-06-19T17:22:00Z">
              <w:r w:rsidRPr="00CE3BE6">
                <w:rPr>
                  <w:rFonts w:eastAsia="Times New Roman"/>
                  <w:color w:val="000000"/>
                </w:rPr>
                <w:t>43,558,203</w:t>
              </w:r>
            </w:ins>
          </w:p>
        </w:tc>
        <w:tc>
          <w:tcPr>
            <w:tcW w:w="1220" w:type="dxa"/>
            <w:tcBorders>
              <w:top w:val="nil"/>
              <w:left w:val="nil"/>
              <w:bottom w:val="single" w:sz="4" w:space="0" w:color="auto"/>
              <w:right w:val="single" w:sz="4" w:space="0" w:color="auto"/>
            </w:tcBorders>
            <w:shd w:val="clear" w:color="auto" w:fill="auto"/>
            <w:noWrap/>
            <w:vAlign w:val="bottom"/>
            <w:hideMark/>
          </w:tcPr>
          <w:p w14:paraId="031E8197" w14:textId="77777777" w:rsidR="00CE3BE6" w:rsidRPr="00CE3BE6" w:rsidRDefault="00CE3BE6" w:rsidP="00CE3BE6">
            <w:pPr>
              <w:jc w:val="right"/>
              <w:rPr>
                <w:ins w:id="360" w:author="Parks, Robbie M" w:date="2018-06-19T17:22:00Z"/>
                <w:rFonts w:eastAsia="Times New Roman"/>
                <w:color w:val="000000"/>
              </w:rPr>
            </w:pPr>
            <w:ins w:id="361" w:author="Parks, Robbie M" w:date="2018-06-19T17:22:00Z">
              <w:r w:rsidRPr="00CE3BE6">
                <w:rPr>
                  <w:rFonts w:eastAsia="Times New Roman"/>
                  <w:color w:val="000000"/>
                </w:rPr>
                <w:t>42,295,973</w:t>
              </w:r>
            </w:ins>
          </w:p>
        </w:tc>
        <w:tc>
          <w:tcPr>
            <w:tcW w:w="1220" w:type="dxa"/>
            <w:tcBorders>
              <w:top w:val="nil"/>
              <w:left w:val="nil"/>
              <w:bottom w:val="single" w:sz="4" w:space="0" w:color="auto"/>
              <w:right w:val="single" w:sz="4" w:space="0" w:color="auto"/>
            </w:tcBorders>
            <w:shd w:val="clear" w:color="auto" w:fill="auto"/>
            <w:noWrap/>
            <w:vAlign w:val="bottom"/>
            <w:hideMark/>
          </w:tcPr>
          <w:p w14:paraId="445E35FA" w14:textId="77777777" w:rsidR="00CE3BE6" w:rsidRPr="00AC73A1" w:rsidRDefault="00CE3BE6" w:rsidP="00CE3BE6">
            <w:pPr>
              <w:jc w:val="right"/>
              <w:rPr>
                <w:ins w:id="362" w:author="Parks, Robbie M" w:date="2018-06-19T17:22:00Z"/>
                <w:rFonts w:eastAsia="Times New Roman"/>
                <w:b/>
                <w:color w:val="000000"/>
              </w:rPr>
            </w:pPr>
            <w:ins w:id="363" w:author="Parks, Robbie M" w:date="2018-06-19T17:22:00Z">
              <w:r w:rsidRPr="00AC73A1">
                <w:rPr>
                  <w:rFonts w:eastAsia="Times New Roman"/>
                  <w:b/>
                  <w:color w:val="000000"/>
                </w:rPr>
                <w:t>85,854,176</w:t>
              </w:r>
            </w:ins>
          </w:p>
        </w:tc>
      </w:tr>
      <w:tr w:rsidR="00CE3BE6" w:rsidRPr="00CE3BE6" w14:paraId="5C16207F" w14:textId="77777777" w:rsidTr="00CE3BE6">
        <w:trPr>
          <w:trHeight w:val="320"/>
          <w:ins w:id="364"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AADC5D6" w14:textId="77777777" w:rsidR="00CE3BE6" w:rsidRPr="00CE3BE6" w:rsidRDefault="00CE3BE6" w:rsidP="00CE3BE6">
            <w:pPr>
              <w:rPr>
                <w:ins w:id="365" w:author="Parks, Robbie M" w:date="2018-06-19T17:22:00Z"/>
                <w:rFonts w:ascii="Helvetica" w:eastAsia="Times New Roman" w:hAnsi="Helvetica"/>
                <w:color w:val="000000"/>
              </w:rPr>
            </w:pPr>
            <w:ins w:id="366"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78B7F48" w14:textId="77777777" w:rsidR="00CE3BE6" w:rsidRPr="00AC73A1" w:rsidRDefault="00CE3BE6" w:rsidP="00CE3BE6">
            <w:pPr>
              <w:jc w:val="center"/>
              <w:rPr>
                <w:ins w:id="367" w:author="Parks, Robbie M" w:date="2018-06-19T17:22:00Z"/>
                <w:rFonts w:eastAsia="Times New Roman"/>
                <w:bCs/>
                <w:color w:val="000000"/>
              </w:rPr>
            </w:pPr>
            <w:ins w:id="368" w:author="Parks, Robbie M" w:date="2018-06-19T17:22:00Z">
              <w:r w:rsidRPr="00AC73A1">
                <w:rPr>
                  <w:rFonts w:eastAsia="Times New Roman"/>
                  <w:bCs/>
                  <w:color w:val="000000"/>
                </w:rPr>
                <w:t>Cancer</w:t>
              </w:r>
            </w:ins>
          </w:p>
        </w:tc>
        <w:tc>
          <w:tcPr>
            <w:tcW w:w="1220" w:type="dxa"/>
            <w:tcBorders>
              <w:top w:val="nil"/>
              <w:left w:val="nil"/>
              <w:bottom w:val="single" w:sz="4" w:space="0" w:color="auto"/>
              <w:right w:val="single" w:sz="4" w:space="0" w:color="auto"/>
            </w:tcBorders>
            <w:shd w:val="clear" w:color="auto" w:fill="auto"/>
            <w:noWrap/>
            <w:vAlign w:val="bottom"/>
            <w:hideMark/>
          </w:tcPr>
          <w:p w14:paraId="7D9EAD24" w14:textId="77777777" w:rsidR="00CE3BE6" w:rsidRPr="00CE3BE6" w:rsidRDefault="00CE3BE6" w:rsidP="00CE3BE6">
            <w:pPr>
              <w:jc w:val="right"/>
              <w:rPr>
                <w:ins w:id="369" w:author="Parks, Robbie M" w:date="2018-06-19T17:22:00Z"/>
                <w:rFonts w:eastAsia="Times New Roman"/>
                <w:color w:val="000000"/>
              </w:rPr>
            </w:pPr>
            <w:ins w:id="370" w:author="Parks, Robbie M" w:date="2018-06-19T17:22:00Z">
              <w:r w:rsidRPr="00CE3BE6">
                <w:rPr>
                  <w:rFonts w:eastAsia="Times New Roman"/>
                  <w:color w:val="000000"/>
                </w:rPr>
                <w:t>10,481,582</w:t>
              </w:r>
            </w:ins>
          </w:p>
        </w:tc>
        <w:tc>
          <w:tcPr>
            <w:tcW w:w="1220" w:type="dxa"/>
            <w:tcBorders>
              <w:top w:val="nil"/>
              <w:left w:val="nil"/>
              <w:bottom w:val="single" w:sz="4" w:space="0" w:color="auto"/>
              <w:right w:val="single" w:sz="4" w:space="0" w:color="auto"/>
            </w:tcBorders>
            <w:shd w:val="clear" w:color="auto" w:fill="auto"/>
            <w:noWrap/>
            <w:vAlign w:val="bottom"/>
            <w:hideMark/>
          </w:tcPr>
          <w:p w14:paraId="4B6542ED" w14:textId="77777777" w:rsidR="00CE3BE6" w:rsidRPr="00CE3BE6" w:rsidRDefault="00CE3BE6" w:rsidP="00CE3BE6">
            <w:pPr>
              <w:jc w:val="right"/>
              <w:rPr>
                <w:ins w:id="371" w:author="Parks, Robbie M" w:date="2018-06-19T17:22:00Z"/>
                <w:rFonts w:eastAsia="Times New Roman"/>
                <w:color w:val="000000"/>
              </w:rPr>
            </w:pPr>
            <w:ins w:id="372" w:author="Parks, Robbie M" w:date="2018-06-19T17:22:00Z">
              <w:r w:rsidRPr="00CE3BE6">
                <w:rPr>
                  <w:rFonts w:eastAsia="Times New Roman"/>
                  <w:color w:val="000000"/>
                </w:rPr>
                <w:t>9,476,530</w:t>
              </w:r>
            </w:ins>
          </w:p>
        </w:tc>
        <w:tc>
          <w:tcPr>
            <w:tcW w:w="1220" w:type="dxa"/>
            <w:tcBorders>
              <w:top w:val="nil"/>
              <w:left w:val="nil"/>
              <w:bottom w:val="single" w:sz="4" w:space="0" w:color="auto"/>
              <w:right w:val="single" w:sz="4" w:space="0" w:color="auto"/>
            </w:tcBorders>
            <w:shd w:val="clear" w:color="auto" w:fill="auto"/>
            <w:noWrap/>
            <w:vAlign w:val="bottom"/>
            <w:hideMark/>
          </w:tcPr>
          <w:p w14:paraId="06C559E3" w14:textId="77777777" w:rsidR="00CE3BE6" w:rsidRPr="00CE3BE6" w:rsidRDefault="00CE3BE6" w:rsidP="00CE3BE6">
            <w:pPr>
              <w:jc w:val="right"/>
              <w:rPr>
                <w:ins w:id="373" w:author="Parks, Robbie M" w:date="2018-06-19T17:22:00Z"/>
                <w:rFonts w:eastAsia="Times New Roman"/>
                <w:color w:val="000000"/>
              </w:rPr>
            </w:pPr>
            <w:ins w:id="374" w:author="Parks, Robbie M" w:date="2018-06-19T17:22:00Z">
              <w:r w:rsidRPr="00CE3BE6">
                <w:rPr>
                  <w:rFonts w:eastAsia="Times New Roman"/>
                  <w:color w:val="000000"/>
                </w:rPr>
                <w:t>19,958,112</w:t>
              </w:r>
            </w:ins>
          </w:p>
        </w:tc>
      </w:tr>
      <w:tr w:rsidR="00CE3BE6" w:rsidRPr="00CE3BE6" w14:paraId="55DB0418" w14:textId="77777777" w:rsidTr="00CE3BE6">
        <w:trPr>
          <w:trHeight w:val="320"/>
          <w:ins w:id="37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7E98978" w14:textId="77777777" w:rsidR="00CE3BE6" w:rsidRPr="00CE3BE6" w:rsidRDefault="00CE3BE6" w:rsidP="00CE3BE6">
            <w:pPr>
              <w:rPr>
                <w:ins w:id="376" w:author="Parks, Robbie M" w:date="2018-06-19T17:22:00Z"/>
                <w:rFonts w:ascii="Helvetica" w:eastAsia="Times New Roman" w:hAnsi="Helvetica"/>
                <w:color w:val="000000"/>
              </w:rPr>
            </w:pPr>
            <w:ins w:id="377"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54B988F" w14:textId="77777777" w:rsidR="00CE3BE6" w:rsidRPr="00AC73A1" w:rsidRDefault="00CE3BE6" w:rsidP="00CE3BE6">
            <w:pPr>
              <w:jc w:val="center"/>
              <w:rPr>
                <w:ins w:id="378" w:author="Parks, Robbie M" w:date="2018-06-19T17:22:00Z"/>
                <w:rFonts w:eastAsia="Times New Roman"/>
                <w:bCs/>
                <w:color w:val="000000"/>
              </w:rPr>
            </w:pPr>
            <w:ins w:id="379" w:author="Parks, Robbie M" w:date="2018-06-19T17:22:00Z">
              <w:r w:rsidRPr="00AC73A1">
                <w:rPr>
                  <w:rFonts w:eastAsia="Times New Roman"/>
                  <w:bCs/>
                  <w:color w:val="000000"/>
                </w:rPr>
                <w:t>Cardiorespiratory</w:t>
              </w:r>
            </w:ins>
          </w:p>
        </w:tc>
        <w:tc>
          <w:tcPr>
            <w:tcW w:w="1220" w:type="dxa"/>
            <w:tcBorders>
              <w:top w:val="nil"/>
              <w:left w:val="nil"/>
              <w:bottom w:val="single" w:sz="4" w:space="0" w:color="auto"/>
              <w:right w:val="single" w:sz="4" w:space="0" w:color="auto"/>
            </w:tcBorders>
            <w:shd w:val="clear" w:color="auto" w:fill="auto"/>
            <w:noWrap/>
            <w:vAlign w:val="bottom"/>
            <w:hideMark/>
          </w:tcPr>
          <w:p w14:paraId="3028893B" w14:textId="77777777" w:rsidR="00CE3BE6" w:rsidRPr="00CE3BE6" w:rsidRDefault="00CE3BE6" w:rsidP="00CE3BE6">
            <w:pPr>
              <w:jc w:val="right"/>
              <w:rPr>
                <w:ins w:id="380" w:author="Parks, Robbie M" w:date="2018-06-19T17:22:00Z"/>
                <w:rFonts w:eastAsia="Times New Roman"/>
                <w:color w:val="000000"/>
              </w:rPr>
            </w:pPr>
            <w:ins w:id="381" w:author="Parks, Robbie M" w:date="2018-06-19T17:22:00Z">
              <w:r w:rsidRPr="00CE3BE6">
                <w:rPr>
                  <w:rFonts w:eastAsia="Times New Roman"/>
                  <w:color w:val="000000"/>
                </w:rPr>
                <w:t>20,168,049</w:t>
              </w:r>
            </w:ins>
          </w:p>
        </w:tc>
        <w:tc>
          <w:tcPr>
            <w:tcW w:w="1220" w:type="dxa"/>
            <w:tcBorders>
              <w:top w:val="nil"/>
              <w:left w:val="nil"/>
              <w:bottom w:val="single" w:sz="4" w:space="0" w:color="auto"/>
              <w:right w:val="single" w:sz="4" w:space="0" w:color="auto"/>
            </w:tcBorders>
            <w:shd w:val="clear" w:color="auto" w:fill="auto"/>
            <w:noWrap/>
            <w:vAlign w:val="bottom"/>
            <w:hideMark/>
          </w:tcPr>
          <w:p w14:paraId="1E2569C3" w14:textId="77777777" w:rsidR="00CE3BE6" w:rsidRPr="00CE3BE6" w:rsidRDefault="00CE3BE6" w:rsidP="00CE3BE6">
            <w:pPr>
              <w:jc w:val="right"/>
              <w:rPr>
                <w:ins w:id="382" w:author="Parks, Robbie M" w:date="2018-06-19T17:22:00Z"/>
                <w:rFonts w:eastAsia="Times New Roman"/>
                <w:color w:val="000000"/>
              </w:rPr>
            </w:pPr>
            <w:ins w:id="383" w:author="Parks, Robbie M" w:date="2018-06-19T17:22:00Z">
              <w:r w:rsidRPr="00CE3BE6">
                <w:rPr>
                  <w:rFonts w:eastAsia="Times New Roman"/>
                  <w:color w:val="000000"/>
                </w:rPr>
                <w:t>21,109,525</w:t>
              </w:r>
            </w:ins>
          </w:p>
        </w:tc>
        <w:tc>
          <w:tcPr>
            <w:tcW w:w="1220" w:type="dxa"/>
            <w:tcBorders>
              <w:top w:val="nil"/>
              <w:left w:val="nil"/>
              <w:bottom w:val="single" w:sz="4" w:space="0" w:color="auto"/>
              <w:right w:val="single" w:sz="4" w:space="0" w:color="auto"/>
            </w:tcBorders>
            <w:shd w:val="clear" w:color="auto" w:fill="auto"/>
            <w:noWrap/>
            <w:vAlign w:val="bottom"/>
            <w:hideMark/>
          </w:tcPr>
          <w:p w14:paraId="1C5722B4" w14:textId="77777777" w:rsidR="00CE3BE6" w:rsidRPr="00CE3BE6" w:rsidRDefault="00CE3BE6" w:rsidP="00CE3BE6">
            <w:pPr>
              <w:jc w:val="right"/>
              <w:rPr>
                <w:ins w:id="384" w:author="Parks, Robbie M" w:date="2018-06-19T17:22:00Z"/>
                <w:rFonts w:eastAsia="Times New Roman"/>
                <w:color w:val="000000"/>
              </w:rPr>
            </w:pPr>
            <w:ins w:id="385" w:author="Parks, Robbie M" w:date="2018-06-19T17:22:00Z">
              <w:r w:rsidRPr="00CE3BE6">
                <w:rPr>
                  <w:rFonts w:eastAsia="Times New Roman"/>
                  <w:color w:val="000000"/>
                </w:rPr>
                <w:t>41,277,574</w:t>
              </w:r>
            </w:ins>
          </w:p>
        </w:tc>
      </w:tr>
      <w:tr w:rsidR="00CE3BE6" w:rsidRPr="00CE3BE6" w14:paraId="23145168" w14:textId="77777777" w:rsidTr="00CE3BE6">
        <w:trPr>
          <w:trHeight w:val="320"/>
          <w:ins w:id="38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E38E91B" w14:textId="77777777" w:rsidR="00CE3BE6" w:rsidRPr="00CE3BE6" w:rsidRDefault="00CE3BE6" w:rsidP="00CE3BE6">
            <w:pPr>
              <w:rPr>
                <w:ins w:id="387" w:author="Parks, Robbie M" w:date="2018-06-19T17:22:00Z"/>
                <w:rFonts w:ascii="Helvetica" w:eastAsia="Times New Roman" w:hAnsi="Helvetica"/>
                <w:color w:val="000000"/>
              </w:rPr>
            </w:pPr>
            <w:ins w:id="388"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8538939" w14:textId="77777777" w:rsidR="00CE3BE6" w:rsidRPr="00CE3BE6" w:rsidRDefault="00CE3BE6" w:rsidP="00CE3BE6">
            <w:pPr>
              <w:rPr>
                <w:ins w:id="389" w:author="Parks, Robbie M" w:date="2018-06-19T17:22:00Z"/>
                <w:rFonts w:ascii="Helvetica" w:eastAsia="Times New Roman" w:hAnsi="Helvetica"/>
                <w:color w:val="000000"/>
              </w:rPr>
            </w:pPr>
            <w:ins w:id="390"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7C4366F" w14:textId="77777777" w:rsidR="00CE3BE6" w:rsidRPr="00AC73A1" w:rsidRDefault="00CE3BE6" w:rsidP="00CE3BE6">
            <w:pPr>
              <w:rPr>
                <w:ins w:id="391" w:author="Parks, Robbie M" w:date="2018-06-19T17:22:00Z"/>
                <w:rFonts w:eastAsia="Times New Roman"/>
                <w:bCs/>
                <w:color w:val="000000"/>
              </w:rPr>
            </w:pPr>
            <w:ins w:id="392" w:author="Parks, Robbie M" w:date="2018-06-19T17:22:00Z">
              <w:r w:rsidRPr="00AC73A1">
                <w:rPr>
                  <w:rFonts w:eastAsia="Times New Roman"/>
                  <w:bCs/>
                  <w:color w:val="000000"/>
                </w:rPr>
                <w:t>Cardiovascular</w:t>
              </w:r>
            </w:ins>
          </w:p>
        </w:tc>
        <w:tc>
          <w:tcPr>
            <w:tcW w:w="1220" w:type="dxa"/>
            <w:tcBorders>
              <w:top w:val="nil"/>
              <w:left w:val="nil"/>
              <w:bottom w:val="single" w:sz="4" w:space="0" w:color="auto"/>
              <w:right w:val="single" w:sz="4" w:space="0" w:color="auto"/>
            </w:tcBorders>
            <w:shd w:val="clear" w:color="auto" w:fill="auto"/>
            <w:noWrap/>
            <w:vAlign w:val="bottom"/>
            <w:hideMark/>
          </w:tcPr>
          <w:p w14:paraId="7D691B5C" w14:textId="77777777" w:rsidR="00CE3BE6" w:rsidRPr="00CE3BE6" w:rsidRDefault="00CE3BE6" w:rsidP="00CE3BE6">
            <w:pPr>
              <w:jc w:val="right"/>
              <w:rPr>
                <w:ins w:id="393" w:author="Parks, Robbie M" w:date="2018-06-19T17:22:00Z"/>
                <w:rFonts w:eastAsia="Times New Roman"/>
                <w:color w:val="000000"/>
              </w:rPr>
            </w:pPr>
            <w:ins w:id="394" w:author="Parks, Robbie M" w:date="2018-06-19T17:22:00Z">
              <w:r w:rsidRPr="00CE3BE6">
                <w:rPr>
                  <w:rFonts w:eastAsia="Times New Roman"/>
                  <w:color w:val="000000"/>
                </w:rPr>
                <w:t>16,238,344</w:t>
              </w:r>
            </w:ins>
          </w:p>
        </w:tc>
        <w:tc>
          <w:tcPr>
            <w:tcW w:w="1220" w:type="dxa"/>
            <w:tcBorders>
              <w:top w:val="nil"/>
              <w:left w:val="nil"/>
              <w:bottom w:val="single" w:sz="4" w:space="0" w:color="auto"/>
              <w:right w:val="single" w:sz="4" w:space="0" w:color="auto"/>
            </w:tcBorders>
            <w:shd w:val="clear" w:color="auto" w:fill="auto"/>
            <w:noWrap/>
            <w:vAlign w:val="bottom"/>
            <w:hideMark/>
          </w:tcPr>
          <w:p w14:paraId="444B8CDC" w14:textId="77777777" w:rsidR="00CE3BE6" w:rsidRPr="00CE3BE6" w:rsidRDefault="00CE3BE6" w:rsidP="00CE3BE6">
            <w:pPr>
              <w:jc w:val="right"/>
              <w:rPr>
                <w:ins w:id="395" w:author="Parks, Robbie M" w:date="2018-06-19T17:22:00Z"/>
                <w:rFonts w:eastAsia="Times New Roman"/>
                <w:color w:val="000000"/>
              </w:rPr>
            </w:pPr>
            <w:ins w:id="396" w:author="Parks, Robbie M" w:date="2018-06-19T17:22:00Z">
              <w:r w:rsidRPr="00CE3BE6">
                <w:rPr>
                  <w:rFonts w:eastAsia="Times New Roman"/>
                  <w:color w:val="000000"/>
                </w:rPr>
                <w:t>17,210,556</w:t>
              </w:r>
            </w:ins>
          </w:p>
        </w:tc>
        <w:tc>
          <w:tcPr>
            <w:tcW w:w="1220" w:type="dxa"/>
            <w:tcBorders>
              <w:top w:val="nil"/>
              <w:left w:val="nil"/>
              <w:bottom w:val="single" w:sz="4" w:space="0" w:color="auto"/>
              <w:right w:val="single" w:sz="4" w:space="0" w:color="auto"/>
            </w:tcBorders>
            <w:shd w:val="clear" w:color="auto" w:fill="auto"/>
            <w:noWrap/>
            <w:vAlign w:val="bottom"/>
            <w:hideMark/>
          </w:tcPr>
          <w:p w14:paraId="2167B841" w14:textId="77777777" w:rsidR="00CE3BE6" w:rsidRPr="00CE3BE6" w:rsidRDefault="00CE3BE6" w:rsidP="00CE3BE6">
            <w:pPr>
              <w:jc w:val="right"/>
              <w:rPr>
                <w:ins w:id="397" w:author="Parks, Robbie M" w:date="2018-06-19T17:22:00Z"/>
                <w:rFonts w:eastAsia="Times New Roman"/>
                <w:color w:val="000000"/>
              </w:rPr>
            </w:pPr>
            <w:ins w:id="398" w:author="Parks, Robbie M" w:date="2018-06-19T17:22:00Z">
              <w:r w:rsidRPr="00CE3BE6">
                <w:rPr>
                  <w:rFonts w:eastAsia="Times New Roman"/>
                  <w:color w:val="000000"/>
                </w:rPr>
                <w:t>33,448,900</w:t>
              </w:r>
            </w:ins>
          </w:p>
        </w:tc>
      </w:tr>
      <w:tr w:rsidR="00CE3BE6" w:rsidRPr="00CE3BE6" w14:paraId="43743FC2" w14:textId="77777777" w:rsidTr="00CE3BE6">
        <w:trPr>
          <w:trHeight w:val="320"/>
          <w:ins w:id="39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83DAAC" w14:textId="77777777" w:rsidR="00CE3BE6" w:rsidRPr="00CE3BE6" w:rsidRDefault="00CE3BE6" w:rsidP="00CE3BE6">
            <w:pPr>
              <w:rPr>
                <w:ins w:id="400" w:author="Parks, Robbie M" w:date="2018-06-19T17:22:00Z"/>
                <w:rFonts w:ascii="Helvetica" w:eastAsia="Times New Roman" w:hAnsi="Helvetica"/>
                <w:color w:val="000000"/>
              </w:rPr>
            </w:pPr>
            <w:ins w:id="401"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2668D4CC" w14:textId="77777777" w:rsidR="00CE3BE6" w:rsidRPr="00CE3BE6" w:rsidRDefault="00CE3BE6" w:rsidP="00CE3BE6">
            <w:pPr>
              <w:rPr>
                <w:ins w:id="402" w:author="Parks, Robbie M" w:date="2018-06-19T17:22:00Z"/>
                <w:rFonts w:ascii="Helvetica" w:eastAsia="Times New Roman" w:hAnsi="Helvetica"/>
                <w:color w:val="000000"/>
              </w:rPr>
            </w:pPr>
            <w:ins w:id="403"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EB8678F" w14:textId="77777777" w:rsidR="00CE3BE6" w:rsidRPr="00AC73A1" w:rsidRDefault="00CE3BE6" w:rsidP="00CE3BE6">
            <w:pPr>
              <w:rPr>
                <w:ins w:id="404" w:author="Parks, Robbie M" w:date="2018-06-19T17:22:00Z"/>
                <w:rFonts w:eastAsia="Times New Roman"/>
                <w:bCs/>
                <w:color w:val="000000"/>
              </w:rPr>
            </w:pPr>
            <w:ins w:id="405" w:author="Parks, Robbie M" w:date="2018-06-19T17:22:00Z">
              <w:r w:rsidRPr="00AC73A1">
                <w:rPr>
                  <w:rFonts w:eastAsia="Times New Roman"/>
                  <w:bCs/>
                  <w:color w:val="000000"/>
                </w:rPr>
                <w:t>Chronic respiratory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23699D70" w14:textId="77777777" w:rsidR="00CE3BE6" w:rsidRPr="00CE3BE6" w:rsidRDefault="00CE3BE6" w:rsidP="00CE3BE6">
            <w:pPr>
              <w:jc w:val="right"/>
              <w:rPr>
                <w:ins w:id="406" w:author="Parks, Robbie M" w:date="2018-06-19T17:22:00Z"/>
                <w:rFonts w:eastAsia="Times New Roman"/>
                <w:color w:val="000000"/>
              </w:rPr>
            </w:pPr>
            <w:ins w:id="407" w:author="Parks, Robbie M" w:date="2018-06-19T17:22:00Z">
              <w:r w:rsidRPr="00CE3BE6">
                <w:rPr>
                  <w:rFonts w:eastAsia="Times New Roman"/>
                  <w:color w:val="000000"/>
                </w:rPr>
                <w:t>2,791,652</w:t>
              </w:r>
            </w:ins>
          </w:p>
        </w:tc>
        <w:tc>
          <w:tcPr>
            <w:tcW w:w="1220" w:type="dxa"/>
            <w:tcBorders>
              <w:top w:val="nil"/>
              <w:left w:val="nil"/>
              <w:bottom w:val="single" w:sz="4" w:space="0" w:color="auto"/>
              <w:right w:val="single" w:sz="4" w:space="0" w:color="auto"/>
            </w:tcBorders>
            <w:shd w:val="clear" w:color="auto" w:fill="auto"/>
            <w:noWrap/>
            <w:vAlign w:val="bottom"/>
            <w:hideMark/>
          </w:tcPr>
          <w:p w14:paraId="25C985EA" w14:textId="77777777" w:rsidR="00CE3BE6" w:rsidRPr="00CE3BE6" w:rsidRDefault="00CE3BE6" w:rsidP="00CE3BE6">
            <w:pPr>
              <w:jc w:val="right"/>
              <w:rPr>
                <w:ins w:id="408" w:author="Parks, Robbie M" w:date="2018-06-19T17:22:00Z"/>
                <w:rFonts w:eastAsia="Times New Roman"/>
                <w:color w:val="000000"/>
              </w:rPr>
            </w:pPr>
            <w:ins w:id="409" w:author="Parks, Robbie M" w:date="2018-06-19T17:22:00Z">
              <w:r w:rsidRPr="00CE3BE6">
                <w:rPr>
                  <w:rFonts w:eastAsia="Times New Roman"/>
                  <w:color w:val="000000"/>
                </w:rPr>
                <w:t>2,595,950</w:t>
              </w:r>
            </w:ins>
          </w:p>
        </w:tc>
        <w:tc>
          <w:tcPr>
            <w:tcW w:w="1220" w:type="dxa"/>
            <w:tcBorders>
              <w:top w:val="nil"/>
              <w:left w:val="nil"/>
              <w:bottom w:val="single" w:sz="4" w:space="0" w:color="auto"/>
              <w:right w:val="single" w:sz="4" w:space="0" w:color="auto"/>
            </w:tcBorders>
            <w:shd w:val="clear" w:color="auto" w:fill="auto"/>
            <w:noWrap/>
            <w:vAlign w:val="bottom"/>
            <w:hideMark/>
          </w:tcPr>
          <w:p w14:paraId="3F232CA3" w14:textId="77777777" w:rsidR="00CE3BE6" w:rsidRPr="00CE3BE6" w:rsidRDefault="00CE3BE6" w:rsidP="00CE3BE6">
            <w:pPr>
              <w:jc w:val="right"/>
              <w:rPr>
                <w:ins w:id="410" w:author="Parks, Robbie M" w:date="2018-06-19T17:22:00Z"/>
                <w:rFonts w:eastAsia="Times New Roman"/>
                <w:color w:val="000000"/>
              </w:rPr>
            </w:pPr>
            <w:ins w:id="411" w:author="Parks, Robbie M" w:date="2018-06-19T17:22:00Z">
              <w:r w:rsidRPr="00CE3BE6">
                <w:rPr>
                  <w:rFonts w:eastAsia="Times New Roman"/>
                  <w:color w:val="000000"/>
                </w:rPr>
                <w:t>5,387,602</w:t>
              </w:r>
            </w:ins>
          </w:p>
        </w:tc>
      </w:tr>
      <w:tr w:rsidR="00CE3BE6" w:rsidRPr="00CE3BE6" w14:paraId="217946F1" w14:textId="77777777" w:rsidTr="00CE3BE6">
        <w:trPr>
          <w:trHeight w:val="320"/>
          <w:ins w:id="41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BEC772" w14:textId="77777777" w:rsidR="00CE3BE6" w:rsidRPr="00CE3BE6" w:rsidRDefault="00CE3BE6" w:rsidP="00CE3BE6">
            <w:pPr>
              <w:rPr>
                <w:ins w:id="413" w:author="Parks, Robbie M" w:date="2018-06-19T17:22:00Z"/>
                <w:rFonts w:ascii="Helvetica" w:eastAsia="Times New Roman" w:hAnsi="Helvetica"/>
                <w:color w:val="000000"/>
              </w:rPr>
            </w:pPr>
            <w:ins w:id="414"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AF655AC" w14:textId="77777777" w:rsidR="00CE3BE6" w:rsidRPr="00CE3BE6" w:rsidRDefault="00CE3BE6" w:rsidP="00CE3BE6">
            <w:pPr>
              <w:rPr>
                <w:ins w:id="415" w:author="Parks, Robbie M" w:date="2018-06-19T17:22:00Z"/>
                <w:rFonts w:ascii="Helvetica" w:eastAsia="Times New Roman" w:hAnsi="Helvetica"/>
                <w:color w:val="000000"/>
              </w:rPr>
            </w:pPr>
            <w:ins w:id="416"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5741B1F3" w14:textId="77777777" w:rsidR="00CE3BE6" w:rsidRPr="00AC73A1" w:rsidRDefault="00CE3BE6" w:rsidP="00CE3BE6">
            <w:pPr>
              <w:rPr>
                <w:ins w:id="417" w:author="Parks, Robbie M" w:date="2018-06-19T17:22:00Z"/>
                <w:rFonts w:eastAsia="Times New Roman"/>
                <w:bCs/>
                <w:color w:val="000000"/>
              </w:rPr>
            </w:pPr>
            <w:ins w:id="418" w:author="Parks, Robbie M" w:date="2018-06-19T17:22:00Z">
              <w:r w:rsidRPr="00AC73A1">
                <w:rPr>
                  <w:rFonts w:eastAsia="Times New Roman"/>
                  <w:bCs/>
                  <w:color w:val="000000"/>
                </w:rPr>
                <w:t>Respiratory infections</w:t>
              </w:r>
            </w:ins>
          </w:p>
        </w:tc>
        <w:tc>
          <w:tcPr>
            <w:tcW w:w="1220" w:type="dxa"/>
            <w:tcBorders>
              <w:top w:val="nil"/>
              <w:left w:val="nil"/>
              <w:bottom w:val="single" w:sz="4" w:space="0" w:color="auto"/>
              <w:right w:val="single" w:sz="4" w:space="0" w:color="auto"/>
            </w:tcBorders>
            <w:shd w:val="clear" w:color="auto" w:fill="auto"/>
            <w:noWrap/>
            <w:vAlign w:val="bottom"/>
            <w:hideMark/>
          </w:tcPr>
          <w:p w14:paraId="0E54AAE5" w14:textId="77777777" w:rsidR="00CE3BE6" w:rsidRPr="00CE3BE6" w:rsidRDefault="00CE3BE6" w:rsidP="00CE3BE6">
            <w:pPr>
              <w:jc w:val="right"/>
              <w:rPr>
                <w:ins w:id="419" w:author="Parks, Robbie M" w:date="2018-06-19T17:22:00Z"/>
                <w:rFonts w:eastAsia="Times New Roman"/>
                <w:color w:val="000000"/>
              </w:rPr>
            </w:pPr>
            <w:ins w:id="420" w:author="Parks, Robbie M" w:date="2018-06-19T17:22:00Z">
              <w:r w:rsidRPr="00CE3BE6">
                <w:rPr>
                  <w:rFonts w:eastAsia="Times New Roman"/>
                  <w:color w:val="000000"/>
                </w:rPr>
                <w:t>1,138,053</w:t>
              </w:r>
            </w:ins>
          </w:p>
        </w:tc>
        <w:tc>
          <w:tcPr>
            <w:tcW w:w="1220" w:type="dxa"/>
            <w:tcBorders>
              <w:top w:val="nil"/>
              <w:left w:val="nil"/>
              <w:bottom w:val="single" w:sz="4" w:space="0" w:color="auto"/>
              <w:right w:val="single" w:sz="4" w:space="0" w:color="auto"/>
            </w:tcBorders>
            <w:shd w:val="clear" w:color="auto" w:fill="auto"/>
            <w:noWrap/>
            <w:vAlign w:val="bottom"/>
            <w:hideMark/>
          </w:tcPr>
          <w:p w14:paraId="612CD115" w14:textId="77777777" w:rsidR="00CE3BE6" w:rsidRPr="00CE3BE6" w:rsidRDefault="00CE3BE6" w:rsidP="00CE3BE6">
            <w:pPr>
              <w:jc w:val="right"/>
              <w:rPr>
                <w:ins w:id="421" w:author="Parks, Robbie M" w:date="2018-06-19T17:22:00Z"/>
                <w:rFonts w:eastAsia="Times New Roman"/>
                <w:color w:val="000000"/>
              </w:rPr>
            </w:pPr>
            <w:ins w:id="422" w:author="Parks, Robbie M" w:date="2018-06-19T17:22:00Z">
              <w:r w:rsidRPr="00CE3BE6">
                <w:rPr>
                  <w:rFonts w:eastAsia="Times New Roman"/>
                  <w:color w:val="000000"/>
                </w:rPr>
                <w:t>1,303,019</w:t>
              </w:r>
            </w:ins>
          </w:p>
        </w:tc>
        <w:tc>
          <w:tcPr>
            <w:tcW w:w="1220" w:type="dxa"/>
            <w:tcBorders>
              <w:top w:val="nil"/>
              <w:left w:val="nil"/>
              <w:bottom w:val="single" w:sz="4" w:space="0" w:color="auto"/>
              <w:right w:val="single" w:sz="4" w:space="0" w:color="auto"/>
            </w:tcBorders>
            <w:shd w:val="clear" w:color="auto" w:fill="auto"/>
            <w:noWrap/>
            <w:vAlign w:val="bottom"/>
            <w:hideMark/>
          </w:tcPr>
          <w:p w14:paraId="0F5DEDD2" w14:textId="77777777" w:rsidR="00CE3BE6" w:rsidRPr="00CE3BE6" w:rsidRDefault="00CE3BE6" w:rsidP="00CE3BE6">
            <w:pPr>
              <w:jc w:val="right"/>
              <w:rPr>
                <w:ins w:id="423" w:author="Parks, Robbie M" w:date="2018-06-19T17:22:00Z"/>
                <w:rFonts w:eastAsia="Times New Roman"/>
                <w:color w:val="000000"/>
              </w:rPr>
            </w:pPr>
            <w:ins w:id="424" w:author="Parks, Robbie M" w:date="2018-06-19T17:22:00Z">
              <w:r w:rsidRPr="00CE3BE6">
                <w:rPr>
                  <w:rFonts w:eastAsia="Times New Roman"/>
                  <w:color w:val="000000"/>
                </w:rPr>
                <w:t>2,441,072</w:t>
              </w:r>
            </w:ins>
          </w:p>
        </w:tc>
      </w:tr>
      <w:tr w:rsidR="00CE3BE6" w:rsidRPr="00CE3BE6" w14:paraId="53B7C3DD" w14:textId="77777777" w:rsidTr="00CE3BE6">
        <w:trPr>
          <w:trHeight w:val="320"/>
          <w:ins w:id="42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4A34120" w14:textId="77777777" w:rsidR="00CE3BE6" w:rsidRPr="00CE3BE6" w:rsidRDefault="00CE3BE6" w:rsidP="00CE3BE6">
            <w:pPr>
              <w:rPr>
                <w:ins w:id="426" w:author="Parks, Robbie M" w:date="2018-06-19T17:22:00Z"/>
                <w:rFonts w:ascii="Helvetica" w:eastAsia="Times New Roman" w:hAnsi="Helvetica"/>
                <w:color w:val="000000"/>
              </w:rPr>
            </w:pPr>
            <w:ins w:id="427"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063D98" w14:textId="77777777" w:rsidR="00CE3BE6" w:rsidRPr="00AC73A1" w:rsidRDefault="00CE3BE6" w:rsidP="00CE3BE6">
            <w:pPr>
              <w:jc w:val="center"/>
              <w:rPr>
                <w:ins w:id="428" w:author="Parks, Robbie M" w:date="2018-06-19T17:22:00Z"/>
                <w:rFonts w:eastAsia="Times New Roman"/>
                <w:bCs/>
                <w:color w:val="000000"/>
              </w:rPr>
            </w:pPr>
            <w:ins w:id="429" w:author="Parks, Robbie M" w:date="2018-06-19T17:22:00Z">
              <w:r w:rsidRPr="00AC73A1">
                <w:rPr>
                  <w:rFonts w:eastAsia="Times New Roman"/>
                  <w:bCs/>
                  <w:color w:val="000000"/>
                </w:rPr>
                <w:t>Injuries</w:t>
              </w:r>
            </w:ins>
          </w:p>
        </w:tc>
        <w:tc>
          <w:tcPr>
            <w:tcW w:w="1220" w:type="dxa"/>
            <w:tcBorders>
              <w:top w:val="nil"/>
              <w:left w:val="nil"/>
              <w:bottom w:val="single" w:sz="4" w:space="0" w:color="auto"/>
              <w:right w:val="single" w:sz="4" w:space="0" w:color="auto"/>
            </w:tcBorders>
            <w:shd w:val="clear" w:color="auto" w:fill="auto"/>
            <w:noWrap/>
            <w:vAlign w:val="bottom"/>
            <w:hideMark/>
          </w:tcPr>
          <w:p w14:paraId="7875C94E" w14:textId="77777777" w:rsidR="00CE3BE6" w:rsidRPr="00CE3BE6" w:rsidRDefault="00CE3BE6" w:rsidP="00CE3BE6">
            <w:pPr>
              <w:jc w:val="right"/>
              <w:rPr>
                <w:ins w:id="430" w:author="Parks, Robbie M" w:date="2018-06-19T17:22:00Z"/>
                <w:rFonts w:eastAsia="Times New Roman"/>
                <w:color w:val="000000"/>
              </w:rPr>
            </w:pPr>
            <w:ins w:id="431" w:author="Parks, Robbie M" w:date="2018-06-19T17:22:00Z">
              <w:r w:rsidRPr="00CE3BE6">
                <w:rPr>
                  <w:rFonts w:eastAsia="Times New Roman"/>
                  <w:color w:val="000000"/>
                </w:rPr>
                <w:t>4,034,876</w:t>
              </w:r>
            </w:ins>
          </w:p>
        </w:tc>
        <w:tc>
          <w:tcPr>
            <w:tcW w:w="1220" w:type="dxa"/>
            <w:tcBorders>
              <w:top w:val="nil"/>
              <w:left w:val="nil"/>
              <w:bottom w:val="single" w:sz="4" w:space="0" w:color="auto"/>
              <w:right w:val="single" w:sz="4" w:space="0" w:color="auto"/>
            </w:tcBorders>
            <w:shd w:val="clear" w:color="auto" w:fill="auto"/>
            <w:noWrap/>
            <w:vAlign w:val="bottom"/>
            <w:hideMark/>
          </w:tcPr>
          <w:p w14:paraId="59B8B46A" w14:textId="77777777" w:rsidR="00CE3BE6" w:rsidRPr="00CE3BE6" w:rsidRDefault="00CE3BE6" w:rsidP="00CE3BE6">
            <w:pPr>
              <w:jc w:val="right"/>
              <w:rPr>
                <w:ins w:id="432" w:author="Parks, Robbie M" w:date="2018-06-19T17:22:00Z"/>
                <w:rFonts w:eastAsia="Times New Roman"/>
                <w:color w:val="000000"/>
              </w:rPr>
            </w:pPr>
            <w:ins w:id="433" w:author="Parks, Robbie M" w:date="2018-06-19T17:22:00Z">
              <w:r w:rsidRPr="00CE3BE6">
                <w:rPr>
                  <w:rFonts w:eastAsia="Times New Roman"/>
                  <w:color w:val="000000"/>
                </w:rPr>
                <w:t>1,768,170</w:t>
              </w:r>
            </w:ins>
          </w:p>
        </w:tc>
        <w:tc>
          <w:tcPr>
            <w:tcW w:w="1220" w:type="dxa"/>
            <w:tcBorders>
              <w:top w:val="nil"/>
              <w:left w:val="nil"/>
              <w:bottom w:val="single" w:sz="4" w:space="0" w:color="auto"/>
              <w:right w:val="single" w:sz="4" w:space="0" w:color="auto"/>
            </w:tcBorders>
            <w:shd w:val="clear" w:color="auto" w:fill="auto"/>
            <w:noWrap/>
            <w:vAlign w:val="bottom"/>
            <w:hideMark/>
          </w:tcPr>
          <w:p w14:paraId="1DEE22BF" w14:textId="77777777" w:rsidR="00CE3BE6" w:rsidRPr="00CE3BE6" w:rsidRDefault="00CE3BE6" w:rsidP="00CE3BE6">
            <w:pPr>
              <w:jc w:val="right"/>
              <w:rPr>
                <w:ins w:id="434" w:author="Parks, Robbie M" w:date="2018-06-19T17:22:00Z"/>
                <w:rFonts w:eastAsia="Times New Roman"/>
                <w:color w:val="000000"/>
              </w:rPr>
            </w:pPr>
            <w:ins w:id="435" w:author="Parks, Robbie M" w:date="2018-06-19T17:22:00Z">
              <w:r w:rsidRPr="00CE3BE6">
                <w:rPr>
                  <w:rFonts w:eastAsia="Times New Roman"/>
                  <w:color w:val="000000"/>
                </w:rPr>
                <w:t>5,803,046</w:t>
              </w:r>
            </w:ins>
          </w:p>
        </w:tc>
      </w:tr>
      <w:tr w:rsidR="00CE3BE6" w:rsidRPr="00CE3BE6" w14:paraId="3DA5EDEE" w14:textId="77777777" w:rsidTr="00CE3BE6">
        <w:trPr>
          <w:trHeight w:val="320"/>
          <w:ins w:id="43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BE1E441" w14:textId="77777777" w:rsidR="00CE3BE6" w:rsidRPr="00CE3BE6" w:rsidRDefault="00CE3BE6" w:rsidP="00CE3BE6">
            <w:pPr>
              <w:rPr>
                <w:ins w:id="437" w:author="Parks, Robbie M" w:date="2018-06-19T17:22:00Z"/>
                <w:rFonts w:ascii="Helvetica" w:eastAsia="Times New Roman" w:hAnsi="Helvetica"/>
                <w:color w:val="000000"/>
              </w:rPr>
            </w:pPr>
            <w:ins w:id="438"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3FE6BD4" w14:textId="77777777" w:rsidR="00CE3BE6" w:rsidRPr="00CE3BE6" w:rsidRDefault="00CE3BE6" w:rsidP="00CE3BE6">
            <w:pPr>
              <w:rPr>
                <w:ins w:id="439" w:author="Parks, Robbie M" w:date="2018-06-19T17:22:00Z"/>
                <w:rFonts w:ascii="Helvetica" w:eastAsia="Times New Roman" w:hAnsi="Helvetica"/>
                <w:color w:val="000000"/>
              </w:rPr>
            </w:pPr>
            <w:ins w:id="440"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427B722A" w14:textId="77777777" w:rsidR="00CE3BE6" w:rsidRPr="00AC73A1" w:rsidRDefault="00CE3BE6" w:rsidP="00CE3BE6">
            <w:pPr>
              <w:rPr>
                <w:ins w:id="441" w:author="Parks, Robbie M" w:date="2018-06-19T17:22:00Z"/>
                <w:rFonts w:eastAsia="Times New Roman"/>
                <w:bCs/>
                <w:color w:val="000000"/>
              </w:rPr>
            </w:pPr>
            <w:ins w:id="442" w:author="Parks, Robbie M" w:date="2018-06-19T17:22:00Z">
              <w:r w:rsidRPr="00AC73A1">
                <w:rPr>
                  <w:rFonts w:eastAsia="Times New Roman"/>
                  <w:bCs/>
                  <w:color w:val="000000"/>
                </w:rPr>
                <w:t>Unintentional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14D7A069" w14:textId="77777777" w:rsidR="00CE3BE6" w:rsidRPr="00CE3BE6" w:rsidRDefault="00CE3BE6" w:rsidP="00CE3BE6">
            <w:pPr>
              <w:jc w:val="right"/>
              <w:rPr>
                <w:ins w:id="443" w:author="Parks, Robbie M" w:date="2018-06-19T17:22:00Z"/>
                <w:rFonts w:eastAsia="Times New Roman"/>
                <w:color w:val="000000"/>
              </w:rPr>
            </w:pPr>
            <w:ins w:id="444" w:author="Parks, Robbie M" w:date="2018-06-19T17:22:00Z">
              <w:r w:rsidRPr="00CE3BE6">
                <w:rPr>
                  <w:rFonts w:eastAsia="Times New Roman"/>
                  <w:color w:val="000000"/>
                </w:rPr>
                <w:t>2,489,142</w:t>
              </w:r>
            </w:ins>
          </w:p>
        </w:tc>
        <w:tc>
          <w:tcPr>
            <w:tcW w:w="1220" w:type="dxa"/>
            <w:tcBorders>
              <w:top w:val="nil"/>
              <w:left w:val="nil"/>
              <w:bottom w:val="single" w:sz="4" w:space="0" w:color="auto"/>
              <w:right w:val="single" w:sz="4" w:space="0" w:color="auto"/>
            </w:tcBorders>
            <w:shd w:val="clear" w:color="auto" w:fill="auto"/>
            <w:noWrap/>
            <w:vAlign w:val="bottom"/>
            <w:hideMark/>
          </w:tcPr>
          <w:p w14:paraId="2F3185E2" w14:textId="77777777" w:rsidR="00CE3BE6" w:rsidRPr="00CE3BE6" w:rsidRDefault="00CE3BE6" w:rsidP="00CE3BE6">
            <w:pPr>
              <w:jc w:val="right"/>
              <w:rPr>
                <w:ins w:id="445" w:author="Parks, Robbie M" w:date="2018-06-19T17:22:00Z"/>
                <w:rFonts w:eastAsia="Times New Roman"/>
                <w:color w:val="000000"/>
              </w:rPr>
            </w:pPr>
            <w:ins w:id="446" w:author="Parks, Robbie M" w:date="2018-06-19T17:22:00Z">
              <w:r w:rsidRPr="00CE3BE6">
                <w:rPr>
                  <w:rFonts w:eastAsia="Times New Roman"/>
                  <w:color w:val="000000"/>
                </w:rPr>
                <w:t>1,348,187</w:t>
              </w:r>
            </w:ins>
          </w:p>
        </w:tc>
        <w:tc>
          <w:tcPr>
            <w:tcW w:w="1220" w:type="dxa"/>
            <w:tcBorders>
              <w:top w:val="nil"/>
              <w:left w:val="nil"/>
              <w:bottom w:val="single" w:sz="4" w:space="0" w:color="auto"/>
              <w:right w:val="single" w:sz="4" w:space="0" w:color="auto"/>
            </w:tcBorders>
            <w:shd w:val="clear" w:color="auto" w:fill="auto"/>
            <w:noWrap/>
            <w:vAlign w:val="bottom"/>
            <w:hideMark/>
          </w:tcPr>
          <w:p w14:paraId="19E9E940" w14:textId="77777777" w:rsidR="00CE3BE6" w:rsidRPr="00CE3BE6" w:rsidRDefault="00CE3BE6" w:rsidP="00CE3BE6">
            <w:pPr>
              <w:jc w:val="right"/>
              <w:rPr>
                <w:ins w:id="447" w:author="Parks, Robbie M" w:date="2018-06-19T17:22:00Z"/>
                <w:rFonts w:eastAsia="Times New Roman"/>
                <w:color w:val="000000"/>
              </w:rPr>
            </w:pPr>
            <w:ins w:id="448" w:author="Parks, Robbie M" w:date="2018-06-19T17:22:00Z">
              <w:r w:rsidRPr="00CE3BE6">
                <w:rPr>
                  <w:rFonts w:eastAsia="Times New Roman"/>
                  <w:color w:val="000000"/>
                </w:rPr>
                <w:t>3,837,329</w:t>
              </w:r>
            </w:ins>
          </w:p>
        </w:tc>
      </w:tr>
      <w:tr w:rsidR="00CE3BE6" w:rsidRPr="00CE3BE6" w14:paraId="3B0F0783" w14:textId="77777777" w:rsidTr="00CE3BE6">
        <w:trPr>
          <w:trHeight w:val="320"/>
          <w:ins w:id="44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21A58759" w14:textId="77777777" w:rsidR="00CE3BE6" w:rsidRPr="00CE3BE6" w:rsidRDefault="00CE3BE6" w:rsidP="00CE3BE6">
            <w:pPr>
              <w:rPr>
                <w:ins w:id="450" w:author="Parks, Robbie M" w:date="2018-06-19T17:22:00Z"/>
                <w:rFonts w:ascii="Helvetica" w:eastAsia="Times New Roman" w:hAnsi="Helvetica"/>
                <w:color w:val="000000"/>
              </w:rPr>
            </w:pPr>
            <w:ins w:id="451"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6462A89" w14:textId="77777777" w:rsidR="00CE3BE6" w:rsidRPr="00CE3BE6" w:rsidRDefault="00CE3BE6" w:rsidP="00CE3BE6">
            <w:pPr>
              <w:rPr>
                <w:ins w:id="452" w:author="Parks, Robbie M" w:date="2018-06-19T17:22:00Z"/>
                <w:rFonts w:ascii="Helvetica" w:eastAsia="Times New Roman" w:hAnsi="Helvetica"/>
                <w:color w:val="000000"/>
              </w:rPr>
            </w:pPr>
            <w:ins w:id="453"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2CDAB55E" w14:textId="77777777" w:rsidR="00CE3BE6" w:rsidRPr="00AC73A1" w:rsidRDefault="00CE3BE6" w:rsidP="00CE3BE6">
            <w:pPr>
              <w:rPr>
                <w:ins w:id="454" w:author="Parks, Robbie M" w:date="2018-06-19T17:22:00Z"/>
                <w:rFonts w:eastAsia="Times New Roman"/>
                <w:bCs/>
                <w:color w:val="000000"/>
              </w:rPr>
            </w:pPr>
            <w:ins w:id="455" w:author="Parks, Robbie M" w:date="2018-06-19T17:22:00Z">
              <w:r w:rsidRPr="00AC73A1">
                <w:rPr>
                  <w:rFonts w:eastAsia="Times New Roman"/>
                  <w:bCs/>
                  <w:color w:val="000000"/>
                </w:rPr>
                <w:t>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5D6CAAB1" w14:textId="77777777" w:rsidR="00CE3BE6" w:rsidRPr="00CE3BE6" w:rsidRDefault="00CE3BE6" w:rsidP="00CE3BE6">
            <w:pPr>
              <w:jc w:val="right"/>
              <w:rPr>
                <w:ins w:id="456" w:author="Parks, Robbie M" w:date="2018-06-19T17:22:00Z"/>
                <w:rFonts w:eastAsia="Times New Roman"/>
                <w:color w:val="000000"/>
              </w:rPr>
            </w:pPr>
            <w:ins w:id="457" w:author="Parks, Robbie M" w:date="2018-06-19T17:22:00Z">
              <w:r w:rsidRPr="00CE3BE6">
                <w:rPr>
                  <w:rFonts w:eastAsia="Times New Roman"/>
                  <w:color w:val="000000"/>
                </w:rPr>
                <w:t>1,545,734</w:t>
              </w:r>
            </w:ins>
          </w:p>
        </w:tc>
        <w:tc>
          <w:tcPr>
            <w:tcW w:w="1220" w:type="dxa"/>
            <w:tcBorders>
              <w:top w:val="nil"/>
              <w:left w:val="nil"/>
              <w:bottom w:val="single" w:sz="4" w:space="0" w:color="auto"/>
              <w:right w:val="single" w:sz="4" w:space="0" w:color="auto"/>
            </w:tcBorders>
            <w:shd w:val="clear" w:color="auto" w:fill="auto"/>
            <w:noWrap/>
            <w:vAlign w:val="bottom"/>
            <w:hideMark/>
          </w:tcPr>
          <w:p w14:paraId="2CDD3672" w14:textId="77777777" w:rsidR="00CE3BE6" w:rsidRPr="00CE3BE6" w:rsidRDefault="00CE3BE6" w:rsidP="00CE3BE6">
            <w:pPr>
              <w:jc w:val="right"/>
              <w:rPr>
                <w:ins w:id="458" w:author="Parks, Robbie M" w:date="2018-06-19T17:22:00Z"/>
                <w:rFonts w:eastAsia="Times New Roman"/>
                <w:color w:val="000000"/>
              </w:rPr>
            </w:pPr>
            <w:ins w:id="459" w:author="Parks, Robbie M" w:date="2018-06-19T17:22:00Z">
              <w:r w:rsidRPr="00CE3BE6">
                <w:rPr>
                  <w:rFonts w:eastAsia="Times New Roman"/>
                  <w:color w:val="000000"/>
                </w:rPr>
                <w:t>419,983</w:t>
              </w:r>
            </w:ins>
          </w:p>
        </w:tc>
        <w:tc>
          <w:tcPr>
            <w:tcW w:w="1220" w:type="dxa"/>
            <w:tcBorders>
              <w:top w:val="nil"/>
              <w:left w:val="nil"/>
              <w:bottom w:val="single" w:sz="4" w:space="0" w:color="auto"/>
              <w:right w:val="single" w:sz="4" w:space="0" w:color="auto"/>
            </w:tcBorders>
            <w:shd w:val="clear" w:color="auto" w:fill="auto"/>
            <w:noWrap/>
            <w:vAlign w:val="bottom"/>
            <w:hideMark/>
          </w:tcPr>
          <w:p w14:paraId="3D7E8DB4" w14:textId="77777777" w:rsidR="00CE3BE6" w:rsidRPr="00CE3BE6" w:rsidRDefault="00CE3BE6" w:rsidP="00CE3BE6">
            <w:pPr>
              <w:jc w:val="right"/>
              <w:rPr>
                <w:ins w:id="460" w:author="Parks, Robbie M" w:date="2018-06-19T17:22:00Z"/>
                <w:rFonts w:eastAsia="Times New Roman"/>
                <w:color w:val="000000"/>
              </w:rPr>
            </w:pPr>
            <w:ins w:id="461" w:author="Parks, Robbie M" w:date="2018-06-19T17:22:00Z">
              <w:r w:rsidRPr="00CE3BE6">
                <w:rPr>
                  <w:rFonts w:eastAsia="Times New Roman"/>
                  <w:color w:val="000000"/>
                </w:rPr>
                <w:t>1,965,717</w:t>
              </w:r>
            </w:ins>
          </w:p>
        </w:tc>
      </w:tr>
      <w:tr w:rsidR="00CE3BE6" w:rsidRPr="00CE3BE6" w14:paraId="2D0D4A2B" w14:textId="77777777" w:rsidTr="00CE3BE6">
        <w:trPr>
          <w:trHeight w:val="320"/>
          <w:ins w:id="46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A9FED41" w14:textId="77777777" w:rsidR="00CE3BE6" w:rsidRPr="00CE3BE6" w:rsidRDefault="00CE3BE6" w:rsidP="00CE3BE6">
            <w:pPr>
              <w:rPr>
                <w:ins w:id="463" w:author="Parks, Robbie M" w:date="2018-06-19T17:22:00Z"/>
                <w:rFonts w:ascii="Helvetica" w:eastAsia="Times New Roman" w:hAnsi="Helvetica"/>
                <w:color w:val="000000"/>
              </w:rPr>
            </w:pPr>
            <w:ins w:id="464"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45DA715" w14:textId="77777777" w:rsidR="00CE3BE6" w:rsidRPr="00AC73A1" w:rsidRDefault="00CE3BE6" w:rsidP="00CE3BE6">
            <w:pPr>
              <w:jc w:val="center"/>
              <w:rPr>
                <w:ins w:id="465" w:author="Parks, Robbie M" w:date="2018-06-19T17:22:00Z"/>
                <w:rFonts w:eastAsia="Times New Roman"/>
                <w:bCs/>
                <w:color w:val="000000"/>
              </w:rPr>
            </w:pPr>
            <w:ins w:id="466" w:author="Parks, Robbie M" w:date="2018-06-19T17:22:00Z">
              <w:r w:rsidRPr="00AC73A1">
                <w:rPr>
                  <w:rFonts w:eastAsia="Times New Roman"/>
                  <w:bCs/>
                  <w:color w:val="000000"/>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47DFD3FA" w14:textId="77777777" w:rsidR="00CE3BE6" w:rsidRPr="00CE3BE6" w:rsidRDefault="00CE3BE6" w:rsidP="00CE3BE6">
            <w:pPr>
              <w:jc w:val="right"/>
              <w:rPr>
                <w:ins w:id="467" w:author="Parks, Robbie M" w:date="2018-06-19T17:22:00Z"/>
                <w:rFonts w:eastAsia="Times New Roman"/>
                <w:color w:val="000000"/>
              </w:rPr>
            </w:pPr>
            <w:ins w:id="468" w:author="Parks, Robbie M" w:date="2018-06-19T17:22:00Z">
              <w:r w:rsidRPr="00CE3BE6">
                <w:rPr>
                  <w:rFonts w:eastAsia="Times New Roman"/>
                  <w:color w:val="000000"/>
                </w:rPr>
                <w:t>8,873,696</w:t>
              </w:r>
            </w:ins>
          </w:p>
        </w:tc>
        <w:tc>
          <w:tcPr>
            <w:tcW w:w="1220" w:type="dxa"/>
            <w:tcBorders>
              <w:top w:val="nil"/>
              <w:left w:val="nil"/>
              <w:bottom w:val="single" w:sz="4" w:space="0" w:color="auto"/>
              <w:right w:val="single" w:sz="4" w:space="0" w:color="auto"/>
            </w:tcBorders>
            <w:shd w:val="clear" w:color="auto" w:fill="auto"/>
            <w:noWrap/>
            <w:vAlign w:val="bottom"/>
            <w:hideMark/>
          </w:tcPr>
          <w:p w14:paraId="70D407B1" w14:textId="77777777" w:rsidR="00CE3BE6" w:rsidRPr="00CE3BE6" w:rsidRDefault="00CE3BE6" w:rsidP="00CE3BE6">
            <w:pPr>
              <w:jc w:val="right"/>
              <w:rPr>
                <w:ins w:id="469" w:author="Parks, Robbie M" w:date="2018-06-19T17:22:00Z"/>
                <w:rFonts w:eastAsia="Times New Roman"/>
                <w:color w:val="000000"/>
              </w:rPr>
            </w:pPr>
            <w:ins w:id="470" w:author="Parks, Robbie M" w:date="2018-06-19T17:22:00Z">
              <w:r w:rsidRPr="00CE3BE6">
                <w:rPr>
                  <w:rFonts w:eastAsia="Times New Roman"/>
                  <w:color w:val="000000"/>
                </w:rPr>
                <w:t>9,941,748</w:t>
              </w:r>
            </w:ins>
          </w:p>
        </w:tc>
        <w:tc>
          <w:tcPr>
            <w:tcW w:w="1220" w:type="dxa"/>
            <w:tcBorders>
              <w:top w:val="nil"/>
              <w:left w:val="nil"/>
              <w:bottom w:val="single" w:sz="4" w:space="0" w:color="auto"/>
              <w:right w:val="single" w:sz="4" w:space="0" w:color="auto"/>
            </w:tcBorders>
            <w:shd w:val="clear" w:color="auto" w:fill="auto"/>
            <w:noWrap/>
            <w:vAlign w:val="bottom"/>
            <w:hideMark/>
          </w:tcPr>
          <w:p w14:paraId="11380465" w14:textId="77777777" w:rsidR="00CE3BE6" w:rsidRPr="00CE3BE6" w:rsidRDefault="00CE3BE6" w:rsidP="00CE3BE6">
            <w:pPr>
              <w:jc w:val="right"/>
              <w:rPr>
                <w:ins w:id="471" w:author="Parks, Robbie M" w:date="2018-06-19T17:22:00Z"/>
                <w:rFonts w:eastAsia="Times New Roman"/>
                <w:color w:val="000000"/>
              </w:rPr>
            </w:pPr>
            <w:ins w:id="472" w:author="Parks, Robbie M" w:date="2018-06-19T17:22:00Z">
              <w:r w:rsidRPr="00CE3BE6">
                <w:rPr>
                  <w:rFonts w:eastAsia="Times New Roman"/>
                  <w:color w:val="000000"/>
                </w:rPr>
                <w:t>18,815,444</w:t>
              </w:r>
            </w:ins>
          </w:p>
        </w:tc>
      </w:tr>
      <w:tr w:rsidR="00CE3BE6" w:rsidRPr="00CE3BE6" w14:paraId="250B5F4E" w14:textId="77777777" w:rsidTr="00CE3BE6">
        <w:trPr>
          <w:trHeight w:val="320"/>
          <w:ins w:id="473"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71E3254A" w14:textId="77777777" w:rsidR="00CE3BE6" w:rsidRPr="00CE3BE6" w:rsidRDefault="00CE3BE6" w:rsidP="00CE3BE6">
            <w:pPr>
              <w:rPr>
                <w:ins w:id="474" w:author="Parks, Robbie M" w:date="2018-06-19T17:22:00Z"/>
                <w:rFonts w:ascii="Helvetica" w:eastAsia="Times New Roman" w:hAnsi="Helvetica"/>
                <w:color w:val="000000"/>
              </w:rPr>
            </w:pPr>
            <w:ins w:id="475"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21A87A3" w14:textId="77777777" w:rsidR="00CE3BE6" w:rsidRPr="00CE3BE6" w:rsidRDefault="00CE3BE6" w:rsidP="00CE3BE6">
            <w:pPr>
              <w:rPr>
                <w:ins w:id="476" w:author="Parks, Robbie M" w:date="2018-06-19T17:22:00Z"/>
                <w:rFonts w:ascii="Helvetica" w:eastAsia="Times New Roman" w:hAnsi="Helvetica"/>
                <w:color w:val="000000"/>
              </w:rPr>
            </w:pPr>
            <w:ins w:id="477"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ED24684" w14:textId="77777777" w:rsidR="00CE3BE6" w:rsidRPr="00AC73A1" w:rsidRDefault="00CE3BE6" w:rsidP="00CE3BE6">
            <w:pPr>
              <w:rPr>
                <w:ins w:id="478" w:author="Parks, Robbie M" w:date="2018-06-19T17:22:00Z"/>
                <w:rFonts w:eastAsia="Times New Roman"/>
                <w:bCs/>
                <w:color w:val="000000"/>
              </w:rPr>
            </w:pPr>
            <w:ins w:id="479" w:author="Parks, Robbie M" w:date="2018-06-19T17:22:00Z">
              <w:r w:rsidRPr="00AC73A1">
                <w:rPr>
                  <w:rFonts w:eastAsia="Times New Roman"/>
                  <w:bCs/>
                  <w:color w:val="000000"/>
                </w:rPr>
                <w:t>Endocrine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23E808AD" w14:textId="77777777" w:rsidR="00CE3BE6" w:rsidRPr="00CE3BE6" w:rsidRDefault="00CE3BE6" w:rsidP="00CE3BE6">
            <w:pPr>
              <w:jc w:val="right"/>
              <w:rPr>
                <w:ins w:id="480" w:author="Parks, Robbie M" w:date="2018-06-19T17:22:00Z"/>
                <w:rFonts w:eastAsia="Times New Roman"/>
                <w:color w:val="000000"/>
              </w:rPr>
            </w:pPr>
            <w:ins w:id="481" w:author="Parks, Robbie M" w:date="2018-06-19T17:22:00Z">
              <w:r w:rsidRPr="00CE3BE6">
                <w:rPr>
                  <w:rFonts w:eastAsia="Times New Roman"/>
                  <w:color w:val="000000"/>
                </w:rPr>
                <w:t>459,606</w:t>
              </w:r>
            </w:ins>
          </w:p>
        </w:tc>
        <w:tc>
          <w:tcPr>
            <w:tcW w:w="1220" w:type="dxa"/>
            <w:tcBorders>
              <w:top w:val="nil"/>
              <w:left w:val="nil"/>
              <w:bottom w:val="single" w:sz="4" w:space="0" w:color="auto"/>
              <w:right w:val="single" w:sz="4" w:space="0" w:color="auto"/>
            </w:tcBorders>
            <w:shd w:val="clear" w:color="auto" w:fill="auto"/>
            <w:noWrap/>
            <w:vAlign w:val="bottom"/>
            <w:hideMark/>
          </w:tcPr>
          <w:p w14:paraId="17A19CB5" w14:textId="77777777" w:rsidR="00CE3BE6" w:rsidRPr="00CE3BE6" w:rsidRDefault="00CE3BE6" w:rsidP="00CE3BE6">
            <w:pPr>
              <w:jc w:val="right"/>
              <w:rPr>
                <w:ins w:id="482" w:author="Parks, Robbie M" w:date="2018-06-19T17:22:00Z"/>
                <w:rFonts w:eastAsia="Times New Roman"/>
                <w:color w:val="000000"/>
              </w:rPr>
            </w:pPr>
            <w:ins w:id="483" w:author="Parks, Robbie M" w:date="2018-06-19T17:22:00Z">
              <w:r w:rsidRPr="00CE3BE6">
                <w:rPr>
                  <w:rFonts w:eastAsia="Times New Roman"/>
                  <w:color w:val="000000"/>
                </w:rPr>
                <w:t>526,685</w:t>
              </w:r>
            </w:ins>
          </w:p>
        </w:tc>
        <w:tc>
          <w:tcPr>
            <w:tcW w:w="1220" w:type="dxa"/>
            <w:tcBorders>
              <w:top w:val="nil"/>
              <w:left w:val="nil"/>
              <w:bottom w:val="single" w:sz="4" w:space="0" w:color="auto"/>
              <w:right w:val="single" w:sz="4" w:space="0" w:color="auto"/>
            </w:tcBorders>
            <w:shd w:val="clear" w:color="auto" w:fill="auto"/>
            <w:noWrap/>
            <w:vAlign w:val="bottom"/>
            <w:hideMark/>
          </w:tcPr>
          <w:p w14:paraId="2E0586A6" w14:textId="77777777" w:rsidR="00CE3BE6" w:rsidRPr="00CE3BE6" w:rsidRDefault="00CE3BE6" w:rsidP="00CE3BE6">
            <w:pPr>
              <w:jc w:val="right"/>
              <w:rPr>
                <w:ins w:id="484" w:author="Parks, Robbie M" w:date="2018-06-19T17:22:00Z"/>
                <w:rFonts w:eastAsia="Times New Roman"/>
                <w:color w:val="000000"/>
              </w:rPr>
            </w:pPr>
            <w:ins w:id="485" w:author="Parks, Robbie M" w:date="2018-06-19T17:22:00Z">
              <w:r w:rsidRPr="00CE3BE6">
                <w:rPr>
                  <w:rFonts w:eastAsia="Times New Roman"/>
                  <w:color w:val="000000"/>
                </w:rPr>
                <w:t>986,291</w:t>
              </w:r>
            </w:ins>
          </w:p>
        </w:tc>
      </w:tr>
      <w:tr w:rsidR="00CE3BE6" w:rsidRPr="00CE3BE6" w14:paraId="55E7CEA9" w14:textId="77777777" w:rsidTr="00CE3BE6">
        <w:trPr>
          <w:trHeight w:val="320"/>
          <w:ins w:id="48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053F460" w14:textId="77777777" w:rsidR="00CE3BE6" w:rsidRPr="00CE3BE6" w:rsidRDefault="00CE3BE6" w:rsidP="00CE3BE6">
            <w:pPr>
              <w:rPr>
                <w:ins w:id="487" w:author="Parks, Robbie M" w:date="2018-06-19T17:22:00Z"/>
                <w:rFonts w:ascii="Helvetica" w:eastAsia="Times New Roman" w:hAnsi="Helvetica"/>
                <w:color w:val="000000"/>
              </w:rPr>
            </w:pPr>
            <w:ins w:id="488"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FD2D3D3" w14:textId="77777777" w:rsidR="00CE3BE6" w:rsidRPr="00CE3BE6" w:rsidRDefault="00CE3BE6" w:rsidP="00CE3BE6">
            <w:pPr>
              <w:rPr>
                <w:ins w:id="489" w:author="Parks, Robbie M" w:date="2018-06-19T17:22:00Z"/>
                <w:rFonts w:ascii="Helvetica" w:eastAsia="Times New Roman" w:hAnsi="Helvetica"/>
                <w:color w:val="000000"/>
              </w:rPr>
            </w:pPr>
            <w:ins w:id="490"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06153466" w14:textId="77777777" w:rsidR="00CE3BE6" w:rsidRPr="00AC73A1" w:rsidRDefault="00CE3BE6" w:rsidP="00CE3BE6">
            <w:pPr>
              <w:rPr>
                <w:ins w:id="491" w:author="Parks, Robbie M" w:date="2018-06-19T17:22:00Z"/>
                <w:rFonts w:eastAsia="Times New Roman"/>
                <w:bCs/>
                <w:color w:val="000000"/>
              </w:rPr>
            </w:pPr>
            <w:ins w:id="492" w:author="Parks, Robbie M" w:date="2018-06-19T17:22:00Z">
              <w:r w:rsidRPr="00AC73A1">
                <w:rPr>
                  <w:rFonts w:eastAsia="Times New Roman"/>
                  <w:bCs/>
                  <w:color w:val="000000"/>
                </w:rPr>
                <w:t>Genitourinary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7687F283" w14:textId="77777777" w:rsidR="00CE3BE6" w:rsidRPr="00CE3BE6" w:rsidRDefault="00CE3BE6" w:rsidP="00CE3BE6">
            <w:pPr>
              <w:jc w:val="right"/>
              <w:rPr>
                <w:ins w:id="493" w:author="Parks, Robbie M" w:date="2018-06-19T17:22:00Z"/>
                <w:rFonts w:eastAsia="Times New Roman"/>
                <w:color w:val="000000"/>
              </w:rPr>
            </w:pPr>
            <w:ins w:id="494" w:author="Parks, Robbie M" w:date="2018-06-19T17:22:00Z">
              <w:r w:rsidRPr="00CE3BE6">
                <w:rPr>
                  <w:rFonts w:eastAsia="Times New Roman"/>
                  <w:color w:val="000000"/>
                </w:rPr>
                <w:t>847,053</w:t>
              </w:r>
            </w:ins>
          </w:p>
        </w:tc>
        <w:tc>
          <w:tcPr>
            <w:tcW w:w="1220" w:type="dxa"/>
            <w:tcBorders>
              <w:top w:val="nil"/>
              <w:left w:val="nil"/>
              <w:bottom w:val="single" w:sz="4" w:space="0" w:color="auto"/>
              <w:right w:val="single" w:sz="4" w:space="0" w:color="auto"/>
            </w:tcBorders>
            <w:shd w:val="clear" w:color="auto" w:fill="auto"/>
            <w:noWrap/>
            <w:vAlign w:val="bottom"/>
            <w:hideMark/>
          </w:tcPr>
          <w:p w14:paraId="586F740A" w14:textId="77777777" w:rsidR="00CE3BE6" w:rsidRPr="00CE3BE6" w:rsidRDefault="00CE3BE6" w:rsidP="00CE3BE6">
            <w:pPr>
              <w:jc w:val="right"/>
              <w:rPr>
                <w:ins w:id="495" w:author="Parks, Robbie M" w:date="2018-06-19T17:22:00Z"/>
                <w:rFonts w:eastAsia="Times New Roman"/>
                <w:color w:val="000000"/>
              </w:rPr>
            </w:pPr>
            <w:ins w:id="496" w:author="Parks, Robbie M" w:date="2018-06-19T17:22:00Z">
              <w:r w:rsidRPr="00CE3BE6">
                <w:rPr>
                  <w:rFonts w:eastAsia="Times New Roman"/>
                  <w:color w:val="000000"/>
                </w:rPr>
                <w:t>1,007,297</w:t>
              </w:r>
            </w:ins>
          </w:p>
        </w:tc>
        <w:tc>
          <w:tcPr>
            <w:tcW w:w="1220" w:type="dxa"/>
            <w:tcBorders>
              <w:top w:val="nil"/>
              <w:left w:val="nil"/>
              <w:bottom w:val="single" w:sz="4" w:space="0" w:color="auto"/>
              <w:right w:val="single" w:sz="4" w:space="0" w:color="auto"/>
            </w:tcBorders>
            <w:shd w:val="clear" w:color="auto" w:fill="auto"/>
            <w:noWrap/>
            <w:vAlign w:val="bottom"/>
            <w:hideMark/>
          </w:tcPr>
          <w:p w14:paraId="46C38590" w14:textId="77777777" w:rsidR="00CE3BE6" w:rsidRPr="00CE3BE6" w:rsidRDefault="00CE3BE6" w:rsidP="00CE3BE6">
            <w:pPr>
              <w:jc w:val="right"/>
              <w:rPr>
                <w:ins w:id="497" w:author="Parks, Robbie M" w:date="2018-06-19T17:22:00Z"/>
                <w:rFonts w:eastAsia="Times New Roman"/>
                <w:color w:val="000000"/>
              </w:rPr>
            </w:pPr>
            <w:ins w:id="498" w:author="Parks, Robbie M" w:date="2018-06-19T17:22:00Z">
              <w:r w:rsidRPr="00CE3BE6">
                <w:rPr>
                  <w:rFonts w:eastAsia="Times New Roman"/>
                  <w:color w:val="000000"/>
                </w:rPr>
                <w:t>1,854,350</w:t>
              </w:r>
            </w:ins>
          </w:p>
        </w:tc>
      </w:tr>
      <w:tr w:rsidR="00CE3BE6" w:rsidRPr="00CE3BE6" w14:paraId="716EC7B4" w14:textId="77777777" w:rsidTr="00CE3BE6">
        <w:trPr>
          <w:trHeight w:val="320"/>
          <w:ins w:id="49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8F01212" w14:textId="77777777" w:rsidR="00CE3BE6" w:rsidRPr="00CE3BE6" w:rsidRDefault="00CE3BE6" w:rsidP="00CE3BE6">
            <w:pPr>
              <w:rPr>
                <w:ins w:id="500" w:author="Parks, Robbie M" w:date="2018-06-19T17:22:00Z"/>
                <w:rFonts w:ascii="Helvetica" w:eastAsia="Times New Roman" w:hAnsi="Helvetica"/>
                <w:color w:val="000000"/>
              </w:rPr>
            </w:pPr>
            <w:ins w:id="501"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CF20CDC" w14:textId="77777777" w:rsidR="00CE3BE6" w:rsidRPr="00CE3BE6" w:rsidRDefault="00CE3BE6" w:rsidP="00CE3BE6">
            <w:pPr>
              <w:rPr>
                <w:ins w:id="502" w:author="Parks, Robbie M" w:date="2018-06-19T17:22:00Z"/>
                <w:rFonts w:ascii="Helvetica" w:eastAsia="Times New Roman" w:hAnsi="Helvetica"/>
                <w:color w:val="000000"/>
              </w:rPr>
            </w:pPr>
            <w:ins w:id="503"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CE44956" w14:textId="77777777" w:rsidR="00CE3BE6" w:rsidRPr="00AC73A1" w:rsidRDefault="00CE3BE6" w:rsidP="00CE3BE6">
            <w:pPr>
              <w:rPr>
                <w:ins w:id="504" w:author="Parks, Robbie M" w:date="2018-06-19T17:22:00Z"/>
                <w:rFonts w:eastAsia="Times New Roman"/>
                <w:bCs/>
                <w:color w:val="000000"/>
              </w:rPr>
            </w:pPr>
            <w:ins w:id="505" w:author="Parks, Robbie M" w:date="2018-06-19T17:22:00Z">
              <w:r w:rsidRPr="00AC73A1">
                <w:rPr>
                  <w:rFonts w:eastAsia="Times New Roman"/>
                  <w:bCs/>
                  <w:color w:val="000000"/>
                </w:rPr>
                <w:t>Maternal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DE33FE" w14:textId="77777777" w:rsidR="00CE3BE6" w:rsidRPr="00CE3BE6" w:rsidRDefault="00CE3BE6" w:rsidP="00CE3BE6">
            <w:pPr>
              <w:jc w:val="right"/>
              <w:rPr>
                <w:ins w:id="506" w:author="Parks, Robbie M" w:date="2018-06-19T17:22:00Z"/>
                <w:rFonts w:eastAsia="Times New Roman"/>
                <w:color w:val="000000"/>
              </w:rPr>
            </w:pPr>
            <w:ins w:id="507" w:author="Parks, Robbie M" w:date="2018-06-19T17:22:00Z">
              <w:r w:rsidRPr="00CE3BE6">
                <w:rPr>
                  <w:rFonts w:eastAsia="Times New Roman"/>
                  <w:color w:val="000000"/>
                </w:rPr>
                <w:t>0</w:t>
              </w:r>
            </w:ins>
          </w:p>
        </w:tc>
        <w:tc>
          <w:tcPr>
            <w:tcW w:w="1220" w:type="dxa"/>
            <w:tcBorders>
              <w:top w:val="nil"/>
              <w:left w:val="nil"/>
              <w:bottom w:val="single" w:sz="4" w:space="0" w:color="auto"/>
              <w:right w:val="single" w:sz="4" w:space="0" w:color="auto"/>
            </w:tcBorders>
            <w:shd w:val="clear" w:color="auto" w:fill="auto"/>
            <w:noWrap/>
            <w:vAlign w:val="bottom"/>
            <w:hideMark/>
          </w:tcPr>
          <w:p w14:paraId="737D899C" w14:textId="77777777" w:rsidR="00CE3BE6" w:rsidRPr="00CE3BE6" w:rsidRDefault="00CE3BE6" w:rsidP="00CE3BE6">
            <w:pPr>
              <w:jc w:val="right"/>
              <w:rPr>
                <w:ins w:id="508" w:author="Parks, Robbie M" w:date="2018-06-19T17:22:00Z"/>
                <w:rFonts w:eastAsia="Times New Roman"/>
                <w:color w:val="000000"/>
              </w:rPr>
            </w:pPr>
            <w:ins w:id="509" w:author="Parks, Robbie M" w:date="2018-06-19T17:22:00Z">
              <w:r w:rsidRPr="00CE3BE6">
                <w:rPr>
                  <w:rFonts w:eastAsia="Times New Roman"/>
                  <w:color w:val="000000"/>
                </w:rPr>
                <w:t>19,991</w:t>
              </w:r>
            </w:ins>
          </w:p>
        </w:tc>
        <w:tc>
          <w:tcPr>
            <w:tcW w:w="1220" w:type="dxa"/>
            <w:tcBorders>
              <w:top w:val="nil"/>
              <w:left w:val="nil"/>
              <w:bottom w:val="single" w:sz="4" w:space="0" w:color="auto"/>
              <w:right w:val="single" w:sz="4" w:space="0" w:color="auto"/>
            </w:tcBorders>
            <w:shd w:val="clear" w:color="auto" w:fill="auto"/>
            <w:noWrap/>
            <w:vAlign w:val="bottom"/>
            <w:hideMark/>
          </w:tcPr>
          <w:p w14:paraId="32152D12" w14:textId="77777777" w:rsidR="00CE3BE6" w:rsidRPr="00CE3BE6" w:rsidRDefault="00CE3BE6" w:rsidP="00CE3BE6">
            <w:pPr>
              <w:jc w:val="right"/>
              <w:rPr>
                <w:ins w:id="510" w:author="Parks, Robbie M" w:date="2018-06-19T17:22:00Z"/>
                <w:rFonts w:eastAsia="Times New Roman"/>
                <w:color w:val="000000"/>
              </w:rPr>
            </w:pPr>
            <w:ins w:id="511" w:author="Parks, Robbie M" w:date="2018-06-19T17:22:00Z">
              <w:r w:rsidRPr="00CE3BE6">
                <w:rPr>
                  <w:rFonts w:eastAsia="Times New Roman"/>
                  <w:color w:val="000000"/>
                </w:rPr>
                <w:t>19,991</w:t>
              </w:r>
            </w:ins>
          </w:p>
        </w:tc>
      </w:tr>
      <w:tr w:rsidR="00CE3BE6" w:rsidRPr="00CE3BE6" w14:paraId="0EDEF5A1" w14:textId="77777777" w:rsidTr="00CE3BE6">
        <w:trPr>
          <w:trHeight w:val="320"/>
          <w:ins w:id="51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1F03F20" w14:textId="77777777" w:rsidR="00CE3BE6" w:rsidRPr="00CE3BE6" w:rsidRDefault="00CE3BE6" w:rsidP="00CE3BE6">
            <w:pPr>
              <w:rPr>
                <w:ins w:id="513" w:author="Parks, Robbie M" w:date="2018-06-19T17:22:00Z"/>
                <w:rFonts w:ascii="Helvetica" w:eastAsia="Times New Roman" w:hAnsi="Helvetica"/>
                <w:color w:val="000000"/>
              </w:rPr>
            </w:pPr>
            <w:ins w:id="514"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8B2767B" w14:textId="77777777" w:rsidR="00CE3BE6" w:rsidRPr="00CE3BE6" w:rsidRDefault="00CE3BE6" w:rsidP="00CE3BE6">
            <w:pPr>
              <w:rPr>
                <w:ins w:id="515" w:author="Parks, Robbie M" w:date="2018-06-19T17:22:00Z"/>
                <w:rFonts w:ascii="Helvetica" w:eastAsia="Times New Roman" w:hAnsi="Helvetica"/>
                <w:color w:val="000000"/>
              </w:rPr>
            </w:pPr>
            <w:ins w:id="516"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1782DF1" w14:textId="77777777" w:rsidR="00CE3BE6" w:rsidRPr="00AC73A1" w:rsidRDefault="00CE3BE6" w:rsidP="00CE3BE6">
            <w:pPr>
              <w:rPr>
                <w:ins w:id="517" w:author="Parks, Robbie M" w:date="2018-06-19T17:22:00Z"/>
                <w:rFonts w:eastAsia="Times New Roman"/>
                <w:bCs/>
                <w:color w:val="000000"/>
              </w:rPr>
            </w:pPr>
            <w:ins w:id="518" w:author="Parks, Robbie M" w:date="2018-06-19T17:22:00Z">
              <w:r w:rsidRPr="00AC73A1">
                <w:rPr>
                  <w:rFonts w:eastAsia="Times New Roman"/>
                  <w:bCs/>
                  <w:color w:val="000000"/>
                </w:rPr>
                <w:t>Neuropsychiatric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6A87478C" w14:textId="77777777" w:rsidR="00CE3BE6" w:rsidRPr="00CE3BE6" w:rsidRDefault="00CE3BE6" w:rsidP="00CE3BE6">
            <w:pPr>
              <w:jc w:val="right"/>
              <w:rPr>
                <w:ins w:id="519" w:author="Parks, Robbie M" w:date="2018-06-19T17:22:00Z"/>
                <w:rFonts w:eastAsia="Times New Roman"/>
                <w:color w:val="000000"/>
              </w:rPr>
            </w:pPr>
            <w:ins w:id="520" w:author="Parks, Robbie M" w:date="2018-06-19T17:22:00Z">
              <w:r w:rsidRPr="00CE3BE6">
                <w:rPr>
                  <w:rFonts w:eastAsia="Times New Roman"/>
                  <w:color w:val="000000"/>
                </w:rPr>
                <w:t>1,911,244</w:t>
              </w:r>
            </w:ins>
          </w:p>
        </w:tc>
        <w:tc>
          <w:tcPr>
            <w:tcW w:w="1220" w:type="dxa"/>
            <w:tcBorders>
              <w:top w:val="nil"/>
              <w:left w:val="nil"/>
              <w:bottom w:val="single" w:sz="4" w:space="0" w:color="auto"/>
              <w:right w:val="single" w:sz="4" w:space="0" w:color="auto"/>
            </w:tcBorders>
            <w:shd w:val="clear" w:color="auto" w:fill="auto"/>
            <w:noWrap/>
            <w:vAlign w:val="bottom"/>
            <w:hideMark/>
          </w:tcPr>
          <w:p w14:paraId="62D0AD42" w14:textId="77777777" w:rsidR="00CE3BE6" w:rsidRPr="00CE3BE6" w:rsidRDefault="00CE3BE6" w:rsidP="00CE3BE6">
            <w:pPr>
              <w:jc w:val="right"/>
              <w:rPr>
                <w:ins w:id="521" w:author="Parks, Robbie M" w:date="2018-06-19T17:22:00Z"/>
                <w:rFonts w:eastAsia="Times New Roman"/>
                <w:color w:val="000000"/>
              </w:rPr>
            </w:pPr>
            <w:ins w:id="522" w:author="Parks, Robbie M" w:date="2018-06-19T17:22:00Z">
              <w:r w:rsidRPr="00CE3BE6">
                <w:rPr>
                  <w:rFonts w:eastAsia="Times New Roman"/>
                  <w:color w:val="000000"/>
                </w:rPr>
                <w:t>3,132,616</w:t>
              </w:r>
            </w:ins>
          </w:p>
        </w:tc>
        <w:tc>
          <w:tcPr>
            <w:tcW w:w="1220" w:type="dxa"/>
            <w:tcBorders>
              <w:top w:val="nil"/>
              <w:left w:val="nil"/>
              <w:bottom w:val="single" w:sz="4" w:space="0" w:color="auto"/>
              <w:right w:val="single" w:sz="4" w:space="0" w:color="auto"/>
            </w:tcBorders>
            <w:shd w:val="clear" w:color="auto" w:fill="auto"/>
            <w:noWrap/>
            <w:vAlign w:val="bottom"/>
            <w:hideMark/>
          </w:tcPr>
          <w:p w14:paraId="7A93B04A" w14:textId="77777777" w:rsidR="00CE3BE6" w:rsidRPr="00CE3BE6" w:rsidRDefault="00CE3BE6" w:rsidP="00CE3BE6">
            <w:pPr>
              <w:jc w:val="right"/>
              <w:rPr>
                <w:ins w:id="523" w:author="Parks, Robbie M" w:date="2018-06-19T17:22:00Z"/>
                <w:rFonts w:eastAsia="Times New Roman"/>
                <w:color w:val="000000"/>
              </w:rPr>
            </w:pPr>
            <w:ins w:id="524" w:author="Parks, Robbie M" w:date="2018-06-19T17:22:00Z">
              <w:r w:rsidRPr="00CE3BE6">
                <w:rPr>
                  <w:rFonts w:eastAsia="Times New Roman"/>
                  <w:color w:val="000000"/>
                </w:rPr>
                <w:t>5,043,860</w:t>
              </w:r>
            </w:ins>
          </w:p>
        </w:tc>
      </w:tr>
      <w:tr w:rsidR="00CE3BE6" w:rsidRPr="00CE3BE6" w14:paraId="1B538962" w14:textId="77777777" w:rsidTr="00CE3BE6">
        <w:trPr>
          <w:trHeight w:val="320"/>
          <w:ins w:id="52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1A81E6F3" w14:textId="77777777" w:rsidR="00CE3BE6" w:rsidRPr="00CE3BE6" w:rsidRDefault="00CE3BE6" w:rsidP="00CE3BE6">
            <w:pPr>
              <w:rPr>
                <w:ins w:id="526" w:author="Parks, Robbie M" w:date="2018-06-19T17:22:00Z"/>
                <w:rFonts w:ascii="Helvetica" w:eastAsia="Times New Roman" w:hAnsi="Helvetica"/>
                <w:color w:val="000000"/>
              </w:rPr>
            </w:pPr>
            <w:ins w:id="527"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0485BA5E" w14:textId="77777777" w:rsidR="00CE3BE6" w:rsidRPr="00CE3BE6" w:rsidRDefault="00CE3BE6" w:rsidP="00CE3BE6">
            <w:pPr>
              <w:rPr>
                <w:ins w:id="528" w:author="Parks, Robbie M" w:date="2018-06-19T17:22:00Z"/>
                <w:rFonts w:ascii="Helvetica" w:eastAsia="Times New Roman" w:hAnsi="Helvetica"/>
                <w:color w:val="000000"/>
              </w:rPr>
            </w:pPr>
            <w:ins w:id="529"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94B6392" w14:textId="77777777" w:rsidR="00CE3BE6" w:rsidRPr="00AC73A1" w:rsidRDefault="00CE3BE6" w:rsidP="00CE3BE6">
            <w:pPr>
              <w:rPr>
                <w:ins w:id="530" w:author="Parks, Robbie M" w:date="2018-06-19T17:22:00Z"/>
                <w:rFonts w:eastAsia="Times New Roman"/>
                <w:bCs/>
                <w:color w:val="000000"/>
              </w:rPr>
            </w:pPr>
            <w:ins w:id="531" w:author="Parks, Robbie M" w:date="2018-06-19T17:22:00Z">
              <w:r w:rsidRPr="00AC73A1">
                <w:rPr>
                  <w:rFonts w:eastAsia="Times New Roman"/>
                  <w:bCs/>
                  <w:color w:val="000000"/>
                </w:rPr>
                <w:t>Perinatal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378D16" w14:textId="77777777" w:rsidR="00CE3BE6" w:rsidRPr="00CE3BE6" w:rsidRDefault="00CE3BE6" w:rsidP="00CE3BE6">
            <w:pPr>
              <w:jc w:val="right"/>
              <w:rPr>
                <w:ins w:id="532" w:author="Parks, Robbie M" w:date="2018-06-19T17:22:00Z"/>
                <w:rFonts w:eastAsia="Times New Roman"/>
                <w:color w:val="000000"/>
              </w:rPr>
            </w:pPr>
            <w:ins w:id="533" w:author="Parks, Robbie M" w:date="2018-06-19T17:22:00Z">
              <w:r w:rsidRPr="00CE3BE6">
                <w:rPr>
                  <w:rFonts w:eastAsia="Times New Roman"/>
                  <w:color w:val="000000"/>
                </w:rPr>
                <w:t>320,057</w:t>
              </w:r>
            </w:ins>
          </w:p>
        </w:tc>
        <w:tc>
          <w:tcPr>
            <w:tcW w:w="1220" w:type="dxa"/>
            <w:tcBorders>
              <w:top w:val="nil"/>
              <w:left w:val="nil"/>
              <w:bottom w:val="single" w:sz="4" w:space="0" w:color="auto"/>
              <w:right w:val="single" w:sz="4" w:space="0" w:color="auto"/>
            </w:tcBorders>
            <w:shd w:val="clear" w:color="auto" w:fill="auto"/>
            <w:noWrap/>
            <w:vAlign w:val="bottom"/>
            <w:hideMark/>
          </w:tcPr>
          <w:p w14:paraId="7A2C75E8" w14:textId="77777777" w:rsidR="00CE3BE6" w:rsidRPr="00CE3BE6" w:rsidRDefault="00CE3BE6" w:rsidP="00CE3BE6">
            <w:pPr>
              <w:jc w:val="right"/>
              <w:rPr>
                <w:ins w:id="534" w:author="Parks, Robbie M" w:date="2018-06-19T17:22:00Z"/>
                <w:rFonts w:eastAsia="Times New Roman"/>
                <w:color w:val="000000"/>
              </w:rPr>
            </w:pPr>
            <w:ins w:id="535" w:author="Parks, Robbie M" w:date="2018-06-19T17:22:00Z">
              <w:r w:rsidRPr="00CE3BE6">
                <w:rPr>
                  <w:rFonts w:eastAsia="Times New Roman"/>
                  <w:color w:val="000000"/>
                </w:rPr>
                <w:t>245,939</w:t>
              </w:r>
            </w:ins>
          </w:p>
        </w:tc>
        <w:tc>
          <w:tcPr>
            <w:tcW w:w="1220" w:type="dxa"/>
            <w:tcBorders>
              <w:top w:val="nil"/>
              <w:left w:val="nil"/>
              <w:bottom w:val="single" w:sz="4" w:space="0" w:color="auto"/>
              <w:right w:val="single" w:sz="4" w:space="0" w:color="auto"/>
            </w:tcBorders>
            <w:shd w:val="clear" w:color="auto" w:fill="auto"/>
            <w:noWrap/>
            <w:vAlign w:val="bottom"/>
            <w:hideMark/>
          </w:tcPr>
          <w:p w14:paraId="16B43B4C" w14:textId="77777777" w:rsidR="00CE3BE6" w:rsidRPr="00CE3BE6" w:rsidRDefault="00CE3BE6" w:rsidP="00CE3BE6">
            <w:pPr>
              <w:jc w:val="right"/>
              <w:rPr>
                <w:ins w:id="536" w:author="Parks, Robbie M" w:date="2018-06-19T17:22:00Z"/>
                <w:rFonts w:eastAsia="Times New Roman"/>
                <w:color w:val="000000"/>
              </w:rPr>
            </w:pPr>
            <w:ins w:id="537" w:author="Parks, Robbie M" w:date="2018-06-19T17:22:00Z">
              <w:r w:rsidRPr="00CE3BE6">
                <w:rPr>
                  <w:rFonts w:eastAsia="Times New Roman"/>
                  <w:color w:val="000000"/>
                </w:rPr>
                <w:t>565,996</w:t>
              </w:r>
            </w:ins>
          </w:p>
        </w:tc>
      </w:tr>
      <w:tr w:rsidR="00CE3BE6" w:rsidRPr="00CE3BE6" w14:paraId="5C7D8732" w14:textId="77777777" w:rsidTr="00CE3BE6">
        <w:trPr>
          <w:trHeight w:val="320"/>
          <w:ins w:id="538"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6ECA45F9" w14:textId="77777777" w:rsidR="00CE3BE6" w:rsidRPr="00CE3BE6" w:rsidRDefault="00CE3BE6" w:rsidP="00CE3BE6">
            <w:pPr>
              <w:rPr>
                <w:ins w:id="539" w:author="Parks, Robbie M" w:date="2018-06-19T17:22:00Z"/>
                <w:rFonts w:ascii="Helvetica" w:eastAsia="Times New Roman" w:hAnsi="Helvetica"/>
                <w:color w:val="000000"/>
              </w:rPr>
            </w:pPr>
            <w:ins w:id="540"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0EB4556" w14:textId="77777777" w:rsidR="00CE3BE6" w:rsidRPr="00CE3BE6" w:rsidRDefault="00CE3BE6" w:rsidP="00CE3BE6">
            <w:pPr>
              <w:rPr>
                <w:ins w:id="541" w:author="Parks, Robbie M" w:date="2018-06-19T17:22:00Z"/>
                <w:rFonts w:ascii="Helvetica" w:eastAsia="Times New Roman" w:hAnsi="Helvetica"/>
                <w:color w:val="000000"/>
              </w:rPr>
            </w:pPr>
            <w:ins w:id="542"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CCFD307" w14:textId="77777777" w:rsidR="00CE3BE6" w:rsidRPr="00AC73A1" w:rsidRDefault="00CE3BE6" w:rsidP="00CE3BE6">
            <w:pPr>
              <w:rPr>
                <w:ins w:id="543" w:author="Parks, Robbie M" w:date="2018-06-19T17:22:00Z"/>
                <w:rFonts w:eastAsia="Times New Roman"/>
                <w:bCs/>
                <w:color w:val="000000"/>
              </w:rPr>
            </w:pPr>
            <w:ins w:id="544" w:author="Parks, Robbie M" w:date="2018-06-19T17:22:00Z">
              <w:r w:rsidRPr="00AC73A1">
                <w:rPr>
                  <w:rFonts w:eastAsia="Times New Roman"/>
                  <w:bCs/>
                  <w:color w:val="000000"/>
                </w:rPr>
                <w:t>Substance use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0BDF84C5" w14:textId="77777777" w:rsidR="00CE3BE6" w:rsidRPr="00CE3BE6" w:rsidRDefault="00CE3BE6" w:rsidP="00CE3BE6">
            <w:pPr>
              <w:jc w:val="right"/>
              <w:rPr>
                <w:ins w:id="545" w:author="Parks, Robbie M" w:date="2018-06-19T17:22:00Z"/>
                <w:rFonts w:eastAsia="Times New Roman"/>
                <w:color w:val="000000"/>
              </w:rPr>
            </w:pPr>
            <w:ins w:id="546" w:author="Parks, Robbie M" w:date="2018-06-19T17:22:00Z">
              <w:r w:rsidRPr="00CE3BE6">
                <w:rPr>
                  <w:rFonts w:eastAsia="Times New Roman"/>
                  <w:color w:val="000000"/>
                </w:rPr>
                <w:t>437,989</w:t>
              </w:r>
            </w:ins>
          </w:p>
        </w:tc>
        <w:tc>
          <w:tcPr>
            <w:tcW w:w="1220" w:type="dxa"/>
            <w:tcBorders>
              <w:top w:val="nil"/>
              <w:left w:val="nil"/>
              <w:bottom w:val="single" w:sz="4" w:space="0" w:color="auto"/>
              <w:right w:val="single" w:sz="4" w:space="0" w:color="auto"/>
            </w:tcBorders>
            <w:shd w:val="clear" w:color="auto" w:fill="auto"/>
            <w:noWrap/>
            <w:vAlign w:val="bottom"/>
            <w:hideMark/>
          </w:tcPr>
          <w:p w14:paraId="18F52926" w14:textId="77777777" w:rsidR="00CE3BE6" w:rsidRPr="00CE3BE6" w:rsidRDefault="00CE3BE6" w:rsidP="00CE3BE6">
            <w:pPr>
              <w:jc w:val="right"/>
              <w:rPr>
                <w:ins w:id="547" w:author="Parks, Robbie M" w:date="2018-06-19T17:22:00Z"/>
                <w:rFonts w:eastAsia="Times New Roman"/>
                <w:color w:val="000000"/>
              </w:rPr>
            </w:pPr>
            <w:ins w:id="548" w:author="Parks, Robbie M" w:date="2018-06-19T17:22:00Z">
              <w:r w:rsidRPr="00CE3BE6">
                <w:rPr>
                  <w:rFonts w:eastAsia="Times New Roman"/>
                  <w:color w:val="000000"/>
                </w:rPr>
                <w:t>151,911</w:t>
              </w:r>
            </w:ins>
          </w:p>
        </w:tc>
        <w:tc>
          <w:tcPr>
            <w:tcW w:w="1220" w:type="dxa"/>
            <w:tcBorders>
              <w:top w:val="nil"/>
              <w:left w:val="nil"/>
              <w:bottom w:val="single" w:sz="4" w:space="0" w:color="auto"/>
              <w:right w:val="single" w:sz="4" w:space="0" w:color="auto"/>
            </w:tcBorders>
            <w:shd w:val="clear" w:color="auto" w:fill="auto"/>
            <w:noWrap/>
            <w:vAlign w:val="bottom"/>
            <w:hideMark/>
          </w:tcPr>
          <w:p w14:paraId="10385765" w14:textId="77777777" w:rsidR="00CE3BE6" w:rsidRPr="00CE3BE6" w:rsidRDefault="00CE3BE6" w:rsidP="00CE3BE6">
            <w:pPr>
              <w:jc w:val="right"/>
              <w:rPr>
                <w:ins w:id="549" w:author="Parks, Robbie M" w:date="2018-06-19T17:22:00Z"/>
                <w:rFonts w:eastAsia="Times New Roman"/>
                <w:color w:val="000000"/>
              </w:rPr>
            </w:pPr>
            <w:ins w:id="550" w:author="Parks, Robbie M" w:date="2018-06-19T17:22:00Z">
              <w:r w:rsidRPr="00CE3BE6">
                <w:rPr>
                  <w:rFonts w:eastAsia="Times New Roman"/>
                  <w:color w:val="000000"/>
                </w:rPr>
                <w:t>589,900</w:t>
              </w:r>
            </w:ins>
          </w:p>
        </w:tc>
      </w:tr>
      <w:tr w:rsidR="00CE3BE6" w:rsidRPr="00CE3BE6" w14:paraId="5945B279" w14:textId="77777777" w:rsidTr="00CE3BE6">
        <w:trPr>
          <w:trHeight w:val="320"/>
          <w:ins w:id="551"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6B86A45" w14:textId="77777777" w:rsidR="00CE3BE6" w:rsidRPr="00CE3BE6" w:rsidRDefault="00CE3BE6" w:rsidP="00CE3BE6">
            <w:pPr>
              <w:rPr>
                <w:ins w:id="552" w:author="Parks, Robbie M" w:date="2018-06-19T17:22:00Z"/>
                <w:rFonts w:ascii="Helvetica" w:eastAsia="Times New Roman" w:hAnsi="Helvetica"/>
                <w:color w:val="000000"/>
              </w:rPr>
            </w:pPr>
            <w:ins w:id="553"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BD1C27D" w14:textId="77777777" w:rsidR="00CE3BE6" w:rsidRPr="00CE3BE6" w:rsidRDefault="00CE3BE6" w:rsidP="00CE3BE6">
            <w:pPr>
              <w:rPr>
                <w:ins w:id="554" w:author="Parks, Robbie M" w:date="2018-06-19T17:22:00Z"/>
                <w:rFonts w:ascii="Helvetica" w:eastAsia="Times New Roman" w:hAnsi="Helvetica"/>
                <w:color w:val="000000"/>
              </w:rPr>
            </w:pPr>
            <w:ins w:id="555"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91F250E" w14:textId="77777777" w:rsidR="00CE3BE6" w:rsidRPr="00AC73A1" w:rsidRDefault="00CE3BE6" w:rsidP="00CE3BE6">
            <w:pPr>
              <w:rPr>
                <w:ins w:id="556" w:author="Parks, Robbie M" w:date="2018-06-19T17:22:00Z"/>
                <w:rFonts w:eastAsia="Times New Roman"/>
                <w:bCs/>
                <w:color w:val="000000"/>
              </w:rPr>
            </w:pPr>
            <w:ins w:id="557" w:author="Parks, Robbie M" w:date="2018-06-19T17:22:00Z">
              <w:r w:rsidRPr="00AC73A1">
                <w:rPr>
                  <w:rFonts w:eastAsia="Times New Roman"/>
                  <w:bCs/>
                  <w:color w:val="000000"/>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7ADD566F" w14:textId="77777777" w:rsidR="00CE3BE6" w:rsidRPr="00CE3BE6" w:rsidRDefault="00CE3BE6" w:rsidP="00CE3BE6">
            <w:pPr>
              <w:jc w:val="right"/>
              <w:rPr>
                <w:ins w:id="558" w:author="Parks, Robbie M" w:date="2018-06-19T17:22:00Z"/>
                <w:rFonts w:eastAsia="Times New Roman"/>
                <w:color w:val="000000"/>
              </w:rPr>
            </w:pPr>
            <w:ins w:id="559" w:author="Parks, Robbie M" w:date="2018-06-19T17:22:00Z">
              <w:r w:rsidRPr="00CE3BE6">
                <w:rPr>
                  <w:rFonts w:eastAsia="Times New Roman"/>
                  <w:color w:val="000000"/>
                </w:rPr>
                <w:t>4,897,747</w:t>
              </w:r>
            </w:ins>
          </w:p>
        </w:tc>
        <w:tc>
          <w:tcPr>
            <w:tcW w:w="1220" w:type="dxa"/>
            <w:tcBorders>
              <w:top w:val="nil"/>
              <w:left w:val="nil"/>
              <w:bottom w:val="single" w:sz="4" w:space="0" w:color="auto"/>
              <w:right w:val="single" w:sz="4" w:space="0" w:color="auto"/>
            </w:tcBorders>
            <w:shd w:val="clear" w:color="auto" w:fill="auto"/>
            <w:noWrap/>
            <w:vAlign w:val="bottom"/>
            <w:hideMark/>
          </w:tcPr>
          <w:p w14:paraId="1849E40D" w14:textId="77777777" w:rsidR="00CE3BE6" w:rsidRPr="00CE3BE6" w:rsidRDefault="00CE3BE6" w:rsidP="00CE3BE6">
            <w:pPr>
              <w:jc w:val="right"/>
              <w:rPr>
                <w:ins w:id="560" w:author="Parks, Robbie M" w:date="2018-06-19T17:22:00Z"/>
                <w:rFonts w:eastAsia="Times New Roman"/>
                <w:color w:val="000000"/>
              </w:rPr>
            </w:pPr>
            <w:ins w:id="561" w:author="Parks, Robbie M" w:date="2018-06-19T17:22:00Z">
              <w:r w:rsidRPr="00CE3BE6">
                <w:rPr>
                  <w:rFonts w:eastAsia="Times New Roman"/>
                  <w:color w:val="000000"/>
                </w:rPr>
                <w:t>4,857,309</w:t>
              </w:r>
            </w:ins>
          </w:p>
        </w:tc>
        <w:tc>
          <w:tcPr>
            <w:tcW w:w="1220" w:type="dxa"/>
            <w:tcBorders>
              <w:top w:val="nil"/>
              <w:left w:val="nil"/>
              <w:bottom w:val="single" w:sz="4" w:space="0" w:color="auto"/>
              <w:right w:val="single" w:sz="4" w:space="0" w:color="auto"/>
            </w:tcBorders>
            <w:shd w:val="clear" w:color="auto" w:fill="auto"/>
            <w:noWrap/>
            <w:vAlign w:val="bottom"/>
            <w:hideMark/>
          </w:tcPr>
          <w:p w14:paraId="65BE86C9" w14:textId="77777777" w:rsidR="00CE3BE6" w:rsidRPr="00CE3BE6" w:rsidRDefault="00CE3BE6" w:rsidP="00CE3BE6">
            <w:pPr>
              <w:jc w:val="right"/>
              <w:rPr>
                <w:ins w:id="562" w:author="Parks, Robbie M" w:date="2018-06-19T17:22:00Z"/>
                <w:rFonts w:eastAsia="Times New Roman"/>
                <w:color w:val="000000"/>
              </w:rPr>
            </w:pPr>
            <w:ins w:id="563" w:author="Parks, Robbie M" w:date="2018-06-19T17:22: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564" w:author="Parks, Robbie M" w:date="2018-06-19T15:50:00Z"/>
          <w:color w:val="000000" w:themeColor="text1"/>
        </w:rPr>
      </w:pPr>
      <w:ins w:id="565"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566" w:author="Parks, Robbie M" w:date="2018-06-19T15:55:00Z"/>
          <w:color w:val="000000" w:themeColor="text1"/>
        </w:rPr>
      </w:pPr>
      <w:ins w:id="567" w:author="Parks, Robbie M" w:date="2018-06-19T15:55:00Z">
        <w:r w:rsidRPr="00AC73A1">
          <w:rPr>
            <w:b/>
            <w:color w:val="000000" w:themeColor="text1"/>
          </w:rPr>
          <w:lastRenderedPageBreak/>
          <w:t>Table</w:t>
        </w:r>
      </w:ins>
      <w:ins w:id="568"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569"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570" w:author="Parks, Robbie M" w:date="2018-06-19T17:34:00Z"/>
                <w:rFonts w:eastAsia="Times New Roman"/>
                <w:b/>
                <w:bCs/>
                <w:color w:val="000000"/>
              </w:rPr>
            </w:pPr>
            <w:ins w:id="571"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572" w:author="Parks, Robbie M" w:date="2018-06-19T17:34:00Z"/>
                <w:rFonts w:eastAsia="Times New Roman"/>
                <w:b/>
                <w:bCs/>
                <w:color w:val="000000"/>
              </w:rPr>
            </w:pPr>
            <w:ins w:id="573"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574" w:author="Parks, Robbie M" w:date="2018-06-19T17:34:00Z"/>
                <w:rFonts w:eastAsia="Times New Roman"/>
                <w:b/>
                <w:bCs/>
                <w:color w:val="000000"/>
              </w:rPr>
            </w:pPr>
            <w:ins w:id="575"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576" w:author="Parks, Robbie M" w:date="2018-06-19T17:34:00Z"/>
                <w:rFonts w:eastAsia="Times New Roman"/>
                <w:b/>
                <w:bCs/>
                <w:color w:val="000000"/>
              </w:rPr>
            </w:pPr>
            <w:ins w:id="577"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578" w:author="Parks, Robbie M" w:date="2018-06-19T17:34:00Z"/>
                <w:rFonts w:eastAsia="Times New Roman"/>
                <w:b/>
                <w:bCs/>
                <w:color w:val="000000"/>
              </w:rPr>
            </w:pPr>
            <w:ins w:id="579"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58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581" w:author="Parks, Robbie M" w:date="2018-06-19T17:34:00Z"/>
                <w:rFonts w:eastAsia="Times New Roman"/>
                <w:color w:val="000000"/>
              </w:rPr>
            </w:pPr>
            <w:ins w:id="582"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583" w:author="Parks, Robbie M" w:date="2018-06-19T17:34:00Z"/>
                <w:rFonts w:eastAsia="Times New Roman"/>
                <w:color w:val="000000"/>
              </w:rPr>
            </w:pPr>
            <w:ins w:id="584"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585" w:author="Parks, Robbie M" w:date="2018-06-19T17:34:00Z"/>
                <w:rFonts w:eastAsia="Times New Roman"/>
                <w:color w:val="000000"/>
              </w:rPr>
            </w:pPr>
            <w:ins w:id="586"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587" w:author="Parks, Robbie M" w:date="2018-06-19T17:34:00Z"/>
                <w:rFonts w:eastAsia="Times New Roman"/>
                <w:color w:val="000000"/>
              </w:rPr>
            </w:pPr>
            <w:ins w:id="588"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589" w:author="Parks, Robbie M" w:date="2018-06-19T17:34:00Z"/>
                <w:rFonts w:eastAsia="Times New Roman"/>
                <w:color w:val="000000"/>
              </w:rPr>
            </w:pPr>
            <w:ins w:id="590" w:author="Parks, Robbie M" w:date="2018-06-19T17:34:00Z">
              <w:r w:rsidRPr="003D6280">
                <w:rPr>
                  <w:rFonts w:eastAsia="Times New Roman"/>
                  <w:color w:val="000000"/>
                </w:rPr>
                <w:t>11.6</w:t>
              </w:r>
            </w:ins>
          </w:p>
        </w:tc>
      </w:tr>
      <w:tr w:rsidR="003D6280" w:rsidRPr="003D6280" w14:paraId="5B793D0C" w14:textId="77777777" w:rsidTr="00B60E7C">
        <w:trPr>
          <w:trHeight w:val="640"/>
          <w:ins w:id="59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592" w:author="Parks, Robbie M" w:date="2018-06-19T17:34:00Z"/>
                <w:rFonts w:eastAsia="Times New Roman"/>
                <w:color w:val="000000"/>
              </w:rPr>
            </w:pPr>
            <w:ins w:id="593"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594" w:author="Parks, Robbie M" w:date="2018-06-19T17:34:00Z"/>
                <w:rFonts w:eastAsia="Times New Roman"/>
                <w:color w:val="000000"/>
              </w:rPr>
            </w:pPr>
            <w:ins w:id="595"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596" w:author="Parks, Robbie M" w:date="2018-06-19T17:34:00Z"/>
                <w:rFonts w:eastAsia="Times New Roman"/>
                <w:color w:val="000000"/>
              </w:rPr>
            </w:pPr>
            <w:ins w:id="597"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598" w:author="Parks, Robbie M" w:date="2018-06-19T17:34:00Z"/>
                <w:rFonts w:eastAsia="Times New Roman"/>
                <w:color w:val="000000"/>
              </w:rPr>
            </w:pPr>
            <w:ins w:id="599"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600" w:author="Parks, Robbie M" w:date="2018-06-19T17:34:00Z"/>
                <w:rFonts w:eastAsia="Times New Roman"/>
                <w:color w:val="000000"/>
              </w:rPr>
            </w:pPr>
            <w:ins w:id="601" w:author="Parks, Robbie M" w:date="2018-06-19T17:34:00Z">
              <w:r w:rsidRPr="003D6280">
                <w:rPr>
                  <w:rFonts w:eastAsia="Times New Roman"/>
                  <w:color w:val="000000"/>
                </w:rPr>
                <w:t>8</w:t>
              </w:r>
            </w:ins>
          </w:p>
        </w:tc>
      </w:tr>
      <w:tr w:rsidR="003D6280" w:rsidRPr="003D6280" w14:paraId="022A0AFE" w14:textId="77777777" w:rsidTr="00B60E7C">
        <w:trPr>
          <w:trHeight w:val="1600"/>
          <w:ins w:id="60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603" w:author="Parks, Robbie M" w:date="2018-06-19T17:34:00Z"/>
                <w:rFonts w:eastAsia="Times New Roman"/>
                <w:color w:val="000000"/>
              </w:rPr>
            </w:pPr>
            <w:ins w:id="604"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605" w:author="Parks, Robbie M" w:date="2018-06-19T17:34:00Z"/>
                <w:rFonts w:eastAsia="Times New Roman"/>
                <w:color w:val="000000"/>
              </w:rPr>
            </w:pPr>
            <w:ins w:id="606"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607" w:author="Parks, Robbie M" w:date="2018-06-19T17:34:00Z"/>
                <w:rFonts w:eastAsia="Times New Roman"/>
                <w:color w:val="000000"/>
              </w:rPr>
            </w:pPr>
            <w:ins w:id="608"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609" w:author="Parks, Robbie M" w:date="2018-06-19T17:34:00Z"/>
                <w:rFonts w:eastAsia="Times New Roman"/>
                <w:color w:val="000000"/>
              </w:rPr>
            </w:pPr>
            <w:ins w:id="610"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611" w:author="Parks, Robbie M" w:date="2018-06-19T17:34:00Z"/>
                <w:rFonts w:eastAsia="Times New Roman"/>
                <w:color w:val="000000"/>
              </w:rPr>
            </w:pPr>
            <w:ins w:id="612" w:author="Parks, Robbie M" w:date="2018-06-19T17:34:00Z">
              <w:r w:rsidRPr="003D6280">
                <w:rPr>
                  <w:rFonts w:eastAsia="Times New Roman"/>
                  <w:color w:val="000000"/>
                </w:rPr>
                <w:t>10.6</w:t>
              </w:r>
            </w:ins>
          </w:p>
        </w:tc>
      </w:tr>
      <w:tr w:rsidR="003D6280" w:rsidRPr="003D6280" w14:paraId="13470DF2" w14:textId="77777777" w:rsidTr="00B60E7C">
        <w:trPr>
          <w:trHeight w:val="640"/>
          <w:ins w:id="61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614" w:author="Parks, Robbie M" w:date="2018-06-19T17:34:00Z"/>
                <w:rFonts w:eastAsia="Times New Roman"/>
                <w:color w:val="000000"/>
              </w:rPr>
            </w:pPr>
            <w:ins w:id="615"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616" w:author="Parks, Robbie M" w:date="2018-06-19T17:34:00Z"/>
                <w:rFonts w:eastAsia="Times New Roman"/>
                <w:color w:val="000000"/>
              </w:rPr>
            </w:pPr>
            <w:ins w:id="617"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618" w:author="Parks, Robbie M" w:date="2018-06-19T17:34:00Z"/>
                <w:rFonts w:eastAsia="Times New Roman"/>
                <w:color w:val="000000"/>
              </w:rPr>
            </w:pPr>
            <w:ins w:id="619"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620" w:author="Parks, Robbie M" w:date="2018-06-19T17:34:00Z"/>
                <w:rFonts w:eastAsia="Times New Roman"/>
                <w:color w:val="000000"/>
              </w:rPr>
            </w:pPr>
            <w:ins w:id="621"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622" w:author="Parks, Robbie M" w:date="2018-06-19T17:34:00Z"/>
                <w:rFonts w:eastAsia="Times New Roman"/>
                <w:color w:val="000000"/>
              </w:rPr>
            </w:pPr>
            <w:ins w:id="623" w:author="Parks, Robbie M" w:date="2018-06-19T17:34:00Z">
              <w:r w:rsidRPr="003D6280">
                <w:rPr>
                  <w:rFonts w:eastAsia="Times New Roman"/>
                  <w:color w:val="000000"/>
                </w:rPr>
                <w:t>8.2</w:t>
              </w:r>
            </w:ins>
          </w:p>
        </w:tc>
      </w:tr>
      <w:tr w:rsidR="003D6280" w:rsidRPr="003D6280" w14:paraId="1B283F76" w14:textId="77777777" w:rsidTr="00B60E7C">
        <w:trPr>
          <w:trHeight w:val="640"/>
          <w:ins w:id="624"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625" w:author="Parks, Robbie M" w:date="2018-06-19T17:34:00Z"/>
                <w:rFonts w:eastAsia="Times New Roman"/>
                <w:color w:val="000000"/>
              </w:rPr>
            </w:pPr>
            <w:ins w:id="626"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627" w:author="Parks, Robbie M" w:date="2018-06-19T17:34:00Z"/>
                <w:rFonts w:eastAsia="Times New Roman"/>
                <w:color w:val="000000"/>
              </w:rPr>
            </w:pPr>
            <w:ins w:id="628"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629" w:author="Parks, Robbie M" w:date="2018-06-19T17:34:00Z"/>
                <w:rFonts w:eastAsia="Times New Roman"/>
                <w:color w:val="000000"/>
              </w:rPr>
            </w:pPr>
            <w:ins w:id="630"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631" w:author="Parks, Robbie M" w:date="2018-06-19T17:34:00Z"/>
                <w:rFonts w:eastAsia="Times New Roman"/>
                <w:color w:val="000000"/>
              </w:rPr>
            </w:pPr>
            <w:ins w:id="632"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633" w:author="Parks, Robbie M" w:date="2018-06-19T17:34:00Z"/>
                <w:rFonts w:eastAsia="Times New Roman"/>
                <w:color w:val="000000"/>
              </w:rPr>
            </w:pPr>
            <w:ins w:id="634" w:author="Parks, Robbie M" w:date="2018-06-19T17:34:00Z">
              <w:r w:rsidRPr="003D6280">
                <w:rPr>
                  <w:rFonts w:eastAsia="Times New Roman"/>
                  <w:color w:val="000000"/>
                </w:rPr>
                <w:t>18</w:t>
              </w:r>
            </w:ins>
          </w:p>
        </w:tc>
      </w:tr>
      <w:tr w:rsidR="003D6280" w:rsidRPr="003D6280" w14:paraId="75BF4488" w14:textId="77777777" w:rsidTr="00B60E7C">
        <w:trPr>
          <w:trHeight w:val="960"/>
          <w:ins w:id="63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636" w:author="Parks, Robbie M" w:date="2018-06-19T17:34:00Z"/>
                <w:rFonts w:eastAsia="Times New Roman"/>
                <w:color w:val="000000"/>
              </w:rPr>
            </w:pPr>
            <w:ins w:id="637"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638" w:author="Parks, Robbie M" w:date="2018-06-19T17:34:00Z"/>
                <w:rFonts w:eastAsia="Times New Roman"/>
                <w:color w:val="000000"/>
              </w:rPr>
            </w:pPr>
            <w:ins w:id="639"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640" w:author="Parks, Robbie M" w:date="2018-06-19T17:34:00Z"/>
                <w:rFonts w:eastAsia="Times New Roman"/>
                <w:color w:val="000000"/>
              </w:rPr>
            </w:pPr>
            <w:ins w:id="641"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642" w:author="Parks, Robbie M" w:date="2018-06-19T17:34:00Z"/>
                <w:rFonts w:eastAsia="Times New Roman"/>
                <w:color w:val="000000"/>
              </w:rPr>
            </w:pPr>
            <w:ins w:id="643"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644" w:author="Parks, Robbie M" w:date="2018-06-19T17:34:00Z"/>
                <w:rFonts w:eastAsia="Times New Roman"/>
                <w:color w:val="000000"/>
              </w:rPr>
            </w:pPr>
            <w:ins w:id="645" w:author="Parks, Robbie M" w:date="2018-06-19T17:34:00Z">
              <w:r w:rsidRPr="003D6280">
                <w:rPr>
                  <w:rFonts w:eastAsia="Times New Roman"/>
                  <w:color w:val="000000"/>
                </w:rPr>
                <w:t>18.4</w:t>
              </w:r>
            </w:ins>
          </w:p>
        </w:tc>
      </w:tr>
      <w:tr w:rsidR="003D6280" w:rsidRPr="003D6280" w14:paraId="5621696C" w14:textId="77777777" w:rsidTr="00B60E7C">
        <w:trPr>
          <w:trHeight w:val="640"/>
          <w:ins w:id="64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647" w:author="Parks, Robbie M" w:date="2018-06-19T17:34:00Z"/>
                <w:rFonts w:eastAsia="Times New Roman"/>
                <w:color w:val="000000"/>
              </w:rPr>
            </w:pPr>
            <w:ins w:id="648"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649" w:author="Parks, Robbie M" w:date="2018-06-19T17:34:00Z"/>
                <w:rFonts w:eastAsia="Times New Roman"/>
                <w:color w:val="000000"/>
              </w:rPr>
            </w:pPr>
            <w:ins w:id="650"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651" w:author="Parks, Robbie M" w:date="2018-06-19T17:34:00Z"/>
                <w:rFonts w:eastAsia="Times New Roman"/>
                <w:color w:val="000000"/>
              </w:rPr>
            </w:pPr>
            <w:ins w:id="652"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653" w:author="Parks, Robbie M" w:date="2018-06-19T17:34:00Z"/>
                <w:rFonts w:eastAsia="Times New Roman"/>
                <w:color w:val="000000"/>
              </w:rPr>
            </w:pPr>
            <w:ins w:id="654"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655" w:author="Parks, Robbie M" w:date="2018-06-19T17:34:00Z"/>
                <w:rFonts w:eastAsia="Times New Roman"/>
                <w:color w:val="000000"/>
              </w:rPr>
            </w:pPr>
            <w:ins w:id="656" w:author="Parks, Robbie M" w:date="2018-06-19T17:34:00Z">
              <w:r w:rsidRPr="003D6280">
                <w:rPr>
                  <w:rFonts w:eastAsia="Times New Roman"/>
                  <w:color w:val="000000"/>
                </w:rPr>
                <w:t>13.6</w:t>
              </w:r>
            </w:ins>
          </w:p>
        </w:tc>
      </w:tr>
      <w:tr w:rsidR="003D6280" w:rsidRPr="003D6280" w14:paraId="7B09652B" w14:textId="77777777" w:rsidTr="00B60E7C">
        <w:trPr>
          <w:trHeight w:val="320"/>
          <w:ins w:id="657"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658" w:author="Parks, Robbie M" w:date="2018-06-19T17:34:00Z"/>
                <w:rFonts w:eastAsia="Times New Roman"/>
                <w:color w:val="000000"/>
              </w:rPr>
            </w:pPr>
            <w:ins w:id="659"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660" w:author="Parks, Robbie M" w:date="2018-06-19T17:34:00Z"/>
                <w:rFonts w:eastAsia="Times New Roman"/>
                <w:color w:val="000000"/>
              </w:rPr>
            </w:pPr>
            <w:ins w:id="661"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662" w:author="Parks, Robbie M" w:date="2018-06-19T17:34:00Z"/>
                <w:rFonts w:eastAsia="Times New Roman"/>
                <w:color w:val="000000"/>
              </w:rPr>
            </w:pPr>
            <w:ins w:id="663"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664" w:author="Parks, Robbie M" w:date="2018-06-19T17:34:00Z"/>
                <w:rFonts w:eastAsia="Times New Roman"/>
                <w:color w:val="000000"/>
              </w:rPr>
            </w:pPr>
            <w:ins w:id="665"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666" w:author="Parks, Robbie M" w:date="2018-06-19T17:34:00Z"/>
                <w:rFonts w:eastAsia="Times New Roman"/>
                <w:color w:val="000000"/>
              </w:rPr>
            </w:pPr>
            <w:ins w:id="667" w:author="Parks, Robbie M" w:date="2018-06-19T17:34:00Z">
              <w:r w:rsidRPr="003D6280">
                <w:rPr>
                  <w:rFonts w:eastAsia="Times New Roman"/>
                  <w:color w:val="000000"/>
                </w:rPr>
                <w:t>16.6</w:t>
              </w:r>
            </w:ins>
          </w:p>
        </w:tc>
      </w:tr>
      <w:tr w:rsidR="003D6280" w:rsidRPr="003D6280" w14:paraId="2B1BD4AD" w14:textId="77777777" w:rsidTr="00B60E7C">
        <w:trPr>
          <w:trHeight w:val="960"/>
          <w:ins w:id="66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669" w:author="Parks, Robbie M" w:date="2018-06-19T17:34:00Z"/>
                <w:rFonts w:eastAsia="Times New Roman"/>
                <w:color w:val="000000"/>
              </w:rPr>
            </w:pPr>
            <w:ins w:id="670"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671" w:author="Parks, Robbie M" w:date="2018-06-19T17:34:00Z"/>
                <w:rFonts w:eastAsia="Times New Roman"/>
                <w:color w:val="000000"/>
              </w:rPr>
            </w:pPr>
            <w:ins w:id="672"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673" w:author="Parks, Robbie M" w:date="2018-06-19T17:34:00Z"/>
                <w:rFonts w:eastAsia="Times New Roman"/>
                <w:color w:val="000000"/>
              </w:rPr>
            </w:pPr>
            <w:ins w:id="674"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675" w:author="Parks, Robbie M" w:date="2018-06-19T17:34:00Z"/>
                <w:rFonts w:eastAsia="Times New Roman"/>
                <w:color w:val="000000"/>
              </w:rPr>
            </w:pPr>
            <w:ins w:id="676"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677" w:author="Parks, Robbie M" w:date="2018-06-19T17:34:00Z"/>
                <w:rFonts w:eastAsia="Times New Roman"/>
                <w:color w:val="000000"/>
              </w:rPr>
            </w:pPr>
            <w:ins w:id="678" w:author="Parks, Robbie M" w:date="2018-06-19T17:34:00Z">
              <w:r w:rsidRPr="003D6280">
                <w:rPr>
                  <w:rFonts w:eastAsia="Times New Roman"/>
                  <w:color w:val="000000"/>
                </w:rPr>
                <w:t>7.6</w:t>
              </w:r>
            </w:ins>
          </w:p>
        </w:tc>
      </w:tr>
    </w:tbl>
    <w:p w14:paraId="0A6D0D8D" w14:textId="77777777" w:rsidR="00D67E0B" w:rsidRPr="00AC73A1" w:rsidRDefault="00D67E0B">
      <w:pPr>
        <w:rPr>
          <w:ins w:id="679" w:author="Parks, Robbie M" w:date="2018-06-19T19:04:00Z"/>
          <w:b/>
        </w:rPr>
      </w:pPr>
      <w:ins w:id="680"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681"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682" w:author="Parks, Robbie M" w:date="2018-06-19T19:05:00Z"/>
                <w:rFonts w:eastAsia="Times New Roman"/>
                <w:b/>
                <w:bCs/>
                <w:color w:val="000000"/>
              </w:rPr>
            </w:pPr>
            <w:ins w:id="683"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684" w:author="Parks, Robbie M" w:date="2018-06-19T19:05:00Z"/>
                <w:rFonts w:eastAsia="Times New Roman"/>
                <w:b/>
                <w:bCs/>
                <w:color w:val="000000"/>
              </w:rPr>
            </w:pPr>
            <w:ins w:id="685"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686" w:author="Parks, Robbie M" w:date="2018-06-19T19:05:00Z"/>
                <w:rFonts w:eastAsia="Times New Roman"/>
                <w:b/>
                <w:bCs/>
                <w:color w:val="000000"/>
              </w:rPr>
            </w:pPr>
            <w:ins w:id="687"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688"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689" w:author="Parks, Robbie M" w:date="2018-06-19T19:05:00Z"/>
                <w:rFonts w:eastAsia="Times New Roman"/>
                <w:color w:val="000000"/>
              </w:rPr>
            </w:pPr>
            <w:ins w:id="690"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691" w:author="Parks, Robbie M" w:date="2018-06-19T19:05:00Z"/>
                <w:rFonts w:eastAsia="Times New Roman"/>
                <w:color w:val="000000"/>
              </w:rPr>
            </w:pPr>
            <w:ins w:id="692"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693" w:author="Parks, Robbie M" w:date="2018-06-19T19:05:00Z"/>
                <w:rFonts w:eastAsia="Times New Roman"/>
                <w:color w:val="000000"/>
              </w:rPr>
            </w:pPr>
            <w:ins w:id="694" w:author="Parks, Robbie M" w:date="2018-06-19T19:05:00Z">
              <w:r w:rsidRPr="00AC73A1">
                <w:rPr>
                  <w:rFonts w:eastAsia="Times New Roman"/>
                  <w:color w:val="000000"/>
                </w:rPr>
                <w:t>C00-D48</w:t>
              </w:r>
            </w:ins>
          </w:p>
        </w:tc>
      </w:tr>
      <w:tr w:rsidR="00AC73A1" w:rsidRPr="00AC73A1" w14:paraId="74054FE0" w14:textId="77777777" w:rsidTr="00AC73A1">
        <w:trPr>
          <w:trHeight w:val="320"/>
          <w:ins w:id="695"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696" w:author="Parks, Robbie M" w:date="2018-06-19T19:05:00Z"/>
                <w:rFonts w:eastAsia="Times New Roman"/>
                <w:color w:val="000000"/>
              </w:rPr>
            </w:pPr>
            <w:ins w:id="697"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698" w:author="Parks, Robbie M" w:date="2018-06-19T19:05:00Z"/>
                <w:rFonts w:eastAsia="Times New Roman"/>
                <w:color w:val="000000"/>
              </w:rPr>
            </w:pPr>
            <w:ins w:id="699"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700" w:author="Parks, Robbie M" w:date="2018-06-19T19:05:00Z"/>
                <w:rFonts w:eastAsia="Times New Roman"/>
                <w:color w:val="000000"/>
              </w:rPr>
            </w:pPr>
            <w:ins w:id="701"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70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703" w:author="Parks, Robbie M" w:date="2018-06-19T19:05:00Z"/>
                <w:rFonts w:eastAsia="Times New Roman"/>
                <w:color w:val="000000"/>
              </w:rPr>
            </w:pPr>
            <w:ins w:id="70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705" w:author="Parks, Robbie M" w:date="2018-06-19T19:05:00Z"/>
                <w:rFonts w:eastAsia="Times New Roman"/>
                <w:color w:val="000000"/>
              </w:rPr>
            </w:pPr>
            <w:ins w:id="706"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707" w:author="Parks, Robbie M" w:date="2018-06-19T19:05:00Z"/>
                <w:rFonts w:eastAsia="Times New Roman"/>
                <w:color w:val="000000"/>
              </w:rPr>
            </w:pPr>
            <w:ins w:id="708"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709" w:author="Parks, Robbie M" w:date="2018-06-19T19:05:00Z"/>
                <w:rFonts w:eastAsia="Times New Roman"/>
                <w:color w:val="000000"/>
              </w:rPr>
            </w:pPr>
            <w:ins w:id="710" w:author="Parks, Robbie M" w:date="2018-06-19T19:05:00Z">
              <w:r w:rsidRPr="00AC73A1">
                <w:rPr>
                  <w:rFonts w:eastAsia="Times New Roman"/>
                  <w:color w:val="000000"/>
                </w:rPr>
                <w:t>I00-I99</w:t>
              </w:r>
            </w:ins>
          </w:p>
        </w:tc>
      </w:tr>
      <w:tr w:rsidR="00AC73A1" w:rsidRPr="00AC73A1" w14:paraId="6331507A" w14:textId="77777777" w:rsidTr="00AC73A1">
        <w:trPr>
          <w:trHeight w:val="320"/>
          <w:ins w:id="71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712" w:author="Parks, Robbie M" w:date="2018-06-19T19:05:00Z"/>
                <w:rFonts w:eastAsia="Times New Roman"/>
                <w:color w:val="000000"/>
              </w:rPr>
            </w:pPr>
            <w:ins w:id="71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714" w:author="Parks, Robbie M" w:date="2018-06-19T19:05:00Z"/>
                <w:rFonts w:eastAsia="Times New Roman"/>
                <w:color w:val="000000"/>
              </w:rPr>
            </w:pPr>
            <w:ins w:id="715"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716" w:author="Parks, Robbie M" w:date="2018-06-19T19:05:00Z"/>
                <w:rFonts w:eastAsia="Times New Roman"/>
                <w:color w:val="000000"/>
              </w:rPr>
            </w:pPr>
            <w:ins w:id="717"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718" w:author="Parks, Robbie M" w:date="2018-06-19T19:05:00Z"/>
                <w:rFonts w:eastAsia="Times New Roman"/>
                <w:color w:val="000000"/>
              </w:rPr>
            </w:pPr>
            <w:ins w:id="719" w:author="Parks, Robbie M" w:date="2018-06-19T19:05:00Z">
              <w:r w:rsidRPr="00AC73A1">
                <w:rPr>
                  <w:rFonts w:eastAsia="Times New Roman"/>
                  <w:color w:val="000000"/>
                </w:rPr>
                <w:t>J30-J98</w:t>
              </w:r>
            </w:ins>
          </w:p>
        </w:tc>
      </w:tr>
      <w:tr w:rsidR="00AC73A1" w:rsidRPr="00AC73A1" w14:paraId="00AB4448" w14:textId="77777777" w:rsidTr="00AC73A1">
        <w:trPr>
          <w:trHeight w:val="320"/>
          <w:ins w:id="72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721" w:author="Parks, Robbie M" w:date="2018-06-19T19:05:00Z"/>
                <w:rFonts w:eastAsia="Times New Roman"/>
                <w:color w:val="000000"/>
              </w:rPr>
            </w:pPr>
            <w:ins w:id="72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723" w:author="Parks, Robbie M" w:date="2018-06-19T19:05:00Z"/>
                <w:rFonts w:eastAsia="Times New Roman"/>
                <w:color w:val="000000"/>
              </w:rPr>
            </w:pPr>
            <w:ins w:id="724"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725" w:author="Parks, Robbie M" w:date="2018-06-19T19:05:00Z"/>
                <w:rFonts w:eastAsia="Times New Roman"/>
                <w:color w:val="000000"/>
              </w:rPr>
            </w:pPr>
            <w:ins w:id="726"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727" w:author="Parks, Robbie M" w:date="2018-06-19T19:05:00Z"/>
                <w:rFonts w:eastAsia="Times New Roman"/>
                <w:color w:val="000000"/>
              </w:rPr>
            </w:pPr>
            <w:ins w:id="728"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729"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730" w:author="Parks, Robbie M" w:date="2018-06-19T19:05:00Z"/>
                <w:rFonts w:eastAsia="Times New Roman"/>
                <w:color w:val="000000"/>
              </w:rPr>
            </w:pPr>
            <w:ins w:id="731"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732" w:author="Parks, Robbie M" w:date="2018-06-19T19:05:00Z"/>
                <w:rFonts w:eastAsia="Times New Roman"/>
                <w:color w:val="000000"/>
              </w:rPr>
            </w:pPr>
            <w:ins w:id="733"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734" w:author="Parks, Robbie M" w:date="2018-06-19T19:05:00Z"/>
                <w:rFonts w:eastAsia="Times New Roman"/>
                <w:color w:val="000000"/>
              </w:rPr>
            </w:pPr>
            <w:ins w:id="735"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73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737" w:author="Parks, Robbie M" w:date="2018-06-19T19:05:00Z"/>
                <w:rFonts w:eastAsia="Times New Roman"/>
                <w:color w:val="000000"/>
              </w:rPr>
            </w:pPr>
            <w:ins w:id="73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739" w:author="Parks, Robbie M" w:date="2018-06-19T19:05:00Z"/>
                <w:rFonts w:eastAsia="Times New Roman"/>
                <w:color w:val="000000"/>
              </w:rPr>
            </w:pPr>
            <w:ins w:id="740"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741" w:author="Parks, Robbie M" w:date="2018-06-19T19:05:00Z"/>
                <w:rFonts w:eastAsia="Times New Roman"/>
                <w:color w:val="000000"/>
              </w:rPr>
            </w:pPr>
            <w:ins w:id="742"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743" w:author="Parks, Robbie M" w:date="2018-06-19T19:05:00Z"/>
                <w:rFonts w:eastAsia="Times New Roman"/>
                <w:color w:val="000000"/>
              </w:rPr>
            </w:pPr>
            <w:ins w:id="744"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74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746" w:author="Parks, Robbie M" w:date="2018-06-19T19:05:00Z"/>
                <w:rFonts w:eastAsia="Times New Roman"/>
                <w:color w:val="000000"/>
              </w:rPr>
            </w:pPr>
            <w:ins w:id="74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748" w:author="Parks, Robbie M" w:date="2018-06-19T19:05:00Z"/>
                <w:rFonts w:eastAsia="Times New Roman"/>
                <w:color w:val="000000"/>
              </w:rPr>
            </w:pPr>
            <w:ins w:id="749"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750" w:author="Parks, Robbie M" w:date="2018-06-19T19:05:00Z"/>
                <w:rFonts w:eastAsia="Times New Roman"/>
                <w:color w:val="000000"/>
              </w:rPr>
            </w:pPr>
            <w:ins w:id="751"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752" w:author="Parks, Robbie M" w:date="2018-06-19T19:05:00Z"/>
                <w:rFonts w:eastAsia="Times New Roman"/>
                <w:color w:val="000000"/>
              </w:rPr>
            </w:pPr>
            <w:ins w:id="753"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754"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755" w:author="Parks, Robbie M" w:date="2018-06-19T19:05:00Z"/>
                <w:rFonts w:eastAsia="Times New Roman"/>
                <w:color w:val="000000"/>
              </w:rPr>
            </w:pPr>
            <w:ins w:id="756"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757" w:author="Parks, Robbie M" w:date="2018-06-19T19:05:00Z"/>
                <w:rFonts w:eastAsia="Times New Roman"/>
                <w:color w:val="000000"/>
              </w:rPr>
            </w:pPr>
            <w:ins w:id="758"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759" w:author="Parks, Robbie M" w:date="2018-06-19T19:05:00Z"/>
                <w:rFonts w:eastAsia="Times New Roman"/>
                <w:color w:val="000000"/>
              </w:rPr>
            </w:pPr>
            <w:ins w:id="760" w:author="Parks, Robbie M" w:date="2018-06-19T19:05:00Z">
              <w:r w:rsidRPr="00AC73A1">
                <w:rPr>
                  <w:rFonts w:eastAsia="Times New Roman"/>
                  <w:color w:val="000000"/>
                </w:rPr>
                <w:t>All other causes not in  Cancer, Cardiorespiratory, Injuries</w:t>
              </w:r>
            </w:ins>
          </w:p>
        </w:tc>
      </w:tr>
      <w:tr w:rsidR="00AC73A1" w:rsidRPr="00AC73A1" w14:paraId="16210411" w14:textId="77777777" w:rsidTr="00AC73A1">
        <w:trPr>
          <w:trHeight w:val="640"/>
          <w:ins w:id="76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762" w:author="Parks, Robbie M" w:date="2018-06-19T19:05:00Z"/>
                <w:rFonts w:eastAsia="Times New Roman"/>
                <w:color w:val="000000"/>
              </w:rPr>
            </w:pPr>
            <w:ins w:id="76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764" w:author="Parks, Robbie M" w:date="2018-06-19T19:05:00Z"/>
                <w:rFonts w:eastAsia="Times New Roman"/>
                <w:color w:val="000000"/>
              </w:rPr>
            </w:pPr>
            <w:ins w:id="765"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766" w:author="Parks, Robbie M" w:date="2018-06-19T19:05:00Z"/>
                <w:rFonts w:eastAsia="Times New Roman"/>
                <w:color w:val="000000"/>
              </w:rPr>
            </w:pPr>
            <w:ins w:id="767"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768" w:author="Parks, Robbie M" w:date="2018-06-19T19:05:00Z"/>
                <w:rFonts w:eastAsia="Times New Roman"/>
                <w:color w:val="000000"/>
              </w:rPr>
            </w:pPr>
            <w:ins w:id="769" w:author="Parks, Robbie M" w:date="2018-06-19T19:05:00Z">
              <w:r w:rsidRPr="00AC73A1">
                <w:rPr>
                  <w:rFonts w:eastAsia="Times New Roman"/>
                  <w:color w:val="000000"/>
                </w:rPr>
                <w:t>D55-D64 (minus D64.9),D65-D89, E03-E07, E15-E16, E20-E34, E65-E88</w:t>
              </w:r>
            </w:ins>
          </w:p>
        </w:tc>
      </w:tr>
      <w:tr w:rsidR="00AC73A1" w:rsidRPr="00AC73A1" w14:paraId="74A02811" w14:textId="77777777" w:rsidTr="00AC73A1">
        <w:trPr>
          <w:trHeight w:val="320"/>
          <w:ins w:id="77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771" w:author="Parks, Robbie M" w:date="2018-06-19T19:05:00Z"/>
                <w:rFonts w:eastAsia="Times New Roman"/>
                <w:color w:val="000000"/>
              </w:rPr>
            </w:pPr>
            <w:ins w:id="77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773" w:author="Parks, Robbie M" w:date="2018-06-19T19:05:00Z"/>
                <w:rFonts w:eastAsia="Times New Roman"/>
                <w:color w:val="000000"/>
              </w:rPr>
            </w:pPr>
            <w:ins w:id="774"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775" w:author="Parks, Robbie M" w:date="2018-06-19T19:05:00Z"/>
                <w:rFonts w:eastAsia="Times New Roman"/>
                <w:color w:val="000000"/>
              </w:rPr>
            </w:pPr>
            <w:ins w:id="776"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777" w:author="Parks, Robbie M" w:date="2018-06-19T19:05:00Z"/>
                <w:rFonts w:eastAsia="Times New Roman"/>
                <w:color w:val="000000"/>
              </w:rPr>
            </w:pPr>
            <w:ins w:id="778"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77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780" w:author="Parks, Robbie M" w:date="2018-06-19T19:05:00Z"/>
                <w:rFonts w:eastAsia="Times New Roman"/>
                <w:color w:val="000000"/>
              </w:rPr>
            </w:pPr>
            <w:ins w:id="78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782" w:author="Parks, Robbie M" w:date="2018-06-19T19:05:00Z"/>
                <w:rFonts w:eastAsia="Times New Roman"/>
                <w:color w:val="000000"/>
              </w:rPr>
            </w:pPr>
            <w:ins w:id="783"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784" w:author="Parks, Robbie M" w:date="2018-06-19T19:05:00Z"/>
                <w:rFonts w:eastAsia="Times New Roman"/>
                <w:color w:val="000000"/>
              </w:rPr>
            </w:pPr>
            <w:ins w:id="785"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786" w:author="Parks, Robbie M" w:date="2018-06-19T19:05:00Z"/>
                <w:rFonts w:eastAsia="Times New Roman"/>
                <w:color w:val="000000"/>
              </w:rPr>
            </w:pPr>
            <w:ins w:id="787" w:author="Parks, Robbie M" w:date="2018-06-19T19:05:00Z">
              <w:r w:rsidRPr="00AC73A1">
                <w:rPr>
                  <w:rFonts w:eastAsia="Times New Roman"/>
                  <w:color w:val="000000"/>
                </w:rPr>
                <w:t>O00-O99</w:t>
              </w:r>
            </w:ins>
          </w:p>
        </w:tc>
      </w:tr>
      <w:tr w:rsidR="00AC73A1" w:rsidRPr="00AC73A1" w14:paraId="534BE850" w14:textId="77777777" w:rsidTr="00AC73A1">
        <w:trPr>
          <w:trHeight w:val="320"/>
          <w:ins w:id="78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789" w:author="Parks, Robbie M" w:date="2018-06-19T19:05:00Z"/>
                <w:rFonts w:eastAsia="Times New Roman"/>
                <w:color w:val="000000"/>
              </w:rPr>
            </w:pPr>
            <w:ins w:id="79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791" w:author="Parks, Robbie M" w:date="2018-06-19T19:05:00Z"/>
                <w:rFonts w:eastAsia="Times New Roman"/>
                <w:color w:val="000000"/>
              </w:rPr>
            </w:pPr>
            <w:ins w:id="792"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793" w:author="Parks, Robbie M" w:date="2018-06-19T19:05:00Z"/>
                <w:rFonts w:eastAsia="Times New Roman"/>
                <w:color w:val="000000"/>
              </w:rPr>
            </w:pPr>
            <w:ins w:id="794"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795" w:author="Parks, Robbie M" w:date="2018-06-19T19:05:00Z"/>
                <w:rFonts w:eastAsia="Times New Roman"/>
                <w:color w:val="000000"/>
              </w:rPr>
            </w:pPr>
            <w:ins w:id="796"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79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798" w:author="Parks, Robbie M" w:date="2018-06-19T19:05:00Z"/>
                <w:rFonts w:eastAsia="Times New Roman"/>
                <w:color w:val="000000"/>
              </w:rPr>
            </w:pPr>
            <w:ins w:id="79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800" w:author="Parks, Robbie M" w:date="2018-06-19T19:05:00Z"/>
                <w:rFonts w:eastAsia="Times New Roman"/>
                <w:color w:val="000000"/>
              </w:rPr>
            </w:pPr>
            <w:ins w:id="801"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802" w:author="Parks, Robbie M" w:date="2018-06-19T19:05:00Z"/>
                <w:rFonts w:eastAsia="Times New Roman"/>
                <w:color w:val="000000"/>
              </w:rPr>
            </w:pPr>
            <w:ins w:id="803"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804" w:author="Parks, Robbie M" w:date="2018-06-19T19:05:00Z"/>
                <w:rFonts w:eastAsia="Times New Roman"/>
                <w:color w:val="000000"/>
              </w:rPr>
            </w:pPr>
            <w:ins w:id="805" w:author="Parks, Robbie M" w:date="2018-06-19T19:05:00Z">
              <w:r w:rsidRPr="00AC73A1">
                <w:rPr>
                  <w:rFonts w:eastAsia="Times New Roman"/>
                  <w:color w:val="000000"/>
                </w:rPr>
                <w:t>P00-P96</w:t>
              </w:r>
            </w:ins>
          </w:p>
        </w:tc>
      </w:tr>
      <w:tr w:rsidR="00AC73A1" w:rsidRPr="00AC73A1" w14:paraId="75DFC94B" w14:textId="77777777" w:rsidTr="00AC73A1">
        <w:trPr>
          <w:trHeight w:val="320"/>
          <w:ins w:id="80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807" w:author="Parks, Robbie M" w:date="2018-06-19T19:05:00Z"/>
                <w:rFonts w:eastAsia="Times New Roman"/>
                <w:color w:val="000000"/>
              </w:rPr>
            </w:pPr>
            <w:ins w:id="80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809" w:author="Parks, Robbie M" w:date="2018-06-19T19:05:00Z"/>
                <w:rFonts w:eastAsia="Times New Roman"/>
                <w:color w:val="000000"/>
              </w:rPr>
            </w:pPr>
            <w:ins w:id="810"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811" w:author="Parks, Robbie M" w:date="2018-06-19T19:05:00Z"/>
                <w:rFonts w:eastAsia="Times New Roman"/>
                <w:color w:val="000000"/>
              </w:rPr>
            </w:pPr>
            <w:ins w:id="812"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813" w:author="Parks, Robbie M" w:date="2018-06-19T19:05:00Z"/>
                <w:rFonts w:eastAsia="Times New Roman"/>
                <w:color w:val="000000"/>
              </w:rPr>
            </w:pPr>
            <w:ins w:id="814"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81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816" w:author="Parks, Robbie M" w:date="2018-06-19T19:05:00Z"/>
                <w:rFonts w:eastAsia="Times New Roman"/>
                <w:color w:val="000000"/>
              </w:rPr>
            </w:pPr>
            <w:ins w:id="81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818" w:author="Parks, Robbie M" w:date="2018-06-19T19:05:00Z"/>
                <w:rFonts w:eastAsia="Times New Roman"/>
                <w:color w:val="000000"/>
              </w:rPr>
            </w:pPr>
            <w:ins w:id="819"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820" w:author="Parks, Robbie M" w:date="2018-06-19T19:05:00Z"/>
                <w:rFonts w:eastAsia="Times New Roman"/>
                <w:color w:val="000000"/>
              </w:rPr>
            </w:pPr>
            <w:ins w:id="821"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822" w:author="Parks, Robbie M" w:date="2018-06-19T19:05:00Z"/>
                <w:rFonts w:eastAsia="Times New Roman"/>
                <w:color w:val="000000"/>
              </w:rPr>
            </w:pPr>
            <w:ins w:id="823"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824" w:author="Parks, Robbie M" w:date="2018-06-19T19:05:00Z"/>
        </w:rPr>
      </w:pPr>
      <w:r w:rsidRPr="00AC73A1">
        <w:rPr>
          <w:b/>
        </w:rPr>
        <w:t xml:space="preserve"> </w:t>
      </w:r>
      <w:ins w:id="825" w:author="Parks, Robbie M" w:date="2018-06-19T19:04:00Z">
        <w:r w:rsidR="00D67E0B" w:rsidRPr="00AC73A1">
          <w:rPr>
            <w:b/>
          </w:rPr>
          <w:t>Table 3</w:t>
        </w:r>
      </w:ins>
      <w:ins w:id="826" w:author="Parks, Robbie M" w:date="2018-06-19T19:05:00Z">
        <w:r w:rsidRPr="00AC73A1">
          <w:rPr>
            <w:b/>
          </w:rPr>
          <w:t>a</w:t>
        </w:r>
        <w:r w:rsidRPr="00AC73A1">
          <w:t>: Causes of death classification for analysis</w:t>
        </w:r>
      </w:ins>
    </w:p>
    <w:p w14:paraId="09DE3F61" w14:textId="5E441A03" w:rsidR="00EF117B" w:rsidRDefault="00EF117B">
      <w:pPr>
        <w:rPr>
          <w:ins w:id="827" w:author="Parks, Robbie M" w:date="2018-06-19T19:08:00Z"/>
        </w:rPr>
      </w:pPr>
      <w:ins w:id="828" w:author="Parks, Robbie M" w:date="2018-06-19T19:08:00Z">
        <w:r>
          <w:br w:type="page"/>
        </w:r>
      </w:ins>
    </w:p>
    <w:p w14:paraId="4272F15D" w14:textId="7E8B85BD" w:rsidR="0039492C" w:rsidRDefault="0092526A" w:rsidP="0082136F">
      <w:pPr>
        <w:spacing w:line="480" w:lineRule="auto"/>
        <w:jc w:val="both"/>
        <w:rPr>
          <w:ins w:id="829" w:author="Parks, Robbie M" w:date="2018-06-20T15:16:00Z"/>
        </w:rPr>
      </w:pPr>
      <w:commentRangeStart w:id="830"/>
      <w:ins w:id="831" w:author="Parks, Robbie M" w:date="2018-06-19T19:09:00Z">
        <w:r>
          <w:rPr>
            <w:b/>
          </w:rPr>
          <w:lastRenderedPageBreak/>
          <w:t xml:space="preserve">Table 3b: </w:t>
        </w:r>
        <w:r>
          <w:t>Causes of death classification for unintentional and intentional injuries</w:t>
        </w:r>
      </w:ins>
      <w:commentRangeEnd w:id="830"/>
      <w:ins w:id="832" w:author="Parks, Robbie M" w:date="2018-06-20T12:54:00Z">
        <w:r w:rsidR="00E71235">
          <w:rPr>
            <w:rStyle w:val="CommentReference"/>
            <w:rFonts w:asciiTheme="minorHAnsi" w:hAnsiTheme="minorHAnsi" w:cstheme="minorBidi"/>
          </w:rPr>
          <w:commentReference w:id="830"/>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833"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834" w:author="Parks, Robbie M" w:date="2018-06-20T15:16:00Z"/>
                <w:rFonts w:eastAsia="Times New Roman"/>
                <w:b/>
                <w:bCs/>
                <w:color w:val="000000"/>
              </w:rPr>
            </w:pPr>
            <w:ins w:id="835"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836" w:author="Parks, Robbie M" w:date="2018-06-20T15:16:00Z"/>
                <w:rFonts w:eastAsia="Times New Roman"/>
                <w:b/>
                <w:bCs/>
                <w:color w:val="000000"/>
              </w:rPr>
            </w:pPr>
            <w:ins w:id="837"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838" w:author="Parks, Robbie M" w:date="2018-06-20T15:16:00Z"/>
                <w:rFonts w:eastAsia="Times New Roman"/>
                <w:b/>
                <w:bCs/>
                <w:color w:val="000000"/>
              </w:rPr>
            </w:pPr>
            <w:ins w:id="839"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840"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841" w:author="Parks, Robbie M" w:date="2018-06-20T15:16:00Z"/>
                <w:rFonts w:eastAsia="Times New Roman"/>
                <w:b/>
                <w:bCs/>
                <w:color w:val="000000"/>
              </w:rPr>
            </w:pPr>
            <w:ins w:id="842"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843" w:author="Parks, Robbie M" w:date="2018-06-20T15:16:00Z"/>
                <w:rFonts w:eastAsia="Times New Roman"/>
                <w:color w:val="000000"/>
              </w:rPr>
            </w:pPr>
            <w:ins w:id="844"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845" w:author="Parks, Robbie M" w:date="2018-06-20T15:16:00Z"/>
                <w:rFonts w:eastAsia="Times New Roman"/>
                <w:color w:val="000000"/>
              </w:rPr>
            </w:pPr>
            <w:ins w:id="846"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847"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848" w:author="Parks, Robbie M" w:date="2018-06-20T15:16:00Z"/>
                <w:rFonts w:ascii="Helvetica" w:eastAsia="Times New Roman" w:hAnsi="Helvetica"/>
                <w:color w:val="000000"/>
              </w:rPr>
            </w:pPr>
            <w:ins w:id="849"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850" w:author="Parks, Robbie M" w:date="2018-06-20T15:16:00Z"/>
                <w:rFonts w:eastAsia="Times New Roman"/>
                <w:b/>
                <w:bCs/>
                <w:color w:val="000000"/>
              </w:rPr>
            </w:pPr>
            <w:ins w:id="851"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852" w:author="Parks, Robbie M" w:date="2018-06-20T15:16:00Z"/>
                <w:rFonts w:ascii="Helvetica" w:eastAsia="Times New Roman" w:hAnsi="Helvetica"/>
                <w:color w:val="000000"/>
              </w:rPr>
            </w:pPr>
            <w:ins w:id="853"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854" w:author="Parks, Robbie M" w:date="2018-06-20T15:16:00Z"/>
                <w:rFonts w:ascii="Helvetica" w:eastAsia="Times New Roman" w:hAnsi="Helvetica"/>
                <w:color w:val="000000"/>
              </w:rPr>
            </w:pPr>
            <w:ins w:id="855"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856"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857" w:author="Parks, Robbie M" w:date="2018-06-20T15:16:00Z"/>
                <w:rFonts w:ascii="Helvetica" w:eastAsia="Times New Roman" w:hAnsi="Helvetica"/>
                <w:color w:val="000000"/>
              </w:rPr>
            </w:pPr>
            <w:ins w:id="858"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859" w:author="Parks, Robbie M" w:date="2018-06-20T15:16:00Z"/>
                <w:rFonts w:eastAsia="Times New Roman"/>
                <w:b/>
                <w:bCs/>
                <w:color w:val="000000"/>
              </w:rPr>
            </w:pPr>
            <w:ins w:id="860"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861" w:author="Parks, Robbie M" w:date="2018-06-20T15:16:00Z"/>
                <w:rFonts w:ascii="Helvetica" w:eastAsia="Times New Roman" w:hAnsi="Helvetica"/>
                <w:color w:val="000000"/>
              </w:rPr>
            </w:pPr>
            <w:ins w:id="862"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863" w:author="Parks, Robbie M" w:date="2018-06-20T15:16:00Z"/>
                <w:rFonts w:ascii="Helvetica" w:eastAsia="Times New Roman" w:hAnsi="Helvetica"/>
                <w:color w:val="000000"/>
              </w:rPr>
            </w:pPr>
            <w:ins w:id="864" w:author="Parks, Robbie M" w:date="2018-06-20T15:16:00Z">
              <w:r w:rsidRPr="000D352A">
                <w:rPr>
                  <w:rFonts w:ascii="Helvetica" w:eastAsia="Times New Roman" w:hAnsi="Helvetica"/>
                  <w:color w:val="000000"/>
                </w:rPr>
                <w:t> </w:t>
              </w:r>
            </w:ins>
          </w:p>
        </w:tc>
      </w:tr>
    </w:tbl>
    <w:p w14:paraId="3349A193" w14:textId="77777777" w:rsidR="000D352A" w:rsidRDefault="000D352A" w:rsidP="0082136F">
      <w:pPr>
        <w:spacing w:line="480" w:lineRule="auto"/>
        <w:jc w:val="both"/>
        <w:rPr>
          <w:ins w:id="865" w:author="Parks, Robbie M" w:date="2018-06-20T00:19:00Z"/>
        </w:rPr>
        <w:sectPr w:rsidR="000D352A" w:rsidSect="004926F3">
          <w:footerReference w:type="even" r:id="rId10"/>
          <w:footerReference w:type="default" r:id="rId11"/>
          <w:pgSz w:w="11900" w:h="16840"/>
          <w:pgMar w:top="1440" w:right="1440" w:bottom="1440" w:left="1440" w:header="720" w:footer="720" w:gutter="0"/>
          <w:lnNumType w:countBy="1" w:restart="continuous"/>
          <w:cols w:space="720"/>
          <w:docGrid w:linePitch="360"/>
        </w:sectPr>
      </w:pPr>
    </w:p>
    <w:p w14:paraId="528B5541" w14:textId="2BF6C60A" w:rsidR="00FB4895" w:rsidRDefault="00FB4895" w:rsidP="00FB4895">
      <w:pPr>
        <w:spacing w:line="480" w:lineRule="auto"/>
        <w:jc w:val="both"/>
        <w:rPr>
          <w:ins w:id="866" w:author="Parks, Robbie M" w:date="2018-06-20T10:52:00Z"/>
        </w:rPr>
      </w:pPr>
      <w:commentRangeStart w:id="867"/>
      <w:ins w:id="868" w:author="Parks, Robbie M" w:date="2018-06-20T10:52:00Z">
        <w:r>
          <w:rPr>
            <w:b/>
          </w:rPr>
          <w:lastRenderedPageBreak/>
          <w:t xml:space="preserve">Table </w:t>
        </w:r>
      </w:ins>
      <w:commentRangeEnd w:id="867"/>
      <w:ins w:id="869" w:author="Parks, Robbie M" w:date="2018-06-20T12:54:00Z">
        <w:r w:rsidR="00945B9D">
          <w:rPr>
            <w:rStyle w:val="CommentReference"/>
            <w:rFonts w:asciiTheme="minorHAnsi" w:hAnsiTheme="minorHAnsi" w:cstheme="minorBidi"/>
          </w:rPr>
          <w:commentReference w:id="867"/>
        </w:r>
      </w:ins>
      <w:ins w:id="870" w:author="Parks, Robbie M" w:date="2018-06-20T13:32:00Z">
        <w:r w:rsidR="004D74DC">
          <w:rPr>
            <w:b/>
          </w:rPr>
          <w:t>4</w:t>
        </w:r>
      </w:ins>
      <w:ins w:id="871" w:author="Parks, Robbie M" w:date="2018-06-20T10:52:00Z">
        <w:r>
          <w:rPr>
            <w:b/>
          </w:rPr>
          <w:t>:</w:t>
        </w:r>
        <w:r w:rsidR="00D215E6">
          <w:rPr>
            <w:b/>
          </w:rPr>
          <w:t xml:space="preserve"> </w:t>
        </w:r>
      </w:ins>
      <w:ins w:id="872" w:author="Parks, Robbie M" w:date="2018-06-20T13:36:00Z">
        <w:r w:rsidR="00D215E6">
          <w:t>Change in p</w:t>
        </w:r>
        <w:r w:rsidR="00D215E6" w:rsidRPr="00AC73A1">
          <w:rPr>
            <w:color w:val="000000" w:themeColor="text1"/>
          </w:rPr>
          <w:t xml:space="preserve">ercentage difference in death rates between the maximum and minimum mortality months </w:t>
        </w:r>
        <w:r w:rsidR="004A39AD">
          <w:rPr>
            <w:color w:val="000000" w:themeColor="text1"/>
          </w:rPr>
          <w:t>per year</w:t>
        </w:r>
        <w:r w:rsidR="0067703F">
          <w:rPr>
            <w:color w:val="000000" w:themeColor="text1"/>
          </w:rPr>
          <w:t xml:space="preserve"> for all-cause and broad causes of death</w:t>
        </w:r>
        <w:r w:rsidR="009257FE">
          <w:rPr>
            <w:color w:val="000000" w:themeColor="text1"/>
          </w:rPr>
          <w:t xml:space="preserve">, by </w:t>
        </w:r>
        <w:r w:rsidR="009257FE" w:rsidRPr="00AC73A1">
          <w:rPr>
            <w:color w:val="000000" w:themeColor="text1"/>
          </w:rPr>
          <w:t>sex and age group for 1980-201</w:t>
        </w:r>
        <w:r w:rsidR="009257FE">
          <w:rPr>
            <w:color w:val="000000" w:themeColor="text1"/>
          </w:rPr>
          <w:t>6</w:t>
        </w:r>
      </w:ins>
    </w:p>
    <w:tbl>
      <w:tblPr>
        <w:tblW w:w="28400" w:type="dxa"/>
        <w:tblLook w:val="04A0" w:firstRow="1" w:lastRow="0" w:firstColumn="1" w:lastColumn="0" w:noHBand="0" w:noVBand="1"/>
      </w:tblPr>
      <w:tblGrid>
        <w:gridCol w:w="1500"/>
        <w:gridCol w:w="2725"/>
        <w:gridCol w:w="975"/>
        <w:gridCol w:w="1349"/>
        <w:gridCol w:w="1227"/>
        <w:gridCol w:w="1349"/>
        <w:gridCol w:w="1229"/>
        <w:gridCol w:w="1349"/>
        <w:gridCol w:w="1229"/>
        <w:gridCol w:w="1349"/>
        <w:gridCol w:w="1229"/>
        <w:gridCol w:w="1349"/>
        <w:gridCol w:w="1229"/>
        <w:gridCol w:w="1349"/>
        <w:gridCol w:w="1229"/>
        <w:gridCol w:w="1349"/>
        <w:gridCol w:w="1229"/>
        <w:gridCol w:w="1349"/>
        <w:gridCol w:w="1229"/>
        <w:gridCol w:w="1349"/>
        <w:gridCol w:w="1229"/>
      </w:tblGrid>
      <w:tr w:rsidR="005B0742" w:rsidRPr="005B0742" w14:paraId="670C0ABF" w14:textId="77777777" w:rsidTr="00BE0CD3">
        <w:trPr>
          <w:trHeight w:val="320"/>
          <w:ins w:id="873" w:author="Parks, Robbie M" w:date="2018-06-20T10:54:00Z"/>
        </w:trPr>
        <w:tc>
          <w:tcPr>
            <w:tcW w:w="15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2411D" w14:textId="77777777" w:rsidR="005B0742" w:rsidRPr="005B0742" w:rsidRDefault="005B0742" w:rsidP="005B0742">
            <w:pPr>
              <w:jc w:val="center"/>
              <w:rPr>
                <w:ins w:id="874" w:author="Parks, Robbie M" w:date="2018-06-20T10:54:00Z"/>
                <w:rFonts w:eastAsia="Times New Roman"/>
                <w:color w:val="000000"/>
              </w:rPr>
            </w:pPr>
            <w:bookmarkStart w:id="875" w:name="_GoBack" w:colFirst="0" w:colLast="21"/>
            <w:ins w:id="876" w:author="Parks, Robbie M" w:date="2018-06-20T10:54:00Z">
              <w:r w:rsidRPr="005B0742">
                <w:rPr>
                  <w:rFonts w:eastAsia="Times New Roman"/>
                  <w:color w:val="000000"/>
                </w:rPr>
                <w:t> </w:t>
              </w:r>
            </w:ins>
          </w:p>
        </w:tc>
        <w:tc>
          <w:tcPr>
            <w:tcW w:w="6276" w:type="dxa"/>
            <w:gridSpan w:val="4"/>
            <w:tcBorders>
              <w:top w:val="single" w:sz="4" w:space="0" w:color="auto"/>
              <w:left w:val="nil"/>
              <w:bottom w:val="single" w:sz="4" w:space="0" w:color="auto"/>
              <w:right w:val="single" w:sz="4" w:space="0" w:color="auto"/>
            </w:tcBorders>
            <w:shd w:val="clear" w:color="auto" w:fill="auto"/>
            <w:vAlign w:val="bottom"/>
            <w:hideMark/>
          </w:tcPr>
          <w:p w14:paraId="1838DDB0" w14:textId="77777777" w:rsidR="005B0742" w:rsidRPr="005B0742" w:rsidRDefault="005B0742" w:rsidP="005B0742">
            <w:pPr>
              <w:jc w:val="center"/>
              <w:rPr>
                <w:ins w:id="877" w:author="Parks, Robbie M" w:date="2018-06-20T10:54:00Z"/>
                <w:rFonts w:eastAsia="Times New Roman"/>
                <w:b/>
                <w:bCs/>
                <w:color w:val="000000"/>
              </w:rPr>
            </w:pPr>
            <w:ins w:id="878" w:author="Parks, Robbie M" w:date="2018-06-20T10:54:00Z">
              <w:r w:rsidRPr="005B0742">
                <w:rPr>
                  <w:rFonts w:eastAsia="Times New Roman"/>
                  <w:b/>
                  <w:bCs/>
                  <w:color w:val="000000"/>
                </w:rPr>
                <w:t>All cause</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589D6EFF" w14:textId="77777777" w:rsidR="005B0742" w:rsidRPr="005B0742" w:rsidRDefault="005B0742" w:rsidP="005B0742">
            <w:pPr>
              <w:jc w:val="center"/>
              <w:rPr>
                <w:ins w:id="879" w:author="Parks, Robbie M" w:date="2018-06-20T10:54:00Z"/>
                <w:rFonts w:eastAsia="Times New Roman"/>
                <w:b/>
                <w:bCs/>
                <w:color w:val="000000"/>
              </w:rPr>
            </w:pPr>
            <w:ins w:id="880" w:author="Parks, Robbie M" w:date="2018-06-20T10:54:00Z">
              <w:r w:rsidRPr="005B0742">
                <w:rPr>
                  <w:rFonts w:eastAsia="Times New Roman"/>
                  <w:b/>
                  <w:bCs/>
                  <w:color w:val="000000"/>
                </w:rPr>
                <w:t>Cancer</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2AB8001C" w14:textId="77777777" w:rsidR="005B0742" w:rsidRPr="005B0742" w:rsidRDefault="005B0742" w:rsidP="005B0742">
            <w:pPr>
              <w:jc w:val="center"/>
              <w:rPr>
                <w:ins w:id="881" w:author="Parks, Robbie M" w:date="2018-06-20T10:54:00Z"/>
                <w:rFonts w:eastAsia="Times New Roman"/>
                <w:b/>
                <w:bCs/>
                <w:color w:val="000000"/>
              </w:rPr>
            </w:pPr>
            <w:ins w:id="882" w:author="Parks, Robbie M" w:date="2018-06-20T10:54:00Z">
              <w:r w:rsidRPr="005B0742">
                <w:rPr>
                  <w:rFonts w:eastAsia="Times New Roman"/>
                  <w:b/>
                  <w:bCs/>
                  <w:color w:val="000000"/>
                </w:rPr>
                <w:t>Cardiorespiratory</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6FE8F2FB" w14:textId="77777777" w:rsidR="005B0742" w:rsidRPr="005B0742" w:rsidRDefault="005B0742" w:rsidP="005B0742">
            <w:pPr>
              <w:jc w:val="center"/>
              <w:rPr>
                <w:ins w:id="883" w:author="Parks, Robbie M" w:date="2018-06-20T10:54:00Z"/>
                <w:rFonts w:eastAsia="Times New Roman"/>
                <w:b/>
                <w:bCs/>
                <w:color w:val="000000"/>
              </w:rPr>
            </w:pPr>
            <w:ins w:id="884" w:author="Parks, Robbie M" w:date="2018-06-20T10:54:00Z">
              <w:r w:rsidRPr="005B0742">
                <w:rPr>
                  <w:rFonts w:eastAsia="Times New Roman"/>
                  <w:b/>
                  <w:bCs/>
                  <w:color w:val="000000"/>
                </w:rPr>
                <w:t>Injuries</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56BE8BF5" w14:textId="77777777" w:rsidR="005B0742" w:rsidRPr="005B0742" w:rsidRDefault="005B0742" w:rsidP="005B0742">
            <w:pPr>
              <w:jc w:val="center"/>
              <w:rPr>
                <w:ins w:id="885" w:author="Parks, Robbie M" w:date="2018-06-20T10:54:00Z"/>
                <w:rFonts w:eastAsia="Times New Roman"/>
                <w:b/>
                <w:bCs/>
                <w:color w:val="000000"/>
              </w:rPr>
            </w:pPr>
            <w:ins w:id="886" w:author="Parks, Robbie M" w:date="2018-06-20T10:54:00Z">
              <w:r w:rsidRPr="005B0742">
                <w:rPr>
                  <w:rFonts w:eastAsia="Times New Roman"/>
                  <w:b/>
                  <w:bCs/>
                  <w:color w:val="000000"/>
                </w:rPr>
                <w:t>Other</w:t>
              </w:r>
            </w:ins>
          </w:p>
        </w:tc>
      </w:tr>
      <w:tr w:rsidR="005B0742" w:rsidRPr="005B0742" w14:paraId="499CDEE1" w14:textId="77777777" w:rsidTr="00BE0CD3">
        <w:trPr>
          <w:trHeight w:val="395"/>
          <w:ins w:id="887" w:author="Parks, Robbie M" w:date="2018-06-20T10:54:00Z"/>
        </w:trPr>
        <w:tc>
          <w:tcPr>
            <w:tcW w:w="1500" w:type="dxa"/>
            <w:vMerge/>
            <w:tcBorders>
              <w:top w:val="single" w:sz="4" w:space="0" w:color="auto"/>
              <w:left w:val="single" w:sz="4" w:space="0" w:color="auto"/>
              <w:bottom w:val="single" w:sz="4" w:space="0" w:color="auto"/>
              <w:right w:val="single" w:sz="4" w:space="0" w:color="auto"/>
            </w:tcBorders>
            <w:vAlign w:val="center"/>
            <w:hideMark/>
          </w:tcPr>
          <w:p w14:paraId="54052BEF" w14:textId="77777777" w:rsidR="005B0742" w:rsidRPr="005B0742" w:rsidRDefault="005B0742" w:rsidP="005B0742">
            <w:pPr>
              <w:rPr>
                <w:ins w:id="888" w:author="Parks, Robbie M" w:date="2018-06-20T10:54:00Z"/>
                <w:rFonts w:eastAsia="Times New Roman"/>
                <w:color w:val="000000"/>
              </w:rPr>
            </w:pPr>
          </w:p>
        </w:tc>
        <w:tc>
          <w:tcPr>
            <w:tcW w:w="3700" w:type="dxa"/>
            <w:gridSpan w:val="2"/>
            <w:tcBorders>
              <w:top w:val="single" w:sz="4" w:space="0" w:color="auto"/>
              <w:left w:val="nil"/>
              <w:bottom w:val="single" w:sz="4" w:space="0" w:color="auto"/>
              <w:right w:val="single" w:sz="4" w:space="0" w:color="auto"/>
            </w:tcBorders>
            <w:shd w:val="clear" w:color="auto" w:fill="auto"/>
            <w:vAlign w:val="bottom"/>
            <w:hideMark/>
          </w:tcPr>
          <w:p w14:paraId="657354E7" w14:textId="77777777" w:rsidR="005B0742" w:rsidRPr="005B0742" w:rsidRDefault="005B0742" w:rsidP="005B0742">
            <w:pPr>
              <w:jc w:val="center"/>
              <w:rPr>
                <w:ins w:id="889" w:author="Parks, Robbie M" w:date="2018-06-20T10:54:00Z"/>
                <w:rFonts w:eastAsia="Times New Roman"/>
                <w:b/>
                <w:bCs/>
                <w:color w:val="000000"/>
              </w:rPr>
            </w:pPr>
            <w:ins w:id="890" w:author="Parks, Robbie M" w:date="2018-06-20T10:54:00Z">
              <w:r w:rsidRPr="005B0742">
                <w:rPr>
                  <w:rFonts w:eastAsia="Times New Roman"/>
                  <w:b/>
                  <w:bCs/>
                  <w:color w:val="000000"/>
                </w:rPr>
                <w:t>Male</w:t>
              </w:r>
            </w:ins>
          </w:p>
        </w:tc>
        <w:tc>
          <w:tcPr>
            <w:tcW w:w="2576" w:type="dxa"/>
            <w:gridSpan w:val="2"/>
            <w:tcBorders>
              <w:top w:val="single" w:sz="4" w:space="0" w:color="auto"/>
              <w:left w:val="nil"/>
              <w:bottom w:val="single" w:sz="4" w:space="0" w:color="auto"/>
              <w:right w:val="single" w:sz="4" w:space="0" w:color="auto"/>
            </w:tcBorders>
            <w:shd w:val="clear" w:color="auto" w:fill="auto"/>
            <w:vAlign w:val="bottom"/>
            <w:hideMark/>
          </w:tcPr>
          <w:p w14:paraId="148CFD09" w14:textId="77777777" w:rsidR="005B0742" w:rsidRPr="005B0742" w:rsidRDefault="005B0742" w:rsidP="005B0742">
            <w:pPr>
              <w:jc w:val="center"/>
              <w:rPr>
                <w:ins w:id="891" w:author="Parks, Robbie M" w:date="2018-06-20T10:54:00Z"/>
                <w:rFonts w:eastAsia="Times New Roman"/>
                <w:b/>
                <w:bCs/>
                <w:color w:val="000000"/>
              </w:rPr>
            </w:pPr>
            <w:ins w:id="892"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7FD3F0F2" w14:textId="77777777" w:rsidR="005B0742" w:rsidRPr="005B0742" w:rsidRDefault="005B0742" w:rsidP="005B0742">
            <w:pPr>
              <w:jc w:val="center"/>
              <w:rPr>
                <w:ins w:id="893" w:author="Parks, Robbie M" w:date="2018-06-20T10:54:00Z"/>
                <w:rFonts w:eastAsia="Times New Roman"/>
                <w:b/>
                <w:bCs/>
                <w:color w:val="000000"/>
              </w:rPr>
            </w:pPr>
            <w:ins w:id="894"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00CF7A57" w14:textId="77777777" w:rsidR="005B0742" w:rsidRPr="005B0742" w:rsidRDefault="005B0742" w:rsidP="005B0742">
            <w:pPr>
              <w:jc w:val="center"/>
              <w:rPr>
                <w:ins w:id="895" w:author="Parks, Robbie M" w:date="2018-06-20T10:54:00Z"/>
                <w:rFonts w:eastAsia="Times New Roman"/>
                <w:b/>
                <w:bCs/>
                <w:color w:val="000000"/>
              </w:rPr>
            </w:pPr>
            <w:ins w:id="896"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329509FD" w14:textId="77777777" w:rsidR="005B0742" w:rsidRPr="005B0742" w:rsidRDefault="005B0742" w:rsidP="005B0742">
            <w:pPr>
              <w:jc w:val="center"/>
              <w:rPr>
                <w:ins w:id="897" w:author="Parks, Robbie M" w:date="2018-06-20T10:54:00Z"/>
                <w:rFonts w:eastAsia="Times New Roman"/>
                <w:b/>
                <w:bCs/>
                <w:color w:val="000000"/>
              </w:rPr>
            </w:pPr>
            <w:ins w:id="898"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1AACF319" w14:textId="77777777" w:rsidR="005B0742" w:rsidRPr="005B0742" w:rsidRDefault="005B0742" w:rsidP="005B0742">
            <w:pPr>
              <w:jc w:val="center"/>
              <w:rPr>
                <w:ins w:id="899" w:author="Parks, Robbie M" w:date="2018-06-20T10:54:00Z"/>
                <w:rFonts w:eastAsia="Times New Roman"/>
                <w:b/>
                <w:bCs/>
                <w:color w:val="000000"/>
              </w:rPr>
            </w:pPr>
            <w:ins w:id="900"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77F6D04C" w14:textId="77777777" w:rsidR="005B0742" w:rsidRPr="005B0742" w:rsidRDefault="005B0742" w:rsidP="005B0742">
            <w:pPr>
              <w:jc w:val="center"/>
              <w:rPr>
                <w:ins w:id="901" w:author="Parks, Robbie M" w:date="2018-06-20T10:54:00Z"/>
                <w:rFonts w:eastAsia="Times New Roman"/>
                <w:b/>
                <w:bCs/>
                <w:color w:val="000000"/>
              </w:rPr>
            </w:pPr>
            <w:ins w:id="902"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52A1DD5F" w14:textId="77777777" w:rsidR="005B0742" w:rsidRPr="005B0742" w:rsidRDefault="005B0742" w:rsidP="005B0742">
            <w:pPr>
              <w:jc w:val="center"/>
              <w:rPr>
                <w:ins w:id="903" w:author="Parks, Robbie M" w:date="2018-06-20T10:54:00Z"/>
                <w:rFonts w:eastAsia="Times New Roman"/>
                <w:b/>
                <w:bCs/>
                <w:color w:val="000000"/>
              </w:rPr>
            </w:pPr>
            <w:ins w:id="904"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26B65B02" w14:textId="77777777" w:rsidR="005B0742" w:rsidRPr="005B0742" w:rsidRDefault="005B0742" w:rsidP="005B0742">
            <w:pPr>
              <w:jc w:val="center"/>
              <w:rPr>
                <w:ins w:id="905" w:author="Parks, Robbie M" w:date="2018-06-20T10:54:00Z"/>
                <w:rFonts w:eastAsia="Times New Roman"/>
                <w:b/>
                <w:bCs/>
                <w:color w:val="000000"/>
              </w:rPr>
            </w:pPr>
            <w:ins w:id="906"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3CCE18DE" w14:textId="77777777" w:rsidR="005B0742" w:rsidRPr="005B0742" w:rsidRDefault="005B0742" w:rsidP="005B0742">
            <w:pPr>
              <w:jc w:val="center"/>
              <w:rPr>
                <w:ins w:id="907" w:author="Parks, Robbie M" w:date="2018-06-20T10:54:00Z"/>
                <w:rFonts w:eastAsia="Times New Roman"/>
                <w:b/>
                <w:bCs/>
                <w:color w:val="000000"/>
              </w:rPr>
            </w:pPr>
            <w:ins w:id="908" w:author="Parks, Robbie M" w:date="2018-06-20T10:54:00Z">
              <w:r w:rsidRPr="005B0742">
                <w:rPr>
                  <w:rFonts w:eastAsia="Times New Roman"/>
                  <w:b/>
                  <w:bCs/>
                  <w:color w:val="000000"/>
                </w:rPr>
                <w:t>Female</w:t>
              </w:r>
            </w:ins>
          </w:p>
        </w:tc>
      </w:tr>
      <w:tr w:rsidR="003C3886" w:rsidRPr="005B0742" w14:paraId="149F3DC2" w14:textId="77777777" w:rsidTr="00BE0CD3">
        <w:trPr>
          <w:trHeight w:val="1600"/>
          <w:ins w:id="90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21F3C9A" w14:textId="77777777" w:rsidR="005B0742" w:rsidRPr="005B0742" w:rsidRDefault="005B0742" w:rsidP="005B0742">
            <w:pPr>
              <w:rPr>
                <w:ins w:id="910" w:author="Parks, Robbie M" w:date="2018-06-20T10:54:00Z"/>
                <w:rFonts w:eastAsia="Times New Roman"/>
                <w:b/>
                <w:bCs/>
                <w:color w:val="000000"/>
              </w:rPr>
            </w:pPr>
            <w:ins w:id="911" w:author="Parks, Robbie M" w:date="2018-06-20T10:54:00Z">
              <w:r w:rsidRPr="005B0742">
                <w:rPr>
                  <w:rFonts w:eastAsia="Times New Roman"/>
                  <w:b/>
                  <w:bCs/>
                  <w:color w:val="000000"/>
                </w:rPr>
                <w:t>Age (years)</w:t>
              </w:r>
            </w:ins>
          </w:p>
        </w:tc>
        <w:tc>
          <w:tcPr>
            <w:tcW w:w="2725" w:type="dxa"/>
            <w:tcBorders>
              <w:top w:val="nil"/>
              <w:left w:val="nil"/>
              <w:bottom w:val="single" w:sz="4" w:space="0" w:color="auto"/>
              <w:right w:val="single" w:sz="4" w:space="0" w:color="auto"/>
            </w:tcBorders>
            <w:shd w:val="clear" w:color="auto" w:fill="auto"/>
            <w:vAlign w:val="bottom"/>
            <w:hideMark/>
          </w:tcPr>
          <w:p w14:paraId="236491C6" w14:textId="77777777" w:rsidR="005B0742" w:rsidRPr="005B0742" w:rsidRDefault="005B0742" w:rsidP="005B0742">
            <w:pPr>
              <w:rPr>
                <w:ins w:id="912" w:author="Parks, Robbie M" w:date="2018-06-20T10:54:00Z"/>
                <w:rFonts w:eastAsia="Times New Roman"/>
                <w:b/>
                <w:bCs/>
                <w:color w:val="000000"/>
              </w:rPr>
            </w:pPr>
            <w:ins w:id="913" w:author="Parks, Robbie M" w:date="2018-06-20T10:54:00Z">
              <w:r w:rsidRPr="005B0742">
                <w:rPr>
                  <w:rFonts w:eastAsia="Times New Roman"/>
                  <w:b/>
                  <w:bCs/>
                  <w:color w:val="000000"/>
                </w:rPr>
                <w:t>Percentage point change per year (95% CI)</w:t>
              </w:r>
            </w:ins>
          </w:p>
        </w:tc>
        <w:tc>
          <w:tcPr>
            <w:tcW w:w="975" w:type="dxa"/>
            <w:tcBorders>
              <w:top w:val="nil"/>
              <w:left w:val="nil"/>
              <w:bottom w:val="single" w:sz="4" w:space="0" w:color="auto"/>
              <w:right w:val="single" w:sz="4" w:space="0" w:color="auto"/>
            </w:tcBorders>
            <w:shd w:val="clear" w:color="auto" w:fill="auto"/>
            <w:vAlign w:val="bottom"/>
            <w:hideMark/>
          </w:tcPr>
          <w:p w14:paraId="64392AC0" w14:textId="77777777" w:rsidR="005B0742" w:rsidRPr="005B0742" w:rsidRDefault="005B0742" w:rsidP="005B0742">
            <w:pPr>
              <w:rPr>
                <w:ins w:id="914" w:author="Parks, Robbie M" w:date="2018-06-20T10:54:00Z"/>
                <w:rFonts w:eastAsia="Times New Roman"/>
                <w:b/>
                <w:bCs/>
                <w:color w:val="000000"/>
              </w:rPr>
            </w:pPr>
            <w:ins w:id="915"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0029EF15" w14:textId="77777777" w:rsidR="005B0742" w:rsidRPr="005B0742" w:rsidRDefault="005B0742" w:rsidP="005B0742">
            <w:pPr>
              <w:rPr>
                <w:ins w:id="916" w:author="Parks, Robbie M" w:date="2018-06-20T10:54:00Z"/>
                <w:rFonts w:eastAsia="Times New Roman"/>
                <w:b/>
                <w:bCs/>
                <w:color w:val="000000"/>
              </w:rPr>
            </w:pPr>
            <w:ins w:id="917" w:author="Parks, Robbie M" w:date="2018-06-20T10:54:00Z">
              <w:r w:rsidRPr="005B0742">
                <w:rPr>
                  <w:rFonts w:eastAsia="Times New Roman"/>
                  <w:b/>
                  <w:bCs/>
                  <w:color w:val="000000"/>
                </w:rPr>
                <w:t>Percentage point change per year (95% CI)</w:t>
              </w:r>
            </w:ins>
          </w:p>
        </w:tc>
        <w:tc>
          <w:tcPr>
            <w:tcW w:w="1239" w:type="dxa"/>
            <w:tcBorders>
              <w:top w:val="nil"/>
              <w:left w:val="nil"/>
              <w:bottom w:val="single" w:sz="4" w:space="0" w:color="auto"/>
              <w:right w:val="single" w:sz="4" w:space="0" w:color="auto"/>
            </w:tcBorders>
            <w:shd w:val="clear" w:color="auto" w:fill="auto"/>
            <w:vAlign w:val="bottom"/>
            <w:hideMark/>
          </w:tcPr>
          <w:p w14:paraId="63C5983F" w14:textId="77777777" w:rsidR="005B0742" w:rsidRPr="005B0742" w:rsidRDefault="005B0742" w:rsidP="005B0742">
            <w:pPr>
              <w:rPr>
                <w:ins w:id="918" w:author="Parks, Robbie M" w:date="2018-06-20T10:54:00Z"/>
                <w:rFonts w:eastAsia="Times New Roman"/>
                <w:b/>
                <w:bCs/>
                <w:color w:val="000000"/>
              </w:rPr>
            </w:pPr>
            <w:ins w:id="919"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2E6E9BC1" w14:textId="77777777" w:rsidR="005B0742" w:rsidRPr="005B0742" w:rsidRDefault="005B0742" w:rsidP="005B0742">
            <w:pPr>
              <w:rPr>
                <w:ins w:id="920" w:author="Parks, Robbie M" w:date="2018-06-20T10:54:00Z"/>
                <w:rFonts w:eastAsia="Times New Roman"/>
                <w:b/>
                <w:bCs/>
                <w:color w:val="000000"/>
              </w:rPr>
            </w:pPr>
            <w:ins w:id="921"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645A0E6F" w14:textId="77777777" w:rsidR="005B0742" w:rsidRPr="005B0742" w:rsidRDefault="005B0742" w:rsidP="005B0742">
            <w:pPr>
              <w:rPr>
                <w:ins w:id="922" w:author="Parks, Robbie M" w:date="2018-06-20T10:54:00Z"/>
                <w:rFonts w:eastAsia="Times New Roman"/>
                <w:b/>
                <w:bCs/>
                <w:color w:val="000000"/>
              </w:rPr>
            </w:pPr>
            <w:ins w:id="923"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6DE89190" w14:textId="77777777" w:rsidR="005B0742" w:rsidRPr="005B0742" w:rsidRDefault="005B0742" w:rsidP="005B0742">
            <w:pPr>
              <w:rPr>
                <w:ins w:id="924" w:author="Parks, Robbie M" w:date="2018-06-20T10:54:00Z"/>
                <w:rFonts w:eastAsia="Times New Roman"/>
                <w:b/>
                <w:bCs/>
                <w:color w:val="000000"/>
              </w:rPr>
            </w:pPr>
            <w:ins w:id="925"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0E2527F8" w14:textId="77777777" w:rsidR="005B0742" w:rsidRPr="005B0742" w:rsidRDefault="005B0742" w:rsidP="005B0742">
            <w:pPr>
              <w:rPr>
                <w:ins w:id="926" w:author="Parks, Robbie M" w:date="2018-06-20T10:54:00Z"/>
                <w:rFonts w:eastAsia="Times New Roman"/>
                <w:b/>
                <w:bCs/>
                <w:color w:val="000000"/>
              </w:rPr>
            </w:pPr>
            <w:ins w:id="927"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427B02E0" w14:textId="77777777" w:rsidR="005B0742" w:rsidRPr="005B0742" w:rsidRDefault="005B0742" w:rsidP="005B0742">
            <w:pPr>
              <w:rPr>
                <w:ins w:id="928" w:author="Parks, Robbie M" w:date="2018-06-20T10:54:00Z"/>
                <w:rFonts w:eastAsia="Times New Roman"/>
                <w:b/>
                <w:bCs/>
                <w:color w:val="000000"/>
              </w:rPr>
            </w:pPr>
            <w:ins w:id="929"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042A248B" w14:textId="77777777" w:rsidR="005B0742" w:rsidRPr="005B0742" w:rsidRDefault="005B0742" w:rsidP="005B0742">
            <w:pPr>
              <w:rPr>
                <w:ins w:id="930" w:author="Parks, Robbie M" w:date="2018-06-20T10:54:00Z"/>
                <w:rFonts w:eastAsia="Times New Roman"/>
                <w:b/>
                <w:bCs/>
                <w:color w:val="000000"/>
              </w:rPr>
            </w:pPr>
            <w:ins w:id="931"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5FC8A1D1" w14:textId="77777777" w:rsidR="005B0742" w:rsidRPr="005B0742" w:rsidRDefault="005B0742" w:rsidP="005B0742">
            <w:pPr>
              <w:rPr>
                <w:ins w:id="932" w:author="Parks, Robbie M" w:date="2018-06-20T10:54:00Z"/>
                <w:rFonts w:eastAsia="Times New Roman"/>
                <w:b/>
                <w:bCs/>
                <w:color w:val="000000"/>
              </w:rPr>
            </w:pPr>
            <w:ins w:id="933"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EF4A70B" w14:textId="77777777" w:rsidR="005B0742" w:rsidRPr="005B0742" w:rsidRDefault="005B0742" w:rsidP="005B0742">
            <w:pPr>
              <w:rPr>
                <w:ins w:id="934" w:author="Parks, Robbie M" w:date="2018-06-20T10:54:00Z"/>
                <w:rFonts w:eastAsia="Times New Roman"/>
                <w:b/>
                <w:bCs/>
                <w:color w:val="000000"/>
              </w:rPr>
            </w:pPr>
            <w:ins w:id="935"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7AB91BD9" w14:textId="77777777" w:rsidR="005B0742" w:rsidRPr="005B0742" w:rsidRDefault="005B0742" w:rsidP="005B0742">
            <w:pPr>
              <w:rPr>
                <w:ins w:id="936" w:author="Parks, Robbie M" w:date="2018-06-20T10:54:00Z"/>
                <w:rFonts w:eastAsia="Times New Roman"/>
                <w:b/>
                <w:bCs/>
                <w:color w:val="000000"/>
              </w:rPr>
            </w:pPr>
            <w:ins w:id="937"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A6E3F48" w14:textId="77777777" w:rsidR="005B0742" w:rsidRPr="005B0742" w:rsidRDefault="005B0742" w:rsidP="005B0742">
            <w:pPr>
              <w:rPr>
                <w:ins w:id="938" w:author="Parks, Robbie M" w:date="2018-06-20T10:54:00Z"/>
                <w:rFonts w:eastAsia="Times New Roman"/>
                <w:b/>
                <w:bCs/>
                <w:color w:val="000000"/>
              </w:rPr>
            </w:pPr>
            <w:ins w:id="939"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627E72EA" w14:textId="77777777" w:rsidR="005B0742" w:rsidRPr="005B0742" w:rsidRDefault="005B0742" w:rsidP="005B0742">
            <w:pPr>
              <w:rPr>
                <w:ins w:id="940" w:author="Parks, Robbie M" w:date="2018-06-20T10:54:00Z"/>
                <w:rFonts w:eastAsia="Times New Roman"/>
                <w:b/>
                <w:bCs/>
                <w:color w:val="000000"/>
              </w:rPr>
            </w:pPr>
            <w:ins w:id="941"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80B58F8" w14:textId="77777777" w:rsidR="005B0742" w:rsidRPr="005B0742" w:rsidRDefault="005B0742" w:rsidP="005B0742">
            <w:pPr>
              <w:rPr>
                <w:ins w:id="942" w:author="Parks, Robbie M" w:date="2018-06-20T10:54:00Z"/>
                <w:rFonts w:eastAsia="Times New Roman"/>
                <w:b/>
                <w:bCs/>
                <w:color w:val="000000"/>
              </w:rPr>
            </w:pPr>
            <w:ins w:id="943"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5660F364" w14:textId="77777777" w:rsidR="005B0742" w:rsidRPr="005B0742" w:rsidRDefault="005B0742" w:rsidP="005B0742">
            <w:pPr>
              <w:rPr>
                <w:ins w:id="944" w:author="Parks, Robbie M" w:date="2018-06-20T10:54:00Z"/>
                <w:rFonts w:eastAsia="Times New Roman"/>
                <w:b/>
                <w:bCs/>
                <w:color w:val="000000"/>
              </w:rPr>
            </w:pPr>
            <w:ins w:id="945"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6066203D" w14:textId="77777777" w:rsidR="005B0742" w:rsidRPr="005B0742" w:rsidRDefault="005B0742" w:rsidP="005B0742">
            <w:pPr>
              <w:rPr>
                <w:ins w:id="946" w:author="Parks, Robbie M" w:date="2018-06-20T10:54:00Z"/>
                <w:rFonts w:eastAsia="Times New Roman"/>
                <w:b/>
                <w:bCs/>
                <w:color w:val="000000"/>
              </w:rPr>
            </w:pPr>
            <w:ins w:id="947"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48EFA6FE" w14:textId="77777777" w:rsidR="005B0742" w:rsidRPr="005B0742" w:rsidRDefault="005B0742" w:rsidP="005B0742">
            <w:pPr>
              <w:rPr>
                <w:ins w:id="948" w:author="Parks, Robbie M" w:date="2018-06-20T10:54:00Z"/>
                <w:rFonts w:eastAsia="Times New Roman"/>
                <w:b/>
                <w:bCs/>
                <w:color w:val="000000"/>
              </w:rPr>
            </w:pPr>
            <w:ins w:id="949"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CE62827" w14:textId="77777777" w:rsidR="005B0742" w:rsidRPr="005B0742" w:rsidRDefault="005B0742" w:rsidP="005B0742">
            <w:pPr>
              <w:rPr>
                <w:ins w:id="950" w:author="Parks, Robbie M" w:date="2018-06-20T10:54:00Z"/>
                <w:rFonts w:eastAsia="Times New Roman"/>
                <w:b/>
                <w:bCs/>
                <w:color w:val="000000"/>
              </w:rPr>
            </w:pPr>
            <w:ins w:id="951" w:author="Parks, Robbie M" w:date="2018-06-20T10:54:00Z">
              <w:r w:rsidRPr="005B0742">
                <w:rPr>
                  <w:rFonts w:eastAsia="Times New Roman"/>
                  <w:b/>
                  <w:bCs/>
                  <w:color w:val="000000"/>
                </w:rPr>
                <w:t>p-value</w:t>
              </w:r>
            </w:ins>
          </w:p>
        </w:tc>
      </w:tr>
      <w:tr w:rsidR="003C3886" w:rsidRPr="005B0742" w14:paraId="72BB9134" w14:textId="77777777" w:rsidTr="00BE0CD3">
        <w:trPr>
          <w:trHeight w:val="629"/>
          <w:ins w:id="95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C10E9EF" w14:textId="77777777" w:rsidR="005B0742" w:rsidRPr="005B0742" w:rsidRDefault="005B0742" w:rsidP="005B0742">
            <w:pPr>
              <w:rPr>
                <w:ins w:id="953" w:author="Parks, Robbie M" w:date="2018-06-20T10:54:00Z"/>
                <w:rFonts w:eastAsia="Times New Roman"/>
                <w:color w:val="000000"/>
              </w:rPr>
            </w:pPr>
            <w:ins w:id="954" w:author="Parks, Robbie M" w:date="2018-06-20T10:54:00Z">
              <w:r w:rsidRPr="005B0742">
                <w:rPr>
                  <w:rFonts w:eastAsia="Times New Roman"/>
                  <w:color w:val="000000"/>
                </w:rPr>
                <w:t>0 to 4</w:t>
              </w:r>
            </w:ins>
          </w:p>
        </w:tc>
        <w:tc>
          <w:tcPr>
            <w:tcW w:w="2725" w:type="dxa"/>
            <w:tcBorders>
              <w:top w:val="nil"/>
              <w:left w:val="nil"/>
              <w:bottom w:val="nil"/>
              <w:right w:val="nil"/>
            </w:tcBorders>
            <w:shd w:val="clear" w:color="auto" w:fill="auto"/>
            <w:noWrap/>
            <w:vAlign w:val="bottom"/>
            <w:hideMark/>
          </w:tcPr>
          <w:p w14:paraId="6FEB40FA" w14:textId="77777777" w:rsidR="005B0742" w:rsidRPr="005B0742" w:rsidRDefault="005B0742" w:rsidP="005B0742">
            <w:pPr>
              <w:rPr>
                <w:ins w:id="955" w:author="Parks, Robbie M" w:date="2018-06-20T10:54:00Z"/>
                <w:rFonts w:eastAsia="Times New Roman"/>
                <w:color w:val="000000"/>
              </w:rPr>
            </w:pPr>
            <w:ins w:id="956" w:author="Parks, Robbie M" w:date="2018-06-20T10:54:00Z">
              <w:r w:rsidRPr="005B0742">
                <w:rPr>
                  <w:rFonts w:eastAsia="Times New Roman"/>
                  <w:color w:val="000000"/>
                </w:rPr>
                <w:t xml:space="preserve">-0.3824 (-0.506,-0.2588) </w:t>
              </w:r>
            </w:ins>
          </w:p>
        </w:tc>
        <w:tc>
          <w:tcPr>
            <w:tcW w:w="975" w:type="dxa"/>
            <w:tcBorders>
              <w:top w:val="nil"/>
              <w:left w:val="nil"/>
              <w:bottom w:val="nil"/>
              <w:right w:val="nil"/>
            </w:tcBorders>
            <w:shd w:val="clear" w:color="auto" w:fill="auto"/>
            <w:noWrap/>
            <w:vAlign w:val="bottom"/>
            <w:hideMark/>
          </w:tcPr>
          <w:p w14:paraId="2F2897C7" w14:textId="77777777" w:rsidR="005B0742" w:rsidRPr="005B0742" w:rsidRDefault="005B0742" w:rsidP="005B0742">
            <w:pPr>
              <w:jc w:val="right"/>
              <w:rPr>
                <w:ins w:id="957" w:author="Parks, Robbie M" w:date="2018-06-20T10:54:00Z"/>
                <w:rFonts w:eastAsia="Times New Roman"/>
                <w:color w:val="000000"/>
              </w:rPr>
            </w:pPr>
            <w:ins w:id="958"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435388EE" w14:textId="77777777" w:rsidR="005B0742" w:rsidRPr="005B0742" w:rsidRDefault="005B0742" w:rsidP="005B0742">
            <w:pPr>
              <w:rPr>
                <w:ins w:id="959" w:author="Parks, Robbie M" w:date="2018-06-20T10:54:00Z"/>
                <w:rFonts w:eastAsia="Times New Roman"/>
                <w:color w:val="000000"/>
              </w:rPr>
            </w:pPr>
            <w:ins w:id="960"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6B8F1EB" w14:textId="77777777" w:rsidR="005B0742" w:rsidRPr="005B0742" w:rsidRDefault="005B0742" w:rsidP="005B0742">
            <w:pPr>
              <w:rPr>
                <w:ins w:id="961" w:author="Parks, Robbie M" w:date="2018-06-20T10:54:00Z"/>
                <w:rFonts w:eastAsia="Times New Roman"/>
                <w:color w:val="000000"/>
              </w:rPr>
            </w:pPr>
            <w:ins w:id="9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025ADF2" w14:textId="77777777" w:rsidR="005B0742" w:rsidRPr="005B0742" w:rsidRDefault="005B0742" w:rsidP="005B0742">
            <w:pPr>
              <w:rPr>
                <w:ins w:id="963" w:author="Parks, Robbie M" w:date="2018-06-20T10:54:00Z"/>
                <w:rFonts w:eastAsia="Times New Roman"/>
                <w:color w:val="000000"/>
              </w:rPr>
            </w:pPr>
            <w:ins w:id="9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08EF435" w14:textId="77777777" w:rsidR="005B0742" w:rsidRPr="005B0742" w:rsidRDefault="005B0742" w:rsidP="005B0742">
            <w:pPr>
              <w:rPr>
                <w:ins w:id="965" w:author="Parks, Robbie M" w:date="2018-06-20T10:54:00Z"/>
                <w:rFonts w:eastAsia="Times New Roman"/>
                <w:color w:val="000000"/>
              </w:rPr>
            </w:pPr>
            <w:ins w:id="96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3B602E" w14:textId="77777777" w:rsidR="005B0742" w:rsidRPr="005B0742" w:rsidRDefault="005B0742" w:rsidP="005B0742">
            <w:pPr>
              <w:rPr>
                <w:ins w:id="967" w:author="Parks, Robbie M" w:date="2018-06-20T10:54:00Z"/>
                <w:rFonts w:eastAsia="Times New Roman"/>
                <w:color w:val="000000"/>
              </w:rPr>
            </w:pPr>
            <w:ins w:id="96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E5B721" w14:textId="77777777" w:rsidR="005B0742" w:rsidRPr="005B0742" w:rsidRDefault="005B0742" w:rsidP="005B0742">
            <w:pPr>
              <w:rPr>
                <w:ins w:id="969" w:author="Parks, Robbie M" w:date="2018-06-20T10:54:00Z"/>
                <w:rFonts w:eastAsia="Times New Roman"/>
                <w:color w:val="000000"/>
              </w:rPr>
            </w:pPr>
            <w:ins w:id="97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6AF2E8C" w14:textId="77777777" w:rsidR="005B0742" w:rsidRPr="005B0742" w:rsidRDefault="005B0742" w:rsidP="005B0742">
            <w:pPr>
              <w:rPr>
                <w:ins w:id="971" w:author="Parks, Robbie M" w:date="2018-06-20T10:54:00Z"/>
                <w:rFonts w:eastAsia="Times New Roman"/>
                <w:color w:val="000000"/>
              </w:rPr>
            </w:pPr>
            <w:ins w:id="97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999AE97" w14:textId="77777777" w:rsidR="005B0742" w:rsidRPr="005B0742" w:rsidRDefault="005B0742" w:rsidP="005B0742">
            <w:pPr>
              <w:rPr>
                <w:ins w:id="973" w:author="Parks, Robbie M" w:date="2018-06-20T10:54:00Z"/>
                <w:rFonts w:eastAsia="Times New Roman"/>
                <w:color w:val="000000"/>
              </w:rPr>
            </w:pPr>
            <w:ins w:id="97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7CBA8E7" w14:textId="77777777" w:rsidR="005B0742" w:rsidRPr="005B0742" w:rsidRDefault="005B0742" w:rsidP="005B0742">
            <w:pPr>
              <w:rPr>
                <w:ins w:id="975" w:author="Parks, Robbie M" w:date="2018-06-20T10:54:00Z"/>
                <w:rFonts w:eastAsia="Times New Roman"/>
                <w:color w:val="000000"/>
              </w:rPr>
            </w:pPr>
            <w:ins w:id="97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1B7BC9" w14:textId="77777777" w:rsidR="005B0742" w:rsidRPr="005B0742" w:rsidRDefault="005B0742" w:rsidP="005B0742">
            <w:pPr>
              <w:rPr>
                <w:ins w:id="977" w:author="Parks, Robbie M" w:date="2018-06-20T10:54:00Z"/>
                <w:rFonts w:eastAsia="Times New Roman"/>
                <w:color w:val="000000"/>
              </w:rPr>
            </w:pPr>
            <w:ins w:id="9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868AE01" w14:textId="77777777" w:rsidR="005B0742" w:rsidRPr="005B0742" w:rsidRDefault="005B0742" w:rsidP="005B0742">
            <w:pPr>
              <w:rPr>
                <w:ins w:id="979" w:author="Parks, Robbie M" w:date="2018-06-20T10:54:00Z"/>
                <w:rFonts w:eastAsia="Times New Roman"/>
                <w:color w:val="000000"/>
              </w:rPr>
            </w:pPr>
            <w:ins w:id="9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2E829FD" w14:textId="77777777" w:rsidR="005B0742" w:rsidRPr="005B0742" w:rsidRDefault="005B0742" w:rsidP="005B0742">
            <w:pPr>
              <w:rPr>
                <w:ins w:id="981" w:author="Parks, Robbie M" w:date="2018-06-20T10:54:00Z"/>
                <w:rFonts w:eastAsia="Times New Roman"/>
                <w:color w:val="000000"/>
              </w:rPr>
            </w:pPr>
            <w:ins w:id="98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F9FAFA5" w14:textId="77777777" w:rsidR="005B0742" w:rsidRPr="005B0742" w:rsidRDefault="005B0742" w:rsidP="005B0742">
            <w:pPr>
              <w:rPr>
                <w:ins w:id="983" w:author="Parks, Robbie M" w:date="2018-06-20T10:54:00Z"/>
                <w:rFonts w:eastAsia="Times New Roman"/>
                <w:color w:val="000000"/>
              </w:rPr>
            </w:pPr>
            <w:ins w:id="98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C221387" w14:textId="77777777" w:rsidR="005B0742" w:rsidRPr="005B0742" w:rsidRDefault="005B0742" w:rsidP="005B0742">
            <w:pPr>
              <w:rPr>
                <w:ins w:id="985" w:author="Parks, Robbie M" w:date="2018-06-20T10:54:00Z"/>
                <w:rFonts w:eastAsia="Times New Roman"/>
                <w:color w:val="000000"/>
              </w:rPr>
            </w:pPr>
            <w:ins w:id="98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253D990" w14:textId="77777777" w:rsidR="005B0742" w:rsidRPr="005B0742" w:rsidRDefault="005B0742" w:rsidP="005B0742">
            <w:pPr>
              <w:rPr>
                <w:ins w:id="987" w:author="Parks, Robbie M" w:date="2018-06-20T10:54:00Z"/>
                <w:rFonts w:eastAsia="Times New Roman"/>
                <w:color w:val="000000"/>
              </w:rPr>
            </w:pPr>
            <w:ins w:id="98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5CE5A01" w14:textId="77777777" w:rsidR="005B0742" w:rsidRPr="005B0742" w:rsidRDefault="005B0742" w:rsidP="005B0742">
            <w:pPr>
              <w:rPr>
                <w:ins w:id="989" w:author="Parks, Robbie M" w:date="2018-06-20T10:54:00Z"/>
                <w:rFonts w:eastAsia="Times New Roman"/>
                <w:color w:val="000000"/>
              </w:rPr>
            </w:pPr>
            <w:ins w:id="99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85FB966" w14:textId="77777777" w:rsidR="005B0742" w:rsidRPr="005B0742" w:rsidRDefault="005B0742" w:rsidP="005B0742">
            <w:pPr>
              <w:rPr>
                <w:ins w:id="991" w:author="Parks, Robbie M" w:date="2018-06-20T10:54:00Z"/>
                <w:rFonts w:eastAsia="Times New Roman"/>
                <w:color w:val="000000"/>
              </w:rPr>
            </w:pPr>
            <w:ins w:id="99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583A26" w14:textId="77777777" w:rsidR="005B0742" w:rsidRPr="005B0742" w:rsidRDefault="005B0742" w:rsidP="005B0742">
            <w:pPr>
              <w:rPr>
                <w:ins w:id="993" w:author="Parks, Robbie M" w:date="2018-06-20T10:54:00Z"/>
                <w:rFonts w:eastAsia="Times New Roman"/>
                <w:color w:val="000000"/>
              </w:rPr>
            </w:pPr>
            <w:ins w:id="994" w:author="Parks, Robbie M" w:date="2018-06-20T10:54:00Z">
              <w:r w:rsidRPr="005B0742">
                <w:rPr>
                  <w:rFonts w:eastAsia="Times New Roman"/>
                  <w:color w:val="000000"/>
                </w:rPr>
                <w:t> </w:t>
              </w:r>
            </w:ins>
          </w:p>
        </w:tc>
      </w:tr>
      <w:tr w:rsidR="003C3886" w:rsidRPr="005B0742" w14:paraId="0B963EAE" w14:textId="77777777" w:rsidTr="00BE0CD3">
        <w:trPr>
          <w:trHeight w:val="320"/>
          <w:ins w:id="99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0BE6A15" w14:textId="77777777" w:rsidR="005B0742" w:rsidRPr="005B0742" w:rsidRDefault="005B0742" w:rsidP="005B0742">
            <w:pPr>
              <w:rPr>
                <w:ins w:id="996" w:author="Parks, Robbie M" w:date="2018-06-20T10:54:00Z"/>
                <w:rFonts w:eastAsia="Times New Roman"/>
                <w:color w:val="000000"/>
              </w:rPr>
            </w:pPr>
            <w:ins w:id="997" w:author="Parks, Robbie M" w:date="2018-06-20T10:54:00Z">
              <w:r w:rsidRPr="005B0742">
                <w:rPr>
                  <w:rFonts w:eastAsia="Times New Roman"/>
                  <w:color w:val="000000"/>
                </w:rPr>
                <w:t>5 to 14</w:t>
              </w:r>
            </w:ins>
          </w:p>
        </w:tc>
        <w:tc>
          <w:tcPr>
            <w:tcW w:w="2725" w:type="dxa"/>
            <w:tcBorders>
              <w:top w:val="nil"/>
              <w:left w:val="nil"/>
              <w:bottom w:val="nil"/>
              <w:right w:val="nil"/>
            </w:tcBorders>
            <w:shd w:val="clear" w:color="auto" w:fill="auto"/>
            <w:noWrap/>
            <w:vAlign w:val="bottom"/>
            <w:hideMark/>
          </w:tcPr>
          <w:p w14:paraId="43F87A93" w14:textId="77777777" w:rsidR="005B0742" w:rsidRPr="005B0742" w:rsidRDefault="005B0742" w:rsidP="005B0742">
            <w:pPr>
              <w:rPr>
                <w:ins w:id="998" w:author="Parks, Robbie M" w:date="2018-06-20T10:54:00Z"/>
                <w:rFonts w:eastAsia="Times New Roman"/>
                <w:color w:val="000000"/>
              </w:rPr>
            </w:pPr>
            <w:ins w:id="999" w:author="Parks, Robbie M" w:date="2018-06-20T10:54:00Z">
              <w:r w:rsidRPr="005B0742">
                <w:rPr>
                  <w:rFonts w:eastAsia="Times New Roman"/>
                  <w:color w:val="000000"/>
                </w:rPr>
                <w:t>-0.7837</w:t>
              </w:r>
            </w:ins>
          </w:p>
        </w:tc>
        <w:tc>
          <w:tcPr>
            <w:tcW w:w="975" w:type="dxa"/>
            <w:tcBorders>
              <w:top w:val="nil"/>
              <w:left w:val="nil"/>
              <w:bottom w:val="nil"/>
              <w:right w:val="nil"/>
            </w:tcBorders>
            <w:shd w:val="clear" w:color="auto" w:fill="auto"/>
            <w:noWrap/>
            <w:vAlign w:val="bottom"/>
            <w:hideMark/>
          </w:tcPr>
          <w:p w14:paraId="2E83362A" w14:textId="77777777" w:rsidR="005B0742" w:rsidRPr="005B0742" w:rsidRDefault="005B0742" w:rsidP="005B0742">
            <w:pPr>
              <w:jc w:val="right"/>
              <w:rPr>
                <w:ins w:id="1000" w:author="Parks, Robbie M" w:date="2018-06-20T10:54:00Z"/>
                <w:rFonts w:eastAsia="Times New Roman"/>
                <w:color w:val="000000"/>
              </w:rPr>
            </w:pPr>
            <w:ins w:id="1001"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7AC1BE26" w14:textId="77777777" w:rsidR="005B0742" w:rsidRPr="005B0742" w:rsidRDefault="005B0742" w:rsidP="005B0742">
            <w:pPr>
              <w:rPr>
                <w:ins w:id="1002" w:author="Parks, Robbie M" w:date="2018-06-20T10:54:00Z"/>
                <w:rFonts w:eastAsia="Times New Roman"/>
                <w:color w:val="000000"/>
              </w:rPr>
            </w:pPr>
            <w:ins w:id="1003"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5A8B049" w14:textId="77777777" w:rsidR="005B0742" w:rsidRPr="005B0742" w:rsidRDefault="005B0742" w:rsidP="005B0742">
            <w:pPr>
              <w:rPr>
                <w:ins w:id="1004" w:author="Parks, Robbie M" w:date="2018-06-20T10:54:00Z"/>
                <w:rFonts w:eastAsia="Times New Roman"/>
                <w:color w:val="000000"/>
              </w:rPr>
            </w:pPr>
            <w:ins w:id="10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7FE3B8" w14:textId="77777777" w:rsidR="005B0742" w:rsidRPr="005B0742" w:rsidRDefault="005B0742" w:rsidP="005B0742">
            <w:pPr>
              <w:rPr>
                <w:ins w:id="1006" w:author="Parks, Robbie M" w:date="2018-06-20T10:54:00Z"/>
                <w:rFonts w:eastAsia="Times New Roman"/>
                <w:color w:val="000000"/>
              </w:rPr>
            </w:pPr>
            <w:ins w:id="10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C4FE5C8" w14:textId="77777777" w:rsidR="005B0742" w:rsidRPr="005B0742" w:rsidRDefault="005B0742" w:rsidP="005B0742">
            <w:pPr>
              <w:rPr>
                <w:ins w:id="1008" w:author="Parks, Robbie M" w:date="2018-06-20T10:54:00Z"/>
                <w:rFonts w:eastAsia="Times New Roman"/>
                <w:color w:val="000000"/>
              </w:rPr>
            </w:pPr>
            <w:ins w:id="100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02EFEA0" w14:textId="77777777" w:rsidR="005B0742" w:rsidRPr="005B0742" w:rsidRDefault="005B0742" w:rsidP="005B0742">
            <w:pPr>
              <w:rPr>
                <w:ins w:id="1010" w:author="Parks, Robbie M" w:date="2018-06-20T10:54:00Z"/>
                <w:rFonts w:eastAsia="Times New Roman"/>
                <w:color w:val="000000"/>
              </w:rPr>
            </w:pPr>
            <w:ins w:id="101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5EB1938" w14:textId="77777777" w:rsidR="005B0742" w:rsidRPr="005B0742" w:rsidRDefault="005B0742" w:rsidP="005B0742">
            <w:pPr>
              <w:rPr>
                <w:ins w:id="1012" w:author="Parks, Robbie M" w:date="2018-06-20T10:54:00Z"/>
                <w:rFonts w:eastAsia="Times New Roman"/>
                <w:color w:val="000000"/>
              </w:rPr>
            </w:pPr>
            <w:ins w:id="101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332BB3" w14:textId="77777777" w:rsidR="005B0742" w:rsidRPr="005B0742" w:rsidRDefault="005B0742" w:rsidP="005B0742">
            <w:pPr>
              <w:rPr>
                <w:ins w:id="1014" w:author="Parks, Robbie M" w:date="2018-06-20T10:54:00Z"/>
                <w:rFonts w:eastAsia="Times New Roman"/>
                <w:color w:val="000000"/>
              </w:rPr>
            </w:pPr>
            <w:ins w:id="101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12027E6" w14:textId="77777777" w:rsidR="005B0742" w:rsidRPr="005B0742" w:rsidRDefault="005B0742" w:rsidP="005B0742">
            <w:pPr>
              <w:rPr>
                <w:ins w:id="1016" w:author="Parks, Robbie M" w:date="2018-06-20T10:54:00Z"/>
                <w:rFonts w:eastAsia="Times New Roman"/>
                <w:color w:val="000000"/>
              </w:rPr>
            </w:pPr>
            <w:ins w:id="101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9A79365" w14:textId="77777777" w:rsidR="005B0742" w:rsidRPr="005B0742" w:rsidRDefault="005B0742" w:rsidP="005B0742">
            <w:pPr>
              <w:rPr>
                <w:ins w:id="1018" w:author="Parks, Robbie M" w:date="2018-06-20T10:54:00Z"/>
                <w:rFonts w:eastAsia="Times New Roman"/>
                <w:color w:val="000000"/>
              </w:rPr>
            </w:pPr>
            <w:ins w:id="101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CCE78D0" w14:textId="77777777" w:rsidR="005B0742" w:rsidRPr="005B0742" w:rsidRDefault="005B0742" w:rsidP="005B0742">
            <w:pPr>
              <w:rPr>
                <w:ins w:id="1020" w:author="Parks, Robbie M" w:date="2018-06-20T10:54:00Z"/>
                <w:rFonts w:eastAsia="Times New Roman"/>
                <w:color w:val="000000"/>
              </w:rPr>
            </w:pPr>
            <w:ins w:id="10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FD856E" w14:textId="77777777" w:rsidR="005B0742" w:rsidRPr="005B0742" w:rsidRDefault="005B0742" w:rsidP="005B0742">
            <w:pPr>
              <w:rPr>
                <w:ins w:id="1022" w:author="Parks, Robbie M" w:date="2018-06-20T10:54:00Z"/>
                <w:rFonts w:eastAsia="Times New Roman"/>
                <w:color w:val="000000"/>
              </w:rPr>
            </w:pPr>
            <w:ins w:id="10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3F4737A" w14:textId="77777777" w:rsidR="005B0742" w:rsidRPr="005B0742" w:rsidRDefault="005B0742" w:rsidP="005B0742">
            <w:pPr>
              <w:rPr>
                <w:ins w:id="1024" w:author="Parks, Robbie M" w:date="2018-06-20T10:54:00Z"/>
                <w:rFonts w:eastAsia="Times New Roman"/>
                <w:color w:val="000000"/>
              </w:rPr>
            </w:pPr>
            <w:ins w:id="102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FED0BB" w14:textId="77777777" w:rsidR="005B0742" w:rsidRPr="005B0742" w:rsidRDefault="005B0742" w:rsidP="005B0742">
            <w:pPr>
              <w:rPr>
                <w:ins w:id="1026" w:author="Parks, Robbie M" w:date="2018-06-20T10:54:00Z"/>
                <w:rFonts w:eastAsia="Times New Roman"/>
                <w:color w:val="000000"/>
              </w:rPr>
            </w:pPr>
            <w:ins w:id="102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19A85BB" w14:textId="77777777" w:rsidR="005B0742" w:rsidRPr="005B0742" w:rsidRDefault="005B0742" w:rsidP="005B0742">
            <w:pPr>
              <w:rPr>
                <w:ins w:id="1028" w:author="Parks, Robbie M" w:date="2018-06-20T10:54:00Z"/>
                <w:rFonts w:eastAsia="Times New Roman"/>
                <w:color w:val="000000"/>
              </w:rPr>
            </w:pPr>
            <w:ins w:id="102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0090AB5" w14:textId="77777777" w:rsidR="005B0742" w:rsidRPr="005B0742" w:rsidRDefault="005B0742" w:rsidP="005B0742">
            <w:pPr>
              <w:rPr>
                <w:ins w:id="1030" w:author="Parks, Robbie M" w:date="2018-06-20T10:54:00Z"/>
                <w:rFonts w:eastAsia="Times New Roman"/>
                <w:color w:val="000000"/>
              </w:rPr>
            </w:pPr>
            <w:ins w:id="103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5ECAF4D" w14:textId="77777777" w:rsidR="005B0742" w:rsidRPr="005B0742" w:rsidRDefault="005B0742" w:rsidP="005B0742">
            <w:pPr>
              <w:rPr>
                <w:ins w:id="1032" w:author="Parks, Robbie M" w:date="2018-06-20T10:54:00Z"/>
                <w:rFonts w:eastAsia="Times New Roman"/>
                <w:color w:val="000000"/>
              </w:rPr>
            </w:pPr>
            <w:ins w:id="103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40DE608" w14:textId="77777777" w:rsidR="005B0742" w:rsidRPr="005B0742" w:rsidRDefault="005B0742" w:rsidP="005B0742">
            <w:pPr>
              <w:rPr>
                <w:ins w:id="1034" w:author="Parks, Robbie M" w:date="2018-06-20T10:54:00Z"/>
                <w:rFonts w:eastAsia="Times New Roman"/>
                <w:color w:val="000000"/>
              </w:rPr>
            </w:pPr>
            <w:ins w:id="103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43E7835" w14:textId="77777777" w:rsidR="005B0742" w:rsidRPr="005B0742" w:rsidRDefault="005B0742" w:rsidP="005B0742">
            <w:pPr>
              <w:rPr>
                <w:ins w:id="1036" w:author="Parks, Robbie M" w:date="2018-06-20T10:54:00Z"/>
                <w:rFonts w:eastAsia="Times New Roman"/>
                <w:color w:val="000000"/>
              </w:rPr>
            </w:pPr>
            <w:ins w:id="1037" w:author="Parks, Robbie M" w:date="2018-06-20T10:54:00Z">
              <w:r w:rsidRPr="005B0742">
                <w:rPr>
                  <w:rFonts w:eastAsia="Times New Roman"/>
                  <w:color w:val="000000"/>
                </w:rPr>
                <w:t> </w:t>
              </w:r>
            </w:ins>
          </w:p>
        </w:tc>
      </w:tr>
      <w:tr w:rsidR="003C3886" w:rsidRPr="005B0742" w14:paraId="4900CEF1" w14:textId="77777777" w:rsidTr="00BE0CD3">
        <w:trPr>
          <w:trHeight w:val="320"/>
          <w:ins w:id="103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EF603F" w14:textId="77777777" w:rsidR="005B0742" w:rsidRPr="005B0742" w:rsidRDefault="005B0742" w:rsidP="005B0742">
            <w:pPr>
              <w:rPr>
                <w:ins w:id="1039" w:author="Parks, Robbie M" w:date="2018-06-20T10:54:00Z"/>
                <w:rFonts w:eastAsia="Times New Roman"/>
                <w:color w:val="000000"/>
              </w:rPr>
            </w:pPr>
            <w:ins w:id="1040" w:author="Parks, Robbie M" w:date="2018-06-20T10:54:00Z">
              <w:r w:rsidRPr="005B0742">
                <w:rPr>
                  <w:rFonts w:eastAsia="Times New Roman"/>
                  <w:color w:val="000000"/>
                </w:rPr>
                <w:t>15 to 24</w:t>
              </w:r>
            </w:ins>
          </w:p>
        </w:tc>
        <w:tc>
          <w:tcPr>
            <w:tcW w:w="2725" w:type="dxa"/>
            <w:tcBorders>
              <w:top w:val="nil"/>
              <w:left w:val="nil"/>
              <w:bottom w:val="nil"/>
              <w:right w:val="nil"/>
            </w:tcBorders>
            <w:shd w:val="clear" w:color="auto" w:fill="auto"/>
            <w:noWrap/>
            <w:vAlign w:val="bottom"/>
            <w:hideMark/>
          </w:tcPr>
          <w:p w14:paraId="034C0BDC" w14:textId="77777777" w:rsidR="005B0742" w:rsidRPr="005B0742" w:rsidRDefault="005B0742" w:rsidP="005B0742">
            <w:pPr>
              <w:rPr>
                <w:ins w:id="1041" w:author="Parks, Robbie M" w:date="2018-06-20T10:54:00Z"/>
                <w:rFonts w:eastAsia="Times New Roman"/>
                <w:color w:val="000000"/>
              </w:rPr>
            </w:pPr>
            <w:ins w:id="1042" w:author="Parks, Robbie M" w:date="2018-06-20T10:54:00Z">
              <w:r w:rsidRPr="005B0742">
                <w:rPr>
                  <w:rFonts w:eastAsia="Times New Roman"/>
                  <w:color w:val="000000"/>
                </w:rPr>
                <w:t>-0.7475</w:t>
              </w:r>
            </w:ins>
          </w:p>
        </w:tc>
        <w:tc>
          <w:tcPr>
            <w:tcW w:w="975" w:type="dxa"/>
            <w:tcBorders>
              <w:top w:val="nil"/>
              <w:left w:val="nil"/>
              <w:bottom w:val="nil"/>
              <w:right w:val="nil"/>
            </w:tcBorders>
            <w:shd w:val="clear" w:color="auto" w:fill="auto"/>
            <w:noWrap/>
            <w:vAlign w:val="bottom"/>
            <w:hideMark/>
          </w:tcPr>
          <w:p w14:paraId="176FA887" w14:textId="77777777" w:rsidR="005B0742" w:rsidRPr="005B0742" w:rsidRDefault="005B0742" w:rsidP="005B0742">
            <w:pPr>
              <w:jc w:val="right"/>
              <w:rPr>
                <w:ins w:id="1043" w:author="Parks, Robbie M" w:date="2018-06-20T10:54:00Z"/>
                <w:rFonts w:eastAsia="Times New Roman"/>
                <w:color w:val="000000"/>
              </w:rPr>
            </w:pPr>
            <w:ins w:id="1044"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31A0FFF7" w14:textId="77777777" w:rsidR="005B0742" w:rsidRPr="005B0742" w:rsidRDefault="005B0742" w:rsidP="005B0742">
            <w:pPr>
              <w:rPr>
                <w:ins w:id="1045" w:author="Parks, Robbie M" w:date="2018-06-20T10:54:00Z"/>
                <w:rFonts w:eastAsia="Times New Roman"/>
                <w:color w:val="000000"/>
              </w:rPr>
            </w:pPr>
            <w:ins w:id="1046"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088864B3" w14:textId="77777777" w:rsidR="005B0742" w:rsidRPr="005B0742" w:rsidRDefault="005B0742" w:rsidP="005B0742">
            <w:pPr>
              <w:rPr>
                <w:ins w:id="1047" w:author="Parks, Robbie M" w:date="2018-06-20T10:54:00Z"/>
                <w:rFonts w:eastAsia="Times New Roman"/>
                <w:color w:val="000000"/>
              </w:rPr>
            </w:pPr>
            <w:ins w:id="10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8BE2D1" w14:textId="77777777" w:rsidR="005B0742" w:rsidRPr="005B0742" w:rsidRDefault="005B0742" w:rsidP="005B0742">
            <w:pPr>
              <w:rPr>
                <w:ins w:id="1049" w:author="Parks, Robbie M" w:date="2018-06-20T10:54:00Z"/>
                <w:rFonts w:eastAsia="Times New Roman"/>
                <w:color w:val="000000"/>
              </w:rPr>
            </w:pPr>
            <w:ins w:id="10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8896A2E" w14:textId="77777777" w:rsidR="005B0742" w:rsidRPr="005B0742" w:rsidRDefault="005B0742" w:rsidP="005B0742">
            <w:pPr>
              <w:rPr>
                <w:ins w:id="1051" w:author="Parks, Robbie M" w:date="2018-06-20T10:54:00Z"/>
                <w:rFonts w:eastAsia="Times New Roman"/>
                <w:color w:val="000000"/>
              </w:rPr>
            </w:pPr>
            <w:ins w:id="105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ABB4319" w14:textId="77777777" w:rsidR="005B0742" w:rsidRPr="005B0742" w:rsidRDefault="005B0742" w:rsidP="005B0742">
            <w:pPr>
              <w:rPr>
                <w:ins w:id="1053" w:author="Parks, Robbie M" w:date="2018-06-20T10:54:00Z"/>
                <w:rFonts w:eastAsia="Times New Roman"/>
                <w:color w:val="000000"/>
              </w:rPr>
            </w:pPr>
            <w:ins w:id="105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09EE7F" w14:textId="77777777" w:rsidR="005B0742" w:rsidRPr="005B0742" w:rsidRDefault="005B0742" w:rsidP="005B0742">
            <w:pPr>
              <w:rPr>
                <w:ins w:id="1055" w:author="Parks, Robbie M" w:date="2018-06-20T10:54:00Z"/>
                <w:rFonts w:eastAsia="Times New Roman"/>
                <w:color w:val="000000"/>
              </w:rPr>
            </w:pPr>
            <w:ins w:id="105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10F64DD" w14:textId="77777777" w:rsidR="005B0742" w:rsidRPr="005B0742" w:rsidRDefault="005B0742" w:rsidP="005B0742">
            <w:pPr>
              <w:rPr>
                <w:ins w:id="1057" w:author="Parks, Robbie M" w:date="2018-06-20T10:54:00Z"/>
                <w:rFonts w:eastAsia="Times New Roman"/>
                <w:color w:val="000000"/>
              </w:rPr>
            </w:pPr>
            <w:ins w:id="105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69D4D53" w14:textId="77777777" w:rsidR="005B0742" w:rsidRPr="005B0742" w:rsidRDefault="005B0742" w:rsidP="005B0742">
            <w:pPr>
              <w:rPr>
                <w:ins w:id="1059" w:author="Parks, Robbie M" w:date="2018-06-20T10:54:00Z"/>
                <w:rFonts w:eastAsia="Times New Roman"/>
                <w:color w:val="000000"/>
              </w:rPr>
            </w:pPr>
            <w:ins w:id="106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BAC373A" w14:textId="77777777" w:rsidR="005B0742" w:rsidRPr="005B0742" w:rsidRDefault="005B0742" w:rsidP="005B0742">
            <w:pPr>
              <w:rPr>
                <w:ins w:id="1061" w:author="Parks, Robbie M" w:date="2018-06-20T10:54:00Z"/>
                <w:rFonts w:eastAsia="Times New Roman"/>
                <w:color w:val="000000"/>
              </w:rPr>
            </w:pPr>
            <w:ins w:id="106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8CF9040" w14:textId="77777777" w:rsidR="005B0742" w:rsidRPr="005B0742" w:rsidRDefault="005B0742" w:rsidP="005B0742">
            <w:pPr>
              <w:rPr>
                <w:ins w:id="1063" w:author="Parks, Robbie M" w:date="2018-06-20T10:54:00Z"/>
                <w:rFonts w:eastAsia="Times New Roman"/>
                <w:color w:val="000000"/>
              </w:rPr>
            </w:pPr>
            <w:ins w:id="10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DDBB78" w14:textId="77777777" w:rsidR="005B0742" w:rsidRPr="005B0742" w:rsidRDefault="005B0742" w:rsidP="005B0742">
            <w:pPr>
              <w:rPr>
                <w:ins w:id="1065" w:author="Parks, Robbie M" w:date="2018-06-20T10:54:00Z"/>
                <w:rFonts w:eastAsia="Times New Roman"/>
                <w:color w:val="000000"/>
              </w:rPr>
            </w:pPr>
            <w:ins w:id="10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6DCAB9" w14:textId="77777777" w:rsidR="005B0742" w:rsidRPr="005B0742" w:rsidRDefault="005B0742" w:rsidP="005B0742">
            <w:pPr>
              <w:rPr>
                <w:ins w:id="1067" w:author="Parks, Robbie M" w:date="2018-06-20T10:54:00Z"/>
                <w:rFonts w:eastAsia="Times New Roman"/>
                <w:color w:val="000000"/>
              </w:rPr>
            </w:pPr>
            <w:ins w:id="106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5071D22" w14:textId="77777777" w:rsidR="005B0742" w:rsidRPr="005B0742" w:rsidRDefault="005B0742" w:rsidP="005B0742">
            <w:pPr>
              <w:rPr>
                <w:ins w:id="1069" w:author="Parks, Robbie M" w:date="2018-06-20T10:54:00Z"/>
                <w:rFonts w:eastAsia="Times New Roman"/>
                <w:color w:val="000000"/>
              </w:rPr>
            </w:pPr>
            <w:ins w:id="107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F579FF" w14:textId="77777777" w:rsidR="005B0742" w:rsidRPr="005B0742" w:rsidRDefault="005B0742" w:rsidP="005B0742">
            <w:pPr>
              <w:rPr>
                <w:ins w:id="1071" w:author="Parks, Robbie M" w:date="2018-06-20T10:54:00Z"/>
                <w:rFonts w:eastAsia="Times New Roman"/>
                <w:color w:val="000000"/>
              </w:rPr>
            </w:pPr>
            <w:ins w:id="107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55DA8B" w14:textId="77777777" w:rsidR="005B0742" w:rsidRPr="005B0742" w:rsidRDefault="005B0742" w:rsidP="005B0742">
            <w:pPr>
              <w:rPr>
                <w:ins w:id="1073" w:author="Parks, Robbie M" w:date="2018-06-20T10:54:00Z"/>
                <w:rFonts w:eastAsia="Times New Roman"/>
                <w:color w:val="000000"/>
              </w:rPr>
            </w:pPr>
            <w:ins w:id="107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ADD519" w14:textId="77777777" w:rsidR="005B0742" w:rsidRPr="005B0742" w:rsidRDefault="005B0742" w:rsidP="005B0742">
            <w:pPr>
              <w:rPr>
                <w:ins w:id="1075" w:author="Parks, Robbie M" w:date="2018-06-20T10:54:00Z"/>
                <w:rFonts w:eastAsia="Times New Roman"/>
                <w:color w:val="000000"/>
              </w:rPr>
            </w:pPr>
            <w:ins w:id="107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D4E84F" w14:textId="77777777" w:rsidR="005B0742" w:rsidRPr="005B0742" w:rsidRDefault="005B0742" w:rsidP="005B0742">
            <w:pPr>
              <w:rPr>
                <w:ins w:id="1077" w:author="Parks, Robbie M" w:date="2018-06-20T10:54:00Z"/>
                <w:rFonts w:eastAsia="Times New Roman"/>
                <w:color w:val="000000"/>
              </w:rPr>
            </w:pPr>
            <w:ins w:id="107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5E122CD" w14:textId="77777777" w:rsidR="005B0742" w:rsidRPr="005B0742" w:rsidRDefault="005B0742" w:rsidP="005B0742">
            <w:pPr>
              <w:rPr>
                <w:ins w:id="1079" w:author="Parks, Robbie M" w:date="2018-06-20T10:54:00Z"/>
                <w:rFonts w:eastAsia="Times New Roman"/>
                <w:color w:val="000000"/>
              </w:rPr>
            </w:pPr>
            <w:ins w:id="1080" w:author="Parks, Robbie M" w:date="2018-06-20T10:54:00Z">
              <w:r w:rsidRPr="005B0742">
                <w:rPr>
                  <w:rFonts w:eastAsia="Times New Roman"/>
                  <w:color w:val="000000"/>
                </w:rPr>
                <w:t> </w:t>
              </w:r>
            </w:ins>
          </w:p>
        </w:tc>
      </w:tr>
      <w:tr w:rsidR="003C3886" w:rsidRPr="005B0742" w14:paraId="07EBED6A" w14:textId="77777777" w:rsidTr="00BE0CD3">
        <w:trPr>
          <w:trHeight w:val="320"/>
          <w:ins w:id="108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F0FBD6E" w14:textId="77777777" w:rsidR="005B0742" w:rsidRPr="005B0742" w:rsidRDefault="005B0742" w:rsidP="005B0742">
            <w:pPr>
              <w:rPr>
                <w:ins w:id="1082" w:author="Parks, Robbie M" w:date="2018-06-20T10:54:00Z"/>
                <w:rFonts w:eastAsia="Times New Roman"/>
                <w:color w:val="000000"/>
              </w:rPr>
            </w:pPr>
            <w:ins w:id="1083" w:author="Parks, Robbie M" w:date="2018-06-20T10:54:00Z">
              <w:r w:rsidRPr="005B0742">
                <w:rPr>
                  <w:rFonts w:eastAsia="Times New Roman"/>
                  <w:color w:val="000000"/>
                </w:rPr>
                <w:t>25 to 34</w:t>
              </w:r>
            </w:ins>
          </w:p>
        </w:tc>
        <w:tc>
          <w:tcPr>
            <w:tcW w:w="2725" w:type="dxa"/>
            <w:tcBorders>
              <w:top w:val="nil"/>
              <w:left w:val="nil"/>
              <w:bottom w:val="nil"/>
              <w:right w:val="nil"/>
            </w:tcBorders>
            <w:shd w:val="clear" w:color="auto" w:fill="auto"/>
            <w:noWrap/>
            <w:vAlign w:val="bottom"/>
            <w:hideMark/>
          </w:tcPr>
          <w:p w14:paraId="59E3028C" w14:textId="77777777" w:rsidR="005B0742" w:rsidRPr="005B0742" w:rsidRDefault="005B0742" w:rsidP="005B0742">
            <w:pPr>
              <w:rPr>
                <w:ins w:id="1084" w:author="Parks, Robbie M" w:date="2018-06-20T10:54:00Z"/>
                <w:rFonts w:eastAsia="Times New Roman"/>
                <w:color w:val="000000"/>
              </w:rPr>
            </w:pPr>
            <w:ins w:id="1085" w:author="Parks, Robbie M" w:date="2018-06-20T10:54:00Z">
              <w:r w:rsidRPr="005B0742">
                <w:rPr>
                  <w:rFonts w:eastAsia="Times New Roman"/>
                  <w:color w:val="000000"/>
                </w:rPr>
                <w:t>-0.2203</w:t>
              </w:r>
            </w:ins>
          </w:p>
        </w:tc>
        <w:tc>
          <w:tcPr>
            <w:tcW w:w="975" w:type="dxa"/>
            <w:tcBorders>
              <w:top w:val="nil"/>
              <w:left w:val="nil"/>
              <w:bottom w:val="nil"/>
              <w:right w:val="nil"/>
            </w:tcBorders>
            <w:shd w:val="clear" w:color="auto" w:fill="auto"/>
            <w:noWrap/>
            <w:vAlign w:val="bottom"/>
            <w:hideMark/>
          </w:tcPr>
          <w:p w14:paraId="74E589AD" w14:textId="77777777" w:rsidR="005B0742" w:rsidRPr="005B0742" w:rsidRDefault="005B0742" w:rsidP="005B0742">
            <w:pPr>
              <w:jc w:val="right"/>
              <w:rPr>
                <w:ins w:id="1086" w:author="Parks, Robbie M" w:date="2018-06-20T10:54:00Z"/>
                <w:rFonts w:eastAsia="Times New Roman"/>
                <w:color w:val="000000"/>
              </w:rPr>
            </w:pPr>
            <w:ins w:id="1087" w:author="Parks, Robbie M" w:date="2018-06-20T10:54:00Z">
              <w:r w:rsidRPr="005B0742">
                <w:rPr>
                  <w:rFonts w:eastAsia="Times New Roman"/>
                  <w:color w:val="000000"/>
                </w:rPr>
                <w:t>0.03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24DFA35E" w14:textId="77777777" w:rsidR="005B0742" w:rsidRPr="005B0742" w:rsidRDefault="005B0742" w:rsidP="005B0742">
            <w:pPr>
              <w:rPr>
                <w:ins w:id="1088" w:author="Parks, Robbie M" w:date="2018-06-20T10:54:00Z"/>
                <w:rFonts w:eastAsia="Times New Roman"/>
                <w:color w:val="000000"/>
              </w:rPr>
            </w:pPr>
            <w:ins w:id="1089"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328B07D2" w14:textId="77777777" w:rsidR="005B0742" w:rsidRPr="005B0742" w:rsidRDefault="005B0742" w:rsidP="005B0742">
            <w:pPr>
              <w:rPr>
                <w:ins w:id="1090" w:author="Parks, Robbie M" w:date="2018-06-20T10:54:00Z"/>
                <w:rFonts w:eastAsia="Times New Roman"/>
                <w:color w:val="000000"/>
              </w:rPr>
            </w:pPr>
            <w:ins w:id="10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AB7BF62" w14:textId="77777777" w:rsidR="005B0742" w:rsidRPr="005B0742" w:rsidRDefault="005B0742" w:rsidP="005B0742">
            <w:pPr>
              <w:rPr>
                <w:ins w:id="1092" w:author="Parks, Robbie M" w:date="2018-06-20T10:54:00Z"/>
                <w:rFonts w:eastAsia="Times New Roman"/>
                <w:color w:val="000000"/>
              </w:rPr>
            </w:pPr>
            <w:ins w:id="10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635E001" w14:textId="77777777" w:rsidR="005B0742" w:rsidRPr="005B0742" w:rsidRDefault="005B0742" w:rsidP="005B0742">
            <w:pPr>
              <w:rPr>
                <w:ins w:id="1094" w:author="Parks, Robbie M" w:date="2018-06-20T10:54:00Z"/>
                <w:rFonts w:eastAsia="Times New Roman"/>
                <w:color w:val="000000"/>
              </w:rPr>
            </w:pPr>
            <w:ins w:id="109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BDF5231" w14:textId="77777777" w:rsidR="005B0742" w:rsidRPr="005B0742" w:rsidRDefault="005B0742" w:rsidP="005B0742">
            <w:pPr>
              <w:rPr>
                <w:ins w:id="1096" w:author="Parks, Robbie M" w:date="2018-06-20T10:54:00Z"/>
                <w:rFonts w:eastAsia="Times New Roman"/>
                <w:color w:val="000000"/>
              </w:rPr>
            </w:pPr>
            <w:ins w:id="109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160F4BF" w14:textId="77777777" w:rsidR="005B0742" w:rsidRPr="005B0742" w:rsidRDefault="005B0742" w:rsidP="005B0742">
            <w:pPr>
              <w:rPr>
                <w:ins w:id="1098" w:author="Parks, Robbie M" w:date="2018-06-20T10:54:00Z"/>
                <w:rFonts w:eastAsia="Times New Roman"/>
                <w:color w:val="000000"/>
              </w:rPr>
            </w:pPr>
            <w:ins w:id="109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F9A2025" w14:textId="77777777" w:rsidR="005B0742" w:rsidRPr="005B0742" w:rsidRDefault="005B0742" w:rsidP="005B0742">
            <w:pPr>
              <w:rPr>
                <w:ins w:id="1100" w:author="Parks, Robbie M" w:date="2018-06-20T10:54:00Z"/>
                <w:rFonts w:eastAsia="Times New Roman"/>
                <w:color w:val="000000"/>
              </w:rPr>
            </w:pPr>
            <w:ins w:id="110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6D026B4" w14:textId="77777777" w:rsidR="005B0742" w:rsidRPr="005B0742" w:rsidRDefault="005B0742" w:rsidP="005B0742">
            <w:pPr>
              <w:rPr>
                <w:ins w:id="1102" w:author="Parks, Robbie M" w:date="2018-06-20T10:54:00Z"/>
                <w:rFonts w:eastAsia="Times New Roman"/>
                <w:color w:val="000000"/>
              </w:rPr>
            </w:pPr>
            <w:ins w:id="110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697338" w14:textId="77777777" w:rsidR="005B0742" w:rsidRPr="005B0742" w:rsidRDefault="005B0742" w:rsidP="005B0742">
            <w:pPr>
              <w:rPr>
                <w:ins w:id="1104" w:author="Parks, Robbie M" w:date="2018-06-20T10:54:00Z"/>
                <w:rFonts w:eastAsia="Times New Roman"/>
                <w:color w:val="000000"/>
              </w:rPr>
            </w:pPr>
            <w:ins w:id="110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A763583" w14:textId="77777777" w:rsidR="005B0742" w:rsidRPr="005B0742" w:rsidRDefault="005B0742" w:rsidP="005B0742">
            <w:pPr>
              <w:rPr>
                <w:ins w:id="1106" w:author="Parks, Robbie M" w:date="2018-06-20T10:54:00Z"/>
                <w:rFonts w:eastAsia="Times New Roman"/>
                <w:color w:val="000000"/>
              </w:rPr>
            </w:pPr>
            <w:ins w:id="11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EFBA54" w14:textId="77777777" w:rsidR="005B0742" w:rsidRPr="005B0742" w:rsidRDefault="005B0742" w:rsidP="005B0742">
            <w:pPr>
              <w:rPr>
                <w:ins w:id="1108" w:author="Parks, Robbie M" w:date="2018-06-20T10:54:00Z"/>
                <w:rFonts w:eastAsia="Times New Roman"/>
                <w:color w:val="000000"/>
              </w:rPr>
            </w:pPr>
            <w:ins w:id="11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CC1D40" w14:textId="77777777" w:rsidR="005B0742" w:rsidRPr="005B0742" w:rsidRDefault="005B0742" w:rsidP="005B0742">
            <w:pPr>
              <w:rPr>
                <w:ins w:id="1110" w:author="Parks, Robbie M" w:date="2018-06-20T10:54:00Z"/>
                <w:rFonts w:eastAsia="Times New Roman"/>
                <w:color w:val="000000"/>
              </w:rPr>
            </w:pPr>
            <w:ins w:id="111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8B204D" w14:textId="77777777" w:rsidR="005B0742" w:rsidRPr="005B0742" w:rsidRDefault="005B0742" w:rsidP="005B0742">
            <w:pPr>
              <w:rPr>
                <w:ins w:id="1112" w:author="Parks, Robbie M" w:date="2018-06-20T10:54:00Z"/>
                <w:rFonts w:eastAsia="Times New Roman"/>
                <w:color w:val="000000"/>
              </w:rPr>
            </w:pPr>
            <w:ins w:id="111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F631426" w14:textId="77777777" w:rsidR="005B0742" w:rsidRPr="005B0742" w:rsidRDefault="005B0742" w:rsidP="005B0742">
            <w:pPr>
              <w:rPr>
                <w:ins w:id="1114" w:author="Parks, Robbie M" w:date="2018-06-20T10:54:00Z"/>
                <w:rFonts w:eastAsia="Times New Roman"/>
                <w:color w:val="000000"/>
              </w:rPr>
            </w:pPr>
            <w:ins w:id="111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08B81F" w14:textId="77777777" w:rsidR="005B0742" w:rsidRPr="005B0742" w:rsidRDefault="005B0742" w:rsidP="005B0742">
            <w:pPr>
              <w:rPr>
                <w:ins w:id="1116" w:author="Parks, Robbie M" w:date="2018-06-20T10:54:00Z"/>
                <w:rFonts w:eastAsia="Times New Roman"/>
                <w:color w:val="000000"/>
              </w:rPr>
            </w:pPr>
            <w:ins w:id="111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48C2738" w14:textId="77777777" w:rsidR="005B0742" w:rsidRPr="005B0742" w:rsidRDefault="005B0742" w:rsidP="005B0742">
            <w:pPr>
              <w:rPr>
                <w:ins w:id="1118" w:author="Parks, Robbie M" w:date="2018-06-20T10:54:00Z"/>
                <w:rFonts w:eastAsia="Times New Roman"/>
                <w:color w:val="000000"/>
              </w:rPr>
            </w:pPr>
            <w:ins w:id="111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C984C2" w14:textId="77777777" w:rsidR="005B0742" w:rsidRPr="005B0742" w:rsidRDefault="005B0742" w:rsidP="005B0742">
            <w:pPr>
              <w:rPr>
                <w:ins w:id="1120" w:author="Parks, Robbie M" w:date="2018-06-20T10:54:00Z"/>
                <w:rFonts w:eastAsia="Times New Roman"/>
                <w:color w:val="000000"/>
              </w:rPr>
            </w:pPr>
            <w:ins w:id="112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0F6D23B" w14:textId="77777777" w:rsidR="005B0742" w:rsidRPr="005B0742" w:rsidRDefault="005B0742" w:rsidP="005B0742">
            <w:pPr>
              <w:rPr>
                <w:ins w:id="1122" w:author="Parks, Robbie M" w:date="2018-06-20T10:54:00Z"/>
                <w:rFonts w:eastAsia="Times New Roman"/>
                <w:color w:val="000000"/>
              </w:rPr>
            </w:pPr>
            <w:ins w:id="1123" w:author="Parks, Robbie M" w:date="2018-06-20T10:54:00Z">
              <w:r w:rsidRPr="005B0742">
                <w:rPr>
                  <w:rFonts w:eastAsia="Times New Roman"/>
                  <w:color w:val="000000"/>
                </w:rPr>
                <w:t> </w:t>
              </w:r>
            </w:ins>
          </w:p>
        </w:tc>
      </w:tr>
      <w:tr w:rsidR="003C3886" w:rsidRPr="005B0742" w14:paraId="29FC7E08" w14:textId="77777777" w:rsidTr="00BE0CD3">
        <w:trPr>
          <w:trHeight w:val="320"/>
          <w:ins w:id="112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FFB608" w14:textId="77777777" w:rsidR="005B0742" w:rsidRPr="005B0742" w:rsidRDefault="005B0742" w:rsidP="005B0742">
            <w:pPr>
              <w:rPr>
                <w:ins w:id="1125" w:author="Parks, Robbie M" w:date="2018-06-20T10:54:00Z"/>
                <w:rFonts w:eastAsia="Times New Roman"/>
                <w:color w:val="000000"/>
              </w:rPr>
            </w:pPr>
            <w:ins w:id="1126" w:author="Parks, Robbie M" w:date="2018-06-20T10:54:00Z">
              <w:r w:rsidRPr="005B0742">
                <w:rPr>
                  <w:rFonts w:eastAsia="Times New Roman"/>
                  <w:color w:val="000000"/>
                </w:rPr>
                <w:t>35 to 44</w:t>
              </w:r>
            </w:ins>
          </w:p>
        </w:tc>
        <w:tc>
          <w:tcPr>
            <w:tcW w:w="2725" w:type="dxa"/>
            <w:tcBorders>
              <w:top w:val="nil"/>
              <w:left w:val="nil"/>
              <w:bottom w:val="nil"/>
              <w:right w:val="nil"/>
            </w:tcBorders>
            <w:shd w:val="clear" w:color="auto" w:fill="auto"/>
            <w:noWrap/>
            <w:vAlign w:val="bottom"/>
            <w:hideMark/>
          </w:tcPr>
          <w:p w14:paraId="6CF6FF0F" w14:textId="77777777" w:rsidR="005B0742" w:rsidRPr="005B0742" w:rsidRDefault="005B0742" w:rsidP="005B0742">
            <w:pPr>
              <w:rPr>
                <w:ins w:id="1127" w:author="Parks, Robbie M" w:date="2018-06-20T10:54:00Z"/>
                <w:rFonts w:eastAsia="Times New Roman"/>
                <w:color w:val="000000"/>
              </w:rPr>
            </w:pPr>
            <w:ins w:id="1128" w:author="Parks, Robbie M" w:date="2018-06-20T10:54:00Z">
              <w:r w:rsidRPr="005B0742">
                <w:rPr>
                  <w:rFonts w:eastAsia="Times New Roman"/>
                  <w:color w:val="000000"/>
                </w:rPr>
                <w:t>-0.0266</w:t>
              </w:r>
            </w:ins>
          </w:p>
        </w:tc>
        <w:tc>
          <w:tcPr>
            <w:tcW w:w="975" w:type="dxa"/>
            <w:tcBorders>
              <w:top w:val="nil"/>
              <w:left w:val="nil"/>
              <w:bottom w:val="nil"/>
              <w:right w:val="nil"/>
            </w:tcBorders>
            <w:shd w:val="clear" w:color="auto" w:fill="auto"/>
            <w:noWrap/>
            <w:vAlign w:val="bottom"/>
            <w:hideMark/>
          </w:tcPr>
          <w:p w14:paraId="5AA3DE75" w14:textId="77777777" w:rsidR="005B0742" w:rsidRPr="005B0742" w:rsidRDefault="005B0742" w:rsidP="005B0742">
            <w:pPr>
              <w:jc w:val="right"/>
              <w:rPr>
                <w:ins w:id="1129" w:author="Parks, Robbie M" w:date="2018-06-20T10:54:00Z"/>
                <w:rFonts w:eastAsia="Times New Roman"/>
                <w:color w:val="000000"/>
              </w:rPr>
            </w:pPr>
            <w:ins w:id="1130" w:author="Parks, Robbie M" w:date="2018-06-20T10:54:00Z">
              <w:r w:rsidRPr="005B0742">
                <w:rPr>
                  <w:rFonts w:eastAsia="Times New Roman"/>
                  <w:color w:val="000000"/>
                </w:rPr>
                <w:t>0.72</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5B9A0532" w14:textId="77777777" w:rsidR="005B0742" w:rsidRPr="005B0742" w:rsidRDefault="005B0742" w:rsidP="005B0742">
            <w:pPr>
              <w:rPr>
                <w:ins w:id="1131" w:author="Parks, Robbie M" w:date="2018-06-20T10:54:00Z"/>
                <w:rFonts w:eastAsia="Times New Roman"/>
                <w:color w:val="000000"/>
              </w:rPr>
            </w:pPr>
            <w:ins w:id="1132"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3EC62F13" w14:textId="77777777" w:rsidR="005B0742" w:rsidRPr="005B0742" w:rsidRDefault="005B0742" w:rsidP="005B0742">
            <w:pPr>
              <w:rPr>
                <w:ins w:id="1133" w:author="Parks, Robbie M" w:date="2018-06-20T10:54:00Z"/>
                <w:rFonts w:eastAsia="Times New Roman"/>
                <w:color w:val="000000"/>
              </w:rPr>
            </w:pPr>
            <w:ins w:id="113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408B28F" w14:textId="77777777" w:rsidR="005B0742" w:rsidRPr="005B0742" w:rsidRDefault="005B0742" w:rsidP="005B0742">
            <w:pPr>
              <w:rPr>
                <w:ins w:id="1135" w:author="Parks, Robbie M" w:date="2018-06-20T10:54:00Z"/>
                <w:rFonts w:eastAsia="Times New Roman"/>
                <w:color w:val="000000"/>
              </w:rPr>
            </w:pPr>
            <w:ins w:id="113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CB6FCCD" w14:textId="77777777" w:rsidR="005B0742" w:rsidRPr="005B0742" w:rsidRDefault="005B0742" w:rsidP="005B0742">
            <w:pPr>
              <w:rPr>
                <w:ins w:id="1137" w:author="Parks, Robbie M" w:date="2018-06-20T10:54:00Z"/>
                <w:rFonts w:eastAsia="Times New Roman"/>
                <w:color w:val="000000"/>
              </w:rPr>
            </w:pPr>
            <w:ins w:id="113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0D310B" w14:textId="77777777" w:rsidR="005B0742" w:rsidRPr="005B0742" w:rsidRDefault="005B0742" w:rsidP="005B0742">
            <w:pPr>
              <w:rPr>
                <w:ins w:id="1139" w:author="Parks, Robbie M" w:date="2018-06-20T10:54:00Z"/>
                <w:rFonts w:eastAsia="Times New Roman"/>
                <w:color w:val="000000"/>
              </w:rPr>
            </w:pPr>
            <w:ins w:id="114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C1F547A" w14:textId="77777777" w:rsidR="005B0742" w:rsidRPr="005B0742" w:rsidRDefault="005B0742" w:rsidP="005B0742">
            <w:pPr>
              <w:rPr>
                <w:ins w:id="1141" w:author="Parks, Robbie M" w:date="2018-06-20T10:54:00Z"/>
                <w:rFonts w:eastAsia="Times New Roman"/>
                <w:color w:val="000000"/>
              </w:rPr>
            </w:pPr>
            <w:ins w:id="114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8F8B23A" w14:textId="77777777" w:rsidR="005B0742" w:rsidRPr="005B0742" w:rsidRDefault="005B0742" w:rsidP="005B0742">
            <w:pPr>
              <w:rPr>
                <w:ins w:id="1143" w:author="Parks, Robbie M" w:date="2018-06-20T10:54:00Z"/>
                <w:rFonts w:eastAsia="Times New Roman"/>
                <w:color w:val="000000"/>
              </w:rPr>
            </w:pPr>
            <w:ins w:id="114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DA0FBF" w14:textId="77777777" w:rsidR="005B0742" w:rsidRPr="005B0742" w:rsidRDefault="005B0742" w:rsidP="005B0742">
            <w:pPr>
              <w:rPr>
                <w:ins w:id="1145" w:author="Parks, Robbie M" w:date="2018-06-20T10:54:00Z"/>
                <w:rFonts w:eastAsia="Times New Roman"/>
                <w:color w:val="000000"/>
              </w:rPr>
            </w:pPr>
            <w:ins w:id="114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39AE077" w14:textId="77777777" w:rsidR="005B0742" w:rsidRPr="005B0742" w:rsidRDefault="005B0742" w:rsidP="005B0742">
            <w:pPr>
              <w:rPr>
                <w:ins w:id="1147" w:author="Parks, Robbie M" w:date="2018-06-20T10:54:00Z"/>
                <w:rFonts w:eastAsia="Times New Roman"/>
                <w:color w:val="000000"/>
              </w:rPr>
            </w:pPr>
            <w:ins w:id="114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7A1F30C" w14:textId="77777777" w:rsidR="005B0742" w:rsidRPr="005B0742" w:rsidRDefault="005B0742" w:rsidP="005B0742">
            <w:pPr>
              <w:rPr>
                <w:ins w:id="1149" w:author="Parks, Robbie M" w:date="2018-06-20T10:54:00Z"/>
                <w:rFonts w:eastAsia="Times New Roman"/>
                <w:color w:val="000000"/>
              </w:rPr>
            </w:pPr>
            <w:ins w:id="115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AF5E794" w14:textId="77777777" w:rsidR="005B0742" w:rsidRPr="005B0742" w:rsidRDefault="005B0742" w:rsidP="005B0742">
            <w:pPr>
              <w:rPr>
                <w:ins w:id="1151" w:author="Parks, Robbie M" w:date="2018-06-20T10:54:00Z"/>
                <w:rFonts w:eastAsia="Times New Roman"/>
                <w:color w:val="000000"/>
              </w:rPr>
            </w:pPr>
            <w:ins w:id="115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6C1F8E7" w14:textId="77777777" w:rsidR="005B0742" w:rsidRPr="005B0742" w:rsidRDefault="005B0742" w:rsidP="005B0742">
            <w:pPr>
              <w:rPr>
                <w:ins w:id="1153" w:author="Parks, Robbie M" w:date="2018-06-20T10:54:00Z"/>
                <w:rFonts w:eastAsia="Times New Roman"/>
                <w:color w:val="000000"/>
              </w:rPr>
            </w:pPr>
            <w:ins w:id="115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766B1D" w14:textId="77777777" w:rsidR="005B0742" w:rsidRPr="005B0742" w:rsidRDefault="005B0742" w:rsidP="005B0742">
            <w:pPr>
              <w:rPr>
                <w:ins w:id="1155" w:author="Parks, Robbie M" w:date="2018-06-20T10:54:00Z"/>
                <w:rFonts w:eastAsia="Times New Roman"/>
                <w:color w:val="000000"/>
              </w:rPr>
            </w:pPr>
            <w:ins w:id="115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F83664" w14:textId="77777777" w:rsidR="005B0742" w:rsidRPr="005B0742" w:rsidRDefault="005B0742" w:rsidP="005B0742">
            <w:pPr>
              <w:rPr>
                <w:ins w:id="1157" w:author="Parks, Robbie M" w:date="2018-06-20T10:54:00Z"/>
                <w:rFonts w:eastAsia="Times New Roman"/>
                <w:color w:val="000000"/>
              </w:rPr>
            </w:pPr>
            <w:ins w:id="115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C4B61BB" w14:textId="77777777" w:rsidR="005B0742" w:rsidRPr="005B0742" w:rsidRDefault="005B0742" w:rsidP="005B0742">
            <w:pPr>
              <w:rPr>
                <w:ins w:id="1159" w:author="Parks, Robbie M" w:date="2018-06-20T10:54:00Z"/>
                <w:rFonts w:eastAsia="Times New Roman"/>
                <w:color w:val="000000"/>
              </w:rPr>
            </w:pPr>
            <w:ins w:id="116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2F1471C" w14:textId="77777777" w:rsidR="005B0742" w:rsidRPr="005B0742" w:rsidRDefault="005B0742" w:rsidP="005B0742">
            <w:pPr>
              <w:rPr>
                <w:ins w:id="1161" w:author="Parks, Robbie M" w:date="2018-06-20T10:54:00Z"/>
                <w:rFonts w:eastAsia="Times New Roman"/>
                <w:color w:val="000000"/>
              </w:rPr>
            </w:pPr>
            <w:ins w:id="11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D41C089" w14:textId="77777777" w:rsidR="005B0742" w:rsidRPr="005B0742" w:rsidRDefault="005B0742" w:rsidP="005B0742">
            <w:pPr>
              <w:rPr>
                <w:ins w:id="1163" w:author="Parks, Robbie M" w:date="2018-06-20T10:54:00Z"/>
                <w:rFonts w:eastAsia="Times New Roman"/>
                <w:color w:val="000000"/>
              </w:rPr>
            </w:pPr>
            <w:ins w:id="11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84068E" w14:textId="77777777" w:rsidR="005B0742" w:rsidRPr="005B0742" w:rsidRDefault="005B0742" w:rsidP="005B0742">
            <w:pPr>
              <w:rPr>
                <w:ins w:id="1165" w:author="Parks, Robbie M" w:date="2018-06-20T10:54:00Z"/>
                <w:rFonts w:eastAsia="Times New Roman"/>
                <w:color w:val="000000"/>
              </w:rPr>
            </w:pPr>
            <w:ins w:id="1166" w:author="Parks, Robbie M" w:date="2018-06-20T10:54:00Z">
              <w:r w:rsidRPr="005B0742">
                <w:rPr>
                  <w:rFonts w:eastAsia="Times New Roman"/>
                  <w:color w:val="000000"/>
                </w:rPr>
                <w:t> </w:t>
              </w:r>
            </w:ins>
          </w:p>
        </w:tc>
      </w:tr>
      <w:tr w:rsidR="003C3886" w:rsidRPr="005B0742" w14:paraId="61DC8BB4" w14:textId="77777777" w:rsidTr="00BE0CD3">
        <w:trPr>
          <w:trHeight w:val="320"/>
          <w:ins w:id="116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7BC9E7" w14:textId="77777777" w:rsidR="005B0742" w:rsidRPr="005B0742" w:rsidRDefault="005B0742" w:rsidP="005B0742">
            <w:pPr>
              <w:rPr>
                <w:ins w:id="1168" w:author="Parks, Robbie M" w:date="2018-06-20T10:54:00Z"/>
                <w:rFonts w:eastAsia="Times New Roman"/>
                <w:color w:val="000000"/>
              </w:rPr>
            </w:pPr>
            <w:ins w:id="1169" w:author="Parks, Robbie M" w:date="2018-06-20T10:54:00Z">
              <w:r w:rsidRPr="005B0742">
                <w:rPr>
                  <w:rFonts w:eastAsia="Times New Roman"/>
                  <w:color w:val="000000"/>
                </w:rPr>
                <w:t>45 to 54</w:t>
              </w:r>
            </w:ins>
          </w:p>
        </w:tc>
        <w:tc>
          <w:tcPr>
            <w:tcW w:w="2725" w:type="dxa"/>
            <w:tcBorders>
              <w:top w:val="nil"/>
              <w:left w:val="nil"/>
              <w:bottom w:val="nil"/>
              <w:right w:val="nil"/>
            </w:tcBorders>
            <w:shd w:val="clear" w:color="auto" w:fill="auto"/>
            <w:noWrap/>
            <w:vAlign w:val="bottom"/>
            <w:hideMark/>
          </w:tcPr>
          <w:p w14:paraId="65FD8A51" w14:textId="77777777" w:rsidR="005B0742" w:rsidRPr="005B0742" w:rsidRDefault="005B0742" w:rsidP="005B0742">
            <w:pPr>
              <w:rPr>
                <w:ins w:id="1170" w:author="Parks, Robbie M" w:date="2018-06-20T10:54:00Z"/>
                <w:rFonts w:eastAsia="Times New Roman"/>
                <w:color w:val="000000"/>
              </w:rPr>
            </w:pPr>
            <w:ins w:id="1171" w:author="Parks, Robbie M" w:date="2018-06-20T10:54:00Z">
              <w:r w:rsidRPr="005B0742">
                <w:rPr>
                  <w:rFonts w:eastAsia="Times New Roman"/>
                  <w:color w:val="000000"/>
                </w:rPr>
                <w:t>-0.0497</w:t>
              </w:r>
            </w:ins>
          </w:p>
        </w:tc>
        <w:tc>
          <w:tcPr>
            <w:tcW w:w="975" w:type="dxa"/>
            <w:tcBorders>
              <w:top w:val="nil"/>
              <w:left w:val="nil"/>
              <w:bottom w:val="nil"/>
              <w:right w:val="nil"/>
            </w:tcBorders>
            <w:shd w:val="clear" w:color="auto" w:fill="auto"/>
            <w:noWrap/>
            <w:vAlign w:val="bottom"/>
            <w:hideMark/>
          </w:tcPr>
          <w:p w14:paraId="4AB038BD" w14:textId="77777777" w:rsidR="005B0742" w:rsidRPr="005B0742" w:rsidRDefault="005B0742" w:rsidP="005B0742">
            <w:pPr>
              <w:jc w:val="right"/>
              <w:rPr>
                <w:ins w:id="1172" w:author="Parks, Robbie M" w:date="2018-06-20T10:54:00Z"/>
                <w:rFonts w:eastAsia="Times New Roman"/>
                <w:color w:val="000000"/>
              </w:rPr>
            </w:pPr>
            <w:ins w:id="1173" w:author="Parks, Robbie M" w:date="2018-06-20T10:54:00Z">
              <w:r w:rsidRPr="005B0742">
                <w:rPr>
                  <w:rFonts w:eastAsia="Times New Roman"/>
                  <w:color w:val="000000"/>
                </w:rPr>
                <w:t>0.23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57D9967" w14:textId="77777777" w:rsidR="005B0742" w:rsidRPr="005B0742" w:rsidRDefault="005B0742" w:rsidP="005B0742">
            <w:pPr>
              <w:rPr>
                <w:ins w:id="1174" w:author="Parks, Robbie M" w:date="2018-06-20T10:54:00Z"/>
                <w:rFonts w:eastAsia="Times New Roman"/>
                <w:color w:val="000000"/>
              </w:rPr>
            </w:pPr>
            <w:ins w:id="1175"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E72F018" w14:textId="77777777" w:rsidR="005B0742" w:rsidRPr="005B0742" w:rsidRDefault="005B0742" w:rsidP="005B0742">
            <w:pPr>
              <w:rPr>
                <w:ins w:id="1176" w:author="Parks, Robbie M" w:date="2018-06-20T10:54:00Z"/>
                <w:rFonts w:eastAsia="Times New Roman"/>
                <w:color w:val="000000"/>
              </w:rPr>
            </w:pPr>
            <w:ins w:id="117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717CDF" w14:textId="77777777" w:rsidR="005B0742" w:rsidRPr="005B0742" w:rsidRDefault="005B0742" w:rsidP="005B0742">
            <w:pPr>
              <w:rPr>
                <w:ins w:id="1178" w:author="Parks, Robbie M" w:date="2018-06-20T10:54:00Z"/>
                <w:rFonts w:eastAsia="Times New Roman"/>
                <w:color w:val="000000"/>
              </w:rPr>
            </w:pPr>
            <w:ins w:id="117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ED03AAC" w14:textId="77777777" w:rsidR="005B0742" w:rsidRPr="005B0742" w:rsidRDefault="005B0742" w:rsidP="005B0742">
            <w:pPr>
              <w:rPr>
                <w:ins w:id="1180" w:author="Parks, Robbie M" w:date="2018-06-20T10:54:00Z"/>
                <w:rFonts w:eastAsia="Times New Roman"/>
                <w:color w:val="000000"/>
              </w:rPr>
            </w:pPr>
            <w:ins w:id="118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67B327" w14:textId="77777777" w:rsidR="005B0742" w:rsidRPr="005B0742" w:rsidRDefault="005B0742" w:rsidP="005B0742">
            <w:pPr>
              <w:rPr>
                <w:ins w:id="1182" w:author="Parks, Robbie M" w:date="2018-06-20T10:54:00Z"/>
                <w:rFonts w:eastAsia="Times New Roman"/>
                <w:color w:val="000000"/>
              </w:rPr>
            </w:pPr>
            <w:ins w:id="118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6508A66" w14:textId="77777777" w:rsidR="005B0742" w:rsidRPr="005B0742" w:rsidRDefault="005B0742" w:rsidP="005B0742">
            <w:pPr>
              <w:rPr>
                <w:ins w:id="1184" w:author="Parks, Robbie M" w:date="2018-06-20T10:54:00Z"/>
                <w:rFonts w:eastAsia="Times New Roman"/>
                <w:color w:val="000000"/>
              </w:rPr>
            </w:pPr>
            <w:ins w:id="118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ADA63D8" w14:textId="77777777" w:rsidR="005B0742" w:rsidRPr="005B0742" w:rsidRDefault="005B0742" w:rsidP="005B0742">
            <w:pPr>
              <w:rPr>
                <w:ins w:id="1186" w:author="Parks, Robbie M" w:date="2018-06-20T10:54:00Z"/>
                <w:rFonts w:eastAsia="Times New Roman"/>
                <w:color w:val="000000"/>
              </w:rPr>
            </w:pPr>
            <w:ins w:id="118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7350173" w14:textId="77777777" w:rsidR="005B0742" w:rsidRPr="005B0742" w:rsidRDefault="005B0742" w:rsidP="005B0742">
            <w:pPr>
              <w:rPr>
                <w:ins w:id="1188" w:author="Parks, Robbie M" w:date="2018-06-20T10:54:00Z"/>
                <w:rFonts w:eastAsia="Times New Roman"/>
                <w:color w:val="000000"/>
              </w:rPr>
            </w:pPr>
            <w:ins w:id="118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7858A85" w14:textId="77777777" w:rsidR="005B0742" w:rsidRPr="005B0742" w:rsidRDefault="005B0742" w:rsidP="005B0742">
            <w:pPr>
              <w:rPr>
                <w:ins w:id="1190" w:author="Parks, Robbie M" w:date="2018-06-20T10:54:00Z"/>
                <w:rFonts w:eastAsia="Times New Roman"/>
                <w:color w:val="000000"/>
              </w:rPr>
            </w:pPr>
            <w:ins w:id="119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91FDFF7" w14:textId="77777777" w:rsidR="005B0742" w:rsidRPr="005B0742" w:rsidRDefault="005B0742" w:rsidP="005B0742">
            <w:pPr>
              <w:rPr>
                <w:ins w:id="1192" w:author="Parks, Robbie M" w:date="2018-06-20T10:54:00Z"/>
                <w:rFonts w:eastAsia="Times New Roman"/>
                <w:color w:val="000000"/>
              </w:rPr>
            </w:pPr>
            <w:ins w:id="119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6DFE3CC" w14:textId="77777777" w:rsidR="005B0742" w:rsidRPr="005B0742" w:rsidRDefault="005B0742" w:rsidP="005B0742">
            <w:pPr>
              <w:rPr>
                <w:ins w:id="1194" w:author="Parks, Robbie M" w:date="2018-06-20T10:54:00Z"/>
                <w:rFonts w:eastAsia="Times New Roman"/>
                <w:color w:val="000000"/>
              </w:rPr>
            </w:pPr>
            <w:ins w:id="119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632AD26" w14:textId="77777777" w:rsidR="005B0742" w:rsidRPr="005B0742" w:rsidRDefault="005B0742" w:rsidP="005B0742">
            <w:pPr>
              <w:rPr>
                <w:ins w:id="1196" w:author="Parks, Robbie M" w:date="2018-06-20T10:54:00Z"/>
                <w:rFonts w:eastAsia="Times New Roman"/>
                <w:color w:val="000000"/>
              </w:rPr>
            </w:pPr>
            <w:ins w:id="119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12972CD" w14:textId="77777777" w:rsidR="005B0742" w:rsidRPr="005B0742" w:rsidRDefault="005B0742" w:rsidP="005B0742">
            <w:pPr>
              <w:rPr>
                <w:ins w:id="1198" w:author="Parks, Robbie M" w:date="2018-06-20T10:54:00Z"/>
                <w:rFonts w:eastAsia="Times New Roman"/>
                <w:color w:val="000000"/>
              </w:rPr>
            </w:pPr>
            <w:ins w:id="119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E26272B" w14:textId="77777777" w:rsidR="005B0742" w:rsidRPr="005B0742" w:rsidRDefault="005B0742" w:rsidP="005B0742">
            <w:pPr>
              <w:rPr>
                <w:ins w:id="1200" w:author="Parks, Robbie M" w:date="2018-06-20T10:54:00Z"/>
                <w:rFonts w:eastAsia="Times New Roman"/>
                <w:color w:val="000000"/>
              </w:rPr>
            </w:pPr>
            <w:ins w:id="120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8B990D5" w14:textId="77777777" w:rsidR="005B0742" w:rsidRPr="005B0742" w:rsidRDefault="005B0742" w:rsidP="005B0742">
            <w:pPr>
              <w:rPr>
                <w:ins w:id="1202" w:author="Parks, Robbie M" w:date="2018-06-20T10:54:00Z"/>
                <w:rFonts w:eastAsia="Times New Roman"/>
                <w:color w:val="000000"/>
              </w:rPr>
            </w:pPr>
            <w:ins w:id="120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1F63105" w14:textId="77777777" w:rsidR="005B0742" w:rsidRPr="005B0742" w:rsidRDefault="005B0742" w:rsidP="005B0742">
            <w:pPr>
              <w:rPr>
                <w:ins w:id="1204" w:author="Parks, Robbie M" w:date="2018-06-20T10:54:00Z"/>
                <w:rFonts w:eastAsia="Times New Roman"/>
                <w:color w:val="000000"/>
              </w:rPr>
            </w:pPr>
            <w:ins w:id="12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CC3472F" w14:textId="77777777" w:rsidR="005B0742" w:rsidRPr="005B0742" w:rsidRDefault="005B0742" w:rsidP="005B0742">
            <w:pPr>
              <w:rPr>
                <w:ins w:id="1206" w:author="Parks, Robbie M" w:date="2018-06-20T10:54:00Z"/>
                <w:rFonts w:eastAsia="Times New Roman"/>
                <w:color w:val="000000"/>
              </w:rPr>
            </w:pPr>
            <w:ins w:id="12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A8EC306" w14:textId="77777777" w:rsidR="005B0742" w:rsidRPr="005B0742" w:rsidRDefault="005B0742" w:rsidP="005B0742">
            <w:pPr>
              <w:rPr>
                <w:ins w:id="1208" w:author="Parks, Robbie M" w:date="2018-06-20T10:54:00Z"/>
                <w:rFonts w:eastAsia="Times New Roman"/>
                <w:color w:val="000000"/>
              </w:rPr>
            </w:pPr>
            <w:ins w:id="1209" w:author="Parks, Robbie M" w:date="2018-06-20T10:54:00Z">
              <w:r w:rsidRPr="005B0742">
                <w:rPr>
                  <w:rFonts w:eastAsia="Times New Roman"/>
                  <w:color w:val="000000"/>
                </w:rPr>
                <w:t> </w:t>
              </w:r>
            </w:ins>
          </w:p>
        </w:tc>
      </w:tr>
      <w:tr w:rsidR="003C3886" w:rsidRPr="005B0742" w14:paraId="707F1924" w14:textId="77777777" w:rsidTr="00BE0CD3">
        <w:trPr>
          <w:trHeight w:val="320"/>
          <w:ins w:id="121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4E86004" w14:textId="77777777" w:rsidR="005B0742" w:rsidRPr="005B0742" w:rsidRDefault="005B0742" w:rsidP="005B0742">
            <w:pPr>
              <w:rPr>
                <w:ins w:id="1211" w:author="Parks, Robbie M" w:date="2018-06-20T10:54:00Z"/>
                <w:rFonts w:eastAsia="Times New Roman"/>
                <w:color w:val="000000"/>
              </w:rPr>
            </w:pPr>
            <w:ins w:id="1212" w:author="Parks, Robbie M" w:date="2018-06-20T10:54:00Z">
              <w:r w:rsidRPr="005B0742">
                <w:rPr>
                  <w:rFonts w:eastAsia="Times New Roman"/>
                  <w:color w:val="000000"/>
                </w:rPr>
                <w:t>55 to 64</w:t>
              </w:r>
            </w:ins>
          </w:p>
        </w:tc>
        <w:tc>
          <w:tcPr>
            <w:tcW w:w="2725" w:type="dxa"/>
            <w:tcBorders>
              <w:top w:val="nil"/>
              <w:left w:val="nil"/>
              <w:bottom w:val="nil"/>
              <w:right w:val="nil"/>
            </w:tcBorders>
            <w:shd w:val="clear" w:color="auto" w:fill="auto"/>
            <w:noWrap/>
            <w:vAlign w:val="bottom"/>
            <w:hideMark/>
          </w:tcPr>
          <w:p w14:paraId="41B85B4F" w14:textId="77777777" w:rsidR="005B0742" w:rsidRPr="005B0742" w:rsidRDefault="005B0742" w:rsidP="005B0742">
            <w:pPr>
              <w:rPr>
                <w:ins w:id="1213" w:author="Parks, Robbie M" w:date="2018-06-20T10:54:00Z"/>
                <w:rFonts w:eastAsia="Times New Roman"/>
                <w:color w:val="000000"/>
              </w:rPr>
            </w:pPr>
            <w:ins w:id="1214" w:author="Parks, Robbie M" w:date="2018-06-20T10:54:00Z">
              <w:r w:rsidRPr="005B0742">
                <w:rPr>
                  <w:rFonts w:eastAsia="Times New Roman"/>
                  <w:color w:val="000000"/>
                </w:rPr>
                <w:t>-0.0477</w:t>
              </w:r>
            </w:ins>
          </w:p>
        </w:tc>
        <w:tc>
          <w:tcPr>
            <w:tcW w:w="975" w:type="dxa"/>
            <w:tcBorders>
              <w:top w:val="nil"/>
              <w:left w:val="nil"/>
              <w:bottom w:val="nil"/>
              <w:right w:val="nil"/>
            </w:tcBorders>
            <w:shd w:val="clear" w:color="auto" w:fill="auto"/>
            <w:noWrap/>
            <w:vAlign w:val="bottom"/>
            <w:hideMark/>
          </w:tcPr>
          <w:p w14:paraId="5893C814" w14:textId="77777777" w:rsidR="005B0742" w:rsidRPr="005B0742" w:rsidRDefault="005B0742" w:rsidP="005B0742">
            <w:pPr>
              <w:jc w:val="right"/>
              <w:rPr>
                <w:ins w:id="1215" w:author="Parks, Robbie M" w:date="2018-06-20T10:54:00Z"/>
                <w:rFonts w:eastAsia="Times New Roman"/>
                <w:color w:val="000000"/>
              </w:rPr>
            </w:pPr>
            <w:ins w:id="1216" w:author="Parks, Robbie M" w:date="2018-06-20T10:54:00Z">
              <w:r w:rsidRPr="005B0742">
                <w:rPr>
                  <w:rFonts w:eastAsia="Times New Roman"/>
                  <w:color w:val="000000"/>
                </w:rPr>
                <w:t>0.31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386F9410" w14:textId="77777777" w:rsidR="005B0742" w:rsidRPr="005B0742" w:rsidRDefault="005B0742" w:rsidP="005B0742">
            <w:pPr>
              <w:rPr>
                <w:ins w:id="1217" w:author="Parks, Robbie M" w:date="2018-06-20T10:54:00Z"/>
                <w:rFonts w:eastAsia="Times New Roman"/>
                <w:color w:val="000000"/>
              </w:rPr>
            </w:pPr>
            <w:ins w:id="1218"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B8FF9C3" w14:textId="77777777" w:rsidR="005B0742" w:rsidRPr="005B0742" w:rsidRDefault="005B0742" w:rsidP="005B0742">
            <w:pPr>
              <w:rPr>
                <w:ins w:id="1219" w:author="Parks, Robbie M" w:date="2018-06-20T10:54:00Z"/>
                <w:rFonts w:eastAsia="Times New Roman"/>
                <w:color w:val="000000"/>
              </w:rPr>
            </w:pPr>
            <w:ins w:id="122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D6D8069" w14:textId="77777777" w:rsidR="005B0742" w:rsidRPr="005B0742" w:rsidRDefault="005B0742" w:rsidP="005B0742">
            <w:pPr>
              <w:rPr>
                <w:ins w:id="1221" w:author="Parks, Robbie M" w:date="2018-06-20T10:54:00Z"/>
                <w:rFonts w:eastAsia="Times New Roman"/>
                <w:color w:val="000000"/>
              </w:rPr>
            </w:pPr>
            <w:ins w:id="122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CE41C6D" w14:textId="77777777" w:rsidR="005B0742" w:rsidRPr="005B0742" w:rsidRDefault="005B0742" w:rsidP="005B0742">
            <w:pPr>
              <w:rPr>
                <w:ins w:id="1223" w:author="Parks, Robbie M" w:date="2018-06-20T10:54:00Z"/>
                <w:rFonts w:eastAsia="Times New Roman"/>
                <w:color w:val="000000"/>
              </w:rPr>
            </w:pPr>
            <w:ins w:id="122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6236B18" w14:textId="77777777" w:rsidR="005B0742" w:rsidRPr="005B0742" w:rsidRDefault="005B0742" w:rsidP="005B0742">
            <w:pPr>
              <w:rPr>
                <w:ins w:id="1225" w:author="Parks, Robbie M" w:date="2018-06-20T10:54:00Z"/>
                <w:rFonts w:eastAsia="Times New Roman"/>
                <w:color w:val="000000"/>
              </w:rPr>
            </w:pPr>
            <w:ins w:id="122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D06E55" w14:textId="77777777" w:rsidR="005B0742" w:rsidRPr="005B0742" w:rsidRDefault="005B0742" w:rsidP="005B0742">
            <w:pPr>
              <w:rPr>
                <w:ins w:id="1227" w:author="Parks, Robbie M" w:date="2018-06-20T10:54:00Z"/>
                <w:rFonts w:eastAsia="Times New Roman"/>
                <w:color w:val="000000"/>
              </w:rPr>
            </w:pPr>
            <w:ins w:id="122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2257AF7" w14:textId="77777777" w:rsidR="005B0742" w:rsidRPr="005B0742" w:rsidRDefault="005B0742" w:rsidP="005B0742">
            <w:pPr>
              <w:rPr>
                <w:ins w:id="1229" w:author="Parks, Robbie M" w:date="2018-06-20T10:54:00Z"/>
                <w:rFonts w:eastAsia="Times New Roman"/>
                <w:color w:val="000000"/>
              </w:rPr>
            </w:pPr>
            <w:ins w:id="123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2EAFF2A" w14:textId="77777777" w:rsidR="005B0742" w:rsidRPr="005B0742" w:rsidRDefault="005B0742" w:rsidP="005B0742">
            <w:pPr>
              <w:rPr>
                <w:ins w:id="1231" w:author="Parks, Robbie M" w:date="2018-06-20T10:54:00Z"/>
                <w:rFonts w:eastAsia="Times New Roman"/>
                <w:color w:val="000000"/>
              </w:rPr>
            </w:pPr>
            <w:ins w:id="123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C4BD942" w14:textId="77777777" w:rsidR="005B0742" w:rsidRPr="005B0742" w:rsidRDefault="005B0742" w:rsidP="005B0742">
            <w:pPr>
              <w:rPr>
                <w:ins w:id="1233" w:author="Parks, Robbie M" w:date="2018-06-20T10:54:00Z"/>
                <w:rFonts w:eastAsia="Times New Roman"/>
                <w:color w:val="000000"/>
              </w:rPr>
            </w:pPr>
            <w:ins w:id="123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4DA9237" w14:textId="77777777" w:rsidR="005B0742" w:rsidRPr="005B0742" w:rsidRDefault="005B0742" w:rsidP="005B0742">
            <w:pPr>
              <w:rPr>
                <w:ins w:id="1235" w:author="Parks, Robbie M" w:date="2018-06-20T10:54:00Z"/>
                <w:rFonts w:eastAsia="Times New Roman"/>
                <w:color w:val="000000"/>
              </w:rPr>
            </w:pPr>
            <w:ins w:id="123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282EA3" w14:textId="77777777" w:rsidR="005B0742" w:rsidRPr="005B0742" w:rsidRDefault="005B0742" w:rsidP="005B0742">
            <w:pPr>
              <w:rPr>
                <w:ins w:id="1237" w:author="Parks, Robbie M" w:date="2018-06-20T10:54:00Z"/>
                <w:rFonts w:eastAsia="Times New Roman"/>
                <w:color w:val="000000"/>
              </w:rPr>
            </w:pPr>
            <w:ins w:id="123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091D0D8" w14:textId="77777777" w:rsidR="005B0742" w:rsidRPr="005B0742" w:rsidRDefault="005B0742" w:rsidP="005B0742">
            <w:pPr>
              <w:rPr>
                <w:ins w:id="1239" w:author="Parks, Robbie M" w:date="2018-06-20T10:54:00Z"/>
                <w:rFonts w:eastAsia="Times New Roman"/>
                <w:color w:val="000000"/>
              </w:rPr>
            </w:pPr>
            <w:ins w:id="124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505E010" w14:textId="77777777" w:rsidR="005B0742" w:rsidRPr="005B0742" w:rsidRDefault="005B0742" w:rsidP="005B0742">
            <w:pPr>
              <w:rPr>
                <w:ins w:id="1241" w:author="Parks, Robbie M" w:date="2018-06-20T10:54:00Z"/>
                <w:rFonts w:eastAsia="Times New Roman"/>
                <w:color w:val="000000"/>
              </w:rPr>
            </w:pPr>
            <w:ins w:id="124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71875F" w14:textId="77777777" w:rsidR="005B0742" w:rsidRPr="005B0742" w:rsidRDefault="005B0742" w:rsidP="005B0742">
            <w:pPr>
              <w:rPr>
                <w:ins w:id="1243" w:author="Parks, Robbie M" w:date="2018-06-20T10:54:00Z"/>
                <w:rFonts w:eastAsia="Times New Roman"/>
                <w:color w:val="000000"/>
              </w:rPr>
            </w:pPr>
            <w:ins w:id="124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63453E" w14:textId="77777777" w:rsidR="005B0742" w:rsidRPr="005B0742" w:rsidRDefault="005B0742" w:rsidP="005B0742">
            <w:pPr>
              <w:rPr>
                <w:ins w:id="1245" w:author="Parks, Robbie M" w:date="2018-06-20T10:54:00Z"/>
                <w:rFonts w:eastAsia="Times New Roman"/>
                <w:color w:val="000000"/>
              </w:rPr>
            </w:pPr>
            <w:ins w:id="124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6642D91" w14:textId="77777777" w:rsidR="005B0742" w:rsidRPr="005B0742" w:rsidRDefault="005B0742" w:rsidP="005B0742">
            <w:pPr>
              <w:rPr>
                <w:ins w:id="1247" w:author="Parks, Robbie M" w:date="2018-06-20T10:54:00Z"/>
                <w:rFonts w:eastAsia="Times New Roman"/>
                <w:color w:val="000000"/>
              </w:rPr>
            </w:pPr>
            <w:ins w:id="12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C350FE7" w14:textId="77777777" w:rsidR="005B0742" w:rsidRPr="005B0742" w:rsidRDefault="005B0742" w:rsidP="005B0742">
            <w:pPr>
              <w:rPr>
                <w:ins w:id="1249" w:author="Parks, Robbie M" w:date="2018-06-20T10:54:00Z"/>
                <w:rFonts w:eastAsia="Times New Roman"/>
                <w:color w:val="000000"/>
              </w:rPr>
            </w:pPr>
            <w:ins w:id="12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AB0176B" w14:textId="77777777" w:rsidR="005B0742" w:rsidRPr="005B0742" w:rsidRDefault="005B0742" w:rsidP="005B0742">
            <w:pPr>
              <w:rPr>
                <w:ins w:id="1251" w:author="Parks, Robbie M" w:date="2018-06-20T10:54:00Z"/>
                <w:rFonts w:eastAsia="Times New Roman"/>
                <w:color w:val="000000"/>
              </w:rPr>
            </w:pPr>
            <w:ins w:id="1252" w:author="Parks, Robbie M" w:date="2018-06-20T10:54:00Z">
              <w:r w:rsidRPr="005B0742">
                <w:rPr>
                  <w:rFonts w:eastAsia="Times New Roman"/>
                  <w:color w:val="000000"/>
                </w:rPr>
                <w:t> </w:t>
              </w:r>
            </w:ins>
          </w:p>
        </w:tc>
      </w:tr>
      <w:tr w:rsidR="003C3886" w:rsidRPr="005B0742" w14:paraId="3D23E56A" w14:textId="77777777" w:rsidTr="00BE0CD3">
        <w:trPr>
          <w:trHeight w:val="320"/>
          <w:ins w:id="125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F47FE6" w14:textId="77777777" w:rsidR="005B0742" w:rsidRPr="005B0742" w:rsidRDefault="005B0742" w:rsidP="005B0742">
            <w:pPr>
              <w:rPr>
                <w:ins w:id="1254" w:author="Parks, Robbie M" w:date="2018-06-20T10:54:00Z"/>
                <w:rFonts w:eastAsia="Times New Roman"/>
                <w:color w:val="000000"/>
              </w:rPr>
            </w:pPr>
            <w:ins w:id="1255" w:author="Parks, Robbie M" w:date="2018-06-20T10:54:00Z">
              <w:r w:rsidRPr="005B0742">
                <w:rPr>
                  <w:rFonts w:eastAsia="Times New Roman"/>
                  <w:color w:val="000000"/>
                </w:rPr>
                <w:t>65 to 74</w:t>
              </w:r>
            </w:ins>
          </w:p>
        </w:tc>
        <w:tc>
          <w:tcPr>
            <w:tcW w:w="2725" w:type="dxa"/>
            <w:tcBorders>
              <w:top w:val="nil"/>
              <w:left w:val="nil"/>
              <w:bottom w:val="nil"/>
              <w:right w:val="nil"/>
            </w:tcBorders>
            <w:shd w:val="clear" w:color="auto" w:fill="auto"/>
            <w:noWrap/>
            <w:vAlign w:val="bottom"/>
            <w:hideMark/>
          </w:tcPr>
          <w:p w14:paraId="7CDB8446" w14:textId="77777777" w:rsidR="005B0742" w:rsidRPr="005B0742" w:rsidRDefault="005B0742" w:rsidP="005B0742">
            <w:pPr>
              <w:rPr>
                <w:ins w:id="1256" w:author="Parks, Robbie M" w:date="2018-06-20T10:54:00Z"/>
                <w:rFonts w:eastAsia="Times New Roman"/>
                <w:color w:val="000000"/>
              </w:rPr>
            </w:pPr>
            <w:ins w:id="1257" w:author="Parks, Robbie M" w:date="2018-06-20T10:54:00Z">
              <w:r w:rsidRPr="005B0742">
                <w:rPr>
                  <w:rFonts w:eastAsia="Times New Roman"/>
                  <w:color w:val="000000"/>
                </w:rPr>
                <w:t>-0.0831</w:t>
              </w:r>
            </w:ins>
          </w:p>
        </w:tc>
        <w:tc>
          <w:tcPr>
            <w:tcW w:w="975" w:type="dxa"/>
            <w:tcBorders>
              <w:top w:val="nil"/>
              <w:left w:val="nil"/>
              <w:bottom w:val="nil"/>
              <w:right w:val="nil"/>
            </w:tcBorders>
            <w:shd w:val="clear" w:color="auto" w:fill="auto"/>
            <w:noWrap/>
            <w:vAlign w:val="bottom"/>
            <w:hideMark/>
          </w:tcPr>
          <w:p w14:paraId="0C6E7CF3" w14:textId="77777777" w:rsidR="005B0742" w:rsidRPr="005B0742" w:rsidRDefault="005B0742" w:rsidP="005B0742">
            <w:pPr>
              <w:jc w:val="right"/>
              <w:rPr>
                <w:ins w:id="1258" w:author="Parks, Robbie M" w:date="2018-06-20T10:54:00Z"/>
                <w:rFonts w:eastAsia="Times New Roman"/>
                <w:color w:val="000000"/>
              </w:rPr>
            </w:pPr>
            <w:ins w:id="1259" w:author="Parks, Robbie M" w:date="2018-06-20T10:54:00Z">
              <w:r w:rsidRPr="005B0742">
                <w:rPr>
                  <w:rFonts w:eastAsia="Times New Roman"/>
                  <w:color w:val="000000"/>
                </w:rPr>
                <w:t>0.14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5BC3226" w14:textId="77777777" w:rsidR="005B0742" w:rsidRPr="005B0742" w:rsidRDefault="005B0742" w:rsidP="005B0742">
            <w:pPr>
              <w:rPr>
                <w:ins w:id="1260" w:author="Parks, Robbie M" w:date="2018-06-20T10:54:00Z"/>
                <w:rFonts w:eastAsia="Times New Roman"/>
                <w:color w:val="000000"/>
              </w:rPr>
            </w:pPr>
            <w:ins w:id="1261"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FDC944E" w14:textId="77777777" w:rsidR="005B0742" w:rsidRPr="005B0742" w:rsidRDefault="005B0742" w:rsidP="005B0742">
            <w:pPr>
              <w:rPr>
                <w:ins w:id="1262" w:author="Parks, Robbie M" w:date="2018-06-20T10:54:00Z"/>
                <w:rFonts w:eastAsia="Times New Roman"/>
                <w:color w:val="000000"/>
              </w:rPr>
            </w:pPr>
            <w:ins w:id="126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C322629" w14:textId="77777777" w:rsidR="005B0742" w:rsidRPr="005B0742" w:rsidRDefault="005B0742" w:rsidP="005B0742">
            <w:pPr>
              <w:rPr>
                <w:ins w:id="1264" w:author="Parks, Robbie M" w:date="2018-06-20T10:54:00Z"/>
                <w:rFonts w:eastAsia="Times New Roman"/>
                <w:color w:val="000000"/>
              </w:rPr>
            </w:pPr>
            <w:ins w:id="126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EEEB14" w14:textId="77777777" w:rsidR="005B0742" w:rsidRPr="005B0742" w:rsidRDefault="005B0742" w:rsidP="005B0742">
            <w:pPr>
              <w:rPr>
                <w:ins w:id="1266" w:author="Parks, Robbie M" w:date="2018-06-20T10:54:00Z"/>
                <w:rFonts w:eastAsia="Times New Roman"/>
                <w:color w:val="000000"/>
              </w:rPr>
            </w:pPr>
            <w:ins w:id="126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ABD4598" w14:textId="77777777" w:rsidR="005B0742" w:rsidRPr="005B0742" w:rsidRDefault="005B0742" w:rsidP="005B0742">
            <w:pPr>
              <w:rPr>
                <w:ins w:id="1268" w:author="Parks, Robbie M" w:date="2018-06-20T10:54:00Z"/>
                <w:rFonts w:eastAsia="Times New Roman"/>
                <w:color w:val="000000"/>
              </w:rPr>
            </w:pPr>
            <w:ins w:id="126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A239E33" w14:textId="77777777" w:rsidR="005B0742" w:rsidRPr="005B0742" w:rsidRDefault="005B0742" w:rsidP="005B0742">
            <w:pPr>
              <w:rPr>
                <w:ins w:id="1270" w:author="Parks, Robbie M" w:date="2018-06-20T10:54:00Z"/>
                <w:rFonts w:eastAsia="Times New Roman"/>
                <w:color w:val="000000"/>
              </w:rPr>
            </w:pPr>
            <w:ins w:id="127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78FD64" w14:textId="77777777" w:rsidR="005B0742" w:rsidRPr="005B0742" w:rsidRDefault="005B0742" w:rsidP="005B0742">
            <w:pPr>
              <w:rPr>
                <w:ins w:id="1272" w:author="Parks, Robbie M" w:date="2018-06-20T10:54:00Z"/>
                <w:rFonts w:eastAsia="Times New Roman"/>
                <w:color w:val="000000"/>
              </w:rPr>
            </w:pPr>
            <w:ins w:id="127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39DD0A1" w14:textId="77777777" w:rsidR="005B0742" w:rsidRPr="005B0742" w:rsidRDefault="005B0742" w:rsidP="005B0742">
            <w:pPr>
              <w:rPr>
                <w:ins w:id="1274" w:author="Parks, Robbie M" w:date="2018-06-20T10:54:00Z"/>
                <w:rFonts w:eastAsia="Times New Roman"/>
                <w:color w:val="000000"/>
              </w:rPr>
            </w:pPr>
            <w:ins w:id="127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8596829" w14:textId="77777777" w:rsidR="005B0742" w:rsidRPr="005B0742" w:rsidRDefault="005B0742" w:rsidP="005B0742">
            <w:pPr>
              <w:rPr>
                <w:ins w:id="1276" w:author="Parks, Robbie M" w:date="2018-06-20T10:54:00Z"/>
                <w:rFonts w:eastAsia="Times New Roman"/>
                <w:color w:val="000000"/>
              </w:rPr>
            </w:pPr>
            <w:ins w:id="127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8FDC528" w14:textId="77777777" w:rsidR="005B0742" w:rsidRPr="005B0742" w:rsidRDefault="005B0742" w:rsidP="005B0742">
            <w:pPr>
              <w:rPr>
                <w:ins w:id="1278" w:author="Parks, Robbie M" w:date="2018-06-20T10:54:00Z"/>
                <w:rFonts w:eastAsia="Times New Roman"/>
                <w:color w:val="000000"/>
              </w:rPr>
            </w:pPr>
            <w:ins w:id="127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818EAF" w14:textId="77777777" w:rsidR="005B0742" w:rsidRPr="005B0742" w:rsidRDefault="005B0742" w:rsidP="005B0742">
            <w:pPr>
              <w:rPr>
                <w:ins w:id="1280" w:author="Parks, Robbie M" w:date="2018-06-20T10:54:00Z"/>
                <w:rFonts w:eastAsia="Times New Roman"/>
                <w:color w:val="000000"/>
              </w:rPr>
            </w:pPr>
            <w:ins w:id="128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74BB2DB" w14:textId="77777777" w:rsidR="005B0742" w:rsidRPr="005B0742" w:rsidRDefault="005B0742" w:rsidP="005B0742">
            <w:pPr>
              <w:rPr>
                <w:ins w:id="1282" w:author="Parks, Robbie M" w:date="2018-06-20T10:54:00Z"/>
                <w:rFonts w:eastAsia="Times New Roman"/>
                <w:color w:val="000000"/>
              </w:rPr>
            </w:pPr>
            <w:ins w:id="128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1948E2" w14:textId="77777777" w:rsidR="005B0742" w:rsidRPr="005B0742" w:rsidRDefault="005B0742" w:rsidP="005B0742">
            <w:pPr>
              <w:rPr>
                <w:ins w:id="1284" w:author="Parks, Robbie M" w:date="2018-06-20T10:54:00Z"/>
                <w:rFonts w:eastAsia="Times New Roman"/>
                <w:color w:val="000000"/>
              </w:rPr>
            </w:pPr>
            <w:ins w:id="128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0DF153" w14:textId="77777777" w:rsidR="005B0742" w:rsidRPr="005B0742" w:rsidRDefault="005B0742" w:rsidP="005B0742">
            <w:pPr>
              <w:rPr>
                <w:ins w:id="1286" w:author="Parks, Robbie M" w:date="2018-06-20T10:54:00Z"/>
                <w:rFonts w:eastAsia="Times New Roman"/>
                <w:color w:val="000000"/>
              </w:rPr>
            </w:pPr>
            <w:ins w:id="128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EFD439" w14:textId="77777777" w:rsidR="005B0742" w:rsidRPr="005B0742" w:rsidRDefault="005B0742" w:rsidP="005B0742">
            <w:pPr>
              <w:rPr>
                <w:ins w:id="1288" w:author="Parks, Robbie M" w:date="2018-06-20T10:54:00Z"/>
                <w:rFonts w:eastAsia="Times New Roman"/>
                <w:color w:val="000000"/>
              </w:rPr>
            </w:pPr>
            <w:ins w:id="128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AD44BB" w14:textId="77777777" w:rsidR="005B0742" w:rsidRPr="005B0742" w:rsidRDefault="005B0742" w:rsidP="005B0742">
            <w:pPr>
              <w:rPr>
                <w:ins w:id="1290" w:author="Parks, Robbie M" w:date="2018-06-20T10:54:00Z"/>
                <w:rFonts w:eastAsia="Times New Roman"/>
                <w:color w:val="000000"/>
              </w:rPr>
            </w:pPr>
            <w:ins w:id="12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132925A" w14:textId="77777777" w:rsidR="005B0742" w:rsidRPr="005B0742" w:rsidRDefault="005B0742" w:rsidP="005B0742">
            <w:pPr>
              <w:rPr>
                <w:ins w:id="1292" w:author="Parks, Robbie M" w:date="2018-06-20T10:54:00Z"/>
                <w:rFonts w:eastAsia="Times New Roman"/>
                <w:color w:val="000000"/>
              </w:rPr>
            </w:pPr>
            <w:ins w:id="12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C25470E" w14:textId="77777777" w:rsidR="005B0742" w:rsidRPr="005B0742" w:rsidRDefault="005B0742" w:rsidP="005B0742">
            <w:pPr>
              <w:rPr>
                <w:ins w:id="1294" w:author="Parks, Robbie M" w:date="2018-06-20T10:54:00Z"/>
                <w:rFonts w:eastAsia="Times New Roman"/>
                <w:color w:val="000000"/>
              </w:rPr>
            </w:pPr>
            <w:ins w:id="1295" w:author="Parks, Robbie M" w:date="2018-06-20T10:54:00Z">
              <w:r w:rsidRPr="005B0742">
                <w:rPr>
                  <w:rFonts w:eastAsia="Times New Roman"/>
                  <w:color w:val="000000"/>
                </w:rPr>
                <w:t> </w:t>
              </w:r>
            </w:ins>
          </w:p>
        </w:tc>
      </w:tr>
      <w:tr w:rsidR="003C3886" w:rsidRPr="005B0742" w14:paraId="0B443C68" w14:textId="77777777" w:rsidTr="00BE0CD3">
        <w:trPr>
          <w:trHeight w:val="320"/>
          <w:ins w:id="129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524DAC4" w14:textId="77777777" w:rsidR="005B0742" w:rsidRPr="005B0742" w:rsidRDefault="005B0742" w:rsidP="005B0742">
            <w:pPr>
              <w:rPr>
                <w:ins w:id="1297" w:author="Parks, Robbie M" w:date="2018-06-20T10:54:00Z"/>
                <w:rFonts w:eastAsia="Times New Roman"/>
                <w:color w:val="000000"/>
              </w:rPr>
            </w:pPr>
            <w:ins w:id="1298" w:author="Parks, Robbie M" w:date="2018-06-20T10:54:00Z">
              <w:r w:rsidRPr="005B0742">
                <w:rPr>
                  <w:rFonts w:eastAsia="Times New Roman"/>
                  <w:color w:val="000000"/>
                </w:rPr>
                <w:t>75 to 84</w:t>
              </w:r>
            </w:ins>
          </w:p>
        </w:tc>
        <w:tc>
          <w:tcPr>
            <w:tcW w:w="2725" w:type="dxa"/>
            <w:tcBorders>
              <w:top w:val="nil"/>
              <w:left w:val="nil"/>
              <w:bottom w:val="nil"/>
              <w:right w:val="nil"/>
            </w:tcBorders>
            <w:shd w:val="clear" w:color="auto" w:fill="auto"/>
            <w:noWrap/>
            <w:vAlign w:val="bottom"/>
            <w:hideMark/>
          </w:tcPr>
          <w:p w14:paraId="11E96114" w14:textId="77777777" w:rsidR="005B0742" w:rsidRPr="005B0742" w:rsidRDefault="005B0742" w:rsidP="005B0742">
            <w:pPr>
              <w:rPr>
                <w:ins w:id="1299" w:author="Parks, Robbie M" w:date="2018-06-20T10:54:00Z"/>
                <w:rFonts w:eastAsia="Times New Roman"/>
                <w:color w:val="000000"/>
              </w:rPr>
            </w:pPr>
            <w:ins w:id="1300" w:author="Parks, Robbie M" w:date="2018-06-20T10:54:00Z">
              <w:r w:rsidRPr="005B0742">
                <w:rPr>
                  <w:rFonts w:eastAsia="Times New Roman"/>
                  <w:color w:val="000000"/>
                </w:rPr>
                <w:t>-0.1067</w:t>
              </w:r>
            </w:ins>
          </w:p>
        </w:tc>
        <w:tc>
          <w:tcPr>
            <w:tcW w:w="975" w:type="dxa"/>
            <w:tcBorders>
              <w:top w:val="nil"/>
              <w:left w:val="nil"/>
              <w:bottom w:val="nil"/>
              <w:right w:val="nil"/>
            </w:tcBorders>
            <w:shd w:val="clear" w:color="auto" w:fill="auto"/>
            <w:noWrap/>
            <w:vAlign w:val="bottom"/>
            <w:hideMark/>
          </w:tcPr>
          <w:p w14:paraId="413E07DE" w14:textId="77777777" w:rsidR="005B0742" w:rsidRPr="005B0742" w:rsidRDefault="005B0742" w:rsidP="005B0742">
            <w:pPr>
              <w:jc w:val="right"/>
              <w:rPr>
                <w:ins w:id="1301" w:author="Parks, Robbie M" w:date="2018-06-20T10:54:00Z"/>
                <w:rFonts w:eastAsia="Times New Roman"/>
                <w:color w:val="000000"/>
              </w:rPr>
            </w:pPr>
            <w:ins w:id="1302" w:author="Parks, Robbie M" w:date="2018-06-20T10:54:00Z">
              <w:r w:rsidRPr="005B0742">
                <w:rPr>
                  <w:rFonts w:eastAsia="Times New Roman"/>
                  <w:color w:val="000000"/>
                </w:rPr>
                <w:t>0.17</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3C0B40E" w14:textId="77777777" w:rsidR="005B0742" w:rsidRPr="005B0742" w:rsidRDefault="005B0742" w:rsidP="005B0742">
            <w:pPr>
              <w:rPr>
                <w:ins w:id="1303" w:author="Parks, Robbie M" w:date="2018-06-20T10:54:00Z"/>
                <w:rFonts w:eastAsia="Times New Roman"/>
                <w:color w:val="000000"/>
              </w:rPr>
            </w:pPr>
            <w:ins w:id="1304"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2C83FDA" w14:textId="77777777" w:rsidR="005B0742" w:rsidRPr="005B0742" w:rsidRDefault="005B0742" w:rsidP="005B0742">
            <w:pPr>
              <w:rPr>
                <w:ins w:id="1305" w:author="Parks, Robbie M" w:date="2018-06-20T10:54:00Z"/>
                <w:rFonts w:eastAsia="Times New Roman"/>
                <w:color w:val="000000"/>
              </w:rPr>
            </w:pPr>
            <w:ins w:id="130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463B9B" w14:textId="77777777" w:rsidR="005B0742" w:rsidRPr="005B0742" w:rsidRDefault="005B0742" w:rsidP="005B0742">
            <w:pPr>
              <w:rPr>
                <w:ins w:id="1307" w:author="Parks, Robbie M" w:date="2018-06-20T10:54:00Z"/>
                <w:rFonts w:eastAsia="Times New Roman"/>
                <w:color w:val="000000"/>
              </w:rPr>
            </w:pPr>
            <w:ins w:id="130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C695FA2" w14:textId="77777777" w:rsidR="005B0742" w:rsidRPr="005B0742" w:rsidRDefault="005B0742" w:rsidP="005B0742">
            <w:pPr>
              <w:rPr>
                <w:ins w:id="1309" w:author="Parks, Robbie M" w:date="2018-06-20T10:54:00Z"/>
                <w:rFonts w:eastAsia="Times New Roman"/>
                <w:color w:val="000000"/>
              </w:rPr>
            </w:pPr>
            <w:ins w:id="131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18697C8" w14:textId="77777777" w:rsidR="005B0742" w:rsidRPr="005B0742" w:rsidRDefault="005B0742" w:rsidP="005B0742">
            <w:pPr>
              <w:rPr>
                <w:ins w:id="1311" w:author="Parks, Robbie M" w:date="2018-06-20T10:54:00Z"/>
                <w:rFonts w:eastAsia="Times New Roman"/>
                <w:color w:val="000000"/>
              </w:rPr>
            </w:pPr>
            <w:ins w:id="131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379838A" w14:textId="77777777" w:rsidR="005B0742" w:rsidRPr="005B0742" w:rsidRDefault="005B0742" w:rsidP="005B0742">
            <w:pPr>
              <w:rPr>
                <w:ins w:id="1313" w:author="Parks, Robbie M" w:date="2018-06-20T10:54:00Z"/>
                <w:rFonts w:eastAsia="Times New Roman"/>
                <w:color w:val="000000"/>
              </w:rPr>
            </w:pPr>
            <w:ins w:id="131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B7FB3C" w14:textId="77777777" w:rsidR="005B0742" w:rsidRPr="005B0742" w:rsidRDefault="005B0742" w:rsidP="005B0742">
            <w:pPr>
              <w:rPr>
                <w:ins w:id="1315" w:author="Parks, Robbie M" w:date="2018-06-20T10:54:00Z"/>
                <w:rFonts w:eastAsia="Times New Roman"/>
                <w:color w:val="000000"/>
              </w:rPr>
            </w:pPr>
            <w:ins w:id="131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2DF152" w14:textId="77777777" w:rsidR="005B0742" w:rsidRPr="005B0742" w:rsidRDefault="005B0742" w:rsidP="005B0742">
            <w:pPr>
              <w:rPr>
                <w:ins w:id="1317" w:author="Parks, Robbie M" w:date="2018-06-20T10:54:00Z"/>
                <w:rFonts w:eastAsia="Times New Roman"/>
                <w:color w:val="000000"/>
              </w:rPr>
            </w:pPr>
            <w:ins w:id="131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58FA1AE" w14:textId="77777777" w:rsidR="005B0742" w:rsidRPr="005B0742" w:rsidRDefault="005B0742" w:rsidP="005B0742">
            <w:pPr>
              <w:rPr>
                <w:ins w:id="1319" w:author="Parks, Robbie M" w:date="2018-06-20T10:54:00Z"/>
                <w:rFonts w:eastAsia="Times New Roman"/>
                <w:color w:val="000000"/>
              </w:rPr>
            </w:pPr>
            <w:ins w:id="132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23A6BED" w14:textId="77777777" w:rsidR="005B0742" w:rsidRPr="005B0742" w:rsidRDefault="005B0742" w:rsidP="005B0742">
            <w:pPr>
              <w:rPr>
                <w:ins w:id="1321" w:author="Parks, Robbie M" w:date="2018-06-20T10:54:00Z"/>
                <w:rFonts w:eastAsia="Times New Roman"/>
                <w:color w:val="000000"/>
              </w:rPr>
            </w:pPr>
            <w:ins w:id="132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64B232A" w14:textId="77777777" w:rsidR="005B0742" w:rsidRPr="005B0742" w:rsidRDefault="005B0742" w:rsidP="005B0742">
            <w:pPr>
              <w:rPr>
                <w:ins w:id="1323" w:author="Parks, Robbie M" w:date="2018-06-20T10:54:00Z"/>
                <w:rFonts w:eastAsia="Times New Roman"/>
                <w:color w:val="000000"/>
              </w:rPr>
            </w:pPr>
            <w:ins w:id="132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B90C159" w14:textId="77777777" w:rsidR="005B0742" w:rsidRPr="005B0742" w:rsidRDefault="005B0742" w:rsidP="005B0742">
            <w:pPr>
              <w:rPr>
                <w:ins w:id="1325" w:author="Parks, Robbie M" w:date="2018-06-20T10:54:00Z"/>
                <w:rFonts w:eastAsia="Times New Roman"/>
                <w:color w:val="000000"/>
              </w:rPr>
            </w:pPr>
            <w:ins w:id="132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B5661ED" w14:textId="77777777" w:rsidR="005B0742" w:rsidRPr="005B0742" w:rsidRDefault="005B0742" w:rsidP="005B0742">
            <w:pPr>
              <w:rPr>
                <w:ins w:id="1327" w:author="Parks, Robbie M" w:date="2018-06-20T10:54:00Z"/>
                <w:rFonts w:eastAsia="Times New Roman"/>
                <w:color w:val="000000"/>
              </w:rPr>
            </w:pPr>
            <w:ins w:id="132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F79ED6" w14:textId="77777777" w:rsidR="005B0742" w:rsidRPr="005B0742" w:rsidRDefault="005B0742" w:rsidP="005B0742">
            <w:pPr>
              <w:rPr>
                <w:ins w:id="1329" w:author="Parks, Robbie M" w:date="2018-06-20T10:54:00Z"/>
                <w:rFonts w:eastAsia="Times New Roman"/>
                <w:color w:val="000000"/>
              </w:rPr>
            </w:pPr>
            <w:ins w:id="133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953423" w14:textId="77777777" w:rsidR="005B0742" w:rsidRPr="005B0742" w:rsidRDefault="005B0742" w:rsidP="005B0742">
            <w:pPr>
              <w:rPr>
                <w:ins w:id="1331" w:author="Parks, Robbie M" w:date="2018-06-20T10:54:00Z"/>
                <w:rFonts w:eastAsia="Times New Roman"/>
                <w:color w:val="000000"/>
              </w:rPr>
            </w:pPr>
            <w:ins w:id="133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FDE5A0" w14:textId="77777777" w:rsidR="005B0742" w:rsidRPr="005B0742" w:rsidRDefault="005B0742" w:rsidP="005B0742">
            <w:pPr>
              <w:rPr>
                <w:ins w:id="1333" w:author="Parks, Robbie M" w:date="2018-06-20T10:54:00Z"/>
                <w:rFonts w:eastAsia="Times New Roman"/>
                <w:color w:val="000000"/>
              </w:rPr>
            </w:pPr>
            <w:ins w:id="133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25F0CD4" w14:textId="77777777" w:rsidR="005B0742" w:rsidRPr="005B0742" w:rsidRDefault="005B0742" w:rsidP="005B0742">
            <w:pPr>
              <w:rPr>
                <w:ins w:id="1335" w:author="Parks, Robbie M" w:date="2018-06-20T10:54:00Z"/>
                <w:rFonts w:eastAsia="Times New Roman"/>
                <w:color w:val="000000"/>
              </w:rPr>
            </w:pPr>
            <w:ins w:id="133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37C1BD3" w14:textId="77777777" w:rsidR="005B0742" w:rsidRPr="005B0742" w:rsidRDefault="005B0742" w:rsidP="005B0742">
            <w:pPr>
              <w:rPr>
                <w:ins w:id="1337" w:author="Parks, Robbie M" w:date="2018-06-20T10:54:00Z"/>
                <w:rFonts w:eastAsia="Times New Roman"/>
                <w:color w:val="000000"/>
              </w:rPr>
            </w:pPr>
            <w:ins w:id="1338" w:author="Parks, Robbie M" w:date="2018-06-20T10:54:00Z">
              <w:r w:rsidRPr="005B0742">
                <w:rPr>
                  <w:rFonts w:eastAsia="Times New Roman"/>
                  <w:color w:val="000000"/>
                </w:rPr>
                <w:t> </w:t>
              </w:r>
            </w:ins>
          </w:p>
        </w:tc>
      </w:tr>
      <w:tr w:rsidR="003C3886" w:rsidRPr="005B0742" w14:paraId="42ED8360" w14:textId="77777777" w:rsidTr="00BE0CD3">
        <w:trPr>
          <w:trHeight w:val="320"/>
          <w:ins w:id="133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3CE1196" w14:textId="77777777" w:rsidR="005B0742" w:rsidRPr="005B0742" w:rsidRDefault="005B0742" w:rsidP="005B0742">
            <w:pPr>
              <w:rPr>
                <w:ins w:id="1340" w:author="Parks, Robbie M" w:date="2018-06-20T10:54:00Z"/>
                <w:rFonts w:eastAsia="Times New Roman"/>
                <w:color w:val="000000"/>
              </w:rPr>
            </w:pPr>
            <w:ins w:id="1341" w:author="Parks, Robbie M" w:date="2018-06-20T10:54:00Z">
              <w:r w:rsidRPr="005B0742">
                <w:rPr>
                  <w:rFonts w:eastAsia="Times New Roman"/>
                  <w:color w:val="000000"/>
                </w:rPr>
                <w:t>85+</w:t>
              </w:r>
            </w:ins>
          </w:p>
        </w:tc>
        <w:tc>
          <w:tcPr>
            <w:tcW w:w="2725" w:type="dxa"/>
            <w:tcBorders>
              <w:top w:val="nil"/>
              <w:left w:val="nil"/>
              <w:bottom w:val="nil"/>
              <w:right w:val="nil"/>
            </w:tcBorders>
            <w:shd w:val="clear" w:color="auto" w:fill="auto"/>
            <w:noWrap/>
            <w:vAlign w:val="bottom"/>
            <w:hideMark/>
          </w:tcPr>
          <w:p w14:paraId="23857CFD" w14:textId="77777777" w:rsidR="005B0742" w:rsidRPr="005B0742" w:rsidRDefault="005B0742" w:rsidP="005B0742">
            <w:pPr>
              <w:rPr>
                <w:ins w:id="1342" w:author="Parks, Robbie M" w:date="2018-06-20T10:54:00Z"/>
                <w:rFonts w:eastAsia="Times New Roman"/>
                <w:color w:val="000000"/>
              </w:rPr>
            </w:pPr>
            <w:ins w:id="1343" w:author="Parks, Robbie M" w:date="2018-06-20T10:54:00Z">
              <w:r w:rsidRPr="005B0742">
                <w:rPr>
                  <w:rFonts w:eastAsia="Times New Roman"/>
                  <w:color w:val="000000"/>
                </w:rPr>
                <w:t>-0.2572</w:t>
              </w:r>
            </w:ins>
          </w:p>
        </w:tc>
        <w:tc>
          <w:tcPr>
            <w:tcW w:w="975" w:type="dxa"/>
            <w:tcBorders>
              <w:top w:val="nil"/>
              <w:left w:val="nil"/>
              <w:bottom w:val="nil"/>
              <w:right w:val="nil"/>
            </w:tcBorders>
            <w:shd w:val="clear" w:color="auto" w:fill="auto"/>
            <w:noWrap/>
            <w:vAlign w:val="bottom"/>
            <w:hideMark/>
          </w:tcPr>
          <w:p w14:paraId="5318B30D" w14:textId="77777777" w:rsidR="005B0742" w:rsidRPr="005B0742" w:rsidRDefault="005B0742" w:rsidP="005B0742">
            <w:pPr>
              <w:jc w:val="right"/>
              <w:rPr>
                <w:ins w:id="1344" w:author="Parks, Robbie M" w:date="2018-06-20T10:54:00Z"/>
                <w:rFonts w:eastAsia="Times New Roman"/>
                <w:color w:val="000000"/>
              </w:rPr>
            </w:pPr>
            <w:ins w:id="1345" w:author="Parks, Robbie M" w:date="2018-06-20T10:54:00Z">
              <w:r w:rsidRPr="005B0742">
                <w:rPr>
                  <w:rFonts w:eastAsia="Times New Roman"/>
                  <w:color w:val="000000"/>
                </w:rPr>
                <w:t>0.13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7599DBF3" w14:textId="77777777" w:rsidR="005B0742" w:rsidRPr="005B0742" w:rsidRDefault="005B0742" w:rsidP="005B0742">
            <w:pPr>
              <w:rPr>
                <w:ins w:id="1346" w:author="Parks, Robbie M" w:date="2018-06-20T10:54:00Z"/>
                <w:rFonts w:eastAsia="Times New Roman"/>
                <w:color w:val="000000"/>
              </w:rPr>
            </w:pPr>
            <w:ins w:id="1347"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A97FE80" w14:textId="77777777" w:rsidR="005B0742" w:rsidRPr="005B0742" w:rsidRDefault="005B0742" w:rsidP="005B0742">
            <w:pPr>
              <w:rPr>
                <w:ins w:id="1348" w:author="Parks, Robbie M" w:date="2018-06-20T10:54:00Z"/>
                <w:rFonts w:eastAsia="Times New Roman"/>
                <w:color w:val="000000"/>
              </w:rPr>
            </w:pPr>
            <w:ins w:id="134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40B4CD8" w14:textId="77777777" w:rsidR="005B0742" w:rsidRPr="005B0742" w:rsidRDefault="005B0742" w:rsidP="005B0742">
            <w:pPr>
              <w:rPr>
                <w:ins w:id="1350" w:author="Parks, Robbie M" w:date="2018-06-20T10:54:00Z"/>
                <w:rFonts w:eastAsia="Times New Roman"/>
                <w:color w:val="000000"/>
              </w:rPr>
            </w:pPr>
            <w:ins w:id="135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08FB3DD" w14:textId="77777777" w:rsidR="005B0742" w:rsidRPr="005B0742" w:rsidRDefault="005B0742" w:rsidP="005B0742">
            <w:pPr>
              <w:rPr>
                <w:ins w:id="1352" w:author="Parks, Robbie M" w:date="2018-06-20T10:54:00Z"/>
                <w:rFonts w:eastAsia="Times New Roman"/>
                <w:color w:val="000000"/>
              </w:rPr>
            </w:pPr>
            <w:ins w:id="135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3F40460" w14:textId="77777777" w:rsidR="005B0742" w:rsidRPr="005B0742" w:rsidRDefault="005B0742" w:rsidP="005B0742">
            <w:pPr>
              <w:rPr>
                <w:ins w:id="1354" w:author="Parks, Robbie M" w:date="2018-06-20T10:54:00Z"/>
                <w:rFonts w:eastAsia="Times New Roman"/>
                <w:color w:val="000000"/>
              </w:rPr>
            </w:pPr>
            <w:ins w:id="135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358773F" w14:textId="77777777" w:rsidR="005B0742" w:rsidRPr="005B0742" w:rsidRDefault="005B0742" w:rsidP="005B0742">
            <w:pPr>
              <w:rPr>
                <w:ins w:id="1356" w:author="Parks, Robbie M" w:date="2018-06-20T10:54:00Z"/>
                <w:rFonts w:eastAsia="Times New Roman"/>
                <w:color w:val="000000"/>
              </w:rPr>
            </w:pPr>
            <w:ins w:id="135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3E37159" w14:textId="77777777" w:rsidR="005B0742" w:rsidRPr="005B0742" w:rsidRDefault="005B0742" w:rsidP="005B0742">
            <w:pPr>
              <w:rPr>
                <w:ins w:id="1358" w:author="Parks, Robbie M" w:date="2018-06-20T10:54:00Z"/>
                <w:rFonts w:eastAsia="Times New Roman"/>
                <w:color w:val="000000"/>
              </w:rPr>
            </w:pPr>
            <w:ins w:id="135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780256B" w14:textId="77777777" w:rsidR="005B0742" w:rsidRPr="005B0742" w:rsidRDefault="005B0742" w:rsidP="005B0742">
            <w:pPr>
              <w:rPr>
                <w:ins w:id="1360" w:author="Parks, Robbie M" w:date="2018-06-20T10:54:00Z"/>
                <w:rFonts w:eastAsia="Times New Roman"/>
                <w:color w:val="000000"/>
              </w:rPr>
            </w:pPr>
            <w:ins w:id="136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A285BA7" w14:textId="77777777" w:rsidR="005B0742" w:rsidRPr="005B0742" w:rsidRDefault="005B0742" w:rsidP="005B0742">
            <w:pPr>
              <w:rPr>
                <w:ins w:id="1362" w:author="Parks, Robbie M" w:date="2018-06-20T10:54:00Z"/>
                <w:rFonts w:eastAsia="Times New Roman"/>
                <w:color w:val="000000"/>
              </w:rPr>
            </w:pPr>
            <w:ins w:id="136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950F116" w14:textId="77777777" w:rsidR="005B0742" w:rsidRPr="005B0742" w:rsidRDefault="005B0742" w:rsidP="005B0742">
            <w:pPr>
              <w:rPr>
                <w:ins w:id="1364" w:author="Parks, Robbie M" w:date="2018-06-20T10:54:00Z"/>
                <w:rFonts w:eastAsia="Times New Roman"/>
                <w:color w:val="000000"/>
              </w:rPr>
            </w:pPr>
            <w:ins w:id="136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13D7D30" w14:textId="77777777" w:rsidR="005B0742" w:rsidRPr="005B0742" w:rsidRDefault="005B0742" w:rsidP="005B0742">
            <w:pPr>
              <w:rPr>
                <w:ins w:id="1366" w:author="Parks, Robbie M" w:date="2018-06-20T10:54:00Z"/>
                <w:rFonts w:eastAsia="Times New Roman"/>
                <w:color w:val="000000"/>
              </w:rPr>
            </w:pPr>
            <w:ins w:id="136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EF843A6" w14:textId="77777777" w:rsidR="005B0742" w:rsidRPr="005B0742" w:rsidRDefault="005B0742" w:rsidP="005B0742">
            <w:pPr>
              <w:rPr>
                <w:ins w:id="1368" w:author="Parks, Robbie M" w:date="2018-06-20T10:54:00Z"/>
                <w:rFonts w:eastAsia="Times New Roman"/>
                <w:color w:val="000000"/>
              </w:rPr>
            </w:pPr>
            <w:ins w:id="136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480D67" w14:textId="77777777" w:rsidR="005B0742" w:rsidRPr="005B0742" w:rsidRDefault="005B0742" w:rsidP="005B0742">
            <w:pPr>
              <w:rPr>
                <w:ins w:id="1370" w:author="Parks, Robbie M" w:date="2018-06-20T10:54:00Z"/>
                <w:rFonts w:eastAsia="Times New Roman"/>
                <w:color w:val="000000"/>
              </w:rPr>
            </w:pPr>
            <w:ins w:id="137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36DC15" w14:textId="77777777" w:rsidR="005B0742" w:rsidRPr="005B0742" w:rsidRDefault="005B0742" w:rsidP="005B0742">
            <w:pPr>
              <w:rPr>
                <w:ins w:id="1372" w:author="Parks, Robbie M" w:date="2018-06-20T10:54:00Z"/>
                <w:rFonts w:eastAsia="Times New Roman"/>
                <w:color w:val="000000"/>
              </w:rPr>
            </w:pPr>
            <w:ins w:id="137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BA5E18B" w14:textId="77777777" w:rsidR="005B0742" w:rsidRPr="005B0742" w:rsidRDefault="005B0742" w:rsidP="005B0742">
            <w:pPr>
              <w:rPr>
                <w:ins w:id="1374" w:author="Parks, Robbie M" w:date="2018-06-20T10:54:00Z"/>
                <w:rFonts w:eastAsia="Times New Roman"/>
                <w:color w:val="000000"/>
              </w:rPr>
            </w:pPr>
            <w:ins w:id="137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5CA4D71" w14:textId="77777777" w:rsidR="005B0742" w:rsidRPr="005B0742" w:rsidRDefault="005B0742" w:rsidP="005B0742">
            <w:pPr>
              <w:rPr>
                <w:ins w:id="1376" w:author="Parks, Robbie M" w:date="2018-06-20T10:54:00Z"/>
                <w:rFonts w:eastAsia="Times New Roman"/>
                <w:color w:val="000000"/>
              </w:rPr>
            </w:pPr>
            <w:ins w:id="137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D09A785" w14:textId="77777777" w:rsidR="005B0742" w:rsidRPr="005B0742" w:rsidRDefault="005B0742" w:rsidP="005B0742">
            <w:pPr>
              <w:rPr>
                <w:ins w:id="1378" w:author="Parks, Robbie M" w:date="2018-06-20T10:54:00Z"/>
                <w:rFonts w:eastAsia="Times New Roman"/>
                <w:color w:val="000000"/>
              </w:rPr>
            </w:pPr>
            <w:ins w:id="137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66C4706" w14:textId="77777777" w:rsidR="005B0742" w:rsidRPr="005B0742" w:rsidRDefault="005B0742" w:rsidP="005B0742">
            <w:pPr>
              <w:rPr>
                <w:ins w:id="1380" w:author="Parks, Robbie M" w:date="2018-06-20T10:54:00Z"/>
                <w:rFonts w:eastAsia="Times New Roman"/>
                <w:color w:val="000000"/>
              </w:rPr>
            </w:pPr>
            <w:ins w:id="1381" w:author="Parks, Robbie M" w:date="2018-06-20T10:54:00Z">
              <w:r w:rsidRPr="005B0742">
                <w:rPr>
                  <w:rFonts w:eastAsia="Times New Roman"/>
                  <w:color w:val="000000"/>
                </w:rPr>
                <w:t> </w:t>
              </w:r>
            </w:ins>
          </w:p>
        </w:tc>
      </w:tr>
      <w:tr w:rsidR="003C3886" w:rsidRPr="005B0742" w14:paraId="326EDC8B" w14:textId="77777777" w:rsidTr="00BE0CD3">
        <w:trPr>
          <w:trHeight w:val="320"/>
          <w:ins w:id="138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CD5DDAE" w14:textId="77777777" w:rsidR="005B0742" w:rsidRPr="005B0742" w:rsidRDefault="005B0742" w:rsidP="005B0742">
            <w:pPr>
              <w:rPr>
                <w:ins w:id="1383" w:author="Parks, Robbie M" w:date="2018-06-20T10:54:00Z"/>
                <w:rFonts w:eastAsia="Times New Roman"/>
                <w:color w:val="000000"/>
              </w:rPr>
            </w:pPr>
            <w:ins w:id="1384" w:author="Parks, Robbie M" w:date="2018-06-20T10:54:00Z">
              <w:r w:rsidRPr="005B0742">
                <w:rPr>
                  <w:rFonts w:eastAsia="Times New Roman"/>
                  <w:color w:val="000000"/>
                </w:rPr>
                <w:t>0 to 4</w:t>
              </w:r>
            </w:ins>
          </w:p>
        </w:tc>
        <w:tc>
          <w:tcPr>
            <w:tcW w:w="2725" w:type="dxa"/>
            <w:tcBorders>
              <w:top w:val="nil"/>
              <w:left w:val="nil"/>
              <w:bottom w:val="nil"/>
              <w:right w:val="nil"/>
            </w:tcBorders>
            <w:shd w:val="clear" w:color="auto" w:fill="auto"/>
            <w:noWrap/>
            <w:vAlign w:val="bottom"/>
            <w:hideMark/>
          </w:tcPr>
          <w:p w14:paraId="23A633F4" w14:textId="77777777" w:rsidR="005B0742" w:rsidRPr="005B0742" w:rsidRDefault="005B0742" w:rsidP="005B0742">
            <w:pPr>
              <w:rPr>
                <w:ins w:id="1385" w:author="Parks, Robbie M" w:date="2018-06-20T10:54:00Z"/>
                <w:rFonts w:eastAsia="Times New Roman"/>
                <w:color w:val="000000"/>
              </w:rPr>
            </w:pPr>
            <w:ins w:id="1386" w:author="Parks, Robbie M" w:date="2018-06-20T10:54:00Z">
              <w:r w:rsidRPr="005B0742">
                <w:rPr>
                  <w:rFonts w:eastAsia="Times New Roman"/>
                  <w:color w:val="000000"/>
                </w:rPr>
                <w:t>-0.1374</w:t>
              </w:r>
            </w:ins>
          </w:p>
        </w:tc>
        <w:tc>
          <w:tcPr>
            <w:tcW w:w="975" w:type="dxa"/>
            <w:tcBorders>
              <w:top w:val="nil"/>
              <w:left w:val="nil"/>
              <w:bottom w:val="nil"/>
              <w:right w:val="nil"/>
            </w:tcBorders>
            <w:shd w:val="clear" w:color="auto" w:fill="auto"/>
            <w:noWrap/>
            <w:vAlign w:val="bottom"/>
            <w:hideMark/>
          </w:tcPr>
          <w:p w14:paraId="3A23E604" w14:textId="77777777" w:rsidR="005B0742" w:rsidRPr="005B0742" w:rsidRDefault="005B0742" w:rsidP="005B0742">
            <w:pPr>
              <w:jc w:val="right"/>
              <w:rPr>
                <w:ins w:id="1387" w:author="Parks, Robbie M" w:date="2018-06-20T10:54:00Z"/>
                <w:rFonts w:eastAsia="Times New Roman"/>
                <w:color w:val="000000"/>
              </w:rPr>
            </w:pPr>
            <w:ins w:id="1388" w:author="Parks, Robbie M" w:date="2018-06-20T10:54:00Z">
              <w:r w:rsidRPr="005B0742">
                <w:rPr>
                  <w:rFonts w:eastAsia="Times New Roman"/>
                  <w:color w:val="000000"/>
                </w:rPr>
                <w:t>0.1224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E3C0125" w14:textId="77777777" w:rsidR="005B0742" w:rsidRPr="005B0742" w:rsidRDefault="005B0742" w:rsidP="005B0742">
            <w:pPr>
              <w:rPr>
                <w:ins w:id="1389" w:author="Parks, Robbie M" w:date="2018-06-20T10:54:00Z"/>
                <w:rFonts w:eastAsia="Times New Roman"/>
                <w:color w:val="000000"/>
              </w:rPr>
            </w:pPr>
            <w:ins w:id="1390"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F04AC2E" w14:textId="77777777" w:rsidR="005B0742" w:rsidRPr="005B0742" w:rsidRDefault="005B0742" w:rsidP="005B0742">
            <w:pPr>
              <w:rPr>
                <w:ins w:id="1391" w:author="Parks, Robbie M" w:date="2018-06-20T10:54:00Z"/>
                <w:rFonts w:eastAsia="Times New Roman"/>
                <w:color w:val="000000"/>
              </w:rPr>
            </w:pPr>
            <w:ins w:id="13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14E1BFA" w14:textId="77777777" w:rsidR="005B0742" w:rsidRPr="005B0742" w:rsidRDefault="005B0742" w:rsidP="005B0742">
            <w:pPr>
              <w:rPr>
                <w:ins w:id="1393" w:author="Parks, Robbie M" w:date="2018-06-20T10:54:00Z"/>
                <w:rFonts w:eastAsia="Times New Roman"/>
                <w:color w:val="000000"/>
              </w:rPr>
            </w:pPr>
            <w:ins w:id="13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9439AA" w14:textId="77777777" w:rsidR="005B0742" w:rsidRPr="005B0742" w:rsidRDefault="005B0742" w:rsidP="005B0742">
            <w:pPr>
              <w:rPr>
                <w:ins w:id="1395" w:author="Parks, Robbie M" w:date="2018-06-20T10:54:00Z"/>
                <w:rFonts w:eastAsia="Times New Roman"/>
                <w:color w:val="000000"/>
              </w:rPr>
            </w:pPr>
            <w:ins w:id="139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D74DB31" w14:textId="77777777" w:rsidR="005B0742" w:rsidRPr="005B0742" w:rsidRDefault="005B0742" w:rsidP="005B0742">
            <w:pPr>
              <w:rPr>
                <w:ins w:id="1397" w:author="Parks, Robbie M" w:date="2018-06-20T10:54:00Z"/>
                <w:rFonts w:eastAsia="Times New Roman"/>
                <w:color w:val="000000"/>
              </w:rPr>
            </w:pPr>
            <w:ins w:id="139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709B59F" w14:textId="77777777" w:rsidR="005B0742" w:rsidRPr="005B0742" w:rsidRDefault="005B0742" w:rsidP="005B0742">
            <w:pPr>
              <w:rPr>
                <w:ins w:id="1399" w:author="Parks, Robbie M" w:date="2018-06-20T10:54:00Z"/>
                <w:rFonts w:eastAsia="Times New Roman"/>
                <w:color w:val="000000"/>
              </w:rPr>
            </w:pPr>
            <w:ins w:id="140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A899843" w14:textId="77777777" w:rsidR="005B0742" w:rsidRPr="005B0742" w:rsidRDefault="005B0742" w:rsidP="005B0742">
            <w:pPr>
              <w:rPr>
                <w:ins w:id="1401" w:author="Parks, Robbie M" w:date="2018-06-20T10:54:00Z"/>
                <w:rFonts w:eastAsia="Times New Roman"/>
                <w:color w:val="000000"/>
              </w:rPr>
            </w:pPr>
            <w:ins w:id="140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A313CA" w14:textId="77777777" w:rsidR="005B0742" w:rsidRPr="005B0742" w:rsidRDefault="005B0742" w:rsidP="005B0742">
            <w:pPr>
              <w:rPr>
                <w:ins w:id="1403" w:author="Parks, Robbie M" w:date="2018-06-20T10:54:00Z"/>
                <w:rFonts w:eastAsia="Times New Roman"/>
                <w:color w:val="000000"/>
              </w:rPr>
            </w:pPr>
            <w:ins w:id="140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A3AF0DE" w14:textId="77777777" w:rsidR="005B0742" w:rsidRPr="005B0742" w:rsidRDefault="005B0742" w:rsidP="005B0742">
            <w:pPr>
              <w:rPr>
                <w:ins w:id="1405" w:author="Parks, Robbie M" w:date="2018-06-20T10:54:00Z"/>
                <w:rFonts w:eastAsia="Times New Roman"/>
                <w:color w:val="000000"/>
              </w:rPr>
            </w:pPr>
            <w:ins w:id="140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2374F3D" w14:textId="77777777" w:rsidR="005B0742" w:rsidRPr="005B0742" w:rsidRDefault="005B0742" w:rsidP="005B0742">
            <w:pPr>
              <w:rPr>
                <w:ins w:id="1407" w:author="Parks, Robbie M" w:date="2018-06-20T10:54:00Z"/>
                <w:rFonts w:eastAsia="Times New Roman"/>
                <w:color w:val="000000"/>
              </w:rPr>
            </w:pPr>
            <w:ins w:id="140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EE7A1CA" w14:textId="77777777" w:rsidR="005B0742" w:rsidRPr="005B0742" w:rsidRDefault="005B0742" w:rsidP="005B0742">
            <w:pPr>
              <w:rPr>
                <w:ins w:id="1409" w:author="Parks, Robbie M" w:date="2018-06-20T10:54:00Z"/>
                <w:rFonts w:eastAsia="Times New Roman"/>
                <w:color w:val="000000"/>
              </w:rPr>
            </w:pPr>
            <w:ins w:id="141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73698ED" w14:textId="77777777" w:rsidR="005B0742" w:rsidRPr="005B0742" w:rsidRDefault="005B0742" w:rsidP="005B0742">
            <w:pPr>
              <w:rPr>
                <w:ins w:id="1411" w:author="Parks, Robbie M" w:date="2018-06-20T10:54:00Z"/>
                <w:rFonts w:eastAsia="Times New Roman"/>
                <w:color w:val="000000"/>
              </w:rPr>
            </w:pPr>
            <w:ins w:id="141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4958E11" w14:textId="77777777" w:rsidR="005B0742" w:rsidRPr="005B0742" w:rsidRDefault="005B0742" w:rsidP="005B0742">
            <w:pPr>
              <w:rPr>
                <w:ins w:id="1413" w:author="Parks, Robbie M" w:date="2018-06-20T10:54:00Z"/>
                <w:rFonts w:eastAsia="Times New Roman"/>
                <w:color w:val="000000"/>
              </w:rPr>
            </w:pPr>
            <w:ins w:id="141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8781770" w14:textId="77777777" w:rsidR="005B0742" w:rsidRPr="005B0742" w:rsidRDefault="005B0742" w:rsidP="005B0742">
            <w:pPr>
              <w:rPr>
                <w:ins w:id="1415" w:author="Parks, Robbie M" w:date="2018-06-20T10:54:00Z"/>
                <w:rFonts w:eastAsia="Times New Roman"/>
                <w:color w:val="000000"/>
              </w:rPr>
            </w:pPr>
            <w:ins w:id="141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22807CB" w14:textId="77777777" w:rsidR="005B0742" w:rsidRPr="005B0742" w:rsidRDefault="005B0742" w:rsidP="005B0742">
            <w:pPr>
              <w:rPr>
                <w:ins w:id="1417" w:author="Parks, Robbie M" w:date="2018-06-20T10:54:00Z"/>
                <w:rFonts w:eastAsia="Times New Roman"/>
                <w:color w:val="000000"/>
              </w:rPr>
            </w:pPr>
            <w:ins w:id="141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4BFC400" w14:textId="77777777" w:rsidR="005B0742" w:rsidRPr="005B0742" w:rsidRDefault="005B0742" w:rsidP="005B0742">
            <w:pPr>
              <w:rPr>
                <w:ins w:id="1419" w:author="Parks, Robbie M" w:date="2018-06-20T10:54:00Z"/>
                <w:rFonts w:eastAsia="Times New Roman"/>
                <w:color w:val="000000"/>
              </w:rPr>
            </w:pPr>
            <w:ins w:id="142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BCEF1E3" w14:textId="77777777" w:rsidR="005B0742" w:rsidRPr="005B0742" w:rsidRDefault="005B0742" w:rsidP="005B0742">
            <w:pPr>
              <w:rPr>
                <w:ins w:id="1421" w:author="Parks, Robbie M" w:date="2018-06-20T10:54:00Z"/>
                <w:rFonts w:eastAsia="Times New Roman"/>
                <w:color w:val="000000"/>
              </w:rPr>
            </w:pPr>
            <w:ins w:id="142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D229303" w14:textId="77777777" w:rsidR="005B0742" w:rsidRPr="005B0742" w:rsidRDefault="005B0742" w:rsidP="005B0742">
            <w:pPr>
              <w:rPr>
                <w:ins w:id="1423" w:author="Parks, Robbie M" w:date="2018-06-20T10:54:00Z"/>
                <w:rFonts w:eastAsia="Times New Roman"/>
                <w:color w:val="000000"/>
              </w:rPr>
            </w:pPr>
            <w:ins w:id="1424" w:author="Parks, Robbie M" w:date="2018-06-20T10:54:00Z">
              <w:r w:rsidRPr="005B0742">
                <w:rPr>
                  <w:rFonts w:eastAsia="Times New Roman"/>
                  <w:color w:val="000000"/>
                </w:rPr>
                <w:t> </w:t>
              </w:r>
            </w:ins>
          </w:p>
        </w:tc>
      </w:tr>
      <w:tr w:rsidR="003C3886" w:rsidRPr="005B0742" w14:paraId="0BA77D13" w14:textId="77777777" w:rsidTr="00BE0CD3">
        <w:trPr>
          <w:trHeight w:val="320"/>
          <w:ins w:id="142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20F7D1D" w14:textId="77777777" w:rsidR="005B0742" w:rsidRPr="005B0742" w:rsidRDefault="005B0742" w:rsidP="005B0742">
            <w:pPr>
              <w:rPr>
                <w:ins w:id="1426" w:author="Parks, Robbie M" w:date="2018-06-20T10:54:00Z"/>
                <w:rFonts w:eastAsia="Times New Roman"/>
                <w:color w:val="000000"/>
              </w:rPr>
            </w:pPr>
            <w:ins w:id="1427" w:author="Parks, Robbie M" w:date="2018-06-20T10:54:00Z">
              <w:r w:rsidRPr="005B0742">
                <w:rPr>
                  <w:rFonts w:eastAsia="Times New Roman"/>
                  <w:color w:val="000000"/>
                </w:rPr>
                <w:t>5 to 14</w:t>
              </w:r>
            </w:ins>
          </w:p>
        </w:tc>
        <w:tc>
          <w:tcPr>
            <w:tcW w:w="2725" w:type="dxa"/>
            <w:tcBorders>
              <w:top w:val="nil"/>
              <w:left w:val="nil"/>
              <w:bottom w:val="nil"/>
              <w:right w:val="nil"/>
            </w:tcBorders>
            <w:shd w:val="clear" w:color="auto" w:fill="auto"/>
            <w:noWrap/>
            <w:vAlign w:val="bottom"/>
            <w:hideMark/>
          </w:tcPr>
          <w:p w14:paraId="073F995B" w14:textId="77777777" w:rsidR="005B0742" w:rsidRPr="005B0742" w:rsidRDefault="005B0742" w:rsidP="005B0742">
            <w:pPr>
              <w:rPr>
                <w:ins w:id="1428" w:author="Parks, Robbie M" w:date="2018-06-20T10:54:00Z"/>
                <w:rFonts w:eastAsia="Times New Roman"/>
                <w:color w:val="000000"/>
              </w:rPr>
            </w:pPr>
            <w:ins w:id="1429" w:author="Parks, Robbie M" w:date="2018-06-20T10:54:00Z">
              <w:r w:rsidRPr="005B0742">
                <w:rPr>
                  <w:rFonts w:eastAsia="Times New Roman"/>
                  <w:color w:val="000000"/>
                </w:rPr>
                <w:t>-0.037</w:t>
              </w:r>
            </w:ins>
          </w:p>
        </w:tc>
        <w:tc>
          <w:tcPr>
            <w:tcW w:w="975" w:type="dxa"/>
            <w:tcBorders>
              <w:top w:val="nil"/>
              <w:left w:val="nil"/>
              <w:bottom w:val="nil"/>
              <w:right w:val="nil"/>
            </w:tcBorders>
            <w:shd w:val="clear" w:color="auto" w:fill="auto"/>
            <w:noWrap/>
            <w:vAlign w:val="bottom"/>
            <w:hideMark/>
          </w:tcPr>
          <w:p w14:paraId="2DEAE70A" w14:textId="77777777" w:rsidR="005B0742" w:rsidRPr="005B0742" w:rsidRDefault="005B0742" w:rsidP="005B0742">
            <w:pPr>
              <w:jc w:val="right"/>
              <w:rPr>
                <w:ins w:id="1430" w:author="Parks, Robbie M" w:date="2018-06-20T10:54:00Z"/>
                <w:rFonts w:eastAsia="Times New Roman"/>
                <w:color w:val="000000"/>
              </w:rPr>
            </w:pPr>
            <w:ins w:id="1431" w:author="Parks, Robbie M" w:date="2018-06-20T10:54:00Z">
              <w:r w:rsidRPr="005B0742">
                <w:rPr>
                  <w:rFonts w:eastAsia="Times New Roman"/>
                  <w:color w:val="000000"/>
                </w:rPr>
                <w:t>0.8336</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27AE4034" w14:textId="77777777" w:rsidR="005B0742" w:rsidRPr="005B0742" w:rsidRDefault="005B0742" w:rsidP="005B0742">
            <w:pPr>
              <w:rPr>
                <w:ins w:id="1432" w:author="Parks, Robbie M" w:date="2018-06-20T10:54:00Z"/>
                <w:rFonts w:eastAsia="Times New Roman"/>
                <w:color w:val="000000"/>
              </w:rPr>
            </w:pPr>
            <w:ins w:id="1433"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62E1CF00" w14:textId="77777777" w:rsidR="005B0742" w:rsidRPr="005B0742" w:rsidRDefault="005B0742" w:rsidP="005B0742">
            <w:pPr>
              <w:rPr>
                <w:ins w:id="1434" w:author="Parks, Robbie M" w:date="2018-06-20T10:54:00Z"/>
                <w:rFonts w:eastAsia="Times New Roman"/>
                <w:color w:val="000000"/>
              </w:rPr>
            </w:pPr>
            <w:ins w:id="143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CF111D" w14:textId="77777777" w:rsidR="005B0742" w:rsidRPr="005B0742" w:rsidRDefault="005B0742" w:rsidP="005B0742">
            <w:pPr>
              <w:rPr>
                <w:ins w:id="1436" w:author="Parks, Robbie M" w:date="2018-06-20T10:54:00Z"/>
                <w:rFonts w:eastAsia="Times New Roman"/>
                <w:color w:val="000000"/>
              </w:rPr>
            </w:pPr>
            <w:ins w:id="143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1D03E68" w14:textId="77777777" w:rsidR="005B0742" w:rsidRPr="005B0742" w:rsidRDefault="005B0742" w:rsidP="005B0742">
            <w:pPr>
              <w:rPr>
                <w:ins w:id="1438" w:author="Parks, Robbie M" w:date="2018-06-20T10:54:00Z"/>
                <w:rFonts w:eastAsia="Times New Roman"/>
                <w:color w:val="000000"/>
              </w:rPr>
            </w:pPr>
            <w:ins w:id="143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CF6F073" w14:textId="77777777" w:rsidR="005B0742" w:rsidRPr="005B0742" w:rsidRDefault="005B0742" w:rsidP="005B0742">
            <w:pPr>
              <w:rPr>
                <w:ins w:id="1440" w:author="Parks, Robbie M" w:date="2018-06-20T10:54:00Z"/>
                <w:rFonts w:eastAsia="Times New Roman"/>
                <w:color w:val="000000"/>
              </w:rPr>
            </w:pPr>
            <w:ins w:id="144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734F5C" w14:textId="77777777" w:rsidR="005B0742" w:rsidRPr="005B0742" w:rsidRDefault="005B0742" w:rsidP="005B0742">
            <w:pPr>
              <w:rPr>
                <w:ins w:id="1442" w:author="Parks, Robbie M" w:date="2018-06-20T10:54:00Z"/>
                <w:rFonts w:eastAsia="Times New Roman"/>
                <w:color w:val="000000"/>
              </w:rPr>
            </w:pPr>
            <w:ins w:id="144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B83F42" w14:textId="77777777" w:rsidR="005B0742" w:rsidRPr="005B0742" w:rsidRDefault="005B0742" w:rsidP="005B0742">
            <w:pPr>
              <w:rPr>
                <w:ins w:id="1444" w:author="Parks, Robbie M" w:date="2018-06-20T10:54:00Z"/>
                <w:rFonts w:eastAsia="Times New Roman"/>
                <w:color w:val="000000"/>
              </w:rPr>
            </w:pPr>
            <w:ins w:id="144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95FA1B7" w14:textId="77777777" w:rsidR="005B0742" w:rsidRPr="005B0742" w:rsidRDefault="005B0742" w:rsidP="005B0742">
            <w:pPr>
              <w:rPr>
                <w:ins w:id="1446" w:author="Parks, Robbie M" w:date="2018-06-20T10:54:00Z"/>
                <w:rFonts w:eastAsia="Times New Roman"/>
                <w:color w:val="000000"/>
              </w:rPr>
            </w:pPr>
            <w:ins w:id="144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4CBC20B" w14:textId="77777777" w:rsidR="005B0742" w:rsidRPr="005B0742" w:rsidRDefault="005B0742" w:rsidP="005B0742">
            <w:pPr>
              <w:rPr>
                <w:ins w:id="1448" w:author="Parks, Robbie M" w:date="2018-06-20T10:54:00Z"/>
                <w:rFonts w:eastAsia="Times New Roman"/>
                <w:color w:val="000000"/>
              </w:rPr>
            </w:pPr>
            <w:ins w:id="144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E014A9" w14:textId="77777777" w:rsidR="005B0742" w:rsidRPr="005B0742" w:rsidRDefault="005B0742" w:rsidP="005B0742">
            <w:pPr>
              <w:rPr>
                <w:ins w:id="1450" w:author="Parks, Robbie M" w:date="2018-06-20T10:54:00Z"/>
                <w:rFonts w:eastAsia="Times New Roman"/>
                <w:color w:val="000000"/>
              </w:rPr>
            </w:pPr>
            <w:ins w:id="145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856A30" w14:textId="77777777" w:rsidR="005B0742" w:rsidRPr="005B0742" w:rsidRDefault="005B0742" w:rsidP="005B0742">
            <w:pPr>
              <w:rPr>
                <w:ins w:id="1452" w:author="Parks, Robbie M" w:date="2018-06-20T10:54:00Z"/>
                <w:rFonts w:eastAsia="Times New Roman"/>
                <w:color w:val="000000"/>
              </w:rPr>
            </w:pPr>
            <w:ins w:id="145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B47A89F" w14:textId="77777777" w:rsidR="005B0742" w:rsidRPr="005B0742" w:rsidRDefault="005B0742" w:rsidP="005B0742">
            <w:pPr>
              <w:rPr>
                <w:ins w:id="1454" w:author="Parks, Robbie M" w:date="2018-06-20T10:54:00Z"/>
                <w:rFonts w:eastAsia="Times New Roman"/>
                <w:color w:val="000000"/>
              </w:rPr>
            </w:pPr>
            <w:ins w:id="145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1CDF43" w14:textId="77777777" w:rsidR="005B0742" w:rsidRPr="005B0742" w:rsidRDefault="005B0742" w:rsidP="005B0742">
            <w:pPr>
              <w:rPr>
                <w:ins w:id="1456" w:author="Parks, Robbie M" w:date="2018-06-20T10:54:00Z"/>
                <w:rFonts w:eastAsia="Times New Roman"/>
                <w:color w:val="000000"/>
              </w:rPr>
            </w:pPr>
            <w:ins w:id="145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9ADDEC9" w14:textId="77777777" w:rsidR="005B0742" w:rsidRPr="005B0742" w:rsidRDefault="005B0742" w:rsidP="005B0742">
            <w:pPr>
              <w:rPr>
                <w:ins w:id="1458" w:author="Parks, Robbie M" w:date="2018-06-20T10:54:00Z"/>
                <w:rFonts w:eastAsia="Times New Roman"/>
                <w:color w:val="000000"/>
              </w:rPr>
            </w:pPr>
            <w:ins w:id="145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48AFDE" w14:textId="77777777" w:rsidR="005B0742" w:rsidRPr="005B0742" w:rsidRDefault="005B0742" w:rsidP="005B0742">
            <w:pPr>
              <w:rPr>
                <w:ins w:id="1460" w:author="Parks, Robbie M" w:date="2018-06-20T10:54:00Z"/>
                <w:rFonts w:eastAsia="Times New Roman"/>
                <w:color w:val="000000"/>
              </w:rPr>
            </w:pPr>
            <w:ins w:id="146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58FB23C" w14:textId="77777777" w:rsidR="005B0742" w:rsidRPr="005B0742" w:rsidRDefault="005B0742" w:rsidP="005B0742">
            <w:pPr>
              <w:rPr>
                <w:ins w:id="1462" w:author="Parks, Robbie M" w:date="2018-06-20T10:54:00Z"/>
                <w:rFonts w:eastAsia="Times New Roman"/>
                <w:color w:val="000000"/>
              </w:rPr>
            </w:pPr>
            <w:ins w:id="146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4B598CB" w14:textId="77777777" w:rsidR="005B0742" w:rsidRPr="005B0742" w:rsidRDefault="005B0742" w:rsidP="005B0742">
            <w:pPr>
              <w:rPr>
                <w:ins w:id="1464" w:author="Parks, Robbie M" w:date="2018-06-20T10:54:00Z"/>
                <w:rFonts w:eastAsia="Times New Roman"/>
                <w:color w:val="000000"/>
              </w:rPr>
            </w:pPr>
            <w:ins w:id="146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5B353ED" w14:textId="77777777" w:rsidR="005B0742" w:rsidRPr="005B0742" w:rsidRDefault="005B0742" w:rsidP="005B0742">
            <w:pPr>
              <w:rPr>
                <w:ins w:id="1466" w:author="Parks, Robbie M" w:date="2018-06-20T10:54:00Z"/>
                <w:rFonts w:eastAsia="Times New Roman"/>
                <w:color w:val="000000"/>
              </w:rPr>
            </w:pPr>
            <w:ins w:id="1467" w:author="Parks, Robbie M" w:date="2018-06-20T10:54:00Z">
              <w:r w:rsidRPr="005B0742">
                <w:rPr>
                  <w:rFonts w:eastAsia="Times New Roman"/>
                  <w:color w:val="000000"/>
                </w:rPr>
                <w:t> </w:t>
              </w:r>
            </w:ins>
          </w:p>
        </w:tc>
      </w:tr>
      <w:tr w:rsidR="003C3886" w:rsidRPr="005B0742" w14:paraId="46DE33D3" w14:textId="77777777" w:rsidTr="00BE0CD3">
        <w:trPr>
          <w:trHeight w:val="320"/>
          <w:ins w:id="146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375EA71" w14:textId="77777777" w:rsidR="005B0742" w:rsidRPr="005B0742" w:rsidRDefault="005B0742" w:rsidP="005B0742">
            <w:pPr>
              <w:rPr>
                <w:ins w:id="1469" w:author="Parks, Robbie M" w:date="2018-06-20T10:54:00Z"/>
                <w:rFonts w:eastAsia="Times New Roman"/>
                <w:color w:val="000000"/>
              </w:rPr>
            </w:pPr>
            <w:ins w:id="1470" w:author="Parks, Robbie M" w:date="2018-06-20T10:54:00Z">
              <w:r w:rsidRPr="005B0742">
                <w:rPr>
                  <w:rFonts w:eastAsia="Times New Roman"/>
                  <w:color w:val="000000"/>
                </w:rPr>
                <w:t>15 to 24</w:t>
              </w:r>
            </w:ins>
          </w:p>
        </w:tc>
        <w:tc>
          <w:tcPr>
            <w:tcW w:w="2725" w:type="dxa"/>
            <w:tcBorders>
              <w:top w:val="nil"/>
              <w:left w:val="nil"/>
              <w:bottom w:val="nil"/>
              <w:right w:val="nil"/>
            </w:tcBorders>
            <w:shd w:val="clear" w:color="auto" w:fill="auto"/>
            <w:noWrap/>
            <w:vAlign w:val="bottom"/>
            <w:hideMark/>
          </w:tcPr>
          <w:p w14:paraId="4DAFAECB" w14:textId="77777777" w:rsidR="005B0742" w:rsidRPr="005B0742" w:rsidRDefault="005B0742" w:rsidP="005B0742">
            <w:pPr>
              <w:rPr>
                <w:ins w:id="1471" w:author="Parks, Robbie M" w:date="2018-06-20T10:54:00Z"/>
                <w:rFonts w:eastAsia="Times New Roman"/>
                <w:color w:val="000000"/>
              </w:rPr>
            </w:pPr>
            <w:ins w:id="1472" w:author="Parks, Robbie M" w:date="2018-06-20T10:54:00Z">
              <w:r w:rsidRPr="005B0742">
                <w:rPr>
                  <w:rFonts w:eastAsia="Times New Roman"/>
                  <w:color w:val="000000"/>
                </w:rPr>
                <w:t>-0.4439</w:t>
              </w:r>
            </w:ins>
          </w:p>
        </w:tc>
        <w:tc>
          <w:tcPr>
            <w:tcW w:w="975" w:type="dxa"/>
            <w:tcBorders>
              <w:top w:val="nil"/>
              <w:left w:val="nil"/>
              <w:bottom w:val="nil"/>
              <w:right w:val="nil"/>
            </w:tcBorders>
            <w:shd w:val="clear" w:color="auto" w:fill="auto"/>
            <w:noWrap/>
            <w:vAlign w:val="bottom"/>
            <w:hideMark/>
          </w:tcPr>
          <w:p w14:paraId="67D16EFF" w14:textId="77777777" w:rsidR="005B0742" w:rsidRPr="005B0742" w:rsidRDefault="005B0742" w:rsidP="005B0742">
            <w:pPr>
              <w:jc w:val="right"/>
              <w:rPr>
                <w:ins w:id="1473" w:author="Parks, Robbie M" w:date="2018-06-20T10:54:00Z"/>
                <w:rFonts w:eastAsia="Times New Roman"/>
                <w:color w:val="000000"/>
              </w:rPr>
            </w:pPr>
            <w:ins w:id="1474" w:author="Parks, Robbie M" w:date="2018-06-20T10:54:00Z">
              <w:r w:rsidRPr="005B0742">
                <w:rPr>
                  <w:rFonts w:eastAsia="Times New Roman"/>
                  <w:color w:val="000000"/>
                </w:rPr>
                <w:t>1.00E-04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89C10E3" w14:textId="77777777" w:rsidR="005B0742" w:rsidRPr="005B0742" w:rsidRDefault="005B0742" w:rsidP="005B0742">
            <w:pPr>
              <w:rPr>
                <w:ins w:id="1475" w:author="Parks, Robbie M" w:date="2018-06-20T10:54:00Z"/>
                <w:rFonts w:eastAsia="Times New Roman"/>
                <w:color w:val="000000"/>
              </w:rPr>
            </w:pPr>
            <w:ins w:id="1476"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4640D604" w14:textId="77777777" w:rsidR="005B0742" w:rsidRPr="005B0742" w:rsidRDefault="005B0742" w:rsidP="005B0742">
            <w:pPr>
              <w:rPr>
                <w:ins w:id="1477" w:author="Parks, Robbie M" w:date="2018-06-20T10:54:00Z"/>
                <w:rFonts w:eastAsia="Times New Roman"/>
                <w:color w:val="000000"/>
              </w:rPr>
            </w:pPr>
            <w:ins w:id="14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5F3377" w14:textId="77777777" w:rsidR="005B0742" w:rsidRPr="005B0742" w:rsidRDefault="005B0742" w:rsidP="005B0742">
            <w:pPr>
              <w:rPr>
                <w:ins w:id="1479" w:author="Parks, Robbie M" w:date="2018-06-20T10:54:00Z"/>
                <w:rFonts w:eastAsia="Times New Roman"/>
                <w:color w:val="000000"/>
              </w:rPr>
            </w:pPr>
            <w:ins w:id="14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F46382B" w14:textId="77777777" w:rsidR="005B0742" w:rsidRPr="005B0742" w:rsidRDefault="005B0742" w:rsidP="005B0742">
            <w:pPr>
              <w:rPr>
                <w:ins w:id="1481" w:author="Parks, Robbie M" w:date="2018-06-20T10:54:00Z"/>
                <w:rFonts w:eastAsia="Times New Roman"/>
                <w:color w:val="000000"/>
              </w:rPr>
            </w:pPr>
            <w:ins w:id="148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E59E97" w14:textId="77777777" w:rsidR="005B0742" w:rsidRPr="005B0742" w:rsidRDefault="005B0742" w:rsidP="005B0742">
            <w:pPr>
              <w:rPr>
                <w:ins w:id="1483" w:author="Parks, Robbie M" w:date="2018-06-20T10:54:00Z"/>
                <w:rFonts w:eastAsia="Times New Roman"/>
                <w:color w:val="000000"/>
              </w:rPr>
            </w:pPr>
            <w:ins w:id="148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01DFF1" w14:textId="77777777" w:rsidR="005B0742" w:rsidRPr="005B0742" w:rsidRDefault="005B0742" w:rsidP="005B0742">
            <w:pPr>
              <w:rPr>
                <w:ins w:id="1485" w:author="Parks, Robbie M" w:date="2018-06-20T10:54:00Z"/>
                <w:rFonts w:eastAsia="Times New Roman"/>
                <w:color w:val="000000"/>
              </w:rPr>
            </w:pPr>
            <w:ins w:id="148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1F91FA2" w14:textId="77777777" w:rsidR="005B0742" w:rsidRPr="005B0742" w:rsidRDefault="005B0742" w:rsidP="005B0742">
            <w:pPr>
              <w:rPr>
                <w:ins w:id="1487" w:author="Parks, Robbie M" w:date="2018-06-20T10:54:00Z"/>
                <w:rFonts w:eastAsia="Times New Roman"/>
                <w:color w:val="000000"/>
              </w:rPr>
            </w:pPr>
            <w:ins w:id="148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D3F3FBA" w14:textId="77777777" w:rsidR="005B0742" w:rsidRPr="005B0742" w:rsidRDefault="005B0742" w:rsidP="005B0742">
            <w:pPr>
              <w:rPr>
                <w:ins w:id="1489" w:author="Parks, Robbie M" w:date="2018-06-20T10:54:00Z"/>
                <w:rFonts w:eastAsia="Times New Roman"/>
                <w:color w:val="000000"/>
              </w:rPr>
            </w:pPr>
            <w:ins w:id="149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E7C8D0D" w14:textId="77777777" w:rsidR="005B0742" w:rsidRPr="005B0742" w:rsidRDefault="005B0742" w:rsidP="005B0742">
            <w:pPr>
              <w:rPr>
                <w:ins w:id="1491" w:author="Parks, Robbie M" w:date="2018-06-20T10:54:00Z"/>
                <w:rFonts w:eastAsia="Times New Roman"/>
                <w:color w:val="000000"/>
              </w:rPr>
            </w:pPr>
            <w:ins w:id="149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3BF454" w14:textId="77777777" w:rsidR="005B0742" w:rsidRPr="005B0742" w:rsidRDefault="005B0742" w:rsidP="005B0742">
            <w:pPr>
              <w:rPr>
                <w:ins w:id="1493" w:author="Parks, Robbie M" w:date="2018-06-20T10:54:00Z"/>
                <w:rFonts w:eastAsia="Times New Roman"/>
                <w:color w:val="000000"/>
              </w:rPr>
            </w:pPr>
            <w:ins w:id="149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61914BB" w14:textId="77777777" w:rsidR="005B0742" w:rsidRPr="005B0742" w:rsidRDefault="005B0742" w:rsidP="005B0742">
            <w:pPr>
              <w:rPr>
                <w:ins w:id="1495" w:author="Parks, Robbie M" w:date="2018-06-20T10:54:00Z"/>
                <w:rFonts w:eastAsia="Times New Roman"/>
                <w:color w:val="000000"/>
              </w:rPr>
            </w:pPr>
            <w:ins w:id="149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3D1815" w14:textId="77777777" w:rsidR="005B0742" w:rsidRPr="005B0742" w:rsidRDefault="005B0742" w:rsidP="005B0742">
            <w:pPr>
              <w:rPr>
                <w:ins w:id="1497" w:author="Parks, Robbie M" w:date="2018-06-20T10:54:00Z"/>
                <w:rFonts w:eastAsia="Times New Roman"/>
                <w:color w:val="000000"/>
              </w:rPr>
            </w:pPr>
            <w:ins w:id="149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1D1C8C6" w14:textId="77777777" w:rsidR="005B0742" w:rsidRPr="005B0742" w:rsidRDefault="005B0742" w:rsidP="005B0742">
            <w:pPr>
              <w:rPr>
                <w:ins w:id="1499" w:author="Parks, Robbie M" w:date="2018-06-20T10:54:00Z"/>
                <w:rFonts w:eastAsia="Times New Roman"/>
                <w:color w:val="000000"/>
              </w:rPr>
            </w:pPr>
            <w:ins w:id="150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8104A8B" w14:textId="77777777" w:rsidR="005B0742" w:rsidRPr="005B0742" w:rsidRDefault="005B0742" w:rsidP="005B0742">
            <w:pPr>
              <w:rPr>
                <w:ins w:id="1501" w:author="Parks, Robbie M" w:date="2018-06-20T10:54:00Z"/>
                <w:rFonts w:eastAsia="Times New Roman"/>
                <w:color w:val="000000"/>
              </w:rPr>
            </w:pPr>
            <w:ins w:id="150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4087EA7" w14:textId="77777777" w:rsidR="005B0742" w:rsidRPr="005B0742" w:rsidRDefault="005B0742" w:rsidP="005B0742">
            <w:pPr>
              <w:rPr>
                <w:ins w:id="1503" w:author="Parks, Robbie M" w:date="2018-06-20T10:54:00Z"/>
                <w:rFonts w:eastAsia="Times New Roman"/>
                <w:color w:val="000000"/>
              </w:rPr>
            </w:pPr>
            <w:ins w:id="150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4EFA370" w14:textId="77777777" w:rsidR="005B0742" w:rsidRPr="005B0742" w:rsidRDefault="005B0742" w:rsidP="005B0742">
            <w:pPr>
              <w:rPr>
                <w:ins w:id="1505" w:author="Parks, Robbie M" w:date="2018-06-20T10:54:00Z"/>
                <w:rFonts w:eastAsia="Times New Roman"/>
                <w:color w:val="000000"/>
              </w:rPr>
            </w:pPr>
            <w:ins w:id="150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85DC033" w14:textId="77777777" w:rsidR="005B0742" w:rsidRPr="005B0742" w:rsidRDefault="005B0742" w:rsidP="005B0742">
            <w:pPr>
              <w:rPr>
                <w:ins w:id="1507" w:author="Parks, Robbie M" w:date="2018-06-20T10:54:00Z"/>
                <w:rFonts w:eastAsia="Times New Roman"/>
                <w:color w:val="000000"/>
              </w:rPr>
            </w:pPr>
            <w:ins w:id="150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FA34D6D" w14:textId="77777777" w:rsidR="005B0742" w:rsidRPr="005B0742" w:rsidRDefault="005B0742" w:rsidP="005B0742">
            <w:pPr>
              <w:rPr>
                <w:ins w:id="1509" w:author="Parks, Robbie M" w:date="2018-06-20T10:54:00Z"/>
                <w:rFonts w:eastAsia="Times New Roman"/>
                <w:color w:val="000000"/>
              </w:rPr>
            </w:pPr>
            <w:ins w:id="1510" w:author="Parks, Robbie M" w:date="2018-06-20T10:54:00Z">
              <w:r w:rsidRPr="005B0742">
                <w:rPr>
                  <w:rFonts w:eastAsia="Times New Roman"/>
                  <w:color w:val="000000"/>
                </w:rPr>
                <w:t> </w:t>
              </w:r>
            </w:ins>
          </w:p>
        </w:tc>
      </w:tr>
      <w:tr w:rsidR="003C3886" w:rsidRPr="005B0742" w14:paraId="21B5C0D1" w14:textId="77777777" w:rsidTr="00BE0CD3">
        <w:trPr>
          <w:trHeight w:val="320"/>
          <w:ins w:id="151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5770EB3" w14:textId="77777777" w:rsidR="005B0742" w:rsidRPr="005B0742" w:rsidRDefault="005B0742" w:rsidP="005B0742">
            <w:pPr>
              <w:rPr>
                <w:ins w:id="1512" w:author="Parks, Robbie M" w:date="2018-06-20T10:54:00Z"/>
                <w:rFonts w:eastAsia="Times New Roman"/>
                <w:color w:val="000000"/>
              </w:rPr>
            </w:pPr>
            <w:ins w:id="1513" w:author="Parks, Robbie M" w:date="2018-06-20T10:54:00Z">
              <w:r w:rsidRPr="005B0742">
                <w:rPr>
                  <w:rFonts w:eastAsia="Times New Roman"/>
                  <w:color w:val="000000"/>
                </w:rPr>
                <w:t>25 to 34</w:t>
              </w:r>
            </w:ins>
          </w:p>
        </w:tc>
        <w:tc>
          <w:tcPr>
            <w:tcW w:w="2725" w:type="dxa"/>
            <w:tcBorders>
              <w:top w:val="nil"/>
              <w:left w:val="nil"/>
              <w:bottom w:val="nil"/>
              <w:right w:val="nil"/>
            </w:tcBorders>
            <w:shd w:val="clear" w:color="auto" w:fill="auto"/>
            <w:noWrap/>
            <w:vAlign w:val="bottom"/>
            <w:hideMark/>
          </w:tcPr>
          <w:p w14:paraId="537BDC31" w14:textId="77777777" w:rsidR="005B0742" w:rsidRPr="005B0742" w:rsidRDefault="005B0742" w:rsidP="005B0742">
            <w:pPr>
              <w:rPr>
                <w:ins w:id="1514" w:author="Parks, Robbie M" w:date="2018-06-20T10:54:00Z"/>
                <w:rFonts w:eastAsia="Times New Roman"/>
                <w:color w:val="000000"/>
              </w:rPr>
            </w:pPr>
            <w:ins w:id="1515" w:author="Parks, Robbie M" w:date="2018-06-20T10:54:00Z">
              <w:r w:rsidRPr="005B0742">
                <w:rPr>
                  <w:rFonts w:eastAsia="Times New Roman"/>
                  <w:color w:val="000000"/>
                </w:rPr>
                <w:t>0.0735</w:t>
              </w:r>
            </w:ins>
          </w:p>
        </w:tc>
        <w:tc>
          <w:tcPr>
            <w:tcW w:w="975" w:type="dxa"/>
            <w:tcBorders>
              <w:top w:val="nil"/>
              <w:left w:val="nil"/>
              <w:bottom w:val="nil"/>
              <w:right w:val="nil"/>
            </w:tcBorders>
            <w:shd w:val="clear" w:color="auto" w:fill="auto"/>
            <w:noWrap/>
            <w:vAlign w:val="bottom"/>
            <w:hideMark/>
          </w:tcPr>
          <w:p w14:paraId="51BB249B" w14:textId="77777777" w:rsidR="005B0742" w:rsidRPr="005B0742" w:rsidRDefault="005B0742" w:rsidP="005B0742">
            <w:pPr>
              <w:jc w:val="right"/>
              <w:rPr>
                <w:ins w:id="1516" w:author="Parks, Robbie M" w:date="2018-06-20T10:54:00Z"/>
                <w:rFonts w:eastAsia="Times New Roman"/>
                <w:color w:val="000000"/>
              </w:rPr>
            </w:pPr>
            <w:ins w:id="1517" w:author="Parks, Robbie M" w:date="2018-06-20T10:54:00Z">
              <w:r w:rsidRPr="005B0742">
                <w:rPr>
                  <w:rFonts w:eastAsia="Times New Roman"/>
                  <w:color w:val="000000"/>
                </w:rPr>
                <w:t>0.305</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378423A" w14:textId="77777777" w:rsidR="005B0742" w:rsidRPr="005B0742" w:rsidRDefault="005B0742" w:rsidP="005B0742">
            <w:pPr>
              <w:rPr>
                <w:ins w:id="1518" w:author="Parks, Robbie M" w:date="2018-06-20T10:54:00Z"/>
                <w:rFonts w:eastAsia="Times New Roman"/>
                <w:color w:val="000000"/>
              </w:rPr>
            </w:pPr>
            <w:ins w:id="1519"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07915E7A" w14:textId="77777777" w:rsidR="005B0742" w:rsidRPr="005B0742" w:rsidRDefault="005B0742" w:rsidP="005B0742">
            <w:pPr>
              <w:rPr>
                <w:ins w:id="1520" w:author="Parks, Robbie M" w:date="2018-06-20T10:54:00Z"/>
                <w:rFonts w:eastAsia="Times New Roman"/>
                <w:color w:val="000000"/>
              </w:rPr>
            </w:pPr>
            <w:ins w:id="15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EE212A8" w14:textId="77777777" w:rsidR="005B0742" w:rsidRPr="005B0742" w:rsidRDefault="005B0742" w:rsidP="005B0742">
            <w:pPr>
              <w:rPr>
                <w:ins w:id="1522" w:author="Parks, Robbie M" w:date="2018-06-20T10:54:00Z"/>
                <w:rFonts w:eastAsia="Times New Roman"/>
                <w:color w:val="000000"/>
              </w:rPr>
            </w:pPr>
            <w:ins w:id="15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1F2BAE7" w14:textId="77777777" w:rsidR="005B0742" w:rsidRPr="005B0742" w:rsidRDefault="005B0742" w:rsidP="005B0742">
            <w:pPr>
              <w:rPr>
                <w:ins w:id="1524" w:author="Parks, Robbie M" w:date="2018-06-20T10:54:00Z"/>
                <w:rFonts w:eastAsia="Times New Roman"/>
                <w:color w:val="000000"/>
              </w:rPr>
            </w:pPr>
            <w:ins w:id="152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F92423" w14:textId="77777777" w:rsidR="005B0742" w:rsidRPr="005B0742" w:rsidRDefault="005B0742" w:rsidP="005B0742">
            <w:pPr>
              <w:rPr>
                <w:ins w:id="1526" w:author="Parks, Robbie M" w:date="2018-06-20T10:54:00Z"/>
                <w:rFonts w:eastAsia="Times New Roman"/>
                <w:color w:val="000000"/>
              </w:rPr>
            </w:pPr>
            <w:ins w:id="152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EBFBB3" w14:textId="77777777" w:rsidR="005B0742" w:rsidRPr="005B0742" w:rsidRDefault="005B0742" w:rsidP="005B0742">
            <w:pPr>
              <w:rPr>
                <w:ins w:id="1528" w:author="Parks, Robbie M" w:date="2018-06-20T10:54:00Z"/>
                <w:rFonts w:eastAsia="Times New Roman"/>
                <w:color w:val="000000"/>
              </w:rPr>
            </w:pPr>
            <w:ins w:id="152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23E995" w14:textId="77777777" w:rsidR="005B0742" w:rsidRPr="005B0742" w:rsidRDefault="005B0742" w:rsidP="005B0742">
            <w:pPr>
              <w:rPr>
                <w:ins w:id="1530" w:author="Parks, Robbie M" w:date="2018-06-20T10:54:00Z"/>
                <w:rFonts w:eastAsia="Times New Roman"/>
                <w:color w:val="000000"/>
              </w:rPr>
            </w:pPr>
            <w:ins w:id="153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C4ADCE" w14:textId="77777777" w:rsidR="005B0742" w:rsidRPr="005B0742" w:rsidRDefault="005B0742" w:rsidP="005B0742">
            <w:pPr>
              <w:rPr>
                <w:ins w:id="1532" w:author="Parks, Robbie M" w:date="2018-06-20T10:54:00Z"/>
                <w:rFonts w:eastAsia="Times New Roman"/>
                <w:color w:val="000000"/>
              </w:rPr>
            </w:pPr>
            <w:ins w:id="153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4C85E9" w14:textId="77777777" w:rsidR="005B0742" w:rsidRPr="005B0742" w:rsidRDefault="005B0742" w:rsidP="005B0742">
            <w:pPr>
              <w:rPr>
                <w:ins w:id="1534" w:author="Parks, Robbie M" w:date="2018-06-20T10:54:00Z"/>
                <w:rFonts w:eastAsia="Times New Roman"/>
                <w:color w:val="000000"/>
              </w:rPr>
            </w:pPr>
            <w:ins w:id="153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5BA1FD2" w14:textId="77777777" w:rsidR="005B0742" w:rsidRPr="005B0742" w:rsidRDefault="005B0742" w:rsidP="005B0742">
            <w:pPr>
              <w:rPr>
                <w:ins w:id="1536" w:author="Parks, Robbie M" w:date="2018-06-20T10:54:00Z"/>
                <w:rFonts w:eastAsia="Times New Roman"/>
                <w:color w:val="000000"/>
              </w:rPr>
            </w:pPr>
            <w:ins w:id="153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063B5E0" w14:textId="77777777" w:rsidR="005B0742" w:rsidRPr="005B0742" w:rsidRDefault="005B0742" w:rsidP="005B0742">
            <w:pPr>
              <w:rPr>
                <w:ins w:id="1538" w:author="Parks, Robbie M" w:date="2018-06-20T10:54:00Z"/>
                <w:rFonts w:eastAsia="Times New Roman"/>
                <w:color w:val="000000"/>
              </w:rPr>
            </w:pPr>
            <w:ins w:id="153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450C26" w14:textId="77777777" w:rsidR="005B0742" w:rsidRPr="005B0742" w:rsidRDefault="005B0742" w:rsidP="005B0742">
            <w:pPr>
              <w:rPr>
                <w:ins w:id="1540" w:author="Parks, Robbie M" w:date="2018-06-20T10:54:00Z"/>
                <w:rFonts w:eastAsia="Times New Roman"/>
                <w:color w:val="000000"/>
              </w:rPr>
            </w:pPr>
            <w:ins w:id="154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FEFC301" w14:textId="77777777" w:rsidR="005B0742" w:rsidRPr="005B0742" w:rsidRDefault="005B0742" w:rsidP="005B0742">
            <w:pPr>
              <w:rPr>
                <w:ins w:id="1542" w:author="Parks, Robbie M" w:date="2018-06-20T10:54:00Z"/>
                <w:rFonts w:eastAsia="Times New Roman"/>
                <w:color w:val="000000"/>
              </w:rPr>
            </w:pPr>
            <w:ins w:id="154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C18E43B" w14:textId="77777777" w:rsidR="005B0742" w:rsidRPr="005B0742" w:rsidRDefault="005B0742" w:rsidP="005B0742">
            <w:pPr>
              <w:rPr>
                <w:ins w:id="1544" w:author="Parks, Robbie M" w:date="2018-06-20T10:54:00Z"/>
                <w:rFonts w:eastAsia="Times New Roman"/>
                <w:color w:val="000000"/>
              </w:rPr>
            </w:pPr>
            <w:ins w:id="154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1F8850D" w14:textId="77777777" w:rsidR="005B0742" w:rsidRPr="005B0742" w:rsidRDefault="005B0742" w:rsidP="005B0742">
            <w:pPr>
              <w:rPr>
                <w:ins w:id="1546" w:author="Parks, Robbie M" w:date="2018-06-20T10:54:00Z"/>
                <w:rFonts w:eastAsia="Times New Roman"/>
                <w:color w:val="000000"/>
              </w:rPr>
            </w:pPr>
            <w:ins w:id="154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615007D" w14:textId="77777777" w:rsidR="005B0742" w:rsidRPr="005B0742" w:rsidRDefault="005B0742" w:rsidP="005B0742">
            <w:pPr>
              <w:rPr>
                <w:ins w:id="1548" w:author="Parks, Robbie M" w:date="2018-06-20T10:54:00Z"/>
                <w:rFonts w:eastAsia="Times New Roman"/>
                <w:color w:val="000000"/>
              </w:rPr>
            </w:pPr>
            <w:ins w:id="154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C0A129" w14:textId="77777777" w:rsidR="005B0742" w:rsidRPr="005B0742" w:rsidRDefault="005B0742" w:rsidP="005B0742">
            <w:pPr>
              <w:rPr>
                <w:ins w:id="1550" w:author="Parks, Robbie M" w:date="2018-06-20T10:54:00Z"/>
                <w:rFonts w:eastAsia="Times New Roman"/>
                <w:color w:val="000000"/>
              </w:rPr>
            </w:pPr>
            <w:ins w:id="155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EF3955C" w14:textId="77777777" w:rsidR="005B0742" w:rsidRPr="005B0742" w:rsidRDefault="005B0742" w:rsidP="005B0742">
            <w:pPr>
              <w:rPr>
                <w:ins w:id="1552" w:author="Parks, Robbie M" w:date="2018-06-20T10:54:00Z"/>
                <w:rFonts w:eastAsia="Times New Roman"/>
                <w:color w:val="000000"/>
              </w:rPr>
            </w:pPr>
            <w:ins w:id="1553" w:author="Parks, Robbie M" w:date="2018-06-20T10:54:00Z">
              <w:r w:rsidRPr="005B0742">
                <w:rPr>
                  <w:rFonts w:eastAsia="Times New Roman"/>
                  <w:color w:val="000000"/>
                </w:rPr>
                <w:t> </w:t>
              </w:r>
            </w:ins>
          </w:p>
        </w:tc>
      </w:tr>
      <w:tr w:rsidR="003C3886" w:rsidRPr="005B0742" w14:paraId="03153DEF" w14:textId="77777777" w:rsidTr="00BE0CD3">
        <w:trPr>
          <w:trHeight w:val="320"/>
          <w:ins w:id="155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4B2D5F6" w14:textId="77777777" w:rsidR="005B0742" w:rsidRPr="005B0742" w:rsidRDefault="005B0742" w:rsidP="005B0742">
            <w:pPr>
              <w:rPr>
                <w:ins w:id="1555" w:author="Parks, Robbie M" w:date="2018-06-20T10:54:00Z"/>
                <w:rFonts w:eastAsia="Times New Roman"/>
                <w:color w:val="000000"/>
              </w:rPr>
            </w:pPr>
            <w:ins w:id="1556" w:author="Parks, Robbie M" w:date="2018-06-20T10:54:00Z">
              <w:r w:rsidRPr="005B0742">
                <w:rPr>
                  <w:rFonts w:eastAsia="Times New Roman"/>
                  <w:color w:val="000000"/>
                </w:rPr>
                <w:t>35 to 44</w:t>
              </w:r>
            </w:ins>
          </w:p>
        </w:tc>
        <w:tc>
          <w:tcPr>
            <w:tcW w:w="2725" w:type="dxa"/>
            <w:tcBorders>
              <w:top w:val="nil"/>
              <w:left w:val="nil"/>
              <w:bottom w:val="nil"/>
              <w:right w:val="nil"/>
            </w:tcBorders>
            <w:shd w:val="clear" w:color="auto" w:fill="auto"/>
            <w:noWrap/>
            <w:vAlign w:val="bottom"/>
            <w:hideMark/>
          </w:tcPr>
          <w:p w14:paraId="6BC71582" w14:textId="77777777" w:rsidR="005B0742" w:rsidRPr="005B0742" w:rsidRDefault="005B0742" w:rsidP="005B0742">
            <w:pPr>
              <w:rPr>
                <w:ins w:id="1557" w:author="Parks, Robbie M" w:date="2018-06-20T10:54:00Z"/>
                <w:rFonts w:eastAsia="Times New Roman"/>
                <w:color w:val="000000"/>
              </w:rPr>
            </w:pPr>
            <w:ins w:id="1558" w:author="Parks, Robbie M" w:date="2018-06-20T10:54:00Z">
              <w:r w:rsidRPr="005B0742">
                <w:rPr>
                  <w:rFonts w:eastAsia="Times New Roman"/>
                  <w:color w:val="000000"/>
                </w:rPr>
                <w:t>0.0236</w:t>
              </w:r>
            </w:ins>
          </w:p>
        </w:tc>
        <w:tc>
          <w:tcPr>
            <w:tcW w:w="975" w:type="dxa"/>
            <w:tcBorders>
              <w:top w:val="nil"/>
              <w:left w:val="nil"/>
              <w:bottom w:val="nil"/>
              <w:right w:val="nil"/>
            </w:tcBorders>
            <w:shd w:val="clear" w:color="auto" w:fill="auto"/>
            <w:noWrap/>
            <w:vAlign w:val="bottom"/>
            <w:hideMark/>
          </w:tcPr>
          <w:p w14:paraId="4F90FF95" w14:textId="77777777" w:rsidR="005B0742" w:rsidRPr="005B0742" w:rsidRDefault="005B0742" w:rsidP="005B0742">
            <w:pPr>
              <w:jc w:val="right"/>
              <w:rPr>
                <w:ins w:id="1559" w:author="Parks, Robbie M" w:date="2018-06-20T10:54:00Z"/>
                <w:rFonts w:eastAsia="Times New Roman"/>
                <w:color w:val="000000"/>
              </w:rPr>
            </w:pPr>
            <w:ins w:id="1560" w:author="Parks, Robbie M" w:date="2018-06-20T10:54:00Z">
              <w:r w:rsidRPr="005B0742">
                <w:rPr>
                  <w:rFonts w:eastAsia="Times New Roman"/>
                  <w:color w:val="000000"/>
                </w:rPr>
                <w:t>0.7498</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8A9CB94" w14:textId="77777777" w:rsidR="005B0742" w:rsidRPr="005B0742" w:rsidRDefault="005B0742" w:rsidP="005B0742">
            <w:pPr>
              <w:rPr>
                <w:ins w:id="1561" w:author="Parks, Robbie M" w:date="2018-06-20T10:54:00Z"/>
                <w:rFonts w:eastAsia="Times New Roman"/>
                <w:color w:val="000000"/>
              </w:rPr>
            </w:pPr>
            <w:ins w:id="1562"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4F39513" w14:textId="77777777" w:rsidR="005B0742" w:rsidRPr="005B0742" w:rsidRDefault="005B0742" w:rsidP="005B0742">
            <w:pPr>
              <w:rPr>
                <w:ins w:id="1563" w:author="Parks, Robbie M" w:date="2018-06-20T10:54:00Z"/>
                <w:rFonts w:eastAsia="Times New Roman"/>
                <w:color w:val="000000"/>
              </w:rPr>
            </w:pPr>
            <w:ins w:id="15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AAEF77" w14:textId="77777777" w:rsidR="005B0742" w:rsidRPr="005B0742" w:rsidRDefault="005B0742" w:rsidP="005B0742">
            <w:pPr>
              <w:rPr>
                <w:ins w:id="1565" w:author="Parks, Robbie M" w:date="2018-06-20T10:54:00Z"/>
                <w:rFonts w:eastAsia="Times New Roman"/>
                <w:color w:val="000000"/>
              </w:rPr>
            </w:pPr>
            <w:ins w:id="15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B181EC" w14:textId="77777777" w:rsidR="005B0742" w:rsidRPr="005B0742" w:rsidRDefault="005B0742" w:rsidP="005B0742">
            <w:pPr>
              <w:rPr>
                <w:ins w:id="1567" w:author="Parks, Robbie M" w:date="2018-06-20T10:54:00Z"/>
                <w:rFonts w:eastAsia="Times New Roman"/>
                <w:color w:val="000000"/>
              </w:rPr>
            </w:pPr>
            <w:ins w:id="156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3D1FE79" w14:textId="77777777" w:rsidR="005B0742" w:rsidRPr="005B0742" w:rsidRDefault="005B0742" w:rsidP="005B0742">
            <w:pPr>
              <w:rPr>
                <w:ins w:id="1569" w:author="Parks, Robbie M" w:date="2018-06-20T10:54:00Z"/>
                <w:rFonts w:eastAsia="Times New Roman"/>
                <w:color w:val="000000"/>
              </w:rPr>
            </w:pPr>
            <w:ins w:id="157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A1C233A" w14:textId="77777777" w:rsidR="005B0742" w:rsidRPr="005B0742" w:rsidRDefault="005B0742" w:rsidP="005B0742">
            <w:pPr>
              <w:rPr>
                <w:ins w:id="1571" w:author="Parks, Robbie M" w:date="2018-06-20T10:54:00Z"/>
                <w:rFonts w:eastAsia="Times New Roman"/>
                <w:color w:val="000000"/>
              </w:rPr>
            </w:pPr>
            <w:ins w:id="157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480358D" w14:textId="77777777" w:rsidR="005B0742" w:rsidRPr="005B0742" w:rsidRDefault="005B0742" w:rsidP="005B0742">
            <w:pPr>
              <w:rPr>
                <w:ins w:id="1573" w:author="Parks, Robbie M" w:date="2018-06-20T10:54:00Z"/>
                <w:rFonts w:eastAsia="Times New Roman"/>
                <w:color w:val="000000"/>
              </w:rPr>
            </w:pPr>
            <w:ins w:id="157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5930EA8" w14:textId="77777777" w:rsidR="005B0742" w:rsidRPr="005B0742" w:rsidRDefault="005B0742" w:rsidP="005B0742">
            <w:pPr>
              <w:rPr>
                <w:ins w:id="1575" w:author="Parks, Robbie M" w:date="2018-06-20T10:54:00Z"/>
                <w:rFonts w:eastAsia="Times New Roman"/>
                <w:color w:val="000000"/>
              </w:rPr>
            </w:pPr>
            <w:ins w:id="157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5A611DB" w14:textId="77777777" w:rsidR="005B0742" w:rsidRPr="005B0742" w:rsidRDefault="005B0742" w:rsidP="005B0742">
            <w:pPr>
              <w:rPr>
                <w:ins w:id="1577" w:author="Parks, Robbie M" w:date="2018-06-20T10:54:00Z"/>
                <w:rFonts w:eastAsia="Times New Roman"/>
                <w:color w:val="000000"/>
              </w:rPr>
            </w:pPr>
            <w:ins w:id="157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F07DBB3" w14:textId="77777777" w:rsidR="005B0742" w:rsidRPr="005B0742" w:rsidRDefault="005B0742" w:rsidP="005B0742">
            <w:pPr>
              <w:rPr>
                <w:ins w:id="1579" w:author="Parks, Robbie M" w:date="2018-06-20T10:54:00Z"/>
                <w:rFonts w:eastAsia="Times New Roman"/>
                <w:color w:val="000000"/>
              </w:rPr>
            </w:pPr>
            <w:ins w:id="158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B840D09" w14:textId="77777777" w:rsidR="005B0742" w:rsidRPr="005B0742" w:rsidRDefault="005B0742" w:rsidP="005B0742">
            <w:pPr>
              <w:rPr>
                <w:ins w:id="1581" w:author="Parks, Robbie M" w:date="2018-06-20T10:54:00Z"/>
                <w:rFonts w:eastAsia="Times New Roman"/>
                <w:color w:val="000000"/>
              </w:rPr>
            </w:pPr>
            <w:ins w:id="158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3F4F626" w14:textId="77777777" w:rsidR="005B0742" w:rsidRPr="005B0742" w:rsidRDefault="005B0742" w:rsidP="005B0742">
            <w:pPr>
              <w:rPr>
                <w:ins w:id="1583" w:author="Parks, Robbie M" w:date="2018-06-20T10:54:00Z"/>
                <w:rFonts w:eastAsia="Times New Roman"/>
                <w:color w:val="000000"/>
              </w:rPr>
            </w:pPr>
            <w:ins w:id="158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93EE83" w14:textId="77777777" w:rsidR="005B0742" w:rsidRPr="005B0742" w:rsidRDefault="005B0742" w:rsidP="005B0742">
            <w:pPr>
              <w:rPr>
                <w:ins w:id="1585" w:author="Parks, Robbie M" w:date="2018-06-20T10:54:00Z"/>
                <w:rFonts w:eastAsia="Times New Roman"/>
                <w:color w:val="000000"/>
              </w:rPr>
            </w:pPr>
            <w:ins w:id="158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1320836" w14:textId="77777777" w:rsidR="005B0742" w:rsidRPr="005B0742" w:rsidRDefault="005B0742" w:rsidP="005B0742">
            <w:pPr>
              <w:rPr>
                <w:ins w:id="1587" w:author="Parks, Robbie M" w:date="2018-06-20T10:54:00Z"/>
                <w:rFonts w:eastAsia="Times New Roman"/>
                <w:color w:val="000000"/>
              </w:rPr>
            </w:pPr>
            <w:ins w:id="158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71B364" w14:textId="77777777" w:rsidR="005B0742" w:rsidRPr="005B0742" w:rsidRDefault="005B0742" w:rsidP="005B0742">
            <w:pPr>
              <w:rPr>
                <w:ins w:id="1589" w:author="Parks, Robbie M" w:date="2018-06-20T10:54:00Z"/>
                <w:rFonts w:eastAsia="Times New Roman"/>
                <w:color w:val="000000"/>
              </w:rPr>
            </w:pPr>
            <w:ins w:id="159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FFBF0DF" w14:textId="77777777" w:rsidR="005B0742" w:rsidRPr="005B0742" w:rsidRDefault="005B0742" w:rsidP="005B0742">
            <w:pPr>
              <w:rPr>
                <w:ins w:id="1591" w:author="Parks, Robbie M" w:date="2018-06-20T10:54:00Z"/>
                <w:rFonts w:eastAsia="Times New Roman"/>
                <w:color w:val="000000"/>
              </w:rPr>
            </w:pPr>
            <w:ins w:id="15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F5495D1" w14:textId="77777777" w:rsidR="005B0742" w:rsidRPr="005B0742" w:rsidRDefault="005B0742" w:rsidP="005B0742">
            <w:pPr>
              <w:rPr>
                <w:ins w:id="1593" w:author="Parks, Robbie M" w:date="2018-06-20T10:54:00Z"/>
                <w:rFonts w:eastAsia="Times New Roman"/>
                <w:color w:val="000000"/>
              </w:rPr>
            </w:pPr>
            <w:ins w:id="15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B0467F7" w14:textId="77777777" w:rsidR="005B0742" w:rsidRPr="005B0742" w:rsidRDefault="005B0742" w:rsidP="005B0742">
            <w:pPr>
              <w:rPr>
                <w:ins w:id="1595" w:author="Parks, Robbie M" w:date="2018-06-20T10:54:00Z"/>
                <w:rFonts w:eastAsia="Times New Roman"/>
                <w:color w:val="000000"/>
              </w:rPr>
            </w:pPr>
            <w:ins w:id="1596" w:author="Parks, Robbie M" w:date="2018-06-20T10:54:00Z">
              <w:r w:rsidRPr="005B0742">
                <w:rPr>
                  <w:rFonts w:eastAsia="Times New Roman"/>
                  <w:color w:val="000000"/>
                </w:rPr>
                <w:t> </w:t>
              </w:r>
            </w:ins>
          </w:p>
        </w:tc>
      </w:tr>
      <w:tr w:rsidR="003C3886" w:rsidRPr="005B0742" w14:paraId="1D3AE285" w14:textId="77777777" w:rsidTr="00BE0CD3">
        <w:trPr>
          <w:trHeight w:val="320"/>
          <w:ins w:id="159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0F5AD13" w14:textId="77777777" w:rsidR="005B0742" w:rsidRPr="005B0742" w:rsidRDefault="005B0742" w:rsidP="005B0742">
            <w:pPr>
              <w:rPr>
                <w:ins w:id="1598" w:author="Parks, Robbie M" w:date="2018-06-20T10:54:00Z"/>
                <w:rFonts w:eastAsia="Times New Roman"/>
                <w:color w:val="000000"/>
              </w:rPr>
            </w:pPr>
            <w:ins w:id="1599" w:author="Parks, Robbie M" w:date="2018-06-20T10:54:00Z">
              <w:r w:rsidRPr="005B0742">
                <w:rPr>
                  <w:rFonts w:eastAsia="Times New Roman"/>
                  <w:color w:val="000000"/>
                </w:rPr>
                <w:lastRenderedPageBreak/>
                <w:t>45 to 54</w:t>
              </w:r>
            </w:ins>
          </w:p>
        </w:tc>
        <w:tc>
          <w:tcPr>
            <w:tcW w:w="2725" w:type="dxa"/>
            <w:tcBorders>
              <w:top w:val="nil"/>
              <w:left w:val="nil"/>
              <w:bottom w:val="nil"/>
              <w:right w:val="nil"/>
            </w:tcBorders>
            <w:shd w:val="clear" w:color="auto" w:fill="auto"/>
            <w:noWrap/>
            <w:vAlign w:val="bottom"/>
            <w:hideMark/>
          </w:tcPr>
          <w:p w14:paraId="4BFD9509" w14:textId="77777777" w:rsidR="005B0742" w:rsidRPr="005B0742" w:rsidRDefault="005B0742" w:rsidP="005B0742">
            <w:pPr>
              <w:rPr>
                <w:ins w:id="1600" w:author="Parks, Robbie M" w:date="2018-06-20T10:54:00Z"/>
                <w:rFonts w:eastAsia="Times New Roman"/>
                <w:color w:val="000000"/>
              </w:rPr>
            </w:pPr>
            <w:ins w:id="1601" w:author="Parks, Robbie M" w:date="2018-06-20T10:54:00Z">
              <w:r w:rsidRPr="005B0742">
                <w:rPr>
                  <w:rFonts w:eastAsia="Times New Roman"/>
                  <w:color w:val="000000"/>
                </w:rPr>
                <w:t>0.0008</w:t>
              </w:r>
            </w:ins>
          </w:p>
        </w:tc>
        <w:tc>
          <w:tcPr>
            <w:tcW w:w="975" w:type="dxa"/>
            <w:tcBorders>
              <w:top w:val="nil"/>
              <w:left w:val="nil"/>
              <w:bottom w:val="nil"/>
              <w:right w:val="nil"/>
            </w:tcBorders>
            <w:shd w:val="clear" w:color="auto" w:fill="auto"/>
            <w:noWrap/>
            <w:vAlign w:val="bottom"/>
            <w:hideMark/>
          </w:tcPr>
          <w:p w14:paraId="5A4B50A9" w14:textId="77777777" w:rsidR="005B0742" w:rsidRPr="005B0742" w:rsidRDefault="005B0742" w:rsidP="005B0742">
            <w:pPr>
              <w:jc w:val="right"/>
              <w:rPr>
                <w:ins w:id="1602" w:author="Parks, Robbie M" w:date="2018-06-20T10:54:00Z"/>
                <w:rFonts w:eastAsia="Times New Roman"/>
                <w:color w:val="000000"/>
              </w:rPr>
            </w:pPr>
            <w:ins w:id="1603" w:author="Parks, Robbie M" w:date="2018-06-20T10:54:00Z">
              <w:r w:rsidRPr="005B0742">
                <w:rPr>
                  <w:rFonts w:eastAsia="Times New Roman"/>
                  <w:color w:val="000000"/>
                </w:rPr>
                <w:t>0.9909</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6624DCC" w14:textId="77777777" w:rsidR="005B0742" w:rsidRPr="005B0742" w:rsidRDefault="005B0742" w:rsidP="005B0742">
            <w:pPr>
              <w:rPr>
                <w:ins w:id="1604" w:author="Parks, Robbie M" w:date="2018-06-20T10:54:00Z"/>
                <w:rFonts w:eastAsia="Times New Roman"/>
                <w:color w:val="000000"/>
              </w:rPr>
            </w:pPr>
            <w:ins w:id="1605"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544F3BE3" w14:textId="77777777" w:rsidR="005B0742" w:rsidRPr="005B0742" w:rsidRDefault="005B0742" w:rsidP="005B0742">
            <w:pPr>
              <w:rPr>
                <w:ins w:id="1606" w:author="Parks, Robbie M" w:date="2018-06-20T10:54:00Z"/>
                <w:rFonts w:eastAsia="Times New Roman"/>
                <w:color w:val="000000"/>
              </w:rPr>
            </w:pPr>
            <w:ins w:id="16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B956D1" w14:textId="77777777" w:rsidR="005B0742" w:rsidRPr="005B0742" w:rsidRDefault="005B0742" w:rsidP="005B0742">
            <w:pPr>
              <w:rPr>
                <w:ins w:id="1608" w:author="Parks, Robbie M" w:date="2018-06-20T10:54:00Z"/>
                <w:rFonts w:eastAsia="Times New Roman"/>
                <w:color w:val="000000"/>
              </w:rPr>
            </w:pPr>
            <w:ins w:id="16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448A96" w14:textId="77777777" w:rsidR="005B0742" w:rsidRPr="005B0742" w:rsidRDefault="005B0742" w:rsidP="005B0742">
            <w:pPr>
              <w:rPr>
                <w:ins w:id="1610" w:author="Parks, Robbie M" w:date="2018-06-20T10:54:00Z"/>
                <w:rFonts w:eastAsia="Times New Roman"/>
                <w:color w:val="000000"/>
              </w:rPr>
            </w:pPr>
            <w:ins w:id="161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855D4F" w14:textId="77777777" w:rsidR="005B0742" w:rsidRPr="005B0742" w:rsidRDefault="005B0742" w:rsidP="005B0742">
            <w:pPr>
              <w:rPr>
                <w:ins w:id="1612" w:author="Parks, Robbie M" w:date="2018-06-20T10:54:00Z"/>
                <w:rFonts w:eastAsia="Times New Roman"/>
                <w:color w:val="000000"/>
              </w:rPr>
            </w:pPr>
            <w:ins w:id="161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65957C0" w14:textId="77777777" w:rsidR="005B0742" w:rsidRPr="005B0742" w:rsidRDefault="005B0742" w:rsidP="005B0742">
            <w:pPr>
              <w:rPr>
                <w:ins w:id="1614" w:author="Parks, Robbie M" w:date="2018-06-20T10:54:00Z"/>
                <w:rFonts w:eastAsia="Times New Roman"/>
                <w:color w:val="000000"/>
              </w:rPr>
            </w:pPr>
            <w:ins w:id="161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C880F21" w14:textId="77777777" w:rsidR="005B0742" w:rsidRPr="005B0742" w:rsidRDefault="005B0742" w:rsidP="005B0742">
            <w:pPr>
              <w:rPr>
                <w:ins w:id="1616" w:author="Parks, Robbie M" w:date="2018-06-20T10:54:00Z"/>
                <w:rFonts w:eastAsia="Times New Roman"/>
                <w:color w:val="000000"/>
              </w:rPr>
            </w:pPr>
            <w:ins w:id="161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AB94F8A" w14:textId="77777777" w:rsidR="005B0742" w:rsidRPr="005B0742" w:rsidRDefault="005B0742" w:rsidP="005B0742">
            <w:pPr>
              <w:rPr>
                <w:ins w:id="1618" w:author="Parks, Robbie M" w:date="2018-06-20T10:54:00Z"/>
                <w:rFonts w:eastAsia="Times New Roman"/>
                <w:color w:val="000000"/>
              </w:rPr>
            </w:pPr>
            <w:ins w:id="161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22D2000" w14:textId="77777777" w:rsidR="005B0742" w:rsidRPr="005B0742" w:rsidRDefault="005B0742" w:rsidP="005B0742">
            <w:pPr>
              <w:rPr>
                <w:ins w:id="1620" w:author="Parks, Robbie M" w:date="2018-06-20T10:54:00Z"/>
                <w:rFonts w:eastAsia="Times New Roman"/>
                <w:color w:val="000000"/>
              </w:rPr>
            </w:pPr>
            <w:ins w:id="162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83162B0" w14:textId="77777777" w:rsidR="005B0742" w:rsidRPr="005B0742" w:rsidRDefault="005B0742" w:rsidP="005B0742">
            <w:pPr>
              <w:rPr>
                <w:ins w:id="1622" w:author="Parks, Robbie M" w:date="2018-06-20T10:54:00Z"/>
                <w:rFonts w:eastAsia="Times New Roman"/>
                <w:color w:val="000000"/>
              </w:rPr>
            </w:pPr>
            <w:ins w:id="162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9A3C6BE" w14:textId="77777777" w:rsidR="005B0742" w:rsidRPr="005B0742" w:rsidRDefault="005B0742" w:rsidP="005B0742">
            <w:pPr>
              <w:rPr>
                <w:ins w:id="1624" w:author="Parks, Robbie M" w:date="2018-06-20T10:54:00Z"/>
                <w:rFonts w:eastAsia="Times New Roman"/>
                <w:color w:val="000000"/>
              </w:rPr>
            </w:pPr>
            <w:ins w:id="162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B0C3878" w14:textId="77777777" w:rsidR="005B0742" w:rsidRPr="005B0742" w:rsidRDefault="005B0742" w:rsidP="005B0742">
            <w:pPr>
              <w:rPr>
                <w:ins w:id="1626" w:author="Parks, Robbie M" w:date="2018-06-20T10:54:00Z"/>
                <w:rFonts w:eastAsia="Times New Roman"/>
                <w:color w:val="000000"/>
              </w:rPr>
            </w:pPr>
            <w:ins w:id="162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DF3E70" w14:textId="77777777" w:rsidR="005B0742" w:rsidRPr="005B0742" w:rsidRDefault="005B0742" w:rsidP="005B0742">
            <w:pPr>
              <w:rPr>
                <w:ins w:id="1628" w:author="Parks, Robbie M" w:date="2018-06-20T10:54:00Z"/>
                <w:rFonts w:eastAsia="Times New Roman"/>
                <w:color w:val="000000"/>
              </w:rPr>
            </w:pPr>
            <w:ins w:id="162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56B4FA3" w14:textId="77777777" w:rsidR="005B0742" w:rsidRPr="005B0742" w:rsidRDefault="005B0742" w:rsidP="005B0742">
            <w:pPr>
              <w:rPr>
                <w:ins w:id="1630" w:author="Parks, Robbie M" w:date="2018-06-20T10:54:00Z"/>
                <w:rFonts w:eastAsia="Times New Roman"/>
                <w:color w:val="000000"/>
              </w:rPr>
            </w:pPr>
            <w:ins w:id="163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DB1149" w14:textId="77777777" w:rsidR="005B0742" w:rsidRPr="005B0742" w:rsidRDefault="005B0742" w:rsidP="005B0742">
            <w:pPr>
              <w:rPr>
                <w:ins w:id="1632" w:author="Parks, Robbie M" w:date="2018-06-20T10:54:00Z"/>
                <w:rFonts w:eastAsia="Times New Roman"/>
                <w:color w:val="000000"/>
              </w:rPr>
            </w:pPr>
            <w:ins w:id="163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F32D4AB" w14:textId="77777777" w:rsidR="005B0742" w:rsidRPr="005B0742" w:rsidRDefault="005B0742" w:rsidP="005B0742">
            <w:pPr>
              <w:rPr>
                <w:ins w:id="1634" w:author="Parks, Robbie M" w:date="2018-06-20T10:54:00Z"/>
                <w:rFonts w:eastAsia="Times New Roman"/>
                <w:color w:val="000000"/>
              </w:rPr>
            </w:pPr>
            <w:ins w:id="163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C1571F9" w14:textId="77777777" w:rsidR="005B0742" w:rsidRPr="005B0742" w:rsidRDefault="005B0742" w:rsidP="005B0742">
            <w:pPr>
              <w:rPr>
                <w:ins w:id="1636" w:author="Parks, Robbie M" w:date="2018-06-20T10:54:00Z"/>
                <w:rFonts w:eastAsia="Times New Roman"/>
                <w:color w:val="000000"/>
              </w:rPr>
            </w:pPr>
            <w:ins w:id="163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DC22CBA" w14:textId="77777777" w:rsidR="005B0742" w:rsidRPr="005B0742" w:rsidRDefault="005B0742" w:rsidP="005B0742">
            <w:pPr>
              <w:rPr>
                <w:ins w:id="1638" w:author="Parks, Robbie M" w:date="2018-06-20T10:54:00Z"/>
                <w:rFonts w:eastAsia="Times New Roman"/>
                <w:color w:val="000000"/>
              </w:rPr>
            </w:pPr>
            <w:ins w:id="1639" w:author="Parks, Robbie M" w:date="2018-06-20T10:54:00Z">
              <w:r w:rsidRPr="005B0742">
                <w:rPr>
                  <w:rFonts w:eastAsia="Times New Roman"/>
                  <w:color w:val="000000"/>
                </w:rPr>
                <w:t> </w:t>
              </w:r>
            </w:ins>
          </w:p>
        </w:tc>
      </w:tr>
      <w:tr w:rsidR="003C3886" w:rsidRPr="005B0742" w14:paraId="2F8D427B" w14:textId="77777777" w:rsidTr="00BE0CD3">
        <w:trPr>
          <w:trHeight w:val="320"/>
          <w:ins w:id="164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710C109" w14:textId="77777777" w:rsidR="005B0742" w:rsidRPr="005B0742" w:rsidRDefault="005B0742" w:rsidP="005B0742">
            <w:pPr>
              <w:rPr>
                <w:ins w:id="1641" w:author="Parks, Robbie M" w:date="2018-06-20T10:54:00Z"/>
                <w:rFonts w:eastAsia="Times New Roman"/>
                <w:color w:val="000000"/>
              </w:rPr>
            </w:pPr>
            <w:ins w:id="1642" w:author="Parks, Robbie M" w:date="2018-06-20T10:54:00Z">
              <w:r w:rsidRPr="005B0742">
                <w:rPr>
                  <w:rFonts w:eastAsia="Times New Roman"/>
                  <w:color w:val="000000"/>
                </w:rPr>
                <w:t>55 to 64</w:t>
              </w:r>
            </w:ins>
          </w:p>
        </w:tc>
        <w:tc>
          <w:tcPr>
            <w:tcW w:w="2725" w:type="dxa"/>
            <w:tcBorders>
              <w:top w:val="nil"/>
              <w:left w:val="nil"/>
              <w:bottom w:val="nil"/>
              <w:right w:val="nil"/>
            </w:tcBorders>
            <w:shd w:val="clear" w:color="auto" w:fill="auto"/>
            <w:noWrap/>
            <w:vAlign w:val="bottom"/>
            <w:hideMark/>
          </w:tcPr>
          <w:p w14:paraId="58CA635D" w14:textId="77777777" w:rsidR="005B0742" w:rsidRPr="005B0742" w:rsidRDefault="005B0742" w:rsidP="005B0742">
            <w:pPr>
              <w:rPr>
                <w:ins w:id="1643" w:author="Parks, Robbie M" w:date="2018-06-20T10:54:00Z"/>
                <w:rFonts w:eastAsia="Times New Roman"/>
                <w:color w:val="000000"/>
              </w:rPr>
            </w:pPr>
            <w:ins w:id="1644" w:author="Parks, Robbie M" w:date="2018-06-20T10:54:00Z">
              <w:r w:rsidRPr="005B0742">
                <w:rPr>
                  <w:rFonts w:eastAsia="Times New Roman"/>
                  <w:color w:val="000000"/>
                </w:rPr>
                <w:t>0.041</w:t>
              </w:r>
            </w:ins>
          </w:p>
        </w:tc>
        <w:tc>
          <w:tcPr>
            <w:tcW w:w="975" w:type="dxa"/>
            <w:tcBorders>
              <w:top w:val="nil"/>
              <w:left w:val="nil"/>
              <w:bottom w:val="nil"/>
              <w:right w:val="nil"/>
            </w:tcBorders>
            <w:shd w:val="clear" w:color="auto" w:fill="auto"/>
            <w:noWrap/>
            <w:vAlign w:val="bottom"/>
            <w:hideMark/>
          </w:tcPr>
          <w:p w14:paraId="6752D29B" w14:textId="77777777" w:rsidR="005B0742" w:rsidRPr="005B0742" w:rsidRDefault="005B0742" w:rsidP="005B0742">
            <w:pPr>
              <w:jc w:val="right"/>
              <w:rPr>
                <w:ins w:id="1645" w:author="Parks, Robbie M" w:date="2018-06-20T10:54:00Z"/>
                <w:rFonts w:eastAsia="Times New Roman"/>
                <w:color w:val="000000"/>
              </w:rPr>
            </w:pPr>
            <w:ins w:id="1646" w:author="Parks, Robbie M" w:date="2018-06-20T10:54:00Z">
              <w:r w:rsidRPr="005B0742">
                <w:rPr>
                  <w:rFonts w:eastAsia="Times New Roman"/>
                  <w:color w:val="000000"/>
                </w:rPr>
                <w:t>0.3853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F666CC2" w14:textId="77777777" w:rsidR="005B0742" w:rsidRPr="005B0742" w:rsidRDefault="005B0742" w:rsidP="005B0742">
            <w:pPr>
              <w:rPr>
                <w:ins w:id="1647" w:author="Parks, Robbie M" w:date="2018-06-20T10:54:00Z"/>
                <w:rFonts w:eastAsia="Times New Roman"/>
                <w:color w:val="000000"/>
              </w:rPr>
            </w:pPr>
            <w:ins w:id="1648"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47673042" w14:textId="77777777" w:rsidR="005B0742" w:rsidRPr="005B0742" w:rsidRDefault="005B0742" w:rsidP="005B0742">
            <w:pPr>
              <w:rPr>
                <w:ins w:id="1649" w:author="Parks, Robbie M" w:date="2018-06-20T10:54:00Z"/>
                <w:rFonts w:eastAsia="Times New Roman"/>
                <w:color w:val="000000"/>
              </w:rPr>
            </w:pPr>
            <w:ins w:id="165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CB32F76" w14:textId="77777777" w:rsidR="005B0742" w:rsidRPr="005B0742" w:rsidRDefault="005B0742" w:rsidP="005B0742">
            <w:pPr>
              <w:rPr>
                <w:ins w:id="1651" w:author="Parks, Robbie M" w:date="2018-06-20T10:54:00Z"/>
                <w:rFonts w:eastAsia="Times New Roman"/>
                <w:color w:val="000000"/>
              </w:rPr>
            </w:pPr>
            <w:ins w:id="165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130B9C0" w14:textId="77777777" w:rsidR="005B0742" w:rsidRPr="005B0742" w:rsidRDefault="005B0742" w:rsidP="005B0742">
            <w:pPr>
              <w:rPr>
                <w:ins w:id="1653" w:author="Parks, Robbie M" w:date="2018-06-20T10:54:00Z"/>
                <w:rFonts w:eastAsia="Times New Roman"/>
                <w:color w:val="000000"/>
              </w:rPr>
            </w:pPr>
            <w:ins w:id="165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552EC91" w14:textId="77777777" w:rsidR="005B0742" w:rsidRPr="005B0742" w:rsidRDefault="005B0742" w:rsidP="005B0742">
            <w:pPr>
              <w:rPr>
                <w:ins w:id="1655" w:author="Parks, Robbie M" w:date="2018-06-20T10:54:00Z"/>
                <w:rFonts w:eastAsia="Times New Roman"/>
                <w:color w:val="000000"/>
              </w:rPr>
            </w:pPr>
            <w:ins w:id="165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94A4D24" w14:textId="77777777" w:rsidR="005B0742" w:rsidRPr="005B0742" w:rsidRDefault="005B0742" w:rsidP="005B0742">
            <w:pPr>
              <w:rPr>
                <w:ins w:id="1657" w:author="Parks, Robbie M" w:date="2018-06-20T10:54:00Z"/>
                <w:rFonts w:eastAsia="Times New Roman"/>
                <w:color w:val="000000"/>
              </w:rPr>
            </w:pPr>
            <w:ins w:id="165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27E4F72" w14:textId="77777777" w:rsidR="005B0742" w:rsidRPr="005B0742" w:rsidRDefault="005B0742" w:rsidP="005B0742">
            <w:pPr>
              <w:rPr>
                <w:ins w:id="1659" w:author="Parks, Robbie M" w:date="2018-06-20T10:54:00Z"/>
                <w:rFonts w:eastAsia="Times New Roman"/>
                <w:color w:val="000000"/>
              </w:rPr>
            </w:pPr>
            <w:ins w:id="166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2BA9B83" w14:textId="77777777" w:rsidR="005B0742" w:rsidRPr="005B0742" w:rsidRDefault="005B0742" w:rsidP="005B0742">
            <w:pPr>
              <w:rPr>
                <w:ins w:id="1661" w:author="Parks, Robbie M" w:date="2018-06-20T10:54:00Z"/>
                <w:rFonts w:eastAsia="Times New Roman"/>
                <w:color w:val="000000"/>
              </w:rPr>
            </w:pPr>
            <w:ins w:id="16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BECB4ED" w14:textId="77777777" w:rsidR="005B0742" w:rsidRPr="005B0742" w:rsidRDefault="005B0742" w:rsidP="005B0742">
            <w:pPr>
              <w:rPr>
                <w:ins w:id="1663" w:author="Parks, Robbie M" w:date="2018-06-20T10:54:00Z"/>
                <w:rFonts w:eastAsia="Times New Roman"/>
                <w:color w:val="000000"/>
              </w:rPr>
            </w:pPr>
            <w:ins w:id="16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2E5B4C1" w14:textId="77777777" w:rsidR="005B0742" w:rsidRPr="005B0742" w:rsidRDefault="005B0742" w:rsidP="005B0742">
            <w:pPr>
              <w:rPr>
                <w:ins w:id="1665" w:author="Parks, Robbie M" w:date="2018-06-20T10:54:00Z"/>
                <w:rFonts w:eastAsia="Times New Roman"/>
                <w:color w:val="000000"/>
              </w:rPr>
            </w:pPr>
            <w:ins w:id="166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153FC9F" w14:textId="77777777" w:rsidR="005B0742" w:rsidRPr="005B0742" w:rsidRDefault="005B0742" w:rsidP="005B0742">
            <w:pPr>
              <w:rPr>
                <w:ins w:id="1667" w:author="Parks, Robbie M" w:date="2018-06-20T10:54:00Z"/>
                <w:rFonts w:eastAsia="Times New Roman"/>
                <w:color w:val="000000"/>
              </w:rPr>
            </w:pPr>
            <w:ins w:id="166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E0F358E" w14:textId="77777777" w:rsidR="005B0742" w:rsidRPr="005B0742" w:rsidRDefault="005B0742" w:rsidP="005B0742">
            <w:pPr>
              <w:rPr>
                <w:ins w:id="1669" w:author="Parks, Robbie M" w:date="2018-06-20T10:54:00Z"/>
                <w:rFonts w:eastAsia="Times New Roman"/>
                <w:color w:val="000000"/>
              </w:rPr>
            </w:pPr>
            <w:ins w:id="167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886789B" w14:textId="77777777" w:rsidR="005B0742" w:rsidRPr="005B0742" w:rsidRDefault="005B0742" w:rsidP="005B0742">
            <w:pPr>
              <w:rPr>
                <w:ins w:id="1671" w:author="Parks, Robbie M" w:date="2018-06-20T10:54:00Z"/>
                <w:rFonts w:eastAsia="Times New Roman"/>
                <w:color w:val="000000"/>
              </w:rPr>
            </w:pPr>
            <w:ins w:id="167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9CD9AFE" w14:textId="77777777" w:rsidR="005B0742" w:rsidRPr="005B0742" w:rsidRDefault="005B0742" w:rsidP="005B0742">
            <w:pPr>
              <w:rPr>
                <w:ins w:id="1673" w:author="Parks, Robbie M" w:date="2018-06-20T10:54:00Z"/>
                <w:rFonts w:eastAsia="Times New Roman"/>
                <w:color w:val="000000"/>
              </w:rPr>
            </w:pPr>
            <w:ins w:id="167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BFBD17" w14:textId="77777777" w:rsidR="005B0742" w:rsidRPr="005B0742" w:rsidRDefault="005B0742" w:rsidP="005B0742">
            <w:pPr>
              <w:rPr>
                <w:ins w:id="1675" w:author="Parks, Robbie M" w:date="2018-06-20T10:54:00Z"/>
                <w:rFonts w:eastAsia="Times New Roman"/>
                <w:color w:val="000000"/>
              </w:rPr>
            </w:pPr>
            <w:ins w:id="167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9C60BBF" w14:textId="77777777" w:rsidR="005B0742" w:rsidRPr="005B0742" w:rsidRDefault="005B0742" w:rsidP="005B0742">
            <w:pPr>
              <w:rPr>
                <w:ins w:id="1677" w:author="Parks, Robbie M" w:date="2018-06-20T10:54:00Z"/>
                <w:rFonts w:eastAsia="Times New Roman"/>
                <w:color w:val="000000"/>
              </w:rPr>
            </w:pPr>
            <w:ins w:id="16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BD89E9" w14:textId="77777777" w:rsidR="005B0742" w:rsidRPr="005B0742" w:rsidRDefault="005B0742" w:rsidP="005B0742">
            <w:pPr>
              <w:rPr>
                <w:ins w:id="1679" w:author="Parks, Robbie M" w:date="2018-06-20T10:54:00Z"/>
                <w:rFonts w:eastAsia="Times New Roman"/>
                <w:color w:val="000000"/>
              </w:rPr>
            </w:pPr>
            <w:ins w:id="16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607C4C" w14:textId="77777777" w:rsidR="005B0742" w:rsidRPr="005B0742" w:rsidRDefault="005B0742" w:rsidP="005B0742">
            <w:pPr>
              <w:rPr>
                <w:ins w:id="1681" w:author="Parks, Robbie M" w:date="2018-06-20T10:54:00Z"/>
                <w:rFonts w:eastAsia="Times New Roman"/>
                <w:color w:val="000000"/>
              </w:rPr>
            </w:pPr>
            <w:ins w:id="1682" w:author="Parks, Robbie M" w:date="2018-06-20T10:54:00Z">
              <w:r w:rsidRPr="005B0742">
                <w:rPr>
                  <w:rFonts w:eastAsia="Times New Roman"/>
                  <w:color w:val="000000"/>
                </w:rPr>
                <w:t> </w:t>
              </w:r>
            </w:ins>
          </w:p>
        </w:tc>
      </w:tr>
      <w:tr w:rsidR="003C3886" w:rsidRPr="005B0742" w14:paraId="566C8F23" w14:textId="77777777" w:rsidTr="00BE0CD3">
        <w:trPr>
          <w:trHeight w:val="320"/>
          <w:ins w:id="168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93C3E7A" w14:textId="77777777" w:rsidR="005B0742" w:rsidRPr="005B0742" w:rsidRDefault="005B0742" w:rsidP="005B0742">
            <w:pPr>
              <w:rPr>
                <w:ins w:id="1684" w:author="Parks, Robbie M" w:date="2018-06-20T10:54:00Z"/>
                <w:rFonts w:eastAsia="Times New Roman"/>
                <w:color w:val="000000"/>
              </w:rPr>
            </w:pPr>
            <w:ins w:id="1685" w:author="Parks, Robbie M" w:date="2018-06-20T10:54:00Z">
              <w:r w:rsidRPr="005B0742">
                <w:rPr>
                  <w:rFonts w:eastAsia="Times New Roman"/>
                  <w:color w:val="000000"/>
                </w:rPr>
                <w:t>65 to 74</w:t>
              </w:r>
            </w:ins>
          </w:p>
        </w:tc>
        <w:tc>
          <w:tcPr>
            <w:tcW w:w="2725" w:type="dxa"/>
            <w:tcBorders>
              <w:top w:val="nil"/>
              <w:left w:val="nil"/>
              <w:bottom w:val="nil"/>
              <w:right w:val="nil"/>
            </w:tcBorders>
            <w:shd w:val="clear" w:color="auto" w:fill="auto"/>
            <w:noWrap/>
            <w:vAlign w:val="bottom"/>
            <w:hideMark/>
          </w:tcPr>
          <w:p w14:paraId="7735A755" w14:textId="77777777" w:rsidR="005B0742" w:rsidRPr="005B0742" w:rsidRDefault="005B0742" w:rsidP="005B0742">
            <w:pPr>
              <w:rPr>
                <w:ins w:id="1686" w:author="Parks, Robbie M" w:date="2018-06-20T10:54:00Z"/>
                <w:rFonts w:eastAsia="Times New Roman"/>
                <w:color w:val="000000"/>
              </w:rPr>
            </w:pPr>
            <w:ins w:id="1687" w:author="Parks, Robbie M" w:date="2018-06-20T10:54:00Z">
              <w:r w:rsidRPr="005B0742">
                <w:rPr>
                  <w:rFonts w:eastAsia="Times New Roman"/>
                  <w:color w:val="000000"/>
                </w:rPr>
                <w:t>-0.0328</w:t>
              </w:r>
            </w:ins>
          </w:p>
        </w:tc>
        <w:tc>
          <w:tcPr>
            <w:tcW w:w="975" w:type="dxa"/>
            <w:tcBorders>
              <w:top w:val="nil"/>
              <w:left w:val="nil"/>
              <w:bottom w:val="nil"/>
              <w:right w:val="nil"/>
            </w:tcBorders>
            <w:shd w:val="clear" w:color="auto" w:fill="auto"/>
            <w:noWrap/>
            <w:vAlign w:val="bottom"/>
            <w:hideMark/>
          </w:tcPr>
          <w:p w14:paraId="60615FFD" w14:textId="77777777" w:rsidR="005B0742" w:rsidRPr="005B0742" w:rsidRDefault="005B0742" w:rsidP="005B0742">
            <w:pPr>
              <w:jc w:val="right"/>
              <w:rPr>
                <w:ins w:id="1688" w:author="Parks, Robbie M" w:date="2018-06-20T10:54:00Z"/>
                <w:rFonts w:eastAsia="Times New Roman"/>
                <w:color w:val="000000"/>
              </w:rPr>
            </w:pPr>
            <w:ins w:id="1689" w:author="Parks, Robbie M" w:date="2018-06-20T10:54:00Z">
              <w:r w:rsidRPr="005B0742">
                <w:rPr>
                  <w:rFonts w:eastAsia="Times New Roman"/>
                  <w:color w:val="000000"/>
                </w:rPr>
                <w:t>0.6021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2AC4D59" w14:textId="77777777" w:rsidR="005B0742" w:rsidRPr="005B0742" w:rsidRDefault="005B0742" w:rsidP="005B0742">
            <w:pPr>
              <w:rPr>
                <w:ins w:id="1690" w:author="Parks, Robbie M" w:date="2018-06-20T10:54:00Z"/>
                <w:rFonts w:eastAsia="Times New Roman"/>
                <w:color w:val="000000"/>
              </w:rPr>
            </w:pPr>
            <w:ins w:id="1691"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71FFA0A" w14:textId="77777777" w:rsidR="005B0742" w:rsidRPr="005B0742" w:rsidRDefault="005B0742" w:rsidP="005B0742">
            <w:pPr>
              <w:rPr>
                <w:ins w:id="1692" w:author="Parks, Robbie M" w:date="2018-06-20T10:54:00Z"/>
                <w:rFonts w:eastAsia="Times New Roman"/>
                <w:color w:val="000000"/>
              </w:rPr>
            </w:pPr>
            <w:ins w:id="169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C84001" w14:textId="77777777" w:rsidR="005B0742" w:rsidRPr="005B0742" w:rsidRDefault="005B0742" w:rsidP="005B0742">
            <w:pPr>
              <w:rPr>
                <w:ins w:id="1694" w:author="Parks, Robbie M" w:date="2018-06-20T10:54:00Z"/>
                <w:rFonts w:eastAsia="Times New Roman"/>
                <w:color w:val="000000"/>
              </w:rPr>
            </w:pPr>
            <w:ins w:id="169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D4C2F45" w14:textId="77777777" w:rsidR="005B0742" w:rsidRPr="005B0742" w:rsidRDefault="005B0742" w:rsidP="005B0742">
            <w:pPr>
              <w:rPr>
                <w:ins w:id="1696" w:author="Parks, Robbie M" w:date="2018-06-20T10:54:00Z"/>
                <w:rFonts w:eastAsia="Times New Roman"/>
                <w:color w:val="000000"/>
              </w:rPr>
            </w:pPr>
            <w:ins w:id="169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EBE39CB" w14:textId="77777777" w:rsidR="005B0742" w:rsidRPr="005B0742" w:rsidRDefault="005B0742" w:rsidP="005B0742">
            <w:pPr>
              <w:rPr>
                <w:ins w:id="1698" w:author="Parks, Robbie M" w:date="2018-06-20T10:54:00Z"/>
                <w:rFonts w:eastAsia="Times New Roman"/>
                <w:color w:val="000000"/>
              </w:rPr>
            </w:pPr>
            <w:ins w:id="169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2BBDE69" w14:textId="77777777" w:rsidR="005B0742" w:rsidRPr="005B0742" w:rsidRDefault="005B0742" w:rsidP="005B0742">
            <w:pPr>
              <w:rPr>
                <w:ins w:id="1700" w:author="Parks, Robbie M" w:date="2018-06-20T10:54:00Z"/>
                <w:rFonts w:eastAsia="Times New Roman"/>
                <w:color w:val="000000"/>
              </w:rPr>
            </w:pPr>
            <w:ins w:id="170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C504ECB" w14:textId="77777777" w:rsidR="005B0742" w:rsidRPr="005B0742" w:rsidRDefault="005B0742" w:rsidP="005B0742">
            <w:pPr>
              <w:rPr>
                <w:ins w:id="1702" w:author="Parks, Robbie M" w:date="2018-06-20T10:54:00Z"/>
                <w:rFonts w:eastAsia="Times New Roman"/>
                <w:color w:val="000000"/>
              </w:rPr>
            </w:pPr>
            <w:ins w:id="170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FEB83C1" w14:textId="77777777" w:rsidR="005B0742" w:rsidRPr="005B0742" w:rsidRDefault="005B0742" w:rsidP="005B0742">
            <w:pPr>
              <w:rPr>
                <w:ins w:id="1704" w:author="Parks, Robbie M" w:date="2018-06-20T10:54:00Z"/>
                <w:rFonts w:eastAsia="Times New Roman"/>
                <w:color w:val="000000"/>
              </w:rPr>
            </w:pPr>
            <w:ins w:id="17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92A844B" w14:textId="77777777" w:rsidR="005B0742" w:rsidRPr="005B0742" w:rsidRDefault="005B0742" w:rsidP="005B0742">
            <w:pPr>
              <w:rPr>
                <w:ins w:id="1706" w:author="Parks, Robbie M" w:date="2018-06-20T10:54:00Z"/>
                <w:rFonts w:eastAsia="Times New Roman"/>
                <w:color w:val="000000"/>
              </w:rPr>
            </w:pPr>
            <w:ins w:id="17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F21EA6B" w14:textId="77777777" w:rsidR="005B0742" w:rsidRPr="005B0742" w:rsidRDefault="005B0742" w:rsidP="005B0742">
            <w:pPr>
              <w:rPr>
                <w:ins w:id="1708" w:author="Parks, Robbie M" w:date="2018-06-20T10:54:00Z"/>
                <w:rFonts w:eastAsia="Times New Roman"/>
                <w:color w:val="000000"/>
              </w:rPr>
            </w:pPr>
            <w:ins w:id="170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32AD50E" w14:textId="77777777" w:rsidR="005B0742" w:rsidRPr="005B0742" w:rsidRDefault="005B0742" w:rsidP="005B0742">
            <w:pPr>
              <w:rPr>
                <w:ins w:id="1710" w:author="Parks, Robbie M" w:date="2018-06-20T10:54:00Z"/>
                <w:rFonts w:eastAsia="Times New Roman"/>
                <w:color w:val="000000"/>
              </w:rPr>
            </w:pPr>
            <w:ins w:id="171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3C26D1" w14:textId="77777777" w:rsidR="005B0742" w:rsidRPr="005B0742" w:rsidRDefault="005B0742" w:rsidP="005B0742">
            <w:pPr>
              <w:rPr>
                <w:ins w:id="1712" w:author="Parks, Robbie M" w:date="2018-06-20T10:54:00Z"/>
                <w:rFonts w:eastAsia="Times New Roman"/>
                <w:color w:val="000000"/>
              </w:rPr>
            </w:pPr>
            <w:ins w:id="171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AA0AA0" w14:textId="77777777" w:rsidR="005B0742" w:rsidRPr="005B0742" w:rsidRDefault="005B0742" w:rsidP="005B0742">
            <w:pPr>
              <w:rPr>
                <w:ins w:id="1714" w:author="Parks, Robbie M" w:date="2018-06-20T10:54:00Z"/>
                <w:rFonts w:eastAsia="Times New Roman"/>
                <w:color w:val="000000"/>
              </w:rPr>
            </w:pPr>
            <w:ins w:id="171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16668C8" w14:textId="77777777" w:rsidR="005B0742" w:rsidRPr="005B0742" w:rsidRDefault="005B0742" w:rsidP="005B0742">
            <w:pPr>
              <w:rPr>
                <w:ins w:id="1716" w:author="Parks, Robbie M" w:date="2018-06-20T10:54:00Z"/>
                <w:rFonts w:eastAsia="Times New Roman"/>
                <w:color w:val="000000"/>
              </w:rPr>
            </w:pPr>
            <w:ins w:id="171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CE6D2A" w14:textId="77777777" w:rsidR="005B0742" w:rsidRPr="005B0742" w:rsidRDefault="005B0742" w:rsidP="005B0742">
            <w:pPr>
              <w:rPr>
                <w:ins w:id="1718" w:author="Parks, Robbie M" w:date="2018-06-20T10:54:00Z"/>
                <w:rFonts w:eastAsia="Times New Roman"/>
                <w:color w:val="000000"/>
              </w:rPr>
            </w:pPr>
            <w:ins w:id="171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A3EBA0D" w14:textId="77777777" w:rsidR="005B0742" w:rsidRPr="005B0742" w:rsidRDefault="005B0742" w:rsidP="005B0742">
            <w:pPr>
              <w:rPr>
                <w:ins w:id="1720" w:author="Parks, Robbie M" w:date="2018-06-20T10:54:00Z"/>
                <w:rFonts w:eastAsia="Times New Roman"/>
                <w:color w:val="000000"/>
              </w:rPr>
            </w:pPr>
            <w:ins w:id="17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745DBD" w14:textId="77777777" w:rsidR="005B0742" w:rsidRPr="005B0742" w:rsidRDefault="005B0742" w:rsidP="005B0742">
            <w:pPr>
              <w:rPr>
                <w:ins w:id="1722" w:author="Parks, Robbie M" w:date="2018-06-20T10:54:00Z"/>
                <w:rFonts w:eastAsia="Times New Roman"/>
                <w:color w:val="000000"/>
              </w:rPr>
            </w:pPr>
            <w:ins w:id="17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23CED68" w14:textId="77777777" w:rsidR="005B0742" w:rsidRPr="005B0742" w:rsidRDefault="005B0742" w:rsidP="005B0742">
            <w:pPr>
              <w:rPr>
                <w:ins w:id="1724" w:author="Parks, Robbie M" w:date="2018-06-20T10:54:00Z"/>
                <w:rFonts w:eastAsia="Times New Roman"/>
                <w:color w:val="000000"/>
              </w:rPr>
            </w:pPr>
            <w:ins w:id="1725" w:author="Parks, Robbie M" w:date="2018-06-20T10:54:00Z">
              <w:r w:rsidRPr="005B0742">
                <w:rPr>
                  <w:rFonts w:eastAsia="Times New Roman"/>
                  <w:color w:val="000000"/>
                </w:rPr>
                <w:t> </w:t>
              </w:r>
            </w:ins>
          </w:p>
        </w:tc>
      </w:tr>
      <w:tr w:rsidR="003C3886" w:rsidRPr="005B0742" w14:paraId="09C90713" w14:textId="77777777" w:rsidTr="00BE0CD3">
        <w:trPr>
          <w:trHeight w:val="320"/>
          <w:ins w:id="172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BC222F" w14:textId="77777777" w:rsidR="005B0742" w:rsidRPr="005B0742" w:rsidRDefault="005B0742" w:rsidP="005B0742">
            <w:pPr>
              <w:rPr>
                <w:ins w:id="1727" w:author="Parks, Robbie M" w:date="2018-06-20T10:54:00Z"/>
                <w:rFonts w:eastAsia="Times New Roman"/>
                <w:color w:val="000000"/>
              </w:rPr>
            </w:pPr>
            <w:ins w:id="1728" w:author="Parks, Robbie M" w:date="2018-06-20T10:54:00Z">
              <w:r w:rsidRPr="005B0742">
                <w:rPr>
                  <w:rFonts w:eastAsia="Times New Roman"/>
                  <w:color w:val="000000"/>
                </w:rPr>
                <w:t>75 to 84</w:t>
              </w:r>
            </w:ins>
          </w:p>
        </w:tc>
        <w:tc>
          <w:tcPr>
            <w:tcW w:w="2725" w:type="dxa"/>
            <w:tcBorders>
              <w:top w:val="nil"/>
              <w:left w:val="nil"/>
              <w:bottom w:val="nil"/>
              <w:right w:val="nil"/>
            </w:tcBorders>
            <w:shd w:val="clear" w:color="auto" w:fill="auto"/>
            <w:noWrap/>
            <w:vAlign w:val="bottom"/>
            <w:hideMark/>
          </w:tcPr>
          <w:p w14:paraId="55783133" w14:textId="77777777" w:rsidR="005B0742" w:rsidRPr="005B0742" w:rsidRDefault="005B0742" w:rsidP="005B0742">
            <w:pPr>
              <w:rPr>
                <w:ins w:id="1729" w:author="Parks, Robbie M" w:date="2018-06-20T10:54:00Z"/>
                <w:rFonts w:eastAsia="Times New Roman"/>
                <w:color w:val="000000"/>
              </w:rPr>
            </w:pPr>
            <w:ins w:id="1730" w:author="Parks, Robbie M" w:date="2018-06-20T10:54:00Z">
              <w:r w:rsidRPr="005B0742">
                <w:rPr>
                  <w:rFonts w:eastAsia="Times New Roman"/>
                  <w:color w:val="000000"/>
                </w:rPr>
                <w:t>-0.0732</w:t>
              </w:r>
            </w:ins>
          </w:p>
        </w:tc>
        <w:tc>
          <w:tcPr>
            <w:tcW w:w="975" w:type="dxa"/>
            <w:tcBorders>
              <w:top w:val="nil"/>
              <w:left w:val="nil"/>
              <w:bottom w:val="nil"/>
              <w:right w:val="nil"/>
            </w:tcBorders>
            <w:shd w:val="clear" w:color="auto" w:fill="auto"/>
            <w:noWrap/>
            <w:vAlign w:val="bottom"/>
            <w:hideMark/>
          </w:tcPr>
          <w:p w14:paraId="7F046058" w14:textId="77777777" w:rsidR="005B0742" w:rsidRPr="005B0742" w:rsidRDefault="005B0742" w:rsidP="005B0742">
            <w:pPr>
              <w:jc w:val="right"/>
              <w:rPr>
                <w:ins w:id="1731" w:author="Parks, Robbie M" w:date="2018-06-20T10:54:00Z"/>
                <w:rFonts w:eastAsia="Times New Roman"/>
                <w:color w:val="000000"/>
              </w:rPr>
            </w:pPr>
            <w:ins w:id="1732" w:author="Parks, Robbie M" w:date="2018-06-20T10:54:00Z">
              <w:r w:rsidRPr="005B0742">
                <w:rPr>
                  <w:rFonts w:eastAsia="Times New Roman"/>
                  <w:color w:val="000000"/>
                </w:rPr>
                <w:t>0.3923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5F1029B" w14:textId="77777777" w:rsidR="005B0742" w:rsidRPr="005B0742" w:rsidRDefault="005B0742" w:rsidP="005B0742">
            <w:pPr>
              <w:rPr>
                <w:ins w:id="1733" w:author="Parks, Robbie M" w:date="2018-06-20T10:54:00Z"/>
                <w:rFonts w:eastAsia="Times New Roman"/>
                <w:color w:val="000000"/>
              </w:rPr>
            </w:pPr>
            <w:ins w:id="1734"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69FDF136" w14:textId="77777777" w:rsidR="005B0742" w:rsidRPr="005B0742" w:rsidRDefault="005B0742" w:rsidP="005B0742">
            <w:pPr>
              <w:rPr>
                <w:ins w:id="1735" w:author="Parks, Robbie M" w:date="2018-06-20T10:54:00Z"/>
                <w:rFonts w:eastAsia="Times New Roman"/>
                <w:color w:val="000000"/>
              </w:rPr>
            </w:pPr>
            <w:ins w:id="173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1B9CF4" w14:textId="77777777" w:rsidR="005B0742" w:rsidRPr="005B0742" w:rsidRDefault="005B0742" w:rsidP="005B0742">
            <w:pPr>
              <w:rPr>
                <w:ins w:id="1737" w:author="Parks, Robbie M" w:date="2018-06-20T10:54:00Z"/>
                <w:rFonts w:eastAsia="Times New Roman"/>
                <w:color w:val="000000"/>
              </w:rPr>
            </w:pPr>
            <w:ins w:id="173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4610B8B" w14:textId="77777777" w:rsidR="005B0742" w:rsidRPr="005B0742" w:rsidRDefault="005B0742" w:rsidP="005B0742">
            <w:pPr>
              <w:rPr>
                <w:ins w:id="1739" w:author="Parks, Robbie M" w:date="2018-06-20T10:54:00Z"/>
                <w:rFonts w:eastAsia="Times New Roman"/>
                <w:color w:val="000000"/>
              </w:rPr>
            </w:pPr>
            <w:ins w:id="174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A04913C" w14:textId="77777777" w:rsidR="005B0742" w:rsidRPr="005B0742" w:rsidRDefault="005B0742" w:rsidP="005B0742">
            <w:pPr>
              <w:rPr>
                <w:ins w:id="1741" w:author="Parks, Robbie M" w:date="2018-06-20T10:54:00Z"/>
                <w:rFonts w:eastAsia="Times New Roman"/>
                <w:color w:val="000000"/>
              </w:rPr>
            </w:pPr>
            <w:ins w:id="174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C449E69" w14:textId="77777777" w:rsidR="005B0742" w:rsidRPr="005B0742" w:rsidRDefault="005B0742" w:rsidP="005B0742">
            <w:pPr>
              <w:rPr>
                <w:ins w:id="1743" w:author="Parks, Robbie M" w:date="2018-06-20T10:54:00Z"/>
                <w:rFonts w:eastAsia="Times New Roman"/>
                <w:color w:val="000000"/>
              </w:rPr>
            </w:pPr>
            <w:ins w:id="174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7E0665" w14:textId="77777777" w:rsidR="005B0742" w:rsidRPr="005B0742" w:rsidRDefault="005B0742" w:rsidP="005B0742">
            <w:pPr>
              <w:rPr>
                <w:ins w:id="1745" w:author="Parks, Robbie M" w:date="2018-06-20T10:54:00Z"/>
                <w:rFonts w:eastAsia="Times New Roman"/>
                <w:color w:val="000000"/>
              </w:rPr>
            </w:pPr>
            <w:ins w:id="174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0C8523F" w14:textId="77777777" w:rsidR="005B0742" w:rsidRPr="005B0742" w:rsidRDefault="005B0742" w:rsidP="005B0742">
            <w:pPr>
              <w:rPr>
                <w:ins w:id="1747" w:author="Parks, Robbie M" w:date="2018-06-20T10:54:00Z"/>
                <w:rFonts w:eastAsia="Times New Roman"/>
                <w:color w:val="000000"/>
              </w:rPr>
            </w:pPr>
            <w:ins w:id="17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07F09C" w14:textId="77777777" w:rsidR="005B0742" w:rsidRPr="005B0742" w:rsidRDefault="005B0742" w:rsidP="005B0742">
            <w:pPr>
              <w:rPr>
                <w:ins w:id="1749" w:author="Parks, Robbie M" w:date="2018-06-20T10:54:00Z"/>
                <w:rFonts w:eastAsia="Times New Roman"/>
                <w:color w:val="000000"/>
              </w:rPr>
            </w:pPr>
            <w:ins w:id="17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BA67395" w14:textId="77777777" w:rsidR="005B0742" w:rsidRPr="005B0742" w:rsidRDefault="005B0742" w:rsidP="005B0742">
            <w:pPr>
              <w:rPr>
                <w:ins w:id="1751" w:author="Parks, Robbie M" w:date="2018-06-20T10:54:00Z"/>
                <w:rFonts w:eastAsia="Times New Roman"/>
                <w:color w:val="000000"/>
              </w:rPr>
            </w:pPr>
            <w:ins w:id="175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ACC59E" w14:textId="77777777" w:rsidR="005B0742" w:rsidRPr="005B0742" w:rsidRDefault="005B0742" w:rsidP="005B0742">
            <w:pPr>
              <w:rPr>
                <w:ins w:id="1753" w:author="Parks, Robbie M" w:date="2018-06-20T10:54:00Z"/>
                <w:rFonts w:eastAsia="Times New Roman"/>
                <w:color w:val="000000"/>
              </w:rPr>
            </w:pPr>
            <w:ins w:id="175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25F17F" w14:textId="77777777" w:rsidR="005B0742" w:rsidRPr="005B0742" w:rsidRDefault="005B0742" w:rsidP="005B0742">
            <w:pPr>
              <w:rPr>
                <w:ins w:id="1755" w:author="Parks, Robbie M" w:date="2018-06-20T10:54:00Z"/>
                <w:rFonts w:eastAsia="Times New Roman"/>
                <w:color w:val="000000"/>
              </w:rPr>
            </w:pPr>
            <w:ins w:id="175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AE90B2" w14:textId="77777777" w:rsidR="005B0742" w:rsidRPr="005B0742" w:rsidRDefault="005B0742" w:rsidP="005B0742">
            <w:pPr>
              <w:rPr>
                <w:ins w:id="1757" w:author="Parks, Robbie M" w:date="2018-06-20T10:54:00Z"/>
                <w:rFonts w:eastAsia="Times New Roman"/>
                <w:color w:val="000000"/>
              </w:rPr>
            </w:pPr>
            <w:ins w:id="175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3F1C460" w14:textId="77777777" w:rsidR="005B0742" w:rsidRPr="005B0742" w:rsidRDefault="005B0742" w:rsidP="005B0742">
            <w:pPr>
              <w:rPr>
                <w:ins w:id="1759" w:author="Parks, Robbie M" w:date="2018-06-20T10:54:00Z"/>
                <w:rFonts w:eastAsia="Times New Roman"/>
                <w:color w:val="000000"/>
              </w:rPr>
            </w:pPr>
            <w:ins w:id="176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0743D5" w14:textId="77777777" w:rsidR="005B0742" w:rsidRPr="005B0742" w:rsidRDefault="005B0742" w:rsidP="005B0742">
            <w:pPr>
              <w:rPr>
                <w:ins w:id="1761" w:author="Parks, Robbie M" w:date="2018-06-20T10:54:00Z"/>
                <w:rFonts w:eastAsia="Times New Roman"/>
                <w:color w:val="000000"/>
              </w:rPr>
            </w:pPr>
            <w:ins w:id="176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C21B9E" w14:textId="77777777" w:rsidR="005B0742" w:rsidRPr="005B0742" w:rsidRDefault="005B0742" w:rsidP="005B0742">
            <w:pPr>
              <w:rPr>
                <w:ins w:id="1763" w:author="Parks, Robbie M" w:date="2018-06-20T10:54:00Z"/>
                <w:rFonts w:eastAsia="Times New Roman"/>
                <w:color w:val="000000"/>
              </w:rPr>
            </w:pPr>
            <w:ins w:id="17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AA630C" w14:textId="77777777" w:rsidR="005B0742" w:rsidRPr="005B0742" w:rsidRDefault="005B0742" w:rsidP="005B0742">
            <w:pPr>
              <w:rPr>
                <w:ins w:id="1765" w:author="Parks, Robbie M" w:date="2018-06-20T10:54:00Z"/>
                <w:rFonts w:eastAsia="Times New Roman"/>
                <w:color w:val="000000"/>
              </w:rPr>
            </w:pPr>
            <w:ins w:id="17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AA6BDB8" w14:textId="77777777" w:rsidR="005B0742" w:rsidRPr="005B0742" w:rsidRDefault="005B0742" w:rsidP="005B0742">
            <w:pPr>
              <w:rPr>
                <w:ins w:id="1767" w:author="Parks, Robbie M" w:date="2018-06-20T10:54:00Z"/>
                <w:rFonts w:eastAsia="Times New Roman"/>
                <w:color w:val="000000"/>
              </w:rPr>
            </w:pPr>
            <w:ins w:id="1768" w:author="Parks, Robbie M" w:date="2018-06-20T10:54:00Z">
              <w:r w:rsidRPr="005B0742">
                <w:rPr>
                  <w:rFonts w:eastAsia="Times New Roman"/>
                  <w:color w:val="000000"/>
                </w:rPr>
                <w:t> </w:t>
              </w:r>
            </w:ins>
          </w:p>
        </w:tc>
      </w:tr>
      <w:tr w:rsidR="003C3886" w:rsidRPr="005B0742" w14:paraId="6B3E6D3A" w14:textId="77777777" w:rsidTr="00BE0CD3">
        <w:trPr>
          <w:trHeight w:val="360"/>
          <w:ins w:id="176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212578" w14:textId="77777777" w:rsidR="005B0742" w:rsidRPr="005B0742" w:rsidRDefault="005B0742" w:rsidP="005B0742">
            <w:pPr>
              <w:rPr>
                <w:ins w:id="1770" w:author="Parks, Robbie M" w:date="2018-06-20T10:54:00Z"/>
                <w:rFonts w:eastAsia="Times New Roman"/>
                <w:color w:val="000000"/>
              </w:rPr>
            </w:pPr>
            <w:ins w:id="1771" w:author="Parks, Robbie M" w:date="2018-06-20T10:54:00Z">
              <w:r w:rsidRPr="005B0742">
                <w:rPr>
                  <w:rFonts w:eastAsia="Times New Roman"/>
                  <w:color w:val="000000"/>
                </w:rPr>
                <w:t>85+</w:t>
              </w:r>
            </w:ins>
          </w:p>
        </w:tc>
        <w:tc>
          <w:tcPr>
            <w:tcW w:w="2725" w:type="dxa"/>
            <w:tcBorders>
              <w:top w:val="nil"/>
              <w:left w:val="nil"/>
              <w:bottom w:val="nil"/>
              <w:right w:val="nil"/>
            </w:tcBorders>
            <w:shd w:val="clear" w:color="auto" w:fill="auto"/>
            <w:noWrap/>
            <w:vAlign w:val="bottom"/>
            <w:hideMark/>
          </w:tcPr>
          <w:p w14:paraId="12A71D9A" w14:textId="77777777" w:rsidR="005B0742" w:rsidRPr="005B0742" w:rsidRDefault="005B0742" w:rsidP="005B0742">
            <w:pPr>
              <w:rPr>
                <w:ins w:id="1772" w:author="Parks, Robbie M" w:date="2018-06-20T10:54:00Z"/>
                <w:rFonts w:eastAsia="Times New Roman"/>
                <w:color w:val="000000"/>
              </w:rPr>
            </w:pPr>
            <w:ins w:id="1773" w:author="Parks, Robbie M" w:date="2018-06-20T10:54:00Z">
              <w:r w:rsidRPr="005B0742">
                <w:rPr>
                  <w:rFonts w:eastAsia="Times New Roman"/>
                  <w:color w:val="000000"/>
                </w:rPr>
                <w:t>-0.1869</w:t>
              </w:r>
            </w:ins>
          </w:p>
        </w:tc>
        <w:tc>
          <w:tcPr>
            <w:tcW w:w="975" w:type="dxa"/>
            <w:tcBorders>
              <w:top w:val="nil"/>
              <w:left w:val="nil"/>
              <w:bottom w:val="nil"/>
              <w:right w:val="nil"/>
            </w:tcBorders>
            <w:shd w:val="clear" w:color="auto" w:fill="auto"/>
            <w:noWrap/>
            <w:vAlign w:val="bottom"/>
            <w:hideMark/>
          </w:tcPr>
          <w:p w14:paraId="3027487B" w14:textId="77777777" w:rsidR="005B0742" w:rsidRPr="005B0742" w:rsidRDefault="005B0742" w:rsidP="005B0742">
            <w:pPr>
              <w:jc w:val="right"/>
              <w:rPr>
                <w:ins w:id="1774" w:author="Parks, Robbie M" w:date="2018-06-20T10:54:00Z"/>
                <w:rFonts w:eastAsia="Times New Roman"/>
                <w:color w:val="000000"/>
              </w:rPr>
            </w:pPr>
            <w:ins w:id="1775" w:author="Parks, Robbie M" w:date="2018-06-20T10:54:00Z">
              <w:r w:rsidRPr="005B0742">
                <w:rPr>
                  <w:rFonts w:eastAsia="Times New Roman"/>
                  <w:color w:val="000000"/>
                </w:rPr>
                <w:t>0.2981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E146CFB" w14:textId="77777777" w:rsidR="005B0742" w:rsidRPr="005B0742" w:rsidRDefault="005B0742" w:rsidP="005B0742">
            <w:pPr>
              <w:rPr>
                <w:ins w:id="1776" w:author="Parks, Robbie M" w:date="2018-06-20T10:54:00Z"/>
                <w:rFonts w:eastAsia="Times New Roman"/>
                <w:color w:val="000000"/>
              </w:rPr>
            </w:pPr>
            <w:ins w:id="1777"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0A5C47C" w14:textId="77777777" w:rsidR="005B0742" w:rsidRPr="005B0742" w:rsidRDefault="005B0742" w:rsidP="005B0742">
            <w:pPr>
              <w:rPr>
                <w:ins w:id="1778" w:author="Parks, Robbie M" w:date="2018-06-20T10:54:00Z"/>
                <w:rFonts w:eastAsia="Times New Roman"/>
                <w:color w:val="000000"/>
              </w:rPr>
            </w:pPr>
            <w:ins w:id="177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26F80B9" w14:textId="77777777" w:rsidR="005B0742" w:rsidRPr="005B0742" w:rsidRDefault="005B0742" w:rsidP="005B0742">
            <w:pPr>
              <w:rPr>
                <w:ins w:id="1780" w:author="Parks, Robbie M" w:date="2018-06-20T10:54:00Z"/>
                <w:rFonts w:eastAsia="Times New Roman"/>
                <w:color w:val="000000"/>
              </w:rPr>
            </w:pPr>
            <w:ins w:id="178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A9EB1C" w14:textId="77777777" w:rsidR="005B0742" w:rsidRPr="005B0742" w:rsidRDefault="005B0742" w:rsidP="005B0742">
            <w:pPr>
              <w:rPr>
                <w:ins w:id="1782" w:author="Parks, Robbie M" w:date="2018-06-20T10:54:00Z"/>
                <w:rFonts w:eastAsia="Times New Roman"/>
                <w:color w:val="000000"/>
              </w:rPr>
            </w:pPr>
            <w:ins w:id="178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AD69F6" w14:textId="77777777" w:rsidR="005B0742" w:rsidRPr="005B0742" w:rsidRDefault="005B0742" w:rsidP="005B0742">
            <w:pPr>
              <w:rPr>
                <w:ins w:id="1784" w:author="Parks, Robbie M" w:date="2018-06-20T10:54:00Z"/>
                <w:rFonts w:eastAsia="Times New Roman"/>
                <w:color w:val="000000"/>
              </w:rPr>
            </w:pPr>
            <w:ins w:id="178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EC6E592" w14:textId="77777777" w:rsidR="005B0742" w:rsidRPr="005B0742" w:rsidRDefault="005B0742" w:rsidP="005B0742">
            <w:pPr>
              <w:rPr>
                <w:ins w:id="1786" w:author="Parks, Robbie M" w:date="2018-06-20T10:54:00Z"/>
                <w:rFonts w:eastAsia="Times New Roman"/>
                <w:color w:val="000000"/>
              </w:rPr>
            </w:pPr>
            <w:ins w:id="178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F61FEC2" w14:textId="77777777" w:rsidR="005B0742" w:rsidRPr="005B0742" w:rsidRDefault="005B0742" w:rsidP="005B0742">
            <w:pPr>
              <w:rPr>
                <w:ins w:id="1788" w:author="Parks, Robbie M" w:date="2018-06-20T10:54:00Z"/>
                <w:rFonts w:eastAsia="Times New Roman"/>
                <w:color w:val="000000"/>
              </w:rPr>
            </w:pPr>
            <w:ins w:id="178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D7747E5" w14:textId="77777777" w:rsidR="005B0742" w:rsidRPr="005B0742" w:rsidRDefault="005B0742" w:rsidP="005B0742">
            <w:pPr>
              <w:rPr>
                <w:ins w:id="1790" w:author="Parks, Robbie M" w:date="2018-06-20T10:54:00Z"/>
                <w:rFonts w:eastAsia="Times New Roman"/>
                <w:color w:val="000000"/>
              </w:rPr>
            </w:pPr>
            <w:ins w:id="17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40DF9D9" w14:textId="77777777" w:rsidR="005B0742" w:rsidRPr="005B0742" w:rsidRDefault="005B0742" w:rsidP="005B0742">
            <w:pPr>
              <w:rPr>
                <w:ins w:id="1792" w:author="Parks, Robbie M" w:date="2018-06-20T10:54:00Z"/>
                <w:rFonts w:eastAsia="Times New Roman"/>
                <w:color w:val="000000"/>
              </w:rPr>
            </w:pPr>
            <w:ins w:id="17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736FBFB" w14:textId="77777777" w:rsidR="005B0742" w:rsidRPr="005B0742" w:rsidRDefault="005B0742" w:rsidP="005B0742">
            <w:pPr>
              <w:rPr>
                <w:ins w:id="1794" w:author="Parks, Robbie M" w:date="2018-06-20T10:54:00Z"/>
                <w:rFonts w:eastAsia="Times New Roman"/>
                <w:color w:val="000000"/>
              </w:rPr>
            </w:pPr>
            <w:ins w:id="179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6DB9A7" w14:textId="77777777" w:rsidR="005B0742" w:rsidRPr="005B0742" w:rsidRDefault="005B0742" w:rsidP="005B0742">
            <w:pPr>
              <w:rPr>
                <w:ins w:id="1796" w:author="Parks, Robbie M" w:date="2018-06-20T10:54:00Z"/>
                <w:rFonts w:eastAsia="Times New Roman"/>
                <w:color w:val="000000"/>
              </w:rPr>
            </w:pPr>
            <w:ins w:id="179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37823F8" w14:textId="77777777" w:rsidR="005B0742" w:rsidRPr="005B0742" w:rsidRDefault="005B0742" w:rsidP="005B0742">
            <w:pPr>
              <w:rPr>
                <w:ins w:id="1798" w:author="Parks, Robbie M" w:date="2018-06-20T10:54:00Z"/>
                <w:rFonts w:eastAsia="Times New Roman"/>
                <w:color w:val="000000"/>
              </w:rPr>
            </w:pPr>
            <w:ins w:id="179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08B4F0" w14:textId="77777777" w:rsidR="005B0742" w:rsidRPr="005B0742" w:rsidRDefault="005B0742" w:rsidP="005B0742">
            <w:pPr>
              <w:rPr>
                <w:ins w:id="1800" w:author="Parks, Robbie M" w:date="2018-06-20T10:54:00Z"/>
                <w:rFonts w:eastAsia="Times New Roman"/>
                <w:color w:val="000000"/>
              </w:rPr>
            </w:pPr>
            <w:ins w:id="180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0123ED8" w14:textId="77777777" w:rsidR="005B0742" w:rsidRPr="005B0742" w:rsidRDefault="005B0742" w:rsidP="005B0742">
            <w:pPr>
              <w:rPr>
                <w:ins w:id="1802" w:author="Parks, Robbie M" w:date="2018-06-20T10:54:00Z"/>
                <w:rFonts w:eastAsia="Times New Roman"/>
                <w:color w:val="000000"/>
              </w:rPr>
            </w:pPr>
            <w:ins w:id="180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701AE47" w14:textId="77777777" w:rsidR="005B0742" w:rsidRPr="005B0742" w:rsidRDefault="005B0742" w:rsidP="005B0742">
            <w:pPr>
              <w:rPr>
                <w:ins w:id="1804" w:author="Parks, Robbie M" w:date="2018-06-20T10:54:00Z"/>
                <w:rFonts w:eastAsia="Times New Roman"/>
                <w:color w:val="000000"/>
              </w:rPr>
            </w:pPr>
            <w:ins w:id="180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6878A0C" w14:textId="77777777" w:rsidR="005B0742" w:rsidRPr="005B0742" w:rsidRDefault="005B0742" w:rsidP="005B0742">
            <w:pPr>
              <w:rPr>
                <w:ins w:id="1806" w:author="Parks, Robbie M" w:date="2018-06-20T10:54:00Z"/>
                <w:rFonts w:eastAsia="Times New Roman"/>
                <w:color w:val="000000"/>
              </w:rPr>
            </w:pPr>
            <w:ins w:id="18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8C7C74E" w14:textId="77777777" w:rsidR="005B0742" w:rsidRPr="005B0742" w:rsidRDefault="005B0742" w:rsidP="005B0742">
            <w:pPr>
              <w:rPr>
                <w:ins w:id="1808" w:author="Parks, Robbie M" w:date="2018-06-20T10:54:00Z"/>
                <w:rFonts w:eastAsia="Times New Roman"/>
                <w:color w:val="000000"/>
              </w:rPr>
            </w:pPr>
            <w:ins w:id="18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3359FC0" w14:textId="77777777" w:rsidR="005B0742" w:rsidRPr="005B0742" w:rsidRDefault="005B0742" w:rsidP="005B0742">
            <w:pPr>
              <w:rPr>
                <w:ins w:id="1810" w:author="Parks, Robbie M" w:date="2018-06-20T10:54:00Z"/>
                <w:rFonts w:eastAsia="Times New Roman"/>
                <w:color w:val="000000"/>
              </w:rPr>
            </w:pPr>
            <w:ins w:id="1811" w:author="Parks, Robbie M" w:date="2018-06-20T10:54:00Z">
              <w:r w:rsidRPr="005B0742">
                <w:rPr>
                  <w:rFonts w:eastAsia="Times New Roman"/>
                  <w:color w:val="000000"/>
                </w:rPr>
                <w:t> </w:t>
              </w:r>
            </w:ins>
          </w:p>
        </w:tc>
      </w:tr>
      <w:bookmarkEnd w:id="875"/>
    </w:tbl>
    <w:p w14:paraId="62902550" w14:textId="10B8A26E" w:rsidR="00002775" w:rsidRPr="00BA38EF" w:rsidRDefault="00002775" w:rsidP="00B06547"/>
    <w:sectPr w:rsidR="00002775" w:rsidRPr="00BA38EF" w:rsidSect="00FB489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5" w:author="Parks, Robbie M" w:date="2018-06-20T13:16:00Z" w:initials="PRM">
    <w:p w14:paraId="4D169113" w14:textId="25C1220A" w:rsidR="00F7368F" w:rsidRDefault="00F7368F">
      <w:pPr>
        <w:pStyle w:val="CommentText"/>
      </w:pPr>
      <w:r>
        <w:rPr>
          <w:rStyle w:val="CommentReference"/>
        </w:rPr>
        <w:annotationRef/>
      </w:r>
      <w:r>
        <w:t>I know we need to change this but I am cautious about doing that at this stage until Majid has a look.</w:t>
      </w:r>
    </w:p>
  </w:comment>
  <w:comment w:id="241" w:author="Parks, Robbie M" w:date="2018-06-19T23:40:00Z" w:initials="PRM">
    <w:p w14:paraId="0964BE4B" w14:textId="2C377032" w:rsidR="00F7368F" w:rsidRDefault="00F7368F">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830" w:author="Parks, Robbie M" w:date="2018-06-20T12:54:00Z" w:initials="PRM">
    <w:p w14:paraId="065EFC45" w14:textId="0B999255" w:rsidR="00F7368F" w:rsidRDefault="00F7368F">
      <w:pPr>
        <w:pStyle w:val="CommentText"/>
      </w:pPr>
      <w:r>
        <w:rPr>
          <w:rStyle w:val="CommentReference"/>
        </w:rPr>
        <w:annotationRef/>
      </w:r>
      <w:r>
        <w:t>I will fill this in but it’s a nightmare to format so I’m leaving it out for now.</w:t>
      </w:r>
    </w:p>
  </w:comment>
  <w:comment w:id="867" w:author="Parks, Robbie M" w:date="2018-06-20T12:54:00Z" w:initials="PRM">
    <w:p w14:paraId="7F3B0DAB" w14:textId="1D90C794" w:rsidR="00F7368F" w:rsidRDefault="00F7368F">
      <w:pPr>
        <w:pStyle w:val="CommentText"/>
      </w:pPr>
      <w:r>
        <w:rPr>
          <w:rStyle w:val="CommentReference"/>
        </w:rPr>
        <w:annotationRef/>
      </w:r>
      <w:r>
        <w:t>Again, I will also fill this in once the layout of the table is agreed-upon.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169113" w15:done="0"/>
  <w15:commentEx w15:paraId="0964BE4B" w15:done="0"/>
  <w15:commentEx w15:paraId="065EFC45" w15:done="0"/>
  <w15:commentEx w15:paraId="7F3B0DAB"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022B87" w14:textId="77777777" w:rsidR="00000C61" w:rsidRDefault="00000C61">
      <w:r>
        <w:separator/>
      </w:r>
    </w:p>
  </w:endnote>
  <w:endnote w:type="continuationSeparator" w:id="0">
    <w:p w14:paraId="4DEF0CB4" w14:textId="77777777" w:rsidR="00000C61" w:rsidRDefault="00000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F7368F" w:rsidRDefault="00F7368F"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F7368F" w:rsidRDefault="00F7368F"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F7368F" w:rsidRDefault="00F7368F"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7E9C">
      <w:rPr>
        <w:rStyle w:val="PageNumber"/>
        <w:noProof/>
      </w:rPr>
      <w:t>29</w:t>
    </w:r>
    <w:r>
      <w:rPr>
        <w:rStyle w:val="PageNumber"/>
      </w:rPr>
      <w:fldChar w:fldCharType="end"/>
    </w:r>
  </w:p>
  <w:p w14:paraId="3F8F309C" w14:textId="77777777" w:rsidR="00F7368F" w:rsidRDefault="00F7368F"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2CD7CA" w14:textId="77777777" w:rsidR="00000C61" w:rsidRDefault="00000C61">
      <w:r>
        <w:separator/>
      </w:r>
    </w:p>
  </w:footnote>
  <w:footnote w:type="continuationSeparator" w:id="0">
    <w:p w14:paraId="48E529ED" w14:textId="77777777" w:rsidR="00000C61" w:rsidRDefault="00000C6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C61"/>
    <w:rsid w:val="00002775"/>
    <w:rsid w:val="00003248"/>
    <w:rsid w:val="00004649"/>
    <w:rsid w:val="00005B06"/>
    <w:rsid w:val="00010088"/>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9C7"/>
    <w:rsid w:val="000B4CE3"/>
    <w:rsid w:val="000B6495"/>
    <w:rsid w:val="000B68AC"/>
    <w:rsid w:val="000B7625"/>
    <w:rsid w:val="000C12A0"/>
    <w:rsid w:val="000C19A1"/>
    <w:rsid w:val="000C2752"/>
    <w:rsid w:val="000C6C91"/>
    <w:rsid w:val="000C6ED9"/>
    <w:rsid w:val="000C7277"/>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8FF"/>
    <w:rsid w:val="00161E98"/>
    <w:rsid w:val="0016206E"/>
    <w:rsid w:val="00162EC4"/>
    <w:rsid w:val="00163AC8"/>
    <w:rsid w:val="0016605A"/>
    <w:rsid w:val="00166A52"/>
    <w:rsid w:val="00167563"/>
    <w:rsid w:val="001704F4"/>
    <w:rsid w:val="00175269"/>
    <w:rsid w:val="00180945"/>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EFF"/>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52E3"/>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2295"/>
    <w:rsid w:val="002B3737"/>
    <w:rsid w:val="002B5E66"/>
    <w:rsid w:val="002B60AA"/>
    <w:rsid w:val="002C1A7D"/>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20003"/>
    <w:rsid w:val="003206D2"/>
    <w:rsid w:val="0032227A"/>
    <w:rsid w:val="00325BCE"/>
    <w:rsid w:val="00325E17"/>
    <w:rsid w:val="00326FD0"/>
    <w:rsid w:val="00332CF8"/>
    <w:rsid w:val="00333321"/>
    <w:rsid w:val="003339E3"/>
    <w:rsid w:val="00333CA8"/>
    <w:rsid w:val="0033413A"/>
    <w:rsid w:val="003377A4"/>
    <w:rsid w:val="003406C1"/>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32A1"/>
    <w:rsid w:val="003C3886"/>
    <w:rsid w:val="003D394A"/>
    <w:rsid w:val="003D6280"/>
    <w:rsid w:val="003D6587"/>
    <w:rsid w:val="003E060B"/>
    <w:rsid w:val="003E1F81"/>
    <w:rsid w:val="003E213C"/>
    <w:rsid w:val="003E6E8C"/>
    <w:rsid w:val="003E7BB5"/>
    <w:rsid w:val="003F029F"/>
    <w:rsid w:val="003F22B3"/>
    <w:rsid w:val="003F5EC1"/>
    <w:rsid w:val="00400938"/>
    <w:rsid w:val="00400D63"/>
    <w:rsid w:val="004018CB"/>
    <w:rsid w:val="00402922"/>
    <w:rsid w:val="00402D6F"/>
    <w:rsid w:val="0040449F"/>
    <w:rsid w:val="004055C0"/>
    <w:rsid w:val="0041155C"/>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67E9C"/>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1AD0"/>
    <w:rsid w:val="00772531"/>
    <w:rsid w:val="00773692"/>
    <w:rsid w:val="007751D3"/>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A2B05"/>
    <w:rsid w:val="007A61E2"/>
    <w:rsid w:val="007A652A"/>
    <w:rsid w:val="007B2B86"/>
    <w:rsid w:val="007B2F5A"/>
    <w:rsid w:val="007B3AFF"/>
    <w:rsid w:val="007B3CD8"/>
    <w:rsid w:val="007B7697"/>
    <w:rsid w:val="007B7B7F"/>
    <w:rsid w:val="007C4524"/>
    <w:rsid w:val="007C4D69"/>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2E93"/>
    <w:rsid w:val="008E4728"/>
    <w:rsid w:val="008F16FF"/>
    <w:rsid w:val="008F5EFD"/>
    <w:rsid w:val="00903420"/>
    <w:rsid w:val="009069BE"/>
    <w:rsid w:val="00907632"/>
    <w:rsid w:val="009100EF"/>
    <w:rsid w:val="00910AF9"/>
    <w:rsid w:val="00910BC9"/>
    <w:rsid w:val="00911EE8"/>
    <w:rsid w:val="009134D8"/>
    <w:rsid w:val="00913C15"/>
    <w:rsid w:val="009156EA"/>
    <w:rsid w:val="0092194B"/>
    <w:rsid w:val="00922A69"/>
    <w:rsid w:val="0092526A"/>
    <w:rsid w:val="009255C7"/>
    <w:rsid w:val="009257FE"/>
    <w:rsid w:val="00925FBE"/>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06547"/>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555C"/>
    <w:rsid w:val="00C956EE"/>
    <w:rsid w:val="00C96D25"/>
    <w:rsid w:val="00CA0C4E"/>
    <w:rsid w:val="00CA4EFD"/>
    <w:rsid w:val="00CA6179"/>
    <w:rsid w:val="00CA785E"/>
    <w:rsid w:val="00CB331E"/>
    <w:rsid w:val="00CB4CD7"/>
    <w:rsid w:val="00CB57D1"/>
    <w:rsid w:val="00CB7689"/>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364D"/>
    <w:rsid w:val="00D7437C"/>
    <w:rsid w:val="00D74BA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F01B41"/>
    <w:rsid w:val="00F022F6"/>
    <w:rsid w:val="00F04AEE"/>
    <w:rsid w:val="00F0534A"/>
    <w:rsid w:val="00F064A9"/>
    <w:rsid w:val="00F06B28"/>
    <w:rsid w:val="00F110C1"/>
    <w:rsid w:val="00F11CCD"/>
    <w:rsid w:val="00F147B2"/>
    <w:rsid w:val="00F22585"/>
    <w:rsid w:val="00F23C3A"/>
    <w:rsid w:val="00F25917"/>
    <w:rsid w:val="00F31435"/>
    <w:rsid w:val="00F33911"/>
    <w:rsid w:val="00F43484"/>
    <w:rsid w:val="00F44160"/>
    <w:rsid w:val="00F45D72"/>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904A9"/>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A69BA31-D801-1F4A-99FF-1E913397E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23418</Words>
  <Characters>133489</Characters>
  <Application>Microsoft Macintosh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cp:revision>
  <dcterms:created xsi:type="dcterms:W3CDTF">2018-06-20T14:45:00Z</dcterms:created>
  <dcterms:modified xsi:type="dcterms:W3CDTF">2018-06-24T20:36:00Z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