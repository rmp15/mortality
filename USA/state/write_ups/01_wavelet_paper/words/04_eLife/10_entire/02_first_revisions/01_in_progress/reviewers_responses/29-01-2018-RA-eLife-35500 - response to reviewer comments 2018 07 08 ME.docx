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7AB8D868"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38885E99"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0"/>
      <w:r>
        <w:rPr>
          <w:bCs/>
        </w:rPr>
        <w:t>conclusions</w:t>
      </w:r>
      <w:commentRangeEnd w:id="0"/>
      <w:r>
        <w:rPr>
          <w:rStyle w:val="CommentReference"/>
        </w:rPr>
        <w:commentReference w:id="0"/>
      </w:r>
      <w:r w:rsidR="0076160A">
        <w:rPr>
          <w:bCs/>
        </w:rPr>
        <w:t xml:space="preserve"> </w:t>
      </w:r>
      <w:bookmarkStart w:id="1" w:name="_GoBack"/>
      <w:bookmarkEnd w:id="1"/>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766448">
        <w:rPr>
          <w:bC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"id" : "ITEM-2",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"ITEM-2",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"(Grenfell, Bj\u00f8rnstad, &amp; Kappey, 2001; Moy, Seltzer, Rodbell, &amp; Anderson, 2002)", "plainTextFormattedCitation" : "(Grenfell, Bj\u00f8rnstad, &amp; Kappey, 2001; Moy, Seltzer, Rodbell, &amp; Anderson, 2002)", "previouslyFormattedCitation" : "(Grenfell, Bj\u00f8rnstad, &amp; Kappey, 2001; Moy, Seltzer, Rodbell, &amp; Anderson, 2002)" }, "properties" : {  }, "schema" : "https://github.com/citation-style-language/schema/raw/master/csl-citation.json" }</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w:t>
      </w:r>
      <w:proofErr w:type="gramStart"/>
      <w:r w:rsidR="000668FF">
        <w:rPr>
          <w:bCs/>
        </w:rPr>
        <w:t>are</w:t>
      </w:r>
      <w:proofErr w:type="gramEnd"/>
      <w:r w:rsidR="000668FF">
        <w:rPr>
          <w:bCs/>
        </w:rPr>
        <w:t xml:space="preserve"> also well-</w:t>
      </w:r>
      <w:commentRangeStart w:id="2"/>
      <w:r w:rsidR="000668FF">
        <w:rPr>
          <w:bCs/>
        </w:rPr>
        <w:t>characterised</w:t>
      </w:r>
      <w:commentRangeEnd w:id="2"/>
      <w:r w:rsidR="00197613">
        <w:rPr>
          <w:rStyle w:val="CommentReference"/>
        </w:rPr>
        <w:commentReference w:id="2"/>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217574C6" w:rsidR="00C42B83" w:rsidRDefault="00C42B83" w:rsidP="00E61AB2">
      <w:pPr>
        <w:rPr>
          <w:bCs/>
        </w:rPr>
      </w:pPr>
      <w:r>
        <w:rPr>
          <w:bCs/>
        </w:rPr>
        <w:t>We note that even in standard statistical comparisons, p-values and statistical significance are not apparent from figures but are a part of the analysis. [[[we say how p values are obtained]]]</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E0037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E0037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0CC28DCA" w14:textId="4F9BAA62" w:rsidR="00080FE2" w:rsidRPr="006C28FF" w:rsidRDefault="00C529EB" w:rsidP="00080FE2">
      <w:pPr>
        <w:rPr>
          <w:bCs/>
        </w:rPr>
      </w:pPr>
      <w:r>
        <w:rPr>
          <w:bCs/>
        </w:rPr>
        <w:t xml:space="preserve">We have clarified our method for </w:t>
      </w:r>
      <w:commentRangeStart w:id="3"/>
      <w:r>
        <w:rPr>
          <w:bCs/>
        </w:rPr>
        <w:t>Figure XX</w:t>
      </w:r>
      <w:commentRangeEnd w:id="3"/>
      <w:r w:rsidR="00DD6D12">
        <w:rPr>
          <w:rStyle w:val="CommentReference"/>
        </w:rPr>
        <w:commentReference w:id="3"/>
      </w:r>
      <w:r>
        <w:rPr>
          <w:bCs/>
        </w:rPr>
        <w:t xml:space="preserve"> in the revised manuscript. </w:t>
      </w:r>
      <w:r w:rsidR="00080FE2">
        <w:rPr>
          <w:bCs/>
        </w:rPr>
        <w:t xml:space="preserve">We have also implemented the above model and included results. We give the values of </w:t>
      </w:r>
      <w:r w:rsidR="00080FE2" w:rsidRPr="006D5AF5">
        <w:rPr>
          <w:bCs/>
        </w:rPr>
        <w:t>γ</w:t>
      </w:r>
      <w:r w:rsidR="00080FE2">
        <w:rPr>
          <w:bCs/>
        </w:rPr>
        <w:t xml:space="preserve"> with p-values by age-se</w:t>
      </w:r>
      <w:commentRangeStart w:id="4"/>
      <w:r w:rsidR="00080FE2">
        <w:rPr>
          <w:bCs/>
        </w:rPr>
        <w:t>x</w:t>
      </w:r>
      <w:del w:id="5" w:author="Ezzati, Majid" w:date="2018-07-08T17:01:00Z">
        <w:r w:rsidR="00080FE2" w:rsidDel="00DD6D12">
          <w:rPr>
            <w:bCs/>
          </w:rPr>
          <w:delText>, though with our method we have not been able to obtain 95% confidence intervals</w:delText>
        </w:r>
      </w:del>
      <w:commentRangeEnd w:id="4"/>
      <w:r w:rsidR="00080FE2">
        <w:rPr>
          <w:rStyle w:val="CommentReference"/>
        </w:rPr>
        <w:commentReference w:id="4"/>
      </w:r>
      <w:r w:rsidR="00080FE2">
        <w:rPr>
          <w:bCs/>
        </w:rPr>
        <w:t xml:space="preserve">. </w:t>
      </w:r>
      <w:commentRangeStart w:id="6"/>
      <w:r w:rsidR="00080FE2">
        <w:rPr>
          <w:bCs/>
        </w:rPr>
        <w:t xml:space="preserve">We have addressed the values of </w:t>
      </w:r>
      <w:r w:rsidR="00080FE2" w:rsidRPr="007C27B3">
        <w:rPr>
          <w:bCs/>
        </w:rPr>
        <w:t>α</w:t>
      </w:r>
      <w:r w:rsidR="00080FE2">
        <w:rPr>
          <w:bCs/>
        </w:rPr>
        <w:t xml:space="preserve"> in our centre of gravity analysis, the results of which we display in Figures XX and XX.</w:t>
      </w:r>
      <w:commentRangeEnd w:id="6"/>
      <w:r w:rsidR="00080FE2">
        <w:rPr>
          <w:rStyle w:val="CommentReference"/>
        </w:rPr>
        <w:commentReference w:id="6"/>
      </w:r>
      <w:r w:rsidR="00080FE2">
        <w:rPr>
          <w:bCs/>
        </w:rPr>
        <w:t xml:space="preserve"> </w:t>
      </w:r>
      <w:commentRangeStart w:id="7"/>
      <w:r w:rsidR="00080FE2">
        <w:rPr>
          <w:bCs/>
        </w:rPr>
        <w:t xml:space="preserve">We also now include how </w:t>
      </w:r>
      <w:r w:rsidR="00080FE2" w:rsidRPr="006D5AF5">
        <w:rPr>
          <w:bCs/>
        </w:rPr>
        <w:t>γ</w:t>
      </w:r>
      <w:r w:rsidR="00080FE2">
        <w:rPr>
          <w:bCs/>
        </w:rPr>
        <w:t xml:space="preserve"> varies by region, though there are issues with population size of the smaller climate regions.</w:t>
      </w:r>
      <w:commentRangeEnd w:id="7"/>
      <w:r w:rsidR="00080FE2">
        <w:rPr>
          <w:rStyle w:val="CommentReference"/>
        </w:rPr>
        <w:commentReference w:id="7"/>
      </w:r>
    </w:p>
    <w:p w14:paraId="5F433C9D" w14:textId="77777777" w:rsidR="00EB4A12" w:rsidRDefault="00EB4A12" w:rsidP="00C529EB">
      <w:pPr>
        <w:rPr>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8"/>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p>
    <w:p w14:paraId="6DA25244" w14:textId="77777777" w:rsidR="006C6128" w:rsidRDefault="006C6128" w:rsidP="006C6128">
      <w:pPr>
        <w:rPr>
          <w:bCs/>
        </w:rPr>
      </w:pPr>
    </w:p>
    <w:p w14:paraId="71C7A047" w14:textId="77777777" w:rsidR="00C42B83" w:rsidRDefault="00C42B83" w:rsidP="00C42B83">
      <w:pPr>
        <w:rPr>
          <w:bCs/>
        </w:rPr>
      </w:pPr>
      <w:r>
        <w:rPr>
          <w:bCs/>
        </w:rPr>
        <w:t xml:space="preserve">Result in the original approach: </w:t>
      </w:r>
    </w:p>
    <w:p w14:paraId="125CA5BA" w14:textId="77777777" w:rsidR="00C42B83" w:rsidRPr="00BD7CB1" w:rsidRDefault="00C42B83" w:rsidP="00C42B83">
      <w:pPr>
        <w:rPr>
          <w:bCs/>
        </w:rPr>
      </w:pPr>
      <w:r w:rsidRPr="00BD7CB1">
        <w:rPr>
          <w:bCs/>
        </w:rPr>
        <w:t xml:space="preserve"> </w:t>
      </w:r>
    </w:p>
    <w:p w14:paraId="073AFF8E" w14:textId="683DFB91" w:rsidR="006C6128" w:rsidRDefault="00080FE2" w:rsidP="006C6128">
      <w:pPr>
        <w:rPr>
          <w:bCs/>
        </w:rPr>
      </w:pPr>
      <w:r>
        <w:rPr>
          <w:bCs/>
        </w:rPr>
        <w:t xml:space="preserve">Result in the alternative method: </w:t>
      </w:r>
      <w:r w:rsidR="00216A2B">
        <w:rPr>
          <w:bCs/>
        </w:rPr>
        <w:t>W</w:t>
      </w:r>
      <w:r w:rsidR="000A5021">
        <w:rPr>
          <w:bCs/>
        </w:rPr>
        <w:t>e have report</w:t>
      </w:r>
      <w:r w:rsidR="00216A2B">
        <w:rPr>
          <w:bCs/>
        </w:rPr>
        <w:t xml:space="preserve">ed </w:t>
      </w:r>
      <w:r w:rsidR="000A5021" w:rsidRPr="00830B87">
        <w:rPr>
          <w:bCs/>
        </w:rPr>
        <w:t>γ</w:t>
      </w:r>
      <w:r w:rsidR="00216A2B">
        <w:rPr>
          <w:bCs/>
        </w:rPr>
        <w:t xml:space="preserve"> age,</w:t>
      </w:r>
      <w:r w:rsidR="00864ADD">
        <w:rPr>
          <w:bCs/>
        </w:rPr>
        <w:t xml:space="preserve"> </w:t>
      </w:r>
      <w:r w:rsidR="00216A2B">
        <w:rPr>
          <w:bCs/>
        </w:rPr>
        <w:t>sex, and cause of death</w:t>
      </w:r>
      <w:r w:rsidR="00EF7AB7">
        <w:rPr>
          <w:bCs/>
        </w:rPr>
        <w:t xml:space="preserve"> (Figure XX</w:t>
      </w:r>
      <w:r w:rsidR="00864ADD">
        <w:rPr>
          <w:bCs/>
        </w:rPr>
        <w:t>)</w:t>
      </w:r>
    </w:p>
    <w:p w14:paraId="2CE8E5D5" w14:textId="6D1B9764" w:rsidR="00080FE2" w:rsidRDefault="00080FE2" w:rsidP="006C6128">
      <w:pPr>
        <w:rPr>
          <w:bCs/>
        </w:rPr>
      </w:pPr>
    </w:p>
    <w:p w14:paraId="3213E498" w14:textId="77777777" w:rsidR="006C6128" w:rsidRDefault="006C6128" w:rsidP="006C6128">
      <w:pPr>
        <w:rPr>
          <w:bCs/>
          <w:i/>
          <w:color w:val="FF0000"/>
        </w:rPr>
      </w:pPr>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p>
    <w:p w14:paraId="3553D72F" w14:textId="77777777" w:rsidR="00A74C38" w:rsidRDefault="00A74C38" w:rsidP="006C6128">
      <w:pPr>
        <w:rPr>
          <w:bCs/>
          <w:i/>
          <w:color w:val="FF0000"/>
        </w:rPr>
      </w:pPr>
    </w:p>
    <w:p w14:paraId="6C73090D" w14:textId="069A8FB4" w:rsidR="00A74C38" w:rsidRPr="00A74C38" w:rsidRDefault="00A74C38" w:rsidP="006C6128">
      <w:pPr>
        <w:rPr>
          <w:bCs/>
          <w:color w:val="FF0000"/>
        </w:rPr>
      </w:pPr>
      <w:r w:rsidRPr="00BD7CB1">
        <w:rPr>
          <w:bCs/>
        </w:rPr>
        <w:t>γ</w:t>
      </w:r>
      <w:r>
        <w:rPr>
          <w:bCs/>
        </w:rPr>
        <w:t xml:space="preserve"> has distinct tre</w:t>
      </w:r>
      <w:r w:rsidR="00EF7AB7">
        <w:rPr>
          <w:bCs/>
        </w:rPr>
        <w:t>nds for each age group (Figure XX</w:t>
      </w:r>
      <w:r>
        <w:rPr>
          <w:bCs/>
        </w:rPr>
        <w:t>)</w:t>
      </w:r>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αpi = αp0? </w:t>
      </w:r>
    </w:p>
    <w:p w14:paraId="785270B6" w14:textId="77777777" w:rsidR="00A74C38" w:rsidRDefault="00A74C38" w:rsidP="006C6128">
      <w:pPr>
        <w:rPr>
          <w:bCs/>
          <w:i/>
          <w:color w:val="FF0000"/>
        </w:rPr>
      </w:pPr>
    </w:p>
    <w:p w14:paraId="57BC4435" w14:textId="5909CDF0" w:rsidR="00A74C38" w:rsidRPr="00BD7CB1" w:rsidRDefault="00EF7AB7" w:rsidP="006C6128">
      <w:pPr>
        <w:rPr>
          <w:bCs/>
          <w:color w:val="FF0000"/>
        </w:rPr>
      </w:pPr>
      <w:r>
        <w:rPr>
          <w:bCs/>
          <w:color w:val="FF0000"/>
        </w:rPr>
        <w:t>Figure XX</w:t>
      </w:r>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8"/>
      <w:r w:rsidR="00080FE2">
        <w:rPr>
          <w:rStyle w:val="CommentReference"/>
        </w:rPr>
        <w:commentReference w:id="8"/>
      </w:r>
    </w:p>
    <w:p w14:paraId="089425C7" w14:textId="63843D79" w:rsidR="003B6EF6" w:rsidRDefault="003B6EF6" w:rsidP="00E61AB2">
      <w:pPr>
        <w:rPr>
          <w:bCs/>
        </w:rPr>
      </w:pPr>
    </w:p>
    <w:p w14:paraId="6EAF2E5C" w14:textId="629A56A3" w:rsidR="00080FE2" w:rsidRDefault="00080FE2" w:rsidP="00080FE2">
      <w:pPr>
        <w:rPr>
          <w:bCs/>
        </w:rPr>
      </w:pPr>
      <w:r>
        <w:rPr>
          <w:bCs/>
        </w:rPr>
        <w:t xml:space="preserve">We note however that all of the above questions are answerable through the methods used in the paper, with the specifics stated above. An advantage of the wavelet approach, compared to the use of </w:t>
      </w:r>
      <w:proofErr w:type="spellStart"/>
      <w:r>
        <w:rPr>
          <w:bCs/>
        </w:rPr>
        <w:t>cosinor</w:t>
      </w:r>
      <w:proofErr w:type="spellEnd"/>
      <w:r>
        <w:rPr>
          <w:bCs/>
        </w:rPr>
        <w:t xml:space="preserve"> basis functions, is </w:t>
      </w:r>
      <w:r w:rsidR="0030793D">
        <w:rPr>
          <w:bCs/>
        </w:rPr>
        <w:t>that it does not assume</w:t>
      </w:r>
      <w:r>
        <w:rPr>
          <w:bCs/>
        </w:rPr>
        <w:t xml:space="preserve"> stationary signals, </w:t>
      </w:r>
      <w:commentRangeStart w:id="9"/>
      <w:r>
        <w:rPr>
          <w:bCs/>
        </w:rPr>
        <w:t>i.e.</w:t>
      </w:r>
      <w:r w:rsidR="0030793D">
        <w:rPr>
          <w:bCs/>
        </w:rPr>
        <w:t>,</w:t>
      </w:r>
      <w:r>
        <w:rPr>
          <w:bCs/>
        </w:rPr>
        <w:t xml:space="preserve"> mortality patterns with constant amplitude and period</w:t>
      </w:r>
      <w:r w:rsidR="0030793D">
        <w:rPr>
          <w:bCs/>
        </w:rPr>
        <w:t>icity</w:t>
      </w:r>
      <w:commentRangeEnd w:id="9"/>
      <w:r w:rsidR="007309A2">
        <w:rPr>
          <w:rStyle w:val="CommentReference"/>
        </w:rPr>
        <w:commentReference w:id="9"/>
      </w:r>
      <w:r>
        <w:rPr>
          <w:bCs/>
        </w:rPr>
        <w:t>.</w:t>
      </w:r>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w:t>
      </w:r>
      <w:r w:rsidR="0030793D">
        <w:rPr>
          <w:bCs/>
        </w:rPr>
        <w:lastRenderedPageBreak/>
        <w:t>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E61AB2">
      <w:pPr>
        <w:rPr>
          <w:bCs/>
        </w:rPr>
      </w:pPr>
      <w:r>
        <w:rPr>
          <w:bCs/>
        </w:rPr>
        <w:t xml:space="preserve">We have added a table of descriptive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0"/>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0"/>
      <w:r w:rsidR="006D1920">
        <w:rPr>
          <w:rStyle w:val="CommentReference"/>
        </w:rPr>
        <w:commentReference w:id="10"/>
      </w:r>
    </w:p>
    <w:p w14:paraId="0F608215" w14:textId="247FF14B" w:rsidR="00D02BB5" w:rsidRDefault="00D02BB5" w:rsidP="00E61AB2">
      <w:pPr>
        <w:rPr>
          <w:bCs/>
        </w:rPr>
      </w:pPr>
    </w:p>
    <w:p w14:paraId="1D7F736F" w14:textId="28C5F74A" w:rsidR="0002089D"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7103C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6AF8398C" w14:textId="142CEE33" w:rsidR="007103CF" w:rsidRDefault="007103CF" w:rsidP="0003425D">
      <w:pPr>
        <w:rPr>
          <w:bCs/>
        </w:rPr>
      </w:pPr>
    </w:p>
    <w:p w14:paraId="1ABADB91" w14:textId="5DFD5FA9" w:rsidR="007103CF" w:rsidRDefault="007103CF" w:rsidP="0003425D">
      <w:pPr>
        <w:rPr>
          <w:bCs/>
        </w:rPr>
      </w:pPr>
    </w:p>
    <w:p w14:paraId="5C4BCC08" w14:textId="493FC0CC" w:rsidR="007103CF" w:rsidRDefault="007103CF" w:rsidP="0003425D">
      <w:pPr>
        <w:rPr>
          <w:bCs/>
        </w:rPr>
      </w:pPr>
    </w:p>
    <w:p w14:paraId="2DD4413B" w14:textId="1C2FC410" w:rsidR="007103CF" w:rsidRDefault="007103CF" w:rsidP="0003425D">
      <w:pPr>
        <w:rPr>
          <w:bCs/>
        </w:rPr>
      </w:pPr>
      <w:commentRangeStart w:id="11"/>
      <w:r>
        <w:rPr>
          <w:bCs/>
        </w:rPr>
        <w:t xml:space="preserve">Figure: The relationship between annual mean temperature (used in European papers) and temperature range between maximum and minimum mortality months (used in our paper). </w:t>
      </w:r>
      <w:commentRangeEnd w:id="11"/>
      <w:r>
        <w:rPr>
          <w:rStyle w:val="CommentReference"/>
        </w:rPr>
        <w:commentReference w:id="11"/>
      </w:r>
    </w:p>
    <w:p w14:paraId="62437E46" w14:textId="77777777" w:rsidR="0002089D" w:rsidRDefault="0002089D" w:rsidP="0003425D">
      <w:pPr>
        <w:rPr>
          <w:bCs/>
        </w:rPr>
      </w:pPr>
    </w:p>
    <w:p w14:paraId="7C6556B2" w14:textId="1FD44A72" w:rsidR="0003425D" w:rsidDel="007103CF" w:rsidRDefault="001E650C" w:rsidP="0003425D">
      <w:pPr>
        <w:rPr>
          <w:del w:id="12" w:author="Ezzati, Majid" w:date="2018-07-08T21:29:00Z"/>
          <w:bCs/>
        </w:rPr>
      </w:pPr>
      <w:commentRangeStart w:id="13"/>
      <w:del w:id="14" w:author="Ezzati, Majid" w:date="2018-07-08T21:29:00Z">
        <w:r w:rsidDel="007103CF">
          <w:rPr>
            <w:bCs/>
          </w:rPr>
          <w:delText>We have also carried out the analysis using mean annual temperature, in addition to temperature range. There is also no clear relationship for the USA, in contrast with European studies</w:delText>
        </w:r>
        <w:r w:rsidR="00F37861" w:rsidDel="007103CF">
          <w:rPr>
            <w:bCs/>
          </w:rPr>
          <w:delText>.</w:delText>
        </w:r>
        <w:r w:rsidR="003F2AFA" w:rsidDel="007103CF">
          <w:rPr>
            <w:bCs/>
          </w:rPr>
          <w:delText xml:space="preserve"> We have made that clear in the manuscript on P. XX</w:delText>
        </w:r>
        <w:r w:rsidR="009B31C1" w:rsidDel="007103CF">
          <w:rPr>
            <w:bCs/>
          </w:rPr>
          <w:delText>, and provi</w:delText>
        </w:r>
        <w:r w:rsidR="001501F3" w:rsidDel="007103CF">
          <w:rPr>
            <w:bCs/>
          </w:rPr>
          <w:delText>de an additional panel with</w:delText>
        </w:r>
        <w:r w:rsidR="009B31C1" w:rsidDel="007103CF">
          <w:rPr>
            <w:bCs/>
          </w:rPr>
          <w:delText xml:space="preserve"> annual temperature for comparison</w:delText>
        </w:r>
        <w:r w:rsidR="003F2AFA" w:rsidDel="007103CF">
          <w:rPr>
            <w:bCs/>
          </w:rPr>
          <w:delText>.</w:delText>
        </w:r>
      </w:del>
    </w:p>
    <w:commentRangeEnd w:id="13"/>
    <w:p w14:paraId="0F878EA6" w14:textId="2E38CD0F" w:rsidR="006D1920" w:rsidRPr="00D02BB5" w:rsidDel="007103CF" w:rsidRDefault="007103CF" w:rsidP="00E61AB2">
      <w:pPr>
        <w:rPr>
          <w:del w:id="15" w:author="Ezzati, Majid" w:date="2018-07-08T21:29:00Z"/>
          <w:bCs/>
        </w:rPr>
      </w:pPr>
      <w:r>
        <w:rPr>
          <w:rStyle w:val="CommentReference"/>
        </w:rPr>
        <w:commentReference w:id="13"/>
      </w: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w:t>
      </w:r>
      <w:r w:rsidR="00367C69">
        <w:rPr>
          <w:bCs/>
        </w:rPr>
        <w:lastRenderedPageBreak/>
        <w:t xml:space="preserve">all formal analyses. We now also provide the results from the alternative methods, noting as above that this approach involves additional assumptions. </w:t>
      </w:r>
      <w:r w:rsidR="00367C69" w:rsidRPr="00367C69">
        <w:rPr>
          <w:bCs/>
          <w:highlight w:val="yellow"/>
        </w:rPr>
        <w:t>[[[to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06210B2" w14:textId="71E7E2C5" w:rsidR="00766448" w:rsidRPr="00766448" w:rsidRDefault="008338F8" w:rsidP="00766448">
      <w:pPr>
        <w:widowControl w:val="0"/>
        <w:autoSpaceDE w:val="0"/>
        <w:autoSpaceDN w:val="0"/>
        <w:adjustRightInd w:val="0"/>
        <w:ind w:left="480" w:hanging="480"/>
        <w:rPr>
          <w:rFonts w:eastAsia="Times New Roman" w:cs="Arial"/>
          <w:noProof/>
        </w:rPr>
      </w:pPr>
      <w:ins w:id="16" w:author="Parks, Robbie M" w:date="2018-06-19T10:09:00Z">
        <w:r>
          <w:rPr>
            <w:bCs/>
          </w:rPr>
          <w:fldChar w:fldCharType="begin" w:fldLock="1"/>
        </w:r>
        <w:r>
          <w:rPr>
            <w:bCs/>
          </w:rPr>
          <w:instrText xml:space="preserve">ADDIN Mendeley Bibliography CSL_BIBLIOGRAPHY </w:instrText>
        </w:r>
      </w:ins>
      <w:r>
        <w:rPr>
          <w:bCs/>
        </w:rPr>
        <w:fldChar w:fldCharType="separate"/>
      </w:r>
      <w:r w:rsidR="00766448" w:rsidRPr="00766448">
        <w:rPr>
          <w:rFonts w:eastAsia="Times New Roman" w:cs="Arial"/>
          <w:noProof/>
        </w:rPr>
        <w:t xml:space="preserve">Basu, R. (2009). High ambient temperature and mortality: A review of epidemiologic studies from 2001 to 2008. </w:t>
      </w:r>
      <w:r w:rsidR="00766448" w:rsidRPr="00766448">
        <w:rPr>
          <w:rFonts w:eastAsia="Times New Roman" w:cs="Arial"/>
          <w:i/>
          <w:iCs/>
          <w:noProof/>
        </w:rPr>
        <w:t>Environmental Health: A Global Access Science Source</w:t>
      </w:r>
      <w:r w:rsidR="00766448" w:rsidRPr="00766448">
        <w:rPr>
          <w:rFonts w:eastAsia="Times New Roman" w:cs="Arial"/>
          <w:noProof/>
        </w:rPr>
        <w:t>. https://doi.org/10.1186/1476-069X-8-40</w:t>
      </w:r>
    </w:p>
    <w:p w14:paraId="4D273E6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Dominici, F., &amp; Samet, J. M. (2005). Temperature and mortality among the elderly in the United States: a comparison of epidemiologic methods. </w:t>
      </w:r>
      <w:r w:rsidRPr="00766448">
        <w:rPr>
          <w:rFonts w:eastAsia="Times New Roman" w:cs="Arial"/>
          <w:i/>
          <w:iCs/>
          <w:noProof/>
        </w:rPr>
        <w:t>Epidemiology</w:t>
      </w:r>
      <w:r w:rsidRPr="00766448">
        <w:rPr>
          <w:rFonts w:eastAsia="Times New Roman" w:cs="Arial"/>
          <w:noProof/>
        </w:rPr>
        <w:t xml:space="preserve">, </w:t>
      </w:r>
      <w:r w:rsidRPr="00766448">
        <w:rPr>
          <w:rFonts w:eastAsia="Times New Roman" w:cs="Arial"/>
          <w:i/>
          <w:iCs/>
          <w:noProof/>
        </w:rPr>
        <w:t>16</w:t>
      </w:r>
      <w:r w:rsidRPr="00766448">
        <w:rPr>
          <w:rFonts w:eastAsia="Times New Roman" w:cs="Arial"/>
          <w:noProof/>
        </w:rPr>
        <w:t>(1), 58–66. https://doi.org/00001648-200501000-00009 [pii]</w:t>
      </w:r>
    </w:p>
    <w:p w14:paraId="7590CE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&amp; Samet, J. M. (2002). Relation between elevated ambient temperature and mortality: A review of the epidemiologic evidence. </w:t>
      </w:r>
      <w:r w:rsidRPr="00766448">
        <w:rPr>
          <w:rFonts w:eastAsia="Times New Roman" w:cs="Arial"/>
          <w:i/>
          <w:iCs/>
          <w:noProof/>
        </w:rPr>
        <w:t>Epidemiologic Reviews</w:t>
      </w:r>
      <w:r w:rsidRPr="00766448">
        <w:rPr>
          <w:rFonts w:eastAsia="Times New Roman" w:cs="Arial"/>
          <w:noProof/>
        </w:rPr>
        <w:t>. https://doi.org/10.1093/epirev/mxf007</w:t>
      </w:r>
    </w:p>
    <w:p w14:paraId="4F4292C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Bennett, J. E., Blangiardo, M., Fecht, D., Elliott, P., &amp; Ezzati, M. (2014). Vulnerability to the mortality effects of warm temperature in the districts of England and Wales. </w:t>
      </w:r>
      <w:r w:rsidRPr="00766448">
        <w:rPr>
          <w:rFonts w:eastAsia="Times New Roman" w:cs="Arial"/>
          <w:i/>
          <w:iCs/>
          <w:noProof/>
        </w:rPr>
        <w:t>Nature Climate Change</w:t>
      </w:r>
      <w:r w:rsidRPr="00766448">
        <w:rPr>
          <w:rFonts w:eastAsia="Times New Roman" w:cs="Arial"/>
          <w:noProof/>
        </w:rPr>
        <w:t xml:space="preserve">, </w:t>
      </w:r>
      <w:r w:rsidRPr="00766448">
        <w:rPr>
          <w:rFonts w:eastAsia="Times New Roman" w:cs="Arial"/>
          <w:i/>
          <w:iCs/>
          <w:noProof/>
        </w:rPr>
        <w:t>4</w:t>
      </w:r>
      <w:r w:rsidRPr="00766448">
        <w:rPr>
          <w:rFonts w:eastAsia="Times New Roman" w:cs="Arial"/>
          <w:noProof/>
        </w:rPr>
        <w:t>(4), 269–273. https://doi.org/10.1038/nclimate2123</w:t>
      </w:r>
    </w:p>
    <w:p w14:paraId="4804BA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Braga, A. L. F., Zanobetti, A., &amp; Schwartz, J. (2002). The effect of weather on respiratory and cardiovascular deaths in 12 U.S. cities. </w:t>
      </w:r>
      <w:r w:rsidRPr="00766448">
        <w:rPr>
          <w:rFonts w:eastAsia="Times New Roman" w:cs="Arial"/>
          <w:i/>
          <w:iCs/>
          <w:noProof/>
        </w:rPr>
        <w:t>Environmental Health Perspectives</w:t>
      </w:r>
      <w:r w:rsidRPr="00766448">
        <w:rPr>
          <w:rFonts w:eastAsia="Times New Roman" w:cs="Arial"/>
          <w:noProof/>
        </w:rPr>
        <w:t xml:space="preserve">, </w:t>
      </w:r>
      <w:r w:rsidRPr="00766448">
        <w:rPr>
          <w:rFonts w:eastAsia="Times New Roman" w:cs="Arial"/>
          <w:i/>
          <w:iCs/>
          <w:noProof/>
        </w:rPr>
        <w:t>110</w:t>
      </w:r>
      <w:r w:rsidRPr="00766448">
        <w:rPr>
          <w:rFonts w:eastAsia="Times New Roman" w:cs="Arial"/>
          <w:noProof/>
        </w:rPr>
        <w:t>(9), 859–863. https://doi.org/10.1289/ehp.02110859</w:t>
      </w:r>
    </w:p>
    <w:p w14:paraId="78633B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Curriero, F. C., Heiner, K. S., Samet, J. M., Zeger, S. L., Strug, L., &amp; Patz, J. A. (2002). Temperature and mortality in 11 cities of the eastern United States. </w:t>
      </w:r>
      <w:r w:rsidRPr="00766448">
        <w:rPr>
          <w:rFonts w:eastAsia="Times New Roman" w:cs="Arial"/>
          <w:i/>
          <w:iCs/>
          <w:noProof/>
        </w:rPr>
        <w:t>American Journal of Epidemiology</w:t>
      </w:r>
      <w:r w:rsidRPr="00766448">
        <w:rPr>
          <w:rFonts w:eastAsia="Times New Roman" w:cs="Arial"/>
          <w:noProof/>
        </w:rPr>
        <w:t xml:space="preserve">, </w:t>
      </w:r>
      <w:r w:rsidRPr="00766448">
        <w:rPr>
          <w:rFonts w:eastAsia="Times New Roman" w:cs="Arial"/>
          <w:i/>
          <w:iCs/>
          <w:noProof/>
        </w:rPr>
        <w:t>155</w:t>
      </w:r>
      <w:r w:rsidRPr="00766448">
        <w:rPr>
          <w:rFonts w:eastAsia="Times New Roman" w:cs="Arial"/>
          <w:noProof/>
        </w:rPr>
        <w:t>(1), 80–87. https://doi.org/10.1093/aje/155.1.80</w:t>
      </w:r>
    </w:p>
    <w:p w14:paraId="11DE2F6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Dockery, D. W., Pope, C. A., Xu, X., Spengler, J. D., Ware, J. H., Fay, M. E., … Speizer, F. E. (1993). An association between air pollution and mortality in six U.S. cities. </w:t>
      </w:r>
      <w:r w:rsidRPr="00766448">
        <w:rPr>
          <w:rFonts w:eastAsia="Times New Roman" w:cs="Arial"/>
          <w:i/>
          <w:iCs/>
          <w:noProof/>
        </w:rPr>
        <w:t>The New England Journal of Medicine</w:t>
      </w:r>
      <w:r w:rsidRPr="00766448">
        <w:rPr>
          <w:rFonts w:eastAsia="Times New Roman" w:cs="Arial"/>
          <w:noProof/>
        </w:rPr>
        <w:t xml:space="preserve">, </w:t>
      </w:r>
      <w:r w:rsidRPr="00766448">
        <w:rPr>
          <w:rFonts w:eastAsia="Times New Roman" w:cs="Arial"/>
          <w:i/>
          <w:iCs/>
          <w:noProof/>
        </w:rPr>
        <w:t>329</w:t>
      </w:r>
      <w:r w:rsidRPr="00766448">
        <w:rPr>
          <w:rFonts w:eastAsia="Times New Roman" w:cs="Arial"/>
          <w:noProof/>
        </w:rPr>
        <w:t>(24), 1753–9. https://doi.org/10.1056/NEJM199312093292401</w:t>
      </w:r>
    </w:p>
    <w:p w14:paraId="13CC703C"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Fowler, T., Southgate, R. J., Waite, T., Harrell, R., Kovats, S., Bone, A., … Murray, V. (2015). Excess winter deaths in Europe: A multi-country descriptive analysis. </w:t>
      </w:r>
      <w:r w:rsidRPr="00766448">
        <w:rPr>
          <w:rFonts w:eastAsia="Times New Roman" w:cs="Arial"/>
          <w:i/>
          <w:iCs/>
          <w:noProof/>
        </w:rPr>
        <w:t>European Journal of Public Health</w:t>
      </w:r>
      <w:r w:rsidRPr="00766448">
        <w:rPr>
          <w:rFonts w:eastAsia="Times New Roman" w:cs="Arial"/>
          <w:noProof/>
        </w:rPr>
        <w:t xml:space="preserve">, </w:t>
      </w:r>
      <w:r w:rsidRPr="00766448">
        <w:rPr>
          <w:rFonts w:eastAsia="Times New Roman" w:cs="Arial"/>
          <w:i/>
          <w:iCs/>
          <w:noProof/>
        </w:rPr>
        <w:t>25</w:t>
      </w:r>
      <w:r w:rsidRPr="00766448">
        <w:rPr>
          <w:rFonts w:eastAsia="Times New Roman" w:cs="Arial"/>
          <w:noProof/>
        </w:rPr>
        <w:t>(2), 339–345. https://doi.org/10.1093/eurpub/cku073</w:t>
      </w:r>
    </w:p>
    <w:p w14:paraId="24FA7907"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66448">
        <w:rPr>
          <w:rFonts w:eastAsia="Times New Roman" w:cs="Arial"/>
          <w:i/>
          <w:iCs/>
          <w:noProof/>
        </w:rPr>
        <w:t>The Lancet</w:t>
      </w:r>
      <w:r w:rsidRPr="00766448">
        <w:rPr>
          <w:rFonts w:eastAsia="Times New Roman" w:cs="Arial"/>
          <w:noProof/>
        </w:rPr>
        <w:t xml:space="preserve">, </w:t>
      </w:r>
      <w:r w:rsidRPr="00766448">
        <w:rPr>
          <w:rFonts w:eastAsia="Times New Roman" w:cs="Arial"/>
          <w:i/>
          <w:iCs/>
          <w:noProof/>
        </w:rPr>
        <w:t>386</w:t>
      </w:r>
      <w:r w:rsidRPr="00766448">
        <w:rPr>
          <w:rFonts w:eastAsia="Times New Roman" w:cs="Arial"/>
          <w:noProof/>
        </w:rPr>
        <w:t>(9991), 369–375. https://doi.org/10.1016/S0140-6736(14)62114-0</w:t>
      </w:r>
    </w:p>
    <w:p w14:paraId="3801C31B"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Grenfell, B. T., Bjørnstad, O. N., &amp; Kappey, J. (2001). Travelling waves and spatial hierarchies in measles epidemics.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414</w:t>
      </w:r>
      <w:r w:rsidRPr="00766448">
        <w:rPr>
          <w:rFonts w:eastAsia="Times New Roman" w:cs="Arial"/>
          <w:noProof/>
        </w:rPr>
        <w:t>(6865), 716–723. https://doi.org/10.1038/414716a</w:t>
      </w:r>
    </w:p>
    <w:p w14:paraId="36A6BA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Healy, J. D. (2003). Excess winter mortality in Europe: A cross country analysis identifying key risk factors. </w:t>
      </w:r>
      <w:r w:rsidRPr="00766448">
        <w:rPr>
          <w:rFonts w:eastAsia="Times New Roman" w:cs="Arial"/>
          <w:i/>
          <w:iCs/>
          <w:noProof/>
        </w:rPr>
        <w:t>Journal of Epidemiology and Community Health</w:t>
      </w:r>
      <w:r w:rsidRPr="00766448">
        <w:rPr>
          <w:rFonts w:eastAsia="Times New Roman" w:cs="Arial"/>
          <w:noProof/>
        </w:rPr>
        <w:t xml:space="preserve">, </w:t>
      </w:r>
      <w:r w:rsidRPr="00766448">
        <w:rPr>
          <w:rFonts w:eastAsia="Times New Roman" w:cs="Arial"/>
          <w:i/>
          <w:iCs/>
          <w:noProof/>
        </w:rPr>
        <w:t>57</w:t>
      </w:r>
      <w:r w:rsidRPr="00766448">
        <w:rPr>
          <w:rFonts w:eastAsia="Times New Roman" w:cs="Arial"/>
          <w:noProof/>
        </w:rPr>
        <w:t>(10), 784–789. https://doi.org/10.1136/jech.57.10.784</w:t>
      </w:r>
    </w:p>
    <w:p w14:paraId="3541223F"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Hoek, G., Krishnan, R. M., Beelen, R., Peters, A., Ostro, B., Brunekreef, B., &amp; Kaufman, J. D. (2013). Long-term air pollution exposure and cardio- respiratory mortality: a review. </w:t>
      </w:r>
      <w:r w:rsidRPr="00766448">
        <w:rPr>
          <w:rFonts w:eastAsia="Times New Roman" w:cs="Arial"/>
          <w:i/>
          <w:iCs/>
          <w:noProof/>
        </w:rPr>
        <w:t>Environmental Health</w:t>
      </w:r>
      <w:r w:rsidRPr="00766448">
        <w:rPr>
          <w:rFonts w:eastAsia="Times New Roman" w:cs="Arial"/>
          <w:noProof/>
        </w:rPr>
        <w:t xml:space="preserve">, </w:t>
      </w:r>
      <w:r w:rsidRPr="00766448">
        <w:rPr>
          <w:rFonts w:eastAsia="Times New Roman" w:cs="Arial"/>
          <w:i/>
          <w:iCs/>
          <w:noProof/>
        </w:rPr>
        <w:t>12</w:t>
      </w:r>
      <w:r w:rsidRPr="00766448">
        <w:rPr>
          <w:rFonts w:eastAsia="Times New Roman" w:cs="Arial"/>
          <w:noProof/>
        </w:rPr>
        <w:t>(1), 43. https://doi.org/10.1186/1476-069X-12-43</w:t>
      </w:r>
    </w:p>
    <w:p w14:paraId="1ECB92D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McKee, C. M. (1989). Deaths in winter: Can Britain learn from Europe? </w:t>
      </w:r>
      <w:r w:rsidRPr="00766448">
        <w:rPr>
          <w:rFonts w:eastAsia="Times New Roman" w:cs="Arial"/>
          <w:i/>
          <w:iCs/>
          <w:noProof/>
        </w:rPr>
        <w:t>European Journal of Epidemiology</w:t>
      </w:r>
      <w:r w:rsidRPr="00766448">
        <w:rPr>
          <w:rFonts w:eastAsia="Times New Roman" w:cs="Arial"/>
          <w:noProof/>
        </w:rPr>
        <w:t xml:space="preserve">, </w:t>
      </w:r>
      <w:r w:rsidRPr="00766448">
        <w:rPr>
          <w:rFonts w:eastAsia="Times New Roman" w:cs="Arial"/>
          <w:i/>
          <w:iCs/>
          <w:noProof/>
        </w:rPr>
        <w:t>5</w:t>
      </w:r>
      <w:r w:rsidRPr="00766448">
        <w:rPr>
          <w:rFonts w:eastAsia="Times New Roman" w:cs="Arial"/>
          <w:noProof/>
        </w:rPr>
        <w:t>(2), 178–182. https://doi.org/10.1007/BF00156826</w:t>
      </w:r>
    </w:p>
    <w:p w14:paraId="02CC4428"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Moy, C. M., Seltzer, G. O., Rodbell, D. T., &amp; Anderson, D. M. (2002). Variability of El Niño/Southern Oscillation activity at millennial timescales during the Holocene epoch.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420</w:t>
      </w:r>
      <w:r w:rsidRPr="00766448">
        <w:rPr>
          <w:rFonts w:eastAsia="Times New Roman" w:cs="Arial"/>
          <w:noProof/>
        </w:rPr>
        <w:t>(6912), 162–165. https://doi.org/10.1038/nature01194</w:t>
      </w:r>
    </w:p>
    <w:p w14:paraId="715F590B" w14:textId="77777777" w:rsidR="00766448" w:rsidRPr="00766448" w:rsidRDefault="00766448" w:rsidP="00766448">
      <w:pPr>
        <w:widowControl w:val="0"/>
        <w:autoSpaceDE w:val="0"/>
        <w:autoSpaceDN w:val="0"/>
        <w:adjustRightInd w:val="0"/>
        <w:ind w:left="480" w:hanging="480"/>
        <w:rPr>
          <w:rFonts w:cs="Arial"/>
          <w:noProof/>
        </w:rPr>
      </w:pPr>
      <w:r w:rsidRPr="00766448">
        <w:rPr>
          <w:rFonts w:eastAsia="Times New Roman" w:cs="Arial"/>
          <w:noProof/>
        </w:rPr>
        <w:t xml:space="preserve">Pope, C. A., Burnett, R. T., Thun, M. J., Calle, E. E., Krewski, D., Ito, K., &amp; Thurston, G. D. (2002). Lung cancer, cardiopulmonary mortality, and long-term exposure to fine particulate air pollution. </w:t>
      </w:r>
      <w:r w:rsidRPr="00766448">
        <w:rPr>
          <w:rFonts w:eastAsia="Times New Roman" w:cs="Arial"/>
          <w:i/>
          <w:iCs/>
          <w:noProof/>
        </w:rPr>
        <w:t>JAMA</w:t>
      </w:r>
      <w:r w:rsidRPr="00766448">
        <w:rPr>
          <w:rFonts w:eastAsia="Times New Roman" w:cs="Arial"/>
          <w:noProof/>
        </w:rPr>
        <w:t xml:space="preserve">, </w:t>
      </w:r>
      <w:r w:rsidRPr="00766448">
        <w:rPr>
          <w:rFonts w:eastAsia="Times New Roman" w:cs="Arial"/>
          <w:i/>
          <w:iCs/>
          <w:noProof/>
        </w:rPr>
        <w:t>287</w:t>
      </w:r>
      <w:r w:rsidRPr="00766448">
        <w:rPr>
          <w:rFonts w:eastAsia="Times New Roman" w:cs="Arial"/>
          <w:noProof/>
        </w:rPr>
        <w:t>(9), 1132–1141. https://doi.org/joc11435 [pii]</w:t>
      </w:r>
    </w:p>
    <w:p w14:paraId="094A715E" w14:textId="2E31CA43" w:rsidR="00B11CF3" w:rsidRDefault="008338F8" w:rsidP="00766448">
      <w:pPr>
        <w:widowControl w:val="0"/>
        <w:autoSpaceDE w:val="0"/>
        <w:autoSpaceDN w:val="0"/>
        <w:adjustRightInd w:val="0"/>
        <w:ind w:left="480" w:hanging="480"/>
        <w:rPr>
          <w:bCs/>
        </w:rPr>
      </w:pPr>
      <w:ins w:id="17"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8-06-26T13:05:00Z" w:initials="M">
    <w:p w14:paraId="4D2B72BB" w14:textId="3023FFFE" w:rsidR="00EA4A0E" w:rsidRDefault="00EA4A0E">
      <w:pPr>
        <w:pStyle w:val="CommentText"/>
      </w:pPr>
      <w:r>
        <w:rPr>
          <w:rStyle w:val="CommentReference"/>
        </w:rPr>
        <w:annotationRef/>
      </w:r>
      <w:r w:rsidR="002D0D85">
        <w:t>Can you find a couple of good Wavelet methods citations and add here (didn’t you have one when we met with Ralf?)</w:t>
      </w:r>
      <w:r w:rsidR="00197613">
        <w:t xml:space="preserve"> I thought we discussed this but if not, please do so and deal with this comment</w:t>
      </w:r>
    </w:p>
  </w:comment>
  <w:comment w:id="2"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3" w:author="Ezzati, Majid" w:date="2018-07-08T17:00:00Z" w:initials="EM">
    <w:p w14:paraId="6BD01CE3" w14:textId="68AC1804" w:rsidR="00DD6D12" w:rsidRDefault="00DD6D12">
      <w:pPr>
        <w:pStyle w:val="CommentText"/>
      </w:pPr>
      <w:r>
        <w:rPr>
          <w:rStyle w:val="CommentReference"/>
        </w:rPr>
        <w:annotationRef/>
      </w:r>
      <w:r>
        <w:t>Add this as figures unchanged</w:t>
      </w:r>
    </w:p>
  </w:comment>
  <w:comment w:id="4" w:author="Ezzati, Majid" w:date="2018-07-08T17:01:00Z" w:initials="EM">
    <w:p w14:paraId="1EC63BFA" w14:textId="77777777" w:rsidR="00080FE2" w:rsidRDefault="00080FE2" w:rsidP="00080FE2">
      <w:pPr>
        <w:pStyle w:val="CommentText"/>
      </w:pPr>
      <w:r>
        <w:rPr>
          <w:rStyle w:val="CommentReference"/>
        </w:rPr>
        <w:annotationRef/>
      </w:r>
      <w:r>
        <w:t>Do we need to say this? discuss</w:t>
      </w:r>
    </w:p>
  </w:comment>
  <w:comment w:id="6" w:author="Ezzati, Majid" w:date="2018-07-08T17:03:00Z" w:initials="EM">
    <w:p w14:paraId="35F7A523" w14:textId="60C06805" w:rsidR="00080FE2" w:rsidRDefault="00080FE2" w:rsidP="00080FE2">
      <w:pPr>
        <w:pStyle w:val="CommentText"/>
      </w:pPr>
      <w:r>
        <w:rPr>
          <w:rStyle w:val="CommentReference"/>
        </w:rPr>
        <w:annotationRef/>
      </w:r>
      <w:r>
        <w:t>Vague; discuss let’s keep the two things of how we answer these questions and this other method separate.  This is the most involved comment and our answer has to be to the point.</w:t>
      </w:r>
    </w:p>
  </w:comment>
  <w:comment w:id="7"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8"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9" w:author="Ezzati, Majid" w:date="2018-07-08T22:05:00Z" w:initials="EM">
    <w:p w14:paraId="605A8966" w14:textId="55EB5056" w:rsidR="007309A2" w:rsidRDefault="007309A2">
      <w:pPr>
        <w:pStyle w:val="CommentText"/>
      </w:pPr>
      <w:r>
        <w:rPr>
          <w:rStyle w:val="CommentReference"/>
        </w:rPr>
        <w:annotationRef/>
      </w:r>
      <w:r>
        <w:t>Discuss if the amplitude is addressed in their specification or not</w:t>
      </w:r>
    </w:p>
  </w:comment>
  <w:comment w:id="10" w:author="Ezzati, Majid" w:date="2018-06-10T07:43:00Z" w:initials="EM">
    <w:p w14:paraId="64D73916" w14:textId="3D308233" w:rsidR="006D1920" w:rsidRDefault="006D1920">
      <w:pPr>
        <w:pStyle w:val="CommentText"/>
      </w:pPr>
      <w:r>
        <w:rPr>
          <w:rStyle w:val="CommentReference"/>
        </w:rPr>
        <w:annotationRef/>
      </w:r>
      <w:r>
        <w:t>To discuss</w:t>
      </w:r>
    </w:p>
  </w:comment>
  <w:comment w:id="11" w:author="Ezzati, Majid" w:date="2018-07-08T21:28:00Z" w:initials="EM">
    <w:p w14:paraId="2921FCF2" w14:textId="04C8BABF" w:rsidR="007103CF" w:rsidRDefault="007103CF">
      <w:pPr>
        <w:pStyle w:val="CommentText"/>
      </w:pPr>
      <w:r>
        <w:rPr>
          <w:rStyle w:val="CommentReference"/>
        </w:rPr>
        <w:annotationRef/>
      </w:r>
      <w:r>
        <w:t>Discuss. I know this depends on age group but we may be able to through the results for all ages</w:t>
      </w:r>
    </w:p>
  </w:comment>
  <w:comment w:id="13" w:author="Ezzati, Majid" w:date="2018-07-08T21:29:00Z" w:initials="EM">
    <w:p w14:paraId="3462137F" w14:textId="141C7C6B" w:rsidR="007103CF" w:rsidRDefault="007103CF">
      <w:pPr>
        <w:pStyle w:val="CommentText"/>
      </w:pPr>
      <w:r>
        <w:rPr>
          <w:rStyle w:val="CommentReference"/>
        </w:rPr>
        <w:annotationRef/>
      </w:r>
      <w:r>
        <w:t>In retrospect, let’s not add to the paper. We can discuss though</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2B72BB" w15:done="0"/>
  <w15:commentEx w15:paraId="786D3692" w15:done="0"/>
  <w15:commentEx w15:paraId="6BD01CE3" w15:done="0"/>
  <w15:commentEx w15:paraId="1EC63BFA" w15:done="0"/>
  <w15:commentEx w15:paraId="35F7A523" w15:done="0"/>
  <w15:commentEx w15:paraId="7886F5D8" w15:done="0"/>
  <w15:commentEx w15:paraId="4CB72DD7" w15:done="0"/>
  <w15:commentEx w15:paraId="605A8966" w15:done="0"/>
  <w15:commentEx w15:paraId="64D73916" w15:done="0"/>
  <w15:commentEx w15:paraId="2921FCF2" w15:done="0"/>
  <w15:commentEx w15:paraId="3462137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5ED3E2" w14:textId="77777777" w:rsidR="00823C77" w:rsidRDefault="00823C77">
      <w:r>
        <w:separator/>
      </w:r>
    </w:p>
  </w:endnote>
  <w:endnote w:type="continuationSeparator" w:id="0">
    <w:p w14:paraId="1973B3DC" w14:textId="77777777" w:rsidR="00823C77" w:rsidRDefault="00823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11B0A1AA" w:rsidR="005530AF" w:rsidRDefault="005530AF">
    <w:pPr>
      <w:pStyle w:val="Footer"/>
      <w:jc w:val="right"/>
    </w:pPr>
    <w:r>
      <w:fldChar w:fldCharType="begin"/>
    </w:r>
    <w:r>
      <w:instrText xml:space="preserve"> PAGE   \* MERGEFORMAT </w:instrText>
    </w:r>
    <w:r>
      <w:fldChar w:fldCharType="separate"/>
    </w:r>
    <w:r w:rsidR="0076160A">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688B0BBE" w:rsidR="005530AF" w:rsidRDefault="005530AF">
    <w:pPr>
      <w:pStyle w:val="Footer"/>
      <w:jc w:val="right"/>
    </w:pPr>
    <w:r>
      <w:fldChar w:fldCharType="begin"/>
    </w:r>
    <w:r>
      <w:instrText xml:space="preserve"> PAGE   \* MERGEFORMAT </w:instrText>
    </w:r>
    <w:r>
      <w:fldChar w:fldCharType="separate"/>
    </w:r>
    <w:r w:rsidR="005362C8">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405837" w14:textId="77777777" w:rsidR="00823C77" w:rsidRDefault="00823C77">
      <w:r>
        <w:separator/>
      </w:r>
    </w:p>
  </w:footnote>
  <w:footnote w:type="continuationSeparator" w:id="0">
    <w:p w14:paraId="1C3D123C" w14:textId="77777777" w:rsidR="00823C77" w:rsidRDefault="00823C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160A"/>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3C77"/>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789"/>
    <w:rsid w:val="00C059EF"/>
    <w:rsid w:val="00C06E0D"/>
    <w:rsid w:val="00C073BA"/>
    <w:rsid w:val="00C07823"/>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B42"/>
    <w:rsid w:val="00DF52A1"/>
    <w:rsid w:val="00DF69D0"/>
    <w:rsid w:val="00DF7C29"/>
    <w:rsid w:val="00DF7D2C"/>
    <w:rsid w:val="00E00372"/>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22A"/>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326C-5100-734C-900A-58CC5D56C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8</TotalTime>
  <Pages>6</Pages>
  <Words>9054</Words>
  <Characters>51609</Characters>
  <Application>Microsoft Macintosh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60542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23</cp:revision>
  <cp:lastPrinted>2016-09-20T09:06:00Z</cp:lastPrinted>
  <dcterms:created xsi:type="dcterms:W3CDTF">2018-07-06T12:21:00Z</dcterms:created>
  <dcterms:modified xsi:type="dcterms:W3CDTF">2018-07-23T14:21:00Z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