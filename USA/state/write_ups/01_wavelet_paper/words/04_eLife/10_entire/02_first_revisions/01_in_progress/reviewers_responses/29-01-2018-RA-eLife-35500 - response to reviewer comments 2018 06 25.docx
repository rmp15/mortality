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A6AC17E"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r w:rsidRPr="00CD71BB">
        <w:rPr>
          <w:bCs/>
        </w:rPr>
        <w:t>cor pulmonale</w:t>
      </w:r>
      <w:r>
        <w:rPr>
          <w:bCs/>
        </w:rPr>
        <w:t xml:space="preserve"> arising from COPD or death from pneumonia in patients with acute vascular events)</w:t>
      </w:r>
      <w:ins w:id="2"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the above suggestions which includes all</w:t>
      </w:r>
      <w:ins w:id="5" w:author="Parks, Robbie M" w:date="2018-06-19T10:25:00Z">
        <w:r w:rsidR="00A0315D">
          <w:rPr>
            <w:bCs/>
          </w:rPr>
          <w:t xml:space="preserve"> </w:t>
        </w:r>
      </w:ins>
      <w:r>
        <w:rPr>
          <w:bCs/>
        </w:rPr>
        <w:t xml:space="preserve">the above </w:t>
      </w:r>
      <w:r w:rsidR="00116830">
        <w:rPr>
          <w:bCs/>
        </w:rPr>
        <w:t>groups</w:t>
      </w:r>
      <w:ins w:id="6" w:author="Parks, Robbie M" w:date="2018-06-19T09:36:00Z">
        <w:r w:rsidR="00414AF7">
          <w:rPr>
            <w:bCs/>
          </w:rPr>
          <w:t>.</w:t>
        </w:r>
      </w:ins>
      <w:del w:id="7"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8" w:author="Parks, Robbie M" w:date="2018-06-19T12:08:00Z"/>
          <w:bCs/>
        </w:rPr>
      </w:pPr>
    </w:p>
    <w:p w14:paraId="0984B46D" w14:textId="34BDBE52" w:rsidR="00E61AB2" w:rsidRPr="00CD71BB" w:rsidRDefault="008A0338" w:rsidP="00E61AB2">
      <w:pPr>
        <w:pStyle w:val="BodyText"/>
        <w:spacing w:after="0" w:line="240" w:lineRule="auto"/>
        <w:rPr>
          <w:bCs/>
        </w:rPr>
      </w:pPr>
      <w:ins w:id="9" w:author="Parks, Robbie M" w:date="2018-06-19T10:00:00Z">
        <w:r>
          <w:rPr>
            <w:bCs/>
          </w:rPr>
          <w:t xml:space="preserve">We have also obtained 3 further years of data, resulting in a total of </w:t>
        </w:r>
      </w:ins>
      <w:ins w:id="10" w:author="Parks, Robbie M" w:date="2018-06-19T10:42:00Z">
        <w:r w:rsidR="00F6178D">
          <w:rPr>
            <w:bCs/>
          </w:rPr>
          <w:t>85,854,176</w:t>
        </w:r>
      </w:ins>
      <w:ins w:id="11" w:author="Parks, Robbie M" w:date="2018-06-19T10:00:00Z">
        <w:r>
          <w:rPr>
            <w:bCs/>
          </w:rPr>
          <w:t xml:space="preserve"> deaths from 1980 </w:t>
        </w:r>
      </w:ins>
      <w:ins w:id="12" w:author="Parks, Robbie M" w:date="2018-06-19T10:01:00Z">
        <w:r w:rsidR="00741519">
          <w:rPr>
            <w:bCs/>
          </w:rPr>
          <w:t>–</w:t>
        </w:r>
      </w:ins>
      <w:ins w:id="13" w:author="Parks, Robbie M" w:date="2018-06-19T10:00:00Z">
        <w:r>
          <w:rPr>
            <w:bCs/>
          </w:rPr>
          <w:t xml:space="preserve"> 2016</w:t>
        </w:r>
      </w:ins>
      <w:ins w:id="14"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5"/>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5"/>
      <w:r>
        <w:rPr>
          <w:rStyle w:val="CommentReference"/>
        </w:rPr>
        <w:commentReference w:id="15"/>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3B4A6610" w:rsidR="00D02BB5" w:rsidRPr="00EF755D" w:rsidRDefault="00D02BB5" w:rsidP="00E61AB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3E211D82" w14:textId="1FDE696C" w:rsidR="000931A3" w:rsidRDefault="00157401" w:rsidP="00E61AB2">
      <w:pPr>
        <w:rPr>
          <w:ins w:id="16" w:author="Parks, Robbie M" w:date="2018-06-20T00:48:00Z"/>
          <w:bCs/>
        </w:rPr>
      </w:pPr>
      <w:ins w:id="17" w:author="Parks, Robbie M" w:date="2018-06-19T11:54:00Z">
        <w:r>
          <w:rPr>
            <w:bCs/>
          </w:rPr>
          <w:t xml:space="preserve">We agree that </w:t>
        </w:r>
      </w:ins>
      <w:ins w:id="18" w:author="Parks, Robbie M" w:date="2018-06-19T11:46:00Z">
        <w:r w:rsidR="006C28FF">
          <w:rPr>
            <w:bCs/>
          </w:rPr>
          <w:t>wavelet spectra</w:t>
        </w:r>
      </w:ins>
      <w:ins w:id="19" w:author="Parks, Robbie M" w:date="2018-06-19T11:47:00Z">
        <w:r w:rsidR="006C28FF">
          <w:rPr>
            <w:bCs/>
          </w:rPr>
          <w:t xml:space="preserve"> are</w:t>
        </w:r>
        <w:r>
          <w:rPr>
            <w:bCs/>
          </w:rPr>
          <w:t xml:space="preserve"> </w:t>
        </w:r>
        <w:r w:rsidR="006C28FF">
          <w:rPr>
            <w:bCs/>
          </w:rPr>
          <w:t>a good exploratory tool</w:t>
        </w:r>
      </w:ins>
      <w:ins w:id="20" w:author="Parks, Robbie M" w:date="2018-06-19T11:48:00Z">
        <w:r w:rsidR="003612B9">
          <w:rPr>
            <w:bCs/>
          </w:rPr>
          <w:t>, which help identify potential 12-month seasonality.</w:t>
        </w:r>
        <w:r w:rsidR="00F13F32">
          <w:rPr>
            <w:bCs/>
          </w:rPr>
          <w:t xml:space="preserve"> </w:t>
        </w:r>
      </w:ins>
      <w:ins w:id="21" w:author="Parks, Robbie M" w:date="2018-06-19T11:49:00Z">
        <w:r w:rsidR="00F13F32">
          <w:rPr>
            <w:bCs/>
          </w:rPr>
          <w:t xml:space="preserve">We also </w:t>
        </w:r>
      </w:ins>
      <w:ins w:id="22" w:author="Parks, Robbie M" w:date="2018-06-19T11:47:00Z">
        <w:r w:rsidR="00D32DC3">
          <w:rPr>
            <w:bCs/>
          </w:rPr>
          <w:t xml:space="preserve">agree that using the wavelet spectra alone would not </w:t>
        </w:r>
      </w:ins>
      <w:ins w:id="23" w:author="Parks, Robbie M" w:date="2018-06-19T11:48:00Z">
        <w:r w:rsidR="001C06BB">
          <w:rPr>
            <w:bCs/>
          </w:rPr>
          <w:t>provide a foundation for firm conclusions on seasonality.</w:t>
        </w:r>
      </w:ins>
      <w:ins w:id="24" w:author="Parks, Robbie M" w:date="2018-06-19T11:46:00Z">
        <w:r w:rsidR="006C28FF">
          <w:rPr>
            <w:bCs/>
          </w:rPr>
          <w:t xml:space="preserve"> </w:t>
        </w:r>
      </w:ins>
      <w:ins w:id="25" w:author="Parks, Robbie M" w:date="2018-06-20T00:47:00Z">
        <w:r w:rsidR="00BF5A90">
          <w:rPr>
            <w:bCs/>
          </w:rPr>
          <w:t xml:space="preserve">As explained in our paper, wavelet analysis is advantageous as it does not </w:t>
        </w:r>
      </w:ins>
      <w:ins w:id="26" w:author="Parks, Robbie M" w:date="2018-06-20T10:16:00Z">
        <w:r w:rsidR="00CE12E5">
          <w:rPr>
            <w:bCs/>
          </w:rPr>
          <w:t>require</w:t>
        </w:r>
      </w:ins>
      <w:ins w:id="27" w:author="Parks, Robbie M" w:date="2018-06-20T00:47:00Z">
        <w:r w:rsidR="00BF5A90">
          <w:rPr>
            <w:bCs/>
          </w:rPr>
          <w:t xml:space="preserve"> to use a stationary time series. </w:t>
        </w:r>
      </w:ins>
      <w:ins w:id="28" w:author="Parks, Robbie M" w:date="2018-06-20T00:48:00Z">
        <w:r w:rsidR="000931A3">
          <w:rPr>
            <w:bCs/>
          </w:rPr>
          <w:t>The example of all-cause 15-24 male mortality</w:t>
        </w:r>
      </w:ins>
      <w:ins w:id="29" w:author="Parks, Robbie M" w:date="2018-06-20T10:16:00Z">
        <w:r w:rsidR="00CE12E5">
          <w:rPr>
            <w:bCs/>
          </w:rPr>
          <w:t xml:space="preserve"> the reviewers raise</w:t>
        </w:r>
      </w:ins>
      <w:ins w:id="30" w:author="Parks, Robbie M" w:date="2018-06-20T00:48:00Z">
        <w:r w:rsidR="000931A3">
          <w:rPr>
            <w:bCs/>
          </w:rPr>
          <w:t xml:space="preserve"> (Figure 1) is a good one, as the wavelet spectrum indicates a possible decline or disappearance of seasonality.</w:t>
        </w:r>
      </w:ins>
      <w:ins w:id="31" w:author="Parks, Robbie M" w:date="2018-06-23T14:24:00Z">
        <w:r w:rsidR="00357531">
          <w:rPr>
            <w:bCs/>
          </w:rPr>
          <w:t xml:space="preserve"> </w:t>
        </w:r>
      </w:ins>
    </w:p>
    <w:p w14:paraId="1E371679" w14:textId="77777777" w:rsidR="000931A3" w:rsidRDefault="000931A3" w:rsidP="00E61AB2">
      <w:pPr>
        <w:rPr>
          <w:ins w:id="32" w:author="Parks, Robbie M" w:date="2018-06-20T00:48:00Z"/>
          <w:bCs/>
        </w:rPr>
      </w:pPr>
    </w:p>
    <w:p w14:paraId="0C29CB08" w14:textId="3252B1C9" w:rsidR="00BD0E87" w:rsidRDefault="000931A3" w:rsidP="00E61AB2">
      <w:pPr>
        <w:rPr>
          <w:ins w:id="33" w:author="Parks, Robbie M" w:date="2018-06-23T15:01:00Z"/>
          <w:bCs/>
        </w:rPr>
      </w:pPr>
      <w:ins w:id="34"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w:t>
        </w:r>
      </w:ins>
      <w:ins w:id="35" w:author="Parks, Robbie M" w:date="2018-06-20T10:16:00Z">
        <w:r w:rsidR="00A928D1">
          <w:rPr>
            <w:bCs/>
          </w:rPr>
          <w:t>have been</w:t>
        </w:r>
      </w:ins>
      <w:ins w:id="36" w:author="Parks, Robbie M" w:date="2018-06-19T11:49:00Z">
        <w:r w:rsidR="004D3C0A">
          <w:rPr>
            <w:bCs/>
          </w:rPr>
          <w:t xml:space="preserve"> </w:t>
        </w:r>
      </w:ins>
      <w:ins w:id="37" w:author="Parks, Robbie M" w:date="2018-06-19T11:50:00Z">
        <w:r w:rsidR="00A360FA">
          <w:rPr>
            <w:bCs/>
          </w:rPr>
          <w:t xml:space="preserve">well-described for each </w:t>
        </w:r>
        <w:r w:rsidR="00DE2ABF">
          <w:rPr>
            <w:bCs/>
          </w:rPr>
          <w:t>time series</w:t>
        </w:r>
      </w:ins>
      <w:ins w:id="38" w:author="Parks, Robbie M" w:date="2018-06-20T10:17:00Z">
        <w:r w:rsidR="005F05FD">
          <w:rPr>
            <w:bCs/>
          </w:rPr>
          <w:t xml:space="preserve"> in our analysis</w:t>
        </w:r>
      </w:ins>
      <w:ins w:id="39" w:author="Parks, Robbie M" w:date="2018-06-19T11:50:00Z">
        <w:r w:rsidR="00DE2ABF">
          <w:rPr>
            <w:bCs/>
          </w:rPr>
          <w:t>.</w:t>
        </w:r>
      </w:ins>
      <w:ins w:id="40" w:author="Parks, Robbie M" w:date="2018-06-20T00:48:00Z">
        <w:r>
          <w:rPr>
            <w:bCs/>
          </w:rPr>
          <w:t xml:space="preserve"> </w:t>
        </w:r>
      </w:ins>
      <w:ins w:id="41" w:author="Parks, Robbie M" w:date="2018-06-19T11:51:00Z">
        <w:r w:rsidR="00554894">
          <w:rPr>
            <w:bCs/>
          </w:rPr>
          <w:t xml:space="preserve">Our </w:t>
        </w:r>
      </w:ins>
      <w:ins w:id="42" w:author="Parks, Robbie M" w:date="2018-06-19T11:52:00Z">
        <w:r w:rsidR="00F62523">
          <w:rPr>
            <w:bCs/>
          </w:rPr>
          <w:t xml:space="preserve">subsequent analysis of the change in </w:t>
        </w:r>
      </w:ins>
      <w:ins w:id="43" w:author="Parks, Robbie M" w:date="2018-06-19T11:55:00Z">
        <w:r w:rsidR="0050038B">
          <w:rPr>
            <w:bCs/>
          </w:rPr>
          <w:t>the national percent difference in death rates</w:t>
        </w:r>
      </w:ins>
      <w:ins w:id="44" w:author="Parks, Robbie M" w:date="2018-06-19T11:52:00Z">
        <w:r w:rsidR="005145C7">
          <w:rPr>
            <w:bCs/>
          </w:rPr>
          <w:t xml:space="preserve"> (Figure 4) </w:t>
        </w:r>
        <w:r w:rsidR="00FD594D">
          <w:rPr>
            <w:bCs/>
          </w:rPr>
          <w:t>then quantifies this change</w:t>
        </w:r>
      </w:ins>
      <w:ins w:id="45" w:author="Parks, Robbie M" w:date="2018-06-19T11:55:00Z">
        <w:r w:rsidR="00322E48">
          <w:rPr>
            <w:bCs/>
          </w:rPr>
          <w:t xml:space="preserve"> during the period of study, while avoiding the problems with </w:t>
        </w:r>
      </w:ins>
      <w:ins w:id="46" w:author="Parks, Robbie M" w:date="2018-06-20T10:17:00Z">
        <w:r w:rsidR="001F3A6B">
          <w:rPr>
            <w:bCs/>
          </w:rPr>
          <w:t>traditional</w:t>
        </w:r>
      </w:ins>
      <w:ins w:id="47" w:author="Parks, Robbie M" w:date="2018-06-19T11:55:00Z">
        <w:r w:rsidR="00322E48">
          <w:rPr>
            <w:bCs/>
          </w:rPr>
          <w:t xml:space="preserve"> cosinor functions, which rely on stationary signals</w:t>
        </w:r>
      </w:ins>
      <w:ins w:id="48" w:author="Parks, Robbie M" w:date="2018-06-20T10:17:00Z">
        <w:r w:rsidR="00D255EB">
          <w:rPr>
            <w:bCs/>
          </w:rPr>
          <w:t>.</w:t>
        </w:r>
      </w:ins>
    </w:p>
    <w:p w14:paraId="34C7CEB3" w14:textId="77777777" w:rsidR="006C6128" w:rsidRDefault="006C6128" w:rsidP="00E61AB2">
      <w:pPr>
        <w:rPr>
          <w:ins w:id="49" w:author="Parks, Robbie M" w:date="2018-06-23T15:01:00Z"/>
          <w:bCs/>
        </w:rPr>
      </w:pPr>
    </w:p>
    <w:p w14:paraId="705185B6" w14:textId="48712F68" w:rsidR="006C6128" w:rsidRDefault="006C6128" w:rsidP="00E61AB2">
      <w:pPr>
        <w:rPr>
          <w:ins w:id="50" w:author="Parks, Robbie M" w:date="2018-06-23T15:01:00Z"/>
          <w:bCs/>
        </w:rPr>
      </w:pPr>
      <w:ins w:id="51" w:author="Parks, Robbie M" w:date="2018-06-23T15:01:00Z">
        <w:r>
          <w:rPr>
            <w:bCs/>
          </w:rPr>
          <w:lastRenderedPageBreak/>
          <w:t>Specifically addressing the model output questions above:</w:t>
        </w:r>
      </w:ins>
    </w:p>
    <w:p w14:paraId="352786F5" w14:textId="77777777" w:rsidR="006C6128" w:rsidRDefault="006C6128" w:rsidP="00E61AB2">
      <w:pPr>
        <w:rPr>
          <w:ins w:id="52" w:author="Parks, Robbie M" w:date="2018-06-23T15:02:00Z"/>
          <w:bCs/>
        </w:rPr>
      </w:pPr>
    </w:p>
    <w:p w14:paraId="7252D390" w14:textId="43F4AC76" w:rsidR="006C6128" w:rsidRPr="00BD7CB1" w:rsidRDefault="006C6128" w:rsidP="006C6128">
      <w:pPr>
        <w:rPr>
          <w:ins w:id="53" w:author="Parks, Robbie M" w:date="2018-06-23T15:02:00Z"/>
          <w:bCs/>
          <w:i/>
        </w:rPr>
      </w:pPr>
      <w:ins w:id="54" w:author="Parks, Robbie M" w:date="2018-06-23T15:02:00Z">
        <w:r w:rsidRPr="00BD7CB1">
          <w:rPr>
            <w:bCs/>
            <w:i/>
          </w:rPr>
          <w:t>- Is γi negative? If so the seasonal effect is becoming less severe for age group i.</w:t>
        </w:r>
      </w:ins>
    </w:p>
    <w:p w14:paraId="6DA25244" w14:textId="77777777" w:rsidR="006C6128" w:rsidRDefault="006C6128" w:rsidP="006C6128">
      <w:pPr>
        <w:rPr>
          <w:ins w:id="55" w:author="Parks, Robbie M" w:date="2018-06-23T15:02:00Z"/>
          <w:bCs/>
        </w:rPr>
      </w:pPr>
    </w:p>
    <w:p w14:paraId="073AFF8E" w14:textId="5F5A87EB" w:rsidR="006C6128" w:rsidRDefault="00216A2B" w:rsidP="006C6128">
      <w:pPr>
        <w:rPr>
          <w:ins w:id="56" w:author="Parks, Robbie M" w:date="2018-06-23T15:02:00Z"/>
          <w:bCs/>
        </w:rPr>
      </w:pPr>
      <w:ins w:id="57"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58" w:author="Parks, Robbie M" w:date="2018-06-24T21:57:00Z">
        <w:r w:rsidR="00864ADD">
          <w:rPr>
            <w:bCs/>
          </w:rPr>
          <w:t xml:space="preserve"> </w:t>
        </w:r>
      </w:ins>
      <w:ins w:id="59" w:author="Parks, Robbie M" w:date="2018-06-23T15:02:00Z">
        <w:r>
          <w:rPr>
            <w:bCs/>
          </w:rPr>
          <w:t>sex, and cause of death</w:t>
        </w:r>
      </w:ins>
      <w:ins w:id="60" w:author="Parks, Robbie M" w:date="2018-06-24T21:57:00Z">
        <w:r w:rsidR="00864ADD">
          <w:rPr>
            <w:bCs/>
          </w:rPr>
          <w:t xml:space="preserve"> (Figure 4)</w:t>
        </w:r>
      </w:ins>
    </w:p>
    <w:p w14:paraId="4BF93285" w14:textId="6E8B35F8" w:rsidR="006C6128" w:rsidRPr="00BD7CB1" w:rsidRDefault="006C6128" w:rsidP="006C6128">
      <w:pPr>
        <w:rPr>
          <w:ins w:id="61" w:author="Parks, Robbie M" w:date="2018-06-23T15:02:00Z"/>
          <w:bCs/>
        </w:rPr>
      </w:pPr>
      <w:ins w:id="62" w:author="Parks, Robbie M" w:date="2018-06-23T15:02:00Z">
        <w:r w:rsidRPr="00BD7CB1">
          <w:rPr>
            <w:bCs/>
          </w:rPr>
          <w:t xml:space="preserve"> </w:t>
        </w:r>
      </w:ins>
    </w:p>
    <w:p w14:paraId="3213E498" w14:textId="77777777" w:rsidR="006C6128" w:rsidRDefault="006C6128" w:rsidP="006C6128">
      <w:pPr>
        <w:rPr>
          <w:ins w:id="63" w:author="Parks, Robbie M" w:date="2018-06-23T15:03:00Z"/>
          <w:bCs/>
          <w:i/>
          <w:color w:val="FF0000"/>
        </w:rPr>
      </w:pPr>
      <w:ins w:id="64" w:author="Parks, Robbie M" w:date="2018-06-23T15:02:00Z">
        <w:r w:rsidRPr="00BD7CB1">
          <w:rPr>
            <w:bCs/>
            <w:i/>
            <w:color w:val="FF0000"/>
          </w:rPr>
          <w:t>- Does it look like all age groups have the same trend, with γi = γ</w:t>
        </w:r>
        <w:r w:rsidRPr="00BD7CB1">
          <w:rPr>
            <w:rFonts w:ascii="Cambria Math" w:hAnsi="Cambria Math" w:cs="Cambria Math"/>
            <w:bCs/>
            <w:i/>
            <w:color w:val="FF0000"/>
          </w:rPr>
          <w:t>₀</w:t>
        </w:r>
        <w:r w:rsidRPr="00BD7CB1">
          <w:rPr>
            <w:bCs/>
            <w:i/>
            <w:color w:val="FF0000"/>
          </w:rPr>
          <w:t xml:space="preserve"> for all i? </w:t>
        </w:r>
      </w:ins>
    </w:p>
    <w:p w14:paraId="3553D72F" w14:textId="77777777" w:rsidR="00A74C38" w:rsidRDefault="00A74C38" w:rsidP="006C6128">
      <w:pPr>
        <w:rPr>
          <w:ins w:id="65" w:author="Parks, Robbie M" w:date="2018-06-23T15:03:00Z"/>
          <w:bCs/>
          <w:i/>
          <w:color w:val="FF0000"/>
        </w:rPr>
      </w:pPr>
    </w:p>
    <w:p w14:paraId="6C73090D" w14:textId="6BB3127C" w:rsidR="00A74C38" w:rsidRPr="00A74C38" w:rsidRDefault="00A74C38" w:rsidP="006C6128">
      <w:pPr>
        <w:rPr>
          <w:ins w:id="66" w:author="Parks, Robbie M" w:date="2018-06-23T15:04:00Z"/>
          <w:bCs/>
          <w:color w:val="FF0000"/>
        </w:rPr>
      </w:pPr>
      <w:ins w:id="67" w:author="Parks, Robbie M" w:date="2018-06-23T15:04:00Z">
        <w:r w:rsidRPr="00BD7CB1">
          <w:rPr>
            <w:bCs/>
          </w:rPr>
          <w:t>γ</w:t>
        </w:r>
        <w:r>
          <w:rPr>
            <w:bCs/>
          </w:rPr>
          <w:t xml:space="preserve"> has distinct trends for each age group (Figure 4)</w:t>
        </w:r>
      </w:ins>
    </w:p>
    <w:p w14:paraId="20EAD23B" w14:textId="77777777" w:rsidR="00A74C38" w:rsidRPr="00BD7CB1" w:rsidRDefault="00A74C38" w:rsidP="006C6128">
      <w:pPr>
        <w:rPr>
          <w:ins w:id="68" w:author="Parks, Robbie M" w:date="2018-06-23T15:02:00Z"/>
          <w:bCs/>
          <w:color w:val="FF0000"/>
        </w:rPr>
      </w:pPr>
    </w:p>
    <w:p w14:paraId="4035719D" w14:textId="77777777" w:rsidR="006C6128" w:rsidRDefault="006C6128" w:rsidP="006C6128">
      <w:pPr>
        <w:rPr>
          <w:ins w:id="69" w:author="Parks, Robbie M" w:date="2018-06-23T15:04:00Z"/>
          <w:bCs/>
          <w:i/>
          <w:color w:val="FF0000"/>
        </w:rPr>
      </w:pPr>
      <w:ins w:id="70"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71" w:author="Parks, Robbie M" w:date="2018-06-23T15:04:00Z"/>
          <w:bCs/>
          <w:i/>
          <w:color w:val="FF0000"/>
        </w:rPr>
      </w:pPr>
    </w:p>
    <w:p w14:paraId="57BC4435" w14:textId="2B6E45F0" w:rsidR="00A74C38" w:rsidRPr="00BD7CB1" w:rsidRDefault="00BD7CB1" w:rsidP="006C6128">
      <w:pPr>
        <w:rPr>
          <w:ins w:id="72" w:author="Parks, Robbie M" w:date="2018-06-23T15:04:00Z"/>
          <w:bCs/>
          <w:color w:val="FF0000"/>
        </w:rPr>
      </w:pPr>
      <w:ins w:id="73" w:author="Parks, Robbie M" w:date="2018-06-23T15:04:00Z">
        <w:r>
          <w:rPr>
            <w:bCs/>
            <w:color w:val="FF0000"/>
          </w:rPr>
          <w:t xml:space="preserve">Figure 3 </w:t>
        </w:r>
      </w:ins>
      <w:ins w:id="74" w:author="Parks, Robbie M" w:date="2018-06-24T21:57:00Z">
        <w:r w:rsidR="001F1D6F">
          <w:rPr>
            <w:bCs/>
            <w:color w:val="FF0000"/>
          </w:rPr>
          <w:t>ad</w:t>
        </w:r>
        <w:r w:rsidR="00153D7F">
          <w:rPr>
            <w:bCs/>
            <w:color w:val="FF0000"/>
          </w:rPr>
          <w:t>dresses</w:t>
        </w:r>
      </w:ins>
      <w:ins w:id="75" w:author="Parks, Robbie M" w:date="2018-06-23T15:04:00Z">
        <w:r w:rsidR="00A74C38">
          <w:rPr>
            <w:bCs/>
            <w:color w:val="FF0000"/>
          </w:rPr>
          <w:t xml:space="preserve"> this question, with </w:t>
        </w:r>
      </w:ins>
      <w:ins w:id="76" w:author="Parks, Robbie M" w:date="2018-06-23T15:05:00Z">
        <w:r>
          <w:rPr>
            <w:bCs/>
            <w:color w:val="FF0000"/>
          </w:rPr>
          <w:t>distinct timings for causes of death by age-sex group.</w:t>
        </w:r>
      </w:ins>
    </w:p>
    <w:p w14:paraId="2EA7001E" w14:textId="77777777" w:rsidR="00A74C38" w:rsidRPr="00BD7CB1" w:rsidRDefault="00A74C38" w:rsidP="006C6128">
      <w:pPr>
        <w:rPr>
          <w:ins w:id="77" w:author="Parks, Robbie M" w:date="2018-06-23T15:02:00Z"/>
          <w:bCs/>
          <w:i/>
          <w:color w:val="FF0000"/>
        </w:rPr>
      </w:pPr>
    </w:p>
    <w:p w14:paraId="5D545812" w14:textId="67E16912" w:rsidR="006C6128" w:rsidRDefault="006C6128" w:rsidP="006C6128">
      <w:pPr>
        <w:rPr>
          <w:ins w:id="78" w:author="Parks, Robbie M" w:date="2018-06-23T15:05:00Z"/>
          <w:bCs/>
          <w:i/>
          <w:color w:val="FF0000"/>
        </w:rPr>
      </w:pPr>
      <w:ins w:id="79"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80" w:author="Parks, Robbie M" w:date="2018-06-23T15:05:00Z"/>
          <w:bCs/>
          <w:i/>
          <w:color w:val="FF0000"/>
        </w:rPr>
      </w:pPr>
    </w:p>
    <w:p w14:paraId="07B7DE76" w14:textId="1F0E7EA6" w:rsidR="00B162ED" w:rsidRPr="00B162ED" w:rsidRDefault="00B162ED" w:rsidP="006C6128">
      <w:pPr>
        <w:rPr>
          <w:ins w:id="81" w:author="Parks, Robbie M" w:date="2018-06-23T15:05:00Z"/>
          <w:bCs/>
          <w:color w:val="FF0000"/>
        </w:rPr>
      </w:pPr>
      <w:ins w:id="82" w:author="Parks, Robbie M" w:date="2018-06-23T15:06:00Z">
        <w:r>
          <w:rPr>
            <w:bCs/>
            <w:color w:val="FF0000"/>
          </w:rPr>
          <w:t xml:space="preserve">Though not shown here, we have examined </w:t>
        </w:r>
        <w:r w:rsidRPr="00B162ED">
          <w:rPr>
            <w:bCs/>
            <w:rPrChange w:id="83" w:author="Parks, Robbie M" w:date="2018-06-23T15:06:00Z">
              <w:rPr>
                <w:bCs/>
                <w:i/>
              </w:rPr>
            </w:rPrChange>
          </w:rPr>
          <w:t>γ</w:t>
        </w:r>
        <w:r>
          <w:rPr>
            <w:bCs/>
          </w:rPr>
          <w:t xml:space="preserve">’s variation by climate region. </w:t>
        </w:r>
      </w:ins>
      <w:ins w:id="84" w:author="Parks, Robbie M" w:date="2018-06-24T22:07:00Z">
        <w:r w:rsidR="00C113A8">
          <w:rPr>
            <w:bCs/>
          </w:rPr>
          <w:t>(Refer to figures in ‘Additional Analysis</w:t>
        </w:r>
      </w:ins>
      <w:ins w:id="85" w:author="Parks, Robbie M" w:date="2018-06-24T22:08:00Z">
        <w:r w:rsidR="00C113A8">
          <w:rPr>
            <w:bCs/>
          </w:rPr>
          <w:t>’ in slides</w:t>
        </w:r>
        <w:r w:rsidR="00835D8F">
          <w:rPr>
            <w:bCs/>
          </w:rPr>
          <w:t>.</w:t>
        </w:r>
      </w:ins>
      <w:ins w:id="86" w:author="Parks, Robbie M" w:date="2018-06-25T11:36:00Z">
        <w:r w:rsidR="00F01D35">
          <w:rPr>
            <w:bCs/>
          </w:rPr>
          <w:t>)</w:t>
        </w:r>
      </w:ins>
      <w:bookmarkStart w:id="87" w:name="_GoBack"/>
      <w:bookmarkEnd w:id="87"/>
    </w:p>
    <w:p w14:paraId="74D3DC6F" w14:textId="77777777" w:rsidR="00B162ED" w:rsidRPr="00BD7CB1" w:rsidRDefault="00B162ED" w:rsidP="006C6128">
      <w:pPr>
        <w:rPr>
          <w:ins w:id="88" w:author="Parks, Robbie M" w:date="2018-06-23T15:02:00Z"/>
          <w:bCs/>
          <w:i/>
          <w:color w:val="FF0000"/>
        </w:rPr>
      </w:pPr>
    </w:p>
    <w:p w14:paraId="07C381AF" w14:textId="77777777" w:rsidR="006C6128" w:rsidRPr="00BD7CB1" w:rsidRDefault="006C6128" w:rsidP="006C6128">
      <w:pPr>
        <w:rPr>
          <w:ins w:id="89" w:author="Parks, Robbie M" w:date="2018-06-23T15:02:00Z"/>
          <w:bCs/>
          <w:i/>
        </w:rPr>
      </w:pPr>
      <w:ins w:id="90"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91" w:author="Parks, Robbie M" w:date="2018-06-23T15:06:00Z"/>
          <w:bCs/>
        </w:rPr>
      </w:pPr>
    </w:p>
    <w:p w14:paraId="107A2F0B" w14:textId="05378569" w:rsidR="003E64B5" w:rsidRDefault="00153D7F" w:rsidP="00E61AB2">
      <w:pPr>
        <w:rPr>
          <w:ins w:id="92" w:author="Parks, Robbie M" w:date="2018-06-19T11:55:00Z"/>
          <w:bCs/>
        </w:rPr>
      </w:pPr>
      <w:ins w:id="93" w:author="Parks, Robbie M" w:date="2018-06-23T15:07:00Z">
        <w:r>
          <w:rPr>
            <w:bCs/>
          </w:rPr>
          <w:t>Figure 5 addre</w:t>
        </w:r>
        <w:r w:rsidR="00B162ED">
          <w:rPr>
            <w:bCs/>
          </w:rPr>
          <w:t>sses this</w:t>
        </w:r>
      </w:ins>
      <w:ins w:id="94" w:author="Parks, Robbie M" w:date="2018-06-24T21:57:00Z">
        <w:r>
          <w:rPr>
            <w:bCs/>
          </w:rPr>
          <w:t xml:space="preserve"> question</w:t>
        </w:r>
      </w:ins>
      <w:ins w:id="95" w:author="Parks, Robbie M" w:date="2018-06-23T15:07:00Z">
        <w:r w:rsidR="00B162ED">
          <w:rPr>
            <w:bCs/>
          </w:rPr>
          <w:t>, showing that independent of region, timing of maximum and minimum mortality remains stable</w:t>
        </w:r>
      </w:ins>
      <w:ins w:id="96" w:author="Parks, Robbie M" w:date="2018-06-24T21:57:00Z">
        <w:r>
          <w:rPr>
            <w:bCs/>
          </w:rPr>
          <w:t xml:space="preserve"> for many causes of death</w:t>
        </w:r>
      </w:ins>
      <w:ins w:id="97" w:author="Parks, Robbie M" w:date="2018-06-23T15:07:00Z">
        <w:r w:rsidR="00B162ED">
          <w:rPr>
            <w:bCs/>
          </w:rPr>
          <w:t>.</w:t>
        </w:r>
      </w:ins>
    </w:p>
    <w:p w14:paraId="089425C7" w14:textId="77777777" w:rsidR="003B6EF6" w:rsidRDefault="003B6EF6" w:rsidP="00E61AB2">
      <w:pPr>
        <w:rPr>
          <w:ins w:id="98" w:author="Parks, Robbie M" w:date="2018-06-19T11:55:00Z"/>
          <w:bCs/>
        </w:rPr>
      </w:pPr>
    </w:p>
    <w:p w14:paraId="3679E756" w14:textId="7E0C322A" w:rsidR="003B6EF6" w:rsidRPr="006C28FF" w:rsidRDefault="003E64B5" w:rsidP="00E61AB2">
      <w:pPr>
        <w:rPr>
          <w:bCs/>
        </w:rPr>
      </w:pPr>
      <w:ins w:id="99" w:author="Parks, Robbie M" w:date="2018-06-23T15:07:00Z">
        <w:r>
          <w:rPr>
            <w:bCs/>
          </w:rPr>
          <w:t>In addition, w</w:t>
        </w:r>
      </w:ins>
      <w:ins w:id="100" w:author="Parks, Robbie M" w:date="2018-06-19T11:55:00Z">
        <w:r w:rsidR="003B6EF6">
          <w:rPr>
            <w:bCs/>
          </w:rPr>
          <w:t xml:space="preserve">e have clarified our </w:t>
        </w:r>
      </w:ins>
      <w:ins w:id="101" w:author="Parks, Robbie M" w:date="2018-06-19T11:58:00Z">
        <w:r w:rsidR="001A0299">
          <w:rPr>
            <w:bCs/>
          </w:rPr>
          <w:t>method</w:t>
        </w:r>
      </w:ins>
      <w:ins w:id="102" w:author="Parks, Robbie M" w:date="2018-06-19T11:55:00Z">
        <w:r w:rsidR="003B6EF6">
          <w:rPr>
            <w:bCs/>
          </w:rPr>
          <w:t xml:space="preserve"> for </w:t>
        </w:r>
      </w:ins>
      <w:ins w:id="103"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104"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105" w:author="Parks, Robbie M" w:date="2018-06-19T12:44:00Z">
        <w:r w:rsidR="006D5AF5">
          <w:rPr>
            <w:bCs/>
          </w:rPr>
          <w:t xml:space="preserve"> We give the values of </w:t>
        </w:r>
        <w:r w:rsidR="006D5AF5" w:rsidRPr="006D5AF5">
          <w:rPr>
            <w:bCs/>
          </w:rPr>
          <w:t>γ</w:t>
        </w:r>
      </w:ins>
      <w:ins w:id="106" w:author="Parks, Robbie M" w:date="2018-06-19T12:45:00Z">
        <w:r w:rsidR="006D5AF5">
          <w:rPr>
            <w:bCs/>
          </w:rPr>
          <w:t xml:space="preserve"> with p-values</w:t>
        </w:r>
        <w:r w:rsidR="008A67DF">
          <w:rPr>
            <w:bCs/>
          </w:rPr>
          <w:t xml:space="preserve"> by age-sex</w:t>
        </w:r>
      </w:ins>
      <w:ins w:id="107" w:author="Parks, Robbie M" w:date="2018-06-20T00:53:00Z">
        <w:r w:rsidR="003D4EF9">
          <w:rPr>
            <w:bCs/>
          </w:rPr>
          <w:t>, though with our method we have not been able to obtain 95% confidence intervals</w:t>
        </w:r>
      </w:ins>
      <w:ins w:id="108" w:author="Parks, Robbie M" w:date="2018-06-19T12:45:00Z">
        <w:r w:rsidR="007C27B3">
          <w:rPr>
            <w:bCs/>
          </w:rPr>
          <w:t xml:space="preserve">. We have addressed the values of </w:t>
        </w:r>
        <w:r w:rsidR="007C27B3" w:rsidRPr="007C27B3">
          <w:rPr>
            <w:bCs/>
          </w:rPr>
          <w:t>α</w:t>
        </w:r>
      </w:ins>
      <w:ins w:id="109" w:author="Parks, Robbie M" w:date="2018-06-19T12:46:00Z">
        <w:r w:rsidR="007C27B3">
          <w:rPr>
            <w:bCs/>
          </w:rPr>
          <w:t xml:space="preserve"> in our centre of gravity analysis</w:t>
        </w:r>
        <w:r w:rsidR="00062159">
          <w:rPr>
            <w:bCs/>
          </w:rPr>
          <w:t>, the results of which we display in Figures 2 and 5.</w:t>
        </w:r>
      </w:ins>
      <w:ins w:id="110" w:author="Parks, Robbie M" w:date="2018-06-19T13:57:00Z">
        <w:r w:rsidR="001B4960">
          <w:rPr>
            <w:bCs/>
          </w:rPr>
          <w:t xml:space="preserve"> We also now include how </w:t>
        </w:r>
      </w:ins>
      <w:ins w:id="111" w:author="Parks, Robbie M" w:date="2018-06-19T13:58:00Z">
        <w:r w:rsidR="001B4960" w:rsidRPr="006D5AF5">
          <w:rPr>
            <w:bCs/>
          </w:rPr>
          <w:t>γ</w:t>
        </w:r>
        <w:r w:rsidR="001B4960">
          <w:rPr>
            <w:bCs/>
          </w:rPr>
          <w:t xml:space="preserve"> varies by region</w:t>
        </w:r>
      </w:ins>
      <w:ins w:id="112" w:author="Parks, Robbie M" w:date="2018-06-23T14:58:00Z">
        <w:r w:rsidR="000F1A2A">
          <w:rPr>
            <w:bCs/>
          </w:rPr>
          <w:t>, though there are issues with population size of</w:t>
        </w:r>
        <w:r w:rsidR="009C0FF5">
          <w:rPr>
            <w:bCs/>
          </w:rPr>
          <w:t xml:space="preserve"> the smaller climate regions, especially </w:t>
        </w:r>
      </w:ins>
      <w:ins w:id="113"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114" w:author="Parks, Robbie M" w:date="2018-06-19T11:40:00Z"/>
          <w:bCs/>
        </w:rPr>
      </w:pPr>
    </w:p>
    <w:p w14:paraId="22C7A7EC" w14:textId="77777777" w:rsidR="00FE41EF" w:rsidRDefault="00BD0E87" w:rsidP="00E61AB2">
      <w:pPr>
        <w:rPr>
          <w:ins w:id="115" w:author="Parks, Robbie M" w:date="2018-06-19T11:40:00Z"/>
          <w:bCs/>
        </w:rPr>
      </w:pPr>
      <w:del w:id="116"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2DFB824B" w:rsidR="00D719F8" w:rsidRPr="00416B08" w:rsidRDefault="00FE41EF" w:rsidP="00E61AB2">
      <w:pPr>
        <w:rPr>
          <w:bCs/>
        </w:rPr>
      </w:pPr>
      <w:ins w:id="117" w:author="Parks, Robbie M" w:date="2018-06-19T11:40:00Z">
        <w:r>
          <w:rPr>
            <w:bCs/>
          </w:rPr>
          <w:t>T</w:t>
        </w:r>
      </w:ins>
      <w:ins w:id="118" w:author="Parks, Robbie M" w:date="2018-06-19T11:30:00Z">
        <w:r w:rsidR="00416B08">
          <w:rPr>
            <w:bCs/>
          </w:rPr>
          <w:t xml:space="preserve">he number of </w:t>
        </w:r>
      </w:ins>
      <w:ins w:id="119" w:author="Parks, Robbie M" w:date="2018-06-19T11:29:00Z">
        <w:r w:rsidR="00416B08">
          <w:rPr>
            <w:bCs/>
          </w:rPr>
          <w:t>Excess Winter Deaths (EWDs)</w:t>
        </w:r>
      </w:ins>
      <w:ins w:id="120" w:author="Parks, Robbie M" w:date="2018-06-19T11:30:00Z">
        <w:r w:rsidR="00416B08">
          <w:rPr>
            <w:bCs/>
          </w:rPr>
          <w:t xml:space="preserve"> </w:t>
        </w:r>
      </w:ins>
      <w:ins w:id="121" w:author="Parks, Robbie M" w:date="2018-06-20T10:21:00Z">
        <w:r w:rsidR="0086284A">
          <w:rPr>
            <w:bCs/>
          </w:rPr>
          <w:t>can</w:t>
        </w:r>
      </w:ins>
      <w:ins w:id="122" w:author="Parks, Robbie M" w:date="2018-06-19T11:30:00Z">
        <w:r w:rsidR="00416B08">
          <w:rPr>
            <w:bCs/>
          </w:rPr>
          <w:t xml:space="preserve"> </w:t>
        </w:r>
      </w:ins>
      <w:ins w:id="123" w:author="Parks, Robbie M" w:date="2018-06-20T10:21:00Z">
        <w:r w:rsidR="0086284A">
          <w:rPr>
            <w:bCs/>
          </w:rPr>
          <w:t xml:space="preserve">be </w:t>
        </w:r>
      </w:ins>
      <w:ins w:id="124" w:author="Parks, Robbie M" w:date="2018-06-19T11:30:00Z">
        <w:r w:rsidR="00416B08">
          <w:rPr>
            <w:bCs/>
          </w:rPr>
          <w:t>a useful metric</w:t>
        </w:r>
      </w:ins>
      <w:ins w:id="125" w:author="Parks, Robbie M" w:date="2018-06-19T11:38:00Z">
        <w:r w:rsidR="00047EBE">
          <w:rPr>
            <w:bCs/>
          </w:rPr>
          <w:t xml:space="preserve"> for understanding the modifying effect of </w:t>
        </w:r>
      </w:ins>
      <w:ins w:id="126" w:author="Parks, Robbie M" w:date="2018-06-19T11:39:00Z">
        <w:r w:rsidR="000E6AE3">
          <w:rPr>
            <w:bCs/>
          </w:rPr>
          <w:t>season</w:t>
        </w:r>
      </w:ins>
      <w:ins w:id="127" w:author="Parks, Robbie M" w:date="2018-06-19T11:38:00Z">
        <w:r w:rsidR="000E6AE3">
          <w:rPr>
            <w:bCs/>
          </w:rPr>
          <w:t xml:space="preserve"> on mortality with a known peak in the winter</w:t>
        </w:r>
      </w:ins>
      <w:ins w:id="128" w:author="Parks, Robbie M" w:date="2018-06-19T11:30:00Z">
        <w:r>
          <w:rPr>
            <w:bCs/>
          </w:rPr>
          <w:t xml:space="preserve">. </w:t>
        </w:r>
      </w:ins>
      <w:ins w:id="129" w:author="Parks, Robbie M" w:date="2018-06-20T10:21:00Z">
        <w:r w:rsidR="0086284A">
          <w:rPr>
            <w:bCs/>
          </w:rPr>
          <w:t xml:space="preserve">However, </w:t>
        </w:r>
      </w:ins>
      <w:ins w:id="130" w:author="Parks, Robbie M" w:date="2018-06-19T11:30:00Z">
        <w:r w:rsidR="0086284A">
          <w:rPr>
            <w:bCs/>
          </w:rPr>
          <w:t>w</w:t>
        </w:r>
        <w:r w:rsidR="00416B08">
          <w:rPr>
            <w:bCs/>
          </w:rPr>
          <w:t xml:space="preserve">e have avoided </w:t>
        </w:r>
        <w:r w:rsidR="00416B08">
          <w:rPr>
            <w:bCs/>
            <w:i/>
          </w:rPr>
          <w:t xml:space="preserve">a priori </w:t>
        </w:r>
        <w:r w:rsidR="00416B08">
          <w:rPr>
            <w:bCs/>
          </w:rPr>
          <w:t xml:space="preserve">assuming </w:t>
        </w:r>
      </w:ins>
      <w:ins w:id="131" w:author="Parks, Robbie M" w:date="2018-06-19T11:31:00Z">
        <w:r w:rsidR="00EA2C8B">
          <w:rPr>
            <w:bCs/>
          </w:rPr>
          <w:t xml:space="preserve">that </w:t>
        </w:r>
      </w:ins>
      <w:ins w:id="132" w:author="Parks, Robbie M" w:date="2018-06-19T11:30:00Z">
        <w:r w:rsidR="00416B08">
          <w:rPr>
            <w:bCs/>
          </w:rPr>
          <w:t xml:space="preserve">any part of the year has a higher </w:t>
        </w:r>
      </w:ins>
      <w:ins w:id="133" w:author="Parks, Robbie M" w:date="2018-06-19T11:38:00Z">
        <w:r w:rsidR="00E34BAF">
          <w:rPr>
            <w:bCs/>
          </w:rPr>
          <w:t>number of deaths for a particular cause of death</w:t>
        </w:r>
      </w:ins>
      <w:ins w:id="134" w:author="Parks, Robbie M" w:date="2018-06-19T11:39:00Z">
        <w:r w:rsidR="00921858">
          <w:rPr>
            <w:bCs/>
          </w:rPr>
          <w:t xml:space="preserve">. Rather, we have </w:t>
        </w:r>
      </w:ins>
      <w:ins w:id="135" w:author="Parks, Robbie M" w:date="2018-06-19T11:40:00Z">
        <w:r w:rsidR="006F6866">
          <w:rPr>
            <w:bCs/>
          </w:rPr>
          <w:t xml:space="preserve">developed a method of techniques which </w:t>
        </w:r>
      </w:ins>
      <w:ins w:id="136"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137" w:author="Parks, Robbie M" w:date="2018-06-19T15:02:00Z">
        <w:r w:rsidR="00F13667">
          <w:rPr>
            <w:bCs/>
          </w:rPr>
          <w:t>8</w:t>
        </w:r>
      </w:ins>
      <w:ins w:id="138" w:author="Parks, Robbie M" w:date="2018-06-19T17:05:00Z">
        <w:r w:rsidR="00BA7F9D">
          <w:rPr>
            <w:bCs/>
          </w:rPr>
          <w:t xml:space="preserve"> and Table 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 xml:space="preserve">We have added a table of descriptive statistics to give an overview of the number of deaths from each cause (Table </w:t>
      </w:r>
      <w:ins w:id="139"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40"/>
      <w:commentRangeStart w:id="141"/>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40"/>
      <w:r w:rsidR="006D1920">
        <w:rPr>
          <w:rStyle w:val="CommentReference"/>
        </w:rPr>
        <w:commentReference w:id="140"/>
      </w:r>
      <w:commentRangeEnd w:id="141"/>
      <w:r w:rsidR="006A34F6">
        <w:rPr>
          <w:rStyle w:val="CommentReference"/>
        </w:rPr>
        <w:commentReference w:id="141"/>
      </w:r>
    </w:p>
    <w:p w14:paraId="0F608215" w14:textId="247FF14B" w:rsidR="00D02BB5" w:rsidRDefault="00D02BB5" w:rsidP="00E61AB2">
      <w:pPr>
        <w:rPr>
          <w:bCs/>
        </w:rPr>
      </w:pPr>
    </w:p>
    <w:p w14:paraId="1D7F736F" w14:textId="77777777" w:rsidR="0002089D" w:rsidRDefault="00BE0B8B" w:rsidP="0003425D">
      <w:pPr>
        <w:rPr>
          <w:ins w:id="142" w:author="Parks, Robbie M" w:date="2018-06-19T12:27:00Z"/>
          <w:bCs/>
        </w:rPr>
      </w:pPr>
      <w:ins w:id="143" w:author="Parks, Robbie M" w:date="2018-06-19T12:25:00Z">
        <w:r>
          <w:rPr>
            <w:bCs/>
          </w:rPr>
          <w:t>A fair comment and address</w:t>
        </w:r>
      </w:ins>
      <w:ins w:id="144" w:author="Parks, Robbie M" w:date="2018-06-19T12:27:00Z">
        <w:r w:rsidR="00554D06">
          <w:rPr>
            <w:bCs/>
          </w:rPr>
          <w:t xml:space="preserve">ed </w:t>
        </w:r>
      </w:ins>
      <w:ins w:id="145" w:author="Parks, Robbie M" w:date="2018-06-19T12:25:00Z">
        <w:r>
          <w:rPr>
            <w:bCs/>
          </w:rPr>
          <w:t xml:space="preserve">in the </w:t>
        </w:r>
      </w:ins>
      <w:ins w:id="146" w:author="Parks, Robbie M" w:date="2018-06-19T12:27:00Z">
        <w:r w:rsidR="00B71F4E">
          <w:rPr>
            <w:bCs/>
          </w:rPr>
          <w:t xml:space="preserve">revised manuscript in the </w:t>
        </w:r>
      </w:ins>
      <w:ins w:id="147" w:author="Parks, Robbie M" w:date="2018-06-19T12:25:00Z">
        <w:r w:rsidR="00B71F4E">
          <w:rPr>
            <w:bCs/>
          </w:rPr>
          <w:t>discussion</w:t>
        </w:r>
        <w:r>
          <w:rPr>
            <w:bCs/>
          </w:rPr>
          <w:t xml:space="preserve">. </w:t>
        </w:r>
      </w:ins>
    </w:p>
    <w:p w14:paraId="62437E46" w14:textId="77777777" w:rsidR="0002089D" w:rsidRDefault="0002089D" w:rsidP="0003425D">
      <w:pPr>
        <w:rPr>
          <w:ins w:id="148" w:author="Parks, Robbie M" w:date="2018-06-19T12:27:00Z"/>
          <w:bCs/>
        </w:rPr>
      </w:pPr>
    </w:p>
    <w:p w14:paraId="2ECC7E62" w14:textId="439ADAE0" w:rsidR="002E2D66" w:rsidRDefault="00BE0B8B" w:rsidP="0003425D">
      <w:pPr>
        <w:rPr>
          <w:ins w:id="149" w:author="Parks, Robbie M" w:date="2018-06-19T12:29:00Z"/>
          <w:bCs/>
        </w:rPr>
      </w:pPr>
      <w:ins w:id="150" w:author="Parks, Robbie M" w:date="2018-06-19T12:25:00Z">
        <w:r>
          <w:rPr>
            <w:bCs/>
          </w:rPr>
          <w:t>It is true that the papers referenced compare</w:t>
        </w:r>
      </w:ins>
      <w:ins w:id="151" w:author="Parks, Robbie M" w:date="2018-06-19T12:27:00Z">
        <w:r w:rsidR="0002089D">
          <w:rPr>
            <w:bCs/>
          </w:rPr>
          <w:t xml:space="preserve"> Excess Winter Death </w:t>
        </w:r>
      </w:ins>
      <w:ins w:id="152" w:author="Parks, Robbie M" w:date="2018-06-19T12:28:00Z">
        <w:r w:rsidR="0002089D">
          <w:rPr>
            <w:bCs/>
          </w:rPr>
          <w:t xml:space="preserve">Index (analogous to our generalised </w:t>
        </w:r>
        <w:r w:rsidR="008F3701">
          <w:rPr>
            <w:bCs/>
          </w:rPr>
          <w:t>percent difference between maximum and minimum mortality within a year)</w:t>
        </w:r>
      </w:ins>
      <w:ins w:id="153" w:author="Parks, Robbie M" w:date="2018-06-19T12:29:00Z">
        <w:r w:rsidR="00BF2BC7">
          <w:rPr>
            <w:bCs/>
          </w:rPr>
          <w:t xml:space="preserve"> to mean temperature rather than </w:t>
        </w:r>
        <w:r w:rsidR="002E2D66">
          <w:rPr>
            <w:bCs/>
          </w:rPr>
          <w:t xml:space="preserve">range of </w:t>
        </w:r>
      </w:ins>
      <w:ins w:id="154" w:author="Parks, Robbie M" w:date="2018-06-19T12:31:00Z">
        <w:r w:rsidR="00D0417B">
          <w:rPr>
            <w:bCs/>
          </w:rPr>
          <w:t>temperature</w:t>
        </w:r>
      </w:ins>
      <w:ins w:id="155" w:author="Parks, Robbie M" w:date="2018-06-19T12:26:00Z">
        <w:r w:rsidR="003A105F">
          <w:rPr>
            <w:bCs/>
          </w:rPr>
          <w:t>.</w:t>
        </w:r>
      </w:ins>
      <w:ins w:id="156"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57" w:author="Parks, Robbie M" w:date="2018-06-19T12:32:00Z">
        <w:r w:rsidR="003A105F">
          <w:rPr>
            <w:bCs/>
          </w:rPr>
          <w:fldChar w:fldCharType="end"/>
        </w:r>
      </w:ins>
    </w:p>
    <w:p w14:paraId="435A1B9D" w14:textId="77777777" w:rsidR="002E2D66" w:rsidRDefault="002E2D66" w:rsidP="0003425D">
      <w:pPr>
        <w:rPr>
          <w:ins w:id="158" w:author="Parks, Robbie M" w:date="2018-06-19T12:29:00Z"/>
          <w:bCs/>
        </w:rPr>
      </w:pPr>
    </w:p>
    <w:p w14:paraId="7C6556B2" w14:textId="4EA657F9" w:rsidR="0003425D" w:rsidRDefault="001E05B9" w:rsidP="0003425D">
      <w:pPr>
        <w:rPr>
          <w:bCs/>
        </w:rPr>
      </w:pPr>
      <w:ins w:id="159" w:author="Parks, Robbie M" w:date="2018-06-19T12:26:00Z">
        <w:r>
          <w:rPr>
            <w:bCs/>
          </w:rPr>
          <w:t>We</w:t>
        </w:r>
      </w:ins>
      <w:ins w:id="160" w:author="Parks, Robbie M" w:date="2018-06-19T12:29:00Z">
        <w:r w:rsidR="007A515B">
          <w:rPr>
            <w:bCs/>
          </w:rPr>
          <w:t xml:space="preserve"> also</w:t>
        </w:r>
      </w:ins>
      <w:ins w:id="161" w:author="Parks, Robbie M" w:date="2018-06-19T12:26:00Z">
        <w:r>
          <w:rPr>
            <w:bCs/>
          </w:rPr>
          <w:t xml:space="preserve"> believe that it is valuable to compare the range of temperat</w:t>
        </w:r>
        <w:r w:rsidR="00E10B89">
          <w:rPr>
            <w:bCs/>
          </w:rPr>
          <w:t xml:space="preserve">ures with the percentage difference </w:t>
        </w:r>
      </w:ins>
      <w:ins w:id="162" w:author="Parks, Robbie M" w:date="2018-06-19T12:29:00Z">
        <w:r w:rsidR="00E10B89">
          <w:rPr>
            <w:bCs/>
          </w:rPr>
          <w:t>between maximum and minimum mortality</w:t>
        </w:r>
      </w:ins>
      <w:ins w:id="163" w:author="Parks, Robbie M" w:date="2018-06-19T12:26:00Z">
        <w:r w:rsidR="001B0CDA">
          <w:rPr>
            <w:bCs/>
          </w:rPr>
          <w:t>, as it can help identify whether temperature variation throughout the year i</w:t>
        </w:r>
        <w:r w:rsidR="00DB6C4C">
          <w:rPr>
            <w:bCs/>
          </w:rPr>
          <w:t xml:space="preserve">s a driver of </w:t>
        </w:r>
      </w:ins>
      <w:ins w:id="164" w:author="Parks, Robbie M" w:date="2018-06-19T12:30:00Z">
        <w:r w:rsidR="00EF43E7">
          <w:rPr>
            <w:bCs/>
          </w:rPr>
          <w:t>mo</w:t>
        </w:r>
        <w:r w:rsidR="00F37861">
          <w:rPr>
            <w:bCs/>
          </w:rPr>
          <w:t>rtality differences within year.</w:t>
        </w:r>
      </w:ins>
    </w:p>
    <w:p w14:paraId="0F878EA6" w14:textId="77777777" w:rsidR="006D1920" w:rsidRPr="00D02BB5" w:rsidRDefault="006D1920" w:rsidP="00E61AB2">
      <w:pPr>
        <w:rPr>
          <w:bCs/>
        </w:rPr>
      </w:pPr>
    </w:p>
    <w:p w14:paraId="7CC183C7" w14:textId="3F8E77AD" w:rsidR="006D1920" w:rsidRDefault="00D02BB5" w:rsidP="00E61AB2">
      <w:pPr>
        <w:rPr>
          <w:ins w:id="165" w:author="Parks, Robbie M" w:date="2018-06-20T10:34:00Z"/>
          <w:b/>
          <w:bCs/>
        </w:rPr>
      </w:pPr>
      <w:commentRangeStart w:id="166"/>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66"/>
      <w:r w:rsidR="006D1920">
        <w:rPr>
          <w:rStyle w:val="CommentReference"/>
        </w:rPr>
        <w:commentReference w:id="166"/>
      </w:r>
    </w:p>
    <w:p w14:paraId="154E6DC5" w14:textId="77777777" w:rsidR="006933C7" w:rsidRDefault="006933C7" w:rsidP="00E61AB2">
      <w:pPr>
        <w:rPr>
          <w:ins w:id="167" w:author="Parks, Robbie M" w:date="2018-06-20T10:34:00Z"/>
          <w:b/>
          <w:bCs/>
        </w:rPr>
      </w:pPr>
    </w:p>
    <w:p w14:paraId="0EA26DC6" w14:textId="6D24952D" w:rsidR="006933C7" w:rsidRPr="006933C7" w:rsidRDefault="006933C7" w:rsidP="00E61AB2">
      <w:pPr>
        <w:rPr>
          <w:bCs/>
        </w:rPr>
      </w:pPr>
      <w:ins w:id="168"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69"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70" w:author="Parks, Robbie M" w:date="2018-06-20T10:34:00Z"/>
          <w:b/>
          <w:bCs/>
        </w:rPr>
      </w:pPr>
    </w:p>
    <w:p w14:paraId="5E5FB808" w14:textId="48197884" w:rsidR="00D02BB5" w:rsidRPr="00D779EA" w:rsidRDefault="00161467" w:rsidP="00E61AB2">
      <w:pPr>
        <w:rPr>
          <w:bCs/>
          <w:rPrChange w:id="171" w:author="Parks, Robbie M" w:date="2018-06-20T10:34:00Z">
            <w:rPr>
              <w:b/>
              <w:bCs/>
            </w:rPr>
          </w:rPrChange>
        </w:rPr>
      </w:pPr>
      <w:ins w:id="172"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73"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74"/>
      <w:r>
        <w:rPr>
          <w:bCs/>
        </w:rPr>
        <w:t xml:space="preserve">We have reworded as suggested (P. </w:t>
      </w:r>
      <w:del w:id="175" w:author="Parks, Robbie M" w:date="2018-06-20T10:32:00Z">
        <w:r w:rsidDel="00D97DDE">
          <w:rPr>
            <w:bCs/>
          </w:rPr>
          <w:delText>XX</w:delText>
        </w:r>
      </w:del>
      <w:ins w:id="176" w:author="Parks, Robbie M" w:date="2018-06-20T10:32:00Z">
        <w:r w:rsidR="00D97DDE">
          <w:rPr>
            <w:bCs/>
          </w:rPr>
          <w:t>5,</w:t>
        </w:r>
      </w:ins>
      <w:ins w:id="177" w:author="Parks, Robbie M" w:date="2018-06-20T10:33:00Z">
        <w:r w:rsidR="00D97DDE">
          <w:rPr>
            <w:bCs/>
          </w:rPr>
          <w:t>9</w:t>
        </w:r>
      </w:ins>
      <w:r>
        <w:rPr>
          <w:bCs/>
        </w:rPr>
        <w:t>).</w:t>
      </w:r>
      <w:commentRangeEnd w:id="174"/>
      <w:r>
        <w:rPr>
          <w:rStyle w:val="CommentReference"/>
        </w:rPr>
        <w:commentReference w:id="174"/>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78"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79"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5" w:author="Ezzati, Majid" w:date="2018-06-10T07:27:00Z" w:initials="EM">
    <w:p w14:paraId="398D1882" w14:textId="38EF02EC" w:rsidR="00BD0E87" w:rsidRDefault="00BD0E87">
      <w:pPr>
        <w:pStyle w:val="CommentText"/>
      </w:pPr>
      <w:r>
        <w:rPr>
          <w:rStyle w:val="CommentReference"/>
        </w:rPr>
        <w:annotationRef/>
      </w:r>
      <w:r>
        <w:t>Let’s discuss</w:t>
      </w:r>
    </w:p>
  </w:comment>
  <w:comment w:id="140" w:author="Ezzati, Majid" w:date="2018-06-10T07:43:00Z" w:initials="EM">
    <w:p w14:paraId="64D73916" w14:textId="3D308233" w:rsidR="006D1920" w:rsidRDefault="006D1920">
      <w:pPr>
        <w:pStyle w:val="CommentText"/>
      </w:pPr>
      <w:r>
        <w:rPr>
          <w:rStyle w:val="CommentReference"/>
        </w:rPr>
        <w:annotationRef/>
      </w:r>
      <w:r>
        <w:t>To discuss</w:t>
      </w:r>
    </w:p>
  </w:comment>
  <w:comment w:id="141"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66"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174"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2600CF00" w15:paraIdParent="64D73916"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64EC6B" w14:textId="77777777" w:rsidR="005E2376" w:rsidRDefault="005E2376">
      <w:r>
        <w:separator/>
      </w:r>
    </w:p>
  </w:endnote>
  <w:endnote w:type="continuationSeparator" w:id="0">
    <w:p w14:paraId="64097FF8" w14:textId="77777777" w:rsidR="005E2376" w:rsidRDefault="005E2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F01D35">
      <w:rPr>
        <w:noProof/>
      </w:rPr>
      <w:t>3</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B23A5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0D33DB" w14:textId="77777777" w:rsidR="005E2376" w:rsidRDefault="005E2376">
      <w:r>
        <w:separator/>
      </w:r>
    </w:p>
  </w:footnote>
  <w:footnote w:type="continuationSeparator" w:id="0">
    <w:p w14:paraId="1098160F" w14:textId="77777777" w:rsidR="005E2376" w:rsidRDefault="005E23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2376"/>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EF755D"/>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0DEC0-DEBD-8747-A484-9E3A4AE6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3</TotalTime>
  <Pages>6</Pages>
  <Words>8057</Words>
  <Characters>45927</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cp:revision>
  <cp:lastPrinted>2016-09-20T09:06:00Z</cp:lastPrinted>
  <dcterms:created xsi:type="dcterms:W3CDTF">2018-06-25T10:15:00Z</dcterms:created>
  <dcterms:modified xsi:type="dcterms:W3CDTF">2018-06-25T10:37:00Z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