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80FC776"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w:t>
      </w:r>
      <w:r w:rsidR="009D0BE6">
        <w:rPr>
          <w:bCs/>
        </w:rPr>
        <w:t>.</w:t>
      </w:r>
      <w:r w:rsidR="002A3DB9">
        <w:rPr>
          <w:bCs/>
        </w:rPr>
        <w:t xml:space="preserve"> </w:t>
      </w:r>
      <w:r w:rsidR="000C6015">
        <w:rPr>
          <w:bCs/>
        </w:rPr>
        <w:t>3</w:t>
      </w:r>
      <w:r w:rsidR="009D0BE6">
        <w:rPr>
          <w:bCs/>
        </w:rPr>
        <w:t>,</w:t>
      </w:r>
      <w:r w:rsidR="000C6015">
        <w:rPr>
          <w:bCs/>
        </w:rPr>
        <w:t>4 in the Supplementary Note</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063D522"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w:t>
      </w:r>
      <w:r w:rsidR="009D0BE6">
        <w:rPr>
          <w:bCs/>
        </w:rPr>
        <w:t>.</w:t>
      </w:r>
      <w:r w:rsidR="00EA4A0E">
        <w:rPr>
          <w:bCs/>
        </w:rPr>
        <w:t xml:space="preserve"> </w:t>
      </w:r>
      <w:r w:rsidR="00AC5C76">
        <w:rPr>
          <w:bCs/>
        </w:rPr>
        <w:t>8</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2B6209D2"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 xml:space="preserve">Figure 3; </w:t>
      </w:r>
      <w:r w:rsidR="008715B8">
        <w:rPr>
          <w:bCs/>
        </w:rPr>
        <w:t>P</w:t>
      </w:r>
      <w:r w:rsidR="007D2A02">
        <w:rPr>
          <w:bCs/>
        </w:rPr>
        <w:t>.</w:t>
      </w:r>
      <w:r w:rsidR="00E46374">
        <w:rPr>
          <w:bCs/>
        </w:rPr>
        <w:t xml:space="preserve"> </w:t>
      </w:r>
      <w:r w:rsidR="008715B8">
        <w:rPr>
          <w:bCs/>
        </w:rPr>
        <w:t>20</w:t>
      </w:r>
      <w:r w:rsidR="00E46374">
        <w:rPr>
          <w:bCs/>
        </w:rPr>
        <w:t>), and with a quantitative analysis of (percentage) difference in death rates from 1980 to 2016</w:t>
      </w:r>
      <w:r w:rsidR="006D521A">
        <w:rPr>
          <w:bCs/>
        </w:rPr>
        <w:t xml:space="preserve"> (</w:t>
      </w:r>
      <w:r w:rsidR="00B11AFE">
        <w:rPr>
          <w:bCs/>
        </w:rPr>
        <w:t xml:space="preserve">Figure 4; </w:t>
      </w:r>
      <w:r w:rsidR="006D521A">
        <w:rPr>
          <w:bCs/>
        </w:rPr>
        <w:t>P. 21)</w:t>
      </w:r>
      <w:r w:rsidR="00E46374">
        <w:rPr>
          <w:bCs/>
        </w:rPr>
        <w:t xml:space="preserve">. </w:t>
      </w:r>
    </w:p>
    <w:p w14:paraId="33EE2505" w14:textId="77777777" w:rsidR="00C42B83" w:rsidRDefault="00C42B83" w:rsidP="00E61AB2">
      <w:pPr>
        <w:rPr>
          <w:bCs/>
        </w:rPr>
      </w:pPr>
    </w:p>
    <w:p w14:paraId="26FBB67D" w14:textId="3F90B96E"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 xml:space="preserve">re 2 (P. 19) and Supplementary Figure 1 (P. 1 in the Supplementary Note).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746A2486" w:rsidR="00C5408C" w:rsidRDefault="00C5408C" w:rsidP="00080FE2">
      <w:pPr>
        <w:rPr>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2F2FB8A4"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FF1989">
        <w:rPr>
          <w:bCs/>
        </w:rPr>
        <w:t>; P. 23</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which is already dense with inclusion of a large number of results at the national level</w:t>
      </w:r>
      <w:r w:rsidR="00A55085">
        <w:rPr>
          <w:bCs/>
        </w:rPr>
        <w:t>.</w:t>
      </w:r>
    </w:p>
    <w:p w14:paraId="57FCA454" w14:textId="7EC87C1F" w:rsidR="00513796" w:rsidRDefault="00432E8B" w:rsidP="006C6128">
      <w:pPr>
        <w:rPr>
          <w:bCs/>
          <w:color w:val="FF0000"/>
        </w:rPr>
      </w:pPr>
      <w:r>
        <w:rPr>
          <w:bCs/>
          <w:noProof/>
          <w:lang w:eastAsia="en-GB"/>
        </w:rPr>
        <w:lastRenderedPageBreak/>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191CBE98" w:rsidR="00BD733B" w:rsidRDefault="00BD733B" w:rsidP="00BD733B">
      <w:pPr>
        <w:rPr>
          <w:bCs/>
        </w:rPr>
      </w:pPr>
      <w:r w:rsidRPr="001B2A4F">
        <w:rPr>
          <w:b/>
          <w:bCs/>
        </w:rPr>
        <w:t>Figure</w:t>
      </w:r>
      <w:r>
        <w:rPr>
          <w:bCs/>
        </w:rPr>
        <w:t xml:space="preserve">: </w:t>
      </w:r>
      <w:r w:rsidR="00446B24">
        <w:rPr>
          <w:color w:val="000000" w:themeColor="text1"/>
        </w:rPr>
        <w:t>Regional</w:t>
      </w:r>
      <w:r w:rsidR="00446B24" w:rsidRPr="00AC73A1">
        <w:rPr>
          <w:color w:val="000000" w:themeColor="text1"/>
        </w:rPr>
        <w:t xml:space="preserve"> percent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 and age group</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3E983776"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F60555">
        <w:rPr>
          <w:bCs/>
        </w:rPr>
        <w:t>; P. 22</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0154B94C" w:rsidR="00880C01" w:rsidRPr="00790428" w:rsidRDefault="00F56564" w:rsidP="00E61AB2">
      <w:pPr>
        <w:rPr>
          <w:bCs/>
          <w:highlight w:val="yellow"/>
        </w:rPr>
      </w:pPr>
      <w:r w:rsidRPr="00790428">
        <w:rPr>
          <w:bCs/>
          <w:highlight w:val="yellow"/>
        </w:rPr>
        <w:t>W</w:t>
      </w:r>
      <w:r w:rsidR="007658CA" w:rsidRPr="00790428">
        <w:rPr>
          <w:bCs/>
          <w:highlight w:val="yellow"/>
        </w:rPr>
        <w:t xml:space="preserve">e </w:t>
      </w:r>
      <w:r w:rsidR="00150AC8" w:rsidRPr="00790428">
        <w:rPr>
          <w:bCs/>
          <w:highlight w:val="yellow"/>
        </w:rPr>
        <w:t xml:space="preserve">have </w:t>
      </w:r>
      <w:r w:rsidR="007658CA" w:rsidRPr="00790428">
        <w:rPr>
          <w:bCs/>
          <w:highlight w:val="yellow"/>
        </w:rPr>
        <w:t>nonetheless implemented the approach above</w:t>
      </w:r>
      <w:r w:rsidR="00446B24" w:rsidRPr="00790428">
        <w:rPr>
          <w:bCs/>
          <w:highlight w:val="yellow"/>
        </w:rPr>
        <w:t xml:space="preserve">, with results presented in the table below. </w:t>
      </w:r>
      <w:r w:rsidR="00E36205" w:rsidRPr="00790428">
        <w:rPr>
          <w:bCs/>
          <w:highlight w:val="yellow"/>
        </w:rPr>
        <w:t>We note that some</w:t>
      </w:r>
      <w:r w:rsidR="008A7E0A" w:rsidRPr="00790428">
        <w:rPr>
          <w:bCs/>
          <w:highlight w:val="yellow"/>
        </w:rPr>
        <w:t xml:space="preserve"> the parameters </w:t>
      </w:r>
      <w:r w:rsidR="00E36205" w:rsidRPr="00790428">
        <w:rPr>
          <w:bCs/>
          <w:highlight w:val="yellow"/>
        </w:rPr>
        <w:t>of this model</w:t>
      </w:r>
      <w:r w:rsidR="008A7E0A" w:rsidRPr="00790428">
        <w:rPr>
          <w:bCs/>
          <w:highlight w:val="yellow"/>
        </w:rPr>
        <w:t xml:space="preserve"> (e.g.</w:t>
      </w:r>
      <w:r w:rsidR="00E36205" w:rsidRPr="00790428">
        <w:rPr>
          <w:bCs/>
          <w:highlight w:val="yellow"/>
        </w:rPr>
        <w:t>,</w:t>
      </w:r>
      <w:r w:rsidR="008A7E0A" w:rsidRPr="00790428">
        <w:rPr>
          <w:bCs/>
          <w:highlight w:val="yellow"/>
        </w:rPr>
        <w:t xml:space="preserve"> </w:t>
      </w:r>
      <w:r w:rsidR="00412DB0" w:rsidRPr="00790428">
        <w:rPr>
          <w:bCs/>
          <w:highlight w:val="yellow"/>
        </w:rPr>
        <w:t xml:space="preserve">the </w:t>
      </w:r>
      <w:r w:rsidR="00412DB0" w:rsidRPr="00790428">
        <w:rPr>
          <w:bCs/>
          <w:highlight w:val="yellow"/>
        </w:rPr>
        <w:sym w:font="Symbol" w:char="F072"/>
      </w:r>
      <w:r w:rsidR="00412DB0" w:rsidRPr="00790428">
        <w:rPr>
          <w:bCs/>
          <w:highlight w:val="yellow"/>
        </w:rPr>
        <w:t xml:space="preserve">, </w:t>
      </w:r>
      <w:r w:rsidR="00412DB0" w:rsidRPr="00790428">
        <w:rPr>
          <w:bCs/>
          <w:highlight w:val="yellow"/>
        </w:rPr>
        <w:sym w:font="Symbol" w:char="F067"/>
      </w:r>
      <w:r w:rsidR="00412DB0" w:rsidRPr="00790428">
        <w:rPr>
          <w:bCs/>
          <w:highlight w:val="yellow"/>
        </w:rPr>
        <w:t xml:space="preserve">, and </w:t>
      </w:r>
      <w:r w:rsidR="00412DB0" w:rsidRPr="00790428">
        <w:rPr>
          <w:bCs/>
          <w:highlight w:val="yellow"/>
        </w:rPr>
        <w:sym w:font="Symbol" w:char="F061"/>
      </w:r>
      <w:r w:rsidR="00412DB0" w:rsidRPr="00790428">
        <w:rPr>
          <w:bCs/>
          <w:highlight w:val="yellow"/>
        </w:rPr>
        <w:t xml:space="preserve"> terms) </w:t>
      </w:r>
      <w:r w:rsidR="00E36205" w:rsidRPr="00790428">
        <w:rPr>
          <w:bCs/>
          <w:highlight w:val="yellow"/>
        </w:rPr>
        <w:t xml:space="preserve">cannot be </w:t>
      </w:r>
      <w:r w:rsidR="00412DB0" w:rsidRPr="00790428">
        <w:rPr>
          <w:bCs/>
          <w:highlight w:val="yellow"/>
        </w:rPr>
        <w:t>interpret</w:t>
      </w:r>
      <w:r w:rsidR="00E36205" w:rsidRPr="00790428">
        <w:rPr>
          <w:bCs/>
          <w:highlight w:val="yellow"/>
        </w:rPr>
        <w:t>ed on their own</w:t>
      </w:r>
      <w:r w:rsidR="00412DB0" w:rsidRPr="00790428">
        <w:rPr>
          <w:bCs/>
          <w:highlight w:val="yellow"/>
        </w:rPr>
        <w:t xml:space="preserve">, </w:t>
      </w:r>
      <w:r w:rsidR="00E36205" w:rsidRPr="00790428">
        <w:rPr>
          <w:bCs/>
          <w:highlight w:val="yellow"/>
        </w:rPr>
        <w:t>because the final results involve</w:t>
      </w:r>
      <w:r w:rsidR="00412DB0" w:rsidRPr="00790428">
        <w:rPr>
          <w:bCs/>
          <w:highlight w:val="yellow"/>
        </w:rPr>
        <w:t xml:space="preserve"> interaction terms</w:t>
      </w:r>
      <w:r w:rsidR="00E36205" w:rsidRPr="00790428">
        <w:rPr>
          <w:bCs/>
          <w:highlight w:val="yellow"/>
        </w:rPr>
        <w:t xml:space="preserve">, </w:t>
      </w:r>
      <w:r w:rsidR="00446B24" w:rsidRPr="00790428">
        <w:rPr>
          <w:bCs/>
          <w:highlight w:val="yellow"/>
        </w:rPr>
        <w:t xml:space="preserve">for example </w:t>
      </w:r>
      <w:r w:rsidR="00826C8F">
        <w:rPr>
          <w:bCs/>
          <w:highlight w:val="yellow"/>
        </w:rPr>
        <w:t>(</w:t>
      </w:r>
      <w:r w:rsidR="00446B24" w:rsidRPr="00790428">
        <w:rPr>
          <w:bCs/>
          <w:highlight w:val="yellow"/>
        </w:rPr>
        <w:sym w:font="Symbol" w:char="F067"/>
      </w:r>
      <w:r w:rsidR="00D31C82">
        <w:rPr>
          <w:bCs/>
          <w:highlight w:val="yellow"/>
        </w:rPr>
        <w:t xml:space="preserve"> x </w:t>
      </w:r>
      <w:r w:rsidR="00446B24" w:rsidRPr="00790428">
        <w:rPr>
          <w:bCs/>
          <w:highlight w:val="yellow"/>
        </w:rPr>
        <w:t>α1i</w:t>
      </w:r>
      <w:r w:rsidR="00826C8F">
        <w:rPr>
          <w:bCs/>
          <w:highlight w:val="yellow"/>
        </w:rPr>
        <w:t>)</w:t>
      </w:r>
      <w:r w:rsidR="00412DB0" w:rsidRPr="00790428">
        <w:rPr>
          <w:bCs/>
          <w:highlight w:val="yellow"/>
        </w:rPr>
        <w:t xml:space="preserve">. In addition, the interpretation of </w:t>
      </w:r>
      <w:r w:rsidR="00412DB0" w:rsidRPr="00790428">
        <w:rPr>
          <w:bCs/>
          <w:highlight w:val="yellow"/>
        </w:rPr>
        <w:sym w:font="Symbol" w:char="F067"/>
      </w:r>
      <w:r w:rsidR="00412DB0" w:rsidRPr="00790428">
        <w:rPr>
          <w:bCs/>
          <w:highlight w:val="yellow"/>
        </w:rPr>
        <w:t xml:space="preserve"> is also dependant on the sign of </w:t>
      </w:r>
      <w:r w:rsidR="00412DB0" w:rsidRPr="00790428">
        <w:rPr>
          <w:bCs/>
          <w:highlight w:val="yellow"/>
        </w:rPr>
        <w:sym w:font="Symbol" w:char="F061"/>
      </w:r>
      <w:r w:rsidR="00412DB0" w:rsidRPr="00790428">
        <w:rPr>
          <w:bCs/>
          <w:highlight w:val="yellow"/>
        </w:rPr>
        <w:t xml:space="preserve">, as, for example, a negative value of </w:t>
      </w:r>
      <w:r w:rsidR="00412DB0" w:rsidRPr="00790428">
        <w:rPr>
          <w:bCs/>
          <w:highlight w:val="yellow"/>
        </w:rPr>
        <w:sym w:font="Symbol" w:char="F061"/>
      </w:r>
      <w:r w:rsidR="00412DB0" w:rsidRPr="00790428">
        <w:rPr>
          <w:bCs/>
          <w:highlight w:val="yellow"/>
        </w:rPr>
        <w:t xml:space="preserve"> with a negative value of </w:t>
      </w:r>
      <w:r w:rsidR="00412DB0" w:rsidRPr="00790428">
        <w:rPr>
          <w:bCs/>
          <w:highlight w:val="yellow"/>
        </w:rPr>
        <w:sym w:font="Symbol" w:char="F067"/>
      </w:r>
      <w:r w:rsidR="00412DB0" w:rsidRPr="00790428">
        <w:rPr>
          <w:bCs/>
          <w:highlight w:val="yellow"/>
        </w:rPr>
        <w:t xml:space="preserve"> indicates the percentage difference between maximum and minimum mortality is increasing, whereas a positive value of </w:t>
      </w:r>
      <w:r w:rsidR="00412DB0" w:rsidRPr="00790428">
        <w:rPr>
          <w:bCs/>
          <w:highlight w:val="yellow"/>
        </w:rPr>
        <w:sym w:font="Symbol" w:char="F061"/>
      </w:r>
      <w:r w:rsidR="00412DB0" w:rsidRPr="00790428">
        <w:rPr>
          <w:bCs/>
          <w:highlight w:val="yellow"/>
        </w:rPr>
        <w:t xml:space="preserve"> with a negative value of </w:t>
      </w:r>
      <w:r w:rsidR="00412DB0" w:rsidRPr="00790428">
        <w:rPr>
          <w:bCs/>
          <w:highlight w:val="yellow"/>
        </w:rPr>
        <w:sym w:font="Symbol" w:char="F067"/>
      </w:r>
      <w:r w:rsidR="00412DB0" w:rsidRPr="00790428">
        <w:rPr>
          <w:bCs/>
          <w:highlight w:val="yellow"/>
        </w:rPr>
        <w:t xml:space="preserve"> indicates that the </w:t>
      </w:r>
      <w:r w:rsidR="00933338" w:rsidRPr="00790428">
        <w:rPr>
          <w:bCs/>
          <w:highlight w:val="yellow"/>
        </w:rPr>
        <w:t>percentage difference between maximum and minimum mortality is decreasing.</w:t>
      </w:r>
      <w:r w:rsidR="00F80362" w:rsidRPr="00790428">
        <w:rPr>
          <w:bCs/>
          <w:highlight w:val="yellow"/>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08358E" w:rsidRPr="00790428">
        <w:rPr>
          <w:bCs/>
          <w:highlight w:val="yellow"/>
        </w:rPr>
        <w:t>.</w:t>
      </w:r>
    </w:p>
    <w:p w14:paraId="70FC876D" w14:textId="24ACF66A" w:rsidR="0008358E" w:rsidRDefault="0008358E" w:rsidP="00E61AB2">
      <w:pPr>
        <w:rPr>
          <w:bCs/>
        </w:rPr>
      </w:pPr>
      <w:r w:rsidRPr="00790428">
        <w:rPr>
          <w:bCs/>
          <w:highlight w:val="yellow"/>
        </w:rPr>
        <w:t>Having done this work, we believe that our current approach has the dual advantage of using a more general and flexible framework and being more easily understandable. We welcome</w:t>
      </w:r>
      <w:r>
        <w:rPr>
          <w:bCs/>
        </w:rPr>
        <w:t xml:space="preserve"> </w:t>
      </w:r>
      <w:r w:rsidRPr="004550CF">
        <w:rPr>
          <w:bCs/>
          <w:highlight w:val="yellow"/>
        </w:rPr>
        <w:lastRenderedPageBreak/>
        <w:t>additional suggestions on whether complexifying the paper by adding this alternative method</w:t>
      </w:r>
      <w:ins w:id="0" w:author="Parks, Robbie M" w:date="2018-08-10T00:06:00Z">
        <w:r w:rsidR="00421323">
          <w:rPr>
            <w:bCs/>
            <w:highlight w:val="yellow"/>
          </w:rPr>
          <w:t xml:space="preserve"> </w:t>
        </w:r>
      </w:ins>
      <w:ins w:id="1" w:author="Parks, Robbie M" w:date="2018-08-10T00:07:00Z">
        <w:r w:rsidR="00421323">
          <w:rPr>
            <w:bCs/>
            <w:highlight w:val="yellow"/>
          </w:rPr>
          <w:t>worthy of inclusion.</w:t>
        </w:r>
      </w:ins>
      <w:bookmarkStart w:id="2" w:name="_GoBack"/>
      <w:bookmarkEnd w:id="2"/>
      <w:del w:id="3" w:author="Parks, Robbie M" w:date="2018-08-10T00:07:00Z">
        <w:r w:rsidRPr="004550CF" w:rsidDel="00421323">
          <w:rPr>
            <w:bCs/>
            <w:highlight w:val="yellow"/>
          </w:rPr>
          <w:delText>.</w:delText>
        </w:r>
      </w:del>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5D2F4B" w:rsidRDefault="00741E6B"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S</w:t>
            </w:r>
            <w:r w:rsidRPr="005D2F4B">
              <w:rPr>
                <w:rFonts w:ascii="Calibri" w:eastAsia="Times New Roman" w:hAnsi="Calibri"/>
                <w:b/>
                <w:color w:val="000000"/>
                <w:kern w:val="0"/>
                <w:sz w:val="24"/>
                <w:szCs w:val="24"/>
                <w:lang w:eastAsia="en-GB"/>
              </w:rPr>
              <w:t>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5D2F4B" w:rsidRDefault="00741E6B"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A</w:t>
            </w:r>
            <w:r w:rsidRPr="005D2F4B">
              <w:rPr>
                <w:rFonts w:ascii="Calibri" w:eastAsia="Times New Roman" w:hAnsi="Calibri"/>
                <w:b/>
                <w:color w:val="000000"/>
                <w:kern w:val="0"/>
                <w:sz w:val="24"/>
                <w:szCs w:val="24"/>
                <w:lang w:eastAsia="en-GB"/>
              </w:rPr>
              <w:t>ge</w:t>
            </w:r>
            <w:r w:rsidRPr="00511BAD">
              <w:rPr>
                <w:rFonts w:ascii="Calibri" w:eastAsia="Times New Roman" w:hAnsi="Calibri"/>
                <w:b/>
                <w:color w:val="000000"/>
                <w:kern w:val="0"/>
                <w:sz w:val="24"/>
                <w:szCs w:val="24"/>
                <w:lang w:eastAsia="en-GB"/>
              </w:rPr>
              <w:t xml:space="preserv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DB625F" w:rsidRDefault="00741E6B"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DB625F" w:rsidRDefault="00741E6B"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5D2F4B" w:rsidRDefault="00741E6B"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5D2F4B" w:rsidRDefault="00741E6B"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27.6</w:t>
            </w:r>
          </w:p>
        </w:tc>
      </w:tr>
    </w:tbl>
    <w:p w14:paraId="2C0D1FC8" w14:textId="77777777" w:rsidR="005D2F4B" w:rsidRDefault="005D2F4B" w:rsidP="00E61AB2">
      <w:pPr>
        <w:rPr>
          <w:bCs/>
        </w:rPr>
      </w:pPr>
    </w:p>
    <w:p w14:paraId="6AF11E6F" w14:textId="413F3084"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1E84367D"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205697">
        <w:rPr>
          <w:bCs/>
        </w:rPr>
        <w:t>13</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lastRenderedPageBreak/>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18638055"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FB5039">
        <w:rPr>
          <w:bCs/>
        </w:rPr>
        <w:t>10</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19D2C714" w:rsidR="00E84A9A" w:rsidRDefault="00097BC9" w:rsidP="00E61AB2">
      <w:pPr>
        <w:rPr>
          <w:ins w:id="4" w:author="Parks, Robbie M" w:date="2018-08-09T19:40:00Z"/>
          <w:bCs/>
        </w:rPr>
      </w:pPr>
      <w:r w:rsidRPr="00790428">
        <w:rPr>
          <w:bCs/>
          <w:highlight w:val="yellow"/>
        </w:rPr>
        <w:t xml:space="preserve">We </w:t>
      </w:r>
      <w:r w:rsidR="00F40365" w:rsidRPr="00790428">
        <w:rPr>
          <w:bCs/>
          <w:highlight w:val="yellow"/>
        </w:rPr>
        <w:t>quote</w:t>
      </w:r>
      <w:r w:rsidRPr="00790428">
        <w:rPr>
          <w:bCs/>
          <w:highlight w:val="yellow"/>
        </w:rPr>
        <w:t xml:space="preserve"> p-values in results, as opposed to setting a</w:t>
      </w:r>
      <w:r w:rsidR="00C73D9A" w:rsidRPr="00790428">
        <w:rPr>
          <w:bCs/>
          <w:highlight w:val="yellow"/>
        </w:rPr>
        <w:t>n explicit</w:t>
      </w:r>
      <w:r w:rsidRPr="00790428">
        <w:rPr>
          <w:bCs/>
          <w:highlight w:val="yellow"/>
        </w:rPr>
        <w:t xml:space="preserve"> threshold for significance.</w:t>
      </w:r>
      <w:r w:rsidR="00D90CF0" w:rsidRPr="00790428">
        <w:rPr>
          <w:bCs/>
          <w:highlight w:val="yellow"/>
        </w:rPr>
        <w:t xml:space="preserve"> </w:t>
      </w:r>
      <w:r w:rsidR="00E84A9A" w:rsidRPr="00790428">
        <w:rPr>
          <w:bCs/>
          <w:highlight w:val="yellow"/>
        </w:rPr>
        <w:t xml:space="preserve">Therefore, as we do not </w:t>
      </w:r>
      <w:r w:rsidR="00BA27CE" w:rsidRPr="00790428">
        <w:rPr>
          <w:bCs/>
          <w:highlight w:val="yellow"/>
        </w:rPr>
        <w:t>test</w:t>
      </w:r>
      <w:r w:rsidR="00E84A9A" w:rsidRPr="00790428">
        <w:rPr>
          <w:bCs/>
          <w:highlight w:val="yellow"/>
        </w:rPr>
        <w:t xml:space="preserve"> results in t</w:t>
      </w:r>
      <w:r w:rsidR="00BA27CE" w:rsidRPr="00790428">
        <w:rPr>
          <w:bCs/>
          <w:highlight w:val="yellow"/>
        </w:rPr>
        <w:t>erms of significance (as derived by</w:t>
      </w:r>
      <w:r w:rsidR="001C3015">
        <w:rPr>
          <w:bCs/>
          <w:highlight w:val="yellow"/>
        </w:rPr>
        <w:t xml:space="preserve"> comparing against</w:t>
      </w:r>
      <w:r w:rsidR="00BA27CE" w:rsidRPr="00790428">
        <w:rPr>
          <w:bCs/>
          <w:highlight w:val="yellow"/>
        </w:rPr>
        <w:t xml:space="preserve"> a threshold on the p-value), we do not need to make a 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71E4B3C4"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205697">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40600B8" w:rsidR="005D48DC" w:rsidRDefault="005D48DC" w:rsidP="00C13011">
      <w:pPr>
        <w:outlineLvl w:val="0"/>
        <w:rPr>
          <w:bCs/>
        </w:rPr>
      </w:pPr>
      <w:r>
        <w:rPr>
          <w:bCs/>
        </w:rPr>
        <w:t xml:space="preserve">We have reworded for clarity (P. </w:t>
      </w:r>
      <w:r w:rsidR="00C47D0C">
        <w:rPr>
          <w:bCs/>
        </w:rPr>
        <w:t>2</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550A180D" w:rsidR="007E0D70" w:rsidRDefault="005D48DC" w:rsidP="00C13011">
      <w:pPr>
        <w:jc w:val="left"/>
        <w:outlineLvl w:val="0"/>
        <w:rPr>
          <w:bCs/>
        </w:rPr>
      </w:pPr>
      <w:r>
        <w:rPr>
          <w:bCs/>
        </w:rPr>
        <w:t>We have reworded as suggested (P</w:t>
      </w:r>
      <w:r w:rsidR="00C47D0C">
        <w:rPr>
          <w:bCs/>
        </w:rPr>
        <w:t>P</w:t>
      </w:r>
      <w:r>
        <w:rPr>
          <w:bCs/>
        </w:rPr>
        <w:t xml:space="preserve">. </w:t>
      </w:r>
      <w:r w:rsidR="00C47D0C">
        <w:rPr>
          <w:bCs/>
        </w:rPr>
        <w:t>7</w:t>
      </w:r>
      <w:r w:rsidR="00D97DDE">
        <w:rPr>
          <w:bCs/>
        </w:rPr>
        <w:t>,</w:t>
      </w:r>
      <w:r w:rsidR="00C47D0C">
        <w:rPr>
          <w:bCs/>
        </w:rPr>
        <w:t>12</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88264C" w14:textId="77777777" w:rsidR="004732FE" w:rsidRDefault="004732FE">
      <w:r>
        <w:separator/>
      </w:r>
    </w:p>
  </w:endnote>
  <w:endnote w:type="continuationSeparator" w:id="0">
    <w:p w14:paraId="5CC49DB0" w14:textId="77777777" w:rsidR="004732FE" w:rsidRDefault="00473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7AEAEFEF" w:rsidR="005530AF" w:rsidRDefault="005530AF">
    <w:pPr>
      <w:pStyle w:val="Footer"/>
      <w:jc w:val="right"/>
    </w:pPr>
    <w:r>
      <w:fldChar w:fldCharType="begin"/>
    </w:r>
    <w:r>
      <w:instrText xml:space="preserve"> PAGE   \* MERGEFORMAT </w:instrText>
    </w:r>
    <w:r>
      <w:fldChar w:fldCharType="separate"/>
    </w:r>
    <w:r w:rsidR="00421323">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1BA4E9B5" w:rsidR="005530AF" w:rsidRDefault="005530AF">
    <w:pPr>
      <w:pStyle w:val="Footer"/>
      <w:jc w:val="right"/>
    </w:pPr>
    <w:r>
      <w:fldChar w:fldCharType="begin"/>
    </w:r>
    <w:r>
      <w:instrText xml:space="preserve"> PAGE   \* MERGEFORMAT </w:instrText>
    </w:r>
    <w:r>
      <w:fldChar w:fldCharType="separate"/>
    </w:r>
    <w:r w:rsidR="00421323">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56E142" w14:textId="77777777" w:rsidR="004732FE" w:rsidRDefault="004732FE">
      <w:r>
        <w:separator/>
      </w:r>
    </w:p>
  </w:footnote>
  <w:footnote w:type="continuationSeparator" w:id="0">
    <w:p w14:paraId="436540E8" w14:textId="77777777" w:rsidR="004732FE" w:rsidRDefault="004732F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323"/>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5208"/>
    <w:rsid w:val="00436FB6"/>
    <w:rsid w:val="00437EF9"/>
    <w:rsid w:val="00437F0E"/>
    <w:rsid w:val="00441094"/>
    <w:rsid w:val="00441095"/>
    <w:rsid w:val="00441617"/>
    <w:rsid w:val="0044240A"/>
    <w:rsid w:val="00443C10"/>
    <w:rsid w:val="00445651"/>
    <w:rsid w:val="00445A10"/>
    <w:rsid w:val="004469C4"/>
    <w:rsid w:val="00446B24"/>
    <w:rsid w:val="00446E65"/>
    <w:rsid w:val="00452C6D"/>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2FE"/>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8F2"/>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0098487C-1F69-4C7E-98D7-5FC957DA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A2BA5-1B3E-7A4E-A29C-82A738DEB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21</TotalTime>
  <Pages>10</Pages>
  <Words>9710</Words>
  <Characters>55348</Characters>
  <Application>Microsoft Macintosh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33</cp:revision>
  <cp:lastPrinted>2016-09-20T09:06:00Z</cp:lastPrinted>
  <dcterms:created xsi:type="dcterms:W3CDTF">2018-08-09T17:36:00Z</dcterms:created>
  <dcterms:modified xsi:type="dcterms:W3CDTF">2018-08-09T23:07:00Z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