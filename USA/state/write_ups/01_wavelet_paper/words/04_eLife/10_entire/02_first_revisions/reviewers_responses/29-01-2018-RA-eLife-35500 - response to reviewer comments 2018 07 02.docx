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E61AB2">
      <w:pPr>
        <w:pStyle w:val="BodyText"/>
        <w:spacing w:after="0" w:line="240" w:lineRule="auto"/>
      </w:pPr>
      <w:commentRangeStart w:id="0"/>
      <w:r w:rsidRPr="000A14BA">
        <w:t xml:space="preserve">Note: All page numbers refer to the </w:t>
      </w:r>
      <w:r w:rsidRPr="000A14BA">
        <w:rPr>
          <w:u w:val="single"/>
        </w:rPr>
        <w:t>tracked manuscript</w:t>
      </w:r>
      <w:r w:rsidR="00EE2AAD" w:rsidRPr="000A14BA">
        <w:t>.</w:t>
      </w:r>
      <w:commentRangeEnd w:id="0"/>
      <w:r w:rsidR="00BD0E87">
        <w:rPr>
          <w:rStyle w:val="CommentReference"/>
        </w:rPr>
        <w:commentReference w:id="0"/>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1E5A3BCC"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B52BFB">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"ITEM-1", "issue" : "1", "issued" : { "date-parts" : [ [ "2009" ] ] }, "page" : "40", "title" : "High ambient temperature and mortality: A review of epidemiologic studies from 2001 to 2008", "type" : "article",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"id" : "ITEM-8",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"ITEM-8", "issue" : "9991", "issued" : { "date-parts" : [ [ "2015" ] ] }, "page" : "369-375", "title" : "Mortality risk attributable to high and low ambient temperature: A multicountry observational study", "type" : "article-journal", "volume" : "386" }, "uris" : [ "http://www.mendeley.com/documents/?uuid=ec2ac118-d8e9-4d29-9116-d43210b3e1ca" ] }, { "id" : "ITEM-9",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"ITEM-9", "issue" : "9", "issued" : { "date-parts" : [ [ "2002" ] ] }, "page" : "859-863", "title" : "The effect of weather on respiratory and cardiovascular deaths in 12 U.S. cities", "type" : "article-journal", "volume" : "110" }, "uris" : [ "http://www.mendeley.com/documents/?uuid=3e710881-527a-42d3-bc7e-34c21f9cc47e" ] }, { "id" : "ITEM-10",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"ITEM-10", "issue" : "2", "issued" : { "date-parts" : [ [ "2002" ] ] }, "page" : "190-202", "title" : "Relation between elevated ambient temperature and mortality: A review of the epidemiologic evidence", "type" : "article", "volume" : "24" }, "uris" : [ "http://www.mendeley.com/documents/?uuid=8c8cd126-6856-41d0-9232-6508902ee696" ] } ], "mendeley" : { "formattedCitation" : "(Basu, 2009; Basu, Dominici, &amp; Samet, 2005; Basu &amp; Samet, 2002; Bennett, Blangiardo, Fecht, Elliott, &amp; Ezzati, 2014; Braga, Zanobetti, &amp; Schwartz, 2002; Curriero et al., 2002; Dockery et al., 1993; Gasparrini et al., 2015; Hoek et al., 2013; Pope et al., 2002)", "plainTextFormattedCitation" : "(Basu, 2009; Basu, Dominici, &amp; Samet, 2005; Basu &amp; Samet, 2002; Bennett, Blangiardo, Fecht, Elliott, &amp; Ezzati, 2014; Braga, Zanobetti, &amp; Schwartz, 2002; Curriero et al., 2002; Dockery et al., 1993; Gasparrini et al., 2015; Hoek et al., 2013; Pope et al., 2002)", "previouslyFormattedCitation" : "(Basu, 2009; Basu, Dominici, &amp; Samet, 2005; Basu &amp; Samet, 2002; Bennett, Blangiardo, Fecht, Elliott, &amp; Ezzati, 2014; Braga, Zanobetti, &amp; Schwartz, 2002; Curriero et al., 2002; Dockery et al., 1993; Gasparrini et al., 2015; Hoek et al., 2013; Pope et al., 2002)" }, "properties" : {  }, "schema" : "https://github.com/citation-style-language/schema/raw/master/csl-citation.json" }</w:instrText>
      </w:r>
      <w:r w:rsidR="00062E05">
        <w:rPr>
          <w:bCs/>
        </w:rPr>
        <w:fldChar w:fldCharType="separate"/>
      </w:r>
      <w:r w:rsidR="00B52BFB" w:rsidRPr="00B52BFB">
        <w:rPr>
          <w:bCs/>
          <w:noProof/>
        </w:rPr>
        <w:t xml:space="preserve">(Basu, 2009; </w:t>
      </w:r>
      <w:bookmarkStart w:id="1" w:name="_GoBack"/>
      <w:bookmarkEnd w:id="1"/>
      <w:r w:rsidR="00B52BFB" w:rsidRPr="00B52BFB">
        <w:rPr>
          <w:bCs/>
          <w:noProof/>
        </w:rPr>
        <w:t>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may use some of these causes interchangeably</w:t>
      </w:r>
      <w:r w:rsidR="00281C42">
        <w:rPr>
          <w:bCs/>
        </w:rPr>
        <w:t>.</w:t>
      </w:r>
      <w:r>
        <w:rPr>
          <w:bCs/>
        </w:rPr>
        <w:t xml:space="preserve"> We now present a third layer of disaggregation </w:t>
      </w:r>
      <w:r w:rsidR="007E0D70">
        <w:rPr>
          <w:bCs/>
        </w:rPr>
        <w:t>following the above suggestions (supplementary Figures XX</w:t>
      </w:r>
      <w:r w:rsidR="00C15D49">
        <w:rPr>
          <w:bCs/>
        </w:rPr>
        <w:t xml:space="preserve"> and</w:t>
      </w:r>
      <w:r w:rsidR="007E0D70">
        <w:rPr>
          <w:bCs/>
        </w:rPr>
        <w:t xml:space="preserve"> XX</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8486422" w:rsidR="00116830" w:rsidRPr="00BD0E87" w:rsidRDefault="00BD0E87" w:rsidP="00E61AB2">
      <w:pPr>
        <w:pStyle w:val="BodyText"/>
        <w:spacing w:after="0" w:line="240" w:lineRule="auto"/>
        <w:rPr>
          <w:bCs/>
        </w:rPr>
      </w:pPr>
      <w:commentRangeStart w:id="2"/>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can nonetheless provide qualitative insights into such effects, which we have now discussed with appropriate caveats as suggested</w:t>
      </w:r>
      <w:r w:rsidR="00EA4A0E">
        <w:rPr>
          <w:bCs/>
        </w:rPr>
        <w:t xml:space="preserve"> (PP XX-XX)</w:t>
      </w:r>
      <w:r>
        <w:rPr>
          <w:bCs/>
        </w:rPr>
        <w:t>.</w:t>
      </w:r>
      <w:commentRangeEnd w:id="2"/>
      <w:r w:rsidR="00EA4A0E">
        <w:rPr>
          <w:rStyle w:val="CommentReference"/>
        </w:rPr>
        <w:commentReference w:id="2"/>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334207F3" w14:textId="77777777"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0737D51D" w14:textId="77777777" w:rsidR="00B11CF3" w:rsidRPr="00B11CF3" w:rsidRDefault="00B11CF3" w:rsidP="00E61AB2">
      <w:pPr>
        <w:pStyle w:val="BodyText"/>
        <w:spacing w:after="0" w:line="240" w:lineRule="auto"/>
        <w:rPr>
          <w:b/>
          <w:bCs/>
        </w:rPr>
      </w:pPr>
    </w:p>
    <w:p w14:paraId="24FB189F" w14:textId="77777777" w:rsidR="00B11CF3" w:rsidRDefault="00B11CF3" w:rsidP="00E61AB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6064ADA2" w14:textId="77777777" w:rsidR="00B11CF3" w:rsidRDefault="00B11CF3" w:rsidP="00E61AB2">
      <w:pPr>
        <w:pStyle w:val="BodyText"/>
        <w:spacing w:after="0" w:line="240" w:lineRule="auto"/>
        <w:rPr>
          <w:b/>
          <w:bCs/>
        </w:rPr>
      </w:pPr>
    </w:p>
    <w:p w14:paraId="71CDCBFD" w14:textId="1C9B768E" w:rsidR="00B11CF3" w:rsidRPr="00B11CF3" w:rsidRDefault="00B11CF3" w:rsidP="00E61AB2">
      <w:pPr>
        <w:pStyle w:val="BodyText"/>
        <w:spacing w:after="0" w:line="240" w:lineRule="auto"/>
        <w:rPr>
          <w:b/>
          <w:bCs/>
        </w:rPr>
      </w:pPr>
      <w:r>
        <w:rPr>
          <w:b/>
          <w:bCs/>
        </w:rPr>
        <w:t>---------------------</w:t>
      </w:r>
      <w:r w:rsidRPr="00B11CF3">
        <w:rPr>
          <w:b/>
          <w:bCs/>
        </w:rPr>
        <w:t xml:space="preserve">------------------------------------- </w:t>
      </w:r>
    </w:p>
    <w:p w14:paraId="7F178D3C" w14:textId="77777777" w:rsidR="00B11CF3" w:rsidRPr="00B11CF3" w:rsidRDefault="00B11CF3" w:rsidP="00E61AB2">
      <w:pPr>
        <w:pStyle w:val="BodyText"/>
        <w:spacing w:after="0" w:line="240" w:lineRule="auto"/>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45923F64" w14:textId="77777777" w:rsidR="00B11CF3" w:rsidRPr="00B11CF3" w:rsidRDefault="00B11CF3" w:rsidP="00E61AB2">
      <w:pPr>
        <w:pStyle w:val="BodyText"/>
        <w:spacing w:after="0" w:line="240" w:lineRule="auto"/>
        <w:rPr>
          <w:b/>
          <w:bCs/>
        </w:rPr>
      </w:pPr>
      <w:r w:rsidRPr="00B11CF3">
        <w:rPr>
          <w:b/>
          <w:bCs/>
        </w:rPr>
        <w:t>log(</w:t>
      </w:r>
      <w:proofErr w:type="spellStart"/>
      <w:r w:rsidRPr="00B11CF3">
        <w:rPr>
          <w:b/>
          <w:bCs/>
        </w:rPr>
        <w:t>λit</w:t>
      </w:r>
      <w:proofErr w:type="spell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1696BE44" w14:textId="77777777" w:rsidR="00B11CF3" w:rsidRPr="00B11CF3" w:rsidRDefault="00B11CF3" w:rsidP="00E61AB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300DEF80" w14:textId="77777777" w:rsidR="00B11CF3" w:rsidRPr="00B11CF3" w:rsidRDefault="00B11CF3" w:rsidP="00E61AB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1A9CF34" w14:textId="77777777" w:rsidR="00B11CF3" w:rsidRPr="00B11CF3" w:rsidRDefault="00B11CF3" w:rsidP="00E61AB2">
      <w:pPr>
        <w:pStyle w:val="BodyText"/>
        <w:spacing w:after="0" w:line="240" w:lineRule="auto"/>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2B3E8C39" w14:textId="3E1602FF" w:rsidR="00B11CF3" w:rsidRPr="00BD0E87" w:rsidRDefault="00B11CF3" w:rsidP="00E61AB2">
      <w:pPr>
        <w:pStyle w:val="BodyText"/>
        <w:spacing w:after="0" w:line="240" w:lineRule="auto"/>
        <w:rPr>
          <w:b/>
          <w:bCs/>
        </w:rPr>
      </w:pPr>
      <w:r w:rsidRPr="00BD0E87">
        <w:rPr>
          <w:b/>
          <w:bCs/>
        </w:rPr>
        <w:t>----------------------------------------------------------</w:t>
      </w:r>
    </w:p>
    <w:p w14:paraId="3A94203B" w14:textId="77777777" w:rsidR="00BD0E87" w:rsidRPr="00BD0E87" w:rsidRDefault="00BD0E87" w:rsidP="00E61AB2">
      <w:pPr>
        <w:pStyle w:val="BodyText"/>
        <w:spacing w:after="0" w:line="240" w:lineRule="auto"/>
        <w:rPr>
          <w:b/>
          <w:bCs/>
        </w:rPr>
      </w:pPr>
    </w:p>
    <w:p w14:paraId="47540EF1" w14:textId="77777777" w:rsidR="00D02BB5" w:rsidRPr="00BD0E87" w:rsidRDefault="00D02BB5" w:rsidP="00E61AB2">
      <w:pPr>
        <w:rPr>
          <w:b/>
          <w:bCs/>
        </w:rPr>
      </w:pPr>
      <w:r w:rsidRPr="00BD0E87">
        <w:rPr>
          <w:b/>
          <w:bCs/>
        </w:rPr>
        <w:t xml:space="preserve">A model of this could answer the following questions, with p-values produced from a likelihood ratio test. </w:t>
      </w:r>
    </w:p>
    <w:p w14:paraId="7ECE219F" w14:textId="77777777" w:rsidR="00D02BB5" w:rsidRPr="00BD0E87" w:rsidRDefault="00D02BB5" w:rsidP="00E61AB2">
      <w:pPr>
        <w:rPr>
          <w:b/>
          <w:bCs/>
        </w:rPr>
      </w:pPr>
    </w:p>
    <w:p w14:paraId="44ECBB16" w14:textId="77777777" w:rsidR="00D02BB5" w:rsidRPr="00BD0E87" w:rsidRDefault="00D02BB5" w:rsidP="00E61AB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48D20B3D" w14:textId="3B4A6610" w:rsidR="00D02BB5" w:rsidRPr="00EF755D" w:rsidRDefault="00D02BB5" w:rsidP="00E61AB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3D06119B" w14:textId="77777777" w:rsidR="00D02BB5" w:rsidRPr="00EF755D" w:rsidRDefault="00D02BB5" w:rsidP="00E61AB2">
      <w:pPr>
        <w:rPr>
          <w:b/>
          <w:bCs/>
        </w:rPr>
      </w:pPr>
      <w:r w:rsidRPr="00EF755D">
        <w:rPr>
          <w:b/>
          <w:bCs/>
        </w:rPr>
        <w:t xml:space="preserve">- Do all age groups have the same cycle, with αpi = αp0? </w:t>
      </w:r>
    </w:p>
    <w:p w14:paraId="2CDE371C" w14:textId="77777777" w:rsidR="00D02BB5" w:rsidRPr="00EF755D" w:rsidRDefault="00D02BB5" w:rsidP="00E61AB2">
      <w:pPr>
        <w:rPr>
          <w:b/>
          <w:bCs/>
        </w:rPr>
      </w:pPr>
      <w:r w:rsidRPr="00EF755D">
        <w:rPr>
          <w:b/>
          <w:bCs/>
        </w:rPr>
        <w:t xml:space="preserve">- Does γ vary by region (negative in cold-climate regions?) </w:t>
      </w:r>
    </w:p>
    <w:p w14:paraId="63F4F1CE" w14:textId="77777777" w:rsidR="00D02BB5" w:rsidRPr="00BD0E87" w:rsidRDefault="00D02BB5" w:rsidP="00E61AB2">
      <w:pPr>
        <w:rPr>
          <w:b/>
          <w:bCs/>
        </w:rPr>
      </w:pPr>
      <w:r w:rsidRPr="00BD0E87">
        <w:rPr>
          <w:b/>
          <w:bCs/>
        </w:rPr>
        <w:t xml:space="preserve">- Do the cycles, given by the α, vary by region or is a nation-wide cycle sufficient? </w:t>
      </w:r>
    </w:p>
    <w:p w14:paraId="46ED545C" w14:textId="77777777" w:rsidR="00D02BB5" w:rsidRPr="00BD0E87" w:rsidRDefault="00D02BB5" w:rsidP="00E61AB2">
      <w:pPr>
        <w:rPr>
          <w:b/>
          <w:bCs/>
        </w:rPr>
      </w:pPr>
    </w:p>
    <w:p w14:paraId="19CA362D" w14:textId="77777777" w:rsidR="00D02BB5" w:rsidRPr="00BD0E87" w:rsidRDefault="00D02BB5" w:rsidP="00E61AB2">
      <w:pPr>
        <w:rPr>
          <w:b/>
          <w:bCs/>
        </w:rPr>
      </w:pPr>
      <w:r w:rsidRPr="00BD0E87">
        <w:rPr>
          <w:b/>
          <w:bCs/>
        </w:rPr>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7D8D0D46" w14:textId="6DF93316" w:rsidR="00D02BB5" w:rsidRDefault="00D02BB5" w:rsidP="00E61AB2">
      <w:pPr>
        <w:rPr>
          <w:bCs/>
        </w:rPr>
      </w:pPr>
    </w:p>
    <w:p w14:paraId="28CA4EF5" w14:textId="009D2A36" w:rsidR="000668FF" w:rsidRDefault="00EA4A0E" w:rsidP="00E61AB2">
      <w:pPr>
        <w:rPr>
          <w:bCs/>
        </w:rPr>
      </w:pPr>
      <w:r>
        <w:rPr>
          <w:bCs/>
        </w:rPr>
        <w:t xml:space="preserve">Wavelet analysis is a formal analytical framework that can </w:t>
      </w:r>
      <w:r w:rsidR="00B06581">
        <w:rPr>
          <w:bCs/>
        </w:rPr>
        <w:t>provide</w:t>
      </w:r>
      <w:r>
        <w:rPr>
          <w:bCs/>
        </w:rPr>
        <w:t xml:space="preserve"> quantitative </w:t>
      </w:r>
      <w:commentRangeStart w:id="3"/>
      <w:r>
        <w:rPr>
          <w:bCs/>
        </w:rPr>
        <w:t>conclusions</w:t>
      </w:r>
      <w:commentRangeEnd w:id="3"/>
      <w:r>
        <w:rPr>
          <w:rStyle w:val="CommentReference"/>
        </w:rPr>
        <w:commentReference w:id="3"/>
      </w:r>
      <w:r>
        <w:rPr>
          <w:bCs/>
        </w:rPr>
        <w:t xml:space="preserve">, and has been applied to </w:t>
      </w:r>
      <w:commentRangeStart w:id="4"/>
      <w:r>
        <w:rPr>
          <w:bCs/>
        </w:rPr>
        <w:t>XX and XX</w:t>
      </w:r>
      <w:r w:rsidR="00B06581">
        <w:rPr>
          <w:bCs/>
        </w:rPr>
        <w:t xml:space="preserve"> to quantitatively characterise their seasonality including in relation to XX and XX</w:t>
      </w:r>
      <w:r>
        <w:rPr>
          <w:bCs/>
        </w:rPr>
        <w:t>.</w:t>
      </w:r>
      <w:commentRangeEnd w:id="4"/>
      <w:r w:rsidR="00B06581">
        <w:rPr>
          <w:rStyle w:val="CommentReference"/>
        </w:rPr>
        <w:commentReference w:id="4"/>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commentRangeStart w:id="5"/>
      <w:r w:rsidR="00CE12E5">
        <w:rPr>
          <w:bCs/>
        </w:rPr>
        <w:t>require</w:t>
      </w:r>
      <w:commentRangeEnd w:id="5"/>
      <w:r w:rsidR="000668FF">
        <w:rPr>
          <w:rStyle w:val="CommentReference"/>
        </w:rPr>
        <w:commentReference w:id="5"/>
      </w:r>
      <w:r w:rsidR="00BF5A90">
        <w:rPr>
          <w:bCs/>
        </w:rPr>
        <w:t xml:space="preserve"> 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 xml:space="preserve">To our knowledge, the uncertainty of wavelet spectra are also well-characterised </w:t>
      </w:r>
      <w:r w:rsidR="000668FF" w:rsidRPr="000668FF">
        <w:rPr>
          <w:bCs/>
          <w:highlight w:val="yellow"/>
        </w:rPr>
        <w:t>[[[to discuss what else to say e.g. in comparison with random white or red noise + citation]]]</w:t>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286914BD" w14:textId="0CD8A1AB" w:rsidR="00E46374" w:rsidRDefault="00E46374" w:rsidP="00E61AB2">
      <w:pPr>
        <w:rPr>
          <w:bCs/>
        </w:rPr>
      </w:pPr>
    </w:p>
    <w:p w14:paraId="1E371679" w14:textId="77777777" w:rsidR="000931A3" w:rsidRDefault="000931A3" w:rsidP="00E61AB2">
      <w:pPr>
        <w:rPr>
          <w:ins w:id="6" w:author="Parks, Robbie M" w:date="2018-06-20T00:48:00Z"/>
          <w:bCs/>
        </w:rPr>
      </w:pPr>
    </w:p>
    <w:p w14:paraId="0C29CB08" w14:textId="3AD79912" w:rsidR="00BD0E87" w:rsidRDefault="00322E48" w:rsidP="00E61AB2">
      <w:pPr>
        <w:rPr>
          <w:ins w:id="7" w:author="Parks, Robbie M" w:date="2018-06-23T15:01:00Z"/>
          <w:bCs/>
        </w:rPr>
      </w:pPr>
      <w:ins w:id="8" w:author="Parks, Robbie M" w:date="2018-06-19T11:55:00Z">
        <w:r>
          <w:rPr>
            <w:bCs/>
          </w:rPr>
          <w:t xml:space="preserve">while avoiding the problems with </w:t>
        </w:r>
      </w:ins>
      <w:ins w:id="9" w:author="Parks, Robbie M" w:date="2018-06-20T10:17:00Z">
        <w:r w:rsidR="001F3A6B">
          <w:rPr>
            <w:bCs/>
          </w:rPr>
          <w:t>traditional</w:t>
        </w:r>
      </w:ins>
      <w:ins w:id="10" w:author="Parks, Robbie M" w:date="2018-06-19T11:55:00Z">
        <w:r>
          <w:rPr>
            <w:bCs/>
          </w:rPr>
          <w:t xml:space="preserve"> </w:t>
        </w:r>
        <w:proofErr w:type="spellStart"/>
        <w:r>
          <w:rPr>
            <w:bCs/>
          </w:rPr>
          <w:t>cosinor</w:t>
        </w:r>
        <w:proofErr w:type="spellEnd"/>
        <w:r>
          <w:rPr>
            <w:bCs/>
          </w:rPr>
          <w:t xml:space="preserve"> functions, </w:t>
        </w:r>
        <w:commentRangeStart w:id="11"/>
        <w:r>
          <w:rPr>
            <w:bCs/>
          </w:rPr>
          <w:t>which rely on stationary signals</w:t>
        </w:r>
      </w:ins>
      <w:ins w:id="12" w:author="Parks, Robbie M" w:date="2018-06-20T10:17:00Z">
        <w:r w:rsidR="00D255EB">
          <w:rPr>
            <w:bCs/>
          </w:rPr>
          <w:t>.</w:t>
        </w:r>
      </w:ins>
      <w:commentRangeEnd w:id="11"/>
      <w:r w:rsidR="00E46374">
        <w:rPr>
          <w:rStyle w:val="CommentReference"/>
        </w:rPr>
        <w:commentReference w:id="11"/>
      </w:r>
    </w:p>
    <w:p w14:paraId="34C7CEB3" w14:textId="77777777" w:rsidR="006C6128" w:rsidRDefault="006C6128" w:rsidP="00E61AB2">
      <w:pPr>
        <w:rPr>
          <w:ins w:id="13" w:author="Parks, Robbie M" w:date="2018-06-23T15:01:00Z"/>
          <w:bCs/>
        </w:rPr>
      </w:pPr>
    </w:p>
    <w:p w14:paraId="705185B6" w14:textId="48712F68" w:rsidR="006C6128" w:rsidRDefault="006C6128" w:rsidP="00E61AB2">
      <w:pPr>
        <w:rPr>
          <w:ins w:id="14" w:author="Parks, Robbie M" w:date="2018-06-23T15:01:00Z"/>
          <w:bCs/>
        </w:rPr>
      </w:pPr>
      <w:ins w:id="15" w:author="Parks, Robbie M" w:date="2018-06-23T15:01:00Z">
        <w:r>
          <w:rPr>
            <w:bCs/>
          </w:rPr>
          <w:t>Specifically addressing the model output questions above:</w:t>
        </w:r>
      </w:ins>
    </w:p>
    <w:p w14:paraId="352786F5" w14:textId="77777777" w:rsidR="006C6128" w:rsidRDefault="006C6128" w:rsidP="00E61AB2">
      <w:pPr>
        <w:rPr>
          <w:ins w:id="16" w:author="Parks, Robbie M" w:date="2018-06-23T15:02:00Z"/>
          <w:bCs/>
        </w:rPr>
      </w:pPr>
    </w:p>
    <w:p w14:paraId="7252D390" w14:textId="43F4AC76" w:rsidR="006C6128" w:rsidRPr="00BD7CB1" w:rsidRDefault="006C6128" w:rsidP="006C6128">
      <w:pPr>
        <w:rPr>
          <w:ins w:id="17" w:author="Parks, Robbie M" w:date="2018-06-23T15:02:00Z"/>
          <w:bCs/>
          <w:i/>
        </w:rPr>
      </w:pPr>
      <w:ins w:id="18" w:author="Parks, Robbie M" w:date="2018-06-23T15:02:00Z">
        <w:r w:rsidRPr="00BD7CB1">
          <w:rPr>
            <w:bCs/>
            <w:i/>
          </w:rPr>
          <w:t xml:space="preserve">- Is </w:t>
        </w:r>
        <w:proofErr w:type="spellStart"/>
        <w:r w:rsidRPr="00BD7CB1">
          <w:rPr>
            <w:bCs/>
            <w:i/>
          </w:rPr>
          <w:t>γi</w:t>
        </w:r>
        <w:proofErr w:type="spellEnd"/>
        <w:r w:rsidRPr="00BD7CB1">
          <w:rPr>
            <w:bCs/>
            <w:i/>
          </w:rPr>
          <w:t xml:space="preserve"> negative? If so the seasonal effect is becoming less severe for age group </w:t>
        </w:r>
        <w:proofErr w:type="spellStart"/>
        <w:r w:rsidRPr="00BD7CB1">
          <w:rPr>
            <w:bCs/>
            <w:i/>
          </w:rPr>
          <w:t>i</w:t>
        </w:r>
        <w:proofErr w:type="spellEnd"/>
        <w:r w:rsidRPr="00BD7CB1">
          <w:rPr>
            <w:bCs/>
            <w:i/>
          </w:rPr>
          <w:t>.</w:t>
        </w:r>
      </w:ins>
    </w:p>
    <w:p w14:paraId="6DA25244" w14:textId="77777777" w:rsidR="006C6128" w:rsidRDefault="006C6128" w:rsidP="006C6128">
      <w:pPr>
        <w:rPr>
          <w:ins w:id="19" w:author="Parks, Robbie M" w:date="2018-06-23T15:02:00Z"/>
          <w:bCs/>
        </w:rPr>
      </w:pPr>
    </w:p>
    <w:p w14:paraId="073AFF8E" w14:textId="5F5A87EB" w:rsidR="006C6128" w:rsidRDefault="00216A2B" w:rsidP="006C6128">
      <w:pPr>
        <w:rPr>
          <w:ins w:id="20" w:author="Parks, Robbie M" w:date="2018-06-23T15:02:00Z"/>
          <w:bCs/>
        </w:rPr>
      </w:pPr>
      <w:ins w:id="21" w:author="Parks, Robbie M" w:date="2018-06-23T15:02:00Z">
        <w:r>
          <w:rPr>
            <w:bCs/>
          </w:rPr>
          <w:t>W</w:t>
        </w:r>
        <w:r w:rsidR="000A5021">
          <w:rPr>
            <w:bCs/>
          </w:rPr>
          <w:t>e have report</w:t>
        </w:r>
        <w:r>
          <w:rPr>
            <w:bCs/>
          </w:rPr>
          <w:t xml:space="preserve">ed </w:t>
        </w:r>
        <w:r w:rsidR="000A5021" w:rsidRPr="00830B87">
          <w:rPr>
            <w:bCs/>
          </w:rPr>
          <w:t>γ</w:t>
        </w:r>
        <w:r>
          <w:rPr>
            <w:bCs/>
          </w:rPr>
          <w:t xml:space="preserve"> age,</w:t>
        </w:r>
      </w:ins>
      <w:ins w:id="22" w:author="Parks, Robbie M" w:date="2018-06-24T21:57:00Z">
        <w:r w:rsidR="00864ADD">
          <w:rPr>
            <w:bCs/>
          </w:rPr>
          <w:t xml:space="preserve"> </w:t>
        </w:r>
      </w:ins>
      <w:ins w:id="23" w:author="Parks, Robbie M" w:date="2018-06-23T15:02:00Z">
        <w:r>
          <w:rPr>
            <w:bCs/>
          </w:rPr>
          <w:t>sex, and cause of death</w:t>
        </w:r>
      </w:ins>
      <w:ins w:id="24" w:author="Parks, Robbie M" w:date="2018-06-24T21:57:00Z">
        <w:r w:rsidR="00864ADD">
          <w:rPr>
            <w:bCs/>
          </w:rPr>
          <w:t xml:space="preserve"> (Figure 4)</w:t>
        </w:r>
      </w:ins>
    </w:p>
    <w:p w14:paraId="4BF93285" w14:textId="6E8B35F8" w:rsidR="006C6128" w:rsidRPr="00BD7CB1" w:rsidRDefault="006C6128" w:rsidP="006C6128">
      <w:pPr>
        <w:rPr>
          <w:ins w:id="25" w:author="Parks, Robbie M" w:date="2018-06-23T15:02:00Z"/>
          <w:bCs/>
        </w:rPr>
      </w:pPr>
      <w:ins w:id="26" w:author="Parks, Robbie M" w:date="2018-06-23T15:02:00Z">
        <w:r w:rsidRPr="00BD7CB1">
          <w:rPr>
            <w:bCs/>
          </w:rPr>
          <w:t xml:space="preserve"> </w:t>
        </w:r>
      </w:ins>
    </w:p>
    <w:p w14:paraId="3213E498" w14:textId="77777777" w:rsidR="006C6128" w:rsidRDefault="006C6128" w:rsidP="006C6128">
      <w:pPr>
        <w:rPr>
          <w:ins w:id="27" w:author="Parks, Robbie M" w:date="2018-06-23T15:03:00Z"/>
          <w:bCs/>
          <w:i/>
          <w:color w:val="FF0000"/>
        </w:rPr>
      </w:pPr>
      <w:ins w:id="28" w:author="Parks, Robbie M" w:date="2018-06-23T15:02:00Z">
        <w:r w:rsidRPr="00BD7CB1">
          <w:rPr>
            <w:bCs/>
            <w:i/>
            <w:color w:val="FF0000"/>
          </w:rPr>
          <w:t xml:space="preserve">- Does it look like all age groups have the same trend, with </w:t>
        </w:r>
        <w:proofErr w:type="spellStart"/>
        <w:r w:rsidRPr="00BD7CB1">
          <w:rPr>
            <w:bCs/>
            <w:i/>
            <w:color w:val="FF0000"/>
          </w:rPr>
          <w:t>γi</w:t>
        </w:r>
        <w:proofErr w:type="spellEnd"/>
        <w:r w:rsidRPr="00BD7CB1">
          <w:rPr>
            <w:bCs/>
            <w:i/>
            <w:color w:val="FF0000"/>
          </w:rPr>
          <w:t> = γ</w:t>
        </w:r>
        <w:r w:rsidRPr="00BD7CB1">
          <w:rPr>
            <w:rFonts w:ascii="Cambria Math" w:hAnsi="Cambria Math" w:cs="Cambria Math"/>
            <w:bCs/>
            <w:i/>
            <w:color w:val="FF0000"/>
          </w:rPr>
          <w:t>₀</w:t>
        </w:r>
        <w:r w:rsidRPr="00BD7CB1">
          <w:rPr>
            <w:bCs/>
            <w:i/>
            <w:color w:val="FF0000"/>
          </w:rPr>
          <w:t xml:space="preserve"> for all </w:t>
        </w:r>
        <w:proofErr w:type="spellStart"/>
        <w:r w:rsidRPr="00BD7CB1">
          <w:rPr>
            <w:bCs/>
            <w:i/>
            <w:color w:val="FF0000"/>
          </w:rPr>
          <w:t>i</w:t>
        </w:r>
        <w:proofErr w:type="spellEnd"/>
        <w:r w:rsidRPr="00BD7CB1">
          <w:rPr>
            <w:bCs/>
            <w:i/>
            <w:color w:val="FF0000"/>
          </w:rPr>
          <w:t xml:space="preserve">? </w:t>
        </w:r>
      </w:ins>
    </w:p>
    <w:p w14:paraId="3553D72F" w14:textId="77777777" w:rsidR="00A74C38" w:rsidRDefault="00A74C38" w:rsidP="006C6128">
      <w:pPr>
        <w:rPr>
          <w:ins w:id="29" w:author="Parks, Robbie M" w:date="2018-06-23T15:03:00Z"/>
          <w:bCs/>
          <w:i/>
          <w:color w:val="FF0000"/>
        </w:rPr>
      </w:pPr>
    </w:p>
    <w:p w14:paraId="6C73090D" w14:textId="6BB3127C" w:rsidR="00A74C38" w:rsidRPr="00A74C38" w:rsidRDefault="00A74C38" w:rsidP="006C6128">
      <w:pPr>
        <w:rPr>
          <w:ins w:id="30" w:author="Parks, Robbie M" w:date="2018-06-23T15:04:00Z"/>
          <w:bCs/>
          <w:color w:val="FF0000"/>
        </w:rPr>
      </w:pPr>
      <w:ins w:id="31" w:author="Parks, Robbie M" w:date="2018-06-23T15:04:00Z">
        <w:r w:rsidRPr="00BD7CB1">
          <w:rPr>
            <w:bCs/>
          </w:rPr>
          <w:t>γ</w:t>
        </w:r>
        <w:r>
          <w:rPr>
            <w:bCs/>
          </w:rPr>
          <w:t xml:space="preserve"> has distinct trends for each age group (Figure 4)</w:t>
        </w:r>
      </w:ins>
    </w:p>
    <w:p w14:paraId="20EAD23B" w14:textId="77777777" w:rsidR="00A74C38" w:rsidRPr="00BD7CB1" w:rsidRDefault="00A74C38" w:rsidP="006C6128">
      <w:pPr>
        <w:rPr>
          <w:ins w:id="32" w:author="Parks, Robbie M" w:date="2018-06-23T15:02:00Z"/>
          <w:bCs/>
          <w:color w:val="FF0000"/>
        </w:rPr>
      </w:pPr>
    </w:p>
    <w:p w14:paraId="4035719D" w14:textId="77777777" w:rsidR="006C6128" w:rsidRDefault="006C6128" w:rsidP="006C6128">
      <w:pPr>
        <w:rPr>
          <w:ins w:id="33" w:author="Parks, Robbie M" w:date="2018-06-23T15:04:00Z"/>
          <w:bCs/>
          <w:i/>
          <w:color w:val="FF0000"/>
        </w:rPr>
      </w:pPr>
      <w:ins w:id="34" w:author="Parks, Robbie M" w:date="2018-06-23T15:02:00Z">
        <w:r w:rsidRPr="00BD7CB1">
          <w:rPr>
            <w:bCs/>
            <w:i/>
            <w:color w:val="FF0000"/>
          </w:rPr>
          <w:t xml:space="preserve">- Do all age groups have the same cycle, with αpi = αp0? </w:t>
        </w:r>
      </w:ins>
    </w:p>
    <w:p w14:paraId="785270B6" w14:textId="77777777" w:rsidR="00A74C38" w:rsidRDefault="00A74C38" w:rsidP="006C6128">
      <w:pPr>
        <w:rPr>
          <w:ins w:id="35" w:author="Parks, Robbie M" w:date="2018-06-23T15:04:00Z"/>
          <w:bCs/>
          <w:i/>
          <w:color w:val="FF0000"/>
        </w:rPr>
      </w:pPr>
    </w:p>
    <w:p w14:paraId="57BC4435" w14:textId="2B6E45F0" w:rsidR="00A74C38" w:rsidRPr="00BD7CB1" w:rsidRDefault="00BD7CB1" w:rsidP="006C6128">
      <w:pPr>
        <w:rPr>
          <w:ins w:id="36" w:author="Parks, Robbie M" w:date="2018-06-23T15:04:00Z"/>
          <w:bCs/>
          <w:color w:val="FF0000"/>
        </w:rPr>
      </w:pPr>
      <w:ins w:id="37" w:author="Parks, Robbie M" w:date="2018-06-23T15:04:00Z">
        <w:r>
          <w:rPr>
            <w:bCs/>
            <w:color w:val="FF0000"/>
          </w:rPr>
          <w:t xml:space="preserve">Figure 3 </w:t>
        </w:r>
      </w:ins>
      <w:ins w:id="38" w:author="Parks, Robbie M" w:date="2018-06-24T21:57:00Z">
        <w:r w:rsidR="001F1D6F">
          <w:rPr>
            <w:bCs/>
            <w:color w:val="FF0000"/>
          </w:rPr>
          <w:t>ad</w:t>
        </w:r>
        <w:r w:rsidR="00153D7F">
          <w:rPr>
            <w:bCs/>
            <w:color w:val="FF0000"/>
          </w:rPr>
          <w:t>dresses</w:t>
        </w:r>
      </w:ins>
      <w:ins w:id="39" w:author="Parks, Robbie M" w:date="2018-06-23T15:04:00Z">
        <w:r w:rsidR="00A74C38">
          <w:rPr>
            <w:bCs/>
            <w:color w:val="FF0000"/>
          </w:rPr>
          <w:t xml:space="preserve"> this question, with </w:t>
        </w:r>
      </w:ins>
      <w:ins w:id="40" w:author="Parks, Robbie M" w:date="2018-06-23T15:05:00Z">
        <w:r>
          <w:rPr>
            <w:bCs/>
            <w:color w:val="FF0000"/>
          </w:rPr>
          <w:t>distinct timings for causes of death by age-sex group.</w:t>
        </w:r>
      </w:ins>
    </w:p>
    <w:p w14:paraId="2EA7001E" w14:textId="77777777" w:rsidR="00A74C38" w:rsidRPr="00BD7CB1" w:rsidRDefault="00A74C38" w:rsidP="006C6128">
      <w:pPr>
        <w:rPr>
          <w:ins w:id="41" w:author="Parks, Robbie M" w:date="2018-06-23T15:02:00Z"/>
          <w:bCs/>
          <w:i/>
          <w:color w:val="FF0000"/>
        </w:rPr>
      </w:pPr>
    </w:p>
    <w:p w14:paraId="5D545812" w14:textId="67E16912" w:rsidR="006C6128" w:rsidRDefault="006C6128" w:rsidP="006C6128">
      <w:pPr>
        <w:rPr>
          <w:ins w:id="42" w:author="Parks, Robbie M" w:date="2018-06-23T15:05:00Z"/>
          <w:bCs/>
          <w:i/>
          <w:color w:val="FF0000"/>
        </w:rPr>
      </w:pPr>
      <w:ins w:id="43" w:author="Parks, Robbie M" w:date="2018-06-23T15:02:00Z">
        <w:r w:rsidRPr="00BD7CB1">
          <w:rPr>
            <w:bCs/>
            <w:i/>
            <w:color w:val="FF0000"/>
          </w:rPr>
          <w:t>- Does γ vary by region (ne</w:t>
        </w:r>
        <w:r w:rsidR="00B23A5B">
          <w:rPr>
            <w:bCs/>
            <w:i/>
            <w:color w:val="FF0000"/>
          </w:rPr>
          <w:t>gative in cold-climate regions?</w:t>
        </w:r>
        <w:r w:rsidRPr="00BD7CB1">
          <w:rPr>
            <w:bCs/>
            <w:i/>
            <w:color w:val="FF0000"/>
          </w:rPr>
          <w:t xml:space="preserve"> </w:t>
        </w:r>
      </w:ins>
    </w:p>
    <w:p w14:paraId="75E12625" w14:textId="77777777" w:rsidR="00B162ED" w:rsidRDefault="00B162ED" w:rsidP="006C6128">
      <w:pPr>
        <w:rPr>
          <w:ins w:id="44" w:author="Parks, Robbie M" w:date="2018-06-23T15:05:00Z"/>
          <w:bCs/>
          <w:i/>
          <w:color w:val="FF0000"/>
        </w:rPr>
      </w:pPr>
    </w:p>
    <w:p w14:paraId="07B7DE76" w14:textId="1F0E7EA6" w:rsidR="00B162ED" w:rsidRPr="00B162ED" w:rsidRDefault="00B162ED" w:rsidP="006C6128">
      <w:pPr>
        <w:rPr>
          <w:ins w:id="45" w:author="Parks, Robbie M" w:date="2018-06-23T15:05:00Z"/>
          <w:bCs/>
          <w:color w:val="FF0000"/>
        </w:rPr>
      </w:pPr>
      <w:ins w:id="46" w:author="Parks, Robbie M" w:date="2018-06-23T15:06:00Z">
        <w:r>
          <w:rPr>
            <w:bCs/>
            <w:color w:val="FF0000"/>
          </w:rPr>
          <w:t xml:space="preserve">Though not shown here, we have examined </w:t>
        </w:r>
        <w:proofErr w:type="spellStart"/>
        <w:r w:rsidRPr="00B162ED">
          <w:rPr>
            <w:bCs/>
            <w:rPrChange w:id="47" w:author="Parks, Robbie M" w:date="2018-06-23T15:06:00Z">
              <w:rPr>
                <w:bCs/>
                <w:i/>
              </w:rPr>
            </w:rPrChange>
          </w:rPr>
          <w:t>γ</w:t>
        </w:r>
        <w:r>
          <w:rPr>
            <w:bCs/>
          </w:rPr>
          <w:t>’s</w:t>
        </w:r>
        <w:proofErr w:type="spellEnd"/>
        <w:r>
          <w:rPr>
            <w:bCs/>
          </w:rPr>
          <w:t xml:space="preserve"> variation by climate region. </w:t>
        </w:r>
      </w:ins>
      <w:ins w:id="48" w:author="Parks, Robbie M" w:date="2018-06-24T22:07:00Z">
        <w:r w:rsidR="00C113A8">
          <w:rPr>
            <w:bCs/>
          </w:rPr>
          <w:t>(Refer to figures in ‘Additional Analysis</w:t>
        </w:r>
      </w:ins>
      <w:ins w:id="49" w:author="Parks, Robbie M" w:date="2018-06-24T22:08:00Z">
        <w:r w:rsidR="00C113A8">
          <w:rPr>
            <w:bCs/>
          </w:rPr>
          <w:t>’ in slides</w:t>
        </w:r>
        <w:r w:rsidR="00835D8F">
          <w:rPr>
            <w:bCs/>
          </w:rPr>
          <w:t>.</w:t>
        </w:r>
      </w:ins>
      <w:ins w:id="50" w:author="Parks, Robbie M" w:date="2018-06-25T11:36:00Z">
        <w:r w:rsidR="00F01D35">
          <w:rPr>
            <w:bCs/>
          </w:rPr>
          <w:t>)</w:t>
        </w:r>
      </w:ins>
    </w:p>
    <w:p w14:paraId="74D3DC6F" w14:textId="77777777" w:rsidR="00B162ED" w:rsidRPr="00BD7CB1" w:rsidRDefault="00B162ED" w:rsidP="006C6128">
      <w:pPr>
        <w:rPr>
          <w:ins w:id="51" w:author="Parks, Robbie M" w:date="2018-06-23T15:02:00Z"/>
          <w:bCs/>
          <w:i/>
          <w:color w:val="FF0000"/>
        </w:rPr>
      </w:pPr>
    </w:p>
    <w:p w14:paraId="07C381AF" w14:textId="77777777" w:rsidR="006C6128" w:rsidRPr="00BD7CB1" w:rsidRDefault="006C6128" w:rsidP="006C6128">
      <w:pPr>
        <w:rPr>
          <w:ins w:id="52" w:author="Parks, Robbie M" w:date="2018-06-23T15:02:00Z"/>
          <w:bCs/>
          <w:i/>
        </w:rPr>
      </w:pPr>
      <w:ins w:id="53" w:author="Parks, Robbie M" w:date="2018-06-23T15:02:00Z">
        <w:r w:rsidRPr="00BD7CB1">
          <w:rPr>
            <w:bCs/>
            <w:i/>
          </w:rPr>
          <w:t xml:space="preserve">- Do the cycles, given by the α, vary by region or is a nation-wide cycle sufficient? </w:t>
        </w:r>
      </w:ins>
    </w:p>
    <w:p w14:paraId="63C77173" w14:textId="77777777" w:rsidR="006C6128" w:rsidRDefault="006C6128" w:rsidP="00E61AB2">
      <w:pPr>
        <w:rPr>
          <w:ins w:id="54" w:author="Parks, Robbie M" w:date="2018-06-23T15:06:00Z"/>
          <w:bCs/>
        </w:rPr>
      </w:pPr>
    </w:p>
    <w:p w14:paraId="107A2F0B" w14:textId="05378569" w:rsidR="003E64B5" w:rsidRDefault="00153D7F" w:rsidP="00E61AB2">
      <w:pPr>
        <w:rPr>
          <w:ins w:id="55" w:author="Parks, Robbie M" w:date="2018-06-19T11:55:00Z"/>
          <w:bCs/>
        </w:rPr>
      </w:pPr>
      <w:ins w:id="56" w:author="Parks, Robbie M" w:date="2018-06-23T15:07:00Z">
        <w:r>
          <w:rPr>
            <w:bCs/>
          </w:rPr>
          <w:t>Figure 5 addre</w:t>
        </w:r>
        <w:r w:rsidR="00B162ED">
          <w:rPr>
            <w:bCs/>
          </w:rPr>
          <w:t>sses this</w:t>
        </w:r>
      </w:ins>
      <w:ins w:id="57" w:author="Parks, Robbie M" w:date="2018-06-24T21:57:00Z">
        <w:r>
          <w:rPr>
            <w:bCs/>
          </w:rPr>
          <w:t xml:space="preserve"> question</w:t>
        </w:r>
      </w:ins>
      <w:ins w:id="58" w:author="Parks, Robbie M" w:date="2018-06-23T15:07:00Z">
        <w:r w:rsidR="00B162ED">
          <w:rPr>
            <w:bCs/>
          </w:rPr>
          <w:t>, showing that independent of region, timing of maximum and minimum mortality remains stable</w:t>
        </w:r>
      </w:ins>
      <w:ins w:id="59" w:author="Parks, Robbie M" w:date="2018-06-24T21:57:00Z">
        <w:r>
          <w:rPr>
            <w:bCs/>
          </w:rPr>
          <w:t xml:space="preserve"> for many causes of death</w:t>
        </w:r>
      </w:ins>
      <w:ins w:id="60" w:author="Parks, Robbie M" w:date="2018-06-23T15:07:00Z">
        <w:r w:rsidR="00B162ED">
          <w:rPr>
            <w:bCs/>
          </w:rPr>
          <w:t>.</w:t>
        </w:r>
      </w:ins>
    </w:p>
    <w:p w14:paraId="089425C7" w14:textId="77777777" w:rsidR="003B6EF6" w:rsidRDefault="003B6EF6" w:rsidP="00E61AB2">
      <w:pPr>
        <w:rPr>
          <w:ins w:id="61" w:author="Parks, Robbie M" w:date="2018-06-19T11:55:00Z"/>
          <w:bCs/>
        </w:rPr>
      </w:pPr>
    </w:p>
    <w:p w14:paraId="3679E756" w14:textId="7E0C322A" w:rsidR="003B6EF6" w:rsidRPr="006C28FF" w:rsidRDefault="003E64B5" w:rsidP="00E61AB2">
      <w:pPr>
        <w:rPr>
          <w:bCs/>
        </w:rPr>
      </w:pPr>
      <w:ins w:id="62" w:author="Parks, Robbie M" w:date="2018-06-23T15:07:00Z">
        <w:r>
          <w:rPr>
            <w:bCs/>
          </w:rPr>
          <w:t>In addition, w</w:t>
        </w:r>
      </w:ins>
      <w:ins w:id="63" w:author="Parks, Robbie M" w:date="2018-06-19T11:55:00Z">
        <w:r w:rsidR="003B6EF6">
          <w:rPr>
            <w:bCs/>
          </w:rPr>
          <w:t xml:space="preserve">e have clarified our </w:t>
        </w:r>
      </w:ins>
      <w:ins w:id="64" w:author="Parks, Robbie M" w:date="2018-06-19T11:58:00Z">
        <w:r w:rsidR="001A0299">
          <w:rPr>
            <w:bCs/>
          </w:rPr>
          <w:t>method</w:t>
        </w:r>
      </w:ins>
      <w:ins w:id="65" w:author="Parks, Robbie M" w:date="2018-06-19T11:55:00Z">
        <w:r w:rsidR="003B6EF6">
          <w:rPr>
            <w:bCs/>
          </w:rPr>
          <w:t xml:space="preserve"> for </w:t>
        </w:r>
      </w:ins>
      <w:ins w:id="66" w:author="Parks, Robbie M" w:date="2018-06-19T11:58:00Z">
        <w:r w:rsidR="001A0299">
          <w:rPr>
            <w:bCs/>
          </w:rPr>
          <w:t>Figure 4</w:t>
        </w:r>
        <w:r w:rsidR="00BD42AC">
          <w:rPr>
            <w:bCs/>
          </w:rPr>
          <w:t xml:space="preserve"> in the revised manuscript</w:t>
        </w:r>
        <w:r w:rsidR="0029551D">
          <w:rPr>
            <w:bCs/>
          </w:rPr>
          <w:t xml:space="preserve">. We have also developed the alternative statistical model above </w:t>
        </w:r>
      </w:ins>
      <w:ins w:id="67" w:author="Parks, Robbie M" w:date="2018-06-19T12:03:00Z">
        <w:r w:rsidR="00064B61">
          <w:rPr>
            <w:bCs/>
          </w:rPr>
          <w:t xml:space="preserve">and include them </w:t>
        </w:r>
        <w:r w:rsidR="00593CF7">
          <w:rPr>
            <w:bCs/>
          </w:rPr>
          <w:t xml:space="preserve">as an alternative </w:t>
        </w:r>
        <w:r w:rsidR="00EE6E63">
          <w:rPr>
            <w:bCs/>
          </w:rPr>
          <w:t>method</w:t>
        </w:r>
        <w:r w:rsidR="00CA5747">
          <w:rPr>
            <w:bCs/>
          </w:rPr>
          <w:t>.</w:t>
        </w:r>
      </w:ins>
      <w:ins w:id="68" w:author="Parks, Robbie M" w:date="2018-06-19T12:44:00Z">
        <w:r w:rsidR="006D5AF5">
          <w:rPr>
            <w:bCs/>
          </w:rPr>
          <w:t xml:space="preserve"> We give the values of </w:t>
        </w:r>
        <w:r w:rsidR="006D5AF5" w:rsidRPr="006D5AF5">
          <w:rPr>
            <w:bCs/>
          </w:rPr>
          <w:t>γ</w:t>
        </w:r>
      </w:ins>
      <w:ins w:id="69" w:author="Parks, Robbie M" w:date="2018-06-19T12:45:00Z">
        <w:r w:rsidR="006D5AF5">
          <w:rPr>
            <w:bCs/>
          </w:rPr>
          <w:t xml:space="preserve"> with p-values</w:t>
        </w:r>
        <w:r w:rsidR="008A67DF">
          <w:rPr>
            <w:bCs/>
          </w:rPr>
          <w:t xml:space="preserve"> by age-sex</w:t>
        </w:r>
      </w:ins>
      <w:ins w:id="70" w:author="Parks, Robbie M" w:date="2018-06-20T00:53:00Z">
        <w:r w:rsidR="003D4EF9">
          <w:rPr>
            <w:bCs/>
          </w:rPr>
          <w:t>, though with our method we have not been able to obtain 95% confidence intervals</w:t>
        </w:r>
      </w:ins>
      <w:ins w:id="71" w:author="Parks, Robbie M" w:date="2018-06-19T12:45:00Z">
        <w:r w:rsidR="007C27B3">
          <w:rPr>
            <w:bCs/>
          </w:rPr>
          <w:t xml:space="preserve">. We have addressed the values of </w:t>
        </w:r>
        <w:r w:rsidR="007C27B3" w:rsidRPr="007C27B3">
          <w:rPr>
            <w:bCs/>
          </w:rPr>
          <w:t>α</w:t>
        </w:r>
      </w:ins>
      <w:ins w:id="72" w:author="Parks, Robbie M" w:date="2018-06-19T12:46:00Z">
        <w:r w:rsidR="007C27B3">
          <w:rPr>
            <w:bCs/>
          </w:rPr>
          <w:t xml:space="preserve"> in our centre of gravity analysis</w:t>
        </w:r>
        <w:r w:rsidR="00062159">
          <w:rPr>
            <w:bCs/>
          </w:rPr>
          <w:t>, the results of which we display in Figures 2 and 5.</w:t>
        </w:r>
      </w:ins>
      <w:ins w:id="73" w:author="Parks, Robbie M" w:date="2018-06-19T13:57:00Z">
        <w:r w:rsidR="001B4960">
          <w:rPr>
            <w:bCs/>
          </w:rPr>
          <w:t xml:space="preserve"> We also now include how </w:t>
        </w:r>
      </w:ins>
      <w:ins w:id="74" w:author="Parks, Robbie M" w:date="2018-06-19T13:58:00Z">
        <w:r w:rsidR="001B4960" w:rsidRPr="006D5AF5">
          <w:rPr>
            <w:bCs/>
          </w:rPr>
          <w:t>γ</w:t>
        </w:r>
        <w:r w:rsidR="001B4960">
          <w:rPr>
            <w:bCs/>
          </w:rPr>
          <w:t xml:space="preserve"> varies by region</w:t>
        </w:r>
      </w:ins>
      <w:ins w:id="75" w:author="Parks, Robbie M" w:date="2018-06-23T14:58:00Z">
        <w:r w:rsidR="000F1A2A">
          <w:rPr>
            <w:bCs/>
          </w:rPr>
          <w:t>, though there are issues with population size of</w:t>
        </w:r>
        <w:r w:rsidR="009C0FF5">
          <w:rPr>
            <w:bCs/>
          </w:rPr>
          <w:t xml:space="preserve"> the smaller climate regions, especially </w:t>
        </w:r>
      </w:ins>
      <w:ins w:id="76" w:author="Parks, Robbie M" w:date="2018-06-19T13:58:00Z">
        <w:r w:rsidR="002713A8">
          <w:rPr>
            <w:bCs/>
          </w:rPr>
          <w:t>.</w:t>
        </w:r>
      </w:ins>
    </w:p>
    <w:p w14:paraId="0F7E48C1" w14:textId="77777777" w:rsidR="00BD0E87" w:rsidRPr="00D02BB5" w:rsidRDefault="00BD0E87" w:rsidP="00E61AB2">
      <w:pPr>
        <w:rPr>
          <w:bCs/>
        </w:rPr>
      </w:pPr>
    </w:p>
    <w:p w14:paraId="274327B9" w14:textId="77777777" w:rsidR="00D02BB5" w:rsidRPr="00BD0E87"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5657B042" w14:textId="3AA2AC9D" w:rsidR="00D02BB5" w:rsidDel="004809DF" w:rsidRDefault="00D02BB5" w:rsidP="00E61AB2">
      <w:pPr>
        <w:rPr>
          <w:del w:id="77" w:author="Parks, Robbie M" w:date="2018-06-19T11:40:00Z"/>
          <w:bCs/>
        </w:rPr>
      </w:pPr>
    </w:p>
    <w:p w14:paraId="653CF824" w14:textId="2DFB824B" w:rsidR="00D719F8" w:rsidRPr="00416B08" w:rsidRDefault="00FE41EF" w:rsidP="00E61AB2">
      <w:pPr>
        <w:rPr>
          <w:bCs/>
        </w:rPr>
      </w:pPr>
      <w:commentRangeStart w:id="78"/>
      <w:ins w:id="79" w:author="Parks, Robbie M" w:date="2018-06-19T11:40:00Z">
        <w:r>
          <w:rPr>
            <w:bCs/>
          </w:rPr>
          <w:t>T</w:t>
        </w:r>
      </w:ins>
      <w:ins w:id="80" w:author="Parks, Robbie M" w:date="2018-06-19T11:30:00Z">
        <w:r w:rsidR="00416B08">
          <w:rPr>
            <w:bCs/>
          </w:rPr>
          <w:t xml:space="preserve">he number of </w:t>
        </w:r>
      </w:ins>
      <w:ins w:id="81" w:author="Parks, Robbie M" w:date="2018-06-19T11:29:00Z">
        <w:r w:rsidR="00416B08">
          <w:rPr>
            <w:bCs/>
          </w:rPr>
          <w:t>Excess Winter Deaths (EWDs)</w:t>
        </w:r>
      </w:ins>
      <w:ins w:id="82" w:author="Parks, Robbie M" w:date="2018-06-19T11:30:00Z">
        <w:r w:rsidR="00416B08">
          <w:rPr>
            <w:bCs/>
          </w:rPr>
          <w:t xml:space="preserve"> </w:t>
        </w:r>
      </w:ins>
      <w:commentRangeStart w:id="83"/>
      <w:ins w:id="84" w:author="Parks, Robbie M" w:date="2018-06-20T10:21:00Z">
        <w:r w:rsidR="0086284A">
          <w:rPr>
            <w:bCs/>
          </w:rPr>
          <w:t>can</w:t>
        </w:r>
      </w:ins>
      <w:ins w:id="85" w:author="Parks, Robbie M" w:date="2018-06-19T11:30:00Z">
        <w:r w:rsidR="00416B08">
          <w:rPr>
            <w:bCs/>
          </w:rPr>
          <w:t xml:space="preserve"> </w:t>
        </w:r>
      </w:ins>
      <w:ins w:id="86" w:author="Parks, Robbie M" w:date="2018-06-20T10:21:00Z">
        <w:r w:rsidR="0086284A">
          <w:rPr>
            <w:bCs/>
          </w:rPr>
          <w:t xml:space="preserve">be </w:t>
        </w:r>
      </w:ins>
      <w:ins w:id="87" w:author="Parks, Robbie M" w:date="2018-06-19T11:30:00Z">
        <w:r w:rsidR="00416B08">
          <w:rPr>
            <w:bCs/>
          </w:rPr>
          <w:t>a useful metric</w:t>
        </w:r>
      </w:ins>
      <w:ins w:id="88" w:author="Parks, Robbie M" w:date="2018-06-19T11:38:00Z">
        <w:r w:rsidR="00047EBE">
          <w:rPr>
            <w:bCs/>
          </w:rPr>
          <w:t xml:space="preserve"> for understanding the modifying effect of </w:t>
        </w:r>
      </w:ins>
      <w:ins w:id="89" w:author="Parks, Robbie M" w:date="2018-06-19T11:39:00Z">
        <w:r w:rsidR="000E6AE3">
          <w:rPr>
            <w:bCs/>
          </w:rPr>
          <w:t>season</w:t>
        </w:r>
      </w:ins>
      <w:ins w:id="90" w:author="Parks, Robbie M" w:date="2018-06-19T11:38:00Z">
        <w:r w:rsidR="000E6AE3">
          <w:rPr>
            <w:bCs/>
          </w:rPr>
          <w:t xml:space="preserve"> on mortality with a known peak in the winter</w:t>
        </w:r>
      </w:ins>
      <w:ins w:id="91" w:author="Parks, Robbie M" w:date="2018-06-19T11:30:00Z">
        <w:r>
          <w:rPr>
            <w:bCs/>
          </w:rPr>
          <w:t>.</w:t>
        </w:r>
      </w:ins>
      <w:commentRangeEnd w:id="83"/>
      <w:r w:rsidR="00AF4218">
        <w:rPr>
          <w:rStyle w:val="CommentReference"/>
        </w:rPr>
        <w:commentReference w:id="83"/>
      </w:r>
      <w:ins w:id="92" w:author="Parks, Robbie M" w:date="2018-06-19T11:30:00Z">
        <w:r>
          <w:rPr>
            <w:bCs/>
          </w:rPr>
          <w:t xml:space="preserve"> </w:t>
        </w:r>
      </w:ins>
      <w:commentRangeStart w:id="93"/>
      <w:ins w:id="94" w:author="Parks, Robbie M" w:date="2018-06-20T10:21:00Z">
        <w:r w:rsidR="0086284A">
          <w:rPr>
            <w:bCs/>
          </w:rPr>
          <w:t xml:space="preserve">However, </w:t>
        </w:r>
      </w:ins>
      <w:ins w:id="95" w:author="Parks, Robbie M" w:date="2018-06-19T11:30:00Z">
        <w:r w:rsidR="0086284A">
          <w:rPr>
            <w:bCs/>
          </w:rPr>
          <w:t>w</w:t>
        </w:r>
        <w:r w:rsidR="00416B08">
          <w:rPr>
            <w:bCs/>
          </w:rPr>
          <w:t xml:space="preserve">e have avoided </w:t>
        </w:r>
        <w:r w:rsidR="00416B08">
          <w:rPr>
            <w:bCs/>
            <w:i/>
          </w:rPr>
          <w:t xml:space="preserve">a priori </w:t>
        </w:r>
        <w:r w:rsidR="00416B08">
          <w:rPr>
            <w:bCs/>
          </w:rPr>
          <w:t xml:space="preserve">assuming </w:t>
        </w:r>
      </w:ins>
      <w:ins w:id="96" w:author="Parks, Robbie M" w:date="2018-06-19T11:31:00Z">
        <w:r w:rsidR="00EA2C8B">
          <w:rPr>
            <w:bCs/>
          </w:rPr>
          <w:t xml:space="preserve">that </w:t>
        </w:r>
      </w:ins>
      <w:ins w:id="97" w:author="Parks, Robbie M" w:date="2018-06-19T11:30:00Z">
        <w:r w:rsidR="00416B08">
          <w:rPr>
            <w:bCs/>
          </w:rPr>
          <w:t xml:space="preserve">any part of the year has a higher </w:t>
        </w:r>
      </w:ins>
      <w:ins w:id="98" w:author="Parks, Robbie M" w:date="2018-06-19T11:38:00Z">
        <w:r w:rsidR="00E34BAF">
          <w:rPr>
            <w:bCs/>
          </w:rPr>
          <w:t>number of deaths for a particular cause of death</w:t>
        </w:r>
      </w:ins>
      <w:ins w:id="99" w:author="Parks, Robbie M" w:date="2018-06-19T11:39:00Z">
        <w:r w:rsidR="00921858">
          <w:rPr>
            <w:bCs/>
          </w:rPr>
          <w:t xml:space="preserve">. Rather, we have </w:t>
        </w:r>
      </w:ins>
      <w:ins w:id="100" w:author="Parks, Robbie M" w:date="2018-06-19T11:40:00Z">
        <w:r w:rsidR="006F6866">
          <w:rPr>
            <w:bCs/>
          </w:rPr>
          <w:t xml:space="preserve">developed a method of techniques which </w:t>
        </w:r>
      </w:ins>
      <w:ins w:id="101" w:author="Parks, Robbie M" w:date="2018-06-19T11:44:00Z">
        <w:r w:rsidR="00CB2D04">
          <w:rPr>
            <w:bCs/>
          </w:rPr>
          <w:t xml:space="preserve">identify </w:t>
        </w:r>
        <w:r w:rsidR="00D5372C">
          <w:rPr>
            <w:bCs/>
          </w:rPr>
          <w:t>peak</w:t>
        </w:r>
        <w:r w:rsidR="00F915CF">
          <w:rPr>
            <w:bCs/>
          </w:rPr>
          <w:t xml:space="preserve"> mortality within the year</w:t>
        </w:r>
        <w:r w:rsidR="00510DF8">
          <w:rPr>
            <w:bCs/>
          </w:rPr>
          <w:t>.</w:t>
        </w:r>
      </w:ins>
      <w:commentRangeEnd w:id="93"/>
      <w:r w:rsidR="00AF4218">
        <w:rPr>
          <w:rStyle w:val="CommentReference"/>
        </w:rPr>
        <w:commentReference w:id="93"/>
      </w:r>
      <w:commentRangeEnd w:id="78"/>
      <w:r w:rsidR="00831D8C">
        <w:rPr>
          <w:rStyle w:val="CommentReference"/>
        </w:rPr>
        <w:commentReference w:id="78"/>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2D6077DA"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w:t>
      </w:r>
      <w:commentRangeStart w:id="102"/>
      <w:r>
        <w:rPr>
          <w:bCs/>
        </w:rPr>
        <w:t xml:space="preserve">P. </w:t>
      </w:r>
      <w:ins w:id="103" w:author="Parks, Robbie M" w:date="2018-06-19T15:02:00Z">
        <w:r w:rsidR="00F13667">
          <w:rPr>
            <w:bCs/>
          </w:rPr>
          <w:t>8</w:t>
        </w:r>
      </w:ins>
      <w:ins w:id="104" w:author="Parks, Robbie M" w:date="2018-06-19T17:05:00Z">
        <w:r w:rsidR="00BA7F9D">
          <w:rPr>
            <w:bCs/>
          </w:rPr>
          <w:t xml:space="preserve"> and Table 2</w:t>
        </w:r>
      </w:ins>
      <w:commentRangeEnd w:id="102"/>
      <w:r w:rsidR="00831D8C">
        <w:rPr>
          <w:rStyle w:val="CommentReference"/>
        </w:rPr>
        <w:commentReference w:id="102"/>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w:t>
      </w:r>
      <w:proofErr w:type="spellStart"/>
      <w:r w:rsidRPr="006D1920">
        <w:rPr>
          <w:b/>
          <w:bCs/>
        </w:rPr>
        <w:t>No table</w:t>
      </w:r>
      <w:proofErr w:type="spellEnd"/>
      <w:r w:rsidRPr="006D1920">
        <w:rPr>
          <w:b/>
          <w:bCs/>
        </w:rPr>
        <w:t xml:space="preserve"> is presented with descriptive statistics, i.e. on the sample size of cases that fall into each disease category. </w:t>
      </w:r>
    </w:p>
    <w:p w14:paraId="3D6C8B33" w14:textId="1CBD2DDC" w:rsidR="00D02BB5" w:rsidRDefault="00D02BB5" w:rsidP="00E61AB2">
      <w:pPr>
        <w:rPr>
          <w:bCs/>
        </w:rPr>
      </w:pPr>
    </w:p>
    <w:p w14:paraId="20951A94" w14:textId="176C2609" w:rsidR="006D1920" w:rsidRDefault="006D1920" w:rsidP="00E61AB2">
      <w:pPr>
        <w:rPr>
          <w:bCs/>
        </w:rPr>
      </w:pPr>
      <w:r>
        <w:rPr>
          <w:bCs/>
        </w:rPr>
        <w:t>We have added a table of descriptive statistics to give an overview of the number of deaths from each cause (T</w:t>
      </w:r>
      <w:commentRangeStart w:id="105"/>
      <w:r>
        <w:rPr>
          <w:bCs/>
        </w:rPr>
        <w:t xml:space="preserve">able </w:t>
      </w:r>
      <w:ins w:id="106" w:author="Parks, Robbie M" w:date="2018-06-19T12:03:00Z">
        <w:r w:rsidR="003E3683">
          <w:rPr>
            <w:bCs/>
          </w:rPr>
          <w:t>1</w:t>
        </w:r>
      </w:ins>
      <w:r>
        <w:rPr>
          <w:bCs/>
        </w:rPr>
        <w:t>).</w:t>
      </w:r>
      <w:commentRangeEnd w:id="105"/>
      <w:r w:rsidR="00831D8C">
        <w:rPr>
          <w:rStyle w:val="CommentReference"/>
        </w:rPr>
        <w:commentReference w:id="105"/>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w:t>
      </w:r>
      <w:commentRangeStart w:id="107"/>
      <w:commentRangeStart w:id="108"/>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107"/>
      <w:r w:rsidR="006D1920">
        <w:rPr>
          <w:rStyle w:val="CommentReference"/>
        </w:rPr>
        <w:commentReference w:id="107"/>
      </w:r>
      <w:commentRangeEnd w:id="108"/>
      <w:r w:rsidR="006A34F6">
        <w:rPr>
          <w:rStyle w:val="CommentReference"/>
        </w:rPr>
        <w:commentReference w:id="108"/>
      </w:r>
    </w:p>
    <w:p w14:paraId="0F608215" w14:textId="247FF14B" w:rsidR="00D02BB5" w:rsidRDefault="00D02BB5" w:rsidP="00E61AB2">
      <w:pPr>
        <w:rPr>
          <w:bCs/>
        </w:rPr>
      </w:pPr>
    </w:p>
    <w:p w14:paraId="1D7F736F" w14:textId="77777777" w:rsidR="0002089D" w:rsidRDefault="00BE0B8B" w:rsidP="0003425D">
      <w:pPr>
        <w:rPr>
          <w:ins w:id="109" w:author="Parks, Robbie M" w:date="2018-06-19T12:27:00Z"/>
          <w:bCs/>
        </w:rPr>
      </w:pPr>
      <w:ins w:id="110" w:author="Parks, Robbie M" w:date="2018-06-19T12:25:00Z">
        <w:r>
          <w:rPr>
            <w:bCs/>
          </w:rPr>
          <w:t>A fair comment and address</w:t>
        </w:r>
      </w:ins>
      <w:ins w:id="111" w:author="Parks, Robbie M" w:date="2018-06-19T12:27:00Z">
        <w:r w:rsidR="00554D06">
          <w:rPr>
            <w:bCs/>
          </w:rPr>
          <w:t xml:space="preserve">ed </w:t>
        </w:r>
      </w:ins>
      <w:ins w:id="112" w:author="Parks, Robbie M" w:date="2018-06-19T12:25:00Z">
        <w:r>
          <w:rPr>
            <w:bCs/>
          </w:rPr>
          <w:t xml:space="preserve">in the </w:t>
        </w:r>
      </w:ins>
      <w:ins w:id="113" w:author="Parks, Robbie M" w:date="2018-06-19T12:27:00Z">
        <w:r w:rsidR="00B71F4E">
          <w:rPr>
            <w:bCs/>
          </w:rPr>
          <w:t xml:space="preserve">revised manuscript in the </w:t>
        </w:r>
      </w:ins>
      <w:ins w:id="114" w:author="Parks, Robbie M" w:date="2018-06-19T12:25:00Z">
        <w:r w:rsidR="00B71F4E">
          <w:rPr>
            <w:bCs/>
          </w:rPr>
          <w:t>discussion</w:t>
        </w:r>
        <w:r>
          <w:rPr>
            <w:bCs/>
          </w:rPr>
          <w:t xml:space="preserve">. </w:t>
        </w:r>
      </w:ins>
    </w:p>
    <w:p w14:paraId="62437E46" w14:textId="77777777" w:rsidR="0002089D" w:rsidRDefault="0002089D" w:rsidP="0003425D">
      <w:pPr>
        <w:rPr>
          <w:ins w:id="115" w:author="Parks, Robbie M" w:date="2018-06-19T12:27:00Z"/>
          <w:bCs/>
        </w:rPr>
      </w:pPr>
    </w:p>
    <w:p w14:paraId="2ECC7E62" w14:textId="439ADAE0" w:rsidR="002E2D66" w:rsidRDefault="00BE0B8B" w:rsidP="0003425D">
      <w:pPr>
        <w:rPr>
          <w:ins w:id="116" w:author="Parks, Robbie M" w:date="2018-06-19T12:29:00Z"/>
          <w:bCs/>
        </w:rPr>
      </w:pPr>
      <w:commentRangeStart w:id="117"/>
      <w:ins w:id="118" w:author="Parks, Robbie M" w:date="2018-06-19T12:25:00Z">
        <w:r>
          <w:rPr>
            <w:bCs/>
          </w:rPr>
          <w:t>It is true that the papers referenced compare</w:t>
        </w:r>
      </w:ins>
      <w:ins w:id="119" w:author="Parks, Robbie M" w:date="2018-06-19T12:27:00Z">
        <w:r w:rsidR="0002089D">
          <w:rPr>
            <w:bCs/>
          </w:rPr>
          <w:t xml:space="preserve"> Excess Winter Death </w:t>
        </w:r>
      </w:ins>
      <w:ins w:id="120" w:author="Parks, Robbie M" w:date="2018-06-19T12:28:00Z">
        <w:r w:rsidR="0002089D">
          <w:rPr>
            <w:bCs/>
          </w:rPr>
          <w:t xml:space="preserve">Index (analogous to our generalised </w:t>
        </w:r>
        <w:r w:rsidR="008F3701">
          <w:rPr>
            <w:bCs/>
          </w:rPr>
          <w:t>percent difference between maximum and minimum mortality within a year)</w:t>
        </w:r>
      </w:ins>
      <w:ins w:id="121" w:author="Parks, Robbie M" w:date="2018-06-19T12:29:00Z">
        <w:r w:rsidR="00BF2BC7">
          <w:rPr>
            <w:bCs/>
          </w:rPr>
          <w:t xml:space="preserve"> to mean temperature rather than </w:t>
        </w:r>
        <w:r w:rsidR="002E2D66">
          <w:rPr>
            <w:bCs/>
          </w:rPr>
          <w:t xml:space="preserve">range of </w:t>
        </w:r>
      </w:ins>
      <w:ins w:id="122" w:author="Parks, Robbie M" w:date="2018-06-19T12:31:00Z">
        <w:r w:rsidR="00D0417B">
          <w:rPr>
            <w:bCs/>
          </w:rPr>
          <w:t>temperature</w:t>
        </w:r>
      </w:ins>
      <w:ins w:id="123" w:author="Parks, Robbie M" w:date="2018-06-19T12:26:00Z">
        <w:r w:rsidR="003A105F">
          <w:rPr>
            <w:bCs/>
          </w:rPr>
          <w:t>.</w:t>
        </w:r>
      </w:ins>
      <w:ins w:id="124" w:author="Parks, Robbie M" w:date="2018-06-19T12:32:00Z">
        <w:r w:rsidR="003A105F">
          <w:rPr>
            <w:bCs/>
          </w:rPr>
          <w:fldChar w:fldCharType="begin" w:fldLock="1"/>
        </w:r>
      </w:ins>
      <w:r w:rsidR="003A105F">
        <w:rPr>
          <w:bCs/>
        </w:rPr>
        <w:instrText>ADDIN CSL_CITATION { "citationItems" : [ { "id" : "ITEM-1",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"ITEM-1", "issue" : "2", "issued" : { "date-parts" : [ [ "2015" ] ] }, "page" : "339-345", "title" : "Excess winter deaths in Europe: A multi-country descriptive analysis", "type" : "article-journal", "volume" : "25" }, "uris" : [ "http://www.mendeley.com/documents/?uuid=b30766a9-cdc0-41a0-95d8-1ca7a2391ddd"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"ITEM-3", "issue" : "2", "issued" : { "date-parts" : [ [ "1989" ] ] }, "page" : "178-182", "title" : "Deaths in winter: Can Britain learn from Europe?", "type" : "article-journal", "volume" : "5" }, "uris" : [ "http://www.mendeley.com/documents/?uuid=3cd840a5-addb-4d68-9dcf-039d2f2f1220"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3A105F">
        <w:rPr>
          <w:bCs/>
        </w:rPr>
        <w:fldChar w:fldCharType="separate"/>
      </w:r>
      <w:r w:rsidR="003A105F" w:rsidRPr="003A105F">
        <w:rPr>
          <w:bCs/>
          <w:noProof/>
        </w:rPr>
        <w:t>(Fowler et al., 2015; Healy, 2003; McKee, 1989)</w:t>
      </w:r>
      <w:ins w:id="125" w:author="Parks, Robbie M" w:date="2018-06-19T12:32:00Z">
        <w:r w:rsidR="003A105F">
          <w:rPr>
            <w:bCs/>
          </w:rPr>
          <w:fldChar w:fldCharType="end"/>
        </w:r>
      </w:ins>
    </w:p>
    <w:p w14:paraId="435A1B9D" w14:textId="77777777" w:rsidR="002E2D66" w:rsidRDefault="002E2D66" w:rsidP="0003425D">
      <w:pPr>
        <w:rPr>
          <w:ins w:id="126" w:author="Parks, Robbie M" w:date="2018-06-19T12:29:00Z"/>
          <w:bCs/>
        </w:rPr>
      </w:pPr>
    </w:p>
    <w:p w14:paraId="7C6556B2" w14:textId="4EA657F9" w:rsidR="0003425D" w:rsidRDefault="001E05B9" w:rsidP="0003425D">
      <w:pPr>
        <w:rPr>
          <w:bCs/>
        </w:rPr>
      </w:pPr>
      <w:ins w:id="127" w:author="Parks, Robbie M" w:date="2018-06-19T12:26:00Z">
        <w:r>
          <w:rPr>
            <w:bCs/>
          </w:rPr>
          <w:t>We</w:t>
        </w:r>
      </w:ins>
      <w:ins w:id="128" w:author="Parks, Robbie M" w:date="2018-06-19T12:29:00Z">
        <w:r w:rsidR="007A515B">
          <w:rPr>
            <w:bCs/>
          </w:rPr>
          <w:t xml:space="preserve"> also</w:t>
        </w:r>
      </w:ins>
      <w:ins w:id="129" w:author="Parks, Robbie M" w:date="2018-06-19T12:26:00Z">
        <w:r>
          <w:rPr>
            <w:bCs/>
          </w:rPr>
          <w:t xml:space="preserve"> believe that it is valuable to compare the range of temperat</w:t>
        </w:r>
        <w:r w:rsidR="00E10B89">
          <w:rPr>
            <w:bCs/>
          </w:rPr>
          <w:t xml:space="preserve">ures with the percentage difference </w:t>
        </w:r>
      </w:ins>
      <w:ins w:id="130" w:author="Parks, Robbie M" w:date="2018-06-19T12:29:00Z">
        <w:r w:rsidR="00E10B89">
          <w:rPr>
            <w:bCs/>
          </w:rPr>
          <w:t>between maximum and minimum mortality</w:t>
        </w:r>
      </w:ins>
      <w:ins w:id="131" w:author="Parks, Robbie M" w:date="2018-06-19T12:26:00Z">
        <w:r w:rsidR="001B0CDA">
          <w:rPr>
            <w:bCs/>
          </w:rPr>
          <w:t>, as it can help identify whether temperature variation throughout the year i</w:t>
        </w:r>
        <w:r w:rsidR="00DB6C4C">
          <w:rPr>
            <w:bCs/>
          </w:rPr>
          <w:t xml:space="preserve">s a driver of </w:t>
        </w:r>
      </w:ins>
      <w:ins w:id="132" w:author="Parks, Robbie M" w:date="2018-06-19T12:30:00Z">
        <w:r w:rsidR="00EF43E7">
          <w:rPr>
            <w:bCs/>
          </w:rPr>
          <w:t>mo</w:t>
        </w:r>
        <w:r w:rsidR="00F37861">
          <w:rPr>
            <w:bCs/>
          </w:rPr>
          <w:t>rtality differences within year.</w:t>
        </w:r>
      </w:ins>
      <w:commentRangeEnd w:id="117"/>
      <w:r w:rsidR="00831D8C">
        <w:rPr>
          <w:rStyle w:val="CommentReference"/>
        </w:rPr>
        <w:commentReference w:id="117"/>
      </w:r>
    </w:p>
    <w:p w14:paraId="0F878EA6" w14:textId="77777777" w:rsidR="006D1920" w:rsidRPr="00D02BB5" w:rsidRDefault="006D1920" w:rsidP="00E61AB2">
      <w:pPr>
        <w:rPr>
          <w:bCs/>
        </w:rPr>
      </w:pPr>
    </w:p>
    <w:p w14:paraId="7CC183C7" w14:textId="3F8E77AD" w:rsidR="006D1920" w:rsidRDefault="00D02BB5" w:rsidP="00E61AB2">
      <w:pPr>
        <w:rPr>
          <w:ins w:id="133" w:author="Parks, Robbie M" w:date="2018-06-20T10:34:00Z"/>
          <w:b/>
          <w:bCs/>
        </w:rPr>
      </w:pPr>
      <w:commentRangeStart w:id="134"/>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commentRangeEnd w:id="134"/>
      <w:r w:rsidR="006D1920">
        <w:rPr>
          <w:rStyle w:val="CommentReference"/>
        </w:rPr>
        <w:commentReference w:id="134"/>
      </w:r>
    </w:p>
    <w:p w14:paraId="154E6DC5" w14:textId="77777777" w:rsidR="006933C7" w:rsidRDefault="006933C7" w:rsidP="00E61AB2">
      <w:pPr>
        <w:rPr>
          <w:ins w:id="135" w:author="Parks, Robbie M" w:date="2018-06-20T10:34:00Z"/>
          <w:b/>
          <w:bCs/>
        </w:rPr>
      </w:pPr>
    </w:p>
    <w:p w14:paraId="0EA26DC6" w14:textId="6D24952D" w:rsidR="006933C7" w:rsidRPr="006933C7" w:rsidRDefault="006933C7" w:rsidP="00E61AB2">
      <w:pPr>
        <w:rPr>
          <w:bCs/>
        </w:rPr>
      </w:pPr>
      <w:ins w:id="136" w:author="Parks, Robbie M" w:date="2018-06-20T10:34:00Z">
        <w:r>
          <w:rPr>
            <w:bCs/>
          </w:rPr>
          <w:t>…</w:t>
        </w:r>
      </w:ins>
    </w:p>
    <w:p w14:paraId="4C67630D" w14:textId="77777777" w:rsidR="006D1920" w:rsidRPr="00D02BB5" w:rsidRDefault="006D1920"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ins w:id="137" w:author="Parks, Robbie M" w:date="2018-06-20T10:34:00Z"/>
          <w:b/>
          <w:bCs/>
        </w:rPr>
      </w:pPr>
      <w:r w:rsidRPr="006D1920">
        <w:rPr>
          <w:b/>
          <w:bCs/>
        </w:rPr>
        <w:t>There are various grammatical issues in the manuscript, it could benefit from a further proof reading.</w:t>
      </w:r>
    </w:p>
    <w:p w14:paraId="2277DBA5" w14:textId="77777777" w:rsidR="00D779EA" w:rsidRDefault="00D779EA" w:rsidP="00E61AB2">
      <w:pPr>
        <w:rPr>
          <w:ins w:id="138" w:author="Parks, Robbie M" w:date="2018-06-20T10:34:00Z"/>
          <w:b/>
          <w:bCs/>
        </w:rPr>
      </w:pPr>
    </w:p>
    <w:p w14:paraId="5E5FB808" w14:textId="48197884" w:rsidR="00D02BB5" w:rsidRPr="00D779EA" w:rsidRDefault="00161467" w:rsidP="00E61AB2">
      <w:pPr>
        <w:rPr>
          <w:bCs/>
          <w:rPrChange w:id="139" w:author="Parks, Robbie M" w:date="2018-06-20T10:34:00Z">
            <w:rPr>
              <w:b/>
              <w:bCs/>
            </w:rPr>
          </w:rPrChange>
        </w:rPr>
      </w:pPr>
      <w:ins w:id="140" w:author="Parks, Robbie M" w:date="2018-06-20T10:34:00Z">
        <w:r>
          <w:rPr>
            <w:bCs/>
          </w:rPr>
          <w:t>Fair comment and w</w:t>
        </w:r>
        <w:r w:rsidR="00D779EA">
          <w:rPr>
            <w:bCs/>
          </w:rPr>
          <w:t>e have made a further proof reading.</w:t>
        </w:r>
      </w:ins>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lastRenderedPageBreak/>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9321C99" w:rsidR="006D1920" w:rsidRDefault="006D1920" w:rsidP="00E61AB2">
      <w:pPr>
        <w:rPr>
          <w:bCs/>
        </w:rPr>
      </w:pPr>
      <w:r>
        <w:rPr>
          <w:bCs/>
        </w:rPr>
        <w:t xml:space="preserve">We have </w:t>
      </w:r>
      <w:r w:rsidR="005D48DC">
        <w:rPr>
          <w:bCs/>
        </w:rPr>
        <w:t>avoided the term excess winter mortality because it is commonly used for a very specific calculation.</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D2B6EDC" w:rsidR="005D48DC" w:rsidRDefault="005D48DC" w:rsidP="00E61AB2">
      <w:pPr>
        <w:rPr>
          <w:bCs/>
        </w:rPr>
      </w:pPr>
      <w:r>
        <w:rPr>
          <w:bCs/>
        </w:rPr>
        <w:t xml:space="preserve">We have reworded for clarity (P. </w:t>
      </w:r>
      <w:ins w:id="141" w:author="Parks, Robbie M" w:date="2018-06-20T10:22:00Z">
        <w:r w:rsidR="00B12DC1">
          <w:rPr>
            <w:bCs/>
          </w:rPr>
          <w:t>2</w:t>
        </w:r>
      </w:ins>
      <w:r>
        <w:rPr>
          <w:bCs/>
        </w:rPr>
        <w:t>).</w:t>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401D5090" w14:textId="6A7F20AB" w:rsidR="005D48DC" w:rsidRDefault="005D48DC" w:rsidP="00E61AB2">
      <w:pPr>
        <w:jc w:val="left"/>
        <w:rPr>
          <w:bCs/>
        </w:rPr>
      </w:pPr>
      <w:commentRangeStart w:id="142"/>
      <w:r>
        <w:rPr>
          <w:bCs/>
        </w:rPr>
        <w:t xml:space="preserve">We have reworded as suggested (P. </w:t>
      </w:r>
      <w:del w:id="143" w:author="Parks, Robbie M" w:date="2018-06-20T10:32:00Z">
        <w:r w:rsidDel="00D97DDE">
          <w:rPr>
            <w:bCs/>
          </w:rPr>
          <w:delText>XX</w:delText>
        </w:r>
      </w:del>
      <w:ins w:id="144" w:author="Parks, Robbie M" w:date="2018-06-20T10:32:00Z">
        <w:r w:rsidR="00D97DDE">
          <w:rPr>
            <w:bCs/>
          </w:rPr>
          <w:t>5,</w:t>
        </w:r>
      </w:ins>
      <w:ins w:id="145" w:author="Parks, Robbie M" w:date="2018-06-20T10:33:00Z">
        <w:r w:rsidR="00D97DDE">
          <w:rPr>
            <w:bCs/>
          </w:rPr>
          <w:t>9</w:t>
        </w:r>
      </w:ins>
      <w:r>
        <w:rPr>
          <w:bCs/>
        </w:rPr>
        <w:t>).</w:t>
      </w:r>
      <w:commentRangeEnd w:id="142"/>
      <w:r>
        <w:rPr>
          <w:rStyle w:val="CommentReference"/>
        </w:rPr>
        <w:commentReference w:id="142"/>
      </w:r>
    </w:p>
    <w:p w14:paraId="5D00C770" w14:textId="77777777" w:rsidR="007E0D70" w:rsidRDefault="007E0D70" w:rsidP="00E61AB2">
      <w:pPr>
        <w:jc w:val="left"/>
        <w:rPr>
          <w:bCs/>
        </w:rPr>
      </w:pPr>
    </w:p>
    <w:p w14:paraId="70A295BB" w14:textId="77777777" w:rsidR="007E0D70" w:rsidRDefault="007E0D70" w:rsidP="00E61AB2">
      <w:pPr>
        <w:jc w:val="left"/>
        <w:rPr>
          <w:bCs/>
        </w:rPr>
      </w:pPr>
    </w:p>
    <w:p w14:paraId="334BA964" w14:textId="77777777" w:rsidR="007E0D70" w:rsidRPr="00DE63FA" w:rsidRDefault="007E0D70" w:rsidP="00E61AB2">
      <w:pPr>
        <w:jc w:val="left"/>
        <w:rPr>
          <w:b/>
          <w:bCs/>
        </w:rPr>
      </w:pPr>
      <w:r w:rsidRPr="00DE63FA">
        <w:rPr>
          <w:b/>
          <w:bCs/>
        </w:rPr>
        <w:t>Additional revisions</w:t>
      </w:r>
    </w:p>
    <w:p w14:paraId="500987D1" w14:textId="2C25D33A"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for 2014 through </w:t>
      </w:r>
      <w:r>
        <w:rPr>
          <w:bCs/>
        </w:rPr>
        <w:t>2016.</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78EA6899" w14:textId="75CDE72A" w:rsidR="00B52BFB" w:rsidRPr="00B52BFB" w:rsidRDefault="008338F8" w:rsidP="00B52BFB">
      <w:pPr>
        <w:widowControl w:val="0"/>
        <w:autoSpaceDE w:val="0"/>
        <w:autoSpaceDN w:val="0"/>
        <w:adjustRightInd w:val="0"/>
        <w:ind w:left="480" w:hanging="480"/>
        <w:rPr>
          <w:rFonts w:eastAsia="Times New Roman" w:cs="Arial"/>
          <w:noProof/>
        </w:rPr>
      </w:pPr>
      <w:ins w:id="146" w:author="Parks, Robbie M" w:date="2018-06-19T10:09:00Z">
        <w:r>
          <w:rPr>
            <w:bCs/>
          </w:rPr>
          <w:fldChar w:fldCharType="begin" w:fldLock="1"/>
        </w:r>
        <w:r>
          <w:rPr>
            <w:bCs/>
          </w:rPr>
          <w:instrText xml:space="preserve">ADDIN Mendeley Bibliography CSL_BIBLIOGRAPHY </w:instrText>
        </w:r>
      </w:ins>
      <w:r>
        <w:rPr>
          <w:bCs/>
        </w:rPr>
        <w:fldChar w:fldCharType="separate"/>
      </w:r>
      <w:r w:rsidR="00B52BFB" w:rsidRPr="00B52BFB">
        <w:rPr>
          <w:rFonts w:eastAsia="Times New Roman" w:cs="Arial"/>
          <w:noProof/>
        </w:rPr>
        <w:t xml:space="preserve">Basu, R. (2009). High ambient temperature and mortality: A review of epidemiologic studies from 2001 to 2008. </w:t>
      </w:r>
      <w:r w:rsidR="00B52BFB" w:rsidRPr="00B52BFB">
        <w:rPr>
          <w:rFonts w:eastAsia="Times New Roman" w:cs="Arial"/>
          <w:i/>
          <w:iCs/>
          <w:noProof/>
        </w:rPr>
        <w:t>Environmental Health: A Global Access Science Source</w:t>
      </w:r>
      <w:r w:rsidR="00B52BFB" w:rsidRPr="00B52BFB">
        <w:rPr>
          <w:rFonts w:eastAsia="Times New Roman" w:cs="Arial"/>
          <w:noProof/>
        </w:rPr>
        <w:t>. https://doi.org/10.1186/1476-069X-8-40</w:t>
      </w:r>
    </w:p>
    <w:p w14:paraId="53BBB51C"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Basu, R., Dominici, F., &amp; Samet, J. M. (2005). Temperature and mortality among the elderly in the United States: a comparison of epidemiologic methods. </w:t>
      </w:r>
      <w:r w:rsidRPr="00B52BFB">
        <w:rPr>
          <w:rFonts w:eastAsia="Times New Roman" w:cs="Arial"/>
          <w:i/>
          <w:iCs/>
          <w:noProof/>
        </w:rPr>
        <w:t>Epidemiology</w:t>
      </w:r>
      <w:r w:rsidRPr="00B52BFB">
        <w:rPr>
          <w:rFonts w:eastAsia="Times New Roman" w:cs="Arial"/>
          <w:noProof/>
        </w:rPr>
        <w:t xml:space="preserve">, </w:t>
      </w:r>
      <w:r w:rsidRPr="00B52BFB">
        <w:rPr>
          <w:rFonts w:eastAsia="Times New Roman" w:cs="Arial"/>
          <w:i/>
          <w:iCs/>
          <w:noProof/>
        </w:rPr>
        <w:t>16</w:t>
      </w:r>
      <w:r w:rsidRPr="00B52BFB">
        <w:rPr>
          <w:rFonts w:eastAsia="Times New Roman" w:cs="Arial"/>
          <w:noProof/>
        </w:rPr>
        <w:t>(1), 58–66. https://doi.org/00001648-200501000-00009 [pii]</w:t>
      </w:r>
    </w:p>
    <w:p w14:paraId="631FD301"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Basu, R., &amp; Samet, J. M. (2002). Relation between elevated ambient temperature and mortality: A review of the epidemiologic evidence. </w:t>
      </w:r>
      <w:r w:rsidRPr="00B52BFB">
        <w:rPr>
          <w:rFonts w:eastAsia="Times New Roman" w:cs="Arial"/>
          <w:i/>
          <w:iCs/>
          <w:noProof/>
        </w:rPr>
        <w:t>Epidemiologic Reviews</w:t>
      </w:r>
      <w:r w:rsidRPr="00B52BFB">
        <w:rPr>
          <w:rFonts w:eastAsia="Times New Roman" w:cs="Arial"/>
          <w:noProof/>
        </w:rPr>
        <w:t>. https://doi.org/10.1093/epirev/mxf007</w:t>
      </w:r>
    </w:p>
    <w:p w14:paraId="56EEB36A"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Bennett, J. E., Blangiardo, M., Fecht, D., Elliott, P., &amp; Ezzati, M. (2014). Vulnerability to the mortality effects of warm temperature in the districts of England and Wales. </w:t>
      </w:r>
      <w:r w:rsidRPr="00B52BFB">
        <w:rPr>
          <w:rFonts w:eastAsia="Times New Roman" w:cs="Arial"/>
          <w:i/>
          <w:iCs/>
          <w:noProof/>
        </w:rPr>
        <w:t>Nature Climate Change</w:t>
      </w:r>
      <w:r w:rsidRPr="00B52BFB">
        <w:rPr>
          <w:rFonts w:eastAsia="Times New Roman" w:cs="Arial"/>
          <w:noProof/>
        </w:rPr>
        <w:t xml:space="preserve">, </w:t>
      </w:r>
      <w:r w:rsidRPr="00B52BFB">
        <w:rPr>
          <w:rFonts w:eastAsia="Times New Roman" w:cs="Arial"/>
          <w:i/>
          <w:iCs/>
          <w:noProof/>
        </w:rPr>
        <w:t>4</w:t>
      </w:r>
      <w:r w:rsidRPr="00B52BFB">
        <w:rPr>
          <w:rFonts w:eastAsia="Times New Roman" w:cs="Arial"/>
          <w:noProof/>
        </w:rPr>
        <w:t>(4), 269–273. https://doi.org/10.1038/nclimate2123</w:t>
      </w:r>
    </w:p>
    <w:p w14:paraId="1E65D27C"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Braga, A. L. F., Zanobetti, A., &amp; Schwartz, J. (2002). The effect of weather on respiratory and cardiovascular deaths in 12 U.S. cities. </w:t>
      </w:r>
      <w:r w:rsidRPr="00B52BFB">
        <w:rPr>
          <w:rFonts w:eastAsia="Times New Roman" w:cs="Arial"/>
          <w:i/>
          <w:iCs/>
          <w:noProof/>
        </w:rPr>
        <w:t>Environmental Health Perspectives</w:t>
      </w:r>
      <w:r w:rsidRPr="00B52BFB">
        <w:rPr>
          <w:rFonts w:eastAsia="Times New Roman" w:cs="Arial"/>
          <w:noProof/>
        </w:rPr>
        <w:t xml:space="preserve">, </w:t>
      </w:r>
      <w:r w:rsidRPr="00B52BFB">
        <w:rPr>
          <w:rFonts w:eastAsia="Times New Roman" w:cs="Arial"/>
          <w:i/>
          <w:iCs/>
          <w:noProof/>
        </w:rPr>
        <w:t>110</w:t>
      </w:r>
      <w:r w:rsidRPr="00B52BFB">
        <w:rPr>
          <w:rFonts w:eastAsia="Times New Roman" w:cs="Arial"/>
          <w:noProof/>
        </w:rPr>
        <w:t>(9), 859–863. https://doi.org/10.1289/ehp.02110859</w:t>
      </w:r>
    </w:p>
    <w:p w14:paraId="4348A4E1"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Curriero, F. C., Heiner, K. S., Samet, J. M., Zeger, S. L., Strug, L., &amp; Patz, J. A. (2002). Temperature and mortality in 11 cities of the eastern United States. </w:t>
      </w:r>
      <w:r w:rsidRPr="00B52BFB">
        <w:rPr>
          <w:rFonts w:eastAsia="Times New Roman" w:cs="Arial"/>
          <w:i/>
          <w:iCs/>
          <w:noProof/>
        </w:rPr>
        <w:t>American Journal of Epidemiology</w:t>
      </w:r>
      <w:r w:rsidRPr="00B52BFB">
        <w:rPr>
          <w:rFonts w:eastAsia="Times New Roman" w:cs="Arial"/>
          <w:noProof/>
        </w:rPr>
        <w:t xml:space="preserve">, </w:t>
      </w:r>
      <w:r w:rsidRPr="00B52BFB">
        <w:rPr>
          <w:rFonts w:eastAsia="Times New Roman" w:cs="Arial"/>
          <w:i/>
          <w:iCs/>
          <w:noProof/>
        </w:rPr>
        <w:t>155</w:t>
      </w:r>
      <w:r w:rsidRPr="00B52BFB">
        <w:rPr>
          <w:rFonts w:eastAsia="Times New Roman" w:cs="Arial"/>
          <w:noProof/>
        </w:rPr>
        <w:t>(1), 80–87. https://doi.org/10.1093/aje/155.1.80</w:t>
      </w:r>
    </w:p>
    <w:p w14:paraId="54EA30AA"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Dockery, D. W., Pope, C. A., Xu, X., Spengler, J. D., Ware, J. H., Fay, M. E., … Speizer, F. E. (1993). An association between air pollution and mortality in six U.S. cities. </w:t>
      </w:r>
      <w:r w:rsidRPr="00B52BFB">
        <w:rPr>
          <w:rFonts w:eastAsia="Times New Roman" w:cs="Arial"/>
          <w:i/>
          <w:iCs/>
          <w:noProof/>
        </w:rPr>
        <w:t>The New England Journal of Medicine</w:t>
      </w:r>
      <w:r w:rsidRPr="00B52BFB">
        <w:rPr>
          <w:rFonts w:eastAsia="Times New Roman" w:cs="Arial"/>
          <w:noProof/>
        </w:rPr>
        <w:t xml:space="preserve">, </w:t>
      </w:r>
      <w:r w:rsidRPr="00B52BFB">
        <w:rPr>
          <w:rFonts w:eastAsia="Times New Roman" w:cs="Arial"/>
          <w:i/>
          <w:iCs/>
          <w:noProof/>
        </w:rPr>
        <w:t>329</w:t>
      </w:r>
      <w:r w:rsidRPr="00B52BFB">
        <w:rPr>
          <w:rFonts w:eastAsia="Times New Roman" w:cs="Arial"/>
          <w:noProof/>
        </w:rPr>
        <w:t>(24), 1753–9. https://doi.org/10.1056/NEJM199312093292401</w:t>
      </w:r>
    </w:p>
    <w:p w14:paraId="3759DD4C"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Fowler, T., Southgate, R. J., Waite, T., Harrell, R., Kovats, S., Bone, A., … Murray, V. (2015). Excess winter deaths in Europe: A multi-country descriptive analysis. </w:t>
      </w:r>
      <w:r w:rsidRPr="00B52BFB">
        <w:rPr>
          <w:rFonts w:eastAsia="Times New Roman" w:cs="Arial"/>
          <w:i/>
          <w:iCs/>
          <w:noProof/>
        </w:rPr>
        <w:t>European Journal of Public Health</w:t>
      </w:r>
      <w:r w:rsidRPr="00B52BFB">
        <w:rPr>
          <w:rFonts w:eastAsia="Times New Roman" w:cs="Arial"/>
          <w:noProof/>
        </w:rPr>
        <w:t xml:space="preserve">, </w:t>
      </w:r>
      <w:r w:rsidRPr="00B52BFB">
        <w:rPr>
          <w:rFonts w:eastAsia="Times New Roman" w:cs="Arial"/>
          <w:i/>
          <w:iCs/>
          <w:noProof/>
        </w:rPr>
        <w:t>25</w:t>
      </w:r>
      <w:r w:rsidRPr="00B52BFB">
        <w:rPr>
          <w:rFonts w:eastAsia="Times New Roman" w:cs="Arial"/>
          <w:noProof/>
        </w:rPr>
        <w:t>(2), 339–345. https://doi.org/10.1093/eurpub/cku073</w:t>
      </w:r>
    </w:p>
    <w:p w14:paraId="0D8B89E6"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B52BFB">
        <w:rPr>
          <w:rFonts w:eastAsia="Times New Roman" w:cs="Arial"/>
          <w:i/>
          <w:iCs/>
          <w:noProof/>
        </w:rPr>
        <w:t>The Lancet</w:t>
      </w:r>
      <w:r w:rsidRPr="00B52BFB">
        <w:rPr>
          <w:rFonts w:eastAsia="Times New Roman" w:cs="Arial"/>
          <w:noProof/>
        </w:rPr>
        <w:t xml:space="preserve">, </w:t>
      </w:r>
      <w:r w:rsidRPr="00B52BFB">
        <w:rPr>
          <w:rFonts w:eastAsia="Times New Roman" w:cs="Arial"/>
          <w:i/>
          <w:iCs/>
          <w:noProof/>
        </w:rPr>
        <w:t>386</w:t>
      </w:r>
      <w:r w:rsidRPr="00B52BFB">
        <w:rPr>
          <w:rFonts w:eastAsia="Times New Roman" w:cs="Arial"/>
          <w:noProof/>
        </w:rPr>
        <w:t>(9991), 369–375. https://doi.org/10.1016/S0140-6736(14)62114-0</w:t>
      </w:r>
    </w:p>
    <w:p w14:paraId="3D35F580"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Healy, J. D. (2003). Excess winter mortality in Europe: A cross country analysis identifying key risk factors. </w:t>
      </w:r>
      <w:r w:rsidRPr="00B52BFB">
        <w:rPr>
          <w:rFonts w:eastAsia="Times New Roman" w:cs="Arial"/>
          <w:i/>
          <w:iCs/>
          <w:noProof/>
        </w:rPr>
        <w:t>Journal of Epidemiology and Community Health</w:t>
      </w:r>
      <w:r w:rsidRPr="00B52BFB">
        <w:rPr>
          <w:rFonts w:eastAsia="Times New Roman" w:cs="Arial"/>
          <w:noProof/>
        </w:rPr>
        <w:t xml:space="preserve">, </w:t>
      </w:r>
      <w:r w:rsidRPr="00B52BFB">
        <w:rPr>
          <w:rFonts w:eastAsia="Times New Roman" w:cs="Arial"/>
          <w:i/>
          <w:iCs/>
          <w:noProof/>
        </w:rPr>
        <w:t>57</w:t>
      </w:r>
      <w:r w:rsidRPr="00B52BFB">
        <w:rPr>
          <w:rFonts w:eastAsia="Times New Roman" w:cs="Arial"/>
          <w:noProof/>
        </w:rPr>
        <w:t>(10), 784–789. https://doi.org/10.1136/jech.57.10.784</w:t>
      </w:r>
    </w:p>
    <w:p w14:paraId="5A180B23"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Hoek, G., Krishnan, R. M., Beelen, R., Peters, A., Ostro, B., Brunekreef, B., &amp; Kaufman, J. D. (2013). Long-term air pollution exposure and cardio- respiratory mortality: a review. </w:t>
      </w:r>
      <w:r w:rsidRPr="00B52BFB">
        <w:rPr>
          <w:rFonts w:eastAsia="Times New Roman" w:cs="Arial"/>
          <w:i/>
          <w:iCs/>
          <w:noProof/>
        </w:rPr>
        <w:t>Environmental Health</w:t>
      </w:r>
      <w:r w:rsidRPr="00B52BFB">
        <w:rPr>
          <w:rFonts w:eastAsia="Times New Roman" w:cs="Arial"/>
          <w:noProof/>
        </w:rPr>
        <w:t xml:space="preserve">, </w:t>
      </w:r>
      <w:r w:rsidRPr="00B52BFB">
        <w:rPr>
          <w:rFonts w:eastAsia="Times New Roman" w:cs="Arial"/>
          <w:i/>
          <w:iCs/>
          <w:noProof/>
        </w:rPr>
        <w:t>12</w:t>
      </w:r>
      <w:r w:rsidRPr="00B52BFB">
        <w:rPr>
          <w:rFonts w:eastAsia="Times New Roman" w:cs="Arial"/>
          <w:noProof/>
        </w:rPr>
        <w:t>(1), 43. https://doi.org/10.1186/1476-069X-12-43</w:t>
      </w:r>
    </w:p>
    <w:p w14:paraId="67701D2C"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McKee, C. M. (1989). Deaths in winter: Can Britain learn from Europe? </w:t>
      </w:r>
      <w:r w:rsidRPr="00B52BFB">
        <w:rPr>
          <w:rFonts w:eastAsia="Times New Roman" w:cs="Arial"/>
          <w:i/>
          <w:iCs/>
          <w:noProof/>
        </w:rPr>
        <w:t>European Journal of Epidemiology</w:t>
      </w:r>
      <w:r w:rsidRPr="00B52BFB">
        <w:rPr>
          <w:rFonts w:eastAsia="Times New Roman" w:cs="Arial"/>
          <w:noProof/>
        </w:rPr>
        <w:t xml:space="preserve">, </w:t>
      </w:r>
      <w:r w:rsidRPr="00B52BFB">
        <w:rPr>
          <w:rFonts w:eastAsia="Times New Roman" w:cs="Arial"/>
          <w:i/>
          <w:iCs/>
          <w:noProof/>
        </w:rPr>
        <w:t>5</w:t>
      </w:r>
      <w:r w:rsidRPr="00B52BFB">
        <w:rPr>
          <w:rFonts w:eastAsia="Times New Roman" w:cs="Arial"/>
          <w:noProof/>
        </w:rPr>
        <w:t>(2), 178–182. https://doi.org/10.1007/BF00156826</w:t>
      </w:r>
    </w:p>
    <w:p w14:paraId="531C0A8F" w14:textId="77777777" w:rsidR="00B52BFB" w:rsidRPr="00B52BFB" w:rsidRDefault="00B52BFB" w:rsidP="00B52BFB">
      <w:pPr>
        <w:widowControl w:val="0"/>
        <w:autoSpaceDE w:val="0"/>
        <w:autoSpaceDN w:val="0"/>
        <w:adjustRightInd w:val="0"/>
        <w:ind w:left="480" w:hanging="480"/>
        <w:rPr>
          <w:rFonts w:cs="Arial"/>
          <w:noProof/>
        </w:rPr>
      </w:pPr>
      <w:r w:rsidRPr="00B52BFB">
        <w:rPr>
          <w:rFonts w:eastAsia="Times New Roman" w:cs="Arial"/>
          <w:noProof/>
        </w:rPr>
        <w:t xml:space="preserve">Pope, C. A., Burnett, R. T., Thun, M. J., Calle, E. E., Krewski, D., Ito, K., &amp; Thurston, G. D. (2002). Lung cancer, cardiopulmonary mortality, and long-term exposure to fine particulate air pollution. </w:t>
      </w:r>
      <w:r w:rsidRPr="00B52BFB">
        <w:rPr>
          <w:rFonts w:eastAsia="Times New Roman" w:cs="Arial"/>
          <w:i/>
          <w:iCs/>
          <w:noProof/>
        </w:rPr>
        <w:t>JAMA</w:t>
      </w:r>
      <w:r w:rsidRPr="00B52BFB">
        <w:rPr>
          <w:rFonts w:eastAsia="Times New Roman" w:cs="Arial"/>
          <w:noProof/>
        </w:rPr>
        <w:t xml:space="preserve">, </w:t>
      </w:r>
      <w:r w:rsidRPr="00B52BFB">
        <w:rPr>
          <w:rFonts w:eastAsia="Times New Roman" w:cs="Arial"/>
          <w:i/>
          <w:iCs/>
          <w:noProof/>
        </w:rPr>
        <w:t>287</w:t>
      </w:r>
      <w:r w:rsidRPr="00B52BFB">
        <w:rPr>
          <w:rFonts w:eastAsia="Times New Roman" w:cs="Arial"/>
          <w:noProof/>
        </w:rPr>
        <w:t>(9), 1132–1141. https://doi.org/joc11435 [pii]</w:t>
      </w:r>
    </w:p>
    <w:p w14:paraId="094A715E" w14:textId="62095F8B" w:rsidR="00B11CF3" w:rsidRDefault="008338F8" w:rsidP="00B52BFB">
      <w:pPr>
        <w:widowControl w:val="0"/>
        <w:autoSpaceDE w:val="0"/>
        <w:autoSpaceDN w:val="0"/>
        <w:adjustRightInd w:val="0"/>
        <w:ind w:left="480" w:hanging="480"/>
        <w:rPr>
          <w:bCs/>
        </w:rPr>
      </w:pPr>
      <w:ins w:id="147" w:author="Parks, Robbie M" w:date="2018-06-19T10:09:00Z">
        <w:r>
          <w:rPr>
            <w:bCs/>
          </w:rPr>
          <w:fldChar w:fldCharType="end"/>
        </w:r>
      </w:ins>
    </w:p>
    <w:p w14:paraId="4EAA7E9B" w14:textId="679DB2BE"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06-10T07:33:00Z" w:initials="EM">
    <w:p w14:paraId="0477AA77" w14:textId="071E3D84" w:rsidR="00BD0E87" w:rsidRDefault="00BD0E87">
      <w:pPr>
        <w:pStyle w:val="CommentText"/>
      </w:pPr>
      <w:r w:rsidRPr="006D4221">
        <w:rPr>
          <w:rStyle w:val="CommentReference"/>
          <w:highlight w:val="yellow"/>
        </w:rPr>
        <w:annotationRef/>
      </w:r>
      <w:r w:rsidRPr="006D4221">
        <w:rPr>
          <w:highlight w:val="yellow"/>
        </w:rPr>
        <w:t>To only do just before upload</w:t>
      </w:r>
    </w:p>
    <w:p w14:paraId="2E2AA09C" w14:textId="13EE6769" w:rsidR="006D4221" w:rsidRDefault="006D4221">
      <w:pPr>
        <w:pStyle w:val="CommentText"/>
      </w:pPr>
    </w:p>
    <w:p w14:paraId="3C01E6C2" w14:textId="352FCD4D" w:rsidR="006D4221" w:rsidRDefault="006D4221">
      <w:pPr>
        <w:pStyle w:val="CommentText"/>
      </w:pPr>
      <w:r>
        <w:t>[[[please follow this and remove all numbers; it will lead to errors and waste rather than save time]]]</w:t>
      </w:r>
    </w:p>
  </w:comment>
  <w:comment w:id="2" w:author="Majid" w:date="2018-06-26T13:04:00Z" w:initials="M">
    <w:p w14:paraId="4E2912C0" w14:textId="46F7C56C" w:rsidR="00EA4A0E" w:rsidRDefault="00EA4A0E">
      <w:pPr>
        <w:pStyle w:val="CommentText"/>
      </w:pPr>
      <w:r>
        <w:rPr>
          <w:rStyle w:val="CommentReference"/>
        </w:rPr>
        <w:annotationRef/>
      </w:r>
      <w:r>
        <w:t>to do based on our discussion; discuss again as needed (also perhaps discuss with RT)</w:t>
      </w:r>
    </w:p>
  </w:comment>
  <w:comment w:id="3" w:author="Majid" w:date="2018-06-26T13:05:00Z" w:initials="M">
    <w:p w14:paraId="4D2B72BB" w14:textId="5654C4ED" w:rsidR="00EA4A0E" w:rsidRDefault="00EA4A0E">
      <w:pPr>
        <w:pStyle w:val="CommentText"/>
      </w:pPr>
      <w:r>
        <w:rPr>
          <w:rStyle w:val="CommentReference"/>
        </w:rPr>
        <w:annotationRef/>
      </w:r>
      <w:r>
        <w:t xml:space="preserve">let’s discuss citations for this. </w:t>
      </w:r>
    </w:p>
  </w:comment>
  <w:comment w:id="4" w:author="Majid" w:date="2018-06-26T13:10:00Z" w:initials="M">
    <w:p w14:paraId="2CD4E42F" w14:textId="6160934E" w:rsidR="00B06581" w:rsidRDefault="00B06581">
      <w:pPr>
        <w:pStyle w:val="CommentText"/>
      </w:pPr>
      <w:r>
        <w:rPr>
          <w:rStyle w:val="CommentReference"/>
        </w:rPr>
        <w:annotationRef/>
      </w:r>
      <w:r>
        <w:t>discuss how to use stuff like the Grenfell papers and El Nino + citation</w:t>
      </w:r>
    </w:p>
  </w:comment>
  <w:comment w:id="5" w:author="Ezzati, Majid" w:date="2018-06-26T21:04:00Z" w:initials="EM">
    <w:p w14:paraId="13072B91" w14:textId="5114C9DA" w:rsidR="000668FF" w:rsidRDefault="000668FF">
      <w:pPr>
        <w:pStyle w:val="CommentText"/>
      </w:pPr>
      <w:r>
        <w:rPr>
          <w:rStyle w:val="CommentReference"/>
        </w:rPr>
        <w:annotationRef/>
      </w:r>
      <w:r>
        <w:t>assume? Rely on?? Discuss as needed</w:t>
      </w:r>
    </w:p>
  </w:comment>
  <w:comment w:id="11" w:author="Ezzati, Majid" w:date="2018-06-26T21:56:00Z" w:initials="EM">
    <w:p w14:paraId="057B2049" w14:textId="521F285B" w:rsidR="00D3308C" w:rsidRDefault="00E46374">
      <w:pPr>
        <w:pStyle w:val="CommentText"/>
      </w:pPr>
      <w:r>
        <w:rPr>
          <w:rStyle w:val="CommentReference"/>
        </w:rPr>
        <w:annotationRef/>
      </w:r>
      <w:r w:rsidR="00D3308C">
        <w:t>discuss what exactly rely on means and why this is relevant</w:t>
      </w:r>
    </w:p>
  </w:comment>
  <w:comment w:id="83" w:author="Ezzati, Majid" w:date="2018-06-26T21:59:00Z" w:initials="EM">
    <w:p w14:paraId="3799BD75" w14:textId="0AF945A0" w:rsidR="00AF4218" w:rsidRDefault="00AF4218">
      <w:pPr>
        <w:pStyle w:val="CommentText"/>
      </w:pPr>
      <w:r>
        <w:rPr>
          <w:rStyle w:val="CommentReference"/>
        </w:rPr>
        <w:annotationRef/>
      </w:r>
      <w:r>
        <w:t>??????????</w:t>
      </w:r>
    </w:p>
  </w:comment>
  <w:comment w:id="93" w:author="Ezzati, Majid" w:date="2018-06-26T21:59:00Z" w:initials="EM">
    <w:p w14:paraId="12CD8434" w14:textId="1744A60E" w:rsidR="00AF4218" w:rsidRDefault="00AF4218">
      <w:pPr>
        <w:pStyle w:val="CommentText"/>
      </w:pPr>
      <w:r>
        <w:rPr>
          <w:rStyle w:val="CommentReference"/>
        </w:rPr>
        <w:annotationRef/>
      </w:r>
      <w:r>
        <w:t>We need to be stronger and more explicit. discuss</w:t>
      </w:r>
    </w:p>
  </w:comment>
  <w:comment w:id="78" w:author="Ezzati, Majid" w:date="2018-06-26T22:07:00Z" w:initials="EM">
    <w:p w14:paraId="1FCF7986" w14:textId="30160161" w:rsidR="00831D8C" w:rsidRDefault="00831D8C">
      <w:pPr>
        <w:pStyle w:val="CommentText"/>
      </w:pPr>
      <w:r>
        <w:rPr>
          <w:rStyle w:val="CommentReference"/>
        </w:rPr>
        <w:annotationRef/>
      </w:r>
      <w:r>
        <w:t>We need to add something on this either in discussion or probably the relevant part of methods and say here that we have added</w:t>
      </w:r>
    </w:p>
  </w:comment>
  <w:comment w:id="102" w:author="Ezzati, Majid" w:date="2018-06-26T22:08:00Z" w:initials="EM">
    <w:p w14:paraId="3C7AEB94" w14:textId="4978DFA9" w:rsidR="00831D8C" w:rsidRDefault="00831D8C">
      <w:pPr>
        <w:pStyle w:val="CommentText"/>
      </w:pPr>
      <w:r>
        <w:rPr>
          <w:rStyle w:val="CommentReference"/>
        </w:rPr>
        <w:annotationRef/>
      </w:r>
      <w:r>
        <w:t>See my comment at the beginning. do not add page and table numbers until the end. It will lead to errors. Make all of these X for now.</w:t>
      </w:r>
    </w:p>
  </w:comment>
  <w:comment w:id="105" w:author="Ezzati, Majid" w:date="2018-06-26T22:09:00Z" w:initials="EM">
    <w:p w14:paraId="0DF4A0BE" w14:textId="248A11C3" w:rsidR="00831D8C" w:rsidRDefault="00831D8C">
      <w:pPr>
        <w:pStyle w:val="CommentText"/>
      </w:pPr>
      <w:r>
        <w:rPr>
          <w:rStyle w:val="CommentReference"/>
        </w:rPr>
        <w:annotationRef/>
      </w:r>
      <w:r>
        <w:t>See above and do throughout</w:t>
      </w:r>
    </w:p>
  </w:comment>
  <w:comment w:id="107" w:author="Ezzati, Majid" w:date="2018-06-10T07:43:00Z" w:initials="EM">
    <w:p w14:paraId="64D73916" w14:textId="3D308233" w:rsidR="006D1920" w:rsidRDefault="006D1920">
      <w:pPr>
        <w:pStyle w:val="CommentText"/>
      </w:pPr>
      <w:r>
        <w:rPr>
          <w:rStyle w:val="CommentReference"/>
        </w:rPr>
        <w:annotationRef/>
      </w:r>
      <w:r>
        <w:t>To discuss</w:t>
      </w:r>
    </w:p>
  </w:comment>
  <w:comment w:id="108" w:author="Parks, Robbie M" w:date="2018-06-20T10:21:00Z" w:initials="PRM">
    <w:p w14:paraId="2600CF00" w14:textId="331C9879" w:rsidR="006A34F6" w:rsidRDefault="006A34F6">
      <w:pPr>
        <w:pStyle w:val="CommentText"/>
      </w:pPr>
      <w:r>
        <w:rPr>
          <w:rStyle w:val="CommentReference"/>
        </w:rPr>
        <w:annotationRef/>
      </w:r>
      <w:r>
        <w:t>Hopefully answered below</w:t>
      </w:r>
    </w:p>
  </w:comment>
  <w:comment w:id="117" w:author="Ezzati, Majid" w:date="2018-06-26T22:09:00Z" w:initials="EM">
    <w:p w14:paraId="1D30FFB2" w14:textId="7A8BAE75" w:rsidR="00831D8C" w:rsidRDefault="00831D8C">
      <w:pPr>
        <w:pStyle w:val="CommentText"/>
      </w:pPr>
      <w:r>
        <w:rPr>
          <w:rStyle w:val="CommentReference"/>
        </w:rPr>
        <w:annotationRef/>
      </w:r>
      <w:r>
        <w:t>discuss</w:t>
      </w:r>
    </w:p>
  </w:comment>
  <w:comment w:id="134" w:author="Ezzati, Majid" w:date="2018-06-10T07:43:00Z" w:initials="EM">
    <w:p w14:paraId="69A8DACE" w14:textId="5876AA15" w:rsidR="006D1920" w:rsidRDefault="006D1920">
      <w:pPr>
        <w:pStyle w:val="CommentText"/>
      </w:pPr>
      <w:r>
        <w:rPr>
          <w:rStyle w:val="CommentReference"/>
        </w:rPr>
        <w:annotationRef/>
      </w:r>
      <w:r>
        <w:t xml:space="preserve">We can probably take out the </w:t>
      </w:r>
      <w:proofErr w:type="spellStart"/>
      <w:r>
        <w:t>ps</w:t>
      </w:r>
      <w:proofErr w:type="spellEnd"/>
      <w:r>
        <w:t xml:space="preserve"> but to discuss again</w:t>
      </w:r>
    </w:p>
  </w:comment>
  <w:comment w:id="142" w:author="Ezzati, Majid" w:date="2018-06-10T07:46:00Z" w:initials="EM">
    <w:p w14:paraId="5BB52230" w14:textId="202E0406" w:rsidR="005D48DC" w:rsidRDefault="005D48DC">
      <w:pPr>
        <w:pStyle w:val="CommentText"/>
      </w:pPr>
      <w:r>
        <w:rPr>
          <w:rStyle w:val="CommentReference"/>
        </w:rPr>
        <w:annotationRef/>
      </w:r>
      <w:r>
        <w:t xml:space="preserve"> To do??</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C01E6C2" w15:done="0"/>
  <w15:commentEx w15:paraId="4E2912C0" w15:done="0"/>
  <w15:commentEx w15:paraId="4D2B72BB" w15:done="0"/>
  <w15:commentEx w15:paraId="2CD4E42F" w15:done="0"/>
  <w15:commentEx w15:paraId="13072B91" w15:done="0"/>
  <w15:commentEx w15:paraId="057B2049" w15:done="0"/>
  <w15:commentEx w15:paraId="3799BD75" w15:done="0"/>
  <w15:commentEx w15:paraId="12CD8434" w15:done="0"/>
  <w15:commentEx w15:paraId="1FCF7986" w15:done="0"/>
  <w15:commentEx w15:paraId="3C7AEB94" w15:done="0"/>
  <w15:commentEx w15:paraId="0DF4A0BE" w15:done="0"/>
  <w15:commentEx w15:paraId="64D73916" w15:done="0"/>
  <w15:commentEx w15:paraId="2600CF00" w15:paraIdParent="64D73916" w15:done="0"/>
  <w15:commentEx w15:paraId="1D30FFB2" w15:done="0"/>
  <w15:commentEx w15:paraId="69A8DACE" w15:done="0"/>
  <w15:commentEx w15:paraId="5BB5223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D6AD03" w14:textId="77777777" w:rsidR="00464B61" w:rsidRDefault="00464B61">
      <w:r>
        <w:separator/>
      </w:r>
    </w:p>
  </w:endnote>
  <w:endnote w:type="continuationSeparator" w:id="0">
    <w:p w14:paraId="4E5DA69C" w14:textId="77777777" w:rsidR="00464B61" w:rsidRDefault="00464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6289F736" w:rsidR="005530AF" w:rsidRDefault="005530AF">
    <w:pPr>
      <w:pStyle w:val="Footer"/>
      <w:jc w:val="right"/>
    </w:pPr>
    <w:r>
      <w:fldChar w:fldCharType="begin"/>
    </w:r>
    <w:r>
      <w:instrText xml:space="preserve"> PAGE   \* MERGEFORMAT </w:instrText>
    </w:r>
    <w:r>
      <w:fldChar w:fldCharType="separate"/>
    </w:r>
    <w:r w:rsidR="00EE12D9">
      <w:rPr>
        <w:noProof/>
      </w:rPr>
      <w:t>2</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2FCE6F46" w:rsidR="005530AF" w:rsidRDefault="005530AF">
    <w:pPr>
      <w:pStyle w:val="Footer"/>
      <w:jc w:val="right"/>
    </w:pPr>
    <w:r>
      <w:fldChar w:fldCharType="begin"/>
    </w:r>
    <w:r>
      <w:instrText xml:space="preserve"> PAGE   \* MERGEFORMAT </w:instrText>
    </w:r>
    <w:r>
      <w:fldChar w:fldCharType="separate"/>
    </w:r>
    <w:r w:rsidR="00EE12D9">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B54969" w14:textId="77777777" w:rsidR="00464B61" w:rsidRDefault="00464B61">
      <w:r>
        <w:separator/>
      </w:r>
    </w:p>
  </w:footnote>
  <w:footnote w:type="continuationSeparator" w:id="0">
    <w:p w14:paraId="40DA3F25" w14:textId="77777777" w:rsidR="00464B61" w:rsidRDefault="00464B6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794B"/>
    <w:rsid w:val="00010AD3"/>
    <w:rsid w:val="00012ABC"/>
    <w:rsid w:val="00013234"/>
    <w:rsid w:val="00014357"/>
    <w:rsid w:val="00015362"/>
    <w:rsid w:val="0002089D"/>
    <w:rsid w:val="000231F9"/>
    <w:rsid w:val="00024201"/>
    <w:rsid w:val="00024212"/>
    <w:rsid w:val="00025715"/>
    <w:rsid w:val="00025F42"/>
    <w:rsid w:val="00027931"/>
    <w:rsid w:val="000320D1"/>
    <w:rsid w:val="00033D48"/>
    <w:rsid w:val="0003425D"/>
    <w:rsid w:val="0003518F"/>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80F56"/>
    <w:rsid w:val="00084C94"/>
    <w:rsid w:val="00085041"/>
    <w:rsid w:val="00086E7F"/>
    <w:rsid w:val="00087C9A"/>
    <w:rsid w:val="00090E06"/>
    <w:rsid w:val="0009101C"/>
    <w:rsid w:val="000931A3"/>
    <w:rsid w:val="00093B7C"/>
    <w:rsid w:val="0009647D"/>
    <w:rsid w:val="000A14BA"/>
    <w:rsid w:val="000A1A24"/>
    <w:rsid w:val="000A5021"/>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A2A"/>
    <w:rsid w:val="000F1F5B"/>
    <w:rsid w:val="000F543F"/>
    <w:rsid w:val="000F765D"/>
    <w:rsid w:val="000F76C6"/>
    <w:rsid w:val="000F7F78"/>
    <w:rsid w:val="00101066"/>
    <w:rsid w:val="00101824"/>
    <w:rsid w:val="0010238B"/>
    <w:rsid w:val="00103D74"/>
    <w:rsid w:val="0010489C"/>
    <w:rsid w:val="00105ED6"/>
    <w:rsid w:val="00105EEE"/>
    <w:rsid w:val="001110D2"/>
    <w:rsid w:val="001121AA"/>
    <w:rsid w:val="001127E0"/>
    <w:rsid w:val="001141E2"/>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167F"/>
    <w:rsid w:val="00191D65"/>
    <w:rsid w:val="001926CC"/>
    <w:rsid w:val="00194DC7"/>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75A4"/>
    <w:rsid w:val="001D7FCE"/>
    <w:rsid w:val="001E05B9"/>
    <w:rsid w:val="001E27A0"/>
    <w:rsid w:val="001E4B36"/>
    <w:rsid w:val="001E51F6"/>
    <w:rsid w:val="001E614A"/>
    <w:rsid w:val="001E6A81"/>
    <w:rsid w:val="001E6B2A"/>
    <w:rsid w:val="001E7319"/>
    <w:rsid w:val="001E7347"/>
    <w:rsid w:val="001E7D44"/>
    <w:rsid w:val="001F11A9"/>
    <w:rsid w:val="001F1D6F"/>
    <w:rsid w:val="001F22CD"/>
    <w:rsid w:val="001F351C"/>
    <w:rsid w:val="001F3A6B"/>
    <w:rsid w:val="001F3F6B"/>
    <w:rsid w:val="001F5F6B"/>
    <w:rsid w:val="001F6953"/>
    <w:rsid w:val="001F798F"/>
    <w:rsid w:val="0020003C"/>
    <w:rsid w:val="002041A9"/>
    <w:rsid w:val="00205AF4"/>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576F8"/>
    <w:rsid w:val="00257C71"/>
    <w:rsid w:val="0026293E"/>
    <w:rsid w:val="00262B01"/>
    <w:rsid w:val="00264445"/>
    <w:rsid w:val="00264D41"/>
    <w:rsid w:val="00266484"/>
    <w:rsid w:val="0026756F"/>
    <w:rsid w:val="002713A8"/>
    <w:rsid w:val="002722C5"/>
    <w:rsid w:val="00272833"/>
    <w:rsid w:val="00274528"/>
    <w:rsid w:val="00274B7A"/>
    <w:rsid w:val="00275B0A"/>
    <w:rsid w:val="00276EC5"/>
    <w:rsid w:val="0028008B"/>
    <w:rsid w:val="0028077B"/>
    <w:rsid w:val="00281C42"/>
    <w:rsid w:val="002869A7"/>
    <w:rsid w:val="00286E37"/>
    <w:rsid w:val="00287195"/>
    <w:rsid w:val="00290094"/>
    <w:rsid w:val="00291A37"/>
    <w:rsid w:val="0029448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252E"/>
    <w:rsid w:val="002D387D"/>
    <w:rsid w:val="002D4A87"/>
    <w:rsid w:val="002D5257"/>
    <w:rsid w:val="002D5C2F"/>
    <w:rsid w:val="002D6223"/>
    <w:rsid w:val="002E045B"/>
    <w:rsid w:val="002E2D66"/>
    <w:rsid w:val="002E4A44"/>
    <w:rsid w:val="002E550B"/>
    <w:rsid w:val="002F1CF2"/>
    <w:rsid w:val="002F3844"/>
    <w:rsid w:val="002F5EEC"/>
    <w:rsid w:val="002F6168"/>
    <w:rsid w:val="002F6E1A"/>
    <w:rsid w:val="002F7468"/>
    <w:rsid w:val="002F756C"/>
    <w:rsid w:val="00300D35"/>
    <w:rsid w:val="00301062"/>
    <w:rsid w:val="00306CE1"/>
    <w:rsid w:val="0031079D"/>
    <w:rsid w:val="0031127E"/>
    <w:rsid w:val="00311C50"/>
    <w:rsid w:val="003120A6"/>
    <w:rsid w:val="0031246D"/>
    <w:rsid w:val="003163E9"/>
    <w:rsid w:val="0032257A"/>
    <w:rsid w:val="00322E48"/>
    <w:rsid w:val="0032315C"/>
    <w:rsid w:val="00324B68"/>
    <w:rsid w:val="003258F7"/>
    <w:rsid w:val="0032626C"/>
    <w:rsid w:val="0033008C"/>
    <w:rsid w:val="00331146"/>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655"/>
    <w:rsid w:val="0036666A"/>
    <w:rsid w:val="00370365"/>
    <w:rsid w:val="00370A97"/>
    <w:rsid w:val="00372752"/>
    <w:rsid w:val="0037324C"/>
    <w:rsid w:val="00373E75"/>
    <w:rsid w:val="00374BA1"/>
    <w:rsid w:val="00376402"/>
    <w:rsid w:val="003772B6"/>
    <w:rsid w:val="003805A0"/>
    <w:rsid w:val="0038133B"/>
    <w:rsid w:val="003814CD"/>
    <w:rsid w:val="0038442E"/>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E64B5"/>
    <w:rsid w:val="003F1E6A"/>
    <w:rsid w:val="003F22F4"/>
    <w:rsid w:val="003F24F6"/>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4B61"/>
    <w:rsid w:val="004658D3"/>
    <w:rsid w:val="00465C83"/>
    <w:rsid w:val="004663A8"/>
    <w:rsid w:val="004671ED"/>
    <w:rsid w:val="004672D8"/>
    <w:rsid w:val="004706DE"/>
    <w:rsid w:val="0047098E"/>
    <w:rsid w:val="00471BD5"/>
    <w:rsid w:val="00471EC8"/>
    <w:rsid w:val="0047362D"/>
    <w:rsid w:val="004809DF"/>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4B7A"/>
    <w:rsid w:val="004C7BB9"/>
    <w:rsid w:val="004D26D5"/>
    <w:rsid w:val="004D3C0A"/>
    <w:rsid w:val="004D4DF2"/>
    <w:rsid w:val="004E0219"/>
    <w:rsid w:val="004E06CF"/>
    <w:rsid w:val="004E1B43"/>
    <w:rsid w:val="004E25DB"/>
    <w:rsid w:val="004E288C"/>
    <w:rsid w:val="004E579A"/>
    <w:rsid w:val="004E6B04"/>
    <w:rsid w:val="004E7EC2"/>
    <w:rsid w:val="004F41BB"/>
    <w:rsid w:val="004F5471"/>
    <w:rsid w:val="0050038B"/>
    <w:rsid w:val="00501010"/>
    <w:rsid w:val="005014D1"/>
    <w:rsid w:val="005033D5"/>
    <w:rsid w:val="0050414B"/>
    <w:rsid w:val="00510DF8"/>
    <w:rsid w:val="00511B1C"/>
    <w:rsid w:val="005123A3"/>
    <w:rsid w:val="005145C7"/>
    <w:rsid w:val="00517058"/>
    <w:rsid w:val="00522DCB"/>
    <w:rsid w:val="00524D16"/>
    <w:rsid w:val="00524E0C"/>
    <w:rsid w:val="005258A3"/>
    <w:rsid w:val="005261B0"/>
    <w:rsid w:val="005276D4"/>
    <w:rsid w:val="005308CE"/>
    <w:rsid w:val="00535C06"/>
    <w:rsid w:val="00537EDA"/>
    <w:rsid w:val="00540EB8"/>
    <w:rsid w:val="005411E1"/>
    <w:rsid w:val="00541284"/>
    <w:rsid w:val="00542E43"/>
    <w:rsid w:val="0054344E"/>
    <w:rsid w:val="00547E38"/>
    <w:rsid w:val="00550B91"/>
    <w:rsid w:val="00550D3B"/>
    <w:rsid w:val="00551E57"/>
    <w:rsid w:val="00552A89"/>
    <w:rsid w:val="00552C14"/>
    <w:rsid w:val="005530AF"/>
    <w:rsid w:val="005533C6"/>
    <w:rsid w:val="00554051"/>
    <w:rsid w:val="00554894"/>
    <w:rsid w:val="00554D06"/>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1017"/>
    <w:rsid w:val="005C13E1"/>
    <w:rsid w:val="005C152F"/>
    <w:rsid w:val="005C24B8"/>
    <w:rsid w:val="005C2C56"/>
    <w:rsid w:val="005C5995"/>
    <w:rsid w:val="005C6655"/>
    <w:rsid w:val="005C67E1"/>
    <w:rsid w:val="005C7685"/>
    <w:rsid w:val="005D144A"/>
    <w:rsid w:val="005D2376"/>
    <w:rsid w:val="005D242F"/>
    <w:rsid w:val="005D37C3"/>
    <w:rsid w:val="005D48DC"/>
    <w:rsid w:val="005D524A"/>
    <w:rsid w:val="005E019B"/>
    <w:rsid w:val="005E2376"/>
    <w:rsid w:val="005E3524"/>
    <w:rsid w:val="005E4BE2"/>
    <w:rsid w:val="005F05FD"/>
    <w:rsid w:val="005F18B1"/>
    <w:rsid w:val="005F5659"/>
    <w:rsid w:val="005F5F6B"/>
    <w:rsid w:val="005F667E"/>
    <w:rsid w:val="005F7C6C"/>
    <w:rsid w:val="005F7F79"/>
    <w:rsid w:val="006017FE"/>
    <w:rsid w:val="006030BD"/>
    <w:rsid w:val="006046EA"/>
    <w:rsid w:val="0060517C"/>
    <w:rsid w:val="00605B8A"/>
    <w:rsid w:val="0061218B"/>
    <w:rsid w:val="006132B2"/>
    <w:rsid w:val="006140CD"/>
    <w:rsid w:val="006140EC"/>
    <w:rsid w:val="00616D43"/>
    <w:rsid w:val="00617083"/>
    <w:rsid w:val="00617DDF"/>
    <w:rsid w:val="00620DCB"/>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17C2"/>
    <w:rsid w:val="00661819"/>
    <w:rsid w:val="00661992"/>
    <w:rsid w:val="00661DDB"/>
    <w:rsid w:val="00662BC7"/>
    <w:rsid w:val="00663A5C"/>
    <w:rsid w:val="006665F4"/>
    <w:rsid w:val="006679A0"/>
    <w:rsid w:val="00670657"/>
    <w:rsid w:val="00671197"/>
    <w:rsid w:val="00674742"/>
    <w:rsid w:val="00674991"/>
    <w:rsid w:val="00676A1C"/>
    <w:rsid w:val="00676A30"/>
    <w:rsid w:val="00676AE9"/>
    <w:rsid w:val="006777DB"/>
    <w:rsid w:val="00682048"/>
    <w:rsid w:val="006820F5"/>
    <w:rsid w:val="0068305E"/>
    <w:rsid w:val="006851F7"/>
    <w:rsid w:val="00686531"/>
    <w:rsid w:val="00686EE7"/>
    <w:rsid w:val="006933C7"/>
    <w:rsid w:val="0069429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DD7"/>
    <w:rsid w:val="00700FBE"/>
    <w:rsid w:val="00701E31"/>
    <w:rsid w:val="00703423"/>
    <w:rsid w:val="0070409E"/>
    <w:rsid w:val="00705C80"/>
    <w:rsid w:val="0070631E"/>
    <w:rsid w:val="00706B1E"/>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702FB"/>
    <w:rsid w:val="00772A7D"/>
    <w:rsid w:val="00772CEB"/>
    <w:rsid w:val="0077655F"/>
    <w:rsid w:val="00776B8B"/>
    <w:rsid w:val="00777B4F"/>
    <w:rsid w:val="007800F5"/>
    <w:rsid w:val="00780A7F"/>
    <w:rsid w:val="0078371F"/>
    <w:rsid w:val="00784C27"/>
    <w:rsid w:val="00785D34"/>
    <w:rsid w:val="00790A31"/>
    <w:rsid w:val="00791B91"/>
    <w:rsid w:val="007922DA"/>
    <w:rsid w:val="007932EA"/>
    <w:rsid w:val="00793E8C"/>
    <w:rsid w:val="00795690"/>
    <w:rsid w:val="007969F7"/>
    <w:rsid w:val="007A1DD3"/>
    <w:rsid w:val="007A4567"/>
    <w:rsid w:val="007A4C44"/>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B02"/>
    <w:rsid w:val="007D6D84"/>
    <w:rsid w:val="007E0D70"/>
    <w:rsid w:val="007E42F2"/>
    <w:rsid w:val="007E4B18"/>
    <w:rsid w:val="007E7069"/>
    <w:rsid w:val="007E7F99"/>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5C40"/>
    <w:rsid w:val="00851087"/>
    <w:rsid w:val="00851C57"/>
    <w:rsid w:val="00851E40"/>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90FE1"/>
    <w:rsid w:val="00894778"/>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3701"/>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4D43"/>
    <w:rsid w:val="009B5582"/>
    <w:rsid w:val="009B7D7D"/>
    <w:rsid w:val="009C0C87"/>
    <w:rsid w:val="009C0FF5"/>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6B16"/>
    <w:rsid w:val="00A16B56"/>
    <w:rsid w:val="00A177FA"/>
    <w:rsid w:val="00A17BEB"/>
    <w:rsid w:val="00A17E95"/>
    <w:rsid w:val="00A214A2"/>
    <w:rsid w:val="00A22A6D"/>
    <w:rsid w:val="00A2596F"/>
    <w:rsid w:val="00A27B8B"/>
    <w:rsid w:val="00A34B84"/>
    <w:rsid w:val="00A35B3A"/>
    <w:rsid w:val="00A360F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368F"/>
    <w:rsid w:val="00A74C38"/>
    <w:rsid w:val="00A753B3"/>
    <w:rsid w:val="00A75DD9"/>
    <w:rsid w:val="00A77096"/>
    <w:rsid w:val="00A77ACE"/>
    <w:rsid w:val="00A8170C"/>
    <w:rsid w:val="00A81903"/>
    <w:rsid w:val="00A824AC"/>
    <w:rsid w:val="00A838F7"/>
    <w:rsid w:val="00A85CA0"/>
    <w:rsid w:val="00A86CAC"/>
    <w:rsid w:val="00A91694"/>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592F"/>
    <w:rsid w:val="00B06462"/>
    <w:rsid w:val="00B06581"/>
    <w:rsid w:val="00B06CBF"/>
    <w:rsid w:val="00B07E0B"/>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BFB"/>
    <w:rsid w:val="00B52FC6"/>
    <w:rsid w:val="00B54285"/>
    <w:rsid w:val="00B5646D"/>
    <w:rsid w:val="00B57D7A"/>
    <w:rsid w:val="00B604D4"/>
    <w:rsid w:val="00B60729"/>
    <w:rsid w:val="00B6281A"/>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D7CB1"/>
    <w:rsid w:val="00BE03B7"/>
    <w:rsid w:val="00BE08AE"/>
    <w:rsid w:val="00BE0B8B"/>
    <w:rsid w:val="00BE21FB"/>
    <w:rsid w:val="00BE42A7"/>
    <w:rsid w:val="00BE598C"/>
    <w:rsid w:val="00BE6059"/>
    <w:rsid w:val="00BE7841"/>
    <w:rsid w:val="00BE7C76"/>
    <w:rsid w:val="00BF2BC7"/>
    <w:rsid w:val="00BF5A90"/>
    <w:rsid w:val="00BF65B7"/>
    <w:rsid w:val="00C006FF"/>
    <w:rsid w:val="00C010E4"/>
    <w:rsid w:val="00C01C62"/>
    <w:rsid w:val="00C02C48"/>
    <w:rsid w:val="00C059EF"/>
    <w:rsid w:val="00C06E0D"/>
    <w:rsid w:val="00C073BA"/>
    <w:rsid w:val="00C10076"/>
    <w:rsid w:val="00C10DCB"/>
    <w:rsid w:val="00C113A8"/>
    <w:rsid w:val="00C1286A"/>
    <w:rsid w:val="00C13CB9"/>
    <w:rsid w:val="00C145DD"/>
    <w:rsid w:val="00C14A58"/>
    <w:rsid w:val="00C15D49"/>
    <w:rsid w:val="00C17B60"/>
    <w:rsid w:val="00C2069A"/>
    <w:rsid w:val="00C21DE0"/>
    <w:rsid w:val="00C22CD1"/>
    <w:rsid w:val="00C24D40"/>
    <w:rsid w:val="00C25BAF"/>
    <w:rsid w:val="00C25D58"/>
    <w:rsid w:val="00C321D6"/>
    <w:rsid w:val="00C33160"/>
    <w:rsid w:val="00C348CF"/>
    <w:rsid w:val="00C41FD0"/>
    <w:rsid w:val="00C42ED7"/>
    <w:rsid w:val="00C4388A"/>
    <w:rsid w:val="00C4736B"/>
    <w:rsid w:val="00C47D67"/>
    <w:rsid w:val="00C5191F"/>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932"/>
    <w:rsid w:val="00CD68E2"/>
    <w:rsid w:val="00CD71BB"/>
    <w:rsid w:val="00CE12E5"/>
    <w:rsid w:val="00CE16B3"/>
    <w:rsid w:val="00CE3BE7"/>
    <w:rsid w:val="00CE4EB1"/>
    <w:rsid w:val="00CE555B"/>
    <w:rsid w:val="00CE7344"/>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B37"/>
    <w:rsid w:val="00D62D82"/>
    <w:rsid w:val="00D63B43"/>
    <w:rsid w:val="00D64943"/>
    <w:rsid w:val="00D663DC"/>
    <w:rsid w:val="00D7083F"/>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197C"/>
    <w:rsid w:val="00DC282A"/>
    <w:rsid w:val="00DC49E3"/>
    <w:rsid w:val="00DC6BB8"/>
    <w:rsid w:val="00DD3FA7"/>
    <w:rsid w:val="00DD539E"/>
    <w:rsid w:val="00DD5825"/>
    <w:rsid w:val="00DD5947"/>
    <w:rsid w:val="00DD7DD9"/>
    <w:rsid w:val="00DE2300"/>
    <w:rsid w:val="00DE2ABF"/>
    <w:rsid w:val="00DE3F64"/>
    <w:rsid w:val="00DE63FA"/>
    <w:rsid w:val="00DF0FB7"/>
    <w:rsid w:val="00DF2102"/>
    <w:rsid w:val="00DF33B8"/>
    <w:rsid w:val="00DF3B42"/>
    <w:rsid w:val="00DF52A1"/>
    <w:rsid w:val="00DF69D0"/>
    <w:rsid w:val="00DF7C29"/>
    <w:rsid w:val="00E01DB4"/>
    <w:rsid w:val="00E01F96"/>
    <w:rsid w:val="00E0257A"/>
    <w:rsid w:val="00E0369D"/>
    <w:rsid w:val="00E067EE"/>
    <w:rsid w:val="00E078D3"/>
    <w:rsid w:val="00E10B89"/>
    <w:rsid w:val="00E11A80"/>
    <w:rsid w:val="00E11DE5"/>
    <w:rsid w:val="00E12879"/>
    <w:rsid w:val="00E130BC"/>
    <w:rsid w:val="00E15FDA"/>
    <w:rsid w:val="00E223AE"/>
    <w:rsid w:val="00E234F8"/>
    <w:rsid w:val="00E2404D"/>
    <w:rsid w:val="00E25338"/>
    <w:rsid w:val="00E27B44"/>
    <w:rsid w:val="00E346E2"/>
    <w:rsid w:val="00E34BAF"/>
    <w:rsid w:val="00E3520F"/>
    <w:rsid w:val="00E3759E"/>
    <w:rsid w:val="00E41264"/>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70676"/>
    <w:rsid w:val="00E71BAD"/>
    <w:rsid w:val="00E72323"/>
    <w:rsid w:val="00E7373D"/>
    <w:rsid w:val="00E744BB"/>
    <w:rsid w:val="00E75955"/>
    <w:rsid w:val="00E761A6"/>
    <w:rsid w:val="00E76D2A"/>
    <w:rsid w:val="00E76F44"/>
    <w:rsid w:val="00E770FD"/>
    <w:rsid w:val="00E77332"/>
    <w:rsid w:val="00E77FB7"/>
    <w:rsid w:val="00E82A3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149E"/>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12D9"/>
    <w:rsid w:val="00EE2AAD"/>
    <w:rsid w:val="00EE34D6"/>
    <w:rsid w:val="00EE4200"/>
    <w:rsid w:val="00EE612B"/>
    <w:rsid w:val="00EE6E63"/>
    <w:rsid w:val="00EE7860"/>
    <w:rsid w:val="00EF2468"/>
    <w:rsid w:val="00EF43E7"/>
    <w:rsid w:val="00EF6EA2"/>
    <w:rsid w:val="00EF6EED"/>
    <w:rsid w:val="00EF743D"/>
    <w:rsid w:val="00EF755D"/>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853"/>
    <w:rsid w:val="00F54A2B"/>
    <w:rsid w:val="00F55461"/>
    <w:rsid w:val="00F6178D"/>
    <w:rsid w:val="00F62523"/>
    <w:rsid w:val="00F633DF"/>
    <w:rsid w:val="00F6400E"/>
    <w:rsid w:val="00F650D9"/>
    <w:rsid w:val="00F6520E"/>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4946"/>
    <w:rsid w:val="00FD594D"/>
    <w:rsid w:val="00FD5AC1"/>
    <w:rsid w:val="00FE13EF"/>
    <w:rsid w:val="00FE144B"/>
    <w:rsid w:val="00FE201F"/>
    <w:rsid w:val="00FE2747"/>
    <w:rsid w:val="00FE41EF"/>
    <w:rsid w:val="00FE48DC"/>
    <w:rsid w:val="00FE56E9"/>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20629BD2-A72A-4BC6-9E10-94BA9E6D9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2D46A6-4091-A442-9645-A19D64E15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0</TotalTime>
  <Pages>6</Pages>
  <Words>8045</Words>
  <Characters>45863</Characters>
  <Application>Microsoft Macintosh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53801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3</cp:revision>
  <cp:lastPrinted>2016-09-20T09:06:00Z</cp:lastPrinted>
  <dcterms:created xsi:type="dcterms:W3CDTF">2018-07-02T13:52:00Z</dcterms:created>
  <dcterms:modified xsi:type="dcterms:W3CDTF">2018-07-02T17:24:00Z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