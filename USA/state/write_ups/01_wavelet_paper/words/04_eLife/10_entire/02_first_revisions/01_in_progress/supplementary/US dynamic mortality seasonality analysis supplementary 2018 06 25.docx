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7144E" w14:textId="262C0569" w:rsidR="005B7CA5" w:rsidRPr="005B7CA5" w:rsidRDefault="005B7CA5" w:rsidP="00734F89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CF0CCB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24DC5B57" w:rsidR="00413B5E" w:rsidRPr="006E585E" w:rsidRDefault="00384D1E" w:rsidP="00CF0CCB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</w:t>
      </w:r>
      <w:ins w:id="0" w:author="Parks, Robbie M" w:date="2018-06-20T15:45:00Z">
        <w:r w:rsidR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t>6</w:t>
        </w:r>
      </w:ins>
      <w:del w:id="1" w:author="Parks, Robbie M" w:date="2018-06-20T15:45:00Z">
        <w:r w:rsidR="000210D1" w:rsidRPr="006E585E" w:rsidDel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delText>3</w:delText>
        </w:r>
      </w:del>
    </w:p>
    <w:p w14:paraId="4712E526" w14:textId="3C8D31C8" w:rsidR="00413B5E" w:rsidRPr="006E585E" w:rsidRDefault="000210D1" w:rsidP="00CF0CCB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445112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 w:rsidP="00734F89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  <w:pPrChange w:id="2" w:author="Parks, Robbie M" w:date="2018-06-25T12:21:00Z">
          <w:pPr>
            <w:spacing w:after="0" w:line="480" w:lineRule="auto"/>
            <w:jc w:val="both"/>
          </w:pPr>
        </w:pPrChange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 w:rsidP="00734F89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  <w:pPrChange w:id="3" w:author="Parks, Robbie M" w:date="2018-06-25T12:21:00Z">
          <w:pPr>
            <w:spacing w:after="0" w:line="480" w:lineRule="auto"/>
            <w:jc w:val="both"/>
          </w:pPr>
        </w:pPrChange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 w:rsidP="00734F89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  <w:pPrChange w:id="4" w:author="Parks, Robbie M" w:date="2018-06-25T12:21:00Z">
          <w:pPr>
            <w:spacing w:after="0" w:line="480" w:lineRule="auto"/>
            <w:jc w:val="both"/>
          </w:pPr>
        </w:pPrChange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4847AB2B" w14:textId="1DBD97D9" w:rsidR="002D5AE8" w:rsidRDefault="000210D1" w:rsidP="00734F89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  <w:pPrChange w:id="5" w:author="Parks, Robbie M" w:date="2018-06-25T12:21:00Z">
          <w:pPr>
            <w:spacing w:after="0" w:line="480" w:lineRule="auto"/>
            <w:jc w:val="both"/>
          </w:pPr>
        </w:pPrChange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2D5AE8">
        <w:rPr>
          <w:rFonts w:ascii="Times New Roman" w:hAnsi="Times New Roman"/>
          <w:b/>
          <w:sz w:val="24"/>
          <w:szCs w:val="24"/>
        </w:rPr>
        <w:br w:type="page"/>
      </w:r>
    </w:p>
    <w:p w14:paraId="01E63E83" w14:textId="77777777" w:rsidR="00E34590" w:rsidRDefault="00E34590" w:rsidP="00734F89">
      <w:pPr>
        <w:spacing w:line="480" w:lineRule="auto"/>
        <w:jc w:val="both"/>
        <w:outlineLvl w:val="0"/>
        <w:rPr>
          <w:ins w:id="6" w:author="Parks, Robbie M" w:date="2018-06-20T15:46:00Z"/>
          <w:color w:val="000000" w:themeColor="text1"/>
        </w:rPr>
        <w:pPrChange w:id="7" w:author="Parks, Robbie M" w:date="2018-06-25T12:21:00Z">
          <w:pPr>
            <w:spacing w:line="480" w:lineRule="auto"/>
            <w:jc w:val="both"/>
            <w:outlineLvl w:val="0"/>
          </w:pPr>
        </w:pPrChange>
      </w:pPr>
      <w:ins w:id="8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1: </w:t>
        </w:r>
        <w:r w:rsidRPr="00AC73A1">
          <w:rPr>
            <w:color w:val="000000" w:themeColor="text1"/>
          </w:rPr>
          <w:t xml:space="preserve">Wavelet power spectra for national time series of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death rates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, by age group and cause of death for (A) males and (B) females. Wavelet power values increase from blue to red, with white contour lines indicating the 5% significance level against a white noise spectrum (the same age groups would remain if significance had been measured against a red noise spectrum). The shaded regions at the left and right edge of each box indicate the cone of influence, where spectral analysis is less robust. </w:t>
        </w:r>
        <w:r>
          <w:rPr>
            <w:color w:val="000000" w:themeColor="text1"/>
          </w:rPr>
          <w:br w:type="page"/>
        </w:r>
      </w:ins>
    </w:p>
    <w:p w14:paraId="7BB1671A" w14:textId="0BB367FE" w:rsidR="00E34590" w:rsidRDefault="00E34590" w:rsidP="00734F89">
      <w:pPr>
        <w:spacing w:line="480" w:lineRule="auto"/>
        <w:jc w:val="both"/>
        <w:outlineLvl w:val="0"/>
        <w:rPr>
          <w:ins w:id="9" w:author="Parks, Robbie M" w:date="2018-06-20T15:46:00Z"/>
          <w:color w:val="000000" w:themeColor="text1"/>
        </w:rPr>
        <w:pPrChange w:id="10" w:author="Parks, Robbie M" w:date="2018-06-25T12:24:00Z">
          <w:pPr/>
        </w:pPrChange>
      </w:pPr>
      <w:ins w:id="11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2: </w:t>
        </w:r>
        <w:r w:rsidRPr="00AC73A1">
          <w:rPr>
            <w:color w:val="000000" w:themeColor="text1"/>
          </w:rPr>
          <w:t xml:space="preserve">Mean timing of national maximum and minimum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mortality, by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Red arrows indicate the month of maximum mortality, and green arrows that of minimum mortality. The size of the arrow is inversely proportional to its respective </w:t>
        </w:r>
        <w:r>
          <w:rPr>
            <w:color w:val="000000" w:themeColor="text1"/>
          </w:rPr>
          <w:t>variance</w:t>
        </w:r>
        <w:r w:rsidRPr="00AC73A1">
          <w:rPr>
            <w:color w:val="000000" w:themeColor="text1"/>
          </w:rPr>
          <w:t>.</w:t>
        </w:r>
        <w:r>
          <w:rPr>
            <w:color w:val="000000" w:themeColor="text1"/>
          </w:rPr>
          <w:br w:type="page"/>
        </w:r>
      </w:ins>
    </w:p>
    <w:p w14:paraId="5FCD396B" w14:textId="77777777" w:rsidR="00E34590" w:rsidRPr="00AC73A1" w:rsidRDefault="00E34590" w:rsidP="00734F89">
      <w:pPr>
        <w:spacing w:line="480" w:lineRule="auto"/>
        <w:jc w:val="both"/>
        <w:outlineLvl w:val="0"/>
        <w:rPr>
          <w:ins w:id="12" w:author="Parks, Robbie M" w:date="2018-06-20T15:46:00Z"/>
          <w:color w:val="000000" w:themeColor="text1"/>
        </w:rPr>
      </w:pPr>
      <w:ins w:id="13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3: </w:t>
        </w:r>
        <w:r w:rsidRPr="00AC73A1">
          <w:rPr>
            <w:color w:val="000000" w:themeColor="text1"/>
          </w:rPr>
          <w:t>National percent difference in death rates between the maximum and minimum mortality months</w:t>
        </w:r>
        <w:r>
          <w:rPr>
            <w:color w:val="000000" w:themeColor="text1"/>
          </w:rPr>
          <w:t xml:space="preserve"> for sub-causes of death</w:t>
        </w:r>
        <w:r w:rsidRPr="00AC73A1">
          <w:rPr>
            <w:color w:val="000000" w:themeColor="text1"/>
          </w:rPr>
          <w:t xml:space="preserve">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 versus 1980 by sex and age group. Age-sex groups with a </w:t>
        </w:r>
        <w:r>
          <w:rPr>
            <w:color w:val="000000" w:themeColor="text1"/>
          </w:rPr>
          <w:t>p-value less than 0.05</w:t>
        </w:r>
        <w:r w:rsidRPr="00AC73A1">
          <w:rPr>
            <w:color w:val="000000" w:themeColor="text1"/>
          </w:rPr>
          <w:t xml:space="preserve"> are highlighted with a bold pink outline.</w:t>
        </w:r>
        <w:r w:rsidRPr="00AC73A1">
          <w:rPr>
            <w:b/>
          </w:rPr>
          <w:br w:type="page"/>
        </w:r>
      </w:ins>
    </w:p>
    <w:p w14:paraId="032C12FB" w14:textId="11329B7B" w:rsidR="00734F89" w:rsidRDefault="00E34590" w:rsidP="00734F89">
      <w:pPr>
        <w:spacing w:line="480" w:lineRule="auto"/>
        <w:jc w:val="both"/>
        <w:rPr>
          <w:ins w:id="14" w:author="Parks, Robbie M" w:date="2018-06-25T12:24:00Z"/>
          <w:color w:val="000000" w:themeColor="text1"/>
        </w:rPr>
        <w:pPrChange w:id="15" w:author="Parks, Robbie M" w:date="2018-06-25T12:24:00Z">
          <w:pPr>
            <w:spacing w:after="0" w:line="240" w:lineRule="auto"/>
          </w:pPr>
        </w:pPrChange>
      </w:pPr>
      <w:ins w:id="16" w:author="Parks, Robbie M" w:date="2018-06-20T15:46:00Z">
        <w:r w:rsidRPr="00AC73A1">
          <w:rPr>
            <w:b/>
          </w:rPr>
          <w:lastRenderedPageBreak/>
          <w:t xml:space="preserve">Supplementary Figure </w:t>
        </w:r>
        <w:r>
          <w:rPr>
            <w:b/>
          </w:rPr>
          <w:t>4</w:t>
        </w:r>
        <w:r w:rsidRPr="00AC73A1">
          <w:rPr>
            <w:b/>
          </w:rPr>
          <w:t xml:space="preserve">: </w:t>
        </w:r>
        <w:r w:rsidRPr="00AC73A1">
          <w:rPr>
            <w:color w:val="000000" w:themeColor="text1"/>
          </w:rPr>
          <w:t>Mean timing of (A) maximum and (B) minimum cause-specific mortality, by climate region,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. Average temperatures (in degrees Celsius) are included in white for the corresponding month of maximum and mortality for each climate region.</w:t>
        </w:r>
      </w:ins>
      <w:ins w:id="17" w:author="Parks, Robbie M" w:date="2018-06-25T12:24:00Z">
        <w:r w:rsidR="00734F89">
          <w:rPr>
            <w:color w:val="000000" w:themeColor="text1"/>
          </w:rPr>
          <w:br w:type="page"/>
        </w:r>
      </w:ins>
    </w:p>
    <w:p w14:paraId="7FE5D239" w14:textId="77777777" w:rsidR="00CF0CCB" w:rsidRDefault="007B416C" w:rsidP="00734F89">
      <w:pPr>
        <w:spacing w:line="480" w:lineRule="auto"/>
        <w:jc w:val="both"/>
        <w:outlineLvl w:val="0"/>
        <w:rPr>
          <w:ins w:id="18" w:author="Parks, Robbie M" w:date="2018-06-25T12:24:00Z"/>
          <w:color w:val="000000" w:themeColor="text1"/>
        </w:rPr>
        <w:sectPr w:rsidR="00CF0CCB" w:rsidSect="00734F89">
          <w:footerReference w:type="even" r:id="rId8"/>
          <w:footerReference w:type="default" r:id="rId9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ins w:id="19" w:author="Parks, Robbie M" w:date="2018-06-24T10:50:00Z">
        <w:r w:rsidRPr="00AC73A1">
          <w:rPr>
            <w:b/>
          </w:rPr>
          <w:lastRenderedPageBreak/>
          <w:t xml:space="preserve">Supplementary Figure </w:t>
        </w:r>
        <w:r>
          <w:rPr>
            <w:b/>
            <w:color w:val="000000" w:themeColor="text1"/>
          </w:rPr>
          <w:t>5</w:t>
        </w:r>
        <w:r w:rsidRPr="00AC73A1">
          <w:rPr>
            <w:b/>
            <w:color w:val="000000" w:themeColor="text1"/>
          </w:rPr>
          <w:t>:</w:t>
        </w:r>
        <w:r w:rsidRPr="00AC73A1">
          <w:rPr>
            <w:color w:val="000000" w:themeColor="text1"/>
          </w:rPr>
          <w:t xml:space="preserve"> The relationship between percent difference death rates </w:t>
        </w:r>
        <w:r>
          <w:rPr>
            <w:color w:val="000000" w:themeColor="text1"/>
          </w:rPr>
          <w:t xml:space="preserve">of broad causes of death </w:t>
        </w:r>
        <w:r w:rsidRPr="00AC73A1">
          <w:rPr>
            <w:color w:val="000000" w:themeColor="text1"/>
          </w:rPr>
          <w:t>and temperature difference between months with maximum and minimum mortality across climate regions, by sex and age group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</w:t>
        </w:r>
      </w:ins>
    </w:p>
    <w:p w14:paraId="3BCDA78D" w14:textId="3D3A5A18" w:rsidR="00F44160" w:rsidRDefault="00484C32" w:rsidP="00CF0CCB">
      <w:pPr>
        <w:spacing w:line="480" w:lineRule="auto"/>
        <w:jc w:val="both"/>
        <w:outlineLvl w:val="0"/>
        <w:rPr>
          <w:ins w:id="20" w:author="Parks, Robbie M" w:date="2018-06-25T12:24:00Z"/>
          <w:color w:val="000000" w:themeColor="text1"/>
        </w:rPr>
      </w:pPr>
      <w:ins w:id="21" w:author="Parks, Robbie M" w:date="2018-06-20T15:47:00Z">
        <w:r>
          <w:rPr>
            <w:b/>
          </w:rPr>
          <w:lastRenderedPageBreak/>
          <w:t>Supplementary Table 1</w:t>
        </w:r>
        <w:r w:rsidR="00DE2FDE">
          <w:rPr>
            <w:b/>
          </w:rPr>
          <w:t xml:space="preserve">: </w:t>
        </w:r>
        <w:r w:rsidR="00DE2FDE">
          <w:t>Change in p</w:t>
        </w:r>
        <w:r w:rsidR="00DE2FDE" w:rsidRPr="00AC73A1">
          <w:rPr>
            <w:color w:val="000000" w:themeColor="text1"/>
          </w:rPr>
          <w:t xml:space="preserve">ercentage difference in death rates between the maximum and minimum mortality months </w:t>
        </w:r>
        <w:r w:rsidR="00DE2FDE">
          <w:rPr>
            <w:color w:val="000000" w:themeColor="text1"/>
          </w:rPr>
          <w:t xml:space="preserve">per year for all-cause and broad causes of death, by </w:t>
        </w:r>
        <w:r w:rsidR="00DE2FDE" w:rsidRPr="00AC73A1">
          <w:rPr>
            <w:color w:val="000000" w:themeColor="text1"/>
          </w:rPr>
          <w:t>sex and age group for 1980-201</w:t>
        </w:r>
        <w:r w:rsidR="00DE2FDE">
          <w:rPr>
            <w:color w:val="000000" w:themeColor="text1"/>
          </w:rPr>
          <w:t>6 using alternative statistical method</w:t>
        </w:r>
      </w:ins>
    </w:p>
    <w:tbl>
      <w:tblPr>
        <w:tblW w:w="151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  <w:gridCol w:w="2140"/>
        <w:gridCol w:w="1300"/>
        <w:gridCol w:w="2060"/>
        <w:gridCol w:w="1300"/>
      </w:tblGrid>
      <w:tr w:rsidR="00445112" w:rsidRPr="00445112" w14:paraId="461E04A0" w14:textId="77777777" w:rsidTr="00445112">
        <w:trPr>
          <w:trHeight w:val="320"/>
          <w:ins w:id="22" w:author="Parks, Robbie M" w:date="2018-06-25T12:26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FE6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 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E39F2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5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All cause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1C20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7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Cancer</w:t>
              </w:r>
            </w:ins>
          </w:p>
        </w:tc>
      </w:tr>
      <w:tr w:rsidR="00445112" w:rsidRPr="00445112" w14:paraId="6F9B4441" w14:textId="77777777" w:rsidTr="00445112">
        <w:trPr>
          <w:trHeight w:val="320"/>
          <w:ins w:id="29" w:author="Parks, Robbie M" w:date="2018-06-25T12:26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45CB" w14:textId="77777777" w:rsidR="00445112" w:rsidRPr="00445112" w:rsidRDefault="00445112" w:rsidP="00445112">
            <w:pPr>
              <w:spacing w:after="0" w:line="240" w:lineRule="auto"/>
              <w:rPr>
                <w:ins w:id="3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64428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1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2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169FA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3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4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8B858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5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6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F0ABA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37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38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37DAEACE" w14:textId="77777777" w:rsidTr="00445112">
        <w:trPr>
          <w:trHeight w:val="640"/>
          <w:ins w:id="39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64C7" w14:textId="77777777" w:rsidR="00445112" w:rsidRPr="00445112" w:rsidRDefault="00445112" w:rsidP="00445112">
            <w:pPr>
              <w:spacing w:after="0" w:line="240" w:lineRule="auto"/>
              <w:rPr>
                <w:ins w:id="40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1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5072D" w14:textId="77777777" w:rsidR="00445112" w:rsidRPr="00445112" w:rsidRDefault="00445112" w:rsidP="00445112">
            <w:pPr>
              <w:spacing w:after="0" w:line="240" w:lineRule="auto"/>
              <w:rPr>
                <w:ins w:id="42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3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111DDE" w14:textId="77777777" w:rsidR="00445112" w:rsidRPr="00445112" w:rsidRDefault="00445112" w:rsidP="00445112">
            <w:pPr>
              <w:spacing w:after="0" w:line="240" w:lineRule="auto"/>
              <w:rPr>
                <w:ins w:id="44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5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3A34B" w14:textId="77777777" w:rsidR="00445112" w:rsidRPr="00445112" w:rsidRDefault="00445112" w:rsidP="00445112">
            <w:pPr>
              <w:spacing w:after="0" w:line="240" w:lineRule="auto"/>
              <w:rPr>
                <w:ins w:id="46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7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C3F53" w14:textId="77777777" w:rsidR="00445112" w:rsidRPr="00445112" w:rsidRDefault="00445112" w:rsidP="00445112">
            <w:pPr>
              <w:spacing w:after="0" w:line="240" w:lineRule="auto"/>
              <w:rPr>
                <w:ins w:id="48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62D24" w14:textId="77777777" w:rsidR="00445112" w:rsidRPr="00445112" w:rsidRDefault="00445112" w:rsidP="00445112">
            <w:pPr>
              <w:spacing w:after="0" w:line="240" w:lineRule="auto"/>
              <w:rPr>
                <w:ins w:id="50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1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E9DB0" w14:textId="77777777" w:rsidR="00445112" w:rsidRPr="00445112" w:rsidRDefault="00445112" w:rsidP="00445112">
            <w:pPr>
              <w:spacing w:after="0" w:line="240" w:lineRule="auto"/>
              <w:rPr>
                <w:ins w:id="52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3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43A16" w14:textId="77777777" w:rsidR="00445112" w:rsidRPr="00445112" w:rsidRDefault="00445112" w:rsidP="00445112">
            <w:pPr>
              <w:spacing w:after="0" w:line="240" w:lineRule="auto"/>
              <w:rPr>
                <w:ins w:id="54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5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52CF7" w14:textId="77777777" w:rsidR="00445112" w:rsidRPr="00445112" w:rsidRDefault="00445112" w:rsidP="00445112">
            <w:pPr>
              <w:spacing w:after="0" w:line="240" w:lineRule="auto"/>
              <w:rPr>
                <w:ins w:id="56" w:author="Parks, Robbie M" w:date="2018-06-25T12:26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57" w:author="Parks, Robbie M" w:date="2018-06-25T12:26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46BE1522" w14:textId="77777777" w:rsidTr="00445112">
        <w:trPr>
          <w:trHeight w:val="320"/>
          <w:ins w:id="58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A9F7" w14:textId="77777777" w:rsidR="00445112" w:rsidRPr="00445112" w:rsidRDefault="00445112" w:rsidP="00445112">
            <w:pPr>
              <w:spacing w:after="0" w:line="240" w:lineRule="auto"/>
              <w:rPr>
                <w:ins w:id="5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4D5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9A1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2B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B5A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8B0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D70B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0.021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3EB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F6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7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0.943</w:t>
              </w:r>
            </w:ins>
          </w:p>
        </w:tc>
      </w:tr>
      <w:tr w:rsidR="00445112" w:rsidRPr="00445112" w14:paraId="09FDB7EE" w14:textId="77777777" w:rsidTr="00445112">
        <w:trPr>
          <w:trHeight w:val="320"/>
          <w:ins w:id="77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D8A6E" w14:textId="77777777" w:rsidR="00445112" w:rsidRPr="00445112" w:rsidRDefault="00445112" w:rsidP="00445112">
            <w:pPr>
              <w:spacing w:after="0" w:line="240" w:lineRule="auto"/>
              <w:rPr>
                <w:ins w:id="7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7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3F9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-0.99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E6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BBD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C28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A1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8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8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65F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0.168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F576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A7F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0.018</w:t>
              </w:r>
            </w:ins>
          </w:p>
        </w:tc>
      </w:tr>
      <w:tr w:rsidR="00445112" w:rsidRPr="00445112" w14:paraId="5D02F0E1" w14:textId="77777777" w:rsidTr="00445112">
        <w:trPr>
          <w:trHeight w:val="320"/>
          <w:ins w:id="96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5C8FA" w14:textId="77777777" w:rsidR="00445112" w:rsidRPr="00445112" w:rsidRDefault="00445112" w:rsidP="00445112">
            <w:pPr>
              <w:spacing w:after="0" w:line="240" w:lineRule="auto"/>
              <w:rPr>
                <w:ins w:id="9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9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FC6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9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-0.76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F69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3D1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FC90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601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0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56D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0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0.239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085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DEA5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0.597</w:t>
              </w:r>
            </w:ins>
          </w:p>
        </w:tc>
      </w:tr>
      <w:tr w:rsidR="00445112" w:rsidRPr="00445112" w14:paraId="2108C88D" w14:textId="77777777" w:rsidTr="00445112">
        <w:trPr>
          <w:trHeight w:val="320"/>
          <w:ins w:id="115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BE34" w14:textId="77777777" w:rsidR="00445112" w:rsidRPr="00445112" w:rsidRDefault="00445112" w:rsidP="00445112">
            <w:pPr>
              <w:spacing w:after="0" w:line="240" w:lineRule="auto"/>
              <w:rPr>
                <w:ins w:id="11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0C24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1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1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931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98A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08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18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368C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2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2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550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FD9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0.071</w:t>
              </w:r>
            </w:ins>
          </w:p>
        </w:tc>
      </w:tr>
      <w:tr w:rsidR="00445112" w:rsidRPr="00445112" w14:paraId="47ECF2E4" w14:textId="77777777" w:rsidTr="00445112">
        <w:trPr>
          <w:trHeight w:val="320"/>
          <w:ins w:id="134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8743" w14:textId="77777777" w:rsidR="00445112" w:rsidRPr="00445112" w:rsidRDefault="00445112" w:rsidP="00445112">
            <w:pPr>
              <w:spacing w:after="0" w:line="240" w:lineRule="auto"/>
              <w:rPr>
                <w:ins w:id="13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E7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3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DEF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3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0.068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AFB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C0D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0.001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B48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7B8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4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0.125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E36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4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8A3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0.004</w:t>
              </w:r>
            </w:ins>
          </w:p>
        </w:tc>
      </w:tr>
      <w:tr w:rsidR="00445112" w:rsidRPr="00445112" w14:paraId="39B27D52" w14:textId="77777777" w:rsidTr="00445112">
        <w:trPr>
          <w:trHeight w:val="320"/>
          <w:ins w:id="153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FF86" w14:textId="77777777" w:rsidR="00445112" w:rsidRPr="00445112" w:rsidRDefault="00445112" w:rsidP="00445112">
            <w:pPr>
              <w:spacing w:after="0" w:line="240" w:lineRule="auto"/>
              <w:rPr>
                <w:ins w:id="15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AAB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418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5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5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0FAB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EFF1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C1F0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CA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0.026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930D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6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6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A4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342BF99D" w14:textId="77777777" w:rsidTr="00445112">
        <w:trPr>
          <w:trHeight w:val="320"/>
          <w:ins w:id="172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E7E18" w14:textId="77777777" w:rsidR="00445112" w:rsidRPr="00445112" w:rsidRDefault="00445112" w:rsidP="00445112">
            <w:pPr>
              <w:spacing w:after="0" w:line="240" w:lineRule="auto"/>
              <w:rPr>
                <w:ins w:id="17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274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957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7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FB6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7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C6A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F067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3C3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0.012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42E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8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56C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8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2DA38B12" w14:textId="77777777" w:rsidTr="00445112">
        <w:trPr>
          <w:trHeight w:val="320"/>
          <w:ins w:id="191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3CB2A" w14:textId="77777777" w:rsidR="00445112" w:rsidRPr="00445112" w:rsidRDefault="00445112" w:rsidP="00445112">
            <w:pPr>
              <w:spacing w:after="0" w:line="240" w:lineRule="auto"/>
              <w:rPr>
                <w:ins w:id="19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5B68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B36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9BF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19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19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BCC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15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950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40C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E93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0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0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38BDC78" w14:textId="77777777" w:rsidTr="00445112">
        <w:trPr>
          <w:trHeight w:val="320"/>
          <w:ins w:id="210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EBE8" w14:textId="77777777" w:rsidR="00445112" w:rsidRPr="00445112" w:rsidRDefault="00445112" w:rsidP="00445112">
            <w:pPr>
              <w:spacing w:after="0" w:line="240" w:lineRule="auto"/>
              <w:rPr>
                <w:ins w:id="21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10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05F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671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1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33C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19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0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EDA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1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2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C8E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3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4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5B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5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6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35F4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27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28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1A407B40" w14:textId="77777777" w:rsidTr="00445112">
        <w:trPr>
          <w:trHeight w:val="320"/>
          <w:ins w:id="229" w:author="Parks, Robbie M" w:date="2018-06-25T12:26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DD16" w14:textId="77777777" w:rsidR="00445112" w:rsidRPr="00445112" w:rsidRDefault="00445112" w:rsidP="00445112">
            <w:pPr>
              <w:spacing w:after="0" w:line="240" w:lineRule="auto"/>
              <w:rPr>
                <w:ins w:id="23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414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801A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559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1527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38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39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5FD3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0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1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152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2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3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6D0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4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5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B8A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46" w:author="Parks, Robbie M" w:date="2018-06-25T12:26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47" w:author="Parks, Robbie M" w:date="2018-06-25T12:26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63103954" w14:textId="77777777" w:rsidR="00445112" w:rsidRDefault="00445112">
      <w:pPr>
        <w:spacing w:after="0" w:line="240" w:lineRule="auto"/>
        <w:rPr>
          <w:ins w:id="248" w:author="Parks, Robbie M" w:date="2018-06-25T12:27:00Z"/>
          <w:color w:val="000000" w:themeColor="text1"/>
        </w:rPr>
      </w:pPr>
      <w:ins w:id="249" w:author="Parks, Robbie M" w:date="2018-06-25T12:27:00Z">
        <w:r>
          <w:rPr>
            <w:color w:val="000000" w:themeColor="text1"/>
          </w:rPr>
          <w:br w:type="page"/>
        </w:r>
      </w:ins>
    </w:p>
    <w:tbl>
      <w:tblPr>
        <w:tblW w:w="151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  <w:gridCol w:w="2140"/>
        <w:gridCol w:w="1300"/>
        <w:gridCol w:w="2060"/>
        <w:gridCol w:w="1300"/>
      </w:tblGrid>
      <w:tr w:rsidR="00445112" w:rsidRPr="00445112" w14:paraId="4D9003AD" w14:textId="77777777" w:rsidTr="00445112">
        <w:trPr>
          <w:trHeight w:val="320"/>
          <w:ins w:id="250" w:author="Parks, Robbie M" w:date="2018-06-25T12:27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CC184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5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5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lastRenderedPageBreak/>
                <w:t> 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8D053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5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54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Cardiorespiratory</w:t>
              </w:r>
            </w:ins>
          </w:p>
        </w:tc>
        <w:tc>
          <w:tcPr>
            <w:tcW w:w="6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CE527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5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5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Injuries</w:t>
              </w:r>
            </w:ins>
          </w:p>
        </w:tc>
      </w:tr>
      <w:tr w:rsidR="00445112" w:rsidRPr="00445112" w14:paraId="171970B2" w14:textId="77777777" w:rsidTr="00445112">
        <w:trPr>
          <w:trHeight w:val="320"/>
          <w:ins w:id="257" w:author="Parks, Robbie M" w:date="2018-06-25T12:27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DD17" w14:textId="77777777" w:rsidR="00445112" w:rsidRPr="00445112" w:rsidRDefault="00445112" w:rsidP="00445112">
            <w:pPr>
              <w:spacing w:after="0" w:line="240" w:lineRule="auto"/>
              <w:rPr>
                <w:ins w:id="25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37BA5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59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0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B3CF1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1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2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D8E6B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4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D606F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26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51138C09" w14:textId="77777777" w:rsidTr="00445112">
        <w:trPr>
          <w:trHeight w:val="640"/>
          <w:ins w:id="267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2592" w14:textId="77777777" w:rsidR="00445112" w:rsidRPr="00445112" w:rsidRDefault="00445112" w:rsidP="00445112">
            <w:pPr>
              <w:spacing w:after="0" w:line="240" w:lineRule="auto"/>
              <w:rPr>
                <w:ins w:id="268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69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F21C3" w14:textId="77777777" w:rsidR="00445112" w:rsidRPr="00445112" w:rsidRDefault="00445112" w:rsidP="00445112">
            <w:pPr>
              <w:spacing w:after="0" w:line="240" w:lineRule="auto"/>
              <w:rPr>
                <w:ins w:id="270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1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F19DE" w14:textId="77777777" w:rsidR="00445112" w:rsidRPr="00445112" w:rsidRDefault="00445112" w:rsidP="00445112">
            <w:pPr>
              <w:spacing w:after="0" w:line="240" w:lineRule="auto"/>
              <w:rPr>
                <w:ins w:id="272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3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0464B" w14:textId="77777777" w:rsidR="00445112" w:rsidRPr="00445112" w:rsidRDefault="00445112" w:rsidP="00445112">
            <w:pPr>
              <w:spacing w:after="0" w:line="240" w:lineRule="auto"/>
              <w:rPr>
                <w:ins w:id="27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593C6" w14:textId="77777777" w:rsidR="00445112" w:rsidRPr="00445112" w:rsidRDefault="00445112" w:rsidP="00445112">
            <w:pPr>
              <w:spacing w:after="0" w:line="240" w:lineRule="auto"/>
              <w:rPr>
                <w:ins w:id="276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7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2D550" w14:textId="77777777" w:rsidR="00445112" w:rsidRPr="00445112" w:rsidRDefault="00445112" w:rsidP="00445112">
            <w:pPr>
              <w:spacing w:after="0" w:line="240" w:lineRule="auto"/>
              <w:rPr>
                <w:ins w:id="278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79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E5BB8" w14:textId="77777777" w:rsidR="00445112" w:rsidRPr="00445112" w:rsidRDefault="00445112" w:rsidP="00445112">
            <w:pPr>
              <w:spacing w:after="0" w:line="240" w:lineRule="auto"/>
              <w:rPr>
                <w:ins w:id="280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1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16CC5" w14:textId="77777777" w:rsidR="00445112" w:rsidRPr="00445112" w:rsidRDefault="00445112" w:rsidP="00445112">
            <w:pPr>
              <w:spacing w:after="0" w:line="240" w:lineRule="auto"/>
              <w:rPr>
                <w:ins w:id="282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3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B3FB" w14:textId="77777777" w:rsidR="00445112" w:rsidRPr="00445112" w:rsidRDefault="00445112" w:rsidP="00445112">
            <w:pPr>
              <w:spacing w:after="0" w:line="240" w:lineRule="auto"/>
              <w:rPr>
                <w:ins w:id="28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28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3C2AA43E" w14:textId="77777777" w:rsidTr="00445112">
        <w:trPr>
          <w:trHeight w:val="320"/>
          <w:ins w:id="286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05D1" w14:textId="77777777" w:rsidR="00445112" w:rsidRPr="00445112" w:rsidRDefault="00445112" w:rsidP="00445112">
            <w:pPr>
              <w:spacing w:after="0" w:line="240" w:lineRule="auto"/>
              <w:rPr>
                <w:ins w:id="28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8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C06E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8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-1.18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0CB9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9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4DB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9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-0.71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96A9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9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B9E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9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29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DD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29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0.058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D20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0.45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166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0.053</w:t>
              </w:r>
            </w:ins>
          </w:p>
        </w:tc>
      </w:tr>
      <w:tr w:rsidR="00445112" w:rsidRPr="00445112" w14:paraId="30B8A388" w14:textId="77777777" w:rsidTr="00445112">
        <w:trPr>
          <w:trHeight w:val="320"/>
          <w:ins w:id="305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BC028" w14:textId="77777777" w:rsidR="00445112" w:rsidRPr="00445112" w:rsidRDefault="00445112" w:rsidP="00445112">
            <w:pPr>
              <w:spacing w:after="0" w:line="240" w:lineRule="auto"/>
              <w:rPr>
                <w:ins w:id="30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8C0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0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0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FB8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0.864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128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BC0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0.117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B1D6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-1.20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A9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1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1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9400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89E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494B5AD9" w14:textId="77777777" w:rsidTr="00445112">
        <w:trPr>
          <w:trHeight w:val="320"/>
          <w:ins w:id="324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589F" w14:textId="77777777" w:rsidR="00445112" w:rsidRPr="00445112" w:rsidRDefault="00445112" w:rsidP="00445112">
            <w:pPr>
              <w:spacing w:after="0" w:line="240" w:lineRule="auto"/>
              <w:rPr>
                <w:ins w:id="32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98C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2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0.17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C4CB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2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0.302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897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34F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0.744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9B5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-0.84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9AB9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3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F9D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3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-0.53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C73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5E9379B2" w14:textId="77777777" w:rsidTr="00445112">
        <w:trPr>
          <w:trHeight w:val="320"/>
          <w:ins w:id="343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0B93" w14:textId="77777777" w:rsidR="00445112" w:rsidRPr="00445112" w:rsidRDefault="00445112" w:rsidP="00445112">
            <w:pPr>
              <w:spacing w:after="0" w:line="240" w:lineRule="auto"/>
              <w:rPr>
                <w:ins w:id="34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F0F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7F8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4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4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0.008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60E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BDC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0.587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58F1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ED2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A07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5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5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26D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295182C" w14:textId="77777777" w:rsidTr="00445112">
        <w:trPr>
          <w:trHeight w:val="320"/>
          <w:ins w:id="362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8F48" w14:textId="77777777" w:rsidR="00445112" w:rsidRPr="00445112" w:rsidRDefault="00445112" w:rsidP="00445112">
            <w:pPr>
              <w:spacing w:after="0" w:line="240" w:lineRule="auto"/>
              <w:rPr>
                <w:ins w:id="36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B36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54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6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0.046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222A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6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8236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0.573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06B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109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0.026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171B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7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3432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7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0.024</w:t>
              </w:r>
            </w:ins>
          </w:p>
        </w:tc>
      </w:tr>
      <w:tr w:rsidR="00445112" w:rsidRPr="00445112" w14:paraId="41FB23E2" w14:textId="77777777" w:rsidTr="00445112">
        <w:trPr>
          <w:trHeight w:val="320"/>
          <w:ins w:id="381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2F5F" w14:textId="77777777" w:rsidR="00445112" w:rsidRPr="00445112" w:rsidRDefault="00445112" w:rsidP="00445112">
            <w:pPr>
              <w:spacing w:after="0" w:line="240" w:lineRule="auto"/>
              <w:rPr>
                <w:ins w:id="38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F0BC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C67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13B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8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8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59A4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0.008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F86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194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B50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1872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39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39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0.002</w:t>
              </w:r>
            </w:ins>
          </w:p>
        </w:tc>
      </w:tr>
      <w:tr w:rsidR="00445112" w:rsidRPr="00445112" w14:paraId="53781417" w14:textId="77777777" w:rsidTr="00445112">
        <w:trPr>
          <w:trHeight w:val="320"/>
          <w:ins w:id="400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75D5" w14:textId="77777777" w:rsidR="00445112" w:rsidRPr="00445112" w:rsidRDefault="00445112" w:rsidP="00445112">
            <w:pPr>
              <w:spacing w:after="0" w:line="240" w:lineRule="auto"/>
              <w:rPr>
                <w:ins w:id="40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595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0.04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A30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80F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0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3E6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0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5B18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0.30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BBF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3CB1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77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1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1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0.020</w:t>
              </w:r>
            </w:ins>
          </w:p>
        </w:tc>
      </w:tr>
      <w:tr w:rsidR="00445112" w:rsidRPr="00445112" w14:paraId="429C592E" w14:textId="77777777" w:rsidTr="00445112">
        <w:trPr>
          <w:trHeight w:val="320"/>
          <w:ins w:id="419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8B40" w14:textId="77777777" w:rsidR="00445112" w:rsidRPr="00445112" w:rsidRDefault="00445112" w:rsidP="00445112">
            <w:pPr>
              <w:spacing w:after="0" w:line="240" w:lineRule="auto"/>
              <w:rPr>
                <w:ins w:id="42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E85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615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36F4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07F1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2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2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9353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ED2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C1E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9534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3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3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290B62B9" w14:textId="77777777" w:rsidTr="00445112">
        <w:trPr>
          <w:trHeight w:val="320"/>
          <w:ins w:id="438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0EC2" w14:textId="77777777" w:rsidR="00445112" w:rsidRPr="00445112" w:rsidRDefault="00445112" w:rsidP="00445112">
            <w:pPr>
              <w:spacing w:after="0" w:line="240" w:lineRule="auto"/>
              <w:rPr>
                <w:ins w:id="43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0E2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869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4CF6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-0.01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469D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4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5B3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4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-0.19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1B1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0.009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EF25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-0.43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4855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5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3DF9454C" w14:textId="77777777" w:rsidTr="00445112">
        <w:trPr>
          <w:trHeight w:val="320"/>
          <w:ins w:id="457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1512" w14:textId="77777777" w:rsidR="00445112" w:rsidRPr="00445112" w:rsidRDefault="00445112" w:rsidP="00445112">
            <w:pPr>
              <w:spacing w:after="0" w:line="240" w:lineRule="auto"/>
              <w:rPr>
                <w:ins w:id="45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5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206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86A4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3BF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2B36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D70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6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6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-0.32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CF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6C1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-0.50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D989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47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47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193C3122" w14:textId="77777777" w:rsidR="00445112" w:rsidRDefault="00445112">
      <w:pPr>
        <w:spacing w:after="0" w:line="240" w:lineRule="auto"/>
        <w:rPr>
          <w:ins w:id="476" w:author="Parks, Robbie M" w:date="2018-06-25T12:27:00Z"/>
          <w:color w:val="000000" w:themeColor="text1"/>
        </w:rPr>
      </w:pPr>
      <w:ins w:id="477" w:author="Parks, Robbie M" w:date="2018-06-25T12:27:00Z">
        <w:r>
          <w:rPr>
            <w:color w:val="000000" w:themeColor="text1"/>
          </w:rPr>
          <w:br w:type="page"/>
        </w:r>
      </w:ins>
    </w:p>
    <w:tbl>
      <w:tblPr>
        <w:tblW w:w="8300" w:type="dxa"/>
        <w:tblLook w:val="04A0" w:firstRow="1" w:lastRow="0" w:firstColumn="1" w:lastColumn="0" w:noHBand="0" w:noVBand="1"/>
      </w:tblPr>
      <w:tblGrid>
        <w:gridCol w:w="1500"/>
        <w:gridCol w:w="1840"/>
        <w:gridCol w:w="1500"/>
        <w:gridCol w:w="2160"/>
        <w:gridCol w:w="1300"/>
      </w:tblGrid>
      <w:tr w:rsidR="00445112" w:rsidRPr="00445112" w14:paraId="12ACE07D" w14:textId="77777777" w:rsidTr="00445112">
        <w:trPr>
          <w:trHeight w:val="320"/>
          <w:ins w:id="478" w:author="Parks, Robbie M" w:date="2018-06-25T12:27:00Z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B165" w14:textId="77777777" w:rsidR="00445112" w:rsidRPr="00445112" w:rsidRDefault="00445112" w:rsidP="00445112">
            <w:pPr>
              <w:spacing w:after="0" w:line="240" w:lineRule="auto"/>
              <w:rPr>
                <w:ins w:id="479" w:author="Parks, Robbie M" w:date="2018-06-25T12:27:00Z"/>
                <w:rFonts w:asciiTheme="minorHAnsi" w:eastAsiaTheme="minorHAnsi" w:hAnsiTheme="minorHAnsi" w:cstheme="minorBidi"/>
                <w:sz w:val="20"/>
                <w:szCs w:val="20"/>
                <w:lang w:eastAsia="en-GB"/>
              </w:rPr>
            </w:pPr>
          </w:p>
        </w:tc>
        <w:tc>
          <w:tcPr>
            <w:tcW w:w="6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E44A9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80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81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Other</w:t>
              </w:r>
            </w:ins>
          </w:p>
        </w:tc>
      </w:tr>
      <w:tr w:rsidR="00445112" w:rsidRPr="00445112" w14:paraId="114EEAFF" w14:textId="77777777" w:rsidTr="00445112">
        <w:trPr>
          <w:trHeight w:val="320"/>
          <w:ins w:id="482" w:author="Parks, Robbie M" w:date="2018-06-25T12:27:00Z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CCDC4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8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E8E15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84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85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Male</w:t>
              </w:r>
            </w:ins>
          </w:p>
        </w:tc>
        <w:tc>
          <w:tcPr>
            <w:tcW w:w="3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D5FBF" w14:textId="77777777" w:rsidR="00445112" w:rsidRPr="00445112" w:rsidRDefault="00445112" w:rsidP="00445112">
            <w:pPr>
              <w:spacing w:after="0" w:line="240" w:lineRule="auto"/>
              <w:jc w:val="center"/>
              <w:rPr>
                <w:ins w:id="486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87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Female</w:t>
              </w:r>
            </w:ins>
          </w:p>
        </w:tc>
      </w:tr>
      <w:tr w:rsidR="00445112" w:rsidRPr="00445112" w14:paraId="1382FA2B" w14:textId="77777777" w:rsidTr="00445112">
        <w:trPr>
          <w:trHeight w:val="640"/>
          <w:ins w:id="488" w:author="Parks, Robbie M" w:date="2018-06-25T12:27:00Z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9EC7D" w14:textId="77777777" w:rsidR="00445112" w:rsidRPr="00445112" w:rsidRDefault="00445112" w:rsidP="00445112">
            <w:pPr>
              <w:spacing w:after="0" w:line="240" w:lineRule="auto"/>
              <w:rPr>
                <w:ins w:id="489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0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Age (years)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2458F" w14:textId="77777777" w:rsidR="00445112" w:rsidRPr="00445112" w:rsidRDefault="00445112" w:rsidP="00445112">
            <w:pPr>
              <w:spacing w:after="0" w:line="240" w:lineRule="auto"/>
              <w:rPr>
                <w:ins w:id="491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2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36A1A" w14:textId="77777777" w:rsidR="00445112" w:rsidRPr="00445112" w:rsidRDefault="00445112" w:rsidP="00445112">
            <w:pPr>
              <w:spacing w:after="0" w:line="240" w:lineRule="auto"/>
              <w:rPr>
                <w:ins w:id="493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4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A1155" w14:textId="77777777" w:rsidR="00445112" w:rsidRPr="00445112" w:rsidRDefault="00445112" w:rsidP="00445112">
            <w:pPr>
              <w:spacing w:after="0" w:line="240" w:lineRule="auto"/>
              <w:rPr>
                <w:ins w:id="495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6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7B1F7" w14:textId="77777777" w:rsidR="00445112" w:rsidRPr="00445112" w:rsidRDefault="00445112" w:rsidP="00445112">
            <w:pPr>
              <w:spacing w:after="0" w:line="240" w:lineRule="auto"/>
              <w:rPr>
                <w:ins w:id="497" w:author="Parks, Robbie M" w:date="2018-06-25T12:27:00Z"/>
                <w:rFonts w:eastAsia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ins w:id="498" w:author="Parks, Robbie M" w:date="2018-06-25T12:27:00Z">
              <w:r w:rsidRPr="00445112">
                <w:rPr>
                  <w:rFonts w:eastAsia="Times New Roman"/>
                  <w:b/>
                  <w:bCs/>
                  <w:color w:val="000000"/>
                  <w:sz w:val="24"/>
                  <w:szCs w:val="24"/>
                  <w:lang w:eastAsia="en-GB"/>
                </w:rPr>
                <w:t>p-value</w:t>
              </w:r>
            </w:ins>
          </w:p>
        </w:tc>
      </w:tr>
      <w:tr w:rsidR="00445112" w:rsidRPr="00445112" w14:paraId="78983301" w14:textId="77777777" w:rsidTr="00445112">
        <w:trPr>
          <w:trHeight w:val="320"/>
          <w:ins w:id="499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0843" w14:textId="77777777" w:rsidR="00445112" w:rsidRPr="00445112" w:rsidRDefault="00445112" w:rsidP="00445112">
            <w:pPr>
              <w:spacing w:after="0" w:line="240" w:lineRule="auto"/>
              <w:rPr>
                <w:ins w:id="50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0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 to 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A52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0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0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35C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0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0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51F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0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0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0EED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0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0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5F33CD32" w14:textId="77777777" w:rsidTr="00445112">
        <w:trPr>
          <w:trHeight w:val="320"/>
          <w:ins w:id="510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99957" w14:textId="77777777" w:rsidR="00445112" w:rsidRPr="00445112" w:rsidRDefault="00445112" w:rsidP="00445112">
            <w:pPr>
              <w:spacing w:after="0" w:line="240" w:lineRule="auto"/>
              <w:rPr>
                <w:ins w:id="51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 to 14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485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-0.28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121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0.033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D1A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1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DBD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1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0.028</w:t>
              </w:r>
            </w:ins>
          </w:p>
        </w:tc>
      </w:tr>
      <w:tr w:rsidR="00445112" w:rsidRPr="00445112" w14:paraId="7D642B61" w14:textId="77777777" w:rsidTr="00445112">
        <w:trPr>
          <w:trHeight w:val="320"/>
          <w:ins w:id="521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3E30F" w14:textId="77777777" w:rsidR="00445112" w:rsidRPr="00445112" w:rsidRDefault="00445112" w:rsidP="00445112">
            <w:pPr>
              <w:spacing w:after="0" w:line="240" w:lineRule="auto"/>
              <w:rPr>
                <w:ins w:id="52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15 to 24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AA5DE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134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0.116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997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2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2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-0.17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177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0.018</w:t>
              </w:r>
            </w:ins>
          </w:p>
        </w:tc>
      </w:tr>
      <w:tr w:rsidR="00445112" w:rsidRPr="00445112" w14:paraId="3E9487B2" w14:textId="77777777" w:rsidTr="00445112">
        <w:trPr>
          <w:trHeight w:val="320"/>
          <w:ins w:id="532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12692" w14:textId="77777777" w:rsidR="00445112" w:rsidRPr="00445112" w:rsidRDefault="00445112" w:rsidP="00445112">
            <w:pPr>
              <w:spacing w:after="0" w:line="240" w:lineRule="auto"/>
              <w:rPr>
                <w:ins w:id="53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25 to 34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6C1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-0.04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231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3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C86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3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-0.08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62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0.056</w:t>
              </w:r>
            </w:ins>
          </w:p>
        </w:tc>
      </w:tr>
      <w:tr w:rsidR="00445112" w:rsidRPr="00445112" w14:paraId="02D47FC4" w14:textId="77777777" w:rsidTr="00445112">
        <w:trPr>
          <w:trHeight w:val="320"/>
          <w:ins w:id="543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8D3B" w14:textId="77777777" w:rsidR="00445112" w:rsidRPr="00445112" w:rsidRDefault="00445112" w:rsidP="00445112">
            <w:pPr>
              <w:spacing w:after="0" w:line="240" w:lineRule="auto"/>
              <w:rPr>
                <w:ins w:id="54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35 to 44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4FAE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746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4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4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0.001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FF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BF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0.033</w:t>
              </w:r>
            </w:ins>
          </w:p>
        </w:tc>
      </w:tr>
      <w:tr w:rsidR="00445112" w:rsidRPr="00445112" w14:paraId="20A3312A" w14:textId="77777777" w:rsidTr="00445112">
        <w:trPr>
          <w:trHeight w:val="320"/>
          <w:ins w:id="554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6450A" w14:textId="77777777" w:rsidR="00445112" w:rsidRPr="00445112" w:rsidRDefault="00445112" w:rsidP="00445112">
            <w:pPr>
              <w:spacing w:after="0" w:line="240" w:lineRule="auto"/>
              <w:rPr>
                <w:ins w:id="55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45 to 54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36B6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5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0B1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5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E9D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96D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0.039</w:t>
              </w:r>
            </w:ins>
          </w:p>
        </w:tc>
      </w:tr>
      <w:tr w:rsidR="00445112" w:rsidRPr="00445112" w14:paraId="1E3A7D54" w14:textId="77777777" w:rsidTr="00445112">
        <w:trPr>
          <w:trHeight w:val="320"/>
          <w:ins w:id="565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CC2F" w14:textId="77777777" w:rsidR="00445112" w:rsidRPr="00445112" w:rsidRDefault="00445112" w:rsidP="00445112">
            <w:pPr>
              <w:spacing w:after="0" w:line="240" w:lineRule="auto"/>
              <w:rPr>
                <w:ins w:id="56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55 to 64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FC31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6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6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CAD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0.203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F78F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-0.05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C3358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0.052</w:t>
              </w:r>
            </w:ins>
          </w:p>
        </w:tc>
      </w:tr>
      <w:tr w:rsidR="00445112" w:rsidRPr="00445112" w14:paraId="63AB344D" w14:textId="77777777" w:rsidTr="00445112">
        <w:trPr>
          <w:trHeight w:val="320"/>
          <w:ins w:id="576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6C87F" w14:textId="77777777" w:rsidR="00445112" w:rsidRPr="00445112" w:rsidRDefault="00445112" w:rsidP="00445112">
            <w:pPr>
              <w:spacing w:after="0" w:line="240" w:lineRule="auto"/>
              <w:rPr>
                <w:ins w:id="57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7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65 to 74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86D4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7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-0.02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52EC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14C2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14F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8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DED961D" w14:textId="77777777" w:rsidTr="00445112">
        <w:trPr>
          <w:trHeight w:val="320"/>
          <w:ins w:id="587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24F61" w14:textId="77777777" w:rsidR="00445112" w:rsidRPr="00445112" w:rsidRDefault="00445112" w:rsidP="00445112">
            <w:pPr>
              <w:spacing w:after="0" w:line="240" w:lineRule="auto"/>
              <w:rPr>
                <w:ins w:id="588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89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75 to 84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1B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0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1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4625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2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3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C723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4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5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0.10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97C7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596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597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  <w:tr w:rsidR="00445112" w:rsidRPr="00445112" w14:paraId="67F2A831" w14:textId="77777777" w:rsidTr="00445112">
        <w:trPr>
          <w:trHeight w:val="320"/>
          <w:ins w:id="598" w:author="Parks, Robbie M" w:date="2018-06-25T12:2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DB28" w14:textId="77777777" w:rsidR="00445112" w:rsidRPr="00445112" w:rsidRDefault="00445112" w:rsidP="00445112">
            <w:pPr>
              <w:spacing w:after="0" w:line="240" w:lineRule="auto"/>
              <w:rPr>
                <w:ins w:id="599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0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85+</w:t>
              </w:r>
            </w:ins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87ADB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1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2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-0.16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D790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3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4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650A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5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6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0.02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D2D" w14:textId="77777777" w:rsidR="00445112" w:rsidRPr="00445112" w:rsidRDefault="00445112" w:rsidP="00445112">
            <w:pPr>
              <w:spacing w:after="0" w:line="240" w:lineRule="auto"/>
              <w:jc w:val="right"/>
              <w:rPr>
                <w:ins w:id="607" w:author="Parks, Robbie M" w:date="2018-06-25T12:27:00Z"/>
                <w:rFonts w:eastAsia="Times New Roman"/>
                <w:color w:val="000000"/>
                <w:sz w:val="24"/>
                <w:szCs w:val="24"/>
                <w:lang w:eastAsia="en-GB"/>
              </w:rPr>
            </w:pPr>
            <w:ins w:id="608" w:author="Parks, Robbie M" w:date="2018-06-25T12:27:00Z">
              <w:r w:rsidRPr="00445112">
                <w:rPr>
                  <w:rFonts w:eastAsia="Times New Roman"/>
                  <w:color w:val="000000"/>
                  <w:sz w:val="24"/>
                  <w:szCs w:val="24"/>
                  <w:lang w:eastAsia="en-GB"/>
                </w:rPr>
                <w:t>0.000</w:t>
              </w:r>
            </w:ins>
          </w:p>
        </w:tc>
      </w:tr>
    </w:tbl>
    <w:p w14:paraId="69814D16" w14:textId="77777777" w:rsidR="00445112" w:rsidRPr="00CF0CCB" w:rsidRDefault="00445112" w:rsidP="00CF0CCB">
      <w:pPr>
        <w:spacing w:line="480" w:lineRule="auto"/>
        <w:jc w:val="both"/>
        <w:outlineLvl w:val="0"/>
        <w:rPr>
          <w:color w:val="000000" w:themeColor="text1"/>
        </w:rPr>
      </w:pPr>
      <w:bookmarkStart w:id="609" w:name="_GoBack"/>
      <w:bookmarkEnd w:id="609"/>
    </w:p>
    <w:sectPr w:rsidR="00445112" w:rsidRPr="00CF0CCB" w:rsidSect="00CF0CCB">
      <w:pgSz w:w="16840" w:h="11900" w:orient="landscape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90324D" w14:textId="77777777" w:rsidR="00EB736D" w:rsidRDefault="00EB736D">
      <w:pPr>
        <w:spacing w:after="0" w:line="240" w:lineRule="auto"/>
      </w:pPr>
      <w:r>
        <w:separator/>
      </w:r>
    </w:p>
  </w:endnote>
  <w:endnote w:type="continuationSeparator" w:id="0">
    <w:p w14:paraId="295B5FEC" w14:textId="77777777" w:rsidR="00EB736D" w:rsidRDefault="00EB7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5112">
      <w:rPr>
        <w:rStyle w:val="PageNumber"/>
        <w:noProof/>
      </w:rPr>
      <w:t>1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78513D" w14:textId="77777777" w:rsidR="00EB736D" w:rsidRDefault="00EB736D">
      <w:pPr>
        <w:spacing w:after="0" w:line="240" w:lineRule="auto"/>
      </w:pPr>
      <w:r>
        <w:separator/>
      </w:r>
    </w:p>
  </w:footnote>
  <w:footnote w:type="continuationSeparator" w:id="0">
    <w:p w14:paraId="3B4F73A1" w14:textId="77777777" w:rsidR="00EB736D" w:rsidRDefault="00EB7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516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26EA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30D1"/>
    <w:rsid w:val="003F5EC1"/>
    <w:rsid w:val="00400938"/>
    <w:rsid w:val="004018CB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5112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4C32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661F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89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87EB7"/>
    <w:rsid w:val="0079291D"/>
    <w:rsid w:val="00795E96"/>
    <w:rsid w:val="007A61E2"/>
    <w:rsid w:val="007B3AFF"/>
    <w:rsid w:val="007B3CD8"/>
    <w:rsid w:val="007B416C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3FD9"/>
    <w:rsid w:val="00C02149"/>
    <w:rsid w:val="00C04B9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0CCB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E2FDE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590"/>
    <w:rsid w:val="00E34FC6"/>
    <w:rsid w:val="00E367B6"/>
    <w:rsid w:val="00E370E5"/>
    <w:rsid w:val="00E40247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77CD5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B736D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01F1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949E5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A6E21D19-6EB3-4D50-8E00-601FD4E7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A22C71C-5516-044A-920A-BE5AC522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699</Words>
  <Characters>3988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</cp:revision>
  <dcterms:created xsi:type="dcterms:W3CDTF">2018-06-25T10:15:00Z</dcterms:created>
  <dcterms:modified xsi:type="dcterms:W3CDTF">2018-06-25T11:27:00Z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