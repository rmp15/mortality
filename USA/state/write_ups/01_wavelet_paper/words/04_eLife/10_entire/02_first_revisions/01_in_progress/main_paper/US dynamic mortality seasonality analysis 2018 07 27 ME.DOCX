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0FAEAF8D"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 xml:space="preserve">the timing </w:t>
      </w:r>
      <w:r w:rsidR="00E10E0F">
        <w:rPr>
          <w:color w:val="000000" w:themeColor="text1"/>
        </w:rPr>
        <w:t xml:space="preserve">and the relative magnitudes </w:t>
      </w:r>
      <w:r w:rsidRPr="00AC73A1">
        <w:rPr>
          <w:color w:val="000000" w:themeColor="text1"/>
        </w:rPr>
        <w:t>of minimum and maximum mortality</w:t>
      </w:r>
      <w:r w:rsidRPr="00AC73A1" w:rsidDel="007B3AFF">
        <w:rPr>
          <w:color w:val="000000" w:themeColor="text1"/>
        </w:rPr>
        <w:t xml:space="preserve"> </w:t>
      </w:r>
      <w:r w:rsidR="00E10E0F" w:rsidRPr="00AC73A1" w:rsidDel="007B3AFF">
        <w:rPr>
          <w:color w:val="000000" w:themeColor="text1"/>
        </w:rPr>
        <w:t>var</w:t>
      </w:r>
      <w:r w:rsidR="00E10E0F">
        <w:rPr>
          <w:color w:val="000000" w:themeColor="text1"/>
        </w:rPr>
        <w:t>y</w:t>
      </w:r>
      <w:r w:rsidR="00E10E0F" w:rsidRPr="00AC73A1" w:rsidDel="007B3AFF">
        <w:rPr>
          <w:color w:val="000000" w:themeColor="text1"/>
        </w:rPr>
        <w:t xml:space="preserve"> </w:t>
      </w:r>
      <w:r w:rsidRPr="00AC73A1" w:rsidDel="007B3AFF">
        <w:rPr>
          <w:color w:val="000000" w:themeColor="text1"/>
        </w:rPr>
        <w:t xml:space="preserve">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data and wavelet analytical techniq</w:t>
      </w:r>
      <w:bookmarkStart w:id="0" w:name="_GoBack"/>
      <w:bookmarkEnd w:id="0"/>
      <w:r w:rsidR="00773692" w:rsidRPr="00AC73A1">
        <w:rPr>
          <w:color w:val="000000" w:themeColor="text1"/>
        </w:rPr>
        <w:t xml:space="preserve">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251C2E">
        <w:rPr>
          <w:color w:val="000000" w:themeColor="text1"/>
        </w:rPr>
        <w:t>nine</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w:t>
      </w:r>
      <w:ins w:id="1" w:author="Parks, Robbie M" w:date="2018-07-23T12:20:00Z">
        <w:r w:rsidR="00276EAE">
          <w:rPr>
            <w:color w:val="000000" w:themeColor="text1"/>
          </w:rPr>
          <w:t xml:space="preserve">December to </w:t>
        </w:r>
      </w:ins>
      <w:r w:rsidR="00773692" w:rsidRPr="00AC73A1">
        <w:rPr>
          <w:color w:val="000000" w:themeColor="text1"/>
        </w:rPr>
        <w:t>February and minimum in June</w:t>
      </w:r>
      <w:ins w:id="2" w:author="Parks, Robbie M" w:date="2018-07-23T12:20:00Z">
        <w:r w:rsidR="00276EAE">
          <w:rPr>
            <w:color w:val="000000" w:themeColor="text1"/>
          </w:rPr>
          <w:t xml:space="preserve"> to August</w:t>
        </w:r>
      </w:ins>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w:t>
      </w:r>
      <w:r w:rsidR="00773692" w:rsidRPr="00AC73A1">
        <w:rPr>
          <w:color w:val="000000" w:themeColor="text1"/>
        </w:rPr>
        <w:lastRenderedPageBreak/>
        <w:t xml:space="preserve">between peak and 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4660B08E"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 xml:space="preserve">seasonality, including the timing of </w:t>
      </w:r>
      <w:r w:rsidR="004475C0" w:rsidRPr="00AC73A1">
        <w:rPr>
          <w:color w:val="000000" w:themeColor="text1"/>
        </w:rPr>
        <w:lastRenderedPageBreak/>
        <w:t>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55FB649C"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cardiorespiratory causes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color w:val="000000" w:themeColor="text1"/>
        </w:rPr>
      </w:pPr>
    </w:p>
    <w:p w14:paraId="5B9DF667" w14:textId="5BCE26AB"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5-14 and 25-35 years</w:t>
      </w:r>
      <w:ins w:id="3" w:author="Parks, Robbie M" w:date="2018-07-25T16:55:00Z">
        <w:r w:rsidR="00C30533">
          <w:t xml:space="preserve"> (</w:t>
        </w:r>
      </w:ins>
      <w:ins w:id="4" w:author="Parks, Robbie M" w:date="2018-07-26T16:17:00Z">
        <w:r w:rsidR="00C808A2">
          <w:t>p-value</w:t>
        </w:r>
      </w:ins>
      <w:ins w:id="5" w:author="Parks, Robbie M" w:date="2018-07-26T14:10:00Z">
        <w:r w:rsidR="00264184">
          <w:t xml:space="preserve">s </w:t>
        </w:r>
      </w:ins>
      <w:ins w:id="6" w:author="Ezzati, Majid" w:date="2018-07-27T09:13:00Z">
        <w:r w:rsidR="00BB7524">
          <w:t>=</w:t>
        </w:r>
      </w:ins>
      <w:ins w:id="7" w:author="Parks, Robbie M" w:date="2018-07-26T14:11:00Z">
        <w:r w:rsidR="002C7541">
          <w:t>0.2</w:t>
        </w:r>
        <w:r w:rsidR="00C0323F">
          <w:t>0</w:t>
        </w:r>
        <w:r w:rsidR="002C7541">
          <w:t xml:space="preserve"> and </w:t>
        </w:r>
        <w:r w:rsidR="00AA1CCE">
          <w:t>0.24</w:t>
        </w:r>
        <w:r w:rsidR="004A68C3">
          <w:t>, respectively</w:t>
        </w:r>
      </w:ins>
      <w:ins w:id="8" w:author="Parks, Robbie M" w:date="2018-07-25T16:55:00Z">
        <w:r w:rsidR="00C30533">
          <w:t>)</w:t>
        </w:r>
      </w:ins>
      <w:r w:rsidRPr="00AC73A1">
        <w:t xml:space="preserve">. While seasonality persisted throughout the entire analysis period in older ages, it largely </w:t>
      </w:r>
      <w:r w:rsidRPr="00AC73A1">
        <w:lastRenderedPageBreak/>
        <w:t xml:space="preserve">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2C633DBF" w:rsidR="005872FC" w:rsidRDefault="005902F2" w:rsidP="00365ECB">
      <w:pPr>
        <w:spacing w:line="480" w:lineRule="auto"/>
        <w:jc w:val="both"/>
      </w:pPr>
      <w:r w:rsidRPr="00AC73A1">
        <w:t>M</w:t>
      </w:r>
      <w:r w:rsidR="0029208D" w:rsidRPr="00AC73A1">
        <w:t>ortality from all cause</w:t>
      </w:r>
      <w:r w:rsidR="00D211A0">
        <w:t xml:space="preserve">s </w:t>
      </w:r>
      <w:r w:rsidR="00AB2FE3">
        <w:t xml:space="preserve">of death </w:t>
      </w:r>
      <w:r w:rsidR="0029208D" w:rsidRPr="00AC73A1">
        <w:t>was</w:t>
      </w:r>
      <w:r w:rsidRPr="00AC73A1">
        <w:t xml:space="preserve"> seasonal </w:t>
      </w:r>
      <w:r w:rsidR="0072097F">
        <w:t>in older adults (above 65 or 75 years depending on cause</w:t>
      </w:r>
      <w:ins w:id="9" w:author="Parks, Robbie M" w:date="2018-07-24T13:56:00Z">
        <w:r w:rsidR="00E819F1">
          <w:t xml:space="preserve">, </w:t>
        </w:r>
      </w:ins>
      <w:ins w:id="10" w:author="Parks, Robbie M" w:date="2018-07-24T14:01:00Z">
        <w:del w:id="11" w:author="Ezzati, Majid" w:date="2018-07-27T09:14:00Z">
          <w:r w:rsidR="00E819F1" w:rsidDel="00BB7524">
            <w:delText xml:space="preserve">all </w:delText>
          </w:r>
        </w:del>
      </w:ins>
      <w:ins w:id="12" w:author="Parks, Robbie M" w:date="2018-07-26T16:17:00Z">
        <w:r w:rsidR="00C808A2">
          <w:t>p-value</w:t>
        </w:r>
      </w:ins>
      <w:ins w:id="13" w:author="Parks, Robbie M" w:date="2018-07-24T13:56:00Z">
        <w:r w:rsidR="006277F6">
          <w:t>s&lt;</w:t>
        </w:r>
        <w:r w:rsidR="00C134EC">
          <w:t>0.0</w:t>
        </w:r>
      </w:ins>
      <w:ins w:id="14" w:author="Parks, Robbie M" w:date="2018-07-26T14:14:00Z">
        <w:r w:rsidR="0043757C">
          <w:t>6</w:t>
        </w:r>
      </w:ins>
      <w:r w:rsidR="0072097F">
        <w:t>)</w:t>
      </w:r>
      <w:r w:rsidR="0072097F" w:rsidRPr="00AC73A1">
        <w:t xml:space="preserve"> </w:t>
      </w:r>
      <w:r w:rsidRPr="00AC73A1">
        <w:t>(Figure 2</w:t>
      </w:r>
      <w:r w:rsidR="00404DA8">
        <w:t xml:space="preserve"> and Supplementary Figure </w:t>
      </w:r>
      <w:r w:rsidR="00B650EB">
        <w:t>1</w:t>
      </w:r>
      <w:r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eaths from cardio</w:t>
      </w:r>
      <w:r w:rsidR="0029208D" w:rsidRPr="00AC73A1">
        <w:t>respiratory</w:t>
      </w:r>
      <w:r w:rsidR="00B91368" w:rsidRPr="00AC73A1">
        <w:t xml:space="preserve"> causes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ins w:id="15" w:author="Parks, Robbie M" w:date="2018-07-25T16:25:00Z">
        <w:r w:rsidR="00F571CA">
          <w:t xml:space="preserve"> (</w:t>
        </w:r>
        <w:del w:id="16" w:author="Ezzati, Majid" w:date="2018-07-27T09:14:00Z">
          <w:r w:rsidR="00F571CA" w:rsidDel="00BB7524">
            <w:delText xml:space="preserve">all </w:delText>
          </w:r>
        </w:del>
        <w:r w:rsidR="00F571CA">
          <w:t>p-values&lt;0.03</w:t>
        </w:r>
        <w:r w:rsidR="00BC4DF1">
          <w:t>)</w:t>
        </w:r>
      </w:ins>
      <w:ins w:id="17" w:author="Parks, Robbie M" w:date="2018-07-26T14:15:00Z">
        <w:r w:rsidR="00F571CA">
          <w:t xml:space="preserve"> except for </w:t>
        </w:r>
      </w:ins>
      <w:ins w:id="18" w:author="Parks, Robbie M" w:date="2018-07-26T14:16:00Z">
        <w:r w:rsidR="00960AF2">
          <w:t xml:space="preserve">cardiorespiratory deaths for </w:t>
        </w:r>
        <w:del w:id="19" w:author="Ezzati, Majid" w:date="2018-07-27T09:15:00Z">
          <w:r w:rsidR="00F571CA" w:rsidDel="00BB7524">
            <w:delText>boys</w:delText>
          </w:r>
        </w:del>
      </w:ins>
      <w:ins w:id="20" w:author="Ezzati, Majid" w:date="2018-07-27T09:15:00Z">
        <w:r w:rsidR="00BB7524">
          <w:t>males</w:t>
        </w:r>
      </w:ins>
      <w:ins w:id="21" w:author="Parks, Robbie M" w:date="2018-07-26T14:16:00Z">
        <w:r w:rsidR="00F571CA">
          <w:t xml:space="preserve"> aged 5-</w:t>
        </w:r>
        <w:del w:id="22" w:author="Ezzati, Majid" w:date="2018-07-27T09:15:00Z">
          <w:r w:rsidR="00F571CA" w:rsidDel="00BB7524">
            <w:delText>1</w:delText>
          </w:r>
        </w:del>
      </w:ins>
      <w:ins w:id="23" w:author="Ezzati, Majid" w:date="2018-07-27T09:15:00Z">
        <w:r w:rsidR="00BB7524">
          <w:t>2</w:t>
        </w:r>
      </w:ins>
      <w:ins w:id="24" w:author="Parks, Robbie M" w:date="2018-07-26T14:16:00Z">
        <w:r w:rsidR="00F571CA">
          <w:t>4</w:t>
        </w:r>
      </w:ins>
      <w:ins w:id="25" w:author="Ezzati, Majid" w:date="2018-07-27T09:15:00Z">
        <w:r w:rsidR="00BB7524">
          <w:t xml:space="preserve"> years and females aged 15-24 years</w:t>
        </w:r>
      </w:ins>
      <w:ins w:id="26" w:author="Parks, Robbie M" w:date="2018-07-26T14:16:00Z">
        <w:r w:rsidR="00F571CA">
          <w:t xml:space="preserve"> (</w:t>
        </w:r>
      </w:ins>
      <w:ins w:id="27" w:author="Parks, Robbie M" w:date="2018-07-26T16:17:00Z">
        <w:r w:rsidR="00C808A2">
          <w:t>p-value</w:t>
        </w:r>
      </w:ins>
      <w:ins w:id="28" w:author="Ezzati, Majid" w:date="2018-07-27T09:15:00Z">
        <w:r w:rsidR="00BB7524">
          <w:t>s &gt;</w:t>
        </w:r>
      </w:ins>
      <w:ins w:id="29" w:author="Parks, Robbie M" w:date="2018-07-26T14:16:00Z">
        <w:del w:id="30" w:author="Ezzati, Majid" w:date="2018-07-27T09:15:00Z">
          <w:r w:rsidR="00F571CA" w:rsidDel="00BB7524">
            <w:delText xml:space="preserve"> =</w:delText>
          </w:r>
        </w:del>
        <w:del w:id="31" w:author="Ezzati, Majid" w:date="2018-07-27T09:14:00Z">
          <w:r w:rsidR="00F571CA" w:rsidDel="00BB7524">
            <w:delText xml:space="preserve"> </w:delText>
          </w:r>
        </w:del>
        <w:r w:rsidR="00F571CA">
          <w:t>0.11)</w:t>
        </w:r>
        <w:del w:id="32" w:author="Ezzati, Majid" w:date="2018-07-27T09:15:00Z">
          <w:r w:rsidR="00F571CA" w:rsidDel="00BB7524">
            <w:delText xml:space="preserve"> and</w:delText>
          </w:r>
        </w:del>
      </w:ins>
      <w:ins w:id="33" w:author="Parks, Robbie M" w:date="2018-07-26T14:17:00Z">
        <w:del w:id="34" w:author="Ezzati, Majid" w:date="2018-07-27T09:15:00Z">
          <w:r w:rsidR="00EB7CD1" w:rsidDel="00BB7524">
            <w:delText xml:space="preserve"> males and females for 15-24 years (</w:delText>
          </w:r>
        </w:del>
      </w:ins>
      <w:ins w:id="35" w:author="Parks, Robbie M" w:date="2018-07-26T16:17:00Z">
        <w:del w:id="36" w:author="Ezzati, Majid" w:date="2018-07-27T09:15:00Z">
          <w:r w:rsidR="00C808A2" w:rsidDel="00BB7524">
            <w:delText>p-value</w:delText>
          </w:r>
        </w:del>
      </w:ins>
      <w:ins w:id="37" w:author="Parks, Robbie M" w:date="2018-07-26T14:17:00Z">
        <w:del w:id="38" w:author="Ezzati, Majid" w:date="2018-07-27T09:15:00Z">
          <w:r w:rsidR="00EB7CD1" w:rsidDel="00BB7524">
            <w:delText>s 0.42 and 0.18, respectively)</w:delText>
          </w:r>
        </w:del>
      </w:ins>
      <w:r w:rsidR="00F56EE5" w:rsidRPr="00AC73A1">
        <w:t xml:space="preserve">. </w:t>
      </w:r>
      <w:r w:rsidR="004C1040" w:rsidRPr="00AC73A1">
        <w:t>In addition to older ages,</w:t>
      </w:r>
      <w:r w:rsidR="00B91368" w:rsidRPr="00AC73A1">
        <w:t xml:space="preserve"> </w:t>
      </w:r>
      <w:r w:rsidR="004C1040" w:rsidRPr="00AC73A1">
        <w:t>i</w:t>
      </w:r>
      <w:r w:rsidRPr="00AC73A1">
        <w:t xml:space="preserve">njuries were </w:t>
      </w:r>
      <w:del w:id="39" w:author="Ezzati, Majid" w:date="2018-07-27T09:16:00Z">
        <w:r w:rsidR="004C1040" w:rsidRPr="00AC73A1" w:rsidDel="00BB7524">
          <w:delText xml:space="preserve">also </w:delText>
        </w:r>
      </w:del>
      <w:r w:rsidRPr="00AC73A1">
        <w:t xml:space="preserve">seasonal from childhood through </w:t>
      </w:r>
      <w:r w:rsidR="00A01E9E" w:rsidRPr="00AC73A1">
        <w:t>4</w:t>
      </w:r>
      <w:r w:rsidRPr="00AC73A1">
        <w:t xml:space="preserve">4 years in women and </w:t>
      </w:r>
      <w:r w:rsidR="0016500A">
        <w:t xml:space="preserve">through </w:t>
      </w:r>
      <w:r w:rsidR="00A01E9E" w:rsidRPr="00AC73A1">
        <w:t>6</w:t>
      </w:r>
      <w:r w:rsidRPr="00AC73A1">
        <w:t>4 years in men</w:t>
      </w:r>
      <w:ins w:id="40" w:author="Parks, Robbie M" w:date="2018-07-25T16:25:00Z">
        <w:r w:rsidR="00ED7523">
          <w:t xml:space="preserve"> (</w:t>
        </w:r>
      </w:ins>
      <w:ins w:id="41" w:author="Parks, Robbie M" w:date="2018-07-26T14:22:00Z">
        <w:del w:id="42" w:author="Ezzati, Majid" w:date="2018-07-27T09:16:00Z">
          <w:r w:rsidR="005918BD" w:rsidDel="00BB7524">
            <w:delText xml:space="preserve">all </w:delText>
          </w:r>
        </w:del>
      </w:ins>
      <w:ins w:id="43" w:author="Parks, Robbie M" w:date="2018-07-26T16:17:00Z">
        <w:r w:rsidR="00C808A2">
          <w:t>p-value</w:t>
        </w:r>
      </w:ins>
      <w:ins w:id="44" w:author="Parks, Robbie M" w:date="2018-07-25T16:25:00Z">
        <w:r w:rsidR="00ED7523">
          <w:t>s</w:t>
        </w:r>
      </w:ins>
      <w:ins w:id="45" w:author="Parks, Robbie M" w:date="2018-07-26T14:22:00Z">
        <w:r w:rsidR="005918BD">
          <w:t>&lt;0.08</w:t>
        </w:r>
      </w:ins>
      <w:ins w:id="46" w:author="Parks, Robbie M" w:date="2018-07-25T16:25:00Z">
        <w:r w:rsidR="00006DCD">
          <w:t>)</w:t>
        </w:r>
      </w:ins>
      <w:r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rsidR="00A11860">
        <w:t xml:space="preserve">, </w:t>
      </w:r>
      <w:proofErr w:type="gramStart"/>
      <w:r w:rsidR="00EA7170">
        <w:t>with the exception of</w:t>
      </w:r>
      <w:proofErr w:type="gramEnd"/>
      <w:r w:rsidR="00EA7170">
        <w:t xml:space="preserve"> intentional injuries</w:t>
      </w:r>
      <w:r w:rsidR="00A11860">
        <w:t xml:space="preserve"> below 15 years and </w:t>
      </w:r>
      <w:r w:rsidR="00EA7170">
        <w:t xml:space="preserve">above </w:t>
      </w:r>
      <w:r w:rsidR="00A11860">
        <w:t>85</w:t>
      </w:r>
      <w:r w:rsidR="00EA7170">
        <w:t xml:space="preserve"> years</w:t>
      </w:r>
      <w:r w:rsidR="009D7307">
        <w:t xml:space="preserve"> (Supplementary Figure </w:t>
      </w:r>
      <w:r w:rsidR="00F62012">
        <w:t>1</w:t>
      </w:r>
      <w:r w:rsidR="009D7307" w:rsidRPr="00996AD4">
        <w:t>)</w:t>
      </w:r>
      <w:r w:rsidR="00D7104C">
        <w:t>.</w:t>
      </w:r>
      <w:r w:rsidR="00365ECB">
        <w:t xml:space="preserve"> </w:t>
      </w:r>
      <w:del w:id="47" w:author="Ezzati, Majid" w:date="2018-07-27T09:17:00Z">
        <w:r w:rsidR="00906223" w:rsidRPr="00AC73A1" w:rsidDel="00BB7524">
          <w:delText xml:space="preserve">Seasonality </w:delText>
        </w:r>
      </w:del>
      <w:ins w:id="48" w:author="Ezzati, Majid" w:date="2018-07-27T09:17:00Z">
        <w:r w:rsidR="00BB7524">
          <w:t>Consistent s</w:t>
        </w:r>
        <w:r w:rsidR="00BB7524" w:rsidRPr="00AC73A1">
          <w:t xml:space="preserve">easonality </w:t>
        </w:r>
      </w:ins>
      <w:r w:rsidR="00906223" w:rsidRPr="00AC73A1">
        <w:t xml:space="preserve">in cancer deaths only appeared </w:t>
      </w:r>
      <w:ins w:id="49" w:author="Parks, Robbie M" w:date="2018-07-25T16:53:00Z">
        <w:del w:id="50" w:author="Ezzati, Majid" w:date="2018-07-27T09:17:00Z">
          <w:r w:rsidR="00EE67A4" w:rsidDel="00BB7524">
            <w:delText xml:space="preserve">consistently throughout the time period </w:delText>
          </w:r>
        </w:del>
      </w:ins>
      <w:r w:rsidR="00906223" w:rsidRPr="00AC73A1">
        <w:t xml:space="preserve">after </w:t>
      </w:r>
      <w:r w:rsidR="00761F77">
        <w:t>5</w:t>
      </w:r>
      <w:r w:rsidR="00906223" w:rsidRPr="00AC73A1">
        <w:t>5 years of age</w:t>
      </w:r>
      <w:ins w:id="51" w:author="Parks, Robbie M" w:date="2018-07-26T14:23:00Z">
        <w:r w:rsidR="00761F77">
          <w:t xml:space="preserve"> (</w:t>
        </w:r>
        <w:del w:id="52" w:author="Ezzati, Majid" w:date="2018-07-27T09:17:00Z">
          <w:r w:rsidR="00761F77" w:rsidDel="00BB7524">
            <w:delText xml:space="preserve">all </w:delText>
          </w:r>
        </w:del>
      </w:ins>
      <w:ins w:id="53" w:author="Parks, Robbie M" w:date="2018-07-26T16:17:00Z">
        <w:r w:rsidR="00C808A2">
          <w:t>p-value</w:t>
        </w:r>
      </w:ins>
      <w:ins w:id="54" w:author="Parks, Robbie M" w:date="2018-07-26T14:23:00Z">
        <w:r w:rsidR="00761F77">
          <w:t>s&lt;</w:t>
        </w:r>
      </w:ins>
      <w:ins w:id="55" w:author="Parks, Robbie M" w:date="2018-07-26T14:24:00Z">
        <w:r w:rsidR="001A373C">
          <w:t>0.04)</w:t>
        </w:r>
      </w:ins>
      <w:r w:rsidR="00906223">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 xml:space="preserve">(Supplementary Figure </w:t>
      </w:r>
      <w:r w:rsidR="00F62012">
        <w:t>1</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5FABCF65" w14:textId="7AAA424B" w:rsidR="008D5D97" w:rsidDel="00CB4962" w:rsidRDefault="008A2A47" w:rsidP="00C33FFB">
      <w:pPr>
        <w:spacing w:line="480" w:lineRule="auto"/>
        <w:jc w:val="both"/>
        <w:rPr>
          <w:del w:id="56" w:author="Ezzati, Majid" w:date="2018-07-27T09:22:00Z"/>
        </w:rPr>
      </w:pPr>
      <w:ins w:id="57" w:author="Ezzati, Majid" w:date="2018-07-27T09:17:00Z">
        <w:r>
          <w:t xml:space="preserve">Centre of gravity analysis showed that </w:t>
        </w:r>
      </w:ins>
      <w:del w:id="58" w:author="Ezzati, Majid" w:date="2018-07-27T09:18:00Z">
        <w:r w:rsidR="00FD6D1A" w:rsidDel="008A2A47">
          <w:delText>D</w:delText>
        </w:r>
      </w:del>
      <w:ins w:id="59" w:author="Ezzati, Majid" w:date="2018-07-27T09:18:00Z">
        <w:r>
          <w:t>d</w:t>
        </w:r>
      </w:ins>
      <w:r w:rsidR="008166AA" w:rsidRPr="00AC73A1">
        <w:t xml:space="preserve">eath rates in men </w:t>
      </w:r>
      <w:ins w:id="60" w:author="Ezzati, Majid" w:date="2018-07-27T09:19:00Z">
        <w:r w:rsidRPr="00AC73A1">
          <w:t>aged ≥</w:t>
        </w:r>
        <w:r>
          <w:t>4</w:t>
        </w:r>
        <w:r w:rsidRPr="00AC73A1">
          <w:t xml:space="preserve">5 years </w:t>
        </w:r>
      </w:ins>
      <w:r w:rsidR="008166AA" w:rsidRPr="00AC73A1">
        <w:t xml:space="preserve">and women aged ≥35 years peaked in </w:t>
      </w:r>
      <w:r w:rsidR="00280DF1">
        <w:t xml:space="preserve">December, </w:t>
      </w:r>
      <w:r w:rsidR="008166AA" w:rsidRPr="00AC73A1">
        <w:t xml:space="preserve">January </w:t>
      </w:r>
      <w:r w:rsidR="00280DF1">
        <w:t>or</w:t>
      </w:r>
      <w:r w:rsidR="00280DF1" w:rsidRPr="00AC73A1">
        <w:t xml:space="preserve"> </w:t>
      </w:r>
      <w:r w:rsidR="008166AA" w:rsidRPr="00AC73A1">
        <w:t>February and were lowest in June</w:t>
      </w:r>
      <w:r w:rsidR="00E20480">
        <w:t xml:space="preserve"> to </w:t>
      </w:r>
      <w:r w:rsidR="008166AA" w:rsidRPr="00AC73A1">
        <w:t>August, for all-cause mortality</w:t>
      </w:r>
      <w:r w:rsidR="00FD6D1A">
        <w:t xml:space="preserve"> </w:t>
      </w:r>
      <w:del w:id="61" w:author="Ezzati, Majid" w:date="2018-07-27T09:20:00Z">
        <w:r w:rsidR="00FD6D1A" w:rsidDel="008A2A47">
          <w:delText>(except men aged 35-44)</w:delText>
        </w:r>
      </w:del>
      <w:r w:rsidR="008166AA" w:rsidRPr="00AC73A1">
        <w:t xml:space="preserve"> as well as for</w:t>
      </w:r>
      <w:r w:rsidR="008166AA">
        <w:t xml:space="preserve"> all non-injury</w:t>
      </w:r>
      <w:ins w:id="62" w:author="Ezzati, Majid" w:date="2018-07-27T09:20:00Z">
        <w:r>
          <w:t xml:space="preserve"> and non-maternal</w:t>
        </w:r>
      </w:ins>
      <w:r w:rsidR="008166AA">
        <w:t xml:space="preserve"> causes</w:t>
      </w:r>
      <w:r w:rsidR="008166AA" w:rsidRPr="00AC73A1">
        <w:t xml:space="preserve"> of death</w:t>
      </w:r>
      <w:r w:rsidR="008166AA">
        <w:t xml:space="preserve"> </w:t>
      </w:r>
      <w:del w:id="63" w:author="Ezzati, Majid" w:date="2018-07-27T09:20:00Z">
        <w:r w:rsidR="008166AA" w:rsidDel="008A2A47">
          <w:delText xml:space="preserve">(except for maternal conditions, which bore no clear pattern) </w:delText>
        </w:r>
      </w:del>
      <w:r w:rsidR="008166AA">
        <w:t>(</w:t>
      </w:r>
      <w:r w:rsidR="009207F1">
        <w:t xml:space="preserve">Figure 3 and </w:t>
      </w:r>
      <w:r w:rsidR="008166AA">
        <w:t xml:space="preserve">Supplementary Figure </w:t>
      </w:r>
      <w:r w:rsidR="00B53CC1">
        <w:t>2</w:t>
      </w:r>
      <w:r w:rsidR="008166AA">
        <w:t>).</w:t>
      </w:r>
      <w:r w:rsidR="00AD28C9">
        <w:t xml:space="preserve"> </w:t>
      </w:r>
      <w:commentRangeStart w:id="64"/>
      <w:del w:id="65" w:author="Ezzati, Majid" w:date="2018-07-27T09:20:00Z">
        <w:r w:rsidR="00AD28C9" w:rsidDel="008A2A47">
          <w:delText xml:space="preserve">Death rates in men and women </w:delText>
        </w:r>
        <w:r w:rsidR="00AD28C9" w:rsidRPr="00AC73A1" w:rsidDel="008A2A47">
          <w:delText>≥</w:delText>
        </w:r>
        <w:r w:rsidR="00AD28C9" w:rsidDel="008A2A47">
          <w:delText xml:space="preserve"> 75 years also peaked in the same months for non-intentional injuries</w:delText>
        </w:r>
        <w:r w:rsidR="00C563E6" w:rsidDel="008A2A47">
          <w:delText>.</w:delText>
        </w:r>
        <w:r w:rsidR="00A41359" w:rsidDel="008A2A47">
          <w:delText xml:space="preserve"> </w:delText>
        </w:r>
      </w:del>
      <w:commentRangeEnd w:id="64"/>
      <w:r>
        <w:rPr>
          <w:rStyle w:val="CommentReference"/>
          <w:rFonts w:asciiTheme="minorHAnsi" w:hAnsiTheme="minorHAnsi" w:cstheme="minorBidi"/>
          <w:lang w:eastAsia="en-US"/>
        </w:rPr>
        <w:commentReference w:id="64"/>
      </w:r>
      <w:r w:rsidR="0069659E">
        <w:t>D</w:t>
      </w:r>
      <w:r w:rsidR="008D5D97">
        <w:t xml:space="preserve">eaths from </w:t>
      </w:r>
      <w:r w:rsidR="0069659E">
        <w:t xml:space="preserve">cardiorespiratory mortality,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 xml:space="preserve">age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E33674">
        <w:t>ranged from 0.35 to 0.49 for these ages</w:t>
      </w:r>
      <w:r w:rsidR="008D5D97">
        <w:t xml:space="preserve">). </w:t>
      </w:r>
    </w:p>
    <w:p w14:paraId="6D4B4E34" w14:textId="5D5A9A1C" w:rsidR="00D211A0" w:rsidDel="00CB4962" w:rsidRDefault="00D211A0" w:rsidP="00C33FFB">
      <w:pPr>
        <w:spacing w:line="480" w:lineRule="auto"/>
        <w:jc w:val="both"/>
        <w:rPr>
          <w:del w:id="66" w:author="Ezzati, Majid" w:date="2018-07-27T09:22:00Z"/>
        </w:rPr>
      </w:pPr>
    </w:p>
    <w:p w14:paraId="3B88980A" w14:textId="33AA45CC" w:rsidR="007846F4" w:rsidRDefault="000210D1" w:rsidP="00C33FFB">
      <w:pPr>
        <w:spacing w:line="480" w:lineRule="auto"/>
        <w:jc w:val="both"/>
      </w:pPr>
      <w:r w:rsidRPr="00AC73A1">
        <w:t xml:space="preserve">A similar temporal pattern was seen </w:t>
      </w:r>
      <w:r w:rsidR="00F44160" w:rsidRPr="00AC73A1">
        <w:t>for all-cause</w:t>
      </w:r>
      <w:r w:rsidR="00122F91">
        <w:t xml:space="preserve"> and non-</w:t>
      </w:r>
      <w:r w:rsidR="00122F91">
        <w:lastRenderedPageBreak/>
        <w:t>injury</w:t>
      </w:r>
      <w:r w:rsidR="00F44160" w:rsidRPr="00AC73A1">
        <w:t xml:space="preserv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9D7307" w:rsidRPr="00AC73A1">
        <w:t>.</w:t>
      </w:r>
      <w:r w:rsidR="006C06A0">
        <w:t xml:space="preserve"> </w:t>
      </w:r>
      <w:commentRangeStart w:id="67"/>
      <w:r w:rsidR="006C06A0">
        <w:t>Injury deaths also had a summer peak in</w:t>
      </w:r>
      <w:r w:rsidR="007846F4">
        <w:t xml:space="preserve"> most other age groups </w:t>
      </w:r>
      <w:del w:id="68" w:author="Ezzati, Majid" w:date="2018-07-27T09:23:00Z">
        <w:r w:rsidR="007846F4" w:rsidDel="00A83448">
          <w:delText xml:space="preserve">for </w:delText>
        </w:r>
      </w:del>
      <w:r w:rsidR="000A68FE">
        <w:t>below</w:t>
      </w:r>
      <w:r w:rsidR="007846F4">
        <w:t xml:space="preserve"> </w:t>
      </w:r>
      <w:del w:id="69" w:author="Ezzati, Majid" w:date="2018-07-27T09:25:00Z">
        <w:r w:rsidR="007846F4" w:rsidDel="00A83448">
          <w:delText xml:space="preserve">44 </w:delText>
        </w:r>
      </w:del>
      <w:ins w:id="70" w:author="Ezzati, Majid" w:date="2018-07-27T09:25:00Z">
        <w:r w:rsidR="00A83448">
          <w:t xml:space="preserve">45 </w:t>
        </w:r>
      </w:ins>
      <w:r w:rsidR="007846F4">
        <w:t xml:space="preserve">years </w:t>
      </w:r>
      <w:r w:rsidR="000A68FE">
        <w:t>of age</w:t>
      </w:r>
      <w:r w:rsidR="007846F4">
        <w:t>.</w:t>
      </w:r>
      <w:commentRangeEnd w:id="67"/>
      <w:r w:rsidR="00A83448">
        <w:rPr>
          <w:rStyle w:val="CommentReference"/>
          <w:rFonts w:asciiTheme="minorHAnsi" w:hAnsiTheme="minorHAnsi" w:cstheme="minorBidi"/>
          <w:lang w:eastAsia="en-US"/>
        </w:rPr>
        <w:commentReference w:id="67"/>
      </w:r>
    </w:p>
    <w:p w14:paraId="7C840BD3" w14:textId="77777777" w:rsidR="00BE6B38" w:rsidRPr="00AC73A1" w:rsidRDefault="00BE6B38" w:rsidP="00C33FFB">
      <w:pPr>
        <w:spacing w:line="480" w:lineRule="auto"/>
        <w:jc w:val="both"/>
      </w:pPr>
    </w:p>
    <w:p w14:paraId="13C55760" w14:textId="20016153"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w:t>
      </w:r>
      <w:ins w:id="71" w:author="Parks, Robbie M" w:date="2018-07-25T15:54:00Z">
        <w:del w:id="72" w:author="Ezzati, Majid" w:date="2018-07-27T11:48:00Z">
          <w:r w:rsidR="00D905B6" w:rsidDel="003B4543">
            <w:delText xml:space="preserve">all </w:delText>
          </w:r>
        </w:del>
      </w:ins>
      <w:del w:id="73" w:author="Ezzati, Majid" w:date="2018-07-27T11:48:00Z">
        <w:r w:rsidR="00E40247" w:rsidRPr="00AC73A1" w:rsidDel="003B4543">
          <w:delText xml:space="preserve">non-significantly and </w:delText>
        </w:r>
      </w:del>
      <w:ins w:id="74" w:author="Parks, Robbie M" w:date="2018-07-25T15:54:00Z">
        <w:del w:id="75" w:author="Ezzati, Majid" w:date="2018-07-27T11:48:00Z">
          <w:r w:rsidR="00D905B6" w:rsidDel="003B4543">
            <w:delText>wi</w:delText>
          </w:r>
          <w:r w:rsidR="0089325A" w:rsidDel="003B4543">
            <w:delText xml:space="preserve">th </w:delText>
          </w:r>
        </w:del>
      </w:ins>
      <w:ins w:id="76" w:author="Parks, Robbie M" w:date="2018-07-26T16:17:00Z">
        <w:del w:id="77" w:author="Ezzati, Majid" w:date="2018-07-27T11:49:00Z">
          <w:r w:rsidR="00C808A2" w:rsidDel="003B4543">
            <w:delText>p-value</w:delText>
          </w:r>
        </w:del>
      </w:ins>
      <w:ins w:id="78" w:author="Parks, Robbie M" w:date="2018-07-25T15:54:00Z">
        <w:del w:id="79" w:author="Ezzati, Majid" w:date="2018-07-27T11:49:00Z">
          <w:r w:rsidR="0089325A" w:rsidDel="003B4543">
            <w:delText>s&gt;</w:delText>
          </w:r>
        </w:del>
      </w:ins>
      <w:ins w:id="80" w:author="Parks, Robbie M" w:date="2018-07-25T16:31:00Z">
        <w:del w:id="81" w:author="Ezzati, Majid" w:date="2018-07-27T11:49:00Z">
          <w:r w:rsidR="00DD7599" w:rsidDel="003B4543">
            <w:delText>0.1</w:delText>
          </w:r>
        </w:del>
      </w:ins>
      <w:ins w:id="82" w:author="Parks, Robbie M" w:date="2018-07-25T15:54:00Z">
        <w:del w:id="83" w:author="Ezzati, Majid" w:date="2018-07-27T11:49:00Z">
          <w:r w:rsidR="00D905B6" w:rsidDel="003B4543">
            <w:delText xml:space="preserve"> and </w:delText>
          </w:r>
        </w:del>
      </w:ins>
      <w:r w:rsidR="00E40247" w:rsidRPr="00AC73A1">
        <w:t>by less than eight percentage points</w:t>
      </w:r>
      <w:ins w:id="84" w:author="Ezzati, Majid" w:date="2018-07-27T11:49:00Z">
        <w:r w:rsidR="003B4543" w:rsidRPr="003B4543">
          <w:t xml:space="preserve"> </w:t>
        </w:r>
        <w:r w:rsidR="003B4543">
          <w:t>with p-values for declining trend&gt;0.1</w:t>
        </w:r>
      </w:ins>
      <w:r w:rsidR="00E40247" w:rsidRPr="00AC73A1">
        <w:t>)</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w:t>
      </w:r>
      <w:del w:id="85" w:author="Ezzati, Majid" w:date="2018-07-27T11:52:00Z">
        <w:r w:rsidR="001446B6" w:rsidDel="006D1A4D">
          <w:delText xml:space="preserve">percent </w:delText>
        </w:r>
      </w:del>
      <w:r w:rsidR="000210D1" w:rsidRPr="00AC73A1">
        <w:t xml:space="preserve">difference between peak (summer) and minimum (winter) </w:t>
      </w:r>
      <w:r w:rsidR="005866BD" w:rsidRPr="00AC73A1">
        <w:t xml:space="preserve">death rates </w:t>
      </w:r>
      <w:r w:rsidR="000210D1" w:rsidRPr="00AC73A1">
        <w:t xml:space="preserve">declined </w:t>
      </w:r>
      <w:del w:id="86" w:author="Parks, Robbie M" w:date="2018-07-25T15:55:00Z">
        <w:r w:rsidR="000210D1" w:rsidRPr="00AC73A1" w:rsidDel="00E0772F">
          <w:delText xml:space="preserve">significantly </w:delText>
        </w:r>
      </w:del>
      <w:r w:rsidR="000210D1" w:rsidRPr="00AC73A1">
        <w:t xml:space="preserve">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ins w:id="87" w:author="Parks, Robbie M" w:date="2018-07-25T15:55:00Z">
        <w:r w:rsidR="00386C88">
          <w:t xml:space="preserve"> (</w:t>
        </w:r>
      </w:ins>
      <w:ins w:id="88" w:author="Parks, Robbie M" w:date="2018-07-26T16:17:00Z">
        <w:r w:rsidR="00C808A2">
          <w:t>p-value</w:t>
        </w:r>
      </w:ins>
      <w:ins w:id="89" w:author="Ezzati, Majid" w:date="2018-07-27T11:53:00Z">
        <w:r w:rsidR="006D1A4D">
          <w:t>s</w:t>
        </w:r>
      </w:ins>
      <w:ins w:id="90" w:author="Parks, Robbie M" w:date="2018-07-25T15:55:00Z">
        <w:r w:rsidR="00386C88">
          <w:t xml:space="preserve"> </w:t>
        </w:r>
        <w:del w:id="91" w:author="Ezzati, Majid" w:date="2018-07-27T11:52:00Z">
          <w:r w:rsidR="00386C88" w:rsidDel="006D1A4D">
            <w:delText>for both</w:delText>
          </w:r>
        </w:del>
        <w:r w:rsidR="00386C88">
          <w:t>&lt;0.01</w:t>
        </w:r>
        <w:r w:rsidR="00E0772F">
          <w:t>)</w:t>
        </w:r>
      </w:ins>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w:t>
      </w:r>
      <w:del w:id="92" w:author="Parks, Robbie M" w:date="2018-07-25T16:32:00Z">
        <w:r w:rsidR="000210D1" w:rsidRPr="00AC73A1" w:rsidDel="007A3C23">
          <w:delText xml:space="preserve">a </w:delText>
        </w:r>
      </w:del>
      <w:del w:id="93" w:author="Parks, Robbie M" w:date="2018-07-25T15:55:00Z">
        <w:r w:rsidR="000210D1" w:rsidRPr="00AC73A1" w:rsidDel="00E0772F">
          <w:delText xml:space="preserve">statistically-significant </w:delText>
        </w:r>
      </w:del>
      <w:r w:rsidR="000210D1" w:rsidRPr="00AC73A1">
        <w:t>13 percentage points (</w:t>
      </w:r>
      <w:ins w:id="94" w:author="Parks, Robbie M" w:date="2018-07-26T16:17:00Z">
        <w:r w:rsidR="00C808A2">
          <w:t>p-value</w:t>
        </w:r>
      </w:ins>
      <w:ins w:id="95" w:author="Ezzati, Majid" w:date="2018-07-27T11:53:00Z">
        <w:r w:rsidR="006D1A4D">
          <w:t xml:space="preserve"> </w:t>
        </w:r>
      </w:ins>
      <w:ins w:id="96" w:author="Parks, Robbie M" w:date="2018-07-25T15:55:00Z">
        <w:r w:rsidR="00A3089D">
          <w:t>&lt;0.01</w:t>
        </w:r>
      </w:ins>
      <w:ins w:id="97" w:author="Parks, Robbie M" w:date="2018-07-25T15:56:00Z">
        <w:r w:rsidR="00E0772F">
          <w:t>,</w:t>
        </w:r>
      </w:ins>
      <w:ins w:id="98" w:author="Parks, Robbie M" w:date="2018-07-25T15:55:00Z">
        <w:r w:rsidR="00E0772F">
          <w:t xml:space="preserve"> </w:t>
        </w:r>
      </w:ins>
      <w:r w:rsidR="000210D1" w:rsidRPr="00AC73A1">
        <w:t>95% CI 8 to 18) for boys but only</w:t>
      </w:r>
      <w:del w:id="99" w:author="Parks, Robbie M" w:date="2018-07-25T15:56:00Z">
        <w:r w:rsidR="000210D1" w:rsidRPr="00AC73A1" w:rsidDel="00E0772F">
          <w:delText xml:space="preserve"> a statistically</w:delText>
        </w:r>
        <w:r w:rsidR="00E40247" w:rsidRPr="00AC73A1" w:rsidDel="00E0772F">
          <w:delText>-non-</w:delText>
        </w:r>
        <w:r w:rsidR="000210D1" w:rsidRPr="00AC73A1" w:rsidDel="00E0772F">
          <w:delText>significant</w:delText>
        </w:r>
      </w:del>
      <w:r w:rsidR="000210D1" w:rsidRPr="00AC73A1">
        <w:t xml:space="preserve"> 5 percentage points (</w:t>
      </w:r>
      <w:ins w:id="100" w:author="Parks, Robbie M" w:date="2018-07-26T16:17:00Z">
        <w:r w:rsidR="00C808A2">
          <w:t>p-value</w:t>
        </w:r>
      </w:ins>
      <w:ins w:id="101" w:author="Ezzati, Majid" w:date="2018-07-27T11:53:00Z">
        <w:r w:rsidR="006D1A4D">
          <w:t xml:space="preserve"> </w:t>
        </w:r>
      </w:ins>
      <w:ins w:id="102" w:author="Parks, Robbie M" w:date="2018-07-25T15:56:00Z">
        <w:r w:rsidR="008939CE">
          <w:t>=0.12</w:t>
        </w:r>
        <w:r w:rsidR="00E0772F">
          <w:t>,</w:t>
        </w:r>
        <w:r w:rsidR="00E0772F" w:rsidRPr="00E0772F">
          <w:t xml:space="preserve"> </w:t>
        </w:r>
        <w:r w:rsidR="00E0772F">
          <w:t xml:space="preserve">95% </w:t>
        </w:r>
      </w:ins>
      <w:ins w:id="103" w:author="Ezzati, Majid" w:date="2018-07-27T11:53:00Z">
        <w:r w:rsidR="006D1A4D">
          <w:t xml:space="preserve">CI </w:t>
        </w:r>
      </w:ins>
      <w:r w:rsidR="000210D1" w:rsidRPr="00AC73A1">
        <w:t>-12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r w:rsidR="00564D58">
        <w:t xml:space="preserve">, itself driven by increasing difference in non-intentional injuries </w:t>
      </w:r>
      <w:r w:rsidR="00576EFD">
        <w:t xml:space="preserve">(Supplementary Figure </w:t>
      </w:r>
      <w:ins w:id="104" w:author="Parks, Robbie M" w:date="2018-07-25T16:42:00Z">
        <w:r w:rsidR="007F5135">
          <w:t>3</w:t>
        </w:r>
      </w:ins>
      <w:r w:rsidR="00B34D22">
        <w:t>).</w:t>
      </w:r>
      <w:r w:rsidR="00A833D2">
        <w:t xml:space="preserve"> </w:t>
      </w:r>
      <w:ins w:id="105" w:author="Ezzati, Majid" w:date="2018-07-20T07:21:00Z">
        <w:r w:rsidR="005C3CBC">
          <w:t xml:space="preserve">Within the cardiorespiratory cluster in under-five children, percent </w:t>
        </w:r>
      </w:ins>
      <w:ins w:id="106" w:author="Ezzati, Majid" w:date="2018-07-20T07:22:00Z">
        <w:r w:rsidR="005C3CBC">
          <w:t xml:space="preserve">difference declined for cardiorespiratory, cardiovascular diseases, and chronic respiratory diseases </w:t>
        </w:r>
      </w:ins>
      <w:ins w:id="107" w:author="Parks, Robbie M" w:date="2018-07-23T13:28:00Z">
        <w:r w:rsidR="00BC5573">
          <w:t>while</w:t>
        </w:r>
      </w:ins>
      <w:ins w:id="108" w:author="Ezzati, Majid" w:date="2018-07-20T07:22:00Z">
        <w:r w:rsidR="005C3CBC">
          <w:t xml:space="preserve"> increas</w:t>
        </w:r>
      </w:ins>
      <w:ins w:id="109" w:author="Parks, Robbie M" w:date="2018-07-23T13:28:00Z">
        <w:r w:rsidR="00BC5573">
          <w:t>ing</w:t>
        </w:r>
      </w:ins>
      <w:ins w:id="110" w:author="Ezzati, Majid" w:date="2018-07-20T07:22:00Z">
        <w:r w:rsidR="005C3CBC">
          <w:t xml:space="preserve"> for respiratory infections</w:t>
        </w:r>
      </w:ins>
      <w:r w:rsidR="0049494F">
        <w:t>.</w:t>
      </w:r>
    </w:p>
    <w:p w14:paraId="102D6F4D" w14:textId="77777777" w:rsidR="000210D1" w:rsidRPr="00AC73A1" w:rsidRDefault="000210D1" w:rsidP="00C33FFB">
      <w:pPr>
        <w:spacing w:line="480" w:lineRule="auto"/>
        <w:jc w:val="both"/>
      </w:pPr>
    </w:p>
    <w:p w14:paraId="6A559C4E" w14:textId="276F95FF"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lastRenderedPageBreak/>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7BCD0CE6"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the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6CF5A606" w:rsidR="009E5196" w:rsidRPr="00AC73A1" w:rsidRDefault="000156AA" w:rsidP="000B343F">
      <w:pPr>
        <w:spacing w:line="480" w:lineRule="auto"/>
        <w:jc w:val="both"/>
      </w:pPr>
      <w:r w:rsidRPr="00AC73A1">
        <w:lastRenderedPageBreak/>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over time</w:t>
      </w:r>
      <w:ins w:id="111" w:author="Ezzati, Majid" w:date="2018-07-27T11:58:00Z">
        <w:r w:rsidR="00975D69">
          <w:t xml:space="preserve"> in relation to age group</w:t>
        </w:r>
      </w:ins>
      <w:r w:rsidR="00722AD9" w:rsidRPr="00AC73A1">
        <w:t xml:space="preserv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01E8673C" w:rsidR="00DB2D88" w:rsidRPr="008F7D99" w:rsidRDefault="00B951CD" w:rsidP="00975D69">
      <w:pPr>
        <w:spacing w:line="480" w:lineRule="auto"/>
        <w:jc w:val="both"/>
        <w:rPr>
          <w:rFonts w:eastAsia="Times New Roman"/>
        </w:rPr>
      </w:pPr>
      <w:r>
        <w:t>A</w:t>
      </w:r>
      <w:r w:rsidR="000B343F" w:rsidRPr="00AC73A1">
        <w:t xml:space="preserve"> study of 36 cities</w:t>
      </w:r>
      <w:r>
        <w:t xml:space="preserve"> in the USA</w:t>
      </w:r>
      <w:r w:rsidR="000B343F" w:rsidRPr="00AC73A1">
        <w:t xml:space="preserve"> aggregated across age groups and over time</w:t>
      </w:r>
      <w:r w:rsidR="00391B02">
        <w:t xml:space="preserve"> also found that </w:t>
      </w:r>
      <w:r w:rsidR="00391B02">
        <w:rPr>
          <w:rFonts w:eastAsia="Times New Roman"/>
        </w:rPr>
        <w:t xml:space="preserve">excess mortality </w:t>
      </w:r>
      <w:del w:id="112" w:author="Ezzati, Majid" w:date="2018-07-27T11:59:00Z">
        <w:r w:rsidR="00391B02" w:rsidDel="00975D69">
          <w:rPr>
            <w:rFonts w:eastAsia="Times New Roman"/>
          </w:rPr>
          <w:delText>did not depend on</w:delText>
        </w:r>
      </w:del>
      <w:ins w:id="113" w:author="Ezzati, Majid" w:date="2018-07-27T11:59:00Z">
        <w:r w:rsidR="00975D69">
          <w:rPr>
            <w:rFonts w:eastAsia="Times New Roman"/>
          </w:rPr>
          <w:t>was not associated with</w:t>
        </w:r>
      </w:ins>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 xml:space="preserve">absence of association between </w:t>
      </w:r>
      <w:r w:rsidR="007814E0" w:rsidRPr="00AC73A1">
        <w:lastRenderedPageBreak/>
        <w:t>the magnitude of mortality seasonality and seasonal temperature difference</w:t>
      </w:r>
      <w:r w:rsidR="007814E0">
        <w:t xml:space="preserve"> </w:t>
      </w:r>
      <w:ins w:id="114" w:author="Ezzati, Majid" w:date="2018-07-27T12:24:00Z">
        <w:r w:rsidR="007C65D3">
          <w:t xml:space="preserve">across the climate regions </w:t>
        </w:r>
      </w:ins>
      <w:del w:id="115" w:author="Ezzati, Majid" w:date="2018-07-27T12:24:00Z">
        <w:r w:rsidR="007814E0" w:rsidDel="007C65D3">
          <w:delText xml:space="preserve">in the USA </w:delText>
        </w:r>
      </w:del>
      <w:r w:rsidR="007814E0">
        <w:t xml:space="preserve">also persists over time, the changes in temperature </w:t>
      </w:r>
      <w:proofErr w:type="gramStart"/>
      <w:r w:rsidR="007814E0">
        <w:t>as a result of</w:t>
      </w:r>
      <w:proofErr w:type="gramEnd"/>
      <w:r w:rsidR="007814E0">
        <w:t xml:space="preserve"> global </w:t>
      </w:r>
      <w:r w:rsidR="00FC7D1E">
        <w:t xml:space="preserve">climate </w:t>
      </w:r>
      <w:r w:rsidR="007814E0">
        <w:t>change are unlikely to affect the seasonality of mortality</w:t>
      </w:r>
      <w:commentRangeStart w:id="116"/>
      <w:ins w:id="117" w:author="Ezzati, Majid" w:date="2018-07-27T12:25:00Z">
        <w:r w:rsidR="00244D8A">
          <w:t>, and notably the winter-summer mortality difference</w:t>
        </w:r>
      </w:ins>
      <w:r w:rsidR="008E764E">
        <w:t>.</w:t>
      </w:r>
      <w:commentRangeEnd w:id="116"/>
      <w:r w:rsidR="00244D8A">
        <w:rPr>
          <w:rStyle w:val="CommentReference"/>
          <w:rFonts w:asciiTheme="minorHAnsi" w:hAnsiTheme="minorHAnsi" w:cstheme="minorBidi"/>
          <w:lang w:eastAsia="en-US"/>
        </w:rPr>
        <w:commentReference w:id="116"/>
      </w:r>
    </w:p>
    <w:p w14:paraId="5D4068DF" w14:textId="77777777" w:rsidR="000B343F" w:rsidRPr="00AC73A1" w:rsidRDefault="000B343F" w:rsidP="00975D69">
      <w:pPr>
        <w:spacing w:line="480" w:lineRule="auto"/>
        <w:jc w:val="both"/>
      </w:pPr>
    </w:p>
    <w:p w14:paraId="320D38F2" w14:textId="4A640366"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which have limited seasonality</w:t>
      </w:r>
      <w:r w:rsidR="00424C6B">
        <w:t xml:space="preserve"> (Supp</w:t>
      </w:r>
      <w:r w:rsidR="004F1CAB">
        <w:t>lementary Figure 1</w:t>
      </w:r>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w:t>
      </w:r>
      <w:r w:rsidRPr="00AC73A1">
        <w:lastRenderedPageBreak/>
        <w:t>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proofErr w:type="gramStart"/>
      <w:r w:rsidR="005378E9" w:rsidRPr="00AC73A1">
        <w:rPr>
          <w:color w:val="000000" w:themeColor="text1"/>
        </w:rPr>
        <w:t>according to</w:t>
      </w:r>
      <w:proofErr w:type="gramEnd"/>
      <w:r w:rsidR="005378E9" w:rsidRPr="00AC73A1">
        <w:rPr>
          <w:color w:val="000000" w:themeColor="text1"/>
        </w:rPr>
        <w:t xml:space="preserve">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118" w:author="Parks, Robbie M" w:date="2018-06-19T14:05:00Z"/>
        </w:rPr>
      </w:pPr>
    </w:p>
    <w:p w14:paraId="1F726F12" w14:textId="52A5FE33" w:rsidR="00DB02FB" w:rsidRDefault="004055C0" w:rsidP="004055C0">
      <w:pPr>
        <w:spacing w:line="480" w:lineRule="auto"/>
        <w:jc w:val="both"/>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ins w:id="119" w:author="Ezzati, Majid" w:date="2018-07-27T12:06:00Z">
        <w:r w:rsidR="001C72AE">
          <w:t xml:space="preserve"> and</w:t>
        </w:r>
      </w:ins>
      <w:del w:id="120" w:author="Ezzati, Majid" w:date="2018-07-27T12:06:00Z">
        <w:r w:rsidR="008D58FB" w:rsidDel="001C72AE">
          <w:delText>,</w:delText>
        </w:r>
      </w:del>
      <w:r w:rsidR="008D58FB">
        <w:t xml:space="preserve"> </w:t>
      </w:r>
      <w:r w:rsidR="008D58FB" w:rsidRPr="008C706E">
        <w:t>South</w:t>
      </w:r>
      <w:r w:rsidR="008D58FB">
        <w:t xml:space="preserve"> </w:t>
      </w:r>
      <w:del w:id="121" w:author="Ezzati, Majid" w:date="2018-07-27T12:06:00Z">
        <w:r w:rsidR="008D58FB" w:rsidDel="001C72AE">
          <w:delText xml:space="preserve">and </w:delText>
        </w:r>
        <w:r w:rsidR="008D58FB" w:rsidRPr="008C706E" w:rsidDel="001C72AE">
          <w:delText>West</w:delText>
        </w:r>
        <w:r w:rsidR="0071370F" w:rsidDel="001C72AE">
          <w:delText xml:space="preserve"> </w:delText>
        </w:r>
      </w:del>
      <w:r w:rsidR="00301AA6">
        <w:t>are</w:t>
      </w:r>
      <w:r w:rsidR="00B56D4E">
        <w:t xml:space="preserve"> </w:t>
      </w:r>
      <w:del w:id="122" w:author="Ezzati, Majid" w:date="2018-07-27T12:05:00Z">
        <w:r w:rsidR="00B56D4E" w:rsidDel="001C72AE">
          <w:delText>top</w:delText>
        </w:r>
      </w:del>
      <w:del w:id="123" w:author="Ezzati, Majid" w:date="2018-07-27T12:06:00Z">
        <w:r w:rsidR="00B56D4E" w:rsidDel="001C72AE">
          <w:delText xml:space="preserve"> three</w:delText>
        </w:r>
      </w:del>
      <w:ins w:id="124" w:author="Ezzati, Majid" w:date="2018-07-27T12:06:00Z">
        <w:r w:rsidR="001C72AE">
          <w:t>the</w:t>
        </w:r>
      </w:ins>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ins w:id="125" w:author="Ezzati, Majid" w:date="2018-07-27T12:07:00Z">
        <w:r w:rsidR="001C72AE">
          <w:t xml:space="preserve"> and</w:t>
        </w:r>
      </w:ins>
      <w:del w:id="126" w:author="Ezzati, Majid" w:date="2018-07-27T12:06:00Z">
        <w:r w:rsidR="007B651A" w:rsidDel="001C72AE">
          <w:delText>,</w:delText>
        </w:r>
      </w:del>
      <w:r w:rsidR="007B651A">
        <w:t xml:space="preserve"> </w:t>
      </w:r>
      <w:r w:rsidR="008D58FB">
        <w:t>18°C</w:t>
      </w:r>
      <w:del w:id="127" w:author="Ezzati, Majid" w:date="2018-07-27T12:07:00Z">
        <w:r w:rsidR="007B651A" w:rsidDel="001C72AE">
          <w:delText xml:space="preserve">, </w:delText>
        </w:r>
        <w:r w:rsidR="002641A2" w:rsidDel="001C72AE">
          <w:delText>16.6°C</w:delText>
        </w:r>
        <w:r w:rsidR="007B651A" w:rsidDel="001C72AE">
          <w:delText>,</w:delText>
        </w:r>
      </w:del>
      <w:r w:rsidR="007B651A">
        <w:t xml:space="preserve"> respectively</w:t>
      </w:r>
      <w:del w:id="128" w:author="Ezzati, Majid" w:date="2018-07-27T12:07:00Z">
        <w:r w:rsidR="007B651A" w:rsidDel="001C72AE">
          <w:delText xml:space="preserve">. </w:delText>
        </w:r>
      </w:del>
      <w:moveToRangeStart w:id="129" w:author="Ezzati, Majid" w:date="2018-07-27T12:06:00Z" w:name="move520456530"/>
      <w:moveTo w:id="130" w:author="Ezzati, Majid" w:date="2018-07-27T12:06:00Z">
        <w:del w:id="131" w:author="Ezzati, Majid" w:date="2018-07-27T12:07:00Z">
          <w:r w:rsidR="001C72AE" w:rsidDel="001C72AE">
            <w:delText>Although not the hottest region annually,</w:delText>
          </w:r>
        </w:del>
      </w:moveTo>
      <w:ins w:id="132" w:author="Ezzati, Majid" w:date="2018-07-27T12:07:00Z">
        <w:r w:rsidR="001C72AE">
          <w:t>;</w:t>
        </w:r>
      </w:ins>
      <w:moveTo w:id="133" w:author="Ezzati, Majid" w:date="2018-07-27T12:06:00Z">
        <w:r w:rsidR="001C72AE">
          <w:t xml:space="preserve"> the South</w:t>
        </w:r>
      </w:moveTo>
      <w:ins w:id="134" w:author="Ezzati, Majid" w:date="2018-07-27T12:07:00Z">
        <w:r w:rsidR="001C72AE">
          <w:t xml:space="preserve"> also</w:t>
        </w:r>
      </w:ins>
      <w:moveTo w:id="135" w:author="Ezzati, Majid" w:date="2018-07-27T12:06:00Z">
        <w:r w:rsidR="001C72AE">
          <w:t xml:space="preserve"> possesses the highest average maximum monthly temperature (27.9°C in July). </w:t>
        </w:r>
      </w:moveTo>
      <w:moveToRangeEnd w:id="129"/>
      <w:r w:rsidR="007B651A">
        <w:t xml:space="preserve">The </w:t>
      </w:r>
      <w:del w:id="136" w:author="Ezzati, Majid" w:date="2018-07-27T12:07:00Z">
        <w:r w:rsidR="007B651A" w:rsidDel="00F55F5E">
          <w:delText>Southeast</w:delText>
        </w:r>
        <w:r w:rsidR="000261DC" w:rsidDel="00F55F5E">
          <w:delText xml:space="preserve"> </w:delText>
        </w:r>
        <w:r w:rsidR="00D02922" w:rsidDel="00F55F5E">
          <w:delText>al</w:delText>
        </w:r>
        <w:r w:rsidR="007B651A" w:rsidDel="00F55F5E">
          <w:delText xml:space="preserve">so </w:delText>
        </w:r>
        <w:r w:rsidR="008D58FB" w:rsidDel="00F55F5E">
          <w:delText>possesses</w:delText>
        </w:r>
        <w:r w:rsidR="000261DC" w:rsidDel="00F55F5E">
          <w:delText xml:space="preserve"> the</w:delText>
        </w:r>
      </w:del>
      <w:r w:rsidR="000261DC">
        <w:t xml:space="preserve"> lowest variation </w:t>
      </w:r>
      <w:r w:rsidR="00A52486">
        <w:t xml:space="preserve">in </w:t>
      </w:r>
      <w:r w:rsidR="00A52486">
        <w:lastRenderedPageBreak/>
        <w:t>temperature throughout the year</w:t>
      </w:r>
      <w:ins w:id="137" w:author="Ezzati, Majid" w:date="2018-07-27T12:07:00Z">
        <w:r w:rsidR="00F55F5E">
          <w:t xml:space="preserve"> is that of the Southeast</w:t>
        </w:r>
      </w:ins>
      <w:r w:rsidR="00A52486">
        <w:t xml:space="preserve"> (an average range of 17.5°C)</w:t>
      </w:r>
      <w:r w:rsidR="0071370F">
        <w:t>.</w:t>
      </w:r>
      <w:r w:rsidR="00653DB5">
        <w:t xml:space="preserve"> </w:t>
      </w:r>
      <w:moveFromRangeStart w:id="138" w:author="Ezzati, Majid" w:date="2018-07-27T12:06:00Z" w:name="move520456530"/>
      <w:moveFrom w:id="139" w:author="Ezzati, Majid" w:date="2018-07-27T12:06:00Z">
        <w:r w:rsidR="00653DB5" w:rsidDel="001C72AE">
          <w:t>Although not the hottest region annually, the South possesses the highest average maximum monthly temperature (27.9°C in July)</w:t>
        </w:r>
        <w:r w:rsidR="00203FDC" w:rsidDel="001C72AE">
          <w:t>.</w:t>
        </w:r>
        <w:r w:rsidR="005651D6" w:rsidDel="001C72AE">
          <w:t xml:space="preserve"> </w:t>
        </w:r>
      </w:moveFrom>
      <w:moveFromRangeEnd w:id="138"/>
      <w:r w:rsidR="00606037">
        <w:t xml:space="preserve">The three coldest 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del w:id="140" w:author="Ezzati, Majid" w:date="2018-07-27T12:11:00Z">
        <w:r w:rsidR="007C13B4" w:rsidDel="00F55F5E">
          <w:delText xml:space="preserve">with </w:delText>
        </w:r>
      </w:del>
      <w:ins w:id="141" w:author="Ezzati, Majid" w:date="2018-07-27T12:11:00Z">
        <w:r w:rsidR="00F55F5E">
          <w:t xml:space="preserve">that of </w:t>
        </w:r>
      </w:ins>
      <w:r w:rsidR="007C13B4">
        <w:t>the coldest region, West North Central (an average range of 30.5°C</w:t>
      </w:r>
      <w:r w:rsidR="0046498A">
        <w:t xml:space="preserve">), </w:t>
      </w:r>
      <w:del w:id="142" w:author="Ezzati, Majid" w:date="2018-07-27T12:11:00Z">
        <w:r w:rsidR="0046498A" w:rsidDel="00F55F5E">
          <w:delText xml:space="preserve">also the </w:delText>
        </w:r>
        <w:r w:rsidR="00DD146F" w:rsidDel="00F55F5E">
          <w:delText>least-populated region</w:delText>
        </w:r>
        <w:r w:rsidR="0046498A" w:rsidDel="00F55F5E">
          <w:delText xml:space="preserve"> in the USA</w:delText>
        </w:r>
        <w:r w:rsidR="00DD146F" w:rsidDel="00F55F5E">
          <w:delText xml:space="preserve"> (with only 1.6% of the total population in 2016)</w:delText>
        </w:r>
        <w:r w:rsidR="00F0448C" w:rsidDel="00F55F5E">
          <w:delText>, with</w:delText>
        </w:r>
      </w:del>
      <w:ins w:id="143" w:author="Ezzati, Majid" w:date="2018-07-27T12:11:00Z">
        <w:r w:rsidR="00F55F5E">
          <w:t>which also has</w:t>
        </w:r>
      </w:ins>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p>
    <w:p w14:paraId="12F29E36" w14:textId="77777777" w:rsidR="00C66D47" w:rsidRPr="00AC73A1" w:rsidRDefault="00C66D47" w:rsidP="004055C0">
      <w:pPr>
        <w:spacing w:line="480" w:lineRule="auto"/>
        <w:jc w:val="both"/>
      </w:pPr>
    </w:p>
    <w:p w14:paraId="2396E1FF" w14:textId="4F612136" w:rsidR="0056225E" w:rsidRPr="00AC73A1" w:rsidRDefault="004055C0" w:rsidP="004055C0">
      <w:pPr>
        <w:spacing w:line="480" w:lineRule="auto"/>
        <w:jc w:val="both"/>
        <w:rPr>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6064661"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w:t>
      </w:r>
      <w:proofErr w:type="gramStart"/>
      <w:r>
        <w:rPr>
          <w:color w:val="000000" w:themeColor="text1"/>
        </w:rPr>
        <w:t>a number of</w:t>
      </w:r>
      <w:proofErr w:type="gramEnd"/>
      <w:r>
        <w:rPr>
          <w:color w:val="000000" w:themeColor="text1"/>
        </w:rPr>
        <w:t xml:space="preserve">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w:t>
      </w:r>
      <w:r w:rsidR="004055C0" w:rsidRPr="00AC73A1">
        <w:rPr>
          <w:color w:val="000000" w:themeColor="text1"/>
        </w:rPr>
        <w:lastRenderedPageBreak/>
        <w:t xml:space="preserve">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007B6602"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2A4B30">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AMS","id":"ITEM-2","issued":{"date-parts":[["1996"]]},"title":"The world according to wavelets: the story of a mathematical technique in the making","type":"book"},"uris":["http://www.mendeley.com/documents/?uuid=c0318730-63cb-4808-bc08-757d8c45d2b1"]}],"mendeley":{"formattedCitation":"(Hubbard,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D63948" w:rsidRPr="00D63948">
        <w:rPr>
          <w:rFonts w:ascii="Times New Roman" w:hAnsi="Times New Roman" w:cs="Times New Roman"/>
          <w:noProof/>
          <w:color w:val="000000" w:themeColor="text1"/>
          <w:sz w:val="24"/>
          <w:szCs w:val="24"/>
        </w:rPr>
        <w:t>(Hubbard, 1996;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del w:id="144" w:author="Ezzati, Majid" w:date="2018-07-27T12:13:00Z">
        <w:r w:rsidR="005025EB" w:rsidDel="001E141A">
          <w:rPr>
            <w:rFonts w:ascii="Times New Roman" w:hAnsi="Times New Roman" w:cs="Times New Roman"/>
            <w:color w:val="000000" w:themeColor="text1"/>
            <w:sz w:val="24"/>
            <w:szCs w:val="24"/>
          </w:rPr>
          <w:delText xml:space="preserve">after 100 simulations </w:delText>
        </w:r>
      </w:del>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ins w:id="145" w:author="Ezzati, Majid" w:date="2018-07-27T12:13:00Z">
        <w:r w:rsidR="001E141A">
          <w:rPr>
            <w:rFonts w:ascii="Times New Roman" w:hAnsi="Times New Roman" w:cs="Times New Roman"/>
            <w:color w:val="000000" w:themeColor="text1"/>
            <w:sz w:val="24"/>
            <w:szCs w:val="24"/>
          </w:rPr>
          <w:t xml:space="preserve"> </w:t>
        </w:r>
        <w:commentRangeStart w:id="146"/>
        <w:r w:rsidR="001E141A">
          <w:rPr>
            <w:rFonts w:ascii="Times New Roman" w:hAnsi="Times New Roman" w:cs="Times New Roman"/>
            <w:color w:val="000000" w:themeColor="text1"/>
            <w:sz w:val="24"/>
            <w:szCs w:val="24"/>
          </w:rPr>
          <w:t>with 100 simulations</w:t>
        </w:r>
      </w:ins>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w:t>
      </w:r>
      <w:commentRangeEnd w:id="146"/>
      <w:r w:rsidR="001E141A">
        <w:rPr>
          <w:rStyle w:val="CommentReference"/>
        </w:rPr>
        <w:commentReference w:id="146"/>
      </w:r>
      <w:r w:rsidR="00D73BA0" w:rsidRPr="004B02D5">
        <w:rPr>
          <w:rFonts w:ascii="Times New Roman" w:hAnsi="Times New Roman" w:cs="Times New Roman"/>
          <w:color w:val="000000" w:themeColor="text1"/>
          <w:sz w:val="24"/>
          <w:szCs w:val="24"/>
        </w:rPr>
        <w:t xml:space="preserve">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 xml:space="preserve">We used the R package WaveletComp (version 1.0) for the wavelet analysis. Before analysis, we de-trended death </w:t>
      </w:r>
      <w:r w:rsidR="00DB0E48" w:rsidRPr="004B02D5">
        <w:rPr>
          <w:rFonts w:ascii="Times New Roman" w:hAnsi="Times New Roman" w:cs="Times New Roman"/>
          <w:color w:val="000000" w:themeColor="text1"/>
          <w:sz w:val="24"/>
          <w:szCs w:val="24"/>
        </w:rPr>
        <w:lastRenderedPageBreak/>
        <w:t xml:space="preserve">rates using a polynomial regression, and rescaled each death rate time series </w:t>
      </w:r>
      <w:proofErr w:type="gramStart"/>
      <w:r w:rsidR="00DB0E48" w:rsidRPr="004B02D5">
        <w:rPr>
          <w:rFonts w:ascii="Times New Roman" w:hAnsi="Times New Roman" w:cs="Times New Roman"/>
          <w:color w:val="000000" w:themeColor="text1"/>
          <w:sz w:val="24"/>
          <w:szCs w:val="24"/>
        </w:rPr>
        <w:t>so as to</w:t>
      </w:r>
      <w:proofErr w:type="gramEnd"/>
      <w:r w:rsidR="00DB0E48" w:rsidRPr="004B02D5">
        <w:rPr>
          <w:rFonts w:ascii="Times New Roman" w:hAnsi="Times New Roman" w:cs="Times New Roman"/>
          <w:color w:val="000000" w:themeColor="text1"/>
          <w:sz w:val="24"/>
          <w:szCs w:val="24"/>
        </w:rPr>
        <w:t xml:space="preserve"> range between 1 and -1.</w:t>
      </w:r>
    </w:p>
    <w:p w14:paraId="31A9F8D3" w14:textId="77777777" w:rsidR="00D11282" w:rsidRPr="004B02D5" w:rsidRDefault="00D11282" w:rsidP="004055C0">
      <w:pPr>
        <w:pStyle w:val="CommentText"/>
        <w:spacing w:line="480" w:lineRule="auto"/>
        <w:jc w:val="both"/>
        <w:rPr>
          <w:ins w:id="147" w:author="Ezzati, Majid" w:date="2018-06-26T21:13:00Z"/>
          <w:rFonts w:ascii="Times New Roman" w:hAnsi="Times New Roman" w:cs="Times New Roman"/>
          <w:color w:val="000000" w:themeColor="text1"/>
          <w:sz w:val="24"/>
          <w:szCs w:val="24"/>
        </w:rPr>
      </w:pPr>
    </w:p>
    <w:p w14:paraId="1B27BF27" w14:textId="110D7349"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 xml:space="preserve">January (month 1) to neighbour December (month 12),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 xml:space="preserve">a mean 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 as the argument of the complex value:</w:t>
      </w:r>
      <w:r w:rsidR="004055C0" w:rsidRPr="004B02D5">
        <w:rPr>
          <w:rFonts w:ascii="Times New Roman" w:hAnsi="Times New Roman" w:cs="Times New Roman"/>
          <w:noProof/>
          <w:sz w:val="24"/>
          <w:szCs w:val="24"/>
        </w:rPr>
        <w:t xml:space="preserve"> </w:t>
      </w:r>
    </w:p>
    <w:p w14:paraId="3B0FEDA9" w14:textId="40A1EA38" w:rsidR="007B551D" w:rsidRDefault="00F34370"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55479A64" w14:textId="35E11D78" w:rsidR="00F652A9" w:rsidDel="0098017B" w:rsidRDefault="001A0364" w:rsidP="004055C0">
      <w:pPr>
        <w:pStyle w:val="CommentText"/>
        <w:spacing w:line="480" w:lineRule="auto"/>
        <w:jc w:val="both"/>
        <w:rPr>
          <w:del w:id="148" w:author="Ezzati, Majid" w:date="2018-07-27T12:14:00Z"/>
          <w:rFonts w:ascii="Times New Roman" w:hAnsi="Times New Roman" w:cs="Times New Roman"/>
          <w:noProof/>
          <w:sz w:val="24"/>
          <w:szCs w:val="24"/>
        </w:rPr>
      </w:pPr>
      <w:r>
        <w:rPr>
          <w:rFonts w:ascii="Times New Roman" w:hAnsi="Times New Roman" w:cs="Times New Roman"/>
          <w:noProof/>
          <w:sz w:val="24"/>
          <w:szCs w:val="24"/>
        </w:rPr>
        <w:t xml:space="preserve">which </w:t>
      </w:r>
      <w:r w:rsidR="00090953">
        <w:rPr>
          <w:rFonts w:ascii="Times New Roman" w:hAnsi="Times New Roman" w:cs="Times New Roman"/>
          <w:noProof/>
          <w:sz w:val="24"/>
          <w:szCs w:val="24"/>
        </w:rPr>
        <w:t>is</w:t>
      </w:r>
      <w:r>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2A4B30">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ins w:id="149" w:author="Ezzati, Majid" w:date="2018-07-27T12:14:00Z">
        <w:r w:rsidR="0098017B">
          <w:rPr>
            <w:rFonts w:ascii="Times New Roman" w:hAnsi="Times New Roman" w:cs="Times New Roman"/>
            <w:noProof/>
            <w:sz w:val="24"/>
            <w:szCs w:val="24"/>
          </w:rPr>
          <w:t xml:space="preserve"> </w:t>
        </w:r>
      </w:ins>
    </w:p>
    <w:p w14:paraId="4B75FE4F" w14:textId="6A7C50FE" w:rsidR="004055C0" w:rsidRPr="004B02D5" w:rsidRDefault="004055C0"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(version 0.2.4) was used for this </w:t>
      </w:r>
      <w:del w:id="150" w:author="Ezzati, Majid" w:date="2018-07-27T12:15:00Z">
        <w:r w:rsidRPr="004B02D5" w:rsidDel="0098017B">
          <w:rPr>
            <w:rFonts w:ascii="Times New Roman" w:hAnsi="Times New Roman" w:cs="Times New Roman"/>
            <w:color w:val="000000" w:themeColor="text1"/>
            <w:sz w:val="24"/>
            <w:szCs w:val="24"/>
          </w:rPr>
          <w:delText>purpose</w:delText>
        </w:r>
      </w:del>
      <w:ins w:id="151" w:author="Ezzati, Majid" w:date="2018-07-27T12:15:00Z">
        <w:r w:rsidR="0098017B">
          <w:rPr>
            <w:rFonts w:ascii="Times New Roman" w:hAnsi="Times New Roman" w:cs="Times New Roman"/>
            <w:color w:val="000000" w:themeColor="text1"/>
            <w:sz w:val="24"/>
            <w:szCs w:val="24"/>
          </w:rPr>
          <w:t>analysis</w:t>
        </w:r>
      </w:ins>
      <w:r w:rsidRPr="004B02D5">
        <w:rPr>
          <w:rFonts w:ascii="Times New Roman" w:hAnsi="Times New Roman" w:cs="Times New Roman"/>
          <w:color w:val="000000" w:themeColor="text1"/>
          <w:sz w:val="24"/>
          <w:szCs w:val="24"/>
        </w:rPr>
        <w:t>.</w:t>
      </w:r>
    </w:p>
    <w:p w14:paraId="08A9E90E" w14:textId="77777777" w:rsidR="004055C0" w:rsidRPr="004B02D5" w:rsidRDefault="004055C0" w:rsidP="004055C0">
      <w:pPr>
        <w:spacing w:line="480" w:lineRule="auto"/>
        <w:jc w:val="both"/>
        <w:rPr>
          <w:color w:val="000000" w:themeColor="text1"/>
        </w:rPr>
      </w:pPr>
    </w:p>
    <w:p w14:paraId="4B96CF47" w14:textId="104344A0"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w:t>
      </w:r>
      <w:ins w:id="152" w:author="Ezzati, Majid" w:date="2018-07-27T12:15:00Z">
        <w:r w:rsidR="0098017B">
          <w:rPr>
            <w:color w:val="000000" w:themeColor="text1"/>
          </w:rPr>
          <w:t>d</w:t>
        </w:r>
      </w:ins>
      <w:r w:rsidR="00CC3184">
        <w:rPr>
          <w:color w:val="000000" w:themeColor="text1"/>
        </w:rPr>
        <w:t xml:space="preserv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 the fitted trend line was used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lastRenderedPageBreak/>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commentRangeStart w:id="153"/>
      <w:commentRangeStart w:id="154"/>
      <w:r w:rsidR="00582277">
        <w:rPr>
          <w:color w:val="000000" w:themeColor="text1"/>
        </w:rPr>
        <w:t>, including the highlighting of values with a p-value less than 0.05</w:t>
      </w:r>
      <w:commentRangeEnd w:id="153"/>
      <w:r w:rsidR="002165D5">
        <w:rPr>
          <w:rStyle w:val="CommentReference"/>
          <w:rFonts w:asciiTheme="minorHAnsi" w:hAnsiTheme="minorHAnsi" w:cstheme="minorBidi"/>
          <w:lang w:eastAsia="en-US"/>
        </w:rPr>
        <w:commentReference w:id="153"/>
      </w:r>
      <w:commentRangeEnd w:id="154"/>
      <w:r w:rsidR="0098017B">
        <w:rPr>
          <w:rStyle w:val="CommentReference"/>
          <w:rFonts w:asciiTheme="minorHAnsi" w:hAnsiTheme="minorHAnsi" w:cstheme="minorBidi"/>
          <w:lang w:eastAsia="en-US"/>
        </w:rPr>
        <w:commentReference w:id="154"/>
      </w:r>
      <w:r w:rsidR="002977CC">
        <w:rPr>
          <w:color w:val="000000" w:themeColor="text1"/>
        </w:rPr>
        <w:t>.</w:t>
      </w:r>
      <w:r w:rsidR="004F361B">
        <w:rPr>
          <w:color w:val="000000" w:themeColor="text1"/>
        </w:rPr>
        <w:t xml:space="preserve"> </w:t>
      </w:r>
      <w:r w:rsidR="00CC3184">
        <w:rPr>
          <w:color w:val="000000" w:themeColor="text1"/>
        </w:rPr>
        <w:t xml:space="preserve">Our method of analysing seasonal differences avoids </w:t>
      </w:r>
      <w:proofErr w:type="gramStart"/>
      <w:r w:rsidR="00CC3184" w:rsidRPr="004F361B">
        <w:rPr>
          <w:color w:val="000000" w:themeColor="text1"/>
        </w:rPr>
        <w:t>assuming that</w:t>
      </w:r>
      <w:proofErr w:type="gramEnd"/>
      <w:r w:rsidR="00CC3184" w:rsidRPr="004F361B">
        <w:rPr>
          <w:color w:val="000000" w:themeColor="text1"/>
        </w:rPr>
        <w:t xml:space="preserve">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46490998" w14:textId="1ABAB59A" w:rsidR="002A4B30" w:rsidRPr="002A4B30" w:rsidRDefault="009D5B4B">
      <w:pPr>
        <w:widowControl w:val="0"/>
        <w:autoSpaceDE w:val="0"/>
        <w:autoSpaceDN w:val="0"/>
        <w:adjustRightInd w:val="0"/>
        <w:ind w:left="480" w:hanging="480"/>
        <w:jc w:val="both"/>
        <w:rPr>
          <w:rFonts w:eastAsia="Times New Roman"/>
          <w:noProof/>
        </w:rPr>
        <w:pPrChange w:id="155" w:author="Ezzati, Majid" w:date="2018-07-27T12:20:00Z">
          <w:pPr>
            <w:widowControl w:val="0"/>
            <w:autoSpaceDE w:val="0"/>
            <w:autoSpaceDN w:val="0"/>
            <w:adjustRightInd w:val="0"/>
            <w:ind w:left="480" w:hanging="480"/>
          </w:pPr>
        </w:pPrChange>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2A4B30" w:rsidRPr="002A4B30">
        <w:rPr>
          <w:rFonts w:eastAsia="Times New Roman"/>
          <w:noProof/>
        </w:rPr>
        <w:t xml:space="preserve">Basu, R. (2009). High ambient temperature and mortality: A review of epidemiologic studies from 2001 to 2008. </w:t>
      </w:r>
      <w:r w:rsidR="002A4B30" w:rsidRPr="002A4B30">
        <w:rPr>
          <w:rFonts w:eastAsia="Times New Roman"/>
          <w:i/>
          <w:iCs/>
          <w:noProof/>
        </w:rPr>
        <w:t>Environmental Health: A Global Access Science Source</w:t>
      </w:r>
      <w:r w:rsidR="002A4B30" w:rsidRPr="002A4B30">
        <w:rPr>
          <w:rFonts w:eastAsia="Times New Roman"/>
          <w:noProof/>
        </w:rPr>
        <w:t>. https://doi.org/10.1186/1476-069X-8-40</w:t>
      </w:r>
    </w:p>
    <w:p w14:paraId="7B01F8A3" w14:textId="77777777" w:rsidR="002A4B30" w:rsidRPr="002A4B30" w:rsidRDefault="002A4B30">
      <w:pPr>
        <w:widowControl w:val="0"/>
        <w:autoSpaceDE w:val="0"/>
        <w:autoSpaceDN w:val="0"/>
        <w:adjustRightInd w:val="0"/>
        <w:ind w:left="480" w:hanging="480"/>
        <w:jc w:val="both"/>
        <w:rPr>
          <w:rFonts w:eastAsia="Times New Roman"/>
          <w:noProof/>
        </w:rPr>
        <w:pPrChange w:id="156" w:author="Ezzati, Majid" w:date="2018-07-27T12:20:00Z">
          <w:pPr>
            <w:widowControl w:val="0"/>
            <w:autoSpaceDE w:val="0"/>
            <w:autoSpaceDN w:val="0"/>
            <w:adjustRightInd w:val="0"/>
            <w:ind w:left="480" w:hanging="480"/>
          </w:pPr>
        </w:pPrChange>
      </w:pPr>
      <w:r w:rsidRPr="002A4B30">
        <w:rPr>
          <w:rFonts w:eastAsia="Times New Roman"/>
          <w:noProof/>
        </w:rPr>
        <w:t xml:space="preserve">Basu, R., &amp; Samet, J. M. (2002). Relation between elevated ambient temperature and mortality: A review of the epidemiologic evidence. </w:t>
      </w:r>
      <w:r w:rsidRPr="002A4B30">
        <w:rPr>
          <w:rFonts w:eastAsia="Times New Roman"/>
          <w:i/>
          <w:iCs/>
          <w:noProof/>
        </w:rPr>
        <w:t>Epidemiologic Reviews</w:t>
      </w:r>
      <w:r w:rsidRPr="002A4B30">
        <w:rPr>
          <w:rFonts w:eastAsia="Times New Roman"/>
          <w:noProof/>
        </w:rPr>
        <w:t>. https://doi.org/10.1093/epirev/mxf007</w:t>
      </w:r>
    </w:p>
    <w:p w14:paraId="15AC7F0D" w14:textId="77777777" w:rsidR="002A4B30" w:rsidRPr="002A4B30" w:rsidRDefault="002A4B30">
      <w:pPr>
        <w:widowControl w:val="0"/>
        <w:autoSpaceDE w:val="0"/>
        <w:autoSpaceDN w:val="0"/>
        <w:adjustRightInd w:val="0"/>
        <w:ind w:left="480" w:hanging="480"/>
        <w:jc w:val="both"/>
        <w:rPr>
          <w:rFonts w:eastAsia="Times New Roman"/>
          <w:noProof/>
        </w:rPr>
        <w:pPrChange w:id="157" w:author="Ezzati, Majid" w:date="2018-07-27T12:20:00Z">
          <w:pPr>
            <w:widowControl w:val="0"/>
            <w:autoSpaceDE w:val="0"/>
            <w:autoSpaceDN w:val="0"/>
            <w:adjustRightInd w:val="0"/>
            <w:ind w:left="480" w:hanging="480"/>
          </w:pPr>
        </w:pPrChange>
      </w:pPr>
      <w:r w:rsidRPr="002A4B30">
        <w:rPr>
          <w:rFonts w:eastAsia="Times New Roman"/>
          <w:noProof/>
        </w:rPr>
        <w:t xml:space="preserve">Bennett, J. E., Blangiardo, M., Fecht, D., Elliott, P., &amp; Ezzati, M. (2014). Vulnerability to the mortality effects of warm temperature in the districts of England and Wales. </w:t>
      </w:r>
      <w:r w:rsidRPr="002A4B30">
        <w:rPr>
          <w:rFonts w:eastAsia="Times New Roman"/>
          <w:i/>
          <w:iCs/>
          <w:noProof/>
        </w:rPr>
        <w:t>Nature Climate Change</w:t>
      </w:r>
      <w:r w:rsidRPr="002A4B30">
        <w:rPr>
          <w:rFonts w:eastAsia="Times New Roman"/>
          <w:noProof/>
        </w:rPr>
        <w:t xml:space="preserve">, </w:t>
      </w:r>
      <w:r w:rsidRPr="002A4B30">
        <w:rPr>
          <w:rFonts w:eastAsia="Times New Roman"/>
          <w:i/>
          <w:iCs/>
          <w:noProof/>
        </w:rPr>
        <w:t>4</w:t>
      </w:r>
      <w:r w:rsidRPr="002A4B30">
        <w:rPr>
          <w:rFonts w:eastAsia="Times New Roman"/>
          <w:noProof/>
        </w:rPr>
        <w:t>(4), 269–273. https://doi.org/10.1038/nclimate2123</w:t>
      </w:r>
    </w:p>
    <w:p w14:paraId="1592D6B0" w14:textId="77777777" w:rsidR="002A4B30" w:rsidRPr="002A4B30" w:rsidRDefault="002A4B30">
      <w:pPr>
        <w:widowControl w:val="0"/>
        <w:autoSpaceDE w:val="0"/>
        <w:autoSpaceDN w:val="0"/>
        <w:adjustRightInd w:val="0"/>
        <w:ind w:left="480" w:hanging="480"/>
        <w:jc w:val="both"/>
        <w:rPr>
          <w:rFonts w:eastAsia="Times New Roman"/>
          <w:noProof/>
        </w:rPr>
        <w:pPrChange w:id="158" w:author="Ezzati, Majid" w:date="2018-07-27T12:20:00Z">
          <w:pPr>
            <w:widowControl w:val="0"/>
            <w:autoSpaceDE w:val="0"/>
            <w:autoSpaceDN w:val="0"/>
            <w:adjustRightInd w:val="0"/>
            <w:ind w:left="480" w:hanging="480"/>
          </w:pPr>
        </w:pPrChange>
      </w:pPr>
      <w:r w:rsidRPr="002A4B30">
        <w:rPr>
          <w:rFonts w:eastAsia="Times New Roman"/>
          <w:noProof/>
        </w:rPr>
        <w:t xml:space="preserve">Bobb, J. F., Peng, R. D., Bell, M. L., &amp; Dominici, F. (2014). Heat-related mortality and adaptation to heat in the United States.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122</w:t>
      </w:r>
      <w:r w:rsidRPr="002A4B30">
        <w:rPr>
          <w:rFonts w:eastAsia="Times New Roman"/>
          <w:noProof/>
        </w:rPr>
        <w:t>(8), 811–816. https://doi.org/10.1289/ehp.1307392</w:t>
      </w:r>
    </w:p>
    <w:p w14:paraId="3D42E3EC" w14:textId="77777777" w:rsidR="002A4B30" w:rsidRPr="002A4B30" w:rsidRDefault="002A4B30">
      <w:pPr>
        <w:widowControl w:val="0"/>
        <w:autoSpaceDE w:val="0"/>
        <w:autoSpaceDN w:val="0"/>
        <w:adjustRightInd w:val="0"/>
        <w:ind w:left="480" w:hanging="480"/>
        <w:jc w:val="both"/>
        <w:rPr>
          <w:rFonts w:eastAsia="Times New Roman"/>
          <w:noProof/>
        </w:rPr>
        <w:pPrChange w:id="159" w:author="Ezzati, Majid" w:date="2018-07-27T12:20:00Z">
          <w:pPr>
            <w:widowControl w:val="0"/>
            <w:autoSpaceDE w:val="0"/>
            <w:autoSpaceDN w:val="0"/>
            <w:adjustRightInd w:val="0"/>
            <w:ind w:left="480" w:hanging="480"/>
          </w:pPr>
        </w:pPrChange>
      </w:pPr>
      <w:r w:rsidRPr="002A4B30">
        <w:rPr>
          <w:rFonts w:eastAsia="Times New Roman"/>
          <w:noProof/>
        </w:rPr>
        <w:t xml:space="preserve">Braga, A. L. F., Zanobetti, A., &amp; Schwartz, J. (2002). The effect of weather on respiratory and cardiovascular deaths in 12 U.S. cities.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110</w:t>
      </w:r>
      <w:r w:rsidRPr="002A4B30">
        <w:rPr>
          <w:rFonts w:eastAsia="Times New Roman"/>
          <w:noProof/>
        </w:rPr>
        <w:t>(9), 859–863. https://doi.org/10.1289/ehp.02110859</w:t>
      </w:r>
    </w:p>
    <w:p w14:paraId="4A2EA13C" w14:textId="77777777" w:rsidR="002A4B30" w:rsidRPr="002A4B30" w:rsidRDefault="002A4B30">
      <w:pPr>
        <w:widowControl w:val="0"/>
        <w:autoSpaceDE w:val="0"/>
        <w:autoSpaceDN w:val="0"/>
        <w:adjustRightInd w:val="0"/>
        <w:ind w:left="480" w:hanging="480"/>
        <w:jc w:val="both"/>
        <w:rPr>
          <w:rFonts w:eastAsia="Times New Roman"/>
          <w:noProof/>
        </w:rPr>
        <w:pPrChange w:id="160" w:author="Ezzati, Majid" w:date="2018-07-27T12:20:00Z">
          <w:pPr>
            <w:widowControl w:val="0"/>
            <w:autoSpaceDE w:val="0"/>
            <w:autoSpaceDN w:val="0"/>
            <w:adjustRightInd w:val="0"/>
            <w:ind w:left="480" w:hanging="480"/>
          </w:pPr>
        </w:pPrChange>
      </w:pPr>
      <w:r w:rsidRPr="002A4B30">
        <w:rPr>
          <w:rFonts w:eastAsia="Times New Roman"/>
          <w:noProof/>
        </w:rPr>
        <w:t xml:space="preserve">Campbell, A. (2017). Excess winter mortality in England and Wales: 2016 to 2017 (provisional) and 2015 to 2016 (final). </w:t>
      </w:r>
      <w:r w:rsidRPr="002A4B30">
        <w:rPr>
          <w:rFonts w:eastAsia="Times New Roman"/>
          <w:i/>
          <w:iCs/>
          <w:noProof/>
        </w:rPr>
        <w:t>Statistical Bulletin, Office for National Statistics</w:t>
      </w:r>
      <w:r w:rsidRPr="002A4B30">
        <w:rPr>
          <w:rFonts w:eastAsia="Times New Roman"/>
          <w:noProof/>
        </w:rPr>
        <w:t>.</w:t>
      </w:r>
    </w:p>
    <w:p w14:paraId="79EC6617" w14:textId="77777777" w:rsidR="002A4B30" w:rsidRPr="002A4B30" w:rsidRDefault="002A4B30">
      <w:pPr>
        <w:widowControl w:val="0"/>
        <w:autoSpaceDE w:val="0"/>
        <w:autoSpaceDN w:val="0"/>
        <w:adjustRightInd w:val="0"/>
        <w:ind w:left="480" w:hanging="480"/>
        <w:jc w:val="both"/>
        <w:rPr>
          <w:rFonts w:eastAsia="Times New Roman"/>
          <w:noProof/>
        </w:rPr>
        <w:pPrChange w:id="161" w:author="Ezzati, Majid" w:date="2018-07-27T12:20:00Z">
          <w:pPr>
            <w:widowControl w:val="0"/>
            <w:autoSpaceDE w:val="0"/>
            <w:autoSpaceDN w:val="0"/>
            <w:adjustRightInd w:val="0"/>
            <w:ind w:left="480" w:hanging="480"/>
          </w:pPr>
        </w:pPrChange>
      </w:pPr>
      <w:r w:rsidRPr="002A4B30">
        <w:rPr>
          <w:rFonts w:eastAsia="Times New Roman"/>
          <w:noProof/>
        </w:rPr>
        <w:t xml:space="preserve">Carson, C., Hajat, S., Armstrong, B., &amp; Wilkinson, P. (2006). Declining vulnerability to temperature-related mortality in London over the 20th century. </w:t>
      </w:r>
      <w:r w:rsidRPr="002A4B30">
        <w:rPr>
          <w:rFonts w:eastAsia="Times New Roman"/>
          <w:i/>
          <w:iCs/>
          <w:noProof/>
        </w:rPr>
        <w:t>American Journal of Epidemiology</w:t>
      </w:r>
      <w:r w:rsidRPr="002A4B30">
        <w:rPr>
          <w:rFonts w:eastAsia="Times New Roman"/>
          <w:noProof/>
        </w:rPr>
        <w:t xml:space="preserve">, </w:t>
      </w:r>
      <w:r w:rsidRPr="002A4B30">
        <w:rPr>
          <w:rFonts w:eastAsia="Times New Roman"/>
          <w:i/>
          <w:iCs/>
          <w:noProof/>
        </w:rPr>
        <w:t>164</w:t>
      </w:r>
      <w:r w:rsidRPr="002A4B30">
        <w:rPr>
          <w:rFonts w:eastAsia="Times New Roman"/>
          <w:noProof/>
        </w:rPr>
        <w:t>(1), 77–84. https://doi.org/10.1093/aje/kwj147</w:t>
      </w:r>
    </w:p>
    <w:p w14:paraId="7D1584C0" w14:textId="77777777" w:rsidR="002A4B30" w:rsidRPr="002A4B30" w:rsidRDefault="002A4B30">
      <w:pPr>
        <w:widowControl w:val="0"/>
        <w:autoSpaceDE w:val="0"/>
        <w:autoSpaceDN w:val="0"/>
        <w:adjustRightInd w:val="0"/>
        <w:ind w:left="480" w:hanging="480"/>
        <w:jc w:val="both"/>
        <w:rPr>
          <w:rFonts w:eastAsia="Times New Roman"/>
          <w:noProof/>
        </w:rPr>
        <w:pPrChange w:id="162" w:author="Ezzati, Majid" w:date="2018-07-27T12:20:00Z">
          <w:pPr>
            <w:widowControl w:val="0"/>
            <w:autoSpaceDE w:val="0"/>
            <w:autoSpaceDN w:val="0"/>
            <w:adjustRightInd w:val="0"/>
            <w:ind w:left="480" w:hanging="480"/>
          </w:pPr>
        </w:pPrChange>
      </w:pPr>
      <w:r w:rsidRPr="002A4B30">
        <w:rPr>
          <w:rFonts w:eastAsia="Times New Roman"/>
          <w:noProof/>
        </w:rPr>
        <w:t xml:space="preserve">Cazelles, B., Chavez, M., Berteaux, D., Ménard, F., Vik, J. O., Jenouvrier, S., &amp; Stenseth, N. C. (2008). Wavelet analysis of ecological time series. </w:t>
      </w:r>
      <w:r w:rsidRPr="002A4B30">
        <w:rPr>
          <w:rFonts w:eastAsia="Times New Roman"/>
          <w:i/>
          <w:iCs/>
          <w:noProof/>
        </w:rPr>
        <w:t>Oecologia</w:t>
      </w:r>
      <w:r w:rsidRPr="002A4B30">
        <w:rPr>
          <w:rFonts w:eastAsia="Times New Roman"/>
          <w:noProof/>
        </w:rPr>
        <w:t>. https://doi.org/10.1007/s00442-008-0993-2</w:t>
      </w:r>
    </w:p>
    <w:p w14:paraId="3D92B874" w14:textId="77777777" w:rsidR="002A4B30" w:rsidRPr="002A4B30" w:rsidRDefault="002A4B30">
      <w:pPr>
        <w:widowControl w:val="0"/>
        <w:autoSpaceDE w:val="0"/>
        <w:autoSpaceDN w:val="0"/>
        <w:adjustRightInd w:val="0"/>
        <w:ind w:left="480" w:hanging="480"/>
        <w:jc w:val="both"/>
        <w:rPr>
          <w:rFonts w:eastAsia="Times New Roman"/>
          <w:noProof/>
        </w:rPr>
        <w:pPrChange w:id="163" w:author="Ezzati, Majid" w:date="2018-07-27T12:20:00Z">
          <w:pPr>
            <w:widowControl w:val="0"/>
            <w:autoSpaceDE w:val="0"/>
            <w:autoSpaceDN w:val="0"/>
            <w:adjustRightInd w:val="0"/>
            <w:ind w:left="480" w:hanging="480"/>
          </w:pPr>
        </w:pPrChange>
      </w:pPr>
      <w:r w:rsidRPr="002A4B30">
        <w:rPr>
          <w:rFonts w:eastAsia="Times New Roman"/>
          <w:noProof/>
        </w:rPr>
        <w:t xml:space="preserve">Davis, R. E., Knappenberger, P. C., Michaels, P. J., &amp; Novicoff, W. M. (2004). Seasonality of climate-human mortality relationships in US cities and impacts of climate change. </w:t>
      </w:r>
      <w:r w:rsidRPr="002A4B30">
        <w:rPr>
          <w:rFonts w:eastAsia="Times New Roman"/>
          <w:i/>
          <w:iCs/>
          <w:noProof/>
        </w:rPr>
        <w:t>Climate Research</w:t>
      </w:r>
      <w:r w:rsidRPr="002A4B30">
        <w:rPr>
          <w:rFonts w:eastAsia="Times New Roman"/>
          <w:noProof/>
        </w:rPr>
        <w:t xml:space="preserve">, </w:t>
      </w:r>
      <w:r w:rsidRPr="002A4B30">
        <w:rPr>
          <w:rFonts w:eastAsia="Times New Roman"/>
          <w:i/>
          <w:iCs/>
          <w:noProof/>
        </w:rPr>
        <w:t>26</w:t>
      </w:r>
      <w:r w:rsidRPr="002A4B30">
        <w:rPr>
          <w:rFonts w:eastAsia="Times New Roman"/>
          <w:noProof/>
        </w:rPr>
        <w:t>(1), 61–76. Retrieved from internal-pdf://32.0.35.211/paper.pdf</w:t>
      </w:r>
    </w:p>
    <w:p w14:paraId="40BB19F9" w14:textId="77777777" w:rsidR="002A4B30" w:rsidRPr="002A4B30" w:rsidRDefault="002A4B30">
      <w:pPr>
        <w:widowControl w:val="0"/>
        <w:autoSpaceDE w:val="0"/>
        <w:autoSpaceDN w:val="0"/>
        <w:adjustRightInd w:val="0"/>
        <w:ind w:left="480" w:hanging="480"/>
        <w:jc w:val="both"/>
        <w:rPr>
          <w:rFonts w:eastAsia="Times New Roman"/>
          <w:noProof/>
        </w:rPr>
        <w:pPrChange w:id="164" w:author="Ezzati, Majid" w:date="2018-07-27T12:20:00Z">
          <w:pPr>
            <w:widowControl w:val="0"/>
            <w:autoSpaceDE w:val="0"/>
            <w:autoSpaceDN w:val="0"/>
            <w:adjustRightInd w:val="0"/>
            <w:ind w:left="480" w:hanging="480"/>
          </w:pPr>
        </w:pPrChange>
      </w:pPr>
      <w:r w:rsidRPr="002A4B30">
        <w:rPr>
          <w:rFonts w:eastAsia="Times New Roman"/>
          <w:noProof/>
        </w:rPr>
        <w:t xml:space="preserve">Dee, D. P., Uppala, S. M., Simmons, A. J., Berrisford, P., Poli, P., Kobayashi, S., … Vitart, F. (2011). The ERA-Interim reanalysis: configuration and performance of the data assimilation system. </w:t>
      </w:r>
      <w:r w:rsidRPr="002A4B30">
        <w:rPr>
          <w:rFonts w:eastAsia="Times New Roman"/>
          <w:i/>
          <w:iCs/>
          <w:noProof/>
        </w:rPr>
        <w:t>Quarterly Journal of the Royal Meteorological Society</w:t>
      </w:r>
      <w:r w:rsidRPr="002A4B30">
        <w:rPr>
          <w:rFonts w:eastAsia="Times New Roman"/>
          <w:noProof/>
        </w:rPr>
        <w:t xml:space="preserve">, </w:t>
      </w:r>
      <w:r w:rsidRPr="002A4B30">
        <w:rPr>
          <w:rFonts w:eastAsia="Times New Roman"/>
          <w:i/>
          <w:iCs/>
          <w:noProof/>
        </w:rPr>
        <w:t>137</w:t>
      </w:r>
      <w:r w:rsidRPr="002A4B30">
        <w:rPr>
          <w:rFonts w:eastAsia="Times New Roman"/>
          <w:noProof/>
        </w:rPr>
        <w:t>(656), 553–597. https://doi.org/10.1002/qj.828</w:t>
      </w:r>
    </w:p>
    <w:p w14:paraId="64E04B82" w14:textId="77777777" w:rsidR="002A4B30" w:rsidRPr="002A4B30" w:rsidRDefault="002A4B30">
      <w:pPr>
        <w:widowControl w:val="0"/>
        <w:autoSpaceDE w:val="0"/>
        <w:autoSpaceDN w:val="0"/>
        <w:adjustRightInd w:val="0"/>
        <w:ind w:left="480" w:hanging="480"/>
        <w:jc w:val="both"/>
        <w:rPr>
          <w:rFonts w:eastAsia="Times New Roman"/>
          <w:noProof/>
        </w:rPr>
        <w:pPrChange w:id="165" w:author="Ezzati, Majid" w:date="2018-07-27T12:20:00Z">
          <w:pPr>
            <w:widowControl w:val="0"/>
            <w:autoSpaceDE w:val="0"/>
            <w:autoSpaceDN w:val="0"/>
            <w:adjustRightInd w:val="0"/>
            <w:ind w:left="480" w:hanging="480"/>
          </w:pPr>
        </w:pPrChange>
      </w:pPr>
      <w:r w:rsidRPr="002A4B30">
        <w:rPr>
          <w:rFonts w:eastAsia="Times New Roman"/>
          <w:noProof/>
        </w:rPr>
        <w:t xml:space="preserve">Feinstein, C. A. (2002). Seasonality of deaths in the U.S. by age and cause. </w:t>
      </w:r>
      <w:r w:rsidRPr="002A4B30">
        <w:rPr>
          <w:rFonts w:eastAsia="Times New Roman"/>
          <w:i/>
          <w:iCs/>
          <w:noProof/>
        </w:rPr>
        <w:t>Demographic Research</w:t>
      </w:r>
      <w:r w:rsidRPr="002A4B30">
        <w:rPr>
          <w:rFonts w:eastAsia="Times New Roman"/>
          <w:noProof/>
        </w:rPr>
        <w:t xml:space="preserve">, </w:t>
      </w:r>
      <w:r w:rsidRPr="002A4B30">
        <w:rPr>
          <w:rFonts w:eastAsia="Times New Roman"/>
          <w:i/>
          <w:iCs/>
          <w:noProof/>
        </w:rPr>
        <w:t>6</w:t>
      </w:r>
      <w:r w:rsidRPr="002A4B30">
        <w:rPr>
          <w:rFonts w:eastAsia="Times New Roman"/>
          <w:noProof/>
        </w:rPr>
        <w:t>, 469–486. https://doi.org/10.4054/DemRes.2002.6.17</w:t>
      </w:r>
    </w:p>
    <w:p w14:paraId="0BBDA334" w14:textId="77777777" w:rsidR="002A4B30" w:rsidRPr="002A4B30" w:rsidRDefault="002A4B30">
      <w:pPr>
        <w:widowControl w:val="0"/>
        <w:autoSpaceDE w:val="0"/>
        <w:autoSpaceDN w:val="0"/>
        <w:adjustRightInd w:val="0"/>
        <w:ind w:left="480" w:hanging="480"/>
        <w:jc w:val="both"/>
        <w:rPr>
          <w:rFonts w:eastAsia="Times New Roman"/>
          <w:noProof/>
        </w:rPr>
        <w:pPrChange w:id="166" w:author="Ezzati, Majid" w:date="2018-07-27T12:20:00Z">
          <w:pPr>
            <w:widowControl w:val="0"/>
            <w:autoSpaceDE w:val="0"/>
            <w:autoSpaceDN w:val="0"/>
            <w:adjustRightInd w:val="0"/>
            <w:ind w:left="480" w:hanging="480"/>
          </w:pPr>
        </w:pPrChange>
      </w:pPr>
      <w:r w:rsidRPr="002A4B30">
        <w:rPr>
          <w:rFonts w:eastAsia="Times New Roman"/>
          <w:noProof/>
        </w:rPr>
        <w:t xml:space="preserve">Ferreira Braga, A. L., Zanobetti, A., &amp; Schwartz, J. (2001). The time course of weather-related deaths. </w:t>
      </w:r>
      <w:r w:rsidRPr="002A4B30">
        <w:rPr>
          <w:rFonts w:eastAsia="Times New Roman"/>
          <w:i/>
          <w:iCs/>
          <w:noProof/>
        </w:rPr>
        <w:t>Epidemiology</w:t>
      </w:r>
      <w:r w:rsidRPr="002A4B30">
        <w:rPr>
          <w:rFonts w:eastAsia="Times New Roman"/>
          <w:noProof/>
        </w:rPr>
        <w:t xml:space="preserve">, </w:t>
      </w:r>
      <w:r w:rsidRPr="002A4B30">
        <w:rPr>
          <w:rFonts w:eastAsia="Times New Roman"/>
          <w:i/>
          <w:iCs/>
          <w:noProof/>
        </w:rPr>
        <w:t>12</w:t>
      </w:r>
      <w:r w:rsidRPr="002A4B30">
        <w:rPr>
          <w:rFonts w:eastAsia="Times New Roman"/>
          <w:noProof/>
        </w:rPr>
        <w:t>(6), 662–667. https://doi.org/10.1097/00001648-200111000-00014</w:t>
      </w:r>
    </w:p>
    <w:p w14:paraId="052AC7BA" w14:textId="77777777" w:rsidR="002A4B30" w:rsidRPr="002A4B30" w:rsidRDefault="002A4B30">
      <w:pPr>
        <w:widowControl w:val="0"/>
        <w:autoSpaceDE w:val="0"/>
        <w:autoSpaceDN w:val="0"/>
        <w:adjustRightInd w:val="0"/>
        <w:ind w:left="480" w:hanging="480"/>
        <w:jc w:val="both"/>
        <w:rPr>
          <w:rFonts w:eastAsia="Times New Roman"/>
          <w:noProof/>
        </w:rPr>
        <w:pPrChange w:id="167" w:author="Ezzati, Majid" w:date="2018-07-27T12:20:00Z">
          <w:pPr>
            <w:widowControl w:val="0"/>
            <w:autoSpaceDE w:val="0"/>
            <w:autoSpaceDN w:val="0"/>
            <w:adjustRightInd w:val="0"/>
            <w:ind w:left="480" w:hanging="480"/>
          </w:pPr>
        </w:pPrChange>
      </w:pPr>
      <w:r w:rsidRPr="002A4B30">
        <w:rPr>
          <w:rFonts w:eastAsia="Times New Roman"/>
          <w:noProof/>
        </w:rPr>
        <w:t xml:space="preserve">Fisher, N. I. (1995). </w:t>
      </w:r>
      <w:r w:rsidRPr="002A4B30">
        <w:rPr>
          <w:rFonts w:eastAsia="Times New Roman"/>
          <w:i/>
          <w:iCs/>
          <w:noProof/>
        </w:rPr>
        <w:t>Statistical analysis of circular data</w:t>
      </w:r>
      <w:r w:rsidRPr="002A4B30">
        <w:rPr>
          <w:rFonts w:eastAsia="Times New Roman"/>
          <w:noProof/>
        </w:rPr>
        <w:t>. Cambridge University Press.</w:t>
      </w:r>
    </w:p>
    <w:p w14:paraId="553CE922" w14:textId="77777777" w:rsidR="002A4B30" w:rsidRPr="002A4B30" w:rsidRDefault="002A4B30">
      <w:pPr>
        <w:widowControl w:val="0"/>
        <w:autoSpaceDE w:val="0"/>
        <w:autoSpaceDN w:val="0"/>
        <w:adjustRightInd w:val="0"/>
        <w:ind w:left="480" w:hanging="480"/>
        <w:jc w:val="both"/>
        <w:rPr>
          <w:rFonts w:eastAsia="Times New Roman"/>
          <w:noProof/>
        </w:rPr>
        <w:pPrChange w:id="168" w:author="Ezzati, Majid" w:date="2018-07-27T12:20:00Z">
          <w:pPr>
            <w:widowControl w:val="0"/>
            <w:autoSpaceDE w:val="0"/>
            <w:autoSpaceDN w:val="0"/>
            <w:adjustRightInd w:val="0"/>
            <w:ind w:left="480" w:hanging="480"/>
          </w:pPr>
        </w:pPrChange>
      </w:pPr>
      <w:r w:rsidRPr="002A4B30">
        <w:rPr>
          <w:rFonts w:eastAsia="Times New Roman"/>
          <w:noProof/>
        </w:rPr>
        <w:t xml:space="preserve">Fowler, T., Southgate, R. J., Waite, T., Harrell, R., Kovats, S., Bone, A., … Murray, V. (2015). Excess winter deaths in Europe: A multi-country descriptive analysis. </w:t>
      </w:r>
      <w:r w:rsidRPr="002A4B30">
        <w:rPr>
          <w:rFonts w:eastAsia="Times New Roman"/>
          <w:i/>
          <w:iCs/>
          <w:noProof/>
        </w:rPr>
        <w:t>European Journal of Public Health</w:t>
      </w:r>
      <w:r w:rsidRPr="002A4B30">
        <w:rPr>
          <w:rFonts w:eastAsia="Times New Roman"/>
          <w:noProof/>
        </w:rPr>
        <w:t xml:space="preserve">, </w:t>
      </w:r>
      <w:r w:rsidRPr="002A4B30">
        <w:rPr>
          <w:rFonts w:eastAsia="Times New Roman"/>
          <w:i/>
          <w:iCs/>
          <w:noProof/>
        </w:rPr>
        <w:t>25</w:t>
      </w:r>
      <w:r w:rsidRPr="002A4B30">
        <w:rPr>
          <w:rFonts w:eastAsia="Times New Roman"/>
          <w:noProof/>
        </w:rPr>
        <w:t>(2), 339–345. https://doi.org/10.1093/eurpub/cku073</w:t>
      </w:r>
    </w:p>
    <w:p w14:paraId="1CC8B0E5" w14:textId="77777777" w:rsidR="002A4B30" w:rsidRPr="002A4B30" w:rsidRDefault="002A4B30">
      <w:pPr>
        <w:widowControl w:val="0"/>
        <w:autoSpaceDE w:val="0"/>
        <w:autoSpaceDN w:val="0"/>
        <w:adjustRightInd w:val="0"/>
        <w:ind w:left="480" w:hanging="480"/>
        <w:jc w:val="both"/>
        <w:rPr>
          <w:rFonts w:eastAsia="Times New Roman"/>
          <w:noProof/>
        </w:rPr>
        <w:pPrChange w:id="169" w:author="Ezzati, Majid" w:date="2018-07-27T12:20:00Z">
          <w:pPr>
            <w:widowControl w:val="0"/>
            <w:autoSpaceDE w:val="0"/>
            <w:autoSpaceDN w:val="0"/>
            <w:adjustRightInd w:val="0"/>
            <w:ind w:left="480" w:hanging="480"/>
          </w:pPr>
        </w:pPrChange>
      </w:pPr>
      <w:r w:rsidRPr="002A4B30">
        <w:rPr>
          <w:rFonts w:eastAsia="Times New Roman"/>
          <w:noProof/>
        </w:rPr>
        <w:t xml:space="preserve">Gasparrini, A., Guo, Y., Hashizume, M., Lavigne, E., Zanobetti, A., Schwartz, J., … Armstrong, B. (2015). Mortality risk attributable to high and low ambient temperature: A multicountry observational study. </w:t>
      </w:r>
      <w:r w:rsidRPr="002A4B30">
        <w:rPr>
          <w:rFonts w:eastAsia="Times New Roman"/>
          <w:i/>
          <w:iCs/>
          <w:noProof/>
        </w:rPr>
        <w:t>The Lancet</w:t>
      </w:r>
      <w:r w:rsidRPr="002A4B30">
        <w:rPr>
          <w:rFonts w:eastAsia="Times New Roman"/>
          <w:noProof/>
        </w:rPr>
        <w:t xml:space="preserve">, </w:t>
      </w:r>
      <w:r w:rsidRPr="002A4B30">
        <w:rPr>
          <w:rFonts w:eastAsia="Times New Roman"/>
          <w:i/>
          <w:iCs/>
          <w:noProof/>
        </w:rPr>
        <w:t>386</w:t>
      </w:r>
      <w:r w:rsidRPr="002A4B30">
        <w:rPr>
          <w:rFonts w:eastAsia="Times New Roman"/>
          <w:noProof/>
        </w:rPr>
        <w:t>(9991), 369–375. https://doi.org/10.1016/S0140-6736(14)62114-0</w:t>
      </w:r>
    </w:p>
    <w:p w14:paraId="5A36F81D" w14:textId="77777777" w:rsidR="002A4B30" w:rsidRPr="002A4B30" w:rsidRDefault="002A4B30">
      <w:pPr>
        <w:widowControl w:val="0"/>
        <w:autoSpaceDE w:val="0"/>
        <w:autoSpaceDN w:val="0"/>
        <w:adjustRightInd w:val="0"/>
        <w:ind w:left="480" w:hanging="480"/>
        <w:jc w:val="both"/>
        <w:rPr>
          <w:rFonts w:eastAsia="Times New Roman"/>
          <w:noProof/>
        </w:rPr>
        <w:pPrChange w:id="170" w:author="Ezzati, Majid" w:date="2018-07-27T12:20:00Z">
          <w:pPr>
            <w:widowControl w:val="0"/>
            <w:autoSpaceDE w:val="0"/>
            <w:autoSpaceDN w:val="0"/>
            <w:adjustRightInd w:val="0"/>
            <w:ind w:left="480" w:hanging="480"/>
          </w:pPr>
        </w:pPrChange>
      </w:pPr>
      <w:r w:rsidRPr="002A4B30">
        <w:rPr>
          <w:rFonts w:eastAsia="Times New Roman"/>
          <w:noProof/>
        </w:rPr>
        <w:t xml:space="preserve">Grenfell, B. T., Bjørnstad, O. N., &amp; Kappey, J. (2001). Travelling waves and spatial hierarchies in measles epidemics.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414</w:t>
      </w:r>
      <w:r w:rsidRPr="002A4B30">
        <w:rPr>
          <w:rFonts w:eastAsia="Times New Roman"/>
          <w:noProof/>
        </w:rPr>
        <w:t>(6865), 716–723. https://doi.org/10.1038/414716a</w:t>
      </w:r>
    </w:p>
    <w:p w14:paraId="09D94FD9" w14:textId="77777777" w:rsidR="002A4B30" w:rsidRPr="002A4B30" w:rsidRDefault="002A4B30">
      <w:pPr>
        <w:widowControl w:val="0"/>
        <w:autoSpaceDE w:val="0"/>
        <w:autoSpaceDN w:val="0"/>
        <w:adjustRightInd w:val="0"/>
        <w:ind w:left="480" w:hanging="480"/>
        <w:jc w:val="both"/>
        <w:rPr>
          <w:rFonts w:eastAsia="Times New Roman"/>
          <w:noProof/>
        </w:rPr>
        <w:pPrChange w:id="171" w:author="Ezzati, Majid" w:date="2018-07-27T12:20:00Z">
          <w:pPr>
            <w:widowControl w:val="0"/>
            <w:autoSpaceDE w:val="0"/>
            <w:autoSpaceDN w:val="0"/>
            <w:adjustRightInd w:val="0"/>
            <w:ind w:left="480" w:hanging="480"/>
          </w:pPr>
        </w:pPrChange>
      </w:pPr>
      <w:r w:rsidRPr="002A4B30">
        <w:rPr>
          <w:rFonts w:eastAsia="Times New Roman"/>
          <w:noProof/>
        </w:rPr>
        <w:t xml:space="preserve">Healy, J. D. (2003). Excess winter mortality in Europe: A cross country analysis identifying key risk factors. </w:t>
      </w:r>
      <w:r w:rsidRPr="002A4B30">
        <w:rPr>
          <w:rFonts w:eastAsia="Times New Roman"/>
          <w:i/>
          <w:iCs/>
          <w:noProof/>
        </w:rPr>
        <w:t>Journal of Epidemiology and Community Health</w:t>
      </w:r>
      <w:r w:rsidRPr="002A4B30">
        <w:rPr>
          <w:rFonts w:eastAsia="Times New Roman"/>
          <w:noProof/>
        </w:rPr>
        <w:t xml:space="preserve">, </w:t>
      </w:r>
      <w:r w:rsidRPr="002A4B30">
        <w:rPr>
          <w:rFonts w:eastAsia="Times New Roman"/>
          <w:i/>
          <w:iCs/>
          <w:noProof/>
        </w:rPr>
        <w:t>57</w:t>
      </w:r>
      <w:r w:rsidRPr="002A4B30">
        <w:rPr>
          <w:rFonts w:eastAsia="Times New Roman"/>
          <w:noProof/>
        </w:rPr>
        <w:t xml:space="preserve">(10), 784–789. </w:t>
      </w:r>
      <w:r w:rsidRPr="002A4B30">
        <w:rPr>
          <w:rFonts w:eastAsia="Times New Roman"/>
          <w:noProof/>
        </w:rPr>
        <w:lastRenderedPageBreak/>
        <w:t>https://doi.org/10.1136/jech.57.10.784</w:t>
      </w:r>
    </w:p>
    <w:p w14:paraId="70D8ED1A" w14:textId="77777777" w:rsidR="002A4B30" w:rsidRPr="002A4B30" w:rsidRDefault="002A4B30">
      <w:pPr>
        <w:widowControl w:val="0"/>
        <w:autoSpaceDE w:val="0"/>
        <w:autoSpaceDN w:val="0"/>
        <w:adjustRightInd w:val="0"/>
        <w:ind w:left="480" w:hanging="480"/>
        <w:jc w:val="both"/>
        <w:rPr>
          <w:rFonts w:eastAsia="Times New Roman"/>
          <w:noProof/>
        </w:rPr>
        <w:pPrChange w:id="172" w:author="Ezzati, Majid" w:date="2018-07-27T12:20:00Z">
          <w:pPr>
            <w:widowControl w:val="0"/>
            <w:autoSpaceDE w:val="0"/>
            <w:autoSpaceDN w:val="0"/>
            <w:adjustRightInd w:val="0"/>
            <w:ind w:left="480" w:hanging="480"/>
          </w:pPr>
        </w:pPrChange>
      </w:pPr>
      <w:r w:rsidRPr="002A4B30">
        <w:rPr>
          <w:rFonts w:eastAsia="Times New Roman"/>
          <w:noProof/>
        </w:rPr>
        <w:t xml:space="preserve">Hubbard, B. B. (1996). </w:t>
      </w:r>
      <w:r w:rsidRPr="002A4B30">
        <w:rPr>
          <w:rFonts w:eastAsia="Times New Roman"/>
          <w:i/>
          <w:iCs/>
          <w:noProof/>
        </w:rPr>
        <w:t>The world according to wavelets: the story of a mathematical technique in the making</w:t>
      </w:r>
      <w:r w:rsidRPr="002A4B30">
        <w:rPr>
          <w:rFonts w:eastAsia="Times New Roman"/>
          <w:noProof/>
        </w:rPr>
        <w:t xml:space="preserve">. </w:t>
      </w:r>
      <w:r w:rsidRPr="002A4B30">
        <w:rPr>
          <w:rFonts w:eastAsia="Times New Roman"/>
          <w:i/>
          <w:iCs/>
          <w:noProof/>
        </w:rPr>
        <w:t>NOTICES OF THE AMS</w:t>
      </w:r>
      <w:r w:rsidRPr="002A4B30">
        <w:rPr>
          <w:rFonts w:eastAsia="Times New Roman"/>
          <w:noProof/>
        </w:rPr>
        <w:t>.</w:t>
      </w:r>
    </w:p>
    <w:p w14:paraId="4D0D0444" w14:textId="77777777" w:rsidR="002A4B30" w:rsidRPr="002A4B30" w:rsidRDefault="002A4B30">
      <w:pPr>
        <w:widowControl w:val="0"/>
        <w:autoSpaceDE w:val="0"/>
        <w:autoSpaceDN w:val="0"/>
        <w:adjustRightInd w:val="0"/>
        <w:ind w:left="480" w:hanging="480"/>
        <w:jc w:val="both"/>
        <w:rPr>
          <w:rFonts w:eastAsia="Times New Roman"/>
          <w:noProof/>
        </w:rPr>
        <w:pPrChange w:id="173" w:author="Ezzati, Majid" w:date="2018-07-27T12:20:00Z">
          <w:pPr>
            <w:widowControl w:val="0"/>
            <w:autoSpaceDE w:val="0"/>
            <w:autoSpaceDN w:val="0"/>
            <w:adjustRightInd w:val="0"/>
            <w:ind w:left="480" w:hanging="480"/>
          </w:pPr>
        </w:pPrChange>
      </w:pPr>
      <w:r w:rsidRPr="002A4B30">
        <w:rPr>
          <w:rFonts w:eastAsia="Times New Roman"/>
          <w:noProof/>
        </w:rPr>
        <w:t xml:space="preserve">Ingram, D. D., Parker, J. D., Schenker, N., Weed, J. A., Hamilton, B., Arias, E., &amp; Madans, J. H. (2003). United States Census 2000 population with bridged race categories. </w:t>
      </w:r>
      <w:r w:rsidRPr="002A4B30">
        <w:rPr>
          <w:rFonts w:eastAsia="Times New Roman"/>
          <w:i/>
          <w:iCs/>
          <w:noProof/>
        </w:rPr>
        <w:t>Vital and Health Statistics. Series 2, Data Evaluation and Methods Research</w:t>
      </w:r>
      <w:r w:rsidRPr="002A4B30">
        <w:rPr>
          <w:rFonts w:eastAsia="Times New Roman"/>
          <w:noProof/>
        </w:rPr>
        <w:t>, (135), 1–55. Retrieved from internal-pdf://103.99.132.94/paper.pdf</w:t>
      </w:r>
    </w:p>
    <w:p w14:paraId="07698E6E" w14:textId="77777777" w:rsidR="002A4B30" w:rsidRPr="002A4B30" w:rsidRDefault="002A4B30">
      <w:pPr>
        <w:widowControl w:val="0"/>
        <w:autoSpaceDE w:val="0"/>
        <w:autoSpaceDN w:val="0"/>
        <w:adjustRightInd w:val="0"/>
        <w:ind w:left="480" w:hanging="480"/>
        <w:jc w:val="both"/>
        <w:rPr>
          <w:rFonts w:eastAsia="Times New Roman"/>
          <w:noProof/>
        </w:rPr>
        <w:pPrChange w:id="174" w:author="Ezzati, Majid" w:date="2018-07-27T12:20:00Z">
          <w:pPr>
            <w:widowControl w:val="0"/>
            <w:autoSpaceDE w:val="0"/>
            <w:autoSpaceDN w:val="0"/>
            <w:adjustRightInd w:val="0"/>
            <w:ind w:left="480" w:hanging="480"/>
          </w:pPr>
        </w:pPrChange>
      </w:pPr>
      <w:r w:rsidRPr="002A4B30">
        <w:rPr>
          <w:rFonts w:eastAsia="Times New Roman"/>
          <w:noProof/>
        </w:rPr>
        <w:t xml:space="preserve">Kalkstein, A. J. (2013). Regional Similarities in Seasonal Mortality across the United States: An Examination of 28 Metropolitan Statistical Areas. </w:t>
      </w:r>
      <w:r w:rsidRPr="002A4B30">
        <w:rPr>
          <w:rFonts w:eastAsia="Times New Roman"/>
          <w:i/>
          <w:iCs/>
          <w:noProof/>
        </w:rPr>
        <w:t>PLoS ONE</w:t>
      </w:r>
      <w:r w:rsidRPr="002A4B30">
        <w:rPr>
          <w:rFonts w:eastAsia="Times New Roman"/>
          <w:noProof/>
        </w:rPr>
        <w:t xml:space="preserve">, </w:t>
      </w:r>
      <w:r w:rsidRPr="002A4B30">
        <w:rPr>
          <w:rFonts w:eastAsia="Times New Roman"/>
          <w:i/>
          <w:iCs/>
          <w:noProof/>
        </w:rPr>
        <w:t>8</w:t>
      </w:r>
      <w:r w:rsidRPr="002A4B30">
        <w:rPr>
          <w:rFonts w:eastAsia="Times New Roman"/>
          <w:noProof/>
        </w:rPr>
        <w:t>(5). https://doi.org/10.1371/journal.pone.0063971</w:t>
      </w:r>
    </w:p>
    <w:p w14:paraId="7789D0BF" w14:textId="77777777" w:rsidR="002A4B30" w:rsidRPr="002A4B30" w:rsidRDefault="002A4B30">
      <w:pPr>
        <w:widowControl w:val="0"/>
        <w:autoSpaceDE w:val="0"/>
        <w:autoSpaceDN w:val="0"/>
        <w:adjustRightInd w:val="0"/>
        <w:ind w:left="480" w:hanging="480"/>
        <w:jc w:val="both"/>
        <w:rPr>
          <w:rFonts w:eastAsia="Times New Roman"/>
          <w:noProof/>
        </w:rPr>
        <w:pPrChange w:id="175" w:author="Ezzati, Majid" w:date="2018-07-27T12:20:00Z">
          <w:pPr>
            <w:widowControl w:val="0"/>
            <w:autoSpaceDE w:val="0"/>
            <w:autoSpaceDN w:val="0"/>
            <w:adjustRightInd w:val="0"/>
            <w:ind w:left="480" w:hanging="480"/>
          </w:pPr>
        </w:pPrChange>
      </w:pPr>
      <w:r w:rsidRPr="002A4B30">
        <w:rPr>
          <w:rFonts w:eastAsia="Times New Roman"/>
          <w:noProof/>
        </w:rPr>
        <w:t>Karl, T. R., &amp; Koss, W. J. (1984). Regional and national monthly, seasonal, and annual temperature weighted by area, 1895-1983.</w:t>
      </w:r>
    </w:p>
    <w:p w14:paraId="7D1A37D4" w14:textId="77777777" w:rsidR="002A4B30" w:rsidRPr="002A4B30" w:rsidRDefault="002A4B30">
      <w:pPr>
        <w:widowControl w:val="0"/>
        <w:autoSpaceDE w:val="0"/>
        <w:autoSpaceDN w:val="0"/>
        <w:adjustRightInd w:val="0"/>
        <w:ind w:left="480" w:hanging="480"/>
        <w:jc w:val="both"/>
        <w:rPr>
          <w:rFonts w:eastAsia="Times New Roman"/>
          <w:noProof/>
        </w:rPr>
        <w:pPrChange w:id="176" w:author="Ezzati, Majid" w:date="2018-07-27T12:20:00Z">
          <w:pPr>
            <w:widowControl w:val="0"/>
            <w:autoSpaceDE w:val="0"/>
            <w:autoSpaceDN w:val="0"/>
            <w:adjustRightInd w:val="0"/>
            <w:ind w:left="480" w:hanging="480"/>
          </w:pPr>
        </w:pPrChange>
      </w:pPr>
      <w:r w:rsidRPr="002A4B30">
        <w:rPr>
          <w:rFonts w:eastAsia="Times New Roman"/>
          <w:noProof/>
        </w:rPr>
        <w:t xml:space="preserve">Kinney, P. L., Schwartz, J., Pascal, M., Petkova, E., Tertre, A. Le, Medina, S., &amp; Vautard, R. (2015). Winter season mortality: Will climate warming bring benefits? </w:t>
      </w:r>
      <w:r w:rsidRPr="002A4B30">
        <w:rPr>
          <w:rFonts w:eastAsia="Times New Roman"/>
          <w:i/>
          <w:iCs/>
          <w:noProof/>
        </w:rPr>
        <w:t>Environmental Research Letters</w:t>
      </w:r>
      <w:r w:rsidRPr="002A4B30">
        <w:rPr>
          <w:rFonts w:eastAsia="Times New Roman"/>
          <w:noProof/>
        </w:rPr>
        <w:t xml:space="preserve">, </w:t>
      </w:r>
      <w:r w:rsidRPr="002A4B30">
        <w:rPr>
          <w:rFonts w:eastAsia="Times New Roman"/>
          <w:i/>
          <w:iCs/>
          <w:noProof/>
        </w:rPr>
        <w:t>10</w:t>
      </w:r>
      <w:r w:rsidRPr="002A4B30">
        <w:rPr>
          <w:rFonts w:eastAsia="Times New Roman"/>
          <w:noProof/>
        </w:rPr>
        <w:t>(6). https://doi.org/10.1088/1748-9326/10/6/064016</w:t>
      </w:r>
    </w:p>
    <w:p w14:paraId="71DCB760" w14:textId="77777777" w:rsidR="002A4B30" w:rsidRPr="002A4B30" w:rsidRDefault="002A4B30">
      <w:pPr>
        <w:widowControl w:val="0"/>
        <w:autoSpaceDE w:val="0"/>
        <w:autoSpaceDN w:val="0"/>
        <w:adjustRightInd w:val="0"/>
        <w:ind w:left="480" w:hanging="480"/>
        <w:jc w:val="both"/>
        <w:rPr>
          <w:rFonts w:eastAsia="Times New Roman"/>
          <w:noProof/>
        </w:rPr>
        <w:pPrChange w:id="177" w:author="Ezzati, Majid" w:date="2018-07-27T12:20:00Z">
          <w:pPr>
            <w:widowControl w:val="0"/>
            <w:autoSpaceDE w:val="0"/>
            <w:autoSpaceDN w:val="0"/>
            <w:adjustRightInd w:val="0"/>
            <w:ind w:left="480" w:hanging="480"/>
          </w:pPr>
        </w:pPrChange>
      </w:pPr>
      <w:r w:rsidRPr="002A4B30">
        <w:rPr>
          <w:rFonts w:eastAsia="Times New Roman"/>
          <w:noProof/>
        </w:rPr>
        <w:t xml:space="preserve">Langford, I. H., &amp; Bentham, G. (1995). The potential effects of climate change on winter mortality in England and Wales. </w:t>
      </w:r>
      <w:r w:rsidRPr="002A4B30">
        <w:rPr>
          <w:rFonts w:eastAsia="Times New Roman"/>
          <w:i/>
          <w:iCs/>
          <w:noProof/>
        </w:rPr>
        <w:t>Int J Biometeorol</w:t>
      </w:r>
      <w:r w:rsidRPr="002A4B30">
        <w:rPr>
          <w:rFonts w:eastAsia="Times New Roman"/>
          <w:noProof/>
        </w:rPr>
        <w:t xml:space="preserve">, </w:t>
      </w:r>
      <w:r w:rsidRPr="002A4B30">
        <w:rPr>
          <w:rFonts w:eastAsia="Times New Roman"/>
          <w:i/>
          <w:iCs/>
          <w:noProof/>
        </w:rPr>
        <w:t>38</w:t>
      </w:r>
      <w:r w:rsidRPr="002A4B30">
        <w:rPr>
          <w:rFonts w:eastAsia="Times New Roman"/>
          <w:noProof/>
        </w:rPr>
        <w:t>(3), 141–147. Retrieved from internal-pdf://189.27.88.183/art%253A10.1007%252FBF01208491.pdf</w:t>
      </w:r>
    </w:p>
    <w:p w14:paraId="3B73C55A" w14:textId="77777777" w:rsidR="002A4B30" w:rsidRPr="002A4B30" w:rsidRDefault="002A4B30">
      <w:pPr>
        <w:widowControl w:val="0"/>
        <w:autoSpaceDE w:val="0"/>
        <w:autoSpaceDN w:val="0"/>
        <w:adjustRightInd w:val="0"/>
        <w:ind w:left="480" w:hanging="480"/>
        <w:jc w:val="both"/>
        <w:rPr>
          <w:rFonts w:eastAsia="Times New Roman"/>
          <w:noProof/>
        </w:rPr>
        <w:pPrChange w:id="178" w:author="Ezzati, Majid" w:date="2018-07-27T12:20:00Z">
          <w:pPr>
            <w:widowControl w:val="0"/>
            <w:autoSpaceDE w:val="0"/>
            <w:autoSpaceDN w:val="0"/>
            <w:adjustRightInd w:val="0"/>
            <w:ind w:left="480" w:hanging="480"/>
          </w:pPr>
        </w:pPrChange>
      </w:pPr>
      <w:r w:rsidRPr="002A4B30">
        <w:rPr>
          <w:rFonts w:eastAsia="Times New Roman"/>
          <w:noProof/>
        </w:rPr>
        <w:t xml:space="preserve">Lerchl, A. (1998). Changes in the seasonality of mortality in Germany from 1946 to 1995: the role of temperature. </w:t>
      </w:r>
      <w:r w:rsidRPr="002A4B30">
        <w:rPr>
          <w:rFonts w:eastAsia="Times New Roman"/>
          <w:i/>
          <w:iCs/>
          <w:noProof/>
        </w:rPr>
        <w:t>International Journal of Biometeorology</w:t>
      </w:r>
      <w:r w:rsidRPr="002A4B30">
        <w:rPr>
          <w:rFonts w:eastAsia="Times New Roman"/>
          <w:noProof/>
        </w:rPr>
        <w:t xml:space="preserve">, </w:t>
      </w:r>
      <w:r w:rsidRPr="002A4B30">
        <w:rPr>
          <w:rFonts w:eastAsia="Times New Roman"/>
          <w:i/>
          <w:iCs/>
          <w:noProof/>
        </w:rPr>
        <w:t>42</w:t>
      </w:r>
      <w:r w:rsidRPr="002A4B30">
        <w:rPr>
          <w:rFonts w:eastAsia="Times New Roman"/>
          <w:noProof/>
        </w:rPr>
        <w:t>(2), 84–88. https://doi.org/10.1007/s004840050089</w:t>
      </w:r>
    </w:p>
    <w:p w14:paraId="6366E1B0" w14:textId="77777777" w:rsidR="002A4B30" w:rsidRPr="002A4B30" w:rsidRDefault="002A4B30">
      <w:pPr>
        <w:widowControl w:val="0"/>
        <w:autoSpaceDE w:val="0"/>
        <w:autoSpaceDN w:val="0"/>
        <w:adjustRightInd w:val="0"/>
        <w:ind w:left="480" w:hanging="480"/>
        <w:jc w:val="both"/>
        <w:rPr>
          <w:rFonts w:eastAsia="Times New Roman"/>
          <w:noProof/>
        </w:rPr>
        <w:pPrChange w:id="179" w:author="Ezzati, Majid" w:date="2018-07-27T12:20:00Z">
          <w:pPr>
            <w:widowControl w:val="0"/>
            <w:autoSpaceDE w:val="0"/>
            <w:autoSpaceDN w:val="0"/>
            <w:adjustRightInd w:val="0"/>
            <w:ind w:left="480" w:hanging="480"/>
          </w:pPr>
        </w:pPrChange>
      </w:pPr>
      <w:r w:rsidRPr="002A4B30">
        <w:rPr>
          <w:rFonts w:eastAsia="Times New Roman"/>
          <w:noProof/>
        </w:rPr>
        <w:t xml:space="preserve">MacDorman, M. F., &amp; Gregory, E. (2015). Fetal and Perinatal Mortality: United States, 2013. </w:t>
      </w:r>
      <w:r w:rsidRPr="002A4B30">
        <w:rPr>
          <w:rFonts w:eastAsia="Times New Roman"/>
          <w:i/>
          <w:iCs/>
          <w:noProof/>
        </w:rPr>
        <w:t>National Vital Statistics Reports</w:t>
      </w:r>
      <w:r w:rsidRPr="002A4B30">
        <w:rPr>
          <w:rFonts w:eastAsia="Times New Roman"/>
          <w:noProof/>
        </w:rPr>
        <w:t xml:space="preserve">, </w:t>
      </w:r>
      <w:r w:rsidRPr="002A4B30">
        <w:rPr>
          <w:rFonts w:eastAsia="Times New Roman"/>
          <w:i/>
          <w:iCs/>
          <w:noProof/>
        </w:rPr>
        <w:t>64</w:t>
      </w:r>
      <w:r w:rsidRPr="002A4B30">
        <w:rPr>
          <w:rFonts w:eastAsia="Times New Roman"/>
          <w:noProof/>
        </w:rPr>
        <w:t>(8), 1–24.</w:t>
      </w:r>
    </w:p>
    <w:p w14:paraId="7CED0E87" w14:textId="77777777" w:rsidR="002A4B30" w:rsidRPr="002A4B30" w:rsidRDefault="002A4B30">
      <w:pPr>
        <w:widowControl w:val="0"/>
        <w:autoSpaceDE w:val="0"/>
        <w:autoSpaceDN w:val="0"/>
        <w:adjustRightInd w:val="0"/>
        <w:ind w:left="480" w:hanging="480"/>
        <w:jc w:val="both"/>
        <w:rPr>
          <w:rFonts w:eastAsia="Times New Roman"/>
          <w:noProof/>
        </w:rPr>
        <w:pPrChange w:id="180" w:author="Ezzati, Majid" w:date="2018-07-27T12:20:00Z">
          <w:pPr>
            <w:widowControl w:val="0"/>
            <w:autoSpaceDE w:val="0"/>
            <w:autoSpaceDN w:val="0"/>
            <w:adjustRightInd w:val="0"/>
            <w:ind w:left="480" w:hanging="480"/>
          </w:pPr>
        </w:pPrChange>
      </w:pPr>
      <w:r w:rsidRPr="002A4B30">
        <w:rPr>
          <w:rFonts w:eastAsia="Times New Roman"/>
          <w:noProof/>
        </w:rPr>
        <w:t xml:space="preserve">Martens, W. J. (1998). Climate change, thermal stress and mortality changes. </w:t>
      </w:r>
      <w:r w:rsidRPr="002A4B30">
        <w:rPr>
          <w:rFonts w:eastAsia="Times New Roman"/>
          <w:i/>
          <w:iCs/>
          <w:noProof/>
        </w:rPr>
        <w:t>Soc Sci Med</w:t>
      </w:r>
      <w:r w:rsidRPr="002A4B30">
        <w:rPr>
          <w:rFonts w:eastAsia="Times New Roman"/>
          <w:noProof/>
        </w:rPr>
        <w:t xml:space="preserve">, </w:t>
      </w:r>
      <w:r w:rsidRPr="002A4B30">
        <w:rPr>
          <w:rFonts w:eastAsia="Times New Roman"/>
          <w:i/>
          <w:iCs/>
          <w:noProof/>
        </w:rPr>
        <w:t>46</w:t>
      </w:r>
      <w:r w:rsidRPr="002A4B30">
        <w:rPr>
          <w:rFonts w:eastAsia="Times New Roman"/>
          <w:noProof/>
        </w:rPr>
        <w:t>(3), 331–344. Retrieved from internal-pdf://57.13.130.132/1-s2.0-S0277953697001627-main.pdf</w:t>
      </w:r>
    </w:p>
    <w:p w14:paraId="2D5338F8" w14:textId="77777777" w:rsidR="002A4B30" w:rsidRPr="002A4B30" w:rsidRDefault="002A4B30">
      <w:pPr>
        <w:widowControl w:val="0"/>
        <w:autoSpaceDE w:val="0"/>
        <w:autoSpaceDN w:val="0"/>
        <w:adjustRightInd w:val="0"/>
        <w:ind w:left="480" w:hanging="480"/>
        <w:jc w:val="both"/>
        <w:rPr>
          <w:rFonts w:eastAsia="Times New Roman"/>
          <w:noProof/>
        </w:rPr>
        <w:pPrChange w:id="181" w:author="Ezzati, Majid" w:date="2018-07-27T12:20:00Z">
          <w:pPr>
            <w:widowControl w:val="0"/>
            <w:autoSpaceDE w:val="0"/>
            <w:autoSpaceDN w:val="0"/>
            <w:adjustRightInd w:val="0"/>
            <w:ind w:left="480" w:hanging="480"/>
          </w:pPr>
        </w:pPrChange>
      </w:pPr>
      <w:r w:rsidRPr="002A4B30">
        <w:rPr>
          <w:rFonts w:eastAsia="Times New Roman"/>
          <w:noProof/>
        </w:rPr>
        <w:t xml:space="preserve">McKee, C. M. (1989). Deaths in winter: Can Britain learn from Europe? </w:t>
      </w:r>
      <w:r w:rsidRPr="002A4B30">
        <w:rPr>
          <w:rFonts w:eastAsia="Times New Roman"/>
          <w:i/>
          <w:iCs/>
          <w:noProof/>
        </w:rPr>
        <w:t>European Journal of Epidemiology</w:t>
      </w:r>
      <w:r w:rsidRPr="002A4B30">
        <w:rPr>
          <w:rFonts w:eastAsia="Times New Roman"/>
          <w:noProof/>
        </w:rPr>
        <w:t xml:space="preserve">, </w:t>
      </w:r>
      <w:r w:rsidRPr="002A4B30">
        <w:rPr>
          <w:rFonts w:eastAsia="Times New Roman"/>
          <w:i/>
          <w:iCs/>
          <w:noProof/>
        </w:rPr>
        <w:t>5</w:t>
      </w:r>
      <w:r w:rsidRPr="002A4B30">
        <w:rPr>
          <w:rFonts w:eastAsia="Times New Roman"/>
          <w:noProof/>
        </w:rPr>
        <w:t>(2), 178–182. https://doi.org/10.1007/BF00156826</w:t>
      </w:r>
    </w:p>
    <w:p w14:paraId="6CBD5988" w14:textId="77777777" w:rsidR="002A4B30" w:rsidRPr="002A4B30" w:rsidRDefault="002A4B30">
      <w:pPr>
        <w:widowControl w:val="0"/>
        <w:autoSpaceDE w:val="0"/>
        <w:autoSpaceDN w:val="0"/>
        <w:adjustRightInd w:val="0"/>
        <w:ind w:left="480" w:hanging="480"/>
        <w:jc w:val="both"/>
        <w:rPr>
          <w:rFonts w:eastAsia="Times New Roman"/>
          <w:noProof/>
        </w:rPr>
        <w:pPrChange w:id="182" w:author="Ezzati, Majid" w:date="2018-07-27T12:20:00Z">
          <w:pPr>
            <w:widowControl w:val="0"/>
            <w:autoSpaceDE w:val="0"/>
            <w:autoSpaceDN w:val="0"/>
            <w:adjustRightInd w:val="0"/>
            <w:ind w:left="480" w:hanging="480"/>
          </w:pPr>
        </w:pPrChange>
      </w:pPr>
      <w:r w:rsidRPr="002A4B30">
        <w:rPr>
          <w:rFonts w:eastAsia="Times New Roman"/>
          <w:noProof/>
        </w:rPr>
        <w:t xml:space="preserve">Medina-Ramón, M., &amp; Schwartz, J. (2007). Temperature, temperature extremes, and mortality: A study of acclimatisation and effect modification in 50 US cities. </w:t>
      </w:r>
      <w:r w:rsidRPr="002A4B30">
        <w:rPr>
          <w:rFonts w:eastAsia="Times New Roman"/>
          <w:i/>
          <w:iCs/>
          <w:noProof/>
        </w:rPr>
        <w:t>Occupational and Environmental Medicine</w:t>
      </w:r>
      <w:r w:rsidRPr="002A4B30">
        <w:rPr>
          <w:rFonts w:eastAsia="Times New Roman"/>
          <w:noProof/>
        </w:rPr>
        <w:t xml:space="preserve">, </w:t>
      </w:r>
      <w:r w:rsidRPr="002A4B30">
        <w:rPr>
          <w:rFonts w:eastAsia="Times New Roman"/>
          <w:i/>
          <w:iCs/>
          <w:noProof/>
        </w:rPr>
        <w:t>64</w:t>
      </w:r>
      <w:r w:rsidRPr="002A4B30">
        <w:rPr>
          <w:rFonts w:eastAsia="Times New Roman"/>
          <w:noProof/>
        </w:rPr>
        <w:t>(12), 827–833. https://doi.org/10.1136/oem.2007.033175</w:t>
      </w:r>
    </w:p>
    <w:p w14:paraId="3720B5A3" w14:textId="77777777" w:rsidR="002A4B30" w:rsidRPr="002A4B30" w:rsidRDefault="002A4B30">
      <w:pPr>
        <w:widowControl w:val="0"/>
        <w:autoSpaceDE w:val="0"/>
        <w:autoSpaceDN w:val="0"/>
        <w:adjustRightInd w:val="0"/>
        <w:ind w:left="480" w:hanging="480"/>
        <w:jc w:val="both"/>
        <w:rPr>
          <w:rFonts w:eastAsia="Times New Roman"/>
          <w:noProof/>
        </w:rPr>
        <w:pPrChange w:id="183" w:author="Ezzati, Majid" w:date="2018-07-27T12:20:00Z">
          <w:pPr>
            <w:widowControl w:val="0"/>
            <w:autoSpaceDE w:val="0"/>
            <w:autoSpaceDN w:val="0"/>
            <w:adjustRightInd w:val="0"/>
            <w:ind w:left="480" w:hanging="480"/>
          </w:pPr>
        </w:pPrChange>
      </w:pPr>
      <w:r w:rsidRPr="002A4B30">
        <w:rPr>
          <w:rFonts w:eastAsia="Times New Roman"/>
          <w:noProof/>
        </w:rPr>
        <w:t xml:space="preserve">Morris, M. E. (2013). Smart-Home Technologies to Assist Older People to Live Well at Home. </w:t>
      </w:r>
      <w:r w:rsidRPr="002A4B30">
        <w:rPr>
          <w:rFonts w:eastAsia="Times New Roman"/>
          <w:i/>
          <w:iCs/>
          <w:noProof/>
        </w:rPr>
        <w:t>Journal of Aging Science</w:t>
      </w:r>
      <w:r w:rsidRPr="002A4B30">
        <w:rPr>
          <w:rFonts w:eastAsia="Times New Roman"/>
          <w:noProof/>
        </w:rPr>
        <w:t xml:space="preserve">, </w:t>
      </w:r>
      <w:r w:rsidRPr="002A4B30">
        <w:rPr>
          <w:rFonts w:eastAsia="Times New Roman"/>
          <w:i/>
          <w:iCs/>
          <w:noProof/>
        </w:rPr>
        <w:t>01</w:t>
      </w:r>
      <w:r w:rsidRPr="002A4B30">
        <w:rPr>
          <w:rFonts w:eastAsia="Times New Roman"/>
          <w:noProof/>
        </w:rPr>
        <w:t>(01). https://doi.org/10.4172/2329-8847.1000101</w:t>
      </w:r>
    </w:p>
    <w:p w14:paraId="7CE4F22C" w14:textId="77777777" w:rsidR="002A4B30" w:rsidRPr="002A4B30" w:rsidRDefault="002A4B30">
      <w:pPr>
        <w:widowControl w:val="0"/>
        <w:autoSpaceDE w:val="0"/>
        <w:autoSpaceDN w:val="0"/>
        <w:adjustRightInd w:val="0"/>
        <w:ind w:left="480" w:hanging="480"/>
        <w:jc w:val="both"/>
        <w:rPr>
          <w:rFonts w:eastAsia="Times New Roman"/>
          <w:noProof/>
        </w:rPr>
        <w:pPrChange w:id="184" w:author="Ezzati, Majid" w:date="2018-07-27T12:20:00Z">
          <w:pPr>
            <w:widowControl w:val="0"/>
            <w:autoSpaceDE w:val="0"/>
            <w:autoSpaceDN w:val="0"/>
            <w:adjustRightInd w:val="0"/>
            <w:ind w:left="480" w:hanging="480"/>
          </w:pPr>
        </w:pPrChange>
      </w:pPr>
      <w:r w:rsidRPr="002A4B30">
        <w:rPr>
          <w:rFonts w:eastAsia="Times New Roman"/>
          <w:noProof/>
        </w:rPr>
        <w:t xml:space="preserve">Moy, C. M., Seltzer, G. O., Rodbell, D. T., &amp; Anderson, D. M. (2002). Variability of El Niño/Southern Oscillation activity at millennial timescales during the Holocene epoch.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420</w:t>
      </w:r>
      <w:r w:rsidRPr="002A4B30">
        <w:rPr>
          <w:rFonts w:eastAsia="Times New Roman"/>
          <w:noProof/>
        </w:rPr>
        <w:t>(6912), 162–165. https://doi.org/10.1038/nature01194</w:t>
      </w:r>
    </w:p>
    <w:p w14:paraId="762B7885" w14:textId="77777777" w:rsidR="002A4B30" w:rsidRPr="002A4B30" w:rsidRDefault="002A4B30">
      <w:pPr>
        <w:widowControl w:val="0"/>
        <w:autoSpaceDE w:val="0"/>
        <w:autoSpaceDN w:val="0"/>
        <w:adjustRightInd w:val="0"/>
        <w:ind w:left="480" w:hanging="480"/>
        <w:jc w:val="both"/>
        <w:rPr>
          <w:rFonts w:eastAsia="Times New Roman"/>
          <w:noProof/>
        </w:rPr>
        <w:pPrChange w:id="185" w:author="Ezzati, Majid" w:date="2018-07-27T12:20:00Z">
          <w:pPr>
            <w:widowControl w:val="0"/>
            <w:autoSpaceDE w:val="0"/>
            <w:autoSpaceDN w:val="0"/>
            <w:adjustRightInd w:val="0"/>
            <w:ind w:left="480" w:hanging="480"/>
          </w:pPr>
        </w:pPrChange>
      </w:pPr>
      <w:r w:rsidRPr="002A4B30">
        <w:rPr>
          <w:rFonts w:eastAsia="Times New Roman"/>
          <w:noProof/>
        </w:rPr>
        <w:t xml:space="preserve">National Highway Traffic Safety Administration. (2005). Trend and Pattern Analysis of Highway Crash Fatality By Month and Day. </w:t>
      </w:r>
      <w:r w:rsidRPr="002A4B30">
        <w:rPr>
          <w:rFonts w:eastAsia="Times New Roman"/>
          <w:i/>
          <w:iCs/>
          <w:noProof/>
        </w:rPr>
        <w:t>National Center for Statistics and Analysis (NCHS)</w:t>
      </w:r>
      <w:r w:rsidRPr="002A4B30">
        <w:rPr>
          <w:rFonts w:eastAsia="Times New Roman"/>
          <w:noProof/>
        </w:rPr>
        <w:t>, (March).</w:t>
      </w:r>
    </w:p>
    <w:p w14:paraId="7CBB6DF0" w14:textId="77777777" w:rsidR="002A4B30" w:rsidRPr="002A4B30" w:rsidRDefault="002A4B30">
      <w:pPr>
        <w:widowControl w:val="0"/>
        <w:autoSpaceDE w:val="0"/>
        <w:autoSpaceDN w:val="0"/>
        <w:adjustRightInd w:val="0"/>
        <w:ind w:left="480" w:hanging="480"/>
        <w:jc w:val="both"/>
        <w:rPr>
          <w:rFonts w:eastAsia="Times New Roman"/>
          <w:noProof/>
        </w:rPr>
        <w:pPrChange w:id="186" w:author="Ezzati, Majid" w:date="2018-07-27T12:20:00Z">
          <w:pPr>
            <w:widowControl w:val="0"/>
            <w:autoSpaceDE w:val="0"/>
            <w:autoSpaceDN w:val="0"/>
            <w:adjustRightInd w:val="0"/>
            <w:ind w:left="480" w:hanging="480"/>
          </w:pPr>
        </w:pPrChange>
      </w:pPr>
      <w:r w:rsidRPr="002A4B30">
        <w:rPr>
          <w:rFonts w:eastAsia="Times New Roman"/>
          <w:noProof/>
        </w:rPr>
        <w:t xml:space="preserve">Public Health England. (2017). The Cold Weather Plan for England. </w:t>
      </w:r>
      <w:r w:rsidRPr="002A4B30">
        <w:rPr>
          <w:rFonts w:eastAsia="Times New Roman"/>
          <w:i/>
          <w:iCs/>
          <w:noProof/>
        </w:rPr>
        <w:t>Public Health England</w:t>
      </w:r>
      <w:r w:rsidRPr="002A4B30">
        <w:rPr>
          <w:rFonts w:eastAsia="Times New Roman"/>
          <w:noProof/>
        </w:rPr>
        <w:t>, (October).</w:t>
      </w:r>
    </w:p>
    <w:p w14:paraId="3D75987C" w14:textId="77777777" w:rsidR="002A4B30" w:rsidRPr="002A4B30" w:rsidRDefault="002A4B30">
      <w:pPr>
        <w:widowControl w:val="0"/>
        <w:autoSpaceDE w:val="0"/>
        <w:autoSpaceDN w:val="0"/>
        <w:adjustRightInd w:val="0"/>
        <w:ind w:left="480" w:hanging="480"/>
        <w:jc w:val="both"/>
        <w:rPr>
          <w:rFonts w:eastAsia="Times New Roman"/>
          <w:noProof/>
        </w:rPr>
        <w:pPrChange w:id="187" w:author="Ezzati, Majid" w:date="2018-07-27T12:20:00Z">
          <w:pPr>
            <w:widowControl w:val="0"/>
            <w:autoSpaceDE w:val="0"/>
            <w:autoSpaceDN w:val="0"/>
            <w:adjustRightInd w:val="0"/>
            <w:ind w:left="480" w:hanging="480"/>
          </w:pPr>
        </w:pPrChange>
      </w:pPr>
      <w:r w:rsidRPr="002A4B30">
        <w:rPr>
          <w:rFonts w:eastAsia="Times New Roman"/>
          <w:noProof/>
        </w:rPr>
        <w:t xml:space="preserve">Rau, R. (2004). Seasonality in Human Mortality.  A Demographic Approach. </w:t>
      </w:r>
      <w:r w:rsidRPr="002A4B30">
        <w:rPr>
          <w:rFonts w:eastAsia="Times New Roman"/>
          <w:i/>
          <w:iCs/>
          <w:noProof/>
        </w:rPr>
        <w:t>Wirtschafts- Und Sozialwissenschaftlichen Fakultät</w:t>
      </w:r>
      <w:r w:rsidRPr="002A4B30">
        <w:rPr>
          <w:rFonts w:eastAsia="Times New Roman"/>
          <w:noProof/>
        </w:rPr>
        <w:t xml:space="preserve">, </w:t>
      </w:r>
      <w:r w:rsidRPr="002A4B30">
        <w:rPr>
          <w:rFonts w:eastAsia="Times New Roman"/>
          <w:i/>
          <w:iCs/>
          <w:noProof/>
        </w:rPr>
        <w:t>PhD</w:t>
      </w:r>
      <w:r w:rsidRPr="002A4B30">
        <w:rPr>
          <w:rFonts w:eastAsia="Times New Roman"/>
          <w:noProof/>
        </w:rPr>
        <w:t>, 361. https://doi.org/10.1007/978-3-540-44902-7</w:t>
      </w:r>
    </w:p>
    <w:p w14:paraId="6367901B" w14:textId="77777777" w:rsidR="002A4B30" w:rsidRPr="002A4B30" w:rsidRDefault="002A4B30">
      <w:pPr>
        <w:widowControl w:val="0"/>
        <w:autoSpaceDE w:val="0"/>
        <w:autoSpaceDN w:val="0"/>
        <w:adjustRightInd w:val="0"/>
        <w:ind w:left="480" w:hanging="480"/>
        <w:jc w:val="both"/>
        <w:rPr>
          <w:rFonts w:eastAsia="Times New Roman"/>
          <w:noProof/>
        </w:rPr>
        <w:pPrChange w:id="188" w:author="Ezzati, Majid" w:date="2018-07-27T12:20:00Z">
          <w:pPr>
            <w:widowControl w:val="0"/>
            <w:autoSpaceDE w:val="0"/>
            <w:autoSpaceDN w:val="0"/>
            <w:adjustRightInd w:val="0"/>
            <w:ind w:left="480" w:hanging="480"/>
          </w:pPr>
        </w:pPrChange>
      </w:pPr>
      <w:r w:rsidRPr="002A4B30">
        <w:rPr>
          <w:rFonts w:eastAsia="Times New Roman"/>
          <w:noProof/>
        </w:rPr>
        <w:t xml:space="preserve">Rau, R., Bohk-Ewald, C., Muszyńska, M. M., &amp; Vaupel, J. W. (2018). </w:t>
      </w:r>
      <w:r w:rsidRPr="002A4B30">
        <w:rPr>
          <w:rFonts w:eastAsia="Times New Roman"/>
          <w:i/>
          <w:iCs/>
          <w:noProof/>
        </w:rPr>
        <w:t>Visualizing Mortality Dynamics in the Lexis Diagram</w:t>
      </w:r>
      <w:r w:rsidRPr="002A4B30">
        <w:rPr>
          <w:rFonts w:eastAsia="Times New Roman"/>
          <w:noProof/>
        </w:rPr>
        <w:t>. https://doi.org/10.1007/978-3-319-64820-0</w:t>
      </w:r>
    </w:p>
    <w:p w14:paraId="17104B74" w14:textId="77777777" w:rsidR="002A4B30" w:rsidRPr="002A4B30" w:rsidRDefault="002A4B30">
      <w:pPr>
        <w:widowControl w:val="0"/>
        <w:autoSpaceDE w:val="0"/>
        <w:autoSpaceDN w:val="0"/>
        <w:adjustRightInd w:val="0"/>
        <w:ind w:left="480" w:hanging="480"/>
        <w:jc w:val="both"/>
        <w:rPr>
          <w:rFonts w:eastAsia="Times New Roman"/>
          <w:noProof/>
        </w:rPr>
        <w:pPrChange w:id="189" w:author="Ezzati, Majid" w:date="2018-07-27T12:20:00Z">
          <w:pPr>
            <w:widowControl w:val="0"/>
            <w:autoSpaceDE w:val="0"/>
            <w:autoSpaceDN w:val="0"/>
            <w:adjustRightInd w:val="0"/>
            <w:ind w:left="480" w:hanging="480"/>
          </w:pPr>
        </w:pPrChange>
      </w:pPr>
      <w:r w:rsidRPr="002A4B30">
        <w:rPr>
          <w:rFonts w:eastAsia="Times New Roman"/>
          <w:noProof/>
        </w:rPr>
        <w:t xml:space="preserve">Rosenwaike, I. (1966). Seasonal Variation of Deaths in the United States, 1951–1960. </w:t>
      </w:r>
      <w:r w:rsidRPr="002A4B30">
        <w:rPr>
          <w:rFonts w:eastAsia="Times New Roman"/>
          <w:i/>
          <w:iCs/>
          <w:noProof/>
        </w:rPr>
        <w:t>Journal of the American Statistical Association</w:t>
      </w:r>
      <w:r w:rsidRPr="002A4B30">
        <w:rPr>
          <w:rFonts w:eastAsia="Times New Roman"/>
          <w:noProof/>
        </w:rPr>
        <w:t xml:space="preserve">, </w:t>
      </w:r>
      <w:r w:rsidRPr="002A4B30">
        <w:rPr>
          <w:rFonts w:eastAsia="Times New Roman"/>
          <w:i/>
          <w:iCs/>
          <w:noProof/>
        </w:rPr>
        <w:t>61</w:t>
      </w:r>
      <w:r w:rsidRPr="002A4B30">
        <w:rPr>
          <w:rFonts w:eastAsia="Times New Roman"/>
          <w:noProof/>
        </w:rPr>
        <w:t>(315), 706–719. https://doi.org/10.1080/01621459.1966.10480899</w:t>
      </w:r>
    </w:p>
    <w:p w14:paraId="672B6D57" w14:textId="77777777" w:rsidR="002A4B30" w:rsidRPr="002A4B30" w:rsidRDefault="002A4B30">
      <w:pPr>
        <w:widowControl w:val="0"/>
        <w:autoSpaceDE w:val="0"/>
        <w:autoSpaceDN w:val="0"/>
        <w:adjustRightInd w:val="0"/>
        <w:ind w:left="480" w:hanging="480"/>
        <w:jc w:val="both"/>
        <w:rPr>
          <w:rFonts w:eastAsia="Times New Roman"/>
          <w:noProof/>
        </w:rPr>
        <w:pPrChange w:id="190" w:author="Ezzati, Majid" w:date="2018-07-27T12:20:00Z">
          <w:pPr>
            <w:widowControl w:val="0"/>
            <w:autoSpaceDE w:val="0"/>
            <w:autoSpaceDN w:val="0"/>
            <w:adjustRightInd w:val="0"/>
            <w:ind w:left="480" w:hanging="480"/>
          </w:pPr>
        </w:pPrChange>
      </w:pPr>
      <w:r w:rsidRPr="002A4B30">
        <w:rPr>
          <w:rFonts w:eastAsia="Times New Roman"/>
          <w:noProof/>
        </w:rPr>
        <w:lastRenderedPageBreak/>
        <w:t xml:space="preserve">Seretakis, D. (1997). Changing Seasonality of Mortality From Coronary Heart Disease. </w:t>
      </w:r>
      <w:r w:rsidRPr="002A4B30">
        <w:rPr>
          <w:rFonts w:eastAsia="Times New Roman"/>
          <w:i/>
          <w:iCs/>
          <w:noProof/>
        </w:rPr>
        <w:t>JAMA: The Journal of the American Medical Association</w:t>
      </w:r>
      <w:r w:rsidRPr="002A4B30">
        <w:rPr>
          <w:rFonts w:eastAsia="Times New Roman"/>
          <w:noProof/>
        </w:rPr>
        <w:t xml:space="preserve">, </w:t>
      </w:r>
      <w:r w:rsidRPr="002A4B30">
        <w:rPr>
          <w:rFonts w:eastAsia="Times New Roman"/>
          <w:i/>
          <w:iCs/>
          <w:noProof/>
        </w:rPr>
        <w:t>278</w:t>
      </w:r>
      <w:r w:rsidRPr="002A4B30">
        <w:rPr>
          <w:rFonts w:eastAsia="Times New Roman"/>
          <w:noProof/>
        </w:rPr>
        <w:t>(12), 1012. https://doi.org/10.1001/jama.1997.03550120072036</w:t>
      </w:r>
    </w:p>
    <w:p w14:paraId="080E9865" w14:textId="77777777" w:rsidR="002A4B30" w:rsidRPr="002A4B30" w:rsidRDefault="002A4B30">
      <w:pPr>
        <w:widowControl w:val="0"/>
        <w:autoSpaceDE w:val="0"/>
        <w:autoSpaceDN w:val="0"/>
        <w:adjustRightInd w:val="0"/>
        <w:ind w:left="480" w:hanging="480"/>
        <w:jc w:val="both"/>
        <w:rPr>
          <w:rFonts w:eastAsia="Times New Roman"/>
          <w:noProof/>
        </w:rPr>
        <w:pPrChange w:id="191" w:author="Ezzati, Majid" w:date="2018-07-27T12:20:00Z">
          <w:pPr>
            <w:widowControl w:val="0"/>
            <w:autoSpaceDE w:val="0"/>
            <w:autoSpaceDN w:val="0"/>
            <w:adjustRightInd w:val="0"/>
            <w:ind w:left="480" w:hanging="480"/>
          </w:pPr>
        </w:pPrChange>
      </w:pPr>
      <w:r w:rsidRPr="002A4B30">
        <w:rPr>
          <w:rFonts w:eastAsia="Times New Roman"/>
          <w:noProof/>
        </w:rPr>
        <w:t xml:space="preserve">Sheridan, S. C., Kalkstein, A. J., &amp; Kalkstein, L. S. (2009). Trends in heat-related mortality in the United States, 1975-2004. </w:t>
      </w:r>
      <w:r w:rsidRPr="002A4B30">
        <w:rPr>
          <w:rFonts w:eastAsia="Times New Roman"/>
          <w:i/>
          <w:iCs/>
          <w:noProof/>
        </w:rPr>
        <w:t>Natural Hazards</w:t>
      </w:r>
      <w:r w:rsidRPr="002A4B30">
        <w:rPr>
          <w:rFonts w:eastAsia="Times New Roman"/>
          <w:noProof/>
        </w:rPr>
        <w:t xml:space="preserve">, </w:t>
      </w:r>
      <w:r w:rsidRPr="002A4B30">
        <w:rPr>
          <w:rFonts w:eastAsia="Times New Roman"/>
          <w:i/>
          <w:iCs/>
          <w:noProof/>
        </w:rPr>
        <w:t>50</w:t>
      </w:r>
      <w:r w:rsidRPr="002A4B30">
        <w:rPr>
          <w:rFonts w:eastAsia="Times New Roman"/>
          <w:noProof/>
        </w:rPr>
        <w:t>(1), 145–160. https://doi.org/10.1007/s11069-008-9327-2</w:t>
      </w:r>
    </w:p>
    <w:p w14:paraId="32F922D9" w14:textId="77777777" w:rsidR="002A4B30" w:rsidRPr="002A4B30" w:rsidRDefault="002A4B30">
      <w:pPr>
        <w:widowControl w:val="0"/>
        <w:autoSpaceDE w:val="0"/>
        <w:autoSpaceDN w:val="0"/>
        <w:adjustRightInd w:val="0"/>
        <w:ind w:left="480" w:hanging="480"/>
        <w:jc w:val="both"/>
        <w:rPr>
          <w:noProof/>
        </w:rPr>
        <w:pPrChange w:id="192" w:author="Ezzati, Majid" w:date="2018-07-27T12:20:00Z">
          <w:pPr>
            <w:widowControl w:val="0"/>
            <w:autoSpaceDE w:val="0"/>
            <w:autoSpaceDN w:val="0"/>
            <w:adjustRightInd w:val="0"/>
            <w:ind w:left="480" w:hanging="480"/>
          </w:pPr>
        </w:pPrChange>
      </w:pPr>
      <w:r w:rsidRPr="002A4B30">
        <w:rPr>
          <w:rFonts w:eastAsia="Times New Roman"/>
          <w:noProof/>
        </w:rPr>
        <w:t xml:space="preserve">Torrence, C., &amp; Compo, G. P. (1998). A Practical Guide to Wavelet Analysis. </w:t>
      </w:r>
      <w:r w:rsidRPr="002A4B30">
        <w:rPr>
          <w:rFonts w:eastAsia="Times New Roman"/>
          <w:i/>
          <w:iCs/>
          <w:noProof/>
        </w:rPr>
        <w:t>Bulletin of the American Meteorological Society</w:t>
      </w:r>
      <w:r w:rsidRPr="002A4B30">
        <w:rPr>
          <w:rFonts w:eastAsia="Times New Roman"/>
          <w:noProof/>
        </w:rPr>
        <w:t>. https://doi.org/10.1175/1520-0477(1998)079&lt;0061:APGTWA&gt;2.0.CO;2</w:t>
      </w:r>
    </w:p>
    <w:p w14:paraId="47F9BFAE" w14:textId="0EA7FF2F" w:rsidR="002C33D5" w:rsidRPr="00AC73A1" w:rsidRDefault="009D5B4B">
      <w:pPr>
        <w:widowControl w:val="0"/>
        <w:autoSpaceDE w:val="0"/>
        <w:autoSpaceDN w:val="0"/>
        <w:adjustRightInd w:val="0"/>
        <w:ind w:left="480" w:hanging="480"/>
        <w:jc w:val="both"/>
        <w:rPr>
          <w:b/>
          <w:color w:val="000000" w:themeColor="text1"/>
        </w:rPr>
        <w:pPrChange w:id="193" w:author="Ezzati, Majid" w:date="2018-07-27T12:20:00Z">
          <w:pPr>
            <w:widowControl w:val="0"/>
            <w:autoSpaceDE w:val="0"/>
            <w:autoSpaceDN w:val="0"/>
            <w:adjustRightInd w:val="0"/>
            <w:ind w:left="480" w:hanging="480"/>
          </w:pPr>
        </w:pPrChange>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4ED073D5"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ins w:id="194" w:author="Parks, Robbie M" w:date="2018-07-25T16:03:00Z">
        <w:r w:rsidR="00F9363C">
          <w:rPr>
            <w:color w:val="000000" w:themeColor="text1"/>
          </w:rPr>
          <w:t>P-values for the presence of</w:t>
        </w:r>
      </w:ins>
      <w:ins w:id="195" w:author="Parks, Robbie M" w:date="2018-07-25T16:35:00Z">
        <w:r w:rsidR="0007767F">
          <w:rPr>
            <w:color w:val="000000" w:themeColor="text1"/>
          </w:rPr>
          <w:t xml:space="preserve"> 12-month</w:t>
        </w:r>
      </w:ins>
      <w:ins w:id="196" w:author="Parks, Robbie M" w:date="2018-07-25T16:03:00Z">
        <w:r w:rsidR="00F9363C">
          <w:rPr>
            <w:color w:val="000000" w:themeColor="text1"/>
          </w:rPr>
          <w:t xml:space="preserve"> </w:t>
        </w:r>
        <w:r w:rsidR="00F718EF">
          <w:rPr>
            <w:color w:val="000000" w:themeColor="text1"/>
          </w:rPr>
          <w:t xml:space="preserve">seasonality are to the right of each figure at the 12-month line. </w:t>
        </w:r>
      </w:ins>
      <w:r w:rsidR="00EF7D30">
        <w:rPr>
          <w:color w:val="000000" w:themeColor="text1"/>
        </w:rPr>
        <w:t xml:space="preserve">See Supplementary Figure </w:t>
      </w:r>
      <w:ins w:id="197" w:author="Parks, Robbie M" w:date="2018-07-25T16:45:00Z">
        <w:r w:rsidR="001C56BD">
          <w:rPr>
            <w:color w:val="000000" w:themeColor="text1"/>
          </w:rPr>
          <w:t>1</w:t>
        </w:r>
      </w:ins>
      <w:r w:rsidR="00EF7D30">
        <w:rPr>
          <w:color w:val="000000" w:themeColor="text1"/>
        </w:rPr>
        <w:t xml:space="preserve"> for disaggregated causes of death.</w:t>
      </w:r>
      <w:r w:rsidR="00AB7395" w:rsidRPr="00AC73A1">
        <w:rPr>
          <w:b/>
          <w:color w:val="000000" w:themeColor="text1"/>
        </w:rPr>
        <w:br w:type="page"/>
      </w:r>
    </w:p>
    <w:p w14:paraId="1E990617" w14:textId="1F11EE5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w:t>
      </w:r>
      <w:ins w:id="198" w:author="Parks, Robbie M" w:date="2018-07-25T16:46:00Z">
        <w:r w:rsidR="00821CA7">
          <w:rPr>
            <w:color w:val="000000" w:themeColor="text1"/>
          </w:rPr>
          <w:t>2</w:t>
        </w:r>
      </w:ins>
      <w:r w:rsidR="00EF7D30">
        <w:rPr>
          <w:color w:val="000000" w:themeColor="text1"/>
        </w:rPr>
        <w:t xml:space="preserve"> for disaggregated causes of death.</w:t>
      </w:r>
      <w:r w:rsidR="00AB7395" w:rsidRPr="00AC73A1">
        <w:rPr>
          <w:b/>
          <w:color w:val="000000" w:themeColor="text1"/>
        </w:rPr>
        <w:br w:type="page"/>
      </w:r>
    </w:p>
    <w:p w14:paraId="6C0EFD26" w14:textId="56D05BB3"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 </w:t>
      </w:r>
      <w:commentRangeStart w:id="199"/>
      <w:r w:rsidRPr="00AC73A1">
        <w:rPr>
          <w:color w:val="000000" w:themeColor="text1"/>
        </w:rPr>
        <w:t xml:space="preserve">Age-sex groups with a </w:t>
      </w:r>
      <w:r w:rsidR="00E23198">
        <w:rPr>
          <w:color w:val="000000" w:themeColor="text1"/>
        </w:rPr>
        <w:t>p-value less than 0.05</w:t>
      </w:r>
      <w:r w:rsidRPr="00AC73A1">
        <w:rPr>
          <w:color w:val="000000" w:themeColor="text1"/>
        </w:rPr>
        <w:t xml:space="preserve"> are highlighted with a bold </w:t>
      </w:r>
      <w:r w:rsidR="0053237F" w:rsidRPr="00AC73A1">
        <w:rPr>
          <w:color w:val="000000" w:themeColor="text1"/>
        </w:rPr>
        <w:t xml:space="preserve">pink </w:t>
      </w:r>
      <w:r w:rsidRPr="00AC73A1">
        <w:rPr>
          <w:color w:val="000000" w:themeColor="text1"/>
        </w:rPr>
        <w:t>outline</w:t>
      </w:r>
      <w:commentRangeEnd w:id="199"/>
      <w:r w:rsidR="00BB06A1">
        <w:rPr>
          <w:rStyle w:val="CommentReference"/>
          <w:rFonts w:asciiTheme="minorHAnsi" w:hAnsiTheme="minorHAnsi" w:cstheme="minorBidi"/>
          <w:lang w:eastAsia="en-US"/>
        </w:rPr>
        <w:commentReference w:id="199"/>
      </w:r>
      <w:r w:rsidRPr="00AC73A1">
        <w:rPr>
          <w:color w:val="000000" w:themeColor="text1"/>
        </w:rPr>
        <w:t>.</w:t>
      </w:r>
      <w:r w:rsidR="00EF7D30">
        <w:rPr>
          <w:color w:val="000000" w:themeColor="text1"/>
        </w:rPr>
        <w:t xml:space="preserve"> See Supplementary Figure </w:t>
      </w:r>
      <w:ins w:id="200" w:author="Parks, Robbie M" w:date="2018-07-25T16:46:00Z">
        <w:r w:rsidR="0064630A">
          <w:rPr>
            <w:color w:val="000000" w:themeColor="text1"/>
          </w:rPr>
          <w:t>3</w:t>
        </w:r>
      </w:ins>
      <w:r w:rsidR="00EF7D30">
        <w:rPr>
          <w:color w:val="000000" w:themeColor="text1"/>
        </w:rPr>
        <w:t xml:space="preserve">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ins w:id="201"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ins w:id="202" w:author="Parks, Robbie M" w:date="2018-06-20T13:26:00Z">
        <w:r w:rsidR="004A0060">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203"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7B6AC2">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Mean annual temperature (1980-2016) (°C)</w:t>
            </w:r>
          </w:p>
        </w:tc>
      </w:tr>
      <w:tr w:rsidR="00B26C55" w:rsidRPr="003D6280" w14:paraId="53C418BB" w14:textId="77777777" w:rsidTr="007B6AC2">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bottom"/>
            <w:hideMark/>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4BB7CD36"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2400F502"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11.6</w:t>
            </w:r>
          </w:p>
        </w:tc>
      </w:tr>
      <w:tr w:rsidR="00B26C55" w:rsidRPr="003D6280" w14:paraId="7EF5EA9A"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1368414A"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2D7F1283"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8</w:t>
            </w:r>
          </w:p>
        </w:tc>
      </w:tr>
      <w:tr w:rsidR="00B26C55" w:rsidRPr="003D6280" w14:paraId="516438B1" w14:textId="77777777" w:rsidTr="007B6AC2">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bottom"/>
            <w:hideMark/>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0A2B1E29"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72DE3355"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10.6</w:t>
            </w:r>
          </w:p>
        </w:tc>
      </w:tr>
      <w:tr w:rsidR="00B26C55" w:rsidRPr="003D6280" w14:paraId="5332539D"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bottom"/>
            <w:hideMark/>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5498C314"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E6065E7"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8.2</w:t>
            </w:r>
          </w:p>
        </w:tc>
      </w:tr>
      <w:tr w:rsidR="00B26C55" w:rsidRPr="003D6280" w14:paraId="1C643E73"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bottom"/>
            <w:hideMark/>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22AF3544"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79B47E75"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18</w:t>
            </w:r>
          </w:p>
        </w:tc>
      </w:tr>
      <w:tr w:rsidR="00B26C55" w:rsidRPr="003D6280" w14:paraId="3C16D61C" w14:textId="77777777" w:rsidTr="007B6AC2">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bottom"/>
            <w:hideMark/>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2DAC04EB"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72A1967B"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18.4</w:t>
            </w:r>
          </w:p>
        </w:tc>
      </w:tr>
      <w:tr w:rsidR="00B26C55" w:rsidRPr="003D6280" w14:paraId="4039AE5E"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bottom"/>
            <w:hideMark/>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52716048"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07075AF9"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13.6</w:t>
            </w:r>
          </w:p>
        </w:tc>
      </w:tr>
      <w:tr w:rsidR="00B26C55" w:rsidRPr="003D6280" w14:paraId="3F432CFC" w14:textId="77777777" w:rsidTr="007B6AC2">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bottom"/>
            <w:hideMark/>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0851DCCB"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7B7E81B6"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16.6</w:t>
            </w:r>
          </w:p>
        </w:tc>
      </w:tr>
      <w:tr w:rsidR="00B26C55" w:rsidRPr="003D6280" w14:paraId="1D22EF2E" w14:textId="77777777" w:rsidTr="007B6AC2">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241F665C"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0BB796DA"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7.6</w:t>
            </w:r>
          </w:p>
        </w:tc>
      </w:tr>
    </w:tbl>
    <w:p w14:paraId="603E8436" w14:textId="77777777" w:rsidR="000E30F9" w:rsidRPr="00AC73A1" w:rsidDel="000E30F9" w:rsidRDefault="000E30F9" w:rsidP="000E30F9">
      <w:pPr>
        <w:rPr>
          <w:del w:id="204" w:author="Parks, Robbie M" w:date="2018-07-10T22:54:00Z"/>
          <w:b/>
        </w:rPr>
      </w:pPr>
      <w:r w:rsidRPr="00AC73A1">
        <w:rPr>
          <w:b/>
        </w:rPr>
        <w:br w:type="page"/>
      </w:r>
    </w:p>
    <w:p w14:paraId="751E3F10" w14:textId="2A79D978" w:rsidR="000E30F9" w:rsidRDefault="000E30F9">
      <w:pPr>
        <w:rPr>
          <w:color w:val="000000" w:themeColor="text1"/>
        </w:rPr>
      </w:pPr>
      <w:del w:id="205" w:author="Parks, Robbie M" w:date="2018-07-10T22:54:00Z">
        <w:r w:rsidDel="000E30F9">
          <w:rPr>
            <w:color w:val="000000" w:themeColor="text1"/>
          </w:rPr>
          <w:br w:type="page"/>
        </w:r>
      </w:del>
    </w:p>
    <w:p w14:paraId="1F98886B" w14:textId="77777777" w:rsidR="00A65808" w:rsidRPr="00AC73A1" w:rsidRDefault="00A65808" w:rsidP="00910AF9">
      <w:pPr>
        <w:spacing w:line="480" w:lineRule="auto"/>
        <w:jc w:val="both"/>
        <w:rPr>
          <w:color w:val="000000" w:themeColor="text1"/>
        </w:rPr>
      </w:pP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206"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207" w:author="Parks, Robbie M" w:date="2018-07-03T11:31:00Z"/>
                <w:rFonts w:eastAsia="Times New Roman"/>
                <w:b/>
                <w:bCs/>
                <w:color w:val="000000"/>
              </w:rPr>
            </w:pPr>
            <w:commentRangeStart w:id="208"/>
            <w:del w:id="209" w:author="Parks, Robbie M" w:date="2018-07-03T11:31:00Z">
              <w:r w:rsidRPr="00AC73A1" w:rsidDel="00586DA1">
                <w:rPr>
                  <w:rFonts w:eastAsia="Times New Roman"/>
                  <w:b/>
                  <w:bCs/>
                  <w:color w:val="000000"/>
                </w:rPr>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210" w:author="Parks, Robbie M" w:date="2018-07-03T11:31:00Z"/>
                <w:rFonts w:eastAsia="Times New Roman"/>
                <w:b/>
                <w:bCs/>
                <w:color w:val="000000"/>
              </w:rPr>
            </w:pPr>
            <w:del w:id="211"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212" w:author="Parks, Robbie M" w:date="2018-07-03T11:31:00Z"/>
                <w:rFonts w:eastAsia="Times New Roman"/>
                <w:b/>
                <w:bCs/>
                <w:color w:val="000000"/>
              </w:rPr>
            </w:pPr>
            <w:del w:id="213"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214"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215" w:author="Parks, Robbie M" w:date="2018-07-03T11:31:00Z"/>
                <w:rFonts w:eastAsia="Times New Roman"/>
                <w:color w:val="000000"/>
              </w:rPr>
            </w:pPr>
            <w:del w:id="216"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217" w:author="Parks, Robbie M" w:date="2018-07-03T11:31:00Z"/>
                <w:rFonts w:eastAsia="Times New Roman"/>
                <w:color w:val="000000"/>
              </w:rPr>
            </w:pPr>
            <w:del w:id="218"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219" w:author="Parks, Robbie M" w:date="2018-07-03T11:31:00Z"/>
                <w:rFonts w:eastAsia="Times New Roman"/>
                <w:color w:val="000000"/>
              </w:rPr>
            </w:pPr>
            <w:del w:id="220"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221"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222" w:author="Parks, Robbie M" w:date="2018-07-03T11:31:00Z"/>
                <w:rFonts w:eastAsia="Times New Roman"/>
                <w:color w:val="000000"/>
              </w:rPr>
            </w:pPr>
            <w:del w:id="223"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224" w:author="Parks, Robbie M" w:date="2018-07-03T11:31:00Z"/>
                <w:rFonts w:eastAsia="Times New Roman"/>
                <w:color w:val="000000"/>
              </w:rPr>
            </w:pPr>
            <w:del w:id="225"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226" w:author="Parks, Robbie M" w:date="2018-07-03T11:31:00Z"/>
                <w:rFonts w:eastAsia="Times New Roman"/>
                <w:color w:val="000000"/>
              </w:rPr>
            </w:pPr>
            <w:del w:id="227"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22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229" w:author="Parks, Robbie M" w:date="2018-07-03T11:31:00Z"/>
                <w:rFonts w:eastAsia="Times New Roman"/>
                <w:color w:val="000000"/>
              </w:rPr>
            </w:pPr>
            <w:del w:id="23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231" w:author="Parks, Robbie M" w:date="2018-07-03T11:31:00Z"/>
                <w:rFonts w:eastAsia="Times New Roman"/>
                <w:color w:val="000000"/>
              </w:rPr>
            </w:pPr>
            <w:del w:id="232"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233" w:author="Parks, Robbie M" w:date="2018-07-03T11:31:00Z"/>
                <w:rFonts w:eastAsia="Times New Roman"/>
                <w:color w:val="000000"/>
              </w:rPr>
            </w:pPr>
            <w:del w:id="234"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235" w:author="Parks, Robbie M" w:date="2018-07-03T11:31:00Z"/>
                <w:rFonts w:eastAsia="Times New Roman"/>
                <w:color w:val="000000"/>
              </w:rPr>
            </w:pPr>
            <w:del w:id="236"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23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238" w:author="Parks, Robbie M" w:date="2018-07-03T11:31:00Z"/>
                <w:rFonts w:eastAsia="Times New Roman"/>
                <w:color w:val="000000"/>
              </w:rPr>
            </w:pPr>
            <w:del w:id="23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240" w:author="Parks, Robbie M" w:date="2018-07-03T11:31:00Z"/>
                <w:rFonts w:eastAsia="Times New Roman"/>
                <w:color w:val="000000"/>
              </w:rPr>
            </w:pPr>
            <w:del w:id="241"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242" w:author="Parks, Robbie M" w:date="2018-07-03T11:31:00Z"/>
                <w:rFonts w:eastAsia="Times New Roman"/>
                <w:color w:val="000000"/>
              </w:rPr>
            </w:pPr>
            <w:del w:id="243"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244" w:author="Parks, Robbie M" w:date="2018-07-03T11:31:00Z"/>
                <w:rFonts w:eastAsia="Times New Roman"/>
                <w:color w:val="000000"/>
              </w:rPr>
            </w:pPr>
            <w:del w:id="245"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24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247" w:author="Parks, Robbie M" w:date="2018-07-03T11:31:00Z"/>
                <w:rFonts w:eastAsia="Times New Roman"/>
                <w:color w:val="000000"/>
              </w:rPr>
            </w:pPr>
            <w:del w:id="24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249" w:author="Parks, Robbie M" w:date="2018-07-03T11:31:00Z"/>
                <w:rFonts w:eastAsia="Times New Roman"/>
                <w:color w:val="000000"/>
              </w:rPr>
            </w:pPr>
            <w:del w:id="250"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251" w:author="Parks, Robbie M" w:date="2018-07-03T11:31:00Z"/>
                <w:rFonts w:eastAsia="Times New Roman"/>
                <w:color w:val="000000"/>
              </w:rPr>
            </w:pPr>
            <w:del w:id="252"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253" w:author="Parks, Robbie M" w:date="2018-07-03T11:31:00Z"/>
                <w:rFonts w:eastAsia="Times New Roman"/>
                <w:color w:val="000000"/>
              </w:rPr>
            </w:pPr>
            <w:del w:id="254"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255"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256" w:author="Parks, Robbie M" w:date="2018-07-03T11:31:00Z"/>
                <w:rFonts w:eastAsia="Times New Roman"/>
                <w:color w:val="000000"/>
              </w:rPr>
            </w:pPr>
            <w:del w:id="257"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258" w:author="Parks, Robbie M" w:date="2018-07-03T11:31:00Z"/>
                <w:rFonts w:eastAsia="Times New Roman"/>
                <w:color w:val="000000"/>
              </w:rPr>
            </w:pPr>
            <w:del w:id="259"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260" w:author="Parks, Robbie M" w:date="2018-07-03T11:31:00Z"/>
                <w:rFonts w:eastAsia="Times New Roman"/>
                <w:color w:val="000000"/>
              </w:rPr>
            </w:pPr>
            <w:del w:id="261"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26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263" w:author="Parks, Robbie M" w:date="2018-07-03T11:31:00Z"/>
                <w:rFonts w:eastAsia="Times New Roman"/>
                <w:color w:val="000000"/>
              </w:rPr>
            </w:pPr>
            <w:del w:id="26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265" w:author="Parks, Robbie M" w:date="2018-07-03T11:31:00Z"/>
                <w:rFonts w:eastAsia="Times New Roman"/>
                <w:color w:val="000000"/>
              </w:rPr>
            </w:pPr>
            <w:del w:id="266"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267" w:author="Parks, Robbie M" w:date="2018-07-03T11:31:00Z"/>
                <w:rFonts w:eastAsia="Times New Roman"/>
                <w:color w:val="000000"/>
              </w:rPr>
            </w:pPr>
            <w:del w:id="268"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269" w:author="Parks, Robbie M" w:date="2018-07-03T11:31:00Z"/>
                <w:rFonts w:eastAsia="Times New Roman"/>
                <w:color w:val="000000"/>
              </w:rPr>
            </w:pPr>
            <w:del w:id="270"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27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272" w:author="Parks, Robbie M" w:date="2018-07-03T11:31:00Z"/>
                <w:rFonts w:eastAsia="Times New Roman"/>
                <w:color w:val="000000"/>
              </w:rPr>
            </w:pPr>
            <w:del w:id="27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274" w:author="Parks, Robbie M" w:date="2018-07-03T11:31:00Z"/>
                <w:rFonts w:eastAsia="Times New Roman"/>
                <w:color w:val="000000"/>
              </w:rPr>
            </w:pPr>
            <w:del w:id="275"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276" w:author="Parks, Robbie M" w:date="2018-07-03T11:31:00Z"/>
                <w:rFonts w:eastAsia="Times New Roman"/>
                <w:color w:val="000000"/>
              </w:rPr>
            </w:pPr>
            <w:del w:id="277"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278" w:author="Parks, Robbie M" w:date="2018-07-03T11:31:00Z"/>
                <w:rFonts w:eastAsia="Times New Roman"/>
                <w:color w:val="000000"/>
              </w:rPr>
            </w:pPr>
            <w:del w:id="279"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280"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281" w:author="Parks, Robbie M" w:date="2018-07-03T11:31:00Z"/>
                <w:rFonts w:eastAsia="Times New Roman"/>
                <w:color w:val="000000"/>
              </w:rPr>
            </w:pPr>
            <w:del w:id="282"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283" w:author="Parks, Robbie M" w:date="2018-07-03T11:31:00Z"/>
                <w:rFonts w:eastAsia="Times New Roman"/>
                <w:color w:val="000000"/>
              </w:rPr>
            </w:pPr>
            <w:del w:id="284"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285" w:author="Parks, Robbie M" w:date="2018-07-03T11:31:00Z"/>
                <w:rFonts w:eastAsia="Times New Roman"/>
                <w:color w:val="000000"/>
              </w:rPr>
            </w:pPr>
            <w:del w:id="286"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28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288" w:author="Parks, Robbie M" w:date="2018-07-03T11:31:00Z"/>
                <w:rFonts w:eastAsia="Times New Roman"/>
                <w:color w:val="000000"/>
              </w:rPr>
            </w:pPr>
            <w:del w:id="28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290" w:author="Parks, Robbie M" w:date="2018-07-03T11:31:00Z"/>
                <w:rFonts w:eastAsia="Times New Roman"/>
                <w:color w:val="000000"/>
              </w:rPr>
            </w:pPr>
            <w:del w:id="291"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292" w:author="Parks, Robbie M" w:date="2018-07-03T11:31:00Z"/>
                <w:rFonts w:eastAsia="Times New Roman"/>
                <w:color w:val="000000"/>
              </w:rPr>
            </w:pPr>
            <w:del w:id="293"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294" w:author="Parks, Robbie M" w:date="2018-07-03T11:31:00Z"/>
                <w:rFonts w:eastAsia="Times New Roman"/>
                <w:color w:val="000000"/>
              </w:rPr>
            </w:pPr>
            <w:del w:id="295"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29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297" w:author="Parks, Robbie M" w:date="2018-07-03T11:31:00Z"/>
                <w:rFonts w:eastAsia="Times New Roman"/>
                <w:color w:val="000000"/>
              </w:rPr>
            </w:pPr>
            <w:del w:id="29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299" w:author="Parks, Robbie M" w:date="2018-07-03T11:31:00Z"/>
                <w:rFonts w:eastAsia="Times New Roman"/>
                <w:color w:val="000000"/>
              </w:rPr>
            </w:pPr>
            <w:del w:id="300"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301" w:author="Parks, Robbie M" w:date="2018-07-03T11:31:00Z"/>
                <w:rFonts w:eastAsia="Times New Roman"/>
                <w:color w:val="000000"/>
              </w:rPr>
            </w:pPr>
            <w:del w:id="302"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303" w:author="Parks, Robbie M" w:date="2018-07-03T11:31:00Z"/>
                <w:rFonts w:eastAsia="Times New Roman"/>
                <w:color w:val="000000"/>
              </w:rPr>
            </w:pPr>
            <w:del w:id="304"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30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306" w:author="Parks, Robbie M" w:date="2018-07-03T11:31:00Z"/>
                <w:rFonts w:eastAsia="Times New Roman"/>
                <w:color w:val="000000"/>
              </w:rPr>
            </w:pPr>
            <w:del w:id="30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308" w:author="Parks, Robbie M" w:date="2018-07-03T11:31:00Z"/>
                <w:rFonts w:eastAsia="Times New Roman"/>
                <w:color w:val="000000"/>
              </w:rPr>
            </w:pPr>
            <w:del w:id="309"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310" w:author="Parks, Robbie M" w:date="2018-07-03T11:31:00Z"/>
                <w:rFonts w:eastAsia="Times New Roman"/>
                <w:color w:val="000000"/>
              </w:rPr>
            </w:pPr>
            <w:del w:id="311"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312" w:author="Parks, Robbie M" w:date="2018-07-03T11:31:00Z"/>
                <w:rFonts w:eastAsia="Times New Roman"/>
                <w:color w:val="000000"/>
              </w:rPr>
            </w:pPr>
            <w:del w:id="313"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31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315" w:author="Parks, Robbie M" w:date="2018-07-03T11:31:00Z"/>
                <w:rFonts w:eastAsia="Times New Roman"/>
                <w:color w:val="000000"/>
              </w:rPr>
            </w:pPr>
            <w:del w:id="31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317" w:author="Parks, Robbie M" w:date="2018-07-03T11:31:00Z"/>
                <w:rFonts w:eastAsia="Times New Roman"/>
                <w:color w:val="000000"/>
              </w:rPr>
            </w:pPr>
            <w:del w:id="318"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319" w:author="Parks, Robbie M" w:date="2018-07-03T11:31:00Z"/>
                <w:rFonts w:eastAsia="Times New Roman"/>
                <w:color w:val="000000"/>
              </w:rPr>
            </w:pPr>
            <w:del w:id="320"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321" w:author="Parks, Robbie M" w:date="2018-07-03T11:31:00Z"/>
                <w:rFonts w:eastAsia="Times New Roman"/>
                <w:color w:val="000000"/>
              </w:rPr>
            </w:pPr>
            <w:del w:id="322"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32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324" w:author="Parks, Robbie M" w:date="2018-07-03T11:31:00Z"/>
                <w:rFonts w:eastAsia="Times New Roman"/>
                <w:color w:val="000000"/>
              </w:rPr>
            </w:pPr>
            <w:del w:id="32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326" w:author="Parks, Robbie M" w:date="2018-07-03T11:31:00Z"/>
                <w:rFonts w:eastAsia="Times New Roman"/>
                <w:color w:val="000000"/>
              </w:rPr>
            </w:pPr>
            <w:del w:id="327"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328" w:author="Parks, Robbie M" w:date="2018-07-03T11:31:00Z"/>
                <w:rFonts w:eastAsia="Times New Roman"/>
                <w:color w:val="000000"/>
              </w:rPr>
            </w:pPr>
            <w:del w:id="329"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330" w:author="Parks, Robbie M" w:date="2018-07-03T11:31:00Z"/>
                <w:rFonts w:eastAsia="Times New Roman"/>
                <w:color w:val="000000"/>
              </w:rPr>
            </w:pPr>
            <w:del w:id="331"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33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333" w:author="Parks, Robbie M" w:date="2018-07-03T11:31:00Z"/>
                <w:rFonts w:eastAsia="Times New Roman"/>
                <w:color w:val="000000"/>
              </w:rPr>
            </w:pPr>
            <w:del w:id="33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335" w:author="Parks, Robbie M" w:date="2018-07-03T11:31:00Z"/>
                <w:rFonts w:eastAsia="Times New Roman"/>
                <w:color w:val="000000"/>
              </w:rPr>
            </w:pPr>
            <w:del w:id="336"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337" w:author="Parks, Robbie M" w:date="2018-07-03T11:31:00Z"/>
                <w:rFonts w:eastAsia="Times New Roman"/>
                <w:color w:val="000000"/>
              </w:rPr>
            </w:pPr>
            <w:del w:id="338"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339" w:author="Parks, Robbie M" w:date="2018-07-03T11:31:00Z"/>
                <w:rFonts w:eastAsia="Times New Roman"/>
                <w:color w:val="000000"/>
              </w:rPr>
            </w:pPr>
            <w:del w:id="340"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34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342" w:author="Parks, Robbie M" w:date="2018-07-03T11:31:00Z"/>
                <w:rFonts w:eastAsia="Times New Roman"/>
                <w:color w:val="000000"/>
              </w:rPr>
            </w:pPr>
            <w:del w:id="34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344" w:author="Parks, Robbie M" w:date="2018-07-03T11:31:00Z"/>
                <w:rFonts w:eastAsia="Times New Roman"/>
                <w:color w:val="000000"/>
              </w:rPr>
            </w:pPr>
            <w:del w:id="345"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346" w:author="Parks, Robbie M" w:date="2018-07-03T11:31:00Z"/>
                <w:rFonts w:eastAsia="Times New Roman"/>
                <w:color w:val="000000"/>
              </w:rPr>
            </w:pPr>
            <w:del w:id="347"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348" w:author="Parks, Robbie M" w:date="2018-07-03T11:31:00Z"/>
                <w:rFonts w:eastAsia="Times New Roman"/>
                <w:color w:val="000000"/>
              </w:rPr>
            </w:pPr>
            <w:del w:id="349"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350" w:author="Parks, Robbie M" w:date="2018-06-19T19:08:00Z"/>
        </w:rPr>
      </w:pPr>
      <w:del w:id="351" w:author="Parks, Robbie M" w:date="2018-07-03T11:31:00Z">
        <w:r w:rsidRPr="00AC73A1" w:rsidDel="00586DA1">
          <w:rPr>
            <w:b/>
          </w:rPr>
          <w:delText xml:space="preserve"> </w:delText>
        </w:r>
      </w:del>
      <w:ins w:id="352" w:author="Parks, Robbie M" w:date="2018-06-19T19:08:00Z">
        <w:r w:rsidR="00EF117B">
          <w:br w:type="page"/>
        </w:r>
      </w:ins>
    </w:p>
    <w:commentRangeEnd w:id="208"/>
    <w:p w14:paraId="62902550" w14:textId="6C920BC8" w:rsidR="00002775" w:rsidRPr="00BA38EF" w:rsidRDefault="00473066" w:rsidP="00BE53B4">
      <w:r>
        <w:rPr>
          <w:rStyle w:val="CommentReference"/>
          <w:rFonts w:asciiTheme="minorHAnsi" w:hAnsiTheme="minorHAnsi" w:cstheme="minorBidi"/>
          <w:lang w:eastAsia="en-US"/>
        </w:rPr>
        <w:commentReference w:id="208"/>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4" w:author="Ezzati, Majid" w:date="2018-07-27T09:20:00Z" w:initials="EM">
    <w:p w14:paraId="666999AD" w14:textId="25313364" w:rsidR="00244D8A" w:rsidRDefault="00244D8A">
      <w:pPr>
        <w:pStyle w:val="CommentText"/>
      </w:pPr>
      <w:r>
        <w:rPr>
          <w:rStyle w:val="CommentReference"/>
        </w:rPr>
        <w:annotationRef/>
      </w:r>
      <w:r>
        <w:t xml:space="preserve">It </w:t>
      </w:r>
      <w:proofErr w:type="gramStart"/>
      <w:r>
        <w:t>sound</w:t>
      </w:r>
      <w:proofErr w:type="gramEnd"/>
      <w:r>
        <w:t xml:space="preserve"> like all this is doing is adding one cause for older groups. It can stay out if so</w:t>
      </w:r>
    </w:p>
  </w:comment>
  <w:comment w:id="67" w:author="Ezzati, Majid" w:date="2018-07-27T09:23:00Z" w:initials="EM">
    <w:p w14:paraId="43471EC4" w14:textId="51929E23" w:rsidR="00244D8A" w:rsidRDefault="00244D8A">
      <w:pPr>
        <w:pStyle w:val="CommentText"/>
      </w:pPr>
      <w:r>
        <w:rPr>
          <w:rStyle w:val="CommentReference"/>
        </w:rPr>
        <w:annotationRef/>
      </w:r>
      <w:r>
        <w:t>Males? In that case drop as it just adds some years to the previous sentence?</w:t>
      </w:r>
    </w:p>
    <w:p w14:paraId="00C99556" w14:textId="11BD4928" w:rsidR="00244D8A" w:rsidRDefault="00244D8A">
      <w:pPr>
        <w:pStyle w:val="CommentText"/>
      </w:pPr>
    </w:p>
    <w:p w14:paraId="25AC3C54" w14:textId="0FF0FF8B" w:rsidR="00244D8A" w:rsidRDefault="00244D8A">
      <w:pPr>
        <w:pStyle w:val="CommentText"/>
      </w:pPr>
      <w:r>
        <w:t>Both sexes? Then say:</w:t>
      </w:r>
    </w:p>
    <w:p w14:paraId="2B882115" w14:textId="634D55D7" w:rsidR="00244D8A" w:rsidRDefault="00244D8A">
      <w:pPr>
        <w:pStyle w:val="CommentText"/>
      </w:pPr>
    </w:p>
    <w:p w14:paraId="28E30D05" w14:textId="2D7A48AB" w:rsidR="00244D8A" w:rsidRDefault="00244D8A">
      <w:pPr>
        <w:pStyle w:val="CommentText"/>
      </w:pPr>
      <w:r>
        <w:t>“… as did deaths from injuries, which generally had a summer peak in males and females below 45 years.”</w:t>
      </w:r>
    </w:p>
  </w:comment>
  <w:comment w:id="116" w:author="Ezzati, Majid" w:date="2018-07-27T12:26:00Z" w:initials="EM">
    <w:p w14:paraId="33976E82" w14:textId="1C0DCABB" w:rsidR="00244D8A" w:rsidRDefault="00244D8A">
      <w:pPr>
        <w:pStyle w:val="CommentText"/>
      </w:pPr>
      <w:r>
        <w:rPr>
          <w:rStyle w:val="CommentReference"/>
        </w:rPr>
        <w:annotationRef/>
      </w:r>
      <w:r>
        <w:t>Ok? reword as needed and remove comment</w:t>
      </w:r>
    </w:p>
  </w:comment>
  <w:comment w:id="146" w:author="Ezzati, Majid" w:date="2018-07-27T12:13:00Z" w:initials="EM">
    <w:p w14:paraId="01C4955A" w14:textId="73DE7232" w:rsidR="00244D8A" w:rsidRDefault="00244D8A">
      <w:pPr>
        <w:pStyle w:val="CommentText"/>
      </w:pPr>
      <w:r>
        <w:rPr>
          <w:rStyle w:val="CommentReference"/>
        </w:rPr>
        <w:annotationRef/>
      </w:r>
      <w:r>
        <w:t>To disucsss that this means (which means you need to know it)</w:t>
      </w:r>
    </w:p>
  </w:comment>
  <w:comment w:id="153" w:author="Parks, Robbie M" w:date="2018-07-26T14:59:00Z" w:initials="PRM">
    <w:p w14:paraId="11EBEF69" w14:textId="123E9C9B" w:rsidR="00244D8A" w:rsidRDefault="00244D8A">
      <w:pPr>
        <w:pStyle w:val="CommentText"/>
      </w:pPr>
      <w:r>
        <w:rPr>
          <w:rStyle w:val="CommentReference"/>
        </w:rPr>
        <w:annotationRef/>
      </w:r>
      <w:r>
        <w:t>If we keep the highlighting</w:t>
      </w:r>
    </w:p>
  </w:comment>
  <w:comment w:id="154" w:author="Ezzati, Majid" w:date="2018-07-27T12:15:00Z" w:initials="EM">
    <w:p w14:paraId="16A42B57" w14:textId="472EE33E" w:rsidR="00244D8A" w:rsidRDefault="00244D8A">
      <w:pPr>
        <w:pStyle w:val="CommentText"/>
      </w:pPr>
      <w:r>
        <w:rPr>
          <w:rStyle w:val="CommentReference"/>
        </w:rPr>
        <w:annotationRef/>
      </w:r>
      <w:r>
        <w:t>I thought we have discussed many times to get rid of them.  Is there a good reason to keep coming back to this? If not, clean up and move on.</w:t>
      </w:r>
    </w:p>
  </w:comment>
  <w:comment w:id="199" w:author="Parks, Robbie M" w:date="2018-07-25T16:46:00Z" w:initials="PRM">
    <w:p w14:paraId="07492F4A" w14:textId="743BB273" w:rsidR="00244D8A" w:rsidRDefault="00244D8A">
      <w:pPr>
        <w:pStyle w:val="CommentText"/>
      </w:pPr>
      <w:r>
        <w:rPr>
          <w:rStyle w:val="CommentReference"/>
        </w:rPr>
        <w:annotationRef/>
      </w:r>
      <w:r>
        <w:t>Should I now get rid of these? I have supplied a version with and without so you can advise.</w:t>
      </w:r>
    </w:p>
  </w:comment>
  <w:comment w:id="208" w:author="Ezzati, Majid" w:date="2018-06-26T22:01:00Z" w:initials="EM">
    <w:p w14:paraId="09FFC8D1" w14:textId="5F9EDF1D" w:rsidR="00244D8A" w:rsidRDefault="00244D8A">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66999AD" w15:done="0"/>
  <w15:commentEx w15:paraId="28E30D05" w15:done="0"/>
  <w15:commentEx w15:paraId="33976E82" w15:done="0"/>
  <w15:commentEx w15:paraId="01C4955A" w15:done="0"/>
  <w15:commentEx w15:paraId="11EBEF69" w15:done="0"/>
  <w15:commentEx w15:paraId="16A42B57" w15:paraIdParent="11EBEF69" w15:done="0"/>
  <w15:commentEx w15:paraId="07492F4A"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97165F" w14:textId="77777777" w:rsidR="00F34370" w:rsidRDefault="00F34370">
      <w:r>
        <w:separator/>
      </w:r>
    </w:p>
  </w:endnote>
  <w:endnote w:type="continuationSeparator" w:id="0">
    <w:p w14:paraId="47492ADA" w14:textId="77777777" w:rsidR="00F34370" w:rsidRDefault="00F34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244D8A" w:rsidRDefault="00244D8A"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244D8A" w:rsidRDefault="00244D8A"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3C20F1AA" w:rsidR="00244D8A" w:rsidRDefault="00244D8A"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545B5">
      <w:rPr>
        <w:rStyle w:val="PageNumber"/>
        <w:noProof/>
      </w:rPr>
      <w:t>25</w:t>
    </w:r>
    <w:r>
      <w:rPr>
        <w:rStyle w:val="PageNumber"/>
      </w:rPr>
      <w:fldChar w:fldCharType="end"/>
    </w:r>
  </w:p>
  <w:p w14:paraId="3F8F309C" w14:textId="77777777" w:rsidR="00244D8A" w:rsidRDefault="00244D8A"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457B04" w14:textId="77777777" w:rsidR="00F34370" w:rsidRDefault="00F34370">
      <w:r>
        <w:separator/>
      </w:r>
    </w:p>
  </w:footnote>
  <w:footnote w:type="continuationSeparator" w:id="0">
    <w:p w14:paraId="4BED4C06" w14:textId="77777777" w:rsidR="00F34370" w:rsidRDefault="00F3437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grammar="clean"/>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261DC"/>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EF"/>
    <w:rsid w:val="00055738"/>
    <w:rsid w:val="000559D5"/>
    <w:rsid w:val="00057B55"/>
    <w:rsid w:val="0006004E"/>
    <w:rsid w:val="00061E82"/>
    <w:rsid w:val="00066C53"/>
    <w:rsid w:val="00070EF4"/>
    <w:rsid w:val="000711BB"/>
    <w:rsid w:val="00071653"/>
    <w:rsid w:val="00072F64"/>
    <w:rsid w:val="0007537F"/>
    <w:rsid w:val="0007767F"/>
    <w:rsid w:val="00077D09"/>
    <w:rsid w:val="000826AA"/>
    <w:rsid w:val="00082769"/>
    <w:rsid w:val="00082868"/>
    <w:rsid w:val="0008287A"/>
    <w:rsid w:val="00082E19"/>
    <w:rsid w:val="0008315C"/>
    <w:rsid w:val="00084F55"/>
    <w:rsid w:val="000855C6"/>
    <w:rsid w:val="000855D2"/>
    <w:rsid w:val="00090953"/>
    <w:rsid w:val="0009134D"/>
    <w:rsid w:val="0009224B"/>
    <w:rsid w:val="00093043"/>
    <w:rsid w:val="000940BB"/>
    <w:rsid w:val="000A0AFB"/>
    <w:rsid w:val="000A0CBB"/>
    <w:rsid w:val="000A0E7F"/>
    <w:rsid w:val="000A1B37"/>
    <w:rsid w:val="000A4138"/>
    <w:rsid w:val="000A43C1"/>
    <w:rsid w:val="000A451B"/>
    <w:rsid w:val="000A68FE"/>
    <w:rsid w:val="000A7D70"/>
    <w:rsid w:val="000B0D4A"/>
    <w:rsid w:val="000B343F"/>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D648A"/>
    <w:rsid w:val="000E0177"/>
    <w:rsid w:val="000E19E2"/>
    <w:rsid w:val="000E1B1B"/>
    <w:rsid w:val="000E2CF4"/>
    <w:rsid w:val="000E30F9"/>
    <w:rsid w:val="000E3486"/>
    <w:rsid w:val="000E36FB"/>
    <w:rsid w:val="000E3A7A"/>
    <w:rsid w:val="000E5F6C"/>
    <w:rsid w:val="000E6B25"/>
    <w:rsid w:val="000E7E2F"/>
    <w:rsid w:val="000F50FB"/>
    <w:rsid w:val="000F5812"/>
    <w:rsid w:val="000F58BA"/>
    <w:rsid w:val="000F5BDA"/>
    <w:rsid w:val="000F5E5D"/>
    <w:rsid w:val="001000EB"/>
    <w:rsid w:val="0010072E"/>
    <w:rsid w:val="00100C18"/>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4C6D"/>
    <w:rsid w:val="00136E85"/>
    <w:rsid w:val="00140141"/>
    <w:rsid w:val="001407BB"/>
    <w:rsid w:val="0014242B"/>
    <w:rsid w:val="00142A44"/>
    <w:rsid w:val="001435DE"/>
    <w:rsid w:val="00143F59"/>
    <w:rsid w:val="001446B6"/>
    <w:rsid w:val="001537B6"/>
    <w:rsid w:val="0015398F"/>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5B91"/>
    <w:rsid w:val="001B7A2A"/>
    <w:rsid w:val="001B7DA5"/>
    <w:rsid w:val="001C0102"/>
    <w:rsid w:val="001C049B"/>
    <w:rsid w:val="001C0DFD"/>
    <w:rsid w:val="001C0EFF"/>
    <w:rsid w:val="001C0FC7"/>
    <w:rsid w:val="001C2F97"/>
    <w:rsid w:val="001C3523"/>
    <w:rsid w:val="001C3C8D"/>
    <w:rsid w:val="001C4494"/>
    <w:rsid w:val="001C56BD"/>
    <w:rsid w:val="001C613C"/>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7CED"/>
    <w:rsid w:val="001F03E7"/>
    <w:rsid w:val="001F0FFF"/>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1EFC"/>
    <w:rsid w:val="00242DD5"/>
    <w:rsid w:val="00244D8A"/>
    <w:rsid w:val="00244F4D"/>
    <w:rsid w:val="002452E3"/>
    <w:rsid w:val="00247A0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D59"/>
    <w:rsid w:val="002C1A7D"/>
    <w:rsid w:val="002C2993"/>
    <w:rsid w:val="002C33D5"/>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C09"/>
    <w:rsid w:val="002F2133"/>
    <w:rsid w:val="002F2AD4"/>
    <w:rsid w:val="002F2C34"/>
    <w:rsid w:val="002F4DC5"/>
    <w:rsid w:val="002F6B9A"/>
    <w:rsid w:val="00300F68"/>
    <w:rsid w:val="00301AA6"/>
    <w:rsid w:val="003026D8"/>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53D"/>
    <w:rsid w:val="0035394F"/>
    <w:rsid w:val="00353A6E"/>
    <w:rsid w:val="00354320"/>
    <w:rsid w:val="0035630E"/>
    <w:rsid w:val="003572E4"/>
    <w:rsid w:val="00357AC1"/>
    <w:rsid w:val="00360B44"/>
    <w:rsid w:val="00362019"/>
    <w:rsid w:val="0036381E"/>
    <w:rsid w:val="0036464B"/>
    <w:rsid w:val="003649EA"/>
    <w:rsid w:val="003653FF"/>
    <w:rsid w:val="00365ECB"/>
    <w:rsid w:val="003664F1"/>
    <w:rsid w:val="003670E4"/>
    <w:rsid w:val="00373FD7"/>
    <w:rsid w:val="00377A68"/>
    <w:rsid w:val="00381A9E"/>
    <w:rsid w:val="0038389B"/>
    <w:rsid w:val="00384D1E"/>
    <w:rsid w:val="00385CAD"/>
    <w:rsid w:val="00386081"/>
    <w:rsid w:val="00386C88"/>
    <w:rsid w:val="00387B37"/>
    <w:rsid w:val="0039132E"/>
    <w:rsid w:val="00391B02"/>
    <w:rsid w:val="00391C83"/>
    <w:rsid w:val="00393385"/>
    <w:rsid w:val="00393912"/>
    <w:rsid w:val="00394197"/>
    <w:rsid w:val="00394423"/>
    <w:rsid w:val="0039492C"/>
    <w:rsid w:val="0039751B"/>
    <w:rsid w:val="003A23C3"/>
    <w:rsid w:val="003A3A3F"/>
    <w:rsid w:val="003A4DA5"/>
    <w:rsid w:val="003A719E"/>
    <w:rsid w:val="003B0BAF"/>
    <w:rsid w:val="003B0DF1"/>
    <w:rsid w:val="003B214A"/>
    <w:rsid w:val="003B2BCB"/>
    <w:rsid w:val="003B4543"/>
    <w:rsid w:val="003B496F"/>
    <w:rsid w:val="003B4F57"/>
    <w:rsid w:val="003B5AA4"/>
    <w:rsid w:val="003B60EB"/>
    <w:rsid w:val="003B6591"/>
    <w:rsid w:val="003B784F"/>
    <w:rsid w:val="003C0909"/>
    <w:rsid w:val="003C0D6B"/>
    <w:rsid w:val="003C153C"/>
    <w:rsid w:val="003C1EB9"/>
    <w:rsid w:val="003C32A1"/>
    <w:rsid w:val="003C3886"/>
    <w:rsid w:val="003C4D69"/>
    <w:rsid w:val="003D394A"/>
    <w:rsid w:val="003D6280"/>
    <w:rsid w:val="003D6587"/>
    <w:rsid w:val="003E060B"/>
    <w:rsid w:val="003E0DB3"/>
    <w:rsid w:val="003E1F81"/>
    <w:rsid w:val="003E213C"/>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1155C"/>
    <w:rsid w:val="004115F7"/>
    <w:rsid w:val="004116D2"/>
    <w:rsid w:val="00411F19"/>
    <w:rsid w:val="004125DE"/>
    <w:rsid w:val="00413B5E"/>
    <w:rsid w:val="00414C7E"/>
    <w:rsid w:val="00415980"/>
    <w:rsid w:val="004161C9"/>
    <w:rsid w:val="00417354"/>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07E"/>
    <w:rsid w:val="00465E33"/>
    <w:rsid w:val="0046631F"/>
    <w:rsid w:val="004664CB"/>
    <w:rsid w:val="00466D5F"/>
    <w:rsid w:val="00467F6E"/>
    <w:rsid w:val="004717CE"/>
    <w:rsid w:val="00473066"/>
    <w:rsid w:val="00473A34"/>
    <w:rsid w:val="00474BAB"/>
    <w:rsid w:val="00475674"/>
    <w:rsid w:val="0047597D"/>
    <w:rsid w:val="00476FC9"/>
    <w:rsid w:val="00476FD1"/>
    <w:rsid w:val="004773C9"/>
    <w:rsid w:val="00477A87"/>
    <w:rsid w:val="00480AE7"/>
    <w:rsid w:val="004811A8"/>
    <w:rsid w:val="004817FA"/>
    <w:rsid w:val="004835CF"/>
    <w:rsid w:val="00485D14"/>
    <w:rsid w:val="004873B6"/>
    <w:rsid w:val="00487E60"/>
    <w:rsid w:val="00490EB4"/>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A30"/>
    <w:rsid w:val="004B6375"/>
    <w:rsid w:val="004B654D"/>
    <w:rsid w:val="004C02E8"/>
    <w:rsid w:val="004C1040"/>
    <w:rsid w:val="004C165E"/>
    <w:rsid w:val="004C2CEE"/>
    <w:rsid w:val="004C3449"/>
    <w:rsid w:val="004C44A6"/>
    <w:rsid w:val="004C4C80"/>
    <w:rsid w:val="004C546E"/>
    <w:rsid w:val="004D0817"/>
    <w:rsid w:val="004D1754"/>
    <w:rsid w:val="004D273F"/>
    <w:rsid w:val="004D2BCA"/>
    <w:rsid w:val="004D3747"/>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25EB"/>
    <w:rsid w:val="005028B3"/>
    <w:rsid w:val="00504124"/>
    <w:rsid w:val="00504171"/>
    <w:rsid w:val="00506AF4"/>
    <w:rsid w:val="0051013D"/>
    <w:rsid w:val="00511176"/>
    <w:rsid w:val="00511306"/>
    <w:rsid w:val="00511FC1"/>
    <w:rsid w:val="005130C5"/>
    <w:rsid w:val="005135F3"/>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520EF"/>
    <w:rsid w:val="0055284D"/>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6ED"/>
    <w:rsid w:val="00586DA1"/>
    <w:rsid w:val="005872C8"/>
    <w:rsid w:val="005872FC"/>
    <w:rsid w:val="00590032"/>
    <w:rsid w:val="005902F2"/>
    <w:rsid w:val="005918BD"/>
    <w:rsid w:val="00592119"/>
    <w:rsid w:val="00592638"/>
    <w:rsid w:val="00592BE6"/>
    <w:rsid w:val="0059341A"/>
    <w:rsid w:val="00593EAA"/>
    <w:rsid w:val="0059499B"/>
    <w:rsid w:val="0059624C"/>
    <w:rsid w:val="005A0464"/>
    <w:rsid w:val="005A07C4"/>
    <w:rsid w:val="005A20BA"/>
    <w:rsid w:val="005A2E60"/>
    <w:rsid w:val="005A76F0"/>
    <w:rsid w:val="005B03DF"/>
    <w:rsid w:val="005B0742"/>
    <w:rsid w:val="005B1D45"/>
    <w:rsid w:val="005B2FA0"/>
    <w:rsid w:val="005B469F"/>
    <w:rsid w:val="005B5156"/>
    <w:rsid w:val="005B5C70"/>
    <w:rsid w:val="005B6397"/>
    <w:rsid w:val="005B67C9"/>
    <w:rsid w:val="005B6A1B"/>
    <w:rsid w:val="005B7C1A"/>
    <w:rsid w:val="005C0164"/>
    <w:rsid w:val="005C0A96"/>
    <w:rsid w:val="005C2851"/>
    <w:rsid w:val="005C3CBC"/>
    <w:rsid w:val="005C4D6B"/>
    <w:rsid w:val="005C6D9A"/>
    <w:rsid w:val="005C7411"/>
    <w:rsid w:val="005C7E19"/>
    <w:rsid w:val="005D1CB6"/>
    <w:rsid w:val="005D22AA"/>
    <w:rsid w:val="005D244E"/>
    <w:rsid w:val="005D5156"/>
    <w:rsid w:val="005D5B83"/>
    <w:rsid w:val="005D5D35"/>
    <w:rsid w:val="005E05E1"/>
    <w:rsid w:val="005E3C3F"/>
    <w:rsid w:val="005E4F95"/>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4E6"/>
    <w:rsid w:val="00614B7D"/>
    <w:rsid w:val="00614D92"/>
    <w:rsid w:val="00615328"/>
    <w:rsid w:val="0061632E"/>
    <w:rsid w:val="00617238"/>
    <w:rsid w:val="006177C5"/>
    <w:rsid w:val="006209EE"/>
    <w:rsid w:val="00620AA6"/>
    <w:rsid w:val="00621BB6"/>
    <w:rsid w:val="00623236"/>
    <w:rsid w:val="00624902"/>
    <w:rsid w:val="00625BF6"/>
    <w:rsid w:val="0062759F"/>
    <w:rsid w:val="006277F6"/>
    <w:rsid w:val="006324AC"/>
    <w:rsid w:val="00632D82"/>
    <w:rsid w:val="00634E87"/>
    <w:rsid w:val="00635195"/>
    <w:rsid w:val="0063646E"/>
    <w:rsid w:val="006370F9"/>
    <w:rsid w:val="006412F8"/>
    <w:rsid w:val="00641AF0"/>
    <w:rsid w:val="00641FFF"/>
    <w:rsid w:val="00643A32"/>
    <w:rsid w:val="006441C9"/>
    <w:rsid w:val="006445F8"/>
    <w:rsid w:val="00644978"/>
    <w:rsid w:val="0064630A"/>
    <w:rsid w:val="00650609"/>
    <w:rsid w:val="00652AC7"/>
    <w:rsid w:val="00653DB5"/>
    <w:rsid w:val="00654669"/>
    <w:rsid w:val="00656CF3"/>
    <w:rsid w:val="006630ED"/>
    <w:rsid w:val="006632B6"/>
    <w:rsid w:val="006633AD"/>
    <w:rsid w:val="00665B8F"/>
    <w:rsid w:val="006704B7"/>
    <w:rsid w:val="00673416"/>
    <w:rsid w:val="0067689E"/>
    <w:rsid w:val="0067703F"/>
    <w:rsid w:val="00677A01"/>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C06A0"/>
    <w:rsid w:val="006C147D"/>
    <w:rsid w:val="006C26C3"/>
    <w:rsid w:val="006C3DA1"/>
    <w:rsid w:val="006C41B5"/>
    <w:rsid w:val="006C50E6"/>
    <w:rsid w:val="006C70DC"/>
    <w:rsid w:val="006D0249"/>
    <w:rsid w:val="006D11D8"/>
    <w:rsid w:val="006D1A4D"/>
    <w:rsid w:val="006D29DE"/>
    <w:rsid w:val="006D3FE2"/>
    <w:rsid w:val="006D5AA9"/>
    <w:rsid w:val="006D62B8"/>
    <w:rsid w:val="006D68AA"/>
    <w:rsid w:val="006D6F45"/>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EE0"/>
    <w:rsid w:val="0072070F"/>
    <w:rsid w:val="0072097F"/>
    <w:rsid w:val="0072142C"/>
    <w:rsid w:val="00722AD9"/>
    <w:rsid w:val="007232A6"/>
    <w:rsid w:val="00724B83"/>
    <w:rsid w:val="0072545A"/>
    <w:rsid w:val="00725C10"/>
    <w:rsid w:val="00725C59"/>
    <w:rsid w:val="00726222"/>
    <w:rsid w:val="0073048E"/>
    <w:rsid w:val="007342D2"/>
    <w:rsid w:val="0073479E"/>
    <w:rsid w:val="00734FDB"/>
    <w:rsid w:val="00735626"/>
    <w:rsid w:val="00737C06"/>
    <w:rsid w:val="00744393"/>
    <w:rsid w:val="00744AE6"/>
    <w:rsid w:val="007452E2"/>
    <w:rsid w:val="007462A2"/>
    <w:rsid w:val="007471B0"/>
    <w:rsid w:val="00753DAA"/>
    <w:rsid w:val="00754259"/>
    <w:rsid w:val="00754E6C"/>
    <w:rsid w:val="0075546D"/>
    <w:rsid w:val="00757D69"/>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797"/>
    <w:rsid w:val="007F5916"/>
    <w:rsid w:val="007F604F"/>
    <w:rsid w:val="007F6689"/>
    <w:rsid w:val="007F765A"/>
    <w:rsid w:val="00800663"/>
    <w:rsid w:val="00800B92"/>
    <w:rsid w:val="008016FA"/>
    <w:rsid w:val="00801D40"/>
    <w:rsid w:val="00802C27"/>
    <w:rsid w:val="008038BB"/>
    <w:rsid w:val="00803D84"/>
    <w:rsid w:val="00807D3D"/>
    <w:rsid w:val="0081393F"/>
    <w:rsid w:val="00813F4B"/>
    <w:rsid w:val="008163B7"/>
    <w:rsid w:val="008166AA"/>
    <w:rsid w:val="00816829"/>
    <w:rsid w:val="0081699D"/>
    <w:rsid w:val="008174C7"/>
    <w:rsid w:val="00817BAA"/>
    <w:rsid w:val="00820615"/>
    <w:rsid w:val="0082136F"/>
    <w:rsid w:val="00821A52"/>
    <w:rsid w:val="00821CA7"/>
    <w:rsid w:val="0082372D"/>
    <w:rsid w:val="00833C6C"/>
    <w:rsid w:val="00835BC8"/>
    <w:rsid w:val="00835BFF"/>
    <w:rsid w:val="008369F4"/>
    <w:rsid w:val="00837653"/>
    <w:rsid w:val="00841B48"/>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48D0"/>
    <w:rsid w:val="00874C25"/>
    <w:rsid w:val="00874C67"/>
    <w:rsid w:val="00877AE9"/>
    <w:rsid w:val="00880190"/>
    <w:rsid w:val="008807C6"/>
    <w:rsid w:val="00881129"/>
    <w:rsid w:val="00881856"/>
    <w:rsid w:val="00882810"/>
    <w:rsid w:val="008829B0"/>
    <w:rsid w:val="00882C94"/>
    <w:rsid w:val="00885D24"/>
    <w:rsid w:val="008860F2"/>
    <w:rsid w:val="008906DB"/>
    <w:rsid w:val="00890BDE"/>
    <w:rsid w:val="008912A2"/>
    <w:rsid w:val="0089237F"/>
    <w:rsid w:val="00892EB3"/>
    <w:rsid w:val="0089325A"/>
    <w:rsid w:val="008939CE"/>
    <w:rsid w:val="00897C35"/>
    <w:rsid w:val="008A287F"/>
    <w:rsid w:val="008A2A47"/>
    <w:rsid w:val="008A36F4"/>
    <w:rsid w:val="008A3E97"/>
    <w:rsid w:val="008A48DB"/>
    <w:rsid w:val="008A5089"/>
    <w:rsid w:val="008A6465"/>
    <w:rsid w:val="008A6C6B"/>
    <w:rsid w:val="008A6E03"/>
    <w:rsid w:val="008B3934"/>
    <w:rsid w:val="008B4941"/>
    <w:rsid w:val="008B54BC"/>
    <w:rsid w:val="008B60BA"/>
    <w:rsid w:val="008B7DDD"/>
    <w:rsid w:val="008C1D2F"/>
    <w:rsid w:val="008C4931"/>
    <w:rsid w:val="008C4B74"/>
    <w:rsid w:val="008C5A61"/>
    <w:rsid w:val="008C706E"/>
    <w:rsid w:val="008C7C85"/>
    <w:rsid w:val="008D1344"/>
    <w:rsid w:val="008D16D9"/>
    <w:rsid w:val="008D2E91"/>
    <w:rsid w:val="008D4C2D"/>
    <w:rsid w:val="008D58FB"/>
    <w:rsid w:val="008D5D97"/>
    <w:rsid w:val="008D62D2"/>
    <w:rsid w:val="008D6B6B"/>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41C4"/>
    <w:rsid w:val="009544FB"/>
    <w:rsid w:val="00954635"/>
    <w:rsid w:val="009546CB"/>
    <w:rsid w:val="00954871"/>
    <w:rsid w:val="009558FF"/>
    <w:rsid w:val="00956D29"/>
    <w:rsid w:val="009570B0"/>
    <w:rsid w:val="009604D5"/>
    <w:rsid w:val="00960AF2"/>
    <w:rsid w:val="00962945"/>
    <w:rsid w:val="009629F0"/>
    <w:rsid w:val="00963B19"/>
    <w:rsid w:val="00964975"/>
    <w:rsid w:val="00964BD6"/>
    <w:rsid w:val="00964E6A"/>
    <w:rsid w:val="00966EC2"/>
    <w:rsid w:val="00967C68"/>
    <w:rsid w:val="00971022"/>
    <w:rsid w:val="009715E6"/>
    <w:rsid w:val="009725F7"/>
    <w:rsid w:val="00972F65"/>
    <w:rsid w:val="00973308"/>
    <w:rsid w:val="00973BB6"/>
    <w:rsid w:val="00975D69"/>
    <w:rsid w:val="0098017B"/>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DB9"/>
    <w:rsid w:val="009C4D03"/>
    <w:rsid w:val="009C5745"/>
    <w:rsid w:val="009C58E0"/>
    <w:rsid w:val="009C75C8"/>
    <w:rsid w:val="009D16DD"/>
    <w:rsid w:val="009D20AE"/>
    <w:rsid w:val="009D46B7"/>
    <w:rsid w:val="009D529E"/>
    <w:rsid w:val="009D5647"/>
    <w:rsid w:val="009D5B4B"/>
    <w:rsid w:val="009D615B"/>
    <w:rsid w:val="009D730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5211"/>
    <w:rsid w:val="00A35647"/>
    <w:rsid w:val="00A407FD"/>
    <w:rsid w:val="00A41359"/>
    <w:rsid w:val="00A43C02"/>
    <w:rsid w:val="00A4520B"/>
    <w:rsid w:val="00A4651F"/>
    <w:rsid w:val="00A509B8"/>
    <w:rsid w:val="00A52393"/>
    <w:rsid w:val="00A52486"/>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D38"/>
    <w:rsid w:val="00A76EC0"/>
    <w:rsid w:val="00A76F66"/>
    <w:rsid w:val="00A77996"/>
    <w:rsid w:val="00A80B45"/>
    <w:rsid w:val="00A811DF"/>
    <w:rsid w:val="00A817BA"/>
    <w:rsid w:val="00A8195E"/>
    <w:rsid w:val="00A821FD"/>
    <w:rsid w:val="00A833D2"/>
    <w:rsid w:val="00A83448"/>
    <w:rsid w:val="00A8345C"/>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F0"/>
    <w:rsid w:val="00AB2FE3"/>
    <w:rsid w:val="00AB3E0F"/>
    <w:rsid w:val="00AB4FD9"/>
    <w:rsid w:val="00AB66EA"/>
    <w:rsid w:val="00AB7395"/>
    <w:rsid w:val="00AC24A5"/>
    <w:rsid w:val="00AC3981"/>
    <w:rsid w:val="00AC49BC"/>
    <w:rsid w:val="00AC55DD"/>
    <w:rsid w:val="00AC5BF7"/>
    <w:rsid w:val="00AC6A7C"/>
    <w:rsid w:val="00AC73A1"/>
    <w:rsid w:val="00AC746F"/>
    <w:rsid w:val="00AD18BF"/>
    <w:rsid w:val="00AD28C9"/>
    <w:rsid w:val="00AD2DD2"/>
    <w:rsid w:val="00AD31CC"/>
    <w:rsid w:val="00AD701D"/>
    <w:rsid w:val="00AD7FF9"/>
    <w:rsid w:val="00AE1964"/>
    <w:rsid w:val="00AE2237"/>
    <w:rsid w:val="00AE341C"/>
    <w:rsid w:val="00AE56C4"/>
    <w:rsid w:val="00AE6A16"/>
    <w:rsid w:val="00AF44BC"/>
    <w:rsid w:val="00AF4AD6"/>
    <w:rsid w:val="00AF552B"/>
    <w:rsid w:val="00AF5E8C"/>
    <w:rsid w:val="00AF623D"/>
    <w:rsid w:val="00AF7681"/>
    <w:rsid w:val="00AF7AC2"/>
    <w:rsid w:val="00B025C4"/>
    <w:rsid w:val="00B06547"/>
    <w:rsid w:val="00B11556"/>
    <w:rsid w:val="00B128A3"/>
    <w:rsid w:val="00B133D1"/>
    <w:rsid w:val="00B1603E"/>
    <w:rsid w:val="00B16FD1"/>
    <w:rsid w:val="00B204AC"/>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30BA"/>
    <w:rsid w:val="00BB36A2"/>
    <w:rsid w:val="00BB4232"/>
    <w:rsid w:val="00BB4B3A"/>
    <w:rsid w:val="00BB4FF2"/>
    <w:rsid w:val="00BB5047"/>
    <w:rsid w:val="00BB54F9"/>
    <w:rsid w:val="00BB5F35"/>
    <w:rsid w:val="00BB6B7A"/>
    <w:rsid w:val="00BB6E7F"/>
    <w:rsid w:val="00BB739D"/>
    <w:rsid w:val="00BB7524"/>
    <w:rsid w:val="00BC06EB"/>
    <w:rsid w:val="00BC109F"/>
    <w:rsid w:val="00BC242F"/>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7C5B"/>
    <w:rsid w:val="00BE7F76"/>
    <w:rsid w:val="00BF0FC8"/>
    <w:rsid w:val="00BF3FD9"/>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63B5"/>
    <w:rsid w:val="00C16760"/>
    <w:rsid w:val="00C16C83"/>
    <w:rsid w:val="00C17F03"/>
    <w:rsid w:val="00C22E65"/>
    <w:rsid w:val="00C23D9A"/>
    <w:rsid w:val="00C241F4"/>
    <w:rsid w:val="00C24822"/>
    <w:rsid w:val="00C25541"/>
    <w:rsid w:val="00C25C40"/>
    <w:rsid w:val="00C25CEC"/>
    <w:rsid w:val="00C30533"/>
    <w:rsid w:val="00C30C5D"/>
    <w:rsid w:val="00C30CAA"/>
    <w:rsid w:val="00C33FFB"/>
    <w:rsid w:val="00C34DB2"/>
    <w:rsid w:val="00C35148"/>
    <w:rsid w:val="00C36F42"/>
    <w:rsid w:val="00C37144"/>
    <w:rsid w:val="00C4447B"/>
    <w:rsid w:val="00C52535"/>
    <w:rsid w:val="00C52698"/>
    <w:rsid w:val="00C53889"/>
    <w:rsid w:val="00C54121"/>
    <w:rsid w:val="00C563E6"/>
    <w:rsid w:val="00C56688"/>
    <w:rsid w:val="00C57CDC"/>
    <w:rsid w:val="00C60085"/>
    <w:rsid w:val="00C60D59"/>
    <w:rsid w:val="00C62D73"/>
    <w:rsid w:val="00C62D97"/>
    <w:rsid w:val="00C6417B"/>
    <w:rsid w:val="00C641C2"/>
    <w:rsid w:val="00C646B4"/>
    <w:rsid w:val="00C6640B"/>
    <w:rsid w:val="00C66D47"/>
    <w:rsid w:val="00C71065"/>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4EFD"/>
    <w:rsid w:val="00CA6179"/>
    <w:rsid w:val="00CA6F93"/>
    <w:rsid w:val="00CA785E"/>
    <w:rsid w:val="00CB331E"/>
    <w:rsid w:val="00CB3D19"/>
    <w:rsid w:val="00CB4962"/>
    <w:rsid w:val="00CB4CD7"/>
    <w:rsid w:val="00CB57D1"/>
    <w:rsid w:val="00CB584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5F29"/>
    <w:rsid w:val="00CF73D8"/>
    <w:rsid w:val="00D00F5D"/>
    <w:rsid w:val="00D02922"/>
    <w:rsid w:val="00D038DF"/>
    <w:rsid w:val="00D03948"/>
    <w:rsid w:val="00D03A28"/>
    <w:rsid w:val="00D0474A"/>
    <w:rsid w:val="00D04AD1"/>
    <w:rsid w:val="00D0607B"/>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3B2A"/>
    <w:rsid w:val="00D241C2"/>
    <w:rsid w:val="00D24DC4"/>
    <w:rsid w:val="00D257CC"/>
    <w:rsid w:val="00D277AA"/>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D3F"/>
    <w:rsid w:val="00D67971"/>
    <w:rsid w:val="00D67E0B"/>
    <w:rsid w:val="00D7104C"/>
    <w:rsid w:val="00D72846"/>
    <w:rsid w:val="00D7364D"/>
    <w:rsid w:val="00D73BA0"/>
    <w:rsid w:val="00D7437C"/>
    <w:rsid w:val="00D746A3"/>
    <w:rsid w:val="00D74BA2"/>
    <w:rsid w:val="00D74F62"/>
    <w:rsid w:val="00D75325"/>
    <w:rsid w:val="00D82B3B"/>
    <w:rsid w:val="00D834F4"/>
    <w:rsid w:val="00D83ACB"/>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B02FB"/>
    <w:rsid w:val="00DB0E48"/>
    <w:rsid w:val="00DB1F30"/>
    <w:rsid w:val="00DB2D88"/>
    <w:rsid w:val="00DB3130"/>
    <w:rsid w:val="00DB4B8F"/>
    <w:rsid w:val="00DB65EC"/>
    <w:rsid w:val="00DB7D92"/>
    <w:rsid w:val="00DB7F7E"/>
    <w:rsid w:val="00DC0C92"/>
    <w:rsid w:val="00DC1680"/>
    <w:rsid w:val="00DC1C08"/>
    <w:rsid w:val="00DC3654"/>
    <w:rsid w:val="00DC40BE"/>
    <w:rsid w:val="00DC4352"/>
    <w:rsid w:val="00DC47A8"/>
    <w:rsid w:val="00DC4BCF"/>
    <w:rsid w:val="00DC63B6"/>
    <w:rsid w:val="00DC6E15"/>
    <w:rsid w:val="00DC6E3A"/>
    <w:rsid w:val="00DC768F"/>
    <w:rsid w:val="00DD146F"/>
    <w:rsid w:val="00DD1C1B"/>
    <w:rsid w:val="00DD7599"/>
    <w:rsid w:val="00DE0D8E"/>
    <w:rsid w:val="00DE1EA3"/>
    <w:rsid w:val="00DE1F74"/>
    <w:rsid w:val="00DE21EC"/>
    <w:rsid w:val="00DE2636"/>
    <w:rsid w:val="00DE4035"/>
    <w:rsid w:val="00DF1059"/>
    <w:rsid w:val="00DF1484"/>
    <w:rsid w:val="00DF62BA"/>
    <w:rsid w:val="00DF682F"/>
    <w:rsid w:val="00DF7E18"/>
    <w:rsid w:val="00E002DD"/>
    <w:rsid w:val="00E033FB"/>
    <w:rsid w:val="00E03995"/>
    <w:rsid w:val="00E0405F"/>
    <w:rsid w:val="00E0772F"/>
    <w:rsid w:val="00E10E0F"/>
    <w:rsid w:val="00E10E5A"/>
    <w:rsid w:val="00E110D3"/>
    <w:rsid w:val="00E115D4"/>
    <w:rsid w:val="00E11ABD"/>
    <w:rsid w:val="00E144A3"/>
    <w:rsid w:val="00E1504C"/>
    <w:rsid w:val="00E16C74"/>
    <w:rsid w:val="00E175C5"/>
    <w:rsid w:val="00E17CDC"/>
    <w:rsid w:val="00E202D9"/>
    <w:rsid w:val="00E20480"/>
    <w:rsid w:val="00E22614"/>
    <w:rsid w:val="00E228F7"/>
    <w:rsid w:val="00E23198"/>
    <w:rsid w:val="00E23271"/>
    <w:rsid w:val="00E24970"/>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B65"/>
    <w:rsid w:val="00E909F5"/>
    <w:rsid w:val="00E912A6"/>
    <w:rsid w:val="00E91385"/>
    <w:rsid w:val="00E9207F"/>
    <w:rsid w:val="00E9239A"/>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585"/>
    <w:rsid w:val="00EF4FB4"/>
    <w:rsid w:val="00EF58F0"/>
    <w:rsid w:val="00EF5D2C"/>
    <w:rsid w:val="00EF6AD5"/>
    <w:rsid w:val="00EF7797"/>
    <w:rsid w:val="00EF7D30"/>
    <w:rsid w:val="00F00A6B"/>
    <w:rsid w:val="00F01757"/>
    <w:rsid w:val="00F01B41"/>
    <w:rsid w:val="00F01C29"/>
    <w:rsid w:val="00F022F6"/>
    <w:rsid w:val="00F0238C"/>
    <w:rsid w:val="00F044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4370"/>
    <w:rsid w:val="00F37812"/>
    <w:rsid w:val="00F418B0"/>
    <w:rsid w:val="00F43484"/>
    <w:rsid w:val="00F44160"/>
    <w:rsid w:val="00F455D8"/>
    <w:rsid w:val="00F45D72"/>
    <w:rsid w:val="00F50DD1"/>
    <w:rsid w:val="00F52D66"/>
    <w:rsid w:val="00F5304D"/>
    <w:rsid w:val="00F53B44"/>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63C"/>
    <w:rsid w:val="00F937F7"/>
    <w:rsid w:val="00F93E34"/>
    <w:rsid w:val="00F95A18"/>
    <w:rsid w:val="00F965BA"/>
    <w:rsid w:val="00FA063A"/>
    <w:rsid w:val="00FA1DFC"/>
    <w:rsid w:val="00FA2809"/>
    <w:rsid w:val="00FA2B3B"/>
    <w:rsid w:val="00FA30B3"/>
    <w:rsid w:val="00FA7477"/>
    <w:rsid w:val="00FA7733"/>
    <w:rsid w:val="00FA7BCF"/>
    <w:rsid w:val="00FA7F26"/>
    <w:rsid w:val="00FB0937"/>
    <w:rsid w:val="00FB0F7A"/>
    <w:rsid w:val="00FB162A"/>
    <w:rsid w:val="00FB2FE0"/>
    <w:rsid w:val="00FB4895"/>
    <w:rsid w:val="00FB489D"/>
    <w:rsid w:val="00FB49C8"/>
    <w:rsid w:val="00FB4E0C"/>
    <w:rsid w:val="00FB542F"/>
    <w:rsid w:val="00FB6151"/>
    <w:rsid w:val="00FB6E65"/>
    <w:rsid w:val="00FC4FE7"/>
    <w:rsid w:val="00FC6131"/>
    <w:rsid w:val="00FC7D12"/>
    <w:rsid w:val="00FC7D1E"/>
    <w:rsid w:val="00FD1F99"/>
    <w:rsid w:val="00FD2535"/>
    <w:rsid w:val="00FD464A"/>
    <w:rsid w:val="00FD572B"/>
    <w:rsid w:val="00FD6D1A"/>
    <w:rsid w:val="00FD7116"/>
    <w:rsid w:val="00FD7E90"/>
    <w:rsid w:val="00FE0350"/>
    <w:rsid w:val="00FE1F35"/>
    <w:rsid w:val="00FE26BC"/>
    <w:rsid w:val="00FE2F81"/>
    <w:rsid w:val="00FE5AB4"/>
    <w:rsid w:val="00FE5F91"/>
    <w:rsid w:val="00FE5FE6"/>
    <w:rsid w:val="00FE6FFC"/>
    <w:rsid w:val="00FF2440"/>
    <w:rsid w:val="00FF30A6"/>
    <w:rsid w:val="00FF35CA"/>
    <w:rsid w:val="00FF42B0"/>
    <w:rsid w:val="00FF4E42"/>
    <w:rsid w:val="00FF522C"/>
    <w:rsid w:val="00FF5DA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BB65FEF-22E6-3749-AB70-76EF4DF9A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21208</Words>
  <Characters>120892</Characters>
  <Application>Microsoft Macintosh Word</Application>
  <DocSecurity>0</DocSecurity>
  <Lines>1007</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21</cp:revision>
  <dcterms:created xsi:type="dcterms:W3CDTF">2018-07-26T15:18:00Z</dcterms:created>
  <dcterms:modified xsi:type="dcterms:W3CDTF">2018-07-30T09:50:00Z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