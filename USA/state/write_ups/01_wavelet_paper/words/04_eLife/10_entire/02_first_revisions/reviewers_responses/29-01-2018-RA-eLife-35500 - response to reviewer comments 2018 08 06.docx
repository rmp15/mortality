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2E09365D"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76EFACE4"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Figure 2 and Supplementary Figure 1.</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5D28A419" w:rsidR="00C5408C" w:rsidRDefault="00C5408C" w:rsidP="00080FE2">
      <w:pPr>
        <w:rPr>
          <w:ins w:id="0" w:author="Ezzati, Majid" w:date="2018-07-27T12:29:00Z"/>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E154D0">
        <w:rPr>
          <w:bCs/>
        </w:rPr>
        <w:t>,</w:t>
      </w:r>
      <w:r w:rsidR="00F52832">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ins w:id="1" w:author="Parks, Robbie M" w:date="2018-07-26T15:21:00Z"/>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04EF879A" w14:textId="211E0A49" w:rsidR="00CC5390" w:rsidRDefault="007658CA" w:rsidP="00CA186A">
      <w:pPr>
        <w:rPr>
          <w:ins w:id="2" w:author="Parks, Robbie M" w:date="2018-07-26T15:24:00Z"/>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ins w:id="3" w:author="Parks, Robbie M" w:date="2018-07-23T16:18:00Z">
        <w:r w:rsidRPr="00677BE9">
          <w:rPr>
            <w:bCs/>
          </w:rPr>
          <w:t xml:space="preserve"> </w:t>
        </w:r>
      </w:ins>
    </w:p>
    <w:p w14:paraId="4035719D" w14:textId="77777777" w:rsidR="006C6128" w:rsidRPr="00677BE9" w:rsidRDefault="006C6128" w:rsidP="006C6128">
      <w:pPr>
        <w:rPr>
          <w:bCs/>
          <w:i/>
        </w:rPr>
      </w:pPr>
      <w:r w:rsidRPr="00677BE9">
        <w:rPr>
          <w:bCs/>
          <w:i/>
        </w:rPr>
        <w:t xml:space="preserve">- Do all age groups have the same cycle, with αpi = αp0? </w:t>
      </w:r>
    </w:p>
    <w:p w14:paraId="785270B6" w14:textId="77777777" w:rsidR="00A74C38" w:rsidRPr="008C10D7" w:rsidRDefault="00A74C38" w:rsidP="006C6128">
      <w:pPr>
        <w:rPr>
          <w:bCs/>
        </w:rPr>
      </w:pPr>
    </w:p>
    <w:p w14:paraId="3619B9CC" w14:textId="4FCE2211" w:rsidR="007658CA" w:rsidRDefault="00930328" w:rsidP="006C6128">
      <w:pPr>
        <w:rPr>
          <w:bCs/>
        </w:rPr>
      </w:pPr>
      <w:r>
        <w:rPr>
          <w:bCs/>
        </w:rPr>
        <w:t xml:space="preserve">We calculated the timing of maximum and minimum mortality using centre of gravity analysis, using </w:t>
      </w:r>
      <w:r w:rsidR="004904A1">
        <w:rPr>
          <w:bCs/>
        </w:rPr>
        <w:t>circular statistics to calculate the mean, and 1000 bootstrap samples to calculate the 95% confidence intervals.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ins w:id="4" w:author="Parks, Robbie M" w:date="2018-08-03T15:42:00Z"/>
          <w:bCs/>
          <w:i/>
        </w:rPr>
      </w:pPr>
    </w:p>
    <w:p w14:paraId="4096E968" w14:textId="2F976730" w:rsidR="00513796" w:rsidRDefault="002D5E92" w:rsidP="006C6128">
      <w:pPr>
        <w:rPr>
          <w:bCs/>
        </w:rPr>
      </w:pPr>
      <w:r>
        <w:rPr>
          <w:bCs/>
        </w:rPr>
        <w:t>We reported cross-section percent difference by reg</w:t>
      </w:r>
      <w:r w:rsidR="00006864">
        <w:rPr>
          <w:bCs/>
        </w:rPr>
        <w:t xml:space="preserve">ion </w:t>
      </w:r>
      <w:r w:rsidR="00A24284">
        <w:rPr>
          <w:bCs/>
        </w:rPr>
        <w:t>for all-cause death</w:t>
      </w:r>
      <w:r w:rsidR="00A0329E">
        <w:rPr>
          <w:bCs/>
        </w:rPr>
        <w:t>s</w:t>
      </w:r>
      <w:r w:rsidR="00D6407A">
        <w:rPr>
          <w:bCs/>
        </w:rPr>
        <w:t xml:space="preserve"> </w:t>
      </w:r>
      <w:r w:rsidR="00006864">
        <w:rPr>
          <w:bCs/>
        </w:rPr>
        <w:t>(Figure 6)</w:t>
      </w:r>
      <w:r w:rsidR="002C1120">
        <w:rPr>
          <w:bCs/>
        </w:rPr>
        <w:t>, after fi</w:t>
      </w:r>
      <w:r w:rsidR="00CD4036">
        <w:rPr>
          <w:bCs/>
        </w:rPr>
        <w:t>tting</w:t>
      </w:r>
      <w:r w:rsidR="002C1120">
        <w:rPr>
          <w:bCs/>
        </w:rPr>
        <w:t xml:space="preserve"> a linear regression to the time series of seasonal difference in mortality within a year</w:t>
      </w:r>
      <w:r w:rsidR="00006864">
        <w:rPr>
          <w:bCs/>
        </w:rPr>
        <w:t>.</w:t>
      </w:r>
      <w:ins w:id="5" w:author="Parks, Robbie M" w:date="2018-08-03T15:48:00Z">
        <w:r w:rsidR="00494849">
          <w:rPr>
            <w:bCs/>
          </w:rPr>
          <w:t xml:space="preserve"> </w:t>
        </w:r>
      </w:ins>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for the </w:t>
      </w:r>
      <w:r w:rsidR="00A55085">
        <w:rPr>
          <w:bCs/>
        </w:rPr>
        <w:t xml:space="preserve">clarity of the main points </w:t>
      </w:r>
      <w:r w:rsidR="00770338">
        <w:rPr>
          <w:bCs/>
        </w:rPr>
        <w:t>of interest already given</w:t>
      </w:r>
      <w:r w:rsidR="00A55085">
        <w:rPr>
          <w:bCs/>
        </w:rPr>
        <w:t>.</w:t>
      </w:r>
    </w:p>
    <w:p w14:paraId="57FCA454" w14:textId="679994E1" w:rsidR="00513796" w:rsidRDefault="00BD733B" w:rsidP="006C6128">
      <w:pPr>
        <w:rPr>
          <w:bCs/>
          <w:color w:val="FF0000"/>
        </w:rPr>
      </w:pPr>
      <w:r>
        <w:rPr>
          <w:bCs/>
          <w:noProof/>
          <w:lang w:eastAsia="en-GB"/>
        </w:rPr>
        <w:lastRenderedPageBreak/>
        <w:drawing>
          <wp:inline distT="0" distB="0" distL="0" distR="0" wp14:anchorId="7CF3D2C7" wp14:editId="755F6459">
            <wp:extent cx="5740400" cy="4053840"/>
            <wp:effectExtent l="0" t="0" r="0" b="0"/>
            <wp:docPr id="2" name="Picture 2" descr="../../../../../../../output/seasonality_index/regional/seasonality_index_regional_against_national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against_national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07B9E176" w14:textId="1AF6BD3E" w:rsidR="00BD733B" w:rsidRDefault="00BD733B" w:rsidP="00BD733B">
      <w:pPr>
        <w:rPr>
          <w:bCs/>
        </w:rPr>
      </w:pPr>
      <w:r w:rsidRPr="001B2A4F">
        <w:rPr>
          <w:b/>
          <w:bCs/>
        </w:rPr>
        <w:t>Figure</w:t>
      </w:r>
      <w:r>
        <w:rPr>
          <w:bCs/>
        </w:rPr>
        <w:t xml:space="preserve">: </w:t>
      </w:r>
      <w:r>
        <w:rPr>
          <w:color w:val="000000" w:themeColor="text1"/>
        </w:rPr>
        <w:t xml:space="preserve">Regional percent point change </w:t>
      </w:r>
      <w:r w:rsidR="009D1677">
        <w:rPr>
          <w:color w:val="000000" w:themeColor="text1"/>
        </w:rPr>
        <w:t xml:space="preserve">per year </w:t>
      </w:r>
      <w:r w:rsidRPr="00AC73A1">
        <w:rPr>
          <w:color w:val="000000" w:themeColor="text1"/>
        </w:rPr>
        <w:t>in death rates between the maximum and minimum mortality months</w:t>
      </w:r>
      <w:r>
        <w:rPr>
          <w:color w:val="000000" w:themeColor="text1"/>
        </w:rPr>
        <w:t xml:space="preserve"> for all-cause </w:t>
      </w:r>
      <w:r w:rsidRPr="00AC73A1">
        <w:rPr>
          <w:color w:val="000000" w:themeColor="text1"/>
        </w:rPr>
        <w:t>mortality</w:t>
      </w:r>
      <w:r w:rsidDel="00F84E3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 by sex and age group</w:t>
      </w:r>
      <w:r w:rsidR="007418D2">
        <w:rPr>
          <w:color w:val="000000" w:themeColor="text1"/>
        </w:rPr>
        <w:t>, coloured by climate region</w:t>
      </w:r>
      <w:r w:rsidRPr="00AC73A1">
        <w:rPr>
          <w:color w:val="000000" w:themeColor="text1"/>
        </w:rPr>
        <w:t>.</w:t>
      </w:r>
      <w:r w:rsidR="00CE5EA3">
        <w:rPr>
          <w:color w:val="000000" w:themeColor="text1"/>
        </w:rPr>
        <w:t xml:space="preserve"> N</w:t>
      </w:r>
      <w:r w:rsidR="0063419E">
        <w:rPr>
          <w:color w:val="000000" w:themeColor="text1"/>
        </w:rPr>
        <w:t>ational</w:t>
      </w:r>
      <w:r w:rsidR="007418D2">
        <w:rPr>
          <w:color w:val="000000" w:themeColor="text1"/>
        </w:rPr>
        <w:t xml:space="preserve"> a</w:t>
      </w:r>
      <w:r w:rsidRPr="00AC73A1">
        <w:rPr>
          <w:color w:val="000000" w:themeColor="text1"/>
        </w:rPr>
        <w:t xml:space="preserve">ge-sex groups </w:t>
      </w:r>
      <w:r w:rsidR="007418D2">
        <w:rPr>
          <w:color w:val="000000" w:themeColor="text1"/>
        </w:rPr>
        <w:t xml:space="preserve">(in black) </w:t>
      </w:r>
      <w:r w:rsidRPr="00AC73A1">
        <w:rPr>
          <w:color w:val="000000" w:themeColor="text1"/>
        </w:rPr>
        <w:t xml:space="preserve">with a </w:t>
      </w:r>
      <w:r>
        <w:rPr>
          <w:color w:val="000000" w:themeColor="text1"/>
        </w:rPr>
        <w:t>p-value less than 0.05</w:t>
      </w:r>
      <w:r w:rsidRPr="00AC73A1">
        <w:rPr>
          <w:color w:val="000000" w:themeColor="text1"/>
        </w:rPr>
        <w:t xml:space="preserve"> are highlighted with a bold pink outline.</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0AAB1D1" w14:textId="7329693B" w:rsidR="005D08A3" w:rsidRDefault="005D08A3" w:rsidP="005D08A3">
      <w:pPr>
        <w:rPr>
          <w:bCs/>
        </w:rPr>
      </w:pPr>
      <w:r>
        <w:rPr>
          <w:bCs/>
        </w:rPr>
        <w:t xml:space="preserve">We calculated the </w:t>
      </w:r>
      <w:r w:rsidR="00F72373">
        <w:rPr>
          <w:bCs/>
        </w:rPr>
        <w:t xml:space="preserve">subnational </w:t>
      </w:r>
      <w:r>
        <w:rPr>
          <w:bCs/>
        </w:rPr>
        <w:t>timing of maximum and minimum mortality using centre of gravity analysis</w:t>
      </w:r>
      <w:r w:rsidR="00F72373">
        <w:rPr>
          <w:bCs/>
        </w:rPr>
        <w:t>, as in the national study.</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p>
    <w:p w14:paraId="7C7AF818" w14:textId="77777777" w:rsidR="00587530" w:rsidRDefault="00587530" w:rsidP="00E61AB2">
      <w:pPr>
        <w:rPr>
          <w:bCs/>
        </w:rPr>
      </w:pPr>
    </w:p>
    <w:p w14:paraId="63224B93" w14:textId="5EC46194" w:rsidR="004278B4" w:rsidRDefault="00317DF6" w:rsidP="00E61AB2">
      <w:pPr>
        <w:rPr>
          <w:bCs/>
        </w:rPr>
      </w:pPr>
      <w:r>
        <w:rPr>
          <w:bCs/>
        </w:rPr>
        <w:t>We have therefore successfully answered</w:t>
      </w:r>
      <w:r w:rsidR="004278B4">
        <w:rPr>
          <w:bCs/>
        </w:rPr>
        <w:t xml:space="preserve"> all the questions posed by the reviewers with o</w:t>
      </w:r>
      <w:r>
        <w:rPr>
          <w:bCs/>
        </w:rPr>
        <w:t>ur current methods in the paper. T</w:t>
      </w:r>
      <w:r w:rsidR="004278B4">
        <w:rPr>
          <w:bCs/>
        </w:rPr>
        <w:t xml:space="preserve">he further inclusion of the wavelet analysis allows greater flexibility </w:t>
      </w:r>
      <w:r>
        <w:rPr>
          <w:bCs/>
        </w:rPr>
        <w:t xml:space="preserve">when compared to the </w:t>
      </w:r>
      <w:r w:rsidR="007F2A40">
        <w:rPr>
          <w:bCs/>
        </w:rPr>
        <w:t xml:space="preserve">model suggested by the reviewer above, as it </w:t>
      </w:r>
      <w:r w:rsidR="00D03055">
        <w:rPr>
          <w:bCs/>
        </w:rPr>
        <w:t xml:space="preserve">provides a robust framework for </w:t>
      </w:r>
      <w:r w:rsidR="00587530">
        <w:rPr>
          <w:bCs/>
        </w:rPr>
        <w:t xml:space="preserve">an investigation into the dynamics of seasonal behaviour across </w:t>
      </w:r>
      <w:r w:rsidR="00150AC8">
        <w:rPr>
          <w:bCs/>
        </w:rPr>
        <w:t>time without assuming only 6- and 12-month periodicity.</w:t>
      </w:r>
    </w:p>
    <w:p w14:paraId="46009343" w14:textId="77777777" w:rsidR="007658CA" w:rsidRDefault="007658CA" w:rsidP="00E61AB2">
      <w:pPr>
        <w:rPr>
          <w:ins w:id="6" w:author="Ezzati, Majid" w:date="2018-07-27T12:39:00Z"/>
          <w:bCs/>
        </w:rPr>
      </w:pPr>
    </w:p>
    <w:p w14:paraId="7AFD118E" w14:textId="6F5BB3C9" w:rsidR="007658CA" w:rsidRDefault="00F56564" w:rsidP="00E61AB2">
      <w:pPr>
        <w:rPr>
          <w:bCs/>
        </w:rPr>
      </w:pPr>
      <w:r>
        <w:rPr>
          <w:bCs/>
        </w:rPr>
        <w:t>W</w:t>
      </w:r>
      <w:r w:rsidR="007658CA">
        <w:rPr>
          <w:bCs/>
        </w:rPr>
        <w:t xml:space="preserve">e </w:t>
      </w:r>
      <w:r w:rsidR="00150AC8">
        <w:rPr>
          <w:bCs/>
        </w:rPr>
        <w:t xml:space="preserve">have </w:t>
      </w:r>
      <w:r w:rsidR="007658CA">
        <w:rPr>
          <w:bCs/>
        </w:rPr>
        <w:t>nonetheless implemented the approach above</w:t>
      </w:r>
      <w:r w:rsidR="007F2A40">
        <w:rPr>
          <w:bCs/>
        </w:rPr>
        <w:t xml:space="preserve">, with results given for </w:t>
      </w:r>
      <w:r w:rsidR="00150AC8">
        <w:rPr>
          <w:bCs/>
        </w:rPr>
        <w:t xml:space="preserve">change in </w:t>
      </w:r>
      <w:r w:rsidR="007F2A40">
        <w:rPr>
          <w:bCs/>
        </w:rPr>
        <w:t xml:space="preserve">percentage point difference </w:t>
      </w:r>
      <w:r w:rsidR="00522821">
        <w:rPr>
          <w:bCs/>
        </w:rPr>
        <w:t xml:space="preserve">per decade </w:t>
      </w:r>
      <w:r w:rsidR="00150AC8">
        <w:rPr>
          <w:bCs/>
        </w:rPr>
        <w:t xml:space="preserve">for all-cause deaths </w:t>
      </w:r>
      <w:r w:rsidR="007F2A40">
        <w:rPr>
          <w:bCs/>
        </w:rPr>
        <w:t>in</w:t>
      </w:r>
      <w:r w:rsidR="00150AC8">
        <w:rPr>
          <w:bCs/>
        </w:rPr>
        <w:t xml:space="preserve"> the table below</w:t>
      </w:r>
      <w:r w:rsidR="005D2F4B">
        <w:rPr>
          <w:bCs/>
        </w:rPr>
        <w:t xml:space="preserve">. </w:t>
      </w:r>
      <w:r w:rsidR="008A7E0A">
        <w:rPr>
          <w:bCs/>
        </w:rPr>
        <w:t xml:space="preserve">Several of the parameters above (e.g. </w:t>
      </w:r>
      <w:r w:rsidR="00412DB0">
        <w:rPr>
          <w:bCs/>
        </w:rPr>
        <w:t xml:space="preserve">the </w:t>
      </w:r>
      <w:r w:rsidR="00412DB0">
        <w:rPr>
          <w:bCs/>
        </w:rPr>
        <w:sym w:font="Symbol" w:char="F072"/>
      </w:r>
      <w:r w:rsidR="00412DB0">
        <w:rPr>
          <w:bCs/>
        </w:rPr>
        <w:t xml:space="preserve">, </w:t>
      </w:r>
      <w:r w:rsidR="00412DB0">
        <w:rPr>
          <w:bCs/>
        </w:rPr>
        <w:sym w:font="Symbol" w:char="F067"/>
      </w:r>
      <w:r w:rsidR="00412DB0">
        <w:rPr>
          <w:bCs/>
        </w:rPr>
        <w:t xml:space="preserve">, and </w:t>
      </w:r>
      <w:r w:rsidR="00412DB0">
        <w:rPr>
          <w:bCs/>
        </w:rPr>
        <w:sym w:font="Symbol" w:char="F061"/>
      </w:r>
      <w:r w:rsidR="00412DB0">
        <w:rPr>
          <w:bCs/>
        </w:rPr>
        <w:t xml:space="preserve"> terms) are difficult to interpret, as the</w:t>
      </w:r>
      <w:r w:rsidR="00FB614F">
        <w:rPr>
          <w:bCs/>
        </w:rPr>
        <w:t>y</w:t>
      </w:r>
      <w:r w:rsidR="00412DB0">
        <w:rPr>
          <w:bCs/>
        </w:rPr>
        <w:t xml:space="preserve"> produce interaction terms in the results. In addition, the interpretation of </w:t>
      </w:r>
      <w:r w:rsidR="00412DB0">
        <w:rPr>
          <w:bCs/>
        </w:rPr>
        <w:sym w:font="Symbol" w:char="F067"/>
      </w:r>
      <w:r w:rsidR="00412DB0">
        <w:rPr>
          <w:bCs/>
        </w:rPr>
        <w:t xml:space="preserve"> is also dependant on the sign of </w:t>
      </w:r>
      <w:r w:rsidR="00412DB0">
        <w:rPr>
          <w:bCs/>
        </w:rPr>
        <w:sym w:font="Symbol" w:char="F061"/>
      </w:r>
      <w:r w:rsidR="00412DB0">
        <w:rPr>
          <w:bCs/>
        </w:rPr>
        <w:t xml:space="preserve">, as, for example, a negative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the percentage difference between maximum and minimum mortality is increasing, whereas a positive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that the </w:t>
      </w:r>
      <w:r w:rsidR="00933338">
        <w:rPr>
          <w:bCs/>
        </w:rPr>
        <w:t>percentage difference between maximum and minimum mortality is decreasing.</w:t>
      </w:r>
    </w:p>
    <w:p w14:paraId="4036712F" w14:textId="77777777" w:rsidR="00412DB0" w:rsidRDefault="00412DB0" w:rsidP="00E61AB2">
      <w:pPr>
        <w:rPr>
          <w:bCs/>
        </w:rPr>
      </w:pPr>
    </w:p>
    <w:tbl>
      <w:tblPr>
        <w:tblW w:w="9832" w:type="dxa"/>
        <w:jc w:val="center"/>
        <w:tblLook w:val="04A0" w:firstRow="1" w:lastRow="0" w:firstColumn="1" w:lastColumn="0" w:noHBand="0" w:noVBand="1"/>
      </w:tblPr>
      <w:tblGrid>
        <w:gridCol w:w="1980"/>
        <w:gridCol w:w="1300"/>
        <w:gridCol w:w="1444"/>
        <w:gridCol w:w="1444"/>
        <w:gridCol w:w="2350"/>
        <w:gridCol w:w="1314"/>
      </w:tblGrid>
      <w:tr w:rsidR="00DB625F" w:rsidRPr="005D2F4B" w14:paraId="1EFDE7EC" w14:textId="77777777" w:rsidTr="00677408">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DB625F" w:rsidRPr="005D2F4B" w:rsidRDefault="00DB625F"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lastRenderedPageBreak/>
              <w:t>S</w:t>
            </w:r>
            <w:r w:rsidRPr="005D2F4B">
              <w:rPr>
                <w:rFonts w:ascii="Calibri" w:eastAsia="Times New Roman" w:hAnsi="Calibri"/>
                <w:b/>
                <w:color w:val="000000"/>
                <w:kern w:val="0"/>
                <w:sz w:val="24"/>
                <w:szCs w:val="24"/>
                <w:lang w:eastAsia="en-GB"/>
              </w:rPr>
              <w:t>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DB625F" w:rsidRPr="005D2F4B" w:rsidRDefault="00DB625F"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A</w:t>
            </w:r>
            <w:r w:rsidRPr="005D2F4B">
              <w:rPr>
                <w:rFonts w:ascii="Calibri" w:eastAsia="Times New Roman" w:hAnsi="Calibri"/>
                <w:b/>
                <w:color w:val="000000"/>
                <w:kern w:val="0"/>
                <w:sz w:val="24"/>
                <w:szCs w:val="24"/>
                <w:lang w:eastAsia="en-GB"/>
              </w:rPr>
              <w:t>ge</w:t>
            </w:r>
            <w:r w:rsidRPr="00511BAD">
              <w:rPr>
                <w:rFonts w:ascii="Calibri" w:eastAsia="Times New Roman" w:hAnsi="Calibri"/>
                <w:b/>
                <w:color w:val="000000"/>
                <w:kern w:val="0"/>
                <w:sz w:val="24"/>
                <w:szCs w:val="24"/>
                <w:lang w:eastAsia="en-GB"/>
              </w:rPr>
              <w:t xml:space="preserve"> (years)</w:t>
            </w:r>
          </w:p>
        </w:tc>
        <w:tc>
          <w:tcPr>
            <w:tcW w:w="1444" w:type="dxa"/>
            <w:tcBorders>
              <w:top w:val="single" w:sz="4" w:space="0" w:color="auto"/>
              <w:left w:val="nil"/>
              <w:bottom w:val="single" w:sz="4" w:space="0" w:color="auto"/>
              <w:right w:val="single" w:sz="4" w:space="0" w:color="auto"/>
            </w:tcBorders>
            <w:vAlign w:val="bottom"/>
          </w:tcPr>
          <w:p w14:paraId="158FEDB8" w14:textId="411B5F3B" w:rsidR="00DB625F" w:rsidRPr="00DB625F" w:rsidRDefault="00DB625F"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1980</w:t>
            </w:r>
          </w:p>
        </w:tc>
        <w:tc>
          <w:tcPr>
            <w:tcW w:w="1444" w:type="dxa"/>
            <w:tcBorders>
              <w:top w:val="single" w:sz="4" w:space="0" w:color="auto"/>
              <w:left w:val="single" w:sz="4" w:space="0" w:color="auto"/>
              <w:bottom w:val="single" w:sz="4" w:space="0" w:color="auto"/>
              <w:right w:val="single" w:sz="4" w:space="0" w:color="auto"/>
            </w:tcBorders>
            <w:vAlign w:val="bottom"/>
          </w:tcPr>
          <w:p w14:paraId="6DC56986" w14:textId="4027618A" w:rsidR="00DB625F" w:rsidRPr="00DB625F" w:rsidRDefault="00DB625F"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2016</w:t>
            </w:r>
          </w:p>
        </w:tc>
        <w:tc>
          <w:tcPr>
            <w:tcW w:w="2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D09619" w14:textId="32FC63CA" w:rsidR="00DB625F" w:rsidRPr="005D2F4B" w:rsidRDefault="00DB625F" w:rsidP="00DB625F">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Percentage point change per decade</w:t>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14:paraId="631B078F" w14:textId="77777777" w:rsidR="00DB625F" w:rsidRPr="005D2F4B" w:rsidRDefault="00DB625F" w:rsidP="00511BAD">
            <w:pPr>
              <w:jc w:val="center"/>
              <w:rPr>
                <w:rFonts w:ascii="Calibri" w:eastAsia="Times New Roman" w:hAnsi="Calibri"/>
                <w:b/>
                <w:color w:val="000000"/>
                <w:kern w:val="0"/>
                <w:sz w:val="24"/>
                <w:szCs w:val="24"/>
                <w:lang w:eastAsia="en-GB"/>
              </w:rPr>
            </w:pPr>
            <w:r w:rsidRPr="005D2F4B">
              <w:rPr>
                <w:rFonts w:ascii="Calibri" w:eastAsia="Times New Roman" w:hAnsi="Calibri"/>
                <w:b/>
                <w:color w:val="000000"/>
                <w:kern w:val="0"/>
                <w:sz w:val="24"/>
                <w:szCs w:val="24"/>
                <w:lang w:eastAsia="en-GB"/>
              </w:rPr>
              <w:t>p-value</w:t>
            </w:r>
          </w:p>
        </w:tc>
      </w:tr>
      <w:tr w:rsidR="00DB625F" w:rsidRPr="005D2F4B" w14:paraId="451625A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444" w:type="dxa"/>
            <w:tcBorders>
              <w:top w:val="single" w:sz="4" w:space="0" w:color="auto"/>
              <w:left w:val="nil"/>
              <w:bottom w:val="single" w:sz="4" w:space="0" w:color="auto"/>
              <w:right w:val="single" w:sz="4" w:space="0" w:color="auto"/>
            </w:tcBorders>
            <w:vAlign w:val="bottom"/>
          </w:tcPr>
          <w:p w14:paraId="793A9A60" w14:textId="7007EA6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11.9</w:t>
            </w:r>
          </w:p>
        </w:tc>
        <w:tc>
          <w:tcPr>
            <w:tcW w:w="1444" w:type="dxa"/>
            <w:tcBorders>
              <w:top w:val="nil"/>
              <w:left w:val="single" w:sz="4" w:space="0" w:color="auto"/>
              <w:bottom w:val="single" w:sz="4" w:space="0" w:color="auto"/>
              <w:right w:val="single" w:sz="4" w:space="0" w:color="auto"/>
            </w:tcBorders>
            <w:vAlign w:val="bottom"/>
          </w:tcPr>
          <w:p w14:paraId="25281F6B" w14:textId="7AB82F7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45E82BB" w14:textId="496E3D0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-1.340013656</w:t>
            </w:r>
          </w:p>
        </w:tc>
        <w:tc>
          <w:tcPr>
            <w:tcW w:w="1314" w:type="dxa"/>
            <w:tcBorders>
              <w:top w:val="nil"/>
              <w:left w:val="nil"/>
              <w:bottom w:val="single" w:sz="4" w:space="0" w:color="auto"/>
              <w:right w:val="single" w:sz="4" w:space="0" w:color="auto"/>
            </w:tcBorders>
            <w:shd w:val="clear" w:color="auto" w:fill="auto"/>
            <w:noWrap/>
            <w:vAlign w:val="bottom"/>
            <w:hideMark/>
          </w:tcPr>
          <w:p w14:paraId="08C9E9AC" w14:textId="33F1CD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AE15D34"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444" w:type="dxa"/>
            <w:tcBorders>
              <w:top w:val="single" w:sz="4" w:space="0" w:color="auto"/>
              <w:left w:val="nil"/>
              <w:bottom w:val="single" w:sz="4" w:space="0" w:color="auto"/>
              <w:right w:val="single" w:sz="4" w:space="0" w:color="auto"/>
            </w:tcBorders>
            <w:vAlign w:val="bottom"/>
          </w:tcPr>
          <w:p w14:paraId="5D8390C6" w14:textId="070184A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10.6</w:t>
            </w:r>
          </w:p>
        </w:tc>
        <w:tc>
          <w:tcPr>
            <w:tcW w:w="1444" w:type="dxa"/>
            <w:tcBorders>
              <w:top w:val="nil"/>
              <w:left w:val="single" w:sz="4" w:space="0" w:color="auto"/>
              <w:bottom w:val="single" w:sz="4" w:space="0" w:color="auto"/>
              <w:right w:val="single" w:sz="4" w:space="0" w:color="auto"/>
            </w:tcBorders>
            <w:vAlign w:val="bottom"/>
          </w:tcPr>
          <w:p w14:paraId="289E7F6C" w14:textId="6049E85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A15E89A" w14:textId="0F4A189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-0.991426162</w:t>
            </w:r>
          </w:p>
        </w:tc>
        <w:tc>
          <w:tcPr>
            <w:tcW w:w="1314" w:type="dxa"/>
            <w:tcBorders>
              <w:top w:val="nil"/>
              <w:left w:val="nil"/>
              <w:bottom w:val="single" w:sz="4" w:space="0" w:color="auto"/>
              <w:right w:val="single" w:sz="4" w:space="0" w:color="auto"/>
            </w:tcBorders>
            <w:shd w:val="clear" w:color="auto" w:fill="auto"/>
            <w:noWrap/>
            <w:vAlign w:val="bottom"/>
            <w:hideMark/>
          </w:tcPr>
          <w:p w14:paraId="25892F1E" w14:textId="375AABF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2522CB2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444" w:type="dxa"/>
            <w:tcBorders>
              <w:top w:val="single" w:sz="4" w:space="0" w:color="auto"/>
              <w:left w:val="nil"/>
              <w:bottom w:val="single" w:sz="4" w:space="0" w:color="auto"/>
              <w:right w:val="single" w:sz="4" w:space="0" w:color="auto"/>
            </w:tcBorders>
            <w:vAlign w:val="bottom"/>
          </w:tcPr>
          <w:p w14:paraId="471656D1" w14:textId="0E62E88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56.2</w:t>
            </w:r>
          </w:p>
        </w:tc>
        <w:tc>
          <w:tcPr>
            <w:tcW w:w="1444" w:type="dxa"/>
            <w:tcBorders>
              <w:top w:val="nil"/>
              <w:left w:val="single" w:sz="4" w:space="0" w:color="auto"/>
              <w:bottom w:val="single" w:sz="4" w:space="0" w:color="auto"/>
              <w:right w:val="single" w:sz="4" w:space="0" w:color="auto"/>
            </w:tcBorders>
            <w:vAlign w:val="bottom"/>
          </w:tcPr>
          <w:p w14:paraId="6BED54AB" w14:textId="037F999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19.4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1B236F5" w14:textId="638B23E8"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-9.926342541</w:t>
            </w:r>
          </w:p>
        </w:tc>
        <w:tc>
          <w:tcPr>
            <w:tcW w:w="1314" w:type="dxa"/>
            <w:tcBorders>
              <w:top w:val="nil"/>
              <w:left w:val="nil"/>
              <w:bottom w:val="single" w:sz="4" w:space="0" w:color="auto"/>
              <w:right w:val="single" w:sz="4" w:space="0" w:color="auto"/>
            </w:tcBorders>
            <w:shd w:val="clear" w:color="auto" w:fill="auto"/>
            <w:noWrap/>
            <w:vAlign w:val="bottom"/>
            <w:hideMark/>
          </w:tcPr>
          <w:p w14:paraId="4CF3196A" w14:textId="6BC25D8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3AAB6F2A" w14:textId="77777777" w:rsidTr="00677408">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444" w:type="dxa"/>
            <w:tcBorders>
              <w:top w:val="single" w:sz="4" w:space="0" w:color="auto"/>
              <w:left w:val="nil"/>
              <w:bottom w:val="single" w:sz="4" w:space="0" w:color="auto"/>
              <w:right w:val="single" w:sz="4" w:space="0" w:color="auto"/>
            </w:tcBorders>
            <w:vAlign w:val="bottom"/>
          </w:tcPr>
          <w:p w14:paraId="7F82C2AD" w14:textId="5133730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26.3</w:t>
            </w:r>
          </w:p>
        </w:tc>
        <w:tc>
          <w:tcPr>
            <w:tcW w:w="1444" w:type="dxa"/>
            <w:tcBorders>
              <w:top w:val="nil"/>
              <w:left w:val="single" w:sz="4" w:space="0" w:color="auto"/>
              <w:bottom w:val="single" w:sz="4" w:space="0" w:color="auto"/>
              <w:right w:val="single" w:sz="4" w:space="0" w:color="auto"/>
            </w:tcBorders>
            <w:vAlign w:val="bottom"/>
          </w:tcPr>
          <w:p w14:paraId="527EC9DE" w14:textId="3DD05FC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A05D982" w14:textId="0AD618B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-1.436533268</w:t>
            </w:r>
          </w:p>
        </w:tc>
        <w:tc>
          <w:tcPr>
            <w:tcW w:w="1314" w:type="dxa"/>
            <w:tcBorders>
              <w:top w:val="nil"/>
              <w:left w:val="nil"/>
              <w:bottom w:val="single" w:sz="4" w:space="0" w:color="auto"/>
              <w:right w:val="single" w:sz="4" w:space="0" w:color="auto"/>
            </w:tcBorders>
            <w:shd w:val="clear" w:color="auto" w:fill="auto"/>
            <w:noWrap/>
            <w:vAlign w:val="bottom"/>
            <w:hideMark/>
          </w:tcPr>
          <w:p w14:paraId="7D7633BA" w14:textId="6827FD0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1759F3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444" w:type="dxa"/>
            <w:tcBorders>
              <w:top w:val="single" w:sz="4" w:space="0" w:color="auto"/>
              <w:left w:val="nil"/>
              <w:bottom w:val="single" w:sz="4" w:space="0" w:color="auto"/>
              <w:right w:val="single" w:sz="4" w:space="0" w:color="auto"/>
            </w:tcBorders>
            <w:vAlign w:val="bottom"/>
          </w:tcPr>
          <w:p w14:paraId="221A6882" w14:textId="7DF6604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39.1</w:t>
            </w:r>
          </w:p>
        </w:tc>
        <w:tc>
          <w:tcPr>
            <w:tcW w:w="1444" w:type="dxa"/>
            <w:tcBorders>
              <w:top w:val="nil"/>
              <w:left w:val="single" w:sz="4" w:space="0" w:color="auto"/>
              <w:bottom w:val="single" w:sz="4" w:space="0" w:color="auto"/>
              <w:right w:val="single" w:sz="4" w:space="0" w:color="auto"/>
            </w:tcBorders>
            <w:vAlign w:val="bottom"/>
          </w:tcPr>
          <w:p w14:paraId="2DF139CB" w14:textId="6FD7821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10.8</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40AC6E11" w14:textId="65133BF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-7.636125041</w:t>
            </w:r>
          </w:p>
        </w:tc>
        <w:tc>
          <w:tcPr>
            <w:tcW w:w="1314" w:type="dxa"/>
            <w:tcBorders>
              <w:top w:val="nil"/>
              <w:left w:val="nil"/>
              <w:bottom w:val="single" w:sz="4" w:space="0" w:color="auto"/>
              <w:right w:val="single" w:sz="4" w:space="0" w:color="auto"/>
            </w:tcBorders>
            <w:shd w:val="clear" w:color="auto" w:fill="auto"/>
            <w:noWrap/>
            <w:vAlign w:val="bottom"/>
            <w:hideMark/>
          </w:tcPr>
          <w:p w14:paraId="320769E1" w14:textId="79955DA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7AA6AF8"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444" w:type="dxa"/>
            <w:tcBorders>
              <w:top w:val="single" w:sz="4" w:space="0" w:color="auto"/>
              <w:left w:val="nil"/>
              <w:bottom w:val="single" w:sz="4" w:space="0" w:color="auto"/>
              <w:right w:val="single" w:sz="4" w:space="0" w:color="auto"/>
            </w:tcBorders>
            <w:vAlign w:val="bottom"/>
          </w:tcPr>
          <w:p w14:paraId="1AABC381" w14:textId="39A69C8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14.9</w:t>
            </w:r>
          </w:p>
        </w:tc>
        <w:tc>
          <w:tcPr>
            <w:tcW w:w="1444" w:type="dxa"/>
            <w:tcBorders>
              <w:top w:val="nil"/>
              <w:left w:val="single" w:sz="4" w:space="0" w:color="auto"/>
              <w:bottom w:val="single" w:sz="4" w:space="0" w:color="auto"/>
              <w:right w:val="single" w:sz="4" w:space="0" w:color="auto"/>
            </w:tcBorders>
            <w:vAlign w:val="bottom"/>
          </w:tcPr>
          <w:p w14:paraId="15C80759" w14:textId="47CF975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B17AD4E" w14:textId="1A42F54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-3.386452312</w:t>
            </w:r>
          </w:p>
        </w:tc>
        <w:tc>
          <w:tcPr>
            <w:tcW w:w="1314" w:type="dxa"/>
            <w:tcBorders>
              <w:top w:val="nil"/>
              <w:left w:val="nil"/>
              <w:bottom w:val="single" w:sz="4" w:space="0" w:color="auto"/>
              <w:right w:val="single" w:sz="4" w:space="0" w:color="auto"/>
            </w:tcBorders>
            <w:shd w:val="clear" w:color="auto" w:fill="auto"/>
            <w:noWrap/>
            <w:vAlign w:val="bottom"/>
            <w:hideMark/>
          </w:tcPr>
          <w:p w14:paraId="76604E58" w14:textId="231C18F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5A99CB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444" w:type="dxa"/>
            <w:tcBorders>
              <w:top w:val="single" w:sz="4" w:space="0" w:color="auto"/>
              <w:left w:val="nil"/>
              <w:bottom w:val="single" w:sz="4" w:space="0" w:color="auto"/>
              <w:right w:val="single" w:sz="4" w:space="0" w:color="auto"/>
            </w:tcBorders>
            <w:vAlign w:val="bottom"/>
          </w:tcPr>
          <w:p w14:paraId="75DF25D5" w14:textId="01EEF76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17.3</w:t>
            </w:r>
          </w:p>
        </w:tc>
        <w:tc>
          <w:tcPr>
            <w:tcW w:w="1444" w:type="dxa"/>
            <w:tcBorders>
              <w:top w:val="nil"/>
              <w:left w:val="single" w:sz="4" w:space="0" w:color="auto"/>
              <w:bottom w:val="single" w:sz="4" w:space="0" w:color="auto"/>
              <w:right w:val="single" w:sz="4" w:space="0" w:color="auto"/>
            </w:tcBorders>
            <w:vAlign w:val="bottom"/>
          </w:tcPr>
          <w:p w14:paraId="54B91222" w14:textId="4796B0E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0E6280DC" w14:textId="35CEAC69"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-2.771671552</w:t>
            </w:r>
          </w:p>
        </w:tc>
        <w:tc>
          <w:tcPr>
            <w:tcW w:w="1314" w:type="dxa"/>
            <w:tcBorders>
              <w:top w:val="nil"/>
              <w:left w:val="nil"/>
              <w:bottom w:val="single" w:sz="4" w:space="0" w:color="auto"/>
              <w:right w:val="single" w:sz="4" w:space="0" w:color="auto"/>
            </w:tcBorders>
            <w:shd w:val="clear" w:color="auto" w:fill="auto"/>
            <w:noWrap/>
            <w:vAlign w:val="bottom"/>
            <w:hideMark/>
          </w:tcPr>
          <w:p w14:paraId="73F629AC" w14:textId="2359677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DE1B906"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444" w:type="dxa"/>
            <w:tcBorders>
              <w:top w:val="single" w:sz="4" w:space="0" w:color="auto"/>
              <w:left w:val="nil"/>
              <w:bottom w:val="single" w:sz="4" w:space="0" w:color="auto"/>
              <w:right w:val="single" w:sz="4" w:space="0" w:color="auto"/>
            </w:tcBorders>
            <w:vAlign w:val="bottom"/>
          </w:tcPr>
          <w:p w14:paraId="090CC6C7" w14:textId="7B0CFF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1444" w:type="dxa"/>
            <w:tcBorders>
              <w:top w:val="nil"/>
              <w:left w:val="single" w:sz="4" w:space="0" w:color="auto"/>
              <w:bottom w:val="single" w:sz="4" w:space="0" w:color="auto"/>
              <w:right w:val="single" w:sz="4" w:space="0" w:color="auto"/>
            </w:tcBorders>
            <w:vAlign w:val="bottom"/>
          </w:tcPr>
          <w:p w14:paraId="30FB8B84" w14:textId="3CB9B9C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D56D760" w14:textId="5AF981F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-0.686422475</w:t>
            </w:r>
          </w:p>
        </w:tc>
        <w:tc>
          <w:tcPr>
            <w:tcW w:w="1314" w:type="dxa"/>
            <w:tcBorders>
              <w:top w:val="nil"/>
              <w:left w:val="nil"/>
              <w:bottom w:val="single" w:sz="4" w:space="0" w:color="auto"/>
              <w:right w:val="single" w:sz="4" w:space="0" w:color="auto"/>
            </w:tcBorders>
            <w:shd w:val="clear" w:color="auto" w:fill="auto"/>
            <w:noWrap/>
            <w:vAlign w:val="bottom"/>
            <w:hideMark/>
          </w:tcPr>
          <w:p w14:paraId="679157C9" w14:textId="52B88D6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1710945"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444" w:type="dxa"/>
            <w:tcBorders>
              <w:top w:val="single" w:sz="4" w:space="0" w:color="auto"/>
              <w:left w:val="nil"/>
              <w:bottom w:val="single" w:sz="4" w:space="0" w:color="auto"/>
              <w:right w:val="single" w:sz="4" w:space="0" w:color="auto"/>
            </w:tcBorders>
            <w:vAlign w:val="bottom"/>
          </w:tcPr>
          <w:p w14:paraId="0A87D5A6" w14:textId="3C192C5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4.9</w:t>
            </w:r>
          </w:p>
        </w:tc>
        <w:tc>
          <w:tcPr>
            <w:tcW w:w="1444" w:type="dxa"/>
            <w:tcBorders>
              <w:top w:val="nil"/>
              <w:left w:val="single" w:sz="4" w:space="0" w:color="auto"/>
              <w:bottom w:val="single" w:sz="4" w:space="0" w:color="auto"/>
              <w:right w:val="single" w:sz="4" w:space="0" w:color="auto"/>
            </w:tcBorders>
            <w:vAlign w:val="bottom"/>
          </w:tcPr>
          <w:p w14:paraId="2C6A102C" w14:textId="2CC7A52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9486379" w14:textId="3D2415E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-0.240011647</w:t>
            </w:r>
          </w:p>
        </w:tc>
        <w:tc>
          <w:tcPr>
            <w:tcW w:w="1314" w:type="dxa"/>
            <w:tcBorders>
              <w:top w:val="nil"/>
              <w:left w:val="nil"/>
              <w:bottom w:val="single" w:sz="4" w:space="0" w:color="auto"/>
              <w:right w:val="single" w:sz="4" w:space="0" w:color="auto"/>
            </w:tcBorders>
            <w:shd w:val="clear" w:color="auto" w:fill="auto"/>
            <w:noWrap/>
            <w:vAlign w:val="bottom"/>
            <w:hideMark/>
          </w:tcPr>
          <w:p w14:paraId="591CD054" w14:textId="0C4173E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0.07</w:t>
            </w:r>
          </w:p>
        </w:tc>
      </w:tr>
      <w:tr w:rsidR="00DB625F" w:rsidRPr="005D2F4B" w14:paraId="6FA2170F"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444" w:type="dxa"/>
            <w:tcBorders>
              <w:top w:val="single" w:sz="4" w:space="0" w:color="auto"/>
              <w:left w:val="nil"/>
              <w:bottom w:val="single" w:sz="4" w:space="0" w:color="auto"/>
              <w:right w:val="single" w:sz="4" w:space="0" w:color="auto"/>
            </w:tcBorders>
            <w:vAlign w:val="bottom"/>
          </w:tcPr>
          <w:p w14:paraId="0605B1C0" w14:textId="0218B4C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6.5</w:t>
            </w:r>
          </w:p>
        </w:tc>
        <w:tc>
          <w:tcPr>
            <w:tcW w:w="1444" w:type="dxa"/>
            <w:tcBorders>
              <w:top w:val="nil"/>
              <w:left w:val="single" w:sz="4" w:space="0" w:color="auto"/>
              <w:bottom w:val="single" w:sz="4" w:space="0" w:color="auto"/>
              <w:right w:val="single" w:sz="4" w:space="0" w:color="auto"/>
            </w:tcBorders>
            <w:vAlign w:val="bottom"/>
          </w:tcPr>
          <w:p w14:paraId="6E980A29" w14:textId="08DCBC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7.1</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D239D81" w14:textId="7BFB311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0.151999087</w:t>
            </w:r>
          </w:p>
        </w:tc>
        <w:tc>
          <w:tcPr>
            <w:tcW w:w="1314" w:type="dxa"/>
            <w:tcBorders>
              <w:top w:val="nil"/>
              <w:left w:val="nil"/>
              <w:bottom w:val="single" w:sz="4" w:space="0" w:color="auto"/>
              <w:right w:val="single" w:sz="4" w:space="0" w:color="auto"/>
            </w:tcBorders>
            <w:shd w:val="clear" w:color="auto" w:fill="auto"/>
            <w:noWrap/>
            <w:vAlign w:val="bottom"/>
            <w:hideMark/>
          </w:tcPr>
          <w:p w14:paraId="5A5E52FA" w14:textId="4B2B507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3D4CD46F"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444" w:type="dxa"/>
            <w:tcBorders>
              <w:top w:val="single" w:sz="4" w:space="0" w:color="auto"/>
              <w:left w:val="nil"/>
              <w:bottom w:val="single" w:sz="4" w:space="0" w:color="auto"/>
              <w:right w:val="single" w:sz="4" w:space="0" w:color="auto"/>
            </w:tcBorders>
            <w:vAlign w:val="bottom"/>
          </w:tcPr>
          <w:p w14:paraId="1FAE8052" w14:textId="17456FE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10.9</w:t>
            </w:r>
          </w:p>
        </w:tc>
        <w:tc>
          <w:tcPr>
            <w:tcW w:w="1444" w:type="dxa"/>
            <w:tcBorders>
              <w:top w:val="nil"/>
              <w:left w:val="single" w:sz="4" w:space="0" w:color="auto"/>
              <w:bottom w:val="single" w:sz="4" w:space="0" w:color="auto"/>
              <w:right w:val="single" w:sz="4" w:space="0" w:color="auto"/>
            </w:tcBorders>
            <w:vAlign w:val="bottom"/>
          </w:tcPr>
          <w:p w14:paraId="52F45F73" w14:textId="5DE3D68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02D7EE8" w14:textId="59CAC4FF"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-0.813651318</w:t>
            </w:r>
          </w:p>
        </w:tc>
        <w:tc>
          <w:tcPr>
            <w:tcW w:w="1314" w:type="dxa"/>
            <w:tcBorders>
              <w:top w:val="nil"/>
              <w:left w:val="nil"/>
              <w:bottom w:val="single" w:sz="4" w:space="0" w:color="auto"/>
              <w:right w:val="single" w:sz="4" w:space="0" w:color="auto"/>
            </w:tcBorders>
            <w:shd w:val="clear" w:color="auto" w:fill="auto"/>
            <w:noWrap/>
            <w:vAlign w:val="bottom"/>
            <w:hideMark/>
          </w:tcPr>
          <w:p w14:paraId="1C6A83BE" w14:textId="12273C1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846035C"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444" w:type="dxa"/>
            <w:tcBorders>
              <w:top w:val="single" w:sz="4" w:space="0" w:color="auto"/>
              <w:left w:val="nil"/>
              <w:bottom w:val="single" w:sz="4" w:space="0" w:color="auto"/>
              <w:right w:val="single" w:sz="4" w:space="0" w:color="auto"/>
            </w:tcBorders>
            <w:vAlign w:val="bottom"/>
          </w:tcPr>
          <w:p w14:paraId="5F38347C" w14:textId="08AA5BF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11.4</w:t>
            </w:r>
          </w:p>
        </w:tc>
        <w:tc>
          <w:tcPr>
            <w:tcW w:w="1444" w:type="dxa"/>
            <w:tcBorders>
              <w:top w:val="nil"/>
              <w:left w:val="single" w:sz="4" w:space="0" w:color="auto"/>
              <w:bottom w:val="single" w:sz="4" w:space="0" w:color="auto"/>
              <w:right w:val="single" w:sz="4" w:space="0" w:color="auto"/>
            </w:tcBorders>
            <w:vAlign w:val="bottom"/>
          </w:tcPr>
          <w:p w14:paraId="5A374B4D" w14:textId="0A96DD3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0D47DAEE" w14:textId="03FE9F7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-0.067961545</w:t>
            </w:r>
          </w:p>
        </w:tc>
        <w:tc>
          <w:tcPr>
            <w:tcW w:w="1314" w:type="dxa"/>
            <w:tcBorders>
              <w:top w:val="nil"/>
              <w:left w:val="nil"/>
              <w:bottom w:val="single" w:sz="4" w:space="0" w:color="auto"/>
              <w:right w:val="single" w:sz="4" w:space="0" w:color="auto"/>
            </w:tcBorders>
            <w:shd w:val="clear" w:color="auto" w:fill="auto"/>
            <w:noWrap/>
            <w:vAlign w:val="bottom"/>
            <w:hideMark/>
          </w:tcPr>
          <w:p w14:paraId="18A68B98" w14:textId="4657818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0E068DBA"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444" w:type="dxa"/>
            <w:tcBorders>
              <w:top w:val="single" w:sz="4" w:space="0" w:color="auto"/>
              <w:left w:val="nil"/>
              <w:bottom w:val="single" w:sz="4" w:space="0" w:color="auto"/>
              <w:right w:val="single" w:sz="4" w:space="0" w:color="auto"/>
            </w:tcBorders>
            <w:vAlign w:val="bottom"/>
          </w:tcPr>
          <w:p w14:paraId="2D4D41D2" w14:textId="58B1293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13.7</w:t>
            </w:r>
          </w:p>
        </w:tc>
        <w:tc>
          <w:tcPr>
            <w:tcW w:w="1444" w:type="dxa"/>
            <w:tcBorders>
              <w:top w:val="nil"/>
              <w:left w:val="single" w:sz="4" w:space="0" w:color="auto"/>
              <w:bottom w:val="single" w:sz="4" w:space="0" w:color="auto"/>
              <w:right w:val="single" w:sz="4" w:space="0" w:color="auto"/>
            </w:tcBorders>
            <w:vAlign w:val="bottom"/>
          </w:tcPr>
          <w:p w14:paraId="2FBC2924" w14:textId="1F8749E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11.7</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39C8963C" w14:textId="1650AAF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-0.544292675</w:t>
            </w:r>
          </w:p>
        </w:tc>
        <w:tc>
          <w:tcPr>
            <w:tcW w:w="1314" w:type="dxa"/>
            <w:tcBorders>
              <w:top w:val="nil"/>
              <w:left w:val="nil"/>
              <w:bottom w:val="single" w:sz="4" w:space="0" w:color="auto"/>
              <w:right w:val="single" w:sz="4" w:space="0" w:color="auto"/>
            </w:tcBorders>
            <w:shd w:val="clear" w:color="auto" w:fill="auto"/>
            <w:noWrap/>
            <w:vAlign w:val="bottom"/>
            <w:hideMark/>
          </w:tcPr>
          <w:p w14:paraId="5F384D9E" w14:textId="5C4AE30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2DEA84A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444" w:type="dxa"/>
            <w:tcBorders>
              <w:top w:val="single" w:sz="4" w:space="0" w:color="auto"/>
              <w:left w:val="nil"/>
              <w:bottom w:val="single" w:sz="4" w:space="0" w:color="auto"/>
              <w:right w:val="single" w:sz="4" w:space="0" w:color="auto"/>
            </w:tcBorders>
            <w:vAlign w:val="bottom"/>
          </w:tcPr>
          <w:p w14:paraId="24731F66" w14:textId="242BB0E3"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13.1</w:t>
            </w:r>
          </w:p>
        </w:tc>
        <w:tc>
          <w:tcPr>
            <w:tcW w:w="1444" w:type="dxa"/>
            <w:tcBorders>
              <w:top w:val="nil"/>
              <w:left w:val="single" w:sz="4" w:space="0" w:color="auto"/>
              <w:bottom w:val="single" w:sz="4" w:space="0" w:color="auto"/>
              <w:right w:val="single" w:sz="4" w:space="0" w:color="auto"/>
            </w:tcBorders>
            <w:vAlign w:val="bottom"/>
          </w:tcPr>
          <w:p w14:paraId="1DE10FC4" w14:textId="3B2DB94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06CC94B" w14:textId="6083084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0.052773989</w:t>
            </w:r>
          </w:p>
        </w:tc>
        <w:tc>
          <w:tcPr>
            <w:tcW w:w="1314" w:type="dxa"/>
            <w:tcBorders>
              <w:top w:val="nil"/>
              <w:left w:val="nil"/>
              <w:bottom w:val="single" w:sz="4" w:space="0" w:color="auto"/>
              <w:right w:val="single" w:sz="4" w:space="0" w:color="auto"/>
            </w:tcBorders>
            <w:shd w:val="clear" w:color="auto" w:fill="auto"/>
            <w:noWrap/>
            <w:vAlign w:val="bottom"/>
            <w:hideMark/>
          </w:tcPr>
          <w:p w14:paraId="3872F9EB" w14:textId="503DF86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85A5FF7"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444" w:type="dxa"/>
            <w:tcBorders>
              <w:top w:val="single" w:sz="4" w:space="0" w:color="auto"/>
              <w:left w:val="nil"/>
              <w:bottom w:val="single" w:sz="4" w:space="0" w:color="auto"/>
              <w:right w:val="single" w:sz="4" w:space="0" w:color="auto"/>
            </w:tcBorders>
            <w:vAlign w:val="bottom"/>
          </w:tcPr>
          <w:p w14:paraId="5DB9FF5F" w14:textId="64289C5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17.6</w:t>
            </w:r>
          </w:p>
        </w:tc>
        <w:tc>
          <w:tcPr>
            <w:tcW w:w="1444" w:type="dxa"/>
            <w:tcBorders>
              <w:top w:val="nil"/>
              <w:left w:val="single" w:sz="4" w:space="0" w:color="auto"/>
              <w:bottom w:val="single" w:sz="4" w:space="0" w:color="auto"/>
              <w:right w:val="single" w:sz="4" w:space="0" w:color="auto"/>
            </w:tcBorders>
            <w:vAlign w:val="bottom"/>
          </w:tcPr>
          <w:p w14:paraId="0A7DEC5F" w14:textId="0502E2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14.5</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5DB7665" w14:textId="5E269DB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-0.832314313</w:t>
            </w:r>
          </w:p>
        </w:tc>
        <w:tc>
          <w:tcPr>
            <w:tcW w:w="1314" w:type="dxa"/>
            <w:tcBorders>
              <w:top w:val="nil"/>
              <w:left w:val="nil"/>
              <w:bottom w:val="single" w:sz="4" w:space="0" w:color="auto"/>
              <w:right w:val="single" w:sz="4" w:space="0" w:color="auto"/>
            </w:tcBorders>
            <w:shd w:val="clear" w:color="auto" w:fill="auto"/>
            <w:noWrap/>
            <w:vAlign w:val="bottom"/>
            <w:hideMark/>
          </w:tcPr>
          <w:p w14:paraId="5F59F009" w14:textId="5210228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2134BDB"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444" w:type="dxa"/>
            <w:tcBorders>
              <w:top w:val="single" w:sz="4" w:space="0" w:color="auto"/>
              <w:left w:val="nil"/>
              <w:bottom w:val="single" w:sz="4" w:space="0" w:color="auto"/>
              <w:right w:val="single" w:sz="4" w:space="0" w:color="auto"/>
            </w:tcBorders>
            <w:vAlign w:val="bottom"/>
          </w:tcPr>
          <w:p w14:paraId="25AC1EE6" w14:textId="5AC52A2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16.6</w:t>
            </w:r>
          </w:p>
        </w:tc>
        <w:tc>
          <w:tcPr>
            <w:tcW w:w="1444" w:type="dxa"/>
            <w:tcBorders>
              <w:top w:val="nil"/>
              <w:left w:val="single" w:sz="4" w:space="0" w:color="auto"/>
              <w:bottom w:val="single" w:sz="4" w:space="0" w:color="auto"/>
              <w:right w:val="single" w:sz="4" w:space="0" w:color="auto"/>
            </w:tcBorders>
            <w:vAlign w:val="bottom"/>
          </w:tcPr>
          <w:p w14:paraId="3E785916" w14:textId="58EEB7B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15.4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2EDE2A1" w14:textId="1BE1BF6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-0.316999523</w:t>
            </w:r>
          </w:p>
        </w:tc>
        <w:tc>
          <w:tcPr>
            <w:tcW w:w="1314" w:type="dxa"/>
            <w:tcBorders>
              <w:top w:val="nil"/>
              <w:left w:val="nil"/>
              <w:bottom w:val="single" w:sz="4" w:space="0" w:color="auto"/>
              <w:right w:val="single" w:sz="4" w:space="0" w:color="auto"/>
            </w:tcBorders>
            <w:shd w:val="clear" w:color="auto" w:fill="auto"/>
            <w:noWrap/>
            <w:vAlign w:val="bottom"/>
            <w:hideMark/>
          </w:tcPr>
          <w:p w14:paraId="5B1C270F" w14:textId="334D9B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3FFCAF0"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444" w:type="dxa"/>
            <w:tcBorders>
              <w:top w:val="single" w:sz="4" w:space="0" w:color="auto"/>
              <w:left w:val="nil"/>
              <w:bottom w:val="single" w:sz="4" w:space="0" w:color="auto"/>
              <w:right w:val="single" w:sz="4" w:space="0" w:color="auto"/>
            </w:tcBorders>
            <w:vAlign w:val="bottom"/>
          </w:tcPr>
          <w:p w14:paraId="07DB838B" w14:textId="5909CA81"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24.3</w:t>
            </w:r>
          </w:p>
        </w:tc>
        <w:tc>
          <w:tcPr>
            <w:tcW w:w="1444" w:type="dxa"/>
            <w:tcBorders>
              <w:top w:val="nil"/>
              <w:left w:val="single" w:sz="4" w:space="0" w:color="auto"/>
              <w:bottom w:val="single" w:sz="4" w:space="0" w:color="auto"/>
              <w:right w:val="single" w:sz="4" w:space="0" w:color="auto"/>
            </w:tcBorders>
            <w:vAlign w:val="bottom"/>
          </w:tcPr>
          <w:p w14:paraId="23AF640F" w14:textId="67AAA27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C010586" w14:textId="29FE813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-1.113157089</w:t>
            </w:r>
          </w:p>
        </w:tc>
        <w:tc>
          <w:tcPr>
            <w:tcW w:w="1314" w:type="dxa"/>
            <w:tcBorders>
              <w:top w:val="nil"/>
              <w:left w:val="nil"/>
              <w:bottom w:val="single" w:sz="4" w:space="0" w:color="auto"/>
              <w:right w:val="single" w:sz="4" w:space="0" w:color="auto"/>
            </w:tcBorders>
            <w:shd w:val="clear" w:color="auto" w:fill="auto"/>
            <w:noWrap/>
            <w:vAlign w:val="bottom"/>
            <w:hideMark/>
          </w:tcPr>
          <w:p w14:paraId="2E3DCD75" w14:textId="0AA87A9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4A648D5"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444" w:type="dxa"/>
            <w:tcBorders>
              <w:top w:val="single" w:sz="4" w:space="0" w:color="auto"/>
              <w:left w:val="nil"/>
              <w:bottom w:val="single" w:sz="4" w:space="0" w:color="auto"/>
              <w:right w:val="single" w:sz="4" w:space="0" w:color="auto"/>
            </w:tcBorders>
            <w:vAlign w:val="bottom"/>
          </w:tcPr>
          <w:p w14:paraId="670558F0" w14:textId="18275C6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24.6</w:t>
            </w:r>
          </w:p>
        </w:tc>
        <w:tc>
          <w:tcPr>
            <w:tcW w:w="1444" w:type="dxa"/>
            <w:tcBorders>
              <w:top w:val="nil"/>
              <w:left w:val="single" w:sz="4" w:space="0" w:color="auto"/>
              <w:bottom w:val="single" w:sz="4" w:space="0" w:color="auto"/>
              <w:right w:val="single" w:sz="4" w:space="0" w:color="auto"/>
            </w:tcBorders>
            <w:vAlign w:val="bottom"/>
          </w:tcPr>
          <w:p w14:paraId="4A01AAFF" w14:textId="391116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21.2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34C8A7EA" w14:textId="1A9E67D2"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-0.921860006</w:t>
            </w:r>
          </w:p>
        </w:tc>
        <w:tc>
          <w:tcPr>
            <w:tcW w:w="1314" w:type="dxa"/>
            <w:tcBorders>
              <w:top w:val="nil"/>
              <w:left w:val="nil"/>
              <w:bottom w:val="single" w:sz="4" w:space="0" w:color="auto"/>
              <w:right w:val="single" w:sz="4" w:space="0" w:color="auto"/>
            </w:tcBorders>
            <w:shd w:val="clear" w:color="auto" w:fill="auto"/>
            <w:noWrap/>
            <w:vAlign w:val="bottom"/>
            <w:hideMark/>
          </w:tcPr>
          <w:p w14:paraId="10DE8BCF" w14:textId="45F9578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043065BE"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444" w:type="dxa"/>
            <w:tcBorders>
              <w:top w:val="single" w:sz="4" w:space="0" w:color="auto"/>
              <w:left w:val="nil"/>
              <w:bottom w:val="single" w:sz="4" w:space="0" w:color="auto"/>
              <w:right w:val="single" w:sz="4" w:space="0" w:color="auto"/>
            </w:tcBorders>
            <w:vAlign w:val="bottom"/>
          </w:tcPr>
          <w:p w14:paraId="3D74A41B" w14:textId="5F90EF2B"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35.2</w:t>
            </w:r>
          </w:p>
        </w:tc>
        <w:tc>
          <w:tcPr>
            <w:tcW w:w="1444" w:type="dxa"/>
            <w:tcBorders>
              <w:top w:val="nil"/>
              <w:left w:val="single" w:sz="4" w:space="0" w:color="auto"/>
              <w:bottom w:val="single" w:sz="4" w:space="0" w:color="auto"/>
              <w:right w:val="single" w:sz="4" w:space="0" w:color="auto"/>
            </w:tcBorders>
            <w:vAlign w:val="bottom"/>
          </w:tcPr>
          <w:p w14:paraId="3BE24F3E" w14:textId="5634401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25.5</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BC63869" w14:textId="3D09CBF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-2.616143783</w:t>
            </w:r>
          </w:p>
        </w:tc>
        <w:tc>
          <w:tcPr>
            <w:tcW w:w="1314" w:type="dxa"/>
            <w:tcBorders>
              <w:top w:val="nil"/>
              <w:left w:val="nil"/>
              <w:bottom w:val="single" w:sz="4" w:space="0" w:color="auto"/>
              <w:right w:val="single" w:sz="4" w:space="0" w:color="auto"/>
            </w:tcBorders>
            <w:shd w:val="clear" w:color="auto" w:fill="auto"/>
            <w:noWrap/>
            <w:vAlign w:val="bottom"/>
            <w:hideMark/>
          </w:tcPr>
          <w:p w14:paraId="7E6F056F" w14:textId="176A79B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CF3AD7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444" w:type="dxa"/>
            <w:tcBorders>
              <w:top w:val="single" w:sz="4" w:space="0" w:color="auto"/>
              <w:left w:val="nil"/>
              <w:bottom w:val="single" w:sz="4" w:space="0" w:color="auto"/>
              <w:right w:val="single" w:sz="4" w:space="0" w:color="auto"/>
            </w:tcBorders>
            <w:vAlign w:val="bottom"/>
          </w:tcPr>
          <w:p w14:paraId="297183B0" w14:textId="2D8C0C7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34.2</w:t>
            </w:r>
          </w:p>
        </w:tc>
        <w:tc>
          <w:tcPr>
            <w:tcW w:w="1444" w:type="dxa"/>
            <w:tcBorders>
              <w:top w:val="nil"/>
              <w:left w:val="single" w:sz="4" w:space="0" w:color="auto"/>
              <w:bottom w:val="single" w:sz="4" w:space="0" w:color="auto"/>
              <w:right w:val="single" w:sz="4" w:space="0" w:color="auto"/>
            </w:tcBorders>
            <w:vAlign w:val="bottom"/>
          </w:tcPr>
          <w:p w14:paraId="476C6658" w14:textId="70C74E6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27.6</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112B9D1" w14:textId="7406E42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-1.80539498</w:t>
            </w:r>
          </w:p>
        </w:tc>
        <w:tc>
          <w:tcPr>
            <w:tcW w:w="1314" w:type="dxa"/>
            <w:tcBorders>
              <w:top w:val="nil"/>
              <w:left w:val="nil"/>
              <w:bottom w:val="single" w:sz="4" w:space="0" w:color="auto"/>
              <w:right w:val="single" w:sz="4" w:space="0" w:color="auto"/>
            </w:tcBorders>
            <w:shd w:val="clear" w:color="auto" w:fill="auto"/>
            <w:noWrap/>
            <w:vAlign w:val="bottom"/>
            <w:hideMark/>
          </w:tcPr>
          <w:p w14:paraId="266F754C" w14:textId="0CFC969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bl>
    <w:p w14:paraId="2C0D1FC8" w14:textId="77777777" w:rsidR="005D2F4B" w:rsidRDefault="005D2F4B" w:rsidP="00E61AB2">
      <w:pPr>
        <w:rPr>
          <w:bCs/>
        </w:rPr>
      </w:pPr>
    </w:p>
    <w:p w14:paraId="6AF11E6F" w14:textId="4FC0CAE4" w:rsidR="000A7203" w:rsidRDefault="000A7203" w:rsidP="000A7203">
      <w:pPr>
        <w:rPr>
          <w:bCs/>
        </w:rPr>
      </w:pPr>
      <w:r>
        <w:rPr>
          <w:b/>
          <w:bCs/>
        </w:rPr>
        <w:t>Table</w:t>
      </w:r>
      <w:r>
        <w:rPr>
          <w:bCs/>
        </w:rPr>
        <w:t xml:space="preserve">: </w:t>
      </w:r>
      <w:r w:rsidR="00E16AED" w:rsidRPr="00AC73A1">
        <w:rPr>
          <w:color w:val="000000" w:themeColor="text1"/>
        </w:rPr>
        <w:t>National percent difference in death rates between the maximum and minimum mortality months</w:t>
      </w:r>
      <w:r w:rsidR="00E16AED">
        <w:rPr>
          <w:color w:val="000000" w:themeColor="text1"/>
        </w:rPr>
        <w:t xml:space="preserve"> for all-cause and </w:t>
      </w:r>
      <w:r w:rsidR="00E16AED" w:rsidRPr="00AC73A1">
        <w:rPr>
          <w:color w:val="000000" w:themeColor="text1"/>
        </w:rPr>
        <w:t>cause-specific 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DB625F">
        <w:rPr>
          <w:color w:val="000000" w:themeColor="text1"/>
        </w:rPr>
        <w:t>, and percentage point change per decade</w:t>
      </w:r>
      <w:r w:rsidR="00677408">
        <w:rPr>
          <w:color w:val="000000" w:themeColor="text1"/>
        </w:rPr>
        <w:t xml:space="preserve"> using alternative method</w:t>
      </w:r>
      <w:r w:rsidR="00E16AED" w:rsidRPr="00AC73A1">
        <w:rPr>
          <w:color w:val="000000" w:themeColor="text1"/>
        </w:rPr>
        <w:t>.</w:t>
      </w:r>
      <w:bookmarkStart w:id="7" w:name="_GoBack"/>
      <w:bookmarkEnd w:id="7"/>
    </w:p>
    <w:p w14:paraId="1443CB8D" w14:textId="77777777" w:rsidR="000A7203" w:rsidRDefault="000A7203" w:rsidP="00E61AB2">
      <w:pPr>
        <w:rPr>
          <w:bCs/>
        </w:rPr>
      </w:pP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w:t>
      </w:r>
      <w:r w:rsidRPr="00C14A58">
        <w:rPr>
          <w:b/>
          <w:bCs/>
        </w:rPr>
        <w:lastRenderedPageBreak/>
        <w:t xml:space="preserve">factors that are important. I would expect some reference to their differing characteristics. </w:t>
      </w:r>
    </w:p>
    <w:p w14:paraId="2C5F846A" w14:textId="3FB26C5E" w:rsidR="00D02BB5" w:rsidRDefault="00D02BB5" w:rsidP="00E61AB2">
      <w:pPr>
        <w:rPr>
          <w:bCs/>
        </w:rPr>
      </w:pPr>
    </w:p>
    <w:p w14:paraId="3AF42731" w14:textId="3D9E6800"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468A0C9A"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We </w:t>
      </w:r>
      <w:r w:rsidR="00F40365">
        <w:rPr>
          <w:bCs/>
        </w:rPr>
        <w:t>quote</w:t>
      </w:r>
      <w:r w:rsidR="00097BC9">
        <w:rPr>
          <w:bCs/>
        </w:rPr>
        <w:t xml:space="preserve"> p-values in results, as opposed to setting a</w:t>
      </w:r>
      <w:r w:rsidR="00C73D9A">
        <w:rPr>
          <w:bCs/>
        </w:rPr>
        <w:t>n explicit</w:t>
      </w:r>
      <w:r w:rsidR="00097BC9">
        <w:rPr>
          <w:bCs/>
        </w:rPr>
        <w:t xml:space="preserve"> threshold for significance.</w:t>
      </w:r>
      <w:r w:rsidR="00D90CF0">
        <w:rPr>
          <w:bCs/>
        </w:rPr>
        <w:t xml:space="preserve"> We do not adjust for multiple testing</w:t>
      </w:r>
      <w:r w:rsidR="006537B3">
        <w:rPr>
          <w:bCs/>
        </w:rPr>
        <w:t xml:space="preserve"> here</w:t>
      </w:r>
      <w:r w:rsidR="00D90CF0">
        <w:rPr>
          <w:bCs/>
        </w:rPr>
        <w:t xml:space="preserve">, </w:t>
      </w:r>
      <w:r w:rsidR="006537B3">
        <w:rPr>
          <w:bCs/>
        </w:rPr>
        <w:t>due to the lack of independence of the tests.</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lastRenderedPageBreak/>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r w:rsidR="007F3884">
        <w:rPr>
          <w:bCs/>
        </w:rPr>
        <w:t>XX</w:t>
      </w:r>
      <w:r w:rsidR="00D97DDE">
        <w:rPr>
          <w:bCs/>
        </w:rPr>
        <w:t>,</w:t>
      </w:r>
      <w:r w:rsidR="007F3884">
        <w:rPr>
          <w:bCs/>
        </w:rPr>
        <w:t>XX</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8"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ins w:id="9" w:author="Parks, Robbie M" w:date="2018-06-19T10:09:00Z">
        <w:r>
          <w:rPr>
            <w:bCs/>
          </w:rPr>
          <w:fldChar w:fldCharType="end"/>
        </w:r>
      </w:ins>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CD2CE3" w14:textId="77777777" w:rsidR="0046619C" w:rsidRDefault="0046619C">
      <w:r>
        <w:separator/>
      </w:r>
    </w:p>
  </w:endnote>
  <w:endnote w:type="continuationSeparator" w:id="0">
    <w:p w14:paraId="0D03E071" w14:textId="77777777" w:rsidR="0046619C" w:rsidRDefault="00466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234DDAA4" w:rsidR="005530AF" w:rsidRDefault="005530AF">
    <w:pPr>
      <w:pStyle w:val="Footer"/>
      <w:jc w:val="right"/>
    </w:pPr>
    <w:r>
      <w:fldChar w:fldCharType="begin"/>
    </w:r>
    <w:r>
      <w:instrText xml:space="preserve"> PAGE   \* MERGEFORMAT </w:instrText>
    </w:r>
    <w:r>
      <w:fldChar w:fldCharType="separate"/>
    </w:r>
    <w:r w:rsidR="00677408">
      <w:rPr>
        <w:noProof/>
      </w:rPr>
      <w:t>4</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7DCD4FEA" w:rsidR="005530AF" w:rsidRDefault="005530AF">
    <w:pPr>
      <w:pStyle w:val="Footer"/>
      <w:jc w:val="right"/>
    </w:pPr>
    <w:r>
      <w:fldChar w:fldCharType="begin"/>
    </w:r>
    <w:r>
      <w:instrText xml:space="preserve"> PAGE   \* MERGEFORMAT </w:instrText>
    </w:r>
    <w:r>
      <w:fldChar w:fldCharType="separate"/>
    </w:r>
    <w:r w:rsidR="00DB625F">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3215CD" w14:textId="77777777" w:rsidR="0046619C" w:rsidRDefault="0046619C">
      <w:r>
        <w:separator/>
      </w:r>
    </w:p>
  </w:footnote>
  <w:footnote w:type="continuationSeparator" w:id="0">
    <w:p w14:paraId="33C7780C" w14:textId="77777777" w:rsidR="0046619C" w:rsidRDefault="0046619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5CF4"/>
    <w:rsid w:val="00006864"/>
    <w:rsid w:val="0000794B"/>
    <w:rsid w:val="0001054A"/>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9C4"/>
    <w:rsid w:val="00446E65"/>
    <w:rsid w:val="00452C6D"/>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067B2"/>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808B2"/>
    <w:rsid w:val="00C83E94"/>
    <w:rsid w:val="00C84109"/>
    <w:rsid w:val="00C8451A"/>
    <w:rsid w:val="00C85CDE"/>
    <w:rsid w:val="00C86ED4"/>
    <w:rsid w:val="00C906ED"/>
    <w:rsid w:val="00C91B7B"/>
    <w:rsid w:val="00C92A00"/>
    <w:rsid w:val="00C92A86"/>
    <w:rsid w:val="00C92BED"/>
    <w:rsid w:val="00C9458F"/>
    <w:rsid w:val="00C955DC"/>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305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34EFB2-6349-804F-B981-4258FA7F9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21</TotalTime>
  <Pages>10</Pages>
  <Words>9744</Words>
  <Characters>55543</Characters>
  <Application>Microsoft Macintosh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65157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15</cp:revision>
  <cp:lastPrinted>2016-09-20T09:06:00Z</cp:lastPrinted>
  <dcterms:created xsi:type="dcterms:W3CDTF">2018-08-06T12:34:00Z</dcterms:created>
  <dcterms:modified xsi:type="dcterms:W3CDTF">2018-08-06T13:43:00Z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