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commentRangeStart w:id="0"/>
      <w:r w:rsidRPr="000A14BA">
        <w:t xml:space="preserve">Note: All page numbers refer to the </w:t>
      </w:r>
      <w:r w:rsidRPr="000A14BA">
        <w:rPr>
          <w:u w:val="single"/>
        </w:rPr>
        <w:t>tracked manuscript</w:t>
      </w:r>
      <w:r w:rsidR="00EE2AAD" w:rsidRPr="000A14BA">
        <w:t>.</w:t>
      </w:r>
      <w:commentRangeEnd w:id="0"/>
      <w:r w:rsidR="00BD0E87">
        <w:rPr>
          <w:rStyle w:val="CommentReference"/>
        </w:rPr>
        <w:commentReference w:id="0"/>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4A6AC17E" w:rsidR="00727652" w:rsidRDefault="00CD71BB" w:rsidP="00E61AB2">
      <w:pPr>
        <w:pStyle w:val="BodyText"/>
        <w:spacing w:after="0" w:line="240" w:lineRule="auto"/>
        <w:rPr>
          <w:ins w:id="1" w:author="Parks, Robbie M" w:date="2018-06-19T12:08:00Z"/>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in the case of temperature and air pollution, at least partly because of shared aetiology (e.g., death from </w:t>
      </w:r>
      <w:proofErr w:type="spellStart"/>
      <w:r w:rsidRPr="00CD71BB">
        <w:rPr>
          <w:bCs/>
        </w:rPr>
        <w:t>cor</w:t>
      </w:r>
      <w:proofErr w:type="spellEnd"/>
      <w:r w:rsidRPr="00CD71BB">
        <w:rPr>
          <w:bCs/>
        </w:rPr>
        <w:t xml:space="preserve"> </w:t>
      </w:r>
      <w:proofErr w:type="spellStart"/>
      <w:r w:rsidRPr="00CD71BB">
        <w:rPr>
          <w:bCs/>
        </w:rPr>
        <w:t>pulmonale</w:t>
      </w:r>
      <w:proofErr w:type="spellEnd"/>
      <w:r>
        <w:rPr>
          <w:bCs/>
        </w:rPr>
        <w:t xml:space="preserve"> arising from COPD or death from pneumonia in patients with acute vascular events)</w:t>
      </w:r>
      <w:ins w:id="2" w:author="Parks, Robbie M" w:date="2018-06-19T09:43:00Z">
        <w:r w:rsidR="00062E05">
          <w:rPr>
            <w:bCs/>
          </w:rPr>
          <w:fldChar w:fldCharType="begin" w:fldLock="1"/>
        </w:r>
      </w:ins>
      <w:r w:rsidR="005A5EFC">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"ITEM-1", "issue" : "1", "issued" : { "date-parts" : [ [ "2009" ] ] }, "page" : "40", "title" : "High ambient temperature and mortality: a review of epidemiologic studies from 2001 to 2008", "type" : "article-journal",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"(R Basu, Dominici, &amp; Samet, 2005; Rupa Basu, 2009; Rupa Basu &amp; Samet, 2002; Bennett, Blangiardo, Fecht, Elliott, &amp; Ezzati, 2014; Braga, Zanobetti, &amp; Schwartz, 2002; Curriero et al., 2002; Dockery et al., 1993; Gasparrini et al., 2015; Hoek et al., 2013; Pope et al., 2002)", "plainTextFormattedCitation" : "(R Basu, Dominici, &amp; Samet, 2005; Rupa Basu, 2009; Rupa Basu &amp; Samet, 2002; Bennett, Blangiardo, Fecht, Elliott, &amp; Ezzati, 2014; Braga, Zanobetti, &amp; Schwartz, 2002; Curriero et al., 2002; Dockery et al., 1993; Gasparrini et al., 2015; Hoek et al., 2013; Pope et al., 2002)", "previouslyFormattedCitation" : "(R Basu, Dominici, &amp; Samet, 2005; Rupa Basu, 2009; Rupa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5A5EFC" w:rsidRPr="005A5EFC">
        <w:rPr>
          <w:bCs/>
          <w:noProof/>
        </w:rPr>
        <w:t>(R Basu, Dominici, &amp; Samet, 2005; Rupa Basu, 2009; Rupa Basu &amp; Samet, 2002; Bennett, Blangiardo, Fecht, Elliott, &amp; Ezzati, 2014; Braga, Zanobetti, &amp; Schwartz, 2002; Curriero et al., 2002; Dockery et al., 1993; Gasparrini et al., 2015; Hoek et al., 2013; Pope et al., 2002)</w:t>
      </w:r>
      <w:ins w:id="3" w:author="Parks, Robbie M" w:date="2018-06-19T09:43:00Z">
        <w:r w:rsidR="00062E05">
          <w:rPr>
            <w:bCs/>
          </w:rPr>
          <w:fldChar w:fldCharType="end"/>
        </w:r>
      </w:ins>
      <w:ins w:id="4" w:author="Parks, Robbie M" w:date="2018-06-19T09:55:00Z">
        <w:r w:rsidR="00281C42">
          <w:rPr>
            <w:bCs/>
          </w:rPr>
          <w:t>.</w:t>
        </w:r>
      </w:ins>
      <w:r>
        <w:rPr>
          <w:bCs/>
        </w:rPr>
        <w:t xml:space="preserve"> We now present a third layer of disaggregation following the above suggestions which includes all</w:t>
      </w:r>
      <w:ins w:id="5" w:author="Parks, Robbie M" w:date="2018-06-19T10:25:00Z">
        <w:r w:rsidR="00A0315D">
          <w:rPr>
            <w:bCs/>
          </w:rPr>
          <w:t xml:space="preserve"> </w:t>
        </w:r>
      </w:ins>
      <w:r>
        <w:rPr>
          <w:bCs/>
        </w:rPr>
        <w:t xml:space="preserve">the above </w:t>
      </w:r>
      <w:r w:rsidR="00116830">
        <w:rPr>
          <w:bCs/>
        </w:rPr>
        <w:t>groups</w:t>
      </w:r>
      <w:ins w:id="6" w:author="Parks, Robbie M" w:date="2018-06-19T09:36:00Z">
        <w:r w:rsidR="00414AF7">
          <w:rPr>
            <w:bCs/>
          </w:rPr>
          <w:t>.</w:t>
        </w:r>
      </w:ins>
      <w:del w:id="7" w:author="Parks, Robbie M" w:date="2018-06-19T09:36:00Z">
        <w:r w:rsidR="00116830" w:rsidDel="00414AF7">
          <w:rPr>
            <w:bCs/>
          </w:rPr>
          <w:delText xml:space="preserve"> with the exception of substance use disorders.</w:delText>
        </w:r>
      </w:del>
      <w:r w:rsidR="00116830">
        <w:rPr>
          <w:bCs/>
        </w:rPr>
        <w:t xml:space="preserve"> </w:t>
      </w:r>
    </w:p>
    <w:p w14:paraId="6E3B2D86" w14:textId="77777777" w:rsidR="00727652" w:rsidRDefault="00727652" w:rsidP="00E61AB2">
      <w:pPr>
        <w:pStyle w:val="BodyText"/>
        <w:spacing w:after="0" w:line="240" w:lineRule="auto"/>
        <w:rPr>
          <w:ins w:id="8" w:author="Parks, Robbie M" w:date="2018-06-19T12:08:00Z"/>
          <w:bCs/>
        </w:rPr>
      </w:pPr>
    </w:p>
    <w:p w14:paraId="0984B46D" w14:textId="34BDBE52" w:rsidR="00E61AB2" w:rsidRPr="00CD71BB" w:rsidRDefault="008A0338" w:rsidP="00E61AB2">
      <w:pPr>
        <w:pStyle w:val="BodyText"/>
        <w:spacing w:after="0" w:line="240" w:lineRule="auto"/>
        <w:rPr>
          <w:bCs/>
        </w:rPr>
      </w:pPr>
      <w:ins w:id="9" w:author="Parks, Robbie M" w:date="2018-06-19T10:00:00Z">
        <w:r>
          <w:rPr>
            <w:bCs/>
          </w:rPr>
          <w:t xml:space="preserve">We have also obtained 3 further years of data, resulting in a total of </w:t>
        </w:r>
      </w:ins>
      <w:ins w:id="10" w:author="Parks, Robbie M" w:date="2018-06-19T10:42:00Z">
        <w:r w:rsidR="00F6178D">
          <w:rPr>
            <w:bCs/>
          </w:rPr>
          <w:t>85,854,176</w:t>
        </w:r>
      </w:ins>
      <w:ins w:id="11" w:author="Parks, Robbie M" w:date="2018-06-19T10:00:00Z">
        <w:r>
          <w:rPr>
            <w:bCs/>
          </w:rPr>
          <w:t xml:space="preserve"> deaths from 1980 </w:t>
        </w:r>
      </w:ins>
      <w:ins w:id="12" w:author="Parks, Robbie M" w:date="2018-06-19T10:01:00Z">
        <w:r w:rsidR="00741519">
          <w:rPr>
            <w:bCs/>
          </w:rPr>
          <w:t>–</w:t>
        </w:r>
      </w:ins>
      <w:ins w:id="13" w:author="Parks, Robbie M" w:date="2018-06-19T10:00:00Z">
        <w:r>
          <w:rPr>
            <w:bCs/>
          </w:rPr>
          <w:t xml:space="preserve"> 2016</w:t>
        </w:r>
      </w:ins>
      <w:ins w:id="14" w:author="Parks, Robbie M" w:date="2018-06-19T10:01:00Z">
        <w:r w:rsidR="00741519">
          <w:rPr>
            <w:bCs/>
          </w:rPr>
          <w:t>.</w:t>
        </w:r>
      </w:ins>
    </w:p>
    <w:p w14:paraId="3C5C9374" w14:textId="77777777" w:rsidR="00E61AB2" w:rsidRPr="00CD71BB" w:rsidRDefault="00E61AB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w:t>
      </w:r>
      <w:proofErr w:type="gramStart"/>
      <w:r w:rsidRPr="00B11CF3">
        <w:rPr>
          <w:b/>
          <w:bCs/>
        </w:rPr>
        <w:t>However</w:t>
      </w:r>
      <w:proofErr w:type="gramEnd"/>
      <w:r w:rsidRPr="00B11CF3">
        <w:rPr>
          <w:b/>
          <w:bCs/>
        </w:rPr>
        <w:t xml:space="preserve">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2A32240A"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w:t>
      </w:r>
      <w:commentRangeStart w:id="15"/>
      <w:r>
        <w:rPr>
          <w:bCs/>
        </w:rPr>
        <w:t xml:space="preserve">As correctly pointed out in this comment, the current analysis </w:t>
      </w:r>
      <w:r>
        <w:rPr>
          <w:bCs/>
        </w:rPr>
        <w:lastRenderedPageBreak/>
        <w:t>can nonetheless provide qualitative insights into such effects, which we have now discussed with appropriate caveats as suggested.</w:t>
      </w:r>
      <w:commentRangeEnd w:id="15"/>
      <w:r>
        <w:rPr>
          <w:rStyle w:val="CommentReference"/>
        </w:rPr>
        <w:commentReference w:id="15"/>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334207F3" w14:textId="77777777"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0737D51D" w14:textId="77777777" w:rsidR="00B11CF3" w:rsidRPr="00B11CF3" w:rsidRDefault="00B11CF3" w:rsidP="00E61AB2">
      <w:pPr>
        <w:pStyle w:val="BodyText"/>
        <w:spacing w:after="0" w:line="240" w:lineRule="auto"/>
        <w:rPr>
          <w:b/>
          <w:bCs/>
        </w:rPr>
      </w:pPr>
    </w:p>
    <w:p w14:paraId="24FB189F" w14:textId="77777777" w:rsidR="00B11CF3" w:rsidRDefault="00B11CF3" w:rsidP="00E61AB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6064ADA2" w14:textId="77777777" w:rsidR="00B11CF3" w:rsidRDefault="00B11CF3" w:rsidP="00E61AB2">
      <w:pPr>
        <w:pStyle w:val="BodyText"/>
        <w:spacing w:after="0" w:line="240" w:lineRule="auto"/>
        <w:rPr>
          <w:b/>
          <w:bCs/>
        </w:rPr>
      </w:pPr>
    </w:p>
    <w:p w14:paraId="71CDCBFD" w14:textId="1C9B768E" w:rsidR="00B11CF3" w:rsidRPr="00B11CF3" w:rsidRDefault="00B11CF3" w:rsidP="00E61AB2">
      <w:pPr>
        <w:pStyle w:val="BodyText"/>
        <w:spacing w:after="0" w:line="240" w:lineRule="auto"/>
        <w:rPr>
          <w:b/>
          <w:bCs/>
        </w:rPr>
      </w:pPr>
      <w:r>
        <w:rPr>
          <w:b/>
          <w:bCs/>
        </w:rPr>
        <w:t>---------------------</w:t>
      </w:r>
      <w:r w:rsidRPr="00B11CF3">
        <w:rPr>
          <w:b/>
          <w:bCs/>
        </w:rPr>
        <w:t xml:space="preserve">------------------------------------- </w:t>
      </w:r>
    </w:p>
    <w:p w14:paraId="7F178D3C" w14:textId="77777777" w:rsidR="00B11CF3" w:rsidRPr="00B11CF3" w:rsidRDefault="00B11CF3" w:rsidP="00E61AB2">
      <w:pPr>
        <w:pStyle w:val="BodyText"/>
        <w:spacing w:after="0" w:line="240" w:lineRule="auto"/>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45923F64" w14:textId="77777777" w:rsidR="00B11CF3" w:rsidRPr="00B11CF3" w:rsidRDefault="00B11CF3" w:rsidP="00E61AB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1696BE44" w14:textId="77777777" w:rsidR="00B11CF3" w:rsidRPr="00B11CF3" w:rsidRDefault="00B11CF3" w:rsidP="00E61AB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300DEF80" w14:textId="77777777" w:rsidR="00B11CF3" w:rsidRPr="00B11CF3" w:rsidRDefault="00B11CF3" w:rsidP="00E61AB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1A9CF34" w14:textId="77777777" w:rsidR="00B11CF3" w:rsidRPr="00B11CF3" w:rsidRDefault="00B11CF3" w:rsidP="00E61AB2">
      <w:pPr>
        <w:pStyle w:val="BodyText"/>
        <w:spacing w:after="0" w:line="240" w:lineRule="auto"/>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2B3E8C39" w14:textId="3E1602FF" w:rsidR="00B11CF3" w:rsidRPr="00BD0E87" w:rsidRDefault="00B11CF3" w:rsidP="00E61AB2">
      <w:pPr>
        <w:pStyle w:val="BodyText"/>
        <w:spacing w:after="0" w:line="240" w:lineRule="auto"/>
        <w:rPr>
          <w:b/>
          <w:bCs/>
        </w:rPr>
      </w:pPr>
      <w:r w:rsidRPr="00BD0E87">
        <w:rPr>
          <w:b/>
          <w:bCs/>
        </w:rPr>
        <w:t>----------------------------------------------------------</w:t>
      </w:r>
    </w:p>
    <w:p w14:paraId="3A94203B" w14:textId="77777777" w:rsidR="00BD0E87" w:rsidRPr="00BD0E87" w:rsidRDefault="00BD0E87" w:rsidP="00E61AB2">
      <w:pPr>
        <w:pStyle w:val="BodyText"/>
        <w:spacing w:after="0" w:line="240" w:lineRule="auto"/>
        <w:rPr>
          <w:b/>
          <w:bCs/>
        </w:rPr>
      </w:pPr>
    </w:p>
    <w:p w14:paraId="47540EF1" w14:textId="77777777" w:rsidR="00D02BB5" w:rsidRPr="00BD0E87" w:rsidRDefault="00D02BB5" w:rsidP="00E61AB2">
      <w:pPr>
        <w:rPr>
          <w:b/>
          <w:bCs/>
        </w:rPr>
      </w:pPr>
      <w:r w:rsidRPr="00BD0E87">
        <w:rPr>
          <w:b/>
          <w:bCs/>
        </w:rPr>
        <w:t xml:space="preserve">A model of this could answer the following questions, with p-values produced from a likelihood ratio test. </w:t>
      </w:r>
    </w:p>
    <w:p w14:paraId="7ECE219F" w14:textId="77777777" w:rsidR="00D02BB5" w:rsidRPr="00BD0E87" w:rsidRDefault="00D02BB5" w:rsidP="00E61AB2">
      <w:pPr>
        <w:rPr>
          <w:b/>
          <w:bCs/>
        </w:rPr>
      </w:pPr>
    </w:p>
    <w:p w14:paraId="44ECBB16" w14:textId="77777777" w:rsidR="00D02BB5" w:rsidRPr="00BD0E87" w:rsidRDefault="00D02BB5" w:rsidP="00E61AB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48D20B3D" w14:textId="3B4A6610" w:rsidR="00D02BB5" w:rsidRPr="00EF755D" w:rsidRDefault="00D02BB5" w:rsidP="00E61AB2">
      <w:pPr>
        <w:rPr>
          <w:b/>
          <w:bCs/>
        </w:rPr>
      </w:pPr>
      <w:bookmarkStart w:id="16" w:name="_GoBack"/>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bookmarkEnd w:id="16"/>
    <w:p w14:paraId="3D06119B" w14:textId="77777777" w:rsidR="00D02BB5" w:rsidRPr="00EF755D" w:rsidRDefault="00D02BB5" w:rsidP="00E61AB2">
      <w:pPr>
        <w:rPr>
          <w:b/>
          <w:bCs/>
        </w:rPr>
      </w:pPr>
      <w:r w:rsidRPr="00EF755D">
        <w:rPr>
          <w:b/>
          <w:bCs/>
        </w:rPr>
        <w:t xml:space="preserve">- Do all age groups have the same cycle, with αpi = αp0? </w:t>
      </w:r>
    </w:p>
    <w:p w14:paraId="2CDE371C" w14:textId="77777777" w:rsidR="00D02BB5" w:rsidRPr="00EF755D" w:rsidRDefault="00D02BB5" w:rsidP="00E61AB2">
      <w:pPr>
        <w:rPr>
          <w:b/>
          <w:bCs/>
        </w:rPr>
      </w:pPr>
      <w:r w:rsidRPr="00EF755D">
        <w:rPr>
          <w:b/>
          <w:bCs/>
        </w:rPr>
        <w:t xml:space="preserve">- Does γ vary by region (negative in cold-climate regions?) </w:t>
      </w:r>
    </w:p>
    <w:p w14:paraId="63F4F1CE" w14:textId="77777777" w:rsidR="00D02BB5" w:rsidRPr="00BD0E87" w:rsidRDefault="00D02BB5" w:rsidP="00E61AB2">
      <w:pPr>
        <w:rPr>
          <w:b/>
          <w:bCs/>
        </w:rPr>
      </w:pPr>
      <w:r w:rsidRPr="00BD0E87">
        <w:rPr>
          <w:b/>
          <w:bCs/>
        </w:rPr>
        <w:t xml:space="preserve">- Do the cycles, given by the α, vary by region or is a nation-wide cycle sufficient? </w:t>
      </w:r>
    </w:p>
    <w:p w14:paraId="46ED545C" w14:textId="77777777" w:rsidR="00D02BB5" w:rsidRPr="00BD0E87" w:rsidRDefault="00D02BB5" w:rsidP="00E61AB2">
      <w:pPr>
        <w:rPr>
          <w:b/>
          <w:bCs/>
        </w:rPr>
      </w:pPr>
    </w:p>
    <w:p w14:paraId="19CA362D" w14:textId="77777777" w:rsidR="00D02BB5" w:rsidRPr="00BD0E87" w:rsidRDefault="00D02BB5" w:rsidP="00E61AB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7D8D0D46" w14:textId="6DF93316" w:rsidR="00D02BB5" w:rsidRDefault="00D02BB5" w:rsidP="00E61AB2">
      <w:pPr>
        <w:rPr>
          <w:bCs/>
        </w:rPr>
      </w:pPr>
    </w:p>
    <w:p w14:paraId="3E211D82" w14:textId="1FDE696C" w:rsidR="000931A3" w:rsidRDefault="00157401" w:rsidP="00E61AB2">
      <w:pPr>
        <w:rPr>
          <w:ins w:id="17" w:author="Parks, Robbie M" w:date="2018-06-20T00:48:00Z"/>
          <w:bCs/>
        </w:rPr>
      </w:pPr>
      <w:ins w:id="18" w:author="Parks, Robbie M" w:date="2018-06-19T11:54:00Z">
        <w:r>
          <w:rPr>
            <w:bCs/>
          </w:rPr>
          <w:t xml:space="preserve">We agree that </w:t>
        </w:r>
      </w:ins>
      <w:ins w:id="19" w:author="Parks, Robbie M" w:date="2018-06-19T11:46:00Z">
        <w:r w:rsidR="006C28FF">
          <w:rPr>
            <w:bCs/>
          </w:rPr>
          <w:t>wavelet spectra</w:t>
        </w:r>
      </w:ins>
      <w:ins w:id="20" w:author="Parks, Robbie M" w:date="2018-06-19T11:47:00Z">
        <w:r w:rsidR="006C28FF">
          <w:rPr>
            <w:bCs/>
          </w:rPr>
          <w:t xml:space="preserve"> are</w:t>
        </w:r>
        <w:r>
          <w:rPr>
            <w:bCs/>
          </w:rPr>
          <w:t xml:space="preserve"> </w:t>
        </w:r>
        <w:r w:rsidR="006C28FF">
          <w:rPr>
            <w:bCs/>
          </w:rPr>
          <w:t>a good exploratory tool</w:t>
        </w:r>
      </w:ins>
      <w:ins w:id="21" w:author="Parks, Robbie M" w:date="2018-06-19T11:48:00Z">
        <w:r w:rsidR="003612B9">
          <w:rPr>
            <w:bCs/>
          </w:rPr>
          <w:t>, which help identify potential 12-month seasonality.</w:t>
        </w:r>
        <w:r w:rsidR="00F13F32">
          <w:rPr>
            <w:bCs/>
          </w:rPr>
          <w:t xml:space="preserve"> </w:t>
        </w:r>
      </w:ins>
      <w:ins w:id="22" w:author="Parks, Robbie M" w:date="2018-06-19T11:49:00Z">
        <w:r w:rsidR="00F13F32">
          <w:rPr>
            <w:bCs/>
          </w:rPr>
          <w:t xml:space="preserve">We also </w:t>
        </w:r>
      </w:ins>
      <w:ins w:id="23" w:author="Parks, Robbie M" w:date="2018-06-19T11:47:00Z">
        <w:r w:rsidR="00D32DC3">
          <w:rPr>
            <w:bCs/>
          </w:rPr>
          <w:t xml:space="preserve">agree that using the wavelet spectra alone would not </w:t>
        </w:r>
      </w:ins>
      <w:ins w:id="24" w:author="Parks, Robbie M" w:date="2018-06-19T11:48:00Z">
        <w:r w:rsidR="001C06BB">
          <w:rPr>
            <w:bCs/>
          </w:rPr>
          <w:t>provide a foundation for firm conclusions on seasonality.</w:t>
        </w:r>
      </w:ins>
      <w:ins w:id="25" w:author="Parks, Robbie M" w:date="2018-06-19T11:46:00Z">
        <w:r w:rsidR="006C28FF">
          <w:rPr>
            <w:bCs/>
          </w:rPr>
          <w:t xml:space="preserve"> </w:t>
        </w:r>
      </w:ins>
      <w:ins w:id="26" w:author="Parks, Robbie M" w:date="2018-06-20T00:47:00Z">
        <w:r w:rsidR="00BF5A90">
          <w:rPr>
            <w:bCs/>
          </w:rPr>
          <w:t xml:space="preserve">As explained in our paper, wavelet analysis is advantageous as it does not </w:t>
        </w:r>
      </w:ins>
      <w:ins w:id="27" w:author="Parks, Robbie M" w:date="2018-06-20T10:16:00Z">
        <w:r w:rsidR="00CE12E5">
          <w:rPr>
            <w:bCs/>
          </w:rPr>
          <w:t>require</w:t>
        </w:r>
      </w:ins>
      <w:ins w:id="28" w:author="Parks, Robbie M" w:date="2018-06-20T00:47:00Z">
        <w:r w:rsidR="00BF5A90">
          <w:rPr>
            <w:bCs/>
          </w:rPr>
          <w:t xml:space="preserve"> to use a stationary time series. </w:t>
        </w:r>
      </w:ins>
      <w:ins w:id="29" w:author="Parks, Robbie M" w:date="2018-06-20T00:48:00Z">
        <w:r w:rsidR="000931A3">
          <w:rPr>
            <w:bCs/>
          </w:rPr>
          <w:t>The example of all-cause 15-24 male mortality</w:t>
        </w:r>
      </w:ins>
      <w:ins w:id="30" w:author="Parks, Robbie M" w:date="2018-06-20T10:16:00Z">
        <w:r w:rsidR="00CE12E5">
          <w:rPr>
            <w:bCs/>
          </w:rPr>
          <w:t xml:space="preserve"> the reviewers raise</w:t>
        </w:r>
      </w:ins>
      <w:ins w:id="31" w:author="Parks, Robbie M" w:date="2018-06-20T00:48:00Z">
        <w:r w:rsidR="000931A3">
          <w:rPr>
            <w:bCs/>
          </w:rPr>
          <w:t xml:space="preserve"> (Figure 1) is a good one, as the wavelet spectrum indicates a possible decline or disappearance of seasonality.</w:t>
        </w:r>
      </w:ins>
      <w:ins w:id="32" w:author="Parks, Robbie M" w:date="2018-06-23T14:24:00Z">
        <w:r w:rsidR="00357531">
          <w:rPr>
            <w:bCs/>
          </w:rPr>
          <w:t xml:space="preserve"> </w:t>
        </w:r>
      </w:ins>
    </w:p>
    <w:p w14:paraId="1E371679" w14:textId="77777777" w:rsidR="000931A3" w:rsidRDefault="000931A3" w:rsidP="00E61AB2">
      <w:pPr>
        <w:rPr>
          <w:ins w:id="33" w:author="Parks, Robbie M" w:date="2018-06-20T00:48:00Z"/>
          <w:bCs/>
        </w:rPr>
      </w:pPr>
    </w:p>
    <w:p w14:paraId="0C29CB08" w14:textId="3252B1C9" w:rsidR="00BD0E87" w:rsidRDefault="000931A3" w:rsidP="00E61AB2">
      <w:pPr>
        <w:rPr>
          <w:ins w:id="34" w:author="Parks, Robbie M" w:date="2018-06-23T15:01:00Z"/>
          <w:bCs/>
        </w:rPr>
      </w:pPr>
      <w:ins w:id="35" w:author="Parks, Robbie M" w:date="2018-06-19T11:49:00Z">
        <w:r>
          <w:rPr>
            <w:bCs/>
          </w:rPr>
          <w:t>Therefore,</w:t>
        </w:r>
        <w:r w:rsidR="00F55461">
          <w:rPr>
            <w:bCs/>
          </w:rPr>
          <w:t xml:space="preserve"> in conjunction with the other methods developed and invoked for our work, </w:t>
        </w:r>
        <w:r w:rsidR="004D3C0A">
          <w:rPr>
            <w:bCs/>
          </w:rPr>
          <w:t xml:space="preserve">we argue that the dynamics of seasonality </w:t>
        </w:r>
      </w:ins>
      <w:ins w:id="36" w:author="Parks, Robbie M" w:date="2018-06-20T10:16:00Z">
        <w:r w:rsidR="00A928D1">
          <w:rPr>
            <w:bCs/>
          </w:rPr>
          <w:t>have been</w:t>
        </w:r>
      </w:ins>
      <w:ins w:id="37" w:author="Parks, Robbie M" w:date="2018-06-19T11:49:00Z">
        <w:r w:rsidR="004D3C0A">
          <w:rPr>
            <w:bCs/>
          </w:rPr>
          <w:t xml:space="preserve"> </w:t>
        </w:r>
      </w:ins>
      <w:ins w:id="38" w:author="Parks, Robbie M" w:date="2018-06-19T11:50:00Z">
        <w:r w:rsidR="00A360FA">
          <w:rPr>
            <w:bCs/>
          </w:rPr>
          <w:t xml:space="preserve">well-described for each </w:t>
        </w:r>
        <w:r w:rsidR="00DE2ABF">
          <w:rPr>
            <w:bCs/>
          </w:rPr>
          <w:t>time series</w:t>
        </w:r>
      </w:ins>
      <w:ins w:id="39" w:author="Parks, Robbie M" w:date="2018-06-20T10:17:00Z">
        <w:r w:rsidR="005F05FD">
          <w:rPr>
            <w:bCs/>
          </w:rPr>
          <w:t xml:space="preserve"> in our analysis</w:t>
        </w:r>
      </w:ins>
      <w:ins w:id="40" w:author="Parks, Robbie M" w:date="2018-06-19T11:50:00Z">
        <w:r w:rsidR="00DE2ABF">
          <w:rPr>
            <w:bCs/>
          </w:rPr>
          <w:t>.</w:t>
        </w:r>
      </w:ins>
      <w:ins w:id="41" w:author="Parks, Robbie M" w:date="2018-06-20T00:48:00Z">
        <w:r>
          <w:rPr>
            <w:bCs/>
          </w:rPr>
          <w:t xml:space="preserve"> </w:t>
        </w:r>
      </w:ins>
      <w:ins w:id="42" w:author="Parks, Robbie M" w:date="2018-06-19T11:51:00Z">
        <w:r w:rsidR="00554894">
          <w:rPr>
            <w:bCs/>
          </w:rPr>
          <w:t xml:space="preserve">Our </w:t>
        </w:r>
      </w:ins>
      <w:ins w:id="43" w:author="Parks, Robbie M" w:date="2018-06-19T11:52:00Z">
        <w:r w:rsidR="00F62523">
          <w:rPr>
            <w:bCs/>
          </w:rPr>
          <w:t xml:space="preserve">subsequent analysis of the change in </w:t>
        </w:r>
      </w:ins>
      <w:ins w:id="44" w:author="Parks, Robbie M" w:date="2018-06-19T11:55:00Z">
        <w:r w:rsidR="0050038B">
          <w:rPr>
            <w:bCs/>
          </w:rPr>
          <w:t>the national percent difference in death rates</w:t>
        </w:r>
      </w:ins>
      <w:ins w:id="45" w:author="Parks, Robbie M" w:date="2018-06-19T11:52:00Z">
        <w:r w:rsidR="005145C7">
          <w:rPr>
            <w:bCs/>
          </w:rPr>
          <w:t xml:space="preserve"> (Figure 4) </w:t>
        </w:r>
        <w:r w:rsidR="00FD594D">
          <w:rPr>
            <w:bCs/>
          </w:rPr>
          <w:t>then quantifies this change</w:t>
        </w:r>
      </w:ins>
      <w:ins w:id="46" w:author="Parks, Robbie M" w:date="2018-06-19T11:55:00Z">
        <w:r w:rsidR="00322E48">
          <w:rPr>
            <w:bCs/>
          </w:rPr>
          <w:t xml:space="preserve"> during the period of study, while avoiding the problems with </w:t>
        </w:r>
      </w:ins>
      <w:ins w:id="47" w:author="Parks, Robbie M" w:date="2018-06-20T10:17:00Z">
        <w:r w:rsidR="001F3A6B">
          <w:rPr>
            <w:bCs/>
          </w:rPr>
          <w:t>traditional</w:t>
        </w:r>
      </w:ins>
      <w:ins w:id="48" w:author="Parks, Robbie M" w:date="2018-06-19T11:55:00Z">
        <w:r w:rsidR="00322E48">
          <w:rPr>
            <w:bCs/>
          </w:rPr>
          <w:t xml:space="preserve"> </w:t>
        </w:r>
        <w:proofErr w:type="spellStart"/>
        <w:r w:rsidR="00322E48">
          <w:rPr>
            <w:bCs/>
          </w:rPr>
          <w:t>cosinor</w:t>
        </w:r>
        <w:proofErr w:type="spellEnd"/>
        <w:r w:rsidR="00322E48">
          <w:rPr>
            <w:bCs/>
          </w:rPr>
          <w:t xml:space="preserve"> functions, which rely on stationary signals</w:t>
        </w:r>
      </w:ins>
      <w:ins w:id="49" w:author="Parks, Robbie M" w:date="2018-06-20T10:17:00Z">
        <w:r w:rsidR="00D255EB">
          <w:rPr>
            <w:bCs/>
          </w:rPr>
          <w:t>.</w:t>
        </w:r>
      </w:ins>
    </w:p>
    <w:p w14:paraId="34C7CEB3" w14:textId="77777777" w:rsidR="006C6128" w:rsidRDefault="006C6128" w:rsidP="00E61AB2">
      <w:pPr>
        <w:rPr>
          <w:ins w:id="50" w:author="Parks, Robbie M" w:date="2018-06-23T15:01:00Z"/>
          <w:bCs/>
        </w:rPr>
      </w:pPr>
    </w:p>
    <w:p w14:paraId="705185B6" w14:textId="48712F68" w:rsidR="006C6128" w:rsidRDefault="006C6128" w:rsidP="00E61AB2">
      <w:pPr>
        <w:rPr>
          <w:ins w:id="51" w:author="Parks, Robbie M" w:date="2018-06-23T15:01:00Z"/>
          <w:bCs/>
        </w:rPr>
      </w:pPr>
      <w:ins w:id="52" w:author="Parks, Robbie M" w:date="2018-06-23T15:01:00Z">
        <w:r>
          <w:rPr>
            <w:bCs/>
          </w:rPr>
          <w:lastRenderedPageBreak/>
          <w:t>Specifically addressing the model output questions above:</w:t>
        </w:r>
      </w:ins>
    </w:p>
    <w:p w14:paraId="352786F5" w14:textId="77777777" w:rsidR="006C6128" w:rsidRDefault="006C6128" w:rsidP="00E61AB2">
      <w:pPr>
        <w:rPr>
          <w:ins w:id="53" w:author="Parks, Robbie M" w:date="2018-06-23T15:02:00Z"/>
          <w:bCs/>
        </w:rPr>
      </w:pPr>
    </w:p>
    <w:p w14:paraId="7252D390" w14:textId="43F4AC76" w:rsidR="006C6128" w:rsidRPr="00BD7CB1" w:rsidRDefault="006C6128" w:rsidP="006C6128">
      <w:pPr>
        <w:rPr>
          <w:ins w:id="54" w:author="Parks, Robbie M" w:date="2018-06-23T15:02:00Z"/>
          <w:bCs/>
          <w:i/>
        </w:rPr>
      </w:pPr>
      <w:ins w:id="55" w:author="Parks, Robbie M" w:date="2018-06-23T15:02:00Z">
        <w:r w:rsidRPr="00BD7CB1">
          <w:rPr>
            <w:bCs/>
            <w:i/>
          </w:rPr>
          <w:t xml:space="preserve">- Is </w:t>
        </w:r>
        <w:proofErr w:type="spellStart"/>
        <w:r w:rsidRPr="00BD7CB1">
          <w:rPr>
            <w:bCs/>
            <w:i/>
          </w:rPr>
          <w:t>γi</w:t>
        </w:r>
        <w:proofErr w:type="spellEnd"/>
        <w:r w:rsidRPr="00BD7CB1">
          <w:rPr>
            <w:bCs/>
            <w:i/>
          </w:rPr>
          <w:t xml:space="preserve"> negative? If so the seasonal effect is becoming less severe for age group </w:t>
        </w:r>
        <w:proofErr w:type="spellStart"/>
        <w:r w:rsidRPr="00BD7CB1">
          <w:rPr>
            <w:bCs/>
            <w:i/>
          </w:rPr>
          <w:t>i</w:t>
        </w:r>
        <w:proofErr w:type="spellEnd"/>
        <w:r w:rsidRPr="00BD7CB1">
          <w:rPr>
            <w:bCs/>
            <w:i/>
          </w:rPr>
          <w:t>.</w:t>
        </w:r>
      </w:ins>
    </w:p>
    <w:p w14:paraId="6DA25244" w14:textId="77777777" w:rsidR="006C6128" w:rsidRDefault="006C6128" w:rsidP="006C6128">
      <w:pPr>
        <w:rPr>
          <w:ins w:id="56" w:author="Parks, Robbie M" w:date="2018-06-23T15:02:00Z"/>
          <w:bCs/>
        </w:rPr>
      </w:pPr>
    </w:p>
    <w:p w14:paraId="073AFF8E" w14:textId="5BD5D4DC" w:rsidR="006C6128" w:rsidRDefault="000A5021" w:rsidP="006C6128">
      <w:pPr>
        <w:rPr>
          <w:ins w:id="57" w:author="Parks, Robbie M" w:date="2018-06-23T15:02:00Z"/>
          <w:bCs/>
        </w:rPr>
      </w:pPr>
      <w:ins w:id="58" w:author="Parks, Robbie M" w:date="2018-06-23T15:02:00Z">
        <w:r>
          <w:rPr>
            <w:bCs/>
          </w:rPr>
          <w:t xml:space="preserve">As we have reported, </w:t>
        </w:r>
        <w:r w:rsidRPr="00830B87">
          <w:rPr>
            <w:bCs/>
          </w:rPr>
          <w:t>γ</w:t>
        </w:r>
        <w:r>
          <w:rPr>
            <w:bCs/>
          </w:rPr>
          <w:t xml:space="preserve"> is </w:t>
        </w:r>
        <w:proofErr w:type="gramStart"/>
        <w:r>
          <w:rPr>
            <w:bCs/>
          </w:rPr>
          <w:t>on the whole</w:t>
        </w:r>
        <w:proofErr w:type="gramEnd"/>
        <w:r>
          <w:rPr>
            <w:bCs/>
          </w:rPr>
          <w:t xml:space="preserve"> negative, with many </w:t>
        </w:r>
      </w:ins>
      <w:ins w:id="59" w:author="Parks, Robbie M" w:date="2018-06-23T15:03:00Z">
        <w:r w:rsidR="00A74C38">
          <w:rPr>
            <w:bCs/>
          </w:rPr>
          <w:t xml:space="preserve">seasonal signals of particular </w:t>
        </w:r>
      </w:ins>
      <w:ins w:id="60" w:author="Parks, Robbie M" w:date="2018-06-23T15:02:00Z">
        <w:r>
          <w:rPr>
            <w:bCs/>
          </w:rPr>
          <w:t>age groups</w:t>
        </w:r>
      </w:ins>
      <w:ins w:id="61" w:author="Parks, Robbie M" w:date="2018-06-23T15:03:00Z">
        <w:r w:rsidR="00A74C38">
          <w:rPr>
            <w:bCs/>
          </w:rPr>
          <w:t xml:space="preserve"> and causes of death decreasing in amplitude</w:t>
        </w:r>
      </w:ins>
    </w:p>
    <w:p w14:paraId="4BF93285" w14:textId="6E8B35F8" w:rsidR="006C6128" w:rsidRPr="00BD7CB1" w:rsidRDefault="006C6128" w:rsidP="006C6128">
      <w:pPr>
        <w:rPr>
          <w:ins w:id="62" w:author="Parks, Robbie M" w:date="2018-06-23T15:02:00Z"/>
          <w:bCs/>
        </w:rPr>
      </w:pPr>
      <w:ins w:id="63" w:author="Parks, Robbie M" w:date="2018-06-23T15:02:00Z">
        <w:r w:rsidRPr="00BD7CB1">
          <w:rPr>
            <w:bCs/>
          </w:rPr>
          <w:t xml:space="preserve"> </w:t>
        </w:r>
      </w:ins>
    </w:p>
    <w:p w14:paraId="3213E498" w14:textId="77777777" w:rsidR="006C6128" w:rsidRDefault="006C6128" w:rsidP="006C6128">
      <w:pPr>
        <w:rPr>
          <w:ins w:id="64" w:author="Parks, Robbie M" w:date="2018-06-23T15:03:00Z"/>
          <w:bCs/>
          <w:i/>
          <w:color w:val="FF0000"/>
        </w:rPr>
      </w:pPr>
      <w:ins w:id="65" w:author="Parks, Robbie M" w:date="2018-06-23T15:02:00Z">
        <w:r w:rsidRPr="00BD7CB1">
          <w:rPr>
            <w:bCs/>
            <w:i/>
            <w:color w:val="FF0000"/>
          </w:rPr>
          <w:t xml:space="preserve">- Does it look like all age groups have the same trend, with </w:t>
        </w:r>
        <w:proofErr w:type="spellStart"/>
        <w:r w:rsidRPr="00BD7CB1">
          <w:rPr>
            <w:bCs/>
            <w:i/>
            <w:color w:val="FF0000"/>
          </w:rPr>
          <w:t>γi</w:t>
        </w:r>
        <w:proofErr w:type="spellEnd"/>
        <w:r w:rsidRPr="00BD7CB1">
          <w:rPr>
            <w:bCs/>
            <w:i/>
            <w:color w:val="FF0000"/>
          </w:rPr>
          <w:t> = γ</w:t>
        </w:r>
        <w:r w:rsidRPr="00BD7CB1">
          <w:rPr>
            <w:rFonts w:ascii="Cambria Math" w:hAnsi="Cambria Math" w:cs="Cambria Math"/>
            <w:bCs/>
            <w:i/>
            <w:color w:val="FF0000"/>
          </w:rPr>
          <w:t>₀</w:t>
        </w:r>
        <w:r w:rsidRPr="00BD7CB1">
          <w:rPr>
            <w:bCs/>
            <w:i/>
            <w:color w:val="FF0000"/>
          </w:rPr>
          <w:t xml:space="preserve"> for all </w:t>
        </w:r>
        <w:proofErr w:type="spellStart"/>
        <w:r w:rsidRPr="00BD7CB1">
          <w:rPr>
            <w:bCs/>
            <w:i/>
            <w:color w:val="FF0000"/>
          </w:rPr>
          <w:t>i</w:t>
        </w:r>
        <w:proofErr w:type="spellEnd"/>
        <w:r w:rsidRPr="00BD7CB1">
          <w:rPr>
            <w:bCs/>
            <w:i/>
            <w:color w:val="FF0000"/>
          </w:rPr>
          <w:t xml:space="preserve">? </w:t>
        </w:r>
      </w:ins>
    </w:p>
    <w:p w14:paraId="3553D72F" w14:textId="77777777" w:rsidR="00A74C38" w:rsidRDefault="00A74C38" w:rsidP="006C6128">
      <w:pPr>
        <w:rPr>
          <w:ins w:id="66" w:author="Parks, Robbie M" w:date="2018-06-23T15:03:00Z"/>
          <w:bCs/>
          <w:i/>
          <w:color w:val="FF0000"/>
        </w:rPr>
      </w:pPr>
    </w:p>
    <w:p w14:paraId="6C73090D" w14:textId="72FD3E78" w:rsidR="00A74C38" w:rsidRPr="00A74C38" w:rsidRDefault="00A74C38" w:rsidP="006C6128">
      <w:pPr>
        <w:rPr>
          <w:ins w:id="67" w:author="Parks, Robbie M" w:date="2018-06-23T15:04:00Z"/>
          <w:bCs/>
          <w:color w:val="FF0000"/>
        </w:rPr>
      </w:pPr>
      <w:ins w:id="68" w:author="Parks, Robbie M" w:date="2018-06-23T15:04:00Z">
        <w:r w:rsidRPr="00BD7CB1">
          <w:rPr>
            <w:bCs/>
          </w:rPr>
          <w:t>γ</w:t>
        </w:r>
        <w:r>
          <w:rPr>
            <w:bCs/>
          </w:rPr>
          <w:t xml:space="preserve"> has distinct trends for each age group (Figure 4) …</w:t>
        </w:r>
      </w:ins>
    </w:p>
    <w:p w14:paraId="20EAD23B" w14:textId="77777777" w:rsidR="00A74C38" w:rsidRPr="00BD7CB1" w:rsidRDefault="00A74C38" w:rsidP="006C6128">
      <w:pPr>
        <w:rPr>
          <w:ins w:id="69" w:author="Parks, Robbie M" w:date="2018-06-23T15:02:00Z"/>
          <w:bCs/>
          <w:color w:val="FF0000"/>
        </w:rPr>
      </w:pPr>
    </w:p>
    <w:p w14:paraId="4035719D" w14:textId="77777777" w:rsidR="006C6128" w:rsidRDefault="006C6128" w:rsidP="006C6128">
      <w:pPr>
        <w:rPr>
          <w:ins w:id="70" w:author="Parks, Robbie M" w:date="2018-06-23T15:04:00Z"/>
          <w:bCs/>
          <w:i/>
          <w:color w:val="FF0000"/>
        </w:rPr>
      </w:pPr>
      <w:ins w:id="71" w:author="Parks, Robbie M" w:date="2018-06-23T15:02:00Z">
        <w:r w:rsidRPr="00BD7CB1">
          <w:rPr>
            <w:bCs/>
            <w:i/>
            <w:color w:val="FF0000"/>
          </w:rPr>
          <w:t xml:space="preserve">- Do all age groups have the same cycle, with αpi = αp0? </w:t>
        </w:r>
      </w:ins>
    </w:p>
    <w:p w14:paraId="785270B6" w14:textId="77777777" w:rsidR="00A74C38" w:rsidRDefault="00A74C38" w:rsidP="006C6128">
      <w:pPr>
        <w:rPr>
          <w:ins w:id="72" w:author="Parks, Robbie M" w:date="2018-06-23T15:04:00Z"/>
          <w:bCs/>
          <w:i/>
          <w:color w:val="FF0000"/>
        </w:rPr>
      </w:pPr>
    </w:p>
    <w:p w14:paraId="57BC4435" w14:textId="3003815F" w:rsidR="00A74C38" w:rsidRPr="00BD7CB1" w:rsidRDefault="00BD7CB1" w:rsidP="006C6128">
      <w:pPr>
        <w:rPr>
          <w:ins w:id="73" w:author="Parks, Robbie M" w:date="2018-06-23T15:04:00Z"/>
          <w:bCs/>
          <w:color w:val="FF0000"/>
        </w:rPr>
      </w:pPr>
      <w:ins w:id="74" w:author="Parks, Robbie M" w:date="2018-06-23T15:04:00Z">
        <w:r>
          <w:rPr>
            <w:bCs/>
            <w:color w:val="FF0000"/>
          </w:rPr>
          <w:t>Figure 3 also</w:t>
        </w:r>
        <w:r w:rsidR="00A74C38">
          <w:rPr>
            <w:bCs/>
            <w:color w:val="FF0000"/>
          </w:rPr>
          <w:t xml:space="preserve"> this question, with </w:t>
        </w:r>
      </w:ins>
      <w:ins w:id="75" w:author="Parks, Robbie M" w:date="2018-06-23T15:05:00Z">
        <w:r>
          <w:rPr>
            <w:bCs/>
            <w:color w:val="FF0000"/>
          </w:rPr>
          <w:t>distinct timings for causes of death by age-sex group.</w:t>
        </w:r>
      </w:ins>
    </w:p>
    <w:p w14:paraId="2EA7001E" w14:textId="77777777" w:rsidR="00A74C38" w:rsidRPr="00BD7CB1" w:rsidRDefault="00A74C38" w:rsidP="006C6128">
      <w:pPr>
        <w:rPr>
          <w:ins w:id="76" w:author="Parks, Robbie M" w:date="2018-06-23T15:02:00Z"/>
          <w:bCs/>
          <w:i/>
          <w:color w:val="FF0000"/>
        </w:rPr>
      </w:pPr>
    </w:p>
    <w:p w14:paraId="5D545812" w14:textId="77777777" w:rsidR="006C6128" w:rsidRDefault="006C6128" w:rsidP="006C6128">
      <w:pPr>
        <w:rPr>
          <w:ins w:id="77" w:author="Parks, Robbie M" w:date="2018-06-23T15:05:00Z"/>
          <w:bCs/>
          <w:i/>
          <w:color w:val="FF0000"/>
        </w:rPr>
      </w:pPr>
      <w:ins w:id="78" w:author="Parks, Robbie M" w:date="2018-06-23T15:02:00Z">
        <w:r w:rsidRPr="00BD7CB1">
          <w:rPr>
            <w:bCs/>
            <w:i/>
            <w:color w:val="FF0000"/>
          </w:rPr>
          <w:t xml:space="preserve">- Does γ vary by region (negative in cold-climate regions?) </w:t>
        </w:r>
      </w:ins>
    </w:p>
    <w:p w14:paraId="75E12625" w14:textId="77777777" w:rsidR="00B162ED" w:rsidRDefault="00B162ED" w:rsidP="006C6128">
      <w:pPr>
        <w:rPr>
          <w:ins w:id="79" w:author="Parks, Robbie M" w:date="2018-06-23T15:05:00Z"/>
          <w:bCs/>
          <w:i/>
          <w:color w:val="FF0000"/>
        </w:rPr>
      </w:pPr>
    </w:p>
    <w:p w14:paraId="07B7DE76" w14:textId="007542A6" w:rsidR="00B162ED" w:rsidRPr="00B162ED" w:rsidRDefault="00B162ED" w:rsidP="006C6128">
      <w:pPr>
        <w:rPr>
          <w:ins w:id="80" w:author="Parks, Robbie M" w:date="2018-06-23T15:05:00Z"/>
          <w:bCs/>
          <w:color w:val="FF0000"/>
        </w:rPr>
      </w:pPr>
      <w:ins w:id="81" w:author="Parks, Robbie M" w:date="2018-06-23T15:06:00Z">
        <w:r>
          <w:rPr>
            <w:bCs/>
            <w:color w:val="FF0000"/>
          </w:rPr>
          <w:t xml:space="preserve">Though not shown here, we have examined </w:t>
        </w:r>
        <w:proofErr w:type="spellStart"/>
        <w:r w:rsidRPr="00B162ED">
          <w:rPr>
            <w:bCs/>
            <w:rPrChange w:id="82" w:author="Parks, Robbie M" w:date="2018-06-23T15:06:00Z">
              <w:rPr>
                <w:bCs/>
                <w:i/>
              </w:rPr>
            </w:rPrChange>
          </w:rPr>
          <w:t>γ</w:t>
        </w:r>
        <w:r>
          <w:rPr>
            <w:bCs/>
          </w:rPr>
          <w:t>’s</w:t>
        </w:r>
        <w:proofErr w:type="spellEnd"/>
        <w:r>
          <w:rPr>
            <w:bCs/>
          </w:rPr>
          <w:t xml:space="preserve"> variation by climate region. &lt;&lt;COMMENT&gt;&gt;?</w:t>
        </w:r>
      </w:ins>
    </w:p>
    <w:p w14:paraId="74D3DC6F" w14:textId="77777777" w:rsidR="00B162ED" w:rsidRPr="00BD7CB1" w:rsidRDefault="00B162ED" w:rsidP="006C6128">
      <w:pPr>
        <w:rPr>
          <w:ins w:id="83" w:author="Parks, Robbie M" w:date="2018-06-23T15:02:00Z"/>
          <w:bCs/>
          <w:i/>
          <w:color w:val="FF0000"/>
        </w:rPr>
      </w:pPr>
    </w:p>
    <w:p w14:paraId="07C381AF" w14:textId="77777777" w:rsidR="006C6128" w:rsidRPr="00BD7CB1" w:rsidRDefault="006C6128" w:rsidP="006C6128">
      <w:pPr>
        <w:rPr>
          <w:ins w:id="84" w:author="Parks, Robbie M" w:date="2018-06-23T15:02:00Z"/>
          <w:bCs/>
          <w:i/>
        </w:rPr>
      </w:pPr>
      <w:ins w:id="85" w:author="Parks, Robbie M" w:date="2018-06-23T15:02:00Z">
        <w:r w:rsidRPr="00BD7CB1">
          <w:rPr>
            <w:bCs/>
            <w:i/>
          </w:rPr>
          <w:t xml:space="preserve">- Do the cycles, given by the α, vary by region or is a nation-wide cycle sufficient? </w:t>
        </w:r>
      </w:ins>
    </w:p>
    <w:p w14:paraId="63C77173" w14:textId="77777777" w:rsidR="006C6128" w:rsidRDefault="006C6128" w:rsidP="00E61AB2">
      <w:pPr>
        <w:rPr>
          <w:ins w:id="86" w:author="Parks, Robbie M" w:date="2018-06-23T15:06:00Z"/>
          <w:bCs/>
        </w:rPr>
      </w:pPr>
    </w:p>
    <w:p w14:paraId="107A2F0B" w14:textId="3A6B6C8C" w:rsidR="003E64B5" w:rsidRDefault="00B162ED" w:rsidP="00E61AB2">
      <w:pPr>
        <w:rPr>
          <w:ins w:id="87" w:author="Parks, Robbie M" w:date="2018-06-19T11:55:00Z"/>
          <w:bCs/>
        </w:rPr>
      </w:pPr>
      <w:ins w:id="88" w:author="Parks, Robbie M" w:date="2018-06-23T15:07:00Z">
        <w:r>
          <w:rPr>
            <w:bCs/>
          </w:rPr>
          <w:t xml:space="preserve">Figure 5 </w:t>
        </w:r>
        <w:proofErr w:type="spellStart"/>
        <w:r>
          <w:rPr>
            <w:bCs/>
          </w:rPr>
          <w:t>addersses</w:t>
        </w:r>
        <w:proofErr w:type="spellEnd"/>
        <w:r>
          <w:rPr>
            <w:bCs/>
          </w:rPr>
          <w:t xml:space="preserve"> this, showing that independent of region, timing of maximum and minimum mortality remains stable.</w:t>
        </w:r>
      </w:ins>
    </w:p>
    <w:p w14:paraId="089425C7" w14:textId="77777777" w:rsidR="003B6EF6" w:rsidRDefault="003B6EF6" w:rsidP="00E61AB2">
      <w:pPr>
        <w:rPr>
          <w:ins w:id="89" w:author="Parks, Robbie M" w:date="2018-06-19T11:55:00Z"/>
          <w:bCs/>
        </w:rPr>
      </w:pPr>
    </w:p>
    <w:p w14:paraId="3679E756" w14:textId="7E0C322A" w:rsidR="003B6EF6" w:rsidRPr="006C28FF" w:rsidRDefault="003E64B5" w:rsidP="00E61AB2">
      <w:pPr>
        <w:rPr>
          <w:bCs/>
        </w:rPr>
      </w:pPr>
      <w:ins w:id="90" w:author="Parks, Robbie M" w:date="2018-06-23T15:07:00Z">
        <w:r>
          <w:rPr>
            <w:bCs/>
          </w:rPr>
          <w:t>In addition, w</w:t>
        </w:r>
      </w:ins>
      <w:ins w:id="91" w:author="Parks, Robbie M" w:date="2018-06-19T11:55:00Z">
        <w:r w:rsidR="003B6EF6">
          <w:rPr>
            <w:bCs/>
          </w:rPr>
          <w:t xml:space="preserve">e have clarified our </w:t>
        </w:r>
      </w:ins>
      <w:ins w:id="92" w:author="Parks, Robbie M" w:date="2018-06-19T11:58:00Z">
        <w:r w:rsidR="001A0299">
          <w:rPr>
            <w:bCs/>
          </w:rPr>
          <w:t>method</w:t>
        </w:r>
      </w:ins>
      <w:ins w:id="93" w:author="Parks, Robbie M" w:date="2018-06-19T11:55:00Z">
        <w:r w:rsidR="003B6EF6">
          <w:rPr>
            <w:bCs/>
          </w:rPr>
          <w:t xml:space="preserve"> for </w:t>
        </w:r>
      </w:ins>
      <w:ins w:id="94" w:author="Parks, Robbie M" w:date="2018-06-19T11:58:00Z">
        <w:r w:rsidR="001A0299">
          <w:rPr>
            <w:bCs/>
          </w:rPr>
          <w:t>Figure 4</w:t>
        </w:r>
        <w:r w:rsidR="00BD42AC">
          <w:rPr>
            <w:bCs/>
          </w:rPr>
          <w:t xml:space="preserve"> in the revised manuscript</w:t>
        </w:r>
        <w:r w:rsidR="0029551D">
          <w:rPr>
            <w:bCs/>
          </w:rPr>
          <w:t xml:space="preserve">. We have also developed the alternative statistical model above </w:t>
        </w:r>
      </w:ins>
      <w:ins w:id="95" w:author="Parks, Robbie M" w:date="2018-06-19T12:03:00Z">
        <w:r w:rsidR="00064B61">
          <w:rPr>
            <w:bCs/>
          </w:rPr>
          <w:t xml:space="preserve">and include them </w:t>
        </w:r>
        <w:r w:rsidR="00593CF7">
          <w:rPr>
            <w:bCs/>
          </w:rPr>
          <w:t xml:space="preserve">as an alternative </w:t>
        </w:r>
        <w:r w:rsidR="00EE6E63">
          <w:rPr>
            <w:bCs/>
          </w:rPr>
          <w:t>method</w:t>
        </w:r>
        <w:r w:rsidR="00CA5747">
          <w:rPr>
            <w:bCs/>
          </w:rPr>
          <w:t>.</w:t>
        </w:r>
      </w:ins>
      <w:ins w:id="96" w:author="Parks, Robbie M" w:date="2018-06-19T12:44:00Z">
        <w:r w:rsidR="006D5AF5">
          <w:rPr>
            <w:bCs/>
          </w:rPr>
          <w:t xml:space="preserve"> We give the values of </w:t>
        </w:r>
        <w:r w:rsidR="006D5AF5" w:rsidRPr="006D5AF5">
          <w:rPr>
            <w:bCs/>
          </w:rPr>
          <w:t>γ</w:t>
        </w:r>
      </w:ins>
      <w:ins w:id="97" w:author="Parks, Robbie M" w:date="2018-06-19T12:45:00Z">
        <w:r w:rsidR="006D5AF5">
          <w:rPr>
            <w:bCs/>
          </w:rPr>
          <w:t xml:space="preserve"> with p-values</w:t>
        </w:r>
        <w:r w:rsidR="008A67DF">
          <w:rPr>
            <w:bCs/>
          </w:rPr>
          <w:t xml:space="preserve"> by age-sex</w:t>
        </w:r>
      </w:ins>
      <w:ins w:id="98" w:author="Parks, Robbie M" w:date="2018-06-20T00:53:00Z">
        <w:r w:rsidR="003D4EF9">
          <w:rPr>
            <w:bCs/>
          </w:rPr>
          <w:t>, though with our method we have not been able to obtain 95% confidence intervals</w:t>
        </w:r>
      </w:ins>
      <w:ins w:id="99" w:author="Parks, Robbie M" w:date="2018-06-19T12:45:00Z">
        <w:r w:rsidR="007C27B3">
          <w:rPr>
            <w:bCs/>
          </w:rPr>
          <w:t xml:space="preserve">. We have addressed the values of </w:t>
        </w:r>
        <w:r w:rsidR="007C27B3" w:rsidRPr="007C27B3">
          <w:rPr>
            <w:bCs/>
          </w:rPr>
          <w:t>α</w:t>
        </w:r>
      </w:ins>
      <w:ins w:id="100" w:author="Parks, Robbie M" w:date="2018-06-19T12:46:00Z">
        <w:r w:rsidR="007C27B3">
          <w:rPr>
            <w:bCs/>
          </w:rPr>
          <w:t xml:space="preserve"> in our centre of gravity analysis</w:t>
        </w:r>
        <w:r w:rsidR="00062159">
          <w:rPr>
            <w:bCs/>
          </w:rPr>
          <w:t>, the results of which we display in Figures 2 and 5.</w:t>
        </w:r>
      </w:ins>
      <w:ins w:id="101" w:author="Parks, Robbie M" w:date="2018-06-19T13:57:00Z">
        <w:r w:rsidR="001B4960">
          <w:rPr>
            <w:bCs/>
          </w:rPr>
          <w:t xml:space="preserve"> We also now include how </w:t>
        </w:r>
      </w:ins>
      <w:ins w:id="102" w:author="Parks, Robbie M" w:date="2018-06-19T13:58:00Z">
        <w:r w:rsidR="001B4960" w:rsidRPr="006D5AF5">
          <w:rPr>
            <w:bCs/>
          </w:rPr>
          <w:t>γ</w:t>
        </w:r>
        <w:r w:rsidR="001B4960">
          <w:rPr>
            <w:bCs/>
          </w:rPr>
          <w:t xml:space="preserve"> varies by region</w:t>
        </w:r>
      </w:ins>
      <w:ins w:id="103" w:author="Parks, Robbie M" w:date="2018-06-23T14:58:00Z">
        <w:r w:rsidR="000F1A2A">
          <w:rPr>
            <w:bCs/>
          </w:rPr>
          <w:t>, though there are issues with population size of</w:t>
        </w:r>
        <w:r w:rsidR="009C0FF5">
          <w:rPr>
            <w:bCs/>
          </w:rPr>
          <w:t xml:space="preserve"> the smaller climate regions, </w:t>
        </w:r>
        <w:proofErr w:type="gramStart"/>
        <w:r w:rsidR="009C0FF5">
          <w:rPr>
            <w:bCs/>
          </w:rPr>
          <w:t xml:space="preserve">especially </w:t>
        </w:r>
      </w:ins>
      <w:ins w:id="104" w:author="Parks, Robbie M" w:date="2018-06-19T13:58:00Z">
        <w:r w:rsidR="002713A8">
          <w:rPr>
            <w:bCs/>
          </w:rPr>
          <w:t>.</w:t>
        </w:r>
      </w:ins>
      <w:proofErr w:type="gramEnd"/>
    </w:p>
    <w:p w14:paraId="0F7E48C1" w14:textId="77777777" w:rsidR="00BD0E87" w:rsidRPr="00D02BB5" w:rsidRDefault="00BD0E87" w:rsidP="00E61AB2">
      <w:pPr>
        <w:rPr>
          <w:bCs/>
        </w:rPr>
      </w:pPr>
    </w:p>
    <w:p w14:paraId="274327B9" w14:textId="77777777" w:rsidR="00D02BB5" w:rsidRPr="00BD0E87" w:rsidRDefault="00D02BB5" w:rsidP="00E61AB2">
      <w:pPr>
        <w:rPr>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5657B042" w14:textId="3AA2AC9D" w:rsidR="00D02BB5" w:rsidDel="004809DF" w:rsidRDefault="00D02BB5" w:rsidP="00E61AB2">
      <w:pPr>
        <w:rPr>
          <w:del w:id="105" w:author="Parks, Robbie M" w:date="2018-06-19T11:40:00Z"/>
          <w:bCs/>
        </w:rPr>
      </w:pPr>
    </w:p>
    <w:p w14:paraId="22C7A7EC" w14:textId="77777777" w:rsidR="00FE41EF" w:rsidRDefault="00BD0E87" w:rsidP="00E61AB2">
      <w:pPr>
        <w:rPr>
          <w:ins w:id="106" w:author="Parks, Robbie M" w:date="2018-06-19T11:40:00Z"/>
          <w:bCs/>
        </w:rPr>
      </w:pPr>
      <w:del w:id="107" w:author="Parks, Robbie M" w:date="2018-06-19T11:40:00Z">
        <w:r w:rsidRPr="00BD0E87" w:rsidDel="004809DF">
          <w:rPr>
            <w:bCs/>
            <w:highlight w:val="yellow"/>
          </w:rPr>
          <w:delText>[[[to discuss how to answer but basically we should politely say, and add in the paper, the limitation of excess winter deaths]]]</w:delText>
        </w:r>
      </w:del>
    </w:p>
    <w:p w14:paraId="653CF824" w14:textId="2DFB824B" w:rsidR="00D719F8" w:rsidRPr="00416B08" w:rsidRDefault="00FE41EF" w:rsidP="00E61AB2">
      <w:pPr>
        <w:rPr>
          <w:bCs/>
        </w:rPr>
      </w:pPr>
      <w:ins w:id="108" w:author="Parks, Robbie M" w:date="2018-06-19T11:40:00Z">
        <w:r>
          <w:rPr>
            <w:bCs/>
          </w:rPr>
          <w:t>T</w:t>
        </w:r>
      </w:ins>
      <w:ins w:id="109" w:author="Parks, Robbie M" w:date="2018-06-19T11:30:00Z">
        <w:r w:rsidR="00416B08">
          <w:rPr>
            <w:bCs/>
          </w:rPr>
          <w:t xml:space="preserve">he number of </w:t>
        </w:r>
      </w:ins>
      <w:ins w:id="110" w:author="Parks, Robbie M" w:date="2018-06-19T11:29:00Z">
        <w:r w:rsidR="00416B08">
          <w:rPr>
            <w:bCs/>
          </w:rPr>
          <w:t>Excess Winter Deaths (EWDs)</w:t>
        </w:r>
      </w:ins>
      <w:ins w:id="111" w:author="Parks, Robbie M" w:date="2018-06-19T11:30:00Z">
        <w:r w:rsidR="00416B08">
          <w:rPr>
            <w:bCs/>
          </w:rPr>
          <w:t xml:space="preserve"> </w:t>
        </w:r>
      </w:ins>
      <w:ins w:id="112" w:author="Parks, Robbie M" w:date="2018-06-20T10:21:00Z">
        <w:r w:rsidR="0086284A">
          <w:rPr>
            <w:bCs/>
          </w:rPr>
          <w:t>can</w:t>
        </w:r>
      </w:ins>
      <w:ins w:id="113" w:author="Parks, Robbie M" w:date="2018-06-19T11:30:00Z">
        <w:r w:rsidR="00416B08">
          <w:rPr>
            <w:bCs/>
          </w:rPr>
          <w:t xml:space="preserve"> </w:t>
        </w:r>
      </w:ins>
      <w:ins w:id="114" w:author="Parks, Robbie M" w:date="2018-06-20T10:21:00Z">
        <w:r w:rsidR="0086284A">
          <w:rPr>
            <w:bCs/>
          </w:rPr>
          <w:t xml:space="preserve">be </w:t>
        </w:r>
      </w:ins>
      <w:ins w:id="115" w:author="Parks, Robbie M" w:date="2018-06-19T11:30:00Z">
        <w:r w:rsidR="00416B08">
          <w:rPr>
            <w:bCs/>
          </w:rPr>
          <w:t>a useful metric</w:t>
        </w:r>
      </w:ins>
      <w:ins w:id="116" w:author="Parks, Robbie M" w:date="2018-06-19T11:38:00Z">
        <w:r w:rsidR="00047EBE">
          <w:rPr>
            <w:bCs/>
          </w:rPr>
          <w:t xml:space="preserve"> for understanding the modifying effect of </w:t>
        </w:r>
      </w:ins>
      <w:ins w:id="117" w:author="Parks, Robbie M" w:date="2018-06-19T11:39:00Z">
        <w:r w:rsidR="000E6AE3">
          <w:rPr>
            <w:bCs/>
          </w:rPr>
          <w:t>season</w:t>
        </w:r>
      </w:ins>
      <w:ins w:id="118" w:author="Parks, Robbie M" w:date="2018-06-19T11:38:00Z">
        <w:r w:rsidR="000E6AE3">
          <w:rPr>
            <w:bCs/>
          </w:rPr>
          <w:t xml:space="preserve"> on mortality with a known peak in the winter</w:t>
        </w:r>
      </w:ins>
      <w:ins w:id="119" w:author="Parks, Robbie M" w:date="2018-06-19T11:30:00Z">
        <w:r>
          <w:rPr>
            <w:bCs/>
          </w:rPr>
          <w:t xml:space="preserve">. </w:t>
        </w:r>
      </w:ins>
      <w:ins w:id="120" w:author="Parks, Robbie M" w:date="2018-06-20T10:21:00Z">
        <w:r w:rsidR="0086284A">
          <w:rPr>
            <w:bCs/>
          </w:rPr>
          <w:t xml:space="preserve">However, </w:t>
        </w:r>
      </w:ins>
      <w:ins w:id="121" w:author="Parks, Robbie M" w:date="2018-06-19T11:30:00Z">
        <w:r w:rsidR="0086284A">
          <w:rPr>
            <w:bCs/>
          </w:rPr>
          <w:t>w</w:t>
        </w:r>
        <w:r w:rsidR="00416B08">
          <w:rPr>
            <w:bCs/>
          </w:rPr>
          <w:t xml:space="preserve">e have avoided </w:t>
        </w:r>
        <w:r w:rsidR="00416B08">
          <w:rPr>
            <w:bCs/>
            <w:i/>
          </w:rPr>
          <w:t xml:space="preserve">a priori </w:t>
        </w:r>
        <w:proofErr w:type="gramStart"/>
        <w:r w:rsidR="00416B08">
          <w:rPr>
            <w:bCs/>
          </w:rPr>
          <w:t xml:space="preserve">assuming </w:t>
        </w:r>
      </w:ins>
      <w:ins w:id="122" w:author="Parks, Robbie M" w:date="2018-06-19T11:31:00Z">
        <w:r w:rsidR="00EA2C8B">
          <w:rPr>
            <w:bCs/>
          </w:rPr>
          <w:t>that</w:t>
        </w:r>
        <w:proofErr w:type="gramEnd"/>
        <w:r w:rsidR="00EA2C8B">
          <w:rPr>
            <w:bCs/>
          </w:rPr>
          <w:t xml:space="preserve"> </w:t>
        </w:r>
      </w:ins>
      <w:ins w:id="123" w:author="Parks, Robbie M" w:date="2018-06-19T11:30:00Z">
        <w:r w:rsidR="00416B08">
          <w:rPr>
            <w:bCs/>
          </w:rPr>
          <w:t xml:space="preserve">any part of the year has a higher </w:t>
        </w:r>
      </w:ins>
      <w:ins w:id="124" w:author="Parks, Robbie M" w:date="2018-06-19T11:38:00Z">
        <w:r w:rsidR="00E34BAF">
          <w:rPr>
            <w:bCs/>
          </w:rPr>
          <w:t>number of deaths for a particular cause of death</w:t>
        </w:r>
      </w:ins>
      <w:ins w:id="125" w:author="Parks, Robbie M" w:date="2018-06-19T11:39:00Z">
        <w:r w:rsidR="00921858">
          <w:rPr>
            <w:bCs/>
          </w:rPr>
          <w:t xml:space="preserve">. Rather, we have </w:t>
        </w:r>
      </w:ins>
      <w:ins w:id="126" w:author="Parks, Robbie M" w:date="2018-06-19T11:40:00Z">
        <w:r w:rsidR="006F6866">
          <w:rPr>
            <w:bCs/>
          </w:rPr>
          <w:t xml:space="preserve">developed a method of techniques which </w:t>
        </w:r>
      </w:ins>
      <w:ins w:id="127" w:author="Parks, Robbie M" w:date="2018-06-19T11:44:00Z">
        <w:r w:rsidR="00CB2D04">
          <w:rPr>
            <w:bCs/>
          </w:rPr>
          <w:t xml:space="preserve">identify </w:t>
        </w:r>
        <w:r w:rsidR="00D5372C">
          <w:rPr>
            <w:bCs/>
          </w:rPr>
          <w:t>peak</w:t>
        </w:r>
        <w:r w:rsidR="00F915CF">
          <w:rPr>
            <w:bCs/>
          </w:rPr>
          <w:t xml:space="preserve"> mortality within the year</w:t>
        </w:r>
        <w:r w:rsidR="00510DF8">
          <w:rPr>
            <w:bCs/>
          </w:rPr>
          <w:t>.</w:t>
        </w:r>
      </w:ins>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w:t>
      </w:r>
      <w:proofErr w:type="gramStart"/>
      <w:r w:rsidRPr="00C14A58">
        <w:rPr>
          <w:b/>
          <w:bCs/>
        </w:rPr>
        <w:t>However</w:t>
      </w:r>
      <w:proofErr w:type="gramEnd"/>
      <w:r w:rsidRPr="00C14A58">
        <w:rPr>
          <w:b/>
          <w:bCs/>
        </w:rPr>
        <w:t xml:space="preserve"> no description was given of the characteristics of these regional areas other than subsequent information on temperatures. As pointed out there could be </w:t>
      </w:r>
      <w:proofErr w:type="gramStart"/>
      <w:r w:rsidRPr="00C14A58">
        <w:rPr>
          <w:b/>
          <w:bCs/>
        </w:rPr>
        <w:t>a number of</w:t>
      </w:r>
      <w:proofErr w:type="gramEnd"/>
      <w:r w:rsidRPr="00C14A58">
        <w:rPr>
          <w:b/>
          <w:bCs/>
        </w:rPr>
        <w:t xml:space="preserve"> factors that are important. I would expect some reference to their differing characteristics. </w:t>
      </w:r>
    </w:p>
    <w:p w14:paraId="2C5F846A" w14:textId="3FB26C5E" w:rsidR="00D02BB5" w:rsidRDefault="00D02BB5" w:rsidP="00E61AB2">
      <w:pPr>
        <w:rPr>
          <w:bCs/>
        </w:rPr>
      </w:pPr>
    </w:p>
    <w:p w14:paraId="3AF42731" w14:textId="2D6077DA" w:rsidR="00BD0E87" w:rsidRDefault="00BD0E87" w:rsidP="00E61AB2">
      <w:pPr>
        <w:rPr>
          <w:bCs/>
        </w:rPr>
      </w:pPr>
      <w:r>
        <w:rPr>
          <w:bCs/>
        </w:rPr>
        <w:lastRenderedPageBreak/>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ins w:id="128" w:author="Parks, Robbie M" w:date="2018-06-19T15:02:00Z">
        <w:r w:rsidR="00F13667">
          <w:rPr>
            <w:bCs/>
          </w:rPr>
          <w:t>8</w:t>
        </w:r>
      </w:ins>
      <w:ins w:id="129" w:author="Parks, Robbie M" w:date="2018-06-19T17:05:00Z">
        <w:r w:rsidR="00BA7F9D">
          <w:rPr>
            <w:bCs/>
          </w:rPr>
          <w:t xml:space="preserve"> and Table 2</w:t>
        </w:r>
      </w:ins>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p>
    <w:p w14:paraId="20951A94" w14:textId="176C2609" w:rsidR="006D1920" w:rsidRDefault="006D1920" w:rsidP="00E61AB2">
      <w:pPr>
        <w:rPr>
          <w:bCs/>
        </w:rPr>
      </w:pPr>
      <w:r>
        <w:rPr>
          <w:bCs/>
        </w:rPr>
        <w:t xml:space="preserve">We have added a table of descriptive statistics to give an overview of the number of deaths from each cause (Table </w:t>
      </w:r>
      <w:ins w:id="130" w:author="Parks, Robbie M" w:date="2018-06-19T12:03:00Z">
        <w:r w:rsidR="003E3683">
          <w:rPr>
            <w:bCs/>
          </w:rPr>
          <w:t>1</w:t>
        </w:r>
      </w:ins>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w:t>
      </w:r>
      <w:proofErr w:type="gramStart"/>
      <w:r w:rsidRPr="006D1920">
        <w:rPr>
          <w:b/>
          <w:bCs/>
        </w:rPr>
        <w:t>discussion</w:t>
      </w:r>
      <w:proofErr w:type="gramEnd"/>
      <w:r w:rsidRPr="006D1920">
        <w:rPr>
          <w:b/>
          <w:bCs/>
        </w:rPr>
        <w:t xml:space="preserve"> this in contrasted with findings from Europe where countries with a more temperate winter have, paradoxically, higher rates of excess winter mortality. </w:t>
      </w:r>
      <w:proofErr w:type="gramStart"/>
      <w:r w:rsidRPr="006D1920">
        <w:rPr>
          <w:b/>
          <w:bCs/>
        </w:rPr>
        <w:t>However</w:t>
      </w:r>
      <w:proofErr w:type="gramEnd"/>
      <w:r w:rsidRPr="006D1920">
        <w:rPr>
          <w:b/>
          <w:bCs/>
        </w:rPr>
        <w:t xml:space="preserve"> this is not an appropriate direct comparison, </w:t>
      </w:r>
      <w:commentRangeStart w:id="131"/>
      <w:commentRangeStart w:id="132"/>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131"/>
      <w:r w:rsidR="006D1920">
        <w:rPr>
          <w:rStyle w:val="CommentReference"/>
        </w:rPr>
        <w:commentReference w:id="131"/>
      </w:r>
      <w:commentRangeEnd w:id="132"/>
      <w:r w:rsidR="006A34F6">
        <w:rPr>
          <w:rStyle w:val="CommentReference"/>
        </w:rPr>
        <w:commentReference w:id="132"/>
      </w:r>
    </w:p>
    <w:p w14:paraId="0F608215" w14:textId="247FF14B" w:rsidR="00D02BB5" w:rsidRDefault="00D02BB5" w:rsidP="00E61AB2">
      <w:pPr>
        <w:rPr>
          <w:bCs/>
        </w:rPr>
      </w:pPr>
    </w:p>
    <w:p w14:paraId="1D7F736F" w14:textId="77777777" w:rsidR="0002089D" w:rsidRDefault="00BE0B8B" w:rsidP="0003425D">
      <w:pPr>
        <w:rPr>
          <w:ins w:id="133" w:author="Parks, Robbie M" w:date="2018-06-19T12:27:00Z"/>
          <w:bCs/>
        </w:rPr>
      </w:pPr>
      <w:ins w:id="134" w:author="Parks, Robbie M" w:date="2018-06-19T12:25:00Z">
        <w:r>
          <w:rPr>
            <w:bCs/>
          </w:rPr>
          <w:t>A fair comment and address</w:t>
        </w:r>
      </w:ins>
      <w:ins w:id="135" w:author="Parks, Robbie M" w:date="2018-06-19T12:27:00Z">
        <w:r w:rsidR="00554D06">
          <w:rPr>
            <w:bCs/>
          </w:rPr>
          <w:t xml:space="preserve">ed </w:t>
        </w:r>
      </w:ins>
      <w:ins w:id="136" w:author="Parks, Robbie M" w:date="2018-06-19T12:25:00Z">
        <w:r>
          <w:rPr>
            <w:bCs/>
          </w:rPr>
          <w:t xml:space="preserve">in the </w:t>
        </w:r>
      </w:ins>
      <w:ins w:id="137" w:author="Parks, Robbie M" w:date="2018-06-19T12:27:00Z">
        <w:r w:rsidR="00B71F4E">
          <w:rPr>
            <w:bCs/>
          </w:rPr>
          <w:t xml:space="preserve">revised manuscript in the </w:t>
        </w:r>
      </w:ins>
      <w:ins w:id="138" w:author="Parks, Robbie M" w:date="2018-06-19T12:25:00Z">
        <w:r w:rsidR="00B71F4E">
          <w:rPr>
            <w:bCs/>
          </w:rPr>
          <w:t>discussion</w:t>
        </w:r>
        <w:r>
          <w:rPr>
            <w:bCs/>
          </w:rPr>
          <w:t xml:space="preserve">. </w:t>
        </w:r>
      </w:ins>
    </w:p>
    <w:p w14:paraId="62437E46" w14:textId="77777777" w:rsidR="0002089D" w:rsidRDefault="0002089D" w:rsidP="0003425D">
      <w:pPr>
        <w:rPr>
          <w:ins w:id="139" w:author="Parks, Robbie M" w:date="2018-06-19T12:27:00Z"/>
          <w:bCs/>
        </w:rPr>
      </w:pPr>
    </w:p>
    <w:p w14:paraId="2ECC7E62" w14:textId="439ADAE0" w:rsidR="002E2D66" w:rsidRDefault="00BE0B8B" w:rsidP="0003425D">
      <w:pPr>
        <w:rPr>
          <w:ins w:id="140" w:author="Parks, Robbie M" w:date="2018-06-19T12:29:00Z"/>
          <w:bCs/>
        </w:rPr>
      </w:pPr>
      <w:ins w:id="141" w:author="Parks, Robbie M" w:date="2018-06-19T12:25:00Z">
        <w:r>
          <w:rPr>
            <w:bCs/>
          </w:rPr>
          <w:t>It is true that the papers referenced compare</w:t>
        </w:r>
      </w:ins>
      <w:ins w:id="142" w:author="Parks, Robbie M" w:date="2018-06-19T12:27:00Z">
        <w:r w:rsidR="0002089D">
          <w:rPr>
            <w:bCs/>
          </w:rPr>
          <w:t xml:space="preserve"> Excess Winter Death </w:t>
        </w:r>
      </w:ins>
      <w:ins w:id="143" w:author="Parks, Robbie M" w:date="2018-06-19T12:28:00Z">
        <w:r w:rsidR="0002089D">
          <w:rPr>
            <w:bCs/>
          </w:rPr>
          <w:t xml:space="preserve">Index (analogous to our generalised </w:t>
        </w:r>
        <w:r w:rsidR="008F3701">
          <w:rPr>
            <w:bCs/>
          </w:rPr>
          <w:t>percent difference between maximum and minimum mortality within a year)</w:t>
        </w:r>
      </w:ins>
      <w:ins w:id="144" w:author="Parks, Robbie M" w:date="2018-06-19T12:29:00Z">
        <w:r w:rsidR="00BF2BC7">
          <w:rPr>
            <w:bCs/>
          </w:rPr>
          <w:t xml:space="preserve"> to mean temperature rather than </w:t>
        </w:r>
        <w:r w:rsidR="002E2D66">
          <w:rPr>
            <w:bCs/>
          </w:rPr>
          <w:t xml:space="preserve">range of </w:t>
        </w:r>
      </w:ins>
      <w:ins w:id="145" w:author="Parks, Robbie M" w:date="2018-06-19T12:31:00Z">
        <w:r w:rsidR="00D0417B">
          <w:rPr>
            <w:bCs/>
          </w:rPr>
          <w:t>temperature</w:t>
        </w:r>
      </w:ins>
      <w:ins w:id="146" w:author="Parks, Robbie M" w:date="2018-06-19T12:26:00Z">
        <w:r w:rsidR="003A105F">
          <w:rPr>
            <w:bCs/>
          </w:rPr>
          <w:t>.</w:t>
        </w:r>
      </w:ins>
      <w:ins w:id="147" w:author="Parks, Robbie M" w:date="2018-06-19T12:32:00Z">
        <w:r w:rsidR="003A105F">
          <w:rPr>
            <w:bCs/>
          </w:rPr>
          <w:fldChar w:fldCharType="begin" w:fldLock="1"/>
        </w:r>
      </w:ins>
      <w:r w:rsidR="003A105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3A105F">
        <w:rPr>
          <w:bCs/>
        </w:rPr>
        <w:fldChar w:fldCharType="separate"/>
      </w:r>
      <w:r w:rsidR="003A105F" w:rsidRPr="003A105F">
        <w:rPr>
          <w:bCs/>
          <w:noProof/>
        </w:rPr>
        <w:t>(Fowler et al., 2015; Healy, 2003; McKee, 1989)</w:t>
      </w:r>
      <w:ins w:id="148" w:author="Parks, Robbie M" w:date="2018-06-19T12:32:00Z">
        <w:r w:rsidR="003A105F">
          <w:rPr>
            <w:bCs/>
          </w:rPr>
          <w:fldChar w:fldCharType="end"/>
        </w:r>
      </w:ins>
    </w:p>
    <w:p w14:paraId="435A1B9D" w14:textId="77777777" w:rsidR="002E2D66" w:rsidRDefault="002E2D66" w:rsidP="0003425D">
      <w:pPr>
        <w:rPr>
          <w:ins w:id="149" w:author="Parks, Robbie M" w:date="2018-06-19T12:29:00Z"/>
          <w:bCs/>
        </w:rPr>
      </w:pPr>
    </w:p>
    <w:p w14:paraId="7C6556B2" w14:textId="4EA657F9" w:rsidR="0003425D" w:rsidRDefault="001E05B9" w:rsidP="0003425D">
      <w:pPr>
        <w:rPr>
          <w:bCs/>
        </w:rPr>
      </w:pPr>
      <w:ins w:id="150" w:author="Parks, Robbie M" w:date="2018-06-19T12:26:00Z">
        <w:r>
          <w:rPr>
            <w:bCs/>
          </w:rPr>
          <w:t>We</w:t>
        </w:r>
      </w:ins>
      <w:ins w:id="151" w:author="Parks, Robbie M" w:date="2018-06-19T12:29:00Z">
        <w:r w:rsidR="007A515B">
          <w:rPr>
            <w:bCs/>
          </w:rPr>
          <w:t xml:space="preserve"> also</w:t>
        </w:r>
      </w:ins>
      <w:ins w:id="152" w:author="Parks, Robbie M" w:date="2018-06-19T12:26:00Z">
        <w:r>
          <w:rPr>
            <w:bCs/>
          </w:rPr>
          <w:t xml:space="preserve"> believe that it is valuable to compare the range of temperat</w:t>
        </w:r>
        <w:r w:rsidR="00E10B89">
          <w:rPr>
            <w:bCs/>
          </w:rPr>
          <w:t xml:space="preserve">ures with the percentage difference </w:t>
        </w:r>
      </w:ins>
      <w:ins w:id="153" w:author="Parks, Robbie M" w:date="2018-06-19T12:29:00Z">
        <w:r w:rsidR="00E10B89">
          <w:rPr>
            <w:bCs/>
          </w:rPr>
          <w:t>between maximum and minimum mortality</w:t>
        </w:r>
      </w:ins>
      <w:ins w:id="154" w:author="Parks, Robbie M" w:date="2018-06-19T12:26:00Z">
        <w:r w:rsidR="001B0CDA">
          <w:rPr>
            <w:bCs/>
          </w:rPr>
          <w:t>, as it can help identify whether temperature variation throughout the year i</w:t>
        </w:r>
        <w:r w:rsidR="00DB6C4C">
          <w:rPr>
            <w:bCs/>
          </w:rPr>
          <w:t xml:space="preserve">s a driver of </w:t>
        </w:r>
      </w:ins>
      <w:ins w:id="155" w:author="Parks, Robbie M" w:date="2018-06-19T12:30:00Z">
        <w:r w:rsidR="00EF43E7">
          <w:rPr>
            <w:bCs/>
          </w:rPr>
          <w:t>mo</w:t>
        </w:r>
        <w:r w:rsidR="00F37861">
          <w:rPr>
            <w:bCs/>
          </w:rPr>
          <w:t>rtality differences within year.</w:t>
        </w:r>
      </w:ins>
    </w:p>
    <w:p w14:paraId="0F878EA6" w14:textId="77777777" w:rsidR="006D1920" w:rsidRPr="00D02BB5" w:rsidRDefault="006D1920" w:rsidP="00E61AB2">
      <w:pPr>
        <w:rPr>
          <w:bCs/>
        </w:rPr>
      </w:pPr>
    </w:p>
    <w:p w14:paraId="7CC183C7" w14:textId="3F8E77AD" w:rsidR="006D1920" w:rsidRDefault="00D02BB5" w:rsidP="00E61AB2">
      <w:pPr>
        <w:rPr>
          <w:ins w:id="156" w:author="Parks, Robbie M" w:date="2018-06-20T10:34:00Z"/>
          <w:b/>
          <w:bCs/>
        </w:rPr>
      </w:pPr>
      <w:commentRangeStart w:id="157"/>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157"/>
      <w:r w:rsidR="006D1920">
        <w:rPr>
          <w:rStyle w:val="CommentReference"/>
        </w:rPr>
        <w:commentReference w:id="157"/>
      </w:r>
    </w:p>
    <w:p w14:paraId="154E6DC5" w14:textId="77777777" w:rsidR="006933C7" w:rsidRDefault="006933C7" w:rsidP="00E61AB2">
      <w:pPr>
        <w:rPr>
          <w:ins w:id="158" w:author="Parks, Robbie M" w:date="2018-06-20T10:34:00Z"/>
          <w:b/>
          <w:bCs/>
        </w:rPr>
      </w:pPr>
    </w:p>
    <w:p w14:paraId="0EA26DC6" w14:textId="6D24952D" w:rsidR="006933C7" w:rsidRPr="006933C7" w:rsidRDefault="006933C7" w:rsidP="00E61AB2">
      <w:pPr>
        <w:rPr>
          <w:bCs/>
        </w:rPr>
      </w:pPr>
      <w:ins w:id="159" w:author="Parks, Robbie M" w:date="2018-06-20T10:34:00Z">
        <w:r>
          <w:rPr>
            <w:bCs/>
          </w:rPr>
          <w:t>…</w:t>
        </w:r>
      </w:ins>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ins w:id="160" w:author="Parks, Robbie M" w:date="2018-06-20T10:34:00Z"/>
          <w:b/>
          <w:bCs/>
        </w:rPr>
      </w:pPr>
      <w:r w:rsidRPr="006D1920">
        <w:rPr>
          <w:b/>
          <w:bCs/>
        </w:rPr>
        <w:t>There are various grammatical issues in the manuscript, it could benefit from a further proof reading.</w:t>
      </w:r>
    </w:p>
    <w:p w14:paraId="2277DBA5" w14:textId="77777777" w:rsidR="00D779EA" w:rsidRDefault="00D779EA" w:rsidP="00E61AB2">
      <w:pPr>
        <w:rPr>
          <w:ins w:id="161" w:author="Parks, Robbie M" w:date="2018-06-20T10:34:00Z"/>
          <w:b/>
          <w:bCs/>
        </w:rPr>
      </w:pPr>
    </w:p>
    <w:p w14:paraId="5E5FB808" w14:textId="48197884" w:rsidR="00D02BB5" w:rsidRPr="00D779EA" w:rsidRDefault="00161467" w:rsidP="00E61AB2">
      <w:pPr>
        <w:rPr>
          <w:bCs/>
          <w:rPrChange w:id="162" w:author="Parks, Robbie M" w:date="2018-06-20T10:34:00Z">
            <w:rPr>
              <w:b/>
              <w:bCs/>
            </w:rPr>
          </w:rPrChange>
        </w:rPr>
      </w:pPr>
      <w:ins w:id="163" w:author="Parks, Robbie M" w:date="2018-06-20T10:34:00Z">
        <w:r>
          <w:rPr>
            <w:bCs/>
          </w:rPr>
          <w:t>Fair comment and w</w:t>
        </w:r>
        <w:r w:rsidR="00D779EA">
          <w:rPr>
            <w:bCs/>
          </w:rPr>
          <w:t>e have made a further proof reading.</w:t>
        </w:r>
      </w:ins>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w:t>
      </w:r>
      <w:proofErr w:type="gramStart"/>
      <w:r w:rsidRPr="006D1920">
        <w:rPr>
          <w:b/>
          <w:bCs/>
        </w:rPr>
        <w:t>example</w:t>
      </w:r>
      <w:proofErr w:type="gramEnd"/>
      <w:r w:rsidRPr="006D1920">
        <w:rPr>
          <w:b/>
          <w:bCs/>
        </w:rPr>
        <w:t xml:space="preserv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lastRenderedPageBreak/>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D2B6EDC" w:rsidR="005D48DC" w:rsidRDefault="005D48DC" w:rsidP="00E61AB2">
      <w:pPr>
        <w:rPr>
          <w:bCs/>
        </w:rPr>
      </w:pPr>
      <w:r>
        <w:rPr>
          <w:bCs/>
        </w:rPr>
        <w:t xml:space="preserve">We have reworded for clarity (P. </w:t>
      </w:r>
      <w:ins w:id="164" w:author="Parks, Robbie M" w:date="2018-06-20T10:22:00Z">
        <w:r w:rsidR="00B12DC1">
          <w:rPr>
            <w:bCs/>
          </w:rPr>
          <w:t>2</w:t>
        </w:r>
      </w:ins>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401D5090" w14:textId="6A7F20AB" w:rsidR="005D48DC" w:rsidRDefault="005D48DC" w:rsidP="00E61AB2">
      <w:pPr>
        <w:jc w:val="left"/>
        <w:rPr>
          <w:bCs/>
        </w:rPr>
      </w:pPr>
      <w:commentRangeStart w:id="165"/>
      <w:r>
        <w:rPr>
          <w:bCs/>
        </w:rPr>
        <w:t xml:space="preserve">We have reworded as suggested (P. </w:t>
      </w:r>
      <w:del w:id="166" w:author="Parks, Robbie M" w:date="2018-06-20T10:32:00Z">
        <w:r w:rsidDel="00D97DDE">
          <w:rPr>
            <w:bCs/>
          </w:rPr>
          <w:delText>XX</w:delText>
        </w:r>
      </w:del>
      <w:ins w:id="167" w:author="Parks, Robbie M" w:date="2018-06-20T10:32:00Z">
        <w:r w:rsidR="00D97DDE">
          <w:rPr>
            <w:bCs/>
          </w:rPr>
          <w:t>5,</w:t>
        </w:r>
      </w:ins>
      <w:ins w:id="168" w:author="Parks, Robbie M" w:date="2018-06-20T10:33:00Z">
        <w:r w:rsidR="00D97DDE">
          <w:rPr>
            <w:bCs/>
          </w:rPr>
          <w:t>9</w:t>
        </w:r>
      </w:ins>
      <w:r>
        <w:rPr>
          <w:bCs/>
        </w:rPr>
        <w:t>).</w:t>
      </w:r>
      <w:commentRangeEnd w:id="165"/>
      <w:r>
        <w:rPr>
          <w:rStyle w:val="CommentReference"/>
        </w:rPr>
        <w:commentReference w:id="165"/>
      </w:r>
    </w:p>
    <w:p w14:paraId="1DA4CF81" w14:textId="2A5954F7"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711AF3C5" w14:textId="481EEC67" w:rsidR="003A105F" w:rsidRPr="003A105F" w:rsidRDefault="008338F8" w:rsidP="003A105F">
      <w:pPr>
        <w:widowControl w:val="0"/>
        <w:autoSpaceDE w:val="0"/>
        <w:autoSpaceDN w:val="0"/>
        <w:adjustRightInd w:val="0"/>
        <w:ind w:left="480" w:hanging="480"/>
        <w:rPr>
          <w:rFonts w:eastAsia="Times New Roman" w:cs="Arial"/>
          <w:noProof/>
        </w:rPr>
      </w:pPr>
      <w:ins w:id="169" w:author="Parks, Robbie M" w:date="2018-06-19T10:09:00Z">
        <w:r>
          <w:rPr>
            <w:bCs/>
          </w:rPr>
          <w:fldChar w:fldCharType="begin" w:fldLock="1"/>
        </w:r>
        <w:r>
          <w:rPr>
            <w:bCs/>
          </w:rPr>
          <w:instrText xml:space="preserve">ADDIN Mendeley Bibliography CSL_BIBLIOGRAPHY </w:instrText>
        </w:r>
      </w:ins>
      <w:r>
        <w:rPr>
          <w:bCs/>
        </w:rPr>
        <w:fldChar w:fldCharType="separate"/>
      </w:r>
      <w:r w:rsidR="003A105F" w:rsidRPr="003A105F">
        <w:rPr>
          <w:rFonts w:eastAsia="Times New Roman" w:cs="Arial"/>
          <w:noProof/>
        </w:rPr>
        <w:t xml:space="preserve">Basu, R. (2009). High ambient temperature and mortality: a review of epidemiologic studies from 2001 to 2008. </w:t>
      </w:r>
      <w:r w:rsidR="003A105F" w:rsidRPr="003A105F">
        <w:rPr>
          <w:rFonts w:eastAsia="Times New Roman" w:cs="Arial"/>
          <w:i/>
          <w:iCs/>
          <w:noProof/>
        </w:rPr>
        <w:t>Environmental Health</w:t>
      </w:r>
      <w:r w:rsidR="003A105F" w:rsidRPr="003A105F">
        <w:rPr>
          <w:rFonts w:eastAsia="Times New Roman" w:cs="Arial"/>
          <w:noProof/>
        </w:rPr>
        <w:t xml:space="preserve">, </w:t>
      </w:r>
      <w:r w:rsidR="003A105F" w:rsidRPr="003A105F">
        <w:rPr>
          <w:rFonts w:eastAsia="Times New Roman" w:cs="Arial"/>
          <w:i/>
          <w:iCs/>
          <w:noProof/>
        </w:rPr>
        <w:t>8</w:t>
      </w:r>
      <w:r w:rsidR="003A105F" w:rsidRPr="003A105F">
        <w:rPr>
          <w:rFonts w:eastAsia="Times New Roman" w:cs="Arial"/>
          <w:noProof/>
        </w:rPr>
        <w:t>(1), 40. https://doi.org/10.1186/1476-069X-8-40</w:t>
      </w:r>
    </w:p>
    <w:p w14:paraId="3206D037"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Dominici, F., &amp; Samet, J. M. (2005). Temperature and mortality among the elderly in the United States: a comparison of epidemiologic methods. </w:t>
      </w:r>
      <w:r w:rsidRPr="003A105F">
        <w:rPr>
          <w:rFonts w:eastAsia="Times New Roman" w:cs="Arial"/>
          <w:i/>
          <w:iCs/>
          <w:noProof/>
        </w:rPr>
        <w:t>Epidemiology</w:t>
      </w:r>
      <w:r w:rsidRPr="003A105F">
        <w:rPr>
          <w:rFonts w:eastAsia="Times New Roman" w:cs="Arial"/>
          <w:noProof/>
        </w:rPr>
        <w:t xml:space="preserve">, </w:t>
      </w:r>
      <w:r w:rsidRPr="003A105F">
        <w:rPr>
          <w:rFonts w:eastAsia="Times New Roman" w:cs="Arial"/>
          <w:i/>
          <w:iCs/>
          <w:noProof/>
        </w:rPr>
        <w:t>16</w:t>
      </w:r>
      <w:r w:rsidRPr="003A105F">
        <w:rPr>
          <w:rFonts w:eastAsia="Times New Roman" w:cs="Arial"/>
          <w:noProof/>
        </w:rPr>
        <w:t>(1), 58–66. https://doi.org/00001648-200501000-00009 [pii]</w:t>
      </w:r>
    </w:p>
    <w:p w14:paraId="4A6EAD5D"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&amp; Samet, J. M. (2002). Relation between elevated ambient temperature and mortality: A review of the epidemiologic evidence. </w:t>
      </w:r>
      <w:r w:rsidRPr="003A105F">
        <w:rPr>
          <w:rFonts w:eastAsia="Times New Roman" w:cs="Arial"/>
          <w:i/>
          <w:iCs/>
          <w:noProof/>
        </w:rPr>
        <w:t>Epidemiologic Reviews</w:t>
      </w:r>
      <w:r w:rsidRPr="003A105F">
        <w:rPr>
          <w:rFonts w:eastAsia="Times New Roman" w:cs="Arial"/>
          <w:noProof/>
        </w:rPr>
        <w:t>. https://doi.org/10.1093/epirev/mxf007</w:t>
      </w:r>
    </w:p>
    <w:p w14:paraId="12FDAB65"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Bennett, J. E., Blangiardo, M., Fecht, D., Elliott, P., &amp; Ezzati, M. (2014). Vulnerability to the mortality effects of warm temperature in the districts of England and Wales. </w:t>
      </w:r>
      <w:r w:rsidRPr="003A105F">
        <w:rPr>
          <w:rFonts w:eastAsia="Times New Roman" w:cs="Arial"/>
          <w:i/>
          <w:iCs/>
          <w:noProof/>
        </w:rPr>
        <w:t>Nature Climate Change</w:t>
      </w:r>
      <w:r w:rsidRPr="003A105F">
        <w:rPr>
          <w:rFonts w:eastAsia="Times New Roman" w:cs="Arial"/>
          <w:noProof/>
        </w:rPr>
        <w:t xml:space="preserve">, </w:t>
      </w:r>
      <w:r w:rsidRPr="003A105F">
        <w:rPr>
          <w:rFonts w:eastAsia="Times New Roman" w:cs="Arial"/>
          <w:i/>
          <w:iCs/>
          <w:noProof/>
        </w:rPr>
        <w:t>4</w:t>
      </w:r>
      <w:r w:rsidRPr="003A105F">
        <w:rPr>
          <w:rFonts w:eastAsia="Times New Roman" w:cs="Arial"/>
          <w:noProof/>
        </w:rPr>
        <w:t>(4), 269–273. https://doi.org/10.1038/nclimate2123</w:t>
      </w:r>
    </w:p>
    <w:p w14:paraId="28A4F6AB"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Braga, A. L. F., Zanobetti, A., &amp; Schwartz, J. (2002). The effect of weather on respiratory and cardiovascular deaths in 12 U.S. cities. </w:t>
      </w:r>
      <w:r w:rsidRPr="003A105F">
        <w:rPr>
          <w:rFonts w:eastAsia="Times New Roman" w:cs="Arial"/>
          <w:i/>
          <w:iCs/>
          <w:noProof/>
        </w:rPr>
        <w:t>Environmental Health Perspectives</w:t>
      </w:r>
      <w:r w:rsidRPr="003A105F">
        <w:rPr>
          <w:rFonts w:eastAsia="Times New Roman" w:cs="Arial"/>
          <w:noProof/>
        </w:rPr>
        <w:t xml:space="preserve">, </w:t>
      </w:r>
      <w:r w:rsidRPr="003A105F">
        <w:rPr>
          <w:rFonts w:eastAsia="Times New Roman" w:cs="Arial"/>
          <w:i/>
          <w:iCs/>
          <w:noProof/>
        </w:rPr>
        <w:t>110</w:t>
      </w:r>
      <w:r w:rsidRPr="003A105F">
        <w:rPr>
          <w:rFonts w:eastAsia="Times New Roman" w:cs="Arial"/>
          <w:noProof/>
        </w:rPr>
        <w:t>(9), 859–863. https://doi.org/10.1289/ehp.02110859</w:t>
      </w:r>
    </w:p>
    <w:p w14:paraId="5B97C1B4"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Curriero, F. C., Heiner, K. S., Samet, J. M., Zeger, S. L., Strug, L., &amp; Patz, J. A. (2002). Temperature and mortality in 11 cities of the eastern United States. </w:t>
      </w:r>
      <w:r w:rsidRPr="003A105F">
        <w:rPr>
          <w:rFonts w:eastAsia="Times New Roman" w:cs="Arial"/>
          <w:i/>
          <w:iCs/>
          <w:noProof/>
        </w:rPr>
        <w:t>American Journal of Epidemiology</w:t>
      </w:r>
      <w:r w:rsidRPr="003A105F">
        <w:rPr>
          <w:rFonts w:eastAsia="Times New Roman" w:cs="Arial"/>
          <w:noProof/>
        </w:rPr>
        <w:t xml:space="preserve">, </w:t>
      </w:r>
      <w:r w:rsidRPr="003A105F">
        <w:rPr>
          <w:rFonts w:eastAsia="Times New Roman" w:cs="Arial"/>
          <w:i/>
          <w:iCs/>
          <w:noProof/>
        </w:rPr>
        <w:t>155</w:t>
      </w:r>
      <w:r w:rsidRPr="003A105F">
        <w:rPr>
          <w:rFonts w:eastAsia="Times New Roman" w:cs="Arial"/>
          <w:noProof/>
        </w:rPr>
        <w:t>(1), 80–87. https://doi.org/10.1093/aje/155.1.80</w:t>
      </w:r>
    </w:p>
    <w:p w14:paraId="67EF107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Dockery, D. W., Pope, C. A., Xu, X., Spengler, J. D., Ware, J. H., Fay, M. E., … Speizer, F. E. (1993). An association between air pollution and mortality in six U.S. cities. </w:t>
      </w:r>
      <w:r w:rsidRPr="003A105F">
        <w:rPr>
          <w:rFonts w:eastAsia="Times New Roman" w:cs="Arial"/>
          <w:i/>
          <w:iCs/>
          <w:noProof/>
        </w:rPr>
        <w:t>The New England Journal of Medicine</w:t>
      </w:r>
      <w:r w:rsidRPr="003A105F">
        <w:rPr>
          <w:rFonts w:eastAsia="Times New Roman" w:cs="Arial"/>
          <w:noProof/>
        </w:rPr>
        <w:t xml:space="preserve">, </w:t>
      </w:r>
      <w:r w:rsidRPr="003A105F">
        <w:rPr>
          <w:rFonts w:eastAsia="Times New Roman" w:cs="Arial"/>
          <w:i/>
          <w:iCs/>
          <w:noProof/>
        </w:rPr>
        <w:t>329</w:t>
      </w:r>
      <w:r w:rsidRPr="003A105F">
        <w:rPr>
          <w:rFonts w:eastAsia="Times New Roman" w:cs="Arial"/>
          <w:noProof/>
        </w:rPr>
        <w:t>(24), 1753–9. https://doi.org/10.1056/NEJM199312093292401</w:t>
      </w:r>
    </w:p>
    <w:p w14:paraId="5956E17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Fowler, T., Southgate, R. J., Waite, T., Harrell, R., Kovats, S., Bone, A., … Murray, V. (2015). Excess winter deaths in Europe: A multi-country descriptive analysis. </w:t>
      </w:r>
      <w:r w:rsidRPr="003A105F">
        <w:rPr>
          <w:rFonts w:eastAsia="Times New Roman" w:cs="Arial"/>
          <w:i/>
          <w:iCs/>
          <w:noProof/>
        </w:rPr>
        <w:t>European Journal of Public Health</w:t>
      </w:r>
      <w:r w:rsidRPr="003A105F">
        <w:rPr>
          <w:rFonts w:eastAsia="Times New Roman" w:cs="Arial"/>
          <w:noProof/>
        </w:rPr>
        <w:t xml:space="preserve">, </w:t>
      </w:r>
      <w:r w:rsidRPr="003A105F">
        <w:rPr>
          <w:rFonts w:eastAsia="Times New Roman" w:cs="Arial"/>
          <w:i/>
          <w:iCs/>
          <w:noProof/>
        </w:rPr>
        <w:t>25</w:t>
      </w:r>
      <w:r w:rsidRPr="003A105F">
        <w:rPr>
          <w:rFonts w:eastAsia="Times New Roman" w:cs="Arial"/>
          <w:noProof/>
        </w:rPr>
        <w:t>(2), 339–345. https://doi.org/10.1093/eurpub/cku073</w:t>
      </w:r>
    </w:p>
    <w:p w14:paraId="7515972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3A105F">
        <w:rPr>
          <w:rFonts w:eastAsia="Times New Roman" w:cs="Arial"/>
          <w:i/>
          <w:iCs/>
          <w:noProof/>
        </w:rPr>
        <w:t>The Lancet</w:t>
      </w:r>
      <w:r w:rsidRPr="003A105F">
        <w:rPr>
          <w:rFonts w:eastAsia="Times New Roman" w:cs="Arial"/>
          <w:noProof/>
        </w:rPr>
        <w:t xml:space="preserve">, </w:t>
      </w:r>
      <w:r w:rsidRPr="003A105F">
        <w:rPr>
          <w:rFonts w:eastAsia="Times New Roman" w:cs="Arial"/>
          <w:i/>
          <w:iCs/>
          <w:noProof/>
        </w:rPr>
        <w:t>386</w:t>
      </w:r>
      <w:r w:rsidRPr="003A105F">
        <w:rPr>
          <w:rFonts w:eastAsia="Times New Roman" w:cs="Arial"/>
          <w:noProof/>
        </w:rPr>
        <w:t>(9991), 369–375. https://doi.org/10.1016/S0140-6736(14)62114-0</w:t>
      </w:r>
    </w:p>
    <w:p w14:paraId="5855BBF1"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Healy, J. D. (2003). Excess winter mortality in Europe: A cross country analysis identifying key risk factors. </w:t>
      </w:r>
      <w:r w:rsidRPr="003A105F">
        <w:rPr>
          <w:rFonts w:eastAsia="Times New Roman" w:cs="Arial"/>
          <w:i/>
          <w:iCs/>
          <w:noProof/>
        </w:rPr>
        <w:t>Journal of Epidemiology and Community Health</w:t>
      </w:r>
      <w:r w:rsidRPr="003A105F">
        <w:rPr>
          <w:rFonts w:eastAsia="Times New Roman" w:cs="Arial"/>
          <w:noProof/>
        </w:rPr>
        <w:t xml:space="preserve">, </w:t>
      </w:r>
      <w:r w:rsidRPr="003A105F">
        <w:rPr>
          <w:rFonts w:eastAsia="Times New Roman" w:cs="Arial"/>
          <w:i/>
          <w:iCs/>
          <w:noProof/>
        </w:rPr>
        <w:t>57</w:t>
      </w:r>
      <w:r w:rsidRPr="003A105F">
        <w:rPr>
          <w:rFonts w:eastAsia="Times New Roman" w:cs="Arial"/>
          <w:noProof/>
        </w:rPr>
        <w:t>(10), 784–789. https://doi.org/10.1136/jech.57.10.784</w:t>
      </w:r>
    </w:p>
    <w:p w14:paraId="6C17ECA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Hoek, G., Krishnan, R. M., Beelen, R., Peters, A., Ostro, B., Brunekreef, B., &amp; Kaufman, J. D. (2013). Long-term air pollution exposure and cardio- respiratory mortality: a review. </w:t>
      </w:r>
      <w:r w:rsidRPr="003A105F">
        <w:rPr>
          <w:rFonts w:eastAsia="Times New Roman" w:cs="Arial"/>
          <w:i/>
          <w:iCs/>
          <w:noProof/>
        </w:rPr>
        <w:t>Environmental Health</w:t>
      </w:r>
      <w:r w:rsidRPr="003A105F">
        <w:rPr>
          <w:rFonts w:eastAsia="Times New Roman" w:cs="Arial"/>
          <w:noProof/>
        </w:rPr>
        <w:t xml:space="preserve">, </w:t>
      </w:r>
      <w:r w:rsidRPr="003A105F">
        <w:rPr>
          <w:rFonts w:eastAsia="Times New Roman" w:cs="Arial"/>
          <w:i/>
          <w:iCs/>
          <w:noProof/>
        </w:rPr>
        <w:t>12</w:t>
      </w:r>
      <w:r w:rsidRPr="003A105F">
        <w:rPr>
          <w:rFonts w:eastAsia="Times New Roman" w:cs="Arial"/>
          <w:noProof/>
        </w:rPr>
        <w:t>(1), 43. https://doi.org/10.1186/1476-069X-12-43</w:t>
      </w:r>
    </w:p>
    <w:p w14:paraId="6CDFD12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McKee, C. M. (1989). Deaths in winter: Can Britain learn from Europe? </w:t>
      </w:r>
      <w:r w:rsidRPr="003A105F">
        <w:rPr>
          <w:rFonts w:eastAsia="Times New Roman" w:cs="Arial"/>
          <w:i/>
          <w:iCs/>
          <w:noProof/>
        </w:rPr>
        <w:t>European Journal of Epidemiology</w:t>
      </w:r>
      <w:r w:rsidRPr="003A105F">
        <w:rPr>
          <w:rFonts w:eastAsia="Times New Roman" w:cs="Arial"/>
          <w:noProof/>
        </w:rPr>
        <w:t xml:space="preserve">, </w:t>
      </w:r>
      <w:r w:rsidRPr="003A105F">
        <w:rPr>
          <w:rFonts w:eastAsia="Times New Roman" w:cs="Arial"/>
          <w:i/>
          <w:iCs/>
          <w:noProof/>
        </w:rPr>
        <w:t>5</w:t>
      </w:r>
      <w:r w:rsidRPr="003A105F">
        <w:rPr>
          <w:rFonts w:eastAsia="Times New Roman" w:cs="Arial"/>
          <w:noProof/>
        </w:rPr>
        <w:t>(2), 178–182. https://doi.org/10.1007/BF00156826</w:t>
      </w:r>
    </w:p>
    <w:p w14:paraId="6167045A" w14:textId="77777777" w:rsidR="003A105F" w:rsidRPr="003A105F" w:rsidRDefault="003A105F" w:rsidP="003A105F">
      <w:pPr>
        <w:widowControl w:val="0"/>
        <w:autoSpaceDE w:val="0"/>
        <w:autoSpaceDN w:val="0"/>
        <w:adjustRightInd w:val="0"/>
        <w:ind w:left="480" w:hanging="480"/>
        <w:rPr>
          <w:rFonts w:cs="Arial"/>
          <w:noProof/>
        </w:rPr>
      </w:pPr>
      <w:r w:rsidRPr="003A105F">
        <w:rPr>
          <w:rFonts w:eastAsia="Times New Roman" w:cs="Arial"/>
          <w:noProof/>
        </w:rPr>
        <w:t xml:space="preserve">Pope, C. A., Burnett, R. T., Thun, M. J., Calle, E. E., Krewski, D., Ito, K., &amp; Thurston, G. D. (2002). Lung cancer, cardiopulmonary mortality, and long-term exposure to fine particulate air pollution. </w:t>
      </w:r>
      <w:r w:rsidRPr="003A105F">
        <w:rPr>
          <w:rFonts w:eastAsia="Times New Roman" w:cs="Arial"/>
          <w:i/>
          <w:iCs/>
          <w:noProof/>
        </w:rPr>
        <w:t>JAMA</w:t>
      </w:r>
      <w:r w:rsidRPr="003A105F">
        <w:rPr>
          <w:rFonts w:eastAsia="Times New Roman" w:cs="Arial"/>
          <w:noProof/>
        </w:rPr>
        <w:t xml:space="preserve">, </w:t>
      </w:r>
      <w:r w:rsidRPr="003A105F">
        <w:rPr>
          <w:rFonts w:eastAsia="Times New Roman" w:cs="Arial"/>
          <w:i/>
          <w:iCs/>
          <w:noProof/>
        </w:rPr>
        <w:t>287</w:t>
      </w:r>
      <w:r w:rsidRPr="003A105F">
        <w:rPr>
          <w:rFonts w:eastAsia="Times New Roman" w:cs="Arial"/>
          <w:noProof/>
        </w:rPr>
        <w:t>(9), 1132–1141. https://doi.org/joc11435 [pii]</w:t>
      </w:r>
    </w:p>
    <w:p w14:paraId="094A715E" w14:textId="40A2FFA7" w:rsidR="00B11CF3" w:rsidRDefault="008338F8" w:rsidP="003A105F">
      <w:pPr>
        <w:widowControl w:val="0"/>
        <w:autoSpaceDE w:val="0"/>
        <w:autoSpaceDN w:val="0"/>
        <w:adjustRightInd w:val="0"/>
        <w:ind w:left="480" w:hanging="480"/>
        <w:rPr>
          <w:bCs/>
        </w:rPr>
      </w:pPr>
      <w:ins w:id="170" w:author="Parks, Robbie M" w:date="2018-06-19T10:09:00Z">
        <w:r>
          <w:rPr>
            <w:bCs/>
          </w:rPr>
          <w:fldChar w:fldCharType="end"/>
        </w:r>
      </w:ins>
    </w:p>
    <w:p w14:paraId="4EAA7E9B" w14:textId="49093075"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6-10T07:33:00Z" w:initials="EM">
    <w:p w14:paraId="0477AA77" w14:textId="3B58C657" w:rsidR="00BD0E87" w:rsidRDefault="00BD0E87">
      <w:pPr>
        <w:pStyle w:val="CommentText"/>
      </w:pPr>
      <w:r>
        <w:rPr>
          <w:rStyle w:val="CommentReference"/>
        </w:rPr>
        <w:annotationRef/>
      </w:r>
      <w:r>
        <w:t>To only do just before upload</w:t>
      </w:r>
    </w:p>
  </w:comment>
  <w:comment w:id="15" w:author="Ezzati, Majid" w:date="2018-06-10T07:27:00Z" w:initials="EM">
    <w:p w14:paraId="398D1882" w14:textId="38EF02EC" w:rsidR="00BD0E87" w:rsidRDefault="00BD0E87">
      <w:pPr>
        <w:pStyle w:val="CommentText"/>
      </w:pPr>
      <w:r>
        <w:rPr>
          <w:rStyle w:val="CommentReference"/>
        </w:rPr>
        <w:annotationRef/>
      </w:r>
      <w:r>
        <w:t>Let’s discuss</w:t>
      </w:r>
    </w:p>
  </w:comment>
  <w:comment w:id="131" w:author="Ezzati, Majid" w:date="2018-06-10T07:43:00Z" w:initials="EM">
    <w:p w14:paraId="64D73916" w14:textId="3D308233" w:rsidR="006D1920" w:rsidRDefault="006D1920">
      <w:pPr>
        <w:pStyle w:val="CommentText"/>
      </w:pPr>
      <w:r>
        <w:rPr>
          <w:rStyle w:val="CommentReference"/>
        </w:rPr>
        <w:annotationRef/>
      </w:r>
      <w:r>
        <w:t>To discuss</w:t>
      </w:r>
    </w:p>
  </w:comment>
  <w:comment w:id="132" w:author="Parks, Robbie M" w:date="2018-06-20T10:21:00Z" w:initials="PRM">
    <w:p w14:paraId="2600CF00" w14:textId="331C9879" w:rsidR="006A34F6" w:rsidRDefault="006A34F6">
      <w:pPr>
        <w:pStyle w:val="CommentText"/>
      </w:pPr>
      <w:r>
        <w:rPr>
          <w:rStyle w:val="CommentReference"/>
        </w:rPr>
        <w:annotationRef/>
      </w:r>
      <w:r>
        <w:t>Hopefully answered below</w:t>
      </w:r>
    </w:p>
  </w:comment>
  <w:comment w:id="157" w:author="Ezzati, Majid" w:date="2018-06-10T07:43:00Z" w:initials="EM">
    <w:p w14:paraId="69A8DACE" w14:textId="5876AA15" w:rsidR="006D1920" w:rsidRDefault="006D1920">
      <w:pPr>
        <w:pStyle w:val="CommentText"/>
      </w:pPr>
      <w:r>
        <w:rPr>
          <w:rStyle w:val="CommentReference"/>
        </w:rPr>
        <w:annotationRef/>
      </w:r>
      <w:r>
        <w:t xml:space="preserve">We can probably take out the </w:t>
      </w:r>
      <w:proofErr w:type="spellStart"/>
      <w:r>
        <w:t>ps</w:t>
      </w:r>
      <w:proofErr w:type="spellEnd"/>
      <w:r>
        <w:t xml:space="preserve"> but to discuss again</w:t>
      </w:r>
    </w:p>
  </w:comment>
  <w:comment w:id="165" w:author="Ezzati, Majid" w:date="2018-06-10T07:46:00Z" w:initials="EM">
    <w:p w14:paraId="5BB52230" w14:textId="202E0406" w:rsidR="005D48DC" w:rsidRDefault="005D48DC">
      <w:pPr>
        <w:pStyle w:val="CommentText"/>
      </w:pPr>
      <w:r>
        <w:rPr>
          <w:rStyle w:val="CommentReference"/>
        </w:rPr>
        <w:annotationRef/>
      </w:r>
      <w:r>
        <w:t xml:space="preserve"> To do??</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477AA77" w15:done="0"/>
  <w15:commentEx w15:paraId="398D1882" w15:done="0"/>
  <w15:commentEx w15:paraId="64D73916" w15:done="0"/>
  <w15:commentEx w15:paraId="2600CF00" w15:paraIdParent="64D73916" w15:done="0"/>
  <w15:commentEx w15:paraId="69A8DACE" w15:done="0"/>
  <w15:commentEx w15:paraId="5BB5223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E49D84" w14:textId="77777777" w:rsidR="00706495" w:rsidRDefault="00706495">
      <w:r>
        <w:separator/>
      </w:r>
    </w:p>
  </w:endnote>
  <w:endnote w:type="continuationSeparator" w:id="0">
    <w:p w14:paraId="790999CC" w14:textId="77777777" w:rsidR="00706495" w:rsidRDefault="00706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713A14A" w:rsidR="005530AF" w:rsidRDefault="005530AF">
    <w:pPr>
      <w:pStyle w:val="Footer"/>
      <w:jc w:val="right"/>
    </w:pPr>
    <w:r>
      <w:fldChar w:fldCharType="begin"/>
    </w:r>
    <w:r>
      <w:instrText xml:space="preserve"> PAGE   \* MERGEFORMAT </w:instrText>
    </w:r>
    <w:r>
      <w:fldChar w:fldCharType="separate"/>
    </w:r>
    <w:r w:rsidR="00EF755D">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A496FD7" w:rsidR="005530AF" w:rsidRDefault="005530AF">
    <w:pPr>
      <w:pStyle w:val="Footer"/>
      <w:jc w:val="right"/>
    </w:pPr>
    <w:r>
      <w:fldChar w:fldCharType="begin"/>
    </w:r>
    <w:r>
      <w:instrText xml:space="preserve"> PAGE   \* MERGEFORMAT </w:instrText>
    </w:r>
    <w:r>
      <w:fldChar w:fldCharType="separate"/>
    </w:r>
    <w:r w:rsidR="00A74C38">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EB1917" w14:textId="77777777" w:rsidR="00706495" w:rsidRDefault="00706495">
      <w:r>
        <w:separator/>
      </w:r>
    </w:p>
  </w:footnote>
  <w:footnote w:type="continuationSeparator" w:id="0">
    <w:p w14:paraId="0A88F9E3" w14:textId="77777777" w:rsidR="00706495" w:rsidRDefault="0070649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794B"/>
    <w:rsid w:val="00010AD3"/>
    <w:rsid w:val="00012ABC"/>
    <w:rsid w:val="00013234"/>
    <w:rsid w:val="00014357"/>
    <w:rsid w:val="00015362"/>
    <w:rsid w:val="0002089D"/>
    <w:rsid w:val="000231F9"/>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744D"/>
    <w:rsid w:val="0007048D"/>
    <w:rsid w:val="00070D01"/>
    <w:rsid w:val="0007116F"/>
    <w:rsid w:val="0007122D"/>
    <w:rsid w:val="00071233"/>
    <w:rsid w:val="000715F0"/>
    <w:rsid w:val="00071CBE"/>
    <w:rsid w:val="00071F8E"/>
    <w:rsid w:val="00072C85"/>
    <w:rsid w:val="0007397B"/>
    <w:rsid w:val="00080F56"/>
    <w:rsid w:val="00084C94"/>
    <w:rsid w:val="00085041"/>
    <w:rsid w:val="00086E7F"/>
    <w:rsid w:val="00087C9A"/>
    <w:rsid w:val="00090E06"/>
    <w:rsid w:val="0009101C"/>
    <w:rsid w:val="000931A3"/>
    <w:rsid w:val="00093B7C"/>
    <w:rsid w:val="0009647D"/>
    <w:rsid w:val="000A14BA"/>
    <w:rsid w:val="000A1A24"/>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1D82"/>
    <w:rsid w:val="00152637"/>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75A4"/>
    <w:rsid w:val="001D7FCE"/>
    <w:rsid w:val="001E05B9"/>
    <w:rsid w:val="001E27A0"/>
    <w:rsid w:val="001E4B36"/>
    <w:rsid w:val="001E51F6"/>
    <w:rsid w:val="001E614A"/>
    <w:rsid w:val="001E6A81"/>
    <w:rsid w:val="001E6B2A"/>
    <w:rsid w:val="001E7319"/>
    <w:rsid w:val="001E7347"/>
    <w:rsid w:val="001F11A9"/>
    <w:rsid w:val="001F22CD"/>
    <w:rsid w:val="001F351C"/>
    <w:rsid w:val="001F3A6B"/>
    <w:rsid w:val="001F3F6B"/>
    <w:rsid w:val="001F5F6B"/>
    <w:rsid w:val="001F6953"/>
    <w:rsid w:val="001F798F"/>
    <w:rsid w:val="0020003C"/>
    <w:rsid w:val="002041A9"/>
    <w:rsid w:val="00205AF4"/>
    <w:rsid w:val="00211726"/>
    <w:rsid w:val="0021362D"/>
    <w:rsid w:val="00216EA9"/>
    <w:rsid w:val="00221765"/>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C71"/>
    <w:rsid w:val="0026293E"/>
    <w:rsid w:val="00262B01"/>
    <w:rsid w:val="00264445"/>
    <w:rsid w:val="00264D41"/>
    <w:rsid w:val="00266484"/>
    <w:rsid w:val="0026756F"/>
    <w:rsid w:val="002713A8"/>
    <w:rsid w:val="002722C5"/>
    <w:rsid w:val="00272833"/>
    <w:rsid w:val="00274528"/>
    <w:rsid w:val="00274B7A"/>
    <w:rsid w:val="00275B0A"/>
    <w:rsid w:val="00276EC5"/>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252E"/>
    <w:rsid w:val="002D387D"/>
    <w:rsid w:val="002D4A87"/>
    <w:rsid w:val="002D5257"/>
    <w:rsid w:val="002D5C2F"/>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4B7A"/>
    <w:rsid w:val="004D26D5"/>
    <w:rsid w:val="004D3C0A"/>
    <w:rsid w:val="004D4DF2"/>
    <w:rsid w:val="004E0219"/>
    <w:rsid w:val="004E06CF"/>
    <w:rsid w:val="004E1B43"/>
    <w:rsid w:val="004E25DB"/>
    <w:rsid w:val="004E288C"/>
    <w:rsid w:val="004E579A"/>
    <w:rsid w:val="004E6B04"/>
    <w:rsid w:val="004E7EC2"/>
    <w:rsid w:val="004F41BB"/>
    <w:rsid w:val="004F5471"/>
    <w:rsid w:val="0050038B"/>
    <w:rsid w:val="00501010"/>
    <w:rsid w:val="005014D1"/>
    <w:rsid w:val="005033D5"/>
    <w:rsid w:val="0050414B"/>
    <w:rsid w:val="00510DF8"/>
    <w:rsid w:val="00511B1C"/>
    <w:rsid w:val="005123A3"/>
    <w:rsid w:val="005145C7"/>
    <w:rsid w:val="00517058"/>
    <w:rsid w:val="00522DCB"/>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1017"/>
    <w:rsid w:val="005C13E1"/>
    <w:rsid w:val="005C152F"/>
    <w:rsid w:val="005C24B8"/>
    <w:rsid w:val="005C2C56"/>
    <w:rsid w:val="005C6655"/>
    <w:rsid w:val="005C67E1"/>
    <w:rsid w:val="005C7685"/>
    <w:rsid w:val="005D144A"/>
    <w:rsid w:val="005D2376"/>
    <w:rsid w:val="005D242F"/>
    <w:rsid w:val="005D37C3"/>
    <w:rsid w:val="005D48DC"/>
    <w:rsid w:val="005D524A"/>
    <w:rsid w:val="005E019B"/>
    <w:rsid w:val="005E3524"/>
    <w:rsid w:val="005E4BE2"/>
    <w:rsid w:val="005F05FD"/>
    <w:rsid w:val="005F18B1"/>
    <w:rsid w:val="005F5659"/>
    <w:rsid w:val="005F5F6B"/>
    <w:rsid w:val="005F667E"/>
    <w:rsid w:val="005F7C6C"/>
    <w:rsid w:val="005F7F79"/>
    <w:rsid w:val="006017FE"/>
    <w:rsid w:val="006030BD"/>
    <w:rsid w:val="006046EA"/>
    <w:rsid w:val="0060517C"/>
    <w:rsid w:val="00605B8A"/>
    <w:rsid w:val="0061218B"/>
    <w:rsid w:val="006132B2"/>
    <w:rsid w:val="006140CD"/>
    <w:rsid w:val="006140EC"/>
    <w:rsid w:val="00616D43"/>
    <w:rsid w:val="00617083"/>
    <w:rsid w:val="00617DDF"/>
    <w:rsid w:val="00620DCB"/>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7C2"/>
    <w:rsid w:val="00661819"/>
    <w:rsid w:val="00661992"/>
    <w:rsid w:val="00661DDB"/>
    <w:rsid w:val="00662BC7"/>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495"/>
    <w:rsid w:val="00706B1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702FB"/>
    <w:rsid w:val="00772A7D"/>
    <w:rsid w:val="00772CEB"/>
    <w:rsid w:val="0077655F"/>
    <w:rsid w:val="00776B8B"/>
    <w:rsid w:val="00777B4F"/>
    <w:rsid w:val="007800F5"/>
    <w:rsid w:val="00780A7F"/>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42F2"/>
    <w:rsid w:val="007E4B18"/>
    <w:rsid w:val="007E7069"/>
    <w:rsid w:val="007E7F99"/>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A03"/>
    <w:rsid w:val="00825BEF"/>
    <w:rsid w:val="0082629B"/>
    <w:rsid w:val="00826722"/>
    <w:rsid w:val="00826DF3"/>
    <w:rsid w:val="00827953"/>
    <w:rsid w:val="0083097E"/>
    <w:rsid w:val="00830EF3"/>
    <w:rsid w:val="00830F57"/>
    <w:rsid w:val="008317A9"/>
    <w:rsid w:val="0083205D"/>
    <w:rsid w:val="00832636"/>
    <w:rsid w:val="0083339E"/>
    <w:rsid w:val="0083349D"/>
    <w:rsid w:val="008338F8"/>
    <w:rsid w:val="00834566"/>
    <w:rsid w:val="0083540D"/>
    <w:rsid w:val="00835555"/>
    <w:rsid w:val="00835673"/>
    <w:rsid w:val="00835A8C"/>
    <w:rsid w:val="00836111"/>
    <w:rsid w:val="00836960"/>
    <w:rsid w:val="00840130"/>
    <w:rsid w:val="00840868"/>
    <w:rsid w:val="008439C3"/>
    <w:rsid w:val="00843CF0"/>
    <w:rsid w:val="00844205"/>
    <w:rsid w:val="00845C40"/>
    <w:rsid w:val="00851087"/>
    <w:rsid w:val="00851C57"/>
    <w:rsid w:val="00854364"/>
    <w:rsid w:val="0085453E"/>
    <w:rsid w:val="00854F4D"/>
    <w:rsid w:val="008556D6"/>
    <w:rsid w:val="0085628E"/>
    <w:rsid w:val="008603DA"/>
    <w:rsid w:val="00860776"/>
    <w:rsid w:val="00860795"/>
    <w:rsid w:val="00860FAE"/>
    <w:rsid w:val="00861D53"/>
    <w:rsid w:val="00862501"/>
    <w:rsid w:val="0086284A"/>
    <w:rsid w:val="00864424"/>
    <w:rsid w:val="00864DA5"/>
    <w:rsid w:val="008655BF"/>
    <w:rsid w:val="008656E5"/>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90FE1"/>
    <w:rsid w:val="00894778"/>
    <w:rsid w:val="008970A3"/>
    <w:rsid w:val="008972AC"/>
    <w:rsid w:val="008977F7"/>
    <w:rsid w:val="008979C0"/>
    <w:rsid w:val="008A0338"/>
    <w:rsid w:val="008A0CD3"/>
    <w:rsid w:val="008A0E16"/>
    <w:rsid w:val="008A2053"/>
    <w:rsid w:val="008A2247"/>
    <w:rsid w:val="008A338C"/>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4D43"/>
    <w:rsid w:val="009B5582"/>
    <w:rsid w:val="009B7D7D"/>
    <w:rsid w:val="009C0C87"/>
    <w:rsid w:val="009C0FF5"/>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4C38"/>
    <w:rsid w:val="00A75DD9"/>
    <w:rsid w:val="00A77096"/>
    <w:rsid w:val="00A77ACE"/>
    <w:rsid w:val="00A8170C"/>
    <w:rsid w:val="00A81903"/>
    <w:rsid w:val="00A824AC"/>
    <w:rsid w:val="00A838F7"/>
    <w:rsid w:val="00A85CA0"/>
    <w:rsid w:val="00A86CAC"/>
    <w:rsid w:val="00A91694"/>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78A"/>
    <w:rsid w:val="00AE1776"/>
    <w:rsid w:val="00AE1C37"/>
    <w:rsid w:val="00AE2FA5"/>
    <w:rsid w:val="00AE59AE"/>
    <w:rsid w:val="00AE70F2"/>
    <w:rsid w:val="00AF1FD3"/>
    <w:rsid w:val="00AF206B"/>
    <w:rsid w:val="00AF377F"/>
    <w:rsid w:val="00AF5AF5"/>
    <w:rsid w:val="00AF7E73"/>
    <w:rsid w:val="00B01621"/>
    <w:rsid w:val="00B02B73"/>
    <w:rsid w:val="00B03309"/>
    <w:rsid w:val="00B0592F"/>
    <w:rsid w:val="00B06462"/>
    <w:rsid w:val="00B06CBF"/>
    <w:rsid w:val="00B07E0B"/>
    <w:rsid w:val="00B11CF3"/>
    <w:rsid w:val="00B12DC1"/>
    <w:rsid w:val="00B15646"/>
    <w:rsid w:val="00B162ED"/>
    <w:rsid w:val="00B16657"/>
    <w:rsid w:val="00B20439"/>
    <w:rsid w:val="00B20619"/>
    <w:rsid w:val="00B22E07"/>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FC6"/>
    <w:rsid w:val="00B54285"/>
    <w:rsid w:val="00B5646D"/>
    <w:rsid w:val="00B57D7A"/>
    <w:rsid w:val="00B604D4"/>
    <w:rsid w:val="00B60729"/>
    <w:rsid w:val="00B6281A"/>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7841"/>
    <w:rsid w:val="00BE7C76"/>
    <w:rsid w:val="00BF2BC7"/>
    <w:rsid w:val="00BF5A90"/>
    <w:rsid w:val="00BF65B7"/>
    <w:rsid w:val="00C006FF"/>
    <w:rsid w:val="00C010E4"/>
    <w:rsid w:val="00C01C62"/>
    <w:rsid w:val="00C02C48"/>
    <w:rsid w:val="00C059EF"/>
    <w:rsid w:val="00C06E0D"/>
    <w:rsid w:val="00C073BA"/>
    <w:rsid w:val="00C10076"/>
    <w:rsid w:val="00C10DCB"/>
    <w:rsid w:val="00C1286A"/>
    <w:rsid w:val="00C13CB9"/>
    <w:rsid w:val="00C145DD"/>
    <w:rsid w:val="00C14A58"/>
    <w:rsid w:val="00C17B60"/>
    <w:rsid w:val="00C2069A"/>
    <w:rsid w:val="00C21DE0"/>
    <w:rsid w:val="00C22CD1"/>
    <w:rsid w:val="00C24D40"/>
    <w:rsid w:val="00C25BAF"/>
    <w:rsid w:val="00C25D58"/>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932"/>
    <w:rsid w:val="00CD68E2"/>
    <w:rsid w:val="00CD71BB"/>
    <w:rsid w:val="00CE12E5"/>
    <w:rsid w:val="00CE16B3"/>
    <w:rsid w:val="00CE3BE7"/>
    <w:rsid w:val="00CE4EB1"/>
    <w:rsid w:val="00CE555B"/>
    <w:rsid w:val="00CE7344"/>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70E"/>
    <w:rsid w:val="00D16918"/>
    <w:rsid w:val="00D16F82"/>
    <w:rsid w:val="00D203BB"/>
    <w:rsid w:val="00D20B2B"/>
    <w:rsid w:val="00D2449C"/>
    <w:rsid w:val="00D255EB"/>
    <w:rsid w:val="00D32DC3"/>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7DD9"/>
    <w:rsid w:val="00DE2300"/>
    <w:rsid w:val="00DE2ABF"/>
    <w:rsid w:val="00DE3F64"/>
    <w:rsid w:val="00DF0FB7"/>
    <w:rsid w:val="00DF2102"/>
    <w:rsid w:val="00DF33B8"/>
    <w:rsid w:val="00DF3B42"/>
    <w:rsid w:val="00DF52A1"/>
    <w:rsid w:val="00DF69D0"/>
    <w:rsid w:val="00DF7C29"/>
    <w:rsid w:val="00E01DB4"/>
    <w:rsid w:val="00E01F96"/>
    <w:rsid w:val="00E0257A"/>
    <w:rsid w:val="00E0369D"/>
    <w:rsid w:val="00E067EE"/>
    <w:rsid w:val="00E078D3"/>
    <w:rsid w:val="00E10B89"/>
    <w:rsid w:val="00E11A80"/>
    <w:rsid w:val="00E11DE5"/>
    <w:rsid w:val="00E12879"/>
    <w:rsid w:val="00E130BC"/>
    <w:rsid w:val="00E15FDA"/>
    <w:rsid w:val="00E223AE"/>
    <w:rsid w:val="00E234F8"/>
    <w:rsid w:val="00E2404D"/>
    <w:rsid w:val="00E25338"/>
    <w:rsid w:val="00E27B44"/>
    <w:rsid w:val="00E346E2"/>
    <w:rsid w:val="00E34BAF"/>
    <w:rsid w:val="00E3520F"/>
    <w:rsid w:val="00E3759E"/>
    <w:rsid w:val="00E41264"/>
    <w:rsid w:val="00E42836"/>
    <w:rsid w:val="00E42AFB"/>
    <w:rsid w:val="00E44DD9"/>
    <w:rsid w:val="00E458BC"/>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70676"/>
    <w:rsid w:val="00E71BAD"/>
    <w:rsid w:val="00E72323"/>
    <w:rsid w:val="00E7373D"/>
    <w:rsid w:val="00E744BB"/>
    <w:rsid w:val="00E75955"/>
    <w:rsid w:val="00E761A6"/>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2AAD"/>
    <w:rsid w:val="00EE34D6"/>
    <w:rsid w:val="00EE4200"/>
    <w:rsid w:val="00EE612B"/>
    <w:rsid w:val="00EE6E63"/>
    <w:rsid w:val="00EE7860"/>
    <w:rsid w:val="00EF2468"/>
    <w:rsid w:val="00EF43E7"/>
    <w:rsid w:val="00EF6EA2"/>
    <w:rsid w:val="00EF6EED"/>
    <w:rsid w:val="00EF743D"/>
    <w:rsid w:val="00EF755D"/>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A2B"/>
    <w:rsid w:val="00F55461"/>
    <w:rsid w:val="00F6178D"/>
    <w:rsid w:val="00F62523"/>
    <w:rsid w:val="00F633DF"/>
    <w:rsid w:val="00F6400E"/>
    <w:rsid w:val="00F650D9"/>
    <w:rsid w:val="00F6520E"/>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4946"/>
    <w:rsid w:val="00FD594D"/>
    <w:rsid w:val="00FD5AC1"/>
    <w:rsid w:val="00FE13EF"/>
    <w:rsid w:val="00FE144B"/>
    <w:rsid w:val="00FE201F"/>
    <w:rsid w:val="00FE2747"/>
    <w:rsid w:val="00FE41EF"/>
    <w:rsid w:val="00FE48DC"/>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A4AB0A66-0E87-45BA-8654-7AC12CAF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A27BC8-51B6-1E42-87CF-C7F6625F6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18</TotalTime>
  <Pages>6</Pages>
  <Words>8058</Words>
  <Characters>45934</Characters>
  <Application>Microsoft Macintosh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53885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11</cp:revision>
  <cp:lastPrinted>2016-09-20T09:06:00Z</cp:lastPrinted>
  <dcterms:created xsi:type="dcterms:W3CDTF">2018-06-20T14:35:00Z</dcterms:created>
  <dcterms:modified xsi:type="dcterms:W3CDTF">2018-06-23T14:09:00Z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