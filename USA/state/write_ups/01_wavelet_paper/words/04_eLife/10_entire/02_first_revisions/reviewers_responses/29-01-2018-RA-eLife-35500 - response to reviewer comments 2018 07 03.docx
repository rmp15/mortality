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1E5A3BCC"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may use some of these causes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8486422" w:rsidR="00116830" w:rsidRPr="00BD0E87" w:rsidRDefault="00BD0E87" w:rsidP="00E61AB2">
      <w:pPr>
        <w:pStyle w:val="BodyText"/>
        <w:spacing w:after="0" w:line="240" w:lineRule="auto"/>
        <w:rPr>
          <w:bCs/>
        </w:rPr>
      </w:pPr>
      <w:commentRangeStart w:id="0"/>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can nonetheless provide qualitative insights into such effects, which we have now discussed with appropriate caveats as suggested</w:t>
      </w:r>
      <w:r w:rsidR="00EA4A0E">
        <w:rPr>
          <w:bCs/>
        </w:rPr>
        <w:t xml:space="preserve"> (PP XX-XX)</w:t>
      </w:r>
      <w:r>
        <w:rPr>
          <w:bCs/>
        </w:rPr>
        <w:t>.</w:t>
      </w:r>
      <w:commentRangeEnd w:id="0"/>
      <w:r w:rsidR="00EA4A0E">
        <w:rPr>
          <w:rStyle w:val="CommentReference"/>
        </w:rPr>
        <w:commentReference w:id="0"/>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45923F64" w14:textId="77777777" w:rsidR="00B11CF3" w:rsidRPr="00B11CF3" w:rsidRDefault="00B11CF3" w:rsidP="00E61AB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48D20B3D" w14:textId="3B4A6610" w:rsidR="00D02BB5" w:rsidRPr="00EF755D" w:rsidRDefault="00D02BB5" w:rsidP="00E61AB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3D06119B" w14:textId="77777777" w:rsidR="00D02BB5" w:rsidRPr="00EF755D" w:rsidRDefault="00D02BB5" w:rsidP="00E61AB2">
      <w:pPr>
        <w:rPr>
          <w:b/>
          <w:bCs/>
        </w:rPr>
      </w:pPr>
      <w:r w:rsidRPr="00EF755D">
        <w:rPr>
          <w:b/>
          <w:bCs/>
        </w:rPr>
        <w:t xml:space="preserve">- Do all age groups have the same cycle, with αpi = αp0? </w:t>
      </w:r>
    </w:p>
    <w:p w14:paraId="2CDE371C" w14:textId="77777777" w:rsidR="00D02BB5" w:rsidRPr="00EF755D" w:rsidRDefault="00D02BB5" w:rsidP="00E61AB2">
      <w:pPr>
        <w:rPr>
          <w:b/>
          <w:bCs/>
        </w:rPr>
      </w:pPr>
      <w:r w:rsidRPr="00EF755D">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7D8D0D46" w14:textId="6DF93316" w:rsidR="00D02BB5" w:rsidRDefault="00D02BB5" w:rsidP="00E61AB2">
      <w:pPr>
        <w:rPr>
          <w:bCs/>
        </w:rPr>
      </w:pPr>
    </w:p>
    <w:p w14:paraId="28CA4EF5" w14:textId="78C2998A" w:rsidR="000668FF" w:rsidRDefault="00EA4A0E" w:rsidP="00E61AB2">
      <w:pPr>
        <w:rPr>
          <w:bCs/>
        </w:rPr>
      </w:pPr>
      <w:r>
        <w:rPr>
          <w:bCs/>
        </w:rPr>
        <w:t xml:space="preserve">Wavelet analysis is a formal analytical framework that can </w:t>
      </w:r>
      <w:r w:rsidR="00B06581">
        <w:rPr>
          <w:bCs/>
        </w:rPr>
        <w:t>provide</w:t>
      </w:r>
      <w:r>
        <w:rPr>
          <w:bCs/>
        </w:rPr>
        <w:t xml:space="preserve"> quantitative </w:t>
      </w:r>
      <w:commentRangeStart w:id="1"/>
      <w:r>
        <w:rPr>
          <w:bCs/>
        </w:rPr>
        <w:t>conclusions</w:t>
      </w:r>
      <w:commentRangeEnd w:id="1"/>
      <w:r>
        <w:rPr>
          <w:rStyle w:val="CommentReference"/>
        </w:rPr>
        <w:commentReference w:id="1"/>
      </w:r>
      <w:r>
        <w:rPr>
          <w:bCs/>
        </w:rPr>
        <w:t xml:space="preserve">, and has been applied to </w:t>
      </w:r>
      <w:commentRangeStart w:id="2"/>
      <w:r>
        <w:rPr>
          <w:bCs/>
        </w:rPr>
        <w:t>XX and XX</w:t>
      </w:r>
      <w:r w:rsidR="00B06581">
        <w:rPr>
          <w:bCs/>
        </w:rPr>
        <w:t xml:space="preserve"> to quantitatively characterise their seasonality including in relation to XX and XX</w:t>
      </w:r>
      <w:r>
        <w:rPr>
          <w:bCs/>
        </w:rPr>
        <w:t>.</w:t>
      </w:r>
      <w:commentRangeEnd w:id="2"/>
      <w:r w:rsidR="00B06581">
        <w:rPr>
          <w:rStyle w:val="CommentReference"/>
        </w:rPr>
        <w:commentReference w:id="2"/>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ins w:id="3" w:author="Parks, Robbie M" w:date="2018-07-03T12:55:00Z">
        <w:r w:rsidR="00D15548">
          <w:rPr>
            <w:bCs/>
          </w:rPr>
          <w:t>rely on</w:t>
        </w:r>
        <w:r w:rsidR="00D15548">
          <w:rPr>
            <w:bCs/>
          </w:rPr>
          <w:t xml:space="preserve"> </w:t>
        </w:r>
      </w:ins>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 xml:space="preserve">To our knowledge, the uncertainty of wavelet spectra </w:t>
      </w:r>
      <w:proofErr w:type="gramStart"/>
      <w:r w:rsidR="000668FF">
        <w:rPr>
          <w:bCs/>
        </w:rPr>
        <w:t>are</w:t>
      </w:r>
      <w:proofErr w:type="gramEnd"/>
      <w:r w:rsidR="000668FF">
        <w:rPr>
          <w:bCs/>
        </w:rPr>
        <w:t xml:space="preserve"> also well-characterised </w:t>
      </w:r>
      <w:r w:rsidR="000668FF" w:rsidRPr="000668FF">
        <w:rPr>
          <w:bCs/>
          <w:highlight w:val="yellow"/>
        </w:rPr>
        <w:t>[[[to discuss what else to say e.g. in comparison with random white or red noise + citation]]]</w:t>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7ADD6639" w14:textId="77777777" w:rsidR="00FD2C75" w:rsidRDefault="00FD2C75" w:rsidP="00E61AB2">
      <w:pPr>
        <w:rPr>
          <w:ins w:id="4" w:author="Parks, Robbie M" w:date="2018-07-03T12:51:00Z"/>
          <w:bCs/>
        </w:rPr>
      </w:pPr>
    </w:p>
    <w:p w14:paraId="0C29CB08" w14:textId="1AA7A427" w:rsidR="00BD0E87" w:rsidRDefault="00FD2C75" w:rsidP="00E61AB2">
      <w:pPr>
        <w:rPr>
          <w:ins w:id="5" w:author="Parks, Robbie M" w:date="2018-06-23T15:01:00Z"/>
          <w:bCs/>
        </w:rPr>
      </w:pPr>
      <w:ins w:id="6" w:author="Parks, Robbie M" w:date="2018-07-03T12:51:00Z">
        <w:r>
          <w:rPr>
            <w:bCs/>
          </w:rPr>
          <w:t xml:space="preserve">Wavelets analysis possesses this flexibility, </w:t>
        </w:r>
      </w:ins>
      <w:ins w:id="7" w:author="Parks, Robbie M" w:date="2018-06-19T11:55:00Z">
        <w:r w:rsidR="00322E48">
          <w:rPr>
            <w:bCs/>
          </w:rPr>
          <w:t xml:space="preserve">while avoiding the problems with </w:t>
        </w:r>
      </w:ins>
      <w:ins w:id="8" w:author="Parks, Robbie M" w:date="2018-06-20T10:17:00Z">
        <w:r w:rsidR="001F3A6B">
          <w:rPr>
            <w:bCs/>
          </w:rPr>
          <w:t>traditional</w:t>
        </w:r>
      </w:ins>
      <w:ins w:id="9" w:author="Parks, Robbie M" w:date="2018-06-19T11:55:00Z">
        <w:r w:rsidR="00322E48">
          <w:rPr>
            <w:bCs/>
          </w:rPr>
          <w:t xml:space="preserve"> </w:t>
        </w:r>
        <w:proofErr w:type="spellStart"/>
        <w:r w:rsidR="00322E48">
          <w:rPr>
            <w:bCs/>
          </w:rPr>
          <w:t>cosinor</w:t>
        </w:r>
        <w:proofErr w:type="spellEnd"/>
        <w:r w:rsidR="00322E48">
          <w:rPr>
            <w:bCs/>
          </w:rPr>
          <w:t xml:space="preserve"> functions, </w:t>
        </w:r>
        <w:commentRangeStart w:id="10"/>
        <w:r w:rsidR="00322E48">
          <w:rPr>
            <w:bCs/>
          </w:rPr>
          <w:t xml:space="preserve">which </w:t>
        </w:r>
      </w:ins>
      <w:ins w:id="11" w:author="Parks, Robbie M" w:date="2018-07-03T12:31:00Z">
        <w:r w:rsidR="00FF01FD">
          <w:rPr>
            <w:bCs/>
          </w:rPr>
          <w:t>assume</w:t>
        </w:r>
      </w:ins>
      <w:ins w:id="12" w:author="Parks, Robbie M" w:date="2018-06-19T11:55:00Z">
        <w:r w:rsidR="00322E48">
          <w:rPr>
            <w:bCs/>
          </w:rPr>
          <w:t xml:space="preserve"> stationary</w:t>
        </w:r>
      </w:ins>
      <w:ins w:id="13" w:author="Parks, Robbie M" w:date="2018-07-03T12:43:00Z">
        <w:r w:rsidR="000A3852">
          <w:rPr>
            <w:bCs/>
          </w:rPr>
          <w:t xml:space="preserve"> signals</w:t>
        </w:r>
      </w:ins>
      <w:ins w:id="14" w:author="Parks, Robbie M" w:date="2018-07-03T12:42:00Z">
        <w:r w:rsidR="000A3852">
          <w:rPr>
            <w:bCs/>
          </w:rPr>
          <w:t>, i.e. mortality patterns</w:t>
        </w:r>
      </w:ins>
      <w:ins w:id="15" w:author="Parks, Robbie M" w:date="2018-06-19T11:55:00Z">
        <w:r w:rsidR="000A3852">
          <w:rPr>
            <w:bCs/>
          </w:rPr>
          <w:t xml:space="preserve"> with constant amplitude and period</w:t>
        </w:r>
      </w:ins>
      <w:ins w:id="16" w:author="Parks, Robbie M" w:date="2018-06-20T10:17:00Z">
        <w:r w:rsidR="00D255EB">
          <w:rPr>
            <w:bCs/>
          </w:rPr>
          <w:t>.</w:t>
        </w:r>
      </w:ins>
      <w:commentRangeEnd w:id="10"/>
      <w:r w:rsidR="00E46374">
        <w:rPr>
          <w:rStyle w:val="CommentReference"/>
        </w:rPr>
        <w:commentReference w:id="10"/>
      </w:r>
    </w:p>
    <w:p w14:paraId="34C7CEB3" w14:textId="77777777" w:rsidR="006C6128" w:rsidRDefault="006C6128" w:rsidP="00E61AB2">
      <w:pPr>
        <w:rPr>
          <w:ins w:id="17" w:author="Parks, Robbie M" w:date="2018-06-23T15:01:00Z"/>
          <w:bCs/>
        </w:rPr>
      </w:pPr>
    </w:p>
    <w:p w14:paraId="705185B6" w14:textId="48712F68" w:rsidR="006C6128" w:rsidRDefault="006C6128" w:rsidP="00E61AB2">
      <w:pPr>
        <w:rPr>
          <w:ins w:id="18" w:author="Parks, Robbie M" w:date="2018-06-23T15:01:00Z"/>
          <w:bCs/>
        </w:rPr>
      </w:pPr>
      <w:ins w:id="19" w:author="Parks, Robbie M" w:date="2018-06-23T15:01:00Z">
        <w:r>
          <w:rPr>
            <w:bCs/>
          </w:rPr>
          <w:t>Specifically addressing the model output questions above:</w:t>
        </w:r>
      </w:ins>
    </w:p>
    <w:p w14:paraId="352786F5" w14:textId="77777777" w:rsidR="006C6128" w:rsidRDefault="006C6128" w:rsidP="00E61AB2">
      <w:pPr>
        <w:rPr>
          <w:ins w:id="20" w:author="Parks, Robbie M" w:date="2018-06-23T15:02:00Z"/>
          <w:bCs/>
        </w:rPr>
      </w:pPr>
    </w:p>
    <w:p w14:paraId="7252D390" w14:textId="43F4AC76" w:rsidR="006C6128" w:rsidRPr="00BD7CB1" w:rsidRDefault="006C6128" w:rsidP="006C6128">
      <w:pPr>
        <w:rPr>
          <w:ins w:id="21" w:author="Parks, Robbie M" w:date="2018-06-23T15:02:00Z"/>
          <w:bCs/>
          <w:i/>
        </w:rPr>
      </w:pPr>
      <w:ins w:id="22" w:author="Parks, Robbie M" w:date="2018-06-23T15:02:00Z">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ins>
    </w:p>
    <w:p w14:paraId="6DA25244" w14:textId="77777777" w:rsidR="006C6128" w:rsidRDefault="006C6128" w:rsidP="006C6128">
      <w:pPr>
        <w:rPr>
          <w:ins w:id="23" w:author="Parks, Robbie M" w:date="2018-06-23T15:02:00Z"/>
          <w:bCs/>
        </w:rPr>
      </w:pPr>
    </w:p>
    <w:p w14:paraId="073AFF8E" w14:textId="0D1F20F7" w:rsidR="006C6128" w:rsidRDefault="00216A2B" w:rsidP="006C6128">
      <w:pPr>
        <w:rPr>
          <w:ins w:id="24" w:author="Parks, Robbie M" w:date="2018-06-23T15:02:00Z"/>
          <w:bCs/>
        </w:rPr>
      </w:pPr>
      <w:ins w:id="25"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26" w:author="Parks, Robbie M" w:date="2018-06-24T21:57:00Z">
        <w:r w:rsidR="00864ADD">
          <w:rPr>
            <w:bCs/>
          </w:rPr>
          <w:t xml:space="preserve"> </w:t>
        </w:r>
      </w:ins>
      <w:ins w:id="27" w:author="Parks, Robbie M" w:date="2018-06-23T15:02:00Z">
        <w:r>
          <w:rPr>
            <w:bCs/>
          </w:rPr>
          <w:t>sex, and cause of death</w:t>
        </w:r>
      </w:ins>
      <w:ins w:id="28" w:author="Parks, Robbie M" w:date="2018-06-24T21:57:00Z">
        <w:r w:rsidR="00EF7AB7">
          <w:rPr>
            <w:bCs/>
          </w:rPr>
          <w:t xml:space="preserve"> (Figure XX</w:t>
        </w:r>
        <w:r w:rsidR="00864ADD">
          <w:rPr>
            <w:bCs/>
          </w:rPr>
          <w:t>)</w:t>
        </w:r>
      </w:ins>
    </w:p>
    <w:p w14:paraId="4BF93285" w14:textId="6E8B35F8" w:rsidR="006C6128" w:rsidRPr="00BD7CB1" w:rsidRDefault="006C6128" w:rsidP="006C6128">
      <w:pPr>
        <w:rPr>
          <w:ins w:id="29" w:author="Parks, Robbie M" w:date="2018-06-23T15:02:00Z"/>
          <w:bCs/>
        </w:rPr>
      </w:pPr>
      <w:ins w:id="30" w:author="Parks, Robbie M" w:date="2018-06-23T15:02:00Z">
        <w:r w:rsidRPr="00BD7CB1">
          <w:rPr>
            <w:bCs/>
          </w:rPr>
          <w:t xml:space="preserve"> </w:t>
        </w:r>
      </w:ins>
    </w:p>
    <w:p w14:paraId="3213E498" w14:textId="77777777" w:rsidR="006C6128" w:rsidRDefault="006C6128" w:rsidP="006C6128">
      <w:pPr>
        <w:rPr>
          <w:ins w:id="31" w:author="Parks, Robbie M" w:date="2018-06-23T15:03:00Z"/>
          <w:bCs/>
          <w:i/>
          <w:color w:val="FF0000"/>
        </w:rPr>
      </w:pPr>
      <w:ins w:id="32" w:author="Parks, Robbie M" w:date="2018-06-23T15:02:00Z">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ins>
    </w:p>
    <w:p w14:paraId="3553D72F" w14:textId="77777777" w:rsidR="00A74C38" w:rsidRDefault="00A74C38" w:rsidP="006C6128">
      <w:pPr>
        <w:rPr>
          <w:ins w:id="33" w:author="Parks, Robbie M" w:date="2018-06-23T15:03:00Z"/>
          <w:bCs/>
          <w:i/>
          <w:color w:val="FF0000"/>
        </w:rPr>
      </w:pPr>
    </w:p>
    <w:p w14:paraId="6C73090D" w14:textId="069A8FB4" w:rsidR="00A74C38" w:rsidRPr="00A74C38" w:rsidRDefault="00A74C38" w:rsidP="006C6128">
      <w:pPr>
        <w:rPr>
          <w:ins w:id="34" w:author="Parks, Robbie M" w:date="2018-06-23T15:04:00Z"/>
          <w:bCs/>
          <w:color w:val="FF0000"/>
        </w:rPr>
      </w:pPr>
      <w:ins w:id="35" w:author="Parks, Robbie M" w:date="2018-06-23T15:04:00Z">
        <w:r w:rsidRPr="00BD7CB1">
          <w:rPr>
            <w:bCs/>
          </w:rPr>
          <w:t>γ</w:t>
        </w:r>
        <w:r>
          <w:rPr>
            <w:bCs/>
          </w:rPr>
          <w:t xml:space="preserve"> has distinct tre</w:t>
        </w:r>
        <w:r w:rsidR="00EF7AB7">
          <w:rPr>
            <w:bCs/>
          </w:rPr>
          <w:t>nds for each age group (Figure XX</w:t>
        </w:r>
        <w:r>
          <w:rPr>
            <w:bCs/>
          </w:rPr>
          <w:t>)</w:t>
        </w:r>
      </w:ins>
    </w:p>
    <w:p w14:paraId="20EAD23B" w14:textId="77777777" w:rsidR="00A74C38" w:rsidRPr="00BD7CB1" w:rsidRDefault="00A74C38" w:rsidP="006C6128">
      <w:pPr>
        <w:rPr>
          <w:ins w:id="36" w:author="Parks, Robbie M" w:date="2018-06-23T15:02:00Z"/>
          <w:bCs/>
          <w:color w:val="FF0000"/>
        </w:rPr>
      </w:pPr>
    </w:p>
    <w:p w14:paraId="4035719D" w14:textId="77777777" w:rsidR="006C6128" w:rsidRDefault="006C6128" w:rsidP="006C6128">
      <w:pPr>
        <w:rPr>
          <w:ins w:id="37" w:author="Parks, Robbie M" w:date="2018-06-23T15:04:00Z"/>
          <w:bCs/>
          <w:i/>
          <w:color w:val="FF0000"/>
        </w:rPr>
      </w:pPr>
      <w:ins w:id="38"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39" w:author="Parks, Robbie M" w:date="2018-06-23T15:04:00Z"/>
          <w:bCs/>
          <w:i/>
          <w:color w:val="FF0000"/>
        </w:rPr>
      </w:pPr>
    </w:p>
    <w:p w14:paraId="57BC4435" w14:textId="5909CDF0" w:rsidR="00A74C38" w:rsidRPr="00BD7CB1" w:rsidRDefault="00EF7AB7" w:rsidP="006C6128">
      <w:pPr>
        <w:rPr>
          <w:ins w:id="40" w:author="Parks, Robbie M" w:date="2018-06-23T15:04:00Z"/>
          <w:bCs/>
          <w:color w:val="FF0000"/>
        </w:rPr>
      </w:pPr>
      <w:ins w:id="41" w:author="Parks, Robbie M" w:date="2018-06-23T15:04:00Z">
        <w:r>
          <w:rPr>
            <w:bCs/>
            <w:color w:val="FF0000"/>
          </w:rPr>
          <w:t>Figure XX</w:t>
        </w:r>
        <w:r w:rsidR="00BD7CB1">
          <w:rPr>
            <w:bCs/>
            <w:color w:val="FF0000"/>
          </w:rPr>
          <w:t xml:space="preserve"> </w:t>
        </w:r>
      </w:ins>
      <w:ins w:id="42" w:author="Parks, Robbie M" w:date="2018-06-24T21:57:00Z">
        <w:r w:rsidR="001F1D6F">
          <w:rPr>
            <w:bCs/>
            <w:color w:val="FF0000"/>
          </w:rPr>
          <w:t>ad</w:t>
        </w:r>
        <w:r w:rsidR="00153D7F">
          <w:rPr>
            <w:bCs/>
            <w:color w:val="FF0000"/>
          </w:rPr>
          <w:t>dresses</w:t>
        </w:r>
      </w:ins>
      <w:ins w:id="43" w:author="Parks, Robbie M" w:date="2018-06-23T15:04:00Z">
        <w:r w:rsidR="00A74C38">
          <w:rPr>
            <w:bCs/>
            <w:color w:val="FF0000"/>
          </w:rPr>
          <w:t xml:space="preserve"> this question, with </w:t>
        </w:r>
      </w:ins>
      <w:ins w:id="44" w:author="Parks, Robbie M" w:date="2018-06-23T15:05:00Z">
        <w:r w:rsidR="00BD7CB1">
          <w:rPr>
            <w:bCs/>
            <w:color w:val="FF0000"/>
          </w:rPr>
          <w:t>distinct timings for causes of death by age-sex group.</w:t>
        </w:r>
      </w:ins>
    </w:p>
    <w:p w14:paraId="2EA7001E" w14:textId="77777777" w:rsidR="00A74C38" w:rsidRPr="00BD7CB1" w:rsidRDefault="00A74C38" w:rsidP="006C6128">
      <w:pPr>
        <w:rPr>
          <w:ins w:id="45" w:author="Parks, Robbie M" w:date="2018-06-23T15:02:00Z"/>
          <w:bCs/>
          <w:i/>
          <w:color w:val="FF0000"/>
        </w:rPr>
      </w:pPr>
    </w:p>
    <w:p w14:paraId="5D545812" w14:textId="67E16912" w:rsidR="006C6128" w:rsidRDefault="006C6128" w:rsidP="006C6128">
      <w:pPr>
        <w:rPr>
          <w:ins w:id="46" w:author="Parks, Robbie M" w:date="2018-06-23T15:05:00Z"/>
          <w:bCs/>
          <w:i/>
          <w:color w:val="FF0000"/>
        </w:rPr>
      </w:pPr>
      <w:ins w:id="47" w:author="Parks, Robbie M" w:date="2018-06-23T15:02:00Z">
        <w:r w:rsidRPr="00BD7CB1">
          <w:rPr>
            <w:bCs/>
            <w:i/>
            <w:color w:val="FF0000"/>
          </w:rPr>
          <w:t>- Does γ vary by region (ne</w:t>
        </w:r>
        <w:r w:rsidR="00B23A5B">
          <w:rPr>
            <w:bCs/>
            <w:i/>
            <w:color w:val="FF0000"/>
          </w:rPr>
          <w:t>gative in cold-climate regions?</w:t>
        </w:r>
        <w:r w:rsidRPr="00BD7CB1">
          <w:rPr>
            <w:bCs/>
            <w:i/>
            <w:color w:val="FF0000"/>
          </w:rPr>
          <w:t xml:space="preserve"> </w:t>
        </w:r>
      </w:ins>
    </w:p>
    <w:p w14:paraId="75E12625" w14:textId="77777777" w:rsidR="00B162ED" w:rsidRDefault="00B162ED" w:rsidP="006C6128">
      <w:pPr>
        <w:rPr>
          <w:ins w:id="48" w:author="Parks, Robbie M" w:date="2018-06-23T15:05:00Z"/>
          <w:bCs/>
          <w:i/>
          <w:color w:val="FF0000"/>
        </w:rPr>
      </w:pPr>
    </w:p>
    <w:p w14:paraId="07B7DE76" w14:textId="1F0E7EA6" w:rsidR="00B162ED" w:rsidRPr="00B162ED" w:rsidRDefault="00B162ED" w:rsidP="006C6128">
      <w:pPr>
        <w:rPr>
          <w:ins w:id="49" w:author="Parks, Robbie M" w:date="2018-06-23T15:05:00Z"/>
          <w:bCs/>
          <w:color w:val="FF0000"/>
        </w:rPr>
      </w:pPr>
      <w:commentRangeStart w:id="50"/>
      <w:ins w:id="51" w:author="Parks, Robbie M" w:date="2018-06-23T15:06:00Z">
        <w:r>
          <w:rPr>
            <w:bCs/>
            <w:color w:val="FF0000"/>
          </w:rPr>
          <w:t>Though not shown here</w:t>
        </w:r>
      </w:ins>
      <w:commentRangeEnd w:id="50"/>
      <w:ins w:id="52" w:author="Parks, Robbie M" w:date="2018-07-03T12:32:00Z">
        <w:r w:rsidR="00957F56">
          <w:rPr>
            <w:rStyle w:val="CommentReference"/>
          </w:rPr>
          <w:commentReference w:id="50"/>
        </w:r>
      </w:ins>
      <w:ins w:id="53" w:author="Parks, Robbie M" w:date="2018-06-23T15:06:00Z">
        <w:r>
          <w:rPr>
            <w:bCs/>
            <w:color w:val="FF0000"/>
          </w:rPr>
          <w:t xml:space="preserve">, we have examined </w:t>
        </w:r>
        <w:proofErr w:type="spellStart"/>
        <w:r w:rsidRPr="00957F56">
          <w:rPr>
            <w:bCs/>
          </w:rPr>
          <w:t>γ</w:t>
        </w:r>
        <w:r>
          <w:rPr>
            <w:bCs/>
          </w:rPr>
          <w:t>’s</w:t>
        </w:r>
        <w:proofErr w:type="spellEnd"/>
        <w:r>
          <w:rPr>
            <w:bCs/>
          </w:rPr>
          <w:t xml:space="preserve"> variation by climate region. </w:t>
        </w:r>
      </w:ins>
      <w:ins w:id="54" w:author="Parks, Robbie M" w:date="2018-06-24T22:07:00Z">
        <w:r w:rsidR="00C113A8">
          <w:rPr>
            <w:bCs/>
          </w:rPr>
          <w:t>(Refer to figures in ‘Additional Analysis</w:t>
        </w:r>
      </w:ins>
      <w:ins w:id="55" w:author="Parks, Robbie M" w:date="2018-06-24T22:08:00Z">
        <w:r w:rsidR="00C113A8">
          <w:rPr>
            <w:bCs/>
          </w:rPr>
          <w:t>’ in slides</w:t>
        </w:r>
        <w:r w:rsidR="00835D8F">
          <w:rPr>
            <w:bCs/>
          </w:rPr>
          <w:t>.</w:t>
        </w:r>
      </w:ins>
      <w:ins w:id="56" w:author="Parks, Robbie M" w:date="2018-06-25T11:36:00Z">
        <w:r w:rsidR="00F01D35">
          <w:rPr>
            <w:bCs/>
          </w:rPr>
          <w:t>)</w:t>
        </w:r>
      </w:ins>
    </w:p>
    <w:p w14:paraId="74D3DC6F" w14:textId="77777777" w:rsidR="00B162ED" w:rsidRPr="00BD7CB1" w:rsidRDefault="00B162ED" w:rsidP="006C6128">
      <w:pPr>
        <w:rPr>
          <w:ins w:id="57" w:author="Parks, Robbie M" w:date="2018-06-23T15:02:00Z"/>
          <w:bCs/>
          <w:i/>
          <w:color w:val="FF0000"/>
        </w:rPr>
      </w:pPr>
    </w:p>
    <w:p w14:paraId="07C381AF" w14:textId="77777777" w:rsidR="006C6128" w:rsidRPr="00BD7CB1" w:rsidRDefault="006C6128" w:rsidP="006C6128">
      <w:pPr>
        <w:rPr>
          <w:ins w:id="58" w:author="Parks, Robbie M" w:date="2018-06-23T15:02:00Z"/>
          <w:bCs/>
          <w:i/>
        </w:rPr>
      </w:pPr>
      <w:ins w:id="59"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60" w:author="Parks, Robbie M" w:date="2018-06-23T15:06:00Z"/>
          <w:bCs/>
        </w:rPr>
      </w:pPr>
    </w:p>
    <w:p w14:paraId="107A2F0B" w14:textId="55F41C85" w:rsidR="003E64B5" w:rsidRDefault="00EF7AB7" w:rsidP="00E61AB2">
      <w:pPr>
        <w:rPr>
          <w:ins w:id="61" w:author="Parks, Robbie M" w:date="2018-06-19T11:55:00Z"/>
          <w:bCs/>
        </w:rPr>
      </w:pPr>
      <w:ins w:id="62" w:author="Parks, Robbie M" w:date="2018-06-23T15:07:00Z">
        <w:r>
          <w:rPr>
            <w:bCs/>
          </w:rPr>
          <w:t>Figure XX</w:t>
        </w:r>
        <w:r w:rsidR="00153D7F">
          <w:rPr>
            <w:bCs/>
          </w:rPr>
          <w:t xml:space="preserve"> addre</w:t>
        </w:r>
        <w:r w:rsidR="00B162ED">
          <w:rPr>
            <w:bCs/>
          </w:rPr>
          <w:t>sses this</w:t>
        </w:r>
      </w:ins>
      <w:ins w:id="63" w:author="Parks, Robbie M" w:date="2018-06-24T21:57:00Z">
        <w:r w:rsidR="00153D7F">
          <w:rPr>
            <w:bCs/>
          </w:rPr>
          <w:t xml:space="preserve"> question</w:t>
        </w:r>
      </w:ins>
      <w:ins w:id="64" w:author="Parks, Robbie M" w:date="2018-06-23T15:07:00Z">
        <w:r w:rsidR="00B162ED">
          <w:rPr>
            <w:bCs/>
          </w:rPr>
          <w:t>, showing that independent of region, timing of maximum and minimum mortality remains stable</w:t>
        </w:r>
      </w:ins>
      <w:ins w:id="65" w:author="Parks, Robbie M" w:date="2018-06-24T21:57:00Z">
        <w:r w:rsidR="00153D7F">
          <w:rPr>
            <w:bCs/>
          </w:rPr>
          <w:t xml:space="preserve"> for many causes of death</w:t>
        </w:r>
      </w:ins>
      <w:ins w:id="66" w:author="Parks, Robbie M" w:date="2018-06-23T15:07:00Z">
        <w:r w:rsidR="00B162ED">
          <w:rPr>
            <w:bCs/>
          </w:rPr>
          <w:t>.</w:t>
        </w:r>
      </w:ins>
    </w:p>
    <w:p w14:paraId="089425C7" w14:textId="77777777" w:rsidR="003B6EF6" w:rsidRDefault="003B6EF6" w:rsidP="00E61AB2">
      <w:pPr>
        <w:rPr>
          <w:ins w:id="67" w:author="Parks, Robbie M" w:date="2018-06-19T11:55:00Z"/>
          <w:bCs/>
        </w:rPr>
      </w:pPr>
    </w:p>
    <w:p w14:paraId="3679E756" w14:textId="2DAA2855" w:rsidR="003B6EF6" w:rsidRPr="006C28FF" w:rsidRDefault="003E64B5" w:rsidP="00E61AB2">
      <w:pPr>
        <w:rPr>
          <w:bCs/>
        </w:rPr>
      </w:pPr>
      <w:ins w:id="68" w:author="Parks, Robbie M" w:date="2018-06-23T15:07:00Z">
        <w:r>
          <w:rPr>
            <w:bCs/>
          </w:rPr>
          <w:t>In addition, w</w:t>
        </w:r>
      </w:ins>
      <w:ins w:id="69" w:author="Parks, Robbie M" w:date="2018-06-19T11:55:00Z">
        <w:r w:rsidR="003B6EF6">
          <w:rPr>
            <w:bCs/>
          </w:rPr>
          <w:t xml:space="preserve">e have clarified our </w:t>
        </w:r>
      </w:ins>
      <w:ins w:id="70" w:author="Parks, Robbie M" w:date="2018-06-19T11:58:00Z">
        <w:r w:rsidR="001A0299">
          <w:rPr>
            <w:bCs/>
          </w:rPr>
          <w:t>method</w:t>
        </w:r>
      </w:ins>
      <w:ins w:id="71" w:author="Parks, Robbie M" w:date="2018-06-19T11:55:00Z">
        <w:r w:rsidR="003B6EF6">
          <w:rPr>
            <w:bCs/>
          </w:rPr>
          <w:t xml:space="preserve"> for </w:t>
        </w:r>
      </w:ins>
      <w:ins w:id="72" w:author="Parks, Robbie M" w:date="2018-06-19T11:58:00Z">
        <w:r w:rsidR="00EF7AB7">
          <w:rPr>
            <w:bCs/>
          </w:rPr>
          <w:t>Figure XX</w:t>
        </w:r>
        <w:r w:rsidR="00BD42AC">
          <w:rPr>
            <w:bCs/>
          </w:rPr>
          <w:t xml:space="preserve"> in the revised manuscript</w:t>
        </w:r>
        <w:r w:rsidR="0029551D">
          <w:rPr>
            <w:bCs/>
          </w:rPr>
          <w:t xml:space="preserve">. We have also developed the alternative statistical model above </w:t>
        </w:r>
      </w:ins>
      <w:ins w:id="73"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74" w:author="Parks, Robbie M" w:date="2018-06-19T12:44:00Z">
        <w:r w:rsidR="006D5AF5">
          <w:rPr>
            <w:bCs/>
          </w:rPr>
          <w:t xml:space="preserve"> We give the values of </w:t>
        </w:r>
        <w:r w:rsidR="006D5AF5" w:rsidRPr="006D5AF5">
          <w:rPr>
            <w:bCs/>
          </w:rPr>
          <w:t>γ</w:t>
        </w:r>
      </w:ins>
      <w:ins w:id="75" w:author="Parks, Robbie M" w:date="2018-06-19T12:45:00Z">
        <w:r w:rsidR="006D5AF5">
          <w:rPr>
            <w:bCs/>
          </w:rPr>
          <w:t xml:space="preserve"> with p-values</w:t>
        </w:r>
        <w:r w:rsidR="008A67DF">
          <w:rPr>
            <w:bCs/>
          </w:rPr>
          <w:t xml:space="preserve"> by age-sex</w:t>
        </w:r>
      </w:ins>
      <w:ins w:id="76" w:author="Parks, Robbie M" w:date="2018-06-20T00:53:00Z">
        <w:r w:rsidR="003D4EF9">
          <w:rPr>
            <w:bCs/>
          </w:rPr>
          <w:t>, though with our method we have not been able to obtain 95% confidence intervals</w:t>
        </w:r>
      </w:ins>
      <w:ins w:id="77" w:author="Parks, Robbie M" w:date="2018-06-19T12:45:00Z">
        <w:r w:rsidR="007C27B3">
          <w:rPr>
            <w:bCs/>
          </w:rPr>
          <w:t xml:space="preserve">. We have addressed the values of </w:t>
        </w:r>
        <w:r w:rsidR="007C27B3" w:rsidRPr="007C27B3">
          <w:rPr>
            <w:bCs/>
          </w:rPr>
          <w:t>α</w:t>
        </w:r>
      </w:ins>
      <w:ins w:id="78" w:author="Parks, Robbie M" w:date="2018-06-19T12:46:00Z">
        <w:r w:rsidR="007C27B3">
          <w:rPr>
            <w:bCs/>
          </w:rPr>
          <w:t xml:space="preserve"> in our centre of gravity analysis</w:t>
        </w:r>
        <w:r w:rsidR="00062159">
          <w:rPr>
            <w:bCs/>
          </w:rPr>
          <w:t xml:space="preserve">, the results </w:t>
        </w:r>
        <w:r w:rsidR="00EF7AB7">
          <w:rPr>
            <w:bCs/>
          </w:rPr>
          <w:t>of which we display in Figures XX and XX</w:t>
        </w:r>
        <w:r w:rsidR="00062159">
          <w:rPr>
            <w:bCs/>
          </w:rPr>
          <w:t>.</w:t>
        </w:r>
      </w:ins>
      <w:ins w:id="79" w:author="Parks, Robbie M" w:date="2018-06-19T13:57:00Z">
        <w:r w:rsidR="001B4960">
          <w:rPr>
            <w:bCs/>
          </w:rPr>
          <w:t xml:space="preserve"> We also now include how </w:t>
        </w:r>
      </w:ins>
      <w:ins w:id="80" w:author="Parks, Robbie M" w:date="2018-06-19T13:58:00Z">
        <w:r w:rsidR="001B4960" w:rsidRPr="006D5AF5">
          <w:rPr>
            <w:bCs/>
          </w:rPr>
          <w:t>γ</w:t>
        </w:r>
        <w:r w:rsidR="001B4960">
          <w:rPr>
            <w:bCs/>
          </w:rPr>
          <w:t xml:space="preserve"> varies by region</w:t>
        </w:r>
      </w:ins>
      <w:ins w:id="81" w:author="Parks, Robbie M" w:date="2018-06-23T14:58:00Z">
        <w:r w:rsidR="000F1A2A">
          <w:rPr>
            <w:bCs/>
          </w:rPr>
          <w:t>, though there are issues with population size of</w:t>
        </w:r>
        <w:r w:rsidR="009C0FF5">
          <w:rPr>
            <w:bCs/>
          </w:rPr>
          <w:t xml:space="preserve"> the smal</w:t>
        </w:r>
        <w:r w:rsidR="00E15758">
          <w:rPr>
            <w:bCs/>
          </w:rPr>
          <w:t>ler climate regions</w:t>
        </w:r>
      </w:ins>
      <w:ins w:id="82" w:author="Parks, Robbie M" w:date="2018-06-19T13:58:00Z">
        <w:r w:rsidR="002713A8">
          <w:rPr>
            <w:bCs/>
          </w:rPr>
          <w:t>.</w:t>
        </w:r>
      </w:ins>
    </w:p>
    <w:p w14:paraId="0F7E48C1" w14:textId="77777777" w:rsidR="00BD0E87" w:rsidRPr="00D02BB5" w:rsidRDefault="00BD0E87" w:rsidP="00E61AB2">
      <w:pPr>
        <w:rPr>
          <w:bCs/>
        </w:rPr>
      </w:pPr>
    </w:p>
    <w:p w14:paraId="274327B9" w14:textId="77777777" w:rsidR="00D02BB5" w:rsidRDefault="00D02BB5" w:rsidP="00E61AB2">
      <w:pPr>
        <w:rPr>
          <w:ins w:id="83" w:author="Parks, Robbie M" w:date="2018-07-03T12:39:00Z"/>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ins w:id="84" w:author="Parks, Robbie M" w:date="2018-07-03T12:39:00Z"/>
          <w:b/>
          <w:bCs/>
        </w:rPr>
      </w:pPr>
    </w:p>
    <w:p w14:paraId="5D900B6A" w14:textId="4E081498" w:rsidR="000A3852" w:rsidRDefault="000A3852" w:rsidP="00E61AB2">
      <w:pPr>
        <w:rPr>
          <w:ins w:id="85" w:author="Parks, Robbie M" w:date="2018-07-03T12:44:00Z"/>
          <w:bCs/>
        </w:rPr>
      </w:pPr>
      <w:ins w:id="86" w:author="Parks, Robbie M" w:date="2018-07-03T12:39:00Z">
        <w:r>
          <w:rPr>
            <w:bCs/>
          </w:rPr>
          <w:t>We avoided the term Excess Winter Deaths (EWDs). Using EWDs necessarily assumes that deaths in th</w:t>
        </w:r>
      </w:ins>
      <w:ins w:id="87" w:author="Parks, Robbie M" w:date="2018-07-03T12:40:00Z">
        <w:r>
          <w:rPr>
            <w:bCs/>
          </w:rPr>
          <w:t>e winter are higher than in the summer. T</w:t>
        </w:r>
      </w:ins>
      <w:ins w:id="88" w:author="Parks, Robbie M" w:date="2018-07-03T12:41:00Z">
        <w:r>
          <w:rPr>
            <w:bCs/>
          </w:rPr>
          <w:t>his</w:t>
        </w:r>
        <w:r w:rsidR="00825700">
          <w:rPr>
            <w:bCs/>
          </w:rPr>
          <w:t xml:space="preserve"> is shown as not to be the case, for example, when looking at peak mortality for intentional injuries of several </w:t>
        </w:r>
      </w:ins>
      <w:ins w:id="89" w:author="Parks, Robbie M" w:date="2018-07-03T12:44:00Z">
        <w:r w:rsidR="00F63ABE">
          <w:rPr>
            <w:bCs/>
          </w:rPr>
          <w:t xml:space="preserve">male </w:t>
        </w:r>
      </w:ins>
      <w:ins w:id="90" w:author="Parks, Robbie M" w:date="2018-07-03T12:41:00Z">
        <w:r w:rsidR="00825700">
          <w:rPr>
            <w:bCs/>
          </w:rPr>
          <w:t>age groups</w:t>
        </w:r>
        <w:r>
          <w:rPr>
            <w:bCs/>
          </w:rPr>
          <w:t xml:space="preserve">. We have </w:t>
        </w:r>
      </w:ins>
      <w:ins w:id="91" w:author="Parks, Robbie M" w:date="2018-07-03T12:44:00Z">
        <w:r w:rsidR="00F63ABE">
          <w:rPr>
            <w:bCs/>
          </w:rPr>
          <w:t>addressed EWDs</w:t>
        </w:r>
      </w:ins>
      <w:ins w:id="92" w:author="Parks, Robbie M" w:date="2018-07-03T12:41:00Z">
        <w:r>
          <w:rPr>
            <w:bCs/>
          </w:rPr>
          <w:t xml:space="preserve"> </w:t>
        </w:r>
        <w:r w:rsidR="0070750E">
          <w:rPr>
            <w:bCs/>
          </w:rPr>
          <w:t xml:space="preserve">in the </w:t>
        </w:r>
      </w:ins>
      <w:ins w:id="93" w:author="Parks, Robbie M" w:date="2018-07-03T12:58:00Z">
        <w:r w:rsidR="006135C4">
          <w:rPr>
            <w:bCs/>
          </w:rPr>
          <w:t xml:space="preserve">methods section of the </w:t>
        </w:r>
      </w:ins>
      <w:ins w:id="94" w:author="Parks, Robbie M" w:date="2018-07-03T12:41:00Z">
        <w:r w:rsidR="0070750E">
          <w:rPr>
            <w:bCs/>
          </w:rPr>
          <w:t>revised manuscript on P</w:t>
        </w:r>
      </w:ins>
      <w:ins w:id="95" w:author="Parks, Robbie M" w:date="2018-07-03T12:47:00Z">
        <w:r w:rsidR="0070750E">
          <w:rPr>
            <w:bCs/>
          </w:rPr>
          <w:t>.</w:t>
        </w:r>
      </w:ins>
      <w:ins w:id="96" w:author="Parks, Robbie M" w:date="2018-07-03T12:44:00Z">
        <w:r w:rsidR="00F63ABE">
          <w:rPr>
            <w:bCs/>
          </w:rPr>
          <w:t xml:space="preserve"> XX.</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lastRenderedPageBreak/>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97" w:author="Parks, Robbie M" w:date="2018-07-03T12:47:00Z">
        <w:r w:rsidR="0070750E">
          <w:rPr>
            <w:bCs/>
          </w:rPr>
          <w:t>X</w:t>
        </w:r>
      </w:ins>
      <w:ins w:id="98" w:author="Parks, Robbie M" w:date="2018-06-19T15:02:00Z">
        <w:r w:rsidR="0070750E">
          <w:rPr>
            <w:bCs/>
          </w:rPr>
          <w:t>X</w:t>
        </w:r>
      </w:ins>
      <w:ins w:id="99" w:author="Parks, Robbie M" w:date="2018-06-19T17:05:00Z">
        <w:r w:rsidR="00BA7F9D">
          <w:rPr>
            <w:bCs/>
          </w:rPr>
          <w:t xml:space="preserve"> and Table </w:t>
        </w:r>
        <w:r w:rsidR="0070750E">
          <w:rPr>
            <w:bCs/>
          </w:rPr>
          <w:t>XX</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3665F102" w:rsidR="006D1920" w:rsidRDefault="006D1920" w:rsidP="00E61AB2">
      <w:pPr>
        <w:rPr>
          <w:bCs/>
        </w:rPr>
      </w:pPr>
      <w:r>
        <w:rPr>
          <w:bCs/>
        </w:rPr>
        <w:t>We have added a table of descriptive statistics to give an overview of the number of deaths from each cause (T</w:t>
      </w:r>
      <w:commentRangeStart w:id="100"/>
      <w:r>
        <w:rPr>
          <w:bCs/>
        </w:rPr>
        <w:t xml:space="preserve">able </w:t>
      </w:r>
      <w:ins w:id="101" w:author="Parks, Robbie M" w:date="2018-06-19T12:03:00Z">
        <w:r w:rsidR="00CD148A">
          <w:rPr>
            <w:bCs/>
          </w:rPr>
          <w:t>XX</w:t>
        </w:r>
      </w:ins>
      <w:r>
        <w:rPr>
          <w:bCs/>
        </w:rPr>
        <w:t>).</w:t>
      </w:r>
      <w:commentRangeEnd w:id="100"/>
      <w:r w:rsidR="00831D8C">
        <w:rPr>
          <w:rStyle w:val="CommentReference"/>
        </w:rPr>
        <w:commentReference w:id="100"/>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w:t>
      </w:r>
      <w:commentRangeStart w:id="102"/>
      <w:commentRangeStart w:id="103"/>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02"/>
      <w:r w:rsidR="006D1920">
        <w:rPr>
          <w:rStyle w:val="CommentReference"/>
        </w:rPr>
        <w:commentReference w:id="102"/>
      </w:r>
      <w:commentRangeEnd w:id="103"/>
      <w:r w:rsidR="006A34F6">
        <w:rPr>
          <w:rStyle w:val="CommentReference"/>
        </w:rPr>
        <w:commentReference w:id="103"/>
      </w:r>
    </w:p>
    <w:p w14:paraId="0F608215" w14:textId="247FF14B" w:rsidR="00D02BB5" w:rsidRDefault="00D02BB5" w:rsidP="00E61AB2">
      <w:pPr>
        <w:rPr>
          <w:bCs/>
        </w:rPr>
      </w:pPr>
    </w:p>
    <w:p w14:paraId="1D7F736F" w14:textId="77777777" w:rsidR="0002089D" w:rsidRDefault="00BE0B8B" w:rsidP="0003425D">
      <w:pPr>
        <w:rPr>
          <w:ins w:id="104" w:author="Parks, Robbie M" w:date="2018-06-19T12:27:00Z"/>
          <w:bCs/>
        </w:rPr>
      </w:pPr>
      <w:ins w:id="105" w:author="Parks, Robbie M" w:date="2018-06-19T12:25:00Z">
        <w:r>
          <w:rPr>
            <w:bCs/>
          </w:rPr>
          <w:t>A fair comment and address</w:t>
        </w:r>
      </w:ins>
      <w:ins w:id="106" w:author="Parks, Robbie M" w:date="2018-06-19T12:27:00Z">
        <w:r w:rsidR="00554D06">
          <w:rPr>
            <w:bCs/>
          </w:rPr>
          <w:t xml:space="preserve">ed </w:t>
        </w:r>
      </w:ins>
      <w:ins w:id="107" w:author="Parks, Robbie M" w:date="2018-06-19T12:25:00Z">
        <w:r>
          <w:rPr>
            <w:bCs/>
          </w:rPr>
          <w:t xml:space="preserve">in the </w:t>
        </w:r>
      </w:ins>
      <w:ins w:id="108" w:author="Parks, Robbie M" w:date="2018-06-19T12:27:00Z">
        <w:r w:rsidR="00B71F4E">
          <w:rPr>
            <w:bCs/>
          </w:rPr>
          <w:t xml:space="preserve">revised manuscript in the </w:t>
        </w:r>
      </w:ins>
      <w:ins w:id="109" w:author="Parks, Robbie M" w:date="2018-06-19T12:25:00Z">
        <w:r w:rsidR="00B71F4E">
          <w:rPr>
            <w:bCs/>
          </w:rPr>
          <w:t>discussion</w:t>
        </w:r>
        <w:r>
          <w:rPr>
            <w:bCs/>
          </w:rPr>
          <w:t xml:space="preserve">. </w:t>
        </w:r>
      </w:ins>
    </w:p>
    <w:p w14:paraId="62437E46" w14:textId="77777777" w:rsidR="0002089D" w:rsidRDefault="0002089D" w:rsidP="0003425D">
      <w:pPr>
        <w:rPr>
          <w:ins w:id="110" w:author="Parks, Robbie M" w:date="2018-06-19T12:27:00Z"/>
          <w:bCs/>
        </w:rPr>
      </w:pPr>
    </w:p>
    <w:p w14:paraId="2ECC7E62" w14:textId="439ADAE0" w:rsidR="002E2D66" w:rsidRDefault="00BE0B8B" w:rsidP="0003425D">
      <w:pPr>
        <w:rPr>
          <w:ins w:id="111" w:author="Parks, Robbie M" w:date="2018-06-19T12:29:00Z"/>
          <w:bCs/>
        </w:rPr>
      </w:pPr>
      <w:commentRangeStart w:id="112"/>
      <w:ins w:id="113" w:author="Parks, Robbie M" w:date="2018-06-19T12:25:00Z">
        <w:r>
          <w:rPr>
            <w:bCs/>
          </w:rPr>
          <w:t>It is true that the papers referenced compare</w:t>
        </w:r>
      </w:ins>
      <w:ins w:id="114" w:author="Parks, Robbie M" w:date="2018-06-19T12:27:00Z">
        <w:r w:rsidR="0002089D">
          <w:rPr>
            <w:bCs/>
          </w:rPr>
          <w:t xml:space="preserve"> Excess Winter Death </w:t>
        </w:r>
      </w:ins>
      <w:ins w:id="115" w:author="Parks, Robbie M" w:date="2018-06-19T12:28:00Z">
        <w:r w:rsidR="0002089D">
          <w:rPr>
            <w:bCs/>
          </w:rPr>
          <w:t xml:space="preserve">Index (analogous to our generalised </w:t>
        </w:r>
        <w:r w:rsidR="008F3701">
          <w:rPr>
            <w:bCs/>
          </w:rPr>
          <w:t>percent difference between maximum and minimum mortality within a year)</w:t>
        </w:r>
      </w:ins>
      <w:ins w:id="116" w:author="Parks, Robbie M" w:date="2018-06-19T12:29:00Z">
        <w:r w:rsidR="00BF2BC7">
          <w:rPr>
            <w:bCs/>
          </w:rPr>
          <w:t xml:space="preserve"> to mean temperature rather than </w:t>
        </w:r>
        <w:r w:rsidR="002E2D66">
          <w:rPr>
            <w:bCs/>
          </w:rPr>
          <w:t xml:space="preserve">range of </w:t>
        </w:r>
      </w:ins>
      <w:ins w:id="117" w:author="Parks, Robbie M" w:date="2018-06-19T12:31:00Z">
        <w:r w:rsidR="00D0417B">
          <w:rPr>
            <w:bCs/>
          </w:rPr>
          <w:t>temperature</w:t>
        </w:r>
      </w:ins>
      <w:ins w:id="118" w:author="Parks, Robbie M" w:date="2018-06-19T12:26:00Z">
        <w:r w:rsidR="003A105F">
          <w:rPr>
            <w:bCs/>
          </w:rPr>
          <w:t>.</w:t>
        </w:r>
      </w:ins>
      <w:ins w:id="119"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20" w:author="Parks, Robbie M" w:date="2018-06-19T12:32:00Z">
        <w:r w:rsidR="003A105F">
          <w:rPr>
            <w:bCs/>
          </w:rPr>
          <w:fldChar w:fldCharType="end"/>
        </w:r>
      </w:ins>
    </w:p>
    <w:p w14:paraId="435A1B9D" w14:textId="77777777" w:rsidR="002E2D66" w:rsidRDefault="002E2D66" w:rsidP="0003425D">
      <w:pPr>
        <w:rPr>
          <w:ins w:id="121" w:author="Parks, Robbie M" w:date="2018-06-19T12:29:00Z"/>
          <w:bCs/>
        </w:rPr>
      </w:pPr>
    </w:p>
    <w:p w14:paraId="7C6556B2" w14:textId="084B9A68" w:rsidR="0003425D" w:rsidRDefault="001E05B9" w:rsidP="0003425D">
      <w:pPr>
        <w:rPr>
          <w:bCs/>
        </w:rPr>
      </w:pPr>
      <w:ins w:id="122" w:author="Parks, Robbie M" w:date="2018-06-19T12:26:00Z">
        <w:r>
          <w:rPr>
            <w:bCs/>
          </w:rPr>
          <w:t>We</w:t>
        </w:r>
      </w:ins>
      <w:ins w:id="123" w:author="Parks, Robbie M" w:date="2018-06-19T12:29:00Z">
        <w:r w:rsidR="007A515B">
          <w:rPr>
            <w:bCs/>
          </w:rPr>
          <w:t xml:space="preserve"> also</w:t>
        </w:r>
      </w:ins>
      <w:ins w:id="124" w:author="Parks, Robbie M" w:date="2018-06-19T12:26:00Z">
        <w:r>
          <w:rPr>
            <w:bCs/>
          </w:rPr>
          <w:t xml:space="preserve"> believe that it is valuable to compare the range of temperat</w:t>
        </w:r>
        <w:r w:rsidR="00E10B89">
          <w:rPr>
            <w:bCs/>
          </w:rPr>
          <w:t xml:space="preserve">ures with the percentage difference </w:t>
        </w:r>
      </w:ins>
      <w:ins w:id="125" w:author="Parks, Robbie M" w:date="2018-06-19T12:29:00Z">
        <w:r w:rsidR="00E10B89">
          <w:rPr>
            <w:bCs/>
          </w:rPr>
          <w:t>between maximum and minimum mortality</w:t>
        </w:r>
      </w:ins>
      <w:ins w:id="126" w:author="Parks, Robbie M" w:date="2018-06-19T12:26:00Z">
        <w:r w:rsidR="001B0CDA">
          <w:rPr>
            <w:bCs/>
          </w:rPr>
          <w:t>, as it can help identify whether temperature variation throughout the year i</w:t>
        </w:r>
        <w:r w:rsidR="00DB6C4C">
          <w:rPr>
            <w:bCs/>
          </w:rPr>
          <w:t xml:space="preserve">s a driver of </w:t>
        </w:r>
      </w:ins>
      <w:ins w:id="127" w:author="Parks, Robbie M" w:date="2018-07-03T13:00:00Z">
        <w:r w:rsidR="001D67EB">
          <w:rPr>
            <w:bCs/>
          </w:rPr>
          <w:t xml:space="preserve">intra-year </w:t>
        </w:r>
      </w:ins>
      <w:ins w:id="128" w:author="Parks, Robbie M" w:date="2018-06-19T12:30:00Z">
        <w:r w:rsidR="00EF43E7">
          <w:rPr>
            <w:bCs/>
          </w:rPr>
          <w:t>mo</w:t>
        </w:r>
        <w:r w:rsidR="00E665E4">
          <w:rPr>
            <w:bCs/>
          </w:rPr>
          <w:t>rtality differences</w:t>
        </w:r>
        <w:bookmarkStart w:id="129" w:name="_GoBack"/>
        <w:bookmarkEnd w:id="129"/>
        <w:r w:rsidR="00F37861">
          <w:rPr>
            <w:bCs/>
          </w:rPr>
          <w:t>.</w:t>
        </w:r>
      </w:ins>
      <w:commentRangeEnd w:id="112"/>
      <w:r w:rsidR="00831D8C">
        <w:rPr>
          <w:rStyle w:val="CommentReference"/>
        </w:rPr>
        <w:commentReference w:id="112"/>
      </w:r>
      <w:ins w:id="130" w:author="Parks, Robbie M" w:date="2018-07-03T12:58:00Z">
        <w:r w:rsidR="003F2AFA">
          <w:rPr>
            <w:bCs/>
          </w:rPr>
          <w:t xml:space="preserve"> We have made that clear in the manuscript on P. XX.</w:t>
        </w:r>
      </w:ins>
    </w:p>
    <w:p w14:paraId="0F878EA6" w14:textId="77777777" w:rsidR="006D1920" w:rsidRPr="00D02BB5" w:rsidRDefault="006D1920" w:rsidP="00E61AB2">
      <w:pPr>
        <w:rPr>
          <w:bCs/>
        </w:rPr>
      </w:pPr>
    </w:p>
    <w:p w14:paraId="7CC183C7" w14:textId="3F8E77AD" w:rsidR="006D1920" w:rsidRDefault="00D02BB5" w:rsidP="00E61AB2">
      <w:pPr>
        <w:rPr>
          <w:ins w:id="131" w:author="Parks, Robbie M" w:date="2018-06-20T10:34:00Z"/>
          <w:b/>
          <w:bCs/>
        </w:rPr>
      </w:pPr>
      <w:commentRangeStart w:id="132"/>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32"/>
      <w:r w:rsidR="006D1920">
        <w:rPr>
          <w:rStyle w:val="CommentReference"/>
        </w:rPr>
        <w:commentReference w:id="132"/>
      </w:r>
    </w:p>
    <w:p w14:paraId="154E6DC5" w14:textId="77777777" w:rsidR="006933C7" w:rsidRDefault="006933C7" w:rsidP="00E61AB2">
      <w:pPr>
        <w:rPr>
          <w:ins w:id="133" w:author="Parks, Robbie M" w:date="2018-06-20T10:34:00Z"/>
          <w:b/>
          <w:bCs/>
        </w:rPr>
      </w:pPr>
    </w:p>
    <w:p w14:paraId="0EA26DC6" w14:textId="6D24952D" w:rsidR="006933C7" w:rsidRPr="006933C7" w:rsidRDefault="006933C7" w:rsidP="00E61AB2">
      <w:pPr>
        <w:rPr>
          <w:bCs/>
        </w:rPr>
      </w:pPr>
      <w:ins w:id="134"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35"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36" w:author="Parks, Robbie M" w:date="2018-06-20T10:34:00Z"/>
          <w:b/>
          <w:bCs/>
        </w:rPr>
      </w:pPr>
    </w:p>
    <w:p w14:paraId="5E5FB808" w14:textId="48197884" w:rsidR="00D02BB5" w:rsidRPr="00CD148A" w:rsidRDefault="00161467" w:rsidP="00E61AB2">
      <w:pPr>
        <w:rPr>
          <w:bCs/>
        </w:rPr>
      </w:pPr>
      <w:ins w:id="137"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E61AB2">
      <w:pPr>
        <w:rPr>
          <w:bCs/>
        </w:rPr>
      </w:pPr>
      <w:r>
        <w:rPr>
          <w:bCs/>
        </w:rPr>
        <w:t xml:space="preserve">We have reworded for clarity (P. </w:t>
      </w:r>
      <w:ins w:id="138" w:author="Parks, Robbie M" w:date="2018-06-20T10:22:00Z">
        <w:r w:rsidR="007F3884">
          <w:rPr>
            <w:bCs/>
          </w:rPr>
          <w:t>XX</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E61AB2">
      <w:pPr>
        <w:jc w:val="left"/>
        <w:rPr>
          <w:bCs/>
        </w:rPr>
      </w:pPr>
      <w:r>
        <w:rPr>
          <w:bCs/>
        </w:rPr>
        <w:t xml:space="preserve">We have reworded as suggested (P. </w:t>
      </w:r>
      <w:proofErr w:type="gramStart"/>
      <w:ins w:id="139" w:author="Parks, Robbie M" w:date="2018-06-20T10:32:00Z">
        <w:r w:rsidR="007F3884">
          <w:rPr>
            <w:bCs/>
          </w:rPr>
          <w:t>XX</w:t>
        </w:r>
        <w:r w:rsidR="00D97DDE">
          <w:rPr>
            <w:bCs/>
          </w:rPr>
          <w:t>,</w:t>
        </w:r>
      </w:ins>
      <w:ins w:id="140" w:author="Parks, Robbie M" w:date="2018-07-03T12:48:00Z">
        <w:r w:rsidR="007F3884">
          <w:rPr>
            <w:bCs/>
          </w:rPr>
          <w:t>XX</w:t>
        </w:r>
      </w:ins>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2C25D33A"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for 2014 through </w:t>
      </w:r>
      <w:r>
        <w:rPr>
          <w:bCs/>
        </w:rPr>
        <w:t>2016.</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8EA6899" w14:textId="75CDE72A" w:rsidR="00B52BFB" w:rsidRPr="00B52BFB" w:rsidRDefault="008338F8" w:rsidP="00B52BFB">
      <w:pPr>
        <w:widowControl w:val="0"/>
        <w:autoSpaceDE w:val="0"/>
        <w:autoSpaceDN w:val="0"/>
        <w:adjustRightInd w:val="0"/>
        <w:ind w:left="480" w:hanging="480"/>
        <w:rPr>
          <w:rFonts w:eastAsia="Times New Roman" w:cs="Arial"/>
          <w:noProof/>
        </w:rPr>
      </w:pPr>
      <w:ins w:id="141" w:author="Parks, Robbie M" w:date="2018-06-19T10:09:00Z">
        <w:r>
          <w:rPr>
            <w:bCs/>
          </w:rPr>
          <w:fldChar w:fldCharType="begin" w:fldLock="1"/>
        </w:r>
        <w:r>
          <w:rPr>
            <w:bCs/>
          </w:rPr>
          <w:instrText xml:space="preserve">ADDIN Mendeley Bibliography CSL_BIBLIOGRAPHY </w:instrText>
        </w:r>
      </w:ins>
      <w:r>
        <w:rPr>
          <w:bCs/>
        </w:rPr>
        <w:fldChar w:fldCharType="separate"/>
      </w:r>
      <w:r w:rsidR="00B52BFB" w:rsidRPr="00B52BFB">
        <w:rPr>
          <w:rFonts w:eastAsia="Times New Roman" w:cs="Arial"/>
          <w:noProof/>
        </w:rPr>
        <w:t xml:space="preserve">Basu, R. (2009). High ambient temperature and mortality: A review of epidemiologic studies from 2001 to 2008. </w:t>
      </w:r>
      <w:r w:rsidR="00B52BFB" w:rsidRPr="00B52BFB">
        <w:rPr>
          <w:rFonts w:eastAsia="Times New Roman" w:cs="Arial"/>
          <w:i/>
          <w:iCs/>
          <w:noProof/>
        </w:rPr>
        <w:t>Environmental Health: A Global Access Science Source</w:t>
      </w:r>
      <w:r w:rsidR="00B52BFB" w:rsidRPr="00B52BFB">
        <w:rPr>
          <w:rFonts w:eastAsia="Times New Roman" w:cs="Arial"/>
          <w:noProof/>
        </w:rPr>
        <w:t>. https://doi.org/10.1186/1476-069X-8-40</w:t>
      </w:r>
    </w:p>
    <w:p w14:paraId="53BBB51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Basu, R., Dominici, F., &amp; Samet, J. M. (2005). Temperature and mortality among the elderly in the United States: a comparison of epidemiologic methods. </w:t>
      </w:r>
      <w:r w:rsidRPr="00B52BFB">
        <w:rPr>
          <w:rFonts w:eastAsia="Times New Roman" w:cs="Arial"/>
          <w:i/>
          <w:iCs/>
          <w:noProof/>
        </w:rPr>
        <w:t>Epidemiology</w:t>
      </w:r>
      <w:r w:rsidRPr="00B52BFB">
        <w:rPr>
          <w:rFonts w:eastAsia="Times New Roman" w:cs="Arial"/>
          <w:noProof/>
        </w:rPr>
        <w:t xml:space="preserve">, </w:t>
      </w:r>
      <w:r w:rsidRPr="00B52BFB">
        <w:rPr>
          <w:rFonts w:eastAsia="Times New Roman" w:cs="Arial"/>
          <w:i/>
          <w:iCs/>
          <w:noProof/>
        </w:rPr>
        <w:t>16</w:t>
      </w:r>
      <w:r w:rsidRPr="00B52BFB">
        <w:rPr>
          <w:rFonts w:eastAsia="Times New Roman" w:cs="Arial"/>
          <w:noProof/>
        </w:rPr>
        <w:t>(1), 58–66. https://doi.org/00001648-200501000-00009 [pii]</w:t>
      </w:r>
    </w:p>
    <w:p w14:paraId="631FD301"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Basu, R., &amp; Samet, J. M. (2002). Relation between elevated ambient temperature and mortality: A review of the epidemiologic evidence. </w:t>
      </w:r>
      <w:r w:rsidRPr="00B52BFB">
        <w:rPr>
          <w:rFonts w:eastAsia="Times New Roman" w:cs="Arial"/>
          <w:i/>
          <w:iCs/>
          <w:noProof/>
        </w:rPr>
        <w:t>Epidemiologic Reviews</w:t>
      </w:r>
      <w:r w:rsidRPr="00B52BFB">
        <w:rPr>
          <w:rFonts w:eastAsia="Times New Roman" w:cs="Arial"/>
          <w:noProof/>
        </w:rPr>
        <w:t>. https://doi.org/10.1093/epirev/mxf007</w:t>
      </w:r>
    </w:p>
    <w:p w14:paraId="56EEB36A"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Bennett, J. E., Blangiardo, M., Fecht, D., Elliott, P., &amp; Ezzati, M. (2014). Vulnerability to the mortality effects of warm temperature in the districts of England and Wales. </w:t>
      </w:r>
      <w:r w:rsidRPr="00B52BFB">
        <w:rPr>
          <w:rFonts w:eastAsia="Times New Roman" w:cs="Arial"/>
          <w:i/>
          <w:iCs/>
          <w:noProof/>
        </w:rPr>
        <w:t>Nature Climate Change</w:t>
      </w:r>
      <w:r w:rsidRPr="00B52BFB">
        <w:rPr>
          <w:rFonts w:eastAsia="Times New Roman" w:cs="Arial"/>
          <w:noProof/>
        </w:rPr>
        <w:t xml:space="preserve">, </w:t>
      </w:r>
      <w:r w:rsidRPr="00B52BFB">
        <w:rPr>
          <w:rFonts w:eastAsia="Times New Roman" w:cs="Arial"/>
          <w:i/>
          <w:iCs/>
          <w:noProof/>
        </w:rPr>
        <w:t>4</w:t>
      </w:r>
      <w:r w:rsidRPr="00B52BFB">
        <w:rPr>
          <w:rFonts w:eastAsia="Times New Roman" w:cs="Arial"/>
          <w:noProof/>
        </w:rPr>
        <w:t>(4), 269–273. https://doi.org/10.1038/nclimate2123</w:t>
      </w:r>
    </w:p>
    <w:p w14:paraId="1E65D27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Braga, A. L. F., Zanobetti, A., &amp; Schwartz, J. (2002). The effect of weather on respiratory and cardiovascular deaths in 12 U.S. cities. </w:t>
      </w:r>
      <w:r w:rsidRPr="00B52BFB">
        <w:rPr>
          <w:rFonts w:eastAsia="Times New Roman" w:cs="Arial"/>
          <w:i/>
          <w:iCs/>
          <w:noProof/>
        </w:rPr>
        <w:t>Environmental Health Perspectives</w:t>
      </w:r>
      <w:r w:rsidRPr="00B52BFB">
        <w:rPr>
          <w:rFonts w:eastAsia="Times New Roman" w:cs="Arial"/>
          <w:noProof/>
        </w:rPr>
        <w:t xml:space="preserve">, </w:t>
      </w:r>
      <w:r w:rsidRPr="00B52BFB">
        <w:rPr>
          <w:rFonts w:eastAsia="Times New Roman" w:cs="Arial"/>
          <w:i/>
          <w:iCs/>
          <w:noProof/>
        </w:rPr>
        <w:t>110</w:t>
      </w:r>
      <w:r w:rsidRPr="00B52BFB">
        <w:rPr>
          <w:rFonts w:eastAsia="Times New Roman" w:cs="Arial"/>
          <w:noProof/>
        </w:rPr>
        <w:t>(9), 859–863. https://doi.org/10.1289/ehp.02110859</w:t>
      </w:r>
    </w:p>
    <w:p w14:paraId="4348A4E1"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Curriero, F. C., Heiner, K. S., Samet, J. M., Zeger, S. L., Strug, L., &amp; Patz, J. A. (2002). Temperature and mortality in 11 cities of the eastern United States. </w:t>
      </w:r>
      <w:r w:rsidRPr="00B52BFB">
        <w:rPr>
          <w:rFonts w:eastAsia="Times New Roman" w:cs="Arial"/>
          <w:i/>
          <w:iCs/>
          <w:noProof/>
        </w:rPr>
        <w:t>American Journal of Epidemiology</w:t>
      </w:r>
      <w:r w:rsidRPr="00B52BFB">
        <w:rPr>
          <w:rFonts w:eastAsia="Times New Roman" w:cs="Arial"/>
          <w:noProof/>
        </w:rPr>
        <w:t xml:space="preserve">, </w:t>
      </w:r>
      <w:r w:rsidRPr="00B52BFB">
        <w:rPr>
          <w:rFonts w:eastAsia="Times New Roman" w:cs="Arial"/>
          <w:i/>
          <w:iCs/>
          <w:noProof/>
        </w:rPr>
        <w:t>155</w:t>
      </w:r>
      <w:r w:rsidRPr="00B52BFB">
        <w:rPr>
          <w:rFonts w:eastAsia="Times New Roman" w:cs="Arial"/>
          <w:noProof/>
        </w:rPr>
        <w:t>(1), 80–87. https://doi.org/10.1093/aje/155.1.80</w:t>
      </w:r>
    </w:p>
    <w:p w14:paraId="54EA30AA"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Dockery, D. W., Pope, C. A., Xu, X., Spengler, J. D., Ware, J. H., Fay, M. E., … Speizer, F. E. (1993). An association between air pollution and mortality in six U.S. cities. </w:t>
      </w:r>
      <w:r w:rsidRPr="00B52BFB">
        <w:rPr>
          <w:rFonts w:eastAsia="Times New Roman" w:cs="Arial"/>
          <w:i/>
          <w:iCs/>
          <w:noProof/>
        </w:rPr>
        <w:t>The New England Journal of Medicine</w:t>
      </w:r>
      <w:r w:rsidRPr="00B52BFB">
        <w:rPr>
          <w:rFonts w:eastAsia="Times New Roman" w:cs="Arial"/>
          <w:noProof/>
        </w:rPr>
        <w:t xml:space="preserve">, </w:t>
      </w:r>
      <w:r w:rsidRPr="00B52BFB">
        <w:rPr>
          <w:rFonts w:eastAsia="Times New Roman" w:cs="Arial"/>
          <w:i/>
          <w:iCs/>
          <w:noProof/>
        </w:rPr>
        <w:t>329</w:t>
      </w:r>
      <w:r w:rsidRPr="00B52BFB">
        <w:rPr>
          <w:rFonts w:eastAsia="Times New Roman" w:cs="Arial"/>
          <w:noProof/>
        </w:rPr>
        <w:t>(24), 1753–9. https://doi.org/10.1056/NEJM199312093292401</w:t>
      </w:r>
    </w:p>
    <w:p w14:paraId="3759DD4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Fowler, T., Southgate, R. J., Waite, T., Harrell, R., Kovats, S., Bone, A., … Murray, V. (2015). Excess winter deaths in Europe: A multi-country descriptive analysis. </w:t>
      </w:r>
      <w:r w:rsidRPr="00B52BFB">
        <w:rPr>
          <w:rFonts w:eastAsia="Times New Roman" w:cs="Arial"/>
          <w:i/>
          <w:iCs/>
          <w:noProof/>
        </w:rPr>
        <w:t>European Journal of Public Health</w:t>
      </w:r>
      <w:r w:rsidRPr="00B52BFB">
        <w:rPr>
          <w:rFonts w:eastAsia="Times New Roman" w:cs="Arial"/>
          <w:noProof/>
        </w:rPr>
        <w:t xml:space="preserve">, </w:t>
      </w:r>
      <w:r w:rsidRPr="00B52BFB">
        <w:rPr>
          <w:rFonts w:eastAsia="Times New Roman" w:cs="Arial"/>
          <w:i/>
          <w:iCs/>
          <w:noProof/>
        </w:rPr>
        <w:t>25</w:t>
      </w:r>
      <w:r w:rsidRPr="00B52BFB">
        <w:rPr>
          <w:rFonts w:eastAsia="Times New Roman" w:cs="Arial"/>
          <w:noProof/>
        </w:rPr>
        <w:t>(2), 339–345. https://doi.org/10.1093/eurpub/cku073</w:t>
      </w:r>
    </w:p>
    <w:p w14:paraId="0D8B89E6"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B52BFB">
        <w:rPr>
          <w:rFonts w:eastAsia="Times New Roman" w:cs="Arial"/>
          <w:i/>
          <w:iCs/>
          <w:noProof/>
        </w:rPr>
        <w:t>The Lancet</w:t>
      </w:r>
      <w:r w:rsidRPr="00B52BFB">
        <w:rPr>
          <w:rFonts w:eastAsia="Times New Roman" w:cs="Arial"/>
          <w:noProof/>
        </w:rPr>
        <w:t xml:space="preserve">, </w:t>
      </w:r>
      <w:r w:rsidRPr="00B52BFB">
        <w:rPr>
          <w:rFonts w:eastAsia="Times New Roman" w:cs="Arial"/>
          <w:i/>
          <w:iCs/>
          <w:noProof/>
        </w:rPr>
        <w:t>386</w:t>
      </w:r>
      <w:r w:rsidRPr="00B52BFB">
        <w:rPr>
          <w:rFonts w:eastAsia="Times New Roman" w:cs="Arial"/>
          <w:noProof/>
        </w:rPr>
        <w:t>(9991), 369–375. https://doi.org/10.1016/S0140-6736(14)62114-0</w:t>
      </w:r>
    </w:p>
    <w:p w14:paraId="3D35F580"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Healy, J. D. (2003). Excess winter mortality in Europe: A cross country analysis identifying key risk factors. </w:t>
      </w:r>
      <w:r w:rsidRPr="00B52BFB">
        <w:rPr>
          <w:rFonts w:eastAsia="Times New Roman" w:cs="Arial"/>
          <w:i/>
          <w:iCs/>
          <w:noProof/>
        </w:rPr>
        <w:t>Journal of Epidemiology and Community Health</w:t>
      </w:r>
      <w:r w:rsidRPr="00B52BFB">
        <w:rPr>
          <w:rFonts w:eastAsia="Times New Roman" w:cs="Arial"/>
          <w:noProof/>
        </w:rPr>
        <w:t xml:space="preserve">, </w:t>
      </w:r>
      <w:r w:rsidRPr="00B52BFB">
        <w:rPr>
          <w:rFonts w:eastAsia="Times New Roman" w:cs="Arial"/>
          <w:i/>
          <w:iCs/>
          <w:noProof/>
        </w:rPr>
        <w:t>57</w:t>
      </w:r>
      <w:r w:rsidRPr="00B52BFB">
        <w:rPr>
          <w:rFonts w:eastAsia="Times New Roman" w:cs="Arial"/>
          <w:noProof/>
        </w:rPr>
        <w:t>(10), 784–789. https://doi.org/10.1136/jech.57.10.784</w:t>
      </w:r>
    </w:p>
    <w:p w14:paraId="5A180B23"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Hoek, G., Krishnan, R. M., Beelen, R., Peters, A., Ostro, B., Brunekreef, B., &amp; Kaufman, J. D. (2013). Long-term air pollution exposure and cardio- respiratory mortality: a review. </w:t>
      </w:r>
      <w:r w:rsidRPr="00B52BFB">
        <w:rPr>
          <w:rFonts w:eastAsia="Times New Roman" w:cs="Arial"/>
          <w:i/>
          <w:iCs/>
          <w:noProof/>
        </w:rPr>
        <w:t>Environmental Health</w:t>
      </w:r>
      <w:r w:rsidRPr="00B52BFB">
        <w:rPr>
          <w:rFonts w:eastAsia="Times New Roman" w:cs="Arial"/>
          <w:noProof/>
        </w:rPr>
        <w:t xml:space="preserve">, </w:t>
      </w:r>
      <w:r w:rsidRPr="00B52BFB">
        <w:rPr>
          <w:rFonts w:eastAsia="Times New Roman" w:cs="Arial"/>
          <w:i/>
          <w:iCs/>
          <w:noProof/>
        </w:rPr>
        <w:t>12</w:t>
      </w:r>
      <w:r w:rsidRPr="00B52BFB">
        <w:rPr>
          <w:rFonts w:eastAsia="Times New Roman" w:cs="Arial"/>
          <w:noProof/>
        </w:rPr>
        <w:t>(1), 43. https://doi.org/10.1186/1476-069X-12-43</w:t>
      </w:r>
    </w:p>
    <w:p w14:paraId="67701D2C" w14:textId="77777777" w:rsidR="00B52BFB" w:rsidRPr="00B52BFB" w:rsidRDefault="00B52BFB" w:rsidP="00B52BFB">
      <w:pPr>
        <w:widowControl w:val="0"/>
        <w:autoSpaceDE w:val="0"/>
        <w:autoSpaceDN w:val="0"/>
        <w:adjustRightInd w:val="0"/>
        <w:ind w:left="480" w:hanging="480"/>
        <w:rPr>
          <w:rFonts w:eastAsia="Times New Roman" w:cs="Arial"/>
          <w:noProof/>
        </w:rPr>
      </w:pPr>
      <w:r w:rsidRPr="00B52BFB">
        <w:rPr>
          <w:rFonts w:eastAsia="Times New Roman" w:cs="Arial"/>
          <w:noProof/>
        </w:rPr>
        <w:t xml:space="preserve">McKee, C. M. (1989). Deaths in winter: Can Britain learn from Europe? </w:t>
      </w:r>
      <w:r w:rsidRPr="00B52BFB">
        <w:rPr>
          <w:rFonts w:eastAsia="Times New Roman" w:cs="Arial"/>
          <w:i/>
          <w:iCs/>
          <w:noProof/>
        </w:rPr>
        <w:t>European Journal of Epidemiology</w:t>
      </w:r>
      <w:r w:rsidRPr="00B52BFB">
        <w:rPr>
          <w:rFonts w:eastAsia="Times New Roman" w:cs="Arial"/>
          <w:noProof/>
        </w:rPr>
        <w:t xml:space="preserve">, </w:t>
      </w:r>
      <w:r w:rsidRPr="00B52BFB">
        <w:rPr>
          <w:rFonts w:eastAsia="Times New Roman" w:cs="Arial"/>
          <w:i/>
          <w:iCs/>
          <w:noProof/>
        </w:rPr>
        <w:t>5</w:t>
      </w:r>
      <w:r w:rsidRPr="00B52BFB">
        <w:rPr>
          <w:rFonts w:eastAsia="Times New Roman" w:cs="Arial"/>
          <w:noProof/>
        </w:rPr>
        <w:t>(2), 178–182. https://doi.org/10.1007/BF00156826</w:t>
      </w:r>
    </w:p>
    <w:p w14:paraId="531C0A8F" w14:textId="77777777" w:rsidR="00B52BFB" w:rsidRPr="00B52BFB" w:rsidRDefault="00B52BFB" w:rsidP="00B52BFB">
      <w:pPr>
        <w:widowControl w:val="0"/>
        <w:autoSpaceDE w:val="0"/>
        <w:autoSpaceDN w:val="0"/>
        <w:adjustRightInd w:val="0"/>
        <w:ind w:left="480" w:hanging="480"/>
        <w:rPr>
          <w:rFonts w:cs="Arial"/>
          <w:noProof/>
        </w:rPr>
      </w:pPr>
      <w:r w:rsidRPr="00B52BFB">
        <w:rPr>
          <w:rFonts w:eastAsia="Times New Roman" w:cs="Arial"/>
          <w:noProof/>
        </w:rPr>
        <w:t xml:space="preserve">Pope, C. A., Burnett, R. T., Thun, M. J., Calle, E. E., Krewski, D., Ito, K., &amp; Thurston, G. D. (2002). Lung cancer, cardiopulmonary mortality, and long-term exposure to fine particulate air pollution. </w:t>
      </w:r>
      <w:r w:rsidRPr="00B52BFB">
        <w:rPr>
          <w:rFonts w:eastAsia="Times New Roman" w:cs="Arial"/>
          <w:i/>
          <w:iCs/>
          <w:noProof/>
        </w:rPr>
        <w:t>JAMA</w:t>
      </w:r>
      <w:r w:rsidRPr="00B52BFB">
        <w:rPr>
          <w:rFonts w:eastAsia="Times New Roman" w:cs="Arial"/>
          <w:noProof/>
        </w:rPr>
        <w:t xml:space="preserve">, </w:t>
      </w:r>
      <w:r w:rsidRPr="00B52BFB">
        <w:rPr>
          <w:rFonts w:eastAsia="Times New Roman" w:cs="Arial"/>
          <w:i/>
          <w:iCs/>
          <w:noProof/>
        </w:rPr>
        <w:t>287</w:t>
      </w:r>
      <w:r w:rsidRPr="00B52BFB">
        <w:rPr>
          <w:rFonts w:eastAsia="Times New Roman" w:cs="Arial"/>
          <w:noProof/>
        </w:rPr>
        <w:t>(9), 1132–1141. https://doi.org/joc11435 [pii]</w:t>
      </w:r>
    </w:p>
    <w:p w14:paraId="094A715E" w14:textId="62095F8B" w:rsidR="00B11CF3" w:rsidRDefault="008338F8" w:rsidP="00B52BFB">
      <w:pPr>
        <w:widowControl w:val="0"/>
        <w:autoSpaceDE w:val="0"/>
        <w:autoSpaceDN w:val="0"/>
        <w:adjustRightInd w:val="0"/>
        <w:ind w:left="480" w:hanging="480"/>
        <w:rPr>
          <w:bCs/>
        </w:rPr>
      </w:pPr>
      <w:ins w:id="142"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8-06-26T13:04:00Z" w:initials="M">
    <w:p w14:paraId="4E2912C0" w14:textId="46F7C56C" w:rsidR="00EA4A0E" w:rsidRDefault="00EA4A0E">
      <w:pPr>
        <w:pStyle w:val="CommentText"/>
      </w:pPr>
      <w:r>
        <w:rPr>
          <w:rStyle w:val="CommentReference"/>
        </w:rPr>
        <w:annotationRef/>
      </w:r>
      <w:r>
        <w:t>to do based on our discussion; discuss again as needed (also perhaps discuss with RT)</w:t>
      </w:r>
    </w:p>
  </w:comment>
  <w:comment w:id="1" w:author="Majid" w:date="2018-06-26T13:05:00Z" w:initials="M">
    <w:p w14:paraId="4D2B72BB" w14:textId="5654C4ED" w:rsidR="00EA4A0E" w:rsidRDefault="00EA4A0E">
      <w:pPr>
        <w:pStyle w:val="CommentText"/>
      </w:pPr>
      <w:r>
        <w:rPr>
          <w:rStyle w:val="CommentReference"/>
        </w:rPr>
        <w:annotationRef/>
      </w:r>
      <w:r>
        <w:t xml:space="preserve">let’s discuss citations for this. </w:t>
      </w:r>
    </w:p>
  </w:comment>
  <w:comment w:id="2" w:author="Majid" w:date="2018-06-26T13:10:00Z" w:initials="M">
    <w:p w14:paraId="2CD4E42F" w14:textId="6160934E" w:rsidR="00B06581" w:rsidRDefault="00B06581">
      <w:pPr>
        <w:pStyle w:val="CommentText"/>
      </w:pPr>
      <w:r>
        <w:rPr>
          <w:rStyle w:val="CommentReference"/>
        </w:rPr>
        <w:annotationRef/>
      </w:r>
      <w:r>
        <w:t>discuss how to use stuff like the Grenfell papers and El Nino + citation</w:t>
      </w:r>
    </w:p>
  </w:comment>
  <w:comment w:id="10" w:author="Ezzati, Majid" w:date="2018-06-26T21:56:00Z" w:initials="EM">
    <w:p w14:paraId="057B2049" w14:textId="521F285B" w:rsidR="00D3308C" w:rsidRDefault="00E46374">
      <w:pPr>
        <w:pStyle w:val="CommentText"/>
      </w:pPr>
      <w:r>
        <w:rPr>
          <w:rStyle w:val="CommentReference"/>
        </w:rPr>
        <w:annotationRef/>
      </w:r>
      <w:r w:rsidR="00D3308C">
        <w:t>discuss what exactly rely on means and why this is relevant</w:t>
      </w:r>
    </w:p>
  </w:comment>
  <w:comment w:id="50" w:author="Parks, Robbie M" w:date="2018-07-03T12:32:00Z" w:initials="PRM">
    <w:p w14:paraId="58C342AB" w14:textId="35578629" w:rsidR="00957F56" w:rsidRDefault="00957F56">
      <w:pPr>
        <w:pStyle w:val="CommentText"/>
      </w:pPr>
      <w:r>
        <w:rPr>
          <w:rStyle w:val="CommentReference"/>
        </w:rPr>
        <w:annotationRef/>
      </w:r>
      <w:r w:rsidR="00EE436D">
        <w:t>Confirm</w:t>
      </w:r>
      <w:r>
        <w:t xml:space="preserve"> we’re not going to show this?</w:t>
      </w:r>
    </w:p>
  </w:comment>
  <w:comment w:id="100" w:author="Ezzati, Majid" w:date="2018-06-26T22:09:00Z" w:initials="EM">
    <w:p w14:paraId="0DF4A0BE" w14:textId="248A11C3" w:rsidR="00831D8C" w:rsidRDefault="00831D8C">
      <w:pPr>
        <w:pStyle w:val="CommentText"/>
      </w:pPr>
      <w:r>
        <w:rPr>
          <w:rStyle w:val="CommentReference"/>
        </w:rPr>
        <w:annotationRef/>
      </w:r>
      <w:r>
        <w:t>See above and do throughout</w:t>
      </w:r>
    </w:p>
  </w:comment>
  <w:comment w:id="102" w:author="Ezzati, Majid" w:date="2018-06-10T07:43:00Z" w:initials="EM">
    <w:p w14:paraId="64D73916" w14:textId="3D308233" w:rsidR="006D1920" w:rsidRDefault="006D1920">
      <w:pPr>
        <w:pStyle w:val="CommentText"/>
      </w:pPr>
      <w:r>
        <w:rPr>
          <w:rStyle w:val="CommentReference"/>
        </w:rPr>
        <w:annotationRef/>
      </w:r>
      <w:r>
        <w:t>To discuss</w:t>
      </w:r>
    </w:p>
  </w:comment>
  <w:comment w:id="103"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12" w:author="Ezzati, Majid" w:date="2018-06-26T22:09:00Z" w:initials="EM">
    <w:p w14:paraId="1D30FFB2" w14:textId="7A8BAE75" w:rsidR="00831D8C" w:rsidRDefault="00831D8C">
      <w:pPr>
        <w:pStyle w:val="CommentText"/>
      </w:pPr>
      <w:r>
        <w:rPr>
          <w:rStyle w:val="CommentReference"/>
        </w:rPr>
        <w:annotationRef/>
      </w:r>
      <w:r>
        <w:t>discuss</w:t>
      </w:r>
    </w:p>
  </w:comment>
  <w:comment w:id="132" w:author="Ezzati, Majid" w:date="2018-06-10T07:43:00Z" w:initials="EM">
    <w:p w14:paraId="69A8DACE" w14:textId="5876AA15" w:rsidR="006D1920" w:rsidRDefault="006D1920">
      <w:pPr>
        <w:pStyle w:val="CommentText"/>
      </w:pPr>
      <w:r>
        <w:rPr>
          <w:rStyle w:val="CommentReference"/>
        </w:rPr>
        <w:annotationRef/>
      </w:r>
      <w:r>
        <w:t xml:space="preserve">We can probably take out the </w:t>
      </w:r>
      <w:proofErr w:type="spellStart"/>
      <w:r>
        <w:t>ps</w:t>
      </w:r>
      <w:proofErr w:type="spellEnd"/>
      <w:r>
        <w:t xml:space="preserve"> but to discuss again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E2912C0" w15:done="0"/>
  <w15:commentEx w15:paraId="4D2B72BB" w15:done="0"/>
  <w15:commentEx w15:paraId="2CD4E42F" w15:done="0"/>
  <w15:commentEx w15:paraId="057B2049" w15:done="0"/>
  <w15:commentEx w15:paraId="58C342AB" w15:done="0"/>
  <w15:commentEx w15:paraId="0DF4A0BE" w15:done="0"/>
  <w15:commentEx w15:paraId="64D73916" w15:done="0"/>
  <w15:commentEx w15:paraId="2600CF00" w15:paraIdParent="64D73916" w15:done="0"/>
  <w15:commentEx w15:paraId="1D30FFB2" w15:done="0"/>
  <w15:commentEx w15:paraId="69A8DAC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D79FC7" w14:textId="77777777" w:rsidR="00916CF4" w:rsidRDefault="00916CF4">
      <w:r>
        <w:separator/>
      </w:r>
    </w:p>
  </w:endnote>
  <w:endnote w:type="continuationSeparator" w:id="0">
    <w:p w14:paraId="61D1B120" w14:textId="77777777" w:rsidR="00916CF4" w:rsidRDefault="00916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289F736" w:rsidR="005530AF" w:rsidRDefault="005530AF">
    <w:pPr>
      <w:pStyle w:val="Footer"/>
      <w:jc w:val="right"/>
    </w:pPr>
    <w:r>
      <w:fldChar w:fldCharType="begin"/>
    </w:r>
    <w:r>
      <w:instrText xml:space="preserve"> PAGE   \* MERGEFORMAT </w:instrText>
    </w:r>
    <w:r>
      <w:fldChar w:fldCharType="separate"/>
    </w:r>
    <w:r w:rsidR="00E665E4">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FCE6F46" w:rsidR="005530AF" w:rsidRDefault="005530AF">
    <w:pPr>
      <w:pStyle w:val="Footer"/>
      <w:jc w:val="right"/>
    </w:pPr>
    <w:r>
      <w:fldChar w:fldCharType="begin"/>
    </w:r>
    <w:r>
      <w:instrText xml:space="preserve"> PAGE   \* MERGEFORMAT </w:instrText>
    </w:r>
    <w:r>
      <w:fldChar w:fldCharType="separate"/>
    </w:r>
    <w:r w:rsidR="00D15548">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122441" w14:textId="77777777" w:rsidR="00916CF4" w:rsidRDefault="00916CF4">
      <w:r>
        <w:separator/>
      </w:r>
    </w:p>
  </w:footnote>
  <w:footnote w:type="continuationSeparator" w:id="0">
    <w:p w14:paraId="15646044" w14:textId="77777777" w:rsidR="00916CF4" w:rsidRDefault="00916CF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C7BB9"/>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3A5C"/>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0750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5B44"/>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E63FA"/>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12D9"/>
    <w:rsid w:val="00EE2AAD"/>
    <w:rsid w:val="00EE34D6"/>
    <w:rsid w:val="00EE4200"/>
    <w:rsid w:val="00EE436D"/>
    <w:rsid w:val="00EE612B"/>
    <w:rsid w:val="00EE6E63"/>
    <w:rsid w:val="00EE7860"/>
    <w:rsid w:val="00EF2468"/>
    <w:rsid w:val="00EF43E7"/>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20629BD2-A72A-4BC6-9E10-94BA9E6D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50BA37-7E8A-FC4E-98BA-3ABDC32B2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20</TotalTime>
  <Pages>6</Pages>
  <Words>8062</Words>
  <Characters>45957</Characters>
  <Application>Microsoft Macintosh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53912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20</cp:revision>
  <cp:lastPrinted>2016-09-20T09:06:00Z</cp:lastPrinted>
  <dcterms:created xsi:type="dcterms:W3CDTF">2018-07-03T11:29:00Z</dcterms:created>
  <dcterms:modified xsi:type="dcterms:W3CDTF">2018-07-03T12:00:00Z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