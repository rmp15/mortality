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5002ADF0"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ins w:id="0" w:author="Parks, Robbie M" w:date="2018-06-19T19:23:00Z">
        <w:r w:rsidR="00A23AAC">
          <w:rPr>
            <w:b/>
            <w:color w:val="000000" w:themeColor="text1"/>
          </w:rPr>
          <w:t>6</w:t>
        </w:r>
      </w:ins>
      <w:del w:id="1" w:author="Parks, Robbie M" w:date="2018-06-19T19:23:00Z">
        <w:r w:rsidR="000210D1" w:rsidRPr="00AC73A1" w:rsidDel="00A23AAC">
          <w:rPr>
            <w:b/>
            <w:color w:val="000000" w:themeColor="text1"/>
          </w:rPr>
          <w:delText>3</w:delText>
        </w:r>
      </w:del>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98E80D"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ins w:id="2" w:author="Parks, Robbie M" w:date="2018-06-19T19:25:00Z">
        <w:r w:rsidR="008748D0">
          <w:rPr>
            <w:color w:val="000000" w:themeColor="text1"/>
          </w:rPr>
          <w:t>6</w:t>
        </w:r>
      </w:ins>
      <w:del w:id="3" w:author="Parks, Robbie M" w:date="2018-06-19T19:25:00Z">
        <w:r w:rsidR="00773692" w:rsidRPr="00AC73A1" w:rsidDel="008748D0">
          <w:rPr>
            <w:color w:val="000000" w:themeColor="text1"/>
          </w:rPr>
          <w:delText>3</w:delText>
        </w:r>
      </w:del>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4"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5" w:author="Parks, Robbie M" w:date="2018-06-19T19:25:00Z">
        <w:r w:rsidR="00511176">
          <w:rPr>
            <w:color w:val="000000" w:themeColor="text1"/>
          </w:rPr>
          <w:t>6</w:t>
        </w:r>
      </w:ins>
      <w:del w:id="6" w:author="Parks, Robbie M" w:date="2018-06-19T19:25:00Z">
        <w:r w:rsidRPr="00AC73A1" w:rsidDel="00511176">
          <w:rPr>
            <w:color w:val="000000" w:themeColor="text1"/>
          </w:rPr>
          <w:delText>3</w:delText>
        </w:r>
      </w:del>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ins w:id="7" w:author="Parks, Robbie M" w:date="2018-06-19T19:25:00Z">
        <w:r w:rsidR="005872C8">
          <w:rPr>
            <w:color w:val="000000" w:themeColor="text1"/>
          </w:rPr>
          <w:t>&lt;&lt;Other comment about some sub-</w:t>
        </w:r>
      </w:ins>
      <w:ins w:id="8" w:author="Parks, Robbie M" w:date="2018-06-24T22:37:00Z">
        <w:r w:rsidR="00A22940" w:rsidRPr="00A22940">
          <w:rPr>
            <w:color w:val="000000" w:themeColor="text1"/>
          </w:rPr>
          <w:t xml:space="preserve"> </w:t>
        </w:r>
        <w:commentRangeStart w:id="9"/>
        <w:r w:rsidR="00A22940">
          <w:rPr>
            <w:color w:val="000000" w:themeColor="text1"/>
          </w:rPr>
          <w:t>causes</w:t>
        </w:r>
        <w:commentRangeEnd w:id="9"/>
        <w:r w:rsidR="00A22940">
          <w:rPr>
            <w:rStyle w:val="CommentReference"/>
            <w:rFonts w:asciiTheme="minorHAnsi" w:hAnsiTheme="minorHAnsi" w:cstheme="minorBidi"/>
            <w:lang w:eastAsia="en-US"/>
          </w:rPr>
          <w:commentReference w:id="9"/>
        </w:r>
      </w:ins>
      <w:ins w:id="10" w:author="Parks, Robbie M" w:date="2018-06-19T19:25:00Z">
        <w:r w:rsidR="005872C8">
          <w:rPr>
            <w:color w:val="000000" w:themeColor="text1"/>
          </w:rPr>
          <w:t>?&gt;&gt;</w:t>
        </w:r>
      </w:ins>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62E3DC21"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ins w:id="11" w:author="Parks, Robbie M" w:date="2018-06-20T10:22:00Z">
        <w:r w:rsidR="00A22964">
          <w:rPr>
            <w:color w:val="000000" w:themeColor="text1"/>
          </w:rPr>
          <w:t>pattern</w:t>
        </w:r>
      </w:ins>
      <w:del w:id="12" w:author="Parks, Robbie M" w:date="2018-06-20T10:22:00Z">
        <w:r w:rsidRPr="00AC73A1" w:rsidDel="00A22964">
          <w:rPr>
            <w:color w:val="000000" w:themeColor="text1"/>
          </w:rPr>
          <w:delText>regime</w:delText>
        </w:r>
      </w:del>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3643B250"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(Moy CM, Seltzer GO, Rodbell DT, 2002)</w:t>
      </w:r>
      <w:r w:rsidR="00BF3FD9" w:rsidRPr="00AC73A1">
        <w:rPr>
          <w:color w:val="000000" w:themeColor="text1"/>
        </w:rPr>
        <w:fldChar w:fldCharType="end"/>
      </w:r>
      <w:r w:rsidR="00BF3FD9" w:rsidRPr="00AC73A1">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 xml:space="preserve">minimum and maximum </w:t>
      </w:r>
      <w:commentRangeStart w:id="13"/>
      <w:ins w:id="14" w:author="Parks, Robbie M" w:date="2018-06-24T22:38:00Z">
        <w:r w:rsidR="00A22940" w:rsidRPr="00AC73A1">
          <w:rPr>
            <w:color w:val="000000" w:themeColor="text1"/>
          </w:rPr>
          <w:t>where seasonality has been identified</w:t>
        </w:r>
        <w:commentRangeEnd w:id="13"/>
        <w:r w:rsidR="00A22940">
          <w:rPr>
            <w:rStyle w:val="CommentReference"/>
            <w:rFonts w:asciiTheme="minorHAnsi" w:hAnsiTheme="minorHAnsi" w:cstheme="minorBidi"/>
            <w:lang w:eastAsia="en-US"/>
          </w:rPr>
          <w:commentReference w:id="13"/>
        </w:r>
        <w:r w:rsidR="00A22940">
          <w:rPr>
            <w:color w:val="000000" w:themeColor="text1"/>
          </w:rPr>
          <w:t xml:space="preserve">. In </w:t>
        </w:r>
        <w:proofErr w:type="gramStart"/>
        <w:r w:rsidR="00A22940">
          <w:rPr>
            <w:color w:val="000000" w:themeColor="text1"/>
          </w:rPr>
          <w:t>addition</w:t>
        </w:r>
        <w:proofErr w:type="gramEnd"/>
        <w:r w:rsidR="00A22940">
          <w:rPr>
            <w:color w:val="000000" w:themeColor="text1"/>
          </w:rPr>
          <w:t xml:space="preserve"> we identify how the percentage difference </w:t>
        </w:r>
        <w:commentRangeStart w:id="15"/>
        <w:r w:rsidR="00A22940">
          <w:rPr>
            <w:color w:val="000000" w:themeColor="text1"/>
          </w:rPr>
          <w:t xml:space="preserve">between maximum and minimum </w:t>
        </w:r>
        <w:commentRangeEnd w:id="15"/>
        <w:r w:rsidR="00A22940">
          <w:rPr>
            <w:rStyle w:val="CommentReference"/>
            <w:rFonts w:asciiTheme="minorHAnsi" w:hAnsiTheme="minorHAnsi" w:cstheme="minorBidi"/>
            <w:lang w:eastAsia="en-US"/>
          </w:rPr>
          <w:commentReference w:id="15"/>
        </w:r>
        <w:r w:rsidR="00A22940">
          <w:rPr>
            <w:color w:val="000000" w:themeColor="text1"/>
          </w:rPr>
          <w:t>mortality within a year has changed from the beginning to the end of the time period using Poisson regression.</w:t>
        </w:r>
      </w:ins>
      <w:del w:id="16" w:author="Parks, Robbie M" w:date="2018-06-24T22:38:00Z">
        <w:r w:rsidR="00F110C1" w:rsidRPr="00AC73A1" w:rsidDel="00A22940">
          <w:rPr>
            <w:color w:val="000000" w:themeColor="text1"/>
          </w:rPr>
          <w:delText>where seasonality has been identified</w:delText>
        </w:r>
      </w:del>
      <w:del w:id="17" w:author="Parks, Robbie M" w:date="2018-06-19T19:28:00Z">
        <w:r w:rsidR="00F110C1" w:rsidRPr="00AC73A1" w:rsidDel="008513E0">
          <w:rPr>
            <w:color w:val="000000" w:themeColor="text1"/>
          </w:rPr>
          <w:delText>.</w:delText>
        </w:r>
      </w:del>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8"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9"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20"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6769038F" w:rsidR="00B91368" w:rsidRDefault="005902F2" w:rsidP="00C33FFB">
      <w:pPr>
        <w:spacing w:line="480" w:lineRule="auto"/>
        <w:jc w:val="both"/>
        <w:rPr>
          <w:ins w:id="21" w:author="Parks, Robbie M" w:date="2018-06-20T00:52:00Z"/>
        </w:rPr>
      </w:pPr>
      <w:r w:rsidRPr="00AC73A1">
        <w:t>M</w:t>
      </w:r>
      <w:r w:rsidR="0029208D" w:rsidRPr="00AC73A1">
        <w:t xml:space="preserve">ortality from all four </w:t>
      </w:r>
      <w:ins w:id="22" w:author="Parks, Robbie M" w:date="2018-06-20T11:06:00Z">
        <w:r w:rsidR="00C87DEE">
          <w:t xml:space="preserve">main </w:t>
        </w:r>
      </w:ins>
      <w:r w:rsidR="0029208D" w:rsidRPr="00AC73A1">
        <w:t>cause</w:t>
      </w:r>
      <w:r w:rsidRPr="00AC73A1">
        <w:t xml:space="preserve"> groups </w:t>
      </w:r>
      <w:r w:rsidR="0029208D" w:rsidRPr="00AC73A1">
        <w:t>was</w:t>
      </w:r>
      <w:r w:rsidRPr="00AC73A1">
        <w:t xml:space="preserve"> seasonal above 75 years of age (Figure 2).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A01E9E" w:rsidRPr="00AC73A1">
        <w:t>6</w:t>
      </w:r>
      <w:r w:rsidRPr="00AC73A1">
        <w:t>4 years in men.</w:t>
      </w:r>
    </w:p>
    <w:p w14:paraId="59632C3F" w14:textId="77777777" w:rsidR="00B1603E" w:rsidRDefault="00B1603E" w:rsidP="00C33FFB">
      <w:pPr>
        <w:spacing w:line="480" w:lineRule="auto"/>
        <w:jc w:val="both"/>
        <w:rPr>
          <w:ins w:id="23" w:author="Parks, Robbie M" w:date="2018-06-20T11:06:00Z"/>
        </w:rPr>
      </w:pPr>
    </w:p>
    <w:p w14:paraId="2B370EEA" w14:textId="0945257D" w:rsidR="00B27B5D" w:rsidRDefault="00F1252C" w:rsidP="00706BDB">
      <w:pPr>
        <w:spacing w:line="480" w:lineRule="auto"/>
        <w:jc w:val="both"/>
        <w:rPr>
          <w:ins w:id="24" w:author="Parks, Robbie M" w:date="2018-06-20T11:24:00Z"/>
        </w:rPr>
      </w:pPr>
      <w:commentRangeStart w:id="25"/>
      <w:ins w:id="26" w:author="Parks, Robbie M" w:date="2018-06-24T22:38:00Z">
        <w:r>
          <w:t>Splitting the cause groups down further</w:t>
        </w:r>
        <w:commentRangeEnd w:id="25"/>
        <w:r>
          <w:rPr>
            <w:rStyle w:val="CommentReference"/>
            <w:rFonts w:asciiTheme="minorHAnsi" w:hAnsiTheme="minorHAnsi" w:cstheme="minorBidi"/>
            <w:lang w:eastAsia="en-US"/>
          </w:rPr>
          <w:commentReference w:id="25"/>
        </w:r>
        <w:r>
          <w:t>, seasonality</w:t>
        </w:r>
      </w:ins>
      <w:ins w:id="27" w:author="Parks, Robbie M" w:date="2018-06-20T11:11:00Z">
        <w:r w:rsidR="00C77B93">
          <w:t xml:space="preserve"> in cardiovascular and chronic </w:t>
        </w:r>
      </w:ins>
      <w:ins w:id="28" w:author="Parks, Robbie M" w:date="2018-06-20T11:12:00Z">
        <w:r w:rsidR="00C77B93">
          <w:t>respiratory</w:t>
        </w:r>
      </w:ins>
      <w:ins w:id="29" w:author="Parks, Robbie M" w:date="2018-06-20T11:11:00Z">
        <w:r w:rsidR="00C77B93">
          <w:t xml:space="preserve"> diseases also disappeared in 0-4 y</w:t>
        </w:r>
        <w:r w:rsidR="006A63D8">
          <w:t xml:space="preserve">ears for both males and females </w:t>
        </w:r>
      </w:ins>
      <w:ins w:id="30" w:author="Parks, Robbie M" w:date="2018-06-20T11:13:00Z">
        <w:r w:rsidR="006A63D8">
          <w:t xml:space="preserve">by the early </w:t>
        </w:r>
      </w:ins>
      <w:ins w:id="31" w:author="Parks, Robbie M" w:date="2018-06-20T11:14:00Z">
        <w:r w:rsidR="006A63D8">
          <w:t xml:space="preserve">and late </w:t>
        </w:r>
      </w:ins>
      <w:ins w:id="32" w:author="Parks, Robbie M" w:date="2018-06-20T11:13:00Z">
        <w:r w:rsidR="006A63D8">
          <w:t>1990s respectively</w:t>
        </w:r>
      </w:ins>
      <w:ins w:id="33" w:author="Parks, Robbie M" w:date="2018-06-20T11:14:00Z">
        <w:r w:rsidR="00163AC8">
          <w:t xml:space="preserve"> (Supplementary Figure 1)</w:t>
        </w:r>
      </w:ins>
      <w:ins w:id="34" w:author="Parks, Robbie M" w:date="2018-06-20T11:23:00Z">
        <w:r w:rsidR="00B244F9">
          <w:t>,</w:t>
        </w:r>
      </w:ins>
      <w:ins w:id="35" w:author="Parks, Robbie M" w:date="2018-06-20T11:13:00Z">
        <w:r w:rsidR="00B244F9">
          <w:t xml:space="preserve"> while </w:t>
        </w:r>
      </w:ins>
      <w:ins w:id="36" w:author="Parks, Robbie M" w:date="2018-06-20T11:23:00Z">
        <w:r w:rsidR="00B244F9">
          <w:t>persisting in</w:t>
        </w:r>
      </w:ins>
      <w:ins w:id="37" w:author="Parks, Robbie M" w:date="2018-06-20T11:13:00Z">
        <w:r w:rsidR="00614B7D">
          <w:t xml:space="preserve"> older ages</w:t>
        </w:r>
      </w:ins>
      <w:ins w:id="38" w:author="Parks, Robbie M" w:date="2018-06-20T11:16:00Z">
        <w:r w:rsidR="006F12E4">
          <w:t xml:space="preserve">. </w:t>
        </w:r>
      </w:ins>
      <w:ins w:id="39" w:author="Parks, Robbie M" w:date="2018-06-20T11:14:00Z">
        <w:r w:rsidR="00163AC8">
          <w:t xml:space="preserve">In </w:t>
        </w:r>
      </w:ins>
      <w:ins w:id="40" w:author="Parks, Robbie M" w:date="2018-06-20T11:08:00Z">
        <w:r w:rsidR="00F33911">
          <w:t>contrast</w:t>
        </w:r>
      </w:ins>
      <w:ins w:id="41" w:author="Parks, Robbie M" w:date="2018-06-20T11:17:00Z">
        <w:r w:rsidR="006F12E4">
          <w:t xml:space="preserve">, seasonality </w:t>
        </w:r>
      </w:ins>
      <w:ins w:id="42" w:author="Parks, Robbie M" w:date="2018-06-20T11:23:00Z">
        <w:r w:rsidR="001608FF">
          <w:t>remained</w:t>
        </w:r>
      </w:ins>
      <w:ins w:id="43" w:author="Parks, Robbie M" w:date="2018-06-20T11:17:00Z">
        <w:r w:rsidR="006F12E4">
          <w:t xml:space="preserve"> throughout the study for respiratory infections for all ages in both males and females</w:t>
        </w:r>
      </w:ins>
      <w:ins w:id="44" w:author="Parks, Robbie M" w:date="2018-06-20T11:23:00Z">
        <w:r w:rsidR="00B940C7">
          <w:t>.</w:t>
        </w:r>
      </w:ins>
      <w:ins w:id="45" w:author="Parks, Robbie M" w:date="2018-06-20T11:08:00Z">
        <w:r w:rsidR="00C53889">
          <w:t xml:space="preserve"> </w:t>
        </w:r>
      </w:ins>
    </w:p>
    <w:p w14:paraId="51675693" w14:textId="77777777" w:rsidR="00B27B5D" w:rsidRDefault="00B27B5D" w:rsidP="00706BDB">
      <w:pPr>
        <w:spacing w:line="480" w:lineRule="auto"/>
        <w:jc w:val="both"/>
        <w:rPr>
          <w:ins w:id="46" w:author="Parks, Robbie M" w:date="2018-06-20T11:24:00Z"/>
        </w:rPr>
      </w:pPr>
    </w:p>
    <w:p w14:paraId="1F4D9BCB" w14:textId="2E7771D1" w:rsidR="00B27B5D" w:rsidRDefault="00B27B5D" w:rsidP="00706BDB">
      <w:pPr>
        <w:spacing w:line="480" w:lineRule="auto"/>
        <w:jc w:val="both"/>
        <w:rPr>
          <w:ins w:id="47" w:author="Parks, Robbie M" w:date="2018-06-20T11:29:00Z"/>
        </w:rPr>
      </w:pPr>
      <w:ins w:id="48" w:author="Parks, Robbie M" w:date="2018-06-20T11:24:00Z">
        <w:r>
          <w:t xml:space="preserve">Comparing intentional and unintentional injuries (Supplementary Figure 1) also reveals distinct behaviour; </w:t>
        </w:r>
      </w:ins>
      <w:ins w:id="49" w:author="Parks, Robbie M" w:date="2018-06-20T11:27:00Z">
        <w:r w:rsidR="00F064A9">
          <w:t>unintentional injuries drive the seasonality for females, as</w:t>
        </w:r>
      </w:ins>
      <w:ins w:id="50" w:author="Parks, Robbie M" w:date="2018-06-20T11:25:00Z">
        <w:r w:rsidR="00F23C3A">
          <w:t xml:space="preserve"> no clear seasonality is evident thro</w:t>
        </w:r>
        <w:r w:rsidR="004C165E">
          <w:t>ughout for females of all</w:t>
        </w:r>
        <w:r w:rsidR="00BB30BA">
          <w:t xml:space="preserve"> ages for intentional injuries. In addition, </w:t>
        </w:r>
      </w:ins>
      <w:ins w:id="51" w:author="Parks, Robbie M" w:date="2018-06-20T11:28:00Z">
        <w:r w:rsidR="00D7104C">
          <w:t>male intentional injuries had 12-month seasonality for most of the period from 15-24 to 65-75 years.</w:t>
        </w:r>
      </w:ins>
    </w:p>
    <w:p w14:paraId="02470247" w14:textId="77777777" w:rsidR="00784546" w:rsidRDefault="00784546" w:rsidP="00706BDB">
      <w:pPr>
        <w:spacing w:line="480" w:lineRule="auto"/>
        <w:jc w:val="both"/>
        <w:rPr>
          <w:ins w:id="52" w:author="Parks, Robbie M" w:date="2018-06-20T11:29:00Z"/>
        </w:rPr>
      </w:pPr>
    </w:p>
    <w:p w14:paraId="23952FD2" w14:textId="6AEE381E" w:rsidR="000D4F95" w:rsidRPr="00996AD4" w:rsidDel="00996AD4" w:rsidRDefault="00AC55DD">
      <w:pPr>
        <w:spacing w:line="480" w:lineRule="auto"/>
        <w:ind w:left="360"/>
        <w:jc w:val="both"/>
        <w:rPr>
          <w:del w:id="53" w:author="Parks, Robbie M" w:date="2018-06-20T11:34:00Z"/>
        </w:rPr>
        <w:pPrChange w:id="54" w:author="Parks, Robbie M" w:date="2018-06-20T11:36:00Z">
          <w:pPr>
            <w:spacing w:line="480" w:lineRule="auto"/>
            <w:jc w:val="both"/>
          </w:pPr>
        </w:pPrChange>
      </w:pPr>
      <w:ins w:id="55" w:author="Parks, Robbie M" w:date="2018-06-20T11:32:00Z">
        <w:r w:rsidRPr="00996AD4">
          <w:t xml:space="preserve">No </w:t>
        </w:r>
      </w:ins>
      <w:ins w:id="56" w:author="Parks, Robbie M" w:date="2018-06-20T11:33:00Z">
        <w:r w:rsidR="00FF4E42" w:rsidRPr="00996AD4">
          <w:t xml:space="preserve">consistent </w:t>
        </w:r>
      </w:ins>
      <w:ins w:id="57" w:author="Parks, Robbie M" w:date="2018-06-20T11:32:00Z">
        <w:r w:rsidRPr="00996AD4">
          <w:t xml:space="preserve">seasonality is evident in maternal conditions </w:t>
        </w:r>
      </w:ins>
      <w:ins w:id="58" w:author="Parks, Robbie M" w:date="2018-06-20T11:33:00Z">
        <w:r w:rsidR="00FF4E42" w:rsidRPr="00996AD4">
          <w:t>or substance use disorders for all ages (Supplementary Figure 1)</w:t>
        </w:r>
      </w:ins>
      <w:ins w:id="59" w:author="Parks, Robbie M" w:date="2018-06-20T11:34:00Z">
        <w:r w:rsidR="00FF4E42" w:rsidRPr="00996AD4">
          <w:t xml:space="preserve">, while </w:t>
        </w:r>
      </w:ins>
      <w:ins w:id="60" w:author="Parks, Robbie M" w:date="2018-06-24T22:38:00Z">
        <w:r w:rsidR="003664F1">
          <w:t xml:space="preserve">both </w:t>
        </w:r>
      </w:ins>
      <w:ins w:id="61" w:author="Parks, Robbie M" w:date="2018-06-20T11:34:00Z">
        <w:r w:rsidR="00FF4E42" w:rsidRPr="00996AD4">
          <w:t xml:space="preserve">males and females 55 and over had 12-month seasonality throughout the </w:t>
        </w:r>
        <w:r w:rsidR="00C6417B" w:rsidRPr="00996AD4">
          <w:t xml:space="preserve">entire analysis period </w:t>
        </w:r>
      </w:ins>
      <w:ins w:id="62" w:author="Parks, Robbie M" w:date="2018-06-20T11:35:00Z">
        <w:r w:rsidR="0043780C" w:rsidRPr="00996AD4">
          <w:t xml:space="preserve">for endocrine disorders, genitourinary diseases and </w:t>
        </w:r>
        <w:r w:rsidR="00996AD4" w:rsidRPr="00996AD4">
          <w:t>neuropsychiatric</w:t>
        </w:r>
      </w:ins>
      <w:ins w:id="63" w:author="Parks, Robbie M" w:date="2018-06-20T11:36:00Z">
        <w:r w:rsidR="00996AD4">
          <w:t xml:space="preserve"> </w:t>
        </w:r>
      </w:ins>
      <w:ins w:id="64" w:author="Parks, Robbie M" w:date="2018-06-20T11:35:00Z">
        <w:r w:rsidR="00996AD4">
          <w:t>di</w:t>
        </w:r>
      </w:ins>
      <w:ins w:id="65" w:author="Parks, Robbie M" w:date="2018-06-20T11:36:00Z">
        <w:r w:rsidR="00996AD4">
          <w:t>s</w:t>
        </w:r>
      </w:ins>
      <w:ins w:id="66" w:author="Parks, Robbie M" w:date="2018-06-20T11:35:00Z">
        <w:r w:rsidR="00996AD4">
          <w:t>orders, but not below 55 years.</w:t>
        </w:r>
      </w:ins>
    </w:p>
    <w:p w14:paraId="5EB87296" w14:textId="77777777" w:rsidR="00996AD4" w:rsidRPr="001E577E" w:rsidRDefault="00996AD4" w:rsidP="00E722D4">
      <w:pPr>
        <w:spacing w:line="480" w:lineRule="auto"/>
        <w:rPr>
          <w:ins w:id="67" w:author="Parks, Robbie M" w:date="2018-06-20T11:35:00Z"/>
        </w:rPr>
      </w:pPr>
    </w:p>
    <w:p w14:paraId="5602C6E0" w14:textId="77777777" w:rsidR="000210D1" w:rsidRPr="00AC73A1" w:rsidRDefault="000210D1" w:rsidP="00C33FFB">
      <w:pPr>
        <w:spacing w:line="480" w:lineRule="auto"/>
        <w:jc w:val="both"/>
      </w:pPr>
    </w:p>
    <w:p w14:paraId="43946A13" w14:textId="520AC400" w:rsidR="000210D1" w:rsidRDefault="000210D1" w:rsidP="00C33FFB">
      <w:pPr>
        <w:spacing w:line="480" w:lineRule="auto"/>
        <w:jc w:val="both"/>
        <w:rPr>
          <w:ins w:id="68"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69"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xml:space="preserve">. </w:t>
      </w:r>
      <w:r w:rsidR="004C1040" w:rsidRPr="00AC73A1">
        <w:lastRenderedPageBreak/>
        <w:t>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70" w:author="Parks, Robbie M" w:date="2018-06-20T12:19:00Z"/>
        </w:rPr>
      </w:pPr>
    </w:p>
    <w:p w14:paraId="41FA3317" w14:textId="5CCA5E5E" w:rsidR="00490EB4" w:rsidRDefault="009B42AA" w:rsidP="00C33FFB">
      <w:pPr>
        <w:spacing w:line="480" w:lineRule="auto"/>
        <w:jc w:val="both"/>
        <w:rPr>
          <w:ins w:id="71" w:author="Parks, Robbie M" w:date="2018-06-20T12:18:00Z"/>
        </w:rPr>
      </w:pPr>
      <w:ins w:id="72" w:author="Parks, Robbie M" w:date="2018-06-20T12:21:00Z">
        <w:r>
          <w:t>Death rates in males and females</w:t>
        </w:r>
      </w:ins>
      <w:ins w:id="73" w:author="Parks, Robbie M" w:date="2018-06-20T12:23:00Z">
        <w:r w:rsidR="00EB3E5C">
          <w:t xml:space="preserve"> of all ages</w:t>
        </w:r>
      </w:ins>
      <w:ins w:id="74" w:author="Parks, Robbie M" w:date="2018-06-20T12:19:00Z">
        <w:r>
          <w:t xml:space="preserve"> were</w:t>
        </w:r>
        <w:r w:rsidR="00490EB4">
          <w:t xml:space="preserve"> consistently </w:t>
        </w:r>
      </w:ins>
      <w:ins w:id="75" w:author="Parks, Robbie M" w:date="2018-06-20T12:22:00Z">
        <w:r>
          <w:t xml:space="preserve">highest </w:t>
        </w:r>
      </w:ins>
      <w:ins w:id="76" w:author="Parks, Robbie M" w:date="2018-06-20T12:19:00Z">
        <w:r w:rsidR="00490EB4">
          <w:t xml:space="preserve">in January and February </w:t>
        </w:r>
      </w:ins>
      <w:ins w:id="77" w:author="Parks, Robbie M" w:date="2018-06-20T12:22:00Z">
        <w:r>
          <w:t xml:space="preserve">and lowest in July and August </w:t>
        </w:r>
      </w:ins>
      <w:ins w:id="78" w:author="Parks, Robbie M" w:date="2018-06-20T12:24:00Z">
        <w:r w:rsidR="00C17F03">
          <w:t>in</w:t>
        </w:r>
      </w:ins>
      <w:ins w:id="79" w:author="Parks, Robbie M" w:date="2018-06-20T12:22:00Z">
        <w:r>
          <w:t xml:space="preserve"> </w:t>
        </w:r>
      </w:ins>
      <w:ins w:id="80" w:author="Parks, Robbie M" w:date="2018-06-20T12:23:00Z">
        <w:r w:rsidR="00C17F03">
          <w:t>cardiovascular diseases as well as respiratory infections (Supplementary Figure 2)</w:t>
        </w:r>
      </w:ins>
      <w:ins w:id="81" w:author="Parks, Robbie M" w:date="2018-06-20T12:24:00Z">
        <w:r w:rsidR="00101234">
          <w:t xml:space="preserve">, </w:t>
        </w:r>
      </w:ins>
      <w:commentRangeStart w:id="82"/>
      <w:ins w:id="83" w:author="Parks, Robbie M" w:date="2018-06-24T22:38:00Z">
        <w:r w:rsidR="00770A91">
          <w:t>consistent with cardiorespiratory deaths (Figure 3</w:t>
        </w:r>
        <w:commentRangeEnd w:id="82"/>
        <w:r w:rsidR="00770A91">
          <w:rPr>
            <w:rStyle w:val="CommentReference"/>
            <w:rFonts w:asciiTheme="minorHAnsi" w:hAnsiTheme="minorHAnsi" w:cstheme="minorBidi"/>
            <w:lang w:eastAsia="en-US"/>
          </w:rPr>
          <w:commentReference w:id="82"/>
        </w:r>
        <w:r w:rsidR="00770A91">
          <w:t xml:space="preserve">). </w:t>
        </w:r>
      </w:ins>
      <w:ins w:id="84" w:author="Parks, Robbie M" w:date="2018-06-20T12:31:00Z">
        <w:r w:rsidR="009455A0">
          <w:t>Intentional</w:t>
        </w:r>
        <w:r w:rsidR="00C35148">
          <w:t xml:space="preserve"> injuries (Supplementary Figure 2) contrasts with unintentional and all injury deaths in </w:t>
        </w:r>
      </w:ins>
      <w:ins w:id="85" w:author="Parks, Robbie M" w:date="2018-06-20T12:33:00Z">
        <w:r w:rsidR="00C35148">
          <w:t>75 years and over for both males and females, with highest death rates in the summer months, in line with younger age groups in intentional injury deaths.</w:t>
        </w:r>
      </w:ins>
      <w:ins w:id="86" w:author="Parks, Robbie M" w:date="2018-06-20T12:34:00Z">
        <w:r w:rsidR="003B0BAF">
          <w:t xml:space="preserve"> A </w:t>
        </w:r>
      </w:ins>
      <w:ins w:id="87" w:author="Parks, Robbie M" w:date="2018-06-20T12:35:00Z">
        <w:r w:rsidR="003B0BAF">
          <w:t>consistent</w:t>
        </w:r>
      </w:ins>
      <w:ins w:id="88" w:author="Parks, Robbie M" w:date="2018-06-20T12:34:00Z">
        <w:r w:rsidR="003B0BAF">
          <w:t xml:space="preserve"> </w:t>
        </w:r>
      </w:ins>
      <w:ins w:id="89" w:author="Parks, Robbie M" w:date="2018-06-20T12:35:00Z">
        <w:r w:rsidR="003B0BAF">
          <w:t xml:space="preserve">winter peak across all ages and both sexes </w:t>
        </w:r>
        <w:r w:rsidR="0071242A">
          <w:t xml:space="preserve">is evident in endocrine disorders and neuropsychiatric disorders (Supplementary Figure 2), </w:t>
        </w:r>
      </w:ins>
      <w:ins w:id="90" w:author="Parks, Robbie M" w:date="2018-06-20T12:36:00Z">
        <w:r w:rsidR="004B654D">
          <w:t>apart f</w:t>
        </w:r>
        <w:r w:rsidR="00611D70">
          <w:t>rom in 15-34 years for females. Uncertainty was too large in maximum and minimum mortality for substance use disorders to draw any firm conclusions (Supplementary Figure 2)</w:t>
        </w:r>
      </w:ins>
      <w:ins w:id="91" w:author="Parks, Robbie M" w:date="2018-06-20T12:53:00Z">
        <w:r w:rsidR="001153F6">
          <w:t>, which matches the lack of 12-month seasonality evident in the wavelet analysis (Supplementary Figure 1)</w:t>
        </w:r>
      </w:ins>
      <w:ins w:id="92" w:author="Parks, Robbie M" w:date="2018-06-20T12:37:00Z">
        <w:r w:rsidR="0041155C">
          <w:t>.</w:t>
        </w:r>
      </w:ins>
    </w:p>
    <w:p w14:paraId="18843651" w14:textId="3F70E84A" w:rsidR="00E776E4" w:rsidRPr="00AC73A1" w:rsidDel="00490EB4" w:rsidRDefault="00E776E4" w:rsidP="00C33FFB">
      <w:pPr>
        <w:spacing w:line="480" w:lineRule="auto"/>
        <w:jc w:val="both"/>
        <w:rPr>
          <w:del w:id="93" w:author="Parks, Robbie M" w:date="2018-06-20T12:19:00Z"/>
        </w:rPr>
      </w:pPr>
    </w:p>
    <w:p w14:paraId="2FB6278E" w14:textId="77777777" w:rsidR="000210D1" w:rsidRPr="00AC73A1" w:rsidRDefault="000210D1" w:rsidP="00C33FFB">
      <w:pPr>
        <w:spacing w:line="480" w:lineRule="auto"/>
        <w:jc w:val="both"/>
      </w:pPr>
    </w:p>
    <w:p w14:paraId="72CD43A6" w14:textId="6E40F5EF" w:rsidR="009F3128" w:rsidRDefault="0086062E" w:rsidP="00C33FFB">
      <w:pPr>
        <w:spacing w:line="480" w:lineRule="auto"/>
        <w:jc w:val="both"/>
        <w:rPr>
          <w:ins w:id="94" w:author="Parks, Robbie M" w:date="2018-06-20T12:41:00Z"/>
        </w:rPr>
      </w:pPr>
      <w:r w:rsidRPr="00AC73A1">
        <w:t>From 1980 to 201</w:t>
      </w:r>
      <w:ins w:id="95" w:author="Parks, Robbie M" w:date="2018-06-19T19:36:00Z">
        <w:r w:rsidR="007F5916">
          <w:t>6</w:t>
        </w:r>
      </w:ins>
      <w:del w:id="96" w:author="Parks, Robbie M" w:date="2018-06-19T19:36:00Z">
        <w:r w:rsidRPr="00AC73A1" w:rsidDel="007F5916">
          <w:delText>3</w:delText>
        </w:r>
      </w:del>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w:t>
      </w:r>
      <w:r w:rsidR="009B11D1" w:rsidRPr="00AC73A1">
        <w:lastRenderedPageBreak/>
        <w:t>summer difference in cardiorespiratory deaths and increasing summer-winter difference in injury deaths.</w:t>
      </w:r>
      <w:del w:id="97" w:author="Parks, Robbie M" w:date="2018-06-25T11:54:00Z">
        <w:r w:rsidR="009F3128" w:rsidRPr="00AC73A1" w:rsidDel="00777BFD">
          <w:delText xml:space="preserve"> </w:delText>
        </w:r>
      </w:del>
    </w:p>
    <w:p w14:paraId="664E64EB" w14:textId="77777777" w:rsidR="009069BE" w:rsidRDefault="009069BE" w:rsidP="00C33FFB">
      <w:pPr>
        <w:spacing w:line="480" w:lineRule="auto"/>
        <w:jc w:val="both"/>
        <w:rPr>
          <w:ins w:id="98" w:author="Parks, Robbie M" w:date="2018-06-20T12:41:00Z"/>
        </w:rPr>
      </w:pPr>
    </w:p>
    <w:p w14:paraId="13C55760" w14:textId="2D28F838" w:rsidR="009069BE" w:rsidRPr="00AC73A1" w:rsidRDefault="00400D63" w:rsidP="00C33FFB">
      <w:pPr>
        <w:spacing w:line="480" w:lineRule="auto"/>
        <w:jc w:val="both"/>
      </w:pPr>
      <w:ins w:id="99" w:author="Parks, Robbie M" w:date="2018-06-20T13:07:00Z">
        <w:r>
          <w:t>In contrast with cardiorespiratory deaths,</w:t>
        </w:r>
      </w:ins>
      <w:ins w:id="100" w:author="Parks, Robbie M" w:date="2018-06-20T13:08:00Z">
        <w:r w:rsidR="00CF46E8">
          <w:t xml:space="preserve"> respiratory infections exhibited</w:t>
        </w:r>
      </w:ins>
      <w:ins w:id="101" w:author="Parks, Robbie M" w:date="2018-06-20T13:07:00Z">
        <w:r>
          <w:t xml:space="preserve"> a significant increase in the proportional difference </w:t>
        </w:r>
      </w:ins>
      <w:ins w:id="102" w:author="Parks, Robbie M" w:date="2018-06-20T13:08:00Z">
        <w:r w:rsidR="00CF46E8">
          <w:t xml:space="preserve">for </w:t>
        </w:r>
      </w:ins>
      <w:ins w:id="103" w:author="Parks, Robbie M" w:date="2018-06-20T13:09:00Z">
        <w:r w:rsidR="000C12A0">
          <w:t xml:space="preserve">boys and girls of </w:t>
        </w:r>
      </w:ins>
      <w:ins w:id="104" w:author="Parks, Robbie M" w:date="2018-06-20T13:08:00Z">
        <w:r w:rsidR="00CF46E8">
          <w:t xml:space="preserve">0-4 </w:t>
        </w:r>
      </w:ins>
      <w:ins w:id="105" w:author="Parks, Robbie M" w:date="2018-06-20T13:09:00Z">
        <w:r w:rsidR="000C12A0">
          <w:t>years</w:t>
        </w:r>
      </w:ins>
      <w:ins w:id="106" w:author="Parks, Robbie M" w:date="2018-06-20T13:08:00Z">
        <w:r w:rsidR="00CF46E8">
          <w:t xml:space="preserve"> </w:t>
        </w:r>
        <w:r w:rsidR="00B34D22">
          <w:t>(Supplementary Figure 3).</w:t>
        </w:r>
      </w:ins>
      <w:ins w:id="107" w:author="Parks, Robbie M" w:date="2018-06-20T13:10:00Z">
        <w:r w:rsidR="00A833D2">
          <w:t xml:space="preserve"> There are also distinct patterns of changing proportional difference for unintentional injuries for several age groups</w:t>
        </w:r>
      </w:ins>
      <w:ins w:id="108" w:author="Parks, Robbie M" w:date="2018-06-25T01:25:00Z">
        <w:r w:rsidR="00B86970">
          <w:t>, demonstrating that they are largely driving the seasonality changes</w:t>
        </w:r>
        <w:r w:rsidR="00B41306">
          <w:t xml:space="preserve"> in injuries</w:t>
        </w:r>
      </w:ins>
      <w:ins w:id="109" w:author="Parks, Robbie M" w:date="2018-06-20T13:10:00Z">
        <w:r w:rsidR="00A833D2">
          <w:t xml:space="preserve"> (Supplementary Figure 3).</w:t>
        </w:r>
      </w:ins>
    </w:p>
    <w:p w14:paraId="102D6F4D" w14:textId="77777777" w:rsidR="000210D1" w:rsidRPr="00AC73A1" w:rsidRDefault="000210D1" w:rsidP="00C33FFB">
      <w:pPr>
        <w:spacing w:line="480" w:lineRule="auto"/>
        <w:jc w:val="both"/>
      </w:pPr>
    </w:p>
    <w:p w14:paraId="6A559C4E" w14:textId="6637A5F9" w:rsidR="000B343F" w:rsidRDefault="009B11D1" w:rsidP="00C33FFB">
      <w:pPr>
        <w:spacing w:line="480" w:lineRule="auto"/>
        <w:jc w:val="both"/>
        <w:rPr>
          <w:ins w:id="110"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11" w:author="Parks, Robbie M" w:date="2018-06-20T13:11:00Z">
        <w:r w:rsidR="00BD45FA">
          <w:t>4</w:t>
        </w:r>
      </w:ins>
      <w:del w:id="112" w:author="Parks, Robbie M" w:date="2018-06-20T13:11:00Z">
        <w:r w:rsidR="006630ED" w:rsidRPr="00AC73A1" w:rsidDel="00BD45FA">
          <w:delText>1</w:delText>
        </w:r>
      </w:del>
      <w:r w:rsidR="006630ED" w:rsidRPr="00AC73A1">
        <w:t>)</w:t>
      </w:r>
      <w:r w:rsidR="00214C19" w:rsidRPr="00AC73A1">
        <w:t>.</w:t>
      </w:r>
    </w:p>
    <w:p w14:paraId="3FC378D7" w14:textId="77777777" w:rsidR="00CA0C4E" w:rsidRDefault="00CA0C4E" w:rsidP="00C33FFB">
      <w:pPr>
        <w:spacing w:line="480" w:lineRule="auto"/>
        <w:jc w:val="both"/>
        <w:rPr>
          <w:ins w:id="113" w:author="Parks, Robbie M" w:date="2018-06-19T20:55:00Z"/>
        </w:rPr>
      </w:pPr>
    </w:p>
    <w:p w14:paraId="602C964B" w14:textId="5FD4F02C" w:rsidR="00CA0C4E" w:rsidRDefault="00CA0C4E" w:rsidP="00C33FFB">
      <w:pPr>
        <w:spacing w:line="480" w:lineRule="auto"/>
        <w:jc w:val="both"/>
        <w:rPr>
          <w:ins w:id="114" w:author="Parks, Robbie M" w:date="2018-06-19T20:55:00Z"/>
          <w:i/>
        </w:rPr>
      </w:pPr>
      <w:ins w:id="115"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16" w:author="Parks, Robbie M" w:date="2018-06-24T22:39:00Z"/>
          <w:color w:val="000000" w:themeColor="text1"/>
        </w:rPr>
      </w:pPr>
      <w:ins w:id="117" w:author="Parks, Robbie M" w:date="2018-06-24T22:39:00Z">
        <w:r>
          <w:rPr>
            <w:color w:val="000000" w:themeColor="text1"/>
          </w:rPr>
          <w:lastRenderedPageBreak/>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7EBE266C" w14:textId="23F5B395" w:rsidR="00CA0C4E" w:rsidRPr="00F81E14" w:rsidDel="007E0218" w:rsidRDefault="00CA0C4E" w:rsidP="00C33FFB">
      <w:pPr>
        <w:spacing w:line="480" w:lineRule="auto"/>
        <w:jc w:val="both"/>
        <w:rPr>
          <w:del w:id="118" w:author="Parks, Robbie M" w:date="2018-06-24T22:39:00Z"/>
          <w:color w:val="000000" w:themeColor="text1"/>
          <w:rPrChange w:id="119" w:author="Parks, Robbie M" w:date="2018-06-20T11:39:00Z">
            <w:rPr>
              <w:del w:id="120" w:author="Parks, Robbie M" w:date="2018-06-24T22:39:00Z"/>
            </w:rPr>
          </w:rPrChange>
        </w:rPr>
      </w:pP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3E6A028C"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21"/>
      <w:r w:rsidRPr="00AC73A1">
        <w:t>A limitation of our study is that we used broad causes of death so that we have sufficient number of deaths b</w:t>
      </w:r>
      <w:r w:rsidR="00726222" w:rsidRPr="00AC73A1">
        <w:t>y age group, sex, year, climate</w:t>
      </w:r>
      <w:r w:rsidRPr="00AC73A1">
        <w:t xml:space="preserve"> region and cause of death. Different diseases and injuries may be different</w:t>
      </w:r>
      <w:r w:rsidR="00101D00" w:rsidRPr="00AC73A1">
        <w:t xml:space="preserve">ially affected by environmental, </w:t>
      </w:r>
      <w:r w:rsidRPr="00AC73A1">
        <w:t>behavio</w:t>
      </w:r>
      <w:r w:rsidR="006B55AC" w:rsidRPr="00AC73A1">
        <w:t>u</w:t>
      </w:r>
      <w:r w:rsidRPr="00AC73A1">
        <w:t>ral</w:t>
      </w:r>
      <w:r w:rsidR="00101D00" w:rsidRPr="00AC73A1">
        <w:t xml:space="preserve"> and healthcare</w:t>
      </w:r>
      <w:r w:rsidRPr="00AC73A1">
        <w:t xml:space="preserve"> factors associated with season and hence differ in their seasonal </w:t>
      </w:r>
      <w:ins w:id="122" w:author="Parks, Robbie M" w:date="2018-06-20T10:32:00Z">
        <w:r w:rsidR="005E05E1">
          <w:t>pattern</w:t>
        </w:r>
      </w:ins>
      <w:del w:id="123" w:author="Parks, Robbie M" w:date="2018-06-20T10:32:00Z">
        <w:r w:rsidRPr="00AC73A1" w:rsidDel="005E05E1">
          <w:delText>behavio</w:delText>
        </w:r>
        <w:r w:rsidR="006B55AC" w:rsidRPr="00AC73A1" w:rsidDel="005E05E1">
          <w:delText>u</w:delText>
        </w:r>
        <w:r w:rsidRPr="00AC73A1" w:rsidDel="005E05E1">
          <w:delText>r</w:delText>
        </w:r>
      </w:del>
      <w:r w:rsidRPr="00AC73A1">
        <w:t>. For example, suicides have bee</w:t>
      </w:r>
      <w:r w:rsidR="00035017" w:rsidRPr="00AC73A1">
        <w:t xml:space="preserve">n found to peak in early spring </w:t>
      </w:r>
      <w:r w:rsidR="00577DE0"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instrText>
      </w:r>
      <w:r w:rsidR="00577DE0" w:rsidRPr="00AC73A1">
        <w:fldChar w:fldCharType="separate"/>
      </w:r>
      <w:r w:rsidR="00BC655C" w:rsidRPr="00AC73A1">
        <w:rPr>
          <w:noProof/>
        </w:rPr>
        <w:t>(Feinstein, 2002)</w:t>
      </w:r>
      <w:r w:rsidR="00577DE0" w:rsidRPr="00AC73A1">
        <w:fldChar w:fldCharType="end"/>
      </w:r>
      <w:r w:rsidR="00035017" w:rsidRPr="00AC73A1">
        <w:t>,</w:t>
      </w:r>
      <w:r w:rsidRPr="00AC73A1">
        <w:t xml:space="preserve"> and cardiovascular disease mortality may peak earlier in the winter than that from respiratory conditions</w:t>
      </w:r>
      <w:r w:rsidR="00035017" w:rsidRPr="00AC73A1">
        <w:t xml:space="preserve"> </w:t>
      </w:r>
      <w:r w:rsidR="00577DE0" w:rsidRPr="00AC73A1">
        <w:fldChar w:fldCharType="begin" w:fldLock="1"/>
      </w:r>
      <w:r w:rsidR="00F52D66" w:rsidRPr="00AC73A1">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instrText>
      </w:r>
      <w:r w:rsidR="00577DE0" w:rsidRPr="00AC73A1">
        <w:fldChar w:fldCharType="separate"/>
      </w:r>
      <w:r w:rsidR="00BC655C" w:rsidRPr="00AC73A1">
        <w:rPr>
          <w:noProof/>
        </w:rPr>
        <w:t>(Mackenbach, Kunst, &amp; Looman, 1992)</w:t>
      </w:r>
      <w:r w:rsidR="00577DE0" w:rsidRPr="00AC73A1">
        <w:fldChar w:fldCharType="end"/>
      </w:r>
      <w:r w:rsidR="00035017" w:rsidRPr="00AC73A1">
        <w:t>.</w:t>
      </w:r>
      <w:r w:rsidRPr="00AC73A1">
        <w:t xml:space="preserve"> </w:t>
      </w:r>
      <w:commentRangeEnd w:id="121"/>
      <w:r w:rsidR="00BA766C">
        <w:rPr>
          <w:rStyle w:val="CommentReference"/>
          <w:rFonts w:asciiTheme="minorHAnsi" w:hAnsiTheme="minorHAnsi" w:cstheme="minorBidi"/>
        </w:rPr>
        <w:commentReference w:id="121"/>
      </w:r>
      <w:r w:rsidR="001029FD" w:rsidRPr="00AC73A1">
        <w:t>Similarly, the seasonality of</w:t>
      </w:r>
      <w:r w:rsidR="0047597D" w:rsidRPr="00AC73A1">
        <w:t xml:space="preserve"> influenza</w:t>
      </w:r>
      <w:r w:rsidR="001029FD" w:rsidRPr="00AC73A1">
        <w:t>, and how it has changed over time,</w:t>
      </w:r>
      <w:r w:rsidR="0047597D" w:rsidRPr="00AC73A1">
        <w:t xml:space="preserve"> </w:t>
      </w:r>
      <w:r w:rsidR="001029FD" w:rsidRPr="00AC73A1">
        <w:t xml:space="preserve">may be different than that of other respiratory diseases due to disease-specific interventions </w:t>
      </w:r>
      <w:r w:rsidR="00033C40" w:rsidRPr="00AC73A1">
        <w:fldChar w:fldCharType="begin" w:fldLock="1"/>
      </w:r>
      <w:r w:rsidR="00F52D66" w:rsidRPr="00AC73A1">
        <w: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instrText>
      </w:r>
      <w:r w:rsidR="00033C40" w:rsidRPr="00AC73A1">
        <w:fldChar w:fldCharType="separate"/>
      </w:r>
      <w:r w:rsidR="00BC655C" w:rsidRPr="00AC73A1">
        <w:rPr>
          <w:noProof/>
        </w:rPr>
        <w:t>(Simonsen et al., 2005)</w:t>
      </w:r>
      <w:r w:rsidR="00033C40" w:rsidRPr="00AC73A1">
        <w:fldChar w:fldCharType="end"/>
      </w:r>
      <w:r w:rsidR="009A1890" w:rsidRPr="00AC73A1">
        <w:t xml:space="preserve">. </w:t>
      </w:r>
      <w:r w:rsidR="001029FD" w:rsidRPr="00AC73A1">
        <w:t>Further</w:t>
      </w:r>
      <w:r w:rsidR="00592119" w:rsidRPr="00AC73A1">
        <w:t xml:space="preserve">,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4625A9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F557A4" w:rsidRPr="00AC73A1">
        <w:t>b</w:t>
      </w:r>
      <w:del w:id="124" w:author="Parks, Robbie M" w:date="2018-06-20T10:32:00Z">
        <w:r w:rsidR="00F557A4" w:rsidRPr="00AC73A1" w:rsidDel="009C58E0">
          <w:delText>ehavio</w:delText>
        </w:r>
        <w:r w:rsidR="0075546D" w:rsidRPr="00AC73A1" w:rsidDel="009C58E0">
          <w:delText>u</w:delText>
        </w:r>
        <w:r w:rsidR="00F557A4" w:rsidRPr="00AC73A1" w:rsidDel="009C58E0">
          <w:delText>rs</w:delText>
        </w:r>
      </w:del>
      <w:r w:rsidR="000210D1" w:rsidRPr="00AC73A1">
        <w:t xml:space="preserve"> in </w:t>
      </w:r>
      <w:r w:rsidR="000210D1" w:rsidRPr="00AC73A1">
        <w:lastRenderedPageBreak/>
        <w:t>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1CCAF7C7" w:rsidR="00DB2D88" w:rsidRPr="00AC73A1" w:rsidRDefault="00473A34" w:rsidP="00DB2D88">
      <w:pPr>
        <w:spacing w:line="480" w:lineRule="auto"/>
        <w:jc w:val="both"/>
      </w:pPr>
      <w:ins w:id="125" w:author="Parks, Robbie M" w:date="2018-06-19T20:04:00Z">
        <w:r>
          <w:t>Although a direct comparison is not possible,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26" w:author="Parks, Robbie M" w:date="2018-06-19T19:51:00Z">
        <w:r w:rsidR="00A75D38">
          <w:t xml:space="preserve">, which </w:t>
        </w:r>
      </w:ins>
      <w:ins w:id="127" w:author="Parks, Robbie M" w:date="2018-06-19T20:10:00Z">
        <w:r w:rsidR="001853D0">
          <w:t>us</w:t>
        </w:r>
        <w:r w:rsidR="00A75D38">
          <w:t>es</w:t>
        </w:r>
        <w:r w:rsidR="001853D0">
          <w:t xml:space="preserve"> </w:t>
        </w:r>
      </w:ins>
      <w:ins w:id="128" w:author="Parks, Robbie M" w:date="2018-06-19T20:09:00Z">
        <w:r w:rsidR="00DC1C08">
          <w:t>average annual temperature instead of</w:t>
        </w:r>
      </w:ins>
      <w:ins w:id="129" w:author="Parks, Robbie M" w:date="2018-06-19T20:10:00Z">
        <w:r w:rsidR="001853D0">
          <w:t xml:space="preserve"> </w:t>
        </w:r>
      </w:ins>
      <w:ins w:id="130" w:author="Parks, Robbie M" w:date="2018-06-19T20:11:00Z">
        <w:r w:rsidR="0082372D">
          <w:t xml:space="preserve">the annual </w:t>
        </w:r>
      </w:ins>
      <w:ins w:id="131" w:author="Parks, Robbie M" w:date="2018-06-19T20:10:00Z">
        <w:r w:rsidR="001853D0">
          <w:t>range</w:t>
        </w:r>
      </w:ins>
      <w:r w:rsidR="000B343F" w:rsidRPr="00AC73A1">
        <w:t xml:space="preserve">, where the </w:t>
      </w:r>
      <w:r w:rsidR="000B343F" w:rsidRPr="00AC73A1">
        <w:lastRenderedPageBreak/>
        <w:t>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32" w:author="Parks, Robbie M" w:date="2018-06-19T20:09:00Z">
        <w:r w:rsidR="00BE0B51">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46172B87"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of 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 xml:space="preserve">include enhancing the availability of both environmental and medical protective factors, such as better insulation of homes, winter </w:t>
      </w:r>
      <w:r w:rsidRPr="00AC73A1">
        <w:lastRenderedPageBreak/>
        <w:t>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786EDDAE" w:rsidR="00C66D47" w:rsidRPr="00AC73A1" w:rsidRDefault="00E91385" w:rsidP="004055C0">
      <w:pPr>
        <w:spacing w:line="480" w:lineRule="auto"/>
        <w:jc w:val="both"/>
        <w:rPr>
          <w:ins w:id="133" w:author="Parks, Robbie M" w:date="2018-06-19T14:05:00Z"/>
        </w:rPr>
      </w:pPr>
      <w:r w:rsidRPr="00AC73A1">
        <w:rPr>
          <w:rStyle w:val="apple-style-span"/>
          <w:color w:val="000000" w:themeColor="text1"/>
        </w:rPr>
        <w:t xml:space="preserve">We used data on all </w:t>
      </w:r>
      <w:del w:id="134" w:author="Parks, Robbie M" w:date="2018-06-19T17:00:00Z">
        <w:r w:rsidRPr="00AC73A1" w:rsidDel="003B60EB">
          <w:rPr>
            <w:rStyle w:val="apple-style-span"/>
            <w:color w:val="000000" w:themeColor="text1"/>
          </w:rPr>
          <w:delText>77,77</w:delText>
        </w:r>
        <w:r w:rsidR="004055C0" w:rsidRPr="00AC73A1" w:rsidDel="003B60EB">
          <w:rPr>
            <w:rStyle w:val="apple-style-span"/>
            <w:color w:val="000000" w:themeColor="text1"/>
          </w:rPr>
          <w:delText>1</w:delText>
        </w:r>
        <w:r w:rsidRPr="00AC73A1" w:rsidDel="003B60EB">
          <w:rPr>
            <w:rStyle w:val="apple-style-span"/>
            <w:color w:val="000000" w:themeColor="text1"/>
          </w:rPr>
          <w:delText>,</w:delText>
        </w:r>
        <w:r w:rsidR="004055C0" w:rsidRPr="00AC73A1" w:rsidDel="003B60EB">
          <w:rPr>
            <w:rStyle w:val="apple-style-span"/>
            <w:color w:val="000000" w:themeColor="text1"/>
          </w:rPr>
          <w:delText>264</w:delText>
        </w:r>
      </w:del>
      <w:ins w:id="135"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36" w:author="Parks, Robbie M" w:date="2018-06-19T17:00:00Z">
        <w:r w:rsidR="003B60EB" w:rsidRPr="00AC73A1">
          <w:rPr>
            <w:rStyle w:val="apple-style-span"/>
            <w:color w:val="000000" w:themeColor="text1"/>
          </w:rPr>
          <w:t>6</w:t>
        </w:r>
      </w:ins>
      <w:del w:id="137" w:author="Parks, Robbie M" w:date="2018-06-19T17:00:00Z">
        <w:r w:rsidR="004055C0" w:rsidRPr="00AC73A1" w:rsidDel="003B60EB">
          <w:rPr>
            <w:rStyle w:val="apple-style-span"/>
            <w:color w:val="000000" w:themeColor="text1"/>
          </w:rPr>
          <w:delText>3</w:delText>
        </w:r>
      </w:del>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38" w:author="Parks, Robbie M" w:date="2018-06-19T23:13:00Z">
        <w:r w:rsidR="00DE0D8E">
          <w:rPr>
            <w:color w:val="000000" w:themeColor="text1"/>
          </w:rPr>
          <w:t xml:space="preserve"> </w:t>
        </w:r>
        <w:r w:rsidR="00EC4DA6">
          <w:rPr>
            <w:color w:val="000000" w:themeColor="text1"/>
          </w:rPr>
          <w:t xml:space="preserve">Table 1 gives a </w:t>
        </w:r>
        <w:r w:rsidR="00DE0D8E">
          <w:rPr>
            <w:color w:val="000000" w:themeColor="text1"/>
          </w:rPr>
          <w:t>su</w:t>
        </w:r>
        <w:r w:rsidR="00EC4DA6">
          <w:rPr>
            <w:color w:val="000000" w:themeColor="text1"/>
          </w:rPr>
          <w:t>mmary of number of deaths by cause of death and sex</w:t>
        </w:r>
      </w:ins>
      <w:ins w:id="139" w:author="Parks, Robbie M" w:date="2018-06-19T23:33:00Z">
        <w:r w:rsidR="00B802D5">
          <w:rPr>
            <w:color w:val="000000" w:themeColor="text1"/>
          </w:rPr>
          <w:t>.</w:t>
        </w:r>
      </w:ins>
      <w:r w:rsidR="004055C0" w:rsidRPr="00AC73A1">
        <w:rPr>
          <w:color w:val="000000" w:themeColor="text1"/>
        </w:rPr>
        <w:t xml:space="preserve"> Yearly population counts were available from NCHS for 1990 to 201</w:t>
      </w:r>
      <w:ins w:id="140" w:author="Parks, Robbie M" w:date="2018-06-19T17:00:00Z">
        <w:r w:rsidR="003E060B" w:rsidRPr="00AC73A1">
          <w:rPr>
            <w:color w:val="000000" w:themeColor="text1"/>
          </w:rPr>
          <w:t>6</w:t>
        </w:r>
      </w:ins>
      <w:del w:id="141" w:author="Parks, Robbie M" w:date="2018-06-19T17:00:00Z">
        <w:r w:rsidR="004055C0" w:rsidRPr="00AC73A1" w:rsidDel="003E060B">
          <w:rPr>
            <w:color w:val="000000" w:themeColor="text1"/>
          </w:rPr>
          <w:delText>3</w:delText>
        </w:r>
      </w:del>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42" w:author="Parks, Robbie M" w:date="2018-06-19T14:05:00Z"/>
        </w:rPr>
      </w:pPr>
    </w:p>
    <w:p w14:paraId="6C50800E" w14:textId="4432DF0F" w:rsidR="00C66D47" w:rsidRPr="00AC73A1" w:rsidRDefault="004055C0" w:rsidP="004055C0">
      <w:pPr>
        <w:spacing w:line="480" w:lineRule="auto"/>
        <w:jc w:val="both"/>
        <w:rPr>
          <w:ins w:id="143"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144" w:author="Parks, Robbie M" w:date="2018-06-19T14:06:00Z">
        <w:r w:rsidR="00C66D47" w:rsidRPr="00AC73A1">
          <w:t xml:space="preserve">The United States </w:t>
        </w:r>
      </w:ins>
      <w:ins w:id="145" w:author="Parks, Robbie M" w:date="2018-06-19T14:14:00Z">
        <w:r w:rsidR="00A26916" w:rsidRPr="00AC73A1">
          <w:t xml:space="preserve">here </w:t>
        </w:r>
      </w:ins>
      <w:ins w:id="146" w:author="Parks, Robbie M" w:date="2018-06-19T14:06:00Z">
        <w:r w:rsidR="00C66D47" w:rsidRPr="00AC73A1">
          <w:t>is</w:t>
        </w:r>
        <w:r w:rsidR="00200B4D" w:rsidRPr="00AC73A1">
          <w:t xml:space="preserve"> </w:t>
        </w:r>
      </w:ins>
      <w:ins w:id="147" w:author="Parks, Robbie M" w:date="2018-06-19T14:42:00Z">
        <w:r w:rsidR="00791CA8" w:rsidRPr="00AC73A1">
          <w:t>charac</w:t>
        </w:r>
        <w:r w:rsidR="00CD33D6" w:rsidRPr="00AC73A1">
          <w:t>terised</w:t>
        </w:r>
      </w:ins>
      <w:ins w:id="148" w:author="Parks, Robbie M" w:date="2018-06-19T14:06:00Z">
        <w:r w:rsidR="00CD33D6" w:rsidRPr="00AC73A1">
          <w:t xml:space="preserve"> by</w:t>
        </w:r>
        <w:r w:rsidR="00C02EE3" w:rsidRPr="00AC73A1">
          <w:t xml:space="preserve"> 9 climate regions</w:t>
        </w:r>
      </w:ins>
      <w:ins w:id="149" w:author="Parks, Robbie M" w:date="2018-06-19T15:49:00Z">
        <w:r w:rsidR="00E202D9" w:rsidRPr="00AC73A1">
          <w:t xml:space="preserve"> (Table 2</w:t>
        </w:r>
        <w:r w:rsidR="0081393F" w:rsidRPr="00AC73A1">
          <w:t>)</w:t>
        </w:r>
      </w:ins>
      <w:ins w:id="150" w:author="Parks, Robbie M" w:date="2018-06-19T14:06:00Z">
        <w:r w:rsidR="00C02EE3" w:rsidRPr="00AC73A1">
          <w:t xml:space="preserve">. </w:t>
        </w:r>
      </w:ins>
      <w:ins w:id="151" w:author="Parks, Robbie M" w:date="2018-06-19T17:44:00Z">
        <w:r w:rsidR="00534B47" w:rsidRPr="00AC73A1">
          <w:t xml:space="preserve">The Central climate region has a </w:t>
        </w:r>
      </w:ins>
      <w:ins w:id="152" w:author="Parks, Robbie M" w:date="2018-06-19T17:56:00Z">
        <w:r w:rsidR="00534B47" w:rsidRPr="00AC73A1">
          <w:t>generally</w:t>
        </w:r>
      </w:ins>
      <w:ins w:id="153" w:author="Parks, Robbie M" w:date="2018-06-19T17:44:00Z">
        <w:r w:rsidR="00534B47" w:rsidRPr="00AC73A1">
          <w:t xml:space="preserve"> </w:t>
        </w:r>
      </w:ins>
      <w:ins w:id="154" w:author="Parks, Robbie M" w:date="2018-06-19T17:56:00Z">
        <w:r w:rsidR="00534B47" w:rsidRPr="00AC73A1">
          <w:t>temperate climate, with cold winters and mild summers.</w:t>
        </w:r>
      </w:ins>
      <w:ins w:id="155" w:author="Parks, Robbie M" w:date="2018-06-19T17:45:00Z">
        <w:r w:rsidR="00333321" w:rsidRPr="00AC73A1">
          <w:t xml:space="preserve"> East North Central </w:t>
        </w:r>
      </w:ins>
      <w:ins w:id="156" w:author="Parks, Robbie M" w:date="2018-06-19T17:56:00Z">
        <w:r w:rsidR="00377A68" w:rsidRPr="00AC73A1">
          <w:t xml:space="preserve">is one of the coldest </w:t>
        </w:r>
      </w:ins>
      <w:ins w:id="157" w:author="Parks, Robbie M" w:date="2018-06-19T18:05:00Z">
        <w:r w:rsidR="001A1C85" w:rsidRPr="00AC73A1">
          <w:lastRenderedPageBreak/>
          <w:t xml:space="preserve">climate </w:t>
        </w:r>
      </w:ins>
      <w:ins w:id="158" w:author="Parks, Robbie M" w:date="2018-06-19T17:56:00Z">
        <w:r w:rsidR="00377A68" w:rsidRPr="00AC73A1">
          <w:t xml:space="preserve">regions of the United States, </w:t>
        </w:r>
      </w:ins>
      <w:ins w:id="159" w:author="Parks, Robbie M" w:date="2018-06-19T18:06:00Z">
        <w:r w:rsidR="007B2F5A" w:rsidRPr="00AC73A1">
          <w:t>with a mean annual temperature of 8°C</w:t>
        </w:r>
        <w:r w:rsidR="00FD1F99" w:rsidRPr="00AC73A1">
          <w:t>,</w:t>
        </w:r>
        <w:r w:rsidR="007B2F5A" w:rsidRPr="00AC73A1">
          <w:t xml:space="preserve"> </w:t>
        </w:r>
      </w:ins>
      <w:ins w:id="160" w:author="Parks, Robbie M" w:date="2018-06-19T18:05:00Z">
        <w:r w:rsidR="00997E15" w:rsidRPr="00AC73A1">
          <w:t>and experiences</w:t>
        </w:r>
      </w:ins>
      <w:ins w:id="161" w:author="Parks, Robbie M" w:date="2018-06-19T17:56:00Z">
        <w:r w:rsidR="00377A68" w:rsidRPr="00AC73A1">
          <w:t xml:space="preserve"> deep winters and warm summers</w:t>
        </w:r>
      </w:ins>
      <w:ins w:id="162" w:author="Parks, Robbie M" w:date="2018-06-19T18:00:00Z">
        <w:r w:rsidR="00973BB6" w:rsidRPr="00AC73A1">
          <w:t>,</w:t>
        </w:r>
      </w:ins>
      <w:ins w:id="163" w:author="Parks, Robbie M" w:date="2018-06-19T17:45:00Z">
        <w:r w:rsidR="00333321" w:rsidRPr="00AC73A1">
          <w:t xml:space="preserve"> </w:t>
        </w:r>
      </w:ins>
      <w:ins w:id="164" w:author="Parks, Robbie M" w:date="2018-06-19T17:47:00Z">
        <w:r w:rsidR="00E60B9F" w:rsidRPr="00AC73A1">
          <w:t>The Northeast</w:t>
        </w:r>
      </w:ins>
      <w:ins w:id="165" w:author="Parks, Robbie M" w:date="2018-06-19T17:57:00Z">
        <w:r w:rsidR="00F95A18" w:rsidRPr="00AC73A1">
          <w:t xml:space="preserve"> possesses a humid, </w:t>
        </w:r>
      </w:ins>
      <w:ins w:id="166" w:author="Parks, Robbie M" w:date="2018-06-19T17:58:00Z">
        <w:r w:rsidR="00F95A18" w:rsidRPr="00AC73A1">
          <w:t>continental</w:t>
        </w:r>
      </w:ins>
      <w:ins w:id="167" w:author="Parks, Robbie M" w:date="2018-06-19T17:57:00Z">
        <w:r w:rsidR="00F95A18" w:rsidRPr="00AC73A1">
          <w:t xml:space="preserve"> climate</w:t>
        </w:r>
      </w:ins>
      <w:ins w:id="168" w:author="Parks, Robbie M" w:date="2018-06-19T17:58:00Z">
        <w:r w:rsidR="00393385" w:rsidRPr="00AC73A1">
          <w:t>, and the largest population of the climate regions (</w:t>
        </w:r>
      </w:ins>
      <w:ins w:id="169" w:author="Parks, Robbie M" w:date="2018-06-19T17:59:00Z">
        <w:r w:rsidR="002E20B6" w:rsidRPr="00AC73A1">
          <w:t xml:space="preserve">64,046,741 or </w:t>
        </w:r>
        <w:r w:rsidR="00054EEF" w:rsidRPr="00AC73A1">
          <w:t>19.8% total population in 2016</w:t>
        </w:r>
      </w:ins>
      <w:ins w:id="170" w:author="Parks, Robbie M" w:date="2018-06-19T17:58:00Z">
        <w:r w:rsidR="00393385" w:rsidRPr="00AC73A1">
          <w:t>)</w:t>
        </w:r>
      </w:ins>
      <w:ins w:id="171" w:author="Parks, Robbie M" w:date="2018-06-19T18:02:00Z">
        <w:r w:rsidR="00AC24A5" w:rsidRPr="00AC73A1">
          <w:t xml:space="preserve"> and the smallest share of the United States</w:t>
        </w:r>
      </w:ins>
      <w:ins w:id="172" w:author="Parks, Robbie M" w:date="2018-06-19T18:06:00Z">
        <w:r w:rsidR="00864A9D" w:rsidRPr="00AC73A1">
          <w:t>’ land mass</w:t>
        </w:r>
      </w:ins>
      <w:ins w:id="173" w:author="Parks, Robbie M" w:date="2018-06-19T18:02:00Z">
        <w:r w:rsidR="00AC24A5" w:rsidRPr="00AC73A1">
          <w:t xml:space="preserve"> (</w:t>
        </w:r>
        <w:r w:rsidR="006E7432" w:rsidRPr="00AC73A1">
          <w:t>6.02%</w:t>
        </w:r>
        <w:r w:rsidR="00AC24A5" w:rsidRPr="00AC73A1">
          <w:t>)</w:t>
        </w:r>
      </w:ins>
      <w:ins w:id="174" w:author="Parks, Robbie M" w:date="2018-06-19T18:01:00Z">
        <w:r w:rsidR="00BF5E95" w:rsidRPr="00AC73A1">
          <w:t>.</w:t>
        </w:r>
      </w:ins>
      <w:ins w:id="175" w:author="Parks, Robbie M" w:date="2018-06-19T17:47:00Z">
        <w:r w:rsidR="00E60B9F" w:rsidRPr="00AC73A1">
          <w:t xml:space="preserve"> </w:t>
        </w:r>
      </w:ins>
      <w:ins w:id="176" w:author="Parks, Robbie M" w:date="2018-06-19T14:22:00Z">
        <w:r w:rsidR="007911C9" w:rsidRPr="00AC73A1">
          <w:t>The Northwest</w:t>
        </w:r>
      </w:ins>
      <w:ins w:id="177" w:author="Parks, Robbie M" w:date="2018-06-19T14:45:00Z">
        <w:r w:rsidR="005376F7" w:rsidRPr="00AC73A1">
          <w:t xml:space="preserve"> </w:t>
        </w:r>
      </w:ins>
      <w:ins w:id="178" w:author="Parks, Robbie M" w:date="2018-06-19T14:22:00Z">
        <w:r w:rsidR="003430BD" w:rsidRPr="00AC73A1">
          <w:t xml:space="preserve">has an oceanic </w:t>
        </w:r>
        <w:r w:rsidR="00A55BF6" w:rsidRPr="00AC73A1">
          <w:t>climate</w:t>
        </w:r>
      </w:ins>
      <w:ins w:id="179" w:author="Parks, Robbie M" w:date="2018-06-19T15:42:00Z">
        <w:r w:rsidR="003430BD" w:rsidRPr="00AC73A1">
          <w:t>, wet and cool in autumn, wi</w:t>
        </w:r>
      </w:ins>
      <w:ins w:id="180" w:author="Parks, Robbie M" w:date="2018-06-19T15:44:00Z">
        <w:r w:rsidR="00AC24A5" w:rsidRPr="00AC73A1">
          <w:t xml:space="preserve">nter, </w:t>
        </w:r>
        <w:r w:rsidR="001A4537" w:rsidRPr="00AC73A1">
          <w:t xml:space="preserve">spring </w:t>
        </w:r>
      </w:ins>
      <w:ins w:id="181" w:author="Parks, Robbie M" w:date="2018-06-19T14:26:00Z">
        <w:r w:rsidR="00A55BF6" w:rsidRPr="00AC73A1">
          <w:t xml:space="preserve">and </w:t>
        </w:r>
      </w:ins>
      <w:ins w:id="182" w:author="Parks, Robbie M" w:date="2018-06-19T15:44:00Z">
        <w:r w:rsidR="001A4537" w:rsidRPr="00AC73A1">
          <w:t xml:space="preserve">a </w:t>
        </w:r>
      </w:ins>
      <w:ins w:id="183" w:author="Parks, Robbie M" w:date="2018-06-19T14:26:00Z">
        <w:r w:rsidR="00D65212" w:rsidRPr="00AC73A1">
          <w:t xml:space="preserve">mild </w:t>
        </w:r>
      </w:ins>
      <w:ins w:id="184" w:author="Parks, Robbie M" w:date="2018-06-19T15:44:00Z">
        <w:r w:rsidR="001A4537" w:rsidRPr="00AC73A1">
          <w:t>summer</w:t>
        </w:r>
      </w:ins>
      <w:ins w:id="185" w:author="Parks, Robbie M" w:date="2018-06-19T14:57:00Z">
        <w:r w:rsidR="00B46096" w:rsidRPr="00AC73A1">
          <w:t xml:space="preserve">. </w:t>
        </w:r>
      </w:ins>
      <w:ins w:id="186" w:author="Parks, Robbie M" w:date="2018-06-19T17:48:00Z">
        <w:r w:rsidR="00E60B9F" w:rsidRPr="00AC73A1">
          <w:t>The South</w:t>
        </w:r>
      </w:ins>
      <w:ins w:id="187" w:author="Parks, Robbie M" w:date="2018-06-19T18:03:00Z">
        <w:r w:rsidR="00903420" w:rsidRPr="00AC73A1">
          <w:t>, with the second warmest average annual temperature (18°C)</w:t>
        </w:r>
        <w:r w:rsidR="007C4524" w:rsidRPr="00AC73A1">
          <w:t>,</w:t>
        </w:r>
      </w:ins>
      <w:ins w:id="188" w:author="Parks, Robbie M" w:date="2018-06-19T17:48:00Z">
        <w:r w:rsidR="00E60B9F" w:rsidRPr="00AC73A1">
          <w:t xml:space="preserve"> takes up the largest geographic share of the USA (18.8% of land</w:t>
        </w:r>
      </w:ins>
      <w:ins w:id="189" w:author="Parks, Robbie M" w:date="2018-06-19T18:10:00Z">
        <w:r w:rsidR="00624902" w:rsidRPr="00AC73A1">
          <w:t xml:space="preserve"> </w:t>
        </w:r>
      </w:ins>
      <w:ins w:id="190" w:author="Parks, Robbie M" w:date="2018-06-19T17:48:00Z">
        <w:r w:rsidR="00E60B9F" w:rsidRPr="00AC73A1">
          <w:t>mass), with half taken up by Texas.</w:t>
        </w:r>
      </w:ins>
      <w:ins w:id="191" w:author="Parks, Robbie M" w:date="2018-06-19T17:52:00Z">
        <w:r w:rsidR="009B65AE" w:rsidRPr="00AC73A1">
          <w:t xml:space="preserve"> The Southeast</w:t>
        </w:r>
      </w:ins>
      <w:ins w:id="192" w:author="Parks, Robbie M" w:date="2018-06-19T14:26:00Z">
        <w:r w:rsidR="008A5089" w:rsidRPr="00AC73A1">
          <w:t xml:space="preserve"> </w:t>
        </w:r>
      </w:ins>
      <w:ins w:id="193" w:author="Parks, Robbie M" w:date="2018-06-19T18:00:00Z">
        <w:r w:rsidR="00973BB6" w:rsidRPr="00AC73A1">
          <w:t>has the warmest average temperature of the climate regions (</w:t>
        </w:r>
      </w:ins>
      <w:ins w:id="194" w:author="Parks, Robbie M" w:date="2018-06-19T18:01:00Z">
        <w:r w:rsidR="00973BB6" w:rsidRPr="00AC73A1">
          <w:t>18.4°C</w:t>
        </w:r>
      </w:ins>
      <w:ins w:id="195" w:author="Parks, Robbie M" w:date="2018-06-19T18:00:00Z">
        <w:r w:rsidR="00973BB6" w:rsidRPr="00AC73A1">
          <w:t xml:space="preserve">). </w:t>
        </w:r>
      </w:ins>
      <w:ins w:id="196" w:author="Parks, Robbie M" w:date="2018-06-19T17:52:00Z">
        <w:r w:rsidR="009B65AE" w:rsidRPr="00AC73A1">
          <w:t xml:space="preserve">The Southwest is hot and dry, frequently under drought, with deserts and the Colorado Plateau dominating the geography. </w:t>
        </w:r>
      </w:ins>
      <w:ins w:id="197" w:author="Parks, Robbie M" w:date="2018-06-19T14:26:00Z">
        <w:r w:rsidR="008A5089" w:rsidRPr="00AC73A1">
          <w:t>T</w:t>
        </w:r>
      </w:ins>
      <w:ins w:id="198" w:author="Parks, Robbie M" w:date="2018-06-19T14:45:00Z">
        <w:r w:rsidR="005376F7" w:rsidRPr="00AC73A1">
          <w:t>he West is typically hot and dry</w:t>
        </w:r>
      </w:ins>
      <w:ins w:id="199"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00" w:author="Parks, Robbie M" w:date="2018-06-19T15:00:00Z">
        <w:r w:rsidR="006D29DE" w:rsidRPr="00AC73A1">
          <w:t xml:space="preserve"> </w:t>
        </w:r>
      </w:ins>
      <w:ins w:id="201" w:author="Parks, Robbie M" w:date="2018-06-19T15:02:00Z">
        <w:r w:rsidR="007751D3" w:rsidRPr="00AC73A1">
          <w:t>West North Central</w:t>
        </w:r>
      </w:ins>
      <w:ins w:id="202" w:author="Parks, Robbie M" w:date="2018-06-19T17:37:00Z">
        <w:r w:rsidR="00EC78B3" w:rsidRPr="00AC73A1">
          <w:t>,</w:t>
        </w:r>
      </w:ins>
      <w:ins w:id="203" w:author="Parks, Robbie M" w:date="2018-06-19T15:02:00Z">
        <w:r w:rsidR="007751D3" w:rsidRPr="00AC73A1">
          <w:t xml:space="preserve"> </w:t>
        </w:r>
      </w:ins>
      <w:ins w:id="204" w:author="Parks, Robbie M" w:date="2018-06-19T15:06:00Z">
        <w:r w:rsidR="00434598" w:rsidRPr="00AC73A1">
          <w:t>with 15.5% of the land</w:t>
        </w:r>
      </w:ins>
      <w:ins w:id="205" w:author="Parks, Robbie M" w:date="2018-06-19T18:08:00Z">
        <w:r w:rsidR="00966EC2" w:rsidRPr="00AC73A1">
          <w:t xml:space="preserve"> </w:t>
        </w:r>
      </w:ins>
      <w:ins w:id="206" w:author="Parks, Robbie M" w:date="2018-06-19T15:06:00Z">
        <w:r w:rsidR="00434598" w:rsidRPr="00AC73A1">
          <w:t>mass of the USA</w:t>
        </w:r>
      </w:ins>
      <w:ins w:id="207" w:author="Parks, Robbie M" w:date="2018-06-19T18:10:00Z">
        <w:r w:rsidR="00624902" w:rsidRPr="00AC73A1">
          <w:t xml:space="preserve"> second only to </w:t>
        </w:r>
        <w:r w:rsidR="00C241F4" w:rsidRPr="00AC73A1">
          <w:t>the South in terms of land mass</w:t>
        </w:r>
      </w:ins>
      <w:ins w:id="208" w:author="Parks, Robbie M" w:date="2018-06-19T15:06:00Z">
        <w:r w:rsidR="00434598" w:rsidRPr="00AC73A1">
          <w:t xml:space="preserve">, </w:t>
        </w:r>
        <w:r w:rsidR="00EC78B3" w:rsidRPr="00AC73A1">
          <w:t xml:space="preserve">is the </w:t>
        </w:r>
      </w:ins>
      <w:ins w:id="209" w:author="Parks, Robbie M" w:date="2018-06-19T17:41:00Z">
        <w:r w:rsidR="008369F4" w:rsidRPr="00AC73A1">
          <w:t xml:space="preserve">least populated climate region (5,168,753 or </w:t>
        </w:r>
      </w:ins>
      <w:ins w:id="210" w:author="Parks, Robbie M" w:date="2018-06-19T17:43:00Z">
        <w:r w:rsidR="00E9559B" w:rsidRPr="00AC73A1">
          <w:t>1.6% of total population</w:t>
        </w:r>
      </w:ins>
      <w:ins w:id="211" w:author="Parks, Robbie M" w:date="2018-06-19T18:00:00Z">
        <w:r w:rsidR="00054EEF" w:rsidRPr="00AC73A1">
          <w:t xml:space="preserve"> in 2016</w:t>
        </w:r>
      </w:ins>
      <w:ins w:id="212" w:author="Parks, Robbie M" w:date="2018-06-19T17:43:00Z">
        <w:r w:rsidR="006E58C4" w:rsidRPr="00AC73A1">
          <w:t>)</w:t>
        </w:r>
      </w:ins>
      <w:ins w:id="213" w:author="Parks, Robbie M" w:date="2018-06-19T18:09:00Z">
        <w:r w:rsidR="00EC6F25" w:rsidRPr="00AC73A1">
          <w:t xml:space="preserve"> and the coldest </w:t>
        </w:r>
        <w:r w:rsidR="007B7697" w:rsidRPr="00AC73A1">
          <w:t>on average throughout the year (7.6°C)</w:t>
        </w:r>
      </w:ins>
      <w:ins w:id="214"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15"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proofErr w:type="gramStart"/>
      <w:r w:rsidRPr="00AC73A1">
        <w:rPr>
          <w:color w:val="000000" w:themeColor="text1"/>
        </w:rPr>
        <w:t>according to</w:t>
      </w:r>
      <w:proofErr w:type="gramEnd"/>
      <w:r w:rsidRPr="00AC73A1">
        <w:rPr>
          <w:color w:val="000000" w:themeColor="text1"/>
        </w:rPr>
        <w:t xml:space="preserve">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513E57A8" w14:textId="75F15AB9" w:rsidR="003F5EC1" w:rsidRPr="00AC73A1" w:rsidDel="0056225E" w:rsidRDefault="004055C0" w:rsidP="004055C0">
      <w:pPr>
        <w:spacing w:line="480" w:lineRule="auto"/>
        <w:jc w:val="both"/>
        <w:rPr>
          <w:del w:id="216"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w:t>
      </w:r>
      <w:del w:id="217" w:author="Parks, Robbie M" w:date="2018-06-19T18:49:00Z">
        <w:r w:rsidRPr="00AC73A1" w:rsidDel="0056225E">
          <w:rPr>
            <w:color w:val="000000" w:themeColor="text1"/>
          </w:rPr>
          <w:delText xml:space="preserve">following four </w:delText>
        </w:r>
      </w:del>
      <w:r w:rsidRPr="00AC73A1">
        <w:rPr>
          <w:color w:val="000000" w:themeColor="text1"/>
        </w:rPr>
        <w:t>disease categories</w:t>
      </w:r>
      <w:ins w:id="218" w:author="Parks, Robbie M" w:date="2018-06-20T11:04:00Z">
        <w:r w:rsidR="0016605A">
          <w:rPr>
            <w:color w:val="000000" w:themeColor="text1"/>
          </w:rPr>
          <w:t>,</w:t>
        </w:r>
      </w:ins>
      <w:ins w:id="219" w:author="Parks, Robbie M" w:date="2018-06-19T18:49:00Z">
        <w:r w:rsidR="0056225E" w:rsidRPr="00AC73A1">
          <w:rPr>
            <w:color w:val="000000" w:themeColor="text1"/>
          </w:rPr>
          <w:t xml:space="preserve"> described in Table 3</w:t>
        </w:r>
      </w:ins>
      <w:ins w:id="220" w:author="Parks, Robbie M" w:date="2018-06-19T18:52:00Z">
        <w:r w:rsidR="009255C7" w:rsidRPr="00AC73A1">
          <w:rPr>
            <w:color w:val="000000" w:themeColor="text1"/>
          </w:rPr>
          <w:t>a and 3b</w:t>
        </w:r>
      </w:ins>
      <w:ins w:id="221" w:author="Parks, Robbie M" w:date="2018-06-19T18:49:00Z">
        <w:r w:rsidR="0056225E" w:rsidRPr="00AC73A1">
          <w:rPr>
            <w:color w:val="000000" w:themeColor="text1"/>
          </w:rPr>
          <w:t>.</w:t>
        </w:r>
      </w:ins>
      <w:del w:id="222" w:author="Parks, Robbie M" w:date="2018-06-19T18:49:00Z">
        <w:r w:rsidRPr="00AC73A1" w:rsidDel="0056225E">
          <w:rPr>
            <w:color w:val="000000" w:themeColor="text1"/>
          </w:rPr>
          <w:delText>:</w:delText>
        </w:r>
      </w:del>
    </w:p>
    <w:p w14:paraId="2396E1FF" w14:textId="77777777" w:rsidR="0056225E" w:rsidRPr="00AC73A1" w:rsidRDefault="0056225E" w:rsidP="004055C0">
      <w:pPr>
        <w:spacing w:line="480" w:lineRule="auto"/>
        <w:jc w:val="both"/>
        <w:rPr>
          <w:ins w:id="223" w:author="Parks, Robbie M" w:date="2018-06-19T18:49:00Z"/>
          <w:color w:val="000000" w:themeColor="text1"/>
        </w:rPr>
      </w:pPr>
    </w:p>
    <w:p w14:paraId="3187D779" w14:textId="77777777" w:rsidR="00735626" w:rsidRPr="00AC73A1" w:rsidDel="0056225E" w:rsidRDefault="00735626" w:rsidP="004055C0">
      <w:pPr>
        <w:spacing w:line="480" w:lineRule="auto"/>
        <w:jc w:val="both"/>
        <w:rPr>
          <w:del w:id="224" w:author="Parks, Robbie M" w:date="2018-06-19T18:49:00Z"/>
          <w:color w:val="000000" w:themeColor="text1"/>
        </w:rPr>
      </w:pPr>
    </w:p>
    <w:p w14:paraId="306D1930" w14:textId="4A5AF85B" w:rsidR="004055C0" w:rsidRPr="00AC73A1" w:rsidDel="0056225E" w:rsidRDefault="004055C0" w:rsidP="00AA3B09">
      <w:pPr>
        <w:pStyle w:val="ListParagraph"/>
        <w:numPr>
          <w:ilvl w:val="0"/>
          <w:numId w:val="3"/>
        </w:numPr>
        <w:spacing w:after="0" w:line="480" w:lineRule="auto"/>
        <w:ind w:left="357" w:hanging="357"/>
        <w:jc w:val="both"/>
        <w:rPr>
          <w:del w:id="225" w:author="Parks, Robbie M" w:date="2018-06-19T18:49:00Z"/>
          <w:rFonts w:ascii="Times New Roman" w:hAnsi="Times New Roman"/>
          <w:color w:val="000000" w:themeColor="text1"/>
        </w:rPr>
      </w:pPr>
      <w:del w:id="226" w:author="Parks, Robbie M" w:date="2018-06-19T18:49:00Z">
        <w:r w:rsidRPr="00AC73A1" w:rsidDel="0056225E">
          <w:rPr>
            <w:rFonts w:ascii="Times New Roman" w:hAnsi="Times New Roman"/>
            <w:color w:val="000000" w:themeColor="text1"/>
          </w:rPr>
          <w:delText>C</w:delText>
        </w:r>
        <w:r w:rsidR="006F78C7" w:rsidRPr="00AC73A1" w:rsidDel="0056225E">
          <w:rPr>
            <w:rFonts w:ascii="Times New Roman" w:hAnsi="Times New Roman"/>
            <w:color w:val="000000" w:themeColor="text1"/>
          </w:rPr>
          <w:delText xml:space="preserve">ancers: ICD-9 </w:delText>
        </w:r>
        <w:r w:rsidRPr="00AC73A1" w:rsidDel="0056225E">
          <w:rPr>
            <w:rFonts w:ascii="Times New Roman" w:hAnsi="Times New Roman"/>
            <w:color w:val="000000" w:themeColor="text1"/>
          </w:rPr>
          <w:delText>140.0 – 239.9 and ICD-10 C00 – D48</w:delText>
        </w:r>
      </w:del>
    </w:p>
    <w:p w14:paraId="646C1B7B" w14:textId="7505C9DC" w:rsidR="004055C0" w:rsidRPr="00AC73A1" w:rsidDel="0056225E" w:rsidRDefault="004055C0" w:rsidP="00AA3B09">
      <w:pPr>
        <w:pStyle w:val="ListParagraph"/>
        <w:numPr>
          <w:ilvl w:val="0"/>
          <w:numId w:val="3"/>
        </w:numPr>
        <w:spacing w:after="0" w:line="480" w:lineRule="auto"/>
        <w:ind w:left="357" w:hanging="357"/>
        <w:jc w:val="both"/>
        <w:rPr>
          <w:del w:id="227" w:author="Parks, Robbie M" w:date="2018-06-19T18:49:00Z"/>
          <w:rFonts w:ascii="Times New Roman" w:hAnsi="Times New Roman"/>
          <w:color w:val="000000" w:themeColor="text1"/>
        </w:rPr>
      </w:pPr>
      <w:del w:id="228" w:author="Parks, Robbie M" w:date="2018-06-19T18:49:00Z">
        <w:r w:rsidRPr="00AC73A1" w:rsidDel="0056225E">
          <w:rPr>
            <w:rFonts w:ascii="Times New Roman" w:hAnsi="Times New Roman"/>
            <w:color w:val="000000" w:themeColor="text1"/>
          </w:rPr>
          <w:delText>Cardiorespiratory diseases: ICD-9 390.0 – 519.9 and ICD-10 I00 – J99</w:delText>
        </w:r>
      </w:del>
    </w:p>
    <w:p w14:paraId="22671DBE" w14:textId="6CA3F970" w:rsidR="004055C0" w:rsidRPr="00AC73A1" w:rsidDel="0056225E" w:rsidRDefault="004055C0" w:rsidP="00AA3B09">
      <w:pPr>
        <w:pStyle w:val="ListParagraph"/>
        <w:numPr>
          <w:ilvl w:val="0"/>
          <w:numId w:val="3"/>
        </w:numPr>
        <w:spacing w:after="0" w:line="480" w:lineRule="auto"/>
        <w:ind w:left="357" w:hanging="357"/>
        <w:jc w:val="both"/>
        <w:rPr>
          <w:del w:id="229" w:author="Parks, Robbie M" w:date="2018-06-19T18:49:00Z"/>
          <w:rFonts w:ascii="Times New Roman" w:hAnsi="Times New Roman"/>
          <w:color w:val="000000" w:themeColor="text1"/>
        </w:rPr>
      </w:pPr>
      <w:del w:id="230" w:author="Parks, Robbie M" w:date="2018-06-19T18:49:00Z">
        <w:r w:rsidRPr="00AC73A1" w:rsidDel="0056225E">
          <w:rPr>
            <w:rFonts w:ascii="Times New Roman" w:hAnsi="Times New Roman"/>
            <w:color w:val="000000" w:themeColor="text1"/>
          </w:rPr>
          <w:delText xml:space="preserve">Injuries (external causes): ICD-9 </w:delText>
        </w:r>
        <w:r w:rsidRPr="00AC73A1" w:rsidDel="0056225E">
          <w:rPr>
            <w:rFonts w:ascii="Times New Roman" w:hAnsi="Times New Roman"/>
            <w:color w:val="000000" w:themeColor="text1"/>
          </w:rPr>
          <w:tab/>
          <w:delText xml:space="preserve">800.0 – 999.9 </w:delText>
        </w:r>
        <w:r w:rsidRPr="00AC73A1" w:rsidDel="0056225E">
          <w:rPr>
            <w:rFonts w:ascii="Times New Roman" w:hAnsi="Times New Roman"/>
            <w:color w:val="000000" w:themeColor="text1"/>
          </w:rPr>
          <w:tab/>
          <w:delText>and ICD-10 S00 – Z99</w:delText>
        </w:r>
      </w:del>
    </w:p>
    <w:p w14:paraId="68ECD69E" w14:textId="7FFCCB56" w:rsidR="004055C0" w:rsidRPr="00AC73A1" w:rsidDel="0056225E" w:rsidRDefault="004055C0" w:rsidP="00AA3B09">
      <w:pPr>
        <w:pStyle w:val="ListParagraph"/>
        <w:numPr>
          <w:ilvl w:val="0"/>
          <w:numId w:val="3"/>
        </w:numPr>
        <w:spacing w:after="0" w:line="480" w:lineRule="auto"/>
        <w:ind w:left="357" w:hanging="357"/>
        <w:jc w:val="both"/>
        <w:rPr>
          <w:del w:id="231" w:author="Parks, Robbie M" w:date="2018-06-19T18:49:00Z"/>
          <w:rFonts w:ascii="Times New Roman" w:hAnsi="Times New Roman"/>
          <w:color w:val="000000" w:themeColor="text1"/>
        </w:rPr>
      </w:pPr>
      <w:del w:id="232" w:author="Parks, Robbie M" w:date="2018-06-19T18:49:00Z">
        <w:r w:rsidRPr="00AC73A1" w:rsidDel="0056225E">
          <w:rPr>
            <w:rFonts w:ascii="Times New Roman" w:hAnsi="Times New Roman"/>
            <w:color w:val="000000" w:themeColor="text1"/>
          </w:rPr>
          <w:delText>Other causes: ICD-9 and ICD-10 codes not in the above three categories</w:delText>
        </w:r>
      </w:del>
    </w:p>
    <w:p w14:paraId="60F24802" w14:textId="77777777" w:rsidR="004055C0" w:rsidRPr="00AC73A1" w:rsidRDefault="004055C0" w:rsidP="004055C0">
      <w:pPr>
        <w:spacing w:line="480" w:lineRule="auto"/>
        <w:jc w:val="both"/>
        <w:rPr>
          <w:color w:val="000000" w:themeColor="text1"/>
        </w:rPr>
      </w:pPr>
    </w:p>
    <w:p w14:paraId="49C1620C" w14:textId="29242AD6" w:rsidR="004055C0" w:rsidRPr="00AC73A1" w:rsidRDefault="004055C0" w:rsidP="004055C0">
      <w:pPr>
        <w:spacing w:line="480" w:lineRule="auto"/>
        <w:jc w:val="both"/>
        <w:rPr>
          <w:color w:val="000000" w:themeColor="text1"/>
        </w:rPr>
      </w:pPr>
      <w:r w:rsidRPr="00AC73A1">
        <w:rPr>
          <w:color w:val="000000" w:themeColor="text1"/>
        </w:rPr>
        <w:lastRenderedPageBreak/>
        <w:t xml:space="preserve">Cardiorespiratory diseases and cancers accounted for 56.4% and </w:t>
      </w:r>
      <w:del w:id="233" w:author="Parks, Robbie M" w:date="2018-06-19T19:36:00Z">
        <w:r w:rsidRPr="00AC73A1" w:rsidDel="007F5916">
          <w:rPr>
            <w:color w:val="000000" w:themeColor="text1"/>
          </w:rPr>
          <w:delText>21.2</w:delText>
        </w:r>
      </w:del>
      <w:ins w:id="234" w:author="Parks, Robbie M" w:date="2018-06-19T19:36:00Z">
        <w:r w:rsidR="006C3DA1">
          <w:rPr>
            <w:color w:val="000000" w:themeColor="text1"/>
          </w:rPr>
          <w:t>21.2</w:t>
        </w:r>
      </w:ins>
      <w:r w:rsidRPr="00AC73A1">
        <w:rPr>
          <w:color w:val="000000" w:themeColor="text1"/>
        </w:rPr>
        <w:t xml:space="preserve">% of all deaths in the USA, respectively, in 1980, and </w:t>
      </w:r>
      <w:ins w:id="235" w:author="Parks, Robbie M" w:date="2018-06-19T23:37:00Z">
        <w:r w:rsidR="00205191">
          <w:rPr>
            <w:color w:val="000000" w:themeColor="text1"/>
          </w:rPr>
          <w:t>40.3</w:t>
        </w:r>
      </w:ins>
      <w:del w:id="236" w:author="Parks, Robbie M" w:date="2018-06-19T23:36:00Z">
        <w:r w:rsidRPr="00AC73A1" w:rsidDel="003026D8">
          <w:rPr>
            <w:color w:val="000000" w:themeColor="text1"/>
          </w:rPr>
          <w:delText>40.9</w:delText>
        </w:r>
      </w:del>
      <w:r w:rsidRPr="00AC73A1">
        <w:rPr>
          <w:color w:val="000000" w:themeColor="text1"/>
        </w:rPr>
        <w:t xml:space="preserve">% and </w:t>
      </w:r>
      <w:del w:id="237" w:author="Parks, Robbie M" w:date="2018-06-19T19:36:00Z">
        <w:r w:rsidRPr="00AC73A1" w:rsidDel="007F5916">
          <w:rPr>
            <w:color w:val="000000" w:themeColor="text1"/>
          </w:rPr>
          <w:delText>23.5</w:delText>
        </w:r>
      </w:del>
      <w:ins w:id="238" w:author="Parks, Robbie M" w:date="2018-06-19T23:37:00Z">
        <w:r w:rsidR="00CA785E">
          <w:rPr>
            <w:color w:val="000000" w:themeColor="text1"/>
          </w:rPr>
          <w:t>22.4</w:t>
        </w:r>
      </w:ins>
      <w:r w:rsidRPr="00AC73A1">
        <w:rPr>
          <w:color w:val="000000" w:themeColor="text1"/>
        </w:rPr>
        <w:t>%, respectively, in 201</w:t>
      </w:r>
      <w:ins w:id="239" w:author="Parks, Robbie M" w:date="2018-06-19T19:37:00Z">
        <w:r w:rsidR="007F5916">
          <w:rPr>
            <w:color w:val="000000" w:themeColor="text1"/>
          </w:rPr>
          <w:t>6</w:t>
        </w:r>
      </w:ins>
      <w:del w:id="240" w:author="Parks, Robbie M" w:date="2018-06-19T19:37:00Z">
        <w:r w:rsidRPr="00AC73A1" w:rsidDel="007F5916">
          <w:rPr>
            <w:color w:val="000000" w:themeColor="text1"/>
          </w:rPr>
          <w:delText>3</w:delText>
        </w:r>
      </w:del>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del w:id="241" w:author="Parks, Robbie M" w:date="2018-06-19T19:37:00Z">
        <w:r w:rsidRPr="00AC73A1" w:rsidDel="007F5916">
          <w:rPr>
            <w:color w:val="000000" w:themeColor="text1"/>
          </w:rPr>
          <w:delText>7.5</w:delText>
        </w:r>
      </w:del>
      <w:ins w:id="242" w:author="Parks, Robbie M" w:date="2018-06-19T23:39:00Z">
        <w:r w:rsidR="004331B4">
          <w:rPr>
            <w:color w:val="000000" w:themeColor="text1"/>
          </w:rPr>
          <w:t>7.3</w:t>
        </w:r>
      </w:ins>
      <w:r w:rsidRPr="00AC73A1">
        <w:rPr>
          <w:color w:val="000000" w:themeColor="text1"/>
        </w:rPr>
        <w:t>% in 201</w:t>
      </w:r>
      <w:ins w:id="243" w:author="Parks, Robbie M" w:date="2018-06-19T19:37:00Z">
        <w:r w:rsidR="007F5916">
          <w:rPr>
            <w:color w:val="000000" w:themeColor="text1"/>
          </w:rPr>
          <w:t>6</w:t>
        </w:r>
      </w:ins>
      <w:del w:id="244" w:author="Parks, Robbie M" w:date="2018-06-19T19:37:00Z">
        <w:r w:rsidRPr="00AC73A1" w:rsidDel="007F5916">
          <w:rPr>
            <w:color w:val="000000" w:themeColor="text1"/>
          </w:rPr>
          <w:delText>3</w:delText>
        </w:r>
      </w:del>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AC73A1" w:rsidRDefault="004055C0" w:rsidP="004055C0">
      <w:pPr>
        <w:spacing w:line="480" w:lineRule="auto"/>
        <w:jc w:val="both"/>
        <w:outlineLvl w:val="0"/>
        <w:rPr>
          <w:i/>
          <w:color w:val="000000" w:themeColor="text1"/>
        </w:rPr>
      </w:pPr>
      <w:r w:rsidRPr="00AC73A1">
        <w:rPr>
          <w:i/>
          <w:color w:val="000000" w:themeColor="text1"/>
        </w:rPr>
        <w:t>Statistical methods</w:t>
      </w:r>
    </w:p>
    <w:p w14:paraId="5A6E20EB" w14:textId="67B588E5" w:rsidR="004055C0" w:rsidRPr="00AC73A1" w:rsidRDefault="004055C0" w:rsidP="004055C0">
      <w:pPr>
        <w:widowControl w:val="0"/>
        <w:autoSpaceDE w:val="0"/>
        <w:autoSpaceDN w:val="0"/>
        <w:adjustRightInd w:val="0"/>
        <w:spacing w:line="480" w:lineRule="auto"/>
        <w:jc w:val="both"/>
        <w:rPr>
          <w:color w:val="000000" w:themeColor="text1"/>
        </w:rPr>
      </w:pPr>
      <w:r w:rsidRPr="00AC73A1">
        <w:rPr>
          <w:color w:val="000000" w:themeColor="text1"/>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(Cazelles et al., 2008)</w:t>
      </w:r>
      <w:r w:rsidRPr="00AC73A1">
        <w:rPr>
          <w:color w:val="000000" w:themeColor="text1"/>
        </w:rPr>
        <w:fldChar w:fldCharType="end"/>
      </w:r>
      <w:r w:rsidR="00C9555C" w:rsidRPr="00AC73A1">
        <w:rPr>
          <w:color w:val="000000" w:themeColor="text1"/>
        </w:rPr>
        <w:t>,</w:t>
      </w:r>
      <w:r w:rsidRPr="00AC73A1">
        <w:rPr>
          <w:color w:val="000000" w:themeColor="text1"/>
        </w:rPr>
        <w:t xml:space="preserve"> is equivalent to using a moving window on the death rate time series and </w:t>
      </w:r>
      <w:r w:rsidR="00592638" w:rsidRPr="00AC73A1">
        <w:rPr>
          <w:color w:val="000000" w:themeColor="text1"/>
        </w:rPr>
        <w:t>analy</w:t>
      </w:r>
      <w:r w:rsidR="007E031A" w:rsidRPr="00AC73A1">
        <w:rPr>
          <w:color w:val="000000" w:themeColor="text1"/>
        </w:rPr>
        <w:t>s</w:t>
      </w:r>
      <w:r w:rsidRPr="00AC73A1">
        <w:rPr>
          <w:color w:val="000000" w:themeColor="text1"/>
        </w:rPr>
        <w:t>ing periodicity in each window using a short-form Fourier transform, hence generating a dynamic spectral analysis</w:t>
      </w:r>
      <w:r w:rsidR="00C04B90" w:rsidRPr="00AC73A1">
        <w:rPr>
          <w:color w:val="000000" w:themeColor="text1"/>
        </w:rPr>
        <w:t>, which allows</w:t>
      </w:r>
      <w:r w:rsidRPr="00AC73A1">
        <w:rPr>
          <w:color w:val="000000" w:themeColor="text1"/>
        </w:rPr>
        <w:t xml:space="preserve"> measur</w:t>
      </w:r>
      <w:r w:rsidR="00C04B90" w:rsidRPr="00AC73A1">
        <w:rPr>
          <w:color w:val="000000" w:themeColor="text1"/>
        </w:rPr>
        <w:t>ing</w:t>
      </w:r>
      <w:r w:rsidRPr="00AC73A1">
        <w:rPr>
          <w:color w:val="000000" w:themeColor="text1"/>
        </w:rPr>
        <w:t xml:space="preserve"> dynamic seasonal </w:t>
      </w:r>
      <w:ins w:id="245" w:author="Parks, Robbie M" w:date="2018-06-20T10:32:00Z">
        <w:r w:rsidR="009C58E0">
          <w:rPr>
            <w:color w:val="000000" w:themeColor="text1"/>
          </w:rPr>
          <w:t>patterns</w:t>
        </w:r>
      </w:ins>
      <w:del w:id="246" w:author="Parks, Robbie M" w:date="2018-06-20T10:32:00Z">
        <w:r w:rsidRPr="00AC73A1" w:rsidDel="009C58E0">
          <w:rPr>
            <w:color w:val="000000" w:themeColor="text1"/>
          </w:rPr>
          <w:delText>behavio</w:delText>
        </w:r>
        <w:r w:rsidR="007E031A" w:rsidRPr="00AC73A1" w:rsidDel="009C58E0">
          <w:rPr>
            <w:color w:val="000000" w:themeColor="text1"/>
          </w:rPr>
          <w:delText>u</w:delText>
        </w:r>
        <w:r w:rsidRPr="00AC73A1" w:rsidDel="009C58E0">
          <w:rPr>
            <w:color w:val="000000" w:themeColor="text1"/>
          </w:rPr>
          <w:delText>r</w:delText>
        </w:r>
      </w:del>
      <w:r w:rsidRPr="00AC73A1">
        <w:rPr>
          <w:color w:val="000000" w:themeColor="text1"/>
        </w:rPr>
        <w:t xml:space="preserve">, in which the periodicity of death rates may disappear, emerge, or change over time. </w:t>
      </w:r>
      <w:r w:rsidR="00C04B90" w:rsidRPr="00AC73A1">
        <w:rPr>
          <w:color w:val="000000" w:themeColor="text1"/>
        </w:rPr>
        <w:t>In addition to coefficients that measure the frequency of periodicity, wavelet analysis gives an indication of statistical significance of results compared with random fluctuations that can be represented with white</w:t>
      </w:r>
      <w:r w:rsidR="006F78C7" w:rsidRPr="00AC73A1">
        <w:rPr>
          <w:color w:val="000000" w:themeColor="text1"/>
        </w:rPr>
        <w:t xml:space="preserve"> (an independent random process)</w:t>
      </w:r>
      <w:r w:rsidR="00C04B90" w:rsidRPr="00AC73A1">
        <w:rPr>
          <w:color w:val="000000" w:themeColor="text1"/>
        </w:rPr>
        <w:t xml:space="preserve"> or red </w:t>
      </w:r>
      <w:r w:rsidR="006F78C7" w:rsidRPr="00AC73A1">
        <w:rPr>
          <w:color w:val="000000" w:themeColor="text1"/>
        </w:rPr>
        <w:lastRenderedPageBreak/>
        <w:t xml:space="preserve">(autoregressive of order 1 process) </w:t>
      </w:r>
      <w:r w:rsidR="00C04B90" w:rsidRPr="00AC73A1">
        <w:rPr>
          <w:color w:val="000000" w:themeColor="text1"/>
        </w:rPr>
        <w:t xml:space="preserve">noise. </w:t>
      </w:r>
      <w:r w:rsidRPr="00AC73A1">
        <w:rPr>
          <w:color w:val="000000" w:themeColor="text1"/>
        </w:rPr>
        <w:t xml:space="preserve">We used the R package WaveletComp (version 1.0) for the wavelet analysis. Before analysis, </w:t>
      </w:r>
      <w:commentRangeStart w:id="247"/>
      <w:r w:rsidRPr="00AC73A1">
        <w:rPr>
          <w:color w:val="000000" w:themeColor="text1"/>
        </w:rPr>
        <w:t>we</w:t>
      </w:r>
      <w:del w:id="248" w:author="Parks, Robbie M" w:date="2018-06-19T23:40:00Z">
        <w:r w:rsidRPr="00AC73A1" w:rsidDel="000C2752">
          <w:rPr>
            <w:color w:val="000000" w:themeColor="text1"/>
          </w:rPr>
          <w:delText xml:space="preserve"> logarithmically transformed death rates,</w:delText>
        </w:r>
      </w:del>
      <w:r w:rsidRPr="00AC73A1">
        <w:rPr>
          <w:color w:val="000000" w:themeColor="text1"/>
        </w:rPr>
        <w:t xml:space="preserve"> de</w:t>
      </w:r>
      <w:r w:rsidR="00C04B90" w:rsidRPr="00AC73A1">
        <w:rPr>
          <w:color w:val="000000" w:themeColor="text1"/>
        </w:rPr>
        <w:t>-</w:t>
      </w:r>
      <w:r w:rsidRPr="00AC73A1">
        <w:rPr>
          <w:color w:val="000000" w:themeColor="text1"/>
        </w:rPr>
        <w:t xml:space="preserve">trended </w:t>
      </w:r>
      <w:ins w:id="249" w:author="Parks, Robbie M" w:date="2018-06-19T23:39:00Z">
        <w:r w:rsidR="000C2752">
          <w:rPr>
            <w:color w:val="000000" w:themeColor="text1"/>
          </w:rPr>
          <w:t xml:space="preserve">death rates </w:t>
        </w:r>
      </w:ins>
      <w:r w:rsidRPr="00AC73A1">
        <w:rPr>
          <w:color w:val="000000" w:themeColor="text1"/>
        </w:rPr>
        <w:t>using a polynomial regression</w:t>
      </w:r>
      <w:commentRangeEnd w:id="247"/>
      <w:r w:rsidR="00A10552">
        <w:rPr>
          <w:rStyle w:val="CommentReference"/>
          <w:rFonts w:asciiTheme="minorHAnsi" w:hAnsiTheme="minorHAnsi" w:cstheme="minorBidi"/>
        </w:rPr>
        <w:commentReference w:id="247"/>
      </w:r>
      <w:r w:rsidRPr="00AC73A1">
        <w:rPr>
          <w:color w:val="000000" w:themeColor="text1"/>
        </w:rPr>
        <w:t xml:space="preserve">, and rescaled each all-cause mortality death rate time series </w:t>
      </w:r>
      <w:proofErr w:type="gramStart"/>
      <w:r w:rsidRPr="00AC73A1">
        <w:rPr>
          <w:color w:val="000000" w:themeColor="text1"/>
        </w:rPr>
        <w:t>so as to</w:t>
      </w:r>
      <w:proofErr w:type="gramEnd"/>
      <w:r w:rsidRPr="00AC73A1">
        <w:rPr>
          <w:color w:val="000000" w:themeColor="text1"/>
        </w:rPr>
        <w:t xml:space="preserve"> range between 1 and -1. </w:t>
      </w:r>
    </w:p>
    <w:p w14:paraId="4DF1AC90" w14:textId="77777777" w:rsidR="004055C0" w:rsidRPr="00AC73A1" w:rsidRDefault="004055C0" w:rsidP="004055C0">
      <w:pPr>
        <w:spacing w:line="480" w:lineRule="auto"/>
        <w:jc w:val="both"/>
        <w:rPr>
          <w:color w:val="000000" w:themeColor="text1"/>
        </w:rPr>
      </w:pPr>
    </w:p>
    <w:p w14:paraId="4B75FE4F" w14:textId="79E39502" w:rsidR="004055C0" w:rsidRPr="00AC73A1" w:rsidRDefault="004055C0" w:rsidP="004055C0">
      <w:pPr>
        <w:pStyle w:val="CommentText"/>
        <w:spacing w:line="480" w:lineRule="auto"/>
        <w:jc w:val="both"/>
        <w:rPr>
          <w:rFonts w:ascii="Times New Roman" w:hAnsi="Times New Roman" w:cs="Times New Roman"/>
          <w:noProof/>
          <w:sz w:val="22"/>
          <w:szCs w:val="22"/>
        </w:rPr>
      </w:pPr>
      <w:r w:rsidRPr="00AC73A1">
        <w:rPr>
          <w:rFonts w:ascii="Times New Roman" w:hAnsi="Times New Roman" w:cs="Times New Roman"/>
          <w:color w:val="000000" w:themeColor="text1"/>
          <w:sz w:val="22"/>
          <w:szCs w:val="22"/>
        </w:rPr>
        <w:t>We identified age-sex groups whose wavelet power spectra differed from that of a white noise spectrum, which represents random fluctuations, at 5% significance level, for the entire study period (1980-201</w:t>
      </w:r>
      <w:ins w:id="250" w:author="Parks, Robbie M" w:date="2018-06-19T19:37:00Z">
        <w:r w:rsidR="00D82B3B">
          <w:rPr>
            <w:rFonts w:ascii="Times New Roman" w:hAnsi="Times New Roman" w:cs="Times New Roman"/>
            <w:color w:val="000000" w:themeColor="text1"/>
            <w:sz w:val="22"/>
            <w:szCs w:val="22"/>
          </w:rPr>
          <w:t>6</w:t>
        </w:r>
      </w:ins>
      <w:r w:rsidRPr="00AC73A1">
        <w:rPr>
          <w:rFonts w:ascii="Times New Roman" w:hAnsi="Times New Roman" w:cs="Times New Roman"/>
          <w:color w:val="000000" w:themeColor="text1"/>
          <w:sz w:val="22"/>
          <w:szCs w:val="22"/>
        </w:rPr>
        <w:t xml:space="preserve">). </w:t>
      </w:r>
      <w:del w:id="251" w:author="Parks, Robbie M" w:date="2018-06-19T23:41:00Z">
        <w:r w:rsidRPr="00AC73A1" w:rsidDel="00E144A3">
          <w:rPr>
            <w:rFonts w:ascii="Times New Roman" w:hAnsi="Times New Roman" w:cs="Times New Roman"/>
            <w:color w:val="000000" w:themeColor="text1"/>
            <w:sz w:val="22"/>
            <w:szCs w:val="22"/>
          </w:rPr>
          <w:delText xml:space="preserve"> For age-sex groups which had statistically significant power spectra for 1980-201</w:delText>
        </w:r>
      </w:del>
      <w:del w:id="252" w:author="Parks, Robbie M" w:date="2018-06-19T19:37:00Z">
        <w:r w:rsidRPr="00AC73A1" w:rsidDel="0056369A">
          <w:rPr>
            <w:rFonts w:ascii="Times New Roman" w:hAnsi="Times New Roman" w:cs="Times New Roman"/>
            <w:color w:val="000000" w:themeColor="text1"/>
            <w:sz w:val="22"/>
            <w:szCs w:val="22"/>
          </w:rPr>
          <w:delText>3</w:delText>
        </w:r>
      </w:del>
      <w:del w:id="253" w:author="Parks, Robbie M" w:date="2018-06-19T23:41:00Z">
        <w:r w:rsidRPr="00AC73A1" w:rsidDel="00E144A3">
          <w:rPr>
            <w:rFonts w:ascii="Times New Roman" w:hAnsi="Times New Roman" w:cs="Times New Roman"/>
            <w:color w:val="000000" w:themeColor="text1"/>
            <w:sz w:val="22"/>
            <w:szCs w:val="22"/>
          </w:rPr>
          <w:delText xml:space="preserve">, </w:delText>
        </w:r>
      </w:del>
      <w:ins w:id="254" w:author="Parks, Robbie M" w:date="2018-06-19T23:41:00Z">
        <w:r w:rsidR="00E144A3">
          <w:rPr>
            <w:rFonts w:ascii="Times New Roman" w:hAnsi="Times New Roman" w:cs="Times New Roman"/>
            <w:color w:val="000000" w:themeColor="text1"/>
            <w:sz w:val="22"/>
            <w:szCs w:val="22"/>
          </w:rPr>
          <w:t>W</w:t>
        </w:r>
      </w:ins>
      <w:r w:rsidRPr="00AC73A1">
        <w:rPr>
          <w:rFonts w:ascii="Times New Roman" w:hAnsi="Times New Roman" w:cs="Times New Roman"/>
          <w:color w:val="000000" w:themeColor="text1"/>
          <w:sz w:val="22"/>
          <w:szCs w:val="22"/>
        </w:rPr>
        <w:t xml:space="preserve">e calculated the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and the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of monthly dea</w:t>
      </w:r>
      <w:r w:rsidR="00EE473F" w:rsidRPr="00AC73A1">
        <w:rPr>
          <w:rFonts w:ascii="Times New Roman" w:hAnsi="Times New Roman" w:cs="Times New Roman"/>
          <w:color w:val="000000" w:themeColor="text1"/>
          <w:sz w:val="22"/>
          <w:szCs w:val="22"/>
        </w:rPr>
        <w:t>th rates. These parameters show</w:t>
      </w:r>
      <w:r w:rsidRPr="00AC73A1">
        <w:rPr>
          <w:rFonts w:ascii="Times New Roman" w:hAnsi="Times New Roman" w:cs="Times New Roman"/>
          <w:color w:val="000000" w:themeColor="text1"/>
          <w:sz w:val="22"/>
          <w:szCs w:val="22"/>
        </w:rPr>
        <w:t xml:space="preserve"> when in the year, on average, maximum and minimum death rates occur, respectively. For calculating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its death rate; for negative </w:t>
      </w:r>
      <w:r w:rsidR="007E031A" w:rsidRPr="00AC73A1">
        <w:rPr>
          <w:rFonts w:ascii="Times New Roman" w:hAnsi="Times New Roman" w:cs="Times New Roman"/>
          <w:color w:val="000000" w:themeColor="text1"/>
          <w:sz w:val="22"/>
          <w:szCs w:val="22"/>
        </w:rPr>
        <w:t>centre</w:t>
      </w:r>
      <w:r w:rsidRPr="00AC73A1">
        <w:rPr>
          <w:rFonts w:ascii="Times New Roman" w:hAnsi="Times New Roman" w:cs="Times New Roman"/>
          <w:color w:val="000000" w:themeColor="text1"/>
          <w:sz w:val="22"/>
          <w:szCs w:val="22"/>
        </w:rPr>
        <w:t xml:space="preserve"> of gravity, each month was weighted by the difference between its death rate and the year’s maximum death rate. </w:t>
      </w:r>
      <w:r w:rsidRPr="00AC73A1">
        <w:rPr>
          <w:rFonts w:ascii="Times New Roman" w:hAnsi="Times New Roman" w:cs="Times New Roman"/>
          <w:sz w:val="22"/>
          <w:szCs w:val="22"/>
        </w:rPr>
        <w:t xml:space="preserve">In taking the weighted average, we allowed </w:t>
      </w:r>
      <w:r w:rsidRPr="00AC73A1">
        <w:rPr>
          <w:rFonts w:ascii="Times New Roman" w:hAnsi="Times New Roman" w:cs="Times New Roman"/>
          <w:noProof/>
          <w:sz w:val="22"/>
          <w:szCs w:val="22"/>
        </w:rPr>
        <w:t xml:space="preserve">January (month 1) to neighbour December (month 12), a technique called circular statistics. </w:t>
      </w:r>
      <w:r w:rsidRPr="00AC73A1">
        <w:rPr>
          <w:rFonts w:ascii="Times New Roman" w:hAnsi="Times New Roman" w:cs="Times New Roman"/>
          <w:color w:val="000000" w:themeColor="text1"/>
          <w:sz w:val="22"/>
          <w:szCs w:val="22"/>
        </w:rPr>
        <w:t>Along with each circular mean, a 95% confidence interval (CI) was calculated by using 1000 bootstrap samples. The R package CircStats (version 0.2.4) was used for this purpose.</w:t>
      </w:r>
    </w:p>
    <w:p w14:paraId="08A9E90E" w14:textId="77777777" w:rsidR="004055C0" w:rsidRPr="00AC73A1" w:rsidRDefault="004055C0" w:rsidP="004055C0">
      <w:pPr>
        <w:spacing w:line="480" w:lineRule="auto"/>
        <w:jc w:val="both"/>
        <w:rPr>
          <w:color w:val="000000" w:themeColor="text1"/>
        </w:rPr>
      </w:pPr>
    </w:p>
    <w:p w14:paraId="795E7515" w14:textId="5F5BA2DB" w:rsidR="004055C0" w:rsidRDefault="004055C0" w:rsidP="004055C0">
      <w:pPr>
        <w:spacing w:line="480" w:lineRule="auto"/>
        <w:jc w:val="both"/>
        <w:rPr>
          <w:ins w:id="255" w:author="Parks, Robbie M" w:date="2018-06-19T19:35:00Z"/>
          <w:color w:val="000000" w:themeColor="text1"/>
        </w:rPr>
      </w:pPr>
      <w:r w:rsidRPr="00AC73A1">
        <w:rPr>
          <w:color w:val="000000" w:themeColor="text1"/>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t>
      </w:r>
      <w:ins w:id="256" w:author="Parks, Robbie M" w:date="2018-06-24T22:40:00Z">
        <w:r w:rsidR="00315BE6">
          <w:rPr>
            <w:color w:val="000000" w:themeColor="text1"/>
          </w:rPr>
          <w:t>From this we estimated the trend</w:t>
        </w:r>
        <w:r w:rsidR="00315BE6" w:rsidRPr="00AC73A1">
          <w:rPr>
            <w:color w:val="000000" w:themeColor="text1"/>
          </w:rPr>
          <w:t xml:space="preserve"> </w:t>
        </w:r>
      </w:ins>
      <w:del w:id="257" w:author="Parks, Robbie M" w:date="2018-06-24T22:40:00Z">
        <w:r w:rsidRPr="00AC73A1" w:rsidDel="00315BE6">
          <w:rPr>
            <w:color w:val="000000" w:themeColor="text1"/>
          </w:rPr>
          <w:delText xml:space="preserve">We calculated change </w:delText>
        </w:r>
      </w:del>
      <w:r w:rsidRPr="00AC73A1">
        <w:rPr>
          <w:color w:val="000000" w:themeColor="text1"/>
        </w:rPr>
        <w:t xml:space="preserve">in the fitted </w:t>
      </w:r>
      <w:ins w:id="258" w:author="Parks, Robbie M" w:date="2018-06-24T22:40:00Z">
        <w:r w:rsidR="00315BE6">
          <w:rPr>
            <w:color w:val="000000" w:themeColor="text1"/>
          </w:rPr>
          <w:t>seasonal differences</w:t>
        </w:r>
        <w:r w:rsidR="00315BE6" w:rsidRPr="00AC73A1">
          <w:rPr>
            <w:color w:val="000000" w:themeColor="text1"/>
          </w:rPr>
          <w:t xml:space="preserve"> </w:t>
        </w:r>
      </w:ins>
      <w:del w:id="259" w:author="Parks, Robbie M" w:date="2018-06-24T22:40:00Z">
        <w:r w:rsidRPr="00AC73A1" w:rsidDel="00315BE6">
          <w:rPr>
            <w:color w:val="000000" w:themeColor="text1"/>
          </w:rPr>
          <w:delText xml:space="preserve">values </w:delText>
        </w:r>
      </w:del>
      <w:r w:rsidRPr="00AC73A1">
        <w:rPr>
          <w:color w:val="000000" w:themeColor="text1"/>
        </w:rPr>
        <w:t>from 1980 to 201</w:t>
      </w:r>
      <w:ins w:id="260" w:author="Parks, Robbie M" w:date="2018-06-19T19:35:00Z">
        <w:r w:rsidR="007F5916">
          <w:rPr>
            <w:color w:val="000000" w:themeColor="text1"/>
          </w:rPr>
          <w:t>6</w:t>
        </w:r>
      </w:ins>
      <w:del w:id="261" w:author="Parks, Robbie M" w:date="2018-06-19T19:35:00Z">
        <w:r w:rsidRPr="00AC73A1" w:rsidDel="000F5812">
          <w:rPr>
            <w:color w:val="000000" w:themeColor="text1"/>
          </w:rPr>
          <w:delText>3</w:delText>
        </w:r>
      </w:del>
      <w:r w:rsidRPr="00AC73A1">
        <w:rPr>
          <w:color w:val="000000" w:themeColor="text1"/>
        </w:rPr>
        <w:t xml:space="preserve">, reported as percentage point difference, as a quantitative measure of how the seasonality of death rates has changed over time. </w:t>
      </w:r>
    </w:p>
    <w:p w14:paraId="1364B50E" w14:textId="77777777" w:rsidR="00315BE6" w:rsidRDefault="00315BE6" w:rsidP="00D74F62">
      <w:pPr>
        <w:spacing w:line="480" w:lineRule="auto"/>
        <w:jc w:val="both"/>
        <w:rPr>
          <w:ins w:id="262" w:author="Parks, Robbie M" w:date="2018-06-19T19:35:00Z"/>
          <w:color w:val="000000" w:themeColor="text1"/>
        </w:rPr>
      </w:pPr>
    </w:p>
    <w:p w14:paraId="15BCD4F3" w14:textId="77777777" w:rsidR="00D74F62" w:rsidRDefault="00D74F62" w:rsidP="00D74F62">
      <w:pPr>
        <w:spacing w:line="480" w:lineRule="auto"/>
        <w:jc w:val="both"/>
        <w:rPr>
          <w:ins w:id="263" w:author="Parks, Robbie M" w:date="2018-06-24T22:39:00Z"/>
          <w:i/>
          <w:color w:val="000000" w:themeColor="text1"/>
        </w:rPr>
      </w:pPr>
      <w:ins w:id="264" w:author="Parks, Robbie M" w:date="2018-06-24T22:39:00Z">
        <w:r>
          <w:rPr>
            <w:i/>
            <w:color w:val="000000" w:themeColor="text1"/>
          </w:rPr>
          <w:t>Alternative statistical method to estimate trend in seasonality</w:t>
        </w:r>
      </w:ins>
    </w:p>
    <w:p w14:paraId="6D51EC8F" w14:textId="25D8F26D" w:rsidR="00D74F62" w:rsidRDefault="00D74F62" w:rsidP="00D74F62">
      <w:pPr>
        <w:spacing w:line="480" w:lineRule="auto"/>
        <w:jc w:val="both"/>
        <w:rPr>
          <w:ins w:id="265" w:author="Parks, Robbie M" w:date="2018-06-24T22:39:00Z"/>
          <w:color w:val="000000" w:themeColor="text1"/>
        </w:rPr>
      </w:pPr>
      <w:ins w:id="266" w:author="Parks, Robbie M" w:date="2018-06-24T22:39:00Z">
        <w:r>
          <w:rPr>
            <w:color w:val="000000" w:themeColor="text1"/>
          </w:rPr>
          <w:lastRenderedPageBreak/>
          <w:t xml:space="preserve">For comparison, we used a Poisson model with log-link to directly estimate the death rates over </w:t>
        </w:r>
        <w:proofErr w:type="gramStart"/>
        <w:r>
          <w:rPr>
            <w:color w:val="000000" w:themeColor="text1"/>
          </w:rPr>
          <w:t>time,.</w:t>
        </w:r>
        <w:proofErr w:type="gramEnd"/>
        <w:r>
          <w:rPr>
            <w:color w:val="000000" w:themeColor="text1"/>
          </w:rPr>
          <w:t xml:space="preserve"> We allowed death rates to vary over time both yearly and seasonally. The seasonal variation was modelled with </w:t>
        </w:r>
        <w:commentRangeStart w:id="267"/>
        <w:proofErr w:type="spellStart"/>
        <w:r>
          <w:rPr>
            <w:color w:val="000000" w:themeColor="text1"/>
          </w:rPr>
          <w:t>cosinor</w:t>
        </w:r>
        <w:proofErr w:type="spellEnd"/>
        <w:r>
          <w:rPr>
            <w:color w:val="000000" w:themeColor="text1"/>
          </w:rPr>
          <w:t xml:space="preserve"> </w:t>
        </w:r>
        <w:commentRangeEnd w:id="267"/>
        <w:r>
          <w:rPr>
            <w:rStyle w:val="CommentReference"/>
            <w:rFonts w:asciiTheme="minorHAnsi" w:hAnsiTheme="minorHAnsi" w:cstheme="minorBidi"/>
            <w:lang w:eastAsia="en-US"/>
          </w:rPr>
          <w:commentReference w:id="267"/>
        </w:r>
        <w:r>
          <w:rPr>
            <w:color w:val="000000" w:themeColor="text1"/>
          </w:rPr>
          <w:t xml:space="preserve">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268"/>
        <w:r>
          <w:rPr>
            <w:color w:val="000000" w:themeColor="text1"/>
          </w:rPr>
          <w:t>assumption of stationary of the time series</w:t>
        </w:r>
        <w:commentRangeEnd w:id="268"/>
        <w:r>
          <w:rPr>
            <w:rStyle w:val="CommentReference"/>
            <w:rFonts w:asciiTheme="minorHAnsi" w:hAnsiTheme="minorHAnsi" w:cstheme="minorBidi"/>
            <w:lang w:eastAsia="en-US"/>
          </w:rPr>
          <w:commentReference w:id="268"/>
        </w:r>
        <w:r>
          <w:rPr>
            <w:color w:val="000000" w:themeColor="text1"/>
          </w:rPr>
          <w:t>, i.e. that its period 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704ACF">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704ACF">
      <w:pPr>
        <w:widowControl w:val="0"/>
        <w:autoSpaceDE w:val="0"/>
        <w:autoSpaceDN w:val="0"/>
        <w:adjustRightInd w:val="0"/>
        <w:ind w:left="640" w:hanging="640"/>
        <w:jc w:val="both"/>
        <w:rPr>
          <w:b/>
          <w:color w:val="000000" w:themeColor="text1"/>
        </w:rPr>
      </w:pPr>
    </w:p>
    <w:p w14:paraId="58AB829D" w14:textId="7B429325" w:rsidR="00B27E5A" w:rsidRPr="00AC73A1" w:rsidRDefault="009D5B4B" w:rsidP="00B27E5A">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7E5A" w:rsidRPr="00AC73A1">
        <w:rPr>
          <w:rFonts w:eastAsia="Times New Roman"/>
          <w:noProof/>
        </w:rPr>
        <w:t xml:space="preserve">Basu, R. (2009). High ambient temperature and mortality: a review of epidemiologic studies from 2001 to 2008. </w:t>
      </w:r>
      <w:r w:rsidR="00B27E5A" w:rsidRPr="00AC73A1">
        <w:rPr>
          <w:rFonts w:eastAsia="Times New Roman"/>
          <w:i/>
          <w:iCs/>
          <w:noProof/>
        </w:rPr>
        <w:t>Environmental Health</w:t>
      </w:r>
      <w:r w:rsidR="00B27E5A" w:rsidRPr="00AC73A1">
        <w:rPr>
          <w:rFonts w:eastAsia="Times New Roman"/>
          <w:noProof/>
        </w:rPr>
        <w:t xml:space="preserve">, </w:t>
      </w:r>
      <w:r w:rsidR="00B27E5A" w:rsidRPr="00AC73A1">
        <w:rPr>
          <w:rFonts w:eastAsia="Times New Roman"/>
          <w:i/>
          <w:iCs/>
          <w:noProof/>
        </w:rPr>
        <w:t>8</w:t>
      </w:r>
      <w:r w:rsidR="00B27E5A" w:rsidRPr="00AC73A1">
        <w:rPr>
          <w:rFonts w:eastAsia="Times New Roman"/>
          <w:noProof/>
        </w:rPr>
        <w:t>(1), 40. https://doi.org/10.1186/1476-069X-8-40</w:t>
      </w:r>
    </w:p>
    <w:p w14:paraId="46BEB40D"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Basu, R., &amp; Samet, J. M. (2002). Relation between elevated ambient temperature and mortality: A review of the epidemiologic evidence. </w:t>
      </w:r>
      <w:r w:rsidRPr="00AC73A1">
        <w:rPr>
          <w:rFonts w:eastAsia="Times New Roman"/>
          <w:i/>
          <w:iCs/>
          <w:noProof/>
        </w:rPr>
        <w:t>Epidemiologic Reviews</w:t>
      </w:r>
      <w:r w:rsidRPr="00AC73A1">
        <w:rPr>
          <w:rFonts w:eastAsia="Times New Roman"/>
          <w:noProof/>
        </w:rPr>
        <w:t>. https://doi.org/10.1093/epirev/mxf007</w:t>
      </w:r>
    </w:p>
    <w:p w14:paraId="1D0E299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Bennett, J. E., Blangiardo, M., Fecht, D., Elliott, P., &amp; Ezzati, M. (2014). Vulnerability to the mortality effects of warm temperature in the districts of England and Wales. </w:t>
      </w:r>
      <w:r w:rsidRPr="00AC73A1">
        <w:rPr>
          <w:rFonts w:eastAsia="Times New Roman"/>
          <w:i/>
          <w:iCs/>
          <w:noProof/>
        </w:rPr>
        <w:t>Nature Climate Change</w:t>
      </w:r>
      <w:r w:rsidRPr="00AC73A1">
        <w:rPr>
          <w:rFonts w:eastAsia="Times New Roman"/>
          <w:noProof/>
        </w:rPr>
        <w:t xml:space="preserve">, </w:t>
      </w:r>
      <w:r w:rsidRPr="00AC73A1">
        <w:rPr>
          <w:rFonts w:eastAsia="Times New Roman"/>
          <w:i/>
          <w:iCs/>
          <w:noProof/>
        </w:rPr>
        <w:t>4</w:t>
      </w:r>
      <w:r w:rsidRPr="00AC73A1">
        <w:rPr>
          <w:rFonts w:eastAsia="Times New Roman"/>
          <w:noProof/>
        </w:rPr>
        <w:t>(4), 269–273. https://doi.org/10.1038/nclimate2123</w:t>
      </w:r>
    </w:p>
    <w:p w14:paraId="435E820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Bobb, J. F., Peng, R. D., Bell, M. L., &amp; Dominici, F. (2014). Heat-related mortality and adaptation to heat in the United States.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122</w:t>
      </w:r>
      <w:r w:rsidRPr="00AC73A1">
        <w:rPr>
          <w:rFonts w:eastAsia="Times New Roman"/>
          <w:noProof/>
        </w:rPr>
        <w:t>(8), 811–816. https://doi.org/10.1289/ehp.1307392</w:t>
      </w:r>
    </w:p>
    <w:p w14:paraId="1BAE861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Braga, A. L. F., Zanobetti, A., &amp; Schwartz, J. (2002). The effect of weather on respiratory and cardiovascular deaths in 12 U.S. cities. </w:t>
      </w:r>
      <w:r w:rsidRPr="00AC73A1">
        <w:rPr>
          <w:rFonts w:eastAsia="Times New Roman"/>
          <w:i/>
          <w:iCs/>
          <w:noProof/>
        </w:rPr>
        <w:t>Environmental Health Perspectives</w:t>
      </w:r>
      <w:r w:rsidRPr="00AC73A1">
        <w:rPr>
          <w:rFonts w:eastAsia="Times New Roman"/>
          <w:noProof/>
        </w:rPr>
        <w:t xml:space="preserve">, </w:t>
      </w:r>
      <w:r w:rsidRPr="00AC73A1">
        <w:rPr>
          <w:rFonts w:eastAsia="Times New Roman"/>
          <w:i/>
          <w:iCs/>
          <w:noProof/>
        </w:rPr>
        <w:t>110</w:t>
      </w:r>
      <w:r w:rsidRPr="00AC73A1">
        <w:rPr>
          <w:rFonts w:eastAsia="Times New Roman"/>
          <w:noProof/>
        </w:rPr>
        <w:t>(9), 859–863. https://doi.org/10.1289/ehp.02110859</w:t>
      </w:r>
    </w:p>
    <w:p w14:paraId="115B8B8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Campbell, A. (2017). Excess winter mortality in England and Wales: 2016 to 2017 (provisional) and 2015 to 2016 (final). </w:t>
      </w:r>
      <w:r w:rsidRPr="00AC73A1">
        <w:rPr>
          <w:rFonts w:eastAsia="Times New Roman"/>
          <w:i/>
          <w:iCs/>
          <w:noProof/>
        </w:rPr>
        <w:t>Statistical Bulletin, Office for National Statistics</w:t>
      </w:r>
      <w:r w:rsidRPr="00AC73A1">
        <w:rPr>
          <w:rFonts w:eastAsia="Times New Roman"/>
          <w:noProof/>
        </w:rPr>
        <w:t>.</w:t>
      </w:r>
    </w:p>
    <w:p w14:paraId="0005A6F3"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Carson, C., Hajat, S., Armstrong, B., &amp; Wilkinson, P. (2006). Declining vulnerability to temperature-related mortality in London over the 20th century. </w:t>
      </w:r>
      <w:r w:rsidRPr="00AC73A1">
        <w:rPr>
          <w:rFonts w:eastAsia="Times New Roman"/>
          <w:i/>
          <w:iCs/>
          <w:noProof/>
        </w:rPr>
        <w:t>American Journal of Epidemiology</w:t>
      </w:r>
      <w:r w:rsidRPr="00AC73A1">
        <w:rPr>
          <w:rFonts w:eastAsia="Times New Roman"/>
          <w:noProof/>
        </w:rPr>
        <w:t xml:space="preserve">, </w:t>
      </w:r>
      <w:r w:rsidRPr="00AC73A1">
        <w:rPr>
          <w:rFonts w:eastAsia="Times New Roman"/>
          <w:i/>
          <w:iCs/>
          <w:noProof/>
        </w:rPr>
        <w:t>164</w:t>
      </w:r>
      <w:r w:rsidRPr="00AC73A1">
        <w:rPr>
          <w:rFonts w:eastAsia="Times New Roman"/>
          <w:noProof/>
        </w:rPr>
        <w:t>(1), 77–84. https://doi.org/10.1093/aje/kwj147</w:t>
      </w:r>
    </w:p>
    <w:p w14:paraId="73E25C0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Cazelles, B., Chavez, M., Berteaux, D., Ménard, F., Vik, J. O., Jenouvrier, S., &amp; Stenseth, N. C. (2008). Wavelet analysis of ecological time series. </w:t>
      </w:r>
      <w:r w:rsidRPr="00AC73A1">
        <w:rPr>
          <w:rFonts w:eastAsia="Times New Roman"/>
          <w:i/>
          <w:iCs/>
          <w:noProof/>
        </w:rPr>
        <w:t>Oecologia</w:t>
      </w:r>
      <w:r w:rsidRPr="00AC73A1">
        <w:rPr>
          <w:rFonts w:eastAsia="Times New Roman"/>
          <w:noProof/>
        </w:rPr>
        <w:t>. https://doi.org/10.1007/s00442-008-0993-2</w:t>
      </w:r>
    </w:p>
    <w:p w14:paraId="4DF0F7F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Davis, R. E., Knappenberger, P. C., Michaels, P. J., &amp; Novicoff, W. M. (2004). Seasonality of climate-human mortality relationships in US cities and impacts of climate change. </w:t>
      </w:r>
      <w:r w:rsidRPr="00AC73A1">
        <w:rPr>
          <w:rFonts w:eastAsia="Times New Roman"/>
          <w:i/>
          <w:iCs/>
          <w:noProof/>
        </w:rPr>
        <w:t>Climate Research</w:t>
      </w:r>
      <w:r w:rsidRPr="00AC73A1">
        <w:rPr>
          <w:rFonts w:eastAsia="Times New Roman"/>
          <w:noProof/>
        </w:rPr>
        <w:t xml:space="preserve">, </w:t>
      </w:r>
      <w:r w:rsidRPr="00AC73A1">
        <w:rPr>
          <w:rFonts w:eastAsia="Times New Roman"/>
          <w:i/>
          <w:iCs/>
          <w:noProof/>
        </w:rPr>
        <w:t>26</w:t>
      </w:r>
      <w:r w:rsidRPr="00AC73A1">
        <w:rPr>
          <w:rFonts w:eastAsia="Times New Roman"/>
          <w:noProof/>
        </w:rPr>
        <w:t>(1), 61–76. Retrieved from internal-pdf://32.0.35.211/paper.pdf</w:t>
      </w:r>
    </w:p>
    <w:p w14:paraId="3064D54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Dee, D. P., Uppala, S. M., Simmons, A. J., Berrisford, P., Poli, P., Kobayashi, S., … Vitart, F. (2011). The ERA-Interim reanalysis: configuration and performance of the data assimilation system. </w:t>
      </w:r>
      <w:r w:rsidRPr="00AC73A1">
        <w:rPr>
          <w:rFonts w:eastAsia="Times New Roman"/>
          <w:i/>
          <w:iCs/>
          <w:noProof/>
        </w:rPr>
        <w:t>Quarterly Journal of the Royal Meteorological Society</w:t>
      </w:r>
      <w:r w:rsidRPr="00AC73A1">
        <w:rPr>
          <w:rFonts w:eastAsia="Times New Roman"/>
          <w:noProof/>
        </w:rPr>
        <w:t xml:space="preserve">, </w:t>
      </w:r>
      <w:r w:rsidRPr="00AC73A1">
        <w:rPr>
          <w:rFonts w:eastAsia="Times New Roman"/>
          <w:i/>
          <w:iCs/>
          <w:noProof/>
        </w:rPr>
        <w:t>137</w:t>
      </w:r>
      <w:r w:rsidRPr="00AC73A1">
        <w:rPr>
          <w:rFonts w:eastAsia="Times New Roman"/>
          <w:noProof/>
        </w:rPr>
        <w:t>(656), 553–597. https://doi.org/10.1002/qj.828</w:t>
      </w:r>
    </w:p>
    <w:p w14:paraId="2757FBB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Feinstein, C. A. (2002). Seasonality of deaths in the U.S. by age and cause. </w:t>
      </w:r>
      <w:r w:rsidRPr="00AC73A1">
        <w:rPr>
          <w:rFonts w:eastAsia="Times New Roman"/>
          <w:i/>
          <w:iCs/>
          <w:noProof/>
        </w:rPr>
        <w:t>Demographic Research</w:t>
      </w:r>
      <w:r w:rsidRPr="00AC73A1">
        <w:rPr>
          <w:rFonts w:eastAsia="Times New Roman"/>
          <w:noProof/>
        </w:rPr>
        <w:t xml:space="preserve">, </w:t>
      </w:r>
      <w:r w:rsidRPr="00AC73A1">
        <w:rPr>
          <w:rFonts w:eastAsia="Times New Roman"/>
          <w:i/>
          <w:iCs/>
          <w:noProof/>
        </w:rPr>
        <w:t>6</w:t>
      </w:r>
      <w:r w:rsidRPr="00AC73A1">
        <w:rPr>
          <w:rFonts w:eastAsia="Times New Roman"/>
          <w:noProof/>
        </w:rPr>
        <w:t>, 469–486. https://doi.org/10.4054/DemRes.2002.6.17</w:t>
      </w:r>
    </w:p>
    <w:p w14:paraId="756132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Ferreira Braga, A. L., Zanobetti, A., &amp; Schwartz, J. (2001). The time course of weather-related deaths. </w:t>
      </w:r>
      <w:r w:rsidRPr="00AC73A1">
        <w:rPr>
          <w:rFonts w:eastAsia="Times New Roman"/>
          <w:i/>
          <w:iCs/>
          <w:noProof/>
        </w:rPr>
        <w:t>Epidemiology</w:t>
      </w:r>
      <w:r w:rsidRPr="00AC73A1">
        <w:rPr>
          <w:rFonts w:eastAsia="Times New Roman"/>
          <w:noProof/>
        </w:rPr>
        <w:t xml:space="preserve">, </w:t>
      </w:r>
      <w:r w:rsidRPr="00AC73A1">
        <w:rPr>
          <w:rFonts w:eastAsia="Times New Roman"/>
          <w:i/>
          <w:iCs/>
          <w:noProof/>
        </w:rPr>
        <w:t>12</w:t>
      </w:r>
      <w:r w:rsidRPr="00AC73A1">
        <w:rPr>
          <w:rFonts w:eastAsia="Times New Roman"/>
          <w:noProof/>
        </w:rPr>
        <w:t>(6), 662–667. https://doi.org/10.1097/00001648-200111000-00014</w:t>
      </w:r>
    </w:p>
    <w:p w14:paraId="2CD8D60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Fowler, T., Southgate, R. J., Waite, T., Harrell, R., Kovats, S., Bone, A., … Murray, V. (2015). Excess winter deaths in Europe: A multi-country descriptive analysis. </w:t>
      </w:r>
      <w:r w:rsidRPr="00AC73A1">
        <w:rPr>
          <w:rFonts w:eastAsia="Times New Roman"/>
          <w:i/>
          <w:iCs/>
          <w:noProof/>
        </w:rPr>
        <w:t>European Journal of Public Health</w:t>
      </w:r>
      <w:r w:rsidRPr="00AC73A1">
        <w:rPr>
          <w:rFonts w:eastAsia="Times New Roman"/>
          <w:noProof/>
        </w:rPr>
        <w:t xml:space="preserve">, </w:t>
      </w:r>
      <w:r w:rsidRPr="00AC73A1">
        <w:rPr>
          <w:rFonts w:eastAsia="Times New Roman"/>
          <w:i/>
          <w:iCs/>
          <w:noProof/>
        </w:rPr>
        <w:t>25</w:t>
      </w:r>
      <w:r w:rsidRPr="00AC73A1">
        <w:rPr>
          <w:rFonts w:eastAsia="Times New Roman"/>
          <w:noProof/>
        </w:rPr>
        <w:t>(2), 339–345. https://doi.org/10.1093/eurpub/cku073</w:t>
      </w:r>
    </w:p>
    <w:p w14:paraId="159838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Gasparrini, A., Guo, Y., Hashizume, M., Lavigne, E., Zanobetti, A., Schwartz, J., … Armstrong, B. (2015). Mortality risk attributable to high and low ambient temperature: A multicountry observational study. </w:t>
      </w:r>
      <w:r w:rsidRPr="00AC73A1">
        <w:rPr>
          <w:rFonts w:eastAsia="Times New Roman"/>
          <w:i/>
          <w:iCs/>
          <w:noProof/>
        </w:rPr>
        <w:t>The Lancet</w:t>
      </w:r>
      <w:r w:rsidRPr="00AC73A1">
        <w:rPr>
          <w:rFonts w:eastAsia="Times New Roman"/>
          <w:noProof/>
        </w:rPr>
        <w:t xml:space="preserve">, </w:t>
      </w:r>
      <w:r w:rsidRPr="00AC73A1">
        <w:rPr>
          <w:rFonts w:eastAsia="Times New Roman"/>
          <w:i/>
          <w:iCs/>
          <w:noProof/>
        </w:rPr>
        <w:t>386</w:t>
      </w:r>
      <w:r w:rsidRPr="00AC73A1">
        <w:rPr>
          <w:rFonts w:eastAsia="Times New Roman"/>
          <w:noProof/>
        </w:rPr>
        <w:t>(9991), 369–375. https://doi.org/10.1016/S0140-6736(14)62114-0</w:t>
      </w:r>
    </w:p>
    <w:p w14:paraId="0BBA15BB"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Grenfell, B. T., Bjørnstad, O. N., &amp; Kappey, J. (2001). Travelling waves and spatial hierarchies in measles epidemics.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414</w:t>
      </w:r>
      <w:r w:rsidRPr="00AC73A1">
        <w:rPr>
          <w:rFonts w:eastAsia="Times New Roman"/>
          <w:noProof/>
        </w:rPr>
        <w:t>(6865), 716–723. https://doi.org/10.1038/414716a</w:t>
      </w:r>
    </w:p>
    <w:p w14:paraId="7CE04FC4"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Healy, J. D. (2003). Excess winter mortality in Europe: A cross country analysis identifying key risk factors.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57</w:t>
      </w:r>
      <w:r w:rsidRPr="00AC73A1">
        <w:rPr>
          <w:rFonts w:eastAsia="Times New Roman"/>
          <w:noProof/>
        </w:rPr>
        <w:t>(10), 784–789. https://doi.org/10.1136/jech.57.10.784</w:t>
      </w:r>
    </w:p>
    <w:p w14:paraId="4461122E"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lastRenderedPageBreak/>
        <w:t xml:space="preserve">Ingram, D. D., Parker, J. D., Schenker, N., Weed, J. A., Hamilton, B., Arias, E., &amp; Madans, J. H. (2003). United States Census 2000 population with bridged race categories. </w:t>
      </w:r>
      <w:r w:rsidRPr="00AC73A1">
        <w:rPr>
          <w:rFonts w:eastAsia="Times New Roman"/>
          <w:i/>
          <w:iCs/>
          <w:noProof/>
        </w:rPr>
        <w:t>Vital and Health Statistics. Series 2, Data Evaluation and Methods Research</w:t>
      </w:r>
      <w:r w:rsidRPr="00AC73A1">
        <w:rPr>
          <w:rFonts w:eastAsia="Times New Roman"/>
          <w:noProof/>
        </w:rPr>
        <w:t>, (135), 1–55. Retrieved from internal-pdf://103.99.132.94/paper.pdf</w:t>
      </w:r>
    </w:p>
    <w:p w14:paraId="5B0351D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Kalkstein, A. J. (2013). Regional Similarities in Seasonal Mortality across the United States: An Examination of 28 Metropolitan Statistical Areas. </w:t>
      </w:r>
      <w:r w:rsidRPr="00AC73A1">
        <w:rPr>
          <w:rFonts w:eastAsia="Times New Roman"/>
          <w:i/>
          <w:iCs/>
          <w:noProof/>
        </w:rPr>
        <w:t>PLoS ONE</w:t>
      </w:r>
      <w:r w:rsidRPr="00AC73A1">
        <w:rPr>
          <w:rFonts w:eastAsia="Times New Roman"/>
          <w:noProof/>
        </w:rPr>
        <w:t xml:space="preserve">, </w:t>
      </w:r>
      <w:r w:rsidRPr="00AC73A1">
        <w:rPr>
          <w:rFonts w:eastAsia="Times New Roman"/>
          <w:i/>
          <w:iCs/>
          <w:noProof/>
        </w:rPr>
        <w:t>8</w:t>
      </w:r>
      <w:r w:rsidRPr="00AC73A1">
        <w:rPr>
          <w:rFonts w:eastAsia="Times New Roman"/>
          <w:noProof/>
        </w:rPr>
        <w:t>(5). https://doi.org/10.1371/journal.pone.0063971</w:t>
      </w:r>
    </w:p>
    <w:p w14:paraId="29678AD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Karl, T. R., &amp; Koss, W. J. (1984). Regional and national monthly, seasonal, and annual temperature weighted by area, 1895-1983.</w:t>
      </w:r>
    </w:p>
    <w:p w14:paraId="0446E70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Kimberly Miller, A. A. (2013). Smart-Home Technologies to Assist Older People to Live Well at Home. </w:t>
      </w:r>
      <w:r w:rsidRPr="00AC73A1">
        <w:rPr>
          <w:rFonts w:eastAsia="Times New Roman"/>
          <w:i/>
          <w:iCs/>
          <w:noProof/>
        </w:rPr>
        <w:t>Journal of Aging Science</w:t>
      </w:r>
      <w:r w:rsidRPr="00AC73A1">
        <w:rPr>
          <w:rFonts w:eastAsia="Times New Roman"/>
          <w:noProof/>
        </w:rPr>
        <w:t xml:space="preserve">, </w:t>
      </w:r>
      <w:r w:rsidRPr="00AC73A1">
        <w:rPr>
          <w:rFonts w:eastAsia="Times New Roman"/>
          <w:i/>
          <w:iCs/>
          <w:noProof/>
        </w:rPr>
        <w:t>1</w:t>
      </w:r>
      <w:r w:rsidRPr="00AC73A1">
        <w:rPr>
          <w:rFonts w:eastAsia="Times New Roman"/>
          <w:noProof/>
        </w:rPr>
        <w:t>(1). https://doi.org/10.4172/2329-8847.1000101</w:t>
      </w:r>
    </w:p>
    <w:p w14:paraId="2F19A78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Kinney, P. L., Schwartz, J., Pascal, M., Petkova, E., Tertre, A. Le, Medina, S., &amp; Vautard, R. (2015). Winter season mortality: Will climate warming bring benefits? </w:t>
      </w:r>
      <w:r w:rsidRPr="00AC73A1">
        <w:rPr>
          <w:rFonts w:eastAsia="Times New Roman"/>
          <w:i/>
          <w:iCs/>
          <w:noProof/>
        </w:rPr>
        <w:t>Environmental Research Letters</w:t>
      </w:r>
      <w:r w:rsidRPr="00AC73A1">
        <w:rPr>
          <w:rFonts w:eastAsia="Times New Roman"/>
          <w:noProof/>
        </w:rPr>
        <w:t xml:space="preserve">, </w:t>
      </w:r>
      <w:r w:rsidRPr="00AC73A1">
        <w:rPr>
          <w:rFonts w:eastAsia="Times New Roman"/>
          <w:i/>
          <w:iCs/>
          <w:noProof/>
        </w:rPr>
        <w:t>10</w:t>
      </w:r>
      <w:r w:rsidRPr="00AC73A1">
        <w:rPr>
          <w:rFonts w:eastAsia="Times New Roman"/>
          <w:noProof/>
        </w:rPr>
        <w:t>(6). https://doi.org/10.1088/1748-9326/10/6/064016</w:t>
      </w:r>
    </w:p>
    <w:p w14:paraId="063B969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Langford, I. H., &amp; Bentham, G. (1995). The potential effects of climate change on winter mortality in England and Wales. </w:t>
      </w:r>
      <w:r w:rsidRPr="00AC73A1">
        <w:rPr>
          <w:rFonts w:eastAsia="Times New Roman"/>
          <w:i/>
          <w:iCs/>
          <w:noProof/>
        </w:rPr>
        <w:t>Int J Biometeorol</w:t>
      </w:r>
      <w:r w:rsidRPr="00AC73A1">
        <w:rPr>
          <w:rFonts w:eastAsia="Times New Roman"/>
          <w:noProof/>
        </w:rPr>
        <w:t xml:space="preserve">, </w:t>
      </w:r>
      <w:r w:rsidRPr="00AC73A1">
        <w:rPr>
          <w:rFonts w:eastAsia="Times New Roman"/>
          <w:i/>
          <w:iCs/>
          <w:noProof/>
        </w:rPr>
        <w:t>38</w:t>
      </w:r>
      <w:r w:rsidRPr="00AC73A1">
        <w:rPr>
          <w:rFonts w:eastAsia="Times New Roman"/>
          <w:noProof/>
        </w:rPr>
        <w:t>(3), 141–147. Retrieved from internal-pdf://189.27.88.183/art%253A10.1007%252FBF01208491.pdf</w:t>
      </w:r>
    </w:p>
    <w:p w14:paraId="370C13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Lerchl, A. (1998). Changes in the seasonality of mortality in Germany from 1946 to 1995: the role of temperature. </w:t>
      </w:r>
      <w:r w:rsidRPr="00AC73A1">
        <w:rPr>
          <w:rFonts w:eastAsia="Times New Roman"/>
          <w:i/>
          <w:iCs/>
          <w:noProof/>
        </w:rPr>
        <w:t>International Journal of Biometeorology</w:t>
      </w:r>
      <w:r w:rsidRPr="00AC73A1">
        <w:rPr>
          <w:rFonts w:eastAsia="Times New Roman"/>
          <w:noProof/>
        </w:rPr>
        <w:t xml:space="preserve">, </w:t>
      </w:r>
      <w:r w:rsidRPr="00AC73A1">
        <w:rPr>
          <w:rFonts w:eastAsia="Times New Roman"/>
          <w:i/>
          <w:iCs/>
          <w:noProof/>
        </w:rPr>
        <w:t>42</w:t>
      </w:r>
      <w:r w:rsidRPr="00AC73A1">
        <w:rPr>
          <w:rFonts w:eastAsia="Times New Roman"/>
          <w:noProof/>
        </w:rPr>
        <w:t>(2), 84–88. https://doi.org/10.1007/s004840050089</w:t>
      </w:r>
    </w:p>
    <w:p w14:paraId="6565C12A"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MacDorman, M. F., &amp; Gregory, E. (2015). Fetal and Perinatal Mortality: United States, 2013. </w:t>
      </w:r>
      <w:r w:rsidRPr="00AC73A1">
        <w:rPr>
          <w:rFonts w:eastAsia="Times New Roman"/>
          <w:i/>
          <w:iCs/>
          <w:noProof/>
        </w:rPr>
        <w:t>National Vital Statistics Reports</w:t>
      </w:r>
      <w:r w:rsidRPr="00AC73A1">
        <w:rPr>
          <w:rFonts w:eastAsia="Times New Roman"/>
          <w:noProof/>
        </w:rPr>
        <w:t xml:space="preserve">, </w:t>
      </w:r>
      <w:r w:rsidRPr="00AC73A1">
        <w:rPr>
          <w:rFonts w:eastAsia="Times New Roman"/>
          <w:i/>
          <w:iCs/>
          <w:noProof/>
        </w:rPr>
        <w:t>64</w:t>
      </w:r>
      <w:r w:rsidRPr="00AC73A1">
        <w:rPr>
          <w:rFonts w:eastAsia="Times New Roman"/>
          <w:noProof/>
        </w:rPr>
        <w:t>(8), 1–24.</w:t>
      </w:r>
    </w:p>
    <w:p w14:paraId="0BB06671"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Mackenbach, J. P., Kunst, A. E., &amp; Looman, C. W. N. (1992). Seasonal variation in mortality in The Netherlands. </w:t>
      </w:r>
      <w:r w:rsidRPr="00AC73A1">
        <w:rPr>
          <w:rFonts w:eastAsia="Times New Roman"/>
          <w:i/>
          <w:iCs/>
          <w:noProof/>
        </w:rPr>
        <w:t>Journal of Epidemiology and Community Health</w:t>
      </w:r>
      <w:r w:rsidRPr="00AC73A1">
        <w:rPr>
          <w:rFonts w:eastAsia="Times New Roman"/>
          <w:noProof/>
        </w:rPr>
        <w:t xml:space="preserve">, </w:t>
      </w:r>
      <w:r w:rsidRPr="00AC73A1">
        <w:rPr>
          <w:rFonts w:eastAsia="Times New Roman"/>
          <w:i/>
          <w:iCs/>
          <w:noProof/>
        </w:rPr>
        <w:t>46</w:t>
      </w:r>
      <w:r w:rsidRPr="00AC73A1">
        <w:rPr>
          <w:rFonts w:eastAsia="Times New Roman"/>
          <w:noProof/>
        </w:rPr>
        <w:t>(3), 261–265. https://doi.org/10.1136/jech.46.3.261</w:t>
      </w:r>
    </w:p>
    <w:p w14:paraId="0956AC0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Martens, W. J. (1998). Climate change, thermal stress and mortality changes. </w:t>
      </w:r>
      <w:r w:rsidRPr="00AC73A1">
        <w:rPr>
          <w:rFonts w:eastAsia="Times New Roman"/>
          <w:i/>
          <w:iCs/>
          <w:noProof/>
        </w:rPr>
        <w:t>Soc Sci Med</w:t>
      </w:r>
      <w:r w:rsidRPr="00AC73A1">
        <w:rPr>
          <w:rFonts w:eastAsia="Times New Roman"/>
          <w:noProof/>
        </w:rPr>
        <w:t xml:space="preserve">, </w:t>
      </w:r>
      <w:r w:rsidRPr="00AC73A1">
        <w:rPr>
          <w:rFonts w:eastAsia="Times New Roman"/>
          <w:i/>
          <w:iCs/>
          <w:noProof/>
        </w:rPr>
        <w:t>46</w:t>
      </w:r>
      <w:r w:rsidRPr="00AC73A1">
        <w:rPr>
          <w:rFonts w:eastAsia="Times New Roman"/>
          <w:noProof/>
        </w:rPr>
        <w:t>(3), 331–344. Retrieved from internal-pdf://57.13.130.132/1-s2.0-S0277953697001627-main.pdf</w:t>
      </w:r>
    </w:p>
    <w:p w14:paraId="5D12847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McKee, C. M. (1989). Deaths in winter: Can Britain learn from Europe? </w:t>
      </w:r>
      <w:r w:rsidRPr="00AC73A1">
        <w:rPr>
          <w:rFonts w:eastAsia="Times New Roman"/>
          <w:i/>
          <w:iCs/>
          <w:noProof/>
        </w:rPr>
        <w:t>European Journal of Epidemiology</w:t>
      </w:r>
      <w:r w:rsidRPr="00AC73A1">
        <w:rPr>
          <w:rFonts w:eastAsia="Times New Roman"/>
          <w:noProof/>
        </w:rPr>
        <w:t xml:space="preserve">, </w:t>
      </w:r>
      <w:r w:rsidRPr="00AC73A1">
        <w:rPr>
          <w:rFonts w:eastAsia="Times New Roman"/>
          <w:i/>
          <w:iCs/>
          <w:noProof/>
        </w:rPr>
        <w:t>5</w:t>
      </w:r>
      <w:r w:rsidRPr="00AC73A1">
        <w:rPr>
          <w:rFonts w:eastAsia="Times New Roman"/>
          <w:noProof/>
        </w:rPr>
        <w:t>(2), 178–182. https://doi.org/10.1007/BF00156826</w:t>
      </w:r>
    </w:p>
    <w:p w14:paraId="2A71006F"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Medina-Ramón, M., &amp; Schwartz, J. (2007). Temperature, temperature extremes, and mortality: A study of acclimatisation and effect modification in 50 US cities. </w:t>
      </w:r>
      <w:r w:rsidRPr="00AC73A1">
        <w:rPr>
          <w:rFonts w:eastAsia="Times New Roman"/>
          <w:i/>
          <w:iCs/>
          <w:noProof/>
        </w:rPr>
        <w:t>Occupational and Environmental Medicine</w:t>
      </w:r>
      <w:r w:rsidRPr="00AC73A1">
        <w:rPr>
          <w:rFonts w:eastAsia="Times New Roman"/>
          <w:noProof/>
        </w:rPr>
        <w:t xml:space="preserve">, </w:t>
      </w:r>
      <w:r w:rsidRPr="00AC73A1">
        <w:rPr>
          <w:rFonts w:eastAsia="Times New Roman"/>
          <w:i/>
          <w:iCs/>
          <w:noProof/>
        </w:rPr>
        <w:t>64</w:t>
      </w:r>
      <w:r w:rsidRPr="00AC73A1">
        <w:rPr>
          <w:rFonts w:eastAsia="Times New Roman"/>
          <w:noProof/>
        </w:rPr>
        <w:t>(12), 827–833. https://doi.org/10.1136/oem.2007.033175</w:t>
      </w:r>
    </w:p>
    <w:p w14:paraId="4C2A5A12"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Moy CM, Seltzer GO, Rodbell DT, &amp; A. D. (2002). Variability of El Nino/Southern Oscillation activity at millennial timescales during the Holocene epoch. </w:t>
      </w:r>
      <w:r w:rsidRPr="00AC73A1">
        <w:rPr>
          <w:rFonts w:eastAsia="Times New Roman"/>
          <w:i/>
          <w:iCs/>
          <w:noProof/>
        </w:rPr>
        <w:t>Nature</w:t>
      </w:r>
      <w:r w:rsidRPr="00AC73A1">
        <w:rPr>
          <w:rFonts w:eastAsia="Times New Roman"/>
          <w:noProof/>
        </w:rPr>
        <w:t xml:space="preserve">, </w:t>
      </w:r>
      <w:r w:rsidRPr="00AC73A1">
        <w:rPr>
          <w:rFonts w:eastAsia="Times New Roman"/>
          <w:i/>
          <w:iCs/>
          <w:noProof/>
        </w:rPr>
        <w:t>420</w:t>
      </w:r>
      <w:r w:rsidRPr="00AC73A1">
        <w:rPr>
          <w:rFonts w:eastAsia="Times New Roman"/>
          <w:noProof/>
        </w:rPr>
        <w:t>(November). https://doi.org/10.1038/nature01163.1.</w:t>
      </w:r>
    </w:p>
    <w:p w14:paraId="0FCE43C7"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National Highway Traffic Safety Administration. (2005). Trend and Pattern Analysis of Highway Crash Fatality By Month and Day. </w:t>
      </w:r>
      <w:r w:rsidRPr="00AC73A1">
        <w:rPr>
          <w:rFonts w:eastAsia="Times New Roman"/>
          <w:i/>
          <w:iCs/>
          <w:noProof/>
        </w:rPr>
        <w:t>National Center for Statistics and Analysis (NCHS)</w:t>
      </w:r>
      <w:r w:rsidRPr="00AC73A1">
        <w:rPr>
          <w:rFonts w:eastAsia="Times New Roman"/>
          <w:noProof/>
        </w:rPr>
        <w:t>, (March).</w:t>
      </w:r>
    </w:p>
    <w:p w14:paraId="770AD798"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Public Health England. (2017). The Cold Weather Plan for England. </w:t>
      </w:r>
      <w:r w:rsidRPr="00AC73A1">
        <w:rPr>
          <w:rFonts w:eastAsia="Times New Roman"/>
          <w:i/>
          <w:iCs/>
          <w:noProof/>
        </w:rPr>
        <w:t>Public Health England</w:t>
      </w:r>
      <w:r w:rsidRPr="00AC73A1">
        <w:rPr>
          <w:rFonts w:eastAsia="Times New Roman"/>
          <w:noProof/>
        </w:rPr>
        <w:t>, (October).</w:t>
      </w:r>
    </w:p>
    <w:p w14:paraId="75FDEC29"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(2004). Seasonality in Human Mortality.  A Demographic Approach. </w:t>
      </w:r>
      <w:r w:rsidRPr="00AC73A1">
        <w:rPr>
          <w:rFonts w:eastAsia="Times New Roman"/>
          <w:i/>
          <w:iCs/>
          <w:noProof/>
        </w:rPr>
        <w:t>Wirtschafts- Und Sozialwissenschaftlichen Fakultät</w:t>
      </w:r>
      <w:r w:rsidRPr="00AC73A1">
        <w:rPr>
          <w:rFonts w:eastAsia="Times New Roman"/>
          <w:noProof/>
        </w:rPr>
        <w:t xml:space="preserve">, </w:t>
      </w:r>
      <w:r w:rsidRPr="00AC73A1">
        <w:rPr>
          <w:rFonts w:eastAsia="Times New Roman"/>
          <w:i/>
          <w:iCs/>
          <w:noProof/>
        </w:rPr>
        <w:t>PhD</w:t>
      </w:r>
      <w:r w:rsidRPr="00AC73A1">
        <w:rPr>
          <w:rFonts w:eastAsia="Times New Roman"/>
          <w:noProof/>
        </w:rPr>
        <w:t>, 361. https://doi.org/10.1007/978-3-540-44902-7</w:t>
      </w:r>
    </w:p>
    <w:p w14:paraId="2959CA2C"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Rau, R., Bohk-Ewald, C., Muszyńska, M. M., &amp; Vaupel, J. W. (2018). </w:t>
      </w:r>
      <w:r w:rsidRPr="00AC73A1">
        <w:rPr>
          <w:rFonts w:eastAsia="Times New Roman"/>
          <w:i/>
          <w:iCs/>
          <w:noProof/>
        </w:rPr>
        <w:t>Visualizing Mortality Dynamics in the Lexis Diagram</w:t>
      </w:r>
      <w:r w:rsidRPr="00AC73A1">
        <w:rPr>
          <w:rFonts w:eastAsia="Times New Roman"/>
          <w:noProof/>
        </w:rPr>
        <w:t>. https://doi.org/10.1007/978-3-319-64820-0</w:t>
      </w:r>
    </w:p>
    <w:p w14:paraId="74ADB566"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Rosenwaike, I. (1966). Seasonal Variation of Deaths in the United States, 1951–1960. </w:t>
      </w:r>
      <w:r w:rsidRPr="00AC73A1">
        <w:rPr>
          <w:rFonts w:eastAsia="Times New Roman"/>
          <w:i/>
          <w:iCs/>
          <w:noProof/>
        </w:rPr>
        <w:t>Journal of the American Statistical Association</w:t>
      </w:r>
      <w:r w:rsidRPr="00AC73A1">
        <w:rPr>
          <w:rFonts w:eastAsia="Times New Roman"/>
          <w:noProof/>
        </w:rPr>
        <w:t xml:space="preserve">, </w:t>
      </w:r>
      <w:r w:rsidRPr="00AC73A1">
        <w:rPr>
          <w:rFonts w:eastAsia="Times New Roman"/>
          <w:i/>
          <w:iCs/>
          <w:noProof/>
        </w:rPr>
        <w:t>61</w:t>
      </w:r>
      <w:r w:rsidRPr="00AC73A1">
        <w:rPr>
          <w:rFonts w:eastAsia="Times New Roman"/>
          <w:noProof/>
        </w:rPr>
        <w:t xml:space="preserve">(315), 706–719. </w:t>
      </w:r>
      <w:r w:rsidRPr="00AC73A1">
        <w:rPr>
          <w:rFonts w:eastAsia="Times New Roman"/>
          <w:noProof/>
        </w:rPr>
        <w:lastRenderedPageBreak/>
        <w:t>https://doi.org/10.1080/01621459.1966.10480899</w:t>
      </w:r>
    </w:p>
    <w:p w14:paraId="47150BD5"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Seretakis, D. (1997). Changing Seasonality of Mortality From Coronary Heart Disease. </w:t>
      </w:r>
      <w:r w:rsidRPr="00AC73A1">
        <w:rPr>
          <w:rFonts w:eastAsia="Times New Roman"/>
          <w:i/>
          <w:iCs/>
          <w:noProof/>
        </w:rPr>
        <w:t>JAMA: The Journal of the American Medical Association</w:t>
      </w:r>
      <w:r w:rsidRPr="00AC73A1">
        <w:rPr>
          <w:rFonts w:eastAsia="Times New Roman"/>
          <w:noProof/>
        </w:rPr>
        <w:t xml:space="preserve">, </w:t>
      </w:r>
      <w:r w:rsidRPr="00AC73A1">
        <w:rPr>
          <w:rFonts w:eastAsia="Times New Roman"/>
          <w:i/>
          <w:iCs/>
          <w:noProof/>
        </w:rPr>
        <w:t>278</w:t>
      </w:r>
      <w:r w:rsidRPr="00AC73A1">
        <w:rPr>
          <w:rFonts w:eastAsia="Times New Roman"/>
          <w:noProof/>
        </w:rPr>
        <w:t>(12), 1012. https://doi.org/10.1001/jama.1997.03550120072036</w:t>
      </w:r>
    </w:p>
    <w:p w14:paraId="0D73B4F0" w14:textId="77777777" w:rsidR="00B27E5A" w:rsidRPr="00AC73A1" w:rsidRDefault="00B27E5A" w:rsidP="00B27E5A">
      <w:pPr>
        <w:widowControl w:val="0"/>
        <w:autoSpaceDE w:val="0"/>
        <w:autoSpaceDN w:val="0"/>
        <w:adjustRightInd w:val="0"/>
        <w:ind w:left="480" w:hanging="480"/>
        <w:rPr>
          <w:rFonts w:eastAsia="Times New Roman"/>
          <w:noProof/>
        </w:rPr>
      </w:pPr>
      <w:r w:rsidRPr="00AC73A1">
        <w:rPr>
          <w:rFonts w:eastAsia="Times New Roman"/>
          <w:noProof/>
        </w:rPr>
        <w:t xml:space="preserve">Sheridan, S. C., Kalkstein, A. J., &amp; Kalkstein, L. S. (2009). Trends in heat-related mortality in the United States, 1975-2004. </w:t>
      </w:r>
      <w:r w:rsidRPr="00AC73A1">
        <w:rPr>
          <w:rFonts w:eastAsia="Times New Roman"/>
          <w:i/>
          <w:iCs/>
          <w:noProof/>
        </w:rPr>
        <w:t>Natural Hazards</w:t>
      </w:r>
      <w:r w:rsidRPr="00AC73A1">
        <w:rPr>
          <w:rFonts w:eastAsia="Times New Roman"/>
          <w:noProof/>
        </w:rPr>
        <w:t xml:space="preserve">, </w:t>
      </w:r>
      <w:r w:rsidRPr="00AC73A1">
        <w:rPr>
          <w:rFonts w:eastAsia="Times New Roman"/>
          <w:i/>
          <w:iCs/>
          <w:noProof/>
        </w:rPr>
        <w:t>50</w:t>
      </w:r>
      <w:r w:rsidRPr="00AC73A1">
        <w:rPr>
          <w:rFonts w:eastAsia="Times New Roman"/>
          <w:noProof/>
        </w:rPr>
        <w:t>(1), 145–160. https://doi.org/10.1007/s11069-008-9327-2</w:t>
      </w:r>
    </w:p>
    <w:p w14:paraId="2AF10466" w14:textId="77777777" w:rsidR="00B27E5A" w:rsidRPr="00AC73A1" w:rsidRDefault="00B27E5A" w:rsidP="00B27E5A">
      <w:pPr>
        <w:widowControl w:val="0"/>
        <w:autoSpaceDE w:val="0"/>
        <w:autoSpaceDN w:val="0"/>
        <w:adjustRightInd w:val="0"/>
        <w:ind w:left="480" w:hanging="480"/>
        <w:rPr>
          <w:noProof/>
        </w:rPr>
      </w:pPr>
      <w:r w:rsidRPr="00AC73A1">
        <w:rPr>
          <w:rFonts w:eastAsia="Times New Roman"/>
          <w:noProof/>
        </w:rPr>
        <w:t xml:space="preserve">Simonsen, L., Reichert, T. A., Viboud, C., Blackwelder, W. C., Taylor, R. J., &amp; Miller, M. A. (2005). Impact of influenza vaccination on seasonal mortality in the US elderly population. </w:t>
      </w:r>
      <w:r w:rsidRPr="00AC73A1">
        <w:rPr>
          <w:rFonts w:eastAsia="Times New Roman"/>
          <w:i/>
          <w:iCs/>
          <w:noProof/>
        </w:rPr>
        <w:t>Archives of Internal Medicine</w:t>
      </w:r>
      <w:r w:rsidRPr="00AC73A1">
        <w:rPr>
          <w:rFonts w:eastAsia="Times New Roman"/>
          <w:noProof/>
        </w:rPr>
        <w:t xml:space="preserve">, </w:t>
      </w:r>
      <w:r w:rsidRPr="00AC73A1">
        <w:rPr>
          <w:rFonts w:eastAsia="Times New Roman"/>
          <w:i/>
          <w:iCs/>
          <w:noProof/>
        </w:rPr>
        <w:t>165</w:t>
      </w:r>
      <w:r w:rsidRPr="00AC73A1">
        <w:rPr>
          <w:rFonts w:eastAsia="Times New Roman"/>
          <w:noProof/>
        </w:rPr>
        <w:t>(3), 265–272. https://doi.org/10.1001/archinte.165.3.265</w:t>
      </w:r>
    </w:p>
    <w:p w14:paraId="47F9BFAE" w14:textId="01EDC126" w:rsidR="002C33D5" w:rsidRPr="00AC73A1" w:rsidRDefault="009D5B4B" w:rsidP="00B27E5A">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D60320B"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w:t>
      </w:r>
      <w:ins w:id="269" w:author="Parks, Robbie M" w:date="2018-06-20T13:27:00Z">
        <w:r w:rsidR="004A0060">
          <w:rPr>
            <w:color w:val="000000" w:themeColor="text1"/>
          </w:rPr>
          <w:t xml:space="preserve">broad </w:t>
        </w:r>
      </w:ins>
      <w:r w:rsidR="00B51B1A" w:rsidRPr="00AC73A1">
        <w:rPr>
          <w:color w:val="000000" w:themeColor="text1"/>
        </w:rPr>
        <w:t xml:space="preserve">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270" w:author="Parks, Robbie M" w:date="2018-06-19T19:36:00Z">
        <w:r w:rsidR="007F5916">
          <w:rPr>
            <w:color w:val="000000" w:themeColor="text1"/>
          </w:rPr>
          <w:t>6</w:t>
        </w:r>
      </w:ins>
      <w:del w:id="271" w:author="Parks, Robbie M" w:date="2018-06-19T19:36:00Z">
        <w:r w:rsidRPr="00AC73A1" w:rsidDel="007F5916">
          <w:rPr>
            <w:color w:val="000000" w:themeColor="text1"/>
          </w:rPr>
          <w:delText>3</w:delText>
        </w:r>
      </w:del>
      <w:r w:rsidRPr="00AC73A1">
        <w:rPr>
          <w:color w:val="000000" w:themeColor="text1"/>
        </w:rPr>
        <w:t>, by age group</w:t>
      </w:r>
      <w:r w:rsidR="00D03948" w:rsidRPr="00AC73A1">
        <w:rPr>
          <w:color w:val="000000" w:themeColor="text1"/>
        </w:rPr>
        <w:t xml:space="preserve"> and cause of death</w:t>
      </w:r>
      <w:r w:rsidRPr="00AC73A1">
        <w:rPr>
          <w:color w:val="000000" w:themeColor="text1"/>
        </w:rPr>
        <w:t xml:space="preserve"> 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AB7395" w:rsidRPr="00AC73A1">
        <w:rPr>
          <w:b/>
          <w:color w:val="000000" w:themeColor="text1"/>
        </w:rPr>
        <w:br w:type="page"/>
      </w:r>
    </w:p>
    <w:p w14:paraId="1E990617" w14:textId="4068459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w:t>
      </w:r>
      <w:ins w:id="272" w:author="Parks, Robbie M" w:date="2018-06-20T13:28:00Z">
        <w:r w:rsidR="004350FA">
          <w:rPr>
            <w:color w:val="000000" w:themeColor="text1"/>
          </w:rPr>
          <w:t xml:space="preserve">broad </w:t>
        </w:r>
      </w:ins>
      <w:r w:rsidR="00DD1C1B" w:rsidRPr="00AC73A1">
        <w:rPr>
          <w:color w:val="000000" w:themeColor="text1"/>
        </w:rPr>
        <w:t>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273" w:author="Parks, Robbie M" w:date="2018-06-19T19:36:00Z">
        <w:r w:rsidR="007F5916">
          <w:rPr>
            <w:color w:val="000000" w:themeColor="text1"/>
          </w:rPr>
          <w:t>6</w:t>
        </w:r>
      </w:ins>
      <w:del w:id="274" w:author="Parks, Robbie M" w:date="2018-06-19T19:36:00Z">
        <w:r w:rsidR="004D2BCA" w:rsidRPr="00AC73A1" w:rsidDel="007F5916">
          <w:rPr>
            <w:color w:val="000000" w:themeColor="text1"/>
          </w:rPr>
          <w:delText>3</w:delText>
        </w:r>
      </w:del>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del w:id="275" w:author="Parks, Robbie M" w:date="2018-06-20T13:28:00Z">
        <w:r w:rsidR="004D2BCA" w:rsidRPr="00AC73A1" w:rsidDel="00480AE7">
          <w:rPr>
            <w:color w:val="000000" w:themeColor="text1"/>
          </w:rPr>
          <w:delText>95% confidence interval</w:delText>
        </w:r>
      </w:del>
      <w:ins w:id="276" w:author="Parks, Robbie M" w:date="2018-06-20T13:28:00Z">
        <w:r w:rsidR="00480AE7">
          <w:rPr>
            <w:color w:val="000000" w:themeColor="text1"/>
          </w:rPr>
          <w:t>variance</w:t>
        </w:r>
      </w:ins>
      <w:r w:rsidRPr="00AC73A1">
        <w:rPr>
          <w:color w:val="000000" w:themeColor="text1"/>
        </w:rPr>
        <w:t xml:space="preserve">. </w:t>
      </w:r>
      <w:del w:id="277" w:author="Parks, Robbie M" w:date="2018-06-19T23:51:00Z">
        <w:r w:rsidRPr="00AC73A1" w:rsidDel="0010072E">
          <w:rPr>
            <w:color w:val="000000" w:themeColor="text1"/>
          </w:rPr>
          <w:delText>Only age-sex groups with statistically significant 12-month seasonality are included.</w:delText>
        </w:r>
      </w:del>
      <w:r w:rsidR="00AB7395" w:rsidRPr="00AC73A1">
        <w:rPr>
          <w:b/>
          <w:color w:val="000000" w:themeColor="text1"/>
        </w:rPr>
        <w:br w:type="page"/>
      </w:r>
    </w:p>
    <w:p w14:paraId="6C0EFD26" w14:textId="02481922"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278" w:author="Parks, Robbie M" w:date="2018-06-20T13:30:00Z">
        <w:r w:rsidR="00BD02E6">
          <w:rPr>
            <w:color w:val="000000" w:themeColor="text1"/>
          </w:rPr>
          <w:t xml:space="preserve"> for all-cause and broad causes of death</w:t>
        </w:r>
      </w:ins>
      <w:r w:rsidR="009B509E" w:rsidRPr="00AC73A1">
        <w:rPr>
          <w:color w:val="000000" w:themeColor="text1"/>
        </w:rPr>
        <w:t xml:space="preserve"> in 201</w:t>
      </w:r>
      <w:ins w:id="279" w:author="Parks, Robbie M" w:date="2018-06-19T19:36:00Z">
        <w:r w:rsidR="007F5916">
          <w:rPr>
            <w:color w:val="000000" w:themeColor="text1"/>
          </w:rPr>
          <w:t>6</w:t>
        </w:r>
      </w:ins>
      <w:del w:id="280" w:author="Parks, Robbie M" w:date="2018-06-19T19:36:00Z">
        <w:r w:rsidR="009B509E" w:rsidRPr="00AC73A1" w:rsidDel="007F5916">
          <w:rPr>
            <w:color w:val="000000" w:themeColor="text1"/>
          </w:rPr>
          <w:delText>3</w:delText>
        </w:r>
      </w:del>
      <w:r w:rsidR="009B509E" w:rsidRPr="00AC73A1">
        <w:rPr>
          <w:color w:val="000000" w:themeColor="text1"/>
        </w:rPr>
        <w:t xml:space="preserve"> versus 1980</w:t>
      </w:r>
      <w:r w:rsidRPr="00AC73A1">
        <w:rPr>
          <w:color w:val="000000" w:themeColor="text1"/>
        </w:rPr>
        <w:t xml:space="preserve"> by sex and age group. </w:t>
      </w:r>
      <w:del w:id="281" w:author="Parks, Robbie M" w:date="2018-06-19T23:51:00Z">
        <w:r w:rsidR="00DD1C1B" w:rsidRPr="00AC73A1" w:rsidDel="005C0A96">
          <w:rPr>
            <w:color w:val="000000" w:themeColor="text1"/>
          </w:rPr>
          <w:delText xml:space="preserve">Only age-sex groups with statistically significant 12-month seasonality are included. </w:delText>
        </w:r>
      </w:del>
      <w:r w:rsidRPr="00AC73A1">
        <w:rPr>
          <w:color w:val="000000" w:themeColor="text1"/>
        </w:rPr>
        <w:t xml:space="preserve">Age-sex groups with a </w:t>
      </w:r>
      <w:del w:id="282" w:author="Parks, Robbie M" w:date="2018-06-20T11:38:00Z">
        <w:r w:rsidRPr="00AC73A1" w:rsidDel="00E23198">
          <w:rPr>
            <w:color w:val="000000" w:themeColor="text1"/>
          </w:rPr>
          <w:delText xml:space="preserve">statistically significant change at the </w:delText>
        </w:r>
      </w:del>
      <w:ins w:id="283" w:author="Parks, Robbie M" w:date="2018-06-20T11:38:00Z">
        <w:r w:rsidR="00E23198">
          <w:rPr>
            <w:color w:val="000000" w:themeColor="text1"/>
          </w:rPr>
          <w:t xml:space="preserve">p-value less than </w:t>
        </w:r>
      </w:ins>
      <w:del w:id="284" w:author="Parks, Robbie M" w:date="2018-06-20T11:38:00Z">
        <w:r w:rsidRPr="00AC73A1" w:rsidDel="00E23198">
          <w:rPr>
            <w:color w:val="000000" w:themeColor="text1"/>
          </w:rPr>
          <w:delText>5% level</w:delText>
        </w:r>
      </w:del>
      <w:ins w:id="285" w:author="Parks, Robbie M" w:date="2018-06-20T11:38:00Z">
        <w:r w:rsidR="00E23198">
          <w:rPr>
            <w:color w:val="000000" w:themeColor="text1"/>
          </w:rPr>
          <w:t>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AB7395" w:rsidRPr="00AC73A1">
        <w:rPr>
          <w:b/>
          <w:color w:val="000000" w:themeColor="text1"/>
        </w:rPr>
        <w:br w:type="page"/>
      </w:r>
    </w:p>
    <w:p w14:paraId="163DABAC" w14:textId="67D24838"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ins w:id="286" w:author="Parks, Robbie M" w:date="2018-06-19T19:36:00Z">
        <w:r w:rsidR="007F5916">
          <w:rPr>
            <w:color w:val="000000" w:themeColor="text1"/>
          </w:rPr>
          <w:t>6</w:t>
        </w:r>
      </w:ins>
      <w:del w:id="287" w:author="Parks, Robbie M" w:date="2018-06-19T19:36:00Z">
        <w:r w:rsidRPr="00AC73A1" w:rsidDel="007F5916">
          <w:rPr>
            <w:color w:val="000000" w:themeColor="text1"/>
          </w:rPr>
          <w:delText>3</w:delText>
        </w:r>
      </w:del>
      <w:r w:rsidRPr="00AC73A1">
        <w:rPr>
          <w:color w:val="000000" w:themeColor="text1"/>
        </w:rPr>
        <w:t xml:space="preserve">. </w:t>
      </w:r>
      <w:del w:id="288" w:author="Parks, Robbie M" w:date="2018-06-19T23:51:00Z">
        <w:r w:rsidRPr="00AC73A1" w:rsidDel="005C0A96">
          <w:rPr>
            <w:color w:val="000000" w:themeColor="text1"/>
          </w:rPr>
          <w:delText xml:space="preserve">Only age-sex groups with significant 12-month seasonality in the national analysis are included. </w:delText>
        </w:r>
      </w:del>
      <w:r w:rsidRPr="00AC73A1">
        <w:rPr>
          <w:color w:val="000000" w:themeColor="text1"/>
        </w:rPr>
        <w:t>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r w:rsidR="00FA2B3B" w:rsidRPr="00AC73A1">
        <w:rPr>
          <w:color w:val="000000" w:themeColor="text1"/>
        </w:rPr>
        <w:t>1</w:t>
      </w:r>
      <w:r w:rsidR="0053237F" w:rsidRPr="00AC73A1">
        <w:rPr>
          <w:color w:val="000000" w:themeColor="text1"/>
        </w:rPr>
        <w:t xml:space="preserve"> for results by cause of death.</w:t>
      </w:r>
      <w:r w:rsidR="00AB7395" w:rsidRPr="00AC73A1">
        <w:rPr>
          <w:b/>
          <w:color w:val="000000" w:themeColor="text1"/>
        </w:rPr>
        <w:br w:type="page"/>
      </w:r>
    </w:p>
    <w:p w14:paraId="19D0BFBE" w14:textId="3A338CBE" w:rsidR="004A0060" w:rsidRDefault="0036381E" w:rsidP="00A24BBA">
      <w:pPr>
        <w:spacing w:line="480" w:lineRule="auto"/>
        <w:jc w:val="both"/>
        <w:outlineLvl w:val="0"/>
        <w:rPr>
          <w:ins w:id="289"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ins w:id="290" w:author="Parks, Robbie M" w:date="2018-06-20T15:37:00Z">
        <w:r w:rsidR="00265FE4">
          <w:rPr>
            <w:color w:val="000000" w:themeColor="text1"/>
          </w:rPr>
          <w:t xml:space="preserve"> all-cause</w:t>
        </w:r>
      </w:ins>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291" w:author="Parks, Robbie M" w:date="2018-06-19T19:36:00Z">
        <w:r w:rsidR="007F5916">
          <w:rPr>
            <w:color w:val="000000" w:themeColor="text1"/>
          </w:rPr>
          <w:t>6</w:t>
        </w:r>
      </w:ins>
      <w:del w:id="292" w:author="Parks, Robbie M" w:date="2018-06-19T19:36:00Z">
        <w:r w:rsidRPr="00AC73A1" w:rsidDel="007F5916">
          <w:rPr>
            <w:color w:val="000000" w:themeColor="text1"/>
          </w:rPr>
          <w:delText>3</w:delText>
        </w:r>
      </w:del>
      <w:r w:rsidRPr="00AC73A1">
        <w:rPr>
          <w:color w:val="000000" w:themeColor="text1"/>
        </w:rPr>
        <w:t xml:space="preserve">. </w:t>
      </w:r>
    </w:p>
    <w:p w14:paraId="3C325011" w14:textId="77777777" w:rsidR="004A0060" w:rsidRDefault="004A0060">
      <w:pPr>
        <w:rPr>
          <w:ins w:id="293" w:author="Parks, Robbie M" w:date="2018-06-20T13:26:00Z"/>
          <w:color w:val="000000" w:themeColor="text1"/>
        </w:rPr>
      </w:pPr>
      <w:ins w:id="294" w:author="Parks, Robbie M" w:date="2018-06-20T13:26:00Z">
        <w:r>
          <w:rPr>
            <w:color w:val="000000" w:themeColor="text1"/>
          </w:rPr>
          <w:br w:type="page"/>
        </w:r>
      </w:ins>
    </w:p>
    <w:p w14:paraId="448A4DE3" w14:textId="3FA947BA" w:rsidR="00AB7395" w:rsidRPr="00AC73A1" w:rsidDel="00B06547" w:rsidRDefault="00AB7395" w:rsidP="00A24BBA">
      <w:pPr>
        <w:spacing w:line="480" w:lineRule="auto"/>
        <w:jc w:val="both"/>
        <w:outlineLvl w:val="0"/>
        <w:rPr>
          <w:del w:id="295" w:author="Parks, Robbie M" w:date="2018-06-20T15:46:00Z"/>
          <w:color w:val="000000" w:themeColor="text1"/>
        </w:rPr>
      </w:pPr>
      <w:del w:id="296" w:author="Parks, Robbie M" w:date="2018-06-20T15:46:00Z">
        <w:r w:rsidRPr="00AC73A1" w:rsidDel="00B06547">
          <w:rPr>
            <w:b/>
          </w:rPr>
          <w:lastRenderedPageBreak/>
          <w:br w:type="page"/>
        </w:r>
      </w:del>
    </w:p>
    <w:p w14:paraId="273C103A" w14:textId="1DD629BE" w:rsidR="00E32D18" w:rsidRPr="00AC73A1" w:rsidRDefault="00641FFF" w:rsidP="00910AF9">
      <w:pPr>
        <w:spacing w:line="480" w:lineRule="auto"/>
        <w:jc w:val="both"/>
        <w:rPr>
          <w:ins w:id="297" w:author="Parks, Robbie M" w:date="2018-06-19T17:05:00Z"/>
          <w:b/>
          <w:color w:val="000000" w:themeColor="text1"/>
        </w:rPr>
      </w:pPr>
      <w:del w:id="298" w:author="Parks, Robbie M" w:date="2018-06-20T15:46:00Z">
        <w:r w:rsidRPr="00AC73A1" w:rsidDel="00B06547">
          <w:rPr>
            <w:b/>
          </w:rPr>
          <w:delText xml:space="preserve">Supplementary Figure </w:delText>
        </w:r>
      </w:del>
      <w:del w:id="299" w:author="Parks, Robbie M" w:date="2018-06-20T13:19:00Z">
        <w:r w:rsidR="004B374F" w:rsidRPr="00AC73A1" w:rsidDel="00EF1E22">
          <w:rPr>
            <w:b/>
          </w:rPr>
          <w:delText>1</w:delText>
        </w:r>
      </w:del>
      <w:del w:id="300" w:author="Parks, Robbie M" w:date="2018-06-20T15:46:00Z">
        <w:r w:rsidR="0053237F" w:rsidRPr="00AC73A1" w:rsidDel="00B06547">
          <w:rPr>
            <w:b/>
          </w:rPr>
          <w:delText xml:space="preserve">: </w:delText>
        </w:r>
        <w:r w:rsidR="0053237F" w:rsidRPr="00AC73A1" w:rsidDel="00B06547">
          <w:rPr>
            <w:color w:val="000000" w:themeColor="text1"/>
          </w:rPr>
          <w:delText>Mean timing of (A) maximum and (B) minimum cause-specific mortality, by climate region, sex and age group for 1980-201</w:delText>
        </w:r>
      </w:del>
      <w:del w:id="301" w:author="Parks, Robbie M" w:date="2018-06-19T19:36:00Z">
        <w:r w:rsidR="0053237F" w:rsidRPr="00AC73A1" w:rsidDel="007F5916">
          <w:rPr>
            <w:color w:val="000000" w:themeColor="text1"/>
          </w:rPr>
          <w:delText>3</w:delText>
        </w:r>
      </w:del>
      <w:del w:id="302" w:author="Parks, Robbie M" w:date="2018-06-20T15:46:00Z">
        <w:r w:rsidR="0053237F" w:rsidRPr="00AC73A1" w:rsidDel="00B06547">
          <w:rPr>
            <w:color w:val="000000" w:themeColor="text1"/>
          </w:rPr>
          <w:delText xml:space="preserve">. </w:delText>
        </w:r>
      </w:del>
      <w:del w:id="303" w:author="Parks, Robbie M" w:date="2018-06-19T23:52:00Z">
        <w:r w:rsidR="0053237F" w:rsidRPr="00AC73A1" w:rsidDel="00123104">
          <w:rPr>
            <w:color w:val="000000" w:themeColor="text1"/>
          </w:rPr>
          <w:delText xml:space="preserve">Only age-sex groups with significant 12-month seasonality in the national analysis are included. </w:delText>
        </w:r>
      </w:del>
      <w:del w:id="304" w:author="Parks, Robbie M" w:date="2018-06-20T15:46:00Z">
        <w:r w:rsidR="0053237F" w:rsidRPr="00AC73A1" w:rsidDel="00B06547">
          <w:rPr>
            <w:color w:val="000000" w:themeColor="text1"/>
          </w:rPr>
          <w:delText>Average temperatures (in degrees Celsius) are included in white for the corresponding month of maximum and</w:delText>
        </w:r>
        <w:r w:rsidR="00D038DF" w:rsidRPr="00AC73A1" w:rsidDel="00B06547">
          <w:rPr>
            <w:color w:val="000000" w:themeColor="text1"/>
          </w:rPr>
          <w:delText xml:space="preserve"> mortality for each climate region.</w:delText>
        </w:r>
      </w:del>
      <w:ins w:id="305" w:author="Parks, Robbie M" w:date="2018-06-19T17:04:00Z">
        <w:r w:rsidR="00A95645" w:rsidRPr="00AC73A1">
          <w:rPr>
            <w:b/>
            <w:color w:val="000000" w:themeColor="text1"/>
          </w:rPr>
          <w:t>Table 1:</w:t>
        </w:r>
      </w:ins>
      <w:ins w:id="306" w:author="Parks, Robbie M" w:date="2018-06-19T17:05:00Z">
        <w:r w:rsidR="00E32D18" w:rsidRPr="00AC73A1">
          <w:rPr>
            <w:b/>
            <w:color w:val="000000" w:themeColor="text1"/>
          </w:rPr>
          <w:t xml:space="preserve"> </w:t>
        </w:r>
      </w:ins>
      <w:ins w:id="307" w:author="Parks, Robbie M" w:date="2018-06-19T17:06:00Z">
        <w:r w:rsidR="00182928" w:rsidRPr="00AC73A1">
          <w:rPr>
            <w:color w:val="000000" w:themeColor="text1"/>
          </w:rPr>
          <w:t>Total number of deaths</w:t>
        </w:r>
      </w:ins>
      <w:ins w:id="308" w:author="Parks, Robbie M" w:date="2018-06-19T17:23:00Z">
        <w:r w:rsidR="00182928" w:rsidRPr="00AC73A1">
          <w:rPr>
            <w:color w:val="000000" w:themeColor="text1"/>
          </w:rPr>
          <w:t>,</w:t>
        </w:r>
      </w:ins>
      <w:ins w:id="309" w:author="Parks, Robbie M" w:date="2018-06-19T17:06:00Z">
        <w:r w:rsidR="00182928" w:rsidRPr="00AC73A1">
          <w:rPr>
            <w:color w:val="000000" w:themeColor="text1"/>
          </w:rPr>
          <w:t xml:space="preserve"> by cause of death </w:t>
        </w:r>
      </w:ins>
      <w:ins w:id="310" w:author="Parks, Robbie M" w:date="2018-06-19T17:23:00Z">
        <w:r w:rsidR="00182928" w:rsidRPr="00AC73A1">
          <w:rPr>
            <w:color w:val="000000" w:themeColor="text1"/>
          </w:rPr>
          <w:t>and</w:t>
        </w:r>
      </w:ins>
      <w:ins w:id="311" w:author="Parks, Robbie M" w:date="2018-06-19T17:06:00Z">
        <w:r w:rsidR="00162EC4" w:rsidRPr="00AC73A1">
          <w:rPr>
            <w:color w:val="000000" w:themeColor="text1"/>
          </w:rPr>
          <w:t xml:space="preserve"> sex</w:t>
        </w:r>
      </w:ins>
      <w:ins w:id="312" w:author="Parks, Robbie M" w:date="2018-06-19T17:23:00Z">
        <w:r w:rsidR="00182928" w:rsidRPr="00AC73A1">
          <w:rPr>
            <w:color w:val="000000" w:themeColor="text1"/>
          </w:rPr>
          <w:t xml:space="preserve">, </w:t>
        </w:r>
        <w:r w:rsidR="008912A2" w:rsidRPr="00AC73A1">
          <w:rPr>
            <w:color w:val="000000" w:themeColor="text1"/>
          </w:rPr>
          <w:t>1980-2016.</w:t>
        </w:r>
        <w:r w:rsidR="00182928" w:rsidRPr="00AC73A1">
          <w:rPr>
            <w:color w:val="000000" w:themeColor="text1"/>
          </w:rPr>
          <w:t xml:space="preserve"> </w:t>
        </w:r>
      </w:ins>
      <w:ins w:id="313" w:author="Parks, Robbie M" w:date="2018-06-19T17:04:00Z">
        <w:r w:rsidR="00A95645" w:rsidRPr="00AC73A1">
          <w:rPr>
            <w:b/>
            <w:color w:val="000000" w:themeColor="text1"/>
          </w:rPr>
          <w:t xml:space="preserve"> </w:t>
        </w:r>
      </w:ins>
    </w:p>
    <w:tbl>
      <w:tblPr>
        <w:tblW w:w="8330" w:type="dxa"/>
        <w:tblLook w:val="04A0" w:firstRow="1" w:lastRow="0" w:firstColumn="1" w:lastColumn="0" w:noHBand="0" w:noVBand="1"/>
      </w:tblPr>
      <w:tblGrid>
        <w:gridCol w:w="283"/>
        <w:gridCol w:w="283"/>
        <w:gridCol w:w="3370"/>
        <w:gridCol w:w="1559"/>
        <w:gridCol w:w="1417"/>
        <w:gridCol w:w="1418"/>
      </w:tblGrid>
      <w:tr w:rsidR="003C1EB9" w:rsidRPr="00CE3BE6" w14:paraId="21EB2F40" w14:textId="77777777" w:rsidTr="00830B87">
        <w:trPr>
          <w:trHeight w:val="320"/>
          <w:ins w:id="314"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830B87">
            <w:pPr>
              <w:jc w:val="center"/>
              <w:rPr>
                <w:ins w:id="315" w:author="Parks, Robbie M" w:date="2018-06-24T22:40:00Z"/>
                <w:rFonts w:eastAsia="Times New Roman"/>
                <w:b/>
                <w:bCs/>
                <w:color w:val="000000"/>
              </w:rPr>
            </w:pPr>
            <w:ins w:id="316" w:author="Parks, Robbie M" w:date="2018-06-24T22:40: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830B87">
            <w:pPr>
              <w:jc w:val="center"/>
              <w:rPr>
                <w:ins w:id="317" w:author="Parks, Robbie M" w:date="2018-06-24T22:40:00Z"/>
                <w:rFonts w:eastAsia="Times New Roman"/>
                <w:b/>
                <w:bCs/>
                <w:color w:val="000000"/>
              </w:rPr>
            </w:pPr>
            <w:ins w:id="318" w:author="Parks, Robbie M" w:date="2018-06-24T22:40: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830B87">
            <w:pPr>
              <w:jc w:val="center"/>
              <w:rPr>
                <w:ins w:id="319" w:author="Parks, Robbie M" w:date="2018-06-24T22:40:00Z"/>
                <w:rFonts w:eastAsia="Times New Roman"/>
                <w:b/>
                <w:bCs/>
                <w:color w:val="000000"/>
              </w:rPr>
            </w:pPr>
            <w:ins w:id="320" w:author="Parks, Robbie M" w:date="2018-06-24T22:40:00Z">
              <w:r w:rsidRPr="00CE3BE6">
                <w:rPr>
                  <w:rFonts w:eastAsia="Times New Roman"/>
                  <w:b/>
                  <w:bCs/>
                  <w:color w:val="000000"/>
                </w:rPr>
                <w:t>Female</w:t>
              </w:r>
            </w:ins>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830B87">
            <w:pPr>
              <w:jc w:val="center"/>
              <w:rPr>
                <w:ins w:id="321" w:author="Parks, Robbie M" w:date="2018-06-24T22:40:00Z"/>
                <w:rFonts w:eastAsia="Times New Roman"/>
                <w:b/>
                <w:bCs/>
                <w:color w:val="000000"/>
              </w:rPr>
            </w:pPr>
            <w:ins w:id="322" w:author="Parks, Robbie M" w:date="2018-06-24T22:40:00Z">
              <w:r w:rsidRPr="00CE3BE6">
                <w:rPr>
                  <w:rFonts w:eastAsia="Times New Roman"/>
                  <w:b/>
                  <w:bCs/>
                  <w:color w:val="000000"/>
                </w:rPr>
                <w:t>Total</w:t>
              </w:r>
            </w:ins>
          </w:p>
        </w:tc>
      </w:tr>
      <w:tr w:rsidR="003C1EB9" w:rsidRPr="00CE3BE6" w14:paraId="10FFAAC9" w14:textId="77777777" w:rsidTr="00830B87">
        <w:trPr>
          <w:trHeight w:val="320"/>
          <w:ins w:id="323" w:author="Parks, Robbie M" w:date="2018-06-24T22:40: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830B87">
            <w:pPr>
              <w:rPr>
                <w:ins w:id="324" w:author="Parks, Robbie M" w:date="2018-06-24T22:40:00Z"/>
                <w:rFonts w:eastAsia="Times New Roman"/>
                <w:bCs/>
                <w:color w:val="000000"/>
              </w:rPr>
            </w:pPr>
            <w:ins w:id="325" w:author="Parks, Robbie M" w:date="2018-06-24T22:40: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830B87">
            <w:pPr>
              <w:jc w:val="right"/>
              <w:rPr>
                <w:ins w:id="326" w:author="Parks, Robbie M" w:date="2018-06-24T22:40:00Z"/>
                <w:rFonts w:eastAsia="Times New Roman"/>
                <w:color w:val="000000"/>
              </w:rPr>
            </w:pPr>
            <w:ins w:id="327" w:author="Parks, Robbie M" w:date="2018-06-24T22:40: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830B87">
            <w:pPr>
              <w:jc w:val="right"/>
              <w:rPr>
                <w:ins w:id="328" w:author="Parks, Robbie M" w:date="2018-06-24T22:40:00Z"/>
                <w:rFonts w:eastAsia="Times New Roman"/>
                <w:color w:val="000000"/>
              </w:rPr>
            </w:pPr>
            <w:ins w:id="329" w:author="Parks, Robbie M" w:date="2018-06-24T22:40:00Z">
              <w:r w:rsidRPr="00CE3BE6">
                <w:rPr>
                  <w:rFonts w:eastAsia="Times New Roman"/>
                  <w:color w:val="000000"/>
                </w:rPr>
                <w:t>42,295,973</w:t>
              </w:r>
            </w:ins>
          </w:p>
        </w:tc>
        <w:tc>
          <w:tcPr>
            <w:tcW w:w="1418"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830B87">
            <w:pPr>
              <w:jc w:val="right"/>
              <w:rPr>
                <w:ins w:id="330" w:author="Parks, Robbie M" w:date="2018-06-24T22:40:00Z"/>
                <w:rFonts w:eastAsia="Times New Roman"/>
                <w:b/>
                <w:color w:val="000000"/>
              </w:rPr>
            </w:pPr>
            <w:ins w:id="331" w:author="Parks, Robbie M" w:date="2018-06-24T22:40:00Z">
              <w:r w:rsidRPr="00AC73A1">
                <w:rPr>
                  <w:rFonts w:eastAsia="Times New Roman"/>
                  <w:b/>
                  <w:color w:val="000000"/>
                </w:rPr>
                <w:t>85,854,176</w:t>
              </w:r>
            </w:ins>
          </w:p>
        </w:tc>
      </w:tr>
      <w:tr w:rsidR="003C1EB9" w:rsidRPr="00CE3BE6" w14:paraId="08DFCF10" w14:textId="77777777" w:rsidTr="00830B87">
        <w:trPr>
          <w:trHeight w:val="320"/>
          <w:ins w:id="332"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830B87">
            <w:pPr>
              <w:rPr>
                <w:ins w:id="333" w:author="Parks, Robbie M" w:date="2018-06-24T22:40:00Z"/>
                <w:rFonts w:ascii="Helvetica" w:eastAsia="Times New Roman" w:hAnsi="Helvetica"/>
                <w:color w:val="000000"/>
              </w:rPr>
            </w:pPr>
            <w:ins w:id="334"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830B87">
            <w:pPr>
              <w:rPr>
                <w:ins w:id="335" w:author="Parks, Robbie M" w:date="2018-06-24T22:40:00Z"/>
                <w:rFonts w:eastAsia="Times New Roman"/>
                <w:bCs/>
                <w:color w:val="000000"/>
              </w:rPr>
            </w:pPr>
            <w:ins w:id="336" w:author="Parks, Robbie M" w:date="2018-06-24T22:40:00Z">
              <w:r w:rsidRPr="00AC73A1">
                <w:rPr>
                  <w:rFonts w:eastAsia="Times New Roman"/>
                  <w:bCs/>
                  <w:color w:val="000000"/>
                </w:rPr>
                <w:t>Cancer</w:t>
              </w:r>
            </w:ins>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830B87">
            <w:pPr>
              <w:jc w:val="right"/>
              <w:rPr>
                <w:ins w:id="337" w:author="Parks, Robbie M" w:date="2018-06-24T22:40:00Z"/>
                <w:rFonts w:eastAsia="Times New Roman"/>
                <w:color w:val="000000"/>
              </w:rPr>
            </w:pPr>
            <w:ins w:id="338" w:author="Parks, Robbie M" w:date="2018-06-24T22:40: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830B87">
            <w:pPr>
              <w:jc w:val="right"/>
              <w:rPr>
                <w:ins w:id="339" w:author="Parks, Robbie M" w:date="2018-06-24T22:40:00Z"/>
                <w:rFonts w:eastAsia="Times New Roman"/>
                <w:color w:val="000000"/>
              </w:rPr>
            </w:pPr>
            <w:ins w:id="340" w:author="Parks, Robbie M" w:date="2018-06-24T22:40:00Z">
              <w:r w:rsidRPr="00CE3BE6">
                <w:rPr>
                  <w:rFonts w:eastAsia="Times New Roman"/>
                  <w:color w:val="000000"/>
                </w:rPr>
                <w:t>9,476,530</w:t>
              </w:r>
            </w:ins>
          </w:p>
        </w:tc>
        <w:tc>
          <w:tcPr>
            <w:tcW w:w="1418"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830B87">
            <w:pPr>
              <w:jc w:val="right"/>
              <w:rPr>
                <w:ins w:id="341" w:author="Parks, Robbie M" w:date="2018-06-24T22:40:00Z"/>
                <w:rFonts w:eastAsia="Times New Roman"/>
                <w:color w:val="000000"/>
              </w:rPr>
            </w:pPr>
            <w:ins w:id="342" w:author="Parks, Robbie M" w:date="2018-06-24T22:40:00Z">
              <w:r w:rsidRPr="00CE3BE6">
                <w:rPr>
                  <w:rFonts w:eastAsia="Times New Roman"/>
                  <w:color w:val="000000"/>
                </w:rPr>
                <w:t>19,958,112</w:t>
              </w:r>
            </w:ins>
          </w:p>
        </w:tc>
      </w:tr>
      <w:tr w:rsidR="003C1EB9" w:rsidRPr="00CE3BE6" w14:paraId="30EF55AE" w14:textId="77777777" w:rsidTr="00830B87">
        <w:trPr>
          <w:trHeight w:val="320"/>
          <w:ins w:id="34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830B87">
            <w:pPr>
              <w:rPr>
                <w:ins w:id="344" w:author="Parks, Robbie M" w:date="2018-06-24T22:40:00Z"/>
                <w:rFonts w:ascii="Helvetica" w:eastAsia="Times New Roman" w:hAnsi="Helvetica"/>
                <w:color w:val="000000"/>
              </w:rPr>
            </w:pPr>
            <w:ins w:id="345"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830B87">
            <w:pPr>
              <w:rPr>
                <w:ins w:id="346" w:author="Parks, Robbie M" w:date="2018-06-24T22:40:00Z"/>
                <w:rFonts w:eastAsia="Times New Roman"/>
                <w:bCs/>
                <w:color w:val="000000"/>
              </w:rPr>
            </w:pPr>
            <w:ins w:id="347" w:author="Parks, Robbie M" w:date="2018-06-24T22:40:00Z">
              <w:r w:rsidRPr="00AC73A1">
                <w:rPr>
                  <w:rFonts w:eastAsia="Times New Roman"/>
                  <w:bCs/>
                  <w:color w:val="000000"/>
                </w:rPr>
                <w:t>Cardiorespiratory</w:t>
              </w:r>
            </w:ins>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830B87">
            <w:pPr>
              <w:jc w:val="right"/>
              <w:rPr>
                <w:ins w:id="348" w:author="Parks, Robbie M" w:date="2018-06-24T22:40:00Z"/>
                <w:rFonts w:eastAsia="Times New Roman"/>
                <w:color w:val="000000"/>
              </w:rPr>
            </w:pPr>
            <w:ins w:id="349" w:author="Parks, Robbie M" w:date="2018-06-24T22:40: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830B87">
            <w:pPr>
              <w:jc w:val="right"/>
              <w:rPr>
                <w:ins w:id="350" w:author="Parks, Robbie M" w:date="2018-06-24T22:40:00Z"/>
                <w:rFonts w:eastAsia="Times New Roman"/>
                <w:color w:val="000000"/>
              </w:rPr>
            </w:pPr>
            <w:ins w:id="351" w:author="Parks, Robbie M" w:date="2018-06-24T22:40:00Z">
              <w:r w:rsidRPr="00CE3BE6">
                <w:rPr>
                  <w:rFonts w:eastAsia="Times New Roman"/>
                  <w:color w:val="000000"/>
                </w:rPr>
                <w:t>21,109,525</w:t>
              </w:r>
            </w:ins>
          </w:p>
        </w:tc>
        <w:tc>
          <w:tcPr>
            <w:tcW w:w="1418"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830B87">
            <w:pPr>
              <w:jc w:val="right"/>
              <w:rPr>
                <w:ins w:id="352" w:author="Parks, Robbie M" w:date="2018-06-24T22:40:00Z"/>
                <w:rFonts w:eastAsia="Times New Roman"/>
                <w:color w:val="000000"/>
              </w:rPr>
            </w:pPr>
            <w:ins w:id="353" w:author="Parks, Robbie M" w:date="2018-06-24T22:40:00Z">
              <w:r w:rsidRPr="00CE3BE6">
                <w:rPr>
                  <w:rFonts w:eastAsia="Times New Roman"/>
                  <w:color w:val="000000"/>
                </w:rPr>
                <w:t>41,277,574</w:t>
              </w:r>
            </w:ins>
          </w:p>
        </w:tc>
      </w:tr>
      <w:tr w:rsidR="003C1EB9" w:rsidRPr="00CE3BE6" w14:paraId="451AE689" w14:textId="77777777" w:rsidTr="00830B87">
        <w:trPr>
          <w:trHeight w:val="320"/>
          <w:ins w:id="35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830B87">
            <w:pPr>
              <w:rPr>
                <w:ins w:id="355" w:author="Parks, Robbie M" w:date="2018-06-24T22:40:00Z"/>
                <w:rFonts w:ascii="Helvetica" w:eastAsia="Times New Roman" w:hAnsi="Helvetica"/>
                <w:color w:val="000000"/>
              </w:rPr>
            </w:pPr>
            <w:ins w:id="35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830B87">
            <w:pPr>
              <w:rPr>
                <w:ins w:id="357" w:author="Parks, Robbie M" w:date="2018-06-24T22:40:00Z"/>
                <w:rFonts w:ascii="Helvetica" w:eastAsia="Times New Roman" w:hAnsi="Helvetica"/>
                <w:color w:val="000000"/>
              </w:rPr>
            </w:pPr>
            <w:ins w:id="35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830B87">
            <w:pPr>
              <w:rPr>
                <w:ins w:id="359" w:author="Parks, Robbie M" w:date="2018-06-24T22:40:00Z"/>
                <w:rFonts w:eastAsia="Times New Roman"/>
                <w:bCs/>
                <w:color w:val="000000"/>
              </w:rPr>
            </w:pPr>
            <w:ins w:id="360" w:author="Parks, Robbie M" w:date="2018-06-24T22:40:00Z">
              <w:r w:rsidRPr="00AC73A1">
                <w:rPr>
                  <w:rFonts w:eastAsia="Times New Roman"/>
                  <w:bCs/>
                  <w:color w:val="000000"/>
                </w:rPr>
                <w:t>Cardiovascular</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830B87">
            <w:pPr>
              <w:jc w:val="right"/>
              <w:rPr>
                <w:ins w:id="361" w:author="Parks, Robbie M" w:date="2018-06-24T22:40:00Z"/>
                <w:rFonts w:eastAsia="Times New Roman"/>
                <w:color w:val="000000"/>
              </w:rPr>
            </w:pPr>
            <w:ins w:id="362" w:author="Parks, Robbie M" w:date="2018-06-24T22:40: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830B87">
            <w:pPr>
              <w:jc w:val="right"/>
              <w:rPr>
                <w:ins w:id="363" w:author="Parks, Robbie M" w:date="2018-06-24T22:40:00Z"/>
                <w:rFonts w:eastAsia="Times New Roman"/>
                <w:color w:val="000000"/>
              </w:rPr>
            </w:pPr>
            <w:ins w:id="364" w:author="Parks, Robbie M" w:date="2018-06-24T22:40:00Z">
              <w:r w:rsidRPr="00CE3BE6">
                <w:rPr>
                  <w:rFonts w:eastAsia="Times New Roman"/>
                  <w:color w:val="000000"/>
                </w:rPr>
                <w:t>17,210,556</w:t>
              </w:r>
            </w:ins>
          </w:p>
        </w:tc>
        <w:tc>
          <w:tcPr>
            <w:tcW w:w="1418"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830B87">
            <w:pPr>
              <w:jc w:val="right"/>
              <w:rPr>
                <w:ins w:id="365" w:author="Parks, Robbie M" w:date="2018-06-24T22:40:00Z"/>
                <w:rFonts w:eastAsia="Times New Roman"/>
                <w:color w:val="000000"/>
              </w:rPr>
            </w:pPr>
            <w:ins w:id="366" w:author="Parks, Robbie M" w:date="2018-06-24T22:40:00Z">
              <w:r w:rsidRPr="00CE3BE6">
                <w:rPr>
                  <w:rFonts w:eastAsia="Times New Roman"/>
                  <w:color w:val="000000"/>
                </w:rPr>
                <w:t>33,448,900</w:t>
              </w:r>
            </w:ins>
          </w:p>
        </w:tc>
      </w:tr>
      <w:tr w:rsidR="003C1EB9" w:rsidRPr="00CE3BE6" w14:paraId="6C51EE07" w14:textId="77777777" w:rsidTr="00830B87">
        <w:trPr>
          <w:trHeight w:val="320"/>
          <w:ins w:id="36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830B87">
            <w:pPr>
              <w:rPr>
                <w:ins w:id="368" w:author="Parks, Robbie M" w:date="2018-06-24T22:40:00Z"/>
                <w:rFonts w:ascii="Helvetica" w:eastAsia="Times New Roman" w:hAnsi="Helvetica"/>
                <w:color w:val="000000"/>
              </w:rPr>
            </w:pPr>
            <w:ins w:id="369"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830B87">
            <w:pPr>
              <w:rPr>
                <w:ins w:id="370" w:author="Parks, Robbie M" w:date="2018-06-24T22:40:00Z"/>
                <w:rFonts w:ascii="Helvetica" w:eastAsia="Times New Roman" w:hAnsi="Helvetica"/>
                <w:color w:val="000000"/>
              </w:rPr>
            </w:pPr>
            <w:ins w:id="371"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830B87">
            <w:pPr>
              <w:rPr>
                <w:ins w:id="372" w:author="Parks, Robbie M" w:date="2018-06-24T22:40:00Z"/>
                <w:rFonts w:eastAsia="Times New Roman"/>
                <w:bCs/>
                <w:color w:val="000000"/>
              </w:rPr>
            </w:pPr>
            <w:ins w:id="373" w:author="Parks, Robbie M" w:date="2018-06-24T22:40: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830B87">
            <w:pPr>
              <w:jc w:val="right"/>
              <w:rPr>
                <w:ins w:id="374" w:author="Parks, Robbie M" w:date="2018-06-24T22:40:00Z"/>
                <w:rFonts w:eastAsia="Times New Roman"/>
                <w:color w:val="000000"/>
              </w:rPr>
            </w:pPr>
            <w:ins w:id="375" w:author="Parks, Robbie M" w:date="2018-06-24T22:40: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830B87">
            <w:pPr>
              <w:jc w:val="right"/>
              <w:rPr>
                <w:ins w:id="376" w:author="Parks, Robbie M" w:date="2018-06-24T22:40:00Z"/>
                <w:rFonts w:eastAsia="Times New Roman"/>
                <w:color w:val="000000"/>
              </w:rPr>
            </w:pPr>
            <w:ins w:id="377" w:author="Parks, Robbie M" w:date="2018-06-24T22:40:00Z">
              <w:r w:rsidRPr="00CE3BE6">
                <w:rPr>
                  <w:rFonts w:eastAsia="Times New Roman"/>
                  <w:color w:val="000000"/>
                </w:rPr>
                <w:t>2,595,950</w:t>
              </w:r>
            </w:ins>
          </w:p>
        </w:tc>
        <w:tc>
          <w:tcPr>
            <w:tcW w:w="1418"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830B87">
            <w:pPr>
              <w:jc w:val="right"/>
              <w:rPr>
                <w:ins w:id="378" w:author="Parks, Robbie M" w:date="2018-06-24T22:40:00Z"/>
                <w:rFonts w:eastAsia="Times New Roman"/>
                <w:color w:val="000000"/>
              </w:rPr>
            </w:pPr>
            <w:ins w:id="379" w:author="Parks, Robbie M" w:date="2018-06-24T22:40:00Z">
              <w:r w:rsidRPr="00CE3BE6">
                <w:rPr>
                  <w:rFonts w:eastAsia="Times New Roman"/>
                  <w:color w:val="000000"/>
                </w:rPr>
                <w:t>5,387,602</w:t>
              </w:r>
            </w:ins>
          </w:p>
        </w:tc>
      </w:tr>
      <w:tr w:rsidR="003C1EB9" w:rsidRPr="00CE3BE6" w14:paraId="1D5B86A8" w14:textId="77777777" w:rsidTr="00830B87">
        <w:trPr>
          <w:trHeight w:val="320"/>
          <w:ins w:id="38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830B87">
            <w:pPr>
              <w:rPr>
                <w:ins w:id="381" w:author="Parks, Robbie M" w:date="2018-06-24T22:40:00Z"/>
                <w:rFonts w:ascii="Helvetica" w:eastAsia="Times New Roman" w:hAnsi="Helvetica"/>
                <w:color w:val="000000"/>
              </w:rPr>
            </w:pPr>
            <w:ins w:id="38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830B87">
            <w:pPr>
              <w:rPr>
                <w:ins w:id="383" w:author="Parks, Robbie M" w:date="2018-06-24T22:40:00Z"/>
                <w:rFonts w:ascii="Helvetica" w:eastAsia="Times New Roman" w:hAnsi="Helvetica"/>
                <w:color w:val="000000"/>
              </w:rPr>
            </w:pPr>
            <w:ins w:id="38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830B87">
            <w:pPr>
              <w:rPr>
                <w:ins w:id="385" w:author="Parks, Robbie M" w:date="2018-06-24T22:40:00Z"/>
                <w:rFonts w:eastAsia="Times New Roman"/>
                <w:bCs/>
                <w:color w:val="000000"/>
              </w:rPr>
            </w:pPr>
            <w:ins w:id="386" w:author="Parks, Robbie M" w:date="2018-06-24T22:40: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830B87">
            <w:pPr>
              <w:jc w:val="right"/>
              <w:rPr>
                <w:ins w:id="387" w:author="Parks, Robbie M" w:date="2018-06-24T22:40:00Z"/>
                <w:rFonts w:eastAsia="Times New Roman"/>
                <w:color w:val="000000"/>
              </w:rPr>
            </w:pPr>
            <w:ins w:id="388" w:author="Parks, Robbie M" w:date="2018-06-24T22:40: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830B87">
            <w:pPr>
              <w:jc w:val="right"/>
              <w:rPr>
                <w:ins w:id="389" w:author="Parks, Robbie M" w:date="2018-06-24T22:40:00Z"/>
                <w:rFonts w:eastAsia="Times New Roman"/>
                <w:color w:val="000000"/>
              </w:rPr>
            </w:pPr>
            <w:ins w:id="390" w:author="Parks, Robbie M" w:date="2018-06-24T22:40:00Z">
              <w:r w:rsidRPr="00CE3BE6">
                <w:rPr>
                  <w:rFonts w:eastAsia="Times New Roman"/>
                  <w:color w:val="000000"/>
                </w:rPr>
                <w:t>1,303,019</w:t>
              </w:r>
            </w:ins>
          </w:p>
        </w:tc>
        <w:tc>
          <w:tcPr>
            <w:tcW w:w="1418"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830B87">
            <w:pPr>
              <w:jc w:val="right"/>
              <w:rPr>
                <w:ins w:id="391" w:author="Parks, Robbie M" w:date="2018-06-24T22:40:00Z"/>
                <w:rFonts w:eastAsia="Times New Roman"/>
                <w:color w:val="000000"/>
              </w:rPr>
            </w:pPr>
            <w:ins w:id="392" w:author="Parks, Robbie M" w:date="2018-06-24T22:40:00Z">
              <w:r w:rsidRPr="00CE3BE6">
                <w:rPr>
                  <w:rFonts w:eastAsia="Times New Roman"/>
                  <w:color w:val="000000"/>
                </w:rPr>
                <w:t>2,441,072</w:t>
              </w:r>
            </w:ins>
          </w:p>
        </w:tc>
      </w:tr>
      <w:tr w:rsidR="003C1EB9" w:rsidRPr="00CE3BE6" w14:paraId="19AAA041" w14:textId="77777777" w:rsidTr="00830B87">
        <w:trPr>
          <w:trHeight w:val="320"/>
          <w:ins w:id="39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830B87">
            <w:pPr>
              <w:rPr>
                <w:ins w:id="394" w:author="Parks, Robbie M" w:date="2018-06-24T22:40:00Z"/>
                <w:rFonts w:ascii="Helvetica" w:eastAsia="Times New Roman" w:hAnsi="Helvetica"/>
                <w:color w:val="000000"/>
              </w:rPr>
            </w:pPr>
            <w:ins w:id="395"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830B87">
            <w:pPr>
              <w:rPr>
                <w:ins w:id="396" w:author="Parks, Robbie M" w:date="2018-06-24T22:40:00Z"/>
                <w:rFonts w:eastAsia="Times New Roman"/>
                <w:bCs/>
                <w:color w:val="000000"/>
              </w:rPr>
            </w:pPr>
            <w:ins w:id="397" w:author="Parks, Robbie M" w:date="2018-06-24T22:40: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830B87">
            <w:pPr>
              <w:jc w:val="right"/>
              <w:rPr>
                <w:ins w:id="398" w:author="Parks, Robbie M" w:date="2018-06-24T22:40:00Z"/>
                <w:rFonts w:eastAsia="Times New Roman"/>
                <w:color w:val="000000"/>
              </w:rPr>
            </w:pPr>
            <w:ins w:id="399" w:author="Parks, Robbie M" w:date="2018-06-24T22:40: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830B87">
            <w:pPr>
              <w:jc w:val="right"/>
              <w:rPr>
                <w:ins w:id="400" w:author="Parks, Robbie M" w:date="2018-06-24T22:40:00Z"/>
                <w:rFonts w:eastAsia="Times New Roman"/>
                <w:color w:val="000000"/>
              </w:rPr>
            </w:pPr>
            <w:ins w:id="401" w:author="Parks, Robbie M" w:date="2018-06-24T22:40:00Z">
              <w:r w:rsidRPr="00CE3BE6">
                <w:rPr>
                  <w:rFonts w:eastAsia="Times New Roman"/>
                  <w:color w:val="000000"/>
                </w:rPr>
                <w:t>1,768,170</w:t>
              </w:r>
            </w:ins>
          </w:p>
        </w:tc>
        <w:tc>
          <w:tcPr>
            <w:tcW w:w="1418"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830B87">
            <w:pPr>
              <w:jc w:val="right"/>
              <w:rPr>
                <w:ins w:id="402" w:author="Parks, Robbie M" w:date="2018-06-24T22:40:00Z"/>
                <w:rFonts w:eastAsia="Times New Roman"/>
                <w:color w:val="000000"/>
              </w:rPr>
            </w:pPr>
            <w:ins w:id="403" w:author="Parks, Robbie M" w:date="2018-06-24T22:40:00Z">
              <w:r w:rsidRPr="00CE3BE6">
                <w:rPr>
                  <w:rFonts w:eastAsia="Times New Roman"/>
                  <w:color w:val="000000"/>
                </w:rPr>
                <w:t>5,803,046</w:t>
              </w:r>
            </w:ins>
          </w:p>
        </w:tc>
      </w:tr>
      <w:tr w:rsidR="003C1EB9" w:rsidRPr="00CE3BE6" w14:paraId="3191C6B0" w14:textId="77777777" w:rsidTr="00830B87">
        <w:trPr>
          <w:trHeight w:val="320"/>
          <w:ins w:id="40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830B87">
            <w:pPr>
              <w:rPr>
                <w:ins w:id="405" w:author="Parks, Robbie M" w:date="2018-06-24T22:40:00Z"/>
                <w:rFonts w:ascii="Helvetica" w:eastAsia="Times New Roman" w:hAnsi="Helvetica"/>
                <w:color w:val="000000"/>
              </w:rPr>
            </w:pPr>
            <w:ins w:id="40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830B87">
            <w:pPr>
              <w:rPr>
                <w:ins w:id="407" w:author="Parks, Robbie M" w:date="2018-06-24T22:40:00Z"/>
                <w:rFonts w:ascii="Helvetica" w:eastAsia="Times New Roman" w:hAnsi="Helvetica"/>
                <w:color w:val="000000"/>
              </w:rPr>
            </w:pPr>
            <w:ins w:id="40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830B87">
            <w:pPr>
              <w:rPr>
                <w:ins w:id="409" w:author="Parks, Robbie M" w:date="2018-06-24T22:40:00Z"/>
                <w:rFonts w:eastAsia="Times New Roman"/>
                <w:bCs/>
                <w:color w:val="000000"/>
              </w:rPr>
            </w:pPr>
            <w:ins w:id="410" w:author="Parks, Robbie M" w:date="2018-06-24T22:40: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830B87">
            <w:pPr>
              <w:jc w:val="right"/>
              <w:rPr>
                <w:ins w:id="411" w:author="Parks, Robbie M" w:date="2018-06-24T22:40:00Z"/>
                <w:rFonts w:eastAsia="Times New Roman"/>
                <w:color w:val="000000"/>
              </w:rPr>
            </w:pPr>
            <w:ins w:id="412" w:author="Parks, Robbie M" w:date="2018-06-24T22:40: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830B87">
            <w:pPr>
              <w:jc w:val="right"/>
              <w:rPr>
                <w:ins w:id="413" w:author="Parks, Robbie M" w:date="2018-06-24T22:40:00Z"/>
                <w:rFonts w:eastAsia="Times New Roman"/>
                <w:color w:val="000000"/>
              </w:rPr>
            </w:pPr>
            <w:ins w:id="414" w:author="Parks, Robbie M" w:date="2018-06-24T22:40:00Z">
              <w:r w:rsidRPr="00CE3BE6">
                <w:rPr>
                  <w:rFonts w:eastAsia="Times New Roman"/>
                  <w:color w:val="000000"/>
                </w:rPr>
                <w:t>1,348,187</w:t>
              </w:r>
            </w:ins>
          </w:p>
        </w:tc>
        <w:tc>
          <w:tcPr>
            <w:tcW w:w="1418"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830B87">
            <w:pPr>
              <w:jc w:val="right"/>
              <w:rPr>
                <w:ins w:id="415" w:author="Parks, Robbie M" w:date="2018-06-24T22:40:00Z"/>
                <w:rFonts w:eastAsia="Times New Roman"/>
                <w:color w:val="000000"/>
              </w:rPr>
            </w:pPr>
            <w:ins w:id="416" w:author="Parks, Robbie M" w:date="2018-06-24T22:40:00Z">
              <w:r w:rsidRPr="00CE3BE6">
                <w:rPr>
                  <w:rFonts w:eastAsia="Times New Roman"/>
                  <w:color w:val="000000"/>
                </w:rPr>
                <w:t>3,837,329</w:t>
              </w:r>
            </w:ins>
          </w:p>
        </w:tc>
      </w:tr>
      <w:tr w:rsidR="003C1EB9" w:rsidRPr="00CE3BE6" w14:paraId="64F13A16" w14:textId="77777777" w:rsidTr="00830B87">
        <w:trPr>
          <w:trHeight w:val="320"/>
          <w:ins w:id="41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830B87">
            <w:pPr>
              <w:rPr>
                <w:ins w:id="418" w:author="Parks, Robbie M" w:date="2018-06-24T22:40:00Z"/>
                <w:rFonts w:ascii="Helvetica" w:eastAsia="Times New Roman" w:hAnsi="Helvetica"/>
                <w:color w:val="000000"/>
              </w:rPr>
            </w:pPr>
            <w:ins w:id="419"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830B87">
            <w:pPr>
              <w:rPr>
                <w:ins w:id="420" w:author="Parks, Robbie M" w:date="2018-06-24T22:40:00Z"/>
                <w:rFonts w:ascii="Helvetica" w:eastAsia="Times New Roman" w:hAnsi="Helvetica"/>
                <w:color w:val="000000"/>
              </w:rPr>
            </w:pPr>
            <w:ins w:id="421"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830B87">
            <w:pPr>
              <w:rPr>
                <w:ins w:id="422" w:author="Parks, Robbie M" w:date="2018-06-24T22:40:00Z"/>
                <w:rFonts w:eastAsia="Times New Roman"/>
                <w:bCs/>
                <w:color w:val="000000"/>
              </w:rPr>
            </w:pPr>
            <w:ins w:id="423" w:author="Parks, Robbie M" w:date="2018-06-24T22:40: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830B87">
            <w:pPr>
              <w:jc w:val="right"/>
              <w:rPr>
                <w:ins w:id="424" w:author="Parks, Robbie M" w:date="2018-06-24T22:40:00Z"/>
                <w:rFonts w:eastAsia="Times New Roman"/>
                <w:color w:val="000000"/>
              </w:rPr>
            </w:pPr>
            <w:ins w:id="425" w:author="Parks, Robbie M" w:date="2018-06-24T22:40: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830B87">
            <w:pPr>
              <w:jc w:val="right"/>
              <w:rPr>
                <w:ins w:id="426" w:author="Parks, Robbie M" w:date="2018-06-24T22:40:00Z"/>
                <w:rFonts w:eastAsia="Times New Roman"/>
                <w:color w:val="000000"/>
              </w:rPr>
            </w:pPr>
            <w:ins w:id="427" w:author="Parks, Robbie M" w:date="2018-06-24T22:40:00Z">
              <w:r w:rsidRPr="00CE3BE6">
                <w:rPr>
                  <w:rFonts w:eastAsia="Times New Roman"/>
                  <w:color w:val="000000"/>
                </w:rPr>
                <w:t>419,983</w:t>
              </w:r>
            </w:ins>
          </w:p>
        </w:tc>
        <w:tc>
          <w:tcPr>
            <w:tcW w:w="1418"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830B87">
            <w:pPr>
              <w:jc w:val="right"/>
              <w:rPr>
                <w:ins w:id="428" w:author="Parks, Robbie M" w:date="2018-06-24T22:40:00Z"/>
                <w:rFonts w:eastAsia="Times New Roman"/>
                <w:color w:val="000000"/>
              </w:rPr>
            </w:pPr>
            <w:ins w:id="429" w:author="Parks, Robbie M" w:date="2018-06-24T22:40:00Z">
              <w:r w:rsidRPr="00CE3BE6">
                <w:rPr>
                  <w:rFonts w:eastAsia="Times New Roman"/>
                  <w:color w:val="000000"/>
                </w:rPr>
                <w:t>1,965,717</w:t>
              </w:r>
            </w:ins>
          </w:p>
        </w:tc>
      </w:tr>
      <w:tr w:rsidR="003C1EB9" w:rsidRPr="00CE3BE6" w14:paraId="5E6D1737" w14:textId="77777777" w:rsidTr="00830B87">
        <w:trPr>
          <w:trHeight w:val="320"/>
          <w:ins w:id="43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830B87">
            <w:pPr>
              <w:rPr>
                <w:ins w:id="431" w:author="Parks, Robbie M" w:date="2018-06-24T22:40:00Z"/>
                <w:rFonts w:ascii="Helvetica" w:eastAsia="Times New Roman" w:hAnsi="Helvetica"/>
                <w:color w:val="000000"/>
              </w:rPr>
            </w:pPr>
            <w:ins w:id="432" w:author="Parks, Robbie M" w:date="2018-06-24T22:40: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830B87">
            <w:pPr>
              <w:rPr>
                <w:ins w:id="433" w:author="Parks, Robbie M" w:date="2018-06-24T22:40:00Z"/>
                <w:rFonts w:eastAsia="Times New Roman"/>
                <w:bCs/>
                <w:color w:val="000000"/>
              </w:rPr>
            </w:pPr>
            <w:ins w:id="434"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830B87">
            <w:pPr>
              <w:jc w:val="right"/>
              <w:rPr>
                <w:ins w:id="435" w:author="Parks, Robbie M" w:date="2018-06-24T22:40:00Z"/>
                <w:rFonts w:eastAsia="Times New Roman"/>
                <w:color w:val="000000"/>
              </w:rPr>
            </w:pPr>
            <w:ins w:id="436" w:author="Parks, Robbie M" w:date="2018-06-24T22:40: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830B87">
            <w:pPr>
              <w:jc w:val="right"/>
              <w:rPr>
                <w:ins w:id="437" w:author="Parks, Robbie M" w:date="2018-06-24T22:40:00Z"/>
                <w:rFonts w:eastAsia="Times New Roman"/>
                <w:color w:val="000000"/>
              </w:rPr>
            </w:pPr>
            <w:ins w:id="438" w:author="Parks, Robbie M" w:date="2018-06-24T22:40:00Z">
              <w:r w:rsidRPr="00CE3BE6">
                <w:rPr>
                  <w:rFonts w:eastAsia="Times New Roman"/>
                  <w:color w:val="000000"/>
                </w:rPr>
                <w:t>9,941,748</w:t>
              </w:r>
            </w:ins>
          </w:p>
        </w:tc>
        <w:tc>
          <w:tcPr>
            <w:tcW w:w="1418"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830B87">
            <w:pPr>
              <w:jc w:val="right"/>
              <w:rPr>
                <w:ins w:id="439" w:author="Parks, Robbie M" w:date="2018-06-24T22:40:00Z"/>
                <w:rFonts w:eastAsia="Times New Roman"/>
                <w:color w:val="000000"/>
              </w:rPr>
            </w:pPr>
            <w:ins w:id="440" w:author="Parks, Robbie M" w:date="2018-06-24T22:40:00Z">
              <w:r w:rsidRPr="00CE3BE6">
                <w:rPr>
                  <w:rFonts w:eastAsia="Times New Roman"/>
                  <w:color w:val="000000"/>
                </w:rPr>
                <w:t>18,815,444</w:t>
              </w:r>
            </w:ins>
          </w:p>
        </w:tc>
      </w:tr>
      <w:tr w:rsidR="003C1EB9" w:rsidRPr="00CE3BE6" w14:paraId="0F0D83F8" w14:textId="77777777" w:rsidTr="00830B87">
        <w:trPr>
          <w:trHeight w:val="320"/>
          <w:ins w:id="441"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A20942A" w14:textId="77777777" w:rsidR="003C1EB9" w:rsidRPr="00CE3BE6" w:rsidRDefault="003C1EB9" w:rsidP="00830B87">
            <w:pPr>
              <w:rPr>
                <w:ins w:id="442" w:author="Parks, Robbie M" w:date="2018-06-24T22:40:00Z"/>
                <w:rFonts w:ascii="Helvetica" w:eastAsia="Times New Roman" w:hAnsi="Helvetica"/>
                <w:color w:val="000000"/>
              </w:rPr>
            </w:pPr>
            <w:ins w:id="443"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0DA69" w14:textId="77777777" w:rsidR="003C1EB9" w:rsidRPr="00CE3BE6" w:rsidRDefault="003C1EB9" w:rsidP="00830B87">
            <w:pPr>
              <w:rPr>
                <w:ins w:id="444" w:author="Parks, Robbie M" w:date="2018-06-24T22:40:00Z"/>
                <w:rFonts w:ascii="Helvetica" w:eastAsia="Times New Roman" w:hAnsi="Helvetica"/>
                <w:color w:val="000000"/>
              </w:rPr>
            </w:pPr>
            <w:ins w:id="445"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327CF1A" w14:textId="77777777" w:rsidR="003C1EB9" w:rsidRPr="00AC73A1" w:rsidRDefault="003C1EB9" w:rsidP="00830B87">
            <w:pPr>
              <w:rPr>
                <w:ins w:id="446" w:author="Parks, Robbie M" w:date="2018-06-24T22:40:00Z"/>
                <w:rFonts w:eastAsia="Times New Roman"/>
                <w:bCs/>
                <w:color w:val="000000"/>
              </w:rPr>
            </w:pPr>
            <w:ins w:id="447" w:author="Parks, Robbie M" w:date="2018-06-24T22:40:00Z">
              <w:r w:rsidRPr="00AC73A1">
                <w:rPr>
                  <w:rFonts w:eastAsia="Times New Roman"/>
                  <w:bCs/>
                  <w:color w:val="000000"/>
                </w:rPr>
                <w:t>Endocrine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6940F415" w14:textId="77777777" w:rsidR="003C1EB9" w:rsidRPr="00CE3BE6" w:rsidRDefault="003C1EB9" w:rsidP="00830B87">
            <w:pPr>
              <w:jc w:val="right"/>
              <w:rPr>
                <w:ins w:id="448" w:author="Parks, Robbie M" w:date="2018-06-24T22:40:00Z"/>
                <w:rFonts w:eastAsia="Times New Roman"/>
                <w:color w:val="000000"/>
              </w:rPr>
            </w:pPr>
            <w:ins w:id="449" w:author="Parks, Robbie M" w:date="2018-06-24T22:40:00Z">
              <w:r w:rsidRPr="00CE3BE6">
                <w:rPr>
                  <w:rFonts w:eastAsia="Times New Roman"/>
                  <w:color w:val="000000"/>
                </w:rPr>
                <w:t>459,606</w:t>
              </w:r>
            </w:ins>
          </w:p>
        </w:tc>
        <w:tc>
          <w:tcPr>
            <w:tcW w:w="1417" w:type="dxa"/>
            <w:tcBorders>
              <w:top w:val="nil"/>
              <w:left w:val="nil"/>
              <w:bottom w:val="single" w:sz="4" w:space="0" w:color="auto"/>
              <w:right w:val="single" w:sz="4" w:space="0" w:color="auto"/>
            </w:tcBorders>
            <w:shd w:val="clear" w:color="auto" w:fill="auto"/>
            <w:noWrap/>
            <w:vAlign w:val="bottom"/>
            <w:hideMark/>
          </w:tcPr>
          <w:p w14:paraId="7BE0A916" w14:textId="77777777" w:rsidR="003C1EB9" w:rsidRPr="00CE3BE6" w:rsidRDefault="003C1EB9" w:rsidP="00830B87">
            <w:pPr>
              <w:jc w:val="right"/>
              <w:rPr>
                <w:ins w:id="450" w:author="Parks, Robbie M" w:date="2018-06-24T22:40:00Z"/>
                <w:rFonts w:eastAsia="Times New Roman"/>
                <w:color w:val="000000"/>
              </w:rPr>
            </w:pPr>
            <w:ins w:id="451" w:author="Parks, Robbie M" w:date="2018-06-24T22:40:00Z">
              <w:r w:rsidRPr="00CE3BE6">
                <w:rPr>
                  <w:rFonts w:eastAsia="Times New Roman"/>
                  <w:color w:val="000000"/>
                </w:rPr>
                <w:t>526,685</w:t>
              </w:r>
            </w:ins>
          </w:p>
        </w:tc>
        <w:tc>
          <w:tcPr>
            <w:tcW w:w="1418" w:type="dxa"/>
            <w:tcBorders>
              <w:top w:val="nil"/>
              <w:left w:val="nil"/>
              <w:bottom w:val="single" w:sz="4" w:space="0" w:color="auto"/>
              <w:right w:val="single" w:sz="4" w:space="0" w:color="auto"/>
            </w:tcBorders>
            <w:shd w:val="clear" w:color="auto" w:fill="auto"/>
            <w:noWrap/>
            <w:vAlign w:val="bottom"/>
            <w:hideMark/>
          </w:tcPr>
          <w:p w14:paraId="74C39A90" w14:textId="77777777" w:rsidR="003C1EB9" w:rsidRPr="00CE3BE6" w:rsidRDefault="003C1EB9" w:rsidP="00830B87">
            <w:pPr>
              <w:jc w:val="right"/>
              <w:rPr>
                <w:ins w:id="452" w:author="Parks, Robbie M" w:date="2018-06-24T22:40:00Z"/>
                <w:rFonts w:eastAsia="Times New Roman"/>
                <w:color w:val="000000"/>
              </w:rPr>
            </w:pPr>
            <w:ins w:id="453" w:author="Parks, Robbie M" w:date="2018-06-24T22:40:00Z">
              <w:r w:rsidRPr="00CE3BE6">
                <w:rPr>
                  <w:rFonts w:eastAsia="Times New Roman"/>
                  <w:color w:val="000000"/>
                </w:rPr>
                <w:t>986,291</w:t>
              </w:r>
            </w:ins>
          </w:p>
        </w:tc>
      </w:tr>
      <w:tr w:rsidR="003C1EB9" w:rsidRPr="00CE3BE6" w14:paraId="2EE0CAF3" w14:textId="77777777" w:rsidTr="00830B87">
        <w:trPr>
          <w:trHeight w:val="320"/>
          <w:ins w:id="454"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48C8C1A" w14:textId="77777777" w:rsidR="003C1EB9" w:rsidRPr="00CE3BE6" w:rsidRDefault="003C1EB9" w:rsidP="00830B87">
            <w:pPr>
              <w:rPr>
                <w:ins w:id="455" w:author="Parks, Robbie M" w:date="2018-06-24T22:40:00Z"/>
                <w:rFonts w:ascii="Helvetica" w:eastAsia="Times New Roman" w:hAnsi="Helvetica"/>
                <w:color w:val="000000"/>
              </w:rPr>
            </w:pPr>
            <w:ins w:id="456"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6EE76E1A" w14:textId="77777777" w:rsidR="003C1EB9" w:rsidRPr="00CE3BE6" w:rsidRDefault="003C1EB9" w:rsidP="00830B87">
            <w:pPr>
              <w:rPr>
                <w:ins w:id="457" w:author="Parks, Robbie M" w:date="2018-06-24T22:40:00Z"/>
                <w:rFonts w:ascii="Helvetica" w:eastAsia="Times New Roman" w:hAnsi="Helvetica"/>
                <w:color w:val="000000"/>
              </w:rPr>
            </w:pPr>
            <w:ins w:id="458"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3F77BF2D" w14:textId="77777777" w:rsidR="003C1EB9" w:rsidRPr="00AC73A1" w:rsidRDefault="003C1EB9" w:rsidP="00830B87">
            <w:pPr>
              <w:rPr>
                <w:ins w:id="459" w:author="Parks, Robbie M" w:date="2018-06-24T22:40:00Z"/>
                <w:rFonts w:eastAsia="Times New Roman"/>
                <w:bCs/>
                <w:color w:val="000000"/>
              </w:rPr>
            </w:pPr>
            <w:ins w:id="460" w:author="Parks, Robbie M" w:date="2018-06-24T22:40:00Z">
              <w:r w:rsidRPr="00AC73A1">
                <w:rPr>
                  <w:rFonts w:eastAsia="Times New Roman"/>
                  <w:bCs/>
                  <w:color w:val="000000"/>
                </w:rPr>
                <w:t>Genitourinary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6FEDF231" w14:textId="77777777" w:rsidR="003C1EB9" w:rsidRPr="00CE3BE6" w:rsidRDefault="003C1EB9" w:rsidP="00830B87">
            <w:pPr>
              <w:jc w:val="right"/>
              <w:rPr>
                <w:ins w:id="461" w:author="Parks, Robbie M" w:date="2018-06-24T22:40:00Z"/>
                <w:rFonts w:eastAsia="Times New Roman"/>
                <w:color w:val="000000"/>
              </w:rPr>
            </w:pPr>
            <w:ins w:id="462" w:author="Parks, Robbie M" w:date="2018-06-24T22:40:00Z">
              <w:r w:rsidRPr="00CE3BE6">
                <w:rPr>
                  <w:rFonts w:eastAsia="Times New Roman"/>
                  <w:color w:val="000000"/>
                </w:rPr>
                <w:t>847,053</w:t>
              </w:r>
            </w:ins>
          </w:p>
        </w:tc>
        <w:tc>
          <w:tcPr>
            <w:tcW w:w="1417" w:type="dxa"/>
            <w:tcBorders>
              <w:top w:val="nil"/>
              <w:left w:val="nil"/>
              <w:bottom w:val="single" w:sz="4" w:space="0" w:color="auto"/>
              <w:right w:val="single" w:sz="4" w:space="0" w:color="auto"/>
            </w:tcBorders>
            <w:shd w:val="clear" w:color="auto" w:fill="auto"/>
            <w:noWrap/>
            <w:vAlign w:val="bottom"/>
            <w:hideMark/>
          </w:tcPr>
          <w:p w14:paraId="167141A2" w14:textId="77777777" w:rsidR="003C1EB9" w:rsidRPr="00CE3BE6" w:rsidRDefault="003C1EB9" w:rsidP="00830B87">
            <w:pPr>
              <w:jc w:val="right"/>
              <w:rPr>
                <w:ins w:id="463" w:author="Parks, Robbie M" w:date="2018-06-24T22:40:00Z"/>
                <w:rFonts w:eastAsia="Times New Roman"/>
                <w:color w:val="000000"/>
              </w:rPr>
            </w:pPr>
            <w:ins w:id="464" w:author="Parks, Robbie M" w:date="2018-06-24T22:40:00Z">
              <w:r w:rsidRPr="00CE3BE6">
                <w:rPr>
                  <w:rFonts w:eastAsia="Times New Roman"/>
                  <w:color w:val="000000"/>
                </w:rPr>
                <w:t>1,007,297</w:t>
              </w:r>
            </w:ins>
          </w:p>
        </w:tc>
        <w:tc>
          <w:tcPr>
            <w:tcW w:w="1418" w:type="dxa"/>
            <w:tcBorders>
              <w:top w:val="nil"/>
              <w:left w:val="nil"/>
              <w:bottom w:val="single" w:sz="4" w:space="0" w:color="auto"/>
              <w:right w:val="single" w:sz="4" w:space="0" w:color="auto"/>
            </w:tcBorders>
            <w:shd w:val="clear" w:color="auto" w:fill="auto"/>
            <w:noWrap/>
            <w:vAlign w:val="bottom"/>
            <w:hideMark/>
          </w:tcPr>
          <w:p w14:paraId="11EF92D6" w14:textId="77777777" w:rsidR="003C1EB9" w:rsidRPr="00CE3BE6" w:rsidRDefault="003C1EB9" w:rsidP="00830B87">
            <w:pPr>
              <w:jc w:val="right"/>
              <w:rPr>
                <w:ins w:id="465" w:author="Parks, Robbie M" w:date="2018-06-24T22:40:00Z"/>
                <w:rFonts w:eastAsia="Times New Roman"/>
                <w:color w:val="000000"/>
              </w:rPr>
            </w:pPr>
            <w:ins w:id="466" w:author="Parks, Robbie M" w:date="2018-06-24T22:40:00Z">
              <w:r w:rsidRPr="00CE3BE6">
                <w:rPr>
                  <w:rFonts w:eastAsia="Times New Roman"/>
                  <w:color w:val="000000"/>
                </w:rPr>
                <w:t>1,854,350</w:t>
              </w:r>
            </w:ins>
          </w:p>
        </w:tc>
      </w:tr>
      <w:tr w:rsidR="003C1EB9" w:rsidRPr="00CE3BE6" w14:paraId="6871E367" w14:textId="77777777" w:rsidTr="00830B87">
        <w:trPr>
          <w:trHeight w:val="320"/>
          <w:ins w:id="467"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0D69064" w14:textId="77777777" w:rsidR="003C1EB9" w:rsidRPr="00CE3BE6" w:rsidRDefault="003C1EB9" w:rsidP="00830B87">
            <w:pPr>
              <w:rPr>
                <w:ins w:id="468" w:author="Parks, Robbie M" w:date="2018-06-24T22:40:00Z"/>
                <w:rFonts w:ascii="Helvetica" w:eastAsia="Times New Roman" w:hAnsi="Helvetica"/>
                <w:color w:val="000000"/>
              </w:rPr>
            </w:pPr>
            <w:ins w:id="469"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26E0413" w14:textId="77777777" w:rsidR="003C1EB9" w:rsidRPr="00CE3BE6" w:rsidRDefault="003C1EB9" w:rsidP="00830B87">
            <w:pPr>
              <w:rPr>
                <w:ins w:id="470" w:author="Parks, Robbie M" w:date="2018-06-24T22:40:00Z"/>
                <w:rFonts w:ascii="Helvetica" w:eastAsia="Times New Roman" w:hAnsi="Helvetica"/>
                <w:color w:val="000000"/>
              </w:rPr>
            </w:pPr>
            <w:ins w:id="471"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19F2C24" w14:textId="77777777" w:rsidR="003C1EB9" w:rsidRPr="00AC73A1" w:rsidRDefault="003C1EB9" w:rsidP="00830B87">
            <w:pPr>
              <w:rPr>
                <w:ins w:id="472" w:author="Parks, Robbie M" w:date="2018-06-24T22:40:00Z"/>
                <w:rFonts w:eastAsia="Times New Roman"/>
                <w:bCs/>
                <w:color w:val="000000"/>
              </w:rPr>
            </w:pPr>
            <w:ins w:id="473" w:author="Parks, Robbie M" w:date="2018-06-24T22:40:00Z">
              <w:r w:rsidRPr="00AC73A1">
                <w:rPr>
                  <w:rFonts w:eastAsia="Times New Roman"/>
                  <w:bCs/>
                  <w:color w:val="000000"/>
                </w:rPr>
                <w:t>Maternal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226D1ADA" w14:textId="77777777" w:rsidR="003C1EB9" w:rsidRPr="00CE3BE6" w:rsidRDefault="003C1EB9" w:rsidP="00830B87">
            <w:pPr>
              <w:jc w:val="right"/>
              <w:rPr>
                <w:ins w:id="474" w:author="Parks, Robbie M" w:date="2018-06-24T22:40:00Z"/>
                <w:rFonts w:eastAsia="Times New Roman"/>
                <w:color w:val="000000"/>
              </w:rPr>
            </w:pPr>
            <w:ins w:id="475" w:author="Parks, Robbie M" w:date="2018-06-24T22:40:00Z">
              <w:r w:rsidRPr="00CE3BE6">
                <w:rPr>
                  <w:rFonts w:eastAsia="Times New Roman"/>
                  <w:color w:val="000000"/>
                </w:rPr>
                <w:t>0</w:t>
              </w:r>
            </w:ins>
          </w:p>
        </w:tc>
        <w:tc>
          <w:tcPr>
            <w:tcW w:w="1417" w:type="dxa"/>
            <w:tcBorders>
              <w:top w:val="nil"/>
              <w:left w:val="nil"/>
              <w:bottom w:val="single" w:sz="4" w:space="0" w:color="auto"/>
              <w:right w:val="single" w:sz="4" w:space="0" w:color="auto"/>
            </w:tcBorders>
            <w:shd w:val="clear" w:color="auto" w:fill="auto"/>
            <w:noWrap/>
            <w:vAlign w:val="bottom"/>
            <w:hideMark/>
          </w:tcPr>
          <w:p w14:paraId="4EABD265" w14:textId="77777777" w:rsidR="003C1EB9" w:rsidRPr="00CE3BE6" w:rsidRDefault="003C1EB9" w:rsidP="00830B87">
            <w:pPr>
              <w:jc w:val="right"/>
              <w:rPr>
                <w:ins w:id="476" w:author="Parks, Robbie M" w:date="2018-06-24T22:40:00Z"/>
                <w:rFonts w:eastAsia="Times New Roman"/>
                <w:color w:val="000000"/>
              </w:rPr>
            </w:pPr>
            <w:ins w:id="477" w:author="Parks, Robbie M" w:date="2018-06-24T22:40:00Z">
              <w:r w:rsidRPr="00CE3BE6">
                <w:rPr>
                  <w:rFonts w:eastAsia="Times New Roman"/>
                  <w:color w:val="000000"/>
                </w:rPr>
                <w:t>19,991</w:t>
              </w:r>
            </w:ins>
          </w:p>
        </w:tc>
        <w:tc>
          <w:tcPr>
            <w:tcW w:w="1418" w:type="dxa"/>
            <w:tcBorders>
              <w:top w:val="nil"/>
              <w:left w:val="nil"/>
              <w:bottom w:val="single" w:sz="4" w:space="0" w:color="auto"/>
              <w:right w:val="single" w:sz="4" w:space="0" w:color="auto"/>
            </w:tcBorders>
            <w:shd w:val="clear" w:color="auto" w:fill="auto"/>
            <w:noWrap/>
            <w:vAlign w:val="bottom"/>
            <w:hideMark/>
          </w:tcPr>
          <w:p w14:paraId="30B3452F" w14:textId="77777777" w:rsidR="003C1EB9" w:rsidRPr="00CE3BE6" w:rsidRDefault="003C1EB9" w:rsidP="00830B87">
            <w:pPr>
              <w:jc w:val="right"/>
              <w:rPr>
                <w:ins w:id="478" w:author="Parks, Robbie M" w:date="2018-06-24T22:40:00Z"/>
                <w:rFonts w:eastAsia="Times New Roman"/>
                <w:color w:val="000000"/>
              </w:rPr>
            </w:pPr>
            <w:ins w:id="479" w:author="Parks, Robbie M" w:date="2018-06-24T22:40:00Z">
              <w:r w:rsidRPr="00CE3BE6">
                <w:rPr>
                  <w:rFonts w:eastAsia="Times New Roman"/>
                  <w:color w:val="000000"/>
                </w:rPr>
                <w:t>19,991</w:t>
              </w:r>
            </w:ins>
          </w:p>
        </w:tc>
      </w:tr>
      <w:tr w:rsidR="003C1EB9" w:rsidRPr="00CE3BE6" w14:paraId="26514635" w14:textId="77777777" w:rsidTr="00830B87">
        <w:trPr>
          <w:trHeight w:val="320"/>
          <w:ins w:id="480"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742DE39F" w14:textId="77777777" w:rsidR="003C1EB9" w:rsidRPr="00CE3BE6" w:rsidRDefault="003C1EB9" w:rsidP="00830B87">
            <w:pPr>
              <w:rPr>
                <w:ins w:id="481" w:author="Parks, Robbie M" w:date="2018-06-24T22:40:00Z"/>
                <w:rFonts w:ascii="Helvetica" w:eastAsia="Times New Roman" w:hAnsi="Helvetica"/>
                <w:color w:val="000000"/>
              </w:rPr>
            </w:pPr>
            <w:ins w:id="482"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F82389C" w14:textId="77777777" w:rsidR="003C1EB9" w:rsidRPr="00CE3BE6" w:rsidRDefault="003C1EB9" w:rsidP="00830B87">
            <w:pPr>
              <w:rPr>
                <w:ins w:id="483" w:author="Parks, Robbie M" w:date="2018-06-24T22:40:00Z"/>
                <w:rFonts w:ascii="Helvetica" w:eastAsia="Times New Roman" w:hAnsi="Helvetica"/>
                <w:color w:val="000000"/>
              </w:rPr>
            </w:pPr>
            <w:ins w:id="484"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61C2773C" w14:textId="77777777" w:rsidR="003C1EB9" w:rsidRPr="00AC73A1" w:rsidRDefault="003C1EB9" w:rsidP="00830B87">
            <w:pPr>
              <w:rPr>
                <w:ins w:id="485" w:author="Parks, Robbie M" w:date="2018-06-24T22:40:00Z"/>
                <w:rFonts w:eastAsia="Times New Roman"/>
                <w:bCs/>
                <w:color w:val="000000"/>
              </w:rPr>
            </w:pPr>
            <w:ins w:id="486" w:author="Parks, Robbie M" w:date="2018-06-24T22:40:00Z">
              <w:r w:rsidRPr="00AC73A1">
                <w:rPr>
                  <w:rFonts w:eastAsia="Times New Roman"/>
                  <w:bCs/>
                  <w:color w:val="000000"/>
                </w:rPr>
                <w:t>Neuropsychiatric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7C652C55" w14:textId="77777777" w:rsidR="003C1EB9" w:rsidRPr="00CE3BE6" w:rsidRDefault="003C1EB9" w:rsidP="00830B87">
            <w:pPr>
              <w:jc w:val="right"/>
              <w:rPr>
                <w:ins w:id="487" w:author="Parks, Robbie M" w:date="2018-06-24T22:40:00Z"/>
                <w:rFonts w:eastAsia="Times New Roman"/>
                <w:color w:val="000000"/>
              </w:rPr>
            </w:pPr>
            <w:ins w:id="488" w:author="Parks, Robbie M" w:date="2018-06-24T22:40:00Z">
              <w:r w:rsidRPr="00CE3BE6">
                <w:rPr>
                  <w:rFonts w:eastAsia="Times New Roman"/>
                  <w:color w:val="000000"/>
                </w:rPr>
                <w:t>1,911,244</w:t>
              </w:r>
            </w:ins>
          </w:p>
        </w:tc>
        <w:tc>
          <w:tcPr>
            <w:tcW w:w="1417" w:type="dxa"/>
            <w:tcBorders>
              <w:top w:val="nil"/>
              <w:left w:val="nil"/>
              <w:bottom w:val="single" w:sz="4" w:space="0" w:color="auto"/>
              <w:right w:val="single" w:sz="4" w:space="0" w:color="auto"/>
            </w:tcBorders>
            <w:shd w:val="clear" w:color="auto" w:fill="auto"/>
            <w:noWrap/>
            <w:vAlign w:val="bottom"/>
            <w:hideMark/>
          </w:tcPr>
          <w:p w14:paraId="5062BC87" w14:textId="77777777" w:rsidR="003C1EB9" w:rsidRPr="00CE3BE6" w:rsidRDefault="003C1EB9" w:rsidP="00830B87">
            <w:pPr>
              <w:jc w:val="right"/>
              <w:rPr>
                <w:ins w:id="489" w:author="Parks, Robbie M" w:date="2018-06-24T22:40:00Z"/>
                <w:rFonts w:eastAsia="Times New Roman"/>
                <w:color w:val="000000"/>
              </w:rPr>
            </w:pPr>
            <w:ins w:id="490" w:author="Parks, Robbie M" w:date="2018-06-24T22:40:00Z">
              <w:r w:rsidRPr="00CE3BE6">
                <w:rPr>
                  <w:rFonts w:eastAsia="Times New Roman"/>
                  <w:color w:val="000000"/>
                </w:rPr>
                <w:t>3,132,616</w:t>
              </w:r>
            </w:ins>
          </w:p>
        </w:tc>
        <w:tc>
          <w:tcPr>
            <w:tcW w:w="1418" w:type="dxa"/>
            <w:tcBorders>
              <w:top w:val="nil"/>
              <w:left w:val="nil"/>
              <w:bottom w:val="single" w:sz="4" w:space="0" w:color="auto"/>
              <w:right w:val="single" w:sz="4" w:space="0" w:color="auto"/>
            </w:tcBorders>
            <w:shd w:val="clear" w:color="auto" w:fill="auto"/>
            <w:noWrap/>
            <w:vAlign w:val="bottom"/>
            <w:hideMark/>
          </w:tcPr>
          <w:p w14:paraId="76E7666C" w14:textId="77777777" w:rsidR="003C1EB9" w:rsidRPr="00CE3BE6" w:rsidRDefault="003C1EB9" w:rsidP="00830B87">
            <w:pPr>
              <w:jc w:val="right"/>
              <w:rPr>
                <w:ins w:id="491" w:author="Parks, Robbie M" w:date="2018-06-24T22:40:00Z"/>
                <w:rFonts w:eastAsia="Times New Roman"/>
                <w:color w:val="000000"/>
              </w:rPr>
            </w:pPr>
            <w:ins w:id="492" w:author="Parks, Robbie M" w:date="2018-06-24T22:40:00Z">
              <w:r w:rsidRPr="00CE3BE6">
                <w:rPr>
                  <w:rFonts w:eastAsia="Times New Roman"/>
                  <w:color w:val="000000"/>
                </w:rPr>
                <w:t>5,043,860</w:t>
              </w:r>
            </w:ins>
          </w:p>
        </w:tc>
      </w:tr>
      <w:tr w:rsidR="003C1EB9" w:rsidRPr="00CE3BE6" w14:paraId="06B9CF9A" w14:textId="77777777" w:rsidTr="00830B87">
        <w:trPr>
          <w:trHeight w:val="320"/>
          <w:ins w:id="493"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6FF143B" w14:textId="77777777" w:rsidR="003C1EB9" w:rsidRPr="00CE3BE6" w:rsidRDefault="003C1EB9" w:rsidP="00830B87">
            <w:pPr>
              <w:rPr>
                <w:ins w:id="494" w:author="Parks, Robbie M" w:date="2018-06-24T22:40:00Z"/>
                <w:rFonts w:ascii="Helvetica" w:eastAsia="Times New Roman" w:hAnsi="Helvetica"/>
                <w:color w:val="000000"/>
              </w:rPr>
            </w:pPr>
            <w:ins w:id="495"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2B7DF05" w14:textId="77777777" w:rsidR="003C1EB9" w:rsidRPr="00CE3BE6" w:rsidRDefault="003C1EB9" w:rsidP="00830B87">
            <w:pPr>
              <w:rPr>
                <w:ins w:id="496" w:author="Parks, Robbie M" w:date="2018-06-24T22:40:00Z"/>
                <w:rFonts w:ascii="Helvetica" w:eastAsia="Times New Roman" w:hAnsi="Helvetica"/>
                <w:color w:val="000000"/>
              </w:rPr>
            </w:pPr>
            <w:ins w:id="497"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2F39682" w14:textId="77777777" w:rsidR="003C1EB9" w:rsidRPr="00AC73A1" w:rsidRDefault="003C1EB9" w:rsidP="00830B87">
            <w:pPr>
              <w:rPr>
                <w:ins w:id="498" w:author="Parks, Robbie M" w:date="2018-06-24T22:40:00Z"/>
                <w:rFonts w:eastAsia="Times New Roman"/>
                <w:bCs/>
                <w:color w:val="000000"/>
              </w:rPr>
            </w:pPr>
            <w:ins w:id="499" w:author="Parks, Robbie M" w:date="2018-06-24T22:40:00Z">
              <w:r w:rsidRPr="00AC73A1">
                <w:rPr>
                  <w:rFonts w:eastAsia="Times New Roman"/>
                  <w:bCs/>
                  <w:color w:val="000000"/>
                </w:rPr>
                <w:t>Perinatal conditions</w:t>
              </w:r>
            </w:ins>
          </w:p>
        </w:tc>
        <w:tc>
          <w:tcPr>
            <w:tcW w:w="1559" w:type="dxa"/>
            <w:tcBorders>
              <w:top w:val="nil"/>
              <w:left w:val="nil"/>
              <w:bottom w:val="single" w:sz="4" w:space="0" w:color="auto"/>
              <w:right w:val="single" w:sz="4" w:space="0" w:color="auto"/>
            </w:tcBorders>
            <w:shd w:val="clear" w:color="auto" w:fill="auto"/>
            <w:noWrap/>
            <w:vAlign w:val="bottom"/>
            <w:hideMark/>
          </w:tcPr>
          <w:p w14:paraId="05E1F550" w14:textId="77777777" w:rsidR="003C1EB9" w:rsidRPr="00CE3BE6" w:rsidRDefault="003C1EB9" w:rsidP="00830B87">
            <w:pPr>
              <w:jc w:val="right"/>
              <w:rPr>
                <w:ins w:id="500" w:author="Parks, Robbie M" w:date="2018-06-24T22:40:00Z"/>
                <w:rFonts w:eastAsia="Times New Roman"/>
                <w:color w:val="000000"/>
              </w:rPr>
            </w:pPr>
            <w:ins w:id="501" w:author="Parks, Robbie M" w:date="2018-06-24T22:40:00Z">
              <w:r w:rsidRPr="00CE3BE6">
                <w:rPr>
                  <w:rFonts w:eastAsia="Times New Roman"/>
                  <w:color w:val="000000"/>
                </w:rPr>
                <w:t>320,057</w:t>
              </w:r>
            </w:ins>
          </w:p>
        </w:tc>
        <w:tc>
          <w:tcPr>
            <w:tcW w:w="1417" w:type="dxa"/>
            <w:tcBorders>
              <w:top w:val="nil"/>
              <w:left w:val="nil"/>
              <w:bottom w:val="single" w:sz="4" w:space="0" w:color="auto"/>
              <w:right w:val="single" w:sz="4" w:space="0" w:color="auto"/>
            </w:tcBorders>
            <w:shd w:val="clear" w:color="auto" w:fill="auto"/>
            <w:noWrap/>
            <w:vAlign w:val="bottom"/>
            <w:hideMark/>
          </w:tcPr>
          <w:p w14:paraId="488CA9BF" w14:textId="77777777" w:rsidR="003C1EB9" w:rsidRPr="00CE3BE6" w:rsidRDefault="003C1EB9" w:rsidP="00830B87">
            <w:pPr>
              <w:jc w:val="right"/>
              <w:rPr>
                <w:ins w:id="502" w:author="Parks, Robbie M" w:date="2018-06-24T22:40:00Z"/>
                <w:rFonts w:eastAsia="Times New Roman"/>
                <w:color w:val="000000"/>
              </w:rPr>
            </w:pPr>
            <w:ins w:id="503" w:author="Parks, Robbie M" w:date="2018-06-24T22:40:00Z">
              <w:r w:rsidRPr="00CE3BE6">
                <w:rPr>
                  <w:rFonts w:eastAsia="Times New Roman"/>
                  <w:color w:val="000000"/>
                </w:rPr>
                <w:t>245,939</w:t>
              </w:r>
            </w:ins>
          </w:p>
        </w:tc>
        <w:tc>
          <w:tcPr>
            <w:tcW w:w="1418" w:type="dxa"/>
            <w:tcBorders>
              <w:top w:val="nil"/>
              <w:left w:val="nil"/>
              <w:bottom w:val="single" w:sz="4" w:space="0" w:color="auto"/>
              <w:right w:val="single" w:sz="4" w:space="0" w:color="auto"/>
            </w:tcBorders>
            <w:shd w:val="clear" w:color="auto" w:fill="auto"/>
            <w:noWrap/>
            <w:vAlign w:val="bottom"/>
            <w:hideMark/>
          </w:tcPr>
          <w:p w14:paraId="5758DA41" w14:textId="77777777" w:rsidR="003C1EB9" w:rsidRPr="00CE3BE6" w:rsidRDefault="003C1EB9" w:rsidP="00830B87">
            <w:pPr>
              <w:jc w:val="right"/>
              <w:rPr>
                <w:ins w:id="504" w:author="Parks, Robbie M" w:date="2018-06-24T22:40:00Z"/>
                <w:rFonts w:eastAsia="Times New Roman"/>
                <w:color w:val="000000"/>
              </w:rPr>
            </w:pPr>
            <w:ins w:id="505" w:author="Parks, Robbie M" w:date="2018-06-24T22:40:00Z">
              <w:r w:rsidRPr="00CE3BE6">
                <w:rPr>
                  <w:rFonts w:eastAsia="Times New Roman"/>
                  <w:color w:val="000000"/>
                </w:rPr>
                <w:t>565,996</w:t>
              </w:r>
            </w:ins>
          </w:p>
        </w:tc>
      </w:tr>
      <w:tr w:rsidR="003C1EB9" w:rsidRPr="00CE3BE6" w14:paraId="155DE39E" w14:textId="77777777" w:rsidTr="00830B87">
        <w:trPr>
          <w:trHeight w:val="320"/>
          <w:ins w:id="506"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215DEE36" w14:textId="77777777" w:rsidR="003C1EB9" w:rsidRPr="00CE3BE6" w:rsidRDefault="003C1EB9" w:rsidP="00830B87">
            <w:pPr>
              <w:rPr>
                <w:ins w:id="507" w:author="Parks, Robbie M" w:date="2018-06-24T22:40:00Z"/>
                <w:rFonts w:ascii="Helvetica" w:eastAsia="Times New Roman" w:hAnsi="Helvetica"/>
                <w:color w:val="000000"/>
              </w:rPr>
            </w:pPr>
            <w:ins w:id="508"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B8847FD" w14:textId="77777777" w:rsidR="003C1EB9" w:rsidRPr="00CE3BE6" w:rsidRDefault="003C1EB9" w:rsidP="00830B87">
            <w:pPr>
              <w:rPr>
                <w:ins w:id="509" w:author="Parks, Robbie M" w:date="2018-06-24T22:40:00Z"/>
                <w:rFonts w:ascii="Helvetica" w:eastAsia="Times New Roman" w:hAnsi="Helvetica"/>
                <w:color w:val="000000"/>
              </w:rPr>
            </w:pPr>
            <w:ins w:id="510"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263E7B7F" w14:textId="77777777" w:rsidR="003C1EB9" w:rsidRPr="00AC73A1" w:rsidRDefault="003C1EB9" w:rsidP="00830B87">
            <w:pPr>
              <w:rPr>
                <w:ins w:id="511" w:author="Parks, Robbie M" w:date="2018-06-24T22:40:00Z"/>
                <w:rFonts w:eastAsia="Times New Roman"/>
                <w:bCs/>
                <w:color w:val="000000"/>
              </w:rPr>
            </w:pPr>
            <w:ins w:id="512" w:author="Parks, Robbie M" w:date="2018-06-24T22:40:00Z">
              <w:r w:rsidRPr="00AC73A1">
                <w:rPr>
                  <w:rFonts w:eastAsia="Times New Roman"/>
                  <w:bCs/>
                  <w:color w:val="000000"/>
                </w:rPr>
                <w:t>Substance use disorders</w:t>
              </w:r>
            </w:ins>
          </w:p>
        </w:tc>
        <w:tc>
          <w:tcPr>
            <w:tcW w:w="1559" w:type="dxa"/>
            <w:tcBorders>
              <w:top w:val="nil"/>
              <w:left w:val="nil"/>
              <w:bottom w:val="single" w:sz="4" w:space="0" w:color="auto"/>
              <w:right w:val="single" w:sz="4" w:space="0" w:color="auto"/>
            </w:tcBorders>
            <w:shd w:val="clear" w:color="auto" w:fill="auto"/>
            <w:noWrap/>
            <w:vAlign w:val="bottom"/>
            <w:hideMark/>
          </w:tcPr>
          <w:p w14:paraId="46146EA9" w14:textId="77777777" w:rsidR="003C1EB9" w:rsidRPr="00CE3BE6" w:rsidRDefault="003C1EB9" w:rsidP="00830B87">
            <w:pPr>
              <w:jc w:val="right"/>
              <w:rPr>
                <w:ins w:id="513" w:author="Parks, Robbie M" w:date="2018-06-24T22:40:00Z"/>
                <w:rFonts w:eastAsia="Times New Roman"/>
                <w:color w:val="000000"/>
              </w:rPr>
            </w:pPr>
            <w:ins w:id="514" w:author="Parks, Robbie M" w:date="2018-06-24T22:40:00Z">
              <w:r w:rsidRPr="00CE3BE6">
                <w:rPr>
                  <w:rFonts w:eastAsia="Times New Roman"/>
                  <w:color w:val="000000"/>
                </w:rPr>
                <w:t>437,989</w:t>
              </w:r>
            </w:ins>
          </w:p>
        </w:tc>
        <w:tc>
          <w:tcPr>
            <w:tcW w:w="1417" w:type="dxa"/>
            <w:tcBorders>
              <w:top w:val="nil"/>
              <w:left w:val="nil"/>
              <w:bottom w:val="single" w:sz="4" w:space="0" w:color="auto"/>
              <w:right w:val="single" w:sz="4" w:space="0" w:color="auto"/>
            </w:tcBorders>
            <w:shd w:val="clear" w:color="auto" w:fill="auto"/>
            <w:noWrap/>
            <w:vAlign w:val="bottom"/>
            <w:hideMark/>
          </w:tcPr>
          <w:p w14:paraId="18E613BA" w14:textId="77777777" w:rsidR="003C1EB9" w:rsidRPr="00CE3BE6" w:rsidRDefault="003C1EB9" w:rsidP="00830B87">
            <w:pPr>
              <w:jc w:val="right"/>
              <w:rPr>
                <w:ins w:id="515" w:author="Parks, Robbie M" w:date="2018-06-24T22:40:00Z"/>
                <w:rFonts w:eastAsia="Times New Roman"/>
                <w:color w:val="000000"/>
              </w:rPr>
            </w:pPr>
            <w:ins w:id="516" w:author="Parks, Robbie M" w:date="2018-06-24T22:40:00Z">
              <w:r w:rsidRPr="00CE3BE6">
                <w:rPr>
                  <w:rFonts w:eastAsia="Times New Roman"/>
                  <w:color w:val="000000"/>
                </w:rPr>
                <w:t>151,911</w:t>
              </w:r>
            </w:ins>
          </w:p>
        </w:tc>
        <w:tc>
          <w:tcPr>
            <w:tcW w:w="1418" w:type="dxa"/>
            <w:tcBorders>
              <w:top w:val="nil"/>
              <w:left w:val="nil"/>
              <w:bottom w:val="single" w:sz="4" w:space="0" w:color="auto"/>
              <w:right w:val="single" w:sz="4" w:space="0" w:color="auto"/>
            </w:tcBorders>
            <w:shd w:val="clear" w:color="auto" w:fill="auto"/>
            <w:noWrap/>
            <w:vAlign w:val="bottom"/>
            <w:hideMark/>
          </w:tcPr>
          <w:p w14:paraId="4D8F813D" w14:textId="77777777" w:rsidR="003C1EB9" w:rsidRPr="00CE3BE6" w:rsidRDefault="003C1EB9" w:rsidP="00830B87">
            <w:pPr>
              <w:jc w:val="right"/>
              <w:rPr>
                <w:ins w:id="517" w:author="Parks, Robbie M" w:date="2018-06-24T22:40:00Z"/>
                <w:rFonts w:eastAsia="Times New Roman"/>
                <w:color w:val="000000"/>
              </w:rPr>
            </w:pPr>
            <w:ins w:id="518" w:author="Parks, Robbie M" w:date="2018-06-24T22:40:00Z">
              <w:r w:rsidRPr="00CE3BE6">
                <w:rPr>
                  <w:rFonts w:eastAsia="Times New Roman"/>
                  <w:color w:val="000000"/>
                </w:rPr>
                <w:t>589,900</w:t>
              </w:r>
            </w:ins>
          </w:p>
        </w:tc>
      </w:tr>
      <w:tr w:rsidR="003C1EB9" w:rsidRPr="00CE3BE6" w14:paraId="4942D290" w14:textId="77777777" w:rsidTr="00830B87">
        <w:trPr>
          <w:trHeight w:val="320"/>
          <w:ins w:id="519" w:author="Parks, Robbie M" w:date="2018-06-24T22:40: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DF1F1CD" w14:textId="77777777" w:rsidR="003C1EB9" w:rsidRPr="00CE3BE6" w:rsidRDefault="003C1EB9" w:rsidP="00830B87">
            <w:pPr>
              <w:rPr>
                <w:ins w:id="520" w:author="Parks, Robbie M" w:date="2018-06-24T22:40:00Z"/>
                <w:rFonts w:ascii="Helvetica" w:eastAsia="Times New Roman" w:hAnsi="Helvetica"/>
                <w:color w:val="000000"/>
              </w:rPr>
            </w:pPr>
            <w:ins w:id="521" w:author="Parks, Robbie M" w:date="2018-06-24T22:40: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55D6114D" w14:textId="77777777" w:rsidR="003C1EB9" w:rsidRPr="00CE3BE6" w:rsidRDefault="003C1EB9" w:rsidP="00830B87">
            <w:pPr>
              <w:rPr>
                <w:ins w:id="522" w:author="Parks, Robbie M" w:date="2018-06-24T22:40:00Z"/>
                <w:rFonts w:ascii="Helvetica" w:eastAsia="Times New Roman" w:hAnsi="Helvetica"/>
                <w:color w:val="000000"/>
              </w:rPr>
            </w:pPr>
            <w:ins w:id="523" w:author="Parks, Robbie M" w:date="2018-06-24T22:40: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06289EC" w14:textId="77777777" w:rsidR="003C1EB9" w:rsidRPr="00AC73A1" w:rsidRDefault="003C1EB9" w:rsidP="00830B87">
            <w:pPr>
              <w:rPr>
                <w:ins w:id="524" w:author="Parks, Robbie M" w:date="2018-06-24T22:40:00Z"/>
                <w:rFonts w:eastAsia="Times New Roman"/>
                <w:bCs/>
                <w:color w:val="000000"/>
              </w:rPr>
            </w:pPr>
            <w:ins w:id="525" w:author="Parks, Robbie M" w:date="2018-06-24T22:40:00Z">
              <w:r w:rsidRPr="00AC73A1">
                <w:rPr>
                  <w:rFonts w:eastAsia="Times New Roman"/>
                  <w:bCs/>
                  <w:color w:val="000000"/>
                </w:rPr>
                <w:t>Other</w:t>
              </w:r>
            </w:ins>
          </w:p>
        </w:tc>
        <w:tc>
          <w:tcPr>
            <w:tcW w:w="1559" w:type="dxa"/>
            <w:tcBorders>
              <w:top w:val="nil"/>
              <w:left w:val="nil"/>
              <w:bottom w:val="single" w:sz="4" w:space="0" w:color="auto"/>
              <w:right w:val="single" w:sz="4" w:space="0" w:color="auto"/>
            </w:tcBorders>
            <w:shd w:val="clear" w:color="auto" w:fill="auto"/>
            <w:noWrap/>
            <w:vAlign w:val="bottom"/>
            <w:hideMark/>
          </w:tcPr>
          <w:p w14:paraId="2F51D922" w14:textId="77777777" w:rsidR="003C1EB9" w:rsidRPr="00CE3BE6" w:rsidRDefault="003C1EB9" w:rsidP="00830B87">
            <w:pPr>
              <w:jc w:val="right"/>
              <w:rPr>
                <w:ins w:id="526" w:author="Parks, Robbie M" w:date="2018-06-24T22:40:00Z"/>
                <w:rFonts w:eastAsia="Times New Roman"/>
                <w:color w:val="000000"/>
              </w:rPr>
            </w:pPr>
            <w:ins w:id="527" w:author="Parks, Robbie M" w:date="2018-06-24T22:40:00Z">
              <w:r w:rsidRPr="00CE3BE6">
                <w:rPr>
                  <w:rFonts w:eastAsia="Times New Roman"/>
                  <w:color w:val="000000"/>
                </w:rPr>
                <w:t>4,897,747</w:t>
              </w:r>
            </w:ins>
          </w:p>
        </w:tc>
        <w:tc>
          <w:tcPr>
            <w:tcW w:w="1417" w:type="dxa"/>
            <w:tcBorders>
              <w:top w:val="nil"/>
              <w:left w:val="nil"/>
              <w:bottom w:val="single" w:sz="4" w:space="0" w:color="auto"/>
              <w:right w:val="single" w:sz="4" w:space="0" w:color="auto"/>
            </w:tcBorders>
            <w:shd w:val="clear" w:color="auto" w:fill="auto"/>
            <w:noWrap/>
            <w:vAlign w:val="bottom"/>
            <w:hideMark/>
          </w:tcPr>
          <w:p w14:paraId="7203C23E" w14:textId="77777777" w:rsidR="003C1EB9" w:rsidRPr="00CE3BE6" w:rsidRDefault="003C1EB9" w:rsidP="00830B87">
            <w:pPr>
              <w:jc w:val="right"/>
              <w:rPr>
                <w:ins w:id="528" w:author="Parks, Robbie M" w:date="2018-06-24T22:40:00Z"/>
                <w:rFonts w:eastAsia="Times New Roman"/>
                <w:color w:val="000000"/>
              </w:rPr>
            </w:pPr>
            <w:ins w:id="529" w:author="Parks, Robbie M" w:date="2018-06-24T22:40:00Z">
              <w:r w:rsidRPr="00CE3BE6">
                <w:rPr>
                  <w:rFonts w:eastAsia="Times New Roman"/>
                  <w:color w:val="000000"/>
                </w:rPr>
                <w:t>4,857,309</w:t>
              </w:r>
            </w:ins>
          </w:p>
        </w:tc>
        <w:tc>
          <w:tcPr>
            <w:tcW w:w="1418" w:type="dxa"/>
            <w:tcBorders>
              <w:top w:val="nil"/>
              <w:left w:val="nil"/>
              <w:bottom w:val="single" w:sz="4" w:space="0" w:color="auto"/>
              <w:right w:val="single" w:sz="4" w:space="0" w:color="auto"/>
            </w:tcBorders>
            <w:shd w:val="clear" w:color="auto" w:fill="auto"/>
            <w:noWrap/>
            <w:vAlign w:val="bottom"/>
            <w:hideMark/>
          </w:tcPr>
          <w:p w14:paraId="153FBD03" w14:textId="77777777" w:rsidR="003C1EB9" w:rsidRPr="00CE3BE6" w:rsidRDefault="003C1EB9" w:rsidP="00830B87">
            <w:pPr>
              <w:jc w:val="right"/>
              <w:rPr>
                <w:ins w:id="530" w:author="Parks, Robbie M" w:date="2018-06-24T22:40:00Z"/>
                <w:rFonts w:eastAsia="Times New Roman"/>
                <w:color w:val="000000"/>
              </w:rPr>
            </w:pPr>
            <w:ins w:id="531" w:author="Parks, Robbie M" w:date="2018-06-24T22:40:00Z">
              <w:r w:rsidRPr="00CE3BE6">
                <w:rPr>
                  <w:rFonts w:eastAsia="Times New Roman"/>
                  <w:color w:val="000000"/>
                </w:rPr>
                <w:t>9,755,056</w:t>
              </w:r>
            </w:ins>
          </w:p>
        </w:tc>
      </w:tr>
    </w:tbl>
    <w:p w14:paraId="751E3F10" w14:textId="4647506B" w:rsidR="00A65808" w:rsidRPr="00AC73A1" w:rsidRDefault="00A65808" w:rsidP="00910AF9">
      <w:pPr>
        <w:spacing w:line="480" w:lineRule="auto"/>
        <w:jc w:val="both"/>
        <w:rPr>
          <w:ins w:id="532" w:author="Parks, Robbie M" w:date="2018-06-19T15:50:00Z"/>
          <w:color w:val="000000" w:themeColor="text1"/>
        </w:rPr>
      </w:pPr>
      <w:ins w:id="533" w:author="Parks, Robbie M" w:date="2018-06-19T15:50:00Z">
        <w:r w:rsidRPr="00AC73A1">
          <w:rPr>
            <w:color w:val="000000" w:themeColor="text1"/>
          </w:rPr>
          <w:br w:type="page"/>
        </w:r>
      </w:ins>
    </w:p>
    <w:p w14:paraId="579479B0" w14:textId="3845BB22" w:rsidR="00F44160" w:rsidRPr="00AC73A1" w:rsidRDefault="006970AF" w:rsidP="00A24BBA">
      <w:pPr>
        <w:spacing w:line="480" w:lineRule="auto"/>
        <w:jc w:val="both"/>
        <w:rPr>
          <w:ins w:id="534" w:author="Parks, Robbie M" w:date="2018-06-19T15:55:00Z"/>
          <w:color w:val="000000" w:themeColor="text1"/>
        </w:rPr>
      </w:pPr>
      <w:ins w:id="535" w:author="Parks, Robbie M" w:date="2018-06-19T15:55:00Z">
        <w:r w:rsidRPr="00AC73A1">
          <w:rPr>
            <w:b/>
            <w:color w:val="000000" w:themeColor="text1"/>
          </w:rPr>
          <w:lastRenderedPageBreak/>
          <w:t>Table</w:t>
        </w:r>
      </w:ins>
      <w:ins w:id="536" w:author="Parks, Robbie M" w:date="2018-06-19T15:50:00Z">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ins>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ins w:id="537" w:author="Parks, Robbie M" w:date="2018-06-19T17:34: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ins w:id="538" w:author="Parks, Robbie M" w:date="2018-06-19T17:34:00Z"/>
                <w:rFonts w:eastAsia="Times New Roman"/>
                <w:b/>
                <w:bCs/>
                <w:color w:val="000000"/>
              </w:rPr>
            </w:pPr>
            <w:ins w:id="539" w:author="Parks, Robbie M" w:date="2018-06-19T17:34:00Z">
              <w:r w:rsidRPr="003D6280">
                <w:rPr>
                  <w:rFonts w:eastAsia="Times New Roman"/>
                  <w:b/>
                  <w:bCs/>
                  <w:color w:val="00000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ins w:id="540" w:author="Parks, Robbie M" w:date="2018-06-19T17:34:00Z"/>
                <w:rFonts w:eastAsia="Times New Roman"/>
                <w:b/>
                <w:bCs/>
                <w:color w:val="000000"/>
              </w:rPr>
            </w:pPr>
            <w:ins w:id="541" w:author="Parks, Robbie M" w:date="2018-06-19T17:34:00Z">
              <w:r w:rsidRPr="003D6280">
                <w:rPr>
                  <w:rFonts w:eastAsia="Times New Roman"/>
                  <w:b/>
                  <w:bCs/>
                  <w:color w:val="00000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ins w:id="542" w:author="Parks, Robbie M" w:date="2018-06-19T17:34:00Z"/>
                <w:rFonts w:eastAsia="Times New Roman"/>
                <w:b/>
                <w:bCs/>
                <w:color w:val="000000"/>
              </w:rPr>
            </w:pPr>
            <w:ins w:id="543" w:author="Parks, Robbie M" w:date="2018-06-19T17:34:00Z">
              <w:r w:rsidRPr="003D6280">
                <w:rPr>
                  <w:rFonts w:eastAsia="Times New Roman"/>
                  <w:b/>
                  <w:bCs/>
                  <w:color w:val="00000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ins w:id="544" w:author="Parks, Robbie M" w:date="2018-06-19T17:34:00Z"/>
                <w:rFonts w:eastAsia="Times New Roman"/>
                <w:b/>
                <w:bCs/>
                <w:color w:val="000000"/>
              </w:rPr>
            </w:pPr>
            <w:ins w:id="545" w:author="Parks, Robbie M" w:date="2018-06-19T17:34:00Z">
              <w:r w:rsidRPr="003D6280">
                <w:rPr>
                  <w:rFonts w:eastAsia="Times New Roman"/>
                  <w:b/>
                  <w:bCs/>
                  <w:color w:val="000000"/>
                </w:rPr>
                <w:t>Percentage of land mass of USA</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ins w:id="546" w:author="Parks, Robbie M" w:date="2018-06-19T17:34:00Z"/>
                <w:rFonts w:eastAsia="Times New Roman"/>
                <w:b/>
                <w:bCs/>
                <w:color w:val="000000"/>
              </w:rPr>
            </w:pPr>
            <w:ins w:id="547" w:author="Parks, Robbie M" w:date="2018-06-19T17:34:00Z">
              <w:r w:rsidRPr="003D6280">
                <w:rPr>
                  <w:rFonts w:eastAsia="Times New Roman"/>
                  <w:b/>
                  <w:bCs/>
                  <w:color w:val="000000"/>
                </w:rPr>
                <w:t>Mean annual temperature (1980-2016) (°C)</w:t>
              </w:r>
            </w:ins>
          </w:p>
        </w:tc>
      </w:tr>
      <w:tr w:rsidR="003D6280" w:rsidRPr="003D6280" w14:paraId="51F43BEB" w14:textId="77777777" w:rsidTr="00B60E7C">
        <w:trPr>
          <w:trHeight w:val="920"/>
          <w:ins w:id="548"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ins w:id="549" w:author="Parks, Robbie M" w:date="2018-06-19T17:34:00Z"/>
                <w:rFonts w:eastAsia="Times New Roman"/>
                <w:color w:val="000000"/>
              </w:rPr>
            </w:pPr>
            <w:ins w:id="550" w:author="Parks, Robbie M" w:date="2018-06-19T17:34:00Z">
              <w:r w:rsidRPr="003D6280">
                <w:rPr>
                  <w:rFonts w:eastAsia="Times New Roman"/>
                  <w:color w:val="000000"/>
                </w:rPr>
                <w:t>Central</w:t>
              </w:r>
            </w:ins>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ins w:id="551" w:author="Parks, Robbie M" w:date="2018-06-19T17:34:00Z"/>
                <w:rFonts w:eastAsia="Times New Roman"/>
                <w:color w:val="000000"/>
              </w:rPr>
            </w:pPr>
            <w:ins w:id="552" w:author="Parks, Robbie M" w:date="2018-06-19T17:34:00Z">
              <w:r w:rsidRPr="003D6280">
                <w:rPr>
                  <w:rFonts w:eastAsia="Times New Roman"/>
                  <w:color w:val="00000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ins w:id="553" w:author="Parks, Robbie M" w:date="2018-06-19T17:34:00Z"/>
                <w:rFonts w:eastAsia="Times New Roman"/>
                <w:color w:val="000000"/>
              </w:rPr>
            </w:pPr>
            <w:ins w:id="554" w:author="Parks, Robbie M" w:date="2018-06-19T17:34:00Z">
              <w:r w:rsidRPr="003D6280">
                <w:rPr>
                  <w:rFonts w:eastAsia="Times New Roman"/>
                  <w:color w:val="000000"/>
                </w:rPr>
                <w:t>50,191,326</w:t>
              </w:r>
            </w:ins>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ins w:id="555" w:author="Parks, Robbie M" w:date="2018-06-19T17:34:00Z"/>
                <w:rFonts w:eastAsia="Times New Roman"/>
                <w:color w:val="000000"/>
              </w:rPr>
            </w:pPr>
            <w:ins w:id="556" w:author="Parks, Robbie M" w:date="2018-06-19T17:34:00Z">
              <w:r w:rsidRPr="003D6280">
                <w:rPr>
                  <w:rFonts w:eastAsia="Times New Roman"/>
                  <w:color w:val="000000"/>
                </w:rPr>
                <w:t>10.27</w:t>
              </w:r>
            </w:ins>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ins w:id="557" w:author="Parks, Robbie M" w:date="2018-06-19T17:34:00Z"/>
                <w:rFonts w:eastAsia="Times New Roman"/>
                <w:color w:val="000000"/>
              </w:rPr>
            </w:pPr>
            <w:ins w:id="558" w:author="Parks, Robbie M" w:date="2018-06-19T17:34:00Z">
              <w:r w:rsidRPr="003D6280">
                <w:rPr>
                  <w:rFonts w:eastAsia="Times New Roman"/>
                  <w:color w:val="000000"/>
                </w:rPr>
                <w:t>11.6</w:t>
              </w:r>
            </w:ins>
          </w:p>
        </w:tc>
      </w:tr>
      <w:tr w:rsidR="003D6280" w:rsidRPr="003D6280" w14:paraId="5B793D0C" w14:textId="77777777" w:rsidTr="00B60E7C">
        <w:trPr>
          <w:trHeight w:val="640"/>
          <w:ins w:id="559"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ins w:id="560" w:author="Parks, Robbie M" w:date="2018-06-19T17:34:00Z"/>
                <w:rFonts w:eastAsia="Times New Roman"/>
                <w:color w:val="000000"/>
              </w:rPr>
            </w:pPr>
            <w:ins w:id="561" w:author="Parks, Robbie M" w:date="2018-06-19T17:34:00Z">
              <w:r w:rsidRPr="003D6280">
                <w:rPr>
                  <w:rFonts w:eastAsia="Times New Roman"/>
                  <w:color w:val="000000"/>
                </w:rPr>
                <w:t>East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ins w:id="562" w:author="Parks, Robbie M" w:date="2018-06-19T17:34:00Z"/>
                <w:rFonts w:eastAsia="Times New Roman"/>
                <w:color w:val="000000"/>
              </w:rPr>
            </w:pPr>
            <w:ins w:id="563" w:author="Parks, Robbie M" w:date="2018-06-19T17:34:00Z">
              <w:r w:rsidRPr="003D6280">
                <w:rPr>
                  <w:rFonts w:eastAsia="Times New Roman"/>
                  <w:color w:val="00000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ins w:id="564" w:author="Parks, Robbie M" w:date="2018-06-19T17:34:00Z"/>
                <w:rFonts w:eastAsia="Times New Roman"/>
                <w:color w:val="000000"/>
              </w:rPr>
            </w:pPr>
            <w:ins w:id="565" w:author="Parks, Robbie M" w:date="2018-06-19T17:34:00Z">
              <w:r w:rsidRPr="003D6280">
                <w:rPr>
                  <w:rFonts w:eastAsia="Times New Roman"/>
                  <w:color w:val="000000"/>
                </w:rPr>
                <w:t>24,418,738</w:t>
              </w:r>
            </w:ins>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ins w:id="566" w:author="Parks, Robbie M" w:date="2018-06-19T17:34:00Z"/>
                <w:rFonts w:eastAsia="Times New Roman"/>
                <w:color w:val="000000"/>
              </w:rPr>
            </w:pPr>
            <w:ins w:id="567" w:author="Parks, Robbie M" w:date="2018-06-19T17:34:00Z">
              <w:r w:rsidRPr="003D6280">
                <w:rPr>
                  <w:rFonts w:eastAsia="Times New Roman"/>
                  <w:color w:val="000000"/>
                </w:rPr>
                <w:t>8.43</w:t>
              </w:r>
            </w:ins>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ins w:id="568" w:author="Parks, Robbie M" w:date="2018-06-19T17:34:00Z"/>
                <w:rFonts w:eastAsia="Times New Roman"/>
                <w:color w:val="000000"/>
              </w:rPr>
            </w:pPr>
            <w:ins w:id="569" w:author="Parks, Robbie M" w:date="2018-06-19T17:34:00Z">
              <w:r w:rsidRPr="003D6280">
                <w:rPr>
                  <w:rFonts w:eastAsia="Times New Roman"/>
                  <w:color w:val="000000"/>
                </w:rPr>
                <w:t>8</w:t>
              </w:r>
            </w:ins>
          </w:p>
        </w:tc>
      </w:tr>
      <w:tr w:rsidR="003D6280" w:rsidRPr="003D6280" w14:paraId="022A0AFE" w14:textId="77777777" w:rsidTr="00B60E7C">
        <w:trPr>
          <w:trHeight w:val="1600"/>
          <w:ins w:id="570"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ins w:id="571" w:author="Parks, Robbie M" w:date="2018-06-19T17:34:00Z"/>
                <w:rFonts w:eastAsia="Times New Roman"/>
                <w:color w:val="000000"/>
              </w:rPr>
            </w:pPr>
            <w:ins w:id="572" w:author="Parks, Robbie M" w:date="2018-06-19T17:34:00Z">
              <w:r w:rsidRPr="003D6280">
                <w:rPr>
                  <w:rFonts w:eastAsia="Times New Roman"/>
                  <w:color w:val="000000"/>
                </w:rPr>
                <w:t>Northeast</w:t>
              </w:r>
            </w:ins>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ins w:id="573" w:author="Parks, Robbie M" w:date="2018-06-19T17:34:00Z"/>
                <w:rFonts w:eastAsia="Times New Roman"/>
                <w:color w:val="000000"/>
              </w:rPr>
            </w:pPr>
            <w:ins w:id="574" w:author="Parks, Robbie M" w:date="2018-06-19T17:34:00Z">
              <w:r w:rsidRPr="003D6280">
                <w:rPr>
                  <w:rFonts w:eastAsia="Times New Roman"/>
                  <w:color w:val="00000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ins w:id="575" w:author="Parks, Robbie M" w:date="2018-06-19T17:34:00Z"/>
                <w:rFonts w:eastAsia="Times New Roman"/>
                <w:color w:val="000000"/>
              </w:rPr>
            </w:pPr>
            <w:ins w:id="576" w:author="Parks, Robbie M" w:date="2018-06-19T17:34:00Z">
              <w:r w:rsidRPr="003D6280">
                <w:rPr>
                  <w:rFonts w:eastAsia="Times New Roman"/>
                  <w:color w:val="000000"/>
                </w:rPr>
                <w:t>64,046,741</w:t>
              </w:r>
            </w:ins>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ins w:id="577" w:author="Parks, Robbie M" w:date="2018-06-19T17:34:00Z"/>
                <w:rFonts w:eastAsia="Times New Roman"/>
                <w:color w:val="000000"/>
              </w:rPr>
            </w:pPr>
            <w:ins w:id="578" w:author="Parks, Robbie M" w:date="2018-06-19T17:34:00Z">
              <w:r w:rsidRPr="003D6280">
                <w:rPr>
                  <w:rFonts w:eastAsia="Times New Roman"/>
                  <w:color w:val="000000"/>
                </w:rPr>
                <w:t>6.02</w:t>
              </w:r>
            </w:ins>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ins w:id="579" w:author="Parks, Robbie M" w:date="2018-06-19T17:34:00Z"/>
                <w:rFonts w:eastAsia="Times New Roman"/>
                <w:color w:val="000000"/>
              </w:rPr>
            </w:pPr>
            <w:ins w:id="580" w:author="Parks, Robbie M" w:date="2018-06-19T17:34:00Z">
              <w:r w:rsidRPr="003D6280">
                <w:rPr>
                  <w:rFonts w:eastAsia="Times New Roman"/>
                  <w:color w:val="000000"/>
                </w:rPr>
                <w:t>10.6</w:t>
              </w:r>
            </w:ins>
          </w:p>
        </w:tc>
      </w:tr>
      <w:tr w:rsidR="003D6280" w:rsidRPr="003D6280" w14:paraId="13470DF2" w14:textId="77777777" w:rsidTr="00B60E7C">
        <w:trPr>
          <w:trHeight w:val="640"/>
          <w:ins w:id="581"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ins w:id="582" w:author="Parks, Robbie M" w:date="2018-06-19T17:34:00Z"/>
                <w:rFonts w:eastAsia="Times New Roman"/>
                <w:color w:val="000000"/>
              </w:rPr>
            </w:pPr>
            <w:ins w:id="583" w:author="Parks, Robbie M" w:date="2018-06-19T17:34:00Z">
              <w:r w:rsidRPr="003D6280">
                <w:rPr>
                  <w:rFonts w:eastAsia="Times New Roman"/>
                  <w:color w:val="000000"/>
                </w:rPr>
                <w:t>Northwest</w:t>
              </w:r>
            </w:ins>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ins w:id="584" w:author="Parks, Robbie M" w:date="2018-06-19T17:34:00Z"/>
                <w:rFonts w:eastAsia="Times New Roman"/>
                <w:color w:val="000000"/>
              </w:rPr>
            </w:pPr>
            <w:ins w:id="585" w:author="Parks, Robbie M" w:date="2018-06-19T17:34:00Z">
              <w:r w:rsidRPr="003D6280">
                <w:rPr>
                  <w:rFonts w:eastAsia="Times New Roman"/>
                  <w:color w:val="000000"/>
                </w:rPr>
                <w:t>Alaska, Idaho, Oregon, Washington</w:t>
              </w:r>
            </w:ins>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ins w:id="586" w:author="Parks, Robbie M" w:date="2018-06-19T17:34:00Z"/>
                <w:rFonts w:eastAsia="Times New Roman"/>
                <w:color w:val="000000"/>
              </w:rPr>
            </w:pPr>
            <w:ins w:id="587" w:author="Parks, Robbie M" w:date="2018-06-19T17:34:00Z">
              <w:r w:rsidRPr="003D6280">
                <w:rPr>
                  <w:rFonts w:eastAsia="Times New Roman"/>
                  <w:color w:val="000000"/>
                </w:rPr>
                <w:t>13,811,810</w:t>
              </w:r>
            </w:ins>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ins w:id="588" w:author="Parks, Robbie M" w:date="2018-06-19T17:34:00Z"/>
                <w:rFonts w:eastAsia="Times New Roman"/>
                <w:color w:val="000000"/>
              </w:rPr>
            </w:pPr>
            <w:ins w:id="589" w:author="Parks, Robbie M" w:date="2018-06-19T17:34:00Z">
              <w:r w:rsidRPr="003D6280">
                <w:rPr>
                  <w:rFonts w:eastAsia="Times New Roman"/>
                  <w:color w:val="000000"/>
                </w:rPr>
                <w:t>8.23</w:t>
              </w:r>
            </w:ins>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ins w:id="590" w:author="Parks, Robbie M" w:date="2018-06-19T17:34:00Z"/>
                <w:rFonts w:eastAsia="Times New Roman"/>
                <w:color w:val="000000"/>
              </w:rPr>
            </w:pPr>
            <w:ins w:id="591" w:author="Parks, Robbie M" w:date="2018-06-19T17:34:00Z">
              <w:r w:rsidRPr="003D6280">
                <w:rPr>
                  <w:rFonts w:eastAsia="Times New Roman"/>
                  <w:color w:val="000000"/>
                </w:rPr>
                <w:t>8.2</w:t>
              </w:r>
            </w:ins>
          </w:p>
        </w:tc>
      </w:tr>
      <w:tr w:rsidR="003D6280" w:rsidRPr="003D6280" w14:paraId="1B283F76" w14:textId="77777777" w:rsidTr="00B60E7C">
        <w:trPr>
          <w:trHeight w:val="640"/>
          <w:ins w:id="592"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ins w:id="593" w:author="Parks, Robbie M" w:date="2018-06-19T17:34:00Z"/>
                <w:rFonts w:eastAsia="Times New Roman"/>
                <w:color w:val="000000"/>
              </w:rPr>
            </w:pPr>
            <w:ins w:id="594" w:author="Parks, Robbie M" w:date="2018-06-19T17:34:00Z">
              <w:r w:rsidRPr="003D6280">
                <w:rPr>
                  <w:rFonts w:eastAsia="Times New Roman"/>
                  <w:color w:val="000000"/>
                </w:rPr>
                <w:t>South</w:t>
              </w:r>
            </w:ins>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ins w:id="595" w:author="Parks, Robbie M" w:date="2018-06-19T17:34:00Z"/>
                <w:rFonts w:eastAsia="Times New Roman"/>
                <w:color w:val="000000"/>
              </w:rPr>
            </w:pPr>
            <w:ins w:id="596" w:author="Parks, Robbie M" w:date="2018-06-19T17:34:00Z">
              <w:r w:rsidRPr="003D6280">
                <w:rPr>
                  <w:rFonts w:eastAsia="Times New Roman"/>
                  <w:color w:val="00000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ins w:id="597" w:author="Parks, Robbie M" w:date="2018-06-19T17:34:00Z"/>
                <w:rFonts w:eastAsia="Times New Roman"/>
                <w:color w:val="000000"/>
              </w:rPr>
            </w:pPr>
            <w:ins w:id="598" w:author="Parks, Robbie M" w:date="2018-06-19T17:34:00Z">
              <w:r w:rsidRPr="003D6280">
                <w:rPr>
                  <w:rFonts w:eastAsia="Times New Roman"/>
                  <w:color w:val="000000"/>
                </w:rPr>
                <w:t>45,388,414</w:t>
              </w:r>
            </w:ins>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ins w:id="599" w:author="Parks, Robbie M" w:date="2018-06-19T17:34:00Z"/>
                <w:rFonts w:eastAsia="Times New Roman"/>
                <w:color w:val="000000"/>
              </w:rPr>
            </w:pPr>
            <w:ins w:id="600" w:author="Parks, Robbie M" w:date="2018-06-19T17:34:00Z">
              <w:r w:rsidRPr="003D6280">
                <w:rPr>
                  <w:rFonts w:eastAsia="Times New Roman"/>
                  <w:color w:val="000000"/>
                </w:rPr>
                <w:t>18.82</w:t>
              </w:r>
            </w:ins>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ins w:id="601" w:author="Parks, Robbie M" w:date="2018-06-19T17:34:00Z"/>
                <w:rFonts w:eastAsia="Times New Roman"/>
                <w:color w:val="000000"/>
              </w:rPr>
            </w:pPr>
            <w:ins w:id="602" w:author="Parks, Robbie M" w:date="2018-06-19T17:34:00Z">
              <w:r w:rsidRPr="003D6280">
                <w:rPr>
                  <w:rFonts w:eastAsia="Times New Roman"/>
                  <w:color w:val="000000"/>
                </w:rPr>
                <w:t>18</w:t>
              </w:r>
            </w:ins>
          </w:p>
        </w:tc>
      </w:tr>
      <w:tr w:rsidR="003D6280" w:rsidRPr="003D6280" w14:paraId="75BF4488" w14:textId="77777777" w:rsidTr="00B60E7C">
        <w:trPr>
          <w:trHeight w:val="960"/>
          <w:ins w:id="603"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ins w:id="604" w:author="Parks, Robbie M" w:date="2018-06-19T17:34:00Z"/>
                <w:rFonts w:eastAsia="Times New Roman"/>
                <w:color w:val="000000"/>
              </w:rPr>
            </w:pPr>
            <w:ins w:id="605" w:author="Parks, Robbie M" w:date="2018-06-19T17:34:00Z">
              <w:r w:rsidRPr="003D6280">
                <w:rPr>
                  <w:rFonts w:eastAsia="Times New Roman"/>
                  <w:color w:val="000000"/>
                </w:rPr>
                <w:t>Southeast</w:t>
              </w:r>
            </w:ins>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ins w:id="606" w:author="Parks, Robbie M" w:date="2018-06-19T17:34:00Z"/>
                <w:rFonts w:eastAsia="Times New Roman"/>
                <w:color w:val="000000"/>
              </w:rPr>
            </w:pPr>
            <w:ins w:id="607" w:author="Parks, Robbie M" w:date="2018-06-19T17:34:00Z">
              <w:r w:rsidRPr="003D6280">
                <w:rPr>
                  <w:rFonts w:eastAsia="Times New Roman"/>
                  <w:color w:val="00000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ins w:id="608" w:author="Parks, Robbie M" w:date="2018-06-19T17:34:00Z"/>
                <w:rFonts w:eastAsia="Times New Roman"/>
                <w:color w:val="000000"/>
              </w:rPr>
            </w:pPr>
            <w:ins w:id="609" w:author="Parks, Robbie M" w:date="2018-06-19T17:34:00Z">
              <w:r w:rsidRPr="003D6280">
                <w:rPr>
                  <w:rFonts w:eastAsia="Times New Roman"/>
                  <w:color w:val="000000"/>
                </w:rPr>
                <w:t>59,356,072</w:t>
              </w:r>
            </w:ins>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ins w:id="610" w:author="Parks, Robbie M" w:date="2018-06-19T17:34:00Z"/>
                <w:rFonts w:eastAsia="Times New Roman"/>
                <w:color w:val="000000"/>
              </w:rPr>
            </w:pPr>
            <w:ins w:id="611" w:author="Parks, Robbie M" w:date="2018-06-19T17:34:00Z">
              <w:r w:rsidRPr="003D6280">
                <w:rPr>
                  <w:rFonts w:eastAsia="Times New Roman"/>
                  <w:color w:val="000000"/>
                </w:rPr>
                <w:t>9.72</w:t>
              </w:r>
            </w:ins>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ins w:id="612" w:author="Parks, Robbie M" w:date="2018-06-19T17:34:00Z"/>
                <w:rFonts w:eastAsia="Times New Roman"/>
                <w:color w:val="000000"/>
              </w:rPr>
            </w:pPr>
            <w:ins w:id="613" w:author="Parks, Robbie M" w:date="2018-06-19T17:34:00Z">
              <w:r w:rsidRPr="003D6280">
                <w:rPr>
                  <w:rFonts w:eastAsia="Times New Roman"/>
                  <w:color w:val="000000"/>
                </w:rPr>
                <w:t>18.4</w:t>
              </w:r>
            </w:ins>
          </w:p>
        </w:tc>
      </w:tr>
      <w:tr w:rsidR="003D6280" w:rsidRPr="003D6280" w14:paraId="5621696C" w14:textId="77777777" w:rsidTr="00B60E7C">
        <w:trPr>
          <w:trHeight w:val="640"/>
          <w:ins w:id="614"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ins w:id="615" w:author="Parks, Robbie M" w:date="2018-06-19T17:34:00Z"/>
                <w:rFonts w:eastAsia="Times New Roman"/>
                <w:color w:val="000000"/>
              </w:rPr>
            </w:pPr>
            <w:ins w:id="616" w:author="Parks, Robbie M" w:date="2018-06-19T17:34:00Z">
              <w:r w:rsidRPr="003D6280">
                <w:rPr>
                  <w:rFonts w:eastAsia="Times New Roman"/>
                  <w:color w:val="000000"/>
                </w:rPr>
                <w:t>Southwest</w:t>
              </w:r>
            </w:ins>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ins w:id="617" w:author="Parks, Robbie M" w:date="2018-06-19T17:34:00Z"/>
                <w:rFonts w:eastAsia="Times New Roman"/>
                <w:color w:val="000000"/>
              </w:rPr>
            </w:pPr>
            <w:ins w:id="618" w:author="Parks, Robbie M" w:date="2018-06-19T17:34:00Z">
              <w:r w:rsidRPr="003D6280">
                <w:rPr>
                  <w:rFonts w:eastAsia="Times New Roman"/>
                  <w:color w:val="00000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ins w:id="619" w:author="Parks, Robbie M" w:date="2018-06-19T17:34:00Z"/>
                <w:rFonts w:eastAsia="Times New Roman"/>
                <w:color w:val="000000"/>
              </w:rPr>
            </w:pPr>
            <w:ins w:id="620" w:author="Parks, Robbie M" w:date="2018-06-19T17:34:00Z">
              <w:r w:rsidRPr="003D6280">
                <w:rPr>
                  <w:rFonts w:eastAsia="Times New Roman"/>
                  <w:color w:val="000000"/>
                </w:rPr>
                <w:t>17,613,981</w:t>
              </w:r>
            </w:ins>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ins w:id="621" w:author="Parks, Robbie M" w:date="2018-06-19T17:34:00Z"/>
                <w:rFonts w:eastAsia="Times New Roman"/>
                <w:color w:val="000000"/>
              </w:rPr>
            </w:pPr>
            <w:ins w:id="622" w:author="Parks, Robbie M" w:date="2018-06-19T17:34:00Z">
              <w:r w:rsidRPr="003D6280">
                <w:rPr>
                  <w:rFonts w:eastAsia="Times New Roman"/>
                  <w:color w:val="000000"/>
                </w:rPr>
                <w:t>14.05</w:t>
              </w:r>
            </w:ins>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ins w:id="623" w:author="Parks, Robbie M" w:date="2018-06-19T17:34:00Z"/>
                <w:rFonts w:eastAsia="Times New Roman"/>
                <w:color w:val="000000"/>
              </w:rPr>
            </w:pPr>
            <w:ins w:id="624" w:author="Parks, Robbie M" w:date="2018-06-19T17:34:00Z">
              <w:r w:rsidRPr="003D6280">
                <w:rPr>
                  <w:rFonts w:eastAsia="Times New Roman"/>
                  <w:color w:val="000000"/>
                </w:rPr>
                <w:t>13.6</w:t>
              </w:r>
            </w:ins>
          </w:p>
        </w:tc>
      </w:tr>
      <w:tr w:rsidR="003D6280" w:rsidRPr="003D6280" w14:paraId="7B09652B" w14:textId="77777777" w:rsidTr="00B60E7C">
        <w:trPr>
          <w:trHeight w:val="320"/>
          <w:ins w:id="625"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ins w:id="626" w:author="Parks, Robbie M" w:date="2018-06-19T17:34:00Z"/>
                <w:rFonts w:eastAsia="Times New Roman"/>
                <w:color w:val="000000"/>
              </w:rPr>
            </w:pPr>
            <w:ins w:id="627" w:author="Parks, Robbie M" w:date="2018-06-19T17:34:00Z">
              <w:r w:rsidRPr="003D6280">
                <w:rPr>
                  <w:rFonts w:eastAsia="Times New Roman"/>
                  <w:color w:val="000000"/>
                </w:rPr>
                <w:t>West</w:t>
              </w:r>
            </w:ins>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ins w:id="628" w:author="Parks, Robbie M" w:date="2018-06-19T17:34:00Z"/>
                <w:rFonts w:eastAsia="Times New Roman"/>
                <w:color w:val="000000"/>
              </w:rPr>
            </w:pPr>
            <w:ins w:id="629" w:author="Parks, Robbie M" w:date="2018-06-19T17:34:00Z">
              <w:r w:rsidRPr="003D6280">
                <w:rPr>
                  <w:rFonts w:eastAsia="Times New Roman"/>
                  <w:color w:val="000000"/>
                </w:rPr>
                <w:t>California, Hawaii, Nevada</w:t>
              </w:r>
            </w:ins>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ins w:id="630" w:author="Parks, Robbie M" w:date="2018-06-19T17:34:00Z"/>
                <w:rFonts w:eastAsia="Times New Roman"/>
                <w:color w:val="000000"/>
              </w:rPr>
            </w:pPr>
            <w:ins w:id="631" w:author="Parks, Robbie M" w:date="2018-06-19T17:34:00Z">
              <w:r w:rsidRPr="003D6280">
                <w:rPr>
                  <w:rFonts w:eastAsia="Times New Roman"/>
                  <w:color w:val="000000"/>
                </w:rPr>
                <w:t>43,708,574</w:t>
              </w:r>
            </w:ins>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ins w:id="632" w:author="Parks, Robbie M" w:date="2018-06-19T17:34:00Z"/>
                <w:rFonts w:eastAsia="Times New Roman"/>
                <w:color w:val="000000"/>
              </w:rPr>
            </w:pPr>
            <w:ins w:id="633" w:author="Parks, Robbie M" w:date="2018-06-19T17:34:00Z">
              <w:r w:rsidRPr="003D6280">
                <w:rPr>
                  <w:rFonts w:eastAsia="Times New Roman"/>
                  <w:color w:val="000000"/>
                </w:rPr>
                <w:t>8.91</w:t>
              </w:r>
            </w:ins>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ins w:id="634" w:author="Parks, Robbie M" w:date="2018-06-19T17:34:00Z"/>
                <w:rFonts w:eastAsia="Times New Roman"/>
                <w:color w:val="000000"/>
              </w:rPr>
            </w:pPr>
            <w:ins w:id="635" w:author="Parks, Robbie M" w:date="2018-06-19T17:34:00Z">
              <w:r w:rsidRPr="003D6280">
                <w:rPr>
                  <w:rFonts w:eastAsia="Times New Roman"/>
                  <w:color w:val="000000"/>
                </w:rPr>
                <w:t>16.6</w:t>
              </w:r>
            </w:ins>
          </w:p>
        </w:tc>
      </w:tr>
      <w:tr w:rsidR="003D6280" w:rsidRPr="003D6280" w14:paraId="2B1BD4AD" w14:textId="77777777" w:rsidTr="00B60E7C">
        <w:trPr>
          <w:trHeight w:val="960"/>
          <w:ins w:id="636" w:author="Parks, Robbie M" w:date="2018-06-19T17:34:00Z"/>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ins w:id="637" w:author="Parks, Robbie M" w:date="2018-06-19T17:34:00Z"/>
                <w:rFonts w:eastAsia="Times New Roman"/>
                <w:color w:val="000000"/>
              </w:rPr>
            </w:pPr>
            <w:ins w:id="638" w:author="Parks, Robbie M" w:date="2018-06-19T17:34:00Z">
              <w:r w:rsidRPr="003D6280">
                <w:rPr>
                  <w:rFonts w:eastAsia="Times New Roman"/>
                  <w:color w:val="000000"/>
                </w:rPr>
                <w:t>West North Central</w:t>
              </w:r>
            </w:ins>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ins w:id="639" w:author="Parks, Robbie M" w:date="2018-06-19T17:34:00Z"/>
                <w:rFonts w:eastAsia="Times New Roman"/>
                <w:color w:val="000000"/>
              </w:rPr>
            </w:pPr>
            <w:ins w:id="640" w:author="Parks, Robbie M" w:date="2018-06-19T17:34:00Z">
              <w:r w:rsidRPr="003D6280">
                <w:rPr>
                  <w:rFonts w:eastAsia="Times New Roman"/>
                  <w:color w:val="00000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ins w:id="641" w:author="Parks, Robbie M" w:date="2018-06-19T17:34:00Z"/>
                <w:rFonts w:eastAsia="Times New Roman"/>
                <w:color w:val="000000"/>
              </w:rPr>
            </w:pPr>
            <w:ins w:id="642" w:author="Parks, Robbie M" w:date="2018-06-19T17:34:00Z">
              <w:r w:rsidRPr="003D6280">
                <w:rPr>
                  <w:rFonts w:eastAsia="Times New Roman"/>
                  <w:color w:val="000000"/>
                </w:rPr>
                <w:t>5,168,753</w:t>
              </w:r>
            </w:ins>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ins w:id="643" w:author="Parks, Robbie M" w:date="2018-06-19T17:34:00Z"/>
                <w:rFonts w:eastAsia="Times New Roman"/>
                <w:color w:val="000000"/>
              </w:rPr>
            </w:pPr>
            <w:ins w:id="644" w:author="Parks, Robbie M" w:date="2018-06-19T17:34:00Z">
              <w:r w:rsidRPr="003D6280">
                <w:rPr>
                  <w:rFonts w:eastAsia="Times New Roman"/>
                  <w:color w:val="000000"/>
                </w:rPr>
                <w:t>15.55</w:t>
              </w:r>
            </w:ins>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ins w:id="645" w:author="Parks, Robbie M" w:date="2018-06-19T17:34:00Z"/>
                <w:rFonts w:eastAsia="Times New Roman"/>
                <w:color w:val="000000"/>
              </w:rPr>
            </w:pPr>
            <w:ins w:id="646" w:author="Parks, Robbie M" w:date="2018-06-19T17:34:00Z">
              <w:r w:rsidRPr="003D6280">
                <w:rPr>
                  <w:rFonts w:eastAsia="Times New Roman"/>
                  <w:color w:val="000000"/>
                </w:rPr>
                <w:t>7.6</w:t>
              </w:r>
            </w:ins>
          </w:p>
        </w:tc>
      </w:tr>
    </w:tbl>
    <w:p w14:paraId="0A6D0D8D" w14:textId="77777777" w:rsidR="00D67E0B" w:rsidRPr="00AC73A1" w:rsidRDefault="00D67E0B">
      <w:pPr>
        <w:rPr>
          <w:ins w:id="647" w:author="Parks, Robbie M" w:date="2018-06-19T19:04:00Z"/>
          <w:b/>
        </w:rPr>
      </w:pPr>
      <w:ins w:id="648" w:author="Parks, Robbie M" w:date="2018-06-19T19:04:00Z">
        <w:r w:rsidRPr="00AC73A1">
          <w:rPr>
            <w:b/>
          </w:rPr>
          <w:br w:type="page"/>
        </w:r>
      </w:ins>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14:paraId="3C57E2BF" w14:textId="77777777" w:rsidTr="00AC73A1">
        <w:trPr>
          <w:trHeight w:val="320"/>
          <w:ins w:id="649"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77777777" w:rsidR="00AC73A1" w:rsidRPr="00AC73A1" w:rsidRDefault="00AC73A1" w:rsidP="00AC73A1">
            <w:pPr>
              <w:jc w:val="center"/>
              <w:rPr>
                <w:ins w:id="650" w:author="Parks, Robbie M" w:date="2018-06-19T19:05:00Z"/>
                <w:rFonts w:eastAsia="Times New Roman"/>
                <w:b/>
                <w:bCs/>
                <w:color w:val="000000"/>
              </w:rPr>
            </w:pPr>
            <w:ins w:id="651" w:author="Parks, Robbie M" w:date="2018-06-19T19:05:00Z">
              <w:r w:rsidRPr="00AC73A1">
                <w:rPr>
                  <w:rFonts w:eastAsia="Times New Roman"/>
                  <w:b/>
                  <w:bCs/>
                  <w:color w:val="000000"/>
                </w:rPr>
                <w:lastRenderedPageBreak/>
                <w:t>Cause</w:t>
              </w:r>
            </w:ins>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77777777" w:rsidR="00AC73A1" w:rsidRPr="00AC73A1" w:rsidRDefault="00AC73A1" w:rsidP="00AC73A1">
            <w:pPr>
              <w:rPr>
                <w:ins w:id="652" w:author="Parks, Robbie M" w:date="2018-06-19T19:05:00Z"/>
                <w:rFonts w:eastAsia="Times New Roman"/>
                <w:b/>
                <w:bCs/>
                <w:color w:val="000000"/>
              </w:rPr>
            </w:pPr>
            <w:ins w:id="653" w:author="Parks, Robbie M" w:date="2018-06-19T19:05:00Z">
              <w:r w:rsidRPr="00AC73A1">
                <w:rPr>
                  <w:rFonts w:eastAsia="Times New Roman"/>
                  <w:b/>
                  <w:bCs/>
                  <w:color w:val="000000"/>
                </w:rPr>
                <w:t>ICD-9</w:t>
              </w:r>
            </w:ins>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77777777" w:rsidR="00AC73A1" w:rsidRPr="00AC73A1" w:rsidRDefault="00AC73A1" w:rsidP="00AC73A1">
            <w:pPr>
              <w:rPr>
                <w:ins w:id="654" w:author="Parks, Robbie M" w:date="2018-06-19T19:05:00Z"/>
                <w:rFonts w:eastAsia="Times New Roman"/>
                <w:b/>
                <w:bCs/>
                <w:color w:val="000000"/>
              </w:rPr>
            </w:pPr>
            <w:ins w:id="655" w:author="Parks, Robbie M" w:date="2018-06-19T19:05:00Z">
              <w:r w:rsidRPr="00AC73A1">
                <w:rPr>
                  <w:rFonts w:eastAsia="Times New Roman"/>
                  <w:b/>
                  <w:bCs/>
                  <w:color w:val="000000"/>
                </w:rPr>
                <w:t>ICD-10</w:t>
              </w:r>
            </w:ins>
          </w:p>
        </w:tc>
      </w:tr>
      <w:tr w:rsidR="00AC73A1" w:rsidRPr="00AC73A1" w14:paraId="3544323E" w14:textId="77777777" w:rsidTr="00AC73A1">
        <w:trPr>
          <w:trHeight w:val="320"/>
          <w:ins w:id="656"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77777777" w:rsidR="00AC73A1" w:rsidRPr="00FD7116" w:rsidRDefault="00AC73A1" w:rsidP="00AC73A1">
            <w:pPr>
              <w:jc w:val="center"/>
              <w:rPr>
                <w:ins w:id="657" w:author="Parks, Robbie M" w:date="2018-06-19T19:05:00Z"/>
                <w:rFonts w:eastAsia="Times New Roman"/>
                <w:color w:val="000000"/>
              </w:rPr>
            </w:pPr>
            <w:ins w:id="658" w:author="Parks, Robbie M" w:date="2018-06-19T19:05:00Z">
              <w:r w:rsidRPr="00FD7116">
                <w:rPr>
                  <w:rFonts w:eastAsia="Times New Roman"/>
                  <w:color w:val="000000"/>
                </w:rPr>
                <w:t>Cancer</w:t>
              </w:r>
            </w:ins>
          </w:p>
        </w:tc>
        <w:tc>
          <w:tcPr>
            <w:tcW w:w="3784" w:type="dxa"/>
            <w:tcBorders>
              <w:top w:val="nil"/>
              <w:left w:val="nil"/>
              <w:bottom w:val="single" w:sz="4" w:space="0" w:color="auto"/>
              <w:right w:val="single" w:sz="4" w:space="0" w:color="auto"/>
            </w:tcBorders>
            <w:shd w:val="clear" w:color="auto" w:fill="auto"/>
            <w:vAlign w:val="bottom"/>
            <w:hideMark/>
          </w:tcPr>
          <w:p w14:paraId="0335FB64" w14:textId="77777777" w:rsidR="00AC73A1" w:rsidRPr="00AC73A1" w:rsidRDefault="00AC73A1" w:rsidP="00AC73A1">
            <w:pPr>
              <w:rPr>
                <w:ins w:id="659" w:author="Parks, Robbie M" w:date="2018-06-19T19:05:00Z"/>
                <w:rFonts w:eastAsia="Times New Roman"/>
                <w:color w:val="000000"/>
              </w:rPr>
            </w:pPr>
            <w:ins w:id="660" w:author="Parks, Robbie M" w:date="2018-06-19T19:05:00Z">
              <w:r w:rsidRPr="00AC73A1">
                <w:rPr>
                  <w:rFonts w:eastAsia="Times New Roman"/>
                  <w:color w:val="000000"/>
                </w:rPr>
                <w:t>140-239</w:t>
              </w:r>
            </w:ins>
          </w:p>
        </w:tc>
        <w:tc>
          <w:tcPr>
            <w:tcW w:w="4196" w:type="dxa"/>
            <w:tcBorders>
              <w:top w:val="nil"/>
              <w:left w:val="nil"/>
              <w:bottom w:val="single" w:sz="4" w:space="0" w:color="auto"/>
              <w:right w:val="single" w:sz="4" w:space="0" w:color="auto"/>
            </w:tcBorders>
            <w:shd w:val="clear" w:color="auto" w:fill="auto"/>
            <w:vAlign w:val="bottom"/>
            <w:hideMark/>
          </w:tcPr>
          <w:p w14:paraId="48F9E147" w14:textId="77777777" w:rsidR="00AC73A1" w:rsidRPr="00AC73A1" w:rsidRDefault="00AC73A1" w:rsidP="00AC73A1">
            <w:pPr>
              <w:rPr>
                <w:ins w:id="661" w:author="Parks, Robbie M" w:date="2018-06-19T19:05:00Z"/>
                <w:rFonts w:eastAsia="Times New Roman"/>
                <w:color w:val="000000"/>
              </w:rPr>
            </w:pPr>
            <w:ins w:id="662" w:author="Parks, Robbie M" w:date="2018-06-19T19:05:00Z">
              <w:r w:rsidRPr="00AC73A1">
                <w:rPr>
                  <w:rFonts w:eastAsia="Times New Roman"/>
                  <w:color w:val="000000"/>
                </w:rPr>
                <w:t>C00-D48</w:t>
              </w:r>
            </w:ins>
          </w:p>
        </w:tc>
      </w:tr>
      <w:tr w:rsidR="00AC73A1" w:rsidRPr="00AC73A1" w14:paraId="74054FE0" w14:textId="77777777" w:rsidTr="00AC73A1">
        <w:trPr>
          <w:trHeight w:val="320"/>
          <w:ins w:id="663"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77777777" w:rsidR="00AC73A1" w:rsidRPr="00AC73A1" w:rsidRDefault="00AC73A1" w:rsidP="00AC73A1">
            <w:pPr>
              <w:jc w:val="center"/>
              <w:rPr>
                <w:ins w:id="664" w:author="Parks, Robbie M" w:date="2018-06-19T19:05:00Z"/>
                <w:rFonts w:eastAsia="Times New Roman"/>
                <w:color w:val="000000"/>
              </w:rPr>
            </w:pPr>
            <w:ins w:id="665" w:author="Parks, Robbie M" w:date="2018-06-19T19:05:00Z">
              <w:r w:rsidRPr="00AC73A1">
                <w:rPr>
                  <w:rFonts w:eastAsia="Times New Roman"/>
                  <w:color w:val="000000"/>
                </w:rPr>
                <w:t>Cardiorespiratory</w:t>
              </w:r>
            </w:ins>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77777777" w:rsidR="00AC73A1" w:rsidRPr="00AC73A1" w:rsidRDefault="00AC73A1" w:rsidP="00AC73A1">
            <w:pPr>
              <w:rPr>
                <w:ins w:id="666" w:author="Parks, Robbie M" w:date="2018-06-19T19:05:00Z"/>
                <w:rFonts w:eastAsia="Times New Roman"/>
                <w:color w:val="000000"/>
              </w:rPr>
            </w:pPr>
            <w:ins w:id="667" w:author="Parks, Robbie M" w:date="2018-06-19T19:05:00Z">
              <w:r w:rsidRPr="00AC73A1">
                <w:rPr>
                  <w:rFonts w:eastAsia="Times New Roman"/>
                  <w:color w:val="000000"/>
                </w:rPr>
                <w:t>381-382, 390-519</w:t>
              </w:r>
            </w:ins>
          </w:p>
        </w:tc>
        <w:tc>
          <w:tcPr>
            <w:tcW w:w="4196" w:type="dxa"/>
            <w:tcBorders>
              <w:top w:val="nil"/>
              <w:left w:val="nil"/>
              <w:bottom w:val="single" w:sz="4" w:space="0" w:color="auto"/>
              <w:right w:val="single" w:sz="4" w:space="0" w:color="auto"/>
            </w:tcBorders>
            <w:shd w:val="clear" w:color="auto" w:fill="auto"/>
            <w:vAlign w:val="bottom"/>
            <w:hideMark/>
          </w:tcPr>
          <w:p w14:paraId="66E4D67C" w14:textId="77777777" w:rsidR="00AC73A1" w:rsidRPr="00AC73A1" w:rsidRDefault="00AC73A1" w:rsidP="00AC73A1">
            <w:pPr>
              <w:rPr>
                <w:ins w:id="668" w:author="Parks, Robbie M" w:date="2018-06-19T19:05:00Z"/>
                <w:rFonts w:eastAsia="Times New Roman"/>
                <w:color w:val="000000"/>
              </w:rPr>
            </w:pPr>
            <w:ins w:id="669" w:author="Parks, Robbie M" w:date="2018-06-19T19:05:00Z">
              <w:r w:rsidRPr="00AC73A1">
                <w:rPr>
                  <w:rFonts w:eastAsia="Times New Roman"/>
                  <w:color w:val="000000"/>
                </w:rPr>
                <w:t>I00-J99, H65-H66</w:t>
              </w:r>
            </w:ins>
          </w:p>
        </w:tc>
      </w:tr>
      <w:tr w:rsidR="00AC73A1" w:rsidRPr="00AC73A1" w14:paraId="4E3F94AB" w14:textId="77777777" w:rsidTr="00AC73A1">
        <w:trPr>
          <w:trHeight w:val="320"/>
          <w:ins w:id="670"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77777777" w:rsidR="00AC73A1" w:rsidRPr="00AC73A1" w:rsidRDefault="00AC73A1" w:rsidP="00AC73A1">
            <w:pPr>
              <w:rPr>
                <w:ins w:id="671" w:author="Parks, Robbie M" w:date="2018-06-19T19:05:00Z"/>
                <w:rFonts w:eastAsia="Times New Roman"/>
                <w:color w:val="000000"/>
              </w:rPr>
            </w:pPr>
            <w:ins w:id="672"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77777777" w:rsidR="00AC73A1" w:rsidRPr="00AC73A1" w:rsidRDefault="00AC73A1" w:rsidP="00AC73A1">
            <w:pPr>
              <w:rPr>
                <w:ins w:id="673" w:author="Parks, Robbie M" w:date="2018-06-19T19:05:00Z"/>
                <w:rFonts w:eastAsia="Times New Roman"/>
                <w:color w:val="000000"/>
              </w:rPr>
            </w:pPr>
            <w:ins w:id="674" w:author="Parks, Robbie M" w:date="2018-06-19T19:05:00Z">
              <w:r w:rsidRPr="00AC73A1">
                <w:rPr>
                  <w:rFonts w:eastAsia="Times New Roman"/>
                  <w:color w:val="000000"/>
                </w:rPr>
                <w:t>Cardiovascular</w:t>
              </w:r>
            </w:ins>
          </w:p>
        </w:tc>
        <w:tc>
          <w:tcPr>
            <w:tcW w:w="3784" w:type="dxa"/>
            <w:tcBorders>
              <w:top w:val="nil"/>
              <w:left w:val="nil"/>
              <w:bottom w:val="single" w:sz="4" w:space="0" w:color="auto"/>
              <w:right w:val="single" w:sz="4" w:space="0" w:color="auto"/>
            </w:tcBorders>
            <w:shd w:val="clear" w:color="auto" w:fill="auto"/>
            <w:vAlign w:val="bottom"/>
            <w:hideMark/>
          </w:tcPr>
          <w:p w14:paraId="4CAAA299" w14:textId="77777777" w:rsidR="00AC73A1" w:rsidRPr="00AC73A1" w:rsidRDefault="00AC73A1" w:rsidP="00AC73A1">
            <w:pPr>
              <w:rPr>
                <w:ins w:id="675" w:author="Parks, Robbie M" w:date="2018-06-19T19:05:00Z"/>
                <w:rFonts w:eastAsia="Times New Roman"/>
                <w:color w:val="000000"/>
              </w:rPr>
            </w:pPr>
            <w:ins w:id="676" w:author="Parks, Robbie M" w:date="2018-06-19T19:05:00Z">
              <w:r w:rsidRPr="00AC73A1">
                <w:rPr>
                  <w:rFonts w:eastAsia="Times New Roman"/>
                  <w:color w:val="000000"/>
                </w:rPr>
                <w:t>390-459</w:t>
              </w:r>
            </w:ins>
          </w:p>
        </w:tc>
        <w:tc>
          <w:tcPr>
            <w:tcW w:w="4196" w:type="dxa"/>
            <w:tcBorders>
              <w:top w:val="nil"/>
              <w:left w:val="nil"/>
              <w:bottom w:val="single" w:sz="4" w:space="0" w:color="auto"/>
              <w:right w:val="single" w:sz="4" w:space="0" w:color="auto"/>
            </w:tcBorders>
            <w:shd w:val="clear" w:color="auto" w:fill="auto"/>
            <w:vAlign w:val="bottom"/>
            <w:hideMark/>
          </w:tcPr>
          <w:p w14:paraId="492C943C" w14:textId="77777777" w:rsidR="00AC73A1" w:rsidRPr="00AC73A1" w:rsidRDefault="00AC73A1" w:rsidP="00AC73A1">
            <w:pPr>
              <w:rPr>
                <w:ins w:id="677" w:author="Parks, Robbie M" w:date="2018-06-19T19:05:00Z"/>
                <w:rFonts w:eastAsia="Times New Roman"/>
                <w:color w:val="000000"/>
              </w:rPr>
            </w:pPr>
            <w:ins w:id="678" w:author="Parks, Robbie M" w:date="2018-06-19T19:05:00Z">
              <w:r w:rsidRPr="00AC73A1">
                <w:rPr>
                  <w:rFonts w:eastAsia="Times New Roman"/>
                  <w:color w:val="000000"/>
                </w:rPr>
                <w:t>I00-I99</w:t>
              </w:r>
            </w:ins>
          </w:p>
        </w:tc>
      </w:tr>
      <w:tr w:rsidR="00AC73A1" w:rsidRPr="00AC73A1" w14:paraId="6331507A" w14:textId="77777777" w:rsidTr="00AC73A1">
        <w:trPr>
          <w:trHeight w:val="320"/>
          <w:ins w:id="67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77777777" w:rsidR="00AC73A1" w:rsidRPr="00AC73A1" w:rsidRDefault="00AC73A1" w:rsidP="00AC73A1">
            <w:pPr>
              <w:rPr>
                <w:ins w:id="680" w:author="Parks, Robbie M" w:date="2018-06-19T19:05:00Z"/>
                <w:rFonts w:eastAsia="Times New Roman"/>
                <w:color w:val="000000"/>
              </w:rPr>
            </w:pPr>
            <w:ins w:id="68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77777777" w:rsidR="00AC73A1" w:rsidRPr="00AC73A1" w:rsidRDefault="00AC73A1" w:rsidP="00AC73A1">
            <w:pPr>
              <w:rPr>
                <w:ins w:id="682" w:author="Parks, Robbie M" w:date="2018-06-19T19:05:00Z"/>
                <w:rFonts w:eastAsia="Times New Roman"/>
                <w:color w:val="000000"/>
              </w:rPr>
            </w:pPr>
            <w:ins w:id="683" w:author="Parks, Robbie M" w:date="2018-06-19T19:05:00Z">
              <w:r w:rsidRPr="00AC73A1">
                <w:rPr>
                  <w:rFonts w:eastAsia="Times New Roman"/>
                  <w:color w:val="000000"/>
                </w:rPr>
                <w:t>Chronic respiratory diseases</w:t>
              </w:r>
            </w:ins>
          </w:p>
        </w:tc>
        <w:tc>
          <w:tcPr>
            <w:tcW w:w="3784" w:type="dxa"/>
            <w:tcBorders>
              <w:top w:val="nil"/>
              <w:left w:val="nil"/>
              <w:bottom w:val="single" w:sz="4" w:space="0" w:color="auto"/>
              <w:right w:val="single" w:sz="4" w:space="0" w:color="auto"/>
            </w:tcBorders>
            <w:shd w:val="clear" w:color="auto" w:fill="auto"/>
            <w:vAlign w:val="bottom"/>
            <w:hideMark/>
          </w:tcPr>
          <w:p w14:paraId="47A27AED" w14:textId="77777777" w:rsidR="00AC73A1" w:rsidRPr="00AC73A1" w:rsidRDefault="00AC73A1" w:rsidP="00AC73A1">
            <w:pPr>
              <w:rPr>
                <w:ins w:id="684" w:author="Parks, Robbie M" w:date="2018-06-19T19:05:00Z"/>
                <w:rFonts w:eastAsia="Times New Roman"/>
                <w:color w:val="000000"/>
              </w:rPr>
            </w:pPr>
            <w:ins w:id="685" w:author="Parks, Robbie M" w:date="2018-06-19T19:05:00Z">
              <w:r w:rsidRPr="00AC73A1">
                <w:rPr>
                  <w:rFonts w:eastAsia="Times New Roman"/>
                  <w:color w:val="000000"/>
                </w:rPr>
                <w:t>470-478, 490-519</w:t>
              </w:r>
            </w:ins>
          </w:p>
        </w:tc>
        <w:tc>
          <w:tcPr>
            <w:tcW w:w="4196" w:type="dxa"/>
            <w:tcBorders>
              <w:top w:val="nil"/>
              <w:left w:val="nil"/>
              <w:bottom w:val="single" w:sz="4" w:space="0" w:color="auto"/>
              <w:right w:val="single" w:sz="4" w:space="0" w:color="auto"/>
            </w:tcBorders>
            <w:shd w:val="clear" w:color="auto" w:fill="auto"/>
            <w:vAlign w:val="bottom"/>
            <w:hideMark/>
          </w:tcPr>
          <w:p w14:paraId="3F52B688" w14:textId="77777777" w:rsidR="00AC73A1" w:rsidRPr="00AC73A1" w:rsidRDefault="00AC73A1" w:rsidP="00AC73A1">
            <w:pPr>
              <w:rPr>
                <w:ins w:id="686" w:author="Parks, Robbie M" w:date="2018-06-19T19:05:00Z"/>
                <w:rFonts w:eastAsia="Times New Roman"/>
                <w:color w:val="000000"/>
              </w:rPr>
            </w:pPr>
            <w:ins w:id="687" w:author="Parks, Robbie M" w:date="2018-06-19T19:05:00Z">
              <w:r w:rsidRPr="00AC73A1">
                <w:rPr>
                  <w:rFonts w:eastAsia="Times New Roman"/>
                  <w:color w:val="000000"/>
                </w:rPr>
                <w:t>J30-J98</w:t>
              </w:r>
            </w:ins>
          </w:p>
        </w:tc>
      </w:tr>
      <w:tr w:rsidR="00AC73A1" w:rsidRPr="00AC73A1" w14:paraId="00AB4448" w14:textId="77777777" w:rsidTr="00AC73A1">
        <w:trPr>
          <w:trHeight w:val="320"/>
          <w:ins w:id="68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77777777" w:rsidR="00AC73A1" w:rsidRPr="00AC73A1" w:rsidRDefault="00AC73A1" w:rsidP="00AC73A1">
            <w:pPr>
              <w:rPr>
                <w:ins w:id="689" w:author="Parks, Robbie M" w:date="2018-06-19T19:05:00Z"/>
                <w:rFonts w:eastAsia="Times New Roman"/>
                <w:color w:val="000000"/>
              </w:rPr>
            </w:pPr>
            <w:ins w:id="69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7777777" w:rsidR="00AC73A1" w:rsidRPr="00AC73A1" w:rsidRDefault="00AC73A1" w:rsidP="00AC73A1">
            <w:pPr>
              <w:rPr>
                <w:ins w:id="691" w:author="Parks, Robbie M" w:date="2018-06-19T19:05:00Z"/>
                <w:rFonts w:eastAsia="Times New Roman"/>
                <w:color w:val="000000"/>
              </w:rPr>
            </w:pPr>
            <w:ins w:id="692" w:author="Parks, Robbie M" w:date="2018-06-19T19:05:00Z">
              <w:r w:rsidRPr="00AC73A1">
                <w:rPr>
                  <w:rFonts w:eastAsia="Times New Roman"/>
                  <w:color w:val="000000"/>
                </w:rPr>
                <w:t>Respiratory infections</w:t>
              </w:r>
            </w:ins>
          </w:p>
        </w:tc>
        <w:tc>
          <w:tcPr>
            <w:tcW w:w="3784" w:type="dxa"/>
            <w:tcBorders>
              <w:top w:val="nil"/>
              <w:left w:val="nil"/>
              <w:bottom w:val="single" w:sz="4" w:space="0" w:color="auto"/>
              <w:right w:val="single" w:sz="4" w:space="0" w:color="auto"/>
            </w:tcBorders>
            <w:shd w:val="clear" w:color="auto" w:fill="auto"/>
            <w:vAlign w:val="bottom"/>
            <w:hideMark/>
          </w:tcPr>
          <w:p w14:paraId="54E98A1B" w14:textId="77777777" w:rsidR="00AC73A1" w:rsidRPr="00AC73A1" w:rsidRDefault="00AC73A1" w:rsidP="00AC73A1">
            <w:pPr>
              <w:rPr>
                <w:ins w:id="693" w:author="Parks, Robbie M" w:date="2018-06-19T19:05:00Z"/>
                <w:rFonts w:eastAsia="Times New Roman"/>
                <w:color w:val="000000"/>
              </w:rPr>
            </w:pPr>
            <w:ins w:id="694" w:author="Parks, Robbie M" w:date="2018-06-19T19:05:00Z">
              <w:r w:rsidRPr="00AC73A1">
                <w:rPr>
                  <w:rFonts w:eastAsia="Times New Roman"/>
                  <w:color w:val="000000"/>
                </w:rPr>
                <w:t>460-466, 480-487, 381-382</w:t>
              </w:r>
            </w:ins>
          </w:p>
        </w:tc>
        <w:tc>
          <w:tcPr>
            <w:tcW w:w="4196" w:type="dxa"/>
            <w:tcBorders>
              <w:top w:val="nil"/>
              <w:left w:val="nil"/>
              <w:bottom w:val="single" w:sz="4" w:space="0" w:color="auto"/>
              <w:right w:val="single" w:sz="4" w:space="0" w:color="auto"/>
            </w:tcBorders>
            <w:shd w:val="clear" w:color="auto" w:fill="auto"/>
            <w:vAlign w:val="bottom"/>
            <w:hideMark/>
          </w:tcPr>
          <w:p w14:paraId="1E6415F6" w14:textId="77777777" w:rsidR="00AC73A1" w:rsidRPr="00AC73A1" w:rsidRDefault="00AC73A1" w:rsidP="00AC73A1">
            <w:pPr>
              <w:rPr>
                <w:ins w:id="695" w:author="Parks, Robbie M" w:date="2018-06-19T19:05:00Z"/>
                <w:rFonts w:eastAsia="Times New Roman"/>
                <w:color w:val="000000"/>
              </w:rPr>
            </w:pPr>
            <w:ins w:id="696" w:author="Parks, Robbie M" w:date="2018-06-19T19:05:00Z">
              <w:r w:rsidRPr="00AC73A1">
                <w:rPr>
                  <w:rFonts w:eastAsia="Times New Roman"/>
                  <w:color w:val="000000"/>
                </w:rPr>
                <w:t>J00-J06, J09-J18, J20-J22, H65-H66</w:t>
              </w:r>
            </w:ins>
          </w:p>
        </w:tc>
      </w:tr>
      <w:tr w:rsidR="00AC73A1" w:rsidRPr="00AC73A1" w14:paraId="546CA907" w14:textId="77777777" w:rsidTr="00AC73A1">
        <w:trPr>
          <w:trHeight w:val="320"/>
          <w:ins w:id="697"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77777777" w:rsidR="00AC73A1" w:rsidRPr="00AC73A1" w:rsidRDefault="00AC73A1" w:rsidP="00AC73A1">
            <w:pPr>
              <w:jc w:val="center"/>
              <w:rPr>
                <w:ins w:id="698" w:author="Parks, Robbie M" w:date="2018-06-19T19:05:00Z"/>
                <w:rFonts w:eastAsia="Times New Roman"/>
                <w:color w:val="000000"/>
              </w:rPr>
            </w:pPr>
            <w:ins w:id="699" w:author="Parks, Robbie M" w:date="2018-06-19T19:05:00Z">
              <w:r w:rsidRPr="00AC73A1">
                <w:rPr>
                  <w:rFonts w:eastAsia="Times New Roman"/>
                  <w:color w:val="000000"/>
                </w:rPr>
                <w:t>Injuries</w:t>
              </w:r>
            </w:ins>
          </w:p>
        </w:tc>
        <w:tc>
          <w:tcPr>
            <w:tcW w:w="3784" w:type="dxa"/>
            <w:tcBorders>
              <w:top w:val="nil"/>
              <w:left w:val="nil"/>
              <w:bottom w:val="single" w:sz="4" w:space="0" w:color="auto"/>
              <w:right w:val="single" w:sz="4" w:space="0" w:color="auto"/>
            </w:tcBorders>
            <w:shd w:val="clear" w:color="auto" w:fill="auto"/>
            <w:vAlign w:val="bottom"/>
            <w:hideMark/>
          </w:tcPr>
          <w:p w14:paraId="1FDCE893" w14:textId="77777777" w:rsidR="00AC73A1" w:rsidRPr="00AC73A1" w:rsidRDefault="00AC73A1" w:rsidP="00AC73A1">
            <w:pPr>
              <w:rPr>
                <w:ins w:id="700" w:author="Parks, Robbie M" w:date="2018-06-19T19:05:00Z"/>
                <w:rFonts w:eastAsia="Times New Roman"/>
                <w:color w:val="000000"/>
              </w:rPr>
            </w:pPr>
            <w:ins w:id="701" w:author="Parks, Robbie M" w:date="2018-06-19T19:05:00Z">
              <w:r w:rsidRPr="00AC73A1">
                <w:rPr>
                  <w:rFonts w:eastAsia="Times New Roman"/>
                  <w:color w:val="000000"/>
                </w:rPr>
                <w:t>E800-E999</w:t>
              </w:r>
            </w:ins>
          </w:p>
        </w:tc>
        <w:tc>
          <w:tcPr>
            <w:tcW w:w="4196" w:type="dxa"/>
            <w:tcBorders>
              <w:top w:val="nil"/>
              <w:left w:val="nil"/>
              <w:bottom w:val="single" w:sz="4" w:space="0" w:color="auto"/>
              <w:right w:val="single" w:sz="4" w:space="0" w:color="auto"/>
            </w:tcBorders>
            <w:shd w:val="clear" w:color="auto" w:fill="auto"/>
            <w:vAlign w:val="bottom"/>
            <w:hideMark/>
          </w:tcPr>
          <w:p w14:paraId="78D31229" w14:textId="77777777" w:rsidR="00AC73A1" w:rsidRPr="00AC73A1" w:rsidRDefault="00AC73A1" w:rsidP="00AC73A1">
            <w:pPr>
              <w:rPr>
                <w:ins w:id="702" w:author="Parks, Robbie M" w:date="2018-06-19T19:05:00Z"/>
                <w:rFonts w:eastAsia="Times New Roman"/>
                <w:color w:val="000000"/>
              </w:rPr>
            </w:pPr>
            <w:ins w:id="703" w:author="Parks, Robbie M" w:date="2018-06-19T19:05:00Z">
              <w:r w:rsidRPr="00AC73A1">
                <w:rPr>
                  <w:rFonts w:eastAsia="Times New Roman"/>
                  <w:color w:val="000000"/>
                </w:rPr>
                <w:t>S00-T88, V00-V99</w:t>
              </w:r>
            </w:ins>
          </w:p>
        </w:tc>
      </w:tr>
      <w:tr w:rsidR="00AC73A1" w:rsidRPr="00AC73A1" w14:paraId="5774EE77" w14:textId="77777777" w:rsidTr="00AC73A1">
        <w:trPr>
          <w:trHeight w:val="320"/>
          <w:ins w:id="70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77777777" w:rsidR="00AC73A1" w:rsidRPr="00AC73A1" w:rsidRDefault="00AC73A1" w:rsidP="00AC73A1">
            <w:pPr>
              <w:rPr>
                <w:ins w:id="705" w:author="Parks, Robbie M" w:date="2018-06-19T19:05:00Z"/>
                <w:rFonts w:eastAsia="Times New Roman"/>
                <w:color w:val="000000"/>
              </w:rPr>
            </w:pPr>
            <w:ins w:id="70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77777777" w:rsidR="00AC73A1" w:rsidRPr="00AC73A1" w:rsidRDefault="00AC73A1" w:rsidP="00AC73A1">
            <w:pPr>
              <w:rPr>
                <w:ins w:id="707" w:author="Parks, Robbie M" w:date="2018-06-19T19:05:00Z"/>
                <w:rFonts w:eastAsia="Times New Roman"/>
                <w:color w:val="000000"/>
              </w:rPr>
            </w:pPr>
            <w:ins w:id="708" w:author="Parks, Robbie M" w:date="2018-06-19T19:05:00Z">
              <w:r w:rsidRPr="00AC73A1">
                <w:rPr>
                  <w:rFonts w:eastAsia="Times New Roman"/>
                  <w:color w:val="000000"/>
                </w:rPr>
                <w:t>Unintentional</w:t>
              </w:r>
            </w:ins>
          </w:p>
        </w:tc>
        <w:tc>
          <w:tcPr>
            <w:tcW w:w="3784" w:type="dxa"/>
            <w:tcBorders>
              <w:top w:val="nil"/>
              <w:left w:val="nil"/>
              <w:bottom w:val="single" w:sz="4" w:space="0" w:color="auto"/>
              <w:right w:val="single" w:sz="4" w:space="0" w:color="auto"/>
            </w:tcBorders>
            <w:shd w:val="clear" w:color="auto" w:fill="auto"/>
            <w:vAlign w:val="bottom"/>
            <w:hideMark/>
          </w:tcPr>
          <w:p w14:paraId="341AA272" w14:textId="12A9ACAD" w:rsidR="00AC73A1" w:rsidRPr="00AC73A1" w:rsidRDefault="00AC73A1" w:rsidP="00A821FD">
            <w:pPr>
              <w:rPr>
                <w:ins w:id="709" w:author="Parks, Robbie M" w:date="2018-06-19T19:05:00Z"/>
                <w:rFonts w:eastAsia="Times New Roman"/>
                <w:color w:val="000000"/>
              </w:rPr>
            </w:pPr>
            <w:ins w:id="710"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7CD6CC9F" w14:textId="288C8E27" w:rsidR="00AC73A1" w:rsidRPr="00AC73A1" w:rsidRDefault="00AC73A1" w:rsidP="00A821FD">
            <w:pPr>
              <w:rPr>
                <w:ins w:id="711" w:author="Parks, Robbie M" w:date="2018-06-19T19:05:00Z"/>
                <w:rFonts w:eastAsia="Times New Roman"/>
                <w:color w:val="000000"/>
              </w:rPr>
            </w:pPr>
            <w:ins w:id="712"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45D1DE9" w14:textId="77777777" w:rsidTr="00AC73A1">
        <w:trPr>
          <w:trHeight w:val="320"/>
          <w:ins w:id="71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77777777" w:rsidR="00AC73A1" w:rsidRPr="00AC73A1" w:rsidRDefault="00AC73A1" w:rsidP="00AC73A1">
            <w:pPr>
              <w:rPr>
                <w:ins w:id="714" w:author="Parks, Robbie M" w:date="2018-06-19T19:05:00Z"/>
                <w:rFonts w:eastAsia="Times New Roman"/>
                <w:color w:val="000000"/>
              </w:rPr>
            </w:pPr>
            <w:ins w:id="71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77777777" w:rsidR="00AC73A1" w:rsidRPr="00AC73A1" w:rsidRDefault="00AC73A1" w:rsidP="00AC73A1">
            <w:pPr>
              <w:rPr>
                <w:ins w:id="716" w:author="Parks, Robbie M" w:date="2018-06-19T19:05:00Z"/>
                <w:rFonts w:eastAsia="Times New Roman"/>
                <w:color w:val="000000"/>
              </w:rPr>
            </w:pPr>
            <w:ins w:id="717" w:author="Parks, Robbie M" w:date="2018-06-19T19:05:00Z">
              <w:r w:rsidRPr="00AC73A1">
                <w:rPr>
                  <w:rFonts w:eastAsia="Times New Roman"/>
                  <w:color w:val="000000"/>
                </w:rPr>
                <w:t>Intentional</w:t>
              </w:r>
            </w:ins>
          </w:p>
        </w:tc>
        <w:tc>
          <w:tcPr>
            <w:tcW w:w="3784" w:type="dxa"/>
            <w:tcBorders>
              <w:top w:val="nil"/>
              <w:left w:val="nil"/>
              <w:bottom w:val="single" w:sz="4" w:space="0" w:color="auto"/>
              <w:right w:val="single" w:sz="4" w:space="0" w:color="auto"/>
            </w:tcBorders>
            <w:shd w:val="clear" w:color="auto" w:fill="auto"/>
            <w:vAlign w:val="bottom"/>
            <w:hideMark/>
          </w:tcPr>
          <w:p w14:paraId="6FD40942" w14:textId="06D85212" w:rsidR="00AC73A1" w:rsidRPr="00AC73A1" w:rsidRDefault="00AC73A1" w:rsidP="00A821FD">
            <w:pPr>
              <w:rPr>
                <w:ins w:id="718" w:author="Parks, Robbie M" w:date="2018-06-19T19:05:00Z"/>
                <w:rFonts w:eastAsia="Times New Roman"/>
                <w:color w:val="000000"/>
              </w:rPr>
            </w:pPr>
            <w:ins w:id="719"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c>
          <w:tcPr>
            <w:tcW w:w="4196" w:type="dxa"/>
            <w:tcBorders>
              <w:top w:val="nil"/>
              <w:left w:val="nil"/>
              <w:bottom w:val="single" w:sz="4" w:space="0" w:color="auto"/>
              <w:right w:val="single" w:sz="4" w:space="0" w:color="auto"/>
            </w:tcBorders>
            <w:shd w:val="clear" w:color="auto" w:fill="auto"/>
            <w:vAlign w:val="bottom"/>
            <w:hideMark/>
          </w:tcPr>
          <w:p w14:paraId="3474152D" w14:textId="08E6E289" w:rsidR="00AC73A1" w:rsidRPr="00AC73A1" w:rsidRDefault="00AC73A1" w:rsidP="00A821FD">
            <w:pPr>
              <w:rPr>
                <w:ins w:id="720" w:author="Parks, Robbie M" w:date="2018-06-19T19:05:00Z"/>
                <w:rFonts w:eastAsia="Times New Roman"/>
                <w:color w:val="000000"/>
              </w:rPr>
            </w:pPr>
            <w:ins w:id="721" w:author="Parks, Robbie M" w:date="2018-06-19T19:05:00Z">
              <w:r w:rsidRPr="00AC73A1">
                <w:rPr>
                  <w:rFonts w:eastAsia="Times New Roman"/>
                  <w:color w:val="000000"/>
                </w:rPr>
                <w:t xml:space="preserve">See </w:t>
              </w:r>
              <w:r w:rsidR="00A821FD">
                <w:rPr>
                  <w:rFonts w:eastAsia="Times New Roman"/>
                  <w:color w:val="000000"/>
                </w:rPr>
                <w:t>table 3</w:t>
              </w:r>
              <w:r w:rsidRPr="00AC73A1">
                <w:rPr>
                  <w:rFonts w:eastAsia="Times New Roman"/>
                  <w:color w:val="000000"/>
                </w:rPr>
                <w:t>b</w:t>
              </w:r>
            </w:ins>
          </w:p>
        </w:tc>
      </w:tr>
      <w:tr w:rsidR="00AC73A1" w:rsidRPr="00AC73A1" w14:paraId="63C01492" w14:textId="77777777" w:rsidTr="00AC73A1">
        <w:trPr>
          <w:trHeight w:val="640"/>
          <w:ins w:id="722" w:author="Parks, Robbie M" w:date="2018-06-19T19:05: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77777777" w:rsidR="00AC73A1" w:rsidRPr="00AC73A1" w:rsidRDefault="00AC73A1" w:rsidP="00AC73A1">
            <w:pPr>
              <w:jc w:val="center"/>
              <w:rPr>
                <w:ins w:id="723" w:author="Parks, Robbie M" w:date="2018-06-19T19:05:00Z"/>
                <w:rFonts w:eastAsia="Times New Roman"/>
                <w:color w:val="000000"/>
              </w:rPr>
            </w:pPr>
            <w:ins w:id="724"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4F0535C" w14:textId="77777777" w:rsidR="00AC73A1" w:rsidRPr="00AC73A1" w:rsidRDefault="00AC73A1" w:rsidP="00AC73A1">
            <w:pPr>
              <w:rPr>
                <w:ins w:id="725" w:author="Parks, Robbie M" w:date="2018-06-19T19:05:00Z"/>
                <w:rFonts w:eastAsia="Times New Roman"/>
                <w:color w:val="000000"/>
              </w:rPr>
            </w:pPr>
            <w:ins w:id="726" w:author="Parks, Robbie M" w:date="2018-06-19T19:05:00Z">
              <w:r w:rsidRPr="00AC73A1">
                <w:rPr>
                  <w:rFonts w:eastAsia="Times New Roman"/>
                  <w:color w:val="000000"/>
                </w:rPr>
                <w:t>All other causes not in Cancer, Cardiorespiratory, Injuries</w:t>
              </w:r>
            </w:ins>
          </w:p>
        </w:tc>
        <w:tc>
          <w:tcPr>
            <w:tcW w:w="4196" w:type="dxa"/>
            <w:tcBorders>
              <w:top w:val="nil"/>
              <w:left w:val="nil"/>
              <w:bottom w:val="single" w:sz="4" w:space="0" w:color="auto"/>
              <w:right w:val="single" w:sz="4" w:space="0" w:color="auto"/>
            </w:tcBorders>
            <w:shd w:val="clear" w:color="auto" w:fill="auto"/>
            <w:vAlign w:val="bottom"/>
            <w:hideMark/>
          </w:tcPr>
          <w:p w14:paraId="52BACFBB" w14:textId="77777777" w:rsidR="00AC73A1" w:rsidRPr="00AC73A1" w:rsidRDefault="00AC73A1" w:rsidP="00AC73A1">
            <w:pPr>
              <w:rPr>
                <w:ins w:id="727" w:author="Parks, Robbie M" w:date="2018-06-19T19:05:00Z"/>
                <w:rFonts w:eastAsia="Times New Roman"/>
                <w:color w:val="000000"/>
              </w:rPr>
            </w:pPr>
            <w:ins w:id="728" w:author="Parks, Robbie M" w:date="2018-06-19T19:05:00Z">
              <w:r w:rsidRPr="00AC73A1">
                <w:rPr>
                  <w:rFonts w:eastAsia="Times New Roman"/>
                  <w:color w:val="000000"/>
                </w:rPr>
                <w:t xml:space="preserve">All other causes not </w:t>
              </w:r>
              <w:proofErr w:type="gramStart"/>
              <w:r w:rsidRPr="00AC73A1">
                <w:rPr>
                  <w:rFonts w:eastAsia="Times New Roman"/>
                  <w:color w:val="000000"/>
                </w:rPr>
                <w:t>in  Cancer</w:t>
              </w:r>
              <w:proofErr w:type="gramEnd"/>
              <w:r w:rsidRPr="00AC73A1">
                <w:rPr>
                  <w:rFonts w:eastAsia="Times New Roman"/>
                  <w:color w:val="000000"/>
                </w:rPr>
                <w:t>, Cardiorespiratory, Injuries</w:t>
              </w:r>
            </w:ins>
          </w:p>
        </w:tc>
      </w:tr>
      <w:tr w:rsidR="00AC73A1" w:rsidRPr="00AC73A1" w14:paraId="16210411" w14:textId="77777777" w:rsidTr="00AC73A1">
        <w:trPr>
          <w:trHeight w:val="640"/>
          <w:ins w:id="729"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77777777" w:rsidR="00AC73A1" w:rsidRPr="00AC73A1" w:rsidRDefault="00AC73A1" w:rsidP="00AC73A1">
            <w:pPr>
              <w:rPr>
                <w:ins w:id="730" w:author="Parks, Robbie M" w:date="2018-06-19T19:05:00Z"/>
                <w:rFonts w:eastAsia="Times New Roman"/>
                <w:color w:val="000000"/>
              </w:rPr>
            </w:pPr>
            <w:ins w:id="731"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77777777" w:rsidR="00AC73A1" w:rsidRPr="00AC73A1" w:rsidRDefault="00AC73A1" w:rsidP="00AC73A1">
            <w:pPr>
              <w:rPr>
                <w:ins w:id="732" w:author="Parks, Robbie M" w:date="2018-06-19T19:05:00Z"/>
                <w:rFonts w:eastAsia="Times New Roman"/>
                <w:color w:val="000000"/>
              </w:rPr>
            </w:pPr>
            <w:ins w:id="733" w:author="Parks, Robbie M" w:date="2018-06-19T19:05:00Z">
              <w:r w:rsidRPr="00AC73A1">
                <w:rPr>
                  <w:rFonts w:eastAsia="Times New Roman"/>
                  <w:color w:val="000000"/>
                </w:rPr>
                <w:t>Endocrine disorders</w:t>
              </w:r>
            </w:ins>
          </w:p>
        </w:tc>
        <w:tc>
          <w:tcPr>
            <w:tcW w:w="3784" w:type="dxa"/>
            <w:tcBorders>
              <w:top w:val="nil"/>
              <w:left w:val="nil"/>
              <w:bottom w:val="single" w:sz="4" w:space="0" w:color="auto"/>
              <w:right w:val="single" w:sz="4" w:space="0" w:color="auto"/>
            </w:tcBorders>
            <w:shd w:val="clear" w:color="auto" w:fill="auto"/>
            <w:vAlign w:val="bottom"/>
            <w:hideMark/>
          </w:tcPr>
          <w:p w14:paraId="67F1CE55" w14:textId="77777777" w:rsidR="00AC73A1" w:rsidRPr="00AC73A1" w:rsidRDefault="00AC73A1" w:rsidP="00AC73A1">
            <w:pPr>
              <w:rPr>
                <w:ins w:id="734" w:author="Parks, Robbie M" w:date="2018-06-19T19:05:00Z"/>
                <w:rFonts w:eastAsia="Times New Roman"/>
                <w:color w:val="000000"/>
              </w:rPr>
            </w:pPr>
            <w:ins w:id="735" w:author="Parks, Robbie M" w:date="2018-06-19T19:05:00Z">
              <w:r w:rsidRPr="00AC73A1">
                <w:rPr>
                  <w:rFonts w:eastAsia="Times New Roman"/>
                  <w:color w:val="000000"/>
                </w:rPr>
                <w:t>240-242, 244-246, 251-259, 270-279 (minus 274, 279.5),282-285 (minus 285.9), 286-289</w:t>
              </w:r>
            </w:ins>
          </w:p>
        </w:tc>
        <w:tc>
          <w:tcPr>
            <w:tcW w:w="4196" w:type="dxa"/>
            <w:tcBorders>
              <w:top w:val="nil"/>
              <w:left w:val="nil"/>
              <w:bottom w:val="single" w:sz="4" w:space="0" w:color="auto"/>
              <w:right w:val="single" w:sz="4" w:space="0" w:color="auto"/>
            </w:tcBorders>
            <w:shd w:val="clear" w:color="auto" w:fill="auto"/>
            <w:vAlign w:val="bottom"/>
            <w:hideMark/>
          </w:tcPr>
          <w:p w14:paraId="42857D34" w14:textId="77777777" w:rsidR="00AC73A1" w:rsidRPr="00AC73A1" w:rsidRDefault="00AC73A1" w:rsidP="00AC73A1">
            <w:pPr>
              <w:rPr>
                <w:ins w:id="736" w:author="Parks, Robbie M" w:date="2018-06-19T19:05:00Z"/>
                <w:rFonts w:eastAsia="Times New Roman"/>
                <w:color w:val="000000"/>
              </w:rPr>
            </w:pPr>
            <w:ins w:id="737" w:author="Parks, Robbie M" w:date="2018-06-19T19:05:00Z">
              <w:r w:rsidRPr="00AC73A1">
                <w:rPr>
                  <w:rFonts w:eastAsia="Times New Roman"/>
                  <w:color w:val="000000"/>
                </w:rPr>
                <w:t>D55-D64 (minus D64.9</w:t>
              </w:r>
              <w:proofErr w:type="gramStart"/>
              <w:r w:rsidRPr="00AC73A1">
                <w:rPr>
                  <w:rFonts w:eastAsia="Times New Roman"/>
                  <w:color w:val="000000"/>
                </w:rPr>
                <w:t>),D</w:t>
              </w:r>
              <w:proofErr w:type="gramEnd"/>
              <w:r w:rsidRPr="00AC73A1">
                <w:rPr>
                  <w:rFonts w:eastAsia="Times New Roman"/>
                  <w:color w:val="000000"/>
                </w:rPr>
                <w:t>65-D89, E03-E07, E15-E16, E20-E34, E65-E88</w:t>
              </w:r>
            </w:ins>
          </w:p>
        </w:tc>
      </w:tr>
      <w:tr w:rsidR="00AC73A1" w:rsidRPr="00AC73A1" w14:paraId="74A02811" w14:textId="77777777" w:rsidTr="00AC73A1">
        <w:trPr>
          <w:trHeight w:val="320"/>
          <w:ins w:id="738"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77777777" w:rsidR="00AC73A1" w:rsidRPr="00AC73A1" w:rsidRDefault="00AC73A1" w:rsidP="00AC73A1">
            <w:pPr>
              <w:rPr>
                <w:ins w:id="739" w:author="Parks, Robbie M" w:date="2018-06-19T19:05:00Z"/>
                <w:rFonts w:eastAsia="Times New Roman"/>
                <w:color w:val="000000"/>
              </w:rPr>
            </w:pPr>
            <w:ins w:id="740"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77777777" w:rsidR="00AC73A1" w:rsidRPr="00AC73A1" w:rsidRDefault="00AC73A1" w:rsidP="00AC73A1">
            <w:pPr>
              <w:rPr>
                <w:ins w:id="741" w:author="Parks, Robbie M" w:date="2018-06-19T19:05:00Z"/>
                <w:rFonts w:eastAsia="Times New Roman"/>
                <w:color w:val="000000"/>
              </w:rPr>
            </w:pPr>
            <w:ins w:id="742" w:author="Parks, Robbie M" w:date="2018-06-19T19:05:00Z">
              <w:r w:rsidRPr="00AC73A1">
                <w:rPr>
                  <w:rFonts w:eastAsia="Times New Roman"/>
                  <w:color w:val="000000"/>
                </w:rPr>
                <w:t>Genitourinary diseases</w:t>
              </w:r>
            </w:ins>
          </w:p>
        </w:tc>
        <w:tc>
          <w:tcPr>
            <w:tcW w:w="3784" w:type="dxa"/>
            <w:tcBorders>
              <w:top w:val="nil"/>
              <w:left w:val="nil"/>
              <w:bottom w:val="single" w:sz="4" w:space="0" w:color="auto"/>
              <w:right w:val="single" w:sz="4" w:space="0" w:color="auto"/>
            </w:tcBorders>
            <w:shd w:val="clear" w:color="auto" w:fill="auto"/>
            <w:vAlign w:val="bottom"/>
            <w:hideMark/>
          </w:tcPr>
          <w:p w14:paraId="03392E1A" w14:textId="77777777" w:rsidR="00AC73A1" w:rsidRPr="00AC73A1" w:rsidRDefault="00AC73A1" w:rsidP="00AC73A1">
            <w:pPr>
              <w:rPr>
                <w:ins w:id="743" w:author="Parks, Robbie M" w:date="2018-06-19T19:05:00Z"/>
                <w:rFonts w:eastAsia="Times New Roman"/>
                <w:color w:val="000000"/>
              </w:rPr>
            </w:pPr>
            <w:ins w:id="744" w:author="Parks, Robbie M" w:date="2018-06-19T19:05:00Z">
              <w:r w:rsidRPr="00AC73A1">
                <w:rPr>
                  <w:rFonts w:eastAsia="Times New Roman"/>
                  <w:color w:val="000000"/>
                </w:rPr>
                <w:t>580-611, 617-629</w:t>
              </w:r>
            </w:ins>
          </w:p>
        </w:tc>
        <w:tc>
          <w:tcPr>
            <w:tcW w:w="4196" w:type="dxa"/>
            <w:tcBorders>
              <w:top w:val="nil"/>
              <w:left w:val="nil"/>
              <w:bottom w:val="single" w:sz="4" w:space="0" w:color="auto"/>
              <w:right w:val="single" w:sz="4" w:space="0" w:color="auto"/>
            </w:tcBorders>
            <w:shd w:val="clear" w:color="auto" w:fill="auto"/>
            <w:vAlign w:val="bottom"/>
            <w:hideMark/>
          </w:tcPr>
          <w:p w14:paraId="43AA3AD7" w14:textId="77777777" w:rsidR="00AC73A1" w:rsidRPr="00AC73A1" w:rsidRDefault="00AC73A1" w:rsidP="00AC73A1">
            <w:pPr>
              <w:rPr>
                <w:ins w:id="745" w:author="Parks, Robbie M" w:date="2018-06-19T19:05:00Z"/>
                <w:rFonts w:eastAsia="Times New Roman"/>
                <w:color w:val="000000"/>
              </w:rPr>
            </w:pPr>
            <w:ins w:id="746" w:author="Parks, Robbie M" w:date="2018-06-19T19:05:00Z">
              <w:r w:rsidRPr="00AC73A1">
                <w:rPr>
                  <w:rFonts w:eastAsia="Times New Roman"/>
                  <w:color w:val="000000"/>
                </w:rPr>
                <w:t>N00-N64, N75-N98</w:t>
              </w:r>
            </w:ins>
          </w:p>
        </w:tc>
      </w:tr>
      <w:tr w:rsidR="00AC73A1" w:rsidRPr="00AC73A1" w14:paraId="51599A2E" w14:textId="77777777" w:rsidTr="00AC73A1">
        <w:trPr>
          <w:trHeight w:val="320"/>
          <w:ins w:id="747"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77777777" w:rsidR="00AC73A1" w:rsidRPr="00AC73A1" w:rsidRDefault="00AC73A1" w:rsidP="00AC73A1">
            <w:pPr>
              <w:rPr>
                <w:ins w:id="748" w:author="Parks, Robbie M" w:date="2018-06-19T19:05:00Z"/>
                <w:rFonts w:eastAsia="Times New Roman"/>
                <w:color w:val="000000"/>
              </w:rPr>
            </w:pPr>
            <w:ins w:id="749"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77777777" w:rsidR="00AC73A1" w:rsidRPr="00AC73A1" w:rsidRDefault="00AC73A1" w:rsidP="00AC73A1">
            <w:pPr>
              <w:rPr>
                <w:ins w:id="750" w:author="Parks, Robbie M" w:date="2018-06-19T19:05:00Z"/>
                <w:rFonts w:eastAsia="Times New Roman"/>
                <w:color w:val="000000"/>
              </w:rPr>
            </w:pPr>
            <w:ins w:id="751" w:author="Parks, Robbie M" w:date="2018-06-19T19:05:00Z">
              <w:r w:rsidRPr="00AC73A1">
                <w:rPr>
                  <w:rFonts w:eastAsia="Times New Roman"/>
                  <w:color w:val="000000"/>
                </w:rPr>
                <w:t>Maternal conditions</w:t>
              </w:r>
            </w:ins>
          </w:p>
        </w:tc>
        <w:tc>
          <w:tcPr>
            <w:tcW w:w="3784" w:type="dxa"/>
            <w:tcBorders>
              <w:top w:val="nil"/>
              <w:left w:val="nil"/>
              <w:bottom w:val="single" w:sz="4" w:space="0" w:color="auto"/>
              <w:right w:val="single" w:sz="4" w:space="0" w:color="auto"/>
            </w:tcBorders>
            <w:shd w:val="clear" w:color="auto" w:fill="auto"/>
            <w:vAlign w:val="bottom"/>
            <w:hideMark/>
          </w:tcPr>
          <w:p w14:paraId="25AF36EA" w14:textId="77777777" w:rsidR="00AC73A1" w:rsidRPr="00AC73A1" w:rsidRDefault="00AC73A1" w:rsidP="00AC73A1">
            <w:pPr>
              <w:rPr>
                <w:ins w:id="752" w:author="Parks, Robbie M" w:date="2018-06-19T19:05:00Z"/>
                <w:rFonts w:eastAsia="Times New Roman"/>
                <w:color w:val="000000"/>
              </w:rPr>
            </w:pPr>
            <w:ins w:id="753" w:author="Parks, Robbie M" w:date="2018-06-19T19:05:00Z">
              <w:r w:rsidRPr="00AC73A1">
                <w:rPr>
                  <w:rFonts w:eastAsia="Times New Roman"/>
                  <w:color w:val="000000"/>
                </w:rPr>
                <w:t>630-676</w:t>
              </w:r>
            </w:ins>
          </w:p>
        </w:tc>
        <w:tc>
          <w:tcPr>
            <w:tcW w:w="4196" w:type="dxa"/>
            <w:tcBorders>
              <w:top w:val="nil"/>
              <w:left w:val="nil"/>
              <w:bottom w:val="single" w:sz="4" w:space="0" w:color="auto"/>
              <w:right w:val="single" w:sz="4" w:space="0" w:color="auto"/>
            </w:tcBorders>
            <w:shd w:val="clear" w:color="auto" w:fill="auto"/>
            <w:vAlign w:val="bottom"/>
            <w:hideMark/>
          </w:tcPr>
          <w:p w14:paraId="4DDA78D0" w14:textId="77777777" w:rsidR="00AC73A1" w:rsidRPr="00AC73A1" w:rsidRDefault="00AC73A1" w:rsidP="00AC73A1">
            <w:pPr>
              <w:rPr>
                <w:ins w:id="754" w:author="Parks, Robbie M" w:date="2018-06-19T19:05:00Z"/>
                <w:rFonts w:eastAsia="Times New Roman"/>
                <w:color w:val="000000"/>
              </w:rPr>
            </w:pPr>
            <w:ins w:id="755" w:author="Parks, Robbie M" w:date="2018-06-19T19:05:00Z">
              <w:r w:rsidRPr="00AC73A1">
                <w:rPr>
                  <w:rFonts w:eastAsia="Times New Roman"/>
                  <w:color w:val="000000"/>
                </w:rPr>
                <w:t>O00-O99</w:t>
              </w:r>
            </w:ins>
          </w:p>
        </w:tc>
      </w:tr>
      <w:tr w:rsidR="00AC73A1" w:rsidRPr="00AC73A1" w14:paraId="534BE850" w14:textId="77777777" w:rsidTr="00AC73A1">
        <w:trPr>
          <w:trHeight w:val="320"/>
          <w:ins w:id="756"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77777777" w:rsidR="00AC73A1" w:rsidRPr="00AC73A1" w:rsidRDefault="00AC73A1" w:rsidP="00AC73A1">
            <w:pPr>
              <w:rPr>
                <w:ins w:id="757" w:author="Parks, Robbie M" w:date="2018-06-19T19:05:00Z"/>
                <w:rFonts w:eastAsia="Times New Roman"/>
                <w:color w:val="000000"/>
              </w:rPr>
            </w:pPr>
            <w:ins w:id="758"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7777777" w:rsidR="00AC73A1" w:rsidRPr="00AC73A1" w:rsidRDefault="00AC73A1" w:rsidP="00AC73A1">
            <w:pPr>
              <w:rPr>
                <w:ins w:id="759" w:author="Parks, Robbie M" w:date="2018-06-19T19:05:00Z"/>
                <w:rFonts w:eastAsia="Times New Roman"/>
                <w:color w:val="000000"/>
              </w:rPr>
            </w:pPr>
            <w:ins w:id="760" w:author="Parks, Robbie M" w:date="2018-06-19T19:05:00Z">
              <w:r w:rsidRPr="00AC73A1">
                <w:rPr>
                  <w:rFonts w:eastAsia="Times New Roman"/>
                  <w:color w:val="000000"/>
                </w:rPr>
                <w:t>Neuropsychiatric disorders</w:t>
              </w:r>
            </w:ins>
          </w:p>
        </w:tc>
        <w:tc>
          <w:tcPr>
            <w:tcW w:w="3784" w:type="dxa"/>
            <w:tcBorders>
              <w:top w:val="nil"/>
              <w:left w:val="nil"/>
              <w:bottom w:val="single" w:sz="4" w:space="0" w:color="auto"/>
              <w:right w:val="single" w:sz="4" w:space="0" w:color="auto"/>
            </w:tcBorders>
            <w:shd w:val="clear" w:color="auto" w:fill="auto"/>
            <w:vAlign w:val="bottom"/>
            <w:hideMark/>
          </w:tcPr>
          <w:p w14:paraId="71F94E0A" w14:textId="77777777" w:rsidR="00AC73A1" w:rsidRPr="00AC73A1" w:rsidRDefault="00AC73A1" w:rsidP="00AC73A1">
            <w:pPr>
              <w:rPr>
                <w:ins w:id="761" w:author="Parks, Robbie M" w:date="2018-06-19T19:05:00Z"/>
                <w:rFonts w:eastAsia="Times New Roman"/>
                <w:color w:val="000000"/>
              </w:rPr>
            </w:pPr>
            <w:ins w:id="762" w:author="Parks, Robbie M" w:date="2018-06-19T19:05:00Z">
              <w:r w:rsidRPr="00AC73A1">
                <w:rPr>
                  <w:rFonts w:eastAsia="Times New Roman"/>
                  <w:color w:val="000000"/>
                </w:rPr>
                <w:t>290, 292-302, 305.1, 306-319, 324-359</w:t>
              </w:r>
            </w:ins>
          </w:p>
        </w:tc>
        <w:tc>
          <w:tcPr>
            <w:tcW w:w="4196" w:type="dxa"/>
            <w:tcBorders>
              <w:top w:val="nil"/>
              <w:left w:val="nil"/>
              <w:bottom w:val="single" w:sz="4" w:space="0" w:color="auto"/>
              <w:right w:val="single" w:sz="4" w:space="0" w:color="auto"/>
            </w:tcBorders>
            <w:shd w:val="clear" w:color="auto" w:fill="auto"/>
            <w:vAlign w:val="bottom"/>
            <w:hideMark/>
          </w:tcPr>
          <w:p w14:paraId="0433D3AB" w14:textId="77777777" w:rsidR="00AC73A1" w:rsidRPr="00AC73A1" w:rsidRDefault="00AC73A1" w:rsidP="00AC73A1">
            <w:pPr>
              <w:rPr>
                <w:ins w:id="763" w:author="Parks, Robbie M" w:date="2018-06-19T19:05:00Z"/>
                <w:rFonts w:eastAsia="Times New Roman"/>
                <w:color w:val="000000"/>
              </w:rPr>
            </w:pPr>
            <w:ins w:id="764" w:author="Parks, Robbie M" w:date="2018-06-19T19:05:00Z">
              <w:r w:rsidRPr="00AC73A1">
                <w:rPr>
                  <w:rFonts w:eastAsia="Times New Roman"/>
                  <w:color w:val="000000"/>
                </w:rPr>
                <w:t>F1-F9, F17, F20-F99, G6-G13, G15-G98</w:t>
              </w:r>
            </w:ins>
          </w:p>
        </w:tc>
      </w:tr>
      <w:tr w:rsidR="00AC73A1" w:rsidRPr="00AC73A1" w14:paraId="72418B7A" w14:textId="77777777" w:rsidTr="00AC73A1">
        <w:trPr>
          <w:trHeight w:val="320"/>
          <w:ins w:id="765"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77777777" w:rsidR="00AC73A1" w:rsidRPr="00AC73A1" w:rsidRDefault="00AC73A1" w:rsidP="00AC73A1">
            <w:pPr>
              <w:rPr>
                <w:ins w:id="766" w:author="Parks, Robbie M" w:date="2018-06-19T19:05:00Z"/>
                <w:rFonts w:eastAsia="Times New Roman"/>
                <w:color w:val="000000"/>
              </w:rPr>
            </w:pPr>
            <w:ins w:id="767"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77777777" w:rsidR="00AC73A1" w:rsidRPr="00AC73A1" w:rsidRDefault="00AC73A1" w:rsidP="00AC73A1">
            <w:pPr>
              <w:rPr>
                <w:ins w:id="768" w:author="Parks, Robbie M" w:date="2018-06-19T19:05:00Z"/>
                <w:rFonts w:eastAsia="Times New Roman"/>
                <w:color w:val="000000"/>
              </w:rPr>
            </w:pPr>
            <w:ins w:id="769" w:author="Parks, Robbie M" w:date="2018-06-19T19:05:00Z">
              <w:r w:rsidRPr="00AC73A1">
                <w:rPr>
                  <w:rFonts w:eastAsia="Times New Roman"/>
                  <w:color w:val="000000"/>
                </w:rPr>
                <w:t>Perinatal conditions</w:t>
              </w:r>
            </w:ins>
          </w:p>
        </w:tc>
        <w:tc>
          <w:tcPr>
            <w:tcW w:w="3784" w:type="dxa"/>
            <w:tcBorders>
              <w:top w:val="nil"/>
              <w:left w:val="nil"/>
              <w:bottom w:val="single" w:sz="4" w:space="0" w:color="auto"/>
              <w:right w:val="single" w:sz="4" w:space="0" w:color="auto"/>
            </w:tcBorders>
            <w:shd w:val="clear" w:color="auto" w:fill="auto"/>
            <w:vAlign w:val="bottom"/>
            <w:hideMark/>
          </w:tcPr>
          <w:p w14:paraId="65CF371D" w14:textId="77777777" w:rsidR="00AC73A1" w:rsidRPr="00AC73A1" w:rsidRDefault="00AC73A1" w:rsidP="00AC73A1">
            <w:pPr>
              <w:rPr>
                <w:ins w:id="770" w:author="Parks, Robbie M" w:date="2018-06-19T19:05:00Z"/>
                <w:rFonts w:eastAsia="Times New Roman"/>
                <w:color w:val="000000"/>
              </w:rPr>
            </w:pPr>
            <w:ins w:id="771" w:author="Parks, Robbie M" w:date="2018-06-19T19:05:00Z">
              <w:r w:rsidRPr="00AC73A1">
                <w:rPr>
                  <w:rFonts w:eastAsia="Times New Roman"/>
                  <w:color w:val="000000"/>
                </w:rPr>
                <w:t>760-779 (minus 771.3)</w:t>
              </w:r>
            </w:ins>
          </w:p>
        </w:tc>
        <w:tc>
          <w:tcPr>
            <w:tcW w:w="4196" w:type="dxa"/>
            <w:tcBorders>
              <w:top w:val="nil"/>
              <w:left w:val="nil"/>
              <w:bottom w:val="single" w:sz="4" w:space="0" w:color="auto"/>
              <w:right w:val="single" w:sz="4" w:space="0" w:color="auto"/>
            </w:tcBorders>
            <w:shd w:val="clear" w:color="auto" w:fill="auto"/>
            <w:vAlign w:val="bottom"/>
            <w:hideMark/>
          </w:tcPr>
          <w:p w14:paraId="59822E92" w14:textId="77777777" w:rsidR="00AC73A1" w:rsidRPr="00AC73A1" w:rsidRDefault="00AC73A1" w:rsidP="00AC73A1">
            <w:pPr>
              <w:rPr>
                <w:ins w:id="772" w:author="Parks, Robbie M" w:date="2018-06-19T19:05:00Z"/>
                <w:rFonts w:eastAsia="Times New Roman"/>
                <w:color w:val="000000"/>
              </w:rPr>
            </w:pPr>
            <w:ins w:id="773" w:author="Parks, Robbie M" w:date="2018-06-19T19:05:00Z">
              <w:r w:rsidRPr="00AC73A1">
                <w:rPr>
                  <w:rFonts w:eastAsia="Times New Roman"/>
                  <w:color w:val="000000"/>
                </w:rPr>
                <w:t>P00-P96</w:t>
              </w:r>
            </w:ins>
          </w:p>
        </w:tc>
      </w:tr>
      <w:tr w:rsidR="00AC73A1" w:rsidRPr="00AC73A1" w14:paraId="75DFC94B" w14:textId="77777777" w:rsidTr="00AC73A1">
        <w:trPr>
          <w:trHeight w:val="320"/>
          <w:ins w:id="774"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77777777" w:rsidR="00AC73A1" w:rsidRPr="00AC73A1" w:rsidRDefault="00AC73A1" w:rsidP="00AC73A1">
            <w:pPr>
              <w:rPr>
                <w:ins w:id="775" w:author="Parks, Robbie M" w:date="2018-06-19T19:05:00Z"/>
                <w:rFonts w:eastAsia="Times New Roman"/>
                <w:color w:val="000000"/>
              </w:rPr>
            </w:pPr>
            <w:ins w:id="776"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7777777" w:rsidR="00AC73A1" w:rsidRPr="00AC73A1" w:rsidRDefault="00AC73A1" w:rsidP="00AC73A1">
            <w:pPr>
              <w:rPr>
                <w:ins w:id="777" w:author="Parks, Robbie M" w:date="2018-06-19T19:05:00Z"/>
                <w:rFonts w:eastAsia="Times New Roman"/>
                <w:color w:val="000000"/>
              </w:rPr>
            </w:pPr>
            <w:ins w:id="778" w:author="Parks, Robbie M" w:date="2018-06-19T19:05:00Z">
              <w:r w:rsidRPr="00AC73A1">
                <w:rPr>
                  <w:rFonts w:eastAsia="Times New Roman"/>
                  <w:color w:val="000000"/>
                </w:rPr>
                <w:t>Substance use disorders</w:t>
              </w:r>
            </w:ins>
          </w:p>
        </w:tc>
        <w:tc>
          <w:tcPr>
            <w:tcW w:w="3784" w:type="dxa"/>
            <w:tcBorders>
              <w:top w:val="nil"/>
              <w:left w:val="nil"/>
              <w:bottom w:val="single" w:sz="4" w:space="0" w:color="auto"/>
              <w:right w:val="single" w:sz="4" w:space="0" w:color="auto"/>
            </w:tcBorders>
            <w:shd w:val="clear" w:color="auto" w:fill="auto"/>
            <w:vAlign w:val="bottom"/>
            <w:hideMark/>
          </w:tcPr>
          <w:p w14:paraId="59ED4FD9" w14:textId="77777777" w:rsidR="00AC73A1" w:rsidRPr="00AC73A1" w:rsidRDefault="00AC73A1" w:rsidP="00AC73A1">
            <w:pPr>
              <w:rPr>
                <w:ins w:id="779" w:author="Parks, Robbie M" w:date="2018-06-19T19:05:00Z"/>
                <w:rFonts w:eastAsia="Times New Roman"/>
                <w:color w:val="000000"/>
              </w:rPr>
            </w:pPr>
            <w:ins w:id="780" w:author="Parks, Robbie M" w:date="2018-06-19T19:05:00Z">
              <w:r w:rsidRPr="00AC73A1">
                <w:rPr>
                  <w:rFonts w:eastAsia="Times New Roman"/>
                  <w:color w:val="000000"/>
                </w:rPr>
                <w:t>291, 303, 305.0, 304, 305.2-305.9</w:t>
              </w:r>
            </w:ins>
          </w:p>
        </w:tc>
        <w:tc>
          <w:tcPr>
            <w:tcW w:w="4196" w:type="dxa"/>
            <w:tcBorders>
              <w:top w:val="nil"/>
              <w:left w:val="nil"/>
              <w:bottom w:val="single" w:sz="4" w:space="0" w:color="auto"/>
              <w:right w:val="single" w:sz="4" w:space="0" w:color="auto"/>
            </w:tcBorders>
            <w:shd w:val="clear" w:color="auto" w:fill="auto"/>
            <w:vAlign w:val="bottom"/>
            <w:hideMark/>
          </w:tcPr>
          <w:p w14:paraId="001D0F47" w14:textId="77777777" w:rsidR="00AC73A1" w:rsidRPr="00AC73A1" w:rsidRDefault="00AC73A1" w:rsidP="00AC73A1">
            <w:pPr>
              <w:rPr>
                <w:ins w:id="781" w:author="Parks, Robbie M" w:date="2018-06-19T19:05:00Z"/>
                <w:rFonts w:eastAsia="Times New Roman"/>
                <w:color w:val="000000"/>
              </w:rPr>
            </w:pPr>
            <w:ins w:id="782" w:author="Parks, Robbie M" w:date="2018-06-19T19:05:00Z">
              <w:r w:rsidRPr="00AC73A1">
                <w:rPr>
                  <w:rFonts w:eastAsia="Times New Roman"/>
                  <w:color w:val="000000"/>
                </w:rPr>
                <w:t>F10-F16, F18-F19, X41-X42, X45, X49</w:t>
              </w:r>
            </w:ins>
          </w:p>
        </w:tc>
      </w:tr>
      <w:tr w:rsidR="00AC73A1" w:rsidRPr="00AC73A1" w14:paraId="2551F43C" w14:textId="77777777" w:rsidTr="00AC73A1">
        <w:trPr>
          <w:trHeight w:val="1280"/>
          <w:ins w:id="783" w:author="Parks, Robbie M" w:date="2018-06-19T19:05: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77777777" w:rsidR="00AC73A1" w:rsidRPr="00AC73A1" w:rsidRDefault="00AC73A1" w:rsidP="00AC73A1">
            <w:pPr>
              <w:rPr>
                <w:ins w:id="784" w:author="Parks, Robbie M" w:date="2018-06-19T19:05:00Z"/>
                <w:rFonts w:eastAsia="Times New Roman"/>
                <w:color w:val="000000"/>
              </w:rPr>
            </w:pPr>
            <w:ins w:id="785" w:author="Parks, Robbie M" w:date="2018-06-19T19:05:00Z">
              <w:r w:rsidRPr="00AC73A1">
                <w:rPr>
                  <w:rFonts w:eastAsia="Times New Roman"/>
                  <w:color w:val="000000"/>
                </w:rPr>
                <w:t> </w:t>
              </w:r>
            </w:ins>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77777777" w:rsidR="00AC73A1" w:rsidRPr="00AC73A1" w:rsidRDefault="00AC73A1" w:rsidP="00AC73A1">
            <w:pPr>
              <w:rPr>
                <w:ins w:id="786" w:author="Parks, Robbie M" w:date="2018-06-19T19:05:00Z"/>
                <w:rFonts w:eastAsia="Times New Roman"/>
                <w:color w:val="000000"/>
              </w:rPr>
            </w:pPr>
            <w:ins w:id="787" w:author="Parks, Robbie M" w:date="2018-06-19T19:05:00Z">
              <w:r w:rsidRPr="00AC73A1">
                <w:rPr>
                  <w:rFonts w:eastAsia="Times New Roman"/>
                  <w:color w:val="000000"/>
                </w:rPr>
                <w:t>Other</w:t>
              </w:r>
            </w:ins>
          </w:p>
        </w:tc>
        <w:tc>
          <w:tcPr>
            <w:tcW w:w="3784" w:type="dxa"/>
            <w:tcBorders>
              <w:top w:val="nil"/>
              <w:left w:val="nil"/>
              <w:bottom w:val="single" w:sz="4" w:space="0" w:color="auto"/>
              <w:right w:val="single" w:sz="4" w:space="0" w:color="auto"/>
            </w:tcBorders>
            <w:shd w:val="clear" w:color="auto" w:fill="auto"/>
            <w:vAlign w:val="bottom"/>
            <w:hideMark/>
          </w:tcPr>
          <w:p w14:paraId="43BBCB5A" w14:textId="77777777" w:rsidR="00AC73A1" w:rsidRPr="00AC73A1" w:rsidRDefault="00AC73A1" w:rsidP="00AC73A1">
            <w:pPr>
              <w:rPr>
                <w:ins w:id="788" w:author="Parks, Robbie M" w:date="2018-06-19T19:05:00Z"/>
                <w:rFonts w:eastAsia="Times New Roman"/>
                <w:color w:val="000000"/>
              </w:rPr>
            </w:pPr>
            <w:ins w:id="789"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c>
          <w:tcPr>
            <w:tcW w:w="4196" w:type="dxa"/>
            <w:tcBorders>
              <w:top w:val="nil"/>
              <w:left w:val="nil"/>
              <w:bottom w:val="single" w:sz="4" w:space="0" w:color="auto"/>
              <w:right w:val="single" w:sz="4" w:space="0" w:color="auto"/>
            </w:tcBorders>
            <w:shd w:val="clear" w:color="auto" w:fill="auto"/>
            <w:vAlign w:val="bottom"/>
            <w:hideMark/>
          </w:tcPr>
          <w:p w14:paraId="16751922" w14:textId="77777777" w:rsidR="00AC73A1" w:rsidRPr="00AC73A1" w:rsidRDefault="00AC73A1" w:rsidP="00AC73A1">
            <w:pPr>
              <w:rPr>
                <w:ins w:id="790" w:author="Parks, Robbie M" w:date="2018-06-19T19:05:00Z"/>
                <w:rFonts w:eastAsia="Times New Roman"/>
                <w:color w:val="000000"/>
              </w:rPr>
            </w:pPr>
            <w:ins w:id="791" w:author="Parks, Robbie M" w:date="2018-06-19T19:05:00Z">
              <w:r w:rsidRPr="00AC73A1">
                <w:rPr>
                  <w:rFonts w:eastAsia="Times New Roman"/>
                  <w:color w:val="000000"/>
                </w:rPr>
                <w:t>All other causes in Other that are not in Endocrine disorders, Genitourinary diseases, Maternal conditions, Neuropsychiatric disorders, Perinatal conditions, Substance use disorders</w:t>
              </w:r>
            </w:ins>
          </w:p>
        </w:tc>
      </w:tr>
    </w:tbl>
    <w:p w14:paraId="5EFFDDED" w14:textId="4F7342D7" w:rsidR="006970AF" w:rsidRPr="00AC73A1" w:rsidRDefault="00AC73A1" w:rsidP="00A24BBA">
      <w:pPr>
        <w:spacing w:line="480" w:lineRule="auto"/>
        <w:jc w:val="both"/>
        <w:rPr>
          <w:ins w:id="792" w:author="Parks, Robbie M" w:date="2018-06-19T19:05:00Z"/>
        </w:rPr>
      </w:pPr>
      <w:r w:rsidRPr="00AC73A1">
        <w:rPr>
          <w:b/>
        </w:rPr>
        <w:t xml:space="preserve"> </w:t>
      </w:r>
      <w:ins w:id="793" w:author="Parks, Robbie M" w:date="2018-06-19T19:04:00Z">
        <w:r w:rsidR="00D67E0B" w:rsidRPr="00AC73A1">
          <w:rPr>
            <w:b/>
          </w:rPr>
          <w:t>Table 3</w:t>
        </w:r>
      </w:ins>
      <w:ins w:id="794" w:author="Parks, Robbie M" w:date="2018-06-19T19:05:00Z">
        <w:r w:rsidRPr="00AC73A1">
          <w:rPr>
            <w:b/>
          </w:rPr>
          <w:t>a</w:t>
        </w:r>
        <w:r w:rsidRPr="00AC73A1">
          <w:t>: Causes of death classification for analysis</w:t>
        </w:r>
      </w:ins>
    </w:p>
    <w:p w14:paraId="09DE3F61" w14:textId="5E441A03" w:rsidR="00EF117B" w:rsidRDefault="00EF117B">
      <w:pPr>
        <w:rPr>
          <w:ins w:id="795" w:author="Parks, Robbie M" w:date="2018-06-19T19:08:00Z"/>
        </w:rPr>
      </w:pPr>
      <w:ins w:id="796" w:author="Parks, Robbie M" w:date="2018-06-19T19:08:00Z">
        <w:r>
          <w:br w:type="page"/>
        </w:r>
      </w:ins>
    </w:p>
    <w:p w14:paraId="4272F15D" w14:textId="7E8B85BD" w:rsidR="0039492C" w:rsidRDefault="0092526A" w:rsidP="0082136F">
      <w:pPr>
        <w:spacing w:line="480" w:lineRule="auto"/>
        <w:jc w:val="both"/>
        <w:rPr>
          <w:ins w:id="797" w:author="Parks, Robbie M" w:date="2018-06-20T15:16:00Z"/>
        </w:rPr>
      </w:pPr>
      <w:commentRangeStart w:id="798"/>
      <w:ins w:id="799" w:author="Parks, Robbie M" w:date="2018-06-19T19:09:00Z">
        <w:r>
          <w:rPr>
            <w:b/>
          </w:rPr>
          <w:lastRenderedPageBreak/>
          <w:t xml:space="preserve">Table 3b: </w:t>
        </w:r>
        <w:r>
          <w:t>Causes of death classification for unintentional and intentional injuries</w:t>
        </w:r>
      </w:ins>
      <w:commentRangeEnd w:id="798"/>
      <w:ins w:id="800" w:author="Parks, Robbie M" w:date="2018-06-20T12:54:00Z">
        <w:r w:rsidR="00E71235">
          <w:rPr>
            <w:rStyle w:val="CommentReference"/>
            <w:rFonts w:asciiTheme="minorHAnsi" w:hAnsiTheme="minorHAnsi" w:cstheme="minorBidi"/>
          </w:rPr>
          <w:commentReference w:id="798"/>
        </w:r>
      </w:ins>
    </w:p>
    <w:tbl>
      <w:tblPr>
        <w:tblW w:w="5260" w:type="dxa"/>
        <w:tblLook w:val="04A0" w:firstRow="1" w:lastRow="0" w:firstColumn="1" w:lastColumn="0" w:noHBand="0" w:noVBand="1"/>
      </w:tblPr>
      <w:tblGrid>
        <w:gridCol w:w="283"/>
        <w:gridCol w:w="2096"/>
        <w:gridCol w:w="1160"/>
        <w:gridCol w:w="1860"/>
      </w:tblGrid>
      <w:tr w:rsidR="000D352A" w:rsidRPr="000D352A" w14:paraId="35597A89" w14:textId="77777777" w:rsidTr="000D352A">
        <w:trPr>
          <w:trHeight w:val="320"/>
          <w:ins w:id="801" w:author="Parks, Robbie M" w:date="2018-06-20T15:16:00Z"/>
        </w:trPr>
        <w:tc>
          <w:tcPr>
            <w:tcW w:w="2240"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B6A823" w14:textId="77777777" w:rsidR="000D352A" w:rsidRPr="000D352A" w:rsidRDefault="000D352A" w:rsidP="000D352A">
            <w:pPr>
              <w:jc w:val="center"/>
              <w:rPr>
                <w:ins w:id="802" w:author="Parks, Robbie M" w:date="2018-06-20T15:16:00Z"/>
                <w:rFonts w:eastAsia="Times New Roman"/>
                <w:b/>
                <w:bCs/>
                <w:color w:val="000000"/>
              </w:rPr>
            </w:pPr>
            <w:ins w:id="803" w:author="Parks, Robbie M" w:date="2018-06-20T15:16:00Z">
              <w:r w:rsidRPr="000D352A">
                <w:rPr>
                  <w:rFonts w:eastAsia="Times New Roman"/>
                  <w:b/>
                  <w:bCs/>
                  <w:color w:val="000000"/>
                </w:rPr>
                <w:t>Cause</w:t>
              </w:r>
            </w:ins>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D5D1996" w14:textId="77777777" w:rsidR="000D352A" w:rsidRPr="000D352A" w:rsidRDefault="000D352A" w:rsidP="000D352A">
            <w:pPr>
              <w:rPr>
                <w:ins w:id="804" w:author="Parks, Robbie M" w:date="2018-06-20T15:16:00Z"/>
                <w:rFonts w:eastAsia="Times New Roman"/>
                <w:b/>
                <w:bCs/>
                <w:color w:val="000000"/>
              </w:rPr>
            </w:pPr>
            <w:ins w:id="805" w:author="Parks, Robbie M" w:date="2018-06-20T15:16:00Z">
              <w:r w:rsidRPr="000D352A">
                <w:rPr>
                  <w:rFonts w:eastAsia="Times New Roman"/>
                  <w:b/>
                  <w:bCs/>
                  <w:color w:val="000000"/>
                </w:rPr>
                <w:t>ICD-9</w:t>
              </w:r>
            </w:ins>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67AB6548" w14:textId="77777777" w:rsidR="000D352A" w:rsidRPr="000D352A" w:rsidRDefault="000D352A" w:rsidP="000D352A">
            <w:pPr>
              <w:rPr>
                <w:ins w:id="806" w:author="Parks, Robbie M" w:date="2018-06-20T15:16:00Z"/>
                <w:rFonts w:eastAsia="Times New Roman"/>
                <w:b/>
                <w:bCs/>
                <w:color w:val="000000"/>
              </w:rPr>
            </w:pPr>
            <w:ins w:id="807" w:author="Parks, Robbie M" w:date="2018-06-20T15:16:00Z">
              <w:r w:rsidRPr="000D352A">
                <w:rPr>
                  <w:rFonts w:eastAsia="Times New Roman"/>
                  <w:b/>
                  <w:bCs/>
                  <w:color w:val="000000"/>
                </w:rPr>
                <w:t>ICD-10</w:t>
              </w:r>
            </w:ins>
          </w:p>
        </w:tc>
      </w:tr>
      <w:tr w:rsidR="000D352A" w:rsidRPr="000D352A" w14:paraId="1F9AC7C0" w14:textId="77777777" w:rsidTr="000D352A">
        <w:trPr>
          <w:trHeight w:val="320"/>
          <w:ins w:id="808" w:author="Parks, Robbie M" w:date="2018-06-20T15:16:00Z"/>
        </w:trPr>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BEAB84" w14:textId="77777777" w:rsidR="000D352A" w:rsidRPr="000D352A" w:rsidRDefault="000D352A" w:rsidP="000D352A">
            <w:pPr>
              <w:jc w:val="center"/>
              <w:rPr>
                <w:ins w:id="809" w:author="Parks, Robbie M" w:date="2018-06-20T15:16:00Z"/>
                <w:rFonts w:eastAsia="Times New Roman"/>
                <w:b/>
                <w:bCs/>
                <w:color w:val="000000"/>
              </w:rPr>
            </w:pPr>
            <w:ins w:id="810" w:author="Parks, Robbie M" w:date="2018-06-20T15:16:00Z">
              <w:r w:rsidRPr="000D352A">
                <w:rPr>
                  <w:rFonts w:eastAsia="Times New Roman"/>
                  <w:b/>
                  <w:bCs/>
                  <w:color w:val="000000"/>
                </w:rPr>
                <w:t>Injuries</w:t>
              </w:r>
            </w:ins>
          </w:p>
        </w:tc>
        <w:tc>
          <w:tcPr>
            <w:tcW w:w="1160" w:type="dxa"/>
            <w:tcBorders>
              <w:top w:val="nil"/>
              <w:left w:val="nil"/>
              <w:bottom w:val="single" w:sz="4" w:space="0" w:color="auto"/>
              <w:right w:val="single" w:sz="4" w:space="0" w:color="auto"/>
            </w:tcBorders>
            <w:shd w:val="clear" w:color="auto" w:fill="auto"/>
            <w:noWrap/>
            <w:vAlign w:val="bottom"/>
            <w:hideMark/>
          </w:tcPr>
          <w:p w14:paraId="61C6C74F" w14:textId="77777777" w:rsidR="000D352A" w:rsidRPr="000D352A" w:rsidRDefault="000D352A" w:rsidP="000D352A">
            <w:pPr>
              <w:rPr>
                <w:ins w:id="811" w:author="Parks, Robbie M" w:date="2018-06-20T15:16:00Z"/>
                <w:rFonts w:eastAsia="Times New Roman"/>
                <w:color w:val="000000"/>
              </w:rPr>
            </w:pPr>
            <w:ins w:id="812" w:author="Parks, Robbie M" w:date="2018-06-20T15:16:00Z">
              <w:r w:rsidRPr="000D352A">
                <w:rPr>
                  <w:rFonts w:eastAsia="Times New Roman"/>
                  <w:color w:val="000000"/>
                </w:rPr>
                <w:t>E800-E999</w:t>
              </w:r>
            </w:ins>
          </w:p>
        </w:tc>
        <w:tc>
          <w:tcPr>
            <w:tcW w:w="1860" w:type="dxa"/>
            <w:tcBorders>
              <w:top w:val="nil"/>
              <w:left w:val="nil"/>
              <w:bottom w:val="single" w:sz="4" w:space="0" w:color="auto"/>
              <w:right w:val="single" w:sz="4" w:space="0" w:color="auto"/>
            </w:tcBorders>
            <w:shd w:val="clear" w:color="auto" w:fill="auto"/>
            <w:noWrap/>
            <w:vAlign w:val="bottom"/>
            <w:hideMark/>
          </w:tcPr>
          <w:p w14:paraId="21D9122B" w14:textId="77777777" w:rsidR="000D352A" w:rsidRPr="000D352A" w:rsidRDefault="000D352A" w:rsidP="000D352A">
            <w:pPr>
              <w:rPr>
                <w:ins w:id="813" w:author="Parks, Robbie M" w:date="2018-06-20T15:16:00Z"/>
                <w:rFonts w:eastAsia="Times New Roman"/>
                <w:color w:val="000000"/>
              </w:rPr>
            </w:pPr>
            <w:ins w:id="814" w:author="Parks, Robbie M" w:date="2018-06-20T15:16:00Z">
              <w:r w:rsidRPr="000D352A">
                <w:rPr>
                  <w:rFonts w:eastAsia="Times New Roman"/>
                  <w:color w:val="000000"/>
                </w:rPr>
                <w:t>S00-T88, V00-V99</w:t>
              </w:r>
            </w:ins>
          </w:p>
        </w:tc>
      </w:tr>
      <w:tr w:rsidR="000D352A" w:rsidRPr="000D352A" w14:paraId="1F90675F" w14:textId="77777777" w:rsidTr="000D352A">
        <w:trPr>
          <w:trHeight w:val="320"/>
          <w:ins w:id="815"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FEDD935" w14:textId="77777777" w:rsidR="000D352A" w:rsidRPr="000D352A" w:rsidRDefault="000D352A" w:rsidP="000D352A">
            <w:pPr>
              <w:rPr>
                <w:ins w:id="816" w:author="Parks, Robbie M" w:date="2018-06-20T15:16:00Z"/>
                <w:rFonts w:ascii="Helvetica" w:eastAsia="Times New Roman" w:hAnsi="Helvetica"/>
                <w:color w:val="000000"/>
              </w:rPr>
            </w:pPr>
            <w:ins w:id="817"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B29288" w14:textId="77777777" w:rsidR="000D352A" w:rsidRPr="000D352A" w:rsidRDefault="000D352A" w:rsidP="000D352A">
            <w:pPr>
              <w:rPr>
                <w:ins w:id="818" w:author="Parks, Robbie M" w:date="2018-06-20T15:16:00Z"/>
                <w:rFonts w:eastAsia="Times New Roman"/>
                <w:b/>
                <w:bCs/>
                <w:color w:val="000000"/>
              </w:rPr>
            </w:pPr>
            <w:ins w:id="819" w:author="Parks, Robbie M" w:date="2018-06-20T15:16:00Z">
              <w:r w:rsidRPr="000D352A">
                <w:rPr>
                  <w:rFonts w:eastAsia="Times New Roman"/>
                  <w:b/>
                  <w:bCs/>
                  <w:color w:val="000000"/>
                </w:rPr>
                <w:t>Unintentional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07AC41CD" w14:textId="77777777" w:rsidR="000D352A" w:rsidRPr="000D352A" w:rsidRDefault="000D352A" w:rsidP="000D352A">
            <w:pPr>
              <w:rPr>
                <w:ins w:id="820" w:author="Parks, Robbie M" w:date="2018-06-20T15:16:00Z"/>
                <w:rFonts w:ascii="Helvetica" w:eastAsia="Times New Roman" w:hAnsi="Helvetica"/>
                <w:color w:val="000000"/>
              </w:rPr>
            </w:pPr>
            <w:ins w:id="821"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6651981" w14:textId="77777777" w:rsidR="000D352A" w:rsidRPr="000D352A" w:rsidRDefault="000D352A" w:rsidP="000D352A">
            <w:pPr>
              <w:rPr>
                <w:ins w:id="822" w:author="Parks, Robbie M" w:date="2018-06-20T15:16:00Z"/>
                <w:rFonts w:ascii="Helvetica" w:eastAsia="Times New Roman" w:hAnsi="Helvetica"/>
                <w:color w:val="000000"/>
              </w:rPr>
            </w:pPr>
            <w:ins w:id="823" w:author="Parks, Robbie M" w:date="2018-06-20T15:16:00Z">
              <w:r w:rsidRPr="000D352A">
                <w:rPr>
                  <w:rFonts w:ascii="Helvetica" w:eastAsia="Times New Roman" w:hAnsi="Helvetica"/>
                  <w:color w:val="000000"/>
                </w:rPr>
                <w:t> </w:t>
              </w:r>
            </w:ins>
          </w:p>
        </w:tc>
      </w:tr>
      <w:tr w:rsidR="000D352A" w:rsidRPr="000D352A" w14:paraId="683289DA" w14:textId="77777777" w:rsidTr="000D352A">
        <w:trPr>
          <w:trHeight w:val="320"/>
          <w:ins w:id="824" w:author="Parks, Robbie M" w:date="2018-06-20T15:16:00Z"/>
        </w:trPr>
        <w:tc>
          <w:tcPr>
            <w:tcW w:w="144" w:type="dxa"/>
            <w:tcBorders>
              <w:top w:val="nil"/>
              <w:left w:val="single" w:sz="4" w:space="0" w:color="auto"/>
              <w:bottom w:val="single" w:sz="4" w:space="0" w:color="auto"/>
              <w:right w:val="single" w:sz="4" w:space="0" w:color="auto"/>
            </w:tcBorders>
            <w:shd w:val="clear" w:color="auto" w:fill="auto"/>
            <w:noWrap/>
            <w:vAlign w:val="bottom"/>
            <w:hideMark/>
          </w:tcPr>
          <w:p w14:paraId="01DA6495" w14:textId="77777777" w:rsidR="000D352A" w:rsidRPr="000D352A" w:rsidRDefault="000D352A" w:rsidP="000D352A">
            <w:pPr>
              <w:rPr>
                <w:ins w:id="825" w:author="Parks, Robbie M" w:date="2018-06-20T15:16:00Z"/>
                <w:rFonts w:ascii="Helvetica" w:eastAsia="Times New Roman" w:hAnsi="Helvetica"/>
                <w:color w:val="000000"/>
              </w:rPr>
            </w:pPr>
            <w:ins w:id="826" w:author="Parks, Robbie M" w:date="2018-06-20T15:16:00Z">
              <w:r w:rsidRPr="000D352A">
                <w:rPr>
                  <w:rFonts w:ascii="Helvetica" w:eastAsia="Times New Roman" w:hAnsi="Helvetica"/>
                  <w:color w:val="000000"/>
                </w:rPr>
                <w:t> </w:t>
              </w:r>
            </w:ins>
          </w:p>
        </w:tc>
        <w:tc>
          <w:tcPr>
            <w:tcW w:w="2096" w:type="dxa"/>
            <w:tcBorders>
              <w:top w:val="nil"/>
              <w:left w:val="nil"/>
              <w:bottom w:val="single" w:sz="4" w:space="0" w:color="auto"/>
              <w:right w:val="single" w:sz="4" w:space="0" w:color="auto"/>
            </w:tcBorders>
            <w:shd w:val="clear" w:color="auto" w:fill="auto"/>
            <w:noWrap/>
            <w:vAlign w:val="bottom"/>
            <w:hideMark/>
          </w:tcPr>
          <w:p w14:paraId="32515D08" w14:textId="77777777" w:rsidR="000D352A" w:rsidRPr="000D352A" w:rsidRDefault="000D352A" w:rsidP="000D352A">
            <w:pPr>
              <w:rPr>
                <w:ins w:id="827" w:author="Parks, Robbie M" w:date="2018-06-20T15:16:00Z"/>
                <w:rFonts w:eastAsia="Times New Roman"/>
                <w:b/>
                <w:bCs/>
                <w:color w:val="000000"/>
              </w:rPr>
            </w:pPr>
            <w:ins w:id="828" w:author="Parks, Robbie M" w:date="2018-06-20T15:16:00Z">
              <w:r w:rsidRPr="000D352A">
                <w:rPr>
                  <w:rFonts w:eastAsia="Times New Roman"/>
                  <w:b/>
                  <w:bCs/>
                  <w:color w:val="000000"/>
                </w:rPr>
                <w:t>Intentional</w:t>
              </w:r>
            </w:ins>
          </w:p>
        </w:tc>
        <w:tc>
          <w:tcPr>
            <w:tcW w:w="1160" w:type="dxa"/>
            <w:tcBorders>
              <w:top w:val="nil"/>
              <w:left w:val="nil"/>
              <w:bottom w:val="single" w:sz="4" w:space="0" w:color="auto"/>
              <w:right w:val="single" w:sz="4" w:space="0" w:color="auto"/>
            </w:tcBorders>
            <w:shd w:val="clear" w:color="auto" w:fill="auto"/>
            <w:noWrap/>
            <w:vAlign w:val="bottom"/>
            <w:hideMark/>
          </w:tcPr>
          <w:p w14:paraId="766AB886" w14:textId="77777777" w:rsidR="000D352A" w:rsidRPr="000D352A" w:rsidRDefault="000D352A" w:rsidP="000D352A">
            <w:pPr>
              <w:rPr>
                <w:ins w:id="829" w:author="Parks, Robbie M" w:date="2018-06-20T15:16:00Z"/>
                <w:rFonts w:ascii="Helvetica" w:eastAsia="Times New Roman" w:hAnsi="Helvetica"/>
                <w:color w:val="000000"/>
              </w:rPr>
            </w:pPr>
            <w:ins w:id="830" w:author="Parks, Robbie M" w:date="2018-06-20T15:16:00Z">
              <w:r w:rsidRPr="000D352A">
                <w:rPr>
                  <w:rFonts w:ascii="Helvetica" w:eastAsia="Times New Roman" w:hAnsi="Helvetica"/>
                  <w:color w:val="000000"/>
                </w:rPr>
                <w:t> </w:t>
              </w:r>
            </w:ins>
          </w:p>
        </w:tc>
        <w:tc>
          <w:tcPr>
            <w:tcW w:w="1860" w:type="dxa"/>
            <w:tcBorders>
              <w:top w:val="nil"/>
              <w:left w:val="nil"/>
              <w:bottom w:val="single" w:sz="4" w:space="0" w:color="auto"/>
              <w:right w:val="single" w:sz="4" w:space="0" w:color="auto"/>
            </w:tcBorders>
            <w:shd w:val="clear" w:color="auto" w:fill="auto"/>
            <w:noWrap/>
            <w:vAlign w:val="bottom"/>
            <w:hideMark/>
          </w:tcPr>
          <w:p w14:paraId="7735DB7F" w14:textId="77777777" w:rsidR="000D352A" w:rsidRPr="000D352A" w:rsidRDefault="000D352A" w:rsidP="000D352A">
            <w:pPr>
              <w:rPr>
                <w:ins w:id="831" w:author="Parks, Robbie M" w:date="2018-06-20T15:16:00Z"/>
                <w:rFonts w:ascii="Helvetica" w:eastAsia="Times New Roman" w:hAnsi="Helvetica"/>
                <w:color w:val="000000"/>
              </w:rPr>
            </w:pPr>
            <w:ins w:id="832" w:author="Parks, Robbie M" w:date="2018-06-20T15:16:00Z">
              <w:r w:rsidRPr="000D352A">
                <w:rPr>
                  <w:rFonts w:ascii="Helvetica" w:eastAsia="Times New Roman" w:hAnsi="Helvetica"/>
                  <w:color w:val="000000"/>
                </w:rPr>
                <w:t> </w:t>
              </w:r>
            </w:ins>
          </w:p>
        </w:tc>
      </w:tr>
    </w:tbl>
    <w:p w14:paraId="62902550" w14:textId="10B8A26E" w:rsidR="00002775" w:rsidRPr="00BA38EF" w:rsidRDefault="00002775" w:rsidP="00BE53B4">
      <w:bookmarkStart w:id="833" w:name="_GoBack"/>
      <w:bookmarkEnd w:id="833"/>
    </w:p>
    <w:sectPr w:rsidR="00002775" w:rsidRPr="00BA38EF" w:rsidSect="00BE53B4">
      <w:footerReference w:type="even" r:id="rId10"/>
      <w:footerReference w:type="default" r:id="rId11"/>
      <w:pgSz w:w="11900" w:h="16840" w:orient="portrait"/>
      <w:pgMar w:top="1440" w:right="1440" w:bottom="1440" w:left="1440" w:header="720" w:footer="720" w:gutter="0"/>
      <w:lnNumType w:countBy="1" w:restart="continuous"/>
      <w:cols w:space="720"/>
      <w:docGrid w:linePitch="360"/>
      <w:sectPrChange w:id="834" w:author="Parks, Robbie M" w:date="2018-06-25T12:23:00Z">
        <w:sectPr w:rsidR="00002775" w:rsidRPr="00BA38EF" w:rsidSect="00BE53B4">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umahx99" w:date="2018-06-21T15:12:00Z" w:initials="u">
    <w:p w14:paraId="1FC60F4B" w14:textId="77777777" w:rsidR="00A22940" w:rsidRDefault="00A22940" w:rsidP="00A22940">
      <w:pPr>
        <w:pStyle w:val="CommentText"/>
        <w:rPr>
          <w:rStyle w:val="CommentReference"/>
        </w:rPr>
      </w:pPr>
      <w:r>
        <w:rPr>
          <w:rStyle w:val="CommentReference"/>
        </w:rPr>
        <w:annotationRef/>
      </w:r>
      <w:r>
        <w:rPr>
          <w:rStyle w:val="CommentReference"/>
        </w:rPr>
        <w:t xml:space="preserve">The question this raises </w:t>
      </w:r>
      <w:proofErr w:type="gramStart"/>
      <w:r>
        <w:rPr>
          <w:rStyle w:val="CommentReference"/>
        </w:rPr>
        <w:t>is :</w:t>
      </w:r>
      <w:proofErr w:type="gramEnd"/>
      <w:r>
        <w:rPr>
          <w:rStyle w:val="CommentReference"/>
        </w:rPr>
        <w:t xml:space="preserve"> how did you single out cardio-</w:t>
      </w:r>
      <w:proofErr w:type="spellStart"/>
      <w:r>
        <w:rPr>
          <w:rStyle w:val="CommentReference"/>
        </w:rPr>
        <w:t>resp</w:t>
      </w:r>
      <w:proofErr w:type="spellEnd"/>
      <w:r>
        <w:rPr>
          <w:rStyle w:val="CommentReference"/>
        </w:rPr>
        <w:t xml:space="preserve"> and injuries as being major contributors to All-cause?</w:t>
      </w:r>
    </w:p>
    <w:p w14:paraId="0C457C4D" w14:textId="77777777" w:rsidR="00A22940" w:rsidRDefault="00A22940" w:rsidP="00A22940">
      <w:pPr>
        <w:pStyle w:val="CommentText"/>
      </w:pPr>
      <w:r>
        <w:rPr>
          <w:rStyle w:val="CommentReference"/>
        </w:rPr>
        <w:t>Because they are the only ones with seasonality? In which case say “Other cause groups analysed did not display seasonality.”</w:t>
      </w:r>
    </w:p>
    <w:p w14:paraId="60BE5775" w14:textId="77777777" w:rsidR="00A22940" w:rsidRDefault="00A22940" w:rsidP="00A22940">
      <w:pPr>
        <w:pStyle w:val="CommentText"/>
      </w:pPr>
    </w:p>
    <w:p w14:paraId="012E1A45" w14:textId="77777777" w:rsidR="00A22940" w:rsidRDefault="00A22940" w:rsidP="00A22940">
      <w:pPr>
        <w:pStyle w:val="CommentText"/>
      </w:pPr>
      <w:r>
        <w:t xml:space="preserve">But if there are others with seasonality then need a logic e.g. Some other cause groups analysed, such as genitourinary disease, also displayed seasonality </w:t>
      </w:r>
      <w:r w:rsidRPr="00721064">
        <w:rPr>
          <w:b/>
        </w:rPr>
        <w:t>but did not make a significant contribution</w:t>
      </w:r>
    </w:p>
    <w:p w14:paraId="60B278B8" w14:textId="77777777" w:rsidR="00A22940" w:rsidRDefault="00A22940" w:rsidP="00A22940">
      <w:pPr>
        <w:pStyle w:val="CommentText"/>
      </w:pPr>
    </w:p>
    <w:p w14:paraId="39CE18C4" w14:textId="77777777" w:rsidR="00A22940" w:rsidRDefault="00A22940" w:rsidP="00A22940">
      <w:pPr>
        <w:pStyle w:val="CommentText"/>
      </w:pPr>
    </w:p>
  </w:comment>
  <w:comment w:id="13" w:author="umahx99" w:date="2018-06-21T15:12:00Z" w:initials="u">
    <w:p w14:paraId="5E1C6A46" w14:textId="77777777" w:rsidR="00A22940" w:rsidRDefault="00A22940" w:rsidP="00A22940">
      <w:pPr>
        <w:pStyle w:val="CommentText"/>
      </w:pPr>
      <w:r>
        <w:rPr>
          <w:rStyle w:val="CommentReference"/>
        </w:rPr>
        <w:annotationRef/>
      </w:r>
      <w:r>
        <w:t>Don’t remember if there was a decision to change to including all results whether seasonality of not.</w:t>
      </w:r>
    </w:p>
  </w:comment>
  <w:comment w:id="15" w:author="umahx99" w:date="2018-06-21T15:12:00Z" w:initials="u">
    <w:p w14:paraId="0325D6A6" w14:textId="77777777" w:rsidR="00A22940" w:rsidRDefault="00A22940" w:rsidP="00A22940">
      <w:pPr>
        <w:pStyle w:val="CommentText"/>
      </w:pPr>
      <w:r>
        <w:rPr>
          <w:rStyle w:val="CommentReference"/>
        </w:rPr>
        <w:annotationRef/>
      </w:r>
      <w:r>
        <w:t xml:space="preserve">Probably getting confused but should this be </w:t>
      </w:r>
    </w:p>
    <w:p w14:paraId="5DA86243" w14:textId="77777777" w:rsidR="00A22940" w:rsidRDefault="00A22940" w:rsidP="00A22940">
      <w:pPr>
        <w:pStyle w:val="CommentText"/>
      </w:pPr>
    </w:p>
    <w:p w14:paraId="1FCE9AE2" w14:textId="77777777" w:rsidR="00A22940" w:rsidRDefault="00A22940" w:rsidP="00A22940">
      <w:pPr>
        <w:pStyle w:val="CommentText"/>
      </w:pPr>
      <w:r>
        <w:t>…between the mortality in maximum and minimum months…</w:t>
      </w:r>
    </w:p>
    <w:p w14:paraId="541881DA" w14:textId="77777777" w:rsidR="00A22940" w:rsidRDefault="00A22940" w:rsidP="00A22940">
      <w:pPr>
        <w:pStyle w:val="CommentText"/>
      </w:pPr>
    </w:p>
    <w:p w14:paraId="4B3A7969" w14:textId="77777777" w:rsidR="00A22940" w:rsidRDefault="00A22940" w:rsidP="00A22940">
      <w:pPr>
        <w:pStyle w:val="CommentText"/>
      </w:pPr>
      <w:r>
        <w:t>Since the max and min months are identified by the circular stats the max mortality sometimes might not occur in the circular stats max month.</w:t>
      </w:r>
    </w:p>
    <w:p w14:paraId="1D509C98" w14:textId="77777777" w:rsidR="00A22940" w:rsidRDefault="00A22940" w:rsidP="00A22940">
      <w:pPr>
        <w:pStyle w:val="CommentText"/>
      </w:pPr>
    </w:p>
    <w:p w14:paraId="389438D4" w14:textId="77777777" w:rsidR="00A22940" w:rsidRDefault="00A22940" w:rsidP="00A22940">
      <w:pPr>
        <w:pStyle w:val="CommentText"/>
      </w:pPr>
      <w:r>
        <w:t>Wonder if it would be better to call them peak and trough months.</w:t>
      </w:r>
    </w:p>
    <w:p w14:paraId="2954ED0A" w14:textId="77777777" w:rsidR="00A22940" w:rsidRDefault="00A22940" w:rsidP="00A22940">
      <w:pPr>
        <w:pStyle w:val="CommentText"/>
      </w:pPr>
    </w:p>
  </w:comment>
  <w:comment w:id="25" w:author="umahx99" w:date="2018-06-21T15:12:00Z" w:initials="u">
    <w:p w14:paraId="3CBBF2D8" w14:textId="77777777" w:rsidR="00F1252C" w:rsidRDefault="00F1252C" w:rsidP="00F1252C">
      <w:pPr>
        <w:pStyle w:val="CommentText"/>
      </w:pPr>
      <w:r>
        <w:rPr>
          <w:rStyle w:val="CommentReference"/>
        </w:rPr>
        <w:annotationRef/>
      </w:r>
      <w:r>
        <w:t>I think want something like this to signal moving to the next level.</w:t>
      </w:r>
    </w:p>
  </w:comment>
  <w:comment w:id="82" w:author="umahx99" w:date="2018-06-21T15:12:00Z" w:initials="u">
    <w:p w14:paraId="5A933216" w14:textId="77777777" w:rsidR="00770A91" w:rsidRDefault="00770A91" w:rsidP="00770A91">
      <w:pPr>
        <w:pStyle w:val="CommentText"/>
      </w:pPr>
      <w:r>
        <w:rPr>
          <w:rStyle w:val="CommentReference"/>
        </w:rPr>
        <w:annotationRef/>
      </w:r>
      <w:r>
        <w:t xml:space="preserve">Am not sure you want to compare with the </w:t>
      </w:r>
      <w:proofErr w:type="gramStart"/>
      <w:r>
        <w:t>higher level</w:t>
      </w:r>
      <w:proofErr w:type="gramEnd"/>
      <w:r>
        <w:t xml:space="preserve"> groups?</w:t>
      </w:r>
    </w:p>
    <w:p w14:paraId="5BF54C15" w14:textId="77777777" w:rsidR="00770A91" w:rsidRDefault="00770A91" w:rsidP="00770A91">
      <w:pPr>
        <w:pStyle w:val="CommentText"/>
      </w:pPr>
    </w:p>
    <w:p w14:paraId="6C74B684" w14:textId="77777777" w:rsidR="00770A91" w:rsidRDefault="00770A91" w:rsidP="00770A91">
      <w:pPr>
        <w:pStyle w:val="CommentText"/>
      </w:pPr>
      <w:proofErr w:type="gramStart"/>
      <w:r>
        <w:t>Similarly</w:t>
      </w:r>
      <w:proofErr w:type="gramEnd"/>
      <w:r>
        <w:t xml:space="preserve"> in the next sentence reference to all injury deaths</w:t>
      </w:r>
    </w:p>
  </w:comment>
  <w:comment w:id="121" w:author="Parks, Robbie M" w:date="2018-06-20T13:16:00Z" w:initials="PRM">
    <w:p w14:paraId="4D169113" w14:textId="25C1220A" w:rsidR="00F7368F" w:rsidRDefault="00F7368F">
      <w:pPr>
        <w:pStyle w:val="CommentText"/>
      </w:pPr>
      <w:r>
        <w:rPr>
          <w:rStyle w:val="CommentReference"/>
        </w:rPr>
        <w:annotationRef/>
      </w:r>
      <w:r>
        <w:t>I know we need to change this but I am cautious about doing that at this stage until Majid has a look.</w:t>
      </w:r>
    </w:p>
  </w:comment>
  <w:comment w:id="247" w:author="Parks, Robbie M" w:date="2018-06-19T23:40:00Z" w:initials="PRM">
    <w:p w14:paraId="0964BE4B" w14:textId="2C377032" w:rsidR="00F7368F" w:rsidRDefault="00F7368F">
      <w:pPr>
        <w:pStyle w:val="CommentText"/>
      </w:pPr>
      <w:r>
        <w:rPr>
          <w:rStyle w:val="CommentReference"/>
        </w:rPr>
        <w:annotationRef/>
      </w:r>
      <w:r>
        <w:t>Doesn’t make a real difference to result to do on non-log-transformed and new sub-divisions were giving zeroes in some counts which can’t be log-transformed without cheating.</w:t>
      </w:r>
    </w:p>
  </w:comment>
  <w:comment w:id="267" w:author="umahx99" w:date="2018-06-21T15:12:00Z" w:initials="u">
    <w:p w14:paraId="03A5EECE" w14:textId="77777777" w:rsidR="00D74F62" w:rsidRDefault="00D74F62" w:rsidP="00D74F62">
      <w:pPr>
        <w:pStyle w:val="CommentText"/>
      </w:pPr>
      <w:r>
        <w:rPr>
          <w:rStyle w:val="CommentReference"/>
        </w:rPr>
        <w:annotationRef/>
      </w:r>
      <w:r>
        <w:t xml:space="preserve">Is this a </w:t>
      </w:r>
      <w:proofErr w:type="spellStart"/>
      <w:r>
        <w:t>grnerally</w:t>
      </w:r>
      <w:proofErr w:type="spellEnd"/>
      <w:r>
        <w:t xml:space="preserve"> used term?</w:t>
      </w:r>
    </w:p>
    <w:p w14:paraId="0FC6FA3A" w14:textId="77777777" w:rsidR="00D74F62" w:rsidRDefault="00D74F62" w:rsidP="00D74F62">
      <w:pPr>
        <w:pStyle w:val="CommentText"/>
      </w:pPr>
    </w:p>
  </w:comment>
  <w:comment w:id="268" w:author="umahx99" w:date="2018-06-21T15:15:00Z" w:initials="u">
    <w:p w14:paraId="5F7A4F0C" w14:textId="77777777" w:rsidR="00D74F62" w:rsidRDefault="00D74F62" w:rsidP="00D74F62">
      <w:pPr>
        <w:pStyle w:val="CommentText"/>
      </w:pPr>
      <w:r>
        <w:rPr>
          <w:rStyle w:val="CommentReference"/>
        </w:rPr>
        <w:annotationRef/>
      </w:r>
      <w:r>
        <w:t xml:space="preserve">If we are including this </w:t>
      </w:r>
      <w:proofErr w:type="gramStart"/>
      <w:r>
        <w:t>statement</w:t>
      </w:r>
      <w:proofErr w:type="gramEnd"/>
      <w:r>
        <w:t xml:space="preserve"> then we need to establish if the series is stationary. </w:t>
      </w:r>
    </w:p>
    <w:p w14:paraId="7237603D" w14:textId="77777777" w:rsidR="00D74F62" w:rsidRDefault="00D74F62" w:rsidP="00D74F62">
      <w:pPr>
        <w:pStyle w:val="CommentText"/>
      </w:pPr>
      <w:r>
        <w:t>Or have you already done that?</w:t>
      </w:r>
    </w:p>
  </w:comment>
  <w:comment w:id="798" w:author="Parks, Robbie M" w:date="2018-06-20T12:54:00Z" w:initials="PRM">
    <w:p w14:paraId="065EFC45" w14:textId="0B999255" w:rsidR="00F7368F" w:rsidRDefault="00F7368F">
      <w:pPr>
        <w:pStyle w:val="CommentText"/>
      </w:pPr>
      <w:r>
        <w:rPr>
          <w:rStyle w:val="CommentReference"/>
        </w:rPr>
        <w:annotationRef/>
      </w:r>
      <w:r>
        <w:t>I will fill this in but it’s a nightmare to format so I’m leaving it out for now.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9CE18C4" w15:done="0"/>
  <w15:commentEx w15:paraId="5E1C6A46" w15:done="0"/>
  <w15:commentEx w15:paraId="2954ED0A" w15:done="0"/>
  <w15:commentEx w15:paraId="3CBBF2D8" w15:done="0"/>
  <w15:commentEx w15:paraId="6C74B684" w15:done="0"/>
  <w15:commentEx w15:paraId="4D169113" w15:done="0"/>
  <w15:commentEx w15:paraId="0964BE4B" w15:done="0"/>
  <w15:commentEx w15:paraId="0FC6FA3A" w15:done="0"/>
  <w15:commentEx w15:paraId="7237603D" w15:done="0"/>
  <w15:commentEx w15:paraId="065EFC4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16242F" w14:textId="77777777" w:rsidR="006B04D0" w:rsidRDefault="006B04D0">
      <w:r>
        <w:separator/>
      </w:r>
    </w:p>
  </w:endnote>
  <w:endnote w:type="continuationSeparator" w:id="0">
    <w:p w14:paraId="6AEE6E9C" w14:textId="77777777" w:rsidR="006B04D0" w:rsidRDefault="006B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F7368F" w:rsidRDefault="00F7368F"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F7368F" w:rsidRDefault="00F7368F"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19BF1662" w:rsidR="00F7368F" w:rsidRDefault="00F7368F"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E53B4">
      <w:rPr>
        <w:rStyle w:val="PageNumber"/>
        <w:noProof/>
      </w:rPr>
      <w:t>27</w:t>
    </w:r>
    <w:r>
      <w:rPr>
        <w:rStyle w:val="PageNumber"/>
      </w:rPr>
      <w:fldChar w:fldCharType="end"/>
    </w:r>
  </w:p>
  <w:p w14:paraId="3F8F309C" w14:textId="77777777" w:rsidR="00F7368F" w:rsidRDefault="00F7368F"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2F1727" w14:textId="77777777" w:rsidR="006B04D0" w:rsidRDefault="006B04D0">
      <w:r>
        <w:separator/>
      </w:r>
    </w:p>
  </w:footnote>
  <w:footnote w:type="continuationSeparator" w:id="0">
    <w:p w14:paraId="3E685E2E" w14:textId="77777777" w:rsidR="006B04D0" w:rsidRDefault="006B04D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2775"/>
    <w:rsid w:val="00003248"/>
    <w:rsid w:val="00004649"/>
    <w:rsid w:val="00005B06"/>
    <w:rsid w:val="00010088"/>
    <w:rsid w:val="00012568"/>
    <w:rsid w:val="000126AB"/>
    <w:rsid w:val="000156AA"/>
    <w:rsid w:val="00016C20"/>
    <w:rsid w:val="000171E9"/>
    <w:rsid w:val="000210D1"/>
    <w:rsid w:val="00023586"/>
    <w:rsid w:val="0002552E"/>
    <w:rsid w:val="00033C40"/>
    <w:rsid w:val="000341A7"/>
    <w:rsid w:val="00035017"/>
    <w:rsid w:val="0003657E"/>
    <w:rsid w:val="00037CC3"/>
    <w:rsid w:val="00040FE5"/>
    <w:rsid w:val="0004316E"/>
    <w:rsid w:val="0004612A"/>
    <w:rsid w:val="00047456"/>
    <w:rsid w:val="00050A3D"/>
    <w:rsid w:val="00053419"/>
    <w:rsid w:val="00054EEF"/>
    <w:rsid w:val="000559D5"/>
    <w:rsid w:val="00057B55"/>
    <w:rsid w:val="0006004E"/>
    <w:rsid w:val="00061E82"/>
    <w:rsid w:val="00066C53"/>
    <w:rsid w:val="00070EF4"/>
    <w:rsid w:val="000711BB"/>
    <w:rsid w:val="00071653"/>
    <w:rsid w:val="00072F64"/>
    <w:rsid w:val="000826AA"/>
    <w:rsid w:val="00082E19"/>
    <w:rsid w:val="0008315C"/>
    <w:rsid w:val="00084F55"/>
    <w:rsid w:val="000855D2"/>
    <w:rsid w:val="0009134D"/>
    <w:rsid w:val="0009224B"/>
    <w:rsid w:val="000A0AFB"/>
    <w:rsid w:val="000A0CBB"/>
    <w:rsid w:val="000A0E7F"/>
    <w:rsid w:val="000B0D4A"/>
    <w:rsid w:val="000B343F"/>
    <w:rsid w:val="000B43B6"/>
    <w:rsid w:val="000B49C7"/>
    <w:rsid w:val="000B4CE3"/>
    <w:rsid w:val="000B6495"/>
    <w:rsid w:val="000B68AC"/>
    <w:rsid w:val="000B7625"/>
    <w:rsid w:val="000C12A0"/>
    <w:rsid w:val="000C19A1"/>
    <w:rsid w:val="000C2752"/>
    <w:rsid w:val="000C6C91"/>
    <w:rsid w:val="000C6ED9"/>
    <w:rsid w:val="000C7277"/>
    <w:rsid w:val="000D08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72E"/>
    <w:rsid w:val="00101234"/>
    <w:rsid w:val="00101D00"/>
    <w:rsid w:val="001029FD"/>
    <w:rsid w:val="00103132"/>
    <w:rsid w:val="001073C5"/>
    <w:rsid w:val="00111621"/>
    <w:rsid w:val="00115046"/>
    <w:rsid w:val="001153F6"/>
    <w:rsid w:val="00115F35"/>
    <w:rsid w:val="001163FE"/>
    <w:rsid w:val="00122E71"/>
    <w:rsid w:val="00123104"/>
    <w:rsid w:val="00126DD9"/>
    <w:rsid w:val="00131404"/>
    <w:rsid w:val="00132C6C"/>
    <w:rsid w:val="00133606"/>
    <w:rsid w:val="00134C6D"/>
    <w:rsid w:val="00136E85"/>
    <w:rsid w:val="0014242B"/>
    <w:rsid w:val="00142A44"/>
    <w:rsid w:val="001435DE"/>
    <w:rsid w:val="00143F59"/>
    <w:rsid w:val="0015398F"/>
    <w:rsid w:val="00156FC7"/>
    <w:rsid w:val="00160598"/>
    <w:rsid w:val="001608FF"/>
    <w:rsid w:val="00161E98"/>
    <w:rsid w:val="0016206E"/>
    <w:rsid w:val="00162EC4"/>
    <w:rsid w:val="00163AC8"/>
    <w:rsid w:val="0016605A"/>
    <w:rsid w:val="00166A52"/>
    <w:rsid w:val="00167563"/>
    <w:rsid w:val="001704F4"/>
    <w:rsid w:val="00175269"/>
    <w:rsid w:val="00180945"/>
    <w:rsid w:val="00182421"/>
    <w:rsid w:val="00182928"/>
    <w:rsid w:val="001853D0"/>
    <w:rsid w:val="0019228F"/>
    <w:rsid w:val="001925D8"/>
    <w:rsid w:val="0019272E"/>
    <w:rsid w:val="00194CDD"/>
    <w:rsid w:val="00196C4A"/>
    <w:rsid w:val="001A017E"/>
    <w:rsid w:val="001A0673"/>
    <w:rsid w:val="001A0CB6"/>
    <w:rsid w:val="001A0F81"/>
    <w:rsid w:val="001A1C85"/>
    <w:rsid w:val="001A1F00"/>
    <w:rsid w:val="001A3870"/>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5191"/>
    <w:rsid w:val="002061AD"/>
    <w:rsid w:val="00214C19"/>
    <w:rsid w:val="002166AE"/>
    <w:rsid w:val="00217F61"/>
    <w:rsid w:val="00220C4B"/>
    <w:rsid w:val="002231AC"/>
    <w:rsid w:val="002317EC"/>
    <w:rsid w:val="00232074"/>
    <w:rsid w:val="00235CE2"/>
    <w:rsid w:val="00236AF3"/>
    <w:rsid w:val="00241EFC"/>
    <w:rsid w:val="002452E3"/>
    <w:rsid w:val="00260281"/>
    <w:rsid w:val="0026033D"/>
    <w:rsid w:val="00260B02"/>
    <w:rsid w:val="002648C8"/>
    <w:rsid w:val="00265FE4"/>
    <w:rsid w:val="002662B1"/>
    <w:rsid w:val="00271614"/>
    <w:rsid w:val="002734E8"/>
    <w:rsid w:val="00275889"/>
    <w:rsid w:val="00283502"/>
    <w:rsid w:val="002867D8"/>
    <w:rsid w:val="002877D1"/>
    <w:rsid w:val="0029208D"/>
    <w:rsid w:val="002931FC"/>
    <w:rsid w:val="002946F4"/>
    <w:rsid w:val="00294A3F"/>
    <w:rsid w:val="00294C9B"/>
    <w:rsid w:val="00296101"/>
    <w:rsid w:val="00296A5E"/>
    <w:rsid w:val="002A4569"/>
    <w:rsid w:val="002A4A3A"/>
    <w:rsid w:val="002A7FE4"/>
    <w:rsid w:val="002B2295"/>
    <w:rsid w:val="002B3737"/>
    <w:rsid w:val="002B5E66"/>
    <w:rsid w:val="002B60AA"/>
    <w:rsid w:val="002C1A7D"/>
    <w:rsid w:val="002C2993"/>
    <w:rsid w:val="002C33D5"/>
    <w:rsid w:val="002D0212"/>
    <w:rsid w:val="002D1F5C"/>
    <w:rsid w:val="002D5558"/>
    <w:rsid w:val="002D5F29"/>
    <w:rsid w:val="002D7549"/>
    <w:rsid w:val="002E005E"/>
    <w:rsid w:val="002E0DC3"/>
    <w:rsid w:val="002E20B6"/>
    <w:rsid w:val="002F0EE2"/>
    <w:rsid w:val="002F2133"/>
    <w:rsid w:val="002F4DC5"/>
    <w:rsid w:val="002F6B9A"/>
    <w:rsid w:val="003026D8"/>
    <w:rsid w:val="00306685"/>
    <w:rsid w:val="00310C35"/>
    <w:rsid w:val="00310E0C"/>
    <w:rsid w:val="003110FD"/>
    <w:rsid w:val="00315BE6"/>
    <w:rsid w:val="00320003"/>
    <w:rsid w:val="003206D2"/>
    <w:rsid w:val="0032227A"/>
    <w:rsid w:val="00325BCE"/>
    <w:rsid w:val="00325E17"/>
    <w:rsid w:val="00326FD0"/>
    <w:rsid w:val="00332CF8"/>
    <w:rsid w:val="00333321"/>
    <w:rsid w:val="003339E3"/>
    <w:rsid w:val="00333CA8"/>
    <w:rsid w:val="0033413A"/>
    <w:rsid w:val="003377A4"/>
    <w:rsid w:val="003406C1"/>
    <w:rsid w:val="00341373"/>
    <w:rsid w:val="003430BD"/>
    <w:rsid w:val="003452E0"/>
    <w:rsid w:val="003453DE"/>
    <w:rsid w:val="00346839"/>
    <w:rsid w:val="00346CE7"/>
    <w:rsid w:val="0035394F"/>
    <w:rsid w:val="00353A6E"/>
    <w:rsid w:val="00354320"/>
    <w:rsid w:val="0035630E"/>
    <w:rsid w:val="003572E4"/>
    <w:rsid w:val="00357AC1"/>
    <w:rsid w:val="00360B44"/>
    <w:rsid w:val="00362019"/>
    <w:rsid w:val="0036381E"/>
    <w:rsid w:val="003649EA"/>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5EC1"/>
    <w:rsid w:val="00400938"/>
    <w:rsid w:val="00400D63"/>
    <w:rsid w:val="004018CB"/>
    <w:rsid w:val="00402922"/>
    <w:rsid w:val="00402D6F"/>
    <w:rsid w:val="0040449F"/>
    <w:rsid w:val="004055C0"/>
    <w:rsid w:val="0041155C"/>
    <w:rsid w:val="004116D2"/>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A34"/>
    <w:rsid w:val="00474BAB"/>
    <w:rsid w:val="00475674"/>
    <w:rsid w:val="0047597D"/>
    <w:rsid w:val="00476FC9"/>
    <w:rsid w:val="00480AE7"/>
    <w:rsid w:val="004817FA"/>
    <w:rsid w:val="004835CF"/>
    <w:rsid w:val="00485D14"/>
    <w:rsid w:val="004873B6"/>
    <w:rsid w:val="00487E60"/>
    <w:rsid w:val="00490EB4"/>
    <w:rsid w:val="004926F3"/>
    <w:rsid w:val="004A0060"/>
    <w:rsid w:val="004A1538"/>
    <w:rsid w:val="004A39AD"/>
    <w:rsid w:val="004A469F"/>
    <w:rsid w:val="004A5074"/>
    <w:rsid w:val="004A5369"/>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6279"/>
    <w:rsid w:val="004D74DC"/>
    <w:rsid w:val="004E008C"/>
    <w:rsid w:val="004E461D"/>
    <w:rsid w:val="004E5CD1"/>
    <w:rsid w:val="004E69CB"/>
    <w:rsid w:val="004E72FD"/>
    <w:rsid w:val="004E75ED"/>
    <w:rsid w:val="004F1CE2"/>
    <w:rsid w:val="004F2FDD"/>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50E2"/>
    <w:rsid w:val="00545E85"/>
    <w:rsid w:val="00545E92"/>
    <w:rsid w:val="00555D5B"/>
    <w:rsid w:val="00555DCE"/>
    <w:rsid w:val="005604F3"/>
    <w:rsid w:val="005612F0"/>
    <w:rsid w:val="0056225E"/>
    <w:rsid w:val="0056316D"/>
    <w:rsid w:val="0056369A"/>
    <w:rsid w:val="00565921"/>
    <w:rsid w:val="00565B41"/>
    <w:rsid w:val="00567BA7"/>
    <w:rsid w:val="00567E9C"/>
    <w:rsid w:val="0057621B"/>
    <w:rsid w:val="005773A8"/>
    <w:rsid w:val="00577BB1"/>
    <w:rsid w:val="00577D56"/>
    <w:rsid w:val="00577DE0"/>
    <w:rsid w:val="005866BD"/>
    <w:rsid w:val="005872C8"/>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6397"/>
    <w:rsid w:val="005B67C9"/>
    <w:rsid w:val="005B7C1A"/>
    <w:rsid w:val="005C0164"/>
    <w:rsid w:val="005C0A96"/>
    <w:rsid w:val="005C2851"/>
    <w:rsid w:val="005C6D9A"/>
    <w:rsid w:val="005C7E19"/>
    <w:rsid w:val="005D22AA"/>
    <w:rsid w:val="005D244E"/>
    <w:rsid w:val="005E05E1"/>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4902"/>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D4"/>
    <w:rsid w:val="00763760"/>
    <w:rsid w:val="00765400"/>
    <w:rsid w:val="007657EB"/>
    <w:rsid w:val="00765D19"/>
    <w:rsid w:val="00766A54"/>
    <w:rsid w:val="00766E22"/>
    <w:rsid w:val="007671B3"/>
    <w:rsid w:val="0076751F"/>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5E96"/>
    <w:rsid w:val="00797F02"/>
    <w:rsid w:val="007A2B05"/>
    <w:rsid w:val="007A61E2"/>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800663"/>
    <w:rsid w:val="008016FA"/>
    <w:rsid w:val="00801D40"/>
    <w:rsid w:val="00802C27"/>
    <w:rsid w:val="008038BB"/>
    <w:rsid w:val="00803D84"/>
    <w:rsid w:val="0081393F"/>
    <w:rsid w:val="008163B7"/>
    <w:rsid w:val="008174C7"/>
    <w:rsid w:val="00820615"/>
    <w:rsid w:val="0082136F"/>
    <w:rsid w:val="00821A52"/>
    <w:rsid w:val="0082372D"/>
    <w:rsid w:val="008369F4"/>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7DDD"/>
    <w:rsid w:val="008C4931"/>
    <w:rsid w:val="008C4B74"/>
    <w:rsid w:val="008C5A61"/>
    <w:rsid w:val="008D1344"/>
    <w:rsid w:val="008D16D9"/>
    <w:rsid w:val="008D2E91"/>
    <w:rsid w:val="008D62D2"/>
    <w:rsid w:val="008D6B6B"/>
    <w:rsid w:val="008D7ED7"/>
    <w:rsid w:val="008E2E93"/>
    <w:rsid w:val="008E4728"/>
    <w:rsid w:val="008F16FF"/>
    <w:rsid w:val="008F5EFD"/>
    <w:rsid w:val="00903420"/>
    <w:rsid w:val="009069BE"/>
    <w:rsid w:val="00907632"/>
    <w:rsid w:val="009100EF"/>
    <w:rsid w:val="00910AF9"/>
    <w:rsid w:val="00910BC9"/>
    <w:rsid w:val="00911EE8"/>
    <w:rsid w:val="009134D8"/>
    <w:rsid w:val="00913C15"/>
    <w:rsid w:val="009156EA"/>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509FF"/>
    <w:rsid w:val="009544FB"/>
    <w:rsid w:val="00954635"/>
    <w:rsid w:val="009546CB"/>
    <w:rsid w:val="00954871"/>
    <w:rsid w:val="009558FF"/>
    <w:rsid w:val="009604D5"/>
    <w:rsid w:val="009629F0"/>
    <w:rsid w:val="00963B19"/>
    <w:rsid w:val="00964975"/>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475F"/>
    <w:rsid w:val="009A75F1"/>
    <w:rsid w:val="009B11D1"/>
    <w:rsid w:val="009B275D"/>
    <w:rsid w:val="009B2F32"/>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10491"/>
    <w:rsid w:val="00A10552"/>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5A47"/>
    <w:rsid w:val="00A55BF6"/>
    <w:rsid w:val="00A56493"/>
    <w:rsid w:val="00A57D16"/>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7681"/>
    <w:rsid w:val="00B025C4"/>
    <w:rsid w:val="00B06547"/>
    <w:rsid w:val="00B11556"/>
    <w:rsid w:val="00B128A3"/>
    <w:rsid w:val="00B1603E"/>
    <w:rsid w:val="00B16FD1"/>
    <w:rsid w:val="00B204AC"/>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50E6"/>
    <w:rsid w:val="00BE53B4"/>
    <w:rsid w:val="00BE5840"/>
    <w:rsid w:val="00BE6487"/>
    <w:rsid w:val="00BE6766"/>
    <w:rsid w:val="00BE6A7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C83"/>
    <w:rsid w:val="00C17F03"/>
    <w:rsid w:val="00C23D9A"/>
    <w:rsid w:val="00C241F4"/>
    <w:rsid w:val="00C24822"/>
    <w:rsid w:val="00C25541"/>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BE6"/>
    <w:rsid w:val="00CE3E2E"/>
    <w:rsid w:val="00CE56F0"/>
    <w:rsid w:val="00CE5F9E"/>
    <w:rsid w:val="00CF138F"/>
    <w:rsid w:val="00CF297C"/>
    <w:rsid w:val="00CF318B"/>
    <w:rsid w:val="00CF46E8"/>
    <w:rsid w:val="00CF5F29"/>
    <w:rsid w:val="00CF73D8"/>
    <w:rsid w:val="00D038DF"/>
    <w:rsid w:val="00D03948"/>
    <w:rsid w:val="00D0474A"/>
    <w:rsid w:val="00D04AD1"/>
    <w:rsid w:val="00D06AEF"/>
    <w:rsid w:val="00D06CDA"/>
    <w:rsid w:val="00D10034"/>
    <w:rsid w:val="00D117B9"/>
    <w:rsid w:val="00D15C80"/>
    <w:rsid w:val="00D16DC4"/>
    <w:rsid w:val="00D215E6"/>
    <w:rsid w:val="00D232E3"/>
    <w:rsid w:val="00D241C2"/>
    <w:rsid w:val="00D24DC4"/>
    <w:rsid w:val="00D257CC"/>
    <w:rsid w:val="00D277AA"/>
    <w:rsid w:val="00D312BA"/>
    <w:rsid w:val="00D3138B"/>
    <w:rsid w:val="00D31B63"/>
    <w:rsid w:val="00D34505"/>
    <w:rsid w:val="00D349E0"/>
    <w:rsid w:val="00D361AE"/>
    <w:rsid w:val="00D42725"/>
    <w:rsid w:val="00D435B3"/>
    <w:rsid w:val="00D44595"/>
    <w:rsid w:val="00D44B32"/>
    <w:rsid w:val="00D51760"/>
    <w:rsid w:val="00D53EFC"/>
    <w:rsid w:val="00D55A8C"/>
    <w:rsid w:val="00D56CDF"/>
    <w:rsid w:val="00D578EC"/>
    <w:rsid w:val="00D57972"/>
    <w:rsid w:val="00D60C12"/>
    <w:rsid w:val="00D61489"/>
    <w:rsid w:val="00D636BB"/>
    <w:rsid w:val="00D64CF4"/>
    <w:rsid w:val="00D65212"/>
    <w:rsid w:val="00D65ADA"/>
    <w:rsid w:val="00D67E0B"/>
    <w:rsid w:val="00D7104C"/>
    <w:rsid w:val="00D7364D"/>
    <w:rsid w:val="00D7437C"/>
    <w:rsid w:val="00D74BA2"/>
    <w:rsid w:val="00D74F62"/>
    <w:rsid w:val="00D75325"/>
    <w:rsid w:val="00D82B3B"/>
    <w:rsid w:val="00D83ACB"/>
    <w:rsid w:val="00D84009"/>
    <w:rsid w:val="00D845A7"/>
    <w:rsid w:val="00D8629D"/>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768F"/>
    <w:rsid w:val="00DD1C1B"/>
    <w:rsid w:val="00DE0D8E"/>
    <w:rsid w:val="00DE1EA3"/>
    <w:rsid w:val="00DE21EC"/>
    <w:rsid w:val="00DE2636"/>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B0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F01B41"/>
    <w:rsid w:val="00F022F6"/>
    <w:rsid w:val="00F04AEE"/>
    <w:rsid w:val="00F0534A"/>
    <w:rsid w:val="00F064A9"/>
    <w:rsid w:val="00F06B28"/>
    <w:rsid w:val="00F110C1"/>
    <w:rsid w:val="00F11CCD"/>
    <w:rsid w:val="00F1252C"/>
    <w:rsid w:val="00F147B2"/>
    <w:rsid w:val="00F22585"/>
    <w:rsid w:val="00F23C3A"/>
    <w:rsid w:val="00F25917"/>
    <w:rsid w:val="00F31435"/>
    <w:rsid w:val="00F33911"/>
    <w:rsid w:val="00F43484"/>
    <w:rsid w:val="00F44160"/>
    <w:rsid w:val="00F45D72"/>
    <w:rsid w:val="00F52D66"/>
    <w:rsid w:val="00F5304D"/>
    <w:rsid w:val="00F53B44"/>
    <w:rsid w:val="00F557A4"/>
    <w:rsid w:val="00F55A45"/>
    <w:rsid w:val="00F56521"/>
    <w:rsid w:val="00F56EE5"/>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904A9"/>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E0C"/>
    <w:rsid w:val="00FB6151"/>
    <w:rsid w:val="00FB6E65"/>
    <w:rsid w:val="00FC4FE7"/>
    <w:rsid w:val="00FC7D12"/>
    <w:rsid w:val="00FD1F99"/>
    <w:rsid w:val="00FD464A"/>
    <w:rsid w:val="00FD572B"/>
    <w:rsid w:val="00FD7116"/>
    <w:rsid w:val="00FD7E90"/>
    <w:rsid w:val="00FE1F35"/>
    <w:rsid w:val="00FE26BC"/>
    <w:rsid w:val="00FE2F81"/>
    <w:rsid w:val="00FE5AB4"/>
    <w:rsid w:val="00FE5FE6"/>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3DFAF31-9FD0-0740-B1D0-D51CC1BD7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27</Pages>
  <Words>23135</Words>
  <Characters>131872</Characters>
  <Application>Microsoft Macintosh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cp:revision>
  <dcterms:created xsi:type="dcterms:W3CDTF">2018-06-25T10:15:00Z</dcterms:created>
  <dcterms:modified xsi:type="dcterms:W3CDTF">2018-06-25T11:23:00Z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