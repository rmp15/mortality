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5629A2" w14:textId="2E5384C7" w:rsidR="005665B5" w:rsidRPr="000A14BA" w:rsidRDefault="005665B5" w:rsidP="00C13011">
      <w:pPr>
        <w:pStyle w:val="BodyText"/>
        <w:spacing w:after="0" w:line="240" w:lineRule="auto"/>
        <w:outlineLvl w:val="0"/>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B981661"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fo</w:t>
      </w:r>
      <w:r w:rsidR="00CC1F2B">
        <w:rPr>
          <w:bCs/>
        </w:rPr>
        <w:t>llowing the above suggestions (S</w:t>
      </w:r>
      <w:r w:rsidR="007E0D70">
        <w:rPr>
          <w:bCs/>
        </w:rPr>
        <w:t xml:space="preserve">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w:t>
      </w:r>
      <w:r w:rsidR="009D0BE6">
        <w:rPr>
          <w:bCs/>
        </w:rPr>
        <w:t>.</w:t>
      </w:r>
      <w:r w:rsidR="002A3DB9">
        <w:rPr>
          <w:bCs/>
        </w:rPr>
        <w:t xml:space="preserve"> </w:t>
      </w:r>
      <w:r w:rsidR="00C77F98">
        <w:rPr>
          <w:bCs/>
        </w:rPr>
        <w:t>XX</w:t>
      </w:r>
      <w:r w:rsidR="009D0BE6">
        <w:rPr>
          <w:bCs/>
        </w:rPr>
        <w:t>,</w:t>
      </w:r>
      <w:r w:rsidR="00C77F98">
        <w:rPr>
          <w:bCs/>
        </w:rPr>
        <w:t>XX</w:t>
      </w:r>
      <w:r w:rsidR="000C6015">
        <w:rPr>
          <w:bCs/>
        </w:rPr>
        <w:t xml:space="preserve"> in the Supplementary Note</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605DCCA0"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w:t>
      </w:r>
      <w:r w:rsidR="009D0BE6">
        <w:rPr>
          <w:bCs/>
        </w:rPr>
        <w:t>.</w:t>
      </w:r>
      <w:r w:rsidR="00EA4A0E">
        <w:rPr>
          <w:bCs/>
        </w:rPr>
        <w:t xml:space="preserve"> </w:t>
      </w:r>
      <w:r w:rsidR="00C77F98">
        <w:rPr>
          <w:bCs/>
        </w:rPr>
        <w:t>XX</w:t>
      </w:r>
      <w:r w:rsidR="00EA4A0E">
        <w:rPr>
          <w:bCs/>
        </w:rPr>
        <w:t>)</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1F1BBB86"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93443E">
        <w:rPr>
          <w:bCs/>
        </w:rPr>
        <w:t>T</w:t>
      </w:r>
      <w:r w:rsidR="000668FF">
        <w:rPr>
          <w:bCs/>
        </w:rPr>
        <w: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w:t>
      </w:r>
      <w:r w:rsidR="008715B8">
        <w:rPr>
          <w:bCs/>
        </w:rPr>
        <w:t>ximum and minimum mortality (</w:t>
      </w:r>
      <w:r w:rsidR="000156B3">
        <w:rPr>
          <w:bCs/>
        </w:rPr>
        <w:t>Figure 3</w:t>
      </w:r>
      <w:del w:id="0" w:author="Ezzati, Majid" w:date="2018-08-14T08:52:00Z">
        <w:r w:rsidR="000156B3" w:rsidDel="00AA12CB">
          <w:rPr>
            <w:bCs/>
          </w:rPr>
          <w:delText xml:space="preserve">; </w:delText>
        </w:r>
      </w:del>
      <w:ins w:id="1" w:author="Ezzati, Majid" w:date="2018-08-14T08:52:00Z">
        <w:r w:rsidR="00AA12CB">
          <w:rPr>
            <w:bCs/>
          </w:rPr>
          <w:t xml:space="preserve"> and</w:t>
        </w:r>
        <w:r w:rsidR="00AA12CB">
          <w:rPr>
            <w:bCs/>
          </w:rPr>
          <w:t xml:space="preserve"> </w:t>
        </w:r>
      </w:ins>
      <w:commentRangeStart w:id="2"/>
      <w:r w:rsidR="008715B8">
        <w:rPr>
          <w:bCs/>
        </w:rPr>
        <w:t>P</w:t>
      </w:r>
      <w:r w:rsidR="007D2A02">
        <w:rPr>
          <w:bCs/>
        </w:rPr>
        <w:t>.</w:t>
      </w:r>
      <w:r w:rsidR="00E46374">
        <w:rPr>
          <w:bCs/>
        </w:rPr>
        <w:t xml:space="preserve"> </w:t>
      </w:r>
      <w:r w:rsidR="00C77F98">
        <w:rPr>
          <w:bCs/>
        </w:rPr>
        <w:t>XX</w:t>
      </w:r>
      <w:commentRangeEnd w:id="2"/>
      <w:r w:rsidR="00AA12CB">
        <w:rPr>
          <w:rStyle w:val="CommentReference"/>
        </w:rPr>
        <w:commentReference w:id="2"/>
      </w:r>
      <w:r w:rsidR="00E46374">
        <w:rPr>
          <w:bCs/>
        </w:rPr>
        <w:t>), and with a quantitative analysis of (percentage) difference in death rates from 1980 to 2016</w:t>
      </w:r>
      <w:r w:rsidR="006D521A">
        <w:rPr>
          <w:bCs/>
        </w:rPr>
        <w:t xml:space="preserve"> </w:t>
      </w:r>
      <w:commentRangeStart w:id="3"/>
      <w:r w:rsidR="006D521A">
        <w:rPr>
          <w:bCs/>
        </w:rPr>
        <w:t>(</w:t>
      </w:r>
      <w:r w:rsidR="00B11AFE">
        <w:rPr>
          <w:bCs/>
        </w:rPr>
        <w:t>Figure 4</w:t>
      </w:r>
      <w:del w:id="4" w:author="Ezzati, Majid" w:date="2018-08-14T08:52:00Z">
        <w:r w:rsidR="00B11AFE" w:rsidDel="00AA12CB">
          <w:rPr>
            <w:bCs/>
          </w:rPr>
          <w:delText xml:space="preserve">; </w:delText>
        </w:r>
      </w:del>
      <w:ins w:id="5" w:author="Ezzati, Majid" w:date="2018-08-14T08:52:00Z">
        <w:r w:rsidR="00AA12CB">
          <w:rPr>
            <w:bCs/>
          </w:rPr>
          <w:t xml:space="preserve"> and</w:t>
        </w:r>
        <w:r w:rsidR="00AA12CB">
          <w:rPr>
            <w:bCs/>
          </w:rPr>
          <w:t xml:space="preserve"> </w:t>
        </w:r>
      </w:ins>
      <w:r w:rsidR="00C77F98">
        <w:rPr>
          <w:bCs/>
        </w:rPr>
        <w:t>P. XX</w:t>
      </w:r>
      <w:r w:rsidR="006D521A">
        <w:rPr>
          <w:bCs/>
        </w:rPr>
        <w:t>)</w:t>
      </w:r>
      <w:r w:rsidR="00E46374">
        <w:rPr>
          <w:bCs/>
        </w:rPr>
        <w:t xml:space="preserve">. </w:t>
      </w:r>
      <w:commentRangeEnd w:id="3"/>
      <w:r w:rsidR="00AA12CB">
        <w:rPr>
          <w:rStyle w:val="CommentReference"/>
        </w:rPr>
        <w:commentReference w:id="3"/>
      </w:r>
    </w:p>
    <w:p w14:paraId="33EE2505" w14:textId="77777777" w:rsidR="00C42B83" w:rsidRDefault="00C42B83" w:rsidP="00E61AB2">
      <w:pPr>
        <w:rPr>
          <w:bCs/>
        </w:rPr>
      </w:pPr>
    </w:p>
    <w:p w14:paraId="26FBB67D" w14:textId="02599D23"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w:t>
      </w:r>
      <w:r w:rsidR="0002082F">
        <w:rPr>
          <w:bCs/>
        </w:rPr>
        <w:t xml:space="preserve">re 2 (P. </w:t>
      </w:r>
      <w:r w:rsidR="00C77F98">
        <w:rPr>
          <w:bCs/>
        </w:rPr>
        <w:t>XX</w:t>
      </w:r>
      <w:r w:rsidR="0002082F">
        <w:rPr>
          <w:bCs/>
        </w:rPr>
        <w:t>) and Supplementary Figure 1</w:t>
      </w:r>
      <w:del w:id="6" w:author="Ezzati, Majid" w:date="2018-08-14T08:46:00Z">
        <w:r w:rsidR="0002082F" w:rsidDel="00AA12CB">
          <w:rPr>
            <w:bCs/>
          </w:rPr>
          <w:delText xml:space="preserve"> (P. </w:delText>
        </w:r>
        <w:r w:rsidR="00C77F98" w:rsidDel="00AA12CB">
          <w:rPr>
            <w:bCs/>
          </w:rPr>
          <w:delText>XX</w:delText>
        </w:r>
        <w:r w:rsidR="0002082F" w:rsidDel="00AA12CB">
          <w:rPr>
            <w:bCs/>
          </w:rPr>
          <w:delText xml:space="preserve"> in the Supplementary Note)</w:delText>
        </w:r>
      </w:del>
      <w:r w:rsidR="0002082F">
        <w:rPr>
          <w:bCs/>
        </w:rPr>
        <w:t xml:space="preserve">.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lastRenderedPageBreak/>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53D54AE5" w:rsidR="00C5408C" w:rsidRDefault="00C5408C" w:rsidP="00080FE2">
      <w:pPr>
        <w:rPr>
          <w:bCs/>
        </w:rPr>
      </w:pPr>
      <w:r>
        <w:rPr>
          <w:bCs/>
        </w:rPr>
        <w:t xml:space="preserve">Our current methods </w:t>
      </w:r>
      <w:r w:rsidR="00E154D0">
        <w:rPr>
          <w:bCs/>
        </w:rPr>
        <w:t xml:space="preserve">successfully </w:t>
      </w:r>
      <w:r>
        <w:rPr>
          <w:bCs/>
        </w:rPr>
        <w:t xml:space="preserve">answer the questions that the reviewer has </w:t>
      </w:r>
      <w:del w:id="7" w:author="Ezzati, Majid" w:date="2018-08-14T08:52:00Z">
        <w:r w:rsidDel="00AA12CB">
          <w:rPr>
            <w:bCs/>
          </w:rPr>
          <w:delText>raised</w:delText>
        </w:r>
      </w:del>
      <w:ins w:id="8" w:author="Ezzati, Majid" w:date="2018-08-14T08:52:00Z">
        <w:r w:rsidR="00AA12CB">
          <w:rPr>
            <w:bCs/>
          </w:rPr>
          <w:t>posed</w:t>
        </w:r>
      </w:ins>
      <w:r>
        <w:rPr>
          <w:bCs/>
        </w:rPr>
        <w:t>.</w:t>
      </w:r>
      <w:r w:rsidR="00E154D0">
        <w:rPr>
          <w:bCs/>
        </w:rPr>
        <w:t xml:space="preserve"> </w:t>
      </w:r>
      <w:r w:rsidR="00C529EB">
        <w:rPr>
          <w:bCs/>
        </w:rPr>
        <w:t>We</w:t>
      </w:r>
      <w:r w:rsidR="00E154D0">
        <w:rPr>
          <w:bCs/>
        </w:rPr>
        <w:t xml:space="preserve"> </w:t>
      </w:r>
      <w:r w:rsidR="00C529EB">
        <w:rPr>
          <w:bCs/>
        </w:rPr>
        <w:t>have clarified our method</w:t>
      </w:r>
      <w:r w:rsidR="00453DEE">
        <w:rPr>
          <w:bCs/>
        </w:rPr>
        <w:t>s</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0161D5">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3F995011" w14:textId="1A7EF10D" w:rsidR="00C262A2" w:rsidRDefault="006C6128" w:rsidP="006C6128">
      <w:pPr>
        <w:rPr>
          <w:bCs/>
          <w:i/>
        </w:rPr>
      </w:pPr>
      <w:r w:rsidRPr="00677BE9">
        <w:rPr>
          <w:bCs/>
          <w:i/>
        </w:rPr>
        <w:t xml:space="preserve">- Do all age groups have the same cycle, with αpi = αp0? </w:t>
      </w:r>
    </w:p>
    <w:p w14:paraId="6FDCA61F" w14:textId="77777777" w:rsidR="00C262A2" w:rsidRDefault="00C262A2" w:rsidP="006C6128">
      <w:pPr>
        <w:rPr>
          <w:bCs/>
          <w:i/>
        </w:rPr>
      </w:pPr>
    </w:p>
    <w:p w14:paraId="3619B9CC" w14:textId="63E099A5" w:rsidR="007658CA" w:rsidRDefault="00930328" w:rsidP="006C6128">
      <w:pPr>
        <w:rPr>
          <w:bCs/>
        </w:rPr>
      </w:pPr>
      <w:r>
        <w:rPr>
          <w:bCs/>
        </w:rPr>
        <w:t>We calculated the timing of maximum and minimum mortality using centre of gravity analysis</w:t>
      </w:r>
      <w:r w:rsidR="00313AE3">
        <w:rPr>
          <w:bCs/>
        </w:rPr>
        <w:t xml:space="preserve"> and </w:t>
      </w:r>
      <w:r w:rsidR="004904A1">
        <w:rPr>
          <w:bCs/>
        </w:rPr>
        <w:t>circular statistics.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0DD9D184" w:rsidR="00513796" w:rsidRDefault="002D5E92" w:rsidP="006C6128">
      <w:pPr>
        <w:rPr>
          <w:bCs/>
        </w:rPr>
      </w:pPr>
      <w:r>
        <w:rPr>
          <w:bCs/>
        </w:rPr>
        <w:t xml:space="preserve">We </w:t>
      </w:r>
      <w:r w:rsidR="00313AE3">
        <w:rPr>
          <w:bCs/>
        </w:rPr>
        <w:t>report</w:t>
      </w:r>
      <w:r>
        <w:rPr>
          <w:bCs/>
        </w:rPr>
        <w:t xml:space="preserve"> percent difference</w:t>
      </w:r>
      <w:r w:rsidR="00313AE3">
        <w:rPr>
          <w:bCs/>
        </w:rPr>
        <w:t xml:space="preserve"> in death rates between maximum and minimum months</w:t>
      </w:r>
      <w:r>
        <w:rPr>
          <w:bCs/>
        </w:rPr>
        <w:t xml:space="preserve"> by reg</w:t>
      </w:r>
      <w:r w:rsidR="00006864">
        <w:rPr>
          <w:bCs/>
        </w:rPr>
        <w:t>io</w:t>
      </w:r>
      <w:r w:rsidR="00C262A2">
        <w:rPr>
          <w:bCs/>
        </w:rPr>
        <w:t xml:space="preserve">n </w:t>
      </w:r>
      <w:r w:rsidR="00006864">
        <w:rPr>
          <w:bCs/>
        </w:rPr>
        <w:t>(Figure 6</w:t>
      </w:r>
      <w:del w:id="9" w:author="Ezzati, Majid" w:date="2018-08-14T08:53:00Z">
        <w:r w:rsidR="00FF1989" w:rsidDel="00AA12CB">
          <w:rPr>
            <w:bCs/>
          </w:rPr>
          <w:delText>;</w:delText>
        </w:r>
        <w:commentRangeStart w:id="10"/>
        <w:r w:rsidR="00FF1989" w:rsidDel="00AA12CB">
          <w:rPr>
            <w:bCs/>
          </w:rPr>
          <w:delText xml:space="preserve"> </w:delText>
        </w:r>
      </w:del>
      <w:ins w:id="11" w:author="Ezzati, Majid" w:date="2018-08-14T08:53:00Z">
        <w:r w:rsidR="00AA12CB">
          <w:rPr>
            <w:bCs/>
          </w:rPr>
          <w:t xml:space="preserve"> and</w:t>
        </w:r>
        <w:r w:rsidR="00AA12CB">
          <w:rPr>
            <w:bCs/>
          </w:rPr>
          <w:t xml:space="preserve"> </w:t>
        </w:r>
      </w:ins>
      <w:r w:rsidR="00FF1989">
        <w:rPr>
          <w:bCs/>
        </w:rPr>
        <w:t xml:space="preserve">P. </w:t>
      </w:r>
      <w:r w:rsidR="00C77F98">
        <w:rPr>
          <w:bCs/>
        </w:rPr>
        <w:t>XX</w:t>
      </w:r>
      <w:commentRangeEnd w:id="10"/>
      <w:r w:rsidR="00AA12CB">
        <w:rPr>
          <w:rStyle w:val="CommentReference"/>
        </w:rPr>
        <w:commentReference w:id="10"/>
      </w:r>
      <w:r w:rsidR="00006864">
        <w:rPr>
          <w:bCs/>
        </w:rPr>
        <w:t>).</w:t>
      </w:r>
      <w:r w:rsidR="00494849">
        <w:rPr>
          <w:bCs/>
        </w:rPr>
        <w:t xml:space="preserve"> </w:t>
      </w:r>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r w:rsidR="00510796">
        <w:rPr>
          <w:bCs/>
        </w:rPr>
        <w:t>which is already dense with inclusion of a large number of results at the national level</w:t>
      </w:r>
      <w:r w:rsidR="00A55085">
        <w:rPr>
          <w:bCs/>
        </w:rPr>
        <w:t>.</w:t>
      </w:r>
    </w:p>
    <w:p w14:paraId="57FCA454" w14:textId="7EC87C1F" w:rsidR="00513796" w:rsidRDefault="00432E8B" w:rsidP="006C6128">
      <w:pPr>
        <w:rPr>
          <w:bCs/>
          <w:color w:val="FF0000"/>
        </w:rPr>
      </w:pPr>
      <w:r>
        <w:rPr>
          <w:bCs/>
          <w:noProof/>
          <w:lang w:eastAsia="en-GB"/>
        </w:rPr>
        <w:lastRenderedPageBreak/>
        <w:drawing>
          <wp:inline distT="0" distB="0" distL="0" distR="0" wp14:anchorId="4C1AFD95" wp14:editId="3D9D812C">
            <wp:extent cx="5739130" cy="4056380"/>
            <wp:effectExtent l="0" t="0" r="0" b="0"/>
            <wp:docPr id="3" name="Picture 3" descr="../../../../../../../output/seasonality_index/regional/seasonality_index_regional_start_end_compare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start_end_compare_index_AllCause_1980_2016.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9130" cy="4056380"/>
                    </a:xfrm>
                    <a:prstGeom prst="rect">
                      <a:avLst/>
                    </a:prstGeom>
                    <a:noFill/>
                    <a:ln>
                      <a:noFill/>
                    </a:ln>
                  </pic:spPr>
                </pic:pic>
              </a:graphicData>
            </a:graphic>
          </wp:inline>
        </w:drawing>
      </w:r>
    </w:p>
    <w:p w14:paraId="07B9E176" w14:textId="39635CC3" w:rsidR="00BD733B" w:rsidRDefault="00BD733B" w:rsidP="00BD733B">
      <w:pPr>
        <w:rPr>
          <w:bCs/>
        </w:rPr>
      </w:pPr>
      <w:r w:rsidRPr="001B2A4F">
        <w:rPr>
          <w:b/>
          <w:bCs/>
        </w:rPr>
        <w:t>Figure</w:t>
      </w:r>
      <w:r>
        <w:rPr>
          <w:bCs/>
        </w:rPr>
        <w:t xml:space="preserve">: </w:t>
      </w:r>
      <w:r w:rsidR="00453DEE">
        <w:rPr>
          <w:color w:val="000000" w:themeColor="text1"/>
        </w:rPr>
        <w:t>P</w:t>
      </w:r>
      <w:r w:rsidR="00446B24" w:rsidRPr="00AC73A1">
        <w:rPr>
          <w:color w:val="000000" w:themeColor="text1"/>
        </w:rPr>
        <w:t>ercent difference in death rates between the maximum and minimum mortality months</w:t>
      </w:r>
      <w:r w:rsidR="00446B24">
        <w:rPr>
          <w:color w:val="000000" w:themeColor="text1"/>
        </w:rPr>
        <w:t xml:space="preserve"> for all-cause </w:t>
      </w:r>
      <w:r w:rsidR="00446B24" w:rsidRPr="00AC73A1">
        <w:rPr>
          <w:color w:val="000000" w:themeColor="text1"/>
        </w:rPr>
        <w:t>mortality</w:t>
      </w:r>
      <w:r w:rsidR="00446B24" w:rsidDel="00F84E39">
        <w:rPr>
          <w:color w:val="000000" w:themeColor="text1"/>
        </w:rPr>
        <w:t xml:space="preserve"> </w:t>
      </w:r>
      <w:r w:rsidR="00446B24" w:rsidRPr="00AC73A1">
        <w:rPr>
          <w:color w:val="000000" w:themeColor="text1"/>
        </w:rPr>
        <w:t>in 201</w:t>
      </w:r>
      <w:r w:rsidR="00446B24">
        <w:rPr>
          <w:color w:val="000000" w:themeColor="text1"/>
        </w:rPr>
        <w:t>6</w:t>
      </w:r>
      <w:r w:rsidR="00446B24" w:rsidRPr="00AC73A1">
        <w:rPr>
          <w:color w:val="000000" w:themeColor="text1"/>
        </w:rPr>
        <w:t xml:space="preserve"> versus 1980 by sex</w:t>
      </w:r>
      <w:r w:rsidR="00453DEE">
        <w:rPr>
          <w:color w:val="000000" w:themeColor="text1"/>
        </w:rPr>
        <w:t>,</w:t>
      </w:r>
      <w:r w:rsidR="00446B24" w:rsidRPr="00AC73A1">
        <w:rPr>
          <w:color w:val="000000" w:themeColor="text1"/>
        </w:rPr>
        <w:t xml:space="preserve"> age group</w:t>
      </w:r>
      <w:r w:rsidR="00453DEE">
        <w:rPr>
          <w:color w:val="000000" w:themeColor="text1"/>
        </w:rPr>
        <w:t xml:space="preserve"> and region</w:t>
      </w:r>
      <w:r w:rsidR="00446B24">
        <w:rPr>
          <w:color w:val="000000" w:themeColor="text1"/>
        </w:rPr>
        <w:t>.</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C7AF818" w14:textId="6F10FC2B" w:rsidR="00587530" w:rsidRDefault="005D08A3" w:rsidP="00E61AB2">
      <w:pPr>
        <w:rPr>
          <w:bCs/>
        </w:rPr>
      </w:pPr>
      <w:r>
        <w:rPr>
          <w:bCs/>
        </w:rPr>
        <w:t>We calculated the timing of maximum and minimum mortality using centre of gravity analysis</w:t>
      </w:r>
      <w:r w:rsidR="00510796">
        <w:rPr>
          <w:bCs/>
        </w:rPr>
        <w:t xml:space="preserve"> by region as well as nationally</w:t>
      </w:r>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ins w:id="12" w:author="Ezzati, Majid" w:date="2018-08-14T08:53:00Z">
        <w:r w:rsidR="00AA12CB">
          <w:rPr>
            <w:bCs/>
          </w:rPr>
          <w:t xml:space="preserve"> and</w:t>
        </w:r>
      </w:ins>
      <w:del w:id="13" w:author="Ezzati, Majid" w:date="2018-08-14T08:53:00Z">
        <w:r w:rsidR="00F60555" w:rsidDel="00AA12CB">
          <w:rPr>
            <w:bCs/>
          </w:rPr>
          <w:delText>;</w:delText>
        </w:r>
      </w:del>
      <w:r w:rsidR="00F60555">
        <w:rPr>
          <w:bCs/>
        </w:rPr>
        <w:t xml:space="preserve"> P. </w:t>
      </w:r>
      <w:r w:rsidR="00C77F98">
        <w:rPr>
          <w:bCs/>
        </w:rPr>
        <w:t>XX</w:t>
      </w:r>
      <w:r w:rsidR="005F6191">
        <w:rPr>
          <w:bCs/>
        </w:rPr>
        <w:t>).</w:t>
      </w:r>
    </w:p>
    <w:p w14:paraId="1C9B567E" w14:textId="77777777" w:rsidR="00510796" w:rsidRDefault="00510796" w:rsidP="00E61AB2">
      <w:pPr>
        <w:rPr>
          <w:bCs/>
        </w:rPr>
      </w:pPr>
    </w:p>
    <w:p w14:paraId="63224B93" w14:textId="17F425C4" w:rsidR="004278B4" w:rsidRDefault="00510796" w:rsidP="00E61AB2">
      <w:pPr>
        <w:rPr>
          <w:bCs/>
        </w:rPr>
      </w:pPr>
      <w:r>
        <w:rPr>
          <w:bCs/>
        </w:rPr>
        <w:t>T</w:t>
      </w:r>
      <w:r w:rsidR="00317DF6">
        <w:rPr>
          <w:bCs/>
        </w:rPr>
        <w:t>herefore</w:t>
      </w:r>
      <w:r>
        <w:rPr>
          <w:bCs/>
        </w:rPr>
        <w:t>, we have</w:t>
      </w:r>
      <w:r w:rsidR="00317DF6">
        <w:rPr>
          <w:bCs/>
        </w:rPr>
        <w:t xml:space="preserve"> successfully answered</w:t>
      </w:r>
      <w:r w:rsidR="004278B4">
        <w:rPr>
          <w:bCs/>
        </w:rPr>
        <w:t xml:space="preserve"> all the questions posed by the reviewers with o</w:t>
      </w:r>
      <w:r w:rsidR="00317DF6">
        <w:rPr>
          <w:bCs/>
        </w:rPr>
        <w:t>ur current methods. T</w:t>
      </w:r>
      <w:r w:rsidR="004278B4">
        <w:rPr>
          <w:bCs/>
        </w:rPr>
        <w:t xml:space="preserve">he wavelet analysis allows greater flexibility </w:t>
      </w:r>
      <w:r w:rsidR="00317DF6">
        <w:rPr>
          <w:bCs/>
        </w:rPr>
        <w:t xml:space="preserve">when compared to the </w:t>
      </w:r>
      <w:r w:rsidR="0068368C">
        <w:rPr>
          <w:bCs/>
        </w:rPr>
        <w:t xml:space="preserve">above </w:t>
      </w:r>
      <w:r w:rsidR="007F2A40">
        <w:rPr>
          <w:bCs/>
        </w:rPr>
        <w:t xml:space="preserve">model suggested </w:t>
      </w:r>
      <w:r w:rsidR="0068368C">
        <w:rPr>
          <w:bCs/>
        </w:rPr>
        <w:t>because it does not require</w:t>
      </w:r>
      <w:r w:rsidR="00150AC8">
        <w:rPr>
          <w:bCs/>
        </w:rPr>
        <w:t xml:space="preserve"> assuming only 6- and 12-month periodicity.</w:t>
      </w:r>
    </w:p>
    <w:p w14:paraId="46009343" w14:textId="77777777" w:rsidR="007658CA" w:rsidRDefault="007658CA" w:rsidP="00E61AB2">
      <w:pPr>
        <w:rPr>
          <w:bCs/>
        </w:rPr>
      </w:pPr>
    </w:p>
    <w:p w14:paraId="356DCE4E" w14:textId="343A2ACA" w:rsidR="00880C01" w:rsidRDefault="00F56564" w:rsidP="00E61AB2">
      <w:pPr>
        <w:rPr>
          <w:bCs/>
        </w:rPr>
      </w:pPr>
      <w:r w:rsidRPr="007167B3">
        <w:rPr>
          <w:bCs/>
        </w:rPr>
        <w:t>W</w:t>
      </w:r>
      <w:r w:rsidR="007658CA" w:rsidRPr="007167B3">
        <w:rPr>
          <w:bCs/>
        </w:rPr>
        <w:t xml:space="preserve">e </w:t>
      </w:r>
      <w:r w:rsidR="00150AC8" w:rsidRPr="007167B3">
        <w:rPr>
          <w:bCs/>
        </w:rPr>
        <w:t xml:space="preserve">have </w:t>
      </w:r>
      <w:r w:rsidR="007658CA" w:rsidRPr="007167B3">
        <w:rPr>
          <w:bCs/>
        </w:rPr>
        <w:t>nonetheless implemented the above</w:t>
      </w:r>
      <w:r w:rsidR="004F0E66" w:rsidRPr="004F0E66">
        <w:rPr>
          <w:bCs/>
        </w:rPr>
        <w:t xml:space="preserve"> </w:t>
      </w:r>
      <w:r w:rsidR="004F0E66" w:rsidRPr="007167B3">
        <w:rPr>
          <w:bCs/>
        </w:rPr>
        <w:t>approach</w:t>
      </w:r>
      <w:r w:rsidR="00446B24" w:rsidRPr="007167B3">
        <w:rPr>
          <w:bCs/>
        </w:rPr>
        <w:t xml:space="preserve">. </w:t>
      </w:r>
      <w:r w:rsidR="00E36205" w:rsidRPr="007167B3">
        <w:rPr>
          <w:bCs/>
        </w:rPr>
        <w:t>We note that some</w:t>
      </w:r>
      <w:r w:rsidR="008A7E0A" w:rsidRPr="007167B3">
        <w:rPr>
          <w:bCs/>
        </w:rPr>
        <w:t xml:space="preserve"> the parameters </w:t>
      </w:r>
      <w:r w:rsidR="00E36205" w:rsidRPr="007167B3">
        <w:rPr>
          <w:bCs/>
        </w:rPr>
        <w:t>of this model</w:t>
      </w:r>
      <w:r w:rsidR="008A7E0A" w:rsidRPr="007167B3">
        <w:rPr>
          <w:bCs/>
        </w:rPr>
        <w:t xml:space="preserve"> (e.g.</w:t>
      </w:r>
      <w:r w:rsidR="00E36205" w:rsidRPr="007167B3">
        <w:rPr>
          <w:bCs/>
        </w:rPr>
        <w:t>,</w:t>
      </w:r>
      <w:r w:rsidR="008A7E0A" w:rsidRPr="007167B3">
        <w:rPr>
          <w:bCs/>
        </w:rPr>
        <w:t xml:space="preserve"> </w:t>
      </w:r>
      <w:r w:rsidR="00412DB0" w:rsidRPr="007167B3">
        <w:rPr>
          <w:bCs/>
        </w:rPr>
        <w:t xml:space="preserve">the </w:t>
      </w:r>
      <w:r w:rsidR="00412DB0" w:rsidRPr="007167B3">
        <w:rPr>
          <w:bCs/>
        </w:rPr>
        <w:sym w:font="Symbol" w:char="F072"/>
      </w:r>
      <w:r w:rsidR="00412DB0" w:rsidRPr="007167B3">
        <w:rPr>
          <w:bCs/>
        </w:rPr>
        <w:t xml:space="preserve">, </w:t>
      </w:r>
      <w:r w:rsidR="00412DB0" w:rsidRPr="007167B3">
        <w:rPr>
          <w:bCs/>
        </w:rPr>
        <w:sym w:font="Symbol" w:char="F067"/>
      </w:r>
      <w:r w:rsidR="00412DB0" w:rsidRPr="007167B3">
        <w:rPr>
          <w:bCs/>
        </w:rPr>
        <w:t xml:space="preserve">, and </w:t>
      </w:r>
      <w:r w:rsidR="00412DB0" w:rsidRPr="007167B3">
        <w:rPr>
          <w:bCs/>
        </w:rPr>
        <w:sym w:font="Symbol" w:char="F061"/>
      </w:r>
      <w:r w:rsidR="00412DB0" w:rsidRPr="007167B3">
        <w:rPr>
          <w:bCs/>
        </w:rPr>
        <w:t xml:space="preserve"> terms) </w:t>
      </w:r>
      <w:r w:rsidR="00E36205" w:rsidRPr="007167B3">
        <w:rPr>
          <w:bCs/>
        </w:rPr>
        <w:t xml:space="preserve">cannot be </w:t>
      </w:r>
      <w:r w:rsidR="00412DB0" w:rsidRPr="007167B3">
        <w:rPr>
          <w:bCs/>
        </w:rPr>
        <w:t>interpret</w:t>
      </w:r>
      <w:r w:rsidR="00E36205" w:rsidRPr="007167B3">
        <w:rPr>
          <w:bCs/>
        </w:rPr>
        <w:t>ed on their own</w:t>
      </w:r>
      <w:r w:rsidR="00412DB0" w:rsidRPr="007167B3">
        <w:rPr>
          <w:bCs/>
        </w:rPr>
        <w:t xml:space="preserve">, </w:t>
      </w:r>
      <w:r w:rsidR="00E36205" w:rsidRPr="007167B3">
        <w:rPr>
          <w:bCs/>
        </w:rPr>
        <w:t xml:space="preserve">because </w:t>
      </w:r>
      <w:r w:rsidR="004F0E66">
        <w:rPr>
          <w:bCs/>
        </w:rPr>
        <w:t>the model includes</w:t>
      </w:r>
      <w:r w:rsidR="00E36205" w:rsidRPr="007167B3">
        <w:rPr>
          <w:bCs/>
        </w:rPr>
        <w:t xml:space="preserve"> involve</w:t>
      </w:r>
      <w:r w:rsidR="00412DB0" w:rsidRPr="007167B3">
        <w:rPr>
          <w:bCs/>
        </w:rPr>
        <w:t xml:space="preserve"> </w:t>
      </w:r>
      <w:r w:rsidR="004F0E66">
        <w:rPr>
          <w:bCs/>
        </w:rPr>
        <w:t>interaction</w:t>
      </w:r>
      <w:r w:rsidR="006E2369" w:rsidRPr="007167B3">
        <w:rPr>
          <w:bCs/>
        </w:rPr>
        <w:t xml:space="preserve"> </w:t>
      </w:r>
      <w:r w:rsidR="00412DB0" w:rsidRPr="007167B3">
        <w:rPr>
          <w:bCs/>
        </w:rPr>
        <w:t>terms</w:t>
      </w:r>
      <w:r w:rsidR="00E36205" w:rsidRPr="007167B3">
        <w:rPr>
          <w:bCs/>
        </w:rPr>
        <w:t xml:space="preserve">, </w:t>
      </w:r>
      <w:r w:rsidR="00446B24" w:rsidRPr="007167B3">
        <w:rPr>
          <w:bCs/>
        </w:rPr>
        <w:t xml:space="preserve">for example </w:t>
      </w:r>
      <w:r w:rsidR="00826C8F" w:rsidRPr="007167B3">
        <w:rPr>
          <w:bCs/>
        </w:rPr>
        <w:t>(</w:t>
      </w:r>
      <w:r w:rsidR="00446B24" w:rsidRPr="007167B3">
        <w:rPr>
          <w:bCs/>
        </w:rPr>
        <w:sym w:font="Symbol" w:char="F067"/>
      </w:r>
      <w:r w:rsidR="00D31C82" w:rsidRPr="007167B3">
        <w:rPr>
          <w:bCs/>
        </w:rPr>
        <w:t xml:space="preserve"> x </w:t>
      </w:r>
      <w:r w:rsidR="00446B24" w:rsidRPr="007167B3">
        <w:rPr>
          <w:bCs/>
        </w:rPr>
        <w:t>α1i</w:t>
      </w:r>
      <w:r w:rsidR="00826C8F" w:rsidRPr="007167B3">
        <w:rPr>
          <w:bCs/>
        </w:rPr>
        <w:t>)</w:t>
      </w:r>
      <w:r w:rsidR="00412DB0" w:rsidRPr="007167B3">
        <w:rPr>
          <w:bCs/>
        </w:rPr>
        <w:t xml:space="preserve">. In addition, the interpretation of </w:t>
      </w:r>
      <w:r w:rsidR="00412DB0" w:rsidRPr="007167B3">
        <w:rPr>
          <w:bCs/>
        </w:rPr>
        <w:sym w:font="Symbol" w:char="F067"/>
      </w:r>
      <w:r w:rsidR="00412DB0" w:rsidRPr="007167B3">
        <w:rPr>
          <w:bCs/>
        </w:rPr>
        <w:t xml:space="preserve"> is also dependant on the sign of </w:t>
      </w:r>
      <w:r w:rsidR="00412DB0" w:rsidRPr="007167B3">
        <w:rPr>
          <w:bCs/>
        </w:rPr>
        <w:sym w:font="Symbol" w:char="F061"/>
      </w:r>
      <w:r w:rsidR="00412DB0" w:rsidRPr="007167B3">
        <w:rPr>
          <w:bCs/>
        </w:rPr>
        <w:t xml:space="preserve">, as, for example, a negative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the percentage difference between maximum and minimum mortality is increasing, whereas a positive value of </w:t>
      </w:r>
      <w:r w:rsidR="00412DB0" w:rsidRPr="007167B3">
        <w:rPr>
          <w:bCs/>
        </w:rPr>
        <w:sym w:font="Symbol" w:char="F061"/>
      </w:r>
      <w:r w:rsidR="00412DB0" w:rsidRPr="007167B3">
        <w:rPr>
          <w:bCs/>
        </w:rPr>
        <w:t xml:space="preserve"> with a negative value of </w:t>
      </w:r>
      <w:r w:rsidR="00412DB0" w:rsidRPr="007167B3">
        <w:rPr>
          <w:bCs/>
        </w:rPr>
        <w:sym w:font="Symbol" w:char="F067"/>
      </w:r>
      <w:r w:rsidR="00412DB0" w:rsidRPr="007167B3">
        <w:rPr>
          <w:bCs/>
        </w:rPr>
        <w:t xml:space="preserve"> indicates that the </w:t>
      </w:r>
      <w:r w:rsidR="00933338" w:rsidRPr="007167B3">
        <w:rPr>
          <w:bCs/>
        </w:rPr>
        <w:t>percentage difference between maximum and minimum mortality is decreasing.</w:t>
      </w:r>
      <w:r w:rsidR="00F80362" w:rsidRPr="007167B3">
        <w:rPr>
          <w:bCs/>
        </w:rPr>
        <w:t xml:space="preserve"> For these reasons, interpretable results require predicting the outcomes in specific years and not simply the model parameters. We have done so for one of the outcomes presented in the paper, namely percent difference in death rates between maximum and minimum mortality months</w:t>
      </w:r>
      <w:r w:rsidR="004F0E66" w:rsidRPr="007167B3">
        <w:rPr>
          <w:bCs/>
        </w:rPr>
        <w:t>, with results presented in the table below</w:t>
      </w:r>
      <w:r w:rsidR="0008358E" w:rsidRPr="007167B3">
        <w:rPr>
          <w:bCs/>
        </w:rPr>
        <w:t>.</w:t>
      </w:r>
      <w:r w:rsidR="00A94280" w:rsidRPr="007167B3">
        <w:rPr>
          <w:bCs/>
        </w:rPr>
        <w:t xml:space="preserve"> Conclusions were similar to those from the existing method.</w:t>
      </w:r>
    </w:p>
    <w:p w14:paraId="0DD55DBF" w14:textId="77777777" w:rsidR="004F0E66" w:rsidRPr="007167B3" w:rsidRDefault="004F0E66" w:rsidP="00E61AB2">
      <w:pPr>
        <w:rPr>
          <w:bCs/>
        </w:rPr>
      </w:pPr>
    </w:p>
    <w:p w14:paraId="70FC876D" w14:textId="1ACE13A0" w:rsidR="0008358E" w:rsidRDefault="006E2369" w:rsidP="00E61AB2">
      <w:pPr>
        <w:rPr>
          <w:bCs/>
        </w:rPr>
      </w:pPr>
      <w:r w:rsidRPr="007167B3">
        <w:rPr>
          <w:bCs/>
        </w:rPr>
        <w:lastRenderedPageBreak/>
        <w:t>W</w:t>
      </w:r>
      <w:r w:rsidR="0008358E" w:rsidRPr="007167B3">
        <w:rPr>
          <w:bCs/>
        </w:rPr>
        <w:t xml:space="preserve">e believe that our current approach has the dual advantage </w:t>
      </w:r>
      <w:r w:rsidRPr="007167B3">
        <w:rPr>
          <w:bCs/>
        </w:rPr>
        <w:t xml:space="preserve">over the proposed method </w:t>
      </w:r>
      <w:r w:rsidR="0008358E" w:rsidRPr="007167B3">
        <w:rPr>
          <w:bCs/>
        </w:rPr>
        <w:t xml:space="preserve">of using a more general and flexible framework and being more easily understandable. We welcome </w:t>
      </w:r>
      <w:r w:rsidRPr="007167B3">
        <w:rPr>
          <w:bCs/>
        </w:rPr>
        <w:t>guidance</w:t>
      </w:r>
      <w:r w:rsidR="0008358E" w:rsidRPr="007167B3">
        <w:rPr>
          <w:bCs/>
        </w:rPr>
        <w:t xml:space="preserve"> on whether adding this </w:t>
      </w:r>
      <w:r w:rsidR="00E66947" w:rsidRPr="007167B3">
        <w:rPr>
          <w:bCs/>
        </w:rPr>
        <w:t xml:space="preserve">additional </w:t>
      </w:r>
      <w:r w:rsidR="0008358E" w:rsidRPr="007167B3">
        <w:rPr>
          <w:bCs/>
        </w:rPr>
        <w:t>method</w:t>
      </w:r>
      <w:r w:rsidRPr="007167B3">
        <w:rPr>
          <w:bCs/>
        </w:rPr>
        <w:t xml:space="preserve"> would improve the paper</w:t>
      </w:r>
      <w:r w:rsidR="0008358E" w:rsidRPr="007167B3">
        <w:rPr>
          <w:bCs/>
        </w:rPr>
        <w:t>.</w:t>
      </w:r>
    </w:p>
    <w:p w14:paraId="4036712F" w14:textId="77777777" w:rsidR="00412DB0" w:rsidRDefault="00412DB0" w:rsidP="00E61AB2">
      <w:pPr>
        <w:rPr>
          <w:bCs/>
        </w:rPr>
      </w:pPr>
    </w:p>
    <w:tbl>
      <w:tblPr>
        <w:tblW w:w="5996" w:type="dxa"/>
        <w:jc w:val="center"/>
        <w:tblLook w:val="04A0" w:firstRow="1" w:lastRow="0" w:firstColumn="1" w:lastColumn="0" w:noHBand="0" w:noVBand="1"/>
      </w:tblPr>
      <w:tblGrid>
        <w:gridCol w:w="1980"/>
        <w:gridCol w:w="1300"/>
        <w:gridCol w:w="1358"/>
        <w:gridCol w:w="1358"/>
      </w:tblGrid>
      <w:tr w:rsidR="00741E6B" w:rsidRPr="005D2F4B" w14:paraId="1EFDE7EC" w14:textId="77777777" w:rsidTr="00741E6B">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Sex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741E6B" w:rsidRPr="00C95F04" w:rsidRDefault="00741E6B" w:rsidP="004F0E66">
            <w:pPr>
              <w:jc w:val="center"/>
              <w:rPr>
                <w:rFonts w:eastAsia="Times New Roman" w:cs="Arial"/>
                <w:b/>
                <w:color w:val="000000"/>
                <w:kern w:val="0"/>
                <w:sz w:val="20"/>
                <w:lang w:eastAsia="en-GB"/>
              </w:rPr>
            </w:pPr>
            <w:r w:rsidRPr="00C95F04">
              <w:rPr>
                <w:rFonts w:eastAsia="Times New Roman" w:cs="Arial"/>
                <w:b/>
                <w:color w:val="000000"/>
                <w:kern w:val="0"/>
                <w:sz w:val="20"/>
                <w:lang w:eastAsia="en-GB"/>
              </w:rPr>
              <w:t>Age (years)</w:t>
            </w:r>
          </w:p>
        </w:tc>
        <w:tc>
          <w:tcPr>
            <w:tcW w:w="1358" w:type="dxa"/>
            <w:tcBorders>
              <w:top w:val="single" w:sz="4" w:space="0" w:color="auto"/>
              <w:left w:val="nil"/>
              <w:bottom w:val="single" w:sz="4" w:space="0" w:color="auto"/>
              <w:right w:val="single" w:sz="4" w:space="0" w:color="auto"/>
            </w:tcBorders>
            <w:vAlign w:val="bottom"/>
          </w:tcPr>
          <w:p w14:paraId="158FEDB8" w14:textId="411B5F3B"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1980</w:t>
            </w:r>
          </w:p>
        </w:tc>
        <w:tc>
          <w:tcPr>
            <w:tcW w:w="1358" w:type="dxa"/>
            <w:tcBorders>
              <w:top w:val="single" w:sz="4" w:space="0" w:color="auto"/>
              <w:left w:val="single" w:sz="4" w:space="0" w:color="auto"/>
              <w:bottom w:val="single" w:sz="4" w:space="0" w:color="auto"/>
              <w:right w:val="single" w:sz="4" w:space="0" w:color="auto"/>
            </w:tcBorders>
            <w:vAlign w:val="bottom"/>
          </w:tcPr>
          <w:p w14:paraId="6DC56986" w14:textId="4027618A" w:rsidR="00741E6B" w:rsidRPr="00C95F04" w:rsidRDefault="00741E6B">
            <w:pPr>
              <w:jc w:val="center"/>
              <w:rPr>
                <w:rFonts w:eastAsia="Times New Roman" w:cs="Arial"/>
                <w:b/>
                <w:color w:val="000000"/>
                <w:kern w:val="0"/>
                <w:sz w:val="20"/>
                <w:lang w:eastAsia="en-GB"/>
              </w:rPr>
            </w:pPr>
            <w:r w:rsidRPr="00C95F04">
              <w:rPr>
                <w:rFonts w:eastAsia="Times New Roman" w:cs="Arial"/>
                <w:b/>
                <w:color w:val="000000"/>
                <w:sz w:val="20"/>
              </w:rPr>
              <w:t>Percent difference 2016</w:t>
            </w:r>
          </w:p>
        </w:tc>
      </w:tr>
      <w:tr w:rsidR="00741E6B" w:rsidRPr="005D2F4B" w14:paraId="451625A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793A9A60" w14:textId="7007EA6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11.9</w:t>
            </w:r>
          </w:p>
        </w:tc>
        <w:tc>
          <w:tcPr>
            <w:tcW w:w="1358" w:type="dxa"/>
            <w:tcBorders>
              <w:top w:val="nil"/>
              <w:left w:val="single" w:sz="4" w:space="0" w:color="auto"/>
              <w:bottom w:val="single" w:sz="4" w:space="0" w:color="auto"/>
              <w:right w:val="single" w:sz="4" w:space="0" w:color="auto"/>
            </w:tcBorders>
            <w:vAlign w:val="bottom"/>
          </w:tcPr>
          <w:p w14:paraId="25281F6B" w14:textId="7AB82F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1AE15D34"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741E6B" w:rsidRPr="00D10073" w:rsidRDefault="00741E6B" w:rsidP="00C95F04">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0-4</w:t>
            </w:r>
          </w:p>
        </w:tc>
        <w:tc>
          <w:tcPr>
            <w:tcW w:w="1358" w:type="dxa"/>
            <w:tcBorders>
              <w:top w:val="single" w:sz="4" w:space="0" w:color="auto"/>
              <w:left w:val="nil"/>
              <w:bottom w:val="single" w:sz="4" w:space="0" w:color="auto"/>
              <w:right w:val="single" w:sz="4" w:space="0" w:color="auto"/>
            </w:tcBorders>
            <w:vAlign w:val="bottom"/>
          </w:tcPr>
          <w:p w14:paraId="5D8390C6" w14:textId="070184A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10.6</w:t>
            </w:r>
          </w:p>
        </w:tc>
        <w:tc>
          <w:tcPr>
            <w:tcW w:w="1358" w:type="dxa"/>
            <w:tcBorders>
              <w:top w:val="nil"/>
              <w:left w:val="single" w:sz="4" w:space="0" w:color="auto"/>
              <w:bottom w:val="single" w:sz="4" w:space="0" w:color="auto"/>
              <w:right w:val="single" w:sz="4" w:space="0" w:color="auto"/>
            </w:tcBorders>
            <w:vAlign w:val="bottom"/>
          </w:tcPr>
          <w:p w14:paraId="289E7F6C" w14:textId="6049E85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r>
      <w:tr w:rsidR="00741E6B" w:rsidRPr="005D2F4B" w14:paraId="2522CB2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471656D1" w14:textId="0E62E88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56.2</w:t>
            </w:r>
          </w:p>
        </w:tc>
        <w:tc>
          <w:tcPr>
            <w:tcW w:w="1358" w:type="dxa"/>
            <w:tcBorders>
              <w:top w:val="nil"/>
              <w:left w:val="single" w:sz="4" w:space="0" w:color="auto"/>
              <w:bottom w:val="single" w:sz="4" w:space="0" w:color="auto"/>
              <w:right w:val="single" w:sz="4" w:space="0" w:color="auto"/>
            </w:tcBorders>
            <w:vAlign w:val="bottom"/>
          </w:tcPr>
          <w:p w14:paraId="6BED54AB" w14:textId="037F999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19.4</w:t>
            </w:r>
          </w:p>
        </w:tc>
      </w:tr>
      <w:tr w:rsidR="00741E6B" w:rsidRPr="005D2F4B" w14:paraId="3AAB6F2A" w14:textId="77777777" w:rsidTr="00741E6B">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5-14</w:t>
            </w:r>
          </w:p>
        </w:tc>
        <w:tc>
          <w:tcPr>
            <w:tcW w:w="1358" w:type="dxa"/>
            <w:tcBorders>
              <w:top w:val="single" w:sz="4" w:space="0" w:color="auto"/>
              <w:left w:val="nil"/>
              <w:bottom w:val="single" w:sz="4" w:space="0" w:color="auto"/>
              <w:right w:val="single" w:sz="4" w:space="0" w:color="auto"/>
            </w:tcBorders>
            <w:vAlign w:val="bottom"/>
          </w:tcPr>
          <w:p w14:paraId="7F82C2AD" w14:textId="513373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26.3</w:t>
            </w:r>
          </w:p>
        </w:tc>
        <w:tc>
          <w:tcPr>
            <w:tcW w:w="1358" w:type="dxa"/>
            <w:tcBorders>
              <w:top w:val="nil"/>
              <w:left w:val="single" w:sz="4" w:space="0" w:color="auto"/>
              <w:bottom w:val="single" w:sz="4" w:space="0" w:color="auto"/>
              <w:right w:val="single" w:sz="4" w:space="0" w:color="auto"/>
            </w:tcBorders>
            <w:vAlign w:val="bottom"/>
          </w:tcPr>
          <w:p w14:paraId="527EC9DE" w14:textId="3DD05FC2"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20.9</w:t>
            </w:r>
          </w:p>
        </w:tc>
      </w:tr>
      <w:tr w:rsidR="00741E6B" w:rsidRPr="005D2F4B" w14:paraId="61759F3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741E6B" w:rsidRPr="00C95F04" w:rsidRDefault="00741E6B" w:rsidP="00C95F04">
            <w:pPr>
              <w:jc w:val="left"/>
              <w:rPr>
                <w:rFonts w:eastAsia="Times New Roman" w:cs="Arial"/>
                <w:color w:val="000000"/>
                <w:kern w:val="0"/>
                <w:sz w:val="20"/>
                <w:lang w:eastAsia="en-GB"/>
              </w:rPr>
            </w:pPr>
            <w:r w:rsidRPr="00C95F04">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221A6882" w14:textId="7DF66040"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39.1</w:t>
            </w:r>
          </w:p>
        </w:tc>
        <w:tc>
          <w:tcPr>
            <w:tcW w:w="1358" w:type="dxa"/>
            <w:tcBorders>
              <w:top w:val="nil"/>
              <w:left w:val="single" w:sz="4" w:space="0" w:color="auto"/>
              <w:bottom w:val="single" w:sz="4" w:space="0" w:color="auto"/>
              <w:right w:val="single" w:sz="4" w:space="0" w:color="auto"/>
            </w:tcBorders>
            <w:vAlign w:val="bottom"/>
          </w:tcPr>
          <w:p w14:paraId="2DF139CB" w14:textId="6FD78217" w:rsidR="00741E6B" w:rsidRPr="00C95F04" w:rsidRDefault="00741E6B" w:rsidP="00C95F04">
            <w:pPr>
              <w:jc w:val="center"/>
              <w:rPr>
                <w:rFonts w:eastAsia="Times New Roman" w:cs="Arial"/>
                <w:color w:val="000000"/>
                <w:kern w:val="0"/>
                <w:sz w:val="20"/>
                <w:lang w:eastAsia="en-GB"/>
              </w:rPr>
            </w:pPr>
            <w:r w:rsidRPr="00C95F04">
              <w:rPr>
                <w:rFonts w:eastAsia="Times New Roman" w:cs="Arial"/>
                <w:color w:val="000000"/>
                <w:sz w:val="20"/>
              </w:rPr>
              <w:t>10.8</w:t>
            </w:r>
          </w:p>
        </w:tc>
      </w:tr>
      <w:tr w:rsidR="00741E6B" w:rsidRPr="005D2F4B" w14:paraId="67AA6AF8"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15-24</w:t>
            </w:r>
          </w:p>
        </w:tc>
        <w:tc>
          <w:tcPr>
            <w:tcW w:w="1358" w:type="dxa"/>
            <w:tcBorders>
              <w:top w:val="single" w:sz="4" w:space="0" w:color="auto"/>
              <w:left w:val="nil"/>
              <w:bottom w:val="single" w:sz="4" w:space="0" w:color="auto"/>
              <w:right w:val="single" w:sz="4" w:space="0" w:color="auto"/>
            </w:tcBorders>
            <w:vAlign w:val="bottom"/>
          </w:tcPr>
          <w:p w14:paraId="1AABC381" w14:textId="39A69C8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14.9</w:t>
            </w:r>
          </w:p>
        </w:tc>
        <w:tc>
          <w:tcPr>
            <w:tcW w:w="1358" w:type="dxa"/>
            <w:tcBorders>
              <w:top w:val="nil"/>
              <w:left w:val="single" w:sz="4" w:space="0" w:color="auto"/>
              <w:bottom w:val="single" w:sz="4" w:space="0" w:color="auto"/>
              <w:right w:val="single" w:sz="4" w:space="0" w:color="auto"/>
            </w:tcBorders>
            <w:vAlign w:val="bottom"/>
          </w:tcPr>
          <w:p w14:paraId="15C80759" w14:textId="47CF975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2.3</w:t>
            </w:r>
          </w:p>
        </w:tc>
      </w:tr>
      <w:tr w:rsidR="00741E6B" w:rsidRPr="005D2F4B" w14:paraId="45A99CB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75DF25D5" w14:textId="01EEF7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17.3</w:t>
            </w:r>
          </w:p>
        </w:tc>
        <w:tc>
          <w:tcPr>
            <w:tcW w:w="1358" w:type="dxa"/>
            <w:tcBorders>
              <w:top w:val="nil"/>
              <w:left w:val="single" w:sz="4" w:space="0" w:color="auto"/>
              <w:bottom w:val="single" w:sz="4" w:space="0" w:color="auto"/>
              <w:right w:val="single" w:sz="4" w:space="0" w:color="auto"/>
            </w:tcBorders>
            <w:vAlign w:val="bottom"/>
          </w:tcPr>
          <w:p w14:paraId="54B91222" w14:textId="4796B0E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w:t>
            </w:r>
          </w:p>
        </w:tc>
      </w:tr>
      <w:tr w:rsidR="00741E6B" w:rsidRPr="005D2F4B" w14:paraId="4DE1B906"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25-34</w:t>
            </w:r>
          </w:p>
        </w:tc>
        <w:tc>
          <w:tcPr>
            <w:tcW w:w="1358" w:type="dxa"/>
            <w:tcBorders>
              <w:top w:val="single" w:sz="4" w:space="0" w:color="auto"/>
              <w:left w:val="nil"/>
              <w:bottom w:val="single" w:sz="4" w:space="0" w:color="auto"/>
              <w:right w:val="single" w:sz="4" w:space="0" w:color="auto"/>
            </w:tcBorders>
            <w:vAlign w:val="bottom"/>
          </w:tcPr>
          <w:p w14:paraId="090CC6C7" w14:textId="7B0CFFA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6.9</w:t>
            </w:r>
          </w:p>
        </w:tc>
        <w:tc>
          <w:tcPr>
            <w:tcW w:w="1358" w:type="dxa"/>
            <w:tcBorders>
              <w:top w:val="nil"/>
              <w:left w:val="single" w:sz="4" w:space="0" w:color="auto"/>
              <w:bottom w:val="single" w:sz="4" w:space="0" w:color="auto"/>
              <w:right w:val="single" w:sz="4" w:space="0" w:color="auto"/>
            </w:tcBorders>
            <w:vAlign w:val="bottom"/>
          </w:tcPr>
          <w:p w14:paraId="30FB8B84" w14:textId="3CB9B9C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4.3</w:t>
            </w:r>
          </w:p>
        </w:tc>
      </w:tr>
      <w:tr w:rsidR="00741E6B" w:rsidRPr="005D2F4B" w14:paraId="4171094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A87D5A6" w14:textId="3C192C5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4.9</w:t>
            </w:r>
          </w:p>
        </w:tc>
        <w:tc>
          <w:tcPr>
            <w:tcW w:w="1358" w:type="dxa"/>
            <w:tcBorders>
              <w:top w:val="nil"/>
              <w:left w:val="single" w:sz="4" w:space="0" w:color="auto"/>
              <w:bottom w:val="single" w:sz="4" w:space="0" w:color="auto"/>
              <w:right w:val="single" w:sz="4" w:space="0" w:color="auto"/>
            </w:tcBorders>
            <w:vAlign w:val="bottom"/>
          </w:tcPr>
          <w:p w14:paraId="2C6A102C" w14:textId="2CC7A52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4</w:t>
            </w:r>
          </w:p>
        </w:tc>
      </w:tr>
      <w:tr w:rsidR="00741E6B" w:rsidRPr="005D2F4B" w14:paraId="6FA2170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35-44</w:t>
            </w:r>
          </w:p>
        </w:tc>
        <w:tc>
          <w:tcPr>
            <w:tcW w:w="1358" w:type="dxa"/>
            <w:tcBorders>
              <w:top w:val="single" w:sz="4" w:space="0" w:color="auto"/>
              <w:left w:val="nil"/>
              <w:bottom w:val="single" w:sz="4" w:space="0" w:color="auto"/>
              <w:right w:val="single" w:sz="4" w:space="0" w:color="auto"/>
            </w:tcBorders>
            <w:vAlign w:val="bottom"/>
          </w:tcPr>
          <w:p w14:paraId="0605B1C0" w14:textId="0218B4C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6.5</w:t>
            </w:r>
          </w:p>
        </w:tc>
        <w:tc>
          <w:tcPr>
            <w:tcW w:w="1358" w:type="dxa"/>
            <w:tcBorders>
              <w:top w:val="nil"/>
              <w:left w:val="single" w:sz="4" w:space="0" w:color="auto"/>
              <w:bottom w:val="single" w:sz="4" w:space="0" w:color="auto"/>
              <w:right w:val="single" w:sz="4" w:space="0" w:color="auto"/>
            </w:tcBorders>
            <w:vAlign w:val="bottom"/>
          </w:tcPr>
          <w:p w14:paraId="6E980A29" w14:textId="08DCBC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7.1</w:t>
            </w:r>
          </w:p>
        </w:tc>
      </w:tr>
      <w:tr w:rsidR="00741E6B" w:rsidRPr="005D2F4B" w14:paraId="3D4CD46F"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1FAE8052" w14:textId="17456FEF"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10.9</w:t>
            </w:r>
          </w:p>
        </w:tc>
        <w:tc>
          <w:tcPr>
            <w:tcW w:w="1358" w:type="dxa"/>
            <w:tcBorders>
              <w:top w:val="nil"/>
              <w:left w:val="single" w:sz="4" w:space="0" w:color="auto"/>
              <w:bottom w:val="single" w:sz="4" w:space="0" w:color="auto"/>
              <w:right w:val="single" w:sz="4" w:space="0" w:color="auto"/>
            </w:tcBorders>
            <w:vAlign w:val="bottom"/>
          </w:tcPr>
          <w:p w14:paraId="52F45F73" w14:textId="5DE3D68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7.9</w:t>
            </w:r>
          </w:p>
        </w:tc>
      </w:tr>
      <w:tr w:rsidR="00741E6B" w:rsidRPr="005D2F4B" w14:paraId="4846035C"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45-54</w:t>
            </w:r>
          </w:p>
        </w:tc>
        <w:tc>
          <w:tcPr>
            <w:tcW w:w="1358" w:type="dxa"/>
            <w:tcBorders>
              <w:top w:val="single" w:sz="4" w:space="0" w:color="auto"/>
              <w:left w:val="nil"/>
              <w:bottom w:val="single" w:sz="4" w:space="0" w:color="auto"/>
              <w:right w:val="single" w:sz="4" w:space="0" w:color="auto"/>
            </w:tcBorders>
            <w:vAlign w:val="bottom"/>
          </w:tcPr>
          <w:p w14:paraId="5F38347C" w14:textId="08AA5BF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11.4</w:t>
            </w:r>
          </w:p>
        </w:tc>
        <w:tc>
          <w:tcPr>
            <w:tcW w:w="1358" w:type="dxa"/>
            <w:tcBorders>
              <w:top w:val="nil"/>
              <w:left w:val="single" w:sz="4" w:space="0" w:color="auto"/>
              <w:bottom w:val="single" w:sz="4" w:space="0" w:color="auto"/>
              <w:right w:val="single" w:sz="4" w:space="0" w:color="auto"/>
            </w:tcBorders>
            <w:vAlign w:val="bottom"/>
          </w:tcPr>
          <w:p w14:paraId="5A374B4D" w14:textId="0A96DD36"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11.2</w:t>
            </w:r>
          </w:p>
        </w:tc>
      </w:tr>
      <w:tr w:rsidR="00741E6B" w:rsidRPr="005D2F4B" w14:paraId="0E068DBA"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D4D41D2" w14:textId="58B1293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13.7</w:t>
            </w:r>
          </w:p>
        </w:tc>
        <w:tc>
          <w:tcPr>
            <w:tcW w:w="1358" w:type="dxa"/>
            <w:tcBorders>
              <w:top w:val="nil"/>
              <w:left w:val="single" w:sz="4" w:space="0" w:color="auto"/>
              <w:bottom w:val="single" w:sz="4" w:space="0" w:color="auto"/>
              <w:right w:val="single" w:sz="4" w:space="0" w:color="auto"/>
            </w:tcBorders>
            <w:vAlign w:val="bottom"/>
          </w:tcPr>
          <w:p w14:paraId="2FBC2924" w14:textId="1F8749E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11.7</w:t>
            </w:r>
          </w:p>
        </w:tc>
      </w:tr>
      <w:tr w:rsidR="00741E6B" w:rsidRPr="005D2F4B" w14:paraId="2DEA84A3"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55-64</w:t>
            </w:r>
          </w:p>
        </w:tc>
        <w:tc>
          <w:tcPr>
            <w:tcW w:w="1358" w:type="dxa"/>
            <w:tcBorders>
              <w:top w:val="single" w:sz="4" w:space="0" w:color="auto"/>
              <w:left w:val="nil"/>
              <w:bottom w:val="single" w:sz="4" w:space="0" w:color="auto"/>
              <w:right w:val="single" w:sz="4" w:space="0" w:color="auto"/>
            </w:tcBorders>
            <w:vAlign w:val="bottom"/>
          </w:tcPr>
          <w:p w14:paraId="24731F66" w14:textId="242BB0E3"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13.1</w:t>
            </w:r>
          </w:p>
        </w:tc>
        <w:tc>
          <w:tcPr>
            <w:tcW w:w="1358" w:type="dxa"/>
            <w:tcBorders>
              <w:top w:val="nil"/>
              <w:left w:val="single" w:sz="4" w:space="0" w:color="auto"/>
              <w:bottom w:val="single" w:sz="4" w:space="0" w:color="auto"/>
              <w:right w:val="single" w:sz="4" w:space="0" w:color="auto"/>
            </w:tcBorders>
            <w:vAlign w:val="bottom"/>
          </w:tcPr>
          <w:p w14:paraId="1DE10FC4" w14:textId="3B2DB94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13.3</w:t>
            </w:r>
          </w:p>
        </w:tc>
      </w:tr>
      <w:tr w:rsidR="00741E6B" w:rsidRPr="005D2F4B" w14:paraId="185A5FF7"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5DB9FF5F" w14:textId="64289C5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17.6</w:t>
            </w:r>
          </w:p>
        </w:tc>
        <w:tc>
          <w:tcPr>
            <w:tcW w:w="1358" w:type="dxa"/>
            <w:tcBorders>
              <w:top w:val="nil"/>
              <w:left w:val="single" w:sz="4" w:space="0" w:color="auto"/>
              <w:bottom w:val="single" w:sz="4" w:space="0" w:color="auto"/>
              <w:right w:val="single" w:sz="4" w:space="0" w:color="auto"/>
            </w:tcBorders>
            <w:vAlign w:val="bottom"/>
          </w:tcPr>
          <w:p w14:paraId="0A7DEC5F" w14:textId="0502E2D8"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14.5</w:t>
            </w:r>
          </w:p>
        </w:tc>
      </w:tr>
      <w:tr w:rsidR="00741E6B" w:rsidRPr="005D2F4B" w14:paraId="62134BDB"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65-74</w:t>
            </w:r>
          </w:p>
        </w:tc>
        <w:tc>
          <w:tcPr>
            <w:tcW w:w="1358" w:type="dxa"/>
            <w:tcBorders>
              <w:top w:val="single" w:sz="4" w:space="0" w:color="auto"/>
              <w:left w:val="nil"/>
              <w:bottom w:val="single" w:sz="4" w:space="0" w:color="auto"/>
              <w:right w:val="single" w:sz="4" w:space="0" w:color="auto"/>
            </w:tcBorders>
            <w:vAlign w:val="bottom"/>
          </w:tcPr>
          <w:p w14:paraId="25AC1EE6" w14:textId="5AC52A2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16.6</w:t>
            </w:r>
          </w:p>
        </w:tc>
        <w:tc>
          <w:tcPr>
            <w:tcW w:w="1358" w:type="dxa"/>
            <w:tcBorders>
              <w:top w:val="nil"/>
              <w:left w:val="single" w:sz="4" w:space="0" w:color="auto"/>
              <w:bottom w:val="single" w:sz="4" w:space="0" w:color="auto"/>
              <w:right w:val="single" w:sz="4" w:space="0" w:color="auto"/>
            </w:tcBorders>
            <w:vAlign w:val="bottom"/>
          </w:tcPr>
          <w:p w14:paraId="3E785916" w14:textId="58EEB7B0"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15.4</w:t>
            </w:r>
          </w:p>
        </w:tc>
      </w:tr>
      <w:tr w:rsidR="00741E6B" w:rsidRPr="005D2F4B" w14:paraId="13FFCAF0"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07DB838B" w14:textId="5909CA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24.3</w:t>
            </w:r>
          </w:p>
        </w:tc>
        <w:tc>
          <w:tcPr>
            <w:tcW w:w="1358" w:type="dxa"/>
            <w:tcBorders>
              <w:top w:val="nil"/>
              <w:left w:val="single" w:sz="4" w:space="0" w:color="auto"/>
              <w:bottom w:val="single" w:sz="4" w:space="0" w:color="auto"/>
              <w:right w:val="single" w:sz="4" w:space="0" w:color="auto"/>
            </w:tcBorders>
            <w:vAlign w:val="bottom"/>
          </w:tcPr>
          <w:p w14:paraId="23AF640F" w14:textId="67AAA275"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20.2</w:t>
            </w:r>
          </w:p>
        </w:tc>
      </w:tr>
      <w:tr w:rsidR="00741E6B" w:rsidRPr="005D2F4B" w14:paraId="44A648D5"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75-84</w:t>
            </w:r>
          </w:p>
        </w:tc>
        <w:tc>
          <w:tcPr>
            <w:tcW w:w="1358" w:type="dxa"/>
            <w:tcBorders>
              <w:top w:val="single" w:sz="4" w:space="0" w:color="auto"/>
              <w:left w:val="nil"/>
              <w:bottom w:val="single" w:sz="4" w:space="0" w:color="auto"/>
              <w:right w:val="single" w:sz="4" w:space="0" w:color="auto"/>
            </w:tcBorders>
            <w:vAlign w:val="bottom"/>
          </w:tcPr>
          <w:p w14:paraId="670558F0" w14:textId="18275C6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24.6</w:t>
            </w:r>
          </w:p>
        </w:tc>
        <w:tc>
          <w:tcPr>
            <w:tcW w:w="1358" w:type="dxa"/>
            <w:tcBorders>
              <w:top w:val="nil"/>
              <w:left w:val="single" w:sz="4" w:space="0" w:color="auto"/>
              <w:bottom w:val="single" w:sz="4" w:space="0" w:color="auto"/>
              <w:right w:val="single" w:sz="4" w:space="0" w:color="auto"/>
            </w:tcBorders>
            <w:vAlign w:val="bottom"/>
          </w:tcPr>
          <w:p w14:paraId="4A01AAFF" w14:textId="3911164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21.2</w:t>
            </w:r>
          </w:p>
        </w:tc>
      </w:tr>
      <w:tr w:rsidR="00741E6B" w:rsidRPr="005D2F4B" w14:paraId="043065BE"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3D74A41B" w14:textId="5F90EF2B"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35.2</w:t>
            </w:r>
          </w:p>
        </w:tc>
        <w:tc>
          <w:tcPr>
            <w:tcW w:w="1358" w:type="dxa"/>
            <w:tcBorders>
              <w:top w:val="nil"/>
              <w:left w:val="single" w:sz="4" w:space="0" w:color="auto"/>
              <w:bottom w:val="single" w:sz="4" w:space="0" w:color="auto"/>
              <w:right w:val="single" w:sz="4" w:space="0" w:color="auto"/>
            </w:tcBorders>
            <w:vAlign w:val="bottom"/>
          </w:tcPr>
          <w:p w14:paraId="3BE24F3E" w14:textId="5634401A"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25.5</w:t>
            </w:r>
          </w:p>
        </w:tc>
      </w:tr>
      <w:tr w:rsidR="00741E6B" w:rsidRPr="005D2F4B" w14:paraId="1CF3AD71" w14:textId="77777777" w:rsidTr="00741E6B">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741E6B" w:rsidRPr="00D10073" w:rsidRDefault="00741E6B" w:rsidP="00D10073">
            <w:pPr>
              <w:jc w:val="left"/>
              <w:rPr>
                <w:rFonts w:eastAsia="Times New Roman" w:cs="Arial"/>
                <w:color w:val="000000"/>
                <w:kern w:val="0"/>
                <w:sz w:val="20"/>
                <w:lang w:eastAsia="en-GB"/>
              </w:rPr>
            </w:pPr>
            <w:r w:rsidRPr="00D10073">
              <w:rPr>
                <w:rFonts w:eastAsia="Times New Roman" w:cs="Arial"/>
                <w:color w:val="000000"/>
                <w:kern w:val="0"/>
                <w:sz w:val="20"/>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kern w:val="0"/>
                <w:sz w:val="20"/>
                <w:lang w:eastAsia="en-GB"/>
              </w:rPr>
              <w:t>85+</w:t>
            </w:r>
          </w:p>
        </w:tc>
        <w:tc>
          <w:tcPr>
            <w:tcW w:w="1358" w:type="dxa"/>
            <w:tcBorders>
              <w:top w:val="single" w:sz="4" w:space="0" w:color="auto"/>
              <w:left w:val="nil"/>
              <w:bottom w:val="single" w:sz="4" w:space="0" w:color="auto"/>
              <w:right w:val="single" w:sz="4" w:space="0" w:color="auto"/>
            </w:tcBorders>
            <w:vAlign w:val="bottom"/>
          </w:tcPr>
          <w:p w14:paraId="297183B0" w14:textId="2D8C0C79"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34.2</w:t>
            </w:r>
          </w:p>
        </w:tc>
        <w:tc>
          <w:tcPr>
            <w:tcW w:w="1358" w:type="dxa"/>
            <w:tcBorders>
              <w:top w:val="nil"/>
              <w:left w:val="single" w:sz="4" w:space="0" w:color="auto"/>
              <w:bottom w:val="single" w:sz="4" w:space="0" w:color="auto"/>
              <w:right w:val="single" w:sz="4" w:space="0" w:color="auto"/>
            </w:tcBorders>
            <w:vAlign w:val="bottom"/>
          </w:tcPr>
          <w:p w14:paraId="476C6658" w14:textId="70C74E6D" w:rsidR="00741E6B" w:rsidRPr="00D10073" w:rsidRDefault="00741E6B" w:rsidP="00D10073">
            <w:pPr>
              <w:jc w:val="center"/>
              <w:rPr>
                <w:rFonts w:eastAsia="Times New Roman" w:cs="Arial"/>
                <w:color w:val="000000"/>
                <w:kern w:val="0"/>
                <w:sz w:val="20"/>
                <w:lang w:eastAsia="en-GB"/>
              </w:rPr>
            </w:pPr>
            <w:r w:rsidRPr="00D10073">
              <w:rPr>
                <w:rFonts w:eastAsia="Times New Roman" w:cs="Arial"/>
                <w:color w:val="000000"/>
                <w:sz w:val="20"/>
              </w:rPr>
              <w:t>27.6</w:t>
            </w:r>
          </w:p>
        </w:tc>
      </w:tr>
    </w:tbl>
    <w:p w14:paraId="2C0D1FC8" w14:textId="77777777" w:rsidR="005D2F4B" w:rsidRDefault="005D2F4B" w:rsidP="00E61AB2">
      <w:pPr>
        <w:rPr>
          <w:bCs/>
        </w:rPr>
      </w:pPr>
    </w:p>
    <w:p w14:paraId="6AF11E6F" w14:textId="7ABA5C3E" w:rsidR="000A7203" w:rsidRDefault="000A7203" w:rsidP="000A7203">
      <w:pPr>
        <w:rPr>
          <w:bCs/>
        </w:rPr>
      </w:pPr>
      <w:r>
        <w:rPr>
          <w:b/>
          <w:bCs/>
        </w:rPr>
        <w:t>Table</w:t>
      </w:r>
      <w:r>
        <w:rPr>
          <w:bCs/>
        </w:rPr>
        <w:t xml:space="preserve">: </w:t>
      </w:r>
      <w:r w:rsidR="00F80362">
        <w:rPr>
          <w:color w:val="000000" w:themeColor="text1"/>
        </w:rPr>
        <w:t>P</w:t>
      </w:r>
      <w:r w:rsidR="00E16AED" w:rsidRPr="00AC73A1">
        <w:rPr>
          <w:color w:val="000000" w:themeColor="text1"/>
        </w:rPr>
        <w:t>ercent difference in death rates between the maximum and minimum mortality months</w:t>
      </w:r>
      <w:r w:rsidR="00E16AED">
        <w:rPr>
          <w:color w:val="000000" w:themeColor="text1"/>
        </w:rPr>
        <w:t xml:space="preserve"> for all-cause </w:t>
      </w:r>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EF15DC">
        <w:rPr>
          <w:color w:val="000000" w:themeColor="text1"/>
        </w:rPr>
        <w:t xml:space="preserve"> using</w:t>
      </w:r>
      <w:r w:rsidR="004F0E66">
        <w:rPr>
          <w:color w:val="000000" w:themeColor="text1"/>
        </w:rPr>
        <w:t xml:space="preserve"> the</w:t>
      </w:r>
      <w:r w:rsidR="00677408">
        <w:rPr>
          <w:color w:val="000000" w:themeColor="text1"/>
        </w:rPr>
        <w:t xml:space="preserve"> alternative method</w:t>
      </w:r>
      <w:r w:rsidR="00E16AED" w:rsidRPr="00AC73A1">
        <w:rPr>
          <w:color w:val="000000" w:themeColor="text1"/>
        </w:rPr>
        <w:t>.</w:t>
      </w: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B0B499D"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w:t>
      </w:r>
      <w:r w:rsidR="00C77F98">
        <w:rPr>
          <w:bCs/>
        </w:rPr>
        <w:t>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lastRenderedPageBreak/>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66388AB"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C77F98">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lastRenderedPageBreak/>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A46F17C" w14:textId="77777777" w:rsidR="00C15043"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t>
      </w:r>
    </w:p>
    <w:p w14:paraId="6ECCD3B3" w14:textId="77777777" w:rsidR="00C15043" w:rsidRDefault="00C15043" w:rsidP="00E61AB2">
      <w:pPr>
        <w:rPr>
          <w:bCs/>
        </w:rPr>
      </w:pPr>
    </w:p>
    <w:p w14:paraId="718914FA" w14:textId="5886E47A" w:rsidR="00E84A9A" w:rsidRDefault="00097BC9" w:rsidP="00E61AB2">
      <w:pPr>
        <w:rPr>
          <w:bCs/>
        </w:rPr>
      </w:pPr>
      <w:r w:rsidRPr="007167B3">
        <w:rPr>
          <w:bCs/>
        </w:rPr>
        <w:t xml:space="preserve">We </w:t>
      </w:r>
      <w:r w:rsidR="004F0E66">
        <w:rPr>
          <w:bCs/>
        </w:rPr>
        <w:t xml:space="preserve">now </w:t>
      </w:r>
      <w:r w:rsidR="00F40365" w:rsidRPr="007167B3">
        <w:rPr>
          <w:bCs/>
        </w:rPr>
        <w:t>quote</w:t>
      </w:r>
      <w:r w:rsidRPr="007167B3">
        <w:rPr>
          <w:bCs/>
        </w:rPr>
        <w:t xml:space="preserve"> p-values in results, as opposed to setting a</w:t>
      </w:r>
      <w:r w:rsidR="00C73D9A" w:rsidRPr="007167B3">
        <w:rPr>
          <w:bCs/>
        </w:rPr>
        <w:t>n explicit</w:t>
      </w:r>
      <w:r w:rsidRPr="007167B3">
        <w:rPr>
          <w:bCs/>
        </w:rPr>
        <w:t xml:space="preserve"> threshold for significance</w:t>
      </w:r>
      <w:r w:rsidR="004F0E66">
        <w:rPr>
          <w:bCs/>
        </w:rPr>
        <w:t xml:space="preserve"> </w:t>
      </w:r>
      <w:r w:rsidR="004F0E66" w:rsidRPr="007167B3">
        <w:rPr>
          <w:bCs/>
        </w:rPr>
        <w:t>(as derived by comparing against a threshold on the p-value)</w:t>
      </w:r>
      <w:r w:rsidR="004F0E66">
        <w:rPr>
          <w:bCs/>
        </w:rPr>
        <w:t>, hence removing the need for</w:t>
      </w:r>
      <w:r w:rsidR="004F0E66" w:rsidRPr="007167B3">
        <w:rPr>
          <w:bCs/>
        </w:rPr>
        <w:t xml:space="preserve"> </w:t>
      </w:r>
      <w:r w:rsidR="00BA27CE" w:rsidRPr="007167B3">
        <w:rPr>
          <w:bCs/>
        </w:rPr>
        <w:t>correction for multiple testing.</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705A230B"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w:t>
      </w:r>
      <w:r w:rsidR="00205697">
        <w:rPr>
          <w:bCs/>
        </w:rPr>
        <w:t>this sentence for clarity (P.</w:t>
      </w:r>
      <w:r w:rsidR="00367C69">
        <w:rPr>
          <w:bCs/>
        </w:rPr>
        <w:t xml:space="preserve"> </w:t>
      </w:r>
      <w:r w:rsidR="00C77F98">
        <w:rPr>
          <w:bCs/>
        </w:rPr>
        <w:t>XX</w:t>
      </w:r>
      <w:r w:rsidR="00367C69">
        <w:rPr>
          <w:bCs/>
        </w:rPr>
        <w:t>).</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780C88DC" w:rsidR="005D48DC" w:rsidRDefault="005D48DC" w:rsidP="00C13011">
      <w:pPr>
        <w:outlineLvl w:val="0"/>
        <w:rPr>
          <w:bCs/>
        </w:rPr>
      </w:pPr>
      <w:r>
        <w:rPr>
          <w:bCs/>
        </w:rPr>
        <w:t xml:space="preserve">We have reworded for clarity (P. </w:t>
      </w:r>
      <w:r w:rsidR="00C77F98">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1EBCA31" w:rsidR="007E0D70" w:rsidRDefault="005D48DC" w:rsidP="00C13011">
      <w:pPr>
        <w:jc w:val="left"/>
        <w:outlineLvl w:val="0"/>
        <w:rPr>
          <w:bCs/>
        </w:rPr>
      </w:pPr>
      <w:r>
        <w:rPr>
          <w:bCs/>
        </w:rPr>
        <w:t>We have reworded as suggested (P</w:t>
      </w:r>
      <w:r w:rsidR="00C47D0C">
        <w:rPr>
          <w:bCs/>
        </w:rPr>
        <w:t>P</w:t>
      </w:r>
      <w:r w:rsidR="00C77F98">
        <w:rPr>
          <w:bCs/>
        </w:rPr>
        <w:t>. XX,XX</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lastRenderedPageBreak/>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w:t>
      </w:r>
      <w:bookmarkStart w:id="14" w:name="_GoBack"/>
      <w:bookmarkEnd w:id="14"/>
      <w:r w:rsidR="00707D8D" w:rsidRPr="00707D8D">
        <w:rPr>
          <w:rFonts w:eastAsia="Times New Roman" w:cs="Arial"/>
          <w:i/>
          <w:iCs/>
          <w:noProof/>
        </w:rPr>
        <w:t>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w:t>
      </w:r>
      <w:r w:rsidRPr="00707D8D">
        <w:rPr>
          <w:rFonts w:eastAsia="Times New Roman" w:cs="Arial"/>
          <w:noProof/>
        </w:rPr>
        <w:lastRenderedPageBreak/>
        <w:t>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Ezzati, Majid" w:date="2018-08-14T08:45:00Z" w:initials="EM">
    <w:p w14:paraId="2B57BC9F" w14:textId="43A8C657" w:rsidR="00AA12CB" w:rsidRDefault="00AA12CB">
      <w:pPr>
        <w:pStyle w:val="CommentText"/>
      </w:pPr>
      <w:r>
        <w:rPr>
          <w:rStyle w:val="CommentReference"/>
        </w:rPr>
        <w:annotationRef/>
      </w:r>
      <w:r>
        <w:t>These refer to where in the text we describe the methods not where the figure appears; use PP if multiple pages</w:t>
      </w:r>
    </w:p>
  </w:comment>
  <w:comment w:id="3" w:author="Ezzati, Majid" w:date="2018-08-14T08:46:00Z" w:initials="EM">
    <w:p w14:paraId="4141FCB2" w14:textId="01C99FA4" w:rsidR="00AA12CB" w:rsidRDefault="00AA12CB">
      <w:pPr>
        <w:pStyle w:val="CommentText"/>
      </w:pPr>
      <w:r>
        <w:rPr>
          <w:rStyle w:val="CommentReference"/>
        </w:rPr>
        <w:annotationRef/>
      </w:r>
      <w:r>
        <w:t>same</w:t>
      </w:r>
    </w:p>
  </w:comment>
  <w:comment w:id="10" w:author="Ezzati, Majid" w:date="2018-08-14T08:52:00Z" w:initials="EM">
    <w:p w14:paraId="45750E66" w14:textId="16DBF403" w:rsidR="00AA12CB" w:rsidRDefault="00AA12CB">
      <w:pPr>
        <w:pStyle w:val="CommentText"/>
      </w:pPr>
      <w:r>
        <w:rPr>
          <w:rStyle w:val="CommentReference"/>
        </w:rPr>
        <w:annotationRef/>
      </w:r>
      <w:r>
        <w:t>same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57BC9F" w15:done="0"/>
  <w15:commentEx w15:paraId="4141FCB2" w15:done="0"/>
  <w15:commentEx w15:paraId="45750E6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69ADA" w14:textId="77777777" w:rsidR="00495C4A" w:rsidRDefault="00495C4A">
      <w:r>
        <w:separator/>
      </w:r>
    </w:p>
  </w:endnote>
  <w:endnote w:type="continuationSeparator" w:id="0">
    <w:p w14:paraId="685AEAC8" w14:textId="77777777" w:rsidR="00495C4A" w:rsidRDefault="00495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FAAD" w14:textId="4CE23341" w:rsidR="005530AF" w:rsidRDefault="005530AF">
    <w:pPr>
      <w:pStyle w:val="Footer"/>
      <w:jc w:val="right"/>
    </w:pPr>
    <w:r>
      <w:fldChar w:fldCharType="begin"/>
    </w:r>
    <w:r>
      <w:instrText xml:space="preserve"> PAGE   \* MERGEFORMAT </w:instrText>
    </w:r>
    <w:r>
      <w:fldChar w:fldCharType="separate"/>
    </w:r>
    <w:r w:rsidR="00AA12CB">
      <w:rPr>
        <w:noProof/>
      </w:rPr>
      <w:t>8</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97B0D" w14:textId="48165870" w:rsidR="005530AF" w:rsidRDefault="005530AF">
    <w:pPr>
      <w:pStyle w:val="Footer"/>
      <w:jc w:val="right"/>
    </w:pPr>
    <w:r>
      <w:fldChar w:fldCharType="begin"/>
    </w:r>
    <w:r>
      <w:instrText xml:space="preserve"> PAGE   \* MERGEFORMAT </w:instrText>
    </w:r>
    <w:r>
      <w:fldChar w:fldCharType="separate"/>
    </w:r>
    <w:r w:rsidR="00AA12CB">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AC7A01" w14:textId="77777777" w:rsidR="00495C4A" w:rsidRDefault="00495C4A">
      <w:r>
        <w:separator/>
      </w:r>
    </w:p>
  </w:footnote>
  <w:footnote w:type="continuationSeparator" w:id="0">
    <w:p w14:paraId="5A50CF48" w14:textId="77777777" w:rsidR="00495C4A" w:rsidRDefault="00495C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94C"/>
    <w:rsid w:val="00000EFD"/>
    <w:rsid w:val="00005513"/>
    <w:rsid w:val="00005CF4"/>
    <w:rsid w:val="00006864"/>
    <w:rsid w:val="0000794B"/>
    <w:rsid w:val="0001054A"/>
    <w:rsid w:val="00010AD3"/>
    <w:rsid w:val="0001160F"/>
    <w:rsid w:val="00012ABC"/>
    <w:rsid w:val="00013234"/>
    <w:rsid w:val="00014357"/>
    <w:rsid w:val="00015362"/>
    <w:rsid w:val="000156B3"/>
    <w:rsid w:val="000161D5"/>
    <w:rsid w:val="0002082F"/>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6015"/>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3015"/>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697"/>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0BF"/>
    <w:rsid w:val="00247BE3"/>
    <w:rsid w:val="002500A7"/>
    <w:rsid w:val="00256610"/>
    <w:rsid w:val="002576F8"/>
    <w:rsid w:val="00257C71"/>
    <w:rsid w:val="0026293E"/>
    <w:rsid w:val="00262B01"/>
    <w:rsid w:val="00264445"/>
    <w:rsid w:val="00264D41"/>
    <w:rsid w:val="00265151"/>
    <w:rsid w:val="00266484"/>
    <w:rsid w:val="0026756F"/>
    <w:rsid w:val="002713A8"/>
    <w:rsid w:val="002722C5"/>
    <w:rsid w:val="00272467"/>
    <w:rsid w:val="00272833"/>
    <w:rsid w:val="00274528"/>
    <w:rsid w:val="00274B7A"/>
    <w:rsid w:val="00275B0A"/>
    <w:rsid w:val="00276EC5"/>
    <w:rsid w:val="0028008B"/>
    <w:rsid w:val="002802B6"/>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4924"/>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5CF"/>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2DA"/>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2E8B"/>
    <w:rsid w:val="004338B0"/>
    <w:rsid w:val="00435208"/>
    <w:rsid w:val="00436FB6"/>
    <w:rsid w:val="00437EF9"/>
    <w:rsid w:val="00437F0E"/>
    <w:rsid w:val="00441094"/>
    <w:rsid w:val="00441095"/>
    <w:rsid w:val="00441617"/>
    <w:rsid w:val="0044240A"/>
    <w:rsid w:val="00443C10"/>
    <w:rsid w:val="00445651"/>
    <w:rsid w:val="00445A10"/>
    <w:rsid w:val="004469C4"/>
    <w:rsid w:val="00446B24"/>
    <w:rsid w:val="00446E65"/>
    <w:rsid w:val="00452C6D"/>
    <w:rsid w:val="00453DEE"/>
    <w:rsid w:val="004550CF"/>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95C4A"/>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0E66"/>
    <w:rsid w:val="004F3940"/>
    <w:rsid w:val="004F41BB"/>
    <w:rsid w:val="004F5471"/>
    <w:rsid w:val="0050038B"/>
    <w:rsid w:val="00501010"/>
    <w:rsid w:val="005014D1"/>
    <w:rsid w:val="005033D5"/>
    <w:rsid w:val="0050414B"/>
    <w:rsid w:val="00506457"/>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8F2"/>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95967"/>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41D"/>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26C8"/>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21A"/>
    <w:rsid w:val="006D5AF5"/>
    <w:rsid w:val="006D5C02"/>
    <w:rsid w:val="006D5FE6"/>
    <w:rsid w:val="006D69AF"/>
    <w:rsid w:val="006D7706"/>
    <w:rsid w:val="006E1C6E"/>
    <w:rsid w:val="006E2369"/>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21F6"/>
    <w:rsid w:val="00712B06"/>
    <w:rsid w:val="00714791"/>
    <w:rsid w:val="00714FBF"/>
    <w:rsid w:val="00716693"/>
    <w:rsid w:val="007167B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E6B"/>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428"/>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A02"/>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C8F"/>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15B8"/>
    <w:rsid w:val="00873B58"/>
    <w:rsid w:val="008740C1"/>
    <w:rsid w:val="008744D1"/>
    <w:rsid w:val="0087595F"/>
    <w:rsid w:val="00876C56"/>
    <w:rsid w:val="00876C96"/>
    <w:rsid w:val="0088001E"/>
    <w:rsid w:val="0088049F"/>
    <w:rsid w:val="008805F8"/>
    <w:rsid w:val="00880C01"/>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003F"/>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443E"/>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BE6"/>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042D"/>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4280"/>
    <w:rsid w:val="00A95FA2"/>
    <w:rsid w:val="00A96138"/>
    <w:rsid w:val="00A97208"/>
    <w:rsid w:val="00AA06B9"/>
    <w:rsid w:val="00AA12CB"/>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5C76"/>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AFE"/>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27CE"/>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043"/>
    <w:rsid w:val="00C15D49"/>
    <w:rsid w:val="00C17B60"/>
    <w:rsid w:val="00C2069A"/>
    <w:rsid w:val="00C21DE0"/>
    <w:rsid w:val="00C22CD1"/>
    <w:rsid w:val="00C24D40"/>
    <w:rsid w:val="00C25BAF"/>
    <w:rsid w:val="00C25D58"/>
    <w:rsid w:val="00C262A2"/>
    <w:rsid w:val="00C30F67"/>
    <w:rsid w:val="00C321D6"/>
    <w:rsid w:val="00C33160"/>
    <w:rsid w:val="00C348CF"/>
    <w:rsid w:val="00C41FD0"/>
    <w:rsid w:val="00C42B83"/>
    <w:rsid w:val="00C42ED7"/>
    <w:rsid w:val="00C4388A"/>
    <w:rsid w:val="00C4736B"/>
    <w:rsid w:val="00C47D0C"/>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77F98"/>
    <w:rsid w:val="00C808B2"/>
    <w:rsid w:val="00C83E94"/>
    <w:rsid w:val="00C84109"/>
    <w:rsid w:val="00C8451A"/>
    <w:rsid w:val="00C85CDE"/>
    <w:rsid w:val="00C86ED4"/>
    <w:rsid w:val="00C906ED"/>
    <w:rsid w:val="00C91B7B"/>
    <w:rsid w:val="00C92A00"/>
    <w:rsid w:val="00C92A86"/>
    <w:rsid w:val="00C92BED"/>
    <w:rsid w:val="00C9458F"/>
    <w:rsid w:val="00C955DC"/>
    <w:rsid w:val="00C95F04"/>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1F2B"/>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D0009A"/>
    <w:rsid w:val="00D018A3"/>
    <w:rsid w:val="00D02031"/>
    <w:rsid w:val="00D02BB5"/>
    <w:rsid w:val="00D03055"/>
    <w:rsid w:val="00D0417B"/>
    <w:rsid w:val="00D04786"/>
    <w:rsid w:val="00D07619"/>
    <w:rsid w:val="00D10073"/>
    <w:rsid w:val="00D10F1D"/>
    <w:rsid w:val="00D11F41"/>
    <w:rsid w:val="00D1238A"/>
    <w:rsid w:val="00D13E32"/>
    <w:rsid w:val="00D13F8B"/>
    <w:rsid w:val="00D15548"/>
    <w:rsid w:val="00D1570E"/>
    <w:rsid w:val="00D16918"/>
    <w:rsid w:val="00D16F82"/>
    <w:rsid w:val="00D203BB"/>
    <w:rsid w:val="00D20B2B"/>
    <w:rsid w:val="00D2449C"/>
    <w:rsid w:val="00D255EB"/>
    <w:rsid w:val="00D31C82"/>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66947"/>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4A9A"/>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15DC"/>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5461"/>
    <w:rsid w:val="00F56564"/>
    <w:rsid w:val="00F60555"/>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12F"/>
    <w:rsid w:val="00F8670A"/>
    <w:rsid w:val="00F873F1"/>
    <w:rsid w:val="00F87CD0"/>
    <w:rsid w:val="00F90001"/>
    <w:rsid w:val="00F91195"/>
    <w:rsid w:val="00F915CF"/>
    <w:rsid w:val="00F91BE7"/>
    <w:rsid w:val="00F92706"/>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5039"/>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198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2ECDA0-8829-4CCC-8FAE-54DA7E0FC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0</TotalTime>
  <Pages>10</Pages>
  <Words>9711</Words>
  <Characters>55354</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9</cp:revision>
  <cp:lastPrinted>2016-09-20T09:06:00Z</cp:lastPrinted>
  <dcterms:created xsi:type="dcterms:W3CDTF">2018-08-10T09:24:00Z</dcterms:created>
  <dcterms:modified xsi:type="dcterms:W3CDTF">2018-08-14T07:53:00Z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