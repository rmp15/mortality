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5002ADF0"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ins w:id="0" w:author="Parks, Robbie M" w:date="2018-06-19T19:23:00Z">
        <w:r w:rsidR="00A23AAC">
          <w:rPr>
            <w:b/>
            <w:color w:val="000000" w:themeColor="text1"/>
          </w:rPr>
          <w:t>6</w:t>
        </w:r>
      </w:ins>
      <w:del w:id="1" w:author="Parks, Robbie M" w:date="2018-06-19T19:23:00Z">
        <w:r w:rsidR="000210D1" w:rsidRPr="00AC73A1" w:rsidDel="00A23AAC">
          <w:rPr>
            <w:b/>
            <w:color w:val="000000" w:themeColor="text1"/>
          </w:rPr>
          <w:delText>3</w:delText>
        </w:r>
      </w:del>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11953417" w:rsidR="00773692" w:rsidRPr="00AC73A1" w:rsidRDefault="004B1D5A" w:rsidP="006D0249">
      <w:pPr>
        <w:spacing w:line="480" w:lineRule="auto"/>
        <w:jc w:val="both"/>
        <w:rPr>
          <w:color w:val="000000" w:themeColor="text1"/>
        </w:rPr>
      </w:pPr>
      <w:r w:rsidRPr="00AC73A1">
        <w:rPr>
          <w:color w:val="000000" w:themeColor="text1"/>
        </w:rPr>
        <w:t>I</w:t>
      </w:r>
      <w:r w:rsidR="00773692" w:rsidRPr="00AC73A1">
        <w:rPr>
          <w:color w:val="000000" w:themeColor="text1"/>
        </w:rPr>
        <w:t xml:space="preserve">t has been </w:t>
      </w:r>
      <w:r w:rsidR="00C0501F" w:rsidRPr="00AC73A1">
        <w:rPr>
          <w:color w:val="000000" w:themeColor="text1"/>
        </w:rPr>
        <w:t>hypothesized</w:t>
      </w:r>
      <w:r w:rsidR="00773692" w:rsidRPr="00AC73A1">
        <w:rPr>
          <w:color w:val="000000" w:themeColor="text1"/>
        </w:rPr>
        <w:t xml:space="preserve"> that a warmer world may lower winter mortality in temperate climates</w:t>
      </w:r>
      <w:r w:rsidRPr="00AC73A1">
        <w:rPr>
          <w:color w:val="000000" w:themeColor="text1"/>
        </w:rPr>
        <w:t>, where winter deaths exceed summer ones</w:t>
      </w:r>
      <w:r w:rsidR="00773692" w:rsidRPr="00AC73A1">
        <w:rPr>
          <w:color w:val="000000" w:themeColor="text1"/>
        </w:rPr>
        <w:t>.</w:t>
      </w:r>
      <w:r w:rsidR="0072142C" w:rsidRPr="00AC73A1">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ins w:id="2" w:author="Parks, Robbie M" w:date="2018-06-19T19:25:00Z">
        <w:r w:rsidR="008748D0">
          <w:rPr>
            <w:color w:val="000000" w:themeColor="text1"/>
          </w:rPr>
          <w:t>6</w:t>
        </w:r>
      </w:ins>
      <w:del w:id="3" w:author="Parks, Robbie M" w:date="2018-06-19T19:25:00Z">
        <w:r w:rsidR="00773692" w:rsidRPr="00AC73A1" w:rsidDel="008748D0">
          <w:rPr>
            <w:color w:val="000000" w:themeColor="text1"/>
          </w:rPr>
          <w:delText>3</w:delText>
        </w:r>
      </w:del>
      <w:r w:rsidRPr="00AC73A1">
        <w:rPr>
          <w:color w:val="000000" w:themeColor="text1"/>
        </w:rPr>
        <w:t xml:space="preserve"> in the USA</w:t>
      </w:r>
      <w:r w:rsidR="00773692" w:rsidRPr="00AC73A1">
        <w:rPr>
          <w:color w:val="000000" w:themeColor="text1"/>
        </w:rPr>
        <w:t xml:space="preserve">, nationally and in subnational climatic regions. Death rates in men and women </w:t>
      </w:r>
      <w:r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w:t>
      </w:r>
      <w:del w:id="4" w:author="Parks, Robbie M" w:date="2018-06-20T11:38:00Z">
        <w:r w:rsidR="00773692" w:rsidRPr="00AC73A1" w:rsidDel="0014242B">
          <w:rPr>
            <w:color w:val="000000" w:themeColor="text1"/>
          </w:rPr>
          <w:delText xml:space="preserve">statistically significant </w:delText>
        </w:r>
      </w:del>
      <w:r w:rsidR="00773692" w:rsidRPr="00AC73A1">
        <w:rPr>
          <w:color w:val="000000" w:themeColor="text1"/>
        </w:rPr>
        <w:t>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minimum months </w:t>
      </w:r>
      <w:r w:rsidRPr="00AC73A1">
        <w:rPr>
          <w:color w:val="000000" w:themeColor="text1"/>
        </w:rPr>
        <w:t>did not vary across</w:t>
      </w:r>
      <w:r w:rsidR="00773692" w:rsidRPr="00AC73A1">
        <w:rPr>
          <w:color w:val="000000" w:themeColor="text1"/>
        </w:rPr>
        <w:t xml:space="preserve"> climate regions</w:t>
      </w:r>
      <w:r w:rsidRPr="00AC73A1">
        <w:rPr>
          <w:color w:val="000000" w:themeColor="text1"/>
        </w:rPr>
        <w:t>, and was largely unchanged from 1980 to 201</w:t>
      </w:r>
      <w:ins w:id="5" w:author="Parks, Robbie M" w:date="2018-06-19T19:25:00Z">
        <w:r w:rsidR="00511176">
          <w:rPr>
            <w:color w:val="000000" w:themeColor="text1"/>
          </w:rPr>
          <w:t>6</w:t>
        </w:r>
      </w:ins>
      <w:del w:id="6" w:author="Parks, Robbie M" w:date="2018-06-19T19:25:00Z">
        <w:r w:rsidRPr="00AC73A1" w:rsidDel="00511176">
          <w:rPr>
            <w:color w:val="000000" w:themeColor="text1"/>
          </w:rPr>
          <w:delText>3</w:delText>
        </w:r>
      </w:del>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 xml:space="preserve">mortality largely disappeared after </w:t>
      </w:r>
      <w:r w:rsidR="00773692" w:rsidRPr="00AC73A1">
        <w:rPr>
          <w:color w:val="000000" w:themeColor="text1"/>
        </w:rPr>
        <w:lastRenderedPageBreak/>
        <w:t>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ins w:id="7" w:author="Parks, Robbie M" w:date="2018-06-19T19:25:00Z">
        <w:r w:rsidR="005872C8">
          <w:rPr>
            <w:color w:val="000000" w:themeColor="text1"/>
          </w:rPr>
          <w:t>&lt;&lt;Other comment about some sub-causes?&gt;&gt;</w:t>
        </w:r>
      </w:ins>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62E3DC21"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F52D66" w:rsidRPr="00AC73A1">
        <w:rPr>
          <w:color w:val="000000" w:themeColor="text1"/>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Therefore, it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F52D66" w:rsidRPr="00AC73A1">
        <w:rPr>
          <w:color w:val="000000" w:themeColor="text1"/>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F52D66" w:rsidRPr="00AC73A1">
        <w:rPr>
          <w:color w:val="000000" w:themeColor="text1"/>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ins w:id="8" w:author="Parks, Robbie M" w:date="2018-06-20T10:22:00Z">
        <w:r w:rsidR="00A22964">
          <w:rPr>
            <w:color w:val="000000" w:themeColor="text1"/>
          </w:rPr>
          <w:t>pattern</w:t>
        </w:r>
      </w:ins>
      <w:del w:id="9" w:author="Parks, Robbie M" w:date="2018-06-20T10:22:00Z">
        <w:r w:rsidRPr="00AC73A1" w:rsidDel="00A22964">
          <w:rPr>
            <w:color w:val="000000" w:themeColor="text1"/>
          </w:rPr>
          <w:delText>regime</w:delText>
        </w:r>
      </w:del>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F52D66" w:rsidRPr="00AC73A1">
        <w:rPr>
          <w:color w:val="000000" w:themeColor="text1"/>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25239E70"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w:t>
      </w:r>
      <w:r w:rsidR="004508FE" w:rsidRPr="00AC73A1" w:rsidDel="007B3AFF">
        <w:rPr>
          <w:color w:val="000000" w:themeColor="text1"/>
        </w:rPr>
        <w:lastRenderedPageBreak/>
        <w:t>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F52D66" w:rsidRPr="00AC73A1">
        <w:rPr>
          <w:color w:val="000000" w:themeColor="text1"/>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3F4B48B4"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F110C1" w:rsidRPr="00AC73A1">
        <w:rPr>
          <w:color w:val="000000" w:themeColor="text1"/>
        </w:rPr>
        <w:t xml:space="preserve">, </w:t>
      </w:r>
      <w:r w:rsidR="002015BB" w:rsidRPr="00AC73A1">
        <w:rPr>
          <w:color w:val="000000" w:themeColor="text1"/>
        </w:rPr>
        <w:t>which</w:t>
      </w:r>
      <w:r w:rsidR="000210D1" w:rsidRPr="00AC73A1">
        <w:rPr>
          <w:color w:val="000000" w:themeColor="text1"/>
        </w:rPr>
        <w:t xml:space="preserve"> have been used to study the dynamics of weather phenome</w:t>
      </w:r>
      <w:r w:rsidR="00BF3FD9" w:rsidRPr="00AC73A1">
        <w:rPr>
          <w:color w:val="000000" w:themeColor="text1"/>
        </w:rPr>
        <w:t>na</w:t>
      </w:r>
      <w:r w:rsidR="00FC7D12"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"(Moy CM, Seltzer GO, Rodbell DT, 2002)", "plainTextFormattedCitation" : "(Moy CM, Seltzer GO, Rodbell DT, 2002)", "previouslyFormattedCitation" : "(Moy CM, Seltzer GO, Rodbell DT, 2002)"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(Moy CM, Seltzer GO, Rodbell DT, 2002)</w:t>
      </w:r>
      <w:r w:rsidR="00BF3FD9" w:rsidRPr="00AC73A1">
        <w:rPr>
          <w:color w:val="000000" w:themeColor="text1"/>
        </w:rPr>
        <w:fldChar w:fldCharType="end"/>
      </w:r>
      <w:r w:rsidR="00BF3FD9" w:rsidRPr="00AC73A1">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2015BB" w:rsidRPr="00AC73A1">
        <w:rPr>
          <w:color w:val="000000" w:themeColor="text1"/>
        </w:rPr>
        <w:t>,</w:t>
      </w:r>
      <w:r w:rsidR="000210D1" w:rsidRPr="00AC73A1">
        <w:rPr>
          <w:color w:val="000000" w:themeColor="text1"/>
        </w:rPr>
        <w:t xml:space="preserve"> to over three decades of national mortality data.</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 xml:space="preserve">minimum and maximum </w:t>
      </w:r>
      <w:r w:rsidR="00F110C1" w:rsidRPr="00AC73A1">
        <w:rPr>
          <w:color w:val="000000" w:themeColor="text1"/>
        </w:rPr>
        <w:t>where seasonality has been identified</w:t>
      </w:r>
      <w:ins w:id="10" w:author="Parks, Robbie M" w:date="2018-06-19T19:28:00Z">
        <w:r w:rsidR="008513E0">
          <w:rPr>
            <w:color w:val="000000" w:themeColor="text1"/>
          </w:rPr>
          <w:t xml:space="preserve">. We also identify how </w:t>
        </w:r>
      </w:ins>
      <w:ins w:id="11" w:author="Parks, Robbie M" w:date="2018-06-19T19:29:00Z">
        <w:r w:rsidR="008513E0">
          <w:rPr>
            <w:color w:val="000000" w:themeColor="text1"/>
          </w:rPr>
          <w:t xml:space="preserve">the percentage difference between </w:t>
        </w:r>
        <w:r w:rsidR="0004612A">
          <w:rPr>
            <w:color w:val="000000" w:themeColor="text1"/>
          </w:rPr>
          <w:t xml:space="preserve">maximum and minimum mortality within a year has changed </w:t>
        </w:r>
        <w:r w:rsidR="00E74B48">
          <w:rPr>
            <w:color w:val="000000" w:themeColor="text1"/>
          </w:rPr>
          <w:t xml:space="preserve">over the </w:t>
        </w:r>
      </w:ins>
      <w:ins w:id="12" w:author="Parks, Robbie M" w:date="2018-06-19T19:30:00Z">
        <w:r w:rsidR="00AC746F">
          <w:rPr>
            <w:color w:val="000000" w:themeColor="text1"/>
          </w:rPr>
          <w:t>from the beginning to the end of the time period</w:t>
        </w:r>
      </w:ins>
      <w:ins w:id="13" w:author="Parks, Robbie M" w:date="2018-06-19T19:32:00Z">
        <w:r w:rsidR="00F56521">
          <w:rPr>
            <w:color w:val="000000" w:themeColor="text1"/>
          </w:rPr>
          <w:t xml:space="preserve"> using Poisson regression</w:t>
        </w:r>
      </w:ins>
      <w:ins w:id="14" w:author="Parks, Robbie M" w:date="2018-06-19T19:30:00Z">
        <w:r w:rsidR="00AC746F">
          <w:rPr>
            <w:color w:val="000000" w:themeColor="text1"/>
          </w:rPr>
          <w:t>.</w:t>
        </w:r>
      </w:ins>
      <w:del w:id="15" w:author="Parks, Robbie M" w:date="2018-06-19T19:28:00Z">
        <w:r w:rsidR="00F110C1" w:rsidRPr="00AC73A1" w:rsidDel="008513E0">
          <w:rPr>
            <w:color w:val="000000" w:themeColor="text1"/>
          </w:rPr>
          <w:delText>.</w:delText>
        </w:r>
      </w:del>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5B9DF667" w14:textId="7F36F84C"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w:t>
      </w:r>
      <w:del w:id="16" w:author="Parks, Robbie M" w:date="2018-06-20T11:37:00Z">
        <w:r w:rsidRPr="00AC73A1" w:rsidDel="00E23198">
          <w:delText xml:space="preserve">statistically significant </w:delText>
        </w:r>
      </w:del>
      <w:r w:rsidRPr="00AC73A1">
        <w:t>12-month seasonality in all age groups</w:t>
      </w:r>
      <w:r w:rsidR="00421068" w:rsidRPr="00AC73A1">
        <w:t>,</w:t>
      </w:r>
      <w:r w:rsidRPr="00AC73A1">
        <w:t xml:space="preserve"> except in </w:t>
      </w:r>
      <w:r w:rsidR="00B91368" w:rsidRPr="00AC73A1">
        <w:t>those aged</w:t>
      </w:r>
      <w:r w:rsidRPr="00AC73A1">
        <w:t xml:space="preserve"> 35-44 years, </w:t>
      </w:r>
      <w:r w:rsidR="00B91368" w:rsidRPr="00AC73A1">
        <w:t xml:space="preserve">for whom there was </w:t>
      </w:r>
      <w:del w:id="17" w:author="Parks, Robbie M" w:date="2018-06-20T11:37:00Z">
        <w:r w:rsidRPr="00AC73A1" w:rsidDel="00E23198">
          <w:delText xml:space="preserve">statistically significant </w:delText>
        </w:r>
      </w:del>
      <w:r w:rsidRPr="00AC73A1">
        <w:t xml:space="preserve">periodicity at 6 months (Figure </w:t>
      </w:r>
      <w:r w:rsidR="00040FE5" w:rsidRPr="00AC73A1">
        <w:t>2</w:t>
      </w:r>
      <w:r w:rsidRPr="00AC73A1">
        <w:t xml:space="preserve">). In females, there was </w:t>
      </w:r>
      <w:del w:id="18" w:author="Parks, Robbie M" w:date="2018-06-20T11:38:00Z">
        <w:r w:rsidRPr="00AC73A1" w:rsidDel="0014242B">
          <w:delText xml:space="preserve">significant </w:delText>
        </w:r>
      </w:del>
      <w:r w:rsidRPr="00AC73A1">
        <w:t xml:space="preserve">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6769038F" w:rsidR="00B91368" w:rsidRDefault="005902F2" w:rsidP="00C33FFB">
      <w:pPr>
        <w:spacing w:line="480" w:lineRule="auto"/>
        <w:jc w:val="both"/>
        <w:rPr>
          <w:ins w:id="19" w:author="Parks, Robbie M" w:date="2018-06-20T00:52:00Z"/>
        </w:rPr>
      </w:pPr>
      <w:r w:rsidRPr="00AC73A1">
        <w:t>M</w:t>
      </w:r>
      <w:r w:rsidR="0029208D" w:rsidRPr="00AC73A1">
        <w:t xml:space="preserve">ortality from all four </w:t>
      </w:r>
      <w:ins w:id="20" w:author="Parks, Robbie M" w:date="2018-06-20T11:06:00Z">
        <w:r w:rsidR="00C87DEE">
          <w:t xml:space="preserve">main </w:t>
        </w:r>
      </w:ins>
      <w:r w:rsidR="0029208D" w:rsidRPr="00AC73A1">
        <w:t>cause</w:t>
      </w:r>
      <w:r w:rsidRPr="00AC73A1">
        <w:t xml:space="preserve"> groups </w:t>
      </w:r>
      <w:r w:rsidR="0029208D" w:rsidRPr="00AC73A1">
        <w:t>was</w:t>
      </w:r>
      <w:r w:rsidRPr="00AC73A1">
        <w:t xml:space="preserve"> seasonal above 75 years of age (Figure 2). </w:t>
      </w:r>
      <w:r w:rsidR="00B91368" w:rsidRPr="00AC73A1">
        <w:t xml:space="preserve">Seasonality in cancer deaths only appeared after </w:t>
      </w:r>
      <w:r w:rsidR="00DA6C08" w:rsidRPr="00AC73A1">
        <w:t>5</w:t>
      </w:r>
      <w:r w:rsidR="00B91368" w:rsidRPr="00AC73A1">
        <w:t>5 years of age, whereas deaths from cardio</w:t>
      </w:r>
      <w:r w:rsidR="0029208D" w:rsidRPr="00AC73A1">
        <w:t>respiratory</w:t>
      </w:r>
      <w:r w:rsidR="00B91368" w:rsidRPr="00AC73A1">
        <w:t xml:space="preserve"> causes exhibited 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Pr="00AC73A1">
        <w:t xml:space="preserve">njuries were </w:t>
      </w:r>
      <w:r w:rsidR="004C1040" w:rsidRPr="00AC73A1">
        <w:t xml:space="preserve">also </w:t>
      </w:r>
      <w:r w:rsidRPr="00AC73A1">
        <w:t xml:space="preserve">seasonal from childhood through </w:t>
      </w:r>
      <w:r w:rsidR="00A01E9E" w:rsidRPr="00AC73A1">
        <w:t>4</w:t>
      </w:r>
      <w:r w:rsidRPr="00AC73A1">
        <w:t xml:space="preserve">4 years in women and </w:t>
      </w:r>
      <w:r w:rsidR="00A01E9E" w:rsidRPr="00AC73A1">
        <w:t>6</w:t>
      </w:r>
      <w:r w:rsidRPr="00AC73A1">
        <w:t>4 years in men.</w:t>
      </w:r>
    </w:p>
    <w:p w14:paraId="59632C3F" w14:textId="77777777" w:rsidR="00B1603E" w:rsidRDefault="00B1603E" w:rsidP="00C33FFB">
      <w:pPr>
        <w:spacing w:line="480" w:lineRule="auto"/>
        <w:jc w:val="both"/>
        <w:rPr>
          <w:ins w:id="21" w:author="Parks, Robbie M" w:date="2018-06-20T11:06:00Z"/>
        </w:rPr>
      </w:pPr>
    </w:p>
    <w:p w14:paraId="2B370EEA" w14:textId="46D32CAD" w:rsidR="00B27B5D" w:rsidRDefault="00C77B93" w:rsidP="00706BDB">
      <w:pPr>
        <w:spacing w:line="480" w:lineRule="auto"/>
        <w:jc w:val="both"/>
        <w:rPr>
          <w:ins w:id="22" w:author="Parks, Robbie M" w:date="2018-06-20T11:24:00Z"/>
        </w:rPr>
      </w:pPr>
      <w:ins w:id="23" w:author="Parks, Robbie M" w:date="2018-06-20T11:11:00Z">
        <w:r>
          <w:t xml:space="preserve">Seasonality in cardiovascular and chronic </w:t>
        </w:r>
      </w:ins>
      <w:ins w:id="24" w:author="Parks, Robbie M" w:date="2018-06-20T11:12:00Z">
        <w:r>
          <w:t>respiratory</w:t>
        </w:r>
      </w:ins>
      <w:ins w:id="25" w:author="Parks, Robbie M" w:date="2018-06-20T11:11:00Z">
        <w:r>
          <w:t xml:space="preserve"> diseases also disappeared in 0-4 y</w:t>
        </w:r>
        <w:r w:rsidR="006A63D8">
          <w:t xml:space="preserve">ears for both males and females </w:t>
        </w:r>
      </w:ins>
      <w:ins w:id="26" w:author="Parks, Robbie M" w:date="2018-06-20T11:13:00Z">
        <w:r w:rsidR="006A63D8">
          <w:t xml:space="preserve">by the early </w:t>
        </w:r>
      </w:ins>
      <w:ins w:id="27" w:author="Parks, Robbie M" w:date="2018-06-20T11:14:00Z">
        <w:r w:rsidR="006A63D8">
          <w:t xml:space="preserve">and late </w:t>
        </w:r>
      </w:ins>
      <w:ins w:id="28" w:author="Parks, Robbie M" w:date="2018-06-20T11:13:00Z">
        <w:r w:rsidR="006A63D8">
          <w:t>1990s respectively</w:t>
        </w:r>
      </w:ins>
      <w:ins w:id="29" w:author="Parks, Robbie M" w:date="2018-06-20T11:14:00Z">
        <w:r w:rsidR="00163AC8">
          <w:t xml:space="preserve"> (Supplementary Figure 1)</w:t>
        </w:r>
      </w:ins>
      <w:ins w:id="30" w:author="Parks, Robbie M" w:date="2018-06-20T11:23:00Z">
        <w:r w:rsidR="00B244F9">
          <w:t>,</w:t>
        </w:r>
      </w:ins>
      <w:ins w:id="31" w:author="Parks, Robbie M" w:date="2018-06-20T11:13:00Z">
        <w:r w:rsidR="00B244F9">
          <w:t xml:space="preserve"> while </w:t>
        </w:r>
      </w:ins>
      <w:ins w:id="32" w:author="Parks, Robbie M" w:date="2018-06-20T11:23:00Z">
        <w:r w:rsidR="00B244F9">
          <w:t>persisting in</w:t>
        </w:r>
      </w:ins>
      <w:ins w:id="33" w:author="Parks, Robbie M" w:date="2018-06-20T11:13:00Z">
        <w:r w:rsidR="00614B7D">
          <w:t xml:space="preserve"> older ages</w:t>
        </w:r>
      </w:ins>
      <w:ins w:id="34" w:author="Parks, Robbie M" w:date="2018-06-20T11:16:00Z">
        <w:r w:rsidR="006F12E4">
          <w:t xml:space="preserve">. </w:t>
        </w:r>
      </w:ins>
      <w:ins w:id="35" w:author="Parks, Robbie M" w:date="2018-06-20T11:14:00Z">
        <w:r w:rsidR="00163AC8">
          <w:t xml:space="preserve">In </w:t>
        </w:r>
      </w:ins>
      <w:ins w:id="36" w:author="Parks, Robbie M" w:date="2018-06-20T11:08:00Z">
        <w:r w:rsidR="00F33911">
          <w:t>contrast</w:t>
        </w:r>
      </w:ins>
      <w:ins w:id="37" w:author="Parks, Robbie M" w:date="2018-06-20T11:17:00Z">
        <w:r w:rsidR="006F12E4">
          <w:t xml:space="preserve">, seasonality </w:t>
        </w:r>
      </w:ins>
      <w:ins w:id="38" w:author="Parks, Robbie M" w:date="2018-06-20T11:23:00Z">
        <w:r w:rsidR="001608FF">
          <w:t>remained</w:t>
        </w:r>
      </w:ins>
      <w:ins w:id="39" w:author="Parks, Robbie M" w:date="2018-06-20T11:17:00Z">
        <w:r w:rsidR="006F12E4">
          <w:t xml:space="preserve"> throughout the study for respiratory infections for all ages in both males and females</w:t>
        </w:r>
      </w:ins>
      <w:ins w:id="40" w:author="Parks, Robbie M" w:date="2018-06-20T11:23:00Z">
        <w:r w:rsidR="00B940C7">
          <w:t>.</w:t>
        </w:r>
      </w:ins>
      <w:ins w:id="41" w:author="Parks, Robbie M" w:date="2018-06-20T11:08:00Z">
        <w:r w:rsidR="00C53889">
          <w:t xml:space="preserve"> </w:t>
        </w:r>
      </w:ins>
    </w:p>
    <w:p w14:paraId="51675693" w14:textId="77777777" w:rsidR="00B27B5D" w:rsidRDefault="00B27B5D" w:rsidP="00706BDB">
      <w:pPr>
        <w:spacing w:line="480" w:lineRule="auto"/>
        <w:jc w:val="both"/>
        <w:rPr>
          <w:ins w:id="42" w:author="Parks, Robbie M" w:date="2018-06-20T11:24:00Z"/>
        </w:rPr>
      </w:pPr>
    </w:p>
    <w:p w14:paraId="1F4D9BCB" w14:textId="2E7771D1" w:rsidR="00B27B5D" w:rsidRDefault="00B27B5D" w:rsidP="00706BDB">
      <w:pPr>
        <w:spacing w:line="480" w:lineRule="auto"/>
        <w:jc w:val="both"/>
        <w:rPr>
          <w:ins w:id="43" w:author="Parks, Robbie M" w:date="2018-06-20T11:29:00Z"/>
        </w:rPr>
      </w:pPr>
      <w:ins w:id="44" w:author="Parks, Robbie M" w:date="2018-06-20T11:24:00Z">
        <w:r>
          <w:t xml:space="preserve">Comparing intentional and unintentional injuries (Supplementary Figure 1) also reveals distinct behaviour; </w:t>
        </w:r>
      </w:ins>
      <w:ins w:id="45" w:author="Parks, Robbie M" w:date="2018-06-20T11:27:00Z">
        <w:r w:rsidR="00F064A9">
          <w:t>unintentional injuries drive the seasonality for females, as</w:t>
        </w:r>
      </w:ins>
      <w:ins w:id="46" w:author="Parks, Robbie M" w:date="2018-06-20T11:25:00Z">
        <w:r w:rsidR="00F23C3A">
          <w:t xml:space="preserve"> no clear seasonality is evident thro</w:t>
        </w:r>
        <w:r w:rsidR="004C165E">
          <w:t>ughout for females of all</w:t>
        </w:r>
        <w:r w:rsidR="00BB30BA">
          <w:t xml:space="preserve"> ages for intentional injuries. In addition, </w:t>
        </w:r>
      </w:ins>
      <w:ins w:id="47" w:author="Parks, Robbie M" w:date="2018-06-20T11:28:00Z">
        <w:r w:rsidR="00D7104C">
          <w:t>male intentional injuries had 12-month seasonality for most of the period from 15-24 to 65-75 years.</w:t>
        </w:r>
      </w:ins>
    </w:p>
    <w:p w14:paraId="02470247" w14:textId="77777777" w:rsidR="00784546" w:rsidRDefault="00784546" w:rsidP="00706BDB">
      <w:pPr>
        <w:spacing w:line="480" w:lineRule="auto"/>
        <w:jc w:val="both"/>
        <w:rPr>
          <w:ins w:id="48" w:author="Parks, Robbie M" w:date="2018-06-20T11:29:00Z"/>
        </w:rPr>
      </w:pPr>
    </w:p>
    <w:p w14:paraId="23952FD2" w14:textId="75285809" w:rsidR="000D4F95" w:rsidRPr="00996AD4" w:rsidDel="00996AD4" w:rsidRDefault="00AC55DD" w:rsidP="00F93E34">
      <w:pPr>
        <w:spacing w:line="480" w:lineRule="auto"/>
        <w:ind w:left="360"/>
        <w:jc w:val="both"/>
        <w:rPr>
          <w:del w:id="49" w:author="Parks, Robbie M" w:date="2018-06-20T11:34:00Z"/>
        </w:rPr>
        <w:pPrChange w:id="50" w:author="Parks, Robbie M" w:date="2018-06-20T11:36:00Z">
          <w:pPr>
            <w:spacing w:line="480" w:lineRule="auto"/>
            <w:jc w:val="both"/>
          </w:pPr>
        </w:pPrChange>
      </w:pPr>
      <w:ins w:id="51" w:author="Parks, Robbie M" w:date="2018-06-20T11:32:00Z">
        <w:r w:rsidRPr="00996AD4">
          <w:t xml:space="preserve">No </w:t>
        </w:r>
      </w:ins>
      <w:ins w:id="52" w:author="Parks, Robbie M" w:date="2018-06-20T11:33:00Z">
        <w:r w:rsidR="00FF4E42" w:rsidRPr="00996AD4">
          <w:t xml:space="preserve">consistent </w:t>
        </w:r>
      </w:ins>
      <w:ins w:id="53" w:author="Parks, Robbie M" w:date="2018-06-20T11:32:00Z">
        <w:r w:rsidRPr="00996AD4">
          <w:t xml:space="preserve">seasonality is evident in maternal conditions </w:t>
        </w:r>
      </w:ins>
      <w:ins w:id="54" w:author="Parks, Robbie M" w:date="2018-06-20T11:33:00Z">
        <w:r w:rsidR="00FF4E42" w:rsidRPr="00996AD4">
          <w:t>or substance use disorders for all ages (Supplementary Figure 1)</w:t>
        </w:r>
      </w:ins>
      <w:ins w:id="55" w:author="Parks, Robbie M" w:date="2018-06-20T11:34:00Z">
        <w:r w:rsidR="00FF4E42" w:rsidRPr="00996AD4">
          <w:t xml:space="preserve">, while males and females 55 and over had 12-month seasonality throughout the </w:t>
        </w:r>
        <w:r w:rsidR="00C6417B" w:rsidRPr="00996AD4">
          <w:t xml:space="preserve">entire analysis period </w:t>
        </w:r>
      </w:ins>
      <w:ins w:id="56" w:author="Parks, Robbie M" w:date="2018-06-20T11:35:00Z">
        <w:r w:rsidR="0043780C" w:rsidRPr="00996AD4">
          <w:t xml:space="preserve">for endocrine disorders, genitourinary diseases and </w:t>
        </w:r>
        <w:r w:rsidR="00996AD4" w:rsidRPr="00996AD4">
          <w:t>neuropsychiatric</w:t>
        </w:r>
      </w:ins>
      <w:ins w:id="57" w:author="Parks, Robbie M" w:date="2018-06-20T11:36:00Z">
        <w:r w:rsidR="00996AD4">
          <w:t xml:space="preserve"> </w:t>
        </w:r>
      </w:ins>
      <w:ins w:id="58" w:author="Parks, Robbie M" w:date="2018-06-20T11:35:00Z">
        <w:r w:rsidR="00996AD4">
          <w:t>di</w:t>
        </w:r>
      </w:ins>
      <w:ins w:id="59" w:author="Parks, Robbie M" w:date="2018-06-20T11:36:00Z">
        <w:r w:rsidR="00996AD4">
          <w:t>s</w:t>
        </w:r>
      </w:ins>
      <w:ins w:id="60" w:author="Parks, Robbie M" w:date="2018-06-20T11:35:00Z">
        <w:r w:rsidR="00996AD4">
          <w:t>orders, but not below 55 years.</w:t>
        </w:r>
      </w:ins>
    </w:p>
    <w:p w14:paraId="5EB87296" w14:textId="77777777" w:rsidR="00996AD4" w:rsidRPr="001E577E" w:rsidRDefault="00996AD4" w:rsidP="00E722D4">
      <w:pPr>
        <w:spacing w:line="480" w:lineRule="auto"/>
        <w:rPr>
          <w:ins w:id="61" w:author="Parks, Robbie M" w:date="2018-06-20T11:35:00Z"/>
        </w:rPr>
      </w:pPr>
    </w:p>
    <w:p w14:paraId="5602C6E0" w14:textId="77777777" w:rsidR="000210D1" w:rsidRPr="00AC73A1" w:rsidRDefault="000210D1" w:rsidP="00C33FFB">
      <w:pPr>
        <w:spacing w:line="480" w:lineRule="auto"/>
        <w:jc w:val="both"/>
      </w:pPr>
    </w:p>
    <w:p w14:paraId="43946A13" w14:textId="520AC400" w:rsidR="000210D1" w:rsidRDefault="000210D1" w:rsidP="00C33FFB">
      <w:pPr>
        <w:spacing w:line="480" w:lineRule="auto"/>
        <w:jc w:val="both"/>
        <w:rPr>
          <w:ins w:id="62" w:author="Parks, Robbie M" w:date="2018-06-20T12:18:00Z"/>
        </w:rPr>
      </w:pPr>
      <w:r w:rsidRPr="00AC73A1">
        <w:t>Death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 causes of death with</w:t>
      </w:r>
      <w:del w:id="63" w:author="Parks, Robbie M" w:date="2018-06-20T11:37:00Z">
        <w:r w:rsidR="00F44160" w:rsidRPr="00AC73A1" w:rsidDel="00E23198">
          <w:delText xml:space="preserve"> statistically significant</w:delText>
        </w:r>
      </w:del>
      <w:r w:rsidR="00F44160" w:rsidRPr="00AC73A1">
        <w:t xml:space="preserve"> seasonality</w:t>
      </w:r>
      <w:r w:rsidR="0086062E" w:rsidRPr="00AC73A1">
        <w:t>, including injuries</w:t>
      </w:r>
      <w:r w:rsidRPr="00AC73A1">
        <w:t xml:space="preserve"> (Figure </w:t>
      </w:r>
      <w:r w:rsidR="00040FE5" w:rsidRPr="00AC73A1">
        <w:t>3</w:t>
      </w:r>
      <w:r w:rsidRPr="00AC73A1">
        <w:t xml:space="preserve">). A similar temporal pattern was seen </w:t>
      </w:r>
      <w:r w:rsidR="00F44160" w:rsidRPr="00AC73A1">
        <w:t xml:space="preserve">for all-cause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xml:space="preserve"> These months also represented maximum and minimum mortality of children for </w:t>
      </w:r>
      <w:r w:rsidR="0029208D" w:rsidRPr="00AC73A1">
        <w:t>non-injury</w:t>
      </w:r>
      <w:r w:rsidR="00F44160" w:rsidRPr="00AC73A1">
        <w:t xml:space="preserve"> causes. In contrast injury deaths in children, adolescents and young and middle-aged adults peaked in June/July and </w:t>
      </w:r>
      <w:r w:rsidR="0086062E" w:rsidRPr="00AC73A1">
        <w:t xml:space="preserve">were </w:t>
      </w:r>
      <w:r w:rsidR="00F44160" w:rsidRPr="00AC73A1">
        <w:t>lowest in December/January</w:t>
      </w:r>
      <w:r w:rsidR="004C1040" w:rsidRPr="00AC73A1">
        <w:t xml:space="preserve">. </w:t>
      </w:r>
      <w:r w:rsidR="004C1040" w:rsidRPr="00AC73A1">
        <w:lastRenderedPageBreak/>
        <w:t>Among</w:t>
      </w:r>
      <w:r w:rsidR="00F44160" w:rsidRPr="00AC73A1">
        <w:t xml:space="preserve"> </w:t>
      </w:r>
      <w:r w:rsidRPr="00AC73A1">
        <w:t>older boys and young men</w:t>
      </w:r>
      <w:r w:rsidR="00CC4725" w:rsidRPr="00AC73A1">
        <w:t xml:space="preserve">, not </w:t>
      </w:r>
      <w:r w:rsidR="004C1040" w:rsidRPr="00AC73A1">
        <w:t>only did injury mortali</w:t>
      </w:r>
      <w:r w:rsidR="00603617" w:rsidRPr="00AC73A1">
        <w:t>ty peak in in June/July</w:t>
      </w:r>
      <w:r w:rsidR="00CC4725" w:rsidRPr="00AC73A1">
        <w:t>,</w:t>
      </w:r>
      <w:r w:rsidR="00603617" w:rsidRPr="00AC73A1">
        <w:t xml:space="preserve"> but </w:t>
      </w:r>
      <w:r w:rsidR="004C1040" w:rsidRPr="00AC73A1">
        <w:t>all-cause mortality</w:t>
      </w:r>
      <w:r w:rsidR="00CC4725" w:rsidRPr="00AC73A1">
        <w:t xml:space="preserve"> also</w:t>
      </w:r>
      <w:r w:rsidRPr="00AC73A1">
        <w:t xml:space="preserve">. </w:t>
      </w:r>
    </w:p>
    <w:p w14:paraId="6BCB2CC5" w14:textId="77777777" w:rsidR="00E776E4" w:rsidRDefault="00E776E4" w:rsidP="00C33FFB">
      <w:pPr>
        <w:spacing w:line="480" w:lineRule="auto"/>
        <w:jc w:val="both"/>
        <w:rPr>
          <w:ins w:id="64" w:author="Parks, Robbie M" w:date="2018-06-20T12:19:00Z"/>
        </w:rPr>
      </w:pPr>
    </w:p>
    <w:p w14:paraId="41FA3317" w14:textId="6D4AB75A" w:rsidR="00490EB4" w:rsidRDefault="009B42AA" w:rsidP="00C33FFB">
      <w:pPr>
        <w:spacing w:line="480" w:lineRule="auto"/>
        <w:jc w:val="both"/>
        <w:rPr>
          <w:ins w:id="65" w:author="Parks, Robbie M" w:date="2018-06-20T12:18:00Z"/>
        </w:rPr>
      </w:pPr>
      <w:ins w:id="66" w:author="Parks, Robbie M" w:date="2018-06-20T12:21:00Z">
        <w:r>
          <w:t>Death rates in males and females</w:t>
        </w:r>
      </w:ins>
      <w:ins w:id="67" w:author="Parks, Robbie M" w:date="2018-06-20T12:23:00Z">
        <w:r w:rsidR="00EB3E5C">
          <w:t xml:space="preserve"> of all ages</w:t>
        </w:r>
      </w:ins>
      <w:ins w:id="68" w:author="Parks, Robbie M" w:date="2018-06-20T12:19:00Z">
        <w:r>
          <w:t xml:space="preserve"> were</w:t>
        </w:r>
        <w:r w:rsidR="00490EB4">
          <w:t xml:space="preserve"> consistently </w:t>
        </w:r>
      </w:ins>
      <w:ins w:id="69" w:author="Parks, Robbie M" w:date="2018-06-20T12:22:00Z">
        <w:r>
          <w:t xml:space="preserve">highest </w:t>
        </w:r>
      </w:ins>
      <w:ins w:id="70" w:author="Parks, Robbie M" w:date="2018-06-20T12:19:00Z">
        <w:r w:rsidR="00490EB4">
          <w:t xml:space="preserve">in January and February </w:t>
        </w:r>
      </w:ins>
      <w:ins w:id="71" w:author="Parks, Robbie M" w:date="2018-06-20T12:22:00Z">
        <w:r>
          <w:t xml:space="preserve">and lowest in July and August </w:t>
        </w:r>
      </w:ins>
      <w:ins w:id="72" w:author="Parks, Robbie M" w:date="2018-06-20T12:24:00Z">
        <w:r w:rsidR="00C17F03">
          <w:t>in</w:t>
        </w:r>
      </w:ins>
      <w:ins w:id="73" w:author="Parks, Robbie M" w:date="2018-06-20T12:22:00Z">
        <w:r>
          <w:t xml:space="preserve"> </w:t>
        </w:r>
      </w:ins>
      <w:ins w:id="74" w:author="Parks, Robbie M" w:date="2018-06-20T12:23:00Z">
        <w:r w:rsidR="00C17F03">
          <w:t>cardiovascular diseases as well as respiratory infections (Supplementary Figure 2)</w:t>
        </w:r>
      </w:ins>
      <w:ins w:id="75" w:author="Parks, Robbie M" w:date="2018-06-20T12:24:00Z">
        <w:r w:rsidR="00101234">
          <w:t>, consistent with c</w:t>
        </w:r>
        <w:r w:rsidR="00FA063A">
          <w:t xml:space="preserve">ardiorespiratory </w:t>
        </w:r>
      </w:ins>
      <w:ins w:id="76" w:author="Parks, Robbie M" w:date="2018-06-20T12:31:00Z">
        <w:r w:rsidR="00101234">
          <w:t>deaths</w:t>
        </w:r>
      </w:ins>
      <w:ins w:id="77" w:author="Parks, Robbie M" w:date="2018-06-20T12:24:00Z">
        <w:r w:rsidR="00FA063A">
          <w:t xml:space="preserve"> (Figure 3).</w:t>
        </w:r>
      </w:ins>
      <w:ins w:id="78" w:author="Parks, Robbie M" w:date="2018-06-20T12:31:00Z">
        <w:r w:rsidR="009455A0">
          <w:t xml:space="preserve"> Intentional</w:t>
        </w:r>
        <w:r w:rsidR="00C35148">
          <w:t xml:space="preserve"> injuries (Supplementary Figure 2) contrasts with unintentional and all injury deaths in </w:t>
        </w:r>
      </w:ins>
      <w:ins w:id="79" w:author="Parks, Robbie M" w:date="2018-06-20T12:33:00Z">
        <w:r w:rsidR="00C35148">
          <w:t>75 years and over for both males and females, with highest death rates in the summer months, in line with younger age groups in intentional injury deaths.</w:t>
        </w:r>
      </w:ins>
      <w:ins w:id="80" w:author="Parks, Robbie M" w:date="2018-06-20T12:34:00Z">
        <w:r w:rsidR="003B0BAF">
          <w:t xml:space="preserve"> A </w:t>
        </w:r>
      </w:ins>
      <w:ins w:id="81" w:author="Parks, Robbie M" w:date="2018-06-20T12:35:00Z">
        <w:r w:rsidR="003B0BAF">
          <w:t>consistent</w:t>
        </w:r>
      </w:ins>
      <w:ins w:id="82" w:author="Parks, Robbie M" w:date="2018-06-20T12:34:00Z">
        <w:r w:rsidR="003B0BAF">
          <w:t xml:space="preserve"> </w:t>
        </w:r>
      </w:ins>
      <w:ins w:id="83" w:author="Parks, Robbie M" w:date="2018-06-20T12:35:00Z">
        <w:r w:rsidR="003B0BAF">
          <w:t xml:space="preserve">winter peak across all ages and both sexes </w:t>
        </w:r>
        <w:r w:rsidR="0071242A">
          <w:t xml:space="preserve">is evident in endocrine disorders and neuropsychiatric disorders (Supplementary Figure 2), </w:t>
        </w:r>
      </w:ins>
      <w:ins w:id="84" w:author="Parks, Robbie M" w:date="2018-06-20T12:36:00Z">
        <w:r w:rsidR="004B654D">
          <w:t>apart f</w:t>
        </w:r>
        <w:r w:rsidR="00611D70">
          <w:t>rom in 15-34 years for females. Uncertainty was too large in maximum and minimum mortality for substance use disorders to draw any firm conclusions (Supplementary Figure 2)</w:t>
        </w:r>
      </w:ins>
      <w:ins w:id="85" w:author="Parks, Robbie M" w:date="2018-06-20T12:53:00Z">
        <w:r w:rsidR="001153F6">
          <w:t>, which matches the lack of 12-month seasonality evident in the wavelet analysis (Supplementary Figure 1)</w:t>
        </w:r>
      </w:ins>
      <w:ins w:id="86" w:author="Parks, Robbie M" w:date="2018-06-20T12:37:00Z">
        <w:r w:rsidR="0041155C">
          <w:t>.</w:t>
        </w:r>
      </w:ins>
    </w:p>
    <w:p w14:paraId="18843651" w14:textId="3F70E84A" w:rsidR="00E776E4" w:rsidRPr="00AC73A1" w:rsidDel="00490EB4" w:rsidRDefault="00E776E4" w:rsidP="00C33FFB">
      <w:pPr>
        <w:spacing w:line="480" w:lineRule="auto"/>
        <w:jc w:val="both"/>
        <w:rPr>
          <w:del w:id="87" w:author="Parks, Robbie M" w:date="2018-06-20T12:19:00Z"/>
        </w:rPr>
      </w:pPr>
    </w:p>
    <w:p w14:paraId="2FB6278E" w14:textId="77777777" w:rsidR="000210D1" w:rsidRPr="00AC73A1" w:rsidRDefault="000210D1" w:rsidP="00C33FFB">
      <w:pPr>
        <w:spacing w:line="480" w:lineRule="auto"/>
        <w:jc w:val="both"/>
      </w:pPr>
    </w:p>
    <w:p w14:paraId="72CD43A6" w14:textId="3917E353" w:rsidR="009F3128" w:rsidRDefault="0086062E" w:rsidP="00C33FFB">
      <w:pPr>
        <w:spacing w:line="480" w:lineRule="auto"/>
        <w:jc w:val="both"/>
        <w:rPr>
          <w:ins w:id="88" w:author="Parks, Robbie M" w:date="2018-06-20T12:41:00Z"/>
        </w:rPr>
      </w:pPr>
      <w:r w:rsidRPr="00AC73A1">
        <w:t>From 1980 to 201</w:t>
      </w:r>
      <w:ins w:id="89" w:author="Parks, Robbie M" w:date="2018-06-19T19:36:00Z">
        <w:r w:rsidR="007F5916">
          <w:t>6</w:t>
        </w:r>
      </w:ins>
      <w:del w:id="90" w:author="Parks, Robbie M" w:date="2018-06-19T19:36:00Z">
        <w:r w:rsidRPr="00AC73A1" w:rsidDel="007F5916">
          <w:delText>3</w:delText>
        </w:r>
      </w:del>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w:t>
      </w:r>
      <w:r w:rsidR="009B11D1" w:rsidRPr="00AC73A1">
        <w:lastRenderedPageBreak/>
        <w:t>summer difference in cardiorespiratory deaths and increasing summer-winter difference in injury deaths.</w:t>
      </w:r>
      <w:r w:rsidR="009F3128" w:rsidRPr="00AC73A1">
        <w:t xml:space="preserve"> </w:t>
      </w:r>
      <w:ins w:id="91" w:author="Parks, Robbie M" w:date="2018-06-20T15:29:00Z">
        <w:r w:rsidR="000B4CE3">
          <w:t>Values from Figure 4 are available in Table 4.</w:t>
        </w:r>
      </w:ins>
    </w:p>
    <w:p w14:paraId="664E64EB" w14:textId="77777777" w:rsidR="009069BE" w:rsidRDefault="009069BE" w:rsidP="00C33FFB">
      <w:pPr>
        <w:spacing w:line="480" w:lineRule="auto"/>
        <w:jc w:val="both"/>
        <w:rPr>
          <w:ins w:id="92" w:author="Parks, Robbie M" w:date="2018-06-20T12:41:00Z"/>
        </w:rPr>
      </w:pPr>
    </w:p>
    <w:p w14:paraId="13C55760" w14:textId="34E2439C" w:rsidR="009069BE" w:rsidRPr="00AC73A1" w:rsidRDefault="00400D63" w:rsidP="00C33FFB">
      <w:pPr>
        <w:spacing w:line="480" w:lineRule="auto"/>
        <w:jc w:val="both"/>
      </w:pPr>
      <w:ins w:id="93" w:author="Parks, Robbie M" w:date="2018-06-20T13:07:00Z">
        <w:r>
          <w:t>In contrast with cardiorespiratory deaths,</w:t>
        </w:r>
      </w:ins>
      <w:ins w:id="94" w:author="Parks, Robbie M" w:date="2018-06-20T13:08:00Z">
        <w:r w:rsidR="00CF46E8">
          <w:t xml:space="preserve"> respiratory infections exhibited</w:t>
        </w:r>
      </w:ins>
      <w:ins w:id="95" w:author="Parks, Robbie M" w:date="2018-06-20T13:07:00Z">
        <w:r>
          <w:t xml:space="preserve"> a significant increase in the proportional difference </w:t>
        </w:r>
      </w:ins>
      <w:ins w:id="96" w:author="Parks, Robbie M" w:date="2018-06-20T13:08:00Z">
        <w:r w:rsidR="00CF46E8">
          <w:t xml:space="preserve">for </w:t>
        </w:r>
      </w:ins>
      <w:ins w:id="97" w:author="Parks, Robbie M" w:date="2018-06-20T13:09:00Z">
        <w:r w:rsidR="000C12A0">
          <w:t xml:space="preserve">boys and girls of </w:t>
        </w:r>
      </w:ins>
      <w:ins w:id="98" w:author="Parks, Robbie M" w:date="2018-06-20T13:08:00Z">
        <w:r w:rsidR="00CF46E8">
          <w:t xml:space="preserve">0-4 </w:t>
        </w:r>
      </w:ins>
      <w:ins w:id="99" w:author="Parks, Robbie M" w:date="2018-06-20T13:09:00Z">
        <w:r w:rsidR="000C12A0">
          <w:t>years</w:t>
        </w:r>
      </w:ins>
      <w:ins w:id="100" w:author="Parks, Robbie M" w:date="2018-06-20T13:08:00Z">
        <w:r w:rsidR="00CF46E8">
          <w:t xml:space="preserve"> </w:t>
        </w:r>
        <w:r w:rsidR="00B34D22">
          <w:t>(Supplementary Figure 3).</w:t>
        </w:r>
      </w:ins>
      <w:ins w:id="101" w:author="Parks, Robbie M" w:date="2018-06-20T13:10:00Z">
        <w:r w:rsidR="00A833D2">
          <w:t xml:space="preserve"> There are also distinct patterns of changing proportional difference for unintentional injuries for several age groups (Supplementary Figure 3).</w:t>
        </w:r>
      </w:ins>
    </w:p>
    <w:p w14:paraId="102D6F4D" w14:textId="77777777" w:rsidR="000210D1" w:rsidRPr="00AC73A1" w:rsidRDefault="000210D1" w:rsidP="00C33FFB">
      <w:pPr>
        <w:spacing w:line="480" w:lineRule="auto"/>
        <w:jc w:val="both"/>
      </w:pPr>
    </w:p>
    <w:p w14:paraId="6A559C4E" w14:textId="6637A5F9" w:rsidR="000B343F" w:rsidRDefault="009B11D1" w:rsidP="00C33FFB">
      <w:pPr>
        <w:spacing w:line="480" w:lineRule="auto"/>
        <w:jc w:val="both"/>
        <w:rPr>
          <w:ins w:id="102" w:author="Parks, Robbie M" w:date="2018-06-19T20:55:00Z"/>
        </w:rPr>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r w:rsidR="00214C19" w:rsidRPr="00AC73A1">
        <w:t xml:space="preserve"> The </w:t>
      </w:r>
      <w:r w:rsidR="00C125D1" w:rsidRPr="00AC73A1">
        <w:t xml:space="preserve">only cause of death with regional differences in seasonality was </w:t>
      </w:r>
      <w:r w:rsidR="00214C19" w:rsidRPr="00AC73A1">
        <w:t xml:space="preserve">injuries </w:t>
      </w:r>
      <w:r w:rsidR="00C125D1" w:rsidRPr="00AC73A1">
        <w:t xml:space="preserve">in men aged </w:t>
      </w:r>
      <w:r w:rsidR="00214C19" w:rsidRPr="00AC73A1">
        <w:t xml:space="preserve">55-64 </w:t>
      </w:r>
      <w:r w:rsidR="00C125D1" w:rsidRPr="00AC73A1">
        <w:t>years</w:t>
      </w:r>
      <w:r w:rsidR="00214C19" w:rsidRPr="00AC73A1">
        <w:t xml:space="preserve"> and </w:t>
      </w:r>
      <w:r w:rsidR="00C125D1" w:rsidRPr="00AC73A1">
        <w:t xml:space="preserve">women aged </w:t>
      </w:r>
      <w:r w:rsidR="00214C19" w:rsidRPr="00AC73A1">
        <w:t xml:space="preserve">65-74 </w:t>
      </w:r>
      <w:r w:rsidR="00C125D1" w:rsidRPr="00AC73A1">
        <w:t xml:space="preserve">years. Injury death rates in these age-sex groups seemed to peak in January in the </w:t>
      </w:r>
      <w:r w:rsidR="00765400" w:rsidRPr="00AC73A1">
        <w:t xml:space="preserve">Northeast peak </w:t>
      </w:r>
      <w:r w:rsidR="00C125D1" w:rsidRPr="00AC73A1">
        <w:t>and in August in the</w:t>
      </w:r>
      <w:r w:rsidR="00214C19" w:rsidRPr="00AC73A1">
        <w:t xml:space="preserve"> (</w:t>
      </w:r>
      <w:r w:rsidR="00545E85" w:rsidRPr="00AC73A1">
        <w:t xml:space="preserve">Supplementary Figure </w:t>
      </w:r>
      <w:ins w:id="103" w:author="Parks, Robbie M" w:date="2018-06-20T13:11:00Z">
        <w:r w:rsidR="00BD45FA">
          <w:t>4</w:t>
        </w:r>
      </w:ins>
      <w:del w:id="104" w:author="Parks, Robbie M" w:date="2018-06-20T13:11:00Z">
        <w:r w:rsidR="006630ED" w:rsidRPr="00AC73A1" w:rsidDel="00BD45FA">
          <w:delText>1</w:delText>
        </w:r>
      </w:del>
      <w:r w:rsidR="006630ED" w:rsidRPr="00AC73A1">
        <w:t>)</w:t>
      </w:r>
      <w:r w:rsidR="00214C19" w:rsidRPr="00AC73A1">
        <w:t>.</w:t>
      </w:r>
    </w:p>
    <w:p w14:paraId="3FC378D7" w14:textId="77777777" w:rsidR="00CA0C4E" w:rsidRDefault="00CA0C4E" w:rsidP="00C33FFB">
      <w:pPr>
        <w:spacing w:line="480" w:lineRule="auto"/>
        <w:jc w:val="both"/>
        <w:rPr>
          <w:ins w:id="105" w:author="Parks, Robbie M" w:date="2018-06-19T20:55:00Z"/>
        </w:rPr>
      </w:pPr>
    </w:p>
    <w:p w14:paraId="602C964B" w14:textId="5FD4F02C" w:rsidR="00CA0C4E" w:rsidRDefault="00CA0C4E" w:rsidP="00C33FFB">
      <w:pPr>
        <w:spacing w:line="480" w:lineRule="auto"/>
        <w:jc w:val="both"/>
        <w:rPr>
          <w:ins w:id="106" w:author="Parks, Robbie M" w:date="2018-06-19T20:55:00Z"/>
          <w:i/>
        </w:rPr>
      </w:pPr>
      <w:ins w:id="107" w:author="Parks, Robbie M" w:date="2018-06-19T20:55:00Z">
        <w:r>
          <w:rPr>
            <w:i/>
          </w:rPr>
          <w:t>Alternative statistical approach</w:t>
        </w:r>
      </w:ins>
    </w:p>
    <w:p w14:paraId="7EBE266C" w14:textId="6083B82B" w:rsidR="00CA0C4E" w:rsidRPr="00F81E14" w:rsidRDefault="002B2295" w:rsidP="00C33FFB">
      <w:pPr>
        <w:spacing w:line="480" w:lineRule="auto"/>
        <w:jc w:val="both"/>
        <w:rPr>
          <w:color w:val="000000" w:themeColor="text1"/>
          <w:rPrChange w:id="108" w:author="Parks, Robbie M" w:date="2018-06-20T11:39:00Z">
            <w:rPr/>
          </w:rPrChange>
        </w:rPr>
      </w:pPr>
      <w:ins w:id="109" w:author="Parks, Robbie M" w:date="2018-06-20T13:18:00Z">
        <w:r>
          <w:rPr>
            <w:color w:val="000000" w:themeColor="text1"/>
          </w:rPr>
          <w:t>The results of u</w:t>
        </w:r>
        <w:r w:rsidR="008B4941">
          <w:rPr>
            <w:color w:val="000000" w:themeColor="text1"/>
          </w:rPr>
          <w:t xml:space="preserve">sing an alternative </w:t>
        </w:r>
        <w:proofErr w:type="spellStart"/>
        <w:r w:rsidR="008B4941">
          <w:rPr>
            <w:color w:val="000000" w:themeColor="text1"/>
          </w:rPr>
          <w:t>cosinor</w:t>
        </w:r>
        <w:proofErr w:type="spellEnd"/>
        <w:r w:rsidR="008B4941">
          <w:rPr>
            <w:color w:val="000000" w:themeColor="text1"/>
          </w:rPr>
          <w:t xml:space="preserve"> function method for examining change in </w:t>
        </w:r>
        <w:r w:rsidR="00360B44">
          <w:rPr>
            <w:color w:val="000000" w:themeColor="text1"/>
          </w:rPr>
          <w:t>percentage difference between maximum and minimum mortality in the year is available</w:t>
        </w:r>
      </w:ins>
      <w:ins w:id="110" w:author="Parks, Robbie M" w:date="2018-06-20T13:19:00Z">
        <w:r w:rsidR="00360B44">
          <w:rPr>
            <w:color w:val="000000" w:themeColor="text1"/>
          </w:rPr>
          <w:t xml:space="preserve"> in</w:t>
        </w:r>
      </w:ins>
      <w:ins w:id="111" w:author="Parks, Robbie M" w:date="2018-06-20T10:56:00Z">
        <w:r w:rsidR="001E577E">
          <w:rPr>
            <w:color w:val="000000" w:themeColor="text1"/>
          </w:rPr>
          <w:t xml:space="preserve"> Supplementary</w:t>
        </w:r>
      </w:ins>
      <w:ins w:id="112" w:author="Parks, Robbie M" w:date="2018-06-19T20:55:00Z">
        <w:r w:rsidR="001E577E">
          <w:rPr>
            <w:color w:val="000000" w:themeColor="text1"/>
          </w:rPr>
          <w:t xml:space="preserve"> </w:t>
        </w:r>
        <w:r w:rsidR="001E577E">
          <w:rPr>
            <w:color w:val="000000" w:themeColor="text1"/>
          </w:rPr>
          <w:lastRenderedPageBreak/>
          <w:t xml:space="preserve">Table </w:t>
        </w:r>
      </w:ins>
      <w:ins w:id="113" w:author="Parks, Robbie M" w:date="2018-06-20T11:39:00Z">
        <w:r w:rsidR="00DF1059">
          <w:rPr>
            <w:color w:val="000000" w:themeColor="text1"/>
          </w:rPr>
          <w:t>2</w:t>
        </w:r>
        <w:r w:rsidR="0057621B">
          <w:rPr>
            <w:color w:val="000000" w:themeColor="text1"/>
          </w:rPr>
          <w:t>.</w:t>
        </w:r>
      </w:ins>
      <w:ins w:id="114" w:author="Parks, Robbie M" w:date="2018-06-20T13:19:00Z">
        <w:r w:rsidR="00360B44">
          <w:rPr>
            <w:color w:val="000000" w:themeColor="text1"/>
          </w:rPr>
          <w:t xml:space="preserve"> The main weakness of the method is the assumption of stationarity, along with the lack of credible intervals in the results.</w:t>
        </w:r>
      </w:ins>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3E6A028C"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w:t>
      </w:r>
      <w:commentRangeStart w:id="115"/>
      <w:r w:rsidRPr="00AC73A1">
        <w:t>A limitation of our study is that we used broad causes of death so that we have sufficient number of deaths b</w:t>
      </w:r>
      <w:r w:rsidR="00726222" w:rsidRPr="00AC73A1">
        <w:t>y age group, sex, year, climate</w:t>
      </w:r>
      <w:r w:rsidRPr="00AC73A1">
        <w:t xml:space="preserve"> region and cause of death. Different diseases and injuries may be different</w:t>
      </w:r>
      <w:r w:rsidR="00101D00" w:rsidRPr="00AC73A1">
        <w:t xml:space="preserve">ially affected by environmental, </w:t>
      </w:r>
      <w:r w:rsidRPr="00AC73A1">
        <w:t>behavio</w:t>
      </w:r>
      <w:r w:rsidR="006B55AC" w:rsidRPr="00AC73A1">
        <w:t>u</w:t>
      </w:r>
      <w:r w:rsidRPr="00AC73A1">
        <w:t>ral</w:t>
      </w:r>
      <w:r w:rsidR="00101D00" w:rsidRPr="00AC73A1">
        <w:t xml:space="preserve"> and healthcare</w:t>
      </w:r>
      <w:r w:rsidRPr="00AC73A1">
        <w:t xml:space="preserve"> factors associated with season and hence differ in their seasonal </w:t>
      </w:r>
      <w:ins w:id="116" w:author="Parks, Robbie M" w:date="2018-06-20T10:32:00Z">
        <w:r w:rsidR="005E05E1">
          <w:t>pattern</w:t>
        </w:r>
      </w:ins>
      <w:del w:id="117" w:author="Parks, Robbie M" w:date="2018-06-20T10:32:00Z">
        <w:r w:rsidRPr="00AC73A1" w:rsidDel="005E05E1">
          <w:delText>behavio</w:delText>
        </w:r>
        <w:r w:rsidR="006B55AC" w:rsidRPr="00AC73A1" w:rsidDel="005E05E1">
          <w:delText>u</w:delText>
        </w:r>
        <w:r w:rsidRPr="00AC73A1" w:rsidDel="005E05E1">
          <w:delText>r</w:delText>
        </w:r>
      </w:del>
      <w:r w:rsidRPr="00AC73A1">
        <w:t>. For example, suicides have bee</w:t>
      </w:r>
      <w:r w:rsidR="00035017" w:rsidRPr="00AC73A1">
        <w:t xml:space="preserve">n found to peak in early spring </w:t>
      </w:r>
      <w:r w:rsidR="00577DE0"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instrText>
      </w:r>
      <w:r w:rsidR="00577DE0" w:rsidRPr="00AC73A1">
        <w:fldChar w:fldCharType="separate"/>
      </w:r>
      <w:r w:rsidR="00BC655C" w:rsidRPr="00AC73A1">
        <w:rPr>
          <w:noProof/>
        </w:rPr>
        <w:t>(Feinstein, 2002)</w:t>
      </w:r>
      <w:r w:rsidR="00577DE0" w:rsidRPr="00AC73A1">
        <w:fldChar w:fldCharType="end"/>
      </w:r>
      <w:r w:rsidR="00035017" w:rsidRPr="00AC73A1">
        <w:t>,</w:t>
      </w:r>
      <w:r w:rsidRPr="00AC73A1">
        <w:t xml:space="preserve"> and cardiovascular disease mortality may peak earlier in the winter than that from respiratory conditions</w:t>
      </w:r>
      <w:r w:rsidR="00035017" w:rsidRPr="00AC73A1">
        <w:t xml:space="preserve"> </w:t>
      </w:r>
      <w:r w:rsidR="00577DE0" w:rsidRPr="00AC73A1">
        <w:fldChar w:fldCharType="begin" w:fldLock="1"/>
      </w:r>
      <w:r w:rsidR="00F52D66" w:rsidRPr="00AC73A1">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instrText>
      </w:r>
      <w:r w:rsidR="00577DE0" w:rsidRPr="00AC73A1">
        <w:fldChar w:fldCharType="separate"/>
      </w:r>
      <w:r w:rsidR="00BC655C" w:rsidRPr="00AC73A1">
        <w:rPr>
          <w:noProof/>
        </w:rPr>
        <w:t>(Mackenbach, Kunst, &amp; Looman, 1992)</w:t>
      </w:r>
      <w:r w:rsidR="00577DE0" w:rsidRPr="00AC73A1">
        <w:fldChar w:fldCharType="end"/>
      </w:r>
      <w:r w:rsidR="00035017" w:rsidRPr="00AC73A1">
        <w:t>.</w:t>
      </w:r>
      <w:r w:rsidRPr="00AC73A1">
        <w:t xml:space="preserve"> </w:t>
      </w:r>
      <w:commentRangeEnd w:id="115"/>
      <w:r w:rsidR="00BA766C">
        <w:rPr>
          <w:rStyle w:val="CommentReference"/>
          <w:rFonts w:asciiTheme="minorHAnsi" w:hAnsiTheme="minorHAnsi" w:cstheme="minorBidi"/>
        </w:rPr>
        <w:commentReference w:id="115"/>
      </w:r>
      <w:r w:rsidR="001029FD" w:rsidRPr="00AC73A1">
        <w:t>Similarly, the seasonality of</w:t>
      </w:r>
      <w:r w:rsidR="0047597D" w:rsidRPr="00AC73A1">
        <w:t xml:space="preserve"> influenza</w:t>
      </w:r>
      <w:r w:rsidR="001029FD" w:rsidRPr="00AC73A1">
        <w:t>, and how it has changed over time,</w:t>
      </w:r>
      <w:r w:rsidR="0047597D" w:rsidRPr="00AC73A1">
        <w:t xml:space="preserve"> </w:t>
      </w:r>
      <w:r w:rsidR="001029FD" w:rsidRPr="00AC73A1">
        <w:t xml:space="preserve">may be different than that of other respiratory diseases due to disease-specific interventions </w:t>
      </w:r>
      <w:r w:rsidR="00033C40" w:rsidRPr="00AC73A1">
        <w:fldChar w:fldCharType="begin" w:fldLock="1"/>
      </w:r>
      <w:r w:rsidR="00F52D66" w:rsidRPr="00AC73A1">
        <w: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instrText>
      </w:r>
      <w:r w:rsidR="00033C40" w:rsidRPr="00AC73A1">
        <w:fldChar w:fldCharType="separate"/>
      </w:r>
      <w:r w:rsidR="00BC655C" w:rsidRPr="00AC73A1">
        <w:rPr>
          <w:noProof/>
        </w:rPr>
        <w:t>(Simonsen et al., 2005)</w:t>
      </w:r>
      <w:r w:rsidR="00033C40" w:rsidRPr="00AC73A1">
        <w:fldChar w:fldCharType="end"/>
      </w:r>
      <w:r w:rsidR="009A1890" w:rsidRPr="00AC73A1">
        <w:t xml:space="preserve">. </w:t>
      </w:r>
      <w:r w:rsidR="001029FD" w:rsidRPr="00AC73A1">
        <w:t>Further</w:t>
      </w:r>
      <w:r w:rsidR="00592119" w:rsidRPr="00AC73A1">
        <w:t xml:space="preserve">,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44625A9E"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not only systematically identifying and </w:t>
      </w:r>
      <w:r w:rsidR="00F557A4" w:rsidRPr="00AC73A1">
        <w:t>characterizing</w:t>
      </w:r>
      <w:r w:rsidR="00DF62BA" w:rsidRPr="00AC73A1">
        <w:t xml:space="preserve"> seasonality</w:t>
      </w:r>
      <w:r w:rsidR="002B3737" w:rsidRPr="00AC73A1">
        <w:t xml:space="preserve"> of total and cause-specific mortality in the USA, but also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F557A4" w:rsidRPr="00AC73A1">
        <w:t>b</w:t>
      </w:r>
      <w:del w:id="118" w:author="Parks, Robbie M" w:date="2018-06-20T10:32:00Z">
        <w:r w:rsidR="00F557A4" w:rsidRPr="00AC73A1" w:rsidDel="009C58E0">
          <w:delText>ehavio</w:delText>
        </w:r>
        <w:r w:rsidR="0075546D" w:rsidRPr="00AC73A1" w:rsidDel="009C58E0">
          <w:delText>u</w:delText>
        </w:r>
        <w:r w:rsidR="00F557A4" w:rsidRPr="00AC73A1" w:rsidDel="009C58E0">
          <w:delText>rs</w:delText>
        </w:r>
      </w:del>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w:t>
      </w:r>
      <w:r w:rsidR="000210D1" w:rsidRPr="00AC73A1">
        <w:lastRenderedPageBreak/>
        <w:t xml:space="preserve">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4D1E9FAA"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F52D66" w:rsidRPr="00AC73A1">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and/or geography</w:t>
      </w:r>
      <w:r w:rsidR="00C1470A" w:rsidRPr="00AC73A1">
        <w:t xml:space="preserve"> </w:t>
      </w:r>
      <w:r w:rsidR="00992E34"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1CCAF7C7" w:rsidR="00DB2D88" w:rsidRPr="00AC73A1" w:rsidRDefault="00473A34" w:rsidP="00DB2D88">
      <w:pPr>
        <w:spacing w:line="480" w:lineRule="auto"/>
        <w:jc w:val="both"/>
      </w:pPr>
      <w:ins w:id="119" w:author="Parks, Robbie M" w:date="2018-06-19T20:04:00Z">
        <w:r>
          <w:t>Although a direct comparison is not possible, t</w:t>
        </w:r>
      </w:ins>
      <w:r w:rsidR="000B343F" w:rsidRPr="00AC73A1">
        <w:t xml:space="preserve">he observed geographical </w:t>
      </w:r>
      <w:r w:rsidR="00EF4585" w:rsidRPr="00AC73A1">
        <w:t xml:space="preserve">similarity </w:t>
      </w:r>
      <w:r w:rsidR="000B343F" w:rsidRPr="00AC73A1">
        <w:t>in seasonal mortality variation in the USA, also seen in a study of 36 cities using deaths aggregated across age groups and over time</w:t>
      </w:r>
      <w:r w:rsidR="00BE50E6" w:rsidRPr="00AC73A1">
        <w:t xml:space="preserve"> </w:t>
      </w:r>
      <w:r w:rsidR="00AB66EA" w:rsidRPr="00AC73A1">
        <w:fldChar w:fldCharType="begin" w:fldLock="1"/>
      </w:r>
      <w:r w:rsidR="00F52D66" w:rsidRPr="00AC73A1">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AC73A1">
        <w:fldChar w:fldCharType="separate"/>
      </w:r>
      <w:r w:rsidR="00BC655C" w:rsidRPr="00AC73A1">
        <w:rPr>
          <w:noProof/>
        </w:rPr>
        <w:t>(Kinney et al., 2015)</w:t>
      </w:r>
      <w:r w:rsidR="00AB66EA" w:rsidRPr="00AC73A1">
        <w:fldChar w:fldCharType="end"/>
      </w:r>
      <w:r w:rsidR="00BE50E6" w:rsidRPr="00AC73A1">
        <w:t>,</w:t>
      </w:r>
      <w:r w:rsidR="000B343F" w:rsidRPr="00AC73A1">
        <w:t xml:space="preserve"> contrasts from the pattern observed across Europe</w:t>
      </w:r>
      <w:ins w:id="120" w:author="Parks, Robbie M" w:date="2018-06-19T19:51:00Z">
        <w:r w:rsidR="00A75D38">
          <w:t xml:space="preserve">, which </w:t>
        </w:r>
      </w:ins>
      <w:ins w:id="121" w:author="Parks, Robbie M" w:date="2018-06-19T20:10:00Z">
        <w:r w:rsidR="001853D0">
          <w:t>us</w:t>
        </w:r>
        <w:r w:rsidR="00A75D38">
          <w:t>es</w:t>
        </w:r>
        <w:r w:rsidR="001853D0">
          <w:t xml:space="preserve"> </w:t>
        </w:r>
      </w:ins>
      <w:ins w:id="122" w:author="Parks, Robbie M" w:date="2018-06-19T20:09:00Z">
        <w:r w:rsidR="00DC1C08">
          <w:t>average annual temperature instead of</w:t>
        </w:r>
      </w:ins>
      <w:ins w:id="123" w:author="Parks, Robbie M" w:date="2018-06-19T20:10:00Z">
        <w:r w:rsidR="001853D0">
          <w:t xml:space="preserve"> </w:t>
        </w:r>
      </w:ins>
      <w:ins w:id="124" w:author="Parks, Robbie M" w:date="2018-06-19T20:11:00Z">
        <w:r w:rsidR="0082372D">
          <w:t xml:space="preserve">the annual </w:t>
        </w:r>
      </w:ins>
      <w:ins w:id="125" w:author="Parks, Robbie M" w:date="2018-06-19T20:10:00Z">
        <w:r w:rsidR="001853D0">
          <w:t>range</w:t>
        </w:r>
      </w:ins>
      <w:r w:rsidR="000B343F" w:rsidRPr="00AC73A1">
        <w:t>, where the difference between winter and summer mortality tends to be lower in the colder Nordic countries than in warmer southern European nations</w:t>
      </w:r>
      <w:r w:rsidR="00BE50E6" w:rsidRPr="00AC73A1">
        <w:t xml:space="preserve"> </w:t>
      </w:r>
      <w:r w:rsidR="00AB66EA" w:rsidRPr="00AC73A1">
        <w:fldChar w:fldCharType="begin" w:fldLock="1"/>
      </w:r>
      <w:r w:rsidR="00F52D66" w:rsidRPr="00AC73A1">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AB66EA" w:rsidRPr="00AC73A1">
        <w:fldChar w:fldCharType="separate"/>
      </w:r>
      <w:r w:rsidR="00BC655C" w:rsidRPr="00AC73A1">
        <w:rPr>
          <w:noProof/>
        </w:rPr>
        <w:t xml:space="preserve">(Fowler et al., 2015; Healy, 2003; McKee, </w:t>
      </w:r>
      <w:r w:rsidR="00BC655C" w:rsidRPr="00AC73A1">
        <w:rPr>
          <w:noProof/>
        </w:rPr>
        <w:lastRenderedPageBreak/>
        <w:t>1989)</w:t>
      </w:r>
      <w:r w:rsidR="00AB66EA" w:rsidRPr="00AC73A1">
        <w:fldChar w:fldCharType="end"/>
      </w:r>
      <w:r w:rsidR="00BE50E6" w:rsidRPr="00AC73A1">
        <w:t>.</w:t>
      </w:r>
      <w:ins w:id="126" w:author="Parks, Robbie M" w:date="2018-06-19T20:09:00Z">
        <w:r w:rsidR="00BE0B51">
          <w:t xml:space="preserve"> </w:t>
        </w:r>
      </w:ins>
      <w:r w:rsidR="000B343F" w:rsidRPr="00AC73A1">
        <w:t>The absence of association between the magnitude of mortality seasonality and seasonal temperature difference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p>
    <w:p w14:paraId="5D4068DF" w14:textId="77777777" w:rsidR="000B343F" w:rsidRPr="00AC73A1" w:rsidRDefault="000B343F" w:rsidP="000B343F">
      <w:pPr>
        <w:spacing w:line="480" w:lineRule="auto"/>
        <w:jc w:val="both"/>
      </w:pPr>
    </w:p>
    <w:p w14:paraId="320D38F2" w14:textId="46172B87"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of injuries, especially from road traffic crashes, which are more likely to occur in the summer months</w:t>
      </w:r>
      <w:r w:rsidR="00BE50E6" w:rsidRPr="00AC73A1">
        <w:t xml:space="preserve"> </w:t>
      </w:r>
      <w:r w:rsidR="00AB66EA" w:rsidRPr="00AC73A1">
        <w:fldChar w:fldCharType="begin" w:fldLock="1"/>
      </w:r>
      <w:r w:rsidR="00166A52" w:rsidRPr="00AC73A1">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diseases declines,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B27E5A" w:rsidRPr="00AC73A1">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5DFE4CD5"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F52D66" w:rsidRPr="00AC73A1">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w:t>
      </w:r>
      <w:r w:rsidRPr="00AC73A1">
        <w:lastRenderedPageBreak/>
        <w:t>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F52D66" w:rsidRPr="00AC73A1">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F52D66" w:rsidRPr="00AC73A1">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AC73A1">
        <w:fldChar w:fldCharType="separate"/>
      </w:r>
      <w:r w:rsidR="00BC655C" w:rsidRPr="00AC73A1">
        <w:rPr>
          <w:noProof/>
        </w:rPr>
        <w:t>(Kimberly Miller,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786EDDAE" w:rsidR="00C66D47" w:rsidRPr="00AC73A1" w:rsidRDefault="00E91385" w:rsidP="004055C0">
      <w:pPr>
        <w:spacing w:line="480" w:lineRule="auto"/>
        <w:jc w:val="both"/>
        <w:rPr>
          <w:ins w:id="127" w:author="Parks, Robbie M" w:date="2018-06-19T14:05:00Z"/>
        </w:rPr>
      </w:pPr>
      <w:r w:rsidRPr="00AC73A1">
        <w:rPr>
          <w:rStyle w:val="apple-style-span"/>
          <w:color w:val="000000" w:themeColor="text1"/>
        </w:rPr>
        <w:t xml:space="preserve">We used data on all </w:t>
      </w:r>
      <w:del w:id="128" w:author="Parks, Robbie M" w:date="2018-06-19T17:00:00Z">
        <w:r w:rsidRPr="00AC73A1" w:rsidDel="003B60EB">
          <w:rPr>
            <w:rStyle w:val="apple-style-span"/>
            <w:color w:val="000000" w:themeColor="text1"/>
          </w:rPr>
          <w:delText>77,77</w:delText>
        </w:r>
        <w:r w:rsidR="004055C0" w:rsidRPr="00AC73A1" w:rsidDel="003B60EB">
          <w:rPr>
            <w:rStyle w:val="apple-style-span"/>
            <w:color w:val="000000" w:themeColor="text1"/>
          </w:rPr>
          <w:delText>1</w:delText>
        </w:r>
        <w:r w:rsidRPr="00AC73A1" w:rsidDel="003B60EB">
          <w:rPr>
            <w:rStyle w:val="apple-style-span"/>
            <w:color w:val="000000" w:themeColor="text1"/>
          </w:rPr>
          <w:delText>,</w:delText>
        </w:r>
        <w:r w:rsidR="004055C0" w:rsidRPr="00AC73A1" w:rsidDel="003B60EB">
          <w:rPr>
            <w:rStyle w:val="apple-style-span"/>
            <w:color w:val="000000" w:themeColor="text1"/>
          </w:rPr>
          <w:delText>264</w:delText>
        </w:r>
      </w:del>
      <w:ins w:id="129" w:author="Parks, Robbie M" w:date="2018-06-19T17:00:00Z">
        <w:r w:rsidR="003B60EB" w:rsidRPr="00AC73A1">
          <w:rPr>
            <w:rStyle w:val="apple-style-span"/>
            <w:color w:val="000000" w:themeColor="text1"/>
          </w:rPr>
          <w:t>85,854,176</w:t>
        </w:r>
      </w:ins>
      <w:r w:rsidR="004055C0" w:rsidRPr="00AC73A1">
        <w:rPr>
          <w:rStyle w:val="apple-style-span"/>
          <w:color w:val="000000" w:themeColor="text1"/>
        </w:rPr>
        <w:t xml:space="preserve"> deaths in the USA from 1980 to 201</w:t>
      </w:r>
      <w:ins w:id="130" w:author="Parks, Robbie M" w:date="2018-06-19T17:00:00Z">
        <w:r w:rsidR="003B60EB" w:rsidRPr="00AC73A1">
          <w:rPr>
            <w:rStyle w:val="apple-style-span"/>
            <w:color w:val="000000" w:themeColor="text1"/>
          </w:rPr>
          <w:t>6</w:t>
        </w:r>
      </w:ins>
      <w:del w:id="131" w:author="Parks, Robbie M" w:date="2018-06-19T17:00:00Z">
        <w:r w:rsidR="004055C0" w:rsidRPr="00AC73A1" w:rsidDel="003B60EB">
          <w:rPr>
            <w:rStyle w:val="apple-style-span"/>
            <w:color w:val="000000" w:themeColor="text1"/>
          </w:rPr>
          <w:delText>3</w:delText>
        </w:r>
      </w:del>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ins w:id="132" w:author="Parks, Robbie M" w:date="2018-06-19T23:13:00Z">
        <w:r w:rsidR="00DE0D8E">
          <w:rPr>
            <w:color w:val="000000" w:themeColor="text1"/>
          </w:rPr>
          <w:t xml:space="preserve"> </w:t>
        </w:r>
        <w:r w:rsidR="00EC4DA6">
          <w:rPr>
            <w:color w:val="000000" w:themeColor="text1"/>
          </w:rPr>
          <w:t xml:space="preserve">Table 1 gives a </w:t>
        </w:r>
        <w:r w:rsidR="00DE0D8E">
          <w:rPr>
            <w:color w:val="000000" w:themeColor="text1"/>
          </w:rPr>
          <w:t>su</w:t>
        </w:r>
        <w:r w:rsidR="00EC4DA6">
          <w:rPr>
            <w:color w:val="000000" w:themeColor="text1"/>
          </w:rPr>
          <w:t>mmary of number of deaths by cause of death and sex</w:t>
        </w:r>
      </w:ins>
      <w:ins w:id="133" w:author="Parks, Robbie M" w:date="2018-06-19T23:33:00Z">
        <w:r w:rsidR="00B802D5">
          <w:rPr>
            <w:color w:val="000000" w:themeColor="text1"/>
          </w:rPr>
          <w:t>.</w:t>
        </w:r>
      </w:ins>
      <w:r w:rsidR="004055C0" w:rsidRPr="00AC73A1">
        <w:rPr>
          <w:color w:val="000000" w:themeColor="text1"/>
        </w:rPr>
        <w:t xml:space="preserve"> Yearly population counts were available from NCHS for 1990 to 201</w:t>
      </w:r>
      <w:ins w:id="134" w:author="Parks, Robbie M" w:date="2018-06-19T17:00:00Z">
        <w:r w:rsidR="003E060B" w:rsidRPr="00AC73A1">
          <w:rPr>
            <w:color w:val="000000" w:themeColor="text1"/>
          </w:rPr>
          <w:t>6</w:t>
        </w:r>
      </w:ins>
      <w:del w:id="135" w:author="Parks, Robbie M" w:date="2018-06-19T17:00:00Z">
        <w:r w:rsidR="004055C0" w:rsidRPr="00AC73A1" w:rsidDel="003E060B">
          <w:rPr>
            <w:color w:val="000000" w:themeColor="text1"/>
          </w:rPr>
          <w:delText>3</w:delText>
        </w:r>
      </w:del>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F52D66" w:rsidRPr="00AC73A1">
        <w:rPr>
          <w:color w:val="000000" w:themeColor="text1"/>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136" w:author="Parks, Robbie M" w:date="2018-06-19T14:05:00Z"/>
        </w:rPr>
      </w:pPr>
    </w:p>
    <w:p w14:paraId="6C50800E" w14:textId="4432DF0F" w:rsidR="00C66D47" w:rsidRPr="00AC73A1" w:rsidRDefault="004055C0" w:rsidP="004055C0">
      <w:pPr>
        <w:spacing w:line="480" w:lineRule="auto"/>
        <w:jc w:val="both"/>
        <w:rPr>
          <w:ins w:id="137" w:author="Parks, Robbie M" w:date="2018-06-19T14:05:00Z"/>
        </w:rPr>
      </w:pPr>
      <w:r w:rsidRPr="00AC73A1">
        <w:t>We also subdivided the national data geographically by climate regions used by the National Oceanic and Atmos</w:t>
      </w:r>
      <w:r w:rsidR="00C9555C" w:rsidRPr="00AC73A1">
        <w:t xml:space="preserve">pheric Administration (Figure 1) </w:t>
      </w:r>
      <w:r w:rsidRPr="00AC73A1">
        <w:fldChar w:fldCharType="begin" w:fldLock="1"/>
      </w:r>
      <w:r w:rsidR="00F52D66" w:rsidRPr="00AC73A1">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ins w:id="138" w:author="Parks, Robbie M" w:date="2018-06-19T14:06:00Z">
        <w:r w:rsidR="00C66D47" w:rsidRPr="00AC73A1">
          <w:t xml:space="preserve">The United States </w:t>
        </w:r>
      </w:ins>
      <w:ins w:id="139" w:author="Parks, Robbie M" w:date="2018-06-19T14:14:00Z">
        <w:r w:rsidR="00A26916" w:rsidRPr="00AC73A1">
          <w:t xml:space="preserve">here </w:t>
        </w:r>
      </w:ins>
      <w:ins w:id="140" w:author="Parks, Robbie M" w:date="2018-06-19T14:06:00Z">
        <w:r w:rsidR="00C66D47" w:rsidRPr="00AC73A1">
          <w:t>is</w:t>
        </w:r>
        <w:r w:rsidR="00200B4D" w:rsidRPr="00AC73A1">
          <w:t xml:space="preserve"> </w:t>
        </w:r>
      </w:ins>
      <w:ins w:id="141" w:author="Parks, Robbie M" w:date="2018-06-19T14:42:00Z">
        <w:r w:rsidR="00791CA8" w:rsidRPr="00AC73A1">
          <w:t>charac</w:t>
        </w:r>
        <w:r w:rsidR="00CD33D6" w:rsidRPr="00AC73A1">
          <w:t>terised</w:t>
        </w:r>
      </w:ins>
      <w:ins w:id="142" w:author="Parks, Robbie M" w:date="2018-06-19T14:06:00Z">
        <w:r w:rsidR="00CD33D6" w:rsidRPr="00AC73A1">
          <w:t xml:space="preserve"> by</w:t>
        </w:r>
        <w:r w:rsidR="00C02EE3" w:rsidRPr="00AC73A1">
          <w:t xml:space="preserve"> 9 climate regions</w:t>
        </w:r>
      </w:ins>
      <w:ins w:id="143" w:author="Parks, Robbie M" w:date="2018-06-19T15:49:00Z">
        <w:r w:rsidR="00E202D9" w:rsidRPr="00AC73A1">
          <w:t xml:space="preserve"> (Table 2</w:t>
        </w:r>
        <w:r w:rsidR="0081393F" w:rsidRPr="00AC73A1">
          <w:t>)</w:t>
        </w:r>
      </w:ins>
      <w:ins w:id="144" w:author="Parks, Robbie M" w:date="2018-06-19T14:06:00Z">
        <w:r w:rsidR="00C02EE3" w:rsidRPr="00AC73A1">
          <w:t xml:space="preserve">. </w:t>
        </w:r>
      </w:ins>
      <w:ins w:id="145" w:author="Parks, Robbie M" w:date="2018-06-19T17:44:00Z">
        <w:r w:rsidR="00534B47" w:rsidRPr="00AC73A1">
          <w:t xml:space="preserve">The Central climate region has a </w:t>
        </w:r>
      </w:ins>
      <w:ins w:id="146" w:author="Parks, Robbie M" w:date="2018-06-19T17:56:00Z">
        <w:r w:rsidR="00534B47" w:rsidRPr="00AC73A1">
          <w:t>generally</w:t>
        </w:r>
      </w:ins>
      <w:ins w:id="147" w:author="Parks, Robbie M" w:date="2018-06-19T17:44:00Z">
        <w:r w:rsidR="00534B47" w:rsidRPr="00AC73A1">
          <w:t xml:space="preserve"> </w:t>
        </w:r>
      </w:ins>
      <w:ins w:id="148" w:author="Parks, Robbie M" w:date="2018-06-19T17:56:00Z">
        <w:r w:rsidR="00534B47" w:rsidRPr="00AC73A1">
          <w:t>temperate climate, with cold winters and mild summers.</w:t>
        </w:r>
      </w:ins>
      <w:ins w:id="149" w:author="Parks, Robbie M" w:date="2018-06-19T17:45:00Z">
        <w:r w:rsidR="00333321" w:rsidRPr="00AC73A1">
          <w:t xml:space="preserve"> East North Central </w:t>
        </w:r>
      </w:ins>
      <w:ins w:id="150" w:author="Parks, Robbie M" w:date="2018-06-19T17:56:00Z">
        <w:r w:rsidR="00377A68" w:rsidRPr="00AC73A1">
          <w:t xml:space="preserve">is one of the coldest </w:t>
        </w:r>
      </w:ins>
      <w:ins w:id="151" w:author="Parks, Robbie M" w:date="2018-06-19T18:05:00Z">
        <w:r w:rsidR="001A1C85" w:rsidRPr="00AC73A1">
          <w:t xml:space="preserve">climate </w:t>
        </w:r>
      </w:ins>
      <w:ins w:id="152" w:author="Parks, Robbie M" w:date="2018-06-19T17:56:00Z">
        <w:r w:rsidR="00377A68" w:rsidRPr="00AC73A1">
          <w:t xml:space="preserve">regions of the United States, </w:t>
        </w:r>
      </w:ins>
      <w:ins w:id="153" w:author="Parks, Robbie M" w:date="2018-06-19T18:06:00Z">
        <w:r w:rsidR="007B2F5A" w:rsidRPr="00AC73A1">
          <w:t>with a mean annual temperature of 8°C</w:t>
        </w:r>
        <w:r w:rsidR="00FD1F99" w:rsidRPr="00AC73A1">
          <w:t>,</w:t>
        </w:r>
        <w:r w:rsidR="007B2F5A" w:rsidRPr="00AC73A1">
          <w:t xml:space="preserve"> </w:t>
        </w:r>
      </w:ins>
      <w:ins w:id="154" w:author="Parks, Robbie M" w:date="2018-06-19T18:05:00Z">
        <w:r w:rsidR="00997E15" w:rsidRPr="00AC73A1">
          <w:t>and experiences</w:t>
        </w:r>
      </w:ins>
      <w:ins w:id="155" w:author="Parks, Robbie M" w:date="2018-06-19T17:56:00Z">
        <w:r w:rsidR="00377A68" w:rsidRPr="00AC73A1">
          <w:t xml:space="preserve"> deep winters and warm summers</w:t>
        </w:r>
      </w:ins>
      <w:ins w:id="156" w:author="Parks, Robbie M" w:date="2018-06-19T18:00:00Z">
        <w:r w:rsidR="00973BB6" w:rsidRPr="00AC73A1">
          <w:t>,</w:t>
        </w:r>
      </w:ins>
      <w:ins w:id="157" w:author="Parks, Robbie M" w:date="2018-06-19T17:45:00Z">
        <w:r w:rsidR="00333321" w:rsidRPr="00AC73A1">
          <w:t xml:space="preserve"> </w:t>
        </w:r>
      </w:ins>
      <w:ins w:id="158" w:author="Parks, Robbie M" w:date="2018-06-19T17:47:00Z">
        <w:r w:rsidR="00E60B9F" w:rsidRPr="00AC73A1">
          <w:t>The Northeast</w:t>
        </w:r>
      </w:ins>
      <w:ins w:id="159" w:author="Parks, Robbie M" w:date="2018-06-19T17:57:00Z">
        <w:r w:rsidR="00F95A18" w:rsidRPr="00AC73A1">
          <w:t xml:space="preserve"> possesses a humid, </w:t>
        </w:r>
      </w:ins>
      <w:ins w:id="160" w:author="Parks, Robbie M" w:date="2018-06-19T17:58:00Z">
        <w:r w:rsidR="00F95A18" w:rsidRPr="00AC73A1">
          <w:t>continental</w:t>
        </w:r>
      </w:ins>
      <w:ins w:id="161" w:author="Parks, Robbie M" w:date="2018-06-19T17:57:00Z">
        <w:r w:rsidR="00F95A18" w:rsidRPr="00AC73A1">
          <w:t xml:space="preserve"> climate</w:t>
        </w:r>
      </w:ins>
      <w:ins w:id="162" w:author="Parks, Robbie M" w:date="2018-06-19T17:58:00Z">
        <w:r w:rsidR="00393385" w:rsidRPr="00AC73A1">
          <w:t xml:space="preserve">, and </w:t>
        </w:r>
        <w:r w:rsidR="00393385" w:rsidRPr="00AC73A1">
          <w:lastRenderedPageBreak/>
          <w:t>the largest population of the climate regions (</w:t>
        </w:r>
      </w:ins>
      <w:ins w:id="163" w:author="Parks, Robbie M" w:date="2018-06-19T17:59:00Z">
        <w:r w:rsidR="002E20B6" w:rsidRPr="00AC73A1">
          <w:t xml:space="preserve">64,046,741 or </w:t>
        </w:r>
        <w:r w:rsidR="00054EEF" w:rsidRPr="00AC73A1">
          <w:t>19.8% total population in 2016</w:t>
        </w:r>
      </w:ins>
      <w:ins w:id="164" w:author="Parks, Robbie M" w:date="2018-06-19T17:58:00Z">
        <w:r w:rsidR="00393385" w:rsidRPr="00AC73A1">
          <w:t>)</w:t>
        </w:r>
      </w:ins>
      <w:ins w:id="165" w:author="Parks, Robbie M" w:date="2018-06-19T18:02:00Z">
        <w:r w:rsidR="00AC24A5" w:rsidRPr="00AC73A1">
          <w:t xml:space="preserve"> and the smallest share of the United States</w:t>
        </w:r>
      </w:ins>
      <w:ins w:id="166" w:author="Parks, Robbie M" w:date="2018-06-19T18:06:00Z">
        <w:r w:rsidR="00864A9D" w:rsidRPr="00AC73A1">
          <w:t>’ land mass</w:t>
        </w:r>
      </w:ins>
      <w:ins w:id="167" w:author="Parks, Robbie M" w:date="2018-06-19T18:02:00Z">
        <w:r w:rsidR="00AC24A5" w:rsidRPr="00AC73A1">
          <w:t xml:space="preserve"> (</w:t>
        </w:r>
        <w:r w:rsidR="006E7432" w:rsidRPr="00AC73A1">
          <w:t>6.02%</w:t>
        </w:r>
        <w:r w:rsidR="00AC24A5" w:rsidRPr="00AC73A1">
          <w:t>)</w:t>
        </w:r>
      </w:ins>
      <w:ins w:id="168" w:author="Parks, Robbie M" w:date="2018-06-19T18:01:00Z">
        <w:r w:rsidR="00BF5E95" w:rsidRPr="00AC73A1">
          <w:t>.</w:t>
        </w:r>
      </w:ins>
      <w:ins w:id="169" w:author="Parks, Robbie M" w:date="2018-06-19T17:47:00Z">
        <w:r w:rsidR="00E60B9F" w:rsidRPr="00AC73A1">
          <w:t xml:space="preserve"> </w:t>
        </w:r>
      </w:ins>
      <w:ins w:id="170" w:author="Parks, Robbie M" w:date="2018-06-19T14:22:00Z">
        <w:r w:rsidR="007911C9" w:rsidRPr="00AC73A1">
          <w:t>The Northwest</w:t>
        </w:r>
      </w:ins>
      <w:ins w:id="171" w:author="Parks, Robbie M" w:date="2018-06-19T14:45:00Z">
        <w:r w:rsidR="005376F7" w:rsidRPr="00AC73A1">
          <w:t xml:space="preserve"> </w:t>
        </w:r>
      </w:ins>
      <w:ins w:id="172" w:author="Parks, Robbie M" w:date="2018-06-19T14:22:00Z">
        <w:r w:rsidR="003430BD" w:rsidRPr="00AC73A1">
          <w:t xml:space="preserve">has an oceanic </w:t>
        </w:r>
        <w:r w:rsidR="00A55BF6" w:rsidRPr="00AC73A1">
          <w:t>climate</w:t>
        </w:r>
      </w:ins>
      <w:ins w:id="173" w:author="Parks, Robbie M" w:date="2018-06-19T15:42:00Z">
        <w:r w:rsidR="003430BD" w:rsidRPr="00AC73A1">
          <w:t>, wet and cool in autumn, wi</w:t>
        </w:r>
      </w:ins>
      <w:ins w:id="174" w:author="Parks, Robbie M" w:date="2018-06-19T15:44:00Z">
        <w:r w:rsidR="00AC24A5" w:rsidRPr="00AC73A1">
          <w:t xml:space="preserve">nter, </w:t>
        </w:r>
        <w:r w:rsidR="001A4537" w:rsidRPr="00AC73A1">
          <w:t xml:space="preserve">spring </w:t>
        </w:r>
      </w:ins>
      <w:ins w:id="175" w:author="Parks, Robbie M" w:date="2018-06-19T14:26:00Z">
        <w:r w:rsidR="00A55BF6" w:rsidRPr="00AC73A1">
          <w:t xml:space="preserve">and </w:t>
        </w:r>
      </w:ins>
      <w:ins w:id="176" w:author="Parks, Robbie M" w:date="2018-06-19T15:44:00Z">
        <w:r w:rsidR="001A4537" w:rsidRPr="00AC73A1">
          <w:t xml:space="preserve">a </w:t>
        </w:r>
      </w:ins>
      <w:ins w:id="177" w:author="Parks, Robbie M" w:date="2018-06-19T14:26:00Z">
        <w:r w:rsidR="00D65212" w:rsidRPr="00AC73A1">
          <w:t xml:space="preserve">mild </w:t>
        </w:r>
      </w:ins>
      <w:ins w:id="178" w:author="Parks, Robbie M" w:date="2018-06-19T15:44:00Z">
        <w:r w:rsidR="001A4537" w:rsidRPr="00AC73A1">
          <w:t>summer</w:t>
        </w:r>
      </w:ins>
      <w:ins w:id="179" w:author="Parks, Robbie M" w:date="2018-06-19T14:57:00Z">
        <w:r w:rsidR="00B46096" w:rsidRPr="00AC73A1">
          <w:t xml:space="preserve">. </w:t>
        </w:r>
      </w:ins>
      <w:ins w:id="180" w:author="Parks, Robbie M" w:date="2018-06-19T17:48:00Z">
        <w:r w:rsidR="00E60B9F" w:rsidRPr="00AC73A1">
          <w:t>The South</w:t>
        </w:r>
      </w:ins>
      <w:ins w:id="181" w:author="Parks, Robbie M" w:date="2018-06-19T18:03:00Z">
        <w:r w:rsidR="00903420" w:rsidRPr="00AC73A1">
          <w:t>, with the second warmest average annual temperature (18°C)</w:t>
        </w:r>
        <w:r w:rsidR="007C4524" w:rsidRPr="00AC73A1">
          <w:t>,</w:t>
        </w:r>
      </w:ins>
      <w:ins w:id="182" w:author="Parks, Robbie M" w:date="2018-06-19T17:48:00Z">
        <w:r w:rsidR="00E60B9F" w:rsidRPr="00AC73A1">
          <w:t xml:space="preserve"> takes up the largest geographic share of the USA (18.8% of land</w:t>
        </w:r>
      </w:ins>
      <w:ins w:id="183" w:author="Parks, Robbie M" w:date="2018-06-19T18:10:00Z">
        <w:r w:rsidR="00624902" w:rsidRPr="00AC73A1">
          <w:t xml:space="preserve"> </w:t>
        </w:r>
      </w:ins>
      <w:ins w:id="184" w:author="Parks, Robbie M" w:date="2018-06-19T17:48:00Z">
        <w:r w:rsidR="00E60B9F" w:rsidRPr="00AC73A1">
          <w:t>mass), with half taken up by Texas.</w:t>
        </w:r>
      </w:ins>
      <w:ins w:id="185" w:author="Parks, Robbie M" w:date="2018-06-19T17:52:00Z">
        <w:r w:rsidR="009B65AE" w:rsidRPr="00AC73A1">
          <w:t xml:space="preserve"> The Southeast</w:t>
        </w:r>
      </w:ins>
      <w:ins w:id="186" w:author="Parks, Robbie M" w:date="2018-06-19T14:26:00Z">
        <w:r w:rsidR="008A5089" w:rsidRPr="00AC73A1">
          <w:t xml:space="preserve"> </w:t>
        </w:r>
      </w:ins>
      <w:ins w:id="187" w:author="Parks, Robbie M" w:date="2018-06-19T18:00:00Z">
        <w:r w:rsidR="00973BB6" w:rsidRPr="00AC73A1">
          <w:t>has the warmest average temperature of the climate regions (</w:t>
        </w:r>
      </w:ins>
      <w:ins w:id="188" w:author="Parks, Robbie M" w:date="2018-06-19T18:01:00Z">
        <w:r w:rsidR="00973BB6" w:rsidRPr="00AC73A1">
          <w:t>18.4°C</w:t>
        </w:r>
      </w:ins>
      <w:ins w:id="189" w:author="Parks, Robbie M" w:date="2018-06-19T18:00:00Z">
        <w:r w:rsidR="00973BB6" w:rsidRPr="00AC73A1">
          <w:t xml:space="preserve">). </w:t>
        </w:r>
      </w:ins>
      <w:ins w:id="190" w:author="Parks, Robbie M" w:date="2018-06-19T17:52:00Z">
        <w:r w:rsidR="009B65AE" w:rsidRPr="00AC73A1">
          <w:t xml:space="preserve">The Southwest is hot and dry, frequently under drought, with deserts and the Colorado Plateau dominating the geography. </w:t>
        </w:r>
      </w:ins>
      <w:ins w:id="191" w:author="Parks, Robbie M" w:date="2018-06-19T14:26:00Z">
        <w:r w:rsidR="008A5089" w:rsidRPr="00AC73A1">
          <w:t>T</w:t>
        </w:r>
      </w:ins>
      <w:ins w:id="192" w:author="Parks, Robbie M" w:date="2018-06-19T14:45:00Z">
        <w:r w:rsidR="005376F7" w:rsidRPr="00AC73A1">
          <w:t>he West is typically hot and dry</w:t>
        </w:r>
      </w:ins>
      <w:ins w:id="193" w:author="Parks, Robbie M" w:date="2018-06-19T14:57:00Z">
        <w:r w:rsidR="00C34DB2" w:rsidRPr="00AC73A1">
          <w:t xml:space="preserve">, with a large proportion </w:t>
        </w:r>
        <w:r w:rsidR="00B46096" w:rsidRPr="00AC73A1">
          <w:t>of the population living in cit</w:t>
        </w:r>
        <w:r w:rsidR="00136E85" w:rsidRPr="00AC73A1">
          <w:t>ies and metropolitan areas</w:t>
        </w:r>
        <w:r w:rsidR="00B46096" w:rsidRPr="00AC73A1">
          <w:t>.</w:t>
        </w:r>
      </w:ins>
      <w:ins w:id="194" w:author="Parks, Robbie M" w:date="2018-06-19T15:00:00Z">
        <w:r w:rsidR="006D29DE" w:rsidRPr="00AC73A1">
          <w:t xml:space="preserve"> </w:t>
        </w:r>
      </w:ins>
      <w:ins w:id="195" w:author="Parks, Robbie M" w:date="2018-06-19T15:02:00Z">
        <w:r w:rsidR="007751D3" w:rsidRPr="00AC73A1">
          <w:t>West North Central</w:t>
        </w:r>
      </w:ins>
      <w:ins w:id="196" w:author="Parks, Robbie M" w:date="2018-06-19T17:37:00Z">
        <w:r w:rsidR="00EC78B3" w:rsidRPr="00AC73A1">
          <w:t>,</w:t>
        </w:r>
      </w:ins>
      <w:ins w:id="197" w:author="Parks, Robbie M" w:date="2018-06-19T15:02:00Z">
        <w:r w:rsidR="007751D3" w:rsidRPr="00AC73A1">
          <w:t xml:space="preserve"> </w:t>
        </w:r>
      </w:ins>
      <w:ins w:id="198" w:author="Parks, Robbie M" w:date="2018-06-19T15:06:00Z">
        <w:r w:rsidR="00434598" w:rsidRPr="00AC73A1">
          <w:t>with 15.5% of the land</w:t>
        </w:r>
      </w:ins>
      <w:ins w:id="199" w:author="Parks, Robbie M" w:date="2018-06-19T18:08:00Z">
        <w:r w:rsidR="00966EC2" w:rsidRPr="00AC73A1">
          <w:t xml:space="preserve"> </w:t>
        </w:r>
      </w:ins>
      <w:ins w:id="200" w:author="Parks, Robbie M" w:date="2018-06-19T15:06:00Z">
        <w:r w:rsidR="00434598" w:rsidRPr="00AC73A1">
          <w:t>mass of the USA</w:t>
        </w:r>
      </w:ins>
      <w:ins w:id="201" w:author="Parks, Robbie M" w:date="2018-06-19T18:10:00Z">
        <w:r w:rsidR="00624902" w:rsidRPr="00AC73A1">
          <w:t xml:space="preserve"> second only to </w:t>
        </w:r>
        <w:r w:rsidR="00C241F4" w:rsidRPr="00AC73A1">
          <w:t>the South in terms of land mass</w:t>
        </w:r>
      </w:ins>
      <w:ins w:id="202" w:author="Parks, Robbie M" w:date="2018-06-19T15:06:00Z">
        <w:r w:rsidR="00434598" w:rsidRPr="00AC73A1">
          <w:t xml:space="preserve">, </w:t>
        </w:r>
        <w:r w:rsidR="00EC78B3" w:rsidRPr="00AC73A1">
          <w:t xml:space="preserve">is the </w:t>
        </w:r>
      </w:ins>
      <w:ins w:id="203" w:author="Parks, Robbie M" w:date="2018-06-19T17:41:00Z">
        <w:r w:rsidR="008369F4" w:rsidRPr="00AC73A1">
          <w:t xml:space="preserve">least populated climate region (5,168,753 or </w:t>
        </w:r>
      </w:ins>
      <w:ins w:id="204" w:author="Parks, Robbie M" w:date="2018-06-19T17:43:00Z">
        <w:r w:rsidR="00E9559B" w:rsidRPr="00AC73A1">
          <w:t>1.6% of total population</w:t>
        </w:r>
      </w:ins>
      <w:ins w:id="205" w:author="Parks, Robbie M" w:date="2018-06-19T18:00:00Z">
        <w:r w:rsidR="00054EEF" w:rsidRPr="00AC73A1">
          <w:t xml:space="preserve"> in 2016</w:t>
        </w:r>
      </w:ins>
      <w:ins w:id="206" w:author="Parks, Robbie M" w:date="2018-06-19T17:43:00Z">
        <w:r w:rsidR="006E58C4" w:rsidRPr="00AC73A1">
          <w:t>)</w:t>
        </w:r>
      </w:ins>
      <w:ins w:id="207" w:author="Parks, Robbie M" w:date="2018-06-19T18:09:00Z">
        <w:r w:rsidR="00EC6F25" w:rsidRPr="00AC73A1">
          <w:t xml:space="preserve"> and the coldest </w:t>
        </w:r>
        <w:r w:rsidR="007B7697" w:rsidRPr="00AC73A1">
          <w:t>on average throughout the year (7.6°C)</w:t>
        </w:r>
      </w:ins>
      <w:ins w:id="208" w:author="Parks, Robbie M" w:date="2018-06-19T15:04:00Z">
        <w:r w:rsidR="001704F4" w:rsidRPr="00AC73A1">
          <w:t xml:space="preserve">. </w:t>
        </w:r>
      </w:ins>
    </w:p>
    <w:p w14:paraId="12F29E36" w14:textId="77777777" w:rsidR="00C66D47" w:rsidRPr="00AC73A1" w:rsidRDefault="00C66D47" w:rsidP="004055C0">
      <w:pPr>
        <w:spacing w:line="480" w:lineRule="auto"/>
        <w:jc w:val="both"/>
        <w:rPr>
          <w:ins w:id="209" w:author="Parks, Robbie M" w:date="2018-06-19T14:05:00Z"/>
        </w:rPr>
      </w:pPr>
    </w:p>
    <w:p w14:paraId="553936C7" w14:textId="674D843B" w:rsidR="004055C0" w:rsidRPr="00AC73A1" w:rsidRDefault="004055C0" w:rsidP="004055C0">
      <w:pPr>
        <w:spacing w:line="480" w:lineRule="auto"/>
        <w:jc w:val="both"/>
        <w:rPr>
          <w:color w:val="000000" w:themeColor="text1"/>
        </w:rPr>
      </w:pPr>
      <w:r w:rsidRPr="00AC73A1">
        <w:t xml:space="preserve">The underlying cause of death was coded </w:t>
      </w:r>
      <w:r w:rsidRPr="00AC73A1">
        <w:rPr>
          <w:color w:val="000000" w:themeColor="text1"/>
        </w:rPr>
        <w:t>according to the international classification of diseases (ICD) system (9</w:t>
      </w:r>
      <w:r w:rsidRPr="00AC73A1">
        <w:rPr>
          <w:color w:val="000000" w:themeColor="text1"/>
          <w:vertAlign w:val="superscript"/>
        </w:rPr>
        <w:t>th</w:t>
      </w:r>
      <w:r w:rsidRPr="00AC73A1">
        <w:rPr>
          <w:color w:val="000000" w:themeColor="text1"/>
        </w:rPr>
        <w:t xml:space="preserve"> revision of ICD from 1980 to 1998 and 10</w:t>
      </w:r>
      <w:r w:rsidRPr="00AC73A1">
        <w:rPr>
          <w:color w:val="000000" w:themeColor="text1"/>
          <w:vertAlign w:val="superscript"/>
        </w:rPr>
        <w:t>th</w:t>
      </w:r>
      <w:r w:rsidRPr="00AC73A1">
        <w:rPr>
          <w:color w:val="000000" w:themeColor="text1"/>
        </w:rPr>
        <w:t xml:space="preserve"> revision of ICD thereafter).</w:t>
      </w:r>
    </w:p>
    <w:p w14:paraId="0EF75AD8" w14:textId="77777777" w:rsidR="004055C0" w:rsidRPr="00AC73A1" w:rsidRDefault="004055C0" w:rsidP="004055C0">
      <w:pPr>
        <w:spacing w:line="480" w:lineRule="auto"/>
        <w:jc w:val="both"/>
        <w:rPr>
          <w:color w:val="000000" w:themeColor="text1"/>
        </w:rPr>
      </w:pPr>
    </w:p>
    <w:p w14:paraId="513E57A8" w14:textId="75F15AB9" w:rsidR="003F5EC1" w:rsidRPr="00AC73A1" w:rsidDel="0056225E" w:rsidRDefault="004055C0" w:rsidP="004055C0">
      <w:pPr>
        <w:spacing w:line="480" w:lineRule="auto"/>
        <w:jc w:val="both"/>
        <w:rPr>
          <w:del w:id="210" w:author="Parks, Robbie M" w:date="2018-06-19T18:49:00Z"/>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For analysis of seasonality by cause of death, we mapped each ICD-9 and ICD-10 codes to the </w:t>
      </w:r>
      <w:del w:id="211" w:author="Parks, Robbie M" w:date="2018-06-19T18:49:00Z">
        <w:r w:rsidRPr="00AC73A1" w:rsidDel="0056225E">
          <w:rPr>
            <w:color w:val="000000" w:themeColor="text1"/>
          </w:rPr>
          <w:delText xml:space="preserve">following four </w:delText>
        </w:r>
      </w:del>
      <w:r w:rsidRPr="00AC73A1">
        <w:rPr>
          <w:color w:val="000000" w:themeColor="text1"/>
        </w:rPr>
        <w:t>disease categories</w:t>
      </w:r>
      <w:ins w:id="212" w:author="Parks, Robbie M" w:date="2018-06-20T11:04:00Z">
        <w:r w:rsidR="0016605A">
          <w:rPr>
            <w:color w:val="000000" w:themeColor="text1"/>
          </w:rPr>
          <w:t>,</w:t>
        </w:r>
      </w:ins>
      <w:ins w:id="213" w:author="Parks, Robbie M" w:date="2018-06-19T18:49:00Z">
        <w:r w:rsidR="0056225E" w:rsidRPr="00AC73A1">
          <w:rPr>
            <w:color w:val="000000" w:themeColor="text1"/>
          </w:rPr>
          <w:t xml:space="preserve"> described in Table 3</w:t>
        </w:r>
      </w:ins>
      <w:ins w:id="214" w:author="Parks, Robbie M" w:date="2018-06-19T18:52:00Z">
        <w:r w:rsidR="009255C7" w:rsidRPr="00AC73A1">
          <w:rPr>
            <w:color w:val="000000" w:themeColor="text1"/>
          </w:rPr>
          <w:t>a and 3b</w:t>
        </w:r>
      </w:ins>
      <w:ins w:id="215" w:author="Parks, Robbie M" w:date="2018-06-19T18:49:00Z">
        <w:r w:rsidR="0056225E" w:rsidRPr="00AC73A1">
          <w:rPr>
            <w:color w:val="000000" w:themeColor="text1"/>
          </w:rPr>
          <w:t>.</w:t>
        </w:r>
      </w:ins>
      <w:del w:id="216" w:author="Parks, Robbie M" w:date="2018-06-19T18:49:00Z">
        <w:r w:rsidRPr="00AC73A1" w:rsidDel="0056225E">
          <w:rPr>
            <w:color w:val="000000" w:themeColor="text1"/>
          </w:rPr>
          <w:delText>:</w:delText>
        </w:r>
      </w:del>
    </w:p>
    <w:p w14:paraId="2396E1FF" w14:textId="77777777" w:rsidR="0056225E" w:rsidRPr="00AC73A1" w:rsidRDefault="0056225E" w:rsidP="004055C0">
      <w:pPr>
        <w:spacing w:line="480" w:lineRule="auto"/>
        <w:jc w:val="both"/>
        <w:rPr>
          <w:ins w:id="217" w:author="Parks, Robbie M" w:date="2018-06-19T18:49:00Z"/>
          <w:color w:val="000000" w:themeColor="text1"/>
        </w:rPr>
      </w:pPr>
    </w:p>
    <w:p w14:paraId="3187D779" w14:textId="77777777" w:rsidR="00735626" w:rsidRPr="00AC73A1" w:rsidDel="0056225E" w:rsidRDefault="00735626" w:rsidP="004055C0">
      <w:pPr>
        <w:spacing w:line="480" w:lineRule="auto"/>
        <w:jc w:val="both"/>
        <w:rPr>
          <w:del w:id="218" w:author="Parks, Robbie M" w:date="2018-06-19T18:49:00Z"/>
          <w:color w:val="000000" w:themeColor="text1"/>
        </w:rPr>
      </w:pPr>
    </w:p>
    <w:p w14:paraId="306D1930" w14:textId="4A5AF85B" w:rsidR="004055C0" w:rsidRPr="00AC73A1" w:rsidDel="0056225E" w:rsidRDefault="004055C0" w:rsidP="00AA3B09">
      <w:pPr>
        <w:pStyle w:val="ListParagraph"/>
        <w:numPr>
          <w:ilvl w:val="0"/>
          <w:numId w:val="3"/>
        </w:numPr>
        <w:spacing w:after="0" w:line="480" w:lineRule="auto"/>
        <w:ind w:left="357" w:hanging="357"/>
        <w:jc w:val="both"/>
        <w:rPr>
          <w:del w:id="219" w:author="Parks, Robbie M" w:date="2018-06-19T18:49:00Z"/>
          <w:rFonts w:ascii="Times New Roman" w:hAnsi="Times New Roman"/>
          <w:color w:val="000000" w:themeColor="text1"/>
        </w:rPr>
      </w:pPr>
      <w:del w:id="220" w:author="Parks, Robbie M" w:date="2018-06-19T18:49:00Z">
        <w:r w:rsidRPr="00AC73A1" w:rsidDel="0056225E">
          <w:rPr>
            <w:rFonts w:ascii="Times New Roman" w:hAnsi="Times New Roman"/>
            <w:color w:val="000000" w:themeColor="text1"/>
          </w:rPr>
          <w:delText>C</w:delText>
        </w:r>
        <w:r w:rsidR="006F78C7" w:rsidRPr="00AC73A1" w:rsidDel="0056225E">
          <w:rPr>
            <w:rFonts w:ascii="Times New Roman" w:hAnsi="Times New Roman"/>
            <w:color w:val="000000" w:themeColor="text1"/>
          </w:rPr>
          <w:delText xml:space="preserve">ancers: ICD-9 </w:delText>
        </w:r>
        <w:r w:rsidRPr="00AC73A1" w:rsidDel="0056225E">
          <w:rPr>
            <w:rFonts w:ascii="Times New Roman" w:hAnsi="Times New Roman"/>
            <w:color w:val="000000" w:themeColor="text1"/>
          </w:rPr>
          <w:delText>140.0 – 239.9 and ICD-10 C00 – D48</w:delText>
        </w:r>
      </w:del>
    </w:p>
    <w:p w14:paraId="646C1B7B" w14:textId="7505C9DC" w:rsidR="004055C0" w:rsidRPr="00AC73A1" w:rsidDel="0056225E" w:rsidRDefault="004055C0" w:rsidP="00AA3B09">
      <w:pPr>
        <w:pStyle w:val="ListParagraph"/>
        <w:numPr>
          <w:ilvl w:val="0"/>
          <w:numId w:val="3"/>
        </w:numPr>
        <w:spacing w:after="0" w:line="480" w:lineRule="auto"/>
        <w:ind w:left="357" w:hanging="357"/>
        <w:jc w:val="both"/>
        <w:rPr>
          <w:del w:id="221" w:author="Parks, Robbie M" w:date="2018-06-19T18:49:00Z"/>
          <w:rFonts w:ascii="Times New Roman" w:hAnsi="Times New Roman"/>
          <w:color w:val="000000" w:themeColor="text1"/>
        </w:rPr>
      </w:pPr>
      <w:del w:id="222" w:author="Parks, Robbie M" w:date="2018-06-19T18:49:00Z">
        <w:r w:rsidRPr="00AC73A1" w:rsidDel="0056225E">
          <w:rPr>
            <w:rFonts w:ascii="Times New Roman" w:hAnsi="Times New Roman"/>
            <w:color w:val="000000" w:themeColor="text1"/>
          </w:rPr>
          <w:delText>Cardiorespiratory diseases: ICD-9 390.0 – 519.9 and ICD-10 I00 – J99</w:delText>
        </w:r>
      </w:del>
    </w:p>
    <w:p w14:paraId="22671DBE" w14:textId="6CA3F970" w:rsidR="004055C0" w:rsidRPr="00AC73A1" w:rsidDel="0056225E" w:rsidRDefault="004055C0" w:rsidP="00AA3B09">
      <w:pPr>
        <w:pStyle w:val="ListParagraph"/>
        <w:numPr>
          <w:ilvl w:val="0"/>
          <w:numId w:val="3"/>
        </w:numPr>
        <w:spacing w:after="0" w:line="480" w:lineRule="auto"/>
        <w:ind w:left="357" w:hanging="357"/>
        <w:jc w:val="both"/>
        <w:rPr>
          <w:del w:id="223" w:author="Parks, Robbie M" w:date="2018-06-19T18:49:00Z"/>
          <w:rFonts w:ascii="Times New Roman" w:hAnsi="Times New Roman"/>
          <w:color w:val="000000" w:themeColor="text1"/>
        </w:rPr>
      </w:pPr>
      <w:del w:id="224" w:author="Parks, Robbie M" w:date="2018-06-19T18:49:00Z">
        <w:r w:rsidRPr="00AC73A1" w:rsidDel="0056225E">
          <w:rPr>
            <w:rFonts w:ascii="Times New Roman" w:hAnsi="Times New Roman"/>
            <w:color w:val="000000" w:themeColor="text1"/>
          </w:rPr>
          <w:delText xml:space="preserve">Injuries (external causes): ICD-9 </w:delText>
        </w:r>
        <w:r w:rsidRPr="00AC73A1" w:rsidDel="0056225E">
          <w:rPr>
            <w:rFonts w:ascii="Times New Roman" w:hAnsi="Times New Roman"/>
            <w:color w:val="000000" w:themeColor="text1"/>
          </w:rPr>
          <w:tab/>
          <w:delText xml:space="preserve">800.0 – 999.9 </w:delText>
        </w:r>
        <w:r w:rsidRPr="00AC73A1" w:rsidDel="0056225E">
          <w:rPr>
            <w:rFonts w:ascii="Times New Roman" w:hAnsi="Times New Roman"/>
            <w:color w:val="000000" w:themeColor="text1"/>
          </w:rPr>
          <w:tab/>
          <w:delText>and ICD-10 S00 – Z99</w:delText>
        </w:r>
      </w:del>
    </w:p>
    <w:p w14:paraId="68ECD69E" w14:textId="7FFCCB56" w:rsidR="004055C0" w:rsidRPr="00AC73A1" w:rsidDel="0056225E" w:rsidRDefault="004055C0" w:rsidP="00AA3B09">
      <w:pPr>
        <w:pStyle w:val="ListParagraph"/>
        <w:numPr>
          <w:ilvl w:val="0"/>
          <w:numId w:val="3"/>
        </w:numPr>
        <w:spacing w:after="0" w:line="480" w:lineRule="auto"/>
        <w:ind w:left="357" w:hanging="357"/>
        <w:jc w:val="both"/>
        <w:rPr>
          <w:del w:id="225" w:author="Parks, Robbie M" w:date="2018-06-19T18:49:00Z"/>
          <w:rFonts w:ascii="Times New Roman" w:hAnsi="Times New Roman"/>
          <w:color w:val="000000" w:themeColor="text1"/>
        </w:rPr>
      </w:pPr>
      <w:del w:id="226" w:author="Parks, Robbie M" w:date="2018-06-19T18:49:00Z">
        <w:r w:rsidRPr="00AC73A1" w:rsidDel="0056225E">
          <w:rPr>
            <w:rFonts w:ascii="Times New Roman" w:hAnsi="Times New Roman"/>
            <w:color w:val="000000" w:themeColor="text1"/>
          </w:rPr>
          <w:delText>Other causes: ICD-9 and ICD-10 codes not in the above three categories</w:delText>
        </w:r>
      </w:del>
    </w:p>
    <w:p w14:paraId="60F24802" w14:textId="77777777" w:rsidR="004055C0" w:rsidRPr="00AC73A1" w:rsidRDefault="004055C0" w:rsidP="004055C0">
      <w:pPr>
        <w:spacing w:line="480" w:lineRule="auto"/>
        <w:jc w:val="both"/>
        <w:rPr>
          <w:color w:val="000000" w:themeColor="text1"/>
        </w:rPr>
      </w:pPr>
    </w:p>
    <w:p w14:paraId="49C1620C" w14:textId="29242AD6" w:rsidR="004055C0" w:rsidRPr="00AC73A1" w:rsidRDefault="004055C0" w:rsidP="004055C0">
      <w:pPr>
        <w:spacing w:line="480" w:lineRule="auto"/>
        <w:jc w:val="both"/>
        <w:rPr>
          <w:color w:val="000000" w:themeColor="text1"/>
        </w:rPr>
      </w:pPr>
      <w:r w:rsidRPr="00AC73A1">
        <w:rPr>
          <w:color w:val="000000" w:themeColor="text1"/>
        </w:rPr>
        <w:t xml:space="preserve">Cardiorespiratory diseases and cancers accounted for 56.4% and </w:t>
      </w:r>
      <w:del w:id="227" w:author="Parks, Robbie M" w:date="2018-06-19T19:36:00Z">
        <w:r w:rsidRPr="00AC73A1" w:rsidDel="007F5916">
          <w:rPr>
            <w:color w:val="000000" w:themeColor="text1"/>
          </w:rPr>
          <w:delText>21.2</w:delText>
        </w:r>
      </w:del>
      <w:ins w:id="228" w:author="Parks, Robbie M" w:date="2018-06-19T19:36:00Z">
        <w:r w:rsidR="006C3DA1">
          <w:rPr>
            <w:color w:val="000000" w:themeColor="text1"/>
          </w:rPr>
          <w:t>21.2</w:t>
        </w:r>
      </w:ins>
      <w:r w:rsidRPr="00AC73A1">
        <w:rPr>
          <w:color w:val="000000" w:themeColor="text1"/>
        </w:rPr>
        <w:t xml:space="preserve">% of all deaths in the USA, respectively, in 1980, and </w:t>
      </w:r>
      <w:ins w:id="229" w:author="Parks, Robbie M" w:date="2018-06-19T23:37:00Z">
        <w:r w:rsidR="00205191">
          <w:rPr>
            <w:color w:val="000000" w:themeColor="text1"/>
          </w:rPr>
          <w:t>40.3</w:t>
        </w:r>
      </w:ins>
      <w:del w:id="230" w:author="Parks, Robbie M" w:date="2018-06-19T23:36:00Z">
        <w:r w:rsidRPr="00AC73A1" w:rsidDel="003026D8">
          <w:rPr>
            <w:color w:val="000000" w:themeColor="text1"/>
          </w:rPr>
          <w:delText>40.9</w:delText>
        </w:r>
      </w:del>
      <w:r w:rsidRPr="00AC73A1">
        <w:rPr>
          <w:color w:val="000000" w:themeColor="text1"/>
        </w:rPr>
        <w:t xml:space="preserve">% and </w:t>
      </w:r>
      <w:del w:id="231" w:author="Parks, Robbie M" w:date="2018-06-19T19:36:00Z">
        <w:r w:rsidRPr="00AC73A1" w:rsidDel="007F5916">
          <w:rPr>
            <w:color w:val="000000" w:themeColor="text1"/>
          </w:rPr>
          <w:delText>23.5</w:delText>
        </w:r>
      </w:del>
      <w:ins w:id="232" w:author="Parks, Robbie M" w:date="2018-06-19T23:37:00Z">
        <w:r w:rsidR="00CA785E">
          <w:rPr>
            <w:color w:val="000000" w:themeColor="text1"/>
          </w:rPr>
          <w:t>22.4</w:t>
        </w:r>
      </w:ins>
      <w:r w:rsidRPr="00AC73A1">
        <w:rPr>
          <w:color w:val="000000" w:themeColor="text1"/>
        </w:rPr>
        <w:t>%, respectively, in 201</w:t>
      </w:r>
      <w:ins w:id="233" w:author="Parks, Robbie M" w:date="2018-06-19T19:37:00Z">
        <w:r w:rsidR="007F5916">
          <w:rPr>
            <w:color w:val="000000" w:themeColor="text1"/>
          </w:rPr>
          <w:t>6</w:t>
        </w:r>
      </w:ins>
      <w:del w:id="234" w:author="Parks, Robbie M" w:date="2018-06-19T19:37:00Z">
        <w:r w:rsidRPr="00AC73A1" w:rsidDel="007F5916">
          <w:rPr>
            <w:color w:val="000000" w:themeColor="text1"/>
          </w:rPr>
          <w:delText>3</w:delText>
        </w:r>
      </w:del>
      <w:r w:rsidR="00B368B6" w:rsidRPr="00AC73A1">
        <w:rPr>
          <w:color w:val="000000" w:themeColor="text1"/>
        </w:rPr>
        <w:t>. D</w:t>
      </w:r>
      <w:r w:rsidRPr="00AC73A1">
        <w:rPr>
          <w:color w:val="000000" w:themeColor="text1"/>
        </w:rPr>
        <w:t xml:space="preserve">eaths from </w:t>
      </w:r>
      <w:r w:rsidRPr="00AC73A1">
        <w:rPr>
          <w:color w:val="000000" w:themeColor="text1"/>
        </w:rPr>
        <w:lastRenderedPageBreak/>
        <w:t>cardiorespiratory diseases have been associated with cold and warm temperatures</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Pr="00AC73A1">
        <w:rPr>
          <w:color w:val="000000" w:themeColor="text1"/>
        </w:rPr>
        <w:fldChar w:fldCharType="end"/>
      </w:r>
      <w:r w:rsidR="00C9555C" w:rsidRPr="00AC73A1">
        <w:rPr>
          <w:color w:val="000000" w:themeColor="text1"/>
        </w:rPr>
        <w:t>.</w:t>
      </w:r>
      <w:r w:rsidRPr="00AC73A1">
        <w:rPr>
          <w:color w:val="000000" w:themeColor="text1"/>
        </w:rPr>
        <w:t xml:space="preserve"> Injuries, which accounted for 8% of all deaths in the USA in 1980 and </w:t>
      </w:r>
      <w:del w:id="235" w:author="Parks, Robbie M" w:date="2018-06-19T19:37:00Z">
        <w:r w:rsidRPr="00AC73A1" w:rsidDel="007F5916">
          <w:rPr>
            <w:color w:val="000000" w:themeColor="text1"/>
          </w:rPr>
          <w:delText>7.5</w:delText>
        </w:r>
      </w:del>
      <w:ins w:id="236" w:author="Parks, Robbie M" w:date="2018-06-19T23:39:00Z">
        <w:r w:rsidR="004331B4">
          <w:rPr>
            <w:color w:val="000000" w:themeColor="text1"/>
          </w:rPr>
          <w:t>7.3</w:t>
        </w:r>
      </w:ins>
      <w:r w:rsidRPr="00AC73A1">
        <w:rPr>
          <w:color w:val="000000" w:themeColor="text1"/>
        </w:rPr>
        <w:t>% in 201</w:t>
      </w:r>
      <w:ins w:id="237" w:author="Parks, Robbie M" w:date="2018-06-19T19:37:00Z">
        <w:r w:rsidR="007F5916">
          <w:rPr>
            <w:color w:val="000000" w:themeColor="text1"/>
          </w:rPr>
          <w:t>6</w:t>
        </w:r>
      </w:ins>
      <w:del w:id="238" w:author="Parks, Robbie M" w:date="2018-06-19T19:37:00Z">
        <w:r w:rsidRPr="00AC73A1" w:rsidDel="007F5916">
          <w:rPr>
            <w:color w:val="000000" w:themeColor="text1"/>
          </w:rPr>
          <w:delText>3</w:delText>
        </w:r>
      </w:del>
      <w:r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Pr="00AC73A1">
        <w:rPr>
          <w:color w:val="000000" w:themeColor="text1"/>
        </w:rPr>
        <w:t>small</w:t>
      </w:r>
      <w:r w:rsidR="00B368B6" w:rsidRPr="00AC73A1">
        <w:rPr>
          <w:color w:val="000000" w:themeColor="text1"/>
        </w:rPr>
        <w:t xml:space="preserve"> to allow stable estimates</w:t>
      </w:r>
      <w:r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64BD1FD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F52D66" w:rsidRPr="00AC73A1">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AC73A1" w:rsidRDefault="004055C0" w:rsidP="004055C0">
      <w:pPr>
        <w:spacing w:line="480" w:lineRule="auto"/>
        <w:jc w:val="both"/>
        <w:outlineLvl w:val="0"/>
        <w:rPr>
          <w:i/>
          <w:color w:val="000000" w:themeColor="text1"/>
        </w:rPr>
      </w:pPr>
      <w:r w:rsidRPr="00AC73A1">
        <w:rPr>
          <w:i/>
          <w:color w:val="000000" w:themeColor="text1"/>
        </w:rPr>
        <w:t>Statistical methods</w:t>
      </w:r>
    </w:p>
    <w:p w14:paraId="5A6E20EB" w14:textId="67B588E5" w:rsidR="004055C0" w:rsidRPr="00AC73A1" w:rsidRDefault="004055C0" w:rsidP="004055C0">
      <w:pPr>
        <w:widowControl w:val="0"/>
        <w:autoSpaceDE w:val="0"/>
        <w:autoSpaceDN w:val="0"/>
        <w:adjustRightInd w:val="0"/>
        <w:spacing w:line="480" w:lineRule="auto"/>
        <w:jc w:val="both"/>
        <w:rPr>
          <w:color w:val="000000" w:themeColor="text1"/>
        </w:rPr>
      </w:pPr>
      <w:r w:rsidRPr="00AC73A1">
        <w:rPr>
          <w:color w:val="000000" w:themeColor="text1"/>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(Cazelles et al., 2008)</w:t>
      </w:r>
      <w:r w:rsidRPr="00AC73A1">
        <w:rPr>
          <w:color w:val="000000" w:themeColor="text1"/>
        </w:rPr>
        <w:fldChar w:fldCharType="end"/>
      </w:r>
      <w:r w:rsidR="00C9555C" w:rsidRPr="00AC73A1">
        <w:rPr>
          <w:color w:val="000000" w:themeColor="text1"/>
        </w:rPr>
        <w:t>,</w:t>
      </w:r>
      <w:r w:rsidRPr="00AC73A1">
        <w:rPr>
          <w:color w:val="000000" w:themeColor="text1"/>
        </w:rPr>
        <w:t xml:space="preserve"> is equivalent to using a moving window on the death rate time series and </w:t>
      </w:r>
      <w:r w:rsidR="00592638" w:rsidRPr="00AC73A1">
        <w:rPr>
          <w:color w:val="000000" w:themeColor="text1"/>
        </w:rPr>
        <w:t>analy</w:t>
      </w:r>
      <w:r w:rsidR="007E031A" w:rsidRPr="00AC73A1">
        <w:rPr>
          <w:color w:val="000000" w:themeColor="text1"/>
        </w:rPr>
        <w:t>s</w:t>
      </w:r>
      <w:r w:rsidRPr="00AC73A1">
        <w:rPr>
          <w:color w:val="000000" w:themeColor="text1"/>
        </w:rPr>
        <w:t>ing periodicity in each window using a short-form Fourier transform, hence generating a dynamic spectral analysis</w:t>
      </w:r>
      <w:r w:rsidR="00C04B90" w:rsidRPr="00AC73A1">
        <w:rPr>
          <w:color w:val="000000" w:themeColor="text1"/>
        </w:rPr>
        <w:t>, which allows</w:t>
      </w:r>
      <w:r w:rsidRPr="00AC73A1">
        <w:rPr>
          <w:color w:val="000000" w:themeColor="text1"/>
        </w:rPr>
        <w:t xml:space="preserve"> measur</w:t>
      </w:r>
      <w:r w:rsidR="00C04B90" w:rsidRPr="00AC73A1">
        <w:rPr>
          <w:color w:val="000000" w:themeColor="text1"/>
        </w:rPr>
        <w:t>ing</w:t>
      </w:r>
      <w:r w:rsidRPr="00AC73A1">
        <w:rPr>
          <w:color w:val="000000" w:themeColor="text1"/>
        </w:rPr>
        <w:t xml:space="preserve"> dynamic seasonal </w:t>
      </w:r>
      <w:ins w:id="239" w:author="Parks, Robbie M" w:date="2018-06-20T10:32:00Z">
        <w:r w:rsidR="009C58E0">
          <w:rPr>
            <w:color w:val="000000" w:themeColor="text1"/>
          </w:rPr>
          <w:t>patterns</w:t>
        </w:r>
      </w:ins>
      <w:del w:id="240" w:author="Parks, Robbie M" w:date="2018-06-20T10:32:00Z">
        <w:r w:rsidRPr="00AC73A1" w:rsidDel="009C58E0">
          <w:rPr>
            <w:color w:val="000000" w:themeColor="text1"/>
          </w:rPr>
          <w:delText>behavio</w:delText>
        </w:r>
        <w:r w:rsidR="007E031A" w:rsidRPr="00AC73A1" w:rsidDel="009C58E0">
          <w:rPr>
            <w:color w:val="000000" w:themeColor="text1"/>
          </w:rPr>
          <w:delText>u</w:delText>
        </w:r>
        <w:r w:rsidRPr="00AC73A1" w:rsidDel="009C58E0">
          <w:rPr>
            <w:color w:val="000000" w:themeColor="text1"/>
          </w:rPr>
          <w:delText>r</w:delText>
        </w:r>
      </w:del>
      <w:r w:rsidRPr="00AC73A1">
        <w:rPr>
          <w:color w:val="000000" w:themeColor="text1"/>
        </w:rPr>
        <w:t xml:space="preserve">, in which the periodicity of death rates may disappear, emerge, or change over time. </w:t>
      </w:r>
      <w:r w:rsidR="00C04B90" w:rsidRPr="00AC73A1">
        <w:rPr>
          <w:color w:val="000000" w:themeColor="text1"/>
        </w:rPr>
        <w:t>In addition to coefficients that measure the frequency of periodicity, wavelet analysis gives an indication of statistical significance of results compared with random fluctuations that can be represented with white</w:t>
      </w:r>
      <w:r w:rsidR="006F78C7" w:rsidRPr="00AC73A1">
        <w:rPr>
          <w:color w:val="000000" w:themeColor="text1"/>
        </w:rPr>
        <w:t xml:space="preserve"> (an independent random process)</w:t>
      </w:r>
      <w:r w:rsidR="00C04B90" w:rsidRPr="00AC73A1">
        <w:rPr>
          <w:color w:val="000000" w:themeColor="text1"/>
        </w:rPr>
        <w:t xml:space="preserve"> or red </w:t>
      </w:r>
      <w:r w:rsidR="006F78C7" w:rsidRPr="00AC73A1">
        <w:rPr>
          <w:color w:val="000000" w:themeColor="text1"/>
        </w:rPr>
        <w:t xml:space="preserve">(autoregressive of order 1 process) </w:t>
      </w:r>
      <w:r w:rsidR="00C04B90" w:rsidRPr="00AC73A1">
        <w:rPr>
          <w:color w:val="000000" w:themeColor="text1"/>
        </w:rPr>
        <w:t xml:space="preserve">noise. </w:t>
      </w:r>
      <w:r w:rsidRPr="00AC73A1">
        <w:rPr>
          <w:color w:val="000000" w:themeColor="text1"/>
        </w:rPr>
        <w:t xml:space="preserve">We used the R package WaveletComp (version 1.0) for the wavelet analysis. Before analysis, </w:t>
      </w:r>
      <w:commentRangeStart w:id="241"/>
      <w:r w:rsidRPr="00AC73A1">
        <w:rPr>
          <w:color w:val="000000" w:themeColor="text1"/>
        </w:rPr>
        <w:t>we</w:t>
      </w:r>
      <w:del w:id="242" w:author="Parks, Robbie M" w:date="2018-06-19T23:40:00Z">
        <w:r w:rsidRPr="00AC73A1" w:rsidDel="000C2752">
          <w:rPr>
            <w:color w:val="000000" w:themeColor="text1"/>
          </w:rPr>
          <w:delText xml:space="preserve"> logarithmically transformed death rates,</w:delText>
        </w:r>
      </w:del>
      <w:r w:rsidRPr="00AC73A1">
        <w:rPr>
          <w:color w:val="000000" w:themeColor="text1"/>
        </w:rPr>
        <w:t xml:space="preserve"> de</w:t>
      </w:r>
      <w:r w:rsidR="00C04B90" w:rsidRPr="00AC73A1">
        <w:rPr>
          <w:color w:val="000000" w:themeColor="text1"/>
        </w:rPr>
        <w:t>-</w:t>
      </w:r>
      <w:r w:rsidRPr="00AC73A1">
        <w:rPr>
          <w:color w:val="000000" w:themeColor="text1"/>
        </w:rPr>
        <w:t xml:space="preserve">trended </w:t>
      </w:r>
      <w:ins w:id="243" w:author="Parks, Robbie M" w:date="2018-06-19T23:39:00Z">
        <w:r w:rsidR="000C2752">
          <w:rPr>
            <w:color w:val="000000" w:themeColor="text1"/>
          </w:rPr>
          <w:t xml:space="preserve">death rates </w:t>
        </w:r>
      </w:ins>
      <w:r w:rsidRPr="00AC73A1">
        <w:rPr>
          <w:color w:val="000000" w:themeColor="text1"/>
        </w:rPr>
        <w:t xml:space="preserve">using a polynomial </w:t>
      </w:r>
      <w:r w:rsidRPr="00AC73A1">
        <w:rPr>
          <w:color w:val="000000" w:themeColor="text1"/>
        </w:rPr>
        <w:lastRenderedPageBreak/>
        <w:t>regression</w:t>
      </w:r>
      <w:commentRangeEnd w:id="241"/>
      <w:r w:rsidR="00A10552">
        <w:rPr>
          <w:rStyle w:val="CommentReference"/>
          <w:rFonts w:asciiTheme="minorHAnsi" w:hAnsiTheme="minorHAnsi" w:cstheme="minorBidi"/>
        </w:rPr>
        <w:commentReference w:id="241"/>
      </w:r>
      <w:r w:rsidRPr="00AC73A1">
        <w:rPr>
          <w:color w:val="000000" w:themeColor="text1"/>
        </w:rPr>
        <w:t xml:space="preserve">, and rescaled each all-cause mortality death rate time series so as to range between 1 and -1. </w:t>
      </w:r>
    </w:p>
    <w:p w14:paraId="4DF1AC90" w14:textId="77777777" w:rsidR="004055C0" w:rsidRPr="00AC73A1" w:rsidRDefault="004055C0" w:rsidP="004055C0">
      <w:pPr>
        <w:spacing w:line="480" w:lineRule="auto"/>
        <w:jc w:val="both"/>
        <w:rPr>
          <w:color w:val="000000" w:themeColor="text1"/>
        </w:rPr>
      </w:pPr>
    </w:p>
    <w:p w14:paraId="4B75FE4F" w14:textId="79E39502" w:rsidR="004055C0" w:rsidRPr="00AC73A1" w:rsidRDefault="004055C0" w:rsidP="004055C0">
      <w:pPr>
        <w:pStyle w:val="CommentText"/>
        <w:spacing w:line="480" w:lineRule="auto"/>
        <w:jc w:val="both"/>
        <w:rPr>
          <w:rFonts w:ascii="Times New Roman" w:hAnsi="Times New Roman" w:cs="Times New Roman"/>
          <w:noProof/>
          <w:sz w:val="22"/>
          <w:szCs w:val="22"/>
        </w:rPr>
      </w:pPr>
      <w:r w:rsidRPr="00AC73A1">
        <w:rPr>
          <w:rFonts w:ascii="Times New Roman" w:hAnsi="Times New Roman" w:cs="Times New Roman"/>
          <w:color w:val="000000" w:themeColor="text1"/>
          <w:sz w:val="22"/>
          <w:szCs w:val="22"/>
        </w:rPr>
        <w:t>We identified age-sex groups whose wavelet power spectra differed from that of a white noise spectrum, which represents random fluctuations, at 5% significance level, for the entire study period (1980-201</w:t>
      </w:r>
      <w:ins w:id="244" w:author="Parks, Robbie M" w:date="2018-06-19T19:37:00Z">
        <w:r w:rsidR="00D82B3B">
          <w:rPr>
            <w:rFonts w:ascii="Times New Roman" w:hAnsi="Times New Roman" w:cs="Times New Roman"/>
            <w:color w:val="000000" w:themeColor="text1"/>
            <w:sz w:val="22"/>
            <w:szCs w:val="22"/>
          </w:rPr>
          <w:t>6</w:t>
        </w:r>
      </w:ins>
      <w:r w:rsidRPr="00AC73A1">
        <w:rPr>
          <w:rFonts w:ascii="Times New Roman" w:hAnsi="Times New Roman" w:cs="Times New Roman"/>
          <w:color w:val="000000" w:themeColor="text1"/>
          <w:sz w:val="22"/>
          <w:szCs w:val="22"/>
        </w:rPr>
        <w:t xml:space="preserve">). </w:t>
      </w:r>
      <w:del w:id="245" w:author="Parks, Robbie M" w:date="2018-06-19T23:41:00Z">
        <w:r w:rsidRPr="00AC73A1" w:rsidDel="00E144A3">
          <w:rPr>
            <w:rFonts w:ascii="Times New Roman" w:hAnsi="Times New Roman" w:cs="Times New Roman"/>
            <w:color w:val="000000" w:themeColor="text1"/>
            <w:sz w:val="22"/>
            <w:szCs w:val="22"/>
          </w:rPr>
          <w:delText xml:space="preserve"> For age-sex groups which had statistically significant power spectra for 1980-201</w:delText>
        </w:r>
      </w:del>
      <w:del w:id="246" w:author="Parks, Robbie M" w:date="2018-06-19T19:37:00Z">
        <w:r w:rsidRPr="00AC73A1" w:rsidDel="0056369A">
          <w:rPr>
            <w:rFonts w:ascii="Times New Roman" w:hAnsi="Times New Roman" w:cs="Times New Roman"/>
            <w:color w:val="000000" w:themeColor="text1"/>
            <w:sz w:val="22"/>
            <w:szCs w:val="22"/>
          </w:rPr>
          <w:delText>3</w:delText>
        </w:r>
      </w:del>
      <w:del w:id="247" w:author="Parks, Robbie M" w:date="2018-06-19T23:41:00Z">
        <w:r w:rsidRPr="00AC73A1" w:rsidDel="00E144A3">
          <w:rPr>
            <w:rFonts w:ascii="Times New Roman" w:hAnsi="Times New Roman" w:cs="Times New Roman"/>
            <w:color w:val="000000" w:themeColor="text1"/>
            <w:sz w:val="22"/>
            <w:szCs w:val="22"/>
          </w:rPr>
          <w:delText xml:space="preserve">, </w:delText>
        </w:r>
      </w:del>
      <w:ins w:id="248" w:author="Parks, Robbie M" w:date="2018-06-19T23:41:00Z">
        <w:r w:rsidR="00E144A3">
          <w:rPr>
            <w:rFonts w:ascii="Times New Roman" w:hAnsi="Times New Roman" w:cs="Times New Roman"/>
            <w:color w:val="000000" w:themeColor="text1"/>
            <w:sz w:val="22"/>
            <w:szCs w:val="22"/>
          </w:rPr>
          <w:t>W</w:t>
        </w:r>
      </w:ins>
      <w:r w:rsidRPr="00AC73A1">
        <w:rPr>
          <w:rFonts w:ascii="Times New Roman" w:hAnsi="Times New Roman" w:cs="Times New Roman"/>
          <w:color w:val="000000" w:themeColor="text1"/>
          <w:sz w:val="22"/>
          <w:szCs w:val="22"/>
        </w:rPr>
        <w:t xml:space="preserve">e calculated the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and the negative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of monthly dea</w:t>
      </w:r>
      <w:r w:rsidR="00EE473F" w:rsidRPr="00AC73A1">
        <w:rPr>
          <w:rFonts w:ascii="Times New Roman" w:hAnsi="Times New Roman" w:cs="Times New Roman"/>
          <w:color w:val="000000" w:themeColor="text1"/>
          <w:sz w:val="22"/>
          <w:szCs w:val="22"/>
        </w:rPr>
        <w:t>th rates. These parameters show</w:t>
      </w:r>
      <w:r w:rsidRPr="00AC73A1">
        <w:rPr>
          <w:rFonts w:ascii="Times New Roman" w:hAnsi="Times New Roman" w:cs="Times New Roman"/>
          <w:color w:val="000000" w:themeColor="text1"/>
          <w:sz w:val="22"/>
          <w:szCs w:val="22"/>
        </w:rPr>
        <w:t xml:space="preserve"> when in the year, on average, maximum and minimum death rates occur, respectively. For calculating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each month was weighted by its death rate; for negative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each month was weighted by the difference between its death rate and the year’s maximum death rate. </w:t>
      </w:r>
      <w:r w:rsidRPr="00AC73A1">
        <w:rPr>
          <w:rFonts w:ascii="Times New Roman" w:hAnsi="Times New Roman" w:cs="Times New Roman"/>
          <w:sz w:val="22"/>
          <w:szCs w:val="22"/>
        </w:rPr>
        <w:t xml:space="preserve">In taking the weighted average, we allowed </w:t>
      </w:r>
      <w:r w:rsidRPr="00AC73A1">
        <w:rPr>
          <w:rFonts w:ascii="Times New Roman" w:hAnsi="Times New Roman" w:cs="Times New Roman"/>
          <w:noProof/>
          <w:sz w:val="22"/>
          <w:szCs w:val="22"/>
        </w:rPr>
        <w:t xml:space="preserve">January (month 1) to neighbour December (month 12), a technique called circular statistics. </w:t>
      </w:r>
      <w:r w:rsidRPr="00AC73A1">
        <w:rPr>
          <w:rFonts w:ascii="Times New Roman" w:hAnsi="Times New Roman" w:cs="Times New Roman"/>
          <w:color w:val="000000" w:themeColor="text1"/>
          <w:sz w:val="22"/>
          <w:szCs w:val="22"/>
        </w:rPr>
        <w:t>Along with each circular mean, a 95% confidence interval (CI) was calculated by using 1000 bootstrap samples. The R package CircStats (version 0.2.4) was used for this purpose.</w:t>
      </w:r>
    </w:p>
    <w:p w14:paraId="08A9E90E" w14:textId="77777777" w:rsidR="004055C0" w:rsidRPr="00AC73A1" w:rsidRDefault="004055C0" w:rsidP="004055C0">
      <w:pPr>
        <w:spacing w:line="480" w:lineRule="auto"/>
        <w:jc w:val="both"/>
        <w:rPr>
          <w:color w:val="000000" w:themeColor="text1"/>
        </w:rPr>
      </w:pPr>
    </w:p>
    <w:p w14:paraId="795E7515" w14:textId="6A4EB1F7" w:rsidR="004055C0" w:rsidRDefault="004055C0" w:rsidP="004055C0">
      <w:pPr>
        <w:spacing w:line="480" w:lineRule="auto"/>
        <w:jc w:val="both"/>
        <w:rPr>
          <w:ins w:id="249" w:author="Parks, Robbie M" w:date="2018-06-19T19:35:00Z"/>
          <w:color w:val="000000" w:themeColor="text1"/>
        </w:rPr>
      </w:pPr>
      <w:r w:rsidRPr="00AC73A1">
        <w:rPr>
          <w:color w:val="000000" w:themeColor="text1"/>
        </w:rPr>
        <w:t>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1980 to 201</w:t>
      </w:r>
      <w:ins w:id="250" w:author="Parks, Robbie M" w:date="2018-06-19T19:35:00Z">
        <w:r w:rsidR="007F5916">
          <w:rPr>
            <w:color w:val="000000" w:themeColor="text1"/>
          </w:rPr>
          <w:t>6</w:t>
        </w:r>
      </w:ins>
      <w:del w:id="251" w:author="Parks, Robbie M" w:date="2018-06-19T19:35:00Z">
        <w:r w:rsidRPr="00AC73A1" w:rsidDel="000F5812">
          <w:rPr>
            <w:color w:val="000000" w:themeColor="text1"/>
          </w:rPr>
          <w:delText>3</w:delText>
        </w:r>
      </w:del>
      <w:r w:rsidRPr="00AC73A1">
        <w:rPr>
          <w:color w:val="000000" w:themeColor="text1"/>
        </w:rPr>
        <w:t xml:space="preserve">, reported as percentage point difference, as a quantitative measure of how the seasonality of death rates has changed over time. </w:t>
      </w:r>
    </w:p>
    <w:p w14:paraId="7D403C64" w14:textId="77777777" w:rsidR="0072545A" w:rsidRDefault="0072545A" w:rsidP="004055C0">
      <w:pPr>
        <w:spacing w:line="480" w:lineRule="auto"/>
        <w:jc w:val="both"/>
        <w:rPr>
          <w:ins w:id="252" w:author="Parks, Robbie M" w:date="2018-06-19T19:35:00Z"/>
          <w:color w:val="000000" w:themeColor="text1"/>
        </w:rPr>
      </w:pPr>
    </w:p>
    <w:p w14:paraId="2941AC27" w14:textId="77777777" w:rsidR="00BB4232" w:rsidRDefault="0072545A" w:rsidP="004055C0">
      <w:pPr>
        <w:spacing w:line="480" w:lineRule="auto"/>
        <w:jc w:val="both"/>
        <w:rPr>
          <w:ins w:id="253" w:author="Parks, Robbie M" w:date="2018-06-19T19:35:00Z"/>
          <w:i/>
          <w:color w:val="000000" w:themeColor="text1"/>
        </w:rPr>
      </w:pPr>
      <w:ins w:id="254" w:author="Parks, Robbie M" w:date="2018-06-19T19:35:00Z">
        <w:r>
          <w:rPr>
            <w:i/>
            <w:color w:val="000000" w:themeColor="text1"/>
          </w:rPr>
          <w:t>Alternative statistical method</w:t>
        </w:r>
      </w:ins>
    </w:p>
    <w:p w14:paraId="2417725A" w14:textId="3E894F85" w:rsidR="005B0742" w:rsidRDefault="00791168" w:rsidP="004055C0">
      <w:pPr>
        <w:spacing w:line="480" w:lineRule="auto"/>
        <w:jc w:val="both"/>
        <w:rPr>
          <w:ins w:id="255" w:author="Parks, Robbie M" w:date="2018-06-20T10:55:00Z"/>
          <w:color w:val="000000" w:themeColor="text1"/>
        </w:rPr>
      </w:pPr>
      <w:ins w:id="256" w:author="Parks, Robbie M" w:date="2018-06-19T20:42:00Z">
        <w:r>
          <w:rPr>
            <w:color w:val="000000" w:themeColor="text1"/>
          </w:rPr>
          <w:t xml:space="preserve">For comparison, </w:t>
        </w:r>
      </w:ins>
      <w:ins w:id="257" w:author="Parks, Robbie M" w:date="2018-06-19T20:14:00Z">
        <w:r>
          <w:rPr>
            <w:color w:val="000000" w:themeColor="text1"/>
          </w:rPr>
          <w:t>w</w:t>
        </w:r>
        <w:r w:rsidR="009D46B7">
          <w:rPr>
            <w:color w:val="000000" w:themeColor="text1"/>
          </w:rPr>
          <w:t xml:space="preserve">e </w:t>
        </w:r>
      </w:ins>
      <w:ins w:id="258" w:author="Parks, Robbie M" w:date="2018-06-19T20:44:00Z">
        <w:r w:rsidR="001B5B91">
          <w:rPr>
            <w:color w:val="000000" w:themeColor="text1"/>
          </w:rPr>
          <w:t>used</w:t>
        </w:r>
      </w:ins>
      <w:ins w:id="259" w:author="Parks, Robbie M" w:date="2018-06-19T20:14:00Z">
        <w:r w:rsidR="001A0F81">
          <w:rPr>
            <w:color w:val="000000" w:themeColor="text1"/>
          </w:rPr>
          <w:t xml:space="preserve"> a Poisson model to directly </w:t>
        </w:r>
      </w:ins>
      <w:ins w:id="260" w:author="Parks, Robbie M" w:date="2018-06-19T20:27:00Z">
        <w:r w:rsidR="00232074">
          <w:rPr>
            <w:color w:val="000000" w:themeColor="text1"/>
          </w:rPr>
          <w:t>estimate</w:t>
        </w:r>
      </w:ins>
      <w:ins w:id="261" w:author="Parks, Robbie M" w:date="2018-06-19T20:14:00Z">
        <w:r w:rsidR="001A0F81">
          <w:rPr>
            <w:color w:val="000000" w:themeColor="text1"/>
          </w:rPr>
          <w:t xml:space="preserve"> the death rates</w:t>
        </w:r>
      </w:ins>
      <w:ins w:id="262" w:author="Parks, Robbie M" w:date="2018-06-19T20:27:00Z">
        <w:r w:rsidR="00D10034">
          <w:rPr>
            <w:color w:val="000000" w:themeColor="text1"/>
          </w:rPr>
          <w:t xml:space="preserve"> over time, </w:t>
        </w:r>
      </w:ins>
      <w:ins w:id="263" w:author="Parks, Robbie M" w:date="2018-06-19T20:52:00Z">
        <w:r w:rsidR="00877AE9">
          <w:rPr>
            <w:color w:val="000000" w:themeColor="text1"/>
          </w:rPr>
          <w:t xml:space="preserve">modelled using </w:t>
        </w:r>
      </w:ins>
      <w:ins w:id="264" w:author="Parks, Robbie M" w:date="2018-06-19T23:48:00Z">
        <w:r w:rsidR="00A811DF">
          <w:rPr>
            <w:color w:val="000000" w:themeColor="text1"/>
          </w:rPr>
          <w:t>a link function on</w:t>
        </w:r>
        <w:r w:rsidR="00D3138B">
          <w:rPr>
            <w:color w:val="000000" w:themeColor="text1"/>
          </w:rPr>
          <w:t xml:space="preserve"> </w:t>
        </w:r>
      </w:ins>
      <w:ins w:id="265" w:author="Parks, Robbie M" w:date="2018-06-19T20:52:00Z">
        <w:r w:rsidR="00877AE9">
          <w:rPr>
            <w:color w:val="000000" w:themeColor="text1"/>
          </w:rPr>
          <w:t>log of death rates</w:t>
        </w:r>
        <w:r w:rsidR="00D3138B">
          <w:rPr>
            <w:color w:val="000000" w:themeColor="text1"/>
          </w:rPr>
          <w:t>.</w:t>
        </w:r>
      </w:ins>
      <w:ins w:id="266" w:author="Parks, Robbie M" w:date="2018-06-19T23:48:00Z">
        <w:r w:rsidR="00783586">
          <w:rPr>
            <w:color w:val="000000" w:themeColor="text1"/>
          </w:rPr>
          <w:t xml:space="preserve"> </w:t>
        </w:r>
      </w:ins>
      <w:ins w:id="267" w:author="Parks, Robbie M" w:date="2018-06-19T20:52:00Z">
        <w:r w:rsidR="009F197F">
          <w:rPr>
            <w:color w:val="000000" w:themeColor="text1"/>
          </w:rPr>
          <w:t xml:space="preserve">We </w:t>
        </w:r>
      </w:ins>
      <w:ins w:id="268" w:author="Parks, Robbie M" w:date="2018-06-19T20:39:00Z">
        <w:r w:rsidR="004A1538">
          <w:rPr>
            <w:color w:val="000000" w:themeColor="text1"/>
          </w:rPr>
          <w:t>al</w:t>
        </w:r>
        <w:r w:rsidR="009F197F">
          <w:rPr>
            <w:color w:val="000000" w:themeColor="text1"/>
          </w:rPr>
          <w:t>lowed</w:t>
        </w:r>
        <w:r w:rsidR="004A1538">
          <w:rPr>
            <w:color w:val="000000" w:themeColor="text1"/>
          </w:rPr>
          <w:t xml:space="preserve"> death rates to vary </w:t>
        </w:r>
        <w:r w:rsidR="00532941">
          <w:rPr>
            <w:color w:val="000000" w:themeColor="text1"/>
          </w:rPr>
          <w:t>over time</w:t>
        </w:r>
      </w:ins>
      <w:ins w:id="269" w:author="Parks, Robbie M" w:date="2018-06-19T20:41:00Z">
        <w:r w:rsidR="00B478EE">
          <w:rPr>
            <w:color w:val="000000" w:themeColor="text1"/>
          </w:rPr>
          <w:t xml:space="preserve"> both</w:t>
        </w:r>
      </w:ins>
      <w:ins w:id="270" w:author="Parks, Robbie M" w:date="2018-06-19T20:39:00Z">
        <w:r w:rsidR="00532941">
          <w:rPr>
            <w:color w:val="000000" w:themeColor="text1"/>
          </w:rPr>
          <w:t xml:space="preserve"> yearly and </w:t>
        </w:r>
      </w:ins>
      <w:ins w:id="271" w:author="Parks, Robbie M" w:date="2018-06-19T20:41:00Z">
        <w:r w:rsidR="00B478EE">
          <w:rPr>
            <w:color w:val="000000" w:themeColor="text1"/>
          </w:rPr>
          <w:t>seasonally</w:t>
        </w:r>
      </w:ins>
      <w:ins w:id="272" w:author="Parks, Robbie M" w:date="2018-06-19T20:39:00Z">
        <w:r w:rsidR="00485D14">
          <w:rPr>
            <w:color w:val="000000" w:themeColor="text1"/>
          </w:rPr>
          <w:t>. T</w:t>
        </w:r>
      </w:ins>
      <w:ins w:id="273" w:author="Parks, Robbie M" w:date="2018-06-19T20:41:00Z">
        <w:r w:rsidR="00B478EE">
          <w:rPr>
            <w:color w:val="000000" w:themeColor="text1"/>
          </w:rPr>
          <w:t xml:space="preserve">he seasonal variation was modelled with </w:t>
        </w:r>
      </w:ins>
      <w:proofErr w:type="spellStart"/>
      <w:ins w:id="274" w:author="Parks, Robbie M" w:date="2018-06-20T00:16:00Z">
        <w:r w:rsidR="00182421">
          <w:rPr>
            <w:color w:val="000000" w:themeColor="text1"/>
          </w:rPr>
          <w:t>cosinor</w:t>
        </w:r>
      </w:ins>
      <w:proofErr w:type="spellEnd"/>
      <w:ins w:id="275" w:author="Parks, Robbie M" w:date="2018-06-19T20:41:00Z">
        <w:r w:rsidR="00B478EE">
          <w:rPr>
            <w:color w:val="000000" w:themeColor="text1"/>
          </w:rPr>
          <w:t xml:space="preserve"> functions </w:t>
        </w:r>
      </w:ins>
      <w:ins w:id="276" w:author="Parks, Robbie M" w:date="2018-06-19T20:42:00Z">
        <w:r>
          <w:rPr>
            <w:color w:val="000000" w:themeColor="text1"/>
          </w:rPr>
          <w:t xml:space="preserve">with </w:t>
        </w:r>
        <w:r>
          <w:rPr>
            <w:color w:val="000000" w:themeColor="text1"/>
          </w:rPr>
          <w:lastRenderedPageBreak/>
          <w:t xml:space="preserve">periods </w:t>
        </w:r>
      </w:ins>
      <w:ins w:id="277" w:author="Parks, Robbie M" w:date="2018-06-19T20:48:00Z">
        <w:r w:rsidR="00D7437C">
          <w:rPr>
            <w:color w:val="000000" w:themeColor="text1"/>
          </w:rPr>
          <w:t xml:space="preserve">fixed at </w:t>
        </w:r>
      </w:ins>
      <w:ins w:id="278" w:author="Parks, Robbie M" w:date="2018-06-19T20:42:00Z">
        <w:r w:rsidR="008906DB">
          <w:rPr>
            <w:color w:val="000000" w:themeColor="text1"/>
          </w:rPr>
          <w:t>6- and 12-months.</w:t>
        </w:r>
        <w:r w:rsidR="000126AB">
          <w:rPr>
            <w:color w:val="000000" w:themeColor="text1"/>
          </w:rPr>
          <w:t xml:space="preserve"> The </w:t>
        </w:r>
      </w:ins>
      <w:ins w:id="279" w:author="Parks, Robbie M" w:date="2018-06-19T20:43:00Z">
        <w:r w:rsidR="00F84E0B">
          <w:rPr>
            <w:color w:val="000000" w:themeColor="text1"/>
          </w:rPr>
          <w:t xml:space="preserve">amplitude of the </w:t>
        </w:r>
      </w:ins>
      <w:ins w:id="280" w:author="Parks, Robbie M" w:date="2018-06-19T20:42:00Z">
        <w:r w:rsidR="000126AB">
          <w:rPr>
            <w:color w:val="000000" w:themeColor="text1"/>
          </w:rPr>
          <w:t xml:space="preserve">seasonal component of the </w:t>
        </w:r>
        <w:r w:rsidR="0035394F">
          <w:rPr>
            <w:color w:val="000000" w:themeColor="text1"/>
          </w:rPr>
          <w:t xml:space="preserve">model was allowed to </w:t>
        </w:r>
        <w:r w:rsidR="00F84E0B">
          <w:rPr>
            <w:color w:val="000000" w:themeColor="text1"/>
          </w:rPr>
          <w:t>either rema</w:t>
        </w:r>
        <w:r w:rsidR="00333CA8">
          <w:rPr>
            <w:color w:val="000000" w:themeColor="text1"/>
          </w:rPr>
          <w:t>in the same or change over time</w:t>
        </w:r>
      </w:ins>
      <w:ins w:id="281" w:author="Parks, Robbie M" w:date="2018-06-19T20:51:00Z">
        <w:r w:rsidR="00C8794B">
          <w:rPr>
            <w:color w:val="000000" w:themeColor="text1"/>
          </w:rPr>
          <w:t>, with the parameter</w:t>
        </w:r>
      </w:ins>
      <w:ins w:id="282" w:author="Parks, Robbie M" w:date="2018-06-19T20:52:00Z">
        <w:r w:rsidR="00C8794B">
          <w:rPr>
            <w:color w:val="000000" w:themeColor="text1"/>
          </w:rPr>
          <w:t xml:space="preserve"> </w:t>
        </w:r>
        <w:r w:rsidR="00C8794B" w:rsidRPr="00E46483">
          <w:rPr>
            <w:color w:val="000000" w:themeColor="text1"/>
          </w:rPr>
          <w:t>γ</w:t>
        </w:r>
        <w:r w:rsidR="009B2F32">
          <w:rPr>
            <w:color w:val="000000" w:themeColor="text1"/>
          </w:rPr>
          <w:t xml:space="preserve"> the measure of the change in </w:t>
        </w:r>
      </w:ins>
      <w:ins w:id="283" w:author="Parks, Robbie M" w:date="2018-06-19T20:53:00Z">
        <w:r w:rsidR="00023586">
          <w:rPr>
            <w:color w:val="000000" w:themeColor="text1"/>
          </w:rPr>
          <w:t xml:space="preserve">amplitude </w:t>
        </w:r>
        <w:r w:rsidR="008163B7">
          <w:rPr>
            <w:color w:val="000000" w:themeColor="text1"/>
          </w:rPr>
          <w:t xml:space="preserve">per </w:t>
        </w:r>
        <w:r w:rsidR="00354320">
          <w:rPr>
            <w:color w:val="000000" w:themeColor="text1"/>
          </w:rPr>
          <w:t>year</w:t>
        </w:r>
      </w:ins>
      <w:ins w:id="284" w:author="Parks, Robbie M" w:date="2018-06-19T20:42:00Z">
        <w:r w:rsidR="00333CA8">
          <w:rPr>
            <w:color w:val="000000" w:themeColor="text1"/>
          </w:rPr>
          <w:t>. U</w:t>
        </w:r>
        <w:r w:rsidR="00E46483">
          <w:rPr>
            <w:color w:val="000000" w:themeColor="text1"/>
          </w:rPr>
          <w:t>sing a</w:t>
        </w:r>
      </w:ins>
      <w:ins w:id="285" w:author="Parks, Robbie M" w:date="2018-06-19T20:50:00Z">
        <w:r w:rsidR="00E46483" w:rsidRPr="00E46483">
          <w:rPr>
            <w:color w:val="000000" w:themeColor="text1"/>
          </w:rPr>
          <w:t xml:space="preserve"> </w:t>
        </w:r>
        <w:r w:rsidR="00E46483">
          <w:rPr>
            <w:color w:val="000000" w:themeColor="text1"/>
          </w:rPr>
          <w:t xml:space="preserve">likelihood ratio </w:t>
        </w:r>
      </w:ins>
      <w:ins w:id="286" w:author="Parks, Robbie M" w:date="2018-06-19T20:42:00Z">
        <w:r w:rsidR="00F84E0B">
          <w:rPr>
            <w:color w:val="000000" w:themeColor="text1"/>
          </w:rPr>
          <w:t>AN</w:t>
        </w:r>
        <w:r w:rsidR="00D65ADA">
          <w:rPr>
            <w:color w:val="000000" w:themeColor="text1"/>
          </w:rPr>
          <w:t>OVA test between the two models</w:t>
        </w:r>
      </w:ins>
      <w:ins w:id="287" w:author="Parks, Robbie M" w:date="2018-06-19T20:45:00Z">
        <w:r w:rsidR="00E912A6">
          <w:rPr>
            <w:color w:val="000000" w:themeColor="text1"/>
          </w:rPr>
          <w:t>, we establishe</w:t>
        </w:r>
        <w:r w:rsidR="00E46483">
          <w:rPr>
            <w:color w:val="000000" w:themeColor="text1"/>
          </w:rPr>
          <w:t xml:space="preserve">d the p-values of </w:t>
        </w:r>
      </w:ins>
      <w:ins w:id="288" w:author="Parks, Robbie M" w:date="2018-06-19T20:51:00Z">
        <w:r w:rsidR="00E46483" w:rsidRPr="00E46483">
          <w:rPr>
            <w:color w:val="000000" w:themeColor="text1"/>
          </w:rPr>
          <w:t>γ</w:t>
        </w:r>
      </w:ins>
      <w:ins w:id="289" w:author="Parks, Robbie M" w:date="2018-06-19T20:44:00Z">
        <w:r w:rsidR="005B2FA0">
          <w:rPr>
            <w:color w:val="000000" w:themeColor="text1"/>
          </w:rPr>
          <w:t>.</w:t>
        </w:r>
      </w:ins>
      <w:ins w:id="290" w:author="Parks, Robbie M" w:date="2018-06-19T23:48:00Z">
        <w:r w:rsidR="00783586">
          <w:rPr>
            <w:color w:val="000000" w:themeColor="text1"/>
          </w:rPr>
          <w:t xml:space="preserve"> </w:t>
        </w:r>
      </w:ins>
    </w:p>
    <w:p w14:paraId="753B7CF1" w14:textId="7DF338B5" w:rsidR="00843126" w:rsidRDefault="00843126" w:rsidP="004055C0">
      <w:pPr>
        <w:spacing w:line="480" w:lineRule="auto"/>
        <w:jc w:val="both"/>
        <w:rPr>
          <w:color w:val="000000" w:themeColor="text1"/>
        </w:rPr>
      </w:pPr>
      <w:ins w:id="291" w:author="Parks, Robbie M" w:date="2018-06-20T00:49:00Z">
        <w:r>
          <w:rPr>
            <w:color w:val="000000" w:themeColor="text1"/>
          </w:rPr>
          <w:t xml:space="preserve">The main disadvantage of this method is that it requires the </w:t>
        </w:r>
      </w:ins>
      <w:ins w:id="292" w:author="Parks, Robbie M" w:date="2018-06-20T00:50:00Z">
        <w:r>
          <w:rPr>
            <w:color w:val="000000" w:themeColor="text1"/>
          </w:rPr>
          <w:t>assumption</w:t>
        </w:r>
      </w:ins>
      <w:ins w:id="293" w:author="Parks, Robbie M" w:date="2018-06-20T00:49:00Z">
        <w:r>
          <w:rPr>
            <w:color w:val="000000" w:themeColor="text1"/>
          </w:rPr>
          <w:t xml:space="preserve"> </w:t>
        </w:r>
      </w:ins>
      <w:ins w:id="294" w:author="Parks, Robbie M" w:date="2018-06-20T00:50:00Z">
        <w:r>
          <w:rPr>
            <w:color w:val="000000" w:themeColor="text1"/>
          </w:rPr>
          <w:t xml:space="preserve">of stationary of the </w:t>
        </w:r>
        <w:r w:rsidR="00175269">
          <w:rPr>
            <w:color w:val="000000" w:themeColor="text1"/>
          </w:rPr>
          <w:t>time series, i.e.</w:t>
        </w:r>
        <w:r w:rsidR="001D5CBD">
          <w:rPr>
            <w:color w:val="000000" w:themeColor="text1"/>
          </w:rPr>
          <w:t xml:space="preserve"> that its period is</w:t>
        </w:r>
        <w:r w:rsidR="00175269">
          <w:rPr>
            <w:color w:val="000000" w:themeColor="text1"/>
          </w:rPr>
          <w:t xml:space="preserve"> constant throughout</w:t>
        </w:r>
        <w:r w:rsidR="005B0742">
          <w:rPr>
            <w:color w:val="000000" w:themeColor="text1"/>
          </w:rPr>
          <w:t>, and so is included only for comparison</w:t>
        </w:r>
      </w:ins>
      <w:ins w:id="295" w:author="Parks, Robbie M" w:date="2018-06-20T10:55:00Z">
        <w:r w:rsidR="009B5317">
          <w:rPr>
            <w:color w:val="000000" w:themeColor="text1"/>
          </w:rPr>
          <w:t>.</w:t>
        </w:r>
      </w:ins>
    </w:p>
    <w:p w14:paraId="47C75618" w14:textId="77777777" w:rsidR="00843126" w:rsidRDefault="00843126" w:rsidP="004055C0">
      <w:pPr>
        <w:spacing w:line="480" w:lineRule="auto"/>
        <w:jc w:val="both"/>
        <w:rPr>
          <w:color w:val="000000" w:themeColor="text1"/>
        </w:rPr>
      </w:pPr>
    </w:p>
    <w:p w14:paraId="39B8712D" w14:textId="74DA99A0" w:rsidR="0072545A" w:rsidRPr="009D46B7" w:rsidRDefault="00783586" w:rsidP="004055C0">
      <w:pPr>
        <w:spacing w:line="480" w:lineRule="auto"/>
        <w:jc w:val="both"/>
        <w:rPr>
          <w:color w:val="000000" w:themeColor="text1"/>
        </w:rPr>
      </w:pPr>
      <w:ins w:id="296" w:author="Parks, Robbie M" w:date="2018-06-19T23:48:00Z">
        <w:r>
          <w:rPr>
            <w:color w:val="000000" w:themeColor="text1"/>
          </w:rPr>
          <w:t xml:space="preserve">Results of this analysis are available in </w:t>
        </w:r>
      </w:ins>
      <w:ins w:id="297" w:author="Parks, Robbie M" w:date="2018-06-20T15:27:00Z">
        <w:r w:rsidR="00B57279">
          <w:rPr>
            <w:color w:val="000000" w:themeColor="text1"/>
          </w:rPr>
          <w:t>Supplementary</w:t>
        </w:r>
      </w:ins>
      <w:ins w:id="298" w:author="Parks, Robbie M" w:date="2018-06-19T23:48:00Z">
        <w:r>
          <w:rPr>
            <w:color w:val="000000" w:themeColor="text1"/>
          </w:rPr>
          <w:t xml:space="preserve"> Table </w:t>
        </w:r>
      </w:ins>
      <w:ins w:id="299" w:author="Parks, Robbie M" w:date="2018-06-20T10:55:00Z">
        <w:r w:rsidR="00B57279">
          <w:rPr>
            <w:color w:val="000000" w:themeColor="text1"/>
          </w:rPr>
          <w:t>2</w:t>
        </w:r>
      </w:ins>
      <w:ins w:id="300" w:author="Parks, Robbie M" w:date="2018-06-19T23:48:00Z">
        <w:r w:rsidR="005C7E19">
          <w:rPr>
            <w:color w:val="000000" w:themeColor="text1"/>
          </w:rPr>
          <w:t>.</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704ACF">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704ACF">
      <w:pPr>
        <w:widowControl w:val="0"/>
        <w:autoSpaceDE w:val="0"/>
        <w:autoSpaceDN w:val="0"/>
        <w:adjustRightInd w:val="0"/>
        <w:ind w:left="640" w:hanging="640"/>
        <w:jc w:val="both"/>
        <w:rPr>
          <w:b/>
          <w:color w:val="000000" w:themeColor="text1"/>
        </w:rPr>
      </w:pPr>
    </w:p>
    <w:p w14:paraId="58AB829D" w14:textId="7B429325" w:rsidR="00B27E5A" w:rsidRPr="00AC73A1" w:rsidRDefault="009D5B4B" w:rsidP="00B27E5A">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7E5A" w:rsidRPr="00AC73A1">
        <w:rPr>
          <w:rFonts w:eastAsia="Times New Roman"/>
          <w:noProof/>
        </w:rPr>
        <w:t xml:space="preserve">Basu, R. (2009). High ambient temperature and mortality: a review of epidemiologic studies from 2001 to 2008. </w:t>
      </w:r>
      <w:r w:rsidR="00B27E5A" w:rsidRPr="00AC73A1">
        <w:rPr>
          <w:rFonts w:eastAsia="Times New Roman"/>
          <w:i/>
          <w:iCs/>
          <w:noProof/>
        </w:rPr>
        <w:t>Environmental Health</w:t>
      </w:r>
      <w:r w:rsidR="00B27E5A" w:rsidRPr="00AC73A1">
        <w:rPr>
          <w:rFonts w:eastAsia="Times New Roman"/>
          <w:noProof/>
        </w:rPr>
        <w:t xml:space="preserve">, </w:t>
      </w:r>
      <w:r w:rsidR="00B27E5A" w:rsidRPr="00AC73A1">
        <w:rPr>
          <w:rFonts w:eastAsia="Times New Roman"/>
          <w:i/>
          <w:iCs/>
          <w:noProof/>
        </w:rPr>
        <w:t>8</w:t>
      </w:r>
      <w:r w:rsidR="00B27E5A" w:rsidRPr="00AC73A1">
        <w:rPr>
          <w:rFonts w:eastAsia="Times New Roman"/>
          <w:noProof/>
        </w:rPr>
        <w:t>(1), 40. https://doi.org/10.1186/1476-069X-8-40</w:t>
      </w:r>
    </w:p>
    <w:p w14:paraId="46BEB40D"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Basu, R., &amp; Samet, J. M. (2002). Relation between elevated ambient temperature and mortality: A review of the epidemiologic evidence. </w:t>
      </w:r>
      <w:r w:rsidRPr="00AC73A1">
        <w:rPr>
          <w:rFonts w:eastAsia="Times New Roman"/>
          <w:i/>
          <w:iCs/>
          <w:noProof/>
        </w:rPr>
        <w:t>Epidemiologic Reviews</w:t>
      </w:r>
      <w:r w:rsidRPr="00AC73A1">
        <w:rPr>
          <w:rFonts w:eastAsia="Times New Roman"/>
          <w:noProof/>
        </w:rPr>
        <w:t>. https://doi.org/10.1093/epirev/mxf007</w:t>
      </w:r>
    </w:p>
    <w:p w14:paraId="1D0E299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Bennett, J. E., Blangiardo, M., Fecht, D., Elliott, P., &amp; Ezzati, M. (2014). Vulnerability to the mortality effects of warm temperature in the districts of England and Wales. </w:t>
      </w:r>
      <w:r w:rsidRPr="00AC73A1">
        <w:rPr>
          <w:rFonts w:eastAsia="Times New Roman"/>
          <w:i/>
          <w:iCs/>
          <w:noProof/>
        </w:rPr>
        <w:t>Nature Climate Change</w:t>
      </w:r>
      <w:r w:rsidRPr="00AC73A1">
        <w:rPr>
          <w:rFonts w:eastAsia="Times New Roman"/>
          <w:noProof/>
        </w:rPr>
        <w:t xml:space="preserve">, </w:t>
      </w:r>
      <w:r w:rsidRPr="00AC73A1">
        <w:rPr>
          <w:rFonts w:eastAsia="Times New Roman"/>
          <w:i/>
          <w:iCs/>
          <w:noProof/>
        </w:rPr>
        <w:t>4</w:t>
      </w:r>
      <w:r w:rsidRPr="00AC73A1">
        <w:rPr>
          <w:rFonts w:eastAsia="Times New Roman"/>
          <w:noProof/>
        </w:rPr>
        <w:t>(4), 269–273. https://doi.org/10.1038/nclimate2123</w:t>
      </w:r>
    </w:p>
    <w:p w14:paraId="435E8203"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Bobb, J. F., Peng, R. D., Bell, M. L., &amp; Dominici, F. (2014). Heat-related mortality and adaptation to heat in the United States. </w:t>
      </w:r>
      <w:r w:rsidRPr="00AC73A1">
        <w:rPr>
          <w:rFonts w:eastAsia="Times New Roman"/>
          <w:i/>
          <w:iCs/>
          <w:noProof/>
        </w:rPr>
        <w:t>Environmental Health Perspectives</w:t>
      </w:r>
      <w:r w:rsidRPr="00AC73A1">
        <w:rPr>
          <w:rFonts w:eastAsia="Times New Roman"/>
          <w:noProof/>
        </w:rPr>
        <w:t xml:space="preserve">, </w:t>
      </w:r>
      <w:r w:rsidRPr="00AC73A1">
        <w:rPr>
          <w:rFonts w:eastAsia="Times New Roman"/>
          <w:i/>
          <w:iCs/>
          <w:noProof/>
        </w:rPr>
        <w:t>122</w:t>
      </w:r>
      <w:r w:rsidRPr="00AC73A1">
        <w:rPr>
          <w:rFonts w:eastAsia="Times New Roman"/>
          <w:noProof/>
        </w:rPr>
        <w:t>(8), 811–816. https://doi.org/10.1289/ehp.1307392</w:t>
      </w:r>
    </w:p>
    <w:p w14:paraId="1BAE861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Braga, A. L. F., Zanobetti, A., &amp; Schwartz, J. (2002). The effect of weather on respiratory and cardiovascular deaths in 12 U.S. cities. </w:t>
      </w:r>
      <w:r w:rsidRPr="00AC73A1">
        <w:rPr>
          <w:rFonts w:eastAsia="Times New Roman"/>
          <w:i/>
          <w:iCs/>
          <w:noProof/>
        </w:rPr>
        <w:t>Environmental Health Perspectives</w:t>
      </w:r>
      <w:r w:rsidRPr="00AC73A1">
        <w:rPr>
          <w:rFonts w:eastAsia="Times New Roman"/>
          <w:noProof/>
        </w:rPr>
        <w:t xml:space="preserve">, </w:t>
      </w:r>
      <w:r w:rsidRPr="00AC73A1">
        <w:rPr>
          <w:rFonts w:eastAsia="Times New Roman"/>
          <w:i/>
          <w:iCs/>
          <w:noProof/>
        </w:rPr>
        <w:t>110</w:t>
      </w:r>
      <w:r w:rsidRPr="00AC73A1">
        <w:rPr>
          <w:rFonts w:eastAsia="Times New Roman"/>
          <w:noProof/>
        </w:rPr>
        <w:t>(9), 859–863. https://doi.org/10.1289/ehp.02110859</w:t>
      </w:r>
    </w:p>
    <w:p w14:paraId="115B8B8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Campbell, A. (2017). Excess winter mortality in England and Wales: 2016 to 2017 (provisional) and 2015 to 2016 (final). </w:t>
      </w:r>
      <w:r w:rsidRPr="00AC73A1">
        <w:rPr>
          <w:rFonts w:eastAsia="Times New Roman"/>
          <w:i/>
          <w:iCs/>
          <w:noProof/>
        </w:rPr>
        <w:t>Statistical Bulletin, Office for National Statistics</w:t>
      </w:r>
      <w:r w:rsidRPr="00AC73A1">
        <w:rPr>
          <w:rFonts w:eastAsia="Times New Roman"/>
          <w:noProof/>
        </w:rPr>
        <w:t>.</w:t>
      </w:r>
    </w:p>
    <w:p w14:paraId="0005A6F3"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Carson, C., Hajat, S., Armstrong, B., &amp; Wilkinson, P. (2006). Declining vulnerability to temperature-related mortality in London over the 20th century. </w:t>
      </w:r>
      <w:r w:rsidRPr="00AC73A1">
        <w:rPr>
          <w:rFonts w:eastAsia="Times New Roman"/>
          <w:i/>
          <w:iCs/>
          <w:noProof/>
        </w:rPr>
        <w:t>American Journal of Epidemiology</w:t>
      </w:r>
      <w:r w:rsidRPr="00AC73A1">
        <w:rPr>
          <w:rFonts w:eastAsia="Times New Roman"/>
          <w:noProof/>
        </w:rPr>
        <w:t xml:space="preserve">, </w:t>
      </w:r>
      <w:r w:rsidRPr="00AC73A1">
        <w:rPr>
          <w:rFonts w:eastAsia="Times New Roman"/>
          <w:i/>
          <w:iCs/>
          <w:noProof/>
        </w:rPr>
        <w:t>164</w:t>
      </w:r>
      <w:r w:rsidRPr="00AC73A1">
        <w:rPr>
          <w:rFonts w:eastAsia="Times New Roman"/>
          <w:noProof/>
        </w:rPr>
        <w:t>(1), 77–84. https://doi.org/10.1093/aje/kwj147</w:t>
      </w:r>
    </w:p>
    <w:p w14:paraId="73E25C04"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Cazelles, B., Chavez, M., Berteaux, D., Ménard, F., Vik, J. O., Jenouvrier, S., &amp; Stenseth, N. C. (2008). Wavelet analysis of ecological time series. </w:t>
      </w:r>
      <w:r w:rsidRPr="00AC73A1">
        <w:rPr>
          <w:rFonts w:eastAsia="Times New Roman"/>
          <w:i/>
          <w:iCs/>
          <w:noProof/>
        </w:rPr>
        <w:t>Oecologia</w:t>
      </w:r>
      <w:r w:rsidRPr="00AC73A1">
        <w:rPr>
          <w:rFonts w:eastAsia="Times New Roman"/>
          <w:noProof/>
        </w:rPr>
        <w:t>. https://doi.org/10.1007/s00442-008-0993-2</w:t>
      </w:r>
    </w:p>
    <w:p w14:paraId="4DF0F7F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Davis, R. E., Knappenberger, P. C., Michaels, P. J., &amp; Novicoff, W. M. (2004). Seasonality of climate-human mortality relationships in US cities and impacts of climate change. </w:t>
      </w:r>
      <w:r w:rsidRPr="00AC73A1">
        <w:rPr>
          <w:rFonts w:eastAsia="Times New Roman"/>
          <w:i/>
          <w:iCs/>
          <w:noProof/>
        </w:rPr>
        <w:t>Climate Research</w:t>
      </w:r>
      <w:r w:rsidRPr="00AC73A1">
        <w:rPr>
          <w:rFonts w:eastAsia="Times New Roman"/>
          <w:noProof/>
        </w:rPr>
        <w:t xml:space="preserve">, </w:t>
      </w:r>
      <w:r w:rsidRPr="00AC73A1">
        <w:rPr>
          <w:rFonts w:eastAsia="Times New Roman"/>
          <w:i/>
          <w:iCs/>
          <w:noProof/>
        </w:rPr>
        <w:t>26</w:t>
      </w:r>
      <w:r w:rsidRPr="00AC73A1">
        <w:rPr>
          <w:rFonts w:eastAsia="Times New Roman"/>
          <w:noProof/>
        </w:rPr>
        <w:t>(1), 61–76. Retrieved from internal-pdf://32.0.35.211/paper.pdf</w:t>
      </w:r>
    </w:p>
    <w:p w14:paraId="3064D54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Dee, D. P., Uppala, S. M., Simmons, A. J., Berrisford, P., Poli, P., Kobayashi, S., … Vitart, F. (2011). The ERA-Interim reanalysis: configuration and performance of the data assimilation system. </w:t>
      </w:r>
      <w:r w:rsidRPr="00AC73A1">
        <w:rPr>
          <w:rFonts w:eastAsia="Times New Roman"/>
          <w:i/>
          <w:iCs/>
          <w:noProof/>
        </w:rPr>
        <w:t>Quarterly Journal of the Royal Meteorological Society</w:t>
      </w:r>
      <w:r w:rsidRPr="00AC73A1">
        <w:rPr>
          <w:rFonts w:eastAsia="Times New Roman"/>
          <w:noProof/>
        </w:rPr>
        <w:t xml:space="preserve">, </w:t>
      </w:r>
      <w:r w:rsidRPr="00AC73A1">
        <w:rPr>
          <w:rFonts w:eastAsia="Times New Roman"/>
          <w:i/>
          <w:iCs/>
          <w:noProof/>
        </w:rPr>
        <w:t>137</w:t>
      </w:r>
      <w:r w:rsidRPr="00AC73A1">
        <w:rPr>
          <w:rFonts w:eastAsia="Times New Roman"/>
          <w:noProof/>
        </w:rPr>
        <w:t>(656), 553–597. https://doi.org/10.1002/qj.828</w:t>
      </w:r>
    </w:p>
    <w:p w14:paraId="2757FBB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Feinstein, C. A. (2002). Seasonality of deaths in the U.S. by age and cause. </w:t>
      </w:r>
      <w:r w:rsidRPr="00AC73A1">
        <w:rPr>
          <w:rFonts w:eastAsia="Times New Roman"/>
          <w:i/>
          <w:iCs/>
          <w:noProof/>
        </w:rPr>
        <w:t>Demographic Research</w:t>
      </w:r>
      <w:r w:rsidRPr="00AC73A1">
        <w:rPr>
          <w:rFonts w:eastAsia="Times New Roman"/>
          <w:noProof/>
        </w:rPr>
        <w:t xml:space="preserve">, </w:t>
      </w:r>
      <w:r w:rsidRPr="00AC73A1">
        <w:rPr>
          <w:rFonts w:eastAsia="Times New Roman"/>
          <w:i/>
          <w:iCs/>
          <w:noProof/>
        </w:rPr>
        <w:t>6</w:t>
      </w:r>
      <w:r w:rsidRPr="00AC73A1">
        <w:rPr>
          <w:rFonts w:eastAsia="Times New Roman"/>
          <w:noProof/>
        </w:rPr>
        <w:t>, 469–486. https://doi.org/10.4054/DemRes.2002.6.17</w:t>
      </w:r>
    </w:p>
    <w:p w14:paraId="7561326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Ferreira Braga, A. L., Zanobetti, A., &amp; Schwartz, J. (2001). The time course of weather-related deaths. </w:t>
      </w:r>
      <w:r w:rsidRPr="00AC73A1">
        <w:rPr>
          <w:rFonts w:eastAsia="Times New Roman"/>
          <w:i/>
          <w:iCs/>
          <w:noProof/>
        </w:rPr>
        <w:t>Epidemiology</w:t>
      </w:r>
      <w:r w:rsidRPr="00AC73A1">
        <w:rPr>
          <w:rFonts w:eastAsia="Times New Roman"/>
          <w:noProof/>
        </w:rPr>
        <w:t xml:space="preserve">, </w:t>
      </w:r>
      <w:r w:rsidRPr="00AC73A1">
        <w:rPr>
          <w:rFonts w:eastAsia="Times New Roman"/>
          <w:i/>
          <w:iCs/>
          <w:noProof/>
        </w:rPr>
        <w:t>12</w:t>
      </w:r>
      <w:r w:rsidRPr="00AC73A1">
        <w:rPr>
          <w:rFonts w:eastAsia="Times New Roman"/>
          <w:noProof/>
        </w:rPr>
        <w:t>(6), 662–667. https://doi.org/10.1097/00001648-200111000-00014</w:t>
      </w:r>
    </w:p>
    <w:p w14:paraId="2CD8D60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Fowler, T., Southgate, R. J., Waite, T., Harrell, R., Kovats, S., Bone, A., … Murray, V. (2015). Excess winter deaths in Europe: A multi-country descriptive analysis. </w:t>
      </w:r>
      <w:r w:rsidRPr="00AC73A1">
        <w:rPr>
          <w:rFonts w:eastAsia="Times New Roman"/>
          <w:i/>
          <w:iCs/>
          <w:noProof/>
        </w:rPr>
        <w:t>European Journal of Public Health</w:t>
      </w:r>
      <w:r w:rsidRPr="00AC73A1">
        <w:rPr>
          <w:rFonts w:eastAsia="Times New Roman"/>
          <w:noProof/>
        </w:rPr>
        <w:t xml:space="preserve">, </w:t>
      </w:r>
      <w:r w:rsidRPr="00AC73A1">
        <w:rPr>
          <w:rFonts w:eastAsia="Times New Roman"/>
          <w:i/>
          <w:iCs/>
          <w:noProof/>
        </w:rPr>
        <w:t>25</w:t>
      </w:r>
      <w:r w:rsidRPr="00AC73A1">
        <w:rPr>
          <w:rFonts w:eastAsia="Times New Roman"/>
          <w:noProof/>
        </w:rPr>
        <w:t>(2), 339–345. https://doi.org/10.1093/eurpub/cku073</w:t>
      </w:r>
    </w:p>
    <w:p w14:paraId="15983871"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Gasparrini, A., Guo, Y., Hashizume, M., Lavigne, E., Zanobetti, A., Schwartz, J., … Armstrong, B. (2015). Mortality risk attributable to high and low ambient temperature: A multicountry observational study. </w:t>
      </w:r>
      <w:r w:rsidRPr="00AC73A1">
        <w:rPr>
          <w:rFonts w:eastAsia="Times New Roman"/>
          <w:i/>
          <w:iCs/>
          <w:noProof/>
        </w:rPr>
        <w:t>The Lancet</w:t>
      </w:r>
      <w:r w:rsidRPr="00AC73A1">
        <w:rPr>
          <w:rFonts w:eastAsia="Times New Roman"/>
          <w:noProof/>
        </w:rPr>
        <w:t xml:space="preserve">, </w:t>
      </w:r>
      <w:r w:rsidRPr="00AC73A1">
        <w:rPr>
          <w:rFonts w:eastAsia="Times New Roman"/>
          <w:i/>
          <w:iCs/>
          <w:noProof/>
        </w:rPr>
        <w:t>386</w:t>
      </w:r>
      <w:r w:rsidRPr="00AC73A1">
        <w:rPr>
          <w:rFonts w:eastAsia="Times New Roman"/>
          <w:noProof/>
        </w:rPr>
        <w:t>(9991), 369–375. https://doi.org/10.1016/S0140-6736(14)62114-0</w:t>
      </w:r>
    </w:p>
    <w:p w14:paraId="0BBA15B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Grenfell, B. T., Bjørnstad, O. N., &amp; Kappey, J. (2001). Travelling waves and spatial hierarchies in measles epidemics. </w:t>
      </w:r>
      <w:r w:rsidRPr="00AC73A1">
        <w:rPr>
          <w:rFonts w:eastAsia="Times New Roman"/>
          <w:i/>
          <w:iCs/>
          <w:noProof/>
        </w:rPr>
        <w:t>Nature</w:t>
      </w:r>
      <w:r w:rsidRPr="00AC73A1">
        <w:rPr>
          <w:rFonts w:eastAsia="Times New Roman"/>
          <w:noProof/>
        </w:rPr>
        <w:t xml:space="preserve">, </w:t>
      </w:r>
      <w:r w:rsidRPr="00AC73A1">
        <w:rPr>
          <w:rFonts w:eastAsia="Times New Roman"/>
          <w:i/>
          <w:iCs/>
          <w:noProof/>
        </w:rPr>
        <w:t>414</w:t>
      </w:r>
      <w:r w:rsidRPr="00AC73A1">
        <w:rPr>
          <w:rFonts w:eastAsia="Times New Roman"/>
          <w:noProof/>
        </w:rPr>
        <w:t>(6865), 716–723. https://doi.org/10.1038/414716a</w:t>
      </w:r>
    </w:p>
    <w:p w14:paraId="7CE04FC4"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Healy, J. D. (2003). Excess winter mortality in Europe: A cross country analysis identifying key risk factors. </w:t>
      </w:r>
      <w:r w:rsidRPr="00AC73A1">
        <w:rPr>
          <w:rFonts w:eastAsia="Times New Roman"/>
          <w:i/>
          <w:iCs/>
          <w:noProof/>
        </w:rPr>
        <w:t>Journal of Epidemiology and Community Health</w:t>
      </w:r>
      <w:r w:rsidRPr="00AC73A1">
        <w:rPr>
          <w:rFonts w:eastAsia="Times New Roman"/>
          <w:noProof/>
        </w:rPr>
        <w:t xml:space="preserve">, </w:t>
      </w:r>
      <w:r w:rsidRPr="00AC73A1">
        <w:rPr>
          <w:rFonts w:eastAsia="Times New Roman"/>
          <w:i/>
          <w:iCs/>
          <w:noProof/>
        </w:rPr>
        <w:t>57</w:t>
      </w:r>
      <w:r w:rsidRPr="00AC73A1">
        <w:rPr>
          <w:rFonts w:eastAsia="Times New Roman"/>
          <w:noProof/>
        </w:rPr>
        <w:t>(10), 784–789. https://doi.org/10.1136/jech.57.10.784</w:t>
      </w:r>
    </w:p>
    <w:p w14:paraId="4461122E"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lastRenderedPageBreak/>
        <w:t xml:space="preserve">Ingram, D. D., Parker, J. D., Schenker, N., Weed, J. A., Hamilton, B., Arias, E., &amp; Madans, J. H. (2003). United States Census 2000 population with bridged race categories. </w:t>
      </w:r>
      <w:r w:rsidRPr="00AC73A1">
        <w:rPr>
          <w:rFonts w:eastAsia="Times New Roman"/>
          <w:i/>
          <w:iCs/>
          <w:noProof/>
        </w:rPr>
        <w:t>Vital and Health Statistics. Series 2, Data Evaluation and Methods Research</w:t>
      </w:r>
      <w:r w:rsidRPr="00AC73A1">
        <w:rPr>
          <w:rFonts w:eastAsia="Times New Roman"/>
          <w:noProof/>
        </w:rPr>
        <w:t>, (135), 1–55. Retrieved from internal-pdf://103.99.132.94/paper.pdf</w:t>
      </w:r>
    </w:p>
    <w:p w14:paraId="5B0351D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Kalkstein, A. J. (2013). Regional Similarities in Seasonal Mortality across the United States: An Examination of 28 Metropolitan Statistical Areas. </w:t>
      </w:r>
      <w:r w:rsidRPr="00AC73A1">
        <w:rPr>
          <w:rFonts w:eastAsia="Times New Roman"/>
          <w:i/>
          <w:iCs/>
          <w:noProof/>
        </w:rPr>
        <w:t>PLoS ONE</w:t>
      </w:r>
      <w:r w:rsidRPr="00AC73A1">
        <w:rPr>
          <w:rFonts w:eastAsia="Times New Roman"/>
          <w:noProof/>
        </w:rPr>
        <w:t xml:space="preserve">, </w:t>
      </w:r>
      <w:r w:rsidRPr="00AC73A1">
        <w:rPr>
          <w:rFonts w:eastAsia="Times New Roman"/>
          <w:i/>
          <w:iCs/>
          <w:noProof/>
        </w:rPr>
        <w:t>8</w:t>
      </w:r>
      <w:r w:rsidRPr="00AC73A1">
        <w:rPr>
          <w:rFonts w:eastAsia="Times New Roman"/>
          <w:noProof/>
        </w:rPr>
        <w:t>(5). https://doi.org/10.1371/journal.pone.0063971</w:t>
      </w:r>
    </w:p>
    <w:p w14:paraId="29678AD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Karl, T. R., &amp; Koss, W. J. (1984). Regional and national monthly, seasonal, and annual temperature weighted by area, 1895-1983.</w:t>
      </w:r>
    </w:p>
    <w:p w14:paraId="0446E70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Kimberly Miller, A. A. (2013). Smart-Home Technologies to Assist Older People to Live Well at Home. </w:t>
      </w:r>
      <w:r w:rsidRPr="00AC73A1">
        <w:rPr>
          <w:rFonts w:eastAsia="Times New Roman"/>
          <w:i/>
          <w:iCs/>
          <w:noProof/>
        </w:rPr>
        <w:t>Journal of Aging Science</w:t>
      </w:r>
      <w:r w:rsidRPr="00AC73A1">
        <w:rPr>
          <w:rFonts w:eastAsia="Times New Roman"/>
          <w:noProof/>
        </w:rPr>
        <w:t xml:space="preserve">, </w:t>
      </w:r>
      <w:r w:rsidRPr="00AC73A1">
        <w:rPr>
          <w:rFonts w:eastAsia="Times New Roman"/>
          <w:i/>
          <w:iCs/>
          <w:noProof/>
        </w:rPr>
        <w:t>1</w:t>
      </w:r>
      <w:r w:rsidRPr="00AC73A1">
        <w:rPr>
          <w:rFonts w:eastAsia="Times New Roman"/>
          <w:noProof/>
        </w:rPr>
        <w:t>(1). https://doi.org/10.4172/2329-8847.1000101</w:t>
      </w:r>
    </w:p>
    <w:p w14:paraId="2F19A78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Kinney, P. L., Schwartz, J., Pascal, M., Petkova, E., Tertre, A. Le, Medina, S., &amp; Vautard, R. (2015). Winter season mortality: Will climate warming bring benefits? </w:t>
      </w:r>
      <w:r w:rsidRPr="00AC73A1">
        <w:rPr>
          <w:rFonts w:eastAsia="Times New Roman"/>
          <w:i/>
          <w:iCs/>
          <w:noProof/>
        </w:rPr>
        <w:t>Environmental Research Letters</w:t>
      </w:r>
      <w:r w:rsidRPr="00AC73A1">
        <w:rPr>
          <w:rFonts w:eastAsia="Times New Roman"/>
          <w:noProof/>
        </w:rPr>
        <w:t xml:space="preserve">, </w:t>
      </w:r>
      <w:r w:rsidRPr="00AC73A1">
        <w:rPr>
          <w:rFonts w:eastAsia="Times New Roman"/>
          <w:i/>
          <w:iCs/>
          <w:noProof/>
        </w:rPr>
        <w:t>10</w:t>
      </w:r>
      <w:r w:rsidRPr="00AC73A1">
        <w:rPr>
          <w:rFonts w:eastAsia="Times New Roman"/>
          <w:noProof/>
        </w:rPr>
        <w:t>(6). https://doi.org/10.1088/1748-9326/10/6/064016</w:t>
      </w:r>
    </w:p>
    <w:p w14:paraId="063B969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Langford, I. H., &amp; Bentham, G. (1995). The potential effects of climate change on winter mortality in England and Wales. </w:t>
      </w:r>
      <w:r w:rsidRPr="00AC73A1">
        <w:rPr>
          <w:rFonts w:eastAsia="Times New Roman"/>
          <w:i/>
          <w:iCs/>
          <w:noProof/>
        </w:rPr>
        <w:t>Int J Biometeorol</w:t>
      </w:r>
      <w:r w:rsidRPr="00AC73A1">
        <w:rPr>
          <w:rFonts w:eastAsia="Times New Roman"/>
          <w:noProof/>
        </w:rPr>
        <w:t xml:space="preserve">, </w:t>
      </w:r>
      <w:r w:rsidRPr="00AC73A1">
        <w:rPr>
          <w:rFonts w:eastAsia="Times New Roman"/>
          <w:i/>
          <w:iCs/>
          <w:noProof/>
        </w:rPr>
        <w:t>38</w:t>
      </w:r>
      <w:r w:rsidRPr="00AC73A1">
        <w:rPr>
          <w:rFonts w:eastAsia="Times New Roman"/>
          <w:noProof/>
        </w:rPr>
        <w:t>(3), 141–147. Retrieved from internal-pdf://189.27.88.183/art%253A10.1007%252FBF01208491.pdf</w:t>
      </w:r>
    </w:p>
    <w:p w14:paraId="370C13F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Lerchl, A. (1998). Changes in the seasonality of mortality in Germany from 1946 to 1995: the role of temperature. </w:t>
      </w:r>
      <w:r w:rsidRPr="00AC73A1">
        <w:rPr>
          <w:rFonts w:eastAsia="Times New Roman"/>
          <w:i/>
          <w:iCs/>
          <w:noProof/>
        </w:rPr>
        <w:t>International Journal of Biometeorology</w:t>
      </w:r>
      <w:r w:rsidRPr="00AC73A1">
        <w:rPr>
          <w:rFonts w:eastAsia="Times New Roman"/>
          <w:noProof/>
        </w:rPr>
        <w:t xml:space="preserve">, </w:t>
      </w:r>
      <w:r w:rsidRPr="00AC73A1">
        <w:rPr>
          <w:rFonts w:eastAsia="Times New Roman"/>
          <w:i/>
          <w:iCs/>
          <w:noProof/>
        </w:rPr>
        <w:t>42</w:t>
      </w:r>
      <w:r w:rsidRPr="00AC73A1">
        <w:rPr>
          <w:rFonts w:eastAsia="Times New Roman"/>
          <w:noProof/>
        </w:rPr>
        <w:t>(2), 84–88. https://doi.org/10.1007/s004840050089</w:t>
      </w:r>
    </w:p>
    <w:p w14:paraId="6565C12A"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MacDorman, M. F., &amp; Gregory, E. (2015). Fetal and Perinatal Mortality: United States, 2013. </w:t>
      </w:r>
      <w:r w:rsidRPr="00AC73A1">
        <w:rPr>
          <w:rFonts w:eastAsia="Times New Roman"/>
          <w:i/>
          <w:iCs/>
          <w:noProof/>
        </w:rPr>
        <w:t>National Vital Statistics Reports</w:t>
      </w:r>
      <w:r w:rsidRPr="00AC73A1">
        <w:rPr>
          <w:rFonts w:eastAsia="Times New Roman"/>
          <w:noProof/>
        </w:rPr>
        <w:t xml:space="preserve">, </w:t>
      </w:r>
      <w:r w:rsidRPr="00AC73A1">
        <w:rPr>
          <w:rFonts w:eastAsia="Times New Roman"/>
          <w:i/>
          <w:iCs/>
          <w:noProof/>
        </w:rPr>
        <w:t>64</w:t>
      </w:r>
      <w:r w:rsidRPr="00AC73A1">
        <w:rPr>
          <w:rFonts w:eastAsia="Times New Roman"/>
          <w:noProof/>
        </w:rPr>
        <w:t>(8), 1–24.</w:t>
      </w:r>
    </w:p>
    <w:p w14:paraId="0BB06671"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Mackenbach, J. P., Kunst, A. E., &amp; Looman, C. W. N. (1992). Seasonal variation in mortality in The Netherlands. </w:t>
      </w:r>
      <w:r w:rsidRPr="00AC73A1">
        <w:rPr>
          <w:rFonts w:eastAsia="Times New Roman"/>
          <w:i/>
          <w:iCs/>
          <w:noProof/>
        </w:rPr>
        <w:t>Journal of Epidemiology and Community Health</w:t>
      </w:r>
      <w:r w:rsidRPr="00AC73A1">
        <w:rPr>
          <w:rFonts w:eastAsia="Times New Roman"/>
          <w:noProof/>
        </w:rPr>
        <w:t xml:space="preserve">, </w:t>
      </w:r>
      <w:r w:rsidRPr="00AC73A1">
        <w:rPr>
          <w:rFonts w:eastAsia="Times New Roman"/>
          <w:i/>
          <w:iCs/>
          <w:noProof/>
        </w:rPr>
        <w:t>46</w:t>
      </w:r>
      <w:r w:rsidRPr="00AC73A1">
        <w:rPr>
          <w:rFonts w:eastAsia="Times New Roman"/>
          <w:noProof/>
        </w:rPr>
        <w:t>(3), 261–265. https://doi.org/10.1136/jech.46.3.261</w:t>
      </w:r>
    </w:p>
    <w:p w14:paraId="0956AC0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Martens, W. J. (1998). Climate change, thermal stress and mortality changes. </w:t>
      </w:r>
      <w:r w:rsidRPr="00AC73A1">
        <w:rPr>
          <w:rFonts w:eastAsia="Times New Roman"/>
          <w:i/>
          <w:iCs/>
          <w:noProof/>
        </w:rPr>
        <w:t>Soc Sci Med</w:t>
      </w:r>
      <w:r w:rsidRPr="00AC73A1">
        <w:rPr>
          <w:rFonts w:eastAsia="Times New Roman"/>
          <w:noProof/>
        </w:rPr>
        <w:t xml:space="preserve">, </w:t>
      </w:r>
      <w:r w:rsidRPr="00AC73A1">
        <w:rPr>
          <w:rFonts w:eastAsia="Times New Roman"/>
          <w:i/>
          <w:iCs/>
          <w:noProof/>
        </w:rPr>
        <w:t>46</w:t>
      </w:r>
      <w:r w:rsidRPr="00AC73A1">
        <w:rPr>
          <w:rFonts w:eastAsia="Times New Roman"/>
          <w:noProof/>
        </w:rPr>
        <w:t>(3), 331–344. Retrieved from internal-pdf://57.13.130.132/1-s2.0-S0277953697001627-main.pdf</w:t>
      </w:r>
    </w:p>
    <w:p w14:paraId="5D12847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McKee, C. M. (1989). Deaths in winter: Can Britain learn from Europe? </w:t>
      </w:r>
      <w:r w:rsidRPr="00AC73A1">
        <w:rPr>
          <w:rFonts w:eastAsia="Times New Roman"/>
          <w:i/>
          <w:iCs/>
          <w:noProof/>
        </w:rPr>
        <w:t>European Journal of Epidemiology</w:t>
      </w:r>
      <w:r w:rsidRPr="00AC73A1">
        <w:rPr>
          <w:rFonts w:eastAsia="Times New Roman"/>
          <w:noProof/>
        </w:rPr>
        <w:t xml:space="preserve">, </w:t>
      </w:r>
      <w:r w:rsidRPr="00AC73A1">
        <w:rPr>
          <w:rFonts w:eastAsia="Times New Roman"/>
          <w:i/>
          <w:iCs/>
          <w:noProof/>
        </w:rPr>
        <w:t>5</w:t>
      </w:r>
      <w:r w:rsidRPr="00AC73A1">
        <w:rPr>
          <w:rFonts w:eastAsia="Times New Roman"/>
          <w:noProof/>
        </w:rPr>
        <w:t>(2), 178–182. https://doi.org/10.1007/BF00156826</w:t>
      </w:r>
    </w:p>
    <w:p w14:paraId="2A71006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Medina-Ramón, M., &amp; Schwartz, J. (2007). Temperature, temperature extremes, and mortality: A study of acclimatisation and effect modification in 50 US cities. </w:t>
      </w:r>
      <w:r w:rsidRPr="00AC73A1">
        <w:rPr>
          <w:rFonts w:eastAsia="Times New Roman"/>
          <w:i/>
          <w:iCs/>
          <w:noProof/>
        </w:rPr>
        <w:t>Occupational and Environmental Medicine</w:t>
      </w:r>
      <w:r w:rsidRPr="00AC73A1">
        <w:rPr>
          <w:rFonts w:eastAsia="Times New Roman"/>
          <w:noProof/>
        </w:rPr>
        <w:t xml:space="preserve">, </w:t>
      </w:r>
      <w:r w:rsidRPr="00AC73A1">
        <w:rPr>
          <w:rFonts w:eastAsia="Times New Roman"/>
          <w:i/>
          <w:iCs/>
          <w:noProof/>
        </w:rPr>
        <w:t>64</w:t>
      </w:r>
      <w:r w:rsidRPr="00AC73A1">
        <w:rPr>
          <w:rFonts w:eastAsia="Times New Roman"/>
          <w:noProof/>
        </w:rPr>
        <w:t>(12), 827–833. https://doi.org/10.1136/oem.2007.033175</w:t>
      </w:r>
    </w:p>
    <w:p w14:paraId="4C2A5A1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Moy CM, Seltzer GO, Rodbell DT, &amp; A. D. (2002). Variability of El Nino/Southern Oscillation activity at millennial timescales during the Holocene epoch. </w:t>
      </w:r>
      <w:r w:rsidRPr="00AC73A1">
        <w:rPr>
          <w:rFonts w:eastAsia="Times New Roman"/>
          <w:i/>
          <w:iCs/>
          <w:noProof/>
        </w:rPr>
        <w:t>Nature</w:t>
      </w:r>
      <w:r w:rsidRPr="00AC73A1">
        <w:rPr>
          <w:rFonts w:eastAsia="Times New Roman"/>
          <w:noProof/>
        </w:rPr>
        <w:t xml:space="preserve">, </w:t>
      </w:r>
      <w:r w:rsidRPr="00AC73A1">
        <w:rPr>
          <w:rFonts w:eastAsia="Times New Roman"/>
          <w:i/>
          <w:iCs/>
          <w:noProof/>
        </w:rPr>
        <w:t>420</w:t>
      </w:r>
      <w:r w:rsidRPr="00AC73A1">
        <w:rPr>
          <w:rFonts w:eastAsia="Times New Roman"/>
          <w:noProof/>
        </w:rPr>
        <w:t>(November). https://doi.org/10.1038/nature01163.1.</w:t>
      </w:r>
    </w:p>
    <w:p w14:paraId="0FCE43C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National Highway Traffic Safety Administration. (2005). Trend and Pattern Analysis of Highway Crash Fatality By Month and Day. </w:t>
      </w:r>
      <w:r w:rsidRPr="00AC73A1">
        <w:rPr>
          <w:rFonts w:eastAsia="Times New Roman"/>
          <w:i/>
          <w:iCs/>
          <w:noProof/>
        </w:rPr>
        <w:t>National Center for Statistics and Analysis (NCHS)</w:t>
      </w:r>
      <w:r w:rsidRPr="00AC73A1">
        <w:rPr>
          <w:rFonts w:eastAsia="Times New Roman"/>
          <w:noProof/>
        </w:rPr>
        <w:t>, (March).</w:t>
      </w:r>
    </w:p>
    <w:p w14:paraId="770AD798"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Public Health England. (2017). The Cold Weather Plan for England. </w:t>
      </w:r>
      <w:r w:rsidRPr="00AC73A1">
        <w:rPr>
          <w:rFonts w:eastAsia="Times New Roman"/>
          <w:i/>
          <w:iCs/>
          <w:noProof/>
        </w:rPr>
        <w:t>Public Health England</w:t>
      </w:r>
      <w:r w:rsidRPr="00AC73A1">
        <w:rPr>
          <w:rFonts w:eastAsia="Times New Roman"/>
          <w:noProof/>
        </w:rPr>
        <w:t>, (October).</w:t>
      </w:r>
    </w:p>
    <w:p w14:paraId="75FDEC2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Rau, R. (2004). Seasonality in Human Mortality.  A Demographic Approach. </w:t>
      </w:r>
      <w:r w:rsidRPr="00AC73A1">
        <w:rPr>
          <w:rFonts w:eastAsia="Times New Roman"/>
          <w:i/>
          <w:iCs/>
          <w:noProof/>
        </w:rPr>
        <w:t>Wirtschafts- Und Sozialwissenschaftlichen Fakultät</w:t>
      </w:r>
      <w:r w:rsidRPr="00AC73A1">
        <w:rPr>
          <w:rFonts w:eastAsia="Times New Roman"/>
          <w:noProof/>
        </w:rPr>
        <w:t xml:space="preserve">, </w:t>
      </w:r>
      <w:r w:rsidRPr="00AC73A1">
        <w:rPr>
          <w:rFonts w:eastAsia="Times New Roman"/>
          <w:i/>
          <w:iCs/>
          <w:noProof/>
        </w:rPr>
        <w:t>PhD</w:t>
      </w:r>
      <w:r w:rsidRPr="00AC73A1">
        <w:rPr>
          <w:rFonts w:eastAsia="Times New Roman"/>
          <w:noProof/>
        </w:rPr>
        <w:t>, 361. https://doi.org/10.1007/978-3-540-44902-7</w:t>
      </w:r>
    </w:p>
    <w:p w14:paraId="2959CA2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Rau, R., Bohk-Ewald, C., Muszyńska, M. M., &amp; Vaupel, J. W. (2018). </w:t>
      </w:r>
      <w:r w:rsidRPr="00AC73A1">
        <w:rPr>
          <w:rFonts w:eastAsia="Times New Roman"/>
          <w:i/>
          <w:iCs/>
          <w:noProof/>
        </w:rPr>
        <w:t>Visualizing Mortality Dynamics in the Lexis Diagram</w:t>
      </w:r>
      <w:r w:rsidRPr="00AC73A1">
        <w:rPr>
          <w:rFonts w:eastAsia="Times New Roman"/>
          <w:noProof/>
        </w:rPr>
        <w:t>. https://doi.org/10.1007/978-3-319-64820-0</w:t>
      </w:r>
    </w:p>
    <w:p w14:paraId="74ADB566"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Rosenwaike, I. (1966). Seasonal Variation of Deaths in the United States, 1951–1960. </w:t>
      </w:r>
      <w:r w:rsidRPr="00AC73A1">
        <w:rPr>
          <w:rFonts w:eastAsia="Times New Roman"/>
          <w:i/>
          <w:iCs/>
          <w:noProof/>
        </w:rPr>
        <w:t>Journal of the American Statistical Association</w:t>
      </w:r>
      <w:r w:rsidRPr="00AC73A1">
        <w:rPr>
          <w:rFonts w:eastAsia="Times New Roman"/>
          <w:noProof/>
        </w:rPr>
        <w:t xml:space="preserve">, </w:t>
      </w:r>
      <w:r w:rsidRPr="00AC73A1">
        <w:rPr>
          <w:rFonts w:eastAsia="Times New Roman"/>
          <w:i/>
          <w:iCs/>
          <w:noProof/>
        </w:rPr>
        <w:t>61</w:t>
      </w:r>
      <w:r w:rsidRPr="00AC73A1">
        <w:rPr>
          <w:rFonts w:eastAsia="Times New Roman"/>
          <w:noProof/>
        </w:rPr>
        <w:t xml:space="preserve">(315), 706–719. </w:t>
      </w:r>
      <w:r w:rsidRPr="00AC73A1">
        <w:rPr>
          <w:rFonts w:eastAsia="Times New Roman"/>
          <w:noProof/>
        </w:rPr>
        <w:lastRenderedPageBreak/>
        <w:t>https://doi.org/10.1080/01621459.1966.10480899</w:t>
      </w:r>
    </w:p>
    <w:p w14:paraId="47150BD5"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Seretakis, D. (1997). Changing Seasonality of Mortality From Coronary Heart Disease. </w:t>
      </w:r>
      <w:r w:rsidRPr="00AC73A1">
        <w:rPr>
          <w:rFonts w:eastAsia="Times New Roman"/>
          <w:i/>
          <w:iCs/>
          <w:noProof/>
        </w:rPr>
        <w:t>JAMA: The Journal of the American Medical Association</w:t>
      </w:r>
      <w:r w:rsidRPr="00AC73A1">
        <w:rPr>
          <w:rFonts w:eastAsia="Times New Roman"/>
          <w:noProof/>
        </w:rPr>
        <w:t xml:space="preserve">, </w:t>
      </w:r>
      <w:r w:rsidRPr="00AC73A1">
        <w:rPr>
          <w:rFonts w:eastAsia="Times New Roman"/>
          <w:i/>
          <w:iCs/>
          <w:noProof/>
        </w:rPr>
        <w:t>278</w:t>
      </w:r>
      <w:r w:rsidRPr="00AC73A1">
        <w:rPr>
          <w:rFonts w:eastAsia="Times New Roman"/>
          <w:noProof/>
        </w:rPr>
        <w:t>(12), 1012. https://doi.org/10.1001/jama.1997.03550120072036</w:t>
      </w:r>
    </w:p>
    <w:p w14:paraId="0D73B4F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Sheridan, S. C., Kalkstein, A. J., &amp; Kalkstein, L. S. (2009). Trends in heat-related mortality in the United States, 1975-2004. </w:t>
      </w:r>
      <w:r w:rsidRPr="00AC73A1">
        <w:rPr>
          <w:rFonts w:eastAsia="Times New Roman"/>
          <w:i/>
          <w:iCs/>
          <w:noProof/>
        </w:rPr>
        <w:t>Natural Hazards</w:t>
      </w:r>
      <w:r w:rsidRPr="00AC73A1">
        <w:rPr>
          <w:rFonts w:eastAsia="Times New Roman"/>
          <w:noProof/>
        </w:rPr>
        <w:t xml:space="preserve">, </w:t>
      </w:r>
      <w:r w:rsidRPr="00AC73A1">
        <w:rPr>
          <w:rFonts w:eastAsia="Times New Roman"/>
          <w:i/>
          <w:iCs/>
          <w:noProof/>
        </w:rPr>
        <w:t>50</w:t>
      </w:r>
      <w:r w:rsidRPr="00AC73A1">
        <w:rPr>
          <w:rFonts w:eastAsia="Times New Roman"/>
          <w:noProof/>
        </w:rPr>
        <w:t>(1), 145–160. https://doi.org/10.1007/s11069-008-9327-2</w:t>
      </w:r>
    </w:p>
    <w:p w14:paraId="2AF10466" w14:textId="77777777" w:rsidR="00B27E5A" w:rsidRPr="00AC73A1" w:rsidRDefault="00B27E5A" w:rsidP="00B27E5A">
      <w:pPr>
        <w:widowControl w:val="0"/>
        <w:autoSpaceDE w:val="0"/>
        <w:autoSpaceDN w:val="0"/>
        <w:adjustRightInd w:val="0"/>
        <w:ind w:left="480" w:hanging="480"/>
        <w:rPr>
          <w:noProof/>
        </w:rPr>
      </w:pPr>
      <w:r w:rsidRPr="00AC73A1">
        <w:rPr>
          <w:rFonts w:eastAsia="Times New Roman"/>
          <w:noProof/>
        </w:rPr>
        <w:t xml:space="preserve">Simonsen, L., Reichert, T. A., Viboud, C., Blackwelder, W. C., Taylor, R. J., &amp; Miller, M. A. (2005). Impact of influenza vaccination on seasonal mortality in the US elderly population. </w:t>
      </w:r>
      <w:r w:rsidRPr="00AC73A1">
        <w:rPr>
          <w:rFonts w:eastAsia="Times New Roman"/>
          <w:i/>
          <w:iCs/>
          <w:noProof/>
        </w:rPr>
        <w:t>Archives of Internal Medicine</w:t>
      </w:r>
      <w:r w:rsidRPr="00AC73A1">
        <w:rPr>
          <w:rFonts w:eastAsia="Times New Roman"/>
          <w:noProof/>
        </w:rPr>
        <w:t xml:space="preserve">, </w:t>
      </w:r>
      <w:r w:rsidRPr="00AC73A1">
        <w:rPr>
          <w:rFonts w:eastAsia="Times New Roman"/>
          <w:i/>
          <w:iCs/>
          <w:noProof/>
        </w:rPr>
        <w:t>165</w:t>
      </w:r>
      <w:r w:rsidRPr="00AC73A1">
        <w:rPr>
          <w:rFonts w:eastAsia="Times New Roman"/>
          <w:noProof/>
        </w:rPr>
        <w:t>(3), 265–272. https://doi.org/10.1001/archinte.165.3.265</w:t>
      </w:r>
    </w:p>
    <w:p w14:paraId="47F9BFAE" w14:textId="01EDC126" w:rsidR="002C33D5" w:rsidRPr="00AC73A1" w:rsidRDefault="009D5B4B" w:rsidP="00B27E5A">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3D60320B"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w:t>
      </w:r>
      <w:ins w:id="301" w:author="Parks, Robbie M" w:date="2018-06-20T13:27:00Z">
        <w:r w:rsidR="004A0060">
          <w:rPr>
            <w:color w:val="000000" w:themeColor="text1"/>
          </w:rPr>
          <w:t xml:space="preserve">broad </w:t>
        </w:r>
      </w:ins>
      <w:r w:rsidR="00B51B1A" w:rsidRPr="00AC73A1">
        <w:rPr>
          <w:color w:val="000000" w:themeColor="text1"/>
        </w:rPr>
        <w:t xml:space="preserve">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ins w:id="302" w:author="Parks, Robbie M" w:date="2018-06-19T19:36:00Z">
        <w:r w:rsidR="007F5916">
          <w:rPr>
            <w:color w:val="000000" w:themeColor="text1"/>
          </w:rPr>
          <w:t>6</w:t>
        </w:r>
      </w:ins>
      <w:del w:id="303" w:author="Parks, Robbie M" w:date="2018-06-19T19:36:00Z">
        <w:r w:rsidRPr="00AC73A1" w:rsidDel="007F5916">
          <w:rPr>
            <w:color w:val="000000" w:themeColor="text1"/>
          </w:rPr>
          <w:delText>3</w:delText>
        </w:r>
      </w:del>
      <w:r w:rsidRPr="00AC73A1">
        <w:rPr>
          <w:color w:val="000000" w:themeColor="text1"/>
        </w:rPr>
        <w:t>, by age group</w:t>
      </w:r>
      <w:r w:rsidR="00D03948" w:rsidRPr="00AC73A1">
        <w:rPr>
          <w:color w:val="000000" w:themeColor="text1"/>
        </w:rPr>
        <w:t xml:space="preserve"> and cause of death</w:t>
      </w:r>
      <w:r w:rsidRPr="00AC73A1">
        <w:rPr>
          <w:color w:val="000000" w:themeColor="text1"/>
        </w:rPr>
        <w:t xml:space="preserve"> 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 with white contour lines indicating the 5% significance level against a white noise spectrum</w:t>
      </w:r>
      <w:r w:rsidR="00D03948" w:rsidRPr="00AC73A1">
        <w:rPr>
          <w:color w:val="000000" w:themeColor="text1"/>
        </w:rPr>
        <w:t xml:space="preserve"> (the same age groups would remain </w:t>
      </w:r>
      <w:del w:id="304" w:author="Parks, Robbie M" w:date="2018-06-20T11:39:00Z">
        <w:r w:rsidR="00D03948" w:rsidRPr="00AC73A1" w:rsidDel="0014242B">
          <w:rPr>
            <w:color w:val="000000" w:themeColor="text1"/>
          </w:rPr>
          <w:delText xml:space="preserve">significant </w:delText>
        </w:r>
      </w:del>
      <w:r w:rsidR="00D03948" w:rsidRPr="00AC73A1">
        <w:rPr>
          <w:color w:val="000000" w:themeColor="text1"/>
        </w:rPr>
        <w:t>if significance had been measured against a red noise spectrum)</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AB7395" w:rsidRPr="00AC73A1">
        <w:rPr>
          <w:b/>
          <w:color w:val="000000" w:themeColor="text1"/>
        </w:rPr>
        <w:br w:type="page"/>
      </w:r>
    </w:p>
    <w:p w14:paraId="1E990617" w14:textId="40684599"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w:t>
      </w:r>
      <w:ins w:id="305" w:author="Parks, Robbie M" w:date="2018-06-20T13:28:00Z">
        <w:r w:rsidR="004350FA">
          <w:rPr>
            <w:color w:val="000000" w:themeColor="text1"/>
          </w:rPr>
          <w:t xml:space="preserve">broad </w:t>
        </w:r>
      </w:ins>
      <w:r w:rsidR="00DD1C1B" w:rsidRPr="00AC73A1">
        <w:rPr>
          <w:color w:val="000000" w:themeColor="text1"/>
        </w:rPr>
        <w:t>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ins w:id="306" w:author="Parks, Robbie M" w:date="2018-06-19T19:36:00Z">
        <w:r w:rsidR="007F5916">
          <w:rPr>
            <w:color w:val="000000" w:themeColor="text1"/>
          </w:rPr>
          <w:t>6</w:t>
        </w:r>
      </w:ins>
      <w:del w:id="307" w:author="Parks, Robbie M" w:date="2018-06-19T19:36:00Z">
        <w:r w:rsidR="004D2BCA" w:rsidRPr="00AC73A1" w:rsidDel="007F5916">
          <w:rPr>
            <w:color w:val="000000" w:themeColor="text1"/>
          </w:rPr>
          <w:delText>3</w:delText>
        </w:r>
      </w:del>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del w:id="308" w:author="Parks, Robbie M" w:date="2018-06-20T13:28:00Z">
        <w:r w:rsidR="004D2BCA" w:rsidRPr="00AC73A1" w:rsidDel="00480AE7">
          <w:rPr>
            <w:color w:val="000000" w:themeColor="text1"/>
          </w:rPr>
          <w:delText>95% confidence interval</w:delText>
        </w:r>
      </w:del>
      <w:ins w:id="309" w:author="Parks, Robbie M" w:date="2018-06-20T13:28:00Z">
        <w:r w:rsidR="00480AE7">
          <w:rPr>
            <w:color w:val="000000" w:themeColor="text1"/>
          </w:rPr>
          <w:t>variance</w:t>
        </w:r>
      </w:ins>
      <w:r w:rsidRPr="00AC73A1">
        <w:rPr>
          <w:color w:val="000000" w:themeColor="text1"/>
        </w:rPr>
        <w:t xml:space="preserve">. </w:t>
      </w:r>
      <w:del w:id="310" w:author="Parks, Robbie M" w:date="2018-06-19T23:51:00Z">
        <w:r w:rsidRPr="00AC73A1" w:rsidDel="0010072E">
          <w:rPr>
            <w:color w:val="000000" w:themeColor="text1"/>
          </w:rPr>
          <w:delText>Only age-sex groups with statistically significant 12-month seasonality are included.</w:delText>
        </w:r>
      </w:del>
      <w:r w:rsidR="00AB7395" w:rsidRPr="00AC73A1">
        <w:rPr>
          <w:b/>
          <w:color w:val="000000" w:themeColor="text1"/>
        </w:rPr>
        <w:br w:type="page"/>
      </w:r>
    </w:p>
    <w:p w14:paraId="6C0EFD26" w14:textId="02481922"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ins w:id="311" w:author="Parks, Robbie M" w:date="2018-06-20T13:30:00Z">
        <w:r w:rsidR="00BD02E6">
          <w:rPr>
            <w:color w:val="000000" w:themeColor="text1"/>
          </w:rPr>
          <w:t xml:space="preserve"> for all-cause and broad causes of death</w:t>
        </w:r>
      </w:ins>
      <w:r w:rsidR="009B509E" w:rsidRPr="00AC73A1">
        <w:rPr>
          <w:color w:val="000000" w:themeColor="text1"/>
        </w:rPr>
        <w:t xml:space="preserve"> in 201</w:t>
      </w:r>
      <w:ins w:id="312" w:author="Parks, Robbie M" w:date="2018-06-19T19:36:00Z">
        <w:r w:rsidR="007F5916">
          <w:rPr>
            <w:color w:val="000000" w:themeColor="text1"/>
          </w:rPr>
          <w:t>6</w:t>
        </w:r>
      </w:ins>
      <w:del w:id="313" w:author="Parks, Robbie M" w:date="2018-06-19T19:36:00Z">
        <w:r w:rsidR="009B509E" w:rsidRPr="00AC73A1" w:rsidDel="007F5916">
          <w:rPr>
            <w:color w:val="000000" w:themeColor="text1"/>
          </w:rPr>
          <w:delText>3</w:delText>
        </w:r>
      </w:del>
      <w:r w:rsidR="009B509E" w:rsidRPr="00AC73A1">
        <w:rPr>
          <w:color w:val="000000" w:themeColor="text1"/>
        </w:rPr>
        <w:t xml:space="preserve"> versus 1980</w:t>
      </w:r>
      <w:r w:rsidRPr="00AC73A1">
        <w:rPr>
          <w:color w:val="000000" w:themeColor="text1"/>
        </w:rPr>
        <w:t xml:space="preserve"> by sex and age group. </w:t>
      </w:r>
      <w:del w:id="314" w:author="Parks, Robbie M" w:date="2018-06-19T23:51:00Z">
        <w:r w:rsidR="00DD1C1B" w:rsidRPr="00AC73A1" w:rsidDel="005C0A96">
          <w:rPr>
            <w:color w:val="000000" w:themeColor="text1"/>
          </w:rPr>
          <w:delText xml:space="preserve">Only age-sex groups with statistically significant 12-month seasonality are included. </w:delText>
        </w:r>
      </w:del>
      <w:r w:rsidRPr="00AC73A1">
        <w:rPr>
          <w:color w:val="000000" w:themeColor="text1"/>
        </w:rPr>
        <w:t xml:space="preserve">Age-sex groups with a </w:t>
      </w:r>
      <w:del w:id="315" w:author="Parks, Robbie M" w:date="2018-06-20T11:38:00Z">
        <w:r w:rsidRPr="00AC73A1" w:rsidDel="00E23198">
          <w:rPr>
            <w:color w:val="000000" w:themeColor="text1"/>
          </w:rPr>
          <w:delText xml:space="preserve">statistically significant change at the </w:delText>
        </w:r>
      </w:del>
      <w:ins w:id="316" w:author="Parks, Robbie M" w:date="2018-06-20T11:38:00Z">
        <w:r w:rsidR="00E23198">
          <w:rPr>
            <w:color w:val="000000" w:themeColor="text1"/>
          </w:rPr>
          <w:t xml:space="preserve">p-value less than </w:t>
        </w:r>
      </w:ins>
      <w:del w:id="317" w:author="Parks, Robbie M" w:date="2018-06-20T11:38:00Z">
        <w:r w:rsidRPr="00AC73A1" w:rsidDel="00E23198">
          <w:rPr>
            <w:color w:val="000000" w:themeColor="text1"/>
          </w:rPr>
          <w:delText>5% level</w:delText>
        </w:r>
      </w:del>
      <w:ins w:id="318" w:author="Parks, Robbie M" w:date="2018-06-20T11:38:00Z">
        <w:r w:rsidR="00E23198">
          <w:rPr>
            <w:color w:val="000000" w:themeColor="text1"/>
          </w:rPr>
          <w:t>0.05</w:t>
        </w:r>
      </w:ins>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r w:rsidR="00AB7395" w:rsidRPr="00AC73A1">
        <w:rPr>
          <w:b/>
          <w:color w:val="000000" w:themeColor="text1"/>
        </w:rPr>
        <w:br w:type="page"/>
      </w:r>
    </w:p>
    <w:p w14:paraId="163DABAC" w14:textId="67D24838"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ins w:id="319" w:author="Parks, Robbie M" w:date="2018-06-19T19:36:00Z">
        <w:r w:rsidR="007F5916">
          <w:rPr>
            <w:color w:val="000000" w:themeColor="text1"/>
          </w:rPr>
          <w:t>6</w:t>
        </w:r>
      </w:ins>
      <w:del w:id="320" w:author="Parks, Robbie M" w:date="2018-06-19T19:36:00Z">
        <w:r w:rsidRPr="00AC73A1" w:rsidDel="007F5916">
          <w:rPr>
            <w:color w:val="000000" w:themeColor="text1"/>
          </w:rPr>
          <w:delText>3</w:delText>
        </w:r>
      </w:del>
      <w:r w:rsidRPr="00AC73A1">
        <w:rPr>
          <w:color w:val="000000" w:themeColor="text1"/>
        </w:rPr>
        <w:t xml:space="preserve">. </w:t>
      </w:r>
      <w:del w:id="321" w:author="Parks, Robbie M" w:date="2018-06-19T23:51:00Z">
        <w:r w:rsidRPr="00AC73A1" w:rsidDel="005C0A96">
          <w:rPr>
            <w:color w:val="000000" w:themeColor="text1"/>
          </w:rPr>
          <w:delText xml:space="preserve">Only age-sex groups with significant 12-month seasonality in the national analysis are included. </w:delText>
        </w:r>
      </w:del>
      <w:r w:rsidRPr="00AC73A1">
        <w:rPr>
          <w:color w:val="000000" w:themeColor="text1"/>
        </w:rPr>
        <w:t>Average temperatures (in degrees Celsius) are included in white for the corresponding month of maximum and minimum mortality for each climate region.</w:t>
      </w:r>
      <w:r w:rsidR="00325E17" w:rsidRPr="00AC73A1">
        <w:rPr>
          <w:color w:val="000000" w:themeColor="text1"/>
        </w:rPr>
        <w:t xml:space="preserve"> </w:t>
      </w:r>
      <w:r w:rsidR="00D257CC" w:rsidRPr="00AC73A1">
        <w:rPr>
          <w:color w:val="000000" w:themeColor="text1"/>
        </w:rPr>
        <w:t xml:space="preserve">See Supplementary Figure </w:t>
      </w:r>
      <w:r w:rsidR="00FA2B3B" w:rsidRPr="00AC73A1">
        <w:rPr>
          <w:color w:val="000000" w:themeColor="text1"/>
        </w:rPr>
        <w:t>1</w:t>
      </w:r>
      <w:r w:rsidR="0053237F" w:rsidRPr="00AC73A1">
        <w:rPr>
          <w:color w:val="000000" w:themeColor="text1"/>
        </w:rPr>
        <w:t xml:space="preserve"> for results by cause of death.</w:t>
      </w:r>
      <w:r w:rsidR="00AB7395" w:rsidRPr="00AC73A1">
        <w:rPr>
          <w:b/>
          <w:color w:val="000000" w:themeColor="text1"/>
        </w:rPr>
        <w:br w:type="page"/>
      </w:r>
    </w:p>
    <w:p w14:paraId="19D0BFBE" w14:textId="3A338CBE" w:rsidR="004A0060" w:rsidRDefault="0036381E" w:rsidP="00A24BBA">
      <w:pPr>
        <w:spacing w:line="480" w:lineRule="auto"/>
        <w:jc w:val="both"/>
        <w:outlineLvl w:val="0"/>
        <w:rPr>
          <w:ins w:id="322"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ins w:id="323" w:author="Parks, Robbie M" w:date="2018-06-20T15:37:00Z">
        <w:r w:rsidR="00265FE4">
          <w:rPr>
            <w:color w:val="000000" w:themeColor="text1"/>
          </w:rPr>
          <w:t xml:space="preserve"> all-cause</w:t>
        </w:r>
      </w:ins>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ins w:id="324" w:author="Parks, Robbie M" w:date="2018-06-19T19:36:00Z">
        <w:r w:rsidR="007F5916">
          <w:rPr>
            <w:color w:val="000000" w:themeColor="text1"/>
          </w:rPr>
          <w:t>6</w:t>
        </w:r>
      </w:ins>
      <w:del w:id="325" w:author="Parks, Robbie M" w:date="2018-06-19T19:36:00Z">
        <w:r w:rsidRPr="00AC73A1" w:rsidDel="007F5916">
          <w:rPr>
            <w:color w:val="000000" w:themeColor="text1"/>
          </w:rPr>
          <w:delText>3</w:delText>
        </w:r>
      </w:del>
      <w:r w:rsidRPr="00AC73A1">
        <w:rPr>
          <w:color w:val="000000" w:themeColor="text1"/>
        </w:rPr>
        <w:t xml:space="preserve">. </w:t>
      </w:r>
    </w:p>
    <w:p w14:paraId="3C325011" w14:textId="77777777" w:rsidR="004A0060" w:rsidRDefault="004A0060">
      <w:pPr>
        <w:rPr>
          <w:ins w:id="326" w:author="Parks, Robbie M" w:date="2018-06-20T13:26:00Z"/>
          <w:color w:val="000000" w:themeColor="text1"/>
        </w:rPr>
      </w:pPr>
      <w:ins w:id="327" w:author="Parks, Robbie M" w:date="2018-06-20T13:26:00Z">
        <w:r>
          <w:rPr>
            <w:color w:val="000000" w:themeColor="text1"/>
          </w:rPr>
          <w:br w:type="page"/>
        </w:r>
      </w:ins>
    </w:p>
    <w:p w14:paraId="448A4DE3" w14:textId="3FA947BA" w:rsidR="00AB7395" w:rsidRPr="00AC73A1" w:rsidDel="00B06547" w:rsidRDefault="00AB7395" w:rsidP="00A24BBA">
      <w:pPr>
        <w:spacing w:line="480" w:lineRule="auto"/>
        <w:jc w:val="both"/>
        <w:outlineLvl w:val="0"/>
        <w:rPr>
          <w:del w:id="328" w:author="Parks, Robbie M" w:date="2018-06-20T15:46:00Z"/>
          <w:color w:val="000000" w:themeColor="text1"/>
        </w:rPr>
      </w:pPr>
      <w:del w:id="329" w:author="Parks, Robbie M" w:date="2018-06-20T15:46:00Z">
        <w:r w:rsidRPr="00AC73A1" w:rsidDel="00B06547">
          <w:rPr>
            <w:b/>
          </w:rPr>
          <w:lastRenderedPageBreak/>
          <w:br w:type="page"/>
        </w:r>
      </w:del>
    </w:p>
    <w:p w14:paraId="2EB1E934" w14:textId="48138505" w:rsidR="00A95645" w:rsidRPr="00AC73A1" w:rsidRDefault="00641FFF" w:rsidP="00265FE4">
      <w:pPr>
        <w:spacing w:line="480" w:lineRule="auto"/>
        <w:jc w:val="both"/>
        <w:outlineLvl w:val="0"/>
        <w:rPr>
          <w:ins w:id="330" w:author="Parks, Robbie M" w:date="2018-06-19T17:04:00Z"/>
          <w:color w:val="000000" w:themeColor="text1"/>
        </w:rPr>
        <w:pPrChange w:id="331" w:author="Parks, Robbie M" w:date="2018-06-20T15:37:00Z">
          <w:pPr>
            <w:spacing w:line="480" w:lineRule="auto"/>
            <w:jc w:val="both"/>
          </w:pPr>
        </w:pPrChange>
      </w:pPr>
      <w:del w:id="332" w:author="Parks, Robbie M" w:date="2018-06-20T15:46:00Z">
        <w:r w:rsidRPr="00AC73A1" w:rsidDel="00B06547">
          <w:rPr>
            <w:b/>
          </w:rPr>
          <w:delText xml:space="preserve">Supplementary Figure </w:delText>
        </w:r>
      </w:del>
      <w:del w:id="333" w:author="Parks, Robbie M" w:date="2018-06-20T13:19:00Z">
        <w:r w:rsidR="004B374F" w:rsidRPr="00AC73A1" w:rsidDel="00EF1E22">
          <w:rPr>
            <w:b/>
          </w:rPr>
          <w:delText>1</w:delText>
        </w:r>
      </w:del>
      <w:del w:id="334" w:author="Parks, Robbie M" w:date="2018-06-20T15:46:00Z">
        <w:r w:rsidR="0053237F" w:rsidRPr="00AC73A1" w:rsidDel="00B06547">
          <w:rPr>
            <w:b/>
          </w:rPr>
          <w:delText xml:space="preserve">: </w:delText>
        </w:r>
        <w:r w:rsidR="0053237F" w:rsidRPr="00AC73A1" w:rsidDel="00B06547">
          <w:rPr>
            <w:color w:val="000000" w:themeColor="text1"/>
          </w:rPr>
          <w:delText>Mean timing of (A) maximum and (B) minimum cause-specific mortality, by climate region, sex and age group for 1980-201</w:delText>
        </w:r>
      </w:del>
      <w:del w:id="335" w:author="Parks, Robbie M" w:date="2018-06-19T19:36:00Z">
        <w:r w:rsidR="0053237F" w:rsidRPr="00AC73A1" w:rsidDel="007F5916">
          <w:rPr>
            <w:color w:val="000000" w:themeColor="text1"/>
          </w:rPr>
          <w:delText>3</w:delText>
        </w:r>
      </w:del>
      <w:del w:id="336" w:author="Parks, Robbie M" w:date="2018-06-20T15:46:00Z">
        <w:r w:rsidR="0053237F" w:rsidRPr="00AC73A1" w:rsidDel="00B06547">
          <w:rPr>
            <w:color w:val="000000" w:themeColor="text1"/>
          </w:rPr>
          <w:delText xml:space="preserve">. </w:delText>
        </w:r>
      </w:del>
      <w:del w:id="337" w:author="Parks, Robbie M" w:date="2018-06-19T23:52:00Z">
        <w:r w:rsidR="0053237F" w:rsidRPr="00AC73A1" w:rsidDel="00123104">
          <w:rPr>
            <w:color w:val="000000" w:themeColor="text1"/>
          </w:rPr>
          <w:delText xml:space="preserve">Only age-sex groups with significant 12-month seasonality in the national analysis are included. </w:delText>
        </w:r>
      </w:del>
      <w:del w:id="338" w:author="Parks, Robbie M" w:date="2018-06-20T15:46:00Z">
        <w:r w:rsidR="0053237F" w:rsidRPr="00AC73A1" w:rsidDel="00B06547">
          <w:rPr>
            <w:color w:val="000000" w:themeColor="text1"/>
          </w:rPr>
          <w:delText>Average temperatures (in degrees Celsius) are included in white for the corresponding month of maximum and</w:delText>
        </w:r>
        <w:r w:rsidR="00D038DF" w:rsidRPr="00AC73A1" w:rsidDel="00B06547">
          <w:rPr>
            <w:color w:val="000000" w:themeColor="text1"/>
          </w:rPr>
          <w:delText xml:space="preserve"> mortality for each climate region.</w:delText>
        </w:r>
      </w:del>
      <w:ins w:id="339" w:author="Parks, Robbie M" w:date="2018-06-20T15:37:00Z">
        <w:r w:rsidR="00A958FE" w:rsidRPr="00AC73A1">
          <w:rPr>
            <w:b/>
          </w:rPr>
          <w:t xml:space="preserve">Supplementary Figure </w:t>
        </w:r>
        <w:r w:rsidR="00A958FE">
          <w:rPr>
            <w:b/>
            <w:color w:val="000000" w:themeColor="text1"/>
          </w:rPr>
          <w:t>5</w:t>
        </w:r>
        <w:r w:rsidR="00265FE4" w:rsidRPr="00AC73A1">
          <w:rPr>
            <w:b/>
            <w:color w:val="000000" w:themeColor="text1"/>
          </w:rPr>
          <w:t>:</w:t>
        </w:r>
        <w:r w:rsidR="00265FE4" w:rsidRPr="00AC73A1">
          <w:rPr>
            <w:color w:val="000000" w:themeColor="text1"/>
          </w:rPr>
          <w:t xml:space="preserve"> The relationship between percent difference death rates </w:t>
        </w:r>
        <w:r w:rsidR="000341A7">
          <w:rPr>
            <w:color w:val="000000" w:themeColor="text1"/>
          </w:rPr>
          <w:t xml:space="preserve">of broad causes of death </w:t>
        </w:r>
        <w:r w:rsidR="00265FE4" w:rsidRPr="00AC73A1">
          <w:rPr>
            <w:color w:val="000000" w:themeColor="text1"/>
          </w:rPr>
          <w:t>and temperature difference between months with maximum and minimum mortality across climate regions, by sex and age group in 201</w:t>
        </w:r>
        <w:r w:rsidR="00265FE4">
          <w:rPr>
            <w:color w:val="000000" w:themeColor="text1"/>
          </w:rPr>
          <w:t>6</w:t>
        </w:r>
        <w:r w:rsidR="00265FE4" w:rsidRPr="00AC73A1">
          <w:rPr>
            <w:color w:val="000000" w:themeColor="text1"/>
          </w:rPr>
          <w:t xml:space="preserve">. </w:t>
        </w:r>
      </w:ins>
    </w:p>
    <w:p w14:paraId="008B4A63" w14:textId="77777777" w:rsidR="00A95645" w:rsidRPr="00AC73A1" w:rsidRDefault="00A95645">
      <w:pPr>
        <w:rPr>
          <w:ins w:id="340" w:author="Parks, Robbie M" w:date="2018-06-19T17:04:00Z"/>
          <w:color w:val="000000" w:themeColor="text1"/>
        </w:rPr>
      </w:pPr>
      <w:ins w:id="341" w:author="Parks, Robbie M" w:date="2018-06-19T17:04:00Z">
        <w:r w:rsidRPr="00AC73A1">
          <w:rPr>
            <w:color w:val="000000" w:themeColor="text1"/>
          </w:rPr>
          <w:br w:type="page"/>
        </w:r>
      </w:ins>
    </w:p>
    <w:p w14:paraId="273C103A" w14:textId="63651500" w:rsidR="00E32D18" w:rsidRPr="00AC73A1" w:rsidRDefault="00A95645" w:rsidP="00910AF9">
      <w:pPr>
        <w:spacing w:line="480" w:lineRule="auto"/>
        <w:jc w:val="both"/>
        <w:rPr>
          <w:ins w:id="342" w:author="Parks, Robbie M" w:date="2018-06-19T17:05:00Z"/>
          <w:b/>
          <w:color w:val="000000" w:themeColor="text1"/>
        </w:rPr>
      </w:pPr>
      <w:ins w:id="343" w:author="Parks, Robbie M" w:date="2018-06-19T17:04:00Z">
        <w:r w:rsidRPr="00AC73A1">
          <w:rPr>
            <w:b/>
            <w:color w:val="000000" w:themeColor="text1"/>
          </w:rPr>
          <w:lastRenderedPageBreak/>
          <w:t>Table 1:</w:t>
        </w:r>
      </w:ins>
      <w:ins w:id="344" w:author="Parks, Robbie M" w:date="2018-06-19T17:05:00Z">
        <w:r w:rsidR="00E32D18" w:rsidRPr="00AC73A1">
          <w:rPr>
            <w:b/>
            <w:color w:val="000000" w:themeColor="text1"/>
          </w:rPr>
          <w:t xml:space="preserve"> </w:t>
        </w:r>
      </w:ins>
      <w:ins w:id="345" w:author="Parks, Robbie M" w:date="2018-06-19T17:06:00Z">
        <w:r w:rsidR="00182928" w:rsidRPr="00AC73A1">
          <w:rPr>
            <w:color w:val="000000" w:themeColor="text1"/>
          </w:rPr>
          <w:t>Total number of deaths</w:t>
        </w:r>
      </w:ins>
      <w:ins w:id="346" w:author="Parks, Robbie M" w:date="2018-06-19T17:23:00Z">
        <w:r w:rsidR="00182928" w:rsidRPr="00AC73A1">
          <w:rPr>
            <w:color w:val="000000" w:themeColor="text1"/>
          </w:rPr>
          <w:t>,</w:t>
        </w:r>
      </w:ins>
      <w:ins w:id="347" w:author="Parks, Robbie M" w:date="2018-06-19T17:06:00Z">
        <w:r w:rsidR="00182928" w:rsidRPr="00AC73A1">
          <w:rPr>
            <w:color w:val="000000" w:themeColor="text1"/>
          </w:rPr>
          <w:t xml:space="preserve"> by cause of death </w:t>
        </w:r>
      </w:ins>
      <w:ins w:id="348" w:author="Parks, Robbie M" w:date="2018-06-19T17:23:00Z">
        <w:r w:rsidR="00182928" w:rsidRPr="00AC73A1">
          <w:rPr>
            <w:color w:val="000000" w:themeColor="text1"/>
          </w:rPr>
          <w:t>and</w:t>
        </w:r>
      </w:ins>
      <w:ins w:id="349" w:author="Parks, Robbie M" w:date="2018-06-19T17:06:00Z">
        <w:r w:rsidR="00162EC4" w:rsidRPr="00AC73A1">
          <w:rPr>
            <w:color w:val="000000" w:themeColor="text1"/>
          </w:rPr>
          <w:t xml:space="preserve"> sex</w:t>
        </w:r>
      </w:ins>
      <w:ins w:id="350" w:author="Parks, Robbie M" w:date="2018-06-19T17:23:00Z">
        <w:r w:rsidR="00182928" w:rsidRPr="00AC73A1">
          <w:rPr>
            <w:color w:val="000000" w:themeColor="text1"/>
          </w:rPr>
          <w:t xml:space="preserve">, </w:t>
        </w:r>
        <w:r w:rsidR="008912A2" w:rsidRPr="00AC73A1">
          <w:rPr>
            <w:color w:val="000000" w:themeColor="text1"/>
          </w:rPr>
          <w:t>1980-2016.</w:t>
        </w:r>
        <w:r w:rsidR="00182928" w:rsidRPr="00AC73A1">
          <w:rPr>
            <w:color w:val="000000" w:themeColor="text1"/>
          </w:rPr>
          <w:t xml:space="preserve"> </w:t>
        </w:r>
      </w:ins>
      <w:ins w:id="351" w:author="Parks, Robbie M" w:date="2018-06-19T17:04:00Z">
        <w:r w:rsidRPr="00AC73A1">
          <w:rPr>
            <w:b/>
            <w:color w:val="000000" w:themeColor="text1"/>
          </w:rPr>
          <w:t xml:space="preserve"> </w:t>
        </w:r>
      </w:ins>
    </w:p>
    <w:tbl>
      <w:tblPr>
        <w:tblW w:w="9500" w:type="dxa"/>
        <w:tblLook w:val="04A0" w:firstRow="1" w:lastRow="0" w:firstColumn="1" w:lastColumn="0" w:noHBand="0" w:noVBand="1"/>
      </w:tblPr>
      <w:tblGrid>
        <w:gridCol w:w="283"/>
        <w:gridCol w:w="283"/>
        <w:gridCol w:w="5466"/>
        <w:gridCol w:w="1296"/>
        <w:gridCol w:w="1296"/>
        <w:gridCol w:w="1296"/>
      </w:tblGrid>
      <w:tr w:rsidR="00CE3BE6" w:rsidRPr="00CE3BE6" w14:paraId="065217E5" w14:textId="77777777" w:rsidTr="00CE3BE6">
        <w:trPr>
          <w:trHeight w:val="320"/>
          <w:ins w:id="352" w:author="Parks, Robbie M" w:date="2018-06-19T17:22:00Z"/>
        </w:trPr>
        <w:tc>
          <w:tcPr>
            <w:tcW w:w="584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7D64DB" w14:textId="77777777" w:rsidR="00CE3BE6" w:rsidRPr="00CE3BE6" w:rsidRDefault="00CE3BE6" w:rsidP="00CE3BE6">
            <w:pPr>
              <w:jc w:val="center"/>
              <w:rPr>
                <w:ins w:id="353" w:author="Parks, Robbie M" w:date="2018-06-19T17:22:00Z"/>
                <w:rFonts w:eastAsia="Times New Roman"/>
                <w:b/>
                <w:bCs/>
                <w:color w:val="000000"/>
              </w:rPr>
            </w:pPr>
            <w:ins w:id="354" w:author="Parks, Robbie M" w:date="2018-06-19T17:22:00Z">
              <w:r w:rsidRPr="00CE3BE6">
                <w:rPr>
                  <w:rFonts w:eastAsia="Times New Roman"/>
                  <w:b/>
                  <w:bCs/>
                  <w:color w:val="000000"/>
                </w:rPr>
                <w:t>Cause</w:t>
              </w:r>
            </w:ins>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0292FC8E" w14:textId="77777777" w:rsidR="00CE3BE6" w:rsidRPr="00CE3BE6" w:rsidRDefault="00CE3BE6" w:rsidP="00CE3BE6">
            <w:pPr>
              <w:rPr>
                <w:ins w:id="355" w:author="Parks, Robbie M" w:date="2018-06-19T17:22:00Z"/>
                <w:rFonts w:eastAsia="Times New Roman"/>
                <w:b/>
                <w:bCs/>
                <w:color w:val="000000"/>
              </w:rPr>
            </w:pPr>
            <w:ins w:id="356" w:author="Parks, Robbie M" w:date="2018-06-19T17:22:00Z">
              <w:r w:rsidRPr="00CE3BE6">
                <w:rPr>
                  <w:rFonts w:eastAsia="Times New Roman"/>
                  <w:b/>
                  <w:bCs/>
                  <w:color w:val="000000"/>
                </w:rPr>
                <w:t>Male</w:t>
              </w:r>
            </w:ins>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5BEF82A4" w14:textId="77777777" w:rsidR="00CE3BE6" w:rsidRPr="00CE3BE6" w:rsidRDefault="00CE3BE6" w:rsidP="00CE3BE6">
            <w:pPr>
              <w:rPr>
                <w:ins w:id="357" w:author="Parks, Robbie M" w:date="2018-06-19T17:22:00Z"/>
                <w:rFonts w:eastAsia="Times New Roman"/>
                <w:b/>
                <w:bCs/>
                <w:color w:val="000000"/>
              </w:rPr>
            </w:pPr>
            <w:ins w:id="358" w:author="Parks, Robbie M" w:date="2018-06-19T17:22:00Z">
              <w:r w:rsidRPr="00CE3BE6">
                <w:rPr>
                  <w:rFonts w:eastAsia="Times New Roman"/>
                  <w:b/>
                  <w:bCs/>
                  <w:color w:val="000000"/>
                </w:rPr>
                <w:t>Female</w:t>
              </w:r>
            </w:ins>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0E73AA1F" w14:textId="77777777" w:rsidR="00CE3BE6" w:rsidRPr="00CE3BE6" w:rsidRDefault="00CE3BE6" w:rsidP="00CE3BE6">
            <w:pPr>
              <w:rPr>
                <w:ins w:id="359" w:author="Parks, Robbie M" w:date="2018-06-19T17:22:00Z"/>
                <w:rFonts w:eastAsia="Times New Roman"/>
                <w:b/>
                <w:bCs/>
                <w:color w:val="000000"/>
              </w:rPr>
            </w:pPr>
            <w:ins w:id="360" w:author="Parks, Robbie M" w:date="2018-06-19T17:22:00Z">
              <w:r w:rsidRPr="00CE3BE6">
                <w:rPr>
                  <w:rFonts w:eastAsia="Times New Roman"/>
                  <w:b/>
                  <w:bCs/>
                  <w:color w:val="000000"/>
                </w:rPr>
                <w:t>Total</w:t>
              </w:r>
            </w:ins>
          </w:p>
        </w:tc>
      </w:tr>
      <w:tr w:rsidR="00CE3BE6" w:rsidRPr="00CE3BE6" w14:paraId="6D499388" w14:textId="77777777" w:rsidTr="00CE3BE6">
        <w:trPr>
          <w:trHeight w:val="320"/>
          <w:ins w:id="361" w:author="Parks, Robbie M" w:date="2018-06-19T17:22:00Z"/>
        </w:trPr>
        <w:tc>
          <w:tcPr>
            <w:tcW w:w="584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6B5B40" w14:textId="77777777" w:rsidR="00CE3BE6" w:rsidRPr="00AC73A1" w:rsidRDefault="00CE3BE6" w:rsidP="00CE3BE6">
            <w:pPr>
              <w:jc w:val="center"/>
              <w:rPr>
                <w:ins w:id="362" w:author="Parks, Robbie M" w:date="2018-06-19T17:22:00Z"/>
                <w:rFonts w:eastAsia="Times New Roman"/>
                <w:bCs/>
                <w:color w:val="000000"/>
              </w:rPr>
            </w:pPr>
            <w:ins w:id="363" w:author="Parks, Robbie M" w:date="2018-06-19T17:22:00Z">
              <w:r w:rsidRPr="00AC73A1">
                <w:rPr>
                  <w:rFonts w:eastAsia="Times New Roman"/>
                  <w:bCs/>
                  <w:color w:val="000000"/>
                </w:rPr>
                <w:t>All cause</w:t>
              </w:r>
            </w:ins>
          </w:p>
        </w:tc>
        <w:tc>
          <w:tcPr>
            <w:tcW w:w="1220" w:type="dxa"/>
            <w:tcBorders>
              <w:top w:val="nil"/>
              <w:left w:val="nil"/>
              <w:bottom w:val="single" w:sz="4" w:space="0" w:color="auto"/>
              <w:right w:val="single" w:sz="4" w:space="0" w:color="auto"/>
            </w:tcBorders>
            <w:shd w:val="clear" w:color="auto" w:fill="auto"/>
            <w:noWrap/>
            <w:vAlign w:val="bottom"/>
            <w:hideMark/>
          </w:tcPr>
          <w:p w14:paraId="2F985C6D" w14:textId="77777777" w:rsidR="00CE3BE6" w:rsidRPr="00CE3BE6" w:rsidRDefault="00CE3BE6" w:rsidP="00CE3BE6">
            <w:pPr>
              <w:jc w:val="right"/>
              <w:rPr>
                <w:ins w:id="364" w:author="Parks, Robbie M" w:date="2018-06-19T17:22:00Z"/>
                <w:rFonts w:eastAsia="Times New Roman"/>
                <w:color w:val="000000"/>
              </w:rPr>
            </w:pPr>
            <w:ins w:id="365" w:author="Parks, Robbie M" w:date="2018-06-19T17:22:00Z">
              <w:r w:rsidRPr="00CE3BE6">
                <w:rPr>
                  <w:rFonts w:eastAsia="Times New Roman"/>
                  <w:color w:val="000000"/>
                </w:rPr>
                <w:t>43,558,203</w:t>
              </w:r>
            </w:ins>
          </w:p>
        </w:tc>
        <w:tc>
          <w:tcPr>
            <w:tcW w:w="1220" w:type="dxa"/>
            <w:tcBorders>
              <w:top w:val="nil"/>
              <w:left w:val="nil"/>
              <w:bottom w:val="single" w:sz="4" w:space="0" w:color="auto"/>
              <w:right w:val="single" w:sz="4" w:space="0" w:color="auto"/>
            </w:tcBorders>
            <w:shd w:val="clear" w:color="auto" w:fill="auto"/>
            <w:noWrap/>
            <w:vAlign w:val="bottom"/>
            <w:hideMark/>
          </w:tcPr>
          <w:p w14:paraId="031E8197" w14:textId="77777777" w:rsidR="00CE3BE6" w:rsidRPr="00CE3BE6" w:rsidRDefault="00CE3BE6" w:rsidP="00CE3BE6">
            <w:pPr>
              <w:jc w:val="right"/>
              <w:rPr>
                <w:ins w:id="366" w:author="Parks, Robbie M" w:date="2018-06-19T17:22:00Z"/>
                <w:rFonts w:eastAsia="Times New Roman"/>
                <w:color w:val="000000"/>
              </w:rPr>
            </w:pPr>
            <w:ins w:id="367" w:author="Parks, Robbie M" w:date="2018-06-19T17:22:00Z">
              <w:r w:rsidRPr="00CE3BE6">
                <w:rPr>
                  <w:rFonts w:eastAsia="Times New Roman"/>
                  <w:color w:val="000000"/>
                </w:rPr>
                <w:t>42,295,973</w:t>
              </w:r>
            </w:ins>
          </w:p>
        </w:tc>
        <w:tc>
          <w:tcPr>
            <w:tcW w:w="1220" w:type="dxa"/>
            <w:tcBorders>
              <w:top w:val="nil"/>
              <w:left w:val="nil"/>
              <w:bottom w:val="single" w:sz="4" w:space="0" w:color="auto"/>
              <w:right w:val="single" w:sz="4" w:space="0" w:color="auto"/>
            </w:tcBorders>
            <w:shd w:val="clear" w:color="auto" w:fill="auto"/>
            <w:noWrap/>
            <w:vAlign w:val="bottom"/>
            <w:hideMark/>
          </w:tcPr>
          <w:p w14:paraId="445E35FA" w14:textId="77777777" w:rsidR="00CE3BE6" w:rsidRPr="00AC73A1" w:rsidRDefault="00CE3BE6" w:rsidP="00CE3BE6">
            <w:pPr>
              <w:jc w:val="right"/>
              <w:rPr>
                <w:ins w:id="368" w:author="Parks, Robbie M" w:date="2018-06-19T17:22:00Z"/>
                <w:rFonts w:eastAsia="Times New Roman"/>
                <w:b/>
                <w:color w:val="000000"/>
              </w:rPr>
            </w:pPr>
            <w:ins w:id="369" w:author="Parks, Robbie M" w:date="2018-06-19T17:22:00Z">
              <w:r w:rsidRPr="00AC73A1">
                <w:rPr>
                  <w:rFonts w:eastAsia="Times New Roman"/>
                  <w:b/>
                  <w:color w:val="000000"/>
                </w:rPr>
                <w:t>85,854,176</w:t>
              </w:r>
            </w:ins>
          </w:p>
        </w:tc>
      </w:tr>
      <w:tr w:rsidR="00CE3BE6" w:rsidRPr="00CE3BE6" w14:paraId="5C16207F" w14:textId="77777777" w:rsidTr="00CE3BE6">
        <w:trPr>
          <w:trHeight w:val="320"/>
          <w:ins w:id="370"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3AADC5D6" w14:textId="77777777" w:rsidR="00CE3BE6" w:rsidRPr="00CE3BE6" w:rsidRDefault="00CE3BE6" w:rsidP="00CE3BE6">
            <w:pPr>
              <w:rPr>
                <w:ins w:id="371" w:author="Parks, Robbie M" w:date="2018-06-19T17:22:00Z"/>
                <w:rFonts w:ascii="Helvetica" w:eastAsia="Times New Roman" w:hAnsi="Helvetica"/>
                <w:color w:val="000000"/>
              </w:rPr>
            </w:pPr>
            <w:ins w:id="372" w:author="Parks, Robbie M" w:date="2018-06-19T17:22:00Z">
              <w:r w:rsidRPr="00CE3BE6">
                <w:rPr>
                  <w:rFonts w:ascii="Helvetica" w:eastAsia="Times New Roman" w:hAnsi="Helvetica"/>
                  <w:color w:val="000000"/>
                </w:rPr>
                <w:t> </w:t>
              </w:r>
            </w:ins>
          </w:p>
        </w:tc>
        <w:tc>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78B7F48" w14:textId="77777777" w:rsidR="00CE3BE6" w:rsidRPr="00AC73A1" w:rsidRDefault="00CE3BE6" w:rsidP="00CE3BE6">
            <w:pPr>
              <w:jc w:val="center"/>
              <w:rPr>
                <w:ins w:id="373" w:author="Parks, Robbie M" w:date="2018-06-19T17:22:00Z"/>
                <w:rFonts w:eastAsia="Times New Roman"/>
                <w:bCs/>
                <w:color w:val="000000"/>
              </w:rPr>
            </w:pPr>
            <w:ins w:id="374" w:author="Parks, Robbie M" w:date="2018-06-19T17:22:00Z">
              <w:r w:rsidRPr="00AC73A1">
                <w:rPr>
                  <w:rFonts w:eastAsia="Times New Roman"/>
                  <w:bCs/>
                  <w:color w:val="000000"/>
                </w:rPr>
                <w:t>Cancer</w:t>
              </w:r>
            </w:ins>
          </w:p>
        </w:tc>
        <w:tc>
          <w:tcPr>
            <w:tcW w:w="1220" w:type="dxa"/>
            <w:tcBorders>
              <w:top w:val="nil"/>
              <w:left w:val="nil"/>
              <w:bottom w:val="single" w:sz="4" w:space="0" w:color="auto"/>
              <w:right w:val="single" w:sz="4" w:space="0" w:color="auto"/>
            </w:tcBorders>
            <w:shd w:val="clear" w:color="auto" w:fill="auto"/>
            <w:noWrap/>
            <w:vAlign w:val="bottom"/>
            <w:hideMark/>
          </w:tcPr>
          <w:p w14:paraId="7D9EAD24" w14:textId="77777777" w:rsidR="00CE3BE6" w:rsidRPr="00CE3BE6" w:rsidRDefault="00CE3BE6" w:rsidP="00CE3BE6">
            <w:pPr>
              <w:jc w:val="right"/>
              <w:rPr>
                <w:ins w:id="375" w:author="Parks, Robbie M" w:date="2018-06-19T17:22:00Z"/>
                <w:rFonts w:eastAsia="Times New Roman"/>
                <w:color w:val="000000"/>
              </w:rPr>
            </w:pPr>
            <w:ins w:id="376" w:author="Parks, Robbie M" w:date="2018-06-19T17:22:00Z">
              <w:r w:rsidRPr="00CE3BE6">
                <w:rPr>
                  <w:rFonts w:eastAsia="Times New Roman"/>
                  <w:color w:val="000000"/>
                </w:rPr>
                <w:t>10,481,582</w:t>
              </w:r>
            </w:ins>
          </w:p>
        </w:tc>
        <w:tc>
          <w:tcPr>
            <w:tcW w:w="1220" w:type="dxa"/>
            <w:tcBorders>
              <w:top w:val="nil"/>
              <w:left w:val="nil"/>
              <w:bottom w:val="single" w:sz="4" w:space="0" w:color="auto"/>
              <w:right w:val="single" w:sz="4" w:space="0" w:color="auto"/>
            </w:tcBorders>
            <w:shd w:val="clear" w:color="auto" w:fill="auto"/>
            <w:noWrap/>
            <w:vAlign w:val="bottom"/>
            <w:hideMark/>
          </w:tcPr>
          <w:p w14:paraId="4B6542ED" w14:textId="77777777" w:rsidR="00CE3BE6" w:rsidRPr="00CE3BE6" w:rsidRDefault="00CE3BE6" w:rsidP="00CE3BE6">
            <w:pPr>
              <w:jc w:val="right"/>
              <w:rPr>
                <w:ins w:id="377" w:author="Parks, Robbie M" w:date="2018-06-19T17:22:00Z"/>
                <w:rFonts w:eastAsia="Times New Roman"/>
                <w:color w:val="000000"/>
              </w:rPr>
            </w:pPr>
            <w:ins w:id="378" w:author="Parks, Robbie M" w:date="2018-06-19T17:22:00Z">
              <w:r w:rsidRPr="00CE3BE6">
                <w:rPr>
                  <w:rFonts w:eastAsia="Times New Roman"/>
                  <w:color w:val="000000"/>
                </w:rPr>
                <w:t>9,476,530</w:t>
              </w:r>
            </w:ins>
          </w:p>
        </w:tc>
        <w:tc>
          <w:tcPr>
            <w:tcW w:w="1220" w:type="dxa"/>
            <w:tcBorders>
              <w:top w:val="nil"/>
              <w:left w:val="nil"/>
              <w:bottom w:val="single" w:sz="4" w:space="0" w:color="auto"/>
              <w:right w:val="single" w:sz="4" w:space="0" w:color="auto"/>
            </w:tcBorders>
            <w:shd w:val="clear" w:color="auto" w:fill="auto"/>
            <w:noWrap/>
            <w:vAlign w:val="bottom"/>
            <w:hideMark/>
          </w:tcPr>
          <w:p w14:paraId="06C559E3" w14:textId="77777777" w:rsidR="00CE3BE6" w:rsidRPr="00CE3BE6" w:rsidRDefault="00CE3BE6" w:rsidP="00CE3BE6">
            <w:pPr>
              <w:jc w:val="right"/>
              <w:rPr>
                <w:ins w:id="379" w:author="Parks, Robbie M" w:date="2018-06-19T17:22:00Z"/>
                <w:rFonts w:eastAsia="Times New Roman"/>
                <w:color w:val="000000"/>
              </w:rPr>
            </w:pPr>
            <w:ins w:id="380" w:author="Parks, Robbie M" w:date="2018-06-19T17:22:00Z">
              <w:r w:rsidRPr="00CE3BE6">
                <w:rPr>
                  <w:rFonts w:eastAsia="Times New Roman"/>
                  <w:color w:val="000000"/>
                </w:rPr>
                <w:t>19,958,112</w:t>
              </w:r>
            </w:ins>
          </w:p>
        </w:tc>
      </w:tr>
      <w:tr w:rsidR="00CE3BE6" w:rsidRPr="00CE3BE6" w14:paraId="55DB0418" w14:textId="77777777" w:rsidTr="00CE3BE6">
        <w:trPr>
          <w:trHeight w:val="320"/>
          <w:ins w:id="381"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57E98978" w14:textId="77777777" w:rsidR="00CE3BE6" w:rsidRPr="00CE3BE6" w:rsidRDefault="00CE3BE6" w:rsidP="00CE3BE6">
            <w:pPr>
              <w:rPr>
                <w:ins w:id="382" w:author="Parks, Robbie M" w:date="2018-06-19T17:22:00Z"/>
                <w:rFonts w:ascii="Helvetica" w:eastAsia="Times New Roman" w:hAnsi="Helvetica"/>
                <w:color w:val="000000"/>
              </w:rPr>
            </w:pPr>
            <w:ins w:id="383" w:author="Parks, Robbie M" w:date="2018-06-19T17:22:00Z">
              <w:r w:rsidRPr="00CE3BE6">
                <w:rPr>
                  <w:rFonts w:ascii="Helvetica" w:eastAsia="Times New Roman" w:hAnsi="Helvetica"/>
                  <w:color w:val="000000"/>
                </w:rPr>
                <w:t> </w:t>
              </w:r>
            </w:ins>
          </w:p>
        </w:tc>
        <w:tc>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54B988F" w14:textId="77777777" w:rsidR="00CE3BE6" w:rsidRPr="00AC73A1" w:rsidRDefault="00CE3BE6" w:rsidP="00CE3BE6">
            <w:pPr>
              <w:jc w:val="center"/>
              <w:rPr>
                <w:ins w:id="384" w:author="Parks, Robbie M" w:date="2018-06-19T17:22:00Z"/>
                <w:rFonts w:eastAsia="Times New Roman"/>
                <w:bCs/>
                <w:color w:val="000000"/>
              </w:rPr>
            </w:pPr>
            <w:ins w:id="385" w:author="Parks, Robbie M" w:date="2018-06-19T17:22:00Z">
              <w:r w:rsidRPr="00AC73A1">
                <w:rPr>
                  <w:rFonts w:eastAsia="Times New Roman"/>
                  <w:bCs/>
                  <w:color w:val="000000"/>
                </w:rPr>
                <w:t>Cardiorespiratory</w:t>
              </w:r>
            </w:ins>
          </w:p>
        </w:tc>
        <w:tc>
          <w:tcPr>
            <w:tcW w:w="1220" w:type="dxa"/>
            <w:tcBorders>
              <w:top w:val="nil"/>
              <w:left w:val="nil"/>
              <w:bottom w:val="single" w:sz="4" w:space="0" w:color="auto"/>
              <w:right w:val="single" w:sz="4" w:space="0" w:color="auto"/>
            </w:tcBorders>
            <w:shd w:val="clear" w:color="auto" w:fill="auto"/>
            <w:noWrap/>
            <w:vAlign w:val="bottom"/>
            <w:hideMark/>
          </w:tcPr>
          <w:p w14:paraId="3028893B" w14:textId="77777777" w:rsidR="00CE3BE6" w:rsidRPr="00CE3BE6" w:rsidRDefault="00CE3BE6" w:rsidP="00CE3BE6">
            <w:pPr>
              <w:jc w:val="right"/>
              <w:rPr>
                <w:ins w:id="386" w:author="Parks, Robbie M" w:date="2018-06-19T17:22:00Z"/>
                <w:rFonts w:eastAsia="Times New Roman"/>
                <w:color w:val="000000"/>
              </w:rPr>
            </w:pPr>
            <w:ins w:id="387" w:author="Parks, Robbie M" w:date="2018-06-19T17:22:00Z">
              <w:r w:rsidRPr="00CE3BE6">
                <w:rPr>
                  <w:rFonts w:eastAsia="Times New Roman"/>
                  <w:color w:val="000000"/>
                </w:rPr>
                <w:t>20,168,049</w:t>
              </w:r>
            </w:ins>
          </w:p>
        </w:tc>
        <w:tc>
          <w:tcPr>
            <w:tcW w:w="1220" w:type="dxa"/>
            <w:tcBorders>
              <w:top w:val="nil"/>
              <w:left w:val="nil"/>
              <w:bottom w:val="single" w:sz="4" w:space="0" w:color="auto"/>
              <w:right w:val="single" w:sz="4" w:space="0" w:color="auto"/>
            </w:tcBorders>
            <w:shd w:val="clear" w:color="auto" w:fill="auto"/>
            <w:noWrap/>
            <w:vAlign w:val="bottom"/>
            <w:hideMark/>
          </w:tcPr>
          <w:p w14:paraId="1E2569C3" w14:textId="77777777" w:rsidR="00CE3BE6" w:rsidRPr="00CE3BE6" w:rsidRDefault="00CE3BE6" w:rsidP="00CE3BE6">
            <w:pPr>
              <w:jc w:val="right"/>
              <w:rPr>
                <w:ins w:id="388" w:author="Parks, Robbie M" w:date="2018-06-19T17:22:00Z"/>
                <w:rFonts w:eastAsia="Times New Roman"/>
                <w:color w:val="000000"/>
              </w:rPr>
            </w:pPr>
            <w:ins w:id="389" w:author="Parks, Robbie M" w:date="2018-06-19T17:22:00Z">
              <w:r w:rsidRPr="00CE3BE6">
                <w:rPr>
                  <w:rFonts w:eastAsia="Times New Roman"/>
                  <w:color w:val="000000"/>
                </w:rPr>
                <w:t>21,109,525</w:t>
              </w:r>
            </w:ins>
          </w:p>
        </w:tc>
        <w:tc>
          <w:tcPr>
            <w:tcW w:w="1220" w:type="dxa"/>
            <w:tcBorders>
              <w:top w:val="nil"/>
              <w:left w:val="nil"/>
              <w:bottom w:val="single" w:sz="4" w:space="0" w:color="auto"/>
              <w:right w:val="single" w:sz="4" w:space="0" w:color="auto"/>
            </w:tcBorders>
            <w:shd w:val="clear" w:color="auto" w:fill="auto"/>
            <w:noWrap/>
            <w:vAlign w:val="bottom"/>
            <w:hideMark/>
          </w:tcPr>
          <w:p w14:paraId="1C5722B4" w14:textId="77777777" w:rsidR="00CE3BE6" w:rsidRPr="00CE3BE6" w:rsidRDefault="00CE3BE6" w:rsidP="00CE3BE6">
            <w:pPr>
              <w:jc w:val="right"/>
              <w:rPr>
                <w:ins w:id="390" w:author="Parks, Robbie M" w:date="2018-06-19T17:22:00Z"/>
                <w:rFonts w:eastAsia="Times New Roman"/>
                <w:color w:val="000000"/>
              </w:rPr>
            </w:pPr>
            <w:ins w:id="391" w:author="Parks, Robbie M" w:date="2018-06-19T17:22:00Z">
              <w:r w:rsidRPr="00CE3BE6">
                <w:rPr>
                  <w:rFonts w:eastAsia="Times New Roman"/>
                  <w:color w:val="000000"/>
                </w:rPr>
                <w:t>41,277,574</w:t>
              </w:r>
            </w:ins>
          </w:p>
        </w:tc>
      </w:tr>
      <w:tr w:rsidR="00CE3BE6" w:rsidRPr="00CE3BE6" w14:paraId="23145168" w14:textId="77777777" w:rsidTr="00CE3BE6">
        <w:trPr>
          <w:trHeight w:val="320"/>
          <w:ins w:id="392"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E38E91B" w14:textId="77777777" w:rsidR="00CE3BE6" w:rsidRPr="00CE3BE6" w:rsidRDefault="00CE3BE6" w:rsidP="00CE3BE6">
            <w:pPr>
              <w:rPr>
                <w:ins w:id="393" w:author="Parks, Robbie M" w:date="2018-06-19T17:22:00Z"/>
                <w:rFonts w:ascii="Helvetica" w:eastAsia="Times New Roman" w:hAnsi="Helvetica"/>
                <w:color w:val="000000"/>
              </w:rPr>
            </w:pPr>
            <w:ins w:id="394"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78538939" w14:textId="77777777" w:rsidR="00CE3BE6" w:rsidRPr="00CE3BE6" w:rsidRDefault="00CE3BE6" w:rsidP="00CE3BE6">
            <w:pPr>
              <w:rPr>
                <w:ins w:id="395" w:author="Parks, Robbie M" w:date="2018-06-19T17:22:00Z"/>
                <w:rFonts w:ascii="Helvetica" w:eastAsia="Times New Roman" w:hAnsi="Helvetica"/>
                <w:color w:val="000000"/>
              </w:rPr>
            </w:pPr>
            <w:ins w:id="396"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7C4366F" w14:textId="77777777" w:rsidR="00CE3BE6" w:rsidRPr="00AC73A1" w:rsidRDefault="00CE3BE6" w:rsidP="00CE3BE6">
            <w:pPr>
              <w:rPr>
                <w:ins w:id="397" w:author="Parks, Robbie M" w:date="2018-06-19T17:22:00Z"/>
                <w:rFonts w:eastAsia="Times New Roman"/>
                <w:bCs/>
                <w:color w:val="000000"/>
              </w:rPr>
            </w:pPr>
            <w:ins w:id="398" w:author="Parks, Robbie M" w:date="2018-06-19T17:22:00Z">
              <w:r w:rsidRPr="00AC73A1">
                <w:rPr>
                  <w:rFonts w:eastAsia="Times New Roman"/>
                  <w:bCs/>
                  <w:color w:val="000000"/>
                </w:rPr>
                <w:t>Cardiovascular</w:t>
              </w:r>
            </w:ins>
          </w:p>
        </w:tc>
        <w:tc>
          <w:tcPr>
            <w:tcW w:w="1220" w:type="dxa"/>
            <w:tcBorders>
              <w:top w:val="nil"/>
              <w:left w:val="nil"/>
              <w:bottom w:val="single" w:sz="4" w:space="0" w:color="auto"/>
              <w:right w:val="single" w:sz="4" w:space="0" w:color="auto"/>
            </w:tcBorders>
            <w:shd w:val="clear" w:color="auto" w:fill="auto"/>
            <w:noWrap/>
            <w:vAlign w:val="bottom"/>
            <w:hideMark/>
          </w:tcPr>
          <w:p w14:paraId="7D691B5C" w14:textId="77777777" w:rsidR="00CE3BE6" w:rsidRPr="00CE3BE6" w:rsidRDefault="00CE3BE6" w:rsidP="00CE3BE6">
            <w:pPr>
              <w:jc w:val="right"/>
              <w:rPr>
                <w:ins w:id="399" w:author="Parks, Robbie M" w:date="2018-06-19T17:22:00Z"/>
                <w:rFonts w:eastAsia="Times New Roman"/>
                <w:color w:val="000000"/>
              </w:rPr>
            </w:pPr>
            <w:ins w:id="400" w:author="Parks, Robbie M" w:date="2018-06-19T17:22:00Z">
              <w:r w:rsidRPr="00CE3BE6">
                <w:rPr>
                  <w:rFonts w:eastAsia="Times New Roman"/>
                  <w:color w:val="000000"/>
                </w:rPr>
                <w:t>16,238,344</w:t>
              </w:r>
            </w:ins>
          </w:p>
        </w:tc>
        <w:tc>
          <w:tcPr>
            <w:tcW w:w="1220" w:type="dxa"/>
            <w:tcBorders>
              <w:top w:val="nil"/>
              <w:left w:val="nil"/>
              <w:bottom w:val="single" w:sz="4" w:space="0" w:color="auto"/>
              <w:right w:val="single" w:sz="4" w:space="0" w:color="auto"/>
            </w:tcBorders>
            <w:shd w:val="clear" w:color="auto" w:fill="auto"/>
            <w:noWrap/>
            <w:vAlign w:val="bottom"/>
            <w:hideMark/>
          </w:tcPr>
          <w:p w14:paraId="444B8CDC" w14:textId="77777777" w:rsidR="00CE3BE6" w:rsidRPr="00CE3BE6" w:rsidRDefault="00CE3BE6" w:rsidP="00CE3BE6">
            <w:pPr>
              <w:jc w:val="right"/>
              <w:rPr>
                <w:ins w:id="401" w:author="Parks, Robbie M" w:date="2018-06-19T17:22:00Z"/>
                <w:rFonts w:eastAsia="Times New Roman"/>
                <w:color w:val="000000"/>
              </w:rPr>
            </w:pPr>
            <w:ins w:id="402" w:author="Parks, Robbie M" w:date="2018-06-19T17:22:00Z">
              <w:r w:rsidRPr="00CE3BE6">
                <w:rPr>
                  <w:rFonts w:eastAsia="Times New Roman"/>
                  <w:color w:val="000000"/>
                </w:rPr>
                <w:t>17,210,556</w:t>
              </w:r>
            </w:ins>
          </w:p>
        </w:tc>
        <w:tc>
          <w:tcPr>
            <w:tcW w:w="1220" w:type="dxa"/>
            <w:tcBorders>
              <w:top w:val="nil"/>
              <w:left w:val="nil"/>
              <w:bottom w:val="single" w:sz="4" w:space="0" w:color="auto"/>
              <w:right w:val="single" w:sz="4" w:space="0" w:color="auto"/>
            </w:tcBorders>
            <w:shd w:val="clear" w:color="auto" w:fill="auto"/>
            <w:noWrap/>
            <w:vAlign w:val="bottom"/>
            <w:hideMark/>
          </w:tcPr>
          <w:p w14:paraId="2167B841" w14:textId="77777777" w:rsidR="00CE3BE6" w:rsidRPr="00CE3BE6" w:rsidRDefault="00CE3BE6" w:rsidP="00CE3BE6">
            <w:pPr>
              <w:jc w:val="right"/>
              <w:rPr>
                <w:ins w:id="403" w:author="Parks, Robbie M" w:date="2018-06-19T17:22:00Z"/>
                <w:rFonts w:eastAsia="Times New Roman"/>
                <w:color w:val="000000"/>
              </w:rPr>
            </w:pPr>
            <w:ins w:id="404" w:author="Parks, Robbie M" w:date="2018-06-19T17:22:00Z">
              <w:r w:rsidRPr="00CE3BE6">
                <w:rPr>
                  <w:rFonts w:eastAsia="Times New Roman"/>
                  <w:color w:val="000000"/>
                </w:rPr>
                <w:t>33,448,900</w:t>
              </w:r>
            </w:ins>
          </w:p>
        </w:tc>
      </w:tr>
      <w:tr w:rsidR="00CE3BE6" w:rsidRPr="00CE3BE6" w14:paraId="43743FC2" w14:textId="77777777" w:rsidTr="00CE3BE6">
        <w:trPr>
          <w:trHeight w:val="320"/>
          <w:ins w:id="405"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5D83DAAC" w14:textId="77777777" w:rsidR="00CE3BE6" w:rsidRPr="00CE3BE6" w:rsidRDefault="00CE3BE6" w:rsidP="00CE3BE6">
            <w:pPr>
              <w:rPr>
                <w:ins w:id="406" w:author="Parks, Robbie M" w:date="2018-06-19T17:22:00Z"/>
                <w:rFonts w:ascii="Helvetica" w:eastAsia="Times New Roman" w:hAnsi="Helvetica"/>
                <w:color w:val="000000"/>
              </w:rPr>
            </w:pPr>
            <w:ins w:id="407"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2668D4CC" w14:textId="77777777" w:rsidR="00CE3BE6" w:rsidRPr="00CE3BE6" w:rsidRDefault="00CE3BE6" w:rsidP="00CE3BE6">
            <w:pPr>
              <w:rPr>
                <w:ins w:id="408" w:author="Parks, Robbie M" w:date="2018-06-19T17:22:00Z"/>
                <w:rFonts w:ascii="Helvetica" w:eastAsia="Times New Roman" w:hAnsi="Helvetica"/>
                <w:color w:val="000000"/>
              </w:rPr>
            </w:pPr>
            <w:ins w:id="409"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1EB8678F" w14:textId="77777777" w:rsidR="00CE3BE6" w:rsidRPr="00AC73A1" w:rsidRDefault="00CE3BE6" w:rsidP="00CE3BE6">
            <w:pPr>
              <w:rPr>
                <w:ins w:id="410" w:author="Parks, Robbie M" w:date="2018-06-19T17:22:00Z"/>
                <w:rFonts w:eastAsia="Times New Roman"/>
                <w:bCs/>
                <w:color w:val="000000"/>
              </w:rPr>
            </w:pPr>
            <w:ins w:id="411" w:author="Parks, Robbie M" w:date="2018-06-19T17:22:00Z">
              <w:r w:rsidRPr="00AC73A1">
                <w:rPr>
                  <w:rFonts w:eastAsia="Times New Roman"/>
                  <w:bCs/>
                  <w:color w:val="000000"/>
                </w:rPr>
                <w:t>Chronic respiratory diseases</w:t>
              </w:r>
            </w:ins>
          </w:p>
        </w:tc>
        <w:tc>
          <w:tcPr>
            <w:tcW w:w="1220" w:type="dxa"/>
            <w:tcBorders>
              <w:top w:val="nil"/>
              <w:left w:val="nil"/>
              <w:bottom w:val="single" w:sz="4" w:space="0" w:color="auto"/>
              <w:right w:val="single" w:sz="4" w:space="0" w:color="auto"/>
            </w:tcBorders>
            <w:shd w:val="clear" w:color="auto" w:fill="auto"/>
            <w:noWrap/>
            <w:vAlign w:val="bottom"/>
            <w:hideMark/>
          </w:tcPr>
          <w:p w14:paraId="23699D70" w14:textId="77777777" w:rsidR="00CE3BE6" w:rsidRPr="00CE3BE6" w:rsidRDefault="00CE3BE6" w:rsidP="00CE3BE6">
            <w:pPr>
              <w:jc w:val="right"/>
              <w:rPr>
                <w:ins w:id="412" w:author="Parks, Robbie M" w:date="2018-06-19T17:22:00Z"/>
                <w:rFonts w:eastAsia="Times New Roman"/>
                <w:color w:val="000000"/>
              </w:rPr>
            </w:pPr>
            <w:ins w:id="413" w:author="Parks, Robbie M" w:date="2018-06-19T17:22:00Z">
              <w:r w:rsidRPr="00CE3BE6">
                <w:rPr>
                  <w:rFonts w:eastAsia="Times New Roman"/>
                  <w:color w:val="000000"/>
                </w:rPr>
                <w:t>2,791,652</w:t>
              </w:r>
            </w:ins>
          </w:p>
        </w:tc>
        <w:tc>
          <w:tcPr>
            <w:tcW w:w="1220" w:type="dxa"/>
            <w:tcBorders>
              <w:top w:val="nil"/>
              <w:left w:val="nil"/>
              <w:bottom w:val="single" w:sz="4" w:space="0" w:color="auto"/>
              <w:right w:val="single" w:sz="4" w:space="0" w:color="auto"/>
            </w:tcBorders>
            <w:shd w:val="clear" w:color="auto" w:fill="auto"/>
            <w:noWrap/>
            <w:vAlign w:val="bottom"/>
            <w:hideMark/>
          </w:tcPr>
          <w:p w14:paraId="25C985EA" w14:textId="77777777" w:rsidR="00CE3BE6" w:rsidRPr="00CE3BE6" w:rsidRDefault="00CE3BE6" w:rsidP="00CE3BE6">
            <w:pPr>
              <w:jc w:val="right"/>
              <w:rPr>
                <w:ins w:id="414" w:author="Parks, Robbie M" w:date="2018-06-19T17:22:00Z"/>
                <w:rFonts w:eastAsia="Times New Roman"/>
                <w:color w:val="000000"/>
              </w:rPr>
            </w:pPr>
            <w:ins w:id="415" w:author="Parks, Robbie M" w:date="2018-06-19T17:22:00Z">
              <w:r w:rsidRPr="00CE3BE6">
                <w:rPr>
                  <w:rFonts w:eastAsia="Times New Roman"/>
                  <w:color w:val="000000"/>
                </w:rPr>
                <w:t>2,595,950</w:t>
              </w:r>
            </w:ins>
          </w:p>
        </w:tc>
        <w:tc>
          <w:tcPr>
            <w:tcW w:w="1220" w:type="dxa"/>
            <w:tcBorders>
              <w:top w:val="nil"/>
              <w:left w:val="nil"/>
              <w:bottom w:val="single" w:sz="4" w:space="0" w:color="auto"/>
              <w:right w:val="single" w:sz="4" w:space="0" w:color="auto"/>
            </w:tcBorders>
            <w:shd w:val="clear" w:color="auto" w:fill="auto"/>
            <w:noWrap/>
            <w:vAlign w:val="bottom"/>
            <w:hideMark/>
          </w:tcPr>
          <w:p w14:paraId="3F232CA3" w14:textId="77777777" w:rsidR="00CE3BE6" w:rsidRPr="00CE3BE6" w:rsidRDefault="00CE3BE6" w:rsidP="00CE3BE6">
            <w:pPr>
              <w:jc w:val="right"/>
              <w:rPr>
                <w:ins w:id="416" w:author="Parks, Robbie M" w:date="2018-06-19T17:22:00Z"/>
                <w:rFonts w:eastAsia="Times New Roman"/>
                <w:color w:val="000000"/>
              </w:rPr>
            </w:pPr>
            <w:ins w:id="417" w:author="Parks, Robbie M" w:date="2018-06-19T17:22:00Z">
              <w:r w:rsidRPr="00CE3BE6">
                <w:rPr>
                  <w:rFonts w:eastAsia="Times New Roman"/>
                  <w:color w:val="000000"/>
                </w:rPr>
                <w:t>5,387,602</w:t>
              </w:r>
            </w:ins>
          </w:p>
        </w:tc>
      </w:tr>
      <w:tr w:rsidR="00CE3BE6" w:rsidRPr="00CE3BE6" w14:paraId="217946F1" w14:textId="77777777" w:rsidTr="00CE3BE6">
        <w:trPr>
          <w:trHeight w:val="320"/>
          <w:ins w:id="418"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5DBEC772" w14:textId="77777777" w:rsidR="00CE3BE6" w:rsidRPr="00CE3BE6" w:rsidRDefault="00CE3BE6" w:rsidP="00CE3BE6">
            <w:pPr>
              <w:rPr>
                <w:ins w:id="419" w:author="Parks, Robbie M" w:date="2018-06-19T17:22:00Z"/>
                <w:rFonts w:ascii="Helvetica" w:eastAsia="Times New Roman" w:hAnsi="Helvetica"/>
                <w:color w:val="000000"/>
              </w:rPr>
            </w:pPr>
            <w:ins w:id="420"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7AF655AC" w14:textId="77777777" w:rsidR="00CE3BE6" w:rsidRPr="00CE3BE6" w:rsidRDefault="00CE3BE6" w:rsidP="00CE3BE6">
            <w:pPr>
              <w:rPr>
                <w:ins w:id="421" w:author="Parks, Robbie M" w:date="2018-06-19T17:22:00Z"/>
                <w:rFonts w:ascii="Helvetica" w:eastAsia="Times New Roman" w:hAnsi="Helvetica"/>
                <w:color w:val="000000"/>
              </w:rPr>
            </w:pPr>
            <w:ins w:id="422"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5741B1F3" w14:textId="77777777" w:rsidR="00CE3BE6" w:rsidRPr="00AC73A1" w:rsidRDefault="00CE3BE6" w:rsidP="00CE3BE6">
            <w:pPr>
              <w:rPr>
                <w:ins w:id="423" w:author="Parks, Robbie M" w:date="2018-06-19T17:22:00Z"/>
                <w:rFonts w:eastAsia="Times New Roman"/>
                <w:bCs/>
                <w:color w:val="000000"/>
              </w:rPr>
            </w:pPr>
            <w:ins w:id="424" w:author="Parks, Robbie M" w:date="2018-06-19T17:22:00Z">
              <w:r w:rsidRPr="00AC73A1">
                <w:rPr>
                  <w:rFonts w:eastAsia="Times New Roman"/>
                  <w:bCs/>
                  <w:color w:val="000000"/>
                </w:rPr>
                <w:t>Respiratory infections</w:t>
              </w:r>
            </w:ins>
          </w:p>
        </w:tc>
        <w:tc>
          <w:tcPr>
            <w:tcW w:w="1220" w:type="dxa"/>
            <w:tcBorders>
              <w:top w:val="nil"/>
              <w:left w:val="nil"/>
              <w:bottom w:val="single" w:sz="4" w:space="0" w:color="auto"/>
              <w:right w:val="single" w:sz="4" w:space="0" w:color="auto"/>
            </w:tcBorders>
            <w:shd w:val="clear" w:color="auto" w:fill="auto"/>
            <w:noWrap/>
            <w:vAlign w:val="bottom"/>
            <w:hideMark/>
          </w:tcPr>
          <w:p w14:paraId="0E54AAE5" w14:textId="77777777" w:rsidR="00CE3BE6" w:rsidRPr="00CE3BE6" w:rsidRDefault="00CE3BE6" w:rsidP="00CE3BE6">
            <w:pPr>
              <w:jc w:val="right"/>
              <w:rPr>
                <w:ins w:id="425" w:author="Parks, Robbie M" w:date="2018-06-19T17:22:00Z"/>
                <w:rFonts w:eastAsia="Times New Roman"/>
                <w:color w:val="000000"/>
              </w:rPr>
            </w:pPr>
            <w:ins w:id="426" w:author="Parks, Robbie M" w:date="2018-06-19T17:22:00Z">
              <w:r w:rsidRPr="00CE3BE6">
                <w:rPr>
                  <w:rFonts w:eastAsia="Times New Roman"/>
                  <w:color w:val="000000"/>
                </w:rPr>
                <w:t>1,138,053</w:t>
              </w:r>
            </w:ins>
          </w:p>
        </w:tc>
        <w:tc>
          <w:tcPr>
            <w:tcW w:w="1220" w:type="dxa"/>
            <w:tcBorders>
              <w:top w:val="nil"/>
              <w:left w:val="nil"/>
              <w:bottom w:val="single" w:sz="4" w:space="0" w:color="auto"/>
              <w:right w:val="single" w:sz="4" w:space="0" w:color="auto"/>
            </w:tcBorders>
            <w:shd w:val="clear" w:color="auto" w:fill="auto"/>
            <w:noWrap/>
            <w:vAlign w:val="bottom"/>
            <w:hideMark/>
          </w:tcPr>
          <w:p w14:paraId="612CD115" w14:textId="77777777" w:rsidR="00CE3BE6" w:rsidRPr="00CE3BE6" w:rsidRDefault="00CE3BE6" w:rsidP="00CE3BE6">
            <w:pPr>
              <w:jc w:val="right"/>
              <w:rPr>
                <w:ins w:id="427" w:author="Parks, Robbie M" w:date="2018-06-19T17:22:00Z"/>
                <w:rFonts w:eastAsia="Times New Roman"/>
                <w:color w:val="000000"/>
              </w:rPr>
            </w:pPr>
            <w:ins w:id="428" w:author="Parks, Robbie M" w:date="2018-06-19T17:22:00Z">
              <w:r w:rsidRPr="00CE3BE6">
                <w:rPr>
                  <w:rFonts w:eastAsia="Times New Roman"/>
                  <w:color w:val="000000"/>
                </w:rPr>
                <w:t>1,303,019</w:t>
              </w:r>
            </w:ins>
          </w:p>
        </w:tc>
        <w:tc>
          <w:tcPr>
            <w:tcW w:w="1220" w:type="dxa"/>
            <w:tcBorders>
              <w:top w:val="nil"/>
              <w:left w:val="nil"/>
              <w:bottom w:val="single" w:sz="4" w:space="0" w:color="auto"/>
              <w:right w:val="single" w:sz="4" w:space="0" w:color="auto"/>
            </w:tcBorders>
            <w:shd w:val="clear" w:color="auto" w:fill="auto"/>
            <w:noWrap/>
            <w:vAlign w:val="bottom"/>
            <w:hideMark/>
          </w:tcPr>
          <w:p w14:paraId="0F5DEDD2" w14:textId="77777777" w:rsidR="00CE3BE6" w:rsidRPr="00CE3BE6" w:rsidRDefault="00CE3BE6" w:rsidP="00CE3BE6">
            <w:pPr>
              <w:jc w:val="right"/>
              <w:rPr>
                <w:ins w:id="429" w:author="Parks, Robbie M" w:date="2018-06-19T17:22:00Z"/>
                <w:rFonts w:eastAsia="Times New Roman"/>
                <w:color w:val="000000"/>
              </w:rPr>
            </w:pPr>
            <w:ins w:id="430" w:author="Parks, Robbie M" w:date="2018-06-19T17:22:00Z">
              <w:r w:rsidRPr="00CE3BE6">
                <w:rPr>
                  <w:rFonts w:eastAsia="Times New Roman"/>
                  <w:color w:val="000000"/>
                </w:rPr>
                <w:t>2,441,072</w:t>
              </w:r>
            </w:ins>
          </w:p>
        </w:tc>
      </w:tr>
      <w:tr w:rsidR="00CE3BE6" w:rsidRPr="00CE3BE6" w14:paraId="53B7C3DD" w14:textId="77777777" w:rsidTr="00CE3BE6">
        <w:trPr>
          <w:trHeight w:val="320"/>
          <w:ins w:id="431"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4A34120" w14:textId="77777777" w:rsidR="00CE3BE6" w:rsidRPr="00CE3BE6" w:rsidRDefault="00CE3BE6" w:rsidP="00CE3BE6">
            <w:pPr>
              <w:rPr>
                <w:ins w:id="432" w:author="Parks, Robbie M" w:date="2018-06-19T17:22:00Z"/>
                <w:rFonts w:ascii="Helvetica" w:eastAsia="Times New Roman" w:hAnsi="Helvetica"/>
                <w:color w:val="000000"/>
              </w:rPr>
            </w:pPr>
            <w:ins w:id="433" w:author="Parks, Robbie M" w:date="2018-06-19T17:22:00Z">
              <w:r w:rsidRPr="00CE3BE6">
                <w:rPr>
                  <w:rFonts w:ascii="Helvetica" w:eastAsia="Times New Roman" w:hAnsi="Helvetica"/>
                  <w:color w:val="000000"/>
                </w:rPr>
                <w:t> </w:t>
              </w:r>
            </w:ins>
          </w:p>
        </w:tc>
        <w:tc>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063D98" w14:textId="77777777" w:rsidR="00CE3BE6" w:rsidRPr="00AC73A1" w:rsidRDefault="00CE3BE6" w:rsidP="00CE3BE6">
            <w:pPr>
              <w:jc w:val="center"/>
              <w:rPr>
                <w:ins w:id="434" w:author="Parks, Robbie M" w:date="2018-06-19T17:22:00Z"/>
                <w:rFonts w:eastAsia="Times New Roman"/>
                <w:bCs/>
                <w:color w:val="000000"/>
              </w:rPr>
            </w:pPr>
            <w:ins w:id="435" w:author="Parks, Robbie M" w:date="2018-06-19T17:22:00Z">
              <w:r w:rsidRPr="00AC73A1">
                <w:rPr>
                  <w:rFonts w:eastAsia="Times New Roman"/>
                  <w:bCs/>
                  <w:color w:val="000000"/>
                </w:rPr>
                <w:t>Injuries</w:t>
              </w:r>
            </w:ins>
          </w:p>
        </w:tc>
        <w:tc>
          <w:tcPr>
            <w:tcW w:w="1220" w:type="dxa"/>
            <w:tcBorders>
              <w:top w:val="nil"/>
              <w:left w:val="nil"/>
              <w:bottom w:val="single" w:sz="4" w:space="0" w:color="auto"/>
              <w:right w:val="single" w:sz="4" w:space="0" w:color="auto"/>
            </w:tcBorders>
            <w:shd w:val="clear" w:color="auto" w:fill="auto"/>
            <w:noWrap/>
            <w:vAlign w:val="bottom"/>
            <w:hideMark/>
          </w:tcPr>
          <w:p w14:paraId="7875C94E" w14:textId="77777777" w:rsidR="00CE3BE6" w:rsidRPr="00CE3BE6" w:rsidRDefault="00CE3BE6" w:rsidP="00CE3BE6">
            <w:pPr>
              <w:jc w:val="right"/>
              <w:rPr>
                <w:ins w:id="436" w:author="Parks, Robbie M" w:date="2018-06-19T17:22:00Z"/>
                <w:rFonts w:eastAsia="Times New Roman"/>
                <w:color w:val="000000"/>
              </w:rPr>
            </w:pPr>
            <w:ins w:id="437" w:author="Parks, Robbie M" w:date="2018-06-19T17:22:00Z">
              <w:r w:rsidRPr="00CE3BE6">
                <w:rPr>
                  <w:rFonts w:eastAsia="Times New Roman"/>
                  <w:color w:val="000000"/>
                </w:rPr>
                <w:t>4,034,876</w:t>
              </w:r>
            </w:ins>
          </w:p>
        </w:tc>
        <w:tc>
          <w:tcPr>
            <w:tcW w:w="1220" w:type="dxa"/>
            <w:tcBorders>
              <w:top w:val="nil"/>
              <w:left w:val="nil"/>
              <w:bottom w:val="single" w:sz="4" w:space="0" w:color="auto"/>
              <w:right w:val="single" w:sz="4" w:space="0" w:color="auto"/>
            </w:tcBorders>
            <w:shd w:val="clear" w:color="auto" w:fill="auto"/>
            <w:noWrap/>
            <w:vAlign w:val="bottom"/>
            <w:hideMark/>
          </w:tcPr>
          <w:p w14:paraId="59B8B46A" w14:textId="77777777" w:rsidR="00CE3BE6" w:rsidRPr="00CE3BE6" w:rsidRDefault="00CE3BE6" w:rsidP="00CE3BE6">
            <w:pPr>
              <w:jc w:val="right"/>
              <w:rPr>
                <w:ins w:id="438" w:author="Parks, Robbie M" w:date="2018-06-19T17:22:00Z"/>
                <w:rFonts w:eastAsia="Times New Roman"/>
                <w:color w:val="000000"/>
              </w:rPr>
            </w:pPr>
            <w:ins w:id="439" w:author="Parks, Robbie M" w:date="2018-06-19T17:22:00Z">
              <w:r w:rsidRPr="00CE3BE6">
                <w:rPr>
                  <w:rFonts w:eastAsia="Times New Roman"/>
                  <w:color w:val="000000"/>
                </w:rPr>
                <w:t>1,768,170</w:t>
              </w:r>
            </w:ins>
          </w:p>
        </w:tc>
        <w:tc>
          <w:tcPr>
            <w:tcW w:w="1220" w:type="dxa"/>
            <w:tcBorders>
              <w:top w:val="nil"/>
              <w:left w:val="nil"/>
              <w:bottom w:val="single" w:sz="4" w:space="0" w:color="auto"/>
              <w:right w:val="single" w:sz="4" w:space="0" w:color="auto"/>
            </w:tcBorders>
            <w:shd w:val="clear" w:color="auto" w:fill="auto"/>
            <w:noWrap/>
            <w:vAlign w:val="bottom"/>
            <w:hideMark/>
          </w:tcPr>
          <w:p w14:paraId="1DEE22BF" w14:textId="77777777" w:rsidR="00CE3BE6" w:rsidRPr="00CE3BE6" w:rsidRDefault="00CE3BE6" w:rsidP="00CE3BE6">
            <w:pPr>
              <w:jc w:val="right"/>
              <w:rPr>
                <w:ins w:id="440" w:author="Parks, Robbie M" w:date="2018-06-19T17:22:00Z"/>
                <w:rFonts w:eastAsia="Times New Roman"/>
                <w:color w:val="000000"/>
              </w:rPr>
            </w:pPr>
            <w:ins w:id="441" w:author="Parks, Robbie M" w:date="2018-06-19T17:22:00Z">
              <w:r w:rsidRPr="00CE3BE6">
                <w:rPr>
                  <w:rFonts w:eastAsia="Times New Roman"/>
                  <w:color w:val="000000"/>
                </w:rPr>
                <w:t>5,803,046</w:t>
              </w:r>
            </w:ins>
          </w:p>
        </w:tc>
      </w:tr>
      <w:tr w:rsidR="00CE3BE6" w:rsidRPr="00CE3BE6" w14:paraId="3DA5EDEE" w14:textId="77777777" w:rsidTr="00CE3BE6">
        <w:trPr>
          <w:trHeight w:val="320"/>
          <w:ins w:id="442"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BE1E441" w14:textId="77777777" w:rsidR="00CE3BE6" w:rsidRPr="00CE3BE6" w:rsidRDefault="00CE3BE6" w:rsidP="00CE3BE6">
            <w:pPr>
              <w:rPr>
                <w:ins w:id="443" w:author="Parks, Robbie M" w:date="2018-06-19T17:22:00Z"/>
                <w:rFonts w:ascii="Helvetica" w:eastAsia="Times New Roman" w:hAnsi="Helvetica"/>
                <w:color w:val="000000"/>
              </w:rPr>
            </w:pPr>
            <w:ins w:id="444"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33FE6BD4" w14:textId="77777777" w:rsidR="00CE3BE6" w:rsidRPr="00CE3BE6" w:rsidRDefault="00CE3BE6" w:rsidP="00CE3BE6">
            <w:pPr>
              <w:rPr>
                <w:ins w:id="445" w:author="Parks, Robbie M" w:date="2018-06-19T17:22:00Z"/>
                <w:rFonts w:ascii="Helvetica" w:eastAsia="Times New Roman" w:hAnsi="Helvetica"/>
                <w:color w:val="000000"/>
              </w:rPr>
            </w:pPr>
            <w:ins w:id="446"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427B722A" w14:textId="77777777" w:rsidR="00CE3BE6" w:rsidRPr="00AC73A1" w:rsidRDefault="00CE3BE6" w:rsidP="00CE3BE6">
            <w:pPr>
              <w:rPr>
                <w:ins w:id="447" w:author="Parks, Robbie M" w:date="2018-06-19T17:22:00Z"/>
                <w:rFonts w:eastAsia="Times New Roman"/>
                <w:bCs/>
                <w:color w:val="000000"/>
              </w:rPr>
            </w:pPr>
            <w:ins w:id="448" w:author="Parks, Robbie M" w:date="2018-06-19T17:22:00Z">
              <w:r w:rsidRPr="00AC73A1">
                <w:rPr>
                  <w:rFonts w:eastAsia="Times New Roman"/>
                  <w:bCs/>
                  <w:color w:val="000000"/>
                </w:rPr>
                <w:t>Unintentional</w:t>
              </w:r>
            </w:ins>
          </w:p>
        </w:tc>
        <w:tc>
          <w:tcPr>
            <w:tcW w:w="1220" w:type="dxa"/>
            <w:tcBorders>
              <w:top w:val="nil"/>
              <w:left w:val="nil"/>
              <w:bottom w:val="single" w:sz="4" w:space="0" w:color="auto"/>
              <w:right w:val="single" w:sz="4" w:space="0" w:color="auto"/>
            </w:tcBorders>
            <w:shd w:val="clear" w:color="auto" w:fill="auto"/>
            <w:noWrap/>
            <w:vAlign w:val="bottom"/>
            <w:hideMark/>
          </w:tcPr>
          <w:p w14:paraId="14D7A069" w14:textId="77777777" w:rsidR="00CE3BE6" w:rsidRPr="00CE3BE6" w:rsidRDefault="00CE3BE6" w:rsidP="00CE3BE6">
            <w:pPr>
              <w:jc w:val="right"/>
              <w:rPr>
                <w:ins w:id="449" w:author="Parks, Robbie M" w:date="2018-06-19T17:22:00Z"/>
                <w:rFonts w:eastAsia="Times New Roman"/>
                <w:color w:val="000000"/>
              </w:rPr>
            </w:pPr>
            <w:ins w:id="450" w:author="Parks, Robbie M" w:date="2018-06-19T17:22:00Z">
              <w:r w:rsidRPr="00CE3BE6">
                <w:rPr>
                  <w:rFonts w:eastAsia="Times New Roman"/>
                  <w:color w:val="000000"/>
                </w:rPr>
                <w:t>2,489,142</w:t>
              </w:r>
            </w:ins>
          </w:p>
        </w:tc>
        <w:tc>
          <w:tcPr>
            <w:tcW w:w="1220" w:type="dxa"/>
            <w:tcBorders>
              <w:top w:val="nil"/>
              <w:left w:val="nil"/>
              <w:bottom w:val="single" w:sz="4" w:space="0" w:color="auto"/>
              <w:right w:val="single" w:sz="4" w:space="0" w:color="auto"/>
            </w:tcBorders>
            <w:shd w:val="clear" w:color="auto" w:fill="auto"/>
            <w:noWrap/>
            <w:vAlign w:val="bottom"/>
            <w:hideMark/>
          </w:tcPr>
          <w:p w14:paraId="2F3185E2" w14:textId="77777777" w:rsidR="00CE3BE6" w:rsidRPr="00CE3BE6" w:rsidRDefault="00CE3BE6" w:rsidP="00CE3BE6">
            <w:pPr>
              <w:jc w:val="right"/>
              <w:rPr>
                <w:ins w:id="451" w:author="Parks, Robbie M" w:date="2018-06-19T17:22:00Z"/>
                <w:rFonts w:eastAsia="Times New Roman"/>
                <w:color w:val="000000"/>
              </w:rPr>
            </w:pPr>
            <w:ins w:id="452" w:author="Parks, Robbie M" w:date="2018-06-19T17:22:00Z">
              <w:r w:rsidRPr="00CE3BE6">
                <w:rPr>
                  <w:rFonts w:eastAsia="Times New Roman"/>
                  <w:color w:val="000000"/>
                </w:rPr>
                <w:t>1,348,187</w:t>
              </w:r>
            </w:ins>
          </w:p>
        </w:tc>
        <w:tc>
          <w:tcPr>
            <w:tcW w:w="1220" w:type="dxa"/>
            <w:tcBorders>
              <w:top w:val="nil"/>
              <w:left w:val="nil"/>
              <w:bottom w:val="single" w:sz="4" w:space="0" w:color="auto"/>
              <w:right w:val="single" w:sz="4" w:space="0" w:color="auto"/>
            </w:tcBorders>
            <w:shd w:val="clear" w:color="auto" w:fill="auto"/>
            <w:noWrap/>
            <w:vAlign w:val="bottom"/>
            <w:hideMark/>
          </w:tcPr>
          <w:p w14:paraId="19E9E940" w14:textId="77777777" w:rsidR="00CE3BE6" w:rsidRPr="00CE3BE6" w:rsidRDefault="00CE3BE6" w:rsidP="00CE3BE6">
            <w:pPr>
              <w:jc w:val="right"/>
              <w:rPr>
                <w:ins w:id="453" w:author="Parks, Robbie M" w:date="2018-06-19T17:22:00Z"/>
                <w:rFonts w:eastAsia="Times New Roman"/>
                <w:color w:val="000000"/>
              </w:rPr>
            </w:pPr>
            <w:ins w:id="454" w:author="Parks, Robbie M" w:date="2018-06-19T17:22:00Z">
              <w:r w:rsidRPr="00CE3BE6">
                <w:rPr>
                  <w:rFonts w:eastAsia="Times New Roman"/>
                  <w:color w:val="000000"/>
                </w:rPr>
                <w:t>3,837,329</w:t>
              </w:r>
            </w:ins>
          </w:p>
        </w:tc>
      </w:tr>
      <w:tr w:rsidR="00CE3BE6" w:rsidRPr="00CE3BE6" w14:paraId="3B0F0783" w14:textId="77777777" w:rsidTr="00CE3BE6">
        <w:trPr>
          <w:trHeight w:val="320"/>
          <w:ins w:id="455"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21A58759" w14:textId="77777777" w:rsidR="00CE3BE6" w:rsidRPr="00CE3BE6" w:rsidRDefault="00CE3BE6" w:rsidP="00CE3BE6">
            <w:pPr>
              <w:rPr>
                <w:ins w:id="456" w:author="Parks, Robbie M" w:date="2018-06-19T17:22:00Z"/>
                <w:rFonts w:ascii="Helvetica" w:eastAsia="Times New Roman" w:hAnsi="Helvetica"/>
                <w:color w:val="000000"/>
              </w:rPr>
            </w:pPr>
            <w:ins w:id="457"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66462A89" w14:textId="77777777" w:rsidR="00CE3BE6" w:rsidRPr="00CE3BE6" w:rsidRDefault="00CE3BE6" w:rsidP="00CE3BE6">
            <w:pPr>
              <w:rPr>
                <w:ins w:id="458" w:author="Parks, Robbie M" w:date="2018-06-19T17:22:00Z"/>
                <w:rFonts w:ascii="Helvetica" w:eastAsia="Times New Roman" w:hAnsi="Helvetica"/>
                <w:color w:val="000000"/>
              </w:rPr>
            </w:pPr>
            <w:ins w:id="459"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2CDAB55E" w14:textId="77777777" w:rsidR="00CE3BE6" w:rsidRPr="00AC73A1" w:rsidRDefault="00CE3BE6" w:rsidP="00CE3BE6">
            <w:pPr>
              <w:rPr>
                <w:ins w:id="460" w:author="Parks, Robbie M" w:date="2018-06-19T17:22:00Z"/>
                <w:rFonts w:eastAsia="Times New Roman"/>
                <w:bCs/>
                <w:color w:val="000000"/>
              </w:rPr>
            </w:pPr>
            <w:ins w:id="461" w:author="Parks, Robbie M" w:date="2018-06-19T17:22:00Z">
              <w:r w:rsidRPr="00AC73A1">
                <w:rPr>
                  <w:rFonts w:eastAsia="Times New Roman"/>
                  <w:bCs/>
                  <w:color w:val="000000"/>
                </w:rPr>
                <w:t>Intentional</w:t>
              </w:r>
            </w:ins>
          </w:p>
        </w:tc>
        <w:tc>
          <w:tcPr>
            <w:tcW w:w="1220" w:type="dxa"/>
            <w:tcBorders>
              <w:top w:val="nil"/>
              <w:left w:val="nil"/>
              <w:bottom w:val="single" w:sz="4" w:space="0" w:color="auto"/>
              <w:right w:val="single" w:sz="4" w:space="0" w:color="auto"/>
            </w:tcBorders>
            <w:shd w:val="clear" w:color="auto" w:fill="auto"/>
            <w:noWrap/>
            <w:vAlign w:val="bottom"/>
            <w:hideMark/>
          </w:tcPr>
          <w:p w14:paraId="5D6CAAB1" w14:textId="77777777" w:rsidR="00CE3BE6" w:rsidRPr="00CE3BE6" w:rsidRDefault="00CE3BE6" w:rsidP="00CE3BE6">
            <w:pPr>
              <w:jc w:val="right"/>
              <w:rPr>
                <w:ins w:id="462" w:author="Parks, Robbie M" w:date="2018-06-19T17:22:00Z"/>
                <w:rFonts w:eastAsia="Times New Roman"/>
                <w:color w:val="000000"/>
              </w:rPr>
            </w:pPr>
            <w:ins w:id="463" w:author="Parks, Robbie M" w:date="2018-06-19T17:22:00Z">
              <w:r w:rsidRPr="00CE3BE6">
                <w:rPr>
                  <w:rFonts w:eastAsia="Times New Roman"/>
                  <w:color w:val="000000"/>
                </w:rPr>
                <w:t>1,545,734</w:t>
              </w:r>
            </w:ins>
          </w:p>
        </w:tc>
        <w:tc>
          <w:tcPr>
            <w:tcW w:w="1220" w:type="dxa"/>
            <w:tcBorders>
              <w:top w:val="nil"/>
              <w:left w:val="nil"/>
              <w:bottom w:val="single" w:sz="4" w:space="0" w:color="auto"/>
              <w:right w:val="single" w:sz="4" w:space="0" w:color="auto"/>
            </w:tcBorders>
            <w:shd w:val="clear" w:color="auto" w:fill="auto"/>
            <w:noWrap/>
            <w:vAlign w:val="bottom"/>
            <w:hideMark/>
          </w:tcPr>
          <w:p w14:paraId="2CDD3672" w14:textId="77777777" w:rsidR="00CE3BE6" w:rsidRPr="00CE3BE6" w:rsidRDefault="00CE3BE6" w:rsidP="00CE3BE6">
            <w:pPr>
              <w:jc w:val="right"/>
              <w:rPr>
                <w:ins w:id="464" w:author="Parks, Robbie M" w:date="2018-06-19T17:22:00Z"/>
                <w:rFonts w:eastAsia="Times New Roman"/>
                <w:color w:val="000000"/>
              </w:rPr>
            </w:pPr>
            <w:ins w:id="465" w:author="Parks, Robbie M" w:date="2018-06-19T17:22:00Z">
              <w:r w:rsidRPr="00CE3BE6">
                <w:rPr>
                  <w:rFonts w:eastAsia="Times New Roman"/>
                  <w:color w:val="000000"/>
                </w:rPr>
                <w:t>419,983</w:t>
              </w:r>
            </w:ins>
          </w:p>
        </w:tc>
        <w:tc>
          <w:tcPr>
            <w:tcW w:w="1220" w:type="dxa"/>
            <w:tcBorders>
              <w:top w:val="nil"/>
              <w:left w:val="nil"/>
              <w:bottom w:val="single" w:sz="4" w:space="0" w:color="auto"/>
              <w:right w:val="single" w:sz="4" w:space="0" w:color="auto"/>
            </w:tcBorders>
            <w:shd w:val="clear" w:color="auto" w:fill="auto"/>
            <w:noWrap/>
            <w:vAlign w:val="bottom"/>
            <w:hideMark/>
          </w:tcPr>
          <w:p w14:paraId="3D7E8DB4" w14:textId="77777777" w:rsidR="00CE3BE6" w:rsidRPr="00CE3BE6" w:rsidRDefault="00CE3BE6" w:rsidP="00CE3BE6">
            <w:pPr>
              <w:jc w:val="right"/>
              <w:rPr>
                <w:ins w:id="466" w:author="Parks, Robbie M" w:date="2018-06-19T17:22:00Z"/>
                <w:rFonts w:eastAsia="Times New Roman"/>
                <w:color w:val="000000"/>
              </w:rPr>
            </w:pPr>
            <w:ins w:id="467" w:author="Parks, Robbie M" w:date="2018-06-19T17:22:00Z">
              <w:r w:rsidRPr="00CE3BE6">
                <w:rPr>
                  <w:rFonts w:eastAsia="Times New Roman"/>
                  <w:color w:val="000000"/>
                </w:rPr>
                <w:t>1,965,717</w:t>
              </w:r>
            </w:ins>
          </w:p>
        </w:tc>
      </w:tr>
      <w:tr w:rsidR="00CE3BE6" w:rsidRPr="00CE3BE6" w14:paraId="2D0D4A2B" w14:textId="77777777" w:rsidTr="00CE3BE6">
        <w:trPr>
          <w:trHeight w:val="320"/>
          <w:ins w:id="468"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A9FED41" w14:textId="77777777" w:rsidR="00CE3BE6" w:rsidRPr="00CE3BE6" w:rsidRDefault="00CE3BE6" w:rsidP="00CE3BE6">
            <w:pPr>
              <w:rPr>
                <w:ins w:id="469" w:author="Parks, Robbie M" w:date="2018-06-19T17:22:00Z"/>
                <w:rFonts w:ascii="Helvetica" w:eastAsia="Times New Roman" w:hAnsi="Helvetica"/>
                <w:color w:val="000000"/>
              </w:rPr>
            </w:pPr>
            <w:ins w:id="470" w:author="Parks, Robbie M" w:date="2018-06-19T17:22:00Z">
              <w:r w:rsidRPr="00CE3BE6">
                <w:rPr>
                  <w:rFonts w:ascii="Helvetica" w:eastAsia="Times New Roman" w:hAnsi="Helvetica"/>
                  <w:color w:val="000000"/>
                </w:rPr>
                <w:t> </w:t>
              </w:r>
            </w:ins>
          </w:p>
        </w:tc>
        <w:tc>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45DA715" w14:textId="77777777" w:rsidR="00CE3BE6" w:rsidRPr="00AC73A1" w:rsidRDefault="00CE3BE6" w:rsidP="00CE3BE6">
            <w:pPr>
              <w:jc w:val="center"/>
              <w:rPr>
                <w:ins w:id="471" w:author="Parks, Robbie M" w:date="2018-06-19T17:22:00Z"/>
                <w:rFonts w:eastAsia="Times New Roman"/>
                <w:bCs/>
                <w:color w:val="000000"/>
              </w:rPr>
            </w:pPr>
            <w:ins w:id="472" w:author="Parks, Robbie M" w:date="2018-06-19T17:22:00Z">
              <w:r w:rsidRPr="00AC73A1">
                <w:rPr>
                  <w:rFonts w:eastAsia="Times New Roman"/>
                  <w:bCs/>
                  <w:color w:val="000000"/>
                </w:rPr>
                <w:t>Other</w:t>
              </w:r>
            </w:ins>
          </w:p>
        </w:tc>
        <w:tc>
          <w:tcPr>
            <w:tcW w:w="1220" w:type="dxa"/>
            <w:tcBorders>
              <w:top w:val="nil"/>
              <w:left w:val="nil"/>
              <w:bottom w:val="single" w:sz="4" w:space="0" w:color="auto"/>
              <w:right w:val="single" w:sz="4" w:space="0" w:color="auto"/>
            </w:tcBorders>
            <w:shd w:val="clear" w:color="auto" w:fill="auto"/>
            <w:noWrap/>
            <w:vAlign w:val="bottom"/>
            <w:hideMark/>
          </w:tcPr>
          <w:p w14:paraId="47DFD3FA" w14:textId="77777777" w:rsidR="00CE3BE6" w:rsidRPr="00CE3BE6" w:rsidRDefault="00CE3BE6" w:rsidP="00CE3BE6">
            <w:pPr>
              <w:jc w:val="right"/>
              <w:rPr>
                <w:ins w:id="473" w:author="Parks, Robbie M" w:date="2018-06-19T17:22:00Z"/>
                <w:rFonts w:eastAsia="Times New Roman"/>
                <w:color w:val="000000"/>
              </w:rPr>
            </w:pPr>
            <w:ins w:id="474" w:author="Parks, Robbie M" w:date="2018-06-19T17:22:00Z">
              <w:r w:rsidRPr="00CE3BE6">
                <w:rPr>
                  <w:rFonts w:eastAsia="Times New Roman"/>
                  <w:color w:val="000000"/>
                </w:rPr>
                <w:t>8,873,696</w:t>
              </w:r>
            </w:ins>
          </w:p>
        </w:tc>
        <w:tc>
          <w:tcPr>
            <w:tcW w:w="1220" w:type="dxa"/>
            <w:tcBorders>
              <w:top w:val="nil"/>
              <w:left w:val="nil"/>
              <w:bottom w:val="single" w:sz="4" w:space="0" w:color="auto"/>
              <w:right w:val="single" w:sz="4" w:space="0" w:color="auto"/>
            </w:tcBorders>
            <w:shd w:val="clear" w:color="auto" w:fill="auto"/>
            <w:noWrap/>
            <w:vAlign w:val="bottom"/>
            <w:hideMark/>
          </w:tcPr>
          <w:p w14:paraId="70D407B1" w14:textId="77777777" w:rsidR="00CE3BE6" w:rsidRPr="00CE3BE6" w:rsidRDefault="00CE3BE6" w:rsidP="00CE3BE6">
            <w:pPr>
              <w:jc w:val="right"/>
              <w:rPr>
                <w:ins w:id="475" w:author="Parks, Robbie M" w:date="2018-06-19T17:22:00Z"/>
                <w:rFonts w:eastAsia="Times New Roman"/>
                <w:color w:val="000000"/>
              </w:rPr>
            </w:pPr>
            <w:ins w:id="476" w:author="Parks, Robbie M" w:date="2018-06-19T17:22:00Z">
              <w:r w:rsidRPr="00CE3BE6">
                <w:rPr>
                  <w:rFonts w:eastAsia="Times New Roman"/>
                  <w:color w:val="000000"/>
                </w:rPr>
                <w:t>9,941,748</w:t>
              </w:r>
            </w:ins>
          </w:p>
        </w:tc>
        <w:tc>
          <w:tcPr>
            <w:tcW w:w="1220" w:type="dxa"/>
            <w:tcBorders>
              <w:top w:val="nil"/>
              <w:left w:val="nil"/>
              <w:bottom w:val="single" w:sz="4" w:space="0" w:color="auto"/>
              <w:right w:val="single" w:sz="4" w:space="0" w:color="auto"/>
            </w:tcBorders>
            <w:shd w:val="clear" w:color="auto" w:fill="auto"/>
            <w:noWrap/>
            <w:vAlign w:val="bottom"/>
            <w:hideMark/>
          </w:tcPr>
          <w:p w14:paraId="11380465" w14:textId="77777777" w:rsidR="00CE3BE6" w:rsidRPr="00CE3BE6" w:rsidRDefault="00CE3BE6" w:rsidP="00CE3BE6">
            <w:pPr>
              <w:jc w:val="right"/>
              <w:rPr>
                <w:ins w:id="477" w:author="Parks, Robbie M" w:date="2018-06-19T17:22:00Z"/>
                <w:rFonts w:eastAsia="Times New Roman"/>
                <w:color w:val="000000"/>
              </w:rPr>
            </w:pPr>
            <w:ins w:id="478" w:author="Parks, Robbie M" w:date="2018-06-19T17:22:00Z">
              <w:r w:rsidRPr="00CE3BE6">
                <w:rPr>
                  <w:rFonts w:eastAsia="Times New Roman"/>
                  <w:color w:val="000000"/>
                </w:rPr>
                <w:t>18,815,444</w:t>
              </w:r>
            </w:ins>
          </w:p>
        </w:tc>
      </w:tr>
      <w:tr w:rsidR="00CE3BE6" w:rsidRPr="00CE3BE6" w14:paraId="250B5F4E" w14:textId="77777777" w:rsidTr="00CE3BE6">
        <w:trPr>
          <w:trHeight w:val="320"/>
          <w:ins w:id="479"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71E3254A" w14:textId="77777777" w:rsidR="00CE3BE6" w:rsidRPr="00CE3BE6" w:rsidRDefault="00CE3BE6" w:rsidP="00CE3BE6">
            <w:pPr>
              <w:rPr>
                <w:ins w:id="480" w:author="Parks, Robbie M" w:date="2018-06-19T17:22:00Z"/>
                <w:rFonts w:ascii="Helvetica" w:eastAsia="Times New Roman" w:hAnsi="Helvetica"/>
                <w:color w:val="000000"/>
              </w:rPr>
            </w:pPr>
            <w:ins w:id="481"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321A87A3" w14:textId="77777777" w:rsidR="00CE3BE6" w:rsidRPr="00CE3BE6" w:rsidRDefault="00CE3BE6" w:rsidP="00CE3BE6">
            <w:pPr>
              <w:rPr>
                <w:ins w:id="482" w:author="Parks, Robbie M" w:date="2018-06-19T17:22:00Z"/>
                <w:rFonts w:ascii="Helvetica" w:eastAsia="Times New Roman" w:hAnsi="Helvetica"/>
                <w:color w:val="000000"/>
              </w:rPr>
            </w:pPr>
            <w:ins w:id="483"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ED24684" w14:textId="77777777" w:rsidR="00CE3BE6" w:rsidRPr="00AC73A1" w:rsidRDefault="00CE3BE6" w:rsidP="00CE3BE6">
            <w:pPr>
              <w:rPr>
                <w:ins w:id="484" w:author="Parks, Robbie M" w:date="2018-06-19T17:22:00Z"/>
                <w:rFonts w:eastAsia="Times New Roman"/>
                <w:bCs/>
                <w:color w:val="000000"/>
              </w:rPr>
            </w:pPr>
            <w:ins w:id="485" w:author="Parks, Robbie M" w:date="2018-06-19T17:22:00Z">
              <w:r w:rsidRPr="00AC73A1">
                <w:rPr>
                  <w:rFonts w:eastAsia="Times New Roman"/>
                  <w:bCs/>
                  <w:color w:val="000000"/>
                </w:rPr>
                <w:t>Endocrine disorders</w:t>
              </w:r>
            </w:ins>
          </w:p>
        </w:tc>
        <w:tc>
          <w:tcPr>
            <w:tcW w:w="1220" w:type="dxa"/>
            <w:tcBorders>
              <w:top w:val="nil"/>
              <w:left w:val="nil"/>
              <w:bottom w:val="single" w:sz="4" w:space="0" w:color="auto"/>
              <w:right w:val="single" w:sz="4" w:space="0" w:color="auto"/>
            </w:tcBorders>
            <w:shd w:val="clear" w:color="auto" w:fill="auto"/>
            <w:noWrap/>
            <w:vAlign w:val="bottom"/>
            <w:hideMark/>
          </w:tcPr>
          <w:p w14:paraId="23E808AD" w14:textId="77777777" w:rsidR="00CE3BE6" w:rsidRPr="00CE3BE6" w:rsidRDefault="00CE3BE6" w:rsidP="00CE3BE6">
            <w:pPr>
              <w:jc w:val="right"/>
              <w:rPr>
                <w:ins w:id="486" w:author="Parks, Robbie M" w:date="2018-06-19T17:22:00Z"/>
                <w:rFonts w:eastAsia="Times New Roman"/>
                <w:color w:val="000000"/>
              </w:rPr>
            </w:pPr>
            <w:ins w:id="487" w:author="Parks, Robbie M" w:date="2018-06-19T17:22:00Z">
              <w:r w:rsidRPr="00CE3BE6">
                <w:rPr>
                  <w:rFonts w:eastAsia="Times New Roman"/>
                  <w:color w:val="000000"/>
                </w:rPr>
                <w:t>459,606</w:t>
              </w:r>
            </w:ins>
          </w:p>
        </w:tc>
        <w:tc>
          <w:tcPr>
            <w:tcW w:w="1220" w:type="dxa"/>
            <w:tcBorders>
              <w:top w:val="nil"/>
              <w:left w:val="nil"/>
              <w:bottom w:val="single" w:sz="4" w:space="0" w:color="auto"/>
              <w:right w:val="single" w:sz="4" w:space="0" w:color="auto"/>
            </w:tcBorders>
            <w:shd w:val="clear" w:color="auto" w:fill="auto"/>
            <w:noWrap/>
            <w:vAlign w:val="bottom"/>
            <w:hideMark/>
          </w:tcPr>
          <w:p w14:paraId="17A19CB5" w14:textId="77777777" w:rsidR="00CE3BE6" w:rsidRPr="00CE3BE6" w:rsidRDefault="00CE3BE6" w:rsidP="00CE3BE6">
            <w:pPr>
              <w:jc w:val="right"/>
              <w:rPr>
                <w:ins w:id="488" w:author="Parks, Robbie M" w:date="2018-06-19T17:22:00Z"/>
                <w:rFonts w:eastAsia="Times New Roman"/>
                <w:color w:val="000000"/>
              </w:rPr>
            </w:pPr>
            <w:ins w:id="489" w:author="Parks, Robbie M" w:date="2018-06-19T17:22:00Z">
              <w:r w:rsidRPr="00CE3BE6">
                <w:rPr>
                  <w:rFonts w:eastAsia="Times New Roman"/>
                  <w:color w:val="000000"/>
                </w:rPr>
                <w:t>526,685</w:t>
              </w:r>
            </w:ins>
          </w:p>
        </w:tc>
        <w:tc>
          <w:tcPr>
            <w:tcW w:w="1220" w:type="dxa"/>
            <w:tcBorders>
              <w:top w:val="nil"/>
              <w:left w:val="nil"/>
              <w:bottom w:val="single" w:sz="4" w:space="0" w:color="auto"/>
              <w:right w:val="single" w:sz="4" w:space="0" w:color="auto"/>
            </w:tcBorders>
            <w:shd w:val="clear" w:color="auto" w:fill="auto"/>
            <w:noWrap/>
            <w:vAlign w:val="bottom"/>
            <w:hideMark/>
          </w:tcPr>
          <w:p w14:paraId="2E0586A6" w14:textId="77777777" w:rsidR="00CE3BE6" w:rsidRPr="00CE3BE6" w:rsidRDefault="00CE3BE6" w:rsidP="00CE3BE6">
            <w:pPr>
              <w:jc w:val="right"/>
              <w:rPr>
                <w:ins w:id="490" w:author="Parks, Robbie M" w:date="2018-06-19T17:22:00Z"/>
                <w:rFonts w:eastAsia="Times New Roman"/>
                <w:color w:val="000000"/>
              </w:rPr>
            </w:pPr>
            <w:ins w:id="491" w:author="Parks, Robbie M" w:date="2018-06-19T17:22:00Z">
              <w:r w:rsidRPr="00CE3BE6">
                <w:rPr>
                  <w:rFonts w:eastAsia="Times New Roman"/>
                  <w:color w:val="000000"/>
                </w:rPr>
                <w:t>986,291</w:t>
              </w:r>
            </w:ins>
          </w:p>
        </w:tc>
      </w:tr>
      <w:tr w:rsidR="00CE3BE6" w:rsidRPr="00CE3BE6" w14:paraId="55E7CEA9" w14:textId="77777777" w:rsidTr="00CE3BE6">
        <w:trPr>
          <w:trHeight w:val="320"/>
          <w:ins w:id="492"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053F460" w14:textId="77777777" w:rsidR="00CE3BE6" w:rsidRPr="00CE3BE6" w:rsidRDefault="00CE3BE6" w:rsidP="00CE3BE6">
            <w:pPr>
              <w:rPr>
                <w:ins w:id="493" w:author="Parks, Robbie M" w:date="2018-06-19T17:22:00Z"/>
                <w:rFonts w:ascii="Helvetica" w:eastAsia="Times New Roman" w:hAnsi="Helvetica"/>
                <w:color w:val="000000"/>
              </w:rPr>
            </w:pPr>
            <w:ins w:id="494"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6FD2D3D3" w14:textId="77777777" w:rsidR="00CE3BE6" w:rsidRPr="00CE3BE6" w:rsidRDefault="00CE3BE6" w:rsidP="00CE3BE6">
            <w:pPr>
              <w:rPr>
                <w:ins w:id="495" w:author="Parks, Robbie M" w:date="2018-06-19T17:22:00Z"/>
                <w:rFonts w:ascii="Helvetica" w:eastAsia="Times New Roman" w:hAnsi="Helvetica"/>
                <w:color w:val="000000"/>
              </w:rPr>
            </w:pPr>
            <w:ins w:id="496"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06153466" w14:textId="77777777" w:rsidR="00CE3BE6" w:rsidRPr="00AC73A1" w:rsidRDefault="00CE3BE6" w:rsidP="00CE3BE6">
            <w:pPr>
              <w:rPr>
                <w:ins w:id="497" w:author="Parks, Robbie M" w:date="2018-06-19T17:22:00Z"/>
                <w:rFonts w:eastAsia="Times New Roman"/>
                <w:bCs/>
                <w:color w:val="000000"/>
              </w:rPr>
            </w:pPr>
            <w:ins w:id="498" w:author="Parks, Robbie M" w:date="2018-06-19T17:22:00Z">
              <w:r w:rsidRPr="00AC73A1">
                <w:rPr>
                  <w:rFonts w:eastAsia="Times New Roman"/>
                  <w:bCs/>
                  <w:color w:val="000000"/>
                </w:rPr>
                <w:t>Genitourinary diseases</w:t>
              </w:r>
            </w:ins>
          </w:p>
        </w:tc>
        <w:tc>
          <w:tcPr>
            <w:tcW w:w="1220" w:type="dxa"/>
            <w:tcBorders>
              <w:top w:val="nil"/>
              <w:left w:val="nil"/>
              <w:bottom w:val="single" w:sz="4" w:space="0" w:color="auto"/>
              <w:right w:val="single" w:sz="4" w:space="0" w:color="auto"/>
            </w:tcBorders>
            <w:shd w:val="clear" w:color="auto" w:fill="auto"/>
            <w:noWrap/>
            <w:vAlign w:val="bottom"/>
            <w:hideMark/>
          </w:tcPr>
          <w:p w14:paraId="7687F283" w14:textId="77777777" w:rsidR="00CE3BE6" w:rsidRPr="00CE3BE6" w:rsidRDefault="00CE3BE6" w:rsidP="00CE3BE6">
            <w:pPr>
              <w:jc w:val="right"/>
              <w:rPr>
                <w:ins w:id="499" w:author="Parks, Robbie M" w:date="2018-06-19T17:22:00Z"/>
                <w:rFonts w:eastAsia="Times New Roman"/>
                <w:color w:val="000000"/>
              </w:rPr>
            </w:pPr>
            <w:ins w:id="500" w:author="Parks, Robbie M" w:date="2018-06-19T17:22:00Z">
              <w:r w:rsidRPr="00CE3BE6">
                <w:rPr>
                  <w:rFonts w:eastAsia="Times New Roman"/>
                  <w:color w:val="000000"/>
                </w:rPr>
                <w:t>847,053</w:t>
              </w:r>
            </w:ins>
          </w:p>
        </w:tc>
        <w:tc>
          <w:tcPr>
            <w:tcW w:w="1220" w:type="dxa"/>
            <w:tcBorders>
              <w:top w:val="nil"/>
              <w:left w:val="nil"/>
              <w:bottom w:val="single" w:sz="4" w:space="0" w:color="auto"/>
              <w:right w:val="single" w:sz="4" w:space="0" w:color="auto"/>
            </w:tcBorders>
            <w:shd w:val="clear" w:color="auto" w:fill="auto"/>
            <w:noWrap/>
            <w:vAlign w:val="bottom"/>
            <w:hideMark/>
          </w:tcPr>
          <w:p w14:paraId="586F740A" w14:textId="77777777" w:rsidR="00CE3BE6" w:rsidRPr="00CE3BE6" w:rsidRDefault="00CE3BE6" w:rsidP="00CE3BE6">
            <w:pPr>
              <w:jc w:val="right"/>
              <w:rPr>
                <w:ins w:id="501" w:author="Parks, Robbie M" w:date="2018-06-19T17:22:00Z"/>
                <w:rFonts w:eastAsia="Times New Roman"/>
                <w:color w:val="000000"/>
              </w:rPr>
            </w:pPr>
            <w:ins w:id="502" w:author="Parks, Robbie M" w:date="2018-06-19T17:22:00Z">
              <w:r w:rsidRPr="00CE3BE6">
                <w:rPr>
                  <w:rFonts w:eastAsia="Times New Roman"/>
                  <w:color w:val="000000"/>
                </w:rPr>
                <w:t>1,007,297</w:t>
              </w:r>
            </w:ins>
          </w:p>
        </w:tc>
        <w:tc>
          <w:tcPr>
            <w:tcW w:w="1220" w:type="dxa"/>
            <w:tcBorders>
              <w:top w:val="nil"/>
              <w:left w:val="nil"/>
              <w:bottom w:val="single" w:sz="4" w:space="0" w:color="auto"/>
              <w:right w:val="single" w:sz="4" w:space="0" w:color="auto"/>
            </w:tcBorders>
            <w:shd w:val="clear" w:color="auto" w:fill="auto"/>
            <w:noWrap/>
            <w:vAlign w:val="bottom"/>
            <w:hideMark/>
          </w:tcPr>
          <w:p w14:paraId="46C38590" w14:textId="77777777" w:rsidR="00CE3BE6" w:rsidRPr="00CE3BE6" w:rsidRDefault="00CE3BE6" w:rsidP="00CE3BE6">
            <w:pPr>
              <w:jc w:val="right"/>
              <w:rPr>
                <w:ins w:id="503" w:author="Parks, Robbie M" w:date="2018-06-19T17:22:00Z"/>
                <w:rFonts w:eastAsia="Times New Roman"/>
                <w:color w:val="000000"/>
              </w:rPr>
            </w:pPr>
            <w:ins w:id="504" w:author="Parks, Robbie M" w:date="2018-06-19T17:22:00Z">
              <w:r w:rsidRPr="00CE3BE6">
                <w:rPr>
                  <w:rFonts w:eastAsia="Times New Roman"/>
                  <w:color w:val="000000"/>
                </w:rPr>
                <w:t>1,854,350</w:t>
              </w:r>
            </w:ins>
          </w:p>
        </w:tc>
      </w:tr>
      <w:tr w:rsidR="00CE3BE6" w:rsidRPr="00CE3BE6" w14:paraId="716EC7B4" w14:textId="77777777" w:rsidTr="00CE3BE6">
        <w:trPr>
          <w:trHeight w:val="320"/>
          <w:ins w:id="505"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38F01212" w14:textId="77777777" w:rsidR="00CE3BE6" w:rsidRPr="00CE3BE6" w:rsidRDefault="00CE3BE6" w:rsidP="00CE3BE6">
            <w:pPr>
              <w:rPr>
                <w:ins w:id="506" w:author="Parks, Robbie M" w:date="2018-06-19T17:22:00Z"/>
                <w:rFonts w:ascii="Helvetica" w:eastAsia="Times New Roman" w:hAnsi="Helvetica"/>
                <w:color w:val="000000"/>
              </w:rPr>
            </w:pPr>
            <w:ins w:id="507"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6CF20CDC" w14:textId="77777777" w:rsidR="00CE3BE6" w:rsidRPr="00CE3BE6" w:rsidRDefault="00CE3BE6" w:rsidP="00CE3BE6">
            <w:pPr>
              <w:rPr>
                <w:ins w:id="508" w:author="Parks, Robbie M" w:date="2018-06-19T17:22:00Z"/>
                <w:rFonts w:ascii="Helvetica" w:eastAsia="Times New Roman" w:hAnsi="Helvetica"/>
                <w:color w:val="000000"/>
              </w:rPr>
            </w:pPr>
            <w:ins w:id="509"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1CE44956" w14:textId="77777777" w:rsidR="00CE3BE6" w:rsidRPr="00AC73A1" w:rsidRDefault="00CE3BE6" w:rsidP="00CE3BE6">
            <w:pPr>
              <w:rPr>
                <w:ins w:id="510" w:author="Parks, Robbie M" w:date="2018-06-19T17:22:00Z"/>
                <w:rFonts w:eastAsia="Times New Roman"/>
                <w:bCs/>
                <w:color w:val="000000"/>
              </w:rPr>
            </w:pPr>
            <w:ins w:id="511" w:author="Parks, Robbie M" w:date="2018-06-19T17:22:00Z">
              <w:r w:rsidRPr="00AC73A1">
                <w:rPr>
                  <w:rFonts w:eastAsia="Times New Roman"/>
                  <w:bCs/>
                  <w:color w:val="000000"/>
                </w:rPr>
                <w:t>Maternal conditions</w:t>
              </w:r>
            </w:ins>
          </w:p>
        </w:tc>
        <w:tc>
          <w:tcPr>
            <w:tcW w:w="1220" w:type="dxa"/>
            <w:tcBorders>
              <w:top w:val="nil"/>
              <w:left w:val="nil"/>
              <w:bottom w:val="single" w:sz="4" w:space="0" w:color="auto"/>
              <w:right w:val="single" w:sz="4" w:space="0" w:color="auto"/>
            </w:tcBorders>
            <w:shd w:val="clear" w:color="auto" w:fill="auto"/>
            <w:noWrap/>
            <w:vAlign w:val="bottom"/>
            <w:hideMark/>
          </w:tcPr>
          <w:p w14:paraId="7CDE33FE" w14:textId="77777777" w:rsidR="00CE3BE6" w:rsidRPr="00CE3BE6" w:rsidRDefault="00CE3BE6" w:rsidP="00CE3BE6">
            <w:pPr>
              <w:jc w:val="right"/>
              <w:rPr>
                <w:ins w:id="512" w:author="Parks, Robbie M" w:date="2018-06-19T17:22:00Z"/>
                <w:rFonts w:eastAsia="Times New Roman"/>
                <w:color w:val="000000"/>
              </w:rPr>
            </w:pPr>
            <w:ins w:id="513" w:author="Parks, Robbie M" w:date="2018-06-19T17:22:00Z">
              <w:r w:rsidRPr="00CE3BE6">
                <w:rPr>
                  <w:rFonts w:eastAsia="Times New Roman"/>
                  <w:color w:val="000000"/>
                </w:rPr>
                <w:t>0</w:t>
              </w:r>
            </w:ins>
          </w:p>
        </w:tc>
        <w:tc>
          <w:tcPr>
            <w:tcW w:w="1220" w:type="dxa"/>
            <w:tcBorders>
              <w:top w:val="nil"/>
              <w:left w:val="nil"/>
              <w:bottom w:val="single" w:sz="4" w:space="0" w:color="auto"/>
              <w:right w:val="single" w:sz="4" w:space="0" w:color="auto"/>
            </w:tcBorders>
            <w:shd w:val="clear" w:color="auto" w:fill="auto"/>
            <w:noWrap/>
            <w:vAlign w:val="bottom"/>
            <w:hideMark/>
          </w:tcPr>
          <w:p w14:paraId="737D899C" w14:textId="77777777" w:rsidR="00CE3BE6" w:rsidRPr="00CE3BE6" w:rsidRDefault="00CE3BE6" w:rsidP="00CE3BE6">
            <w:pPr>
              <w:jc w:val="right"/>
              <w:rPr>
                <w:ins w:id="514" w:author="Parks, Robbie M" w:date="2018-06-19T17:22:00Z"/>
                <w:rFonts w:eastAsia="Times New Roman"/>
                <w:color w:val="000000"/>
              </w:rPr>
            </w:pPr>
            <w:ins w:id="515" w:author="Parks, Robbie M" w:date="2018-06-19T17:22:00Z">
              <w:r w:rsidRPr="00CE3BE6">
                <w:rPr>
                  <w:rFonts w:eastAsia="Times New Roman"/>
                  <w:color w:val="000000"/>
                </w:rPr>
                <w:t>19,991</w:t>
              </w:r>
            </w:ins>
          </w:p>
        </w:tc>
        <w:tc>
          <w:tcPr>
            <w:tcW w:w="1220" w:type="dxa"/>
            <w:tcBorders>
              <w:top w:val="nil"/>
              <w:left w:val="nil"/>
              <w:bottom w:val="single" w:sz="4" w:space="0" w:color="auto"/>
              <w:right w:val="single" w:sz="4" w:space="0" w:color="auto"/>
            </w:tcBorders>
            <w:shd w:val="clear" w:color="auto" w:fill="auto"/>
            <w:noWrap/>
            <w:vAlign w:val="bottom"/>
            <w:hideMark/>
          </w:tcPr>
          <w:p w14:paraId="32152D12" w14:textId="77777777" w:rsidR="00CE3BE6" w:rsidRPr="00CE3BE6" w:rsidRDefault="00CE3BE6" w:rsidP="00CE3BE6">
            <w:pPr>
              <w:jc w:val="right"/>
              <w:rPr>
                <w:ins w:id="516" w:author="Parks, Robbie M" w:date="2018-06-19T17:22:00Z"/>
                <w:rFonts w:eastAsia="Times New Roman"/>
                <w:color w:val="000000"/>
              </w:rPr>
            </w:pPr>
            <w:ins w:id="517" w:author="Parks, Robbie M" w:date="2018-06-19T17:22:00Z">
              <w:r w:rsidRPr="00CE3BE6">
                <w:rPr>
                  <w:rFonts w:eastAsia="Times New Roman"/>
                  <w:color w:val="000000"/>
                </w:rPr>
                <w:t>19,991</w:t>
              </w:r>
            </w:ins>
          </w:p>
        </w:tc>
      </w:tr>
      <w:tr w:rsidR="00CE3BE6" w:rsidRPr="00CE3BE6" w14:paraId="0EDEF5A1" w14:textId="77777777" w:rsidTr="00CE3BE6">
        <w:trPr>
          <w:trHeight w:val="320"/>
          <w:ins w:id="518"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1F03F20" w14:textId="77777777" w:rsidR="00CE3BE6" w:rsidRPr="00CE3BE6" w:rsidRDefault="00CE3BE6" w:rsidP="00CE3BE6">
            <w:pPr>
              <w:rPr>
                <w:ins w:id="519" w:author="Parks, Robbie M" w:date="2018-06-19T17:22:00Z"/>
                <w:rFonts w:ascii="Helvetica" w:eastAsia="Times New Roman" w:hAnsi="Helvetica"/>
                <w:color w:val="000000"/>
              </w:rPr>
            </w:pPr>
            <w:ins w:id="520"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38B2767B" w14:textId="77777777" w:rsidR="00CE3BE6" w:rsidRPr="00CE3BE6" w:rsidRDefault="00CE3BE6" w:rsidP="00CE3BE6">
            <w:pPr>
              <w:rPr>
                <w:ins w:id="521" w:author="Parks, Robbie M" w:date="2018-06-19T17:22:00Z"/>
                <w:rFonts w:ascii="Helvetica" w:eastAsia="Times New Roman" w:hAnsi="Helvetica"/>
                <w:color w:val="000000"/>
              </w:rPr>
            </w:pPr>
            <w:ins w:id="522"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1782DF1" w14:textId="77777777" w:rsidR="00CE3BE6" w:rsidRPr="00AC73A1" w:rsidRDefault="00CE3BE6" w:rsidP="00CE3BE6">
            <w:pPr>
              <w:rPr>
                <w:ins w:id="523" w:author="Parks, Robbie M" w:date="2018-06-19T17:22:00Z"/>
                <w:rFonts w:eastAsia="Times New Roman"/>
                <w:bCs/>
                <w:color w:val="000000"/>
              </w:rPr>
            </w:pPr>
            <w:ins w:id="524" w:author="Parks, Robbie M" w:date="2018-06-19T17:22:00Z">
              <w:r w:rsidRPr="00AC73A1">
                <w:rPr>
                  <w:rFonts w:eastAsia="Times New Roman"/>
                  <w:bCs/>
                  <w:color w:val="000000"/>
                </w:rPr>
                <w:t>Neuropsychiatric disorders</w:t>
              </w:r>
            </w:ins>
          </w:p>
        </w:tc>
        <w:tc>
          <w:tcPr>
            <w:tcW w:w="1220" w:type="dxa"/>
            <w:tcBorders>
              <w:top w:val="nil"/>
              <w:left w:val="nil"/>
              <w:bottom w:val="single" w:sz="4" w:space="0" w:color="auto"/>
              <w:right w:val="single" w:sz="4" w:space="0" w:color="auto"/>
            </w:tcBorders>
            <w:shd w:val="clear" w:color="auto" w:fill="auto"/>
            <w:noWrap/>
            <w:vAlign w:val="bottom"/>
            <w:hideMark/>
          </w:tcPr>
          <w:p w14:paraId="6A87478C" w14:textId="77777777" w:rsidR="00CE3BE6" w:rsidRPr="00CE3BE6" w:rsidRDefault="00CE3BE6" w:rsidP="00CE3BE6">
            <w:pPr>
              <w:jc w:val="right"/>
              <w:rPr>
                <w:ins w:id="525" w:author="Parks, Robbie M" w:date="2018-06-19T17:22:00Z"/>
                <w:rFonts w:eastAsia="Times New Roman"/>
                <w:color w:val="000000"/>
              </w:rPr>
            </w:pPr>
            <w:ins w:id="526" w:author="Parks, Robbie M" w:date="2018-06-19T17:22:00Z">
              <w:r w:rsidRPr="00CE3BE6">
                <w:rPr>
                  <w:rFonts w:eastAsia="Times New Roman"/>
                  <w:color w:val="000000"/>
                </w:rPr>
                <w:t>1,911,244</w:t>
              </w:r>
            </w:ins>
          </w:p>
        </w:tc>
        <w:tc>
          <w:tcPr>
            <w:tcW w:w="1220" w:type="dxa"/>
            <w:tcBorders>
              <w:top w:val="nil"/>
              <w:left w:val="nil"/>
              <w:bottom w:val="single" w:sz="4" w:space="0" w:color="auto"/>
              <w:right w:val="single" w:sz="4" w:space="0" w:color="auto"/>
            </w:tcBorders>
            <w:shd w:val="clear" w:color="auto" w:fill="auto"/>
            <w:noWrap/>
            <w:vAlign w:val="bottom"/>
            <w:hideMark/>
          </w:tcPr>
          <w:p w14:paraId="62D0AD42" w14:textId="77777777" w:rsidR="00CE3BE6" w:rsidRPr="00CE3BE6" w:rsidRDefault="00CE3BE6" w:rsidP="00CE3BE6">
            <w:pPr>
              <w:jc w:val="right"/>
              <w:rPr>
                <w:ins w:id="527" w:author="Parks, Robbie M" w:date="2018-06-19T17:22:00Z"/>
                <w:rFonts w:eastAsia="Times New Roman"/>
                <w:color w:val="000000"/>
              </w:rPr>
            </w:pPr>
            <w:ins w:id="528" w:author="Parks, Robbie M" w:date="2018-06-19T17:22:00Z">
              <w:r w:rsidRPr="00CE3BE6">
                <w:rPr>
                  <w:rFonts w:eastAsia="Times New Roman"/>
                  <w:color w:val="000000"/>
                </w:rPr>
                <w:t>3,132,616</w:t>
              </w:r>
            </w:ins>
          </w:p>
        </w:tc>
        <w:tc>
          <w:tcPr>
            <w:tcW w:w="1220" w:type="dxa"/>
            <w:tcBorders>
              <w:top w:val="nil"/>
              <w:left w:val="nil"/>
              <w:bottom w:val="single" w:sz="4" w:space="0" w:color="auto"/>
              <w:right w:val="single" w:sz="4" w:space="0" w:color="auto"/>
            </w:tcBorders>
            <w:shd w:val="clear" w:color="auto" w:fill="auto"/>
            <w:noWrap/>
            <w:vAlign w:val="bottom"/>
            <w:hideMark/>
          </w:tcPr>
          <w:p w14:paraId="7A93B04A" w14:textId="77777777" w:rsidR="00CE3BE6" w:rsidRPr="00CE3BE6" w:rsidRDefault="00CE3BE6" w:rsidP="00CE3BE6">
            <w:pPr>
              <w:jc w:val="right"/>
              <w:rPr>
                <w:ins w:id="529" w:author="Parks, Robbie M" w:date="2018-06-19T17:22:00Z"/>
                <w:rFonts w:eastAsia="Times New Roman"/>
                <w:color w:val="000000"/>
              </w:rPr>
            </w:pPr>
            <w:ins w:id="530" w:author="Parks, Robbie M" w:date="2018-06-19T17:22:00Z">
              <w:r w:rsidRPr="00CE3BE6">
                <w:rPr>
                  <w:rFonts w:eastAsia="Times New Roman"/>
                  <w:color w:val="000000"/>
                </w:rPr>
                <w:t>5,043,860</w:t>
              </w:r>
            </w:ins>
          </w:p>
        </w:tc>
      </w:tr>
      <w:tr w:rsidR="00CE3BE6" w:rsidRPr="00CE3BE6" w14:paraId="1B538962" w14:textId="77777777" w:rsidTr="00CE3BE6">
        <w:trPr>
          <w:trHeight w:val="320"/>
          <w:ins w:id="531"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1A81E6F3" w14:textId="77777777" w:rsidR="00CE3BE6" w:rsidRPr="00CE3BE6" w:rsidRDefault="00CE3BE6" w:rsidP="00CE3BE6">
            <w:pPr>
              <w:rPr>
                <w:ins w:id="532" w:author="Parks, Robbie M" w:date="2018-06-19T17:22:00Z"/>
                <w:rFonts w:ascii="Helvetica" w:eastAsia="Times New Roman" w:hAnsi="Helvetica"/>
                <w:color w:val="000000"/>
              </w:rPr>
            </w:pPr>
            <w:ins w:id="533"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0485BA5E" w14:textId="77777777" w:rsidR="00CE3BE6" w:rsidRPr="00CE3BE6" w:rsidRDefault="00CE3BE6" w:rsidP="00CE3BE6">
            <w:pPr>
              <w:rPr>
                <w:ins w:id="534" w:author="Parks, Robbie M" w:date="2018-06-19T17:22:00Z"/>
                <w:rFonts w:ascii="Helvetica" w:eastAsia="Times New Roman" w:hAnsi="Helvetica"/>
                <w:color w:val="000000"/>
              </w:rPr>
            </w:pPr>
            <w:ins w:id="535"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194B6392" w14:textId="77777777" w:rsidR="00CE3BE6" w:rsidRPr="00AC73A1" w:rsidRDefault="00CE3BE6" w:rsidP="00CE3BE6">
            <w:pPr>
              <w:rPr>
                <w:ins w:id="536" w:author="Parks, Robbie M" w:date="2018-06-19T17:22:00Z"/>
                <w:rFonts w:eastAsia="Times New Roman"/>
                <w:bCs/>
                <w:color w:val="000000"/>
              </w:rPr>
            </w:pPr>
            <w:ins w:id="537" w:author="Parks, Robbie M" w:date="2018-06-19T17:22:00Z">
              <w:r w:rsidRPr="00AC73A1">
                <w:rPr>
                  <w:rFonts w:eastAsia="Times New Roman"/>
                  <w:bCs/>
                  <w:color w:val="000000"/>
                </w:rPr>
                <w:t>Perinatal conditions</w:t>
              </w:r>
            </w:ins>
          </w:p>
        </w:tc>
        <w:tc>
          <w:tcPr>
            <w:tcW w:w="1220" w:type="dxa"/>
            <w:tcBorders>
              <w:top w:val="nil"/>
              <w:left w:val="nil"/>
              <w:bottom w:val="single" w:sz="4" w:space="0" w:color="auto"/>
              <w:right w:val="single" w:sz="4" w:space="0" w:color="auto"/>
            </w:tcBorders>
            <w:shd w:val="clear" w:color="auto" w:fill="auto"/>
            <w:noWrap/>
            <w:vAlign w:val="bottom"/>
            <w:hideMark/>
          </w:tcPr>
          <w:p w14:paraId="7C378D16" w14:textId="77777777" w:rsidR="00CE3BE6" w:rsidRPr="00CE3BE6" w:rsidRDefault="00CE3BE6" w:rsidP="00CE3BE6">
            <w:pPr>
              <w:jc w:val="right"/>
              <w:rPr>
                <w:ins w:id="538" w:author="Parks, Robbie M" w:date="2018-06-19T17:22:00Z"/>
                <w:rFonts w:eastAsia="Times New Roman"/>
                <w:color w:val="000000"/>
              </w:rPr>
            </w:pPr>
            <w:ins w:id="539" w:author="Parks, Robbie M" w:date="2018-06-19T17:22:00Z">
              <w:r w:rsidRPr="00CE3BE6">
                <w:rPr>
                  <w:rFonts w:eastAsia="Times New Roman"/>
                  <w:color w:val="000000"/>
                </w:rPr>
                <w:t>320,057</w:t>
              </w:r>
            </w:ins>
          </w:p>
        </w:tc>
        <w:tc>
          <w:tcPr>
            <w:tcW w:w="1220" w:type="dxa"/>
            <w:tcBorders>
              <w:top w:val="nil"/>
              <w:left w:val="nil"/>
              <w:bottom w:val="single" w:sz="4" w:space="0" w:color="auto"/>
              <w:right w:val="single" w:sz="4" w:space="0" w:color="auto"/>
            </w:tcBorders>
            <w:shd w:val="clear" w:color="auto" w:fill="auto"/>
            <w:noWrap/>
            <w:vAlign w:val="bottom"/>
            <w:hideMark/>
          </w:tcPr>
          <w:p w14:paraId="7A2C75E8" w14:textId="77777777" w:rsidR="00CE3BE6" w:rsidRPr="00CE3BE6" w:rsidRDefault="00CE3BE6" w:rsidP="00CE3BE6">
            <w:pPr>
              <w:jc w:val="right"/>
              <w:rPr>
                <w:ins w:id="540" w:author="Parks, Robbie M" w:date="2018-06-19T17:22:00Z"/>
                <w:rFonts w:eastAsia="Times New Roman"/>
                <w:color w:val="000000"/>
              </w:rPr>
            </w:pPr>
            <w:ins w:id="541" w:author="Parks, Robbie M" w:date="2018-06-19T17:22:00Z">
              <w:r w:rsidRPr="00CE3BE6">
                <w:rPr>
                  <w:rFonts w:eastAsia="Times New Roman"/>
                  <w:color w:val="000000"/>
                </w:rPr>
                <w:t>245,939</w:t>
              </w:r>
            </w:ins>
          </w:p>
        </w:tc>
        <w:tc>
          <w:tcPr>
            <w:tcW w:w="1220" w:type="dxa"/>
            <w:tcBorders>
              <w:top w:val="nil"/>
              <w:left w:val="nil"/>
              <w:bottom w:val="single" w:sz="4" w:space="0" w:color="auto"/>
              <w:right w:val="single" w:sz="4" w:space="0" w:color="auto"/>
            </w:tcBorders>
            <w:shd w:val="clear" w:color="auto" w:fill="auto"/>
            <w:noWrap/>
            <w:vAlign w:val="bottom"/>
            <w:hideMark/>
          </w:tcPr>
          <w:p w14:paraId="16B43B4C" w14:textId="77777777" w:rsidR="00CE3BE6" w:rsidRPr="00CE3BE6" w:rsidRDefault="00CE3BE6" w:rsidP="00CE3BE6">
            <w:pPr>
              <w:jc w:val="right"/>
              <w:rPr>
                <w:ins w:id="542" w:author="Parks, Robbie M" w:date="2018-06-19T17:22:00Z"/>
                <w:rFonts w:eastAsia="Times New Roman"/>
                <w:color w:val="000000"/>
              </w:rPr>
            </w:pPr>
            <w:ins w:id="543" w:author="Parks, Robbie M" w:date="2018-06-19T17:22:00Z">
              <w:r w:rsidRPr="00CE3BE6">
                <w:rPr>
                  <w:rFonts w:eastAsia="Times New Roman"/>
                  <w:color w:val="000000"/>
                </w:rPr>
                <w:t>565,996</w:t>
              </w:r>
            </w:ins>
          </w:p>
        </w:tc>
      </w:tr>
      <w:tr w:rsidR="00CE3BE6" w:rsidRPr="00CE3BE6" w14:paraId="5C7D8732" w14:textId="77777777" w:rsidTr="00CE3BE6">
        <w:trPr>
          <w:trHeight w:val="320"/>
          <w:ins w:id="544"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6ECA45F9" w14:textId="77777777" w:rsidR="00CE3BE6" w:rsidRPr="00CE3BE6" w:rsidRDefault="00CE3BE6" w:rsidP="00CE3BE6">
            <w:pPr>
              <w:rPr>
                <w:ins w:id="545" w:author="Parks, Robbie M" w:date="2018-06-19T17:22:00Z"/>
                <w:rFonts w:ascii="Helvetica" w:eastAsia="Times New Roman" w:hAnsi="Helvetica"/>
                <w:color w:val="000000"/>
              </w:rPr>
            </w:pPr>
            <w:ins w:id="546"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60EB4556" w14:textId="77777777" w:rsidR="00CE3BE6" w:rsidRPr="00CE3BE6" w:rsidRDefault="00CE3BE6" w:rsidP="00CE3BE6">
            <w:pPr>
              <w:rPr>
                <w:ins w:id="547" w:author="Parks, Robbie M" w:date="2018-06-19T17:22:00Z"/>
                <w:rFonts w:ascii="Helvetica" w:eastAsia="Times New Roman" w:hAnsi="Helvetica"/>
                <w:color w:val="000000"/>
              </w:rPr>
            </w:pPr>
            <w:ins w:id="548"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CCFD307" w14:textId="77777777" w:rsidR="00CE3BE6" w:rsidRPr="00AC73A1" w:rsidRDefault="00CE3BE6" w:rsidP="00CE3BE6">
            <w:pPr>
              <w:rPr>
                <w:ins w:id="549" w:author="Parks, Robbie M" w:date="2018-06-19T17:22:00Z"/>
                <w:rFonts w:eastAsia="Times New Roman"/>
                <w:bCs/>
                <w:color w:val="000000"/>
              </w:rPr>
            </w:pPr>
            <w:ins w:id="550" w:author="Parks, Robbie M" w:date="2018-06-19T17:22:00Z">
              <w:r w:rsidRPr="00AC73A1">
                <w:rPr>
                  <w:rFonts w:eastAsia="Times New Roman"/>
                  <w:bCs/>
                  <w:color w:val="000000"/>
                </w:rPr>
                <w:t>Substance use disorders</w:t>
              </w:r>
            </w:ins>
          </w:p>
        </w:tc>
        <w:tc>
          <w:tcPr>
            <w:tcW w:w="1220" w:type="dxa"/>
            <w:tcBorders>
              <w:top w:val="nil"/>
              <w:left w:val="nil"/>
              <w:bottom w:val="single" w:sz="4" w:space="0" w:color="auto"/>
              <w:right w:val="single" w:sz="4" w:space="0" w:color="auto"/>
            </w:tcBorders>
            <w:shd w:val="clear" w:color="auto" w:fill="auto"/>
            <w:noWrap/>
            <w:vAlign w:val="bottom"/>
            <w:hideMark/>
          </w:tcPr>
          <w:p w14:paraId="0BDF84C5" w14:textId="77777777" w:rsidR="00CE3BE6" w:rsidRPr="00CE3BE6" w:rsidRDefault="00CE3BE6" w:rsidP="00CE3BE6">
            <w:pPr>
              <w:jc w:val="right"/>
              <w:rPr>
                <w:ins w:id="551" w:author="Parks, Robbie M" w:date="2018-06-19T17:22:00Z"/>
                <w:rFonts w:eastAsia="Times New Roman"/>
                <w:color w:val="000000"/>
              </w:rPr>
            </w:pPr>
            <w:ins w:id="552" w:author="Parks, Robbie M" w:date="2018-06-19T17:22:00Z">
              <w:r w:rsidRPr="00CE3BE6">
                <w:rPr>
                  <w:rFonts w:eastAsia="Times New Roman"/>
                  <w:color w:val="000000"/>
                </w:rPr>
                <w:t>437,989</w:t>
              </w:r>
            </w:ins>
          </w:p>
        </w:tc>
        <w:tc>
          <w:tcPr>
            <w:tcW w:w="1220" w:type="dxa"/>
            <w:tcBorders>
              <w:top w:val="nil"/>
              <w:left w:val="nil"/>
              <w:bottom w:val="single" w:sz="4" w:space="0" w:color="auto"/>
              <w:right w:val="single" w:sz="4" w:space="0" w:color="auto"/>
            </w:tcBorders>
            <w:shd w:val="clear" w:color="auto" w:fill="auto"/>
            <w:noWrap/>
            <w:vAlign w:val="bottom"/>
            <w:hideMark/>
          </w:tcPr>
          <w:p w14:paraId="18F52926" w14:textId="77777777" w:rsidR="00CE3BE6" w:rsidRPr="00CE3BE6" w:rsidRDefault="00CE3BE6" w:rsidP="00CE3BE6">
            <w:pPr>
              <w:jc w:val="right"/>
              <w:rPr>
                <w:ins w:id="553" w:author="Parks, Robbie M" w:date="2018-06-19T17:22:00Z"/>
                <w:rFonts w:eastAsia="Times New Roman"/>
                <w:color w:val="000000"/>
              </w:rPr>
            </w:pPr>
            <w:ins w:id="554" w:author="Parks, Robbie M" w:date="2018-06-19T17:22:00Z">
              <w:r w:rsidRPr="00CE3BE6">
                <w:rPr>
                  <w:rFonts w:eastAsia="Times New Roman"/>
                  <w:color w:val="000000"/>
                </w:rPr>
                <w:t>151,911</w:t>
              </w:r>
            </w:ins>
          </w:p>
        </w:tc>
        <w:tc>
          <w:tcPr>
            <w:tcW w:w="1220" w:type="dxa"/>
            <w:tcBorders>
              <w:top w:val="nil"/>
              <w:left w:val="nil"/>
              <w:bottom w:val="single" w:sz="4" w:space="0" w:color="auto"/>
              <w:right w:val="single" w:sz="4" w:space="0" w:color="auto"/>
            </w:tcBorders>
            <w:shd w:val="clear" w:color="auto" w:fill="auto"/>
            <w:noWrap/>
            <w:vAlign w:val="bottom"/>
            <w:hideMark/>
          </w:tcPr>
          <w:p w14:paraId="10385765" w14:textId="77777777" w:rsidR="00CE3BE6" w:rsidRPr="00CE3BE6" w:rsidRDefault="00CE3BE6" w:rsidP="00CE3BE6">
            <w:pPr>
              <w:jc w:val="right"/>
              <w:rPr>
                <w:ins w:id="555" w:author="Parks, Robbie M" w:date="2018-06-19T17:22:00Z"/>
                <w:rFonts w:eastAsia="Times New Roman"/>
                <w:color w:val="000000"/>
              </w:rPr>
            </w:pPr>
            <w:ins w:id="556" w:author="Parks, Robbie M" w:date="2018-06-19T17:22:00Z">
              <w:r w:rsidRPr="00CE3BE6">
                <w:rPr>
                  <w:rFonts w:eastAsia="Times New Roman"/>
                  <w:color w:val="000000"/>
                </w:rPr>
                <w:t>589,900</w:t>
              </w:r>
            </w:ins>
          </w:p>
        </w:tc>
      </w:tr>
      <w:tr w:rsidR="00CE3BE6" w:rsidRPr="00CE3BE6" w14:paraId="5945B279" w14:textId="77777777" w:rsidTr="00CE3BE6">
        <w:trPr>
          <w:trHeight w:val="320"/>
          <w:ins w:id="557"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56B86A45" w14:textId="77777777" w:rsidR="00CE3BE6" w:rsidRPr="00CE3BE6" w:rsidRDefault="00CE3BE6" w:rsidP="00CE3BE6">
            <w:pPr>
              <w:rPr>
                <w:ins w:id="558" w:author="Parks, Robbie M" w:date="2018-06-19T17:22:00Z"/>
                <w:rFonts w:ascii="Helvetica" w:eastAsia="Times New Roman" w:hAnsi="Helvetica"/>
                <w:color w:val="000000"/>
              </w:rPr>
            </w:pPr>
            <w:ins w:id="559"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7BD1C27D" w14:textId="77777777" w:rsidR="00CE3BE6" w:rsidRPr="00CE3BE6" w:rsidRDefault="00CE3BE6" w:rsidP="00CE3BE6">
            <w:pPr>
              <w:rPr>
                <w:ins w:id="560" w:author="Parks, Robbie M" w:date="2018-06-19T17:22:00Z"/>
                <w:rFonts w:ascii="Helvetica" w:eastAsia="Times New Roman" w:hAnsi="Helvetica"/>
                <w:color w:val="000000"/>
              </w:rPr>
            </w:pPr>
            <w:ins w:id="561"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91F250E" w14:textId="77777777" w:rsidR="00CE3BE6" w:rsidRPr="00AC73A1" w:rsidRDefault="00CE3BE6" w:rsidP="00CE3BE6">
            <w:pPr>
              <w:rPr>
                <w:ins w:id="562" w:author="Parks, Robbie M" w:date="2018-06-19T17:22:00Z"/>
                <w:rFonts w:eastAsia="Times New Roman"/>
                <w:bCs/>
                <w:color w:val="000000"/>
              </w:rPr>
            </w:pPr>
            <w:ins w:id="563" w:author="Parks, Robbie M" w:date="2018-06-19T17:22:00Z">
              <w:r w:rsidRPr="00AC73A1">
                <w:rPr>
                  <w:rFonts w:eastAsia="Times New Roman"/>
                  <w:bCs/>
                  <w:color w:val="000000"/>
                </w:rPr>
                <w:t>Other</w:t>
              </w:r>
            </w:ins>
          </w:p>
        </w:tc>
        <w:tc>
          <w:tcPr>
            <w:tcW w:w="1220" w:type="dxa"/>
            <w:tcBorders>
              <w:top w:val="nil"/>
              <w:left w:val="nil"/>
              <w:bottom w:val="single" w:sz="4" w:space="0" w:color="auto"/>
              <w:right w:val="single" w:sz="4" w:space="0" w:color="auto"/>
            </w:tcBorders>
            <w:shd w:val="clear" w:color="auto" w:fill="auto"/>
            <w:noWrap/>
            <w:vAlign w:val="bottom"/>
            <w:hideMark/>
          </w:tcPr>
          <w:p w14:paraId="7ADD566F" w14:textId="77777777" w:rsidR="00CE3BE6" w:rsidRPr="00CE3BE6" w:rsidRDefault="00CE3BE6" w:rsidP="00CE3BE6">
            <w:pPr>
              <w:jc w:val="right"/>
              <w:rPr>
                <w:ins w:id="564" w:author="Parks, Robbie M" w:date="2018-06-19T17:22:00Z"/>
                <w:rFonts w:eastAsia="Times New Roman"/>
                <w:color w:val="000000"/>
              </w:rPr>
            </w:pPr>
            <w:ins w:id="565" w:author="Parks, Robbie M" w:date="2018-06-19T17:22:00Z">
              <w:r w:rsidRPr="00CE3BE6">
                <w:rPr>
                  <w:rFonts w:eastAsia="Times New Roman"/>
                  <w:color w:val="000000"/>
                </w:rPr>
                <w:t>4,897,747</w:t>
              </w:r>
            </w:ins>
          </w:p>
        </w:tc>
        <w:tc>
          <w:tcPr>
            <w:tcW w:w="1220" w:type="dxa"/>
            <w:tcBorders>
              <w:top w:val="nil"/>
              <w:left w:val="nil"/>
              <w:bottom w:val="single" w:sz="4" w:space="0" w:color="auto"/>
              <w:right w:val="single" w:sz="4" w:space="0" w:color="auto"/>
            </w:tcBorders>
            <w:shd w:val="clear" w:color="auto" w:fill="auto"/>
            <w:noWrap/>
            <w:vAlign w:val="bottom"/>
            <w:hideMark/>
          </w:tcPr>
          <w:p w14:paraId="1849E40D" w14:textId="77777777" w:rsidR="00CE3BE6" w:rsidRPr="00CE3BE6" w:rsidRDefault="00CE3BE6" w:rsidP="00CE3BE6">
            <w:pPr>
              <w:jc w:val="right"/>
              <w:rPr>
                <w:ins w:id="566" w:author="Parks, Robbie M" w:date="2018-06-19T17:22:00Z"/>
                <w:rFonts w:eastAsia="Times New Roman"/>
                <w:color w:val="000000"/>
              </w:rPr>
            </w:pPr>
            <w:ins w:id="567" w:author="Parks, Robbie M" w:date="2018-06-19T17:22:00Z">
              <w:r w:rsidRPr="00CE3BE6">
                <w:rPr>
                  <w:rFonts w:eastAsia="Times New Roman"/>
                  <w:color w:val="000000"/>
                </w:rPr>
                <w:t>4,857,309</w:t>
              </w:r>
            </w:ins>
          </w:p>
        </w:tc>
        <w:tc>
          <w:tcPr>
            <w:tcW w:w="1220" w:type="dxa"/>
            <w:tcBorders>
              <w:top w:val="nil"/>
              <w:left w:val="nil"/>
              <w:bottom w:val="single" w:sz="4" w:space="0" w:color="auto"/>
              <w:right w:val="single" w:sz="4" w:space="0" w:color="auto"/>
            </w:tcBorders>
            <w:shd w:val="clear" w:color="auto" w:fill="auto"/>
            <w:noWrap/>
            <w:vAlign w:val="bottom"/>
            <w:hideMark/>
          </w:tcPr>
          <w:p w14:paraId="65BE86C9" w14:textId="77777777" w:rsidR="00CE3BE6" w:rsidRPr="00CE3BE6" w:rsidRDefault="00CE3BE6" w:rsidP="00CE3BE6">
            <w:pPr>
              <w:jc w:val="right"/>
              <w:rPr>
                <w:ins w:id="568" w:author="Parks, Robbie M" w:date="2018-06-19T17:22:00Z"/>
                <w:rFonts w:eastAsia="Times New Roman"/>
                <w:color w:val="000000"/>
              </w:rPr>
            </w:pPr>
            <w:ins w:id="569" w:author="Parks, Robbie M" w:date="2018-06-19T17:22:00Z">
              <w:r w:rsidRPr="00CE3BE6">
                <w:rPr>
                  <w:rFonts w:eastAsia="Times New Roman"/>
                  <w:color w:val="000000"/>
                </w:rPr>
                <w:t>9,755,056</w:t>
              </w:r>
            </w:ins>
          </w:p>
        </w:tc>
      </w:tr>
    </w:tbl>
    <w:p w14:paraId="751E3F10" w14:textId="4647506B" w:rsidR="00A65808" w:rsidRPr="00AC73A1" w:rsidRDefault="00A65808" w:rsidP="00910AF9">
      <w:pPr>
        <w:spacing w:line="480" w:lineRule="auto"/>
        <w:jc w:val="both"/>
        <w:rPr>
          <w:ins w:id="570" w:author="Parks, Robbie M" w:date="2018-06-19T15:50:00Z"/>
          <w:color w:val="000000" w:themeColor="text1"/>
        </w:rPr>
      </w:pPr>
      <w:ins w:id="571" w:author="Parks, Robbie M" w:date="2018-06-19T15:50:00Z">
        <w:r w:rsidRPr="00AC73A1">
          <w:rPr>
            <w:color w:val="000000" w:themeColor="text1"/>
          </w:rPr>
          <w:br w:type="page"/>
        </w:r>
      </w:ins>
    </w:p>
    <w:p w14:paraId="579479B0" w14:textId="3845BB22" w:rsidR="00F44160" w:rsidRPr="00AC73A1" w:rsidRDefault="006970AF" w:rsidP="00A24BBA">
      <w:pPr>
        <w:spacing w:line="480" w:lineRule="auto"/>
        <w:jc w:val="both"/>
        <w:rPr>
          <w:ins w:id="572" w:author="Parks, Robbie M" w:date="2018-06-19T15:55:00Z"/>
          <w:color w:val="000000" w:themeColor="text1"/>
        </w:rPr>
      </w:pPr>
      <w:ins w:id="573" w:author="Parks, Robbie M" w:date="2018-06-19T15:55:00Z">
        <w:r w:rsidRPr="00AC73A1">
          <w:rPr>
            <w:b/>
            <w:color w:val="000000" w:themeColor="text1"/>
          </w:rPr>
          <w:lastRenderedPageBreak/>
          <w:t>Table</w:t>
        </w:r>
      </w:ins>
      <w:ins w:id="574" w:author="Parks, Robbie M" w:date="2018-06-19T15:50:00Z">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ins>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ins w:id="575" w:author="Parks, Robbie M" w:date="2018-06-19T17:34:00Z"/>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ins w:id="576" w:author="Parks, Robbie M" w:date="2018-06-19T17:34:00Z"/>
                <w:rFonts w:eastAsia="Times New Roman"/>
                <w:b/>
                <w:bCs/>
                <w:color w:val="000000"/>
              </w:rPr>
            </w:pPr>
            <w:ins w:id="577" w:author="Parks, Robbie M" w:date="2018-06-19T17:34:00Z">
              <w:r w:rsidRPr="003D6280">
                <w:rPr>
                  <w:rFonts w:eastAsia="Times New Roman"/>
                  <w:b/>
                  <w:bCs/>
                  <w:color w:val="000000"/>
                </w:rPr>
                <w:t>Climate region</w:t>
              </w:r>
            </w:ins>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ins w:id="578" w:author="Parks, Robbie M" w:date="2018-06-19T17:34:00Z"/>
                <w:rFonts w:eastAsia="Times New Roman"/>
                <w:b/>
                <w:bCs/>
                <w:color w:val="000000"/>
              </w:rPr>
            </w:pPr>
            <w:ins w:id="579" w:author="Parks, Robbie M" w:date="2018-06-19T17:34:00Z">
              <w:r w:rsidRPr="003D6280">
                <w:rPr>
                  <w:rFonts w:eastAsia="Times New Roman"/>
                  <w:b/>
                  <w:bCs/>
                  <w:color w:val="000000"/>
                </w:rPr>
                <w:t>Constituent states</w:t>
              </w:r>
            </w:ins>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ins w:id="580" w:author="Parks, Robbie M" w:date="2018-06-19T17:34:00Z"/>
                <w:rFonts w:eastAsia="Times New Roman"/>
                <w:b/>
                <w:bCs/>
                <w:color w:val="000000"/>
              </w:rPr>
            </w:pPr>
            <w:ins w:id="581" w:author="Parks, Robbie M" w:date="2018-06-19T17:34:00Z">
              <w:r w:rsidRPr="003D6280">
                <w:rPr>
                  <w:rFonts w:eastAsia="Times New Roman"/>
                  <w:b/>
                  <w:bCs/>
                  <w:color w:val="000000"/>
                </w:rPr>
                <w:t>Population (2016)</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ins w:id="582" w:author="Parks, Robbie M" w:date="2018-06-19T17:34:00Z"/>
                <w:rFonts w:eastAsia="Times New Roman"/>
                <w:b/>
                <w:bCs/>
                <w:color w:val="000000"/>
              </w:rPr>
            </w:pPr>
            <w:ins w:id="583" w:author="Parks, Robbie M" w:date="2018-06-19T17:34:00Z">
              <w:r w:rsidRPr="003D6280">
                <w:rPr>
                  <w:rFonts w:eastAsia="Times New Roman"/>
                  <w:b/>
                  <w:bCs/>
                  <w:color w:val="000000"/>
                </w:rPr>
                <w:t>Percentage of land mass of USA</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ins w:id="584" w:author="Parks, Robbie M" w:date="2018-06-19T17:34:00Z"/>
                <w:rFonts w:eastAsia="Times New Roman"/>
                <w:b/>
                <w:bCs/>
                <w:color w:val="000000"/>
              </w:rPr>
            </w:pPr>
            <w:ins w:id="585" w:author="Parks, Robbie M" w:date="2018-06-19T17:34:00Z">
              <w:r w:rsidRPr="003D6280">
                <w:rPr>
                  <w:rFonts w:eastAsia="Times New Roman"/>
                  <w:b/>
                  <w:bCs/>
                  <w:color w:val="000000"/>
                </w:rPr>
                <w:t>Mean annual temperature (1980-2016) (°C)</w:t>
              </w:r>
            </w:ins>
          </w:p>
        </w:tc>
      </w:tr>
      <w:tr w:rsidR="003D6280" w:rsidRPr="003D6280" w14:paraId="51F43BEB" w14:textId="77777777" w:rsidTr="00B60E7C">
        <w:trPr>
          <w:trHeight w:val="920"/>
          <w:ins w:id="586"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ins w:id="587" w:author="Parks, Robbie M" w:date="2018-06-19T17:34:00Z"/>
                <w:rFonts w:eastAsia="Times New Roman"/>
                <w:color w:val="000000"/>
              </w:rPr>
            </w:pPr>
            <w:ins w:id="588" w:author="Parks, Robbie M" w:date="2018-06-19T17:34:00Z">
              <w:r w:rsidRPr="003D6280">
                <w:rPr>
                  <w:rFonts w:eastAsia="Times New Roman"/>
                  <w:color w:val="000000"/>
                </w:rPr>
                <w:t>Central</w:t>
              </w:r>
            </w:ins>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ins w:id="589" w:author="Parks, Robbie M" w:date="2018-06-19T17:34:00Z"/>
                <w:rFonts w:eastAsia="Times New Roman"/>
                <w:color w:val="000000"/>
              </w:rPr>
            </w:pPr>
            <w:ins w:id="590" w:author="Parks, Robbie M" w:date="2018-06-19T17:34:00Z">
              <w:r w:rsidRPr="003D6280">
                <w:rPr>
                  <w:rFonts w:eastAsia="Times New Roman"/>
                  <w:color w:val="000000"/>
                </w:rPr>
                <w:t>Illinois, Indiana, Kentucky, Missouri, Ohio, Tennessee, West Virginia</w:t>
              </w:r>
            </w:ins>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ins w:id="591" w:author="Parks, Robbie M" w:date="2018-06-19T17:34:00Z"/>
                <w:rFonts w:eastAsia="Times New Roman"/>
                <w:color w:val="000000"/>
              </w:rPr>
            </w:pPr>
            <w:ins w:id="592" w:author="Parks, Robbie M" w:date="2018-06-19T17:34:00Z">
              <w:r w:rsidRPr="003D6280">
                <w:rPr>
                  <w:rFonts w:eastAsia="Times New Roman"/>
                  <w:color w:val="000000"/>
                </w:rPr>
                <w:t>50,191,326</w:t>
              </w:r>
            </w:ins>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ins w:id="593" w:author="Parks, Robbie M" w:date="2018-06-19T17:34:00Z"/>
                <w:rFonts w:eastAsia="Times New Roman"/>
                <w:color w:val="000000"/>
              </w:rPr>
            </w:pPr>
            <w:ins w:id="594" w:author="Parks, Robbie M" w:date="2018-06-19T17:34:00Z">
              <w:r w:rsidRPr="003D6280">
                <w:rPr>
                  <w:rFonts w:eastAsia="Times New Roman"/>
                  <w:color w:val="000000"/>
                </w:rPr>
                <w:t>10.27</w:t>
              </w:r>
            </w:ins>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ins w:id="595" w:author="Parks, Robbie M" w:date="2018-06-19T17:34:00Z"/>
                <w:rFonts w:eastAsia="Times New Roman"/>
                <w:color w:val="000000"/>
              </w:rPr>
            </w:pPr>
            <w:ins w:id="596" w:author="Parks, Robbie M" w:date="2018-06-19T17:34:00Z">
              <w:r w:rsidRPr="003D6280">
                <w:rPr>
                  <w:rFonts w:eastAsia="Times New Roman"/>
                  <w:color w:val="000000"/>
                </w:rPr>
                <w:t>11.6</w:t>
              </w:r>
            </w:ins>
          </w:p>
        </w:tc>
      </w:tr>
      <w:tr w:rsidR="003D6280" w:rsidRPr="003D6280" w14:paraId="5B793D0C" w14:textId="77777777" w:rsidTr="00B60E7C">
        <w:trPr>
          <w:trHeight w:val="640"/>
          <w:ins w:id="597"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ins w:id="598" w:author="Parks, Robbie M" w:date="2018-06-19T17:34:00Z"/>
                <w:rFonts w:eastAsia="Times New Roman"/>
                <w:color w:val="000000"/>
              </w:rPr>
            </w:pPr>
            <w:ins w:id="599" w:author="Parks, Robbie M" w:date="2018-06-19T17:34:00Z">
              <w:r w:rsidRPr="003D6280">
                <w:rPr>
                  <w:rFonts w:eastAsia="Times New Roman"/>
                  <w:color w:val="000000"/>
                </w:rPr>
                <w:t>East North Central</w:t>
              </w:r>
            </w:ins>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ins w:id="600" w:author="Parks, Robbie M" w:date="2018-06-19T17:34:00Z"/>
                <w:rFonts w:eastAsia="Times New Roman"/>
                <w:color w:val="000000"/>
              </w:rPr>
            </w:pPr>
            <w:ins w:id="601" w:author="Parks, Robbie M" w:date="2018-06-19T17:34:00Z">
              <w:r w:rsidRPr="003D6280">
                <w:rPr>
                  <w:rFonts w:eastAsia="Times New Roman"/>
                  <w:color w:val="000000"/>
                </w:rPr>
                <w:t>Iowa, Michigan, Minnesota, Wisconsin</w:t>
              </w:r>
            </w:ins>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ins w:id="602" w:author="Parks, Robbie M" w:date="2018-06-19T17:34:00Z"/>
                <w:rFonts w:eastAsia="Times New Roman"/>
                <w:color w:val="000000"/>
              </w:rPr>
            </w:pPr>
            <w:ins w:id="603" w:author="Parks, Robbie M" w:date="2018-06-19T17:34:00Z">
              <w:r w:rsidRPr="003D6280">
                <w:rPr>
                  <w:rFonts w:eastAsia="Times New Roman"/>
                  <w:color w:val="000000"/>
                </w:rPr>
                <w:t>24,418,738</w:t>
              </w:r>
            </w:ins>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ins w:id="604" w:author="Parks, Robbie M" w:date="2018-06-19T17:34:00Z"/>
                <w:rFonts w:eastAsia="Times New Roman"/>
                <w:color w:val="000000"/>
              </w:rPr>
            </w:pPr>
            <w:ins w:id="605" w:author="Parks, Robbie M" w:date="2018-06-19T17:34:00Z">
              <w:r w:rsidRPr="003D6280">
                <w:rPr>
                  <w:rFonts w:eastAsia="Times New Roman"/>
                  <w:color w:val="000000"/>
                </w:rPr>
                <w:t>8.43</w:t>
              </w:r>
            </w:ins>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ins w:id="606" w:author="Parks, Robbie M" w:date="2018-06-19T17:34:00Z"/>
                <w:rFonts w:eastAsia="Times New Roman"/>
                <w:color w:val="000000"/>
              </w:rPr>
            </w:pPr>
            <w:ins w:id="607" w:author="Parks, Robbie M" w:date="2018-06-19T17:34:00Z">
              <w:r w:rsidRPr="003D6280">
                <w:rPr>
                  <w:rFonts w:eastAsia="Times New Roman"/>
                  <w:color w:val="000000"/>
                </w:rPr>
                <w:t>8</w:t>
              </w:r>
            </w:ins>
          </w:p>
        </w:tc>
      </w:tr>
      <w:tr w:rsidR="003D6280" w:rsidRPr="003D6280" w14:paraId="022A0AFE" w14:textId="77777777" w:rsidTr="00B60E7C">
        <w:trPr>
          <w:trHeight w:val="1600"/>
          <w:ins w:id="608"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ins w:id="609" w:author="Parks, Robbie M" w:date="2018-06-19T17:34:00Z"/>
                <w:rFonts w:eastAsia="Times New Roman"/>
                <w:color w:val="000000"/>
              </w:rPr>
            </w:pPr>
            <w:ins w:id="610" w:author="Parks, Robbie M" w:date="2018-06-19T17:34:00Z">
              <w:r w:rsidRPr="003D6280">
                <w:rPr>
                  <w:rFonts w:eastAsia="Times New Roman"/>
                  <w:color w:val="000000"/>
                </w:rPr>
                <w:t>Northeast</w:t>
              </w:r>
            </w:ins>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ins w:id="611" w:author="Parks, Robbie M" w:date="2018-06-19T17:34:00Z"/>
                <w:rFonts w:eastAsia="Times New Roman"/>
                <w:color w:val="000000"/>
              </w:rPr>
            </w:pPr>
            <w:ins w:id="612" w:author="Parks, Robbie M" w:date="2018-06-19T17:34:00Z">
              <w:r w:rsidRPr="003D6280">
                <w:rPr>
                  <w:rFonts w:eastAsia="Times New Roman"/>
                  <w:color w:val="000000"/>
                </w:rPr>
                <w:t>Connecticut, Delaware, Maine, Maryland, Massachusetts, New Hampshire, New Jersey, New York, Pennsylvania, Rhode Island, Vermont</w:t>
              </w:r>
            </w:ins>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ins w:id="613" w:author="Parks, Robbie M" w:date="2018-06-19T17:34:00Z"/>
                <w:rFonts w:eastAsia="Times New Roman"/>
                <w:color w:val="000000"/>
              </w:rPr>
            </w:pPr>
            <w:ins w:id="614" w:author="Parks, Robbie M" w:date="2018-06-19T17:34:00Z">
              <w:r w:rsidRPr="003D6280">
                <w:rPr>
                  <w:rFonts w:eastAsia="Times New Roman"/>
                  <w:color w:val="000000"/>
                </w:rPr>
                <w:t>64,046,741</w:t>
              </w:r>
            </w:ins>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ins w:id="615" w:author="Parks, Robbie M" w:date="2018-06-19T17:34:00Z"/>
                <w:rFonts w:eastAsia="Times New Roman"/>
                <w:color w:val="000000"/>
              </w:rPr>
            </w:pPr>
            <w:ins w:id="616" w:author="Parks, Robbie M" w:date="2018-06-19T17:34:00Z">
              <w:r w:rsidRPr="003D6280">
                <w:rPr>
                  <w:rFonts w:eastAsia="Times New Roman"/>
                  <w:color w:val="000000"/>
                </w:rPr>
                <w:t>6.02</w:t>
              </w:r>
            </w:ins>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ins w:id="617" w:author="Parks, Robbie M" w:date="2018-06-19T17:34:00Z"/>
                <w:rFonts w:eastAsia="Times New Roman"/>
                <w:color w:val="000000"/>
              </w:rPr>
            </w:pPr>
            <w:ins w:id="618" w:author="Parks, Robbie M" w:date="2018-06-19T17:34:00Z">
              <w:r w:rsidRPr="003D6280">
                <w:rPr>
                  <w:rFonts w:eastAsia="Times New Roman"/>
                  <w:color w:val="000000"/>
                </w:rPr>
                <w:t>10.6</w:t>
              </w:r>
            </w:ins>
          </w:p>
        </w:tc>
      </w:tr>
      <w:tr w:rsidR="003D6280" w:rsidRPr="003D6280" w14:paraId="13470DF2" w14:textId="77777777" w:rsidTr="00B60E7C">
        <w:trPr>
          <w:trHeight w:val="640"/>
          <w:ins w:id="619"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ins w:id="620" w:author="Parks, Robbie M" w:date="2018-06-19T17:34:00Z"/>
                <w:rFonts w:eastAsia="Times New Roman"/>
                <w:color w:val="000000"/>
              </w:rPr>
            </w:pPr>
            <w:ins w:id="621" w:author="Parks, Robbie M" w:date="2018-06-19T17:34:00Z">
              <w:r w:rsidRPr="003D6280">
                <w:rPr>
                  <w:rFonts w:eastAsia="Times New Roman"/>
                  <w:color w:val="000000"/>
                </w:rPr>
                <w:t>Northwest</w:t>
              </w:r>
            </w:ins>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ins w:id="622" w:author="Parks, Robbie M" w:date="2018-06-19T17:34:00Z"/>
                <w:rFonts w:eastAsia="Times New Roman"/>
                <w:color w:val="000000"/>
              </w:rPr>
            </w:pPr>
            <w:ins w:id="623" w:author="Parks, Robbie M" w:date="2018-06-19T17:34:00Z">
              <w:r w:rsidRPr="003D6280">
                <w:rPr>
                  <w:rFonts w:eastAsia="Times New Roman"/>
                  <w:color w:val="000000"/>
                </w:rPr>
                <w:t>Alaska, Idaho, Oregon, Washington</w:t>
              </w:r>
            </w:ins>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ins w:id="624" w:author="Parks, Robbie M" w:date="2018-06-19T17:34:00Z"/>
                <w:rFonts w:eastAsia="Times New Roman"/>
                <w:color w:val="000000"/>
              </w:rPr>
            </w:pPr>
            <w:ins w:id="625" w:author="Parks, Robbie M" w:date="2018-06-19T17:34:00Z">
              <w:r w:rsidRPr="003D6280">
                <w:rPr>
                  <w:rFonts w:eastAsia="Times New Roman"/>
                  <w:color w:val="000000"/>
                </w:rPr>
                <w:t>13,811,810</w:t>
              </w:r>
            </w:ins>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ins w:id="626" w:author="Parks, Robbie M" w:date="2018-06-19T17:34:00Z"/>
                <w:rFonts w:eastAsia="Times New Roman"/>
                <w:color w:val="000000"/>
              </w:rPr>
            </w:pPr>
            <w:ins w:id="627" w:author="Parks, Robbie M" w:date="2018-06-19T17:34:00Z">
              <w:r w:rsidRPr="003D6280">
                <w:rPr>
                  <w:rFonts w:eastAsia="Times New Roman"/>
                  <w:color w:val="000000"/>
                </w:rPr>
                <w:t>8.23</w:t>
              </w:r>
            </w:ins>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ins w:id="628" w:author="Parks, Robbie M" w:date="2018-06-19T17:34:00Z"/>
                <w:rFonts w:eastAsia="Times New Roman"/>
                <w:color w:val="000000"/>
              </w:rPr>
            </w:pPr>
            <w:ins w:id="629" w:author="Parks, Robbie M" w:date="2018-06-19T17:34:00Z">
              <w:r w:rsidRPr="003D6280">
                <w:rPr>
                  <w:rFonts w:eastAsia="Times New Roman"/>
                  <w:color w:val="000000"/>
                </w:rPr>
                <w:t>8.2</w:t>
              </w:r>
            </w:ins>
          </w:p>
        </w:tc>
      </w:tr>
      <w:tr w:rsidR="003D6280" w:rsidRPr="003D6280" w14:paraId="1B283F76" w14:textId="77777777" w:rsidTr="00B60E7C">
        <w:trPr>
          <w:trHeight w:val="640"/>
          <w:ins w:id="630"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ins w:id="631" w:author="Parks, Robbie M" w:date="2018-06-19T17:34:00Z"/>
                <w:rFonts w:eastAsia="Times New Roman"/>
                <w:color w:val="000000"/>
              </w:rPr>
            </w:pPr>
            <w:ins w:id="632" w:author="Parks, Robbie M" w:date="2018-06-19T17:34:00Z">
              <w:r w:rsidRPr="003D6280">
                <w:rPr>
                  <w:rFonts w:eastAsia="Times New Roman"/>
                  <w:color w:val="000000"/>
                </w:rPr>
                <w:t>South</w:t>
              </w:r>
            </w:ins>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ins w:id="633" w:author="Parks, Robbie M" w:date="2018-06-19T17:34:00Z"/>
                <w:rFonts w:eastAsia="Times New Roman"/>
                <w:color w:val="000000"/>
              </w:rPr>
            </w:pPr>
            <w:ins w:id="634" w:author="Parks, Robbie M" w:date="2018-06-19T17:34:00Z">
              <w:r w:rsidRPr="003D6280">
                <w:rPr>
                  <w:rFonts w:eastAsia="Times New Roman"/>
                  <w:color w:val="000000"/>
                </w:rPr>
                <w:t>Arkansas, Kansas, Louisiana, Mississippi, Oklahoma, Texas</w:t>
              </w:r>
            </w:ins>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ins w:id="635" w:author="Parks, Robbie M" w:date="2018-06-19T17:34:00Z"/>
                <w:rFonts w:eastAsia="Times New Roman"/>
                <w:color w:val="000000"/>
              </w:rPr>
            </w:pPr>
            <w:ins w:id="636" w:author="Parks, Robbie M" w:date="2018-06-19T17:34:00Z">
              <w:r w:rsidRPr="003D6280">
                <w:rPr>
                  <w:rFonts w:eastAsia="Times New Roman"/>
                  <w:color w:val="000000"/>
                </w:rPr>
                <w:t>45,388,414</w:t>
              </w:r>
            </w:ins>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ins w:id="637" w:author="Parks, Robbie M" w:date="2018-06-19T17:34:00Z"/>
                <w:rFonts w:eastAsia="Times New Roman"/>
                <w:color w:val="000000"/>
              </w:rPr>
            </w:pPr>
            <w:ins w:id="638" w:author="Parks, Robbie M" w:date="2018-06-19T17:34:00Z">
              <w:r w:rsidRPr="003D6280">
                <w:rPr>
                  <w:rFonts w:eastAsia="Times New Roman"/>
                  <w:color w:val="000000"/>
                </w:rPr>
                <w:t>18.82</w:t>
              </w:r>
            </w:ins>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ins w:id="639" w:author="Parks, Robbie M" w:date="2018-06-19T17:34:00Z"/>
                <w:rFonts w:eastAsia="Times New Roman"/>
                <w:color w:val="000000"/>
              </w:rPr>
            </w:pPr>
            <w:ins w:id="640" w:author="Parks, Robbie M" w:date="2018-06-19T17:34:00Z">
              <w:r w:rsidRPr="003D6280">
                <w:rPr>
                  <w:rFonts w:eastAsia="Times New Roman"/>
                  <w:color w:val="000000"/>
                </w:rPr>
                <w:t>18</w:t>
              </w:r>
            </w:ins>
          </w:p>
        </w:tc>
      </w:tr>
      <w:tr w:rsidR="003D6280" w:rsidRPr="003D6280" w14:paraId="75BF4488" w14:textId="77777777" w:rsidTr="00B60E7C">
        <w:trPr>
          <w:trHeight w:val="960"/>
          <w:ins w:id="641"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ins w:id="642" w:author="Parks, Robbie M" w:date="2018-06-19T17:34:00Z"/>
                <w:rFonts w:eastAsia="Times New Roman"/>
                <w:color w:val="000000"/>
              </w:rPr>
            </w:pPr>
            <w:ins w:id="643" w:author="Parks, Robbie M" w:date="2018-06-19T17:34:00Z">
              <w:r w:rsidRPr="003D6280">
                <w:rPr>
                  <w:rFonts w:eastAsia="Times New Roman"/>
                  <w:color w:val="000000"/>
                </w:rPr>
                <w:t>Southeast</w:t>
              </w:r>
            </w:ins>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ins w:id="644" w:author="Parks, Robbie M" w:date="2018-06-19T17:34:00Z"/>
                <w:rFonts w:eastAsia="Times New Roman"/>
                <w:color w:val="000000"/>
              </w:rPr>
            </w:pPr>
            <w:ins w:id="645" w:author="Parks, Robbie M" w:date="2018-06-19T17:34:00Z">
              <w:r w:rsidRPr="003D6280">
                <w:rPr>
                  <w:rFonts w:eastAsia="Times New Roman"/>
                  <w:color w:val="000000"/>
                </w:rPr>
                <w:t>Alabama, Florida, Georgia, North Carolina, South Carolina, Virginia</w:t>
              </w:r>
            </w:ins>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ins w:id="646" w:author="Parks, Robbie M" w:date="2018-06-19T17:34:00Z"/>
                <w:rFonts w:eastAsia="Times New Roman"/>
                <w:color w:val="000000"/>
              </w:rPr>
            </w:pPr>
            <w:ins w:id="647" w:author="Parks, Robbie M" w:date="2018-06-19T17:34:00Z">
              <w:r w:rsidRPr="003D6280">
                <w:rPr>
                  <w:rFonts w:eastAsia="Times New Roman"/>
                  <w:color w:val="000000"/>
                </w:rPr>
                <w:t>59,356,072</w:t>
              </w:r>
            </w:ins>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ins w:id="648" w:author="Parks, Robbie M" w:date="2018-06-19T17:34:00Z"/>
                <w:rFonts w:eastAsia="Times New Roman"/>
                <w:color w:val="000000"/>
              </w:rPr>
            </w:pPr>
            <w:ins w:id="649" w:author="Parks, Robbie M" w:date="2018-06-19T17:34:00Z">
              <w:r w:rsidRPr="003D6280">
                <w:rPr>
                  <w:rFonts w:eastAsia="Times New Roman"/>
                  <w:color w:val="000000"/>
                </w:rPr>
                <w:t>9.72</w:t>
              </w:r>
            </w:ins>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ins w:id="650" w:author="Parks, Robbie M" w:date="2018-06-19T17:34:00Z"/>
                <w:rFonts w:eastAsia="Times New Roman"/>
                <w:color w:val="000000"/>
              </w:rPr>
            </w:pPr>
            <w:ins w:id="651" w:author="Parks, Robbie M" w:date="2018-06-19T17:34:00Z">
              <w:r w:rsidRPr="003D6280">
                <w:rPr>
                  <w:rFonts w:eastAsia="Times New Roman"/>
                  <w:color w:val="000000"/>
                </w:rPr>
                <w:t>18.4</w:t>
              </w:r>
            </w:ins>
          </w:p>
        </w:tc>
      </w:tr>
      <w:tr w:rsidR="003D6280" w:rsidRPr="003D6280" w14:paraId="5621696C" w14:textId="77777777" w:rsidTr="00B60E7C">
        <w:trPr>
          <w:trHeight w:val="640"/>
          <w:ins w:id="652"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ins w:id="653" w:author="Parks, Robbie M" w:date="2018-06-19T17:34:00Z"/>
                <w:rFonts w:eastAsia="Times New Roman"/>
                <w:color w:val="000000"/>
              </w:rPr>
            </w:pPr>
            <w:ins w:id="654" w:author="Parks, Robbie M" w:date="2018-06-19T17:34:00Z">
              <w:r w:rsidRPr="003D6280">
                <w:rPr>
                  <w:rFonts w:eastAsia="Times New Roman"/>
                  <w:color w:val="000000"/>
                </w:rPr>
                <w:t>Southwest</w:t>
              </w:r>
            </w:ins>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ins w:id="655" w:author="Parks, Robbie M" w:date="2018-06-19T17:34:00Z"/>
                <w:rFonts w:eastAsia="Times New Roman"/>
                <w:color w:val="000000"/>
              </w:rPr>
            </w:pPr>
            <w:ins w:id="656" w:author="Parks, Robbie M" w:date="2018-06-19T17:34:00Z">
              <w:r w:rsidRPr="003D6280">
                <w:rPr>
                  <w:rFonts w:eastAsia="Times New Roman"/>
                  <w:color w:val="000000"/>
                </w:rPr>
                <w:t>Arizona, Colorado, New Mexico, Utah</w:t>
              </w:r>
            </w:ins>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ins w:id="657" w:author="Parks, Robbie M" w:date="2018-06-19T17:34:00Z"/>
                <w:rFonts w:eastAsia="Times New Roman"/>
                <w:color w:val="000000"/>
              </w:rPr>
            </w:pPr>
            <w:ins w:id="658" w:author="Parks, Robbie M" w:date="2018-06-19T17:34:00Z">
              <w:r w:rsidRPr="003D6280">
                <w:rPr>
                  <w:rFonts w:eastAsia="Times New Roman"/>
                  <w:color w:val="000000"/>
                </w:rPr>
                <w:t>17,613,981</w:t>
              </w:r>
            </w:ins>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ins w:id="659" w:author="Parks, Robbie M" w:date="2018-06-19T17:34:00Z"/>
                <w:rFonts w:eastAsia="Times New Roman"/>
                <w:color w:val="000000"/>
              </w:rPr>
            </w:pPr>
            <w:ins w:id="660" w:author="Parks, Robbie M" w:date="2018-06-19T17:34:00Z">
              <w:r w:rsidRPr="003D6280">
                <w:rPr>
                  <w:rFonts w:eastAsia="Times New Roman"/>
                  <w:color w:val="000000"/>
                </w:rPr>
                <w:t>14.05</w:t>
              </w:r>
            </w:ins>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ins w:id="661" w:author="Parks, Robbie M" w:date="2018-06-19T17:34:00Z"/>
                <w:rFonts w:eastAsia="Times New Roman"/>
                <w:color w:val="000000"/>
              </w:rPr>
            </w:pPr>
            <w:ins w:id="662" w:author="Parks, Robbie M" w:date="2018-06-19T17:34:00Z">
              <w:r w:rsidRPr="003D6280">
                <w:rPr>
                  <w:rFonts w:eastAsia="Times New Roman"/>
                  <w:color w:val="000000"/>
                </w:rPr>
                <w:t>13.6</w:t>
              </w:r>
            </w:ins>
          </w:p>
        </w:tc>
      </w:tr>
      <w:tr w:rsidR="003D6280" w:rsidRPr="003D6280" w14:paraId="7B09652B" w14:textId="77777777" w:rsidTr="00B60E7C">
        <w:trPr>
          <w:trHeight w:val="320"/>
          <w:ins w:id="663"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ins w:id="664" w:author="Parks, Robbie M" w:date="2018-06-19T17:34:00Z"/>
                <w:rFonts w:eastAsia="Times New Roman"/>
                <w:color w:val="000000"/>
              </w:rPr>
            </w:pPr>
            <w:ins w:id="665" w:author="Parks, Robbie M" w:date="2018-06-19T17:34:00Z">
              <w:r w:rsidRPr="003D6280">
                <w:rPr>
                  <w:rFonts w:eastAsia="Times New Roman"/>
                  <w:color w:val="000000"/>
                </w:rPr>
                <w:t>West</w:t>
              </w:r>
            </w:ins>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ins w:id="666" w:author="Parks, Robbie M" w:date="2018-06-19T17:34:00Z"/>
                <w:rFonts w:eastAsia="Times New Roman"/>
                <w:color w:val="000000"/>
              </w:rPr>
            </w:pPr>
            <w:ins w:id="667" w:author="Parks, Robbie M" w:date="2018-06-19T17:34:00Z">
              <w:r w:rsidRPr="003D6280">
                <w:rPr>
                  <w:rFonts w:eastAsia="Times New Roman"/>
                  <w:color w:val="000000"/>
                </w:rPr>
                <w:t>California, Hawaii, Nevada</w:t>
              </w:r>
            </w:ins>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ins w:id="668" w:author="Parks, Robbie M" w:date="2018-06-19T17:34:00Z"/>
                <w:rFonts w:eastAsia="Times New Roman"/>
                <w:color w:val="000000"/>
              </w:rPr>
            </w:pPr>
            <w:ins w:id="669" w:author="Parks, Robbie M" w:date="2018-06-19T17:34:00Z">
              <w:r w:rsidRPr="003D6280">
                <w:rPr>
                  <w:rFonts w:eastAsia="Times New Roman"/>
                  <w:color w:val="000000"/>
                </w:rPr>
                <w:t>43,708,574</w:t>
              </w:r>
            </w:ins>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ins w:id="670" w:author="Parks, Robbie M" w:date="2018-06-19T17:34:00Z"/>
                <w:rFonts w:eastAsia="Times New Roman"/>
                <w:color w:val="000000"/>
              </w:rPr>
            </w:pPr>
            <w:ins w:id="671" w:author="Parks, Robbie M" w:date="2018-06-19T17:34:00Z">
              <w:r w:rsidRPr="003D6280">
                <w:rPr>
                  <w:rFonts w:eastAsia="Times New Roman"/>
                  <w:color w:val="000000"/>
                </w:rPr>
                <w:t>8.91</w:t>
              </w:r>
            </w:ins>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ins w:id="672" w:author="Parks, Robbie M" w:date="2018-06-19T17:34:00Z"/>
                <w:rFonts w:eastAsia="Times New Roman"/>
                <w:color w:val="000000"/>
              </w:rPr>
            </w:pPr>
            <w:ins w:id="673" w:author="Parks, Robbie M" w:date="2018-06-19T17:34:00Z">
              <w:r w:rsidRPr="003D6280">
                <w:rPr>
                  <w:rFonts w:eastAsia="Times New Roman"/>
                  <w:color w:val="000000"/>
                </w:rPr>
                <w:t>16.6</w:t>
              </w:r>
            </w:ins>
          </w:p>
        </w:tc>
      </w:tr>
      <w:tr w:rsidR="003D6280" w:rsidRPr="003D6280" w14:paraId="2B1BD4AD" w14:textId="77777777" w:rsidTr="00B60E7C">
        <w:trPr>
          <w:trHeight w:val="960"/>
          <w:ins w:id="674"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ins w:id="675" w:author="Parks, Robbie M" w:date="2018-06-19T17:34:00Z"/>
                <w:rFonts w:eastAsia="Times New Roman"/>
                <w:color w:val="000000"/>
              </w:rPr>
            </w:pPr>
            <w:ins w:id="676" w:author="Parks, Robbie M" w:date="2018-06-19T17:34:00Z">
              <w:r w:rsidRPr="003D6280">
                <w:rPr>
                  <w:rFonts w:eastAsia="Times New Roman"/>
                  <w:color w:val="000000"/>
                </w:rPr>
                <w:t>West North Central</w:t>
              </w:r>
            </w:ins>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ins w:id="677" w:author="Parks, Robbie M" w:date="2018-06-19T17:34:00Z"/>
                <w:rFonts w:eastAsia="Times New Roman"/>
                <w:color w:val="000000"/>
              </w:rPr>
            </w:pPr>
            <w:ins w:id="678" w:author="Parks, Robbie M" w:date="2018-06-19T17:34:00Z">
              <w:r w:rsidRPr="003D6280">
                <w:rPr>
                  <w:rFonts w:eastAsia="Times New Roman"/>
                  <w:color w:val="000000"/>
                </w:rPr>
                <w:t>Montana, Nebraska, North Dakota, South Dakota, Wyoming</w:t>
              </w:r>
            </w:ins>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ins w:id="679" w:author="Parks, Robbie M" w:date="2018-06-19T17:34:00Z"/>
                <w:rFonts w:eastAsia="Times New Roman"/>
                <w:color w:val="000000"/>
              </w:rPr>
            </w:pPr>
            <w:ins w:id="680" w:author="Parks, Robbie M" w:date="2018-06-19T17:34:00Z">
              <w:r w:rsidRPr="003D6280">
                <w:rPr>
                  <w:rFonts w:eastAsia="Times New Roman"/>
                  <w:color w:val="000000"/>
                </w:rPr>
                <w:t>5,168,753</w:t>
              </w:r>
            </w:ins>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ins w:id="681" w:author="Parks, Robbie M" w:date="2018-06-19T17:34:00Z"/>
                <w:rFonts w:eastAsia="Times New Roman"/>
                <w:color w:val="000000"/>
              </w:rPr>
            </w:pPr>
            <w:ins w:id="682" w:author="Parks, Robbie M" w:date="2018-06-19T17:34:00Z">
              <w:r w:rsidRPr="003D6280">
                <w:rPr>
                  <w:rFonts w:eastAsia="Times New Roman"/>
                  <w:color w:val="000000"/>
                </w:rPr>
                <w:t>15.55</w:t>
              </w:r>
            </w:ins>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ins w:id="683" w:author="Parks, Robbie M" w:date="2018-06-19T17:34:00Z"/>
                <w:rFonts w:eastAsia="Times New Roman"/>
                <w:color w:val="000000"/>
              </w:rPr>
            </w:pPr>
            <w:ins w:id="684" w:author="Parks, Robbie M" w:date="2018-06-19T17:34:00Z">
              <w:r w:rsidRPr="003D6280">
                <w:rPr>
                  <w:rFonts w:eastAsia="Times New Roman"/>
                  <w:color w:val="000000"/>
                </w:rPr>
                <w:t>7.6</w:t>
              </w:r>
            </w:ins>
          </w:p>
        </w:tc>
      </w:tr>
    </w:tbl>
    <w:p w14:paraId="0A6D0D8D" w14:textId="77777777" w:rsidR="00D67E0B" w:rsidRPr="00AC73A1" w:rsidRDefault="00D67E0B">
      <w:pPr>
        <w:rPr>
          <w:ins w:id="685" w:author="Parks, Robbie M" w:date="2018-06-19T19:04:00Z"/>
          <w:b/>
        </w:rPr>
      </w:pPr>
      <w:ins w:id="686" w:author="Parks, Robbie M" w:date="2018-06-19T19:04:00Z">
        <w:r w:rsidRPr="00AC73A1">
          <w:rPr>
            <w:b/>
          </w:rPr>
          <w:br w:type="page"/>
        </w:r>
      </w:ins>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14:paraId="3C57E2BF" w14:textId="77777777" w:rsidTr="00AC73A1">
        <w:trPr>
          <w:trHeight w:val="320"/>
          <w:ins w:id="687"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77777777" w:rsidR="00AC73A1" w:rsidRPr="00AC73A1" w:rsidRDefault="00AC73A1" w:rsidP="00AC73A1">
            <w:pPr>
              <w:jc w:val="center"/>
              <w:rPr>
                <w:ins w:id="688" w:author="Parks, Robbie M" w:date="2018-06-19T19:05:00Z"/>
                <w:rFonts w:eastAsia="Times New Roman"/>
                <w:b/>
                <w:bCs/>
                <w:color w:val="000000"/>
              </w:rPr>
            </w:pPr>
            <w:ins w:id="689" w:author="Parks, Robbie M" w:date="2018-06-19T19:05:00Z">
              <w:r w:rsidRPr="00AC73A1">
                <w:rPr>
                  <w:rFonts w:eastAsia="Times New Roman"/>
                  <w:b/>
                  <w:bCs/>
                  <w:color w:val="000000"/>
                </w:rPr>
                <w:lastRenderedPageBreak/>
                <w:t>Cause</w:t>
              </w:r>
            </w:ins>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77777777" w:rsidR="00AC73A1" w:rsidRPr="00AC73A1" w:rsidRDefault="00AC73A1" w:rsidP="00AC73A1">
            <w:pPr>
              <w:rPr>
                <w:ins w:id="690" w:author="Parks, Robbie M" w:date="2018-06-19T19:05:00Z"/>
                <w:rFonts w:eastAsia="Times New Roman"/>
                <w:b/>
                <w:bCs/>
                <w:color w:val="000000"/>
              </w:rPr>
            </w:pPr>
            <w:ins w:id="691" w:author="Parks, Robbie M" w:date="2018-06-19T19:05:00Z">
              <w:r w:rsidRPr="00AC73A1">
                <w:rPr>
                  <w:rFonts w:eastAsia="Times New Roman"/>
                  <w:b/>
                  <w:bCs/>
                  <w:color w:val="000000"/>
                </w:rPr>
                <w:t>ICD-9</w:t>
              </w:r>
            </w:ins>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77777777" w:rsidR="00AC73A1" w:rsidRPr="00AC73A1" w:rsidRDefault="00AC73A1" w:rsidP="00AC73A1">
            <w:pPr>
              <w:rPr>
                <w:ins w:id="692" w:author="Parks, Robbie M" w:date="2018-06-19T19:05:00Z"/>
                <w:rFonts w:eastAsia="Times New Roman"/>
                <w:b/>
                <w:bCs/>
                <w:color w:val="000000"/>
              </w:rPr>
            </w:pPr>
            <w:ins w:id="693" w:author="Parks, Robbie M" w:date="2018-06-19T19:05:00Z">
              <w:r w:rsidRPr="00AC73A1">
                <w:rPr>
                  <w:rFonts w:eastAsia="Times New Roman"/>
                  <w:b/>
                  <w:bCs/>
                  <w:color w:val="000000"/>
                </w:rPr>
                <w:t>ICD-10</w:t>
              </w:r>
            </w:ins>
          </w:p>
        </w:tc>
      </w:tr>
      <w:tr w:rsidR="00AC73A1" w:rsidRPr="00AC73A1" w14:paraId="3544323E" w14:textId="77777777" w:rsidTr="00AC73A1">
        <w:trPr>
          <w:trHeight w:val="320"/>
          <w:ins w:id="694"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77777777" w:rsidR="00AC73A1" w:rsidRPr="00FD7116" w:rsidRDefault="00AC73A1" w:rsidP="00AC73A1">
            <w:pPr>
              <w:jc w:val="center"/>
              <w:rPr>
                <w:ins w:id="695" w:author="Parks, Robbie M" w:date="2018-06-19T19:05:00Z"/>
                <w:rFonts w:eastAsia="Times New Roman"/>
                <w:color w:val="000000"/>
              </w:rPr>
            </w:pPr>
            <w:ins w:id="696" w:author="Parks, Robbie M" w:date="2018-06-19T19:05:00Z">
              <w:r w:rsidRPr="00FD7116">
                <w:rPr>
                  <w:rFonts w:eastAsia="Times New Roman"/>
                  <w:color w:val="000000"/>
                </w:rPr>
                <w:t>Cancer</w:t>
              </w:r>
            </w:ins>
          </w:p>
        </w:tc>
        <w:tc>
          <w:tcPr>
            <w:tcW w:w="3784" w:type="dxa"/>
            <w:tcBorders>
              <w:top w:val="nil"/>
              <w:left w:val="nil"/>
              <w:bottom w:val="single" w:sz="4" w:space="0" w:color="auto"/>
              <w:right w:val="single" w:sz="4" w:space="0" w:color="auto"/>
            </w:tcBorders>
            <w:shd w:val="clear" w:color="auto" w:fill="auto"/>
            <w:vAlign w:val="bottom"/>
            <w:hideMark/>
          </w:tcPr>
          <w:p w14:paraId="0335FB64" w14:textId="77777777" w:rsidR="00AC73A1" w:rsidRPr="00AC73A1" w:rsidRDefault="00AC73A1" w:rsidP="00AC73A1">
            <w:pPr>
              <w:rPr>
                <w:ins w:id="697" w:author="Parks, Robbie M" w:date="2018-06-19T19:05:00Z"/>
                <w:rFonts w:eastAsia="Times New Roman"/>
                <w:color w:val="000000"/>
              </w:rPr>
            </w:pPr>
            <w:ins w:id="698" w:author="Parks, Robbie M" w:date="2018-06-19T19:05:00Z">
              <w:r w:rsidRPr="00AC73A1">
                <w:rPr>
                  <w:rFonts w:eastAsia="Times New Roman"/>
                  <w:color w:val="000000"/>
                </w:rPr>
                <w:t>140-239</w:t>
              </w:r>
            </w:ins>
          </w:p>
        </w:tc>
        <w:tc>
          <w:tcPr>
            <w:tcW w:w="4196" w:type="dxa"/>
            <w:tcBorders>
              <w:top w:val="nil"/>
              <w:left w:val="nil"/>
              <w:bottom w:val="single" w:sz="4" w:space="0" w:color="auto"/>
              <w:right w:val="single" w:sz="4" w:space="0" w:color="auto"/>
            </w:tcBorders>
            <w:shd w:val="clear" w:color="auto" w:fill="auto"/>
            <w:vAlign w:val="bottom"/>
            <w:hideMark/>
          </w:tcPr>
          <w:p w14:paraId="48F9E147" w14:textId="77777777" w:rsidR="00AC73A1" w:rsidRPr="00AC73A1" w:rsidRDefault="00AC73A1" w:rsidP="00AC73A1">
            <w:pPr>
              <w:rPr>
                <w:ins w:id="699" w:author="Parks, Robbie M" w:date="2018-06-19T19:05:00Z"/>
                <w:rFonts w:eastAsia="Times New Roman"/>
                <w:color w:val="000000"/>
              </w:rPr>
            </w:pPr>
            <w:ins w:id="700" w:author="Parks, Robbie M" w:date="2018-06-19T19:05:00Z">
              <w:r w:rsidRPr="00AC73A1">
                <w:rPr>
                  <w:rFonts w:eastAsia="Times New Roman"/>
                  <w:color w:val="000000"/>
                </w:rPr>
                <w:t>C00-D48</w:t>
              </w:r>
            </w:ins>
          </w:p>
        </w:tc>
      </w:tr>
      <w:tr w:rsidR="00AC73A1" w:rsidRPr="00AC73A1" w14:paraId="74054FE0" w14:textId="77777777" w:rsidTr="00AC73A1">
        <w:trPr>
          <w:trHeight w:val="320"/>
          <w:ins w:id="701"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77777777" w:rsidR="00AC73A1" w:rsidRPr="00AC73A1" w:rsidRDefault="00AC73A1" w:rsidP="00AC73A1">
            <w:pPr>
              <w:jc w:val="center"/>
              <w:rPr>
                <w:ins w:id="702" w:author="Parks, Robbie M" w:date="2018-06-19T19:05:00Z"/>
                <w:rFonts w:eastAsia="Times New Roman"/>
                <w:color w:val="000000"/>
              </w:rPr>
            </w:pPr>
            <w:ins w:id="703" w:author="Parks, Robbie M" w:date="2018-06-19T19:05:00Z">
              <w:r w:rsidRPr="00AC73A1">
                <w:rPr>
                  <w:rFonts w:eastAsia="Times New Roman"/>
                  <w:color w:val="000000"/>
                </w:rPr>
                <w:t>Cardiorespiratory</w:t>
              </w:r>
            </w:ins>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77777777" w:rsidR="00AC73A1" w:rsidRPr="00AC73A1" w:rsidRDefault="00AC73A1" w:rsidP="00AC73A1">
            <w:pPr>
              <w:rPr>
                <w:ins w:id="704" w:author="Parks, Robbie M" w:date="2018-06-19T19:05:00Z"/>
                <w:rFonts w:eastAsia="Times New Roman"/>
                <w:color w:val="000000"/>
              </w:rPr>
            </w:pPr>
            <w:ins w:id="705" w:author="Parks, Robbie M" w:date="2018-06-19T19:05:00Z">
              <w:r w:rsidRPr="00AC73A1">
                <w:rPr>
                  <w:rFonts w:eastAsia="Times New Roman"/>
                  <w:color w:val="000000"/>
                </w:rPr>
                <w:t>381-382, 390-519</w:t>
              </w:r>
            </w:ins>
          </w:p>
        </w:tc>
        <w:tc>
          <w:tcPr>
            <w:tcW w:w="4196" w:type="dxa"/>
            <w:tcBorders>
              <w:top w:val="nil"/>
              <w:left w:val="nil"/>
              <w:bottom w:val="single" w:sz="4" w:space="0" w:color="auto"/>
              <w:right w:val="single" w:sz="4" w:space="0" w:color="auto"/>
            </w:tcBorders>
            <w:shd w:val="clear" w:color="auto" w:fill="auto"/>
            <w:vAlign w:val="bottom"/>
            <w:hideMark/>
          </w:tcPr>
          <w:p w14:paraId="66E4D67C" w14:textId="77777777" w:rsidR="00AC73A1" w:rsidRPr="00AC73A1" w:rsidRDefault="00AC73A1" w:rsidP="00AC73A1">
            <w:pPr>
              <w:rPr>
                <w:ins w:id="706" w:author="Parks, Robbie M" w:date="2018-06-19T19:05:00Z"/>
                <w:rFonts w:eastAsia="Times New Roman"/>
                <w:color w:val="000000"/>
              </w:rPr>
            </w:pPr>
            <w:ins w:id="707" w:author="Parks, Robbie M" w:date="2018-06-19T19:05:00Z">
              <w:r w:rsidRPr="00AC73A1">
                <w:rPr>
                  <w:rFonts w:eastAsia="Times New Roman"/>
                  <w:color w:val="000000"/>
                </w:rPr>
                <w:t>I00-J99, H65-H66</w:t>
              </w:r>
            </w:ins>
          </w:p>
        </w:tc>
      </w:tr>
      <w:tr w:rsidR="00AC73A1" w:rsidRPr="00AC73A1" w14:paraId="4E3F94AB" w14:textId="77777777" w:rsidTr="00AC73A1">
        <w:trPr>
          <w:trHeight w:val="320"/>
          <w:ins w:id="708"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77777777" w:rsidR="00AC73A1" w:rsidRPr="00AC73A1" w:rsidRDefault="00AC73A1" w:rsidP="00AC73A1">
            <w:pPr>
              <w:rPr>
                <w:ins w:id="709" w:author="Parks, Robbie M" w:date="2018-06-19T19:05:00Z"/>
                <w:rFonts w:eastAsia="Times New Roman"/>
                <w:color w:val="000000"/>
              </w:rPr>
            </w:pPr>
            <w:ins w:id="710"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77777777" w:rsidR="00AC73A1" w:rsidRPr="00AC73A1" w:rsidRDefault="00AC73A1" w:rsidP="00AC73A1">
            <w:pPr>
              <w:rPr>
                <w:ins w:id="711" w:author="Parks, Robbie M" w:date="2018-06-19T19:05:00Z"/>
                <w:rFonts w:eastAsia="Times New Roman"/>
                <w:color w:val="000000"/>
              </w:rPr>
            </w:pPr>
            <w:ins w:id="712" w:author="Parks, Robbie M" w:date="2018-06-19T19:05:00Z">
              <w:r w:rsidRPr="00AC73A1">
                <w:rPr>
                  <w:rFonts w:eastAsia="Times New Roman"/>
                  <w:color w:val="000000"/>
                </w:rPr>
                <w:t>Cardiovascular</w:t>
              </w:r>
            </w:ins>
          </w:p>
        </w:tc>
        <w:tc>
          <w:tcPr>
            <w:tcW w:w="3784" w:type="dxa"/>
            <w:tcBorders>
              <w:top w:val="nil"/>
              <w:left w:val="nil"/>
              <w:bottom w:val="single" w:sz="4" w:space="0" w:color="auto"/>
              <w:right w:val="single" w:sz="4" w:space="0" w:color="auto"/>
            </w:tcBorders>
            <w:shd w:val="clear" w:color="auto" w:fill="auto"/>
            <w:vAlign w:val="bottom"/>
            <w:hideMark/>
          </w:tcPr>
          <w:p w14:paraId="4CAAA299" w14:textId="77777777" w:rsidR="00AC73A1" w:rsidRPr="00AC73A1" w:rsidRDefault="00AC73A1" w:rsidP="00AC73A1">
            <w:pPr>
              <w:rPr>
                <w:ins w:id="713" w:author="Parks, Robbie M" w:date="2018-06-19T19:05:00Z"/>
                <w:rFonts w:eastAsia="Times New Roman"/>
                <w:color w:val="000000"/>
              </w:rPr>
            </w:pPr>
            <w:ins w:id="714" w:author="Parks, Robbie M" w:date="2018-06-19T19:05:00Z">
              <w:r w:rsidRPr="00AC73A1">
                <w:rPr>
                  <w:rFonts w:eastAsia="Times New Roman"/>
                  <w:color w:val="000000"/>
                </w:rPr>
                <w:t>390-459</w:t>
              </w:r>
            </w:ins>
          </w:p>
        </w:tc>
        <w:tc>
          <w:tcPr>
            <w:tcW w:w="4196" w:type="dxa"/>
            <w:tcBorders>
              <w:top w:val="nil"/>
              <w:left w:val="nil"/>
              <w:bottom w:val="single" w:sz="4" w:space="0" w:color="auto"/>
              <w:right w:val="single" w:sz="4" w:space="0" w:color="auto"/>
            </w:tcBorders>
            <w:shd w:val="clear" w:color="auto" w:fill="auto"/>
            <w:vAlign w:val="bottom"/>
            <w:hideMark/>
          </w:tcPr>
          <w:p w14:paraId="492C943C" w14:textId="77777777" w:rsidR="00AC73A1" w:rsidRPr="00AC73A1" w:rsidRDefault="00AC73A1" w:rsidP="00AC73A1">
            <w:pPr>
              <w:rPr>
                <w:ins w:id="715" w:author="Parks, Robbie M" w:date="2018-06-19T19:05:00Z"/>
                <w:rFonts w:eastAsia="Times New Roman"/>
                <w:color w:val="000000"/>
              </w:rPr>
            </w:pPr>
            <w:ins w:id="716" w:author="Parks, Robbie M" w:date="2018-06-19T19:05:00Z">
              <w:r w:rsidRPr="00AC73A1">
                <w:rPr>
                  <w:rFonts w:eastAsia="Times New Roman"/>
                  <w:color w:val="000000"/>
                </w:rPr>
                <w:t>I00-I99</w:t>
              </w:r>
            </w:ins>
          </w:p>
        </w:tc>
      </w:tr>
      <w:tr w:rsidR="00AC73A1" w:rsidRPr="00AC73A1" w14:paraId="6331507A" w14:textId="77777777" w:rsidTr="00AC73A1">
        <w:trPr>
          <w:trHeight w:val="320"/>
          <w:ins w:id="717"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77777777" w:rsidR="00AC73A1" w:rsidRPr="00AC73A1" w:rsidRDefault="00AC73A1" w:rsidP="00AC73A1">
            <w:pPr>
              <w:rPr>
                <w:ins w:id="718" w:author="Parks, Robbie M" w:date="2018-06-19T19:05:00Z"/>
                <w:rFonts w:eastAsia="Times New Roman"/>
                <w:color w:val="000000"/>
              </w:rPr>
            </w:pPr>
            <w:ins w:id="719"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77777777" w:rsidR="00AC73A1" w:rsidRPr="00AC73A1" w:rsidRDefault="00AC73A1" w:rsidP="00AC73A1">
            <w:pPr>
              <w:rPr>
                <w:ins w:id="720" w:author="Parks, Robbie M" w:date="2018-06-19T19:05:00Z"/>
                <w:rFonts w:eastAsia="Times New Roman"/>
                <w:color w:val="000000"/>
              </w:rPr>
            </w:pPr>
            <w:ins w:id="721" w:author="Parks, Robbie M" w:date="2018-06-19T19:05:00Z">
              <w:r w:rsidRPr="00AC73A1">
                <w:rPr>
                  <w:rFonts w:eastAsia="Times New Roman"/>
                  <w:color w:val="000000"/>
                </w:rPr>
                <w:t>Chronic respiratory diseases</w:t>
              </w:r>
            </w:ins>
          </w:p>
        </w:tc>
        <w:tc>
          <w:tcPr>
            <w:tcW w:w="3784" w:type="dxa"/>
            <w:tcBorders>
              <w:top w:val="nil"/>
              <w:left w:val="nil"/>
              <w:bottom w:val="single" w:sz="4" w:space="0" w:color="auto"/>
              <w:right w:val="single" w:sz="4" w:space="0" w:color="auto"/>
            </w:tcBorders>
            <w:shd w:val="clear" w:color="auto" w:fill="auto"/>
            <w:vAlign w:val="bottom"/>
            <w:hideMark/>
          </w:tcPr>
          <w:p w14:paraId="47A27AED" w14:textId="77777777" w:rsidR="00AC73A1" w:rsidRPr="00AC73A1" w:rsidRDefault="00AC73A1" w:rsidP="00AC73A1">
            <w:pPr>
              <w:rPr>
                <w:ins w:id="722" w:author="Parks, Robbie M" w:date="2018-06-19T19:05:00Z"/>
                <w:rFonts w:eastAsia="Times New Roman"/>
                <w:color w:val="000000"/>
              </w:rPr>
            </w:pPr>
            <w:ins w:id="723" w:author="Parks, Robbie M" w:date="2018-06-19T19:05:00Z">
              <w:r w:rsidRPr="00AC73A1">
                <w:rPr>
                  <w:rFonts w:eastAsia="Times New Roman"/>
                  <w:color w:val="000000"/>
                </w:rPr>
                <w:t>470-478, 490-519</w:t>
              </w:r>
            </w:ins>
          </w:p>
        </w:tc>
        <w:tc>
          <w:tcPr>
            <w:tcW w:w="4196" w:type="dxa"/>
            <w:tcBorders>
              <w:top w:val="nil"/>
              <w:left w:val="nil"/>
              <w:bottom w:val="single" w:sz="4" w:space="0" w:color="auto"/>
              <w:right w:val="single" w:sz="4" w:space="0" w:color="auto"/>
            </w:tcBorders>
            <w:shd w:val="clear" w:color="auto" w:fill="auto"/>
            <w:vAlign w:val="bottom"/>
            <w:hideMark/>
          </w:tcPr>
          <w:p w14:paraId="3F52B688" w14:textId="77777777" w:rsidR="00AC73A1" w:rsidRPr="00AC73A1" w:rsidRDefault="00AC73A1" w:rsidP="00AC73A1">
            <w:pPr>
              <w:rPr>
                <w:ins w:id="724" w:author="Parks, Robbie M" w:date="2018-06-19T19:05:00Z"/>
                <w:rFonts w:eastAsia="Times New Roman"/>
                <w:color w:val="000000"/>
              </w:rPr>
            </w:pPr>
            <w:ins w:id="725" w:author="Parks, Robbie M" w:date="2018-06-19T19:05:00Z">
              <w:r w:rsidRPr="00AC73A1">
                <w:rPr>
                  <w:rFonts w:eastAsia="Times New Roman"/>
                  <w:color w:val="000000"/>
                </w:rPr>
                <w:t>J30-J98</w:t>
              </w:r>
            </w:ins>
          </w:p>
        </w:tc>
      </w:tr>
      <w:tr w:rsidR="00AC73A1" w:rsidRPr="00AC73A1" w14:paraId="00AB4448" w14:textId="77777777" w:rsidTr="00AC73A1">
        <w:trPr>
          <w:trHeight w:val="320"/>
          <w:ins w:id="726"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77777777" w:rsidR="00AC73A1" w:rsidRPr="00AC73A1" w:rsidRDefault="00AC73A1" w:rsidP="00AC73A1">
            <w:pPr>
              <w:rPr>
                <w:ins w:id="727" w:author="Parks, Robbie M" w:date="2018-06-19T19:05:00Z"/>
                <w:rFonts w:eastAsia="Times New Roman"/>
                <w:color w:val="000000"/>
              </w:rPr>
            </w:pPr>
            <w:ins w:id="728"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7777777" w:rsidR="00AC73A1" w:rsidRPr="00AC73A1" w:rsidRDefault="00AC73A1" w:rsidP="00AC73A1">
            <w:pPr>
              <w:rPr>
                <w:ins w:id="729" w:author="Parks, Robbie M" w:date="2018-06-19T19:05:00Z"/>
                <w:rFonts w:eastAsia="Times New Roman"/>
                <w:color w:val="000000"/>
              </w:rPr>
            </w:pPr>
            <w:ins w:id="730" w:author="Parks, Robbie M" w:date="2018-06-19T19:05:00Z">
              <w:r w:rsidRPr="00AC73A1">
                <w:rPr>
                  <w:rFonts w:eastAsia="Times New Roman"/>
                  <w:color w:val="000000"/>
                </w:rPr>
                <w:t>Respiratory infections</w:t>
              </w:r>
            </w:ins>
          </w:p>
        </w:tc>
        <w:tc>
          <w:tcPr>
            <w:tcW w:w="3784" w:type="dxa"/>
            <w:tcBorders>
              <w:top w:val="nil"/>
              <w:left w:val="nil"/>
              <w:bottom w:val="single" w:sz="4" w:space="0" w:color="auto"/>
              <w:right w:val="single" w:sz="4" w:space="0" w:color="auto"/>
            </w:tcBorders>
            <w:shd w:val="clear" w:color="auto" w:fill="auto"/>
            <w:vAlign w:val="bottom"/>
            <w:hideMark/>
          </w:tcPr>
          <w:p w14:paraId="54E98A1B" w14:textId="77777777" w:rsidR="00AC73A1" w:rsidRPr="00AC73A1" w:rsidRDefault="00AC73A1" w:rsidP="00AC73A1">
            <w:pPr>
              <w:rPr>
                <w:ins w:id="731" w:author="Parks, Robbie M" w:date="2018-06-19T19:05:00Z"/>
                <w:rFonts w:eastAsia="Times New Roman"/>
                <w:color w:val="000000"/>
              </w:rPr>
            </w:pPr>
            <w:ins w:id="732" w:author="Parks, Robbie M" w:date="2018-06-19T19:05:00Z">
              <w:r w:rsidRPr="00AC73A1">
                <w:rPr>
                  <w:rFonts w:eastAsia="Times New Roman"/>
                  <w:color w:val="000000"/>
                </w:rPr>
                <w:t>460-466, 480-487, 381-382</w:t>
              </w:r>
            </w:ins>
          </w:p>
        </w:tc>
        <w:tc>
          <w:tcPr>
            <w:tcW w:w="4196" w:type="dxa"/>
            <w:tcBorders>
              <w:top w:val="nil"/>
              <w:left w:val="nil"/>
              <w:bottom w:val="single" w:sz="4" w:space="0" w:color="auto"/>
              <w:right w:val="single" w:sz="4" w:space="0" w:color="auto"/>
            </w:tcBorders>
            <w:shd w:val="clear" w:color="auto" w:fill="auto"/>
            <w:vAlign w:val="bottom"/>
            <w:hideMark/>
          </w:tcPr>
          <w:p w14:paraId="1E6415F6" w14:textId="77777777" w:rsidR="00AC73A1" w:rsidRPr="00AC73A1" w:rsidRDefault="00AC73A1" w:rsidP="00AC73A1">
            <w:pPr>
              <w:rPr>
                <w:ins w:id="733" w:author="Parks, Robbie M" w:date="2018-06-19T19:05:00Z"/>
                <w:rFonts w:eastAsia="Times New Roman"/>
                <w:color w:val="000000"/>
              </w:rPr>
            </w:pPr>
            <w:ins w:id="734" w:author="Parks, Robbie M" w:date="2018-06-19T19:05:00Z">
              <w:r w:rsidRPr="00AC73A1">
                <w:rPr>
                  <w:rFonts w:eastAsia="Times New Roman"/>
                  <w:color w:val="000000"/>
                </w:rPr>
                <w:t>J00-J06, J09-J18, J20-J22, H65-H66</w:t>
              </w:r>
            </w:ins>
          </w:p>
        </w:tc>
      </w:tr>
      <w:tr w:rsidR="00AC73A1" w:rsidRPr="00AC73A1" w14:paraId="546CA907" w14:textId="77777777" w:rsidTr="00AC73A1">
        <w:trPr>
          <w:trHeight w:val="320"/>
          <w:ins w:id="735"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77777777" w:rsidR="00AC73A1" w:rsidRPr="00AC73A1" w:rsidRDefault="00AC73A1" w:rsidP="00AC73A1">
            <w:pPr>
              <w:jc w:val="center"/>
              <w:rPr>
                <w:ins w:id="736" w:author="Parks, Robbie M" w:date="2018-06-19T19:05:00Z"/>
                <w:rFonts w:eastAsia="Times New Roman"/>
                <w:color w:val="000000"/>
              </w:rPr>
            </w:pPr>
            <w:ins w:id="737" w:author="Parks, Robbie M" w:date="2018-06-19T19:05:00Z">
              <w:r w:rsidRPr="00AC73A1">
                <w:rPr>
                  <w:rFonts w:eastAsia="Times New Roman"/>
                  <w:color w:val="000000"/>
                </w:rPr>
                <w:t>Injuries</w:t>
              </w:r>
            </w:ins>
          </w:p>
        </w:tc>
        <w:tc>
          <w:tcPr>
            <w:tcW w:w="3784" w:type="dxa"/>
            <w:tcBorders>
              <w:top w:val="nil"/>
              <w:left w:val="nil"/>
              <w:bottom w:val="single" w:sz="4" w:space="0" w:color="auto"/>
              <w:right w:val="single" w:sz="4" w:space="0" w:color="auto"/>
            </w:tcBorders>
            <w:shd w:val="clear" w:color="auto" w:fill="auto"/>
            <w:vAlign w:val="bottom"/>
            <w:hideMark/>
          </w:tcPr>
          <w:p w14:paraId="1FDCE893" w14:textId="77777777" w:rsidR="00AC73A1" w:rsidRPr="00AC73A1" w:rsidRDefault="00AC73A1" w:rsidP="00AC73A1">
            <w:pPr>
              <w:rPr>
                <w:ins w:id="738" w:author="Parks, Robbie M" w:date="2018-06-19T19:05:00Z"/>
                <w:rFonts w:eastAsia="Times New Roman"/>
                <w:color w:val="000000"/>
              </w:rPr>
            </w:pPr>
            <w:ins w:id="739" w:author="Parks, Robbie M" w:date="2018-06-19T19:05:00Z">
              <w:r w:rsidRPr="00AC73A1">
                <w:rPr>
                  <w:rFonts w:eastAsia="Times New Roman"/>
                  <w:color w:val="000000"/>
                </w:rPr>
                <w:t>E800-E999</w:t>
              </w:r>
            </w:ins>
          </w:p>
        </w:tc>
        <w:tc>
          <w:tcPr>
            <w:tcW w:w="4196" w:type="dxa"/>
            <w:tcBorders>
              <w:top w:val="nil"/>
              <w:left w:val="nil"/>
              <w:bottom w:val="single" w:sz="4" w:space="0" w:color="auto"/>
              <w:right w:val="single" w:sz="4" w:space="0" w:color="auto"/>
            </w:tcBorders>
            <w:shd w:val="clear" w:color="auto" w:fill="auto"/>
            <w:vAlign w:val="bottom"/>
            <w:hideMark/>
          </w:tcPr>
          <w:p w14:paraId="78D31229" w14:textId="77777777" w:rsidR="00AC73A1" w:rsidRPr="00AC73A1" w:rsidRDefault="00AC73A1" w:rsidP="00AC73A1">
            <w:pPr>
              <w:rPr>
                <w:ins w:id="740" w:author="Parks, Robbie M" w:date="2018-06-19T19:05:00Z"/>
                <w:rFonts w:eastAsia="Times New Roman"/>
                <w:color w:val="000000"/>
              </w:rPr>
            </w:pPr>
            <w:ins w:id="741" w:author="Parks, Robbie M" w:date="2018-06-19T19:05:00Z">
              <w:r w:rsidRPr="00AC73A1">
                <w:rPr>
                  <w:rFonts w:eastAsia="Times New Roman"/>
                  <w:color w:val="000000"/>
                </w:rPr>
                <w:t>S00-T88, V00-V99</w:t>
              </w:r>
            </w:ins>
          </w:p>
        </w:tc>
      </w:tr>
      <w:tr w:rsidR="00AC73A1" w:rsidRPr="00AC73A1" w14:paraId="5774EE77" w14:textId="77777777" w:rsidTr="00AC73A1">
        <w:trPr>
          <w:trHeight w:val="320"/>
          <w:ins w:id="742"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77777777" w:rsidR="00AC73A1" w:rsidRPr="00AC73A1" w:rsidRDefault="00AC73A1" w:rsidP="00AC73A1">
            <w:pPr>
              <w:rPr>
                <w:ins w:id="743" w:author="Parks, Robbie M" w:date="2018-06-19T19:05:00Z"/>
                <w:rFonts w:eastAsia="Times New Roman"/>
                <w:color w:val="000000"/>
              </w:rPr>
            </w:pPr>
            <w:ins w:id="744"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77777777" w:rsidR="00AC73A1" w:rsidRPr="00AC73A1" w:rsidRDefault="00AC73A1" w:rsidP="00AC73A1">
            <w:pPr>
              <w:rPr>
                <w:ins w:id="745" w:author="Parks, Robbie M" w:date="2018-06-19T19:05:00Z"/>
                <w:rFonts w:eastAsia="Times New Roman"/>
                <w:color w:val="000000"/>
              </w:rPr>
            </w:pPr>
            <w:ins w:id="746" w:author="Parks, Robbie M" w:date="2018-06-19T19:05:00Z">
              <w:r w:rsidRPr="00AC73A1">
                <w:rPr>
                  <w:rFonts w:eastAsia="Times New Roman"/>
                  <w:color w:val="000000"/>
                </w:rPr>
                <w:t>Unintentional</w:t>
              </w:r>
            </w:ins>
          </w:p>
        </w:tc>
        <w:tc>
          <w:tcPr>
            <w:tcW w:w="3784" w:type="dxa"/>
            <w:tcBorders>
              <w:top w:val="nil"/>
              <w:left w:val="nil"/>
              <w:bottom w:val="single" w:sz="4" w:space="0" w:color="auto"/>
              <w:right w:val="single" w:sz="4" w:space="0" w:color="auto"/>
            </w:tcBorders>
            <w:shd w:val="clear" w:color="auto" w:fill="auto"/>
            <w:vAlign w:val="bottom"/>
            <w:hideMark/>
          </w:tcPr>
          <w:p w14:paraId="341AA272" w14:textId="12A9ACAD" w:rsidR="00AC73A1" w:rsidRPr="00AC73A1" w:rsidRDefault="00AC73A1" w:rsidP="00A821FD">
            <w:pPr>
              <w:rPr>
                <w:ins w:id="747" w:author="Parks, Robbie M" w:date="2018-06-19T19:05:00Z"/>
                <w:rFonts w:eastAsia="Times New Roman"/>
                <w:color w:val="000000"/>
              </w:rPr>
            </w:pPr>
            <w:ins w:id="748"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c>
          <w:tcPr>
            <w:tcW w:w="4196" w:type="dxa"/>
            <w:tcBorders>
              <w:top w:val="nil"/>
              <w:left w:val="nil"/>
              <w:bottom w:val="single" w:sz="4" w:space="0" w:color="auto"/>
              <w:right w:val="single" w:sz="4" w:space="0" w:color="auto"/>
            </w:tcBorders>
            <w:shd w:val="clear" w:color="auto" w:fill="auto"/>
            <w:vAlign w:val="bottom"/>
            <w:hideMark/>
          </w:tcPr>
          <w:p w14:paraId="7CD6CC9F" w14:textId="288C8E27" w:rsidR="00AC73A1" w:rsidRPr="00AC73A1" w:rsidRDefault="00AC73A1" w:rsidP="00A821FD">
            <w:pPr>
              <w:rPr>
                <w:ins w:id="749" w:author="Parks, Robbie M" w:date="2018-06-19T19:05:00Z"/>
                <w:rFonts w:eastAsia="Times New Roman"/>
                <w:color w:val="000000"/>
              </w:rPr>
            </w:pPr>
            <w:ins w:id="750"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r>
      <w:tr w:rsidR="00AC73A1" w:rsidRPr="00AC73A1" w14:paraId="645D1DE9" w14:textId="77777777" w:rsidTr="00AC73A1">
        <w:trPr>
          <w:trHeight w:val="320"/>
          <w:ins w:id="751"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77777777" w:rsidR="00AC73A1" w:rsidRPr="00AC73A1" w:rsidRDefault="00AC73A1" w:rsidP="00AC73A1">
            <w:pPr>
              <w:rPr>
                <w:ins w:id="752" w:author="Parks, Robbie M" w:date="2018-06-19T19:05:00Z"/>
                <w:rFonts w:eastAsia="Times New Roman"/>
                <w:color w:val="000000"/>
              </w:rPr>
            </w:pPr>
            <w:ins w:id="753"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77777777" w:rsidR="00AC73A1" w:rsidRPr="00AC73A1" w:rsidRDefault="00AC73A1" w:rsidP="00AC73A1">
            <w:pPr>
              <w:rPr>
                <w:ins w:id="754" w:author="Parks, Robbie M" w:date="2018-06-19T19:05:00Z"/>
                <w:rFonts w:eastAsia="Times New Roman"/>
                <w:color w:val="000000"/>
              </w:rPr>
            </w:pPr>
            <w:ins w:id="755" w:author="Parks, Robbie M" w:date="2018-06-19T19:05:00Z">
              <w:r w:rsidRPr="00AC73A1">
                <w:rPr>
                  <w:rFonts w:eastAsia="Times New Roman"/>
                  <w:color w:val="000000"/>
                </w:rPr>
                <w:t>Intentional</w:t>
              </w:r>
            </w:ins>
          </w:p>
        </w:tc>
        <w:tc>
          <w:tcPr>
            <w:tcW w:w="3784" w:type="dxa"/>
            <w:tcBorders>
              <w:top w:val="nil"/>
              <w:left w:val="nil"/>
              <w:bottom w:val="single" w:sz="4" w:space="0" w:color="auto"/>
              <w:right w:val="single" w:sz="4" w:space="0" w:color="auto"/>
            </w:tcBorders>
            <w:shd w:val="clear" w:color="auto" w:fill="auto"/>
            <w:vAlign w:val="bottom"/>
            <w:hideMark/>
          </w:tcPr>
          <w:p w14:paraId="6FD40942" w14:textId="06D85212" w:rsidR="00AC73A1" w:rsidRPr="00AC73A1" w:rsidRDefault="00AC73A1" w:rsidP="00A821FD">
            <w:pPr>
              <w:rPr>
                <w:ins w:id="756" w:author="Parks, Robbie M" w:date="2018-06-19T19:05:00Z"/>
                <w:rFonts w:eastAsia="Times New Roman"/>
                <w:color w:val="000000"/>
              </w:rPr>
            </w:pPr>
            <w:ins w:id="757"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c>
          <w:tcPr>
            <w:tcW w:w="4196" w:type="dxa"/>
            <w:tcBorders>
              <w:top w:val="nil"/>
              <w:left w:val="nil"/>
              <w:bottom w:val="single" w:sz="4" w:space="0" w:color="auto"/>
              <w:right w:val="single" w:sz="4" w:space="0" w:color="auto"/>
            </w:tcBorders>
            <w:shd w:val="clear" w:color="auto" w:fill="auto"/>
            <w:vAlign w:val="bottom"/>
            <w:hideMark/>
          </w:tcPr>
          <w:p w14:paraId="3474152D" w14:textId="08E6E289" w:rsidR="00AC73A1" w:rsidRPr="00AC73A1" w:rsidRDefault="00AC73A1" w:rsidP="00A821FD">
            <w:pPr>
              <w:rPr>
                <w:ins w:id="758" w:author="Parks, Robbie M" w:date="2018-06-19T19:05:00Z"/>
                <w:rFonts w:eastAsia="Times New Roman"/>
                <w:color w:val="000000"/>
              </w:rPr>
            </w:pPr>
            <w:ins w:id="759"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r>
      <w:tr w:rsidR="00AC73A1" w:rsidRPr="00AC73A1" w14:paraId="63C01492" w14:textId="77777777" w:rsidTr="00AC73A1">
        <w:trPr>
          <w:trHeight w:val="640"/>
          <w:ins w:id="760"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77777777" w:rsidR="00AC73A1" w:rsidRPr="00AC73A1" w:rsidRDefault="00AC73A1" w:rsidP="00AC73A1">
            <w:pPr>
              <w:jc w:val="center"/>
              <w:rPr>
                <w:ins w:id="761" w:author="Parks, Robbie M" w:date="2018-06-19T19:05:00Z"/>
                <w:rFonts w:eastAsia="Times New Roman"/>
                <w:color w:val="000000"/>
              </w:rPr>
            </w:pPr>
            <w:ins w:id="762" w:author="Parks, Robbie M" w:date="2018-06-19T19:05:00Z">
              <w:r w:rsidRPr="00AC73A1">
                <w:rPr>
                  <w:rFonts w:eastAsia="Times New Roman"/>
                  <w:color w:val="000000"/>
                </w:rPr>
                <w:t>Other</w:t>
              </w:r>
            </w:ins>
          </w:p>
        </w:tc>
        <w:tc>
          <w:tcPr>
            <w:tcW w:w="3784" w:type="dxa"/>
            <w:tcBorders>
              <w:top w:val="nil"/>
              <w:left w:val="nil"/>
              <w:bottom w:val="single" w:sz="4" w:space="0" w:color="auto"/>
              <w:right w:val="single" w:sz="4" w:space="0" w:color="auto"/>
            </w:tcBorders>
            <w:shd w:val="clear" w:color="auto" w:fill="auto"/>
            <w:vAlign w:val="bottom"/>
            <w:hideMark/>
          </w:tcPr>
          <w:p w14:paraId="44F0535C" w14:textId="77777777" w:rsidR="00AC73A1" w:rsidRPr="00AC73A1" w:rsidRDefault="00AC73A1" w:rsidP="00AC73A1">
            <w:pPr>
              <w:rPr>
                <w:ins w:id="763" w:author="Parks, Robbie M" w:date="2018-06-19T19:05:00Z"/>
                <w:rFonts w:eastAsia="Times New Roman"/>
                <w:color w:val="000000"/>
              </w:rPr>
            </w:pPr>
            <w:ins w:id="764" w:author="Parks, Robbie M" w:date="2018-06-19T19:05:00Z">
              <w:r w:rsidRPr="00AC73A1">
                <w:rPr>
                  <w:rFonts w:eastAsia="Times New Roman"/>
                  <w:color w:val="000000"/>
                </w:rPr>
                <w:t>All other causes not in Cancer, Cardiorespiratory, Injuries</w:t>
              </w:r>
            </w:ins>
          </w:p>
        </w:tc>
        <w:tc>
          <w:tcPr>
            <w:tcW w:w="4196" w:type="dxa"/>
            <w:tcBorders>
              <w:top w:val="nil"/>
              <w:left w:val="nil"/>
              <w:bottom w:val="single" w:sz="4" w:space="0" w:color="auto"/>
              <w:right w:val="single" w:sz="4" w:space="0" w:color="auto"/>
            </w:tcBorders>
            <w:shd w:val="clear" w:color="auto" w:fill="auto"/>
            <w:vAlign w:val="bottom"/>
            <w:hideMark/>
          </w:tcPr>
          <w:p w14:paraId="52BACFBB" w14:textId="77777777" w:rsidR="00AC73A1" w:rsidRPr="00AC73A1" w:rsidRDefault="00AC73A1" w:rsidP="00AC73A1">
            <w:pPr>
              <w:rPr>
                <w:ins w:id="765" w:author="Parks, Robbie M" w:date="2018-06-19T19:05:00Z"/>
                <w:rFonts w:eastAsia="Times New Roman"/>
                <w:color w:val="000000"/>
              </w:rPr>
            </w:pPr>
            <w:ins w:id="766" w:author="Parks, Robbie M" w:date="2018-06-19T19:05:00Z">
              <w:r w:rsidRPr="00AC73A1">
                <w:rPr>
                  <w:rFonts w:eastAsia="Times New Roman"/>
                  <w:color w:val="000000"/>
                </w:rPr>
                <w:t>All other causes not in  Cancer, Cardiorespiratory, Injuries</w:t>
              </w:r>
            </w:ins>
          </w:p>
        </w:tc>
      </w:tr>
      <w:tr w:rsidR="00AC73A1" w:rsidRPr="00AC73A1" w14:paraId="16210411" w14:textId="77777777" w:rsidTr="00AC73A1">
        <w:trPr>
          <w:trHeight w:val="640"/>
          <w:ins w:id="767"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77777777" w:rsidR="00AC73A1" w:rsidRPr="00AC73A1" w:rsidRDefault="00AC73A1" w:rsidP="00AC73A1">
            <w:pPr>
              <w:rPr>
                <w:ins w:id="768" w:author="Parks, Robbie M" w:date="2018-06-19T19:05:00Z"/>
                <w:rFonts w:eastAsia="Times New Roman"/>
                <w:color w:val="000000"/>
              </w:rPr>
            </w:pPr>
            <w:ins w:id="769"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77777777" w:rsidR="00AC73A1" w:rsidRPr="00AC73A1" w:rsidRDefault="00AC73A1" w:rsidP="00AC73A1">
            <w:pPr>
              <w:rPr>
                <w:ins w:id="770" w:author="Parks, Robbie M" w:date="2018-06-19T19:05:00Z"/>
                <w:rFonts w:eastAsia="Times New Roman"/>
                <w:color w:val="000000"/>
              </w:rPr>
            </w:pPr>
            <w:ins w:id="771" w:author="Parks, Robbie M" w:date="2018-06-19T19:05:00Z">
              <w:r w:rsidRPr="00AC73A1">
                <w:rPr>
                  <w:rFonts w:eastAsia="Times New Roman"/>
                  <w:color w:val="000000"/>
                </w:rPr>
                <w:t>Endocrine disorders</w:t>
              </w:r>
            </w:ins>
          </w:p>
        </w:tc>
        <w:tc>
          <w:tcPr>
            <w:tcW w:w="3784" w:type="dxa"/>
            <w:tcBorders>
              <w:top w:val="nil"/>
              <w:left w:val="nil"/>
              <w:bottom w:val="single" w:sz="4" w:space="0" w:color="auto"/>
              <w:right w:val="single" w:sz="4" w:space="0" w:color="auto"/>
            </w:tcBorders>
            <w:shd w:val="clear" w:color="auto" w:fill="auto"/>
            <w:vAlign w:val="bottom"/>
            <w:hideMark/>
          </w:tcPr>
          <w:p w14:paraId="67F1CE55" w14:textId="77777777" w:rsidR="00AC73A1" w:rsidRPr="00AC73A1" w:rsidRDefault="00AC73A1" w:rsidP="00AC73A1">
            <w:pPr>
              <w:rPr>
                <w:ins w:id="772" w:author="Parks, Robbie M" w:date="2018-06-19T19:05:00Z"/>
                <w:rFonts w:eastAsia="Times New Roman"/>
                <w:color w:val="000000"/>
              </w:rPr>
            </w:pPr>
            <w:ins w:id="773" w:author="Parks, Robbie M" w:date="2018-06-19T19:05:00Z">
              <w:r w:rsidRPr="00AC73A1">
                <w:rPr>
                  <w:rFonts w:eastAsia="Times New Roman"/>
                  <w:color w:val="000000"/>
                </w:rPr>
                <w:t>240-242, 244-246, 251-259, 270-279 (minus 274, 279.5),282-285 (minus 285.9), 286-289</w:t>
              </w:r>
            </w:ins>
          </w:p>
        </w:tc>
        <w:tc>
          <w:tcPr>
            <w:tcW w:w="4196" w:type="dxa"/>
            <w:tcBorders>
              <w:top w:val="nil"/>
              <w:left w:val="nil"/>
              <w:bottom w:val="single" w:sz="4" w:space="0" w:color="auto"/>
              <w:right w:val="single" w:sz="4" w:space="0" w:color="auto"/>
            </w:tcBorders>
            <w:shd w:val="clear" w:color="auto" w:fill="auto"/>
            <w:vAlign w:val="bottom"/>
            <w:hideMark/>
          </w:tcPr>
          <w:p w14:paraId="42857D34" w14:textId="77777777" w:rsidR="00AC73A1" w:rsidRPr="00AC73A1" w:rsidRDefault="00AC73A1" w:rsidP="00AC73A1">
            <w:pPr>
              <w:rPr>
                <w:ins w:id="774" w:author="Parks, Robbie M" w:date="2018-06-19T19:05:00Z"/>
                <w:rFonts w:eastAsia="Times New Roman"/>
                <w:color w:val="000000"/>
              </w:rPr>
            </w:pPr>
            <w:ins w:id="775" w:author="Parks, Robbie M" w:date="2018-06-19T19:05:00Z">
              <w:r w:rsidRPr="00AC73A1">
                <w:rPr>
                  <w:rFonts w:eastAsia="Times New Roman"/>
                  <w:color w:val="000000"/>
                </w:rPr>
                <w:t>D55-D64 (minus D64.9),D65-D89, E03-E07, E15-E16, E20-E34, E65-E88</w:t>
              </w:r>
            </w:ins>
          </w:p>
        </w:tc>
      </w:tr>
      <w:tr w:rsidR="00AC73A1" w:rsidRPr="00AC73A1" w14:paraId="74A02811" w14:textId="77777777" w:rsidTr="00AC73A1">
        <w:trPr>
          <w:trHeight w:val="320"/>
          <w:ins w:id="776"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77777777" w:rsidR="00AC73A1" w:rsidRPr="00AC73A1" w:rsidRDefault="00AC73A1" w:rsidP="00AC73A1">
            <w:pPr>
              <w:rPr>
                <w:ins w:id="777" w:author="Parks, Robbie M" w:date="2018-06-19T19:05:00Z"/>
                <w:rFonts w:eastAsia="Times New Roman"/>
                <w:color w:val="000000"/>
              </w:rPr>
            </w:pPr>
            <w:ins w:id="778"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77777777" w:rsidR="00AC73A1" w:rsidRPr="00AC73A1" w:rsidRDefault="00AC73A1" w:rsidP="00AC73A1">
            <w:pPr>
              <w:rPr>
                <w:ins w:id="779" w:author="Parks, Robbie M" w:date="2018-06-19T19:05:00Z"/>
                <w:rFonts w:eastAsia="Times New Roman"/>
                <w:color w:val="000000"/>
              </w:rPr>
            </w:pPr>
            <w:ins w:id="780" w:author="Parks, Robbie M" w:date="2018-06-19T19:05:00Z">
              <w:r w:rsidRPr="00AC73A1">
                <w:rPr>
                  <w:rFonts w:eastAsia="Times New Roman"/>
                  <w:color w:val="000000"/>
                </w:rPr>
                <w:t>Genitourinary diseases</w:t>
              </w:r>
            </w:ins>
          </w:p>
        </w:tc>
        <w:tc>
          <w:tcPr>
            <w:tcW w:w="3784" w:type="dxa"/>
            <w:tcBorders>
              <w:top w:val="nil"/>
              <w:left w:val="nil"/>
              <w:bottom w:val="single" w:sz="4" w:space="0" w:color="auto"/>
              <w:right w:val="single" w:sz="4" w:space="0" w:color="auto"/>
            </w:tcBorders>
            <w:shd w:val="clear" w:color="auto" w:fill="auto"/>
            <w:vAlign w:val="bottom"/>
            <w:hideMark/>
          </w:tcPr>
          <w:p w14:paraId="03392E1A" w14:textId="77777777" w:rsidR="00AC73A1" w:rsidRPr="00AC73A1" w:rsidRDefault="00AC73A1" w:rsidP="00AC73A1">
            <w:pPr>
              <w:rPr>
                <w:ins w:id="781" w:author="Parks, Robbie M" w:date="2018-06-19T19:05:00Z"/>
                <w:rFonts w:eastAsia="Times New Roman"/>
                <w:color w:val="000000"/>
              </w:rPr>
            </w:pPr>
            <w:ins w:id="782" w:author="Parks, Robbie M" w:date="2018-06-19T19:05:00Z">
              <w:r w:rsidRPr="00AC73A1">
                <w:rPr>
                  <w:rFonts w:eastAsia="Times New Roman"/>
                  <w:color w:val="000000"/>
                </w:rPr>
                <w:t>580-611, 617-629</w:t>
              </w:r>
            </w:ins>
          </w:p>
        </w:tc>
        <w:tc>
          <w:tcPr>
            <w:tcW w:w="4196" w:type="dxa"/>
            <w:tcBorders>
              <w:top w:val="nil"/>
              <w:left w:val="nil"/>
              <w:bottom w:val="single" w:sz="4" w:space="0" w:color="auto"/>
              <w:right w:val="single" w:sz="4" w:space="0" w:color="auto"/>
            </w:tcBorders>
            <w:shd w:val="clear" w:color="auto" w:fill="auto"/>
            <w:vAlign w:val="bottom"/>
            <w:hideMark/>
          </w:tcPr>
          <w:p w14:paraId="43AA3AD7" w14:textId="77777777" w:rsidR="00AC73A1" w:rsidRPr="00AC73A1" w:rsidRDefault="00AC73A1" w:rsidP="00AC73A1">
            <w:pPr>
              <w:rPr>
                <w:ins w:id="783" w:author="Parks, Robbie M" w:date="2018-06-19T19:05:00Z"/>
                <w:rFonts w:eastAsia="Times New Roman"/>
                <w:color w:val="000000"/>
              </w:rPr>
            </w:pPr>
            <w:ins w:id="784" w:author="Parks, Robbie M" w:date="2018-06-19T19:05:00Z">
              <w:r w:rsidRPr="00AC73A1">
                <w:rPr>
                  <w:rFonts w:eastAsia="Times New Roman"/>
                  <w:color w:val="000000"/>
                </w:rPr>
                <w:t>N00-N64, N75-N98</w:t>
              </w:r>
            </w:ins>
          </w:p>
        </w:tc>
      </w:tr>
      <w:tr w:rsidR="00AC73A1" w:rsidRPr="00AC73A1" w14:paraId="51599A2E" w14:textId="77777777" w:rsidTr="00AC73A1">
        <w:trPr>
          <w:trHeight w:val="320"/>
          <w:ins w:id="785"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77777777" w:rsidR="00AC73A1" w:rsidRPr="00AC73A1" w:rsidRDefault="00AC73A1" w:rsidP="00AC73A1">
            <w:pPr>
              <w:rPr>
                <w:ins w:id="786" w:author="Parks, Robbie M" w:date="2018-06-19T19:05:00Z"/>
                <w:rFonts w:eastAsia="Times New Roman"/>
                <w:color w:val="000000"/>
              </w:rPr>
            </w:pPr>
            <w:ins w:id="787"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77777777" w:rsidR="00AC73A1" w:rsidRPr="00AC73A1" w:rsidRDefault="00AC73A1" w:rsidP="00AC73A1">
            <w:pPr>
              <w:rPr>
                <w:ins w:id="788" w:author="Parks, Robbie M" w:date="2018-06-19T19:05:00Z"/>
                <w:rFonts w:eastAsia="Times New Roman"/>
                <w:color w:val="000000"/>
              </w:rPr>
            </w:pPr>
            <w:ins w:id="789" w:author="Parks, Robbie M" w:date="2018-06-19T19:05:00Z">
              <w:r w:rsidRPr="00AC73A1">
                <w:rPr>
                  <w:rFonts w:eastAsia="Times New Roman"/>
                  <w:color w:val="000000"/>
                </w:rPr>
                <w:t>Maternal conditions</w:t>
              </w:r>
            </w:ins>
          </w:p>
        </w:tc>
        <w:tc>
          <w:tcPr>
            <w:tcW w:w="3784" w:type="dxa"/>
            <w:tcBorders>
              <w:top w:val="nil"/>
              <w:left w:val="nil"/>
              <w:bottom w:val="single" w:sz="4" w:space="0" w:color="auto"/>
              <w:right w:val="single" w:sz="4" w:space="0" w:color="auto"/>
            </w:tcBorders>
            <w:shd w:val="clear" w:color="auto" w:fill="auto"/>
            <w:vAlign w:val="bottom"/>
            <w:hideMark/>
          </w:tcPr>
          <w:p w14:paraId="25AF36EA" w14:textId="77777777" w:rsidR="00AC73A1" w:rsidRPr="00AC73A1" w:rsidRDefault="00AC73A1" w:rsidP="00AC73A1">
            <w:pPr>
              <w:rPr>
                <w:ins w:id="790" w:author="Parks, Robbie M" w:date="2018-06-19T19:05:00Z"/>
                <w:rFonts w:eastAsia="Times New Roman"/>
                <w:color w:val="000000"/>
              </w:rPr>
            </w:pPr>
            <w:ins w:id="791" w:author="Parks, Robbie M" w:date="2018-06-19T19:05:00Z">
              <w:r w:rsidRPr="00AC73A1">
                <w:rPr>
                  <w:rFonts w:eastAsia="Times New Roman"/>
                  <w:color w:val="000000"/>
                </w:rPr>
                <w:t>630-676</w:t>
              </w:r>
            </w:ins>
          </w:p>
        </w:tc>
        <w:tc>
          <w:tcPr>
            <w:tcW w:w="4196" w:type="dxa"/>
            <w:tcBorders>
              <w:top w:val="nil"/>
              <w:left w:val="nil"/>
              <w:bottom w:val="single" w:sz="4" w:space="0" w:color="auto"/>
              <w:right w:val="single" w:sz="4" w:space="0" w:color="auto"/>
            </w:tcBorders>
            <w:shd w:val="clear" w:color="auto" w:fill="auto"/>
            <w:vAlign w:val="bottom"/>
            <w:hideMark/>
          </w:tcPr>
          <w:p w14:paraId="4DDA78D0" w14:textId="77777777" w:rsidR="00AC73A1" w:rsidRPr="00AC73A1" w:rsidRDefault="00AC73A1" w:rsidP="00AC73A1">
            <w:pPr>
              <w:rPr>
                <w:ins w:id="792" w:author="Parks, Robbie M" w:date="2018-06-19T19:05:00Z"/>
                <w:rFonts w:eastAsia="Times New Roman"/>
                <w:color w:val="000000"/>
              </w:rPr>
            </w:pPr>
            <w:ins w:id="793" w:author="Parks, Robbie M" w:date="2018-06-19T19:05:00Z">
              <w:r w:rsidRPr="00AC73A1">
                <w:rPr>
                  <w:rFonts w:eastAsia="Times New Roman"/>
                  <w:color w:val="000000"/>
                </w:rPr>
                <w:t>O00-O99</w:t>
              </w:r>
            </w:ins>
          </w:p>
        </w:tc>
      </w:tr>
      <w:tr w:rsidR="00AC73A1" w:rsidRPr="00AC73A1" w14:paraId="534BE850" w14:textId="77777777" w:rsidTr="00AC73A1">
        <w:trPr>
          <w:trHeight w:val="320"/>
          <w:ins w:id="794"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77777777" w:rsidR="00AC73A1" w:rsidRPr="00AC73A1" w:rsidRDefault="00AC73A1" w:rsidP="00AC73A1">
            <w:pPr>
              <w:rPr>
                <w:ins w:id="795" w:author="Parks, Robbie M" w:date="2018-06-19T19:05:00Z"/>
                <w:rFonts w:eastAsia="Times New Roman"/>
                <w:color w:val="000000"/>
              </w:rPr>
            </w:pPr>
            <w:ins w:id="796"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7777777" w:rsidR="00AC73A1" w:rsidRPr="00AC73A1" w:rsidRDefault="00AC73A1" w:rsidP="00AC73A1">
            <w:pPr>
              <w:rPr>
                <w:ins w:id="797" w:author="Parks, Robbie M" w:date="2018-06-19T19:05:00Z"/>
                <w:rFonts w:eastAsia="Times New Roman"/>
                <w:color w:val="000000"/>
              </w:rPr>
            </w:pPr>
            <w:ins w:id="798" w:author="Parks, Robbie M" w:date="2018-06-19T19:05:00Z">
              <w:r w:rsidRPr="00AC73A1">
                <w:rPr>
                  <w:rFonts w:eastAsia="Times New Roman"/>
                  <w:color w:val="000000"/>
                </w:rPr>
                <w:t>Neuropsychiatric disorders</w:t>
              </w:r>
            </w:ins>
          </w:p>
        </w:tc>
        <w:tc>
          <w:tcPr>
            <w:tcW w:w="3784" w:type="dxa"/>
            <w:tcBorders>
              <w:top w:val="nil"/>
              <w:left w:val="nil"/>
              <w:bottom w:val="single" w:sz="4" w:space="0" w:color="auto"/>
              <w:right w:val="single" w:sz="4" w:space="0" w:color="auto"/>
            </w:tcBorders>
            <w:shd w:val="clear" w:color="auto" w:fill="auto"/>
            <w:vAlign w:val="bottom"/>
            <w:hideMark/>
          </w:tcPr>
          <w:p w14:paraId="71F94E0A" w14:textId="77777777" w:rsidR="00AC73A1" w:rsidRPr="00AC73A1" w:rsidRDefault="00AC73A1" w:rsidP="00AC73A1">
            <w:pPr>
              <w:rPr>
                <w:ins w:id="799" w:author="Parks, Robbie M" w:date="2018-06-19T19:05:00Z"/>
                <w:rFonts w:eastAsia="Times New Roman"/>
                <w:color w:val="000000"/>
              </w:rPr>
            </w:pPr>
            <w:ins w:id="800" w:author="Parks, Robbie M" w:date="2018-06-19T19:05:00Z">
              <w:r w:rsidRPr="00AC73A1">
                <w:rPr>
                  <w:rFonts w:eastAsia="Times New Roman"/>
                  <w:color w:val="000000"/>
                </w:rPr>
                <w:t>290, 292-302, 305.1, 306-319, 324-359</w:t>
              </w:r>
            </w:ins>
          </w:p>
        </w:tc>
        <w:tc>
          <w:tcPr>
            <w:tcW w:w="4196" w:type="dxa"/>
            <w:tcBorders>
              <w:top w:val="nil"/>
              <w:left w:val="nil"/>
              <w:bottom w:val="single" w:sz="4" w:space="0" w:color="auto"/>
              <w:right w:val="single" w:sz="4" w:space="0" w:color="auto"/>
            </w:tcBorders>
            <w:shd w:val="clear" w:color="auto" w:fill="auto"/>
            <w:vAlign w:val="bottom"/>
            <w:hideMark/>
          </w:tcPr>
          <w:p w14:paraId="0433D3AB" w14:textId="77777777" w:rsidR="00AC73A1" w:rsidRPr="00AC73A1" w:rsidRDefault="00AC73A1" w:rsidP="00AC73A1">
            <w:pPr>
              <w:rPr>
                <w:ins w:id="801" w:author="Parks, Robbie M" w:date="2018-06-19T19:05:00Z"/>
                <w:rFonts w:eastAsia="Times New Roman"/>
                <w:color w:val="000000"/>
              </w:rPr>
            </w:pPr>
            <w:ins w:id="802" w:author="Parks, Robbie M" w:date="2018-06-19T19:05:00Z">
              <w:r w:rsidRPr="00AC73A1">
                <w:rPr>
                  <w:rFonts w:eastAsia="Times New Roman"/>
                  <w:color w:val="000000"/>
                </w:rPr>
                <w:t>F1-F9, F17, F20-F99, G6-G13, G15-G98</w:t>
              </w:r>
            </w:ins>
          </w:p>
        </w:tc>
      </w:tr>
      <w:tr w:rsidR="00AC73A1" w:rsidRPr="00AC73A1" w14:paraId="72418B7A" w14:textId="77777777" w:rsidTr="00AC73A1">
        <w:trPr>
          <w:trHeight w:val="320"/>
          <w:ins w:id="803"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77777777" w:rsidR="00AC73A1" w:rsidRPr="00AC73A1" w:rsidRDefault="00AC73A1" w:rsidP="00AC73A1">
            <w:pPr>
              <w:rPr>
                <w:ins w:id="804" w:author="Parks, Robbie M" w:date="2018-06-19T19:05:00Z"/>
                <w:rFonts w:eastAsia="Times New Roman"/>
                <w:color w:val="000000"/>
              </w:rPr>
            </w:pPr>
            <w:ins w:id="805"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77777777" w:rsidR="00AC73A1" w:rsidRPr="00AC73A1" w:rsidRDefault="00AC73A1" w:rsidP="00AC73A1">
            <w:pPr>
              <w:rPr>
                <w:ins w:id="806" w:author="Parks, Robbie M" w:date="2018-06-19T19:05:00Z"/>
                <w:rFonts w:eastAsia="Times New Roman"/>
                <w:color w:val="000000"/>
              </w:rPr>
            </w:pPr>
            <w:ins w:id="807" w:author="Parks, Robbie M" w:date="2018-06-19T19:05:00Z">
              <w:r w:rsidRPr="00AC73A1">
                <w:rPr>
                  <w:rFonts w:eastAsia="Times New Roman"/>
                  <w:color w:val="000000"/>
                </w:rPr>
                <w:t>Perinatal conditions</w:t>
              </w:r>
            </w:ins>
          </w:p>
        </w:tc>
        <w:tc>
          <w:tcPr>
            <w:tcW w:w="3784" w:type="dxa"/>
            <w:tcBorders>
              <w:top w:val="nil"/>
              <w:left w:val="nil"/>
              <w:bottom w:val="single" w:sz="4" w:space="0" w:color="auto"/>
              <w:right w:val="single" w:sz="4" w:space="0" w:color="auto"/>
            </w:tcBorders>
            <w:shd w:val="clear" w:color="auto" w:fill="auto"/>
            <w:vAlign w:val="bottom"/>
            <w:hideMark/>
          </w:tcPr>
          <w:p w14:paraId="65CF371D" w14:textId="77777777" w:rsidR="00AC73A1" w:rsidRPr="00AC73A1" w:rsidRDefault="00AC73A1" w:rsidP="00AC73A1">
            <w:pPr>
              <w:rPr>
                <w:ins w:id="808" w:author="Parks, Robbie M" w:date="2018-06-19T19:05:00Z"/>
                <w:rFonts w:eastAsia="Times New Roman"/>
                <w:color w:val="000000"/>
              </w:rPr>
            </w:pPr>
            <w:ins w:id="809" w:author="Parks, Robbie M" w:date="2018-06-19T19:05:00Z">
              <w:r w:rsidRPr="00AC73A1">
                <w:rPr>
                  <w:rFonts w:eastAsia="Times New Roman"/>
                  <w:color w:val="000000"/>
                </w:rPr>
                <w:t>760-779 (minus 771.3)</w:t>
              </w:r>
            </w:ins>
          </w:p>
        </w:tc>
        <w:tc>
          <w:tcPr>
            <w:tcW w:w="4196" w:type="dxa"/>
            <w:tcBorders>
              <w:top w:val="nil"/>
              <w:left w:val="nil"/>
              <w:bottom w:val="single" w:sz="4" w:space="0" w:color="auto"/>
              <w:right w:val="single" w:sz="4" w:space="0" w:color="auto"/>
            </w:tcBorders>
            <w:shd w:val="clear" w:color="auto" w:fill="auto"/>
            <w:vAlign w:val="bottom"/>
            <w:hideMark/>
          </w:tcPr>
          <w:p w14:paraId="59822E92" w14:textId="77777777" w:rsidR="00AC73A1" w:rsidRPr="00AC73A1" w:rsidRDefault="00AC73A1" w:rsidP="00AC73A1">
            <w:pPr>
              <w:rPr>
                <w:ins w:id="810" w:author="Parks, Robbie M" w:date="2018-06-19T19:05:00Z"/>
                <w:rFonts w:eastAsia="Times New Roman"/>
                <w:color w:val="000000"/>
              </w:rPr>
            </w:pPr>
            <w:ins w:id="811" w:author="Parks, Robbie M" w:date="2018-06-19T19:05:00Z">
              <w:r w:rsidRPr="00AC73A1">
                <w:rPr>
                  <w:rFonts w:eastAsia="Times New Roman"/>
                  <w:color w:val="000000"/>
                </w:rPr>
                <w:t>P00-P96</w:t>
              </w:r>
            </w:ins>
          </w:p>
        </w:tc>
      </w:tr>
      <w:tr w:rsidR="00AC73A1" w:rsidRPr="00AC73A1" w14:paraId="75DFC94B" w14:textId="77777777" w:rsidTr="00AC73A1">
        <w:trPr>
          <w:trHeight w:val="320"/>
          <w:ins w:id="812"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77777777" w:rsidR="00AC73A1" w:rsidRPr="00AC73A1" w:rsidRDefault="00AC73A1" w:rsidP="00AC73A1">
            <w:pPr>
              <w:rPr>
                <w:ins w:id="813" w:author="Parks, Robbie M" w:date="2018-06-19T19:05:00Z"/>
                <w:rFonts w:eastAsia="Times New Roman"/>
                <w:color w:val="000000"/>
              </w:rPr>
            </w:pPr>
            <w:ins w:id="814"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7777777" w:rsidR="00AC73A1" w:rsidRPr="00AC73A1" w:rsidRDefault="00AC73A1" w:rsidP="00AC73A1">
            <w:pPr>
              <w:rPr>
                <w:ins w:id="815" w:author="Parks, Robbie M" w:date="2018-06-19T19:05:00Z"/>
                <w:rFonts w:eastAsia="Times New Roman"/>
                <w:color w:val="000000"/>
              </w:rPr>
            </w:pPr>
            <w:ins w:id="816" w:author="Parks, Robbie M" w:date="2018-06-19T19:05:00Z">
              <w:r w:rsidRPr="00AC73A1">
                <w:rPr>
                  <w:rFonts w:eastAsia="Times New Roman"/>
                  <w:color w:val="000000"/>
                </w:rPr>
                <w:t>Substance use disorders</w:t>
              </w:r>
            </w:ins>
          </w:p>
        </w:tc>
        <w:tc>
          <w:tcPr>
            <w:tcW w:w="3784" w:type="dxa"/>
            <w:tcBorders>
              <w:top w:val="nil"/>
              <w:left w:val="nil"/>
              <w:bottom w:val="single" w:sz="4" w:space="0" w:color="auto"/>
              <w:right w:val="single" w:sz="4" w:space="0" w:color="auto"/>
            </w:tcBorders>
            <w:shd w:val="clear" w:color="auto" w:fill="auto"/>
            <w:vAlign w:val="bottom"/>
            <w:hideMark/>
          </w:tcPr>
          <w:p w14:paraId="59ED4FD9" w14:textId="77777777" w:rsidR="00AC73A1" w:rsidRPr="00AC73A1" w:rsidRDefault="00AC73A1" w:rsidP="00AC73A1">
            <w:pPr>
              <w:rPr>
                <w:ins w:id="817" w:author="Parks, Robbie M" w:date="2018-06-19T19:05:00Z"/>
                <w:rFonts w:eastAsia="Times New Roman"/>
                <w:color w:val="000000"/>
              </w:rPr>
            </w:pPr>
            <w:ins w:id="818" w:author="Parks, Robbie M" w:date="2018-06-19T19:05:00Z">
              <w:r w:rsidRPr="00AC73A1">
                <w:rPr>
                  <w:rFonts w:eastAsia="Times New Roman"/>
                  <w:color w:val="000000"/>
                </w:rPr>
                <w:t>291, 303, 305.0, 304, 305.2-305.9</w:t>
              </w:r>
            </w:ins>
          </w:p>
        </w:tc>
        <w:tc>
          <w:tcPr>
            <w:tcW w:w="4196" w:type="dxa"/>
            <w:tcBorders>
              <w:top w:val="nil"/>
              <w:left w:val="nil"/>
              <w:bottom w:val="single" w:sz="4" w:space="0" w:color="auto"/>
              <w:right w:val="single" w:sz="4" w:space="0" w:color="auto"/>
            </w:tcBorders>
            <w:shd w:val="clear" w:color="auto" w:fill="auto"/>
            <w:vAlign w:val="bottom"/>
            <w:hideMark/>
          </w:tcPr>
          <w:p w14:paraId="001D0F47" w14:textId="77777777" w:rsidR="00AC73A1" w:rsidRPr="00AC73A1" w:rsidRDefault="00AC73A1" w:rsidP="00AC73A1">
            <w:pPr>
              <w:rPr>
                <w:ins w:id="819" w:author="Parks, Robbie M" w:date="2018-06-19T19:05:00Z"/>
                <w:rFonts w:eastAsia="Times New Roman"/>
                <w:color w:val="000000"/>
              </w:rPr>
            </w:pPr>
            <w:ins w:id="820" w:author="Parks, Robbie M" w:date="2018-06-19T19:05:00Z">
              <w:r w:rsidRPr="00AC73A1">
                <w:rPr>
                  <w:rFonts w:eastAsia="Times New Roman"/>
                  <w:color w:val="000000"/>
                </w:rPr>
                <w:t>F10-F16, F18-F19, X41-X42, X45, X49</w:t>
              </w:r>
            </w:ins>
          </w:p>
        </w:tc>
      </w:tr>
      <w:tr w:rsidR="00AC73A1" w:rsidRPr="00AC73A1" w14:paraId="2551F43C" w14:textId="77777777" w:rsidTr="00AC73A1">
        <w:trPr>
          <w:trHeight w:val="1280"/>
          <w:ins w:id="821"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77777777" w:rsidR="00AC73A1" w:rsidRPr="00AC73A1" w:rsidRDefault="00AC73A1" w:rsidP="00AC73A1">
            <w:pPr>
              <w:rPr>
                <w:ins w:id="822" w:author="Parks, Robbie M" w:date="2018-06-19T19:05:00Z"/>
                <w:rFonts w:eastAsia="Times New Roman"/>
                <w:color w:val="000000"/>
              </w:rPr>
            </w:pPr>
            <w:ins w:id="823"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77777777" w:rsidR="00AC73A1" w:rsidRPr="00AC73A1" w:rsidRDefault="00AC73A1" w:rsidP="00AC73A1">
            <w:pPr>
              <w:rPr>
                <w:ins w:id="824" w:author="Parks, Robbie M" w:date="2018-06-19T19:05:00Z"/>
                <w:rFonts w:eastAsia="Times New Roman"/>
                <w:color w:val="000000"/>
              </w:rPr>
            </w:pPr>
            <w:ins w:id="825" w:author="Parks, Robbie M" w:date="2018-06-19T19:05:00Z">
              <w:r w:rsidRPr="00AC73A1">
                <w:rPr>
                  <w:rFonts w:eastAsia="Times New Roman"/>
                  <w:color w:val="000000"/>
                </w:rPr>
                <w:t>Other</w:t>
              </w:r>
            </w:ins>
          </w:p>
        </w:tc>
        <w:tc>
          <w:tcPr>
            <w:tcW w:w="3784" w:type="dxa"/>
            <w:tcBorders>
              <w:top w:val="nil"/>
              <w:left w:val="nil"/>
              <w:bottom w:val="single" w:sz="4" w:space="0" w:color="auto"/>
              <w:right w:val="single" w:sz="4" w:space="0" w:color="auto"/>
            </w:tcBorders>
            <w:shd w:val="clear" w:color="auto" w:fill="auto"/>
            <w:vAlign w:val="bottom"/>
            <w:hideMark/>
          </w:tcPr>
          <w:p w14:paraId="43BBCB5A" w14:textId="77777777" w:rsidR="00AC73A1" w:rsidRPr="00AC73A1" w:rsidRDefault="00AC73A1" w:rsidP="00AC73A1">
            <w:pPr>
              <w:rPr>
                <w:ins w:id="826" w:author="Parks, Robbie M" w:date="2018-06-19T19:05:00Z"/>
                <w:rFonts w:eastAsia="Times New Roman"/>
                <w:color w:val="000000"/>
              </w:rPr>
            </w:pPr>
            <w:ins w:id="827" w:author="Parks, Robbie M" w:date="2018-06-19T19:05:00Z">
              <w:r w:rsidRPr="00AC73A1">
                <w:rPr>
                  <w:rFonts w:eastAsia="Times New Roman"/>
                  <w:color w:val="000000"/>
                </w:rPr>
                <w:t>All other causes in Other that are not in Endocrine disorders, Genitourinary diseases, Maternal conditions, Neuropsychiatric disorders, Perinatal conditions, Substance use disorders</w:t>
              </w:r>
            </w:ins>
          </w:p>
        </w:tc>
        <w:tc>
          <w:tcPr>
            <w:tcW w:w="4196" w:type="dxa"/>
            <w:tcBorders>
              <w:top w:val="nil"/>
              <w:left w:val="nil"/>
              <w:bottom w:val="single" w:sz="4" w:space="0" w:color="auto"/>
              <w:right w:val="single" w:sz="4" w:space="0" w:color="auto"/>
            </w:tcBorders>
            <w:shd w:val="clear" w:color="auto" w:fill="auto"/>
            <w:vAlign w:val="bottom"/>
            <w:hideMark/>
          </w:tcPr>
          <w:p w14:paraId="16751922" w14:textId="77777777" w:rsidR="00AC73A1" w:rsidRPr="00AC73A1" w:rsidRDefault="00AC73A1" w:rsidP="00AC73A1">
            <w:pPr>
              <w:rPr>
                <w:ins w:id="828" w:author="Parks, Robbie M" w:date="2018-06-19T19:05:00Z"/>
                <w:rFonts w:eastAsia="Times New Roman"/>
                <w:color w:val="000000"/>
              </w:rPr>
            </w:pPr>
            <w:ins w:id="829" w:author="Parks, Robbie M" w:date="2018-06-19T19:05:00Z">
              <w:r w:rsidRPr="00AC73A1">
                <w:rPr>
                  <w:rFonts w:eastAsia="Times New Roman"/>
                  <w:color w:val="000000"/>
                </w:rPr>
                <w:t>All other causes in Other that are not in Endocrine disorders, Genitourinary diseases, Maternal conditions, Neuropsychiatric disorders, Perinatal conditions, Substance use disorders</w:t>
              </w:r>
            </w:ins>
          </w:p>
        </w:tc>
      </w:tr>
    </w:tbl>
    <w:p w14:paraId="5EFFDDED" w14:textId="4F7342D7" w:rsidR="006970AF" w:rsidRPr="00AC73A1" w:rsidRDefault="00AC73A1" w:rsidP="00A24BBA">
      <w:pPr>
        <w:spacing w:line="480" w:lineRule="auto"/>
        <w:jc w:val="both"/>
        <w:rPr>
          <w:ins w:id="830" w:author="Parks, Robbie M" w:date="2018-06-19T19:05:00Z"/>
        </w:rPr>
      </w:pPr>
      <w:r w:rsidRPr="00AC73A1">
        <w:rPr>
          <w:b/>
        </w:rPr>
        <w:t xml:space="preserve"> </w:t>
      </w:r>
      <w:ins w:id="831" w:author="Parks, Robbie M" w:date="2018-06-19T19:04:00Z">
        <w:r w:rsidR="00D67E0B" w:rsidRPr="00AC73A1">
          <w:rPr>
            <w:b/>
          </w:rPr>
          <w:t>Table 3</w:t>
        </w:r>
      </w:ins>
      <w:ins w:id="832" w:author="Parks, Robbie M" w:date="2018-06-19T19:05:00Z">
        <w:r w:rsidRPr="00AC73A1">
          <w:rPr>
            <w:b/>
          </w:rPr>
          <w:t>a</w:t>
        </w:r>
        <w:r w:rsidRPr="00AC73A1">
          <w:t>: Causes of death classification for analysis</w:t>
        </w:r>
      </w:ins>
    </w:p>
    <w:p w14:paraId="09DE3F61" w14:textId="5E441A03" w:rsidR="00EF117B" w:rsidRDefault="00EF117B">
      <w:pPr>
        <w:rPr>
          <w:ins w:id="833" w:author="Parks, Robbie M" w:date="2018-06-19T19:08:00Z"/>
        </w:rPr>
      </w:pPr>
      <w:ins w:id="834" w:author="Parks, Robbie M" w:date="2018-06-19T19:08:00Z">
        <w:r>
          <w:br w:type="page"/>
        </w:r>
      </w:ins>
    </w:p>
    <w:p w14:paraId="4272F15D" w14:textId="7E8B85BD" w:rsidR="0039492C" w:rsidRDefault="0092526A" w:rsidP="0082136F">
      <w:pPr>
        <w:spacing w:line="480" w:lineRule="auto"/>
        <w:jc w:val="both"/>
        <w:rPr>
          <w:ins w:id="835" w:author="Parks, Robbie M" w:date="2018-06-20T15:16:00Z"/>
        </w:rPr>
      </w:pPr>
      <w:commentRangeStart w:id="836"/>
      <w:ins w:id="837" w:author="Parks, Robbie M" w:date="2018-06-19T19:09:00Z">
        <w:r>
          <w:rPr>
            <w:b/>
          </w:rPr>
          <w:lastRenderedPageBreak/>
          <w:t xml:space="preserve">Table 3b: </w:t>
        </w:r>
        <w:r>
          <w:t>Causes of death classification for unintentional and intentional injuries</w:t>
        </w:r>
      </w:ins>
      <w:commentRangeEnd w:id="836"/>
      <w:ins w:id="838" w:author="Parks, Robbie M" w:date="2018-06-20T12:54:00Z">
        <w:r w:rsidR="00E71235">
          <w:rPr>
            <w:rStyle w:val="CommentReference"/>
            <w:rFonts w:asciiTheme="minorHAnsi" w:hAnsiTheme="minorHAnsi" w:cstheme="minorBidi"/>
          </w:rPr>
          <w:commentReference w:id="836"/>
        </w:r>
      </w:ins>
    </w:p>
    <w:tbl>
      <w:tblPr>
        <w:tblW w:w="5260" w:type="dxa"/>
        <w:tblLook w:val="04A0" w:firstRow="1" w:lastRow="0" w:firstColumn="1" w:lastColumn="0" w:noHBand="0" w:noVBand="1"/>
      </w:tblPr>
      <w:tblGrid>
        <w:gridCol w:w="283"/>
        <w:gridCol w:w="2096"/>
        <w:gridCol w:w="1160"/>
        <w:gridCol w:w="1860"/>
      </w:tblGrid>
      <w:tr w:rsidR="000D352A" w:rsidRPr="000D352A" w14:paraId="35597A89" w14:textId="77777777" w:rsidTr="000D352A">
        <w:trPr>
          <w:trHeight w:val="320"/>
          <w:ins w:id="839" w:author="Parks, Robbie M" w:date="2018-06-20T15:16:00Z"/>
        </w:trPr>
        <w:tc>
          <w:tcPr>
            <w:tcW w:w="224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FB6A823" w14:textId="77777777" w:rsidR="000D352A" w:rsidRPr="000D352A" w:rsidRDefault="000D352A" w:rsidP="000D352A">
            <w:pPr>
              <w:jc w:val="center"/>
              <w:rPr>
                <w:ins w:id="840" w:author="Parks, Robbie M" w:date="2018-06-20T15:16:00Z"/>
                <w:rFonts w:eastAsia="Times New Roman"/>
                <w:b/>
                <w:bCs/>
                <w:color w:val="000000"/>
              </w:rPr>
            </w:pPr>
            <w:ins w:id="841" w:author="Parks, Robbie M" w:date="2018-06-20T15:16:00Z">
              <w:r w:rsidRPr="000D352A">
                <w:rPr>
                  <w:rFonts w:eastAsia="Times New Roman"/>
                  <w:b/>
                  <w:bCs/>
                  <w:color w:val="000000"/>
                </w:rPr>
                <w:t>Cause</w:t>
              </w:r>
            </w:ins>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2D5D1996" w14:textId="77777777" w:rsidR="000D352A" w:rsidRPr="000D352A" w:rsidRDefault="000D352A" w:rsidP="000D352A">
            <w:pPr>
              <w:rPr>
                <w:ins w:id="842" w:author="Parks, Robbie M" w:date="2018-06-20T15:16:00Z"/>
                <w:rFonts w:eastAsia="Times New Roman"/>
                <w:b/>
                <w:bCs/>
                <w:color w:val="000000"/>
              </w:rPr>
            </w:pPr>
            <w:ins w:id="843" w:author="Parks, Robbie M" w:date="2018-06-20T15:16:00Z">
              <w:r w:rsidRPr="000D352A">
                <w:rPr>
                  <w:rFonts w:eastAsia="Times New Roman"/>
                  <w:b/>
                  <w:bCs/>
                  <w:color w:val="000000"/>
                </w:rPr>
                <w:t>ICD-9</w:t>
              </w:r>
            </w:ins>
          </w:p>
        </w:tc>
        <w:tc>
          <w:tcPr>
            <w:tcW w:w="1860" w:type="dxa"/>
            <w:tcBorders>
              <w:top w:val="single" w:sz="4" w:space="0" w:color="auto"/>
              <w:left w:val="nil"/>
              <w:bottom w:val="single" w:sz="4" w:space="0" w:color="auto"/>
              <w:right w:val="single" w:sz="4" w:space="0" w:color="auto"/>
            </w:tcBorders>
            <w:shd w:val="clear" w:color="auto" w:fill="auto"/>
            <w:noWrap/>
            <w:vAlign w:val="bottom"/>
            <w:hideMark/>
          </w:tcPr>
          <w:p w14:paraId="67AB6548" w14:textId="77777777" w:rsidR="000D352A" w:rsidRPr="000D352A" w:rsidRDefault="000D352A" w:rsidP="000D352A">
            <w:pPr>
              <w:rPr>
                <w:ins w:id="844" w:author="Parks, Robbie M" w:date="2018-06-20T15:16:00Z"/>
                <w:rFonts w:eastAsia="Times New Roman"/>
                <w:b/>
                <w:bCs/>
                <w:color w:val="000000"/>
              </w:rPr>
            </w:pPr>
            <w:ins w:id="845" w:author="Parks, Robbie M" w:date="2018-06-20T15:16:00Z">
              <w:r w:rsidRPr="000D352A">
                <w:rPr>
                  <w:rFonts w:eastAsia="Times New Roman"/>
                  <w:b/>
                  <w:bCs/>
                  <w:color w:val="000000"/>
                </w:rPr>
                <w:t>ICD-10</w:t>
              </w:r>
            </w:ins>
          </w:p>
        </w:tc>
      </w:tr>
      <w:tr w:rsidR="000D352A" w:rsidRPr="000D352A" w14:paraId="1F9AC7C0" w14:textId="77777777" w:rsidTr="000D352A">
        <w:trPr>
          <w:trHeight w:val="320"/>
          <w:ins w:id="846" w:author="Parks, Robbie M" w:date="2018-06-20T15:16:00Z"/>
        </w:trPr>
        <w:tc>
          <w:tcPr>
            <w:tcW w:w="22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BEAB84" w14:textId="77777777" w:rsidR="000D352A" w:rsidRPr="000D352A" w:rsidRDefault="000D352A" w:rsidP="000D352A">
            <w:pPr>
              <w:jc w:val="center"/>
              <w:rPr>
                <w:ins w:id="847" w:author="Parks, Robbie M" w:date="2018-06-20T15:16:00Z"/>
                <w:rFonts w:eastAsia="Times New Roman"/>
                <w:b/>
                <w:bCs/>
                <w:color w:val="000000"/>
              </w:rPr>
            </w:pPr>
            <w:ins w:id="848" w:author="Parks, Robbie M" w:date="2018-06-20T15:16:00Z">
              <w:r w:rsidRPr="000D352A">
                <w:rPr>
                  <w:rFonts w:eastAsia="Times New Roman"/>
                  <w:b/>
                  <w:bCs/>
                  <w:color w:val="000000"/>
                </w:rPr>
                <w:t>Injuries</w:t>
              </w:r>
            </w:ins>
          </w:p>
        </w:tc>
        <w:tc>
          <w:tcPr>
            <w:tcW w:w="1160" w:type="dxa"/>
            <w:tcBorders>
              <w:top w:val="nil"/>
              <w:left w:val="nil"/>
              <w:bottom w:val="single" w:sz="4" w:space="0" w:color="auto"/>
              <w:right w:val="single" w:sz="4" w:space="0" w:color="auto"/>
            </w:tcBorders>
            <w:shd w:val="clear" w:color="auto" w:fill="auto"/>
            <w:noWrap/>
            <w:vAlign w:val="bottom"/>
            <w:hideMark/>
          </w:tcPr>
          <w:p w14:paraId="61C6C74F" w14:textId="77777777" w:rsidR="000D352A" w:rsidRPr="000D352A" w:rsidRDefault="000D352A" w:rsidP="000D352A">
            <w:pPr>
              <w:rPr>
                <w:ins w:id="849" w:author="Parks, Robbie M" w:date="2018-06-20T15:16:00Z"/>
                <w:rFonts w:eastAsia="Times New Roman"/>
                <w:color w:val="000000"/>
              </w:rPr>
            </w:pPr>
            <w:ins w:id="850" w:author="Parks, Robbie M" w:date="2018-06-20T15:16:00Z">
              <w:r w:rsidRPr="000D352A">
                <w:rPr>
                  <w:rFonts w:eastAsia="Times New Roman"/>
                  <w:color w:val="000000"/>
                </w:rPr>
                <w:t>E800-E999</w:t>
              </w:r>
            </w:ins>
          </w:p>
        </w:tc>
        <w:tc>
          <w:tcPr>
            <w:tcW w:w="1860" w:type="dxa"/>
            <w:tcBorders>
              <w:top w:val="nil"/>
              <w:left w:val="nil"/>
              <w:bottom w:val="single" w:sz="4" w:space="0" w:color="auto"/>
              <w:right w:val="single" w:sz="4" w:space="0" w:color="auto"/>
            </w:tcBorders>
            <w:shd w:val="clear" w:color="auto" w:fill="auto"/>
            <w:noWrap/>
            <w:vAlign w:val="bottom"/>
            <w:hideMark/>
          </w:tcPr>
          <w:p w14:paraId="21D9122B" w14:textId="77777777" w:rsidR="000D352A" w:rsidRPr="000D352A" w:rsidRDefault="000D352A" w:rsidP="000D352A">
            <w:pPr>
              <w:rPr>
                <w:ins w:id="851" w:author="Parks, Robbie M" w:date="2018-06-20T15:16:00Z"/>
                <w:rFonts w:eastAsia="Times New Roman"/>
                <w:color w:val="000000"/>
              </w:rPr>
            </w:pPr>
            <w:ins w:id="852" w:author="Parks, Robbie M" w:date="2018-06-20T15:16:00Z">
              <w:r w:rsidRPr="000D352A">
                <w:rPr>
                  <w:rFonts w:eastAsia="Times New Roman"/>
                  <w:color w:val="000000"/>
                </w:rPr>
                <w:t>S00-T88, V00-V99</w:t>
              </w:r>
            </w:ins>
          </w:p>
        </w:tc>
      </w:tr>
      <w:tr w:rsidR="000D352A" w:rsidRPr="000D352A" w14:paraId="1F90675F" w14:textId="77777777" w:rsidTr="000D352A">
        <w:trPr>
          <w:trHeight w:val="320"/>
          <w:ins w:id="853"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FEDD935" w14:textId="77777777" w:rsidR="000D352A" w:rsidRPr="000D352A" w:rsidRDefault="000D352A" w:rsidP="000D352A">
            <w:pPr>
              <w:rPr>
                <w:ins w:id="854" w:author="Parks, Robbie M" w:date="2018-06-20T15:16:00Z"/>
                <w:rFonts w:ascii="Helvetica" w:eastAsia="Times New Roman" w:hAnsi="Helvetica"/>
                <w:color w:val="000000"/>
              </w:rPr>
            </w:pPr>
            <w:ins w:id="855"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B29288" w14:textId="77777777" w:rsidR="000D352A" w:rsidRPr="000D352A" w:rsidRDefault="000D352A" w:rsidP="000D352A">
            <w:pPr>
              <w:rPr>
                <w:ins w:id="856" w:author="Parks, Robbie M" w:date="2018-06-20T15:16:00Z"/>
                <w:rFonts w:eastAsia="Times New Roman"/>
                <w:b/>
                <w:bCs/>
                <w:color w:val="000000"/>
              </w:rPr>
            </w:pPr>
            <w:ins w:id="857" w:author="Parks, Robbie M" w:date="2018-06-20T15:16:00Z">
              <w:r w:rsidRPr="000D352A">
                <w:rPr>
                  <w:rFonts w:eastAsia="Times New Roman"/>
                  <w:b/>
                  <w:bCs/>
                  <w:color w:val="000000"/>
                </w:rPr>
                <w:t>Unintentional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07AC41CD" w14:textId="77777777" w:rsidR="000D352A" w:rsidRPr="000D352A" w:rsidRDefault="000D352A" w:rsidP="000D352A">
            <w:pPr>
              <w:rPr>
                <w:ins w:id="858" w:author="Parks, Robbie M" w:date="2018-06-20T15:16:00Z"/>
                <w:rFonts w:ascii="Helvetica" w:eastAsia="Times New Roman" w:hAnsi="Helvetica"/>
                <w:color w:val="000000"/>
              </w:rPr>
            </w:pPr>
            <w:ins w:id="859"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6651981" w14:textId="77777777" w:rsidR="000D352A" w:rsidRPr="000D352A" w:rsidRDefault="000D352A" w:rsidP="000D352A">
            <w:pPr>
              <w:rPr>
                <w:ins w:id="860" w:author="Parks, Robbie M" w:date="2018-06-20T15:16:00Z"/>
                <w:rFonts w:ascii="Helvetica" w:eastAsia="Times New Roman" w:hAnsi="Helvetica"/>
                <w:color w:val="000000"/>
              </w:rPr>
            </w:pPr>
            <w:ins w:id="861" w:author="Parks, Robbie M" w:date="2018-06-20T15:16:00Z">
              <w:r w:rsidRPr="000D352A">
                <w:rPr>
                  <w:rFonts w:ascii="Helvetica" w:eastAsia="Times New Roman" w:hAnsi="Helvetica"/>
                  <w:color w:val="000000"/>
                </w:rPr>
                <w:t> </w:t>
              </w:r>
            </w:ins>
          </w:p>
        </w:tc>
      </w:tr>
      <w:tr w:rsidR="000D352A" w:rsidRPr="000D352A" w14:paraId="683289DA" w14:textId="77777777" w:rsidTr="000D352A">
        <w:trPr>
          <w:trHeight w:val="320"/>
          <w:ins w:id="862"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1DA6495" w14:textId="77777777" w:rsidR="000D352A" w:rsidRPr="000D352A" w:rsidRDefault="000D352A" w:rsidP="000D352A">
            <w:pPr>
              <w:rPr>
                <w:ins w:id="863" w:author="Parks, Robbie M" w:date="2018-06-20T15:16:00Z"/>
                <w:rFonts w:ascii="Helvetica" w:eastAsia="Times New Roman" w:hAnsi="Helvetica"/>
                <w:color w:val="000000"/>
              </w:rPr>
            </w:pPr>
            <w:ins w:id="864"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515D08" w14:textId="77777777" w:rsidR="000D352A" w:rsidRPr="000D352A" w:rsidRDefault="000D352A" w:rsidP="000D352A">
            <w:pPr>
              <w:rPr>
                <w:ins w:id="865" w:author="Parks, Robbie M" w:date="2018-06-20T15:16:00Z"/>
                <w:rFonts w:eastAsia="Times New Roman"/>
                <w:b/>
                <w:bCs/>
                <w:color w:val="000000"/>
              </w:rPr>
            </w:pPr>
            <w:ins w:id="866" w:author="Parks, Robbie M" w:date="2018-06-20T15:16:00Z">
              <w:r w:rsidRPr="000D352A">
                <w:rPr>
                  <w:rFonts w:eastAsia="Times New Roman"/>
                  <w:b/>
                  <w:bCs/>
                  <w:color w:val="000000"/>
                </w:rPr>
                <w:t>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766AB886" w14:textId="77777777" w:rsidR="000D352A" w:rsidRPr="000D352A" w:rsidRDefault="000D352A" w:rsidP="000D352A">
            <w:pPr>
              <w:rPr>
                <w:ins w:id="867" w:author="Parks, Robbie M" w:date="2018-06-20T15:16:00Z"/>
                <w:rFonts w:ascii="Helvetica" w:eastAsia="Times New Roman" w:hAnsi="Helvetica"/>
                <w:color w:val="000000"/>
              </w:rPr>
            </w:pPr>
            <w:ins w:id="868"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735DB7F" w14:textId="77777777" w:rsidR="000D352A" w:rsidRPr="000D352A" w:rsidRDefault="000D352A" w:rsidP="000D352A">
            <w:pPr>
              <w:rPr>
                <w:ins w:id="869" w:author="Parks, Robbie M" w:date="2018-06-20T15:16:00Z"/>
                <w:rFonts w:ascii="Helvetica" w:eastAsia="Times New Roman" w:hAnsi="Helvetica"/>
                <w:color w:val="000000"/>
              </w:rPr>
            </w:pPr>
            <w:ins w:id="870" w:author="Parks, Robbie M" w:date="2018-06-20T15:16:00Z">
              <w:r w:rsidRPr="000D352A">
                <w:rPr>
                  <w:rFonts w:ascii="Helvetica" w:eastAsia="Times New Roman" w:hAnsi="Helvetica"/>
                  <w:color w:val="000000"/>
                </w:rPr>
                <w:t> </w:t>
              </w:r>
            </w:ins>
          </w:p>
        </w:tc>
      </w:tr>
    </w:tbl>
    <w:p w14:paraId="3349A193" w14:textId="77777777" w:rsidR="000D352A" w:rsidRDefault="000D352A" w:rsidP="0082136F">
      <w:pPr>
        <w:spacing w:line="480" w:lineRule="auto"/>
        <w:jc w:val="both"/>
        <w:rPr>
          <w:ins w:id="871" w:author="Parks, Robbie M" w:date="2018-06-20T00:19:00Z"/>
        </w:rPr>
        <w:sectPr w:rsidR="000D352A" w:rsidSect="004926F3">
          <w:footerReference w:type="even" r:id="rId10"/>
          <w:footerReference w:type="default" r:id="rId11"/>
          <w:pgSz w:w="11900" w:h="16840"/>
          <w:pgMar w:top="1440" w:right="1440" w:bottom="1440" w:left="1440" w:header="720" w:footer="720" w:gutter="0"/>
          <w:lnNumType w:countBy="1" w:restart="continuous"/>
          <w:cols w:space="720"/>
          <w:docGrid w:linePitch="360"/>
        </w:sectPr>
      </w:pPr>
    </w:p>
    <w:p w14:paraId="528B5541" w14:textId="2BF6C60A" w:rsidR="00FB4895" w:rsidRDefault="00FB4895" w:rsidP="00FB4895">
      <w:pPr>
        <w:spacing w:line="480" w:lineRule="auto"/>
        <w:jc w:val="both"/>
        <w:rPr>
          <w:ins w:id="872" w:author="Parks, Robbie M" w:date="2018-06-20T10:52:00Z"/>
        </w:rPr>
      </w:pPr>
      <w:commentRangeStart w:id="873"/>
      <w:ins w:id="874" w:author="Parks, Robbie M" w:date="2018-06-20T10:52:00Z">
        <w:r>
          <w:rPr>
            <w:b/>
          </w:rPr>
          <w:lastRenderedPageBreak/>
          <w:t xml:space="preserve">Table </w:t>
        </w:r>
      </w:ins>
      <w:commentRangeEnd w:id="873"/>
      <w:ins w:id="875" w:author="Parks, Robbie M" w:date="2018-06-20T12:54:00Z">
        <w:r w:rsidR="00945B9D">
          <w:rPr>
            <w:rStyle w:val="CommentReference"/>
            <w:rFonts w:asciiTheme="minorHAnsi" w:hAnsiTheme="minorHAnsi" w:cstheme="minorBidi"/>
          </w:rPr>
          <w:commentReference w:id="873"/>
        </w:r>
      </w:ins>
      <w:ins w:id="876" w:author="Parks, Robbie M" w:date="2018-06-20T13:32:00Z">
        <w:r w:rsidR="004D74DC">
          <w:rPr>
            <w:b/>
          </w:rPr>
          <w:t>4</w:t>
        </w:r>
      </w:ins>
      <w:ins w:id="877" w:author="Parks, Robbie M" w:date="2018-06-20T10:52:00Z">
        <w:r>
          <w:rPr>
            <w:b/>
          </w:rPr>
          <w:t>:</w:t>
        </w:r>
        <w:r w:rsidR="00D215E6">
          <w:rPr>
            <w:b/>
          </w:rPr>
          <w:t xml:space="preserve"> </w:t>
        </w:r>
      </w:ins>
      <w:ins w:id="878" w:author="Parks, Robbie M" w:date="2018-06-20T13:36:00Z">
        <w:r w:rsidR="00D215E6">
          <w:t>Change in p</w:t>
        </w:r>
        <w:r w:rsidR="00D215E6" w:rsidRPr="00AC73A1">
          <w:rPr>
            <w:color w:val="000000" w:themeColor="text1"/>
          </w:rPr>
          <w:t xml:space="preserve">ercentage difference in death rates between the maximum and minimum mortality months </w:t>
        </w:r>
        <w:r w:rsidR="004A39AD">
          <w:rPr>
            <w:color w:val="000000" w:themeColor="text1"/>
          </w:rPr>
          <w:t>per year</w:t>
        </w:r>
        <w:r w:rsidR="0067703F">
          <w:rPr>
            <w:color w:val="000000" w:themeColor="text1"/>
          </w:rPr>
          <w:t xml:space="preserve"> for all-cause and broad causes of death</w:t>
        </w:r>
        <w:r w:rsidR="009257FE">
          <w:rPr>
            <w:color w:val="000000" w:themeColor="text1"/>
          </w:rPr>
          <w:t xml:space="preserve">, by </w:t>
        </w:r>
        <w:r w:rsidR="009257FE" w:rsidRPr="00AC73A1">
          <w:rPr>
            <w:color w:val="000000" w:themeColor="text1"/>
          </w:rPr>
          <w:t>sex and age group for 1980-201</w:t>
        </w:r>
        <w:r w:rsidR="009257FE">
          <w:rPr>
            <w:color w:val="000000" w:themeColor="text1"/>
          </w:rPr>
          <w:t>6</w:t>
        </w:r>
      </w:ins>
    </w:p>
    <w:tbl>
      <w:tblPr>
        <w:tblW w:w="28400" w:type="dxa"/>
        <w:tblLook w:val="04A0" w:firstRow="1" w:lastRow="0" w:firstColumn="1" w:lastColumn="0" w:noHBand="0" w:noVBand="1"/>
      </w:tblPr>
      <w:tblGrid>
        <w:gridCol w:w="1500"/>
        <w:gridCol w:w="2725"/>
        <w:gridCol w:w="975"/>
        <w:gridCol w:w="1349"/>
        <w:gridCol w:w="1227"/>
        <w:gridCol w:w="1349"/>
        <w:gridCol w:w="1229"/>
        <w:gridCol w:w="1349"/>
        <w:gridCol w:w="1229"/>
        <w:gridCol w:w="1349"/>
        <w:gridCol w:w="1229"/>
        <w:gridCol w:w="1349"/>
        <w:gridCol w:w="1229"/>
        <w:gridCol w:w="1349"/>
        <w:gridCol w:w="1229"/>
        <w:gridCol w:w="1349"/>
        <w:gridCol w:w="1229"/>
        <w:gridCol w:w="1349"/>
        <w:gridCol w:w="1229"/>
        <w:gridCol w:w="1349"/>
        <w:gridCol w:w="1229"/>
      </w:tblGrid>
      <w:tr w:rsidR="005B0742" w:rsidRPr="005B0742" w14:paraId="670C0ABF" w14:textId="77777777" w:rsidTr="00BE0CD3">
        <w:trPr>
          <w:trHeight w:val="320"/>
          <w:ins w:id="879" w:author="Parks, Robbie M" w:date="2018-06-20T10:54:00Z"/>
        </w:trPr>
        <w:tc>
          <w:tcPr>
            <w:tcW w:w="150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72411D" w14:textId="77777777" w:rsidR="005B0742" w:rsidRPr="005B0742" w:rsidRDefault="005B0742" w:rsidP="005B0742">
            <w:pPr>
              <w:jc w:val="center"/>
              <w:rPr>
                <w:ins w:id="880" w:author="Parks, Robbie M" w:date="2018-06-20T10:54:00Z"/>
                <w:rFonts w:eastAsia="Times New Roman"/>
                <w:color w:val="000000"/>
              </w:rPr>
            </w:pPr>
            <w:ins w:id="881" w:author="Parks, Robbie M" w:date="2018-06-20T10:54:00Z">
              <w:r w:rsidRPr="005B0742">
                <w:rPr>
                  <w:rFonts w:eastAsia="Times New Roman"/>
                  <w:color w:val="000000"/>
                </w:rPr>
                <w:t> </w:t>
              </w:r>
            </w:ins>
          </w:p>
        </w:tc>
        <w:tc>
          <w:tcPr>
            <w:tcW w:w="6276" w:type="dxa"/>
            <w:gridSpan w:val="4"/>
            <w:tcBorders>
              <w:top w:val="single" w:sz="4" w:space="0" w:color="auto"/>
              <w:left w:val="nil"/>
              <w:bottom w:val="single" w:sz="4" w:space="0" w:color="auto"/>
              <w:right w:val="single" w:sz="4" w:space="0" w:color="auto"/>
            </w:tcBorders>
            <w:shd w:val="clear" w:color="auto" w:fill="auto"/>
            <w:vAlign w:val="bottom"/>
            <w:hideMark/>
          </w:tcPr>
          <w:p w14:paraId="1838DDB0" w14:textId="77777777" w:rsidR="005B0742" w:rsidRPr="005B0742" w:rsidRDefault="005B0742" w:rsidP="005B0742">
            <w:pPr>
              <w:jc w:val="center"/>
              <w:rPr>
                <w:ins w:id="882" w:author="Parks, Robbie M" w:date="2018-06-20T10:54:00Z"/>
                <w:rFonts w:eastAsia="Times New Roman"/>
                <w:b/>
                <w:bCs/>
                <w:color w:val="000000"/>
              </w:rPr>
            </w:pPr>
            <w:ins w:id="883" w:author="Parks, Robbie M" w:date="2018-06-20T10:54:00Z">
              <w:r w:rsidRPr="005B0742">
                <w:rPr>
                  <w:rFonts w:eastAsia="Times New Roman"/>
                  <w:b/>
                  <w:bCs/>
                  <w:color w:val="000000"/>
                </w:rPr>
                <w:t>All cause</w:t>
              </w:r>
            </w:ins>
          </w:p>
        </w:tc>
        <w:tc>
          <w:tcPr>
            <w:tcW w:w="5156" w:type="dxa"/>
            <w:gridSpan w:val="4"/>
            <w:tcBorders>
              <w:top w:val="single" w:sz="4" w:space="0" w:color="auto"/>
              <w:left w:val="nil"/>
              <w:bottom w:val="single" w:sz="4" w:space="0" w:color="auto"/>
              <w:right w:val="single" w:sz="4" w:space="0" w:color="auto"/>
            </w:tcBorders>
            <w:shd w:val="clear" w:color="auto" w:fill="auto"/>
            <w:vAlign w:val="bottom"/>
            <w:hideMark/>
          </w:tcPr>
          <w:p w14:paraId="589D6EFF" w14:textId="77777777" w:rsidR="005B0742" w:rsidRPr="005B0742" w:rsidRDefault="005B0742" w:rsidP="005B0742">
            <w:pPr>
              <w:jc w:val="center"/>
              <w:rPr>
                <w:ins w:id="884" w:author="Parks, Robbie M" w:date="2018-06-20T10:54:00Z"/>
                <w:rFonts w:eastAsia="Times New Roman"/>
                <w:b/>
                <w:bCs/>
                <w:color w:val="000000"/>
              </w:rPr>
            </w:pPr>
            <w:ins w:id="885" w:author="Parks, Robbie M" w:date="2018-06-20T10:54:00Z">
              <w:r w:rsidRPr="005B0742">
                <w:rPr>
                  <w:rFonts w:eastAsia="Times New Roman"/>
                  <w:b/>
                  <w:bCs/>
                  <w:color w:val="000000"/>
                </w:rPr>
                <w:t>Cancer</w:t>
              </w:r>
            </w:ins>
          </w:p>
        </w:tc>
        <w:tc>
          <w:tcPr>
            <w:tcW w:w="5156" w:type="dxa"/>
            <w:gridSpan w:val="4"/>
            <w:tcBorders>
              <w:top w:val="single" w:sz="4" w:space="0" w:color="auto"/>
              <w:left w:val="nil"/>
              <w:bottom w:val="single" w:sz="4" w:space="0" w:color="auto"/>
              <w:right w:val="single" w:sz="4" w:space="0" w:color="auto"/>
            </w:tcBorders>
            <w:shd w:val="clear" w:color="auto" w:fill="auto"/>
            <w:vAlign w:val="bottom"/>
            <w:hideMark/>
          </w:tcPr>
          <w:p w14:paraId="2AB8001C" w14:textId="77777777" w:rsidR="005B0742" w:rsidRPr="005B0742" w:rsidRDefault="005B0742" w:rsidP="005B0742">
            <w:pPr>
              <w:jc w:val="center"/>
              <w:rPr>
                <w:ins w:id="886" w:author="Parks, Robbie M" w:date="2018-06-20T10:54:00Z"/>
                <w:rFonts w:eastAsia="Times New Roman"/>
                <w:b/>
                <w:bCs/>
                <w:color w:val="000000"/>
              </w:rPr>
            </w:pPr>
            <w:ins w:id="887" w:author="Parks, Robbie M" w:date="2018-06-20T10:54:00Z">
              <w:r w:rsidRPr="005B0742">
                <w:rPr>
                  <w:rFonts w:eastAsia="Times New Roman"/>
                  <w:b/>
                  <w:bCs/>
                  <w:color w:val="000000"/>
                </w:rPr>
                <w:t>Cardiorespiratory</w:t>
              </w:r>
            </w:ins>
          </w:p>
        </w:tc>
        <w:tc>
          <w:tcPr>
            <w:tcW w:w="5156" w:type="dxa"/>
            <w:gridSpan w:val="4"/>
            <w:tcBorders>
              <w:top w:val="single" w:sz="4" w:space="0" w:color="auto"/>
              <w:left w:val="nil"/>
              <w:bottom w:val="single" w:sz="4" w:space="0" w:color="auto"/>
              <w:right w:val="single" w:sz="4" w:space="0" w:color="auto"/>
            </w:tcBorders>
            <w:shd w:val="clear" w:color="auto" w:fill="auto"/>
            <w:vAlign w:val="bottom"/>
            <w:hideMark/>
          </w:tcPr>
          <w:p w14:paraId="6FE8F2FB" w14:textId="77777777" w:rsidR="005B0742" w:rsidRPr="005B0742" w:rsidRDefault="005B0742" w:rsidP="005B0742">
            <w:pPr>
              <w:jc w:val="center"/>
              <w:rPr>
                <w:ins w:id="888" w:author="Parks, Robbie M" w:date="2018-06-20T10:54:00Z"/>
                <w:rFonts w:eastAsia="Times New Roman"/>
                <w:b/>
                <w:bCs/>
                <w:color w:val="000000"/>
              </w:rPr>
            </w:pPr>
            <w:ins w:id="889" w:author="Parks, Robbie M" w:date="2018-06-20T10:54:00Z">
              <w:r w:rsidRPr="005B0742">
                <w:rPr>
                  <w:rFonts w:eastAsia="Times New Roman"/>
                  <w:b/>
                  <w:bCs/>
                  <w:color w:val="000000"/>
                </w:rPr>
                <w:t>Injuries</w:t>
              </w:r>
            </w:ins>
          </w:p>
        </w:tc>
        <w:tc>
          <w:tcPr>
            <w:tcW w:w="5156" w:type="dxa"/>
            <w:gridSpan w:val="4"/>
            <w:tcBorders>
              <w:top w:val="single" w:sz="4" w:space="0" w:color="auto"/>
              <w:left w:val="nil"/>
              <w:bottom w:val="single" w:sz="4" w:space="0" w:color="auto"/>
              <w:right w:val="single" w:sz="4" w:space="0" w:color="auto"/>
            </w:tcBorders>
            <w:shd w:val="clear" w:color="auto" w:fill="auto"/>
            <w:vAlign w:val="bottom"/>
            <w:hideMark/>
          </w:tcPr>
          <w:p w14:paraId="56BE8BF5" w14:textId="77777777" w:rsidR="005B0742" w:rsidRPr="005B0742" w:rsidRDefault="005B0742" w:rsidP="005B0742">
            <w:pPr>
              <w:jc w:val="center"/>
              <w:rPr>
                <w:ins w:id="890" w:author="Parks, Robbie M" w:date="2018-06-20T10:54:00Z"/>
                <w:rFonts w:eastAsia="Times New Roman"/>
                <w:b/>
                <w:bCs/>
                <w:color w:val="000000"/>
              </w:rPr>
            </w:pPr>
            <w:ins w:id="891" w:author="Parks, Robbie M" w:date="2018-06-20T10:54:00Z">
              <w:r w:rsidRPr="005B0742">
                <w:rPr>
                  <w:rFonts w:eastAsia="Times New Roman"/>
                  <w:b/>
                  <w:bCs/>
                  <w:color w:val="000000"/>
                </w:rPr>
                <w:t>Other</w:t>
              </w:r>
            </w:ins>
          </w:p>
        </w:tc>
      </w:tr>
      <w:tr w:rsidR="005B0742" w:rsidRPr="005B0742" w14:paraId="499CDEE1" w14:textId="77777777" w:rsidTr="00BE0CD3">
        <w:trPr>
          <w:trHeight w:val="395"/>
          <w:ins w:id="892" w:author="Parks, Robbie M" w:date="2018-06-20T10:54:00Z"/>
        </w:trPr>
        <w:tc>
          <w:tcPr>
            <w:tcW w:w="1500" w:type="dxa"/>
            <w:vMerge/>
            <w:tcBorders>
              <w:top w:val="single" w:sz="4" w:space="0" w:color="auto"/>
              <w:left w:val="single" w:sz="4" w:space="0" w:color="auto"/>
              <w:bottom w:val="single" w:sz="4" w:space="0" w:color="auto"/>
              <w:right w:val="single" w:sz="4" w:space="0" w:color="auto"/>
            </w:tcBorders>
            <w:vAlign w:val="center"/>
            <w:hideMark/>
          </w:tcPr>
          <w:p w14:paraId="54052BEF" w14:textId="77777777" w:rsidR="005B0742" w:rsidRPr="005B0742" w:rsidRDefault="005B0742" w:rsidP="005B0742">
            <w:pPr>
              <w:rPr>
                <w:ins w:id="893" w:author="Parks, Robbie M" w:date="2018-06-20T10:54:00Z"/>
                <w:rFonts w:eastAsia="Times New Roman"/>
                <w:color w:val="000000"/>
              </w:rPr>
            </w:pPr>
          </w:p>
        </w:tc>
        <w:tc>
          <w:tcPr>
            <w:tcW w:w="3700" w:type="dxa"/>
            <w:gridSpan w:val="2"/>
            <w:tcBorders>
              <w:top w:val="single" w:sz="4" w:space="0" w:color="auto"/>
              <w:left w:val="nil"/>
              <w:bottom w:val="single" w:sz="4" w:space="0" w:color="auto"/>
              <w:right w:val="single" w:sz="4" w:space="0" w:color="auto"/>
            </w:tcBorders>
            <w:shd w:val="clear" w:color="auto" w:fill="auto"/>
            <w:vAlign w:val="bottom"/>
            <w:hideMark/>
          </w:tcPr>
          <w:p w14:paraId="657354E7" w14:textId="77777777" w:rsidR="005B0742" w:rsidRPr="005B0742" w:rsidRDefault="005B0742" w:rsidP="005B0742">
            <w:pPr>
              <w:jc w:val="center"/>
              <w:rPr>
                <w:ins w:id="894" w:author="Parks, Robbie M" w:date="2018-06-20T10:54:00Z"/>
                <w:rFonts w:eastAsia="Times New Roman"/>
                <w:b/>
                <w:bCs/>
                <w:color w:val="000000"/>
              </w:rPr>
            </w:pPr>
            <w:ins w:id="895" w:author="Parks, Robbie M" w:date="2018-06-20T10:54:00Z">
              <w:r w:rsidRPr="005B0742">
                <w:rPr>
                  <w:rFonts w:eastAsia="Times New Roman"/>
                  <w:b/>
                  <w:bCs/>
                  <w:color w:val="000000"/>
                </w:rPr>
                <w:t>Male</w:t>
              </w:r>
            </w:ins>
          </w:p>
        </w:tc>
        <w:tc>
          <w:tcPr>
            <w:tcW w:w="2576" w:type="dxa"/>
            <w:gridSpan w:val="2"/>
            <w:tcBorders>
              <w:top w:val="single" w:sz="4" w:space="0" w:color="auto"/>
              <w:left w:val="nil"/>
              <w:bottom w:val="single" w:sz="4" w:space="0" w:color="auto"/>
              <w:right w:val="single" w:sz="4" w:space="0" w:color="auto"/>
            </w:tcBorders>
            <w:shd w:val="clear" w:color="auto" w:fill="auto"/>
            <w:vAlign w:val="bottom"/>
            <w:hideMark/>
          </w:tcPr>
          <w:p w14:paraId="148CFD09" w14:textId="77777777" w:rsidR="005B0742" w:rsidRPr="005B0742" w:rsidRDefault="005B0742" w:rsidP="005B0742">
            <w:pPr>
              <w:jc w:val="center"/>
              <w:rPr>
                <w:ins w:id="896" w:author="Parks, Robbie M" w:date="2018-06-20T10:54:00Z"/>
                <w:rFonts w:eastAsia="Times New Roman"/>
                <w:b/>
                <w:bCs/>
                <w:color w:val="000000"/>
              </w:rPr>
            </w:pPr>
            <w:ins w:id="897" w:author="Parks, Robbie M" w:date="2018-06-20T10:54:00Z">
              <w:r w:rsidRPr="005B0742">
                <w:rPr>
                  <w:rFonts w:eastAsia="Times New Roman"/>
                  <w:b/>
                  <w:bCs/>
                  <w:color w:val="000000"/>
                </w:rPr>
                <w:t>Female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7FD3F0F2" w14:textId="77777777" w:rsidR="005B0742" w:rsidRPr="005B0742" w:rsidRDefault="005B0742" w:rsidP="005B0742">
            <w:pPr>
              <w:jc w:val="center"/>
              <w:rPr>
                <w:ins w:id="898" w:author="Parks, Robbie M" w:date="2018-06-20T10:54:00Z"/>
                <w:rFonts w:eastAsia="Times New Roman"/>
                <w:b/>
                <w:bCs/>
                <w:color w:val="000000"/>
              </w:rPr>
            </w:pPr>
            <w:ins w:id="899" w:author="Parks, Robbie M" w:date="2018-06-20T10:54:00Z">
              <w:r w:rsidRPr="005B0742">
                <w:rPr>
                  <w:rFonts w:eastAsia="Times New Roman"/>
                  <w:b/>
                  <w:bCs/>
                  <w:color w:val="000000"/>
                </w:rPr>
                <w:t>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00CF7A57" w14:textId="77777777" w:rsidR="005B0742" w:rsidRPr="005B0742" w:rsidRDefault="005B0742" w:rsidP="005B0742">
            <w:pPr>
              <w:jc w:val="center"/>
              <w:rPr>
                <w:ins w:id="900" w:author="Parks, Robbie M" w:date="2018-06-20T10:54:00Z"/>
                <w:rFonts w:eastAsia="Times New Roman"/>
                <w:b/>
                <w:bCs/>
                <w:color w:val="000000"/>
              </w:rPr>
            </w:pPr>
            <w:ins w:id="901" w:author="Parks, Robbie M" w:date="2018-06-20T10:54:00Z">
              <w:r w:rsidRPr="005B0742">
                <w:rPr>
                  <w:rFonts w:eastAsia="Times New Roman"/>
                  <w:b/>
                  <w:bCs/>
                  <w:color w:val="000000"/>
                </w:rPr>
                <w:t>Female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329509FD" w14:textId="77777777" w:rsidR="005B0742" w:rsidRPr="005B0742" w:rsidRDefault="005B0742" w:rsidP="005B0742">
            <w:pPr>
              <w:jc w:val="center"/>
              <w:rPr>
                <w:ins w:id="902" w:author="Parks, Robbie M" w:date="2018-06-20T10:54:00Z"/>
                <w:rFonts w:eastAsia="Times New Roman"/>
                <w:b/>
                <w:bCs/>
                <w:color w:val="000000"/>
              </w:rPr>
            </w:pPr>
            <w:ins w:id="903" w:author="Parks, Robbie M" w:date="2018-06-20T10:54:00Z">
              <w:r w:rsidRPr="005B0742">
                <w:rPr>
                  <w:rFonts w:eastAsia="Times New Roman"/>
                  <w:b/>
                  <w:bCs/>
                  <w:color w:val="000000"/>
                </w:rPr>
                <w:t>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1AACF319" w14:textId="77777777" w:rsidR="005B0742" w:rsidRPr="005B0742" w:rsidRDefault="005B0742" w:rsidP="005B0742">
            <w:pPr>
              <w:jc w:val="center"/>
              <w:rPr>
                <w:ins w:id="904" w:author="Parks, Robbie M" w:date="2018-06-20T10:54:00Z"/>
                <w:rFonts w:eastAsia="Times New Roman"/>
                <w:b/>
                <w:bCs/>
                <w:color w:val="000000"/>
              </w:rPr>
            </w:pPr>
            <w:ins w:id="905" w:author="Parks, Robbie M" w:date="2018-06-20T10:54:00Z">
              <w:r w:rsidRPr="005B0742">
                <w:rPr>
                  <w:rFonts w:eastAsia="Times New Roman"/>
                  <w:b/>
                  <w:bCs/>
                  <w:color w:val="000000"/>
                </w:rPr>
                <w:t>Female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77F6D04C" w14:textId="77777777" w:rsidR="005B0742" w:rsidRPr="005B0742" w:rsidRDefault="005B0742" w:rsidP="005B0742">
            <w:pPr>
              <w:jc w:val="center"/>
              <w:rPr>
                <w:ins w:id="906" w:author="Parks, Robbie M" w:date="2018-06-20T10:54:00Z"/>
                <w:rFonts w:eastAsia="Times New Roman"/>
                <w:b/>
                <w:bCs/>
                <w:color w:val="000000"/>
              </w:rPr>
            </w:pPr>
            <w:ins w:id="907" w:author="Parks, Robbie M" w:date="2018-06-20T10:54:00Z">
              <w:r w:rsidRPr="005B0742">
                <w:rPr>
                  <w:rFonts w:eastAsia="Times New Roman"/>
                  <w:b/>
                  <w:bCs/>
                  <w:color w:val="000000"/>
                </w:rPr>
                <w:t>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52A1DD5F" w14:textId="77777777" w:rsidR="005B0742" w:rsidRPr="005B0742" w:rsidRDefault="005B0742" w:rsidP="005B0742">
            <w:pPr>
              <w:jc w:val="center"/>
              <w:rPr>
                <w:ins w:id="908" w:author="Parks, Robbie M" w:date="2018-06-20T10:54:00Z"/>
                <w:rFonts w:eastAsia="Times New Roman"/>
                <w:b/>
                <w:bCs/>
                <w:color w:val="000000"/>
              </w:rPr>
            </w:pPr>
            <w:ins w:id="909" w:author="Parks, Robbie M" w:date="2018-06-20T10:54:00Z">
              <w:r w:rsidRPr="005B0742">
                <w:rPr>
                  <w:rFonts w:eastAsia="Times New Roman"/>
                  <w:b/>
                  <w:bCs/>
                  <w:color w:val="000000"/>
                </w:rPr>
                <w:t>Female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26B65B02" w14:textId="77777777" w:rsidR="005B0742" w:rsidRPr="005B0742" w:rsidRDefault="005B0742" w:rsidP="005B0742">
            <w:pPr>
              <w:jc w:val="center"/>
              <w:rPr>
                <w:ins w:id="910" w:author="Parks, Robbie M" w:date="2018-06-20T10:54:00Z"/>
                <w:rFonts w:eastAsia="Times New Roman"/>
                <w:b/>
                <w:bCs/>
                <w:color w:val="000000"/>
              </w:rPr>
            </w:pPr>
            <w:ins w:id="911" w:author="Parks, Robbie M" w:date="2018-06-20T10:54:00Z">
              <w:r w:rsidRPr="005B0742">
                <w:rPr>
                  <w:rFonts w:eastAsia="Times New Roman"/>
                  <w:b/>
                  <w:bCs/>
                  <w:color w:val="000000"/>
                </w:rPr>
                <w:t>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3CCE18DE" w14:textId="77777777" w:rsidR="005B0742" w:rsidRPr="005B0742" w:rsidRDefault="005B0742" w:rsidP="005B0742">
            <w:pPr>
              <w:jc w:val="center"/>
              <w:rPr>
                <w:ins w:id="912" w:author="Parks, Robbie M" w:date="2018-06-20T10:54:00Z"/>
                <w:rFonts w:eastAsia="Times New Roman"/>
                <w:b/>
                <w:bCs/>
                <w:color w:val="000000"/>
              </w:rPr>
            </w:pPr>
            <w:ins w:id="913" w:author="Parks, Robbie M" w:date="2018-06-20T10:54:00Z">
              <w:r w:rsidRPr="005B0742">
                <w:rPr>
                  <w:rFonts w:eastAsia="Times New Roman"/>
                  <w:b/>
                  <w:bCs/>
                  <w:color w:val="000000"/>
                </w:rPr>
                <w:t>Female</w:t>
              </w:r>
            </w:ins>
          </w:p>
        </w:tc>
      </w:tr>
      <w:tr w:rsidR="003C3886" w:rsidRPr="005B0742" w14:paraId="149F3DC2" w14:textId="77777777" w:rsidTr="00BE0CD3">
        <w:trPr>
          <w:trHeight w:val="1600"/>
          <w:ins w:id="914"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21F3C9A" w14:textId="77777777" w:rsidR="005B0742" w:rsidRPr="005B0742" w:rsidRDefault="005B0742" w:rsidP="005B0742">
            <w:pPr>
              <w:rPr>
                <w:ins w:id="915" w:author="Parks, Robbie M" w:date="2018-06-20T10:54:00Z"/>
                <w:rFonts w:eastAsia="Times New Roman"/>
                <w:b/>
                <w:bCs/>
                <w:color w:val="000000"/>
              </w:rPr>
            </w:pPr>
            <w:ins w:id="916" w:author="Parks, Robbie M" w:date="2018-06-20T10:54:00Z">
              <w:r w:rsidRPr="005B0742">
                <w:rPr>
                  <w:rFonts w:eastAsia="Times New Roman"/>
                  <w:b/>
                  <w:bCs/>
                  <w:color w:val="000000"/>
                </w:rPr>
                <w:t>Age (years)</w:t>
              </w:r>
            </w:ins>
          </w:p>
        </w:tc>
        <w:tc>
          <w:tcPr>
            <w:tcW w:w="2725" w:type="dxa"/>
            <w:tcBorders>
              <w:top w:val="nil"/>
              <w:left w:val="nil"/>
              <w:bottom w:val="single" w:sz="4" w:space="0" w:color="auto"/>
              <w:right w:val="single" w:sz="4" w:space="0" w:color="auto"/>
            </w:tcBorders>
            <w:shd w:val="clear" w:color="auto" w:fill="auto"/>
            <w:vAlign w:val="bottom"/>
            <w:hideMark/>
          </w:tcPr>
          <w:p w14:paraId="236491C6" w14:textId="77777777" w:rsidR="005B0742" w:rsidRPr="005B0742" w:rsidRDefault="005B0742" w:rsidP="005B0742">
            <w:pPr>
              <w:rPr>
                <w:ins w:id="917" w:author="Parks, Robbie M" w:date="2018-06-20T10:54:00Z"/>
                <w:rFonts w:eastAsia="Times New Roman"/>
                <w:b/>
                <w:bCs/>
                <w:color w:val="000000"/>
              </w:rPr>
            </w:pPr>
            <w:ins w:id="918" w:author="Parks, Robbie M" w:date="2018-06-20T10:54:00Z">
              <w:r w:rsidRPr="005B0742">
                <w:rPr>
                  <w:rFonts w:eastAsia="Times New Roman"/>
                  <w:b/>
                  <w:bCs/>
                  <w:color w:val="000000"/>
                </w:rPr>
                <w:t>Percentage point change per year (95% CI)</w:t>
              </w:r>
            </w:ins>
          </w:p>
        </w:tc>
        <w:tc>
          <w:tcPr>
            <w:tcW w:w="975" w:type="dxa"/>
            <w:tcBorders>
              <w:top w:val="nil"/>
              <w:left w:val="nil"/>
              <w:bottom w:val="single" w:sz="4" w:space="0" w:color="auto"/>
              <w:right w:val="single" w:sz="4" w:space="0" w:color="auto"/>
            </w:tcBorders>
            <w:shd w:val="clear" w:color="auto" w:fill="auto"/>
            <w:vAlign w:val="bottom"/>
            <w:hideMark/>
          </w:tcPr>
          <w:p w14:paraId="64392AC0" w14:textId="77777777" w:rsidR="005B0742" w:rsidRPr="005B0742" w:rsidRDefault="005B0742" w:rsidP="005B0742">
            <w:pPr>
              <w:rPr>
                <w:ins w:id="919" w:author="Parks, Robbie M" w:date="2018-06-20T10:54:00Z"/>
                <w:rFonts w:eastAsia="Times New Roman"/>
                <w:b/>
                <w:bCs/>
                <w:color w:val="000000"/>
              </w:rPr>
            </w:pPr>
            <w:ins w:id="920"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0029EF15" w14:textId="77777777" w:rsidR="005B0742" w:rsidRPr="005B0742" w:rsidRDefault="005B0742" w:rsidP="005B0742">
            <w:pPr>
              <w:rPr>
                <w:ins w:id="921" w:author="Parks, Robbie M" w:date="2018-06-20T10:54:00Z"/>
                <w:rFonts w:eastAsia="Times New Roman"/>
                <w:b/>
                <w:bCs/>
                <w:color w:val="000000"/>
              </w:rPr>
            </w:pPr>
            <w:ins w:id="922" w:author="Parks, Robbie M" w:date="2018-06-20T10:54:00Z">
              <w:r w:rsidRPr="005B0742">
                <w:rPr>
                  <w:rFonts w:eastAsia="Times New Roman"/>
                  <w:b/>
                  <w:bCs/>
                  <w:color w:val="000000"/>
                </w:rPr>
                <w:t>Percentage point change per year (95% CI)</w:t>
              </w:r>
            </w:ins>
          </w:p>
        </w:tc>
        <w:tc>
          <w:tcPr>
            <w:tcW w:w="1239" w:type="dxa"/>
            <w:tcBorders>
              <w:top w:val="nil"/>
              <w:left w:val="nil"/>
              <w:bottom w:val="single" w:sz="4" w:space="0" w:color="auto"/>
              <w:right w:val="single" w:sz="4" w:space="0" w:color="auto"/>
            </w:tcBorders>
            <w:shd w:val="clear" w:color="auto" w:fill="auto"/>
            <w:vAlign w:val="bottom"/>
            <w:hideMark/>
          </w:tcPr>
          <w:p w14:paraId="63C5983F" w14:textId="77777777" w:rsidR="005B0742" w:rsidRPr="005B0742" w:rsidRDefault="005B0742" w:rsidP="005B0742">
            <w:pPr>
              <w:rPr>
                <w:ins w:id="923" w:author="Parks, Robbie M" w:date="2018-06-20T10:54:00Z"/>
                <w:rFonts w:eastAsia="Times New Roman"/>
                <w:b/>
                <w:bCs/>
                <w:color w:val="000000"/>
              </w:rPr>
            </w:pPr>
            <w:ins w:id="924"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2E6E9BC1" w14:textId="77777777" w:rsidR="005B0742" w:rsidRPr="005B0742" w:rsidRDefault="005B0742" w:rsidP="005B0742">
            <w:pPr>
              <w:rPr>
                <w:ins w:id="925" w:author="Parks, Robbie M" w:date="2018-06-20T10:54:00Z"/>
                <w:rFonts w:eastAsia="Times New Roman"/>
                <w:b/>
                <w:bCs/>
                <w:color w:val="000000"/>
              </w:rPr>
            </w:pPr>
            <w:ins w:id="926"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645A0E6F" w14:textId="77777777" w:rsidR="005B0742" w:rsidRPr="005B0742" w:rsidRDefault="005B0742" w:rsidP="005B0742">
            <w:pPr>
              <w:rPr>
                <w:ins w:id="927" w:author="Parks, Robbie M" w:date="2018-06-20T10:54:00Z"/>
                <w:rFonts w:eastAsia="Times New Roman"/>
                <w:b/>
                <w:bCs/>
                <w:color w:val="000000"/>
              </w:rPr>
            </w:pPr>
            <w:ins w:id="928"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6DE89190" w14:textId="77777777" w:rsidR="005B0742" w:rsidRPr="005B0742" w:rsidRDefault="005B0742" w:rsidP="005B0742">
            <w:pPr>
              <w:rPr>
                <w:ins w:id="929" w:author="Parks, Robbie M" w:date="2018-06-20T10:54:00Z"/>
                <w:rFonts w:eastAsia="Times New Roman"/>
                <w:b/>
                <w:bCs/>
                <w:color w:val="000000"/>
              </w:rPr>
            </w:pPr>
            <w:ins w:id="930"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0E2527F8" w14:textId="77777777" w:rsidR="005B0742" w:rsidRPr="005B0742" w:rsidRDefault="005B0742" w:rsidP="005B0742">
            <w:pPr>
              <w:rPr>
                <w:ins w:id="931" w:author="Parks, Robbie M" w:date="2018-06-20T10:54:00Z"/>
                <w:rFonts w:eastAsia="Times New Roman"/>
                <w:b/>
                <w:bCs/>
                <w:color w:val="000000"/>
              </w:rPr>
            </w:pPr>
            <w:ins w:id="932"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427B02E0" w14:textId="77777777" w:rsidR="005B0742" w:rsidRPr="005B0742" w:rsidRDefault="005B0742" w:rsidP="005B0742">
            <w:pPr>
              <w:rPr>
                <w:ins w:id="933" w:author="Parks, Robbie M" w:date="2018-06-20T10:54:00Z"/>
                <w:rFonts w:eastAsia="Times New Roman"/>
                <w:b/>
                <w:bCs/>
                <w:color w:val="000000"/>
              </w:rPr>
            </w:pPr>
            <w:ins w:id="934"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042A248B" w14:textId="77777777" w:rsidR="005B0742" w:rsidRPr="005B0742" w:rsidRDefault="005B0742" w:rsidP="005B0742">
            <w:pPr>
              <w:rPr>
                <w:ins w:id="935" w:author="Parks, Robbie M" w:date="2018-06-20T10:54:00Z"/>
                <w:rFonts w:eastAsia="Times New Roman"/>
                <w:b/>
                <w:bCs/>
                <w:color w:val="000000"/>
              </w:rPr>
            </w:pPr>
            <w:ins w:id="936"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5FC8A1D1" w14:textId="77777777" w:rsidR="005B0742" w:rsidRPr="005B0742" w:rsidRDefault="005B0742" w:rsidP="005B0742">
            <w:pPr>
              <w:rPr>
                <w:ins w:id="937" w:author="Parks, Robbie M" w:date="2018-06-20T10:54:00Z"/>
                <w:rFonts w:eastAsia="Times New Roman"/>
                <w:b/>
                <w:bCs/>
                <w:color w:val="000000"/>
              </w:rPr>
            </w:pPr>
            <w:ins w:id="938"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2EF4A70B" w14:textId="77777777" w:rsidR="005B0742" w:rsidRPr="005B0742" w:rsidRDefault="005B0742" w:rsidP="005B0742">
            <w:pPr>
              <w:rPr>
                <w:ins w:id="939" w:author="Parks, Robbie M" w:date="2018-06-20T10:54:00Z"/>
                <w:rFonts w:eastAsia="Times New Roman"/>
                <w:b/>
                <w:bCs/>
                <w:color w:val="000000"/>
              </w:rPr>
            </w:pPr>
            <w:ins w:id="940"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7AB91BD9" w14:textId="77777777" w:rsidR="005B0742" w:rsidRPr="005B0742" w:rsidRDefault="005B0742" w:rsidP="005B0742">
            <w:pPr>
              <w:rPr>
                <w:ins w:id="941" w:author="Parks, Robbie M" w:date="2018-06-20T10:54:00Z"/>
                <w:rFonts w:eastAsia="Times New Roman"/>
                <w:b/>
                <w:bCs/>
                <w:color w:val="000000"/>
              </w:rPr>
            </w:pPr>
            <w:ins w:id="942"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2A6E3F48" w14:textId="77777777" w:rsidR="005B0742" w:rsidRPr="005B0742" w:rsidRDefault="005B0742" w:rsidP="005B0742">
            <w:pPr>
              <w:rPr>
                <w:ins w:id="943" w:author="Parks, Robbie M" w:date="2018-06-20T10:54:00Z"/>
                <w:rFonts w:eastAsia="Times New Roman"/>
                <w:b/>
                <w:bCs/>
                <w:color w:val="000000"/>
              </w:rPr>
            </w:pPr>
            <w:ins w:id="944"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627E72EA" w14:textId="77777777" w:rsidR="005B0742" w:rsidRPr="005B0742" w:rsidRDefault="005B0742" w:rsidP="005B0742">
            <w:pPr>
              <w:rPr>
                <w:ins w:id="945" w:author="Parks, Robbie M" w:date="2018-06-20T10:54:00Z"/>
                <w:rFonts w:eastAsia="Times New Roman"/>
                <w:b/>
                <w:bCs/>
                <w:color w:val="000000"/>
              </w:rPr>
            </w:pPr>
            <w:ins w:id="946"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280B58F8" w14:textId="77777777" w:rsidR="005B0742" w:rsidRPr="005B0742" w:rsidRDefault="005B0742" w:rsidP="005B0742">
            <w:pPr>
              <w:rPr>
                <w:ins w:id="947" w:author="Parks, Robbie M" w:date="2018-06-20T10:54:00Z"/>
                <w:rFonts w:eastAsia="Times New Roman"/>
                <w:b/>
                <w:bCs/>
                <w:color w:val="000000"/>
              </w:rPr>
            </w:pPr>
            <w:ins w:id="948"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5660F364" w14:textId="77777777" w:rsidR="005B0742" w:rsidRPr="005B0742" w:rsidRDefault="005B0742" w:rsidP="005B0742">
            <w:pPr>
              <w:rPr>
                <w:ins w:id="949" w:author="Parks, Robbie M" w:date="2018-06-20T10:54:00Z"/>
                <w:rFonts w:eastAsia="Times New Roman"/>
                <w:b/>
                <w:bCs/>
                <w:color w:val="000000"/>
              </w:rPr>
            </w:pPr>
            <w:ins w:id="950"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6066203D" w14:textId="77777777" w:rsidR="005B0742" w:rsidRPr="005B0742" w:rsidRDefault="005B0742" w:rsidP="005B0742">
            <w:pPr>
              <w:rPr>
                <w:ins w:id="951" w:author="Parks, Robbie M" w:date="2018-06-20T10:54:00Z"/>
                <w:rFonts w:eastAsia="Times New Roman"/>
                <w:b/>
                <w:bCs/>
                <w:color w:val="000000"/>
              </w:rPr>
            </w:pPr>
            <w:ins w:id="952"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48EFA6FE" w14:textId="77777777" w:rsidR="005B0742" w:rsidRPr="005B0742" w:rsidRDefault="005B0742" w:rsidP="005B0742">
            <w:pPr>
              <w:rPr>
                <w:ins w:id="953" w:author="Parks, Robbie M" w:date="2018-06-20T10:54:00Z"/>
                <w:rFonts w:eastAsia="Times New Roman"/>
                <w:b/>
                <w:bCs/>
                <w:color w:val="000000"/>
              </w:rPr>
            </w:pPr>
            <w:ins w:id="954"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2CE62827" w14:textId="77777777" w:rsidR="005B0742" w:rsidRPr="005B0742" w:rsidRDefault="005B0742" w:rsidP="005B0742">
            <w:pPr>
              <w:rPr>
                <w:ins w:id="955" w:author="Parks, Robbie M" w:date="2018-06-20T10:54:00Z"/>
                <w:rFonts w:eastAsia="Times New Roman"/>
                <w:b/>
                <w:bCs/>
                <w:color w:val="000000"/>
              </w:rPr>
            </w:pPr>
            <w:ins w:id="956" w:author="Parks, Robbie M" w:date="2018-06-20T10:54:00Z">
              <w:r w:rsidRPr="005B0742">
                <w:rPr>
                  <w:rFonts w:eastAsia="Times New Roman"/>
                  <w:b/>
                  <w:bCs/>
                  <w:color w:val="000000"/>
                </w:rPr>
                <w:t>p-value</w:t>
              </w:r>
            </w:ins>
          </w:p>
        </w:tc>
      </w:tr>
      <w:tr w:rsidR="003C3886" w:rsidRPr="005B0742" w14:paraId="72BB9134" w14:textId="77777777" w:rsidTr="00BE0CD3">
        <w:trPr>
          <w:trHeight w:val="629"/>
          <w:ins w:id="957"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C10E9EF" w14:textId="77777777" w:rsidR="005B0742" w:rsidRPr="005B0742" w:rsidRDefault="005B0742" w:rsidP="005B0742">
            <w:pPr>
              <w:rPr>
                <w:ins w:id="958" w:author="Parks, Robbie M" w:date="2018-06-20T10:54:00Z"/>
                <w:rFonts w:eastAsia="Times New Roman"/>
                <w:color w:val="000000"/>
              </w:rPr>
            </w:pPr>
            <w:ins w:id="959" w:author="Parks, Robbie M" w:date="2018-06-20T10:54:00Z">
              <w:r w:rsidRPr="005B0742">
                <w:rPr>
                  <w:rFonts w:eastAsia="Times New Roman"/>
                  <w:color w:val="000000"/>
                </w:rPr>
                <w:t>0 to 4</w:t>
              </w:r>
            </w:ins>
          </w:p>
        </w:tc>
        <w:tc>
          <w:tcPr>
            <w:tcW w:w="2725" w:type="dxa"/>
            <w:tcBorders>
              <w:top w:val="nil"/>
              <w:left w:val="nil"/>
              <w:bottom w:val="nil"/>
              <w:right w:val="nil"/>
            </w:tcBorders>
            <w:shd w:val="clear" w:color="auto" w:fill="auto"/>
            <w:noWrap/>
            <w:vAlign w:val="bottom"/>
            <w:hideMark/>
          </w:tcPr>
          <w:p w14:paraId="6FEB40FA" w14:textId="77777777" w:rsidR="005B0742" w:rsidRPr="005B0742" w:rsidRDefault="005B0742" w:rsidP="005B0742">
            <w:pPr>
              <w:rPr>
                <w:ins w:id="960" w:author="Parks, Robbie M" w:date="2018-06-20T10:54:00Z"/>
                <w:rFonts w:eastAsia="Times New Roman"/>
                <w:color w:val="000000"/>
              </w:rPr>
            </w:pPr>
            <w:ins w:id="961" w:author="Parks, Robbie M" w:date="2018-06-20T10:54:00Z">
              <w:r w:rsidRPr="005B0742">
                <w:rPr>
                  <w:rFonts w:eastAsia="Times New Roman"/>
                  <w:color w:val="000000"/>
                </w:rPr>
                <w:t xml:space="preserve">-0.3824 (-0.506,-0.2588) </w:t>
              </w:r>
            </w:ins>
          </w:p>
        </w:tc>
        <w:tc>
          <w:tcPr>
            <w:tcW w:w="975" w:type="dxa"/>
            <w:tcBorders>
              <w:top w:val="nil"/>
              <w:left w:val="nil"/>
              <w:bottom w:val="nil"/>
              <w:right w:val="nil"/>
            </w:tcBorders>
            <w:shd w:val="clear" w:color="auto" w:fill="auto"/>
            <w:noWrap/>
            <w:vAlign w:val="bottom"/>
            <w:hideMark/>
          </w:tcPr>
          <w:p w14:paraId="2F2897C7" w14:textId="77777777" w:rsidR="005B0742" w:rsidRPr="005B0742" w:rsidRDefault="005B0742" w:rsidP="005B0742">
            <w:pPr>
              <w:jc w:val="right"/>
              <w:rPr>
                <w:ins w:id="962" w:author="Parks, Robbie M" w:date="2018-06-20T10:54:00Z"/>
                <w:rFonts w:eastAsia="Times New Roman"/>
                <w:color w:val="000000"/>
              </w:rPr>
            </w:pPr>
            <w:ins w:id="963" w:author="Parks, Robbie M" w:date="2018-06-20T10:54:00Z">
              <w:r w:rsidRPr="005B0742">
                <w:rPr>
                  <w:rFonts w:eastAsia="Times New Roman"/>
                  <w:color w:val="000000"/>
                </w:rPr>
                <w:t>0.00</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435388EE" w14:textId="77777777" w:rsidR="005B0742" w:rsidRPr="005B0742" w:rsidRDefault="005B0742" w:rsidP="005B0742">
            <w:pPr>
              <w:rPr>
                <w:ins w:id="964" w:author="Parks, Robbie M" w:date="2018-06-20T10:54:00Z"/>
                <w:rFonts w:eastAsia="Times New Roman"/>
                <w:color w:val="000000"/>
              </w:rPr>
            </w:pPr>
            <w:ins w:id="965"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76B8F1EB" w14:textId="77777777" w:rsidR="005B0742" w:rsidRPr="005B0742" w:rsidRDefault="005B0742" w:rsidP="005B0742">
            <w:pPr>
              <w:rPr>
                <w:ins w:id="966" w:author="Parks, Robbie M" w:date="2018-06-20T10:54:00Z"/>
                <w:rFonts w:eastAsia="Times New Roman"/>
                <w:color w:val="000000"/>
              </w:rPr>
            </w:pPr>
            <w:ins w:id="96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025ADF2" w14:textId="77777777" w:rsidR="005B0742" w:rsidRPr="005B0742" w:rsidRDefault="005B0742" w:rsidP="005B0742">
            <w:pPr>
              <w:rPr>
                <w:ins w:id="968" w:author="Parks, Robbie M" w:date="2018-06-20T10:54:00Z"/>
                <w:rFonts w:eastAsia="Times New Roman"/>
                <w:color w:val="000000"/>
              </w:rPr>
            </w:pPr>
            <w:ins w:id="96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08EF435" w14:textId="77777777" w:rsidR="005B0742" w:rsidRPr="005B0742" w:rsidRDefault="005B0742" w:rsidP="005B0742">
            <w:pPr>
              <w:rPr>
                <w:ins w:id="970" w:author="Parks, Robbie M" w:date="2018-06-20T10:54:00Z"/>
                <w:rFonts w:eastAsia="Times New Roman"/>
                <w:color w:val="000000"/>
              </w:rPr>
            </w:pPr>
            <w:ins w:id="97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73B602E" w14:textId="77777777" w:rsidR="005B0742" w:rsidRPr="005B0742" w:rsidRDefault="005B0742" w:rsidP="005B0742">
            <w:pPr>
              <w:rPr>
                <w:ins w:id="972" w:author="Parks, Robbie M" w:date="2018-06-20T10:54:00Z"/>
                <w:rFonts w:eastAsia="Times New Roman"/>
                <w:color w:val="000000"/>
              </w:rPr>
            </w:pPr>
            <w:ins w:id="97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BE5B721" w14:textId="77777777" w:rsidR="005B0742" w:rsidRPr="005B0742" w:rsidRDefault="005B0742" w:rsidP="005B0742">
            <w:pPr>
              <w:rPr>
                <w:ins w:id="974" w:author="Parks, Robbie M" w:date="2018-06-20T10:54:00Z"/>
                <w:rFonts w:eastAsia="Times New Roman"/>
                <w:color w:val="000000"/>
              </w:rPr>
            </w:pPr>
            <w:ins w:id="97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6AF2E8C" w14:textId="77777777" w:rsidR="005B0742" w:rsidRPr="005B0742" w:rsidRDefault="005B0742" w:rsidP="005B0742">
            <w:pPr>
              <w:rPr>
                <w:ins w:id="976" w:author="Parks, Robbie M" w:date="2018-06-20T10:54:00Z"/>
                <w:rFonts w:eastAsia="Times New Roman"/>
                <w:color w:val="000000"/>
              </w:rPr>
            </w:pPr>
            <w:ins w:id="97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999AE97" w14:textId="77777777" w:rsidR="005B0742" w:rsidRPr="005B0742" w:rsidRDefault="005B0742" w:rsidP="005B0742">
            <w:pPr>
              <w:rPr>
                <w:ins w:id="978" w:author="Parks, Robbie M" w:date="2018-06-20T10:54:00Z"/>
                <w:rFonts w:eastAsia="Times New Roman"/>
                <w:color w:val="000000"/>
              </w:rPr>
            </w:pPr>
            <w:ins w:id="97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7CBA8E7" w14:textId="77777777" w:rsidR="005B0742" w:rsidRPr="005B0742" w:rsidRDefault="005B0742" w:rsidP="005B0742">
            <w:pPr>
              <w:rPr>
                <w:ins w:id="980" w:author="Parks, Robbie M" w:date="2018-06-20T10:54:00Z"/>
                <w:rFonts w:eastAsia="Times New Roman"/>
                <w:color w:val="000000"/>
              </w:rPr>
            </w:pPr>
            <w:ins w:id="98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B1B7BC9" w14:textId="77777777" w:rsidR="005B0742" w:rsidRPr="005B0742" w:rsidRDefault="005B0742" w:rsidP="005B0742">
            <w:pPr>
              <w:rPr>
                <w:ins w:id="982" w:author="Parks, Robbie M" w:date="2018-06-20T10:54:00Z"/>
                <w:rFonts w:eastAsia="Times New Roman"/>
                <w:color w:val="000000"/>
              </w:rPr>
            </w:pPr>
            <w:ins w:id="98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868AE01" w14:textId="77777777" w:rsidR="005B0742" w:rsidRPr="005B0742" w:rsidRDefault="005B0742" w:rsidP="005B0742">
            <w:pPr>
              <w:rPr>
                <w:ins w:id="984" w:author="Parks, Robbie M" w:date="2018-06-20T10:54:00Z"/>
                <w:rFonts w:eastAsia="Times New Roman"/>
                <w:color w:val="000000"/>
              </w:rPr>
            </w:pPr>
            <w:ins w:id="98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2E829FD" w14:textId="77777777" w:rsidR="005B0742" w:rsidRPr="005B0742" w:rsidRDefault="005B0742" w:rsidP="005B0742">
            <w:pPr>
              <w:rPr>
                <w:ins w:id="986" w:author="Parks, Robbie M" w:date="2018-06-20T10:54:00Z"/>
                <w:rFonts w:eastAsia="Times New Roman"/>
                <w:color w:val="000000"/>
              </w:rPr>
            </w:pPr>
            <w:ins w:id="98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F9FAFA5" w14:textId="77777777" w:rsidR="005B0742" w:rsidRPr="005B0742" w:rsidRDefault="005B0742" w:rsidP="005B0742">
            <w:pPr>
              <w:rPr>
                <w:ins w:id="988" w:author="Parks, Robbie M" w:date="2018-06-20T10:54:00Z"/>
                <w:rFonts w:eastAsia="Times New Roman"/>
                <w:color w:val="000000"/>
              </w:rPr>
            </w:pPr>
            <w:ins w:id="98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C221387" w14:textId="77777777" w:rsidR="005B0742" w:rsidRPr="005B0742" w:rsidRDefault="005B0742" w:rsidP="005B0742">
            <w:pPr>
              <w:rPr>
                <w:ins w:id="990" w:author="Parks, Robbie M" w:date="2018-06-20T10:54:00Z"/>
                <w:rFonts w:eastAsia="Times New Roman"/>
                <w:color w:val="000000"/>
              </w:rPr>
            </w:pPr>
            <w:ins w:id="99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253D990" w14:textId="77777777" w:rsidR="005B0742" w:rsidRPr="005B0742" w:rsidRDefault="005B0742" w:rsidP="005B0742">
            <w:pPr>
              <w:rPr>
                <w:ins w:id="992" w:author="Parks, Robbie M" w:date="2018-06-20T10:54:00Z"/>
                <w:rFonts w:eastAsia="Times New Roman"/>
                <w:color w:val="000000"/>
              </w:rPr>
            </w:pPr>
            <w:ins w:id="99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5CE5A01" w14:textId="77777777" w:rsidR="005B0742" w:rsidRPr="005B0742" w:rsidRDefault="005B0742" w:rsidP="005B0742">
            <w:pPr>
              <w:rPr>
                <w:ins w:id="994" w:author="Parks, Robbie M" w:date="2018-06-20T10:54:00Z"/>
                <w:rFonts w:eastAsia="Times New Roman"/>
                <w:color w:val="000000"/>
              </w:rPr>
            </w:pPr>
            <w:ins w:id="99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85FB966" w14:textId="77777777" w:rsidR="005B0742" w:rsidRPr="005B0742" w:rsidRDefault="005B0742" w:rsidP="005B0742">
            <w:pPr>
              <w:rPr>
                <w:ins w:id="996" w:author="Parks, Robbie M" w:date="2018-06-20T10:54:00Z"/>
                <w:rFonts w:eastAsia="Times New Roman"/>
                <w:color w:val="000000"/>
              </w:rPr>
            </w:pPr>
            <w:ins w:id="99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B583A26" w14:textId="77777777" w:rsidR="005B0742" w:rsidRPr="005B0742" w:rsidRDefault="005B0742" w:rsidP="005B0742">
            <w:pPr>
              <w:rPr>
                <w:ins w:id="998" w:author="Parks, Robbie M" w:date="2018-06-20T10:54:00Z"/>
                <w:rFonts w:eastAsia="Times New Roman"/>
                <w:color w:val="000000"/>
              </w:rPr>
            </w:pPr>
            <w:ins w:id="999" w:author="Parks, Robbie M" w:date="2018-06-20T10:54:00Z">
              <w:r w:rsidRPr="005B0742">
                <w:rPr>
                  <w:rFonts w:eastAsia="Times New Roman"/>
                  <w:color w:val="000000"/>
                </w:rPr>
                <w:t> </w:t>
              </w:r>
            </w:ins>
          </w:p>
        </w:tc>
      </w:tr>
      <w:tr w:rsidR="003C3886" w:rsidRPr="005B0742" w14:paraId="0B963EAE" w14:textId="77777777" w:rsidTr="00BE0CD3">
        <w:trPr>
          <w:trHeight w:val="320"/>
          <w:ins w:id="1000"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0BE6A15" w14:textId="77777777" w:rsidR="005B0742" w:rsidRPr="005B0742" w:rsidRDefault="005B0742" w:rsidP="005B0742">
            <w:pPr>
              <w:rPr>
                <w:ins w:id="1001" w:author="Parks, Robbie M" w:date="2018-06-20T10:54:00Z"/>
                <w:rFonts w:eastAsia="Times New Roman"/>
                <w:color w:val="000000"/>
              </w:rPr>
            </w:pPr>
            <w:ins w:id="1002" w:author="Parks, Robbie M" w:date="2018-06-20T10:54:00Z">
              <w:r w:rsidRPr="005B0742">
                <w:rPr>
                  <w:rFonts w:eastAsia="Times New Roman"/>
                  <w:color w:val="000000"/>
                </w:rPr>
                <w:t>5 to 14</w:t>
              </w:r>
            </w:ins>
          </w:p>
        </w:tc>
        <w:tc>
          <w:tcPr>
            <w:tcW w:w="2725" w:type="dxa"/>
            <w:tcBorders>
              <w:top w:val="nil"/>
              <w:left w:val="nil"/>
              <w:bottom w:val="nil"/>
              <w:right w:val="nil"/>
            </w:tcBorders>
            <w:shd w:val="clear" w:color="auto" w:fill="auto"/>
            <w:noWrap/>
            <w:vAlign w:val="bottom"/>
            <w:hideMark/>
          </w:tcPr>
          <w:p w14:paraId="43F87A93" w14:textId="77777777" w:rsidR="005B0742" w:rsidRPr="005B0742" w:rsidRDefault="005B0742" w:rsidP="005B0742">
            <w:pPr>
              <w:rPr>
                <w:ins w:id="1003" w:author="Parks, Robbie M" w:date="2018-06-20T10:54:00Z"/>
                <w:rFonts w:eastAsia="Times New Roman"/>
                <w:color w:val="000000"/>
              </w:rPr>
            </w:pPr>
            <w:ins w:id="1004" w:author="Parks, Robbie M" w:date="2018-06-20T10:54:00Z">
              <w:r w:rsidRPr="005B0742">
                <w:rPr>
                  <w:rFonts w:eastAsia="Times New Roman"/>
                  <w:color w:val="000000"/>
                </w:rPr>
                <w:t>-0.7837</w:t>
              </w:r>
            </w:ins>
          </w:p>
        </w:tc>
        <w:tc>
          <w:tcPr>
            <w:tcW w:w="975" w:type="dxa"/>
            <w:tcBorders>
              <w:top w:val="nil"/>
              <w:left w:val="nil"/>
              <w:bottom w:val="nil"/>
              <w:right w:val="nil"/>
            </w:tcBorders>
            <w:shd w:val="clear" w:color="auto" w:fill="auto"/>
            <w:noWrap/>
            <w:vAlign w:val="bottom"/>
            <w:hideMark/>
          </w:tcPr>
          <w:p w14:paraId="2E83362A" w14:textId="77777777" w:rsidR="005B0742" w:rsidRPr="005B0742" w:rsidRDefault="005B0742" w:rsidP="005B0742">
            <w:pPr>
              <w:jc w:val="right"/>
              <w:rPr>
                <w:ins w:id="1005" w:author="Parks, Robbie M" w:date="2018-06-20T10:54:00Z"/>
                <w:rFonts w:eastAsia="Times New Roman"/>
                <w:color w:val="000000"/>
              </w:rPr>
            </w:pPr>
            <w:ins w:id="1006" w:author="Parks, Robbie M" w:date="2018-06-20T10:54:00Z">
              <w:r w:rsidRPr="005B0742">
                <w:rPr>
                  <w:rFonts w:eastAsia="Times New Roman"/>
                  <w:color w:val="000000"/>
                </w:rPr>
                <w:t>0.00</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7AC1BE26" w14:textId="77777777" w:rsidR="005B0742" w:rsidRPr="005B0742" w:rsidRDefault="005B0742" w:rsidP="005B0742">
            <w:pPr>
              <w:rPr>
                <w:ins w:id="1007" w:author="Parks, Robbie M" w:date="2018-06-20T10:54:00Z"/>
                <w:rFonts w:eastAsia="Times New Roman"/>
                <w:color w:val="000000"/>
              </w:rPr>
            </w:pPr>
            <w:ins w:id="1008"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75A8B049" w14:textId="77777777" w:rsidR="005B0742" w:rsidRPr="005B0742" w:rsidRDefault="005B0742" w:rsidP="005B0742">
            <w:pPr>
              <w:rPr>
                <w:ins w:id="1009" w:author="Parks, Robbie M" w:date="2018-06-20T10:54:00Z"/>
                <w:rFonts w:eastAsia="Times New Roman"/>
                <w:color w:val="000000"/>
              </w:rPr>
            </w:pPr>
            <w:ins w:id="101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37FE3B8" w14:textId="77777777" w:rsidR="005B0742" w:rsidRPr="005B0742" w:rsidRDefault="005B0742" w:rsidP="005B0742">
            <w:pPr>
              <w:rPr>
                <w:ins w:id="1011" w:author="Parks, Robbie M" w:date="2018-06-20T10:54:00Z"/>
                <w:rFonts w:eastAsia="Times New Roman"/>
                <w:color w:val="000000"/>
              </w:rPr>
            </w:pPr>
            <w:ins w:id="101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C4FE5C8" w14:textId="77777777" w:rsidR="005B0742" w:rsidRPr="005B0742" w:rsidRDefault="005B0742" w:rsidP="005B0742">
            <w:pPr>
              <w:rPr>
                <w:ins w:id="1013" w:author="Parks, Robbie M" w:date="2018-06-20T10:54:00Z"/>
                <w:rFonts w:eastAsia="Times New Roman"/>
                <w:color w:val="000000"/>
              </w:rPr>
            </w:pPr>
            <w:ins w:id="101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02EFEA0" w14:textId="77777777" w:rsidR="005B0742" w:rsidRPr="005B0742" w:rsidRDefault="005B0742" w:rsidP="005B0742">
            <w:pPr>
              <w:rPr>
                <w:ins w:id="1015" w:author="Parks, Robbie M" w:date="2018-06-20T10:54:00Z"/>
                <w:rFonts w:eastAsia="Times New Roman"/>
                <w:color w:val="000000"/>
              </w:rPr>
            </w:pPr>
            <w:ins w:id="101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5EB1938" w14:textId="77777777" w:rsidR="005B0742" w:rsidRPr="005B0742" w:rsidRDefault="005B0742" w:rsidP="005B0742">
            <w:pPr>
              <w:rPr>
                <w:ins w:id="1017" w:author="Parks, Robbie M" w:date="2018-06-20T10:54:00Z"/>
                <w:rFonts w:eastAsia="Times New Roman"/>
                <w:color w:val="000000"/>
              </w:rPr>
            </w:pPr>
            <w:ins w:id="101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7332BB3" w14:textId="77777777" w:rsidR="005B0742" w:rsidRPr="005B0742" w:rsidRDefault="005B0742" w:rsidP="005B0742">
            <w:pPr>
              <w:rPr>
                <w:ins w:id="1019" w:author="Parks, Robbie M" w:date="2018-06-20T10:54:00Z"/>
                <w:rFonts w:eastAsia="Times New Roman"/>
                <w:color w:val="000000"/>
              </w:rPr>
            </w:pPr>
            <w:ins w:id="102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12027E6" w14:textId="77777777" w:rsidR="005B0742" w:rsidRPr="005B0742" w:rsidRDefault="005B0742" w:rsidP="005B0742">
            <w:pPr>
              <w:rPr>
                <w:ins w:id="1021" w:author="Parks, Robbie M" w:date="2018-06-20T10:54:00Z"/>
                <w:rFonts w:eastAsia="Times New Roman"/>
                <w:color w:val="000000"/>
              </w:rPr>
            </w:pPr>
            <w:ins w:id="102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9A79365" w14:textId="77777777" w:rsidR="005B0742" w:rsidRPr="005B0742" w:rsidRDefault="005B0742" w:rsidP="005B0742">
            <w:pPr>
              <w:rPr>
                <w:ins w:id="1023" w:author="Parks, Robbie M" w:date="2018-06-20T10:54:00Z"/>
                <w:rFonts w:eastAsia="Times New Roman"/>
                <w:color w:val="000000"/>
              </w:rPr>
            </w:pPr>
            <w:ins w:id="102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CCE78D0" w14:textId="77777777" w:rsidR="005B0742" w:rsidRPr="005B0742" w:rsidRDefault="005B0742" w:rsidP="005B0742">
            <w:pPr>
              <w:rPr>
                <w:ins w:id="1025" w:author="Parks, Robbie M" w:date="2018-06-20T10:54:00Z"/>
                <w:rFonts w:eastAsia="Times New Roman"/>
                <w:color w:val="000000"/>
              </w:rPr>
            </w:pPr>
            <w:ins w:id="102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7FD856E" w14:textId="77777777" w:rsidR="005B0742" w:rsidRPr="005B0742" w:rsidRDefault="005B0742" w:rsidP="005B0742">
            <w:pPr>
              <w:rPr>
                <w:ins w:id="1027" w:author="Parks, Robbie M" w:date="2018-06-20T10:54:00Z"/>
                <w:rFonts w:eastAsia="Times New Roman"/>
                <w:color w:val="000000"/>
              </w:rPr>
            </w:pPr>
            <w:ins w:id="102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3F4737A" w14:textId="77777777" w:rsidR="005B0742" w:rsidRPr="005B0742" w:rsidRDefault="005B0742" w:rsidP="005B0742">
            <w:pPr>
              <w:rPr>
                <w:ins w:id="1029" w:author="Parks, Robbie M" w:date="2018-06-20T10:54:00Z"/>
                <w:rFonts w:eastAsia="Times New Roman"/>
                <w:color w:val="000000"/>
              </w:rPr>
            </w:pPr>
            <w:ins w:id="103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3FED0BB" w14:textId="77777777" w:rsidR="005B0742" w:rsidRPr="005B0742" w:rsidRDefault="005B0742" w:rsidP="005B0742">
            <w:pPr>
              <w:rPr>
                <w:ins w:id="1031" w:author="Parks, Robbie M" w:date="2018-06-20T10:54:00Z"/>
                <w:rFonts w:eastAsia="Times New Roman"/>
                <w:color w:val="000000"/>
              </w:rPr>
            </w:pPr>
            <w:ins w:id="103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19A85BB" w14:textId="77777777" w:rsidR="005B0742" w:rsidRPr="005B0742" w:rsidRDefault="005B0742" w:rsidP="005B0742">
            <w:pPr>
              <w:rPr>
                <w:ins w:id="1033" w:author="Parks, Robbie M" w:date="2018-06-20T10:54:00Z"/>
                <w:rFonts w:eastAsia="Times New Roman"/>
                <w:color w:val="000000"/>
              </w:rPr>
            </w:pPr>
            <w:ins w:id="103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0090AB5" w14:textId="77777777" w:rsidR="005B0742" w:rsidRPr="005B0742" w:rsidRDefault="005B0742" w:rsidP="005B0742">
            <w:pPr>
              <w:rPr>
                <w:ins w:id="1035" w:author="Parks, Robbie M" w:date="2018-06-20T10:54:00Z"/>
                <w:rFonts w:eastAsia="Times New Roman"/>
                <w:color w:val="000000"/>
              </w:rPr>
            </w:pPr>
            <w:ins w:id="103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5ECAF4D" w14:textId="77777777" w:rsidR="005B0742" w:rsidRPr="005B0742" w:rsidRDefault="005B0742" w:rsidP="005B0742">
            <w:pPr>
              <w:rPr>
                <w:ins w:id="1037" w:author="Parks, Robbie M" w:date="2018-06-20T10:54:00Z"/>
                <w:rFonts w:eastAsia="Times New Roman"/>
                <w:color w:val="000000"/>
              </w:rPr>
            </w:pPr>
            <w:ins w:id="103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40DE608" w14:textId="77777777" w:rsidR="005B0742" w:rsidRPr="005B0742" w:rsidRDefault="005B0742" w:rsidP="005B0742">
            <w:pPr>
              <w:rPr>
                <w:ins w:id="1039" w:author="Parks, Robbie M" w:date="2018-06-20T10:54:00Z"/>
                <w:rFonts w:eastAsia="Times New Roman"/>
                <w:color w:val="000000"/>
              </w:rPr>
            </w:pPr>
            <w:ins w:id="104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43E7835" w14:textId="77777777" w:rsidR="005B0742" w:rsidRPr="005B0742" w:rsidRDefault="005B0742" w:rsidP="005B0742">
            <w:pPr>
              <w:rPr>
                <w:ins w:id="1041" w:author="Parks, Robbie M" w:date="2018-06-20T10:54:00Z"/>
                <w:rFonts w:eastAsia="Times New Roman"/>
                <w:color w:val="000000"/>
              </w:rPr>
            </w:pPr>
            <w:ins w:id="1042" w:author="Parks, Robbie M" w:date="2018-06-20T10:54:00Z">
              <w:r w:rsidRPr="005B0742">
                <w:rPr>
                  <w:rFonts w:eastAsia="Times New Roman"/>
                  <w:color w:val="000000"/>
                </w:rPr>
                <w:t> </w:t>
              </w:r>
            </w:ins>
          </w:p>
        </w:tc>
      </w:tr>
      <w:tr w:rsidR="003C3886" w:rsidRPr="005B0742" w14:paraId="4900CEF1" w14:textId="77777777" w:rsidTr="00BE0CD3">
        <w:trPr>
          <w:trHeight w:val="320"/>
          <w:ins w:id="1043"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1DEF603F" w14:textId="77777777" w:rsidR="005B0742" w:rsidRPr="005B0742" w:rsidRDefault="005B0742" w:rsidP="005B0742">
            <w:pPr>
              <w:rPr>
                <w:ins w:id="1044" w:author="Parks, Robbie M" w:date="2018-06-20T10:54:00Z"/>
                <w:rFonts w:eastAsia="Times New Roman"/>
                <w:color w:val="000000"/>
              </w:rPr>
            </w:pPr>
            <w:ins w:id="1045" w:author="Parks, Robbie M" w:date="2018-06-20T10:54:00Z">
              <w:r w:rsidRPr="005B0742">
                <w:rPr>
                  <w:rFonts w:eastAsia="Times New Roman"/>
                  <w:color w:val="000000"/>
                </w:rPr>
                <w:t>15 to 24</w:t>
              </w:r>
            </w:ins>
          </w:p>
        </w:tc>
        <w:tc>
          <w:tcPr>
            <w:tcW w:w="2725" w:type="dxa"/>
            <w:tcBorders>
              <w:top w:val="nil"/>
              <w:left w:val="nil"/>
              <w:bottom w:val="nil"/>
              <w:right w:val="nil"/>
            </w:tcBorders>
            <w:shd w:val="clear" w:color="auto" w:fill="auto"/>
            <w:noWrap/>
            <w:vAlign w:val="bottom"/>
            <w:hideMark/>
          </w:tcPr>
          <w:p w14:paraId="034C0BDC" w14:textId="77777777" w:rsidR="005B0742" w:rsidRPr="005B0742" w:rsidRDefault="005B0742" w:rsidP="005B0742">
            <w:pPr>
              <w:rPr>
                <w:ins w:id="1046" w:author="Parks, Robbie M" w:date="2018-06-20T10:54:00Z"/>
                <w:rFonts w:eastAsia="Times New Roman"/>
                <w:color w:val="000000"/>
              </w:rPr>
            </w:pPr>
            <w:ins w:id="1047" w:author="Parks, Robbie M" w:date="2018-06-20T10:54:00Z">
              <w:r w:rsidRPr="005B0742">
                <w:rPr>
                  <w:rFonts w:eastAsia="Times New Roman"/>
                  <w:color w:val="000000"/>
                </w:rPr>
                <w:t>-0.7475</w:t>
              </w:r>
            </w:ins>
          </w:p>
        </w:tc>
        <w:tc>
          <w:tcPr>
            <w:tcW w:w="975" w:type="dxa"/>
            <w:tcBorders>
              <w:top w:val="nil"/>
              <w:left w:val="nil"/>
              <w:bottom w:val="nil"/>
              <w:right w:val="nil"/>
            </w:tcBorders>
            <w:shd w:val="clear" w:color="auto" w:fill="auto"/>
            <w:noWrap/>
            <w:vAlign w:val="bottom"/>
            <w:hideMark/>
          </w:tcPr>
          <w:p w14:paraId="176FA887" w14:textId="77777777" w:rsidR="005B0742" w:rsidRPr="005B0742" w:rsidRDefault="005B0742" w:rsidP="005B0742">
            <w:pPr>
              <w:jc w:val="right"/>
              <w:rPr>
                <w:ins w:id="1048" w:author="Parks, Robbie M" w:date="2018-06-20T10:54:00Z"/>
                <w:rFonts w:eastAsia="Times New Roman"/>
                <w:color w:val="000000"/>
              </w:rPr>
            </w:pPr>
            <w:ins w:id="1049" w:author="Parks, Robbie M" w:date="2018-06-20T10:54:00Z">
              <w:r w:rsidRPr="005B0742">
                <w:rPr>
                  <w:rFonts w:eastAsia="Times New Roman"/>
                  <w:color w:val="000000"/>
                </w:rPr>
                <w:t>0.00</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31A0FFF7" w14:textId="77777777" w:rsidR="005B0742" w:rsidRPr="005B0742" w:rsidRDefault="005B0742" w:rsidP="005B0742">
            <w:pPr>
              <w:rPr>
                <w:ins w:id="1050" w:author="Parks, Robbie M" w:date="2018-06-20T10:54:00Z"/>
                <w:rFonts w:eastAsia="Times New Roman"/>
                <w:color w:val="000000"/>
              </w:rPr>
            </w:pPr>
            <w:ins w:id="1051"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088864B3" w14:textId="77777777" w:rsidR="005B0742" w:rsidRPr="005B0742" w:rsidRDefault="005B0742" w:rsidP="005B0742">
            <w:pPr>
              <w:rPr>
                <w:ins w:id="1052" w:author="Parks, Robbie M" w:date="2018-06-20T10:54:00Z"/>
                <w:rFonts w:eastAsia="Times New Roman"/>
                <w:color w:val="000000"/>
              </w:rPr>
            </w:pPr>
            <w:ins w:id="105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38BE2D1" w14:textId="77777777" w:rsidR="005B0742" w:rsidRPr="005B0742" w:rsidRDefault="005B0742" w:rsidP="005B0742">
            <w:pPr>
              <w:rPr>
                <w:ins w:id="1054" w:author="Parks, Robbie M" w:date="2018-06-20T10:54:00Z"/>
                <w:rFonts w:eastAsia="Times New Roman"/>
                <w:color w:val="000000"/>
              </w:rPr>
            </w:pPr>
            <w:ins w:id="105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8896A2E" w14:textId="77777777" w:rsidR="005B0742" w:rsidRPr="005B0742" w:rsidRDefault="005B0742" w:rsidP="005B0742">
            <w:pPr>
              <w:rPr>
                <w:ins w:id="1056" w:author="Parks, Robbie M" w:date="2018-06-20T10:54:00Z"/>
                <w:rFonts w:eastAsia="Times New Roman"/>
                <w:color w:val="000000"/>
              </w:rPr>
            </w:pPr>
            <w:ins w:id="105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ABB4319" w14:textId="77777777" w:rsidR="005B0742" w:rsidRPr="005B0742" w:rsidRDefault="005B0742" w:rsidP="005B0742">
            <w:pPr>
              <w:rPr>
                <w:ins w:id="1058" w:author="Parks, Robbie M" w:date="2018-06-20T10:54:00Z"/>
                <w:rFonts w:eastAsia="Times New Roman"/>
                <w:color w:val="000000"/>
              </w:rPr>
            </w:pPr>
            <w:ins w:id="105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D09EE7F" w14:textId="77777777" w:rsidR="005B0742" w:rsidRPr="005B0742" w:rsidRDefault="005B0742" w:rsidP="005B0742">
            <w:pPr>
              <w:rPr>
                <w:ins w:id="1060" w:author="Parks, Robbie M" w:date="2018-06-20T10:54:00Z"/>
                <w:rFonts w:eastAsia="Times New Roman"/>
                <w:color w:val="000000"/>
              </w:rPr>
            </w:pPr>
            <w:ins w:id="106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10F64DD" w14:textId="77777777" w:rsidR="005B0742" w:rsidRPr="005B0742" w:rsidRDefault="005B0742" w:rsidP="005B0742">
            <w:pPr>
              <w:rPr>
                <w:ins w:id="1062" w:author="Parks, Robbie M" w:date="2018-06-20T10:54:00Z"/>
                <w:rFonts w:eastAsia="Times New Roman"/>
                <w:color w:val="000000"/>
              </w:rPr>
            </w:pPr>
            <w:ins w:id="106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69D4D53" w14:textId="77777777" w:rsidR="005B0742" w:rsidRPr="005B0742" w:rsidRDefault="005B0742" w:rsidP="005B0742">
            <w:pPr>
              <w:rPr>
                <w:ins w:id="1064" w:author="Parks, Robbie M" w:date="2018-06-20T10:54:00Z"/>
                <w:rFonts w:eastAsia="Times New Roman"/>
                <w:color w:val="000000"/>
              </w:rPr>
            </w:pPr>
            <w:ins w:id="106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BAC373A" w14:textId="77777777" w:rsidR="005B0742" w:rsidRPr="005B0742" w:rsidRDefault="005B0742" w:rsidP="005B0742">
            <w:pPr>
              <w:rPr>
                <w:ins w:id="1066" w:author="Parks, Robbie M" w:date="2018-06-20T10:54:00Z"/>
                <w:rFonts w:eastAsia="Times New Roman"/>
                <w:color w:val="000000"/>
              </w:rPr>
            </w:pPr>
            <w:ins w:id="106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8CF9040" w14:textId="77777777" w:rsidR="005B0742" w:rsidRPr="005B0742" w:rsidRDefault="005B0742" w:rsidP="005B0742">
            <w:pPr>
              <w:rPr>
                <w:ins w:id="1068" w:author="Parks, Robbie M" w:date="2018-06-20T10:54:00Z"/>
                <w:rFonts w:eastAsia="Times New Roman"/>
                <w:color w:val="000000"/>
              </w:rPr>
            </w:pPr>
            <w:ins w:id="106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DDDBB78" w14:textId="77777777" w:rsidR="005B0742" w:rsidRPr="005B0742" w:rsidRDefault="005B0742" w:rsidP="005B0742">
            <w:pPr>
              <w:rPr>
                <w:ins w:id="1070" w:author="Parks, Robbie M" w:date="2018-06-20T10:54:00Z"/>
                <w:rFonts w:eastAsia="Times New Roman"/>
                <w:color w:val="000000"/>
              </w:rPr>
            </w:pPr>
            <w:ins w:id="107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E6DCAB9" w14:textId="77777777" w:rsidR="005B0742" w:rsidRPr="005B0742" w:rsidRDefault="005B0742" w:rsidP="005B0742">
            <w:pPr>
              <w:rPr>
                <w:ins w:id="1072" w:author="Parks, Robbie M" w:date="2018-06-20T10:54:00Z"/>
                <w:rFonts w:eastAsia="Times New Roman"/>
                <w:color w:val="000000"/>
              </w:rPr>
            </w:pPr>
            <w:ins w:id="107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5071D22" w14:textId="77777777" w:rsidR="005B0742" w:rsidRPr="005B0742" w:rsidRDefault="005B0742" w:rsidP="005B0742">
            <w:pPr>
              <w:rPr>
                <w:ins w:id="1074" w:author="Parks, Robbie M" w:date="2018-06-20T10:54:00Z"/>
                <w:rFonts w:eastAsia="Times New Roman"/>
                <w:color w:val="000000"/>
              </w:rPr>
            </w:pPr>
            <w:ins w:id="107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CF579FF" w14:textId="77777777" w:rsidR="005B0742" w:rsidRPr="005B0742" w:rsidRDefault="005B0742" w:rsidP="005B0742">
            <w:pPr>
              <w:rPr>
                <w:ins w:id="1076" w:author="Parks, Robbie M" w:date="2018-06-20T10:54:00Z"/>
                <w:rFonts w:eastAsia="Times New Roman"/>
                <w:color w:val="000000"/>
              </w:rPr>
            </w:pPr>
            <w:ins w:id="107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055DA8B" w14:textId="77777777" w:rsidR="005B0742" w:rsidRPr="005B0742" w:rsidRDefault="005B0742" w:rsidP="005B0742">
            <w:pPr>
              <w:rPr>
                <w:ins w:id="1078" w:author="Parks, Robbie M" w:date="2018-06-20T10:54:00Z"/>
                <w:rFonts w:eastAsia="Times New Roman"/>
                <w:color w:val="000000"/>
              </w:rPr>
            </w:pPr>
            <w:ins w:id="107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8ADD519" w14:textId="77777777" w:rsidR="005B0742" w:rsidRPr="005B0742" w:rsidRDefault="005B0742" w:rsidP="005B0742">
            <w:pPr>
              <w:rPr>
                <w:ins w:id="1080" w:author="Parks, Robbie M" w:date="2018-06-20T10:54:00Z"/>
                <w:rFonts w:eastAsia="Times New Roman"/>
                <w:color w:val="000000"/>
              </w:rPr>
            </w:pPr>
            <w:ins w:id="108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FD4E84F" w14:textId="77777777" w:rsidR="005B0742" w:rsidRPr="005B0742" w:rsidRDefault="005B0742" w:rsidP="005B0742">
            <w:pPr>
              <w:rPr>
                <w:ins w:id="1082" w:author="Parks, Robbie M" w:date="2018-06-20T10:54:00Z"/>
                <w:rFonts w:eastAsia="Times New Roman"/>
                <w:color w:val="000000"/>
              </w:rPr>
            </w:pPr>
            <w:ins w:id="108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5E122CD" w14:textId="77777777" w:rsidR="005B0742" w:rsidRPr="005B0742" w:rsidRDefault="005B0742" w:rsidP="005B0742">
            <w:pPr>
              <w:rPr>
                <w:ins w:id="1084" w:author="Parks, Robbie M" w:date="2018-06-20T10:54:00Z"/>
                <w:rFonts w:eastAsia="Times New Roman"/>
                <w:color w:val="000000"/>
              </w:rPr>
            </w:pPr>
            <w:ins w:id="1085" w:author="Parks, Robbie M" w:date="2018-06-20T10:54:00Z">
              <w:r w:rsidRPr="005B0742">
                <w:rPr>
                  <w:rFonts w:eastAsia="Times New Roman"/>
                  <w:color w:val="000000"/>
                </w:rPr>
                <w:t> </w:t>
              </w:r>
            </w:ins>
          </w:p>
        </w:tc>
      </w:tr>
      <w:tr w:rsidR="003C3886" w:rsidRPr="005B0742" w14:paraId="07EBED6A" w14:textId="77777777" w:rsidTr="00BE0CD3">
        <w:trPr>
          <w:trHeight w:val="320"/>
          <w:ins w:id="1086"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F0FBD6E" w14:textId="77777777" w:rsidR="005B0742" w:rsidRPr="005B0742" w:rsidRDefault="005B0742" w:rsidP="005B0742">
            <w:pPr>
              <w:rPr>
                <w:ins w:id="1087" w:author="Parks, Robbie M" w:date="2018-06-20T10:54:00Z"/>
                <w:rFonts w:eastAsia="Times New Roman"/>
                <w:color w:val="000000"/>
              </w:rPr>
            </w:pPr>
            <w:ins w:id="1088" w:author="Parks, Robbie M" w:date="2018-06-20T10:54:00Z">
              <w:r w:rsidRPr="005B0742">
                <w:rPr>
                  <w:rFonts w:eastAsia="Times New Roman"/>
                  <w:color w:val="000000"/>
                </w:rPr>
                <w:t>25 to 34</w:t>
              </w:r>
            </w:ins>
          </w:p>
        </w:tc>
        <w:tc>
          <w:tcPr>
            <w:tcW w:w="2725" w:type="dxa"/>
            <w:tcBorders>
              <w:top w:val="nil"/>
              <w:left w:val="nil"/>
              <w:bottom w:val="nil"/>
              <w:right w:val="nil"/>
            </w:tcBorders>
            <w:shd w:val="clear" w:color="auto" w:fill="auto"/>
            <w:noWrap/>
            <w:vAlign w:val="bottom"/>
            <w:hideMark/>
          </w:tcPr>
          <w:p w14:paraId="59E3028C" w14:textId="77777777" w:rsidR="005B0742" w:rsidRPr="005B0742" w:rsidRDefault="005B0742" w:rsidP="005B0742">
            <w:pPr>
              <w:rPr>
                <w:ins w:id="1089" w:author="Parks, Robbie M" w:date="2018-06-20T10:54:00Z"/>
                <w:rFonts w:eastAsia="Times New Roman"/>
                <w:color w:val="000000"/>
              </w:rPr>
            </w:pPr>
            <w:ins w:id="1090" w:author="Parks, Robbie M" w:date="2018-06-20T10:54:00Z">
              <w:r w:rsidRPr="005B0742">
                <w:rPr>
                  <w:rFonts w:eastAsia="Times New Roman"/>
                  <w:color w:val="000000"/>
                </w:rPr>
                <w:t>-0.2203</w:t>
              </w:r>
            </w:ins>
          </w:p>
        </w:tc>
        <w:tc>
          <w:tcPr>
            <w:tcW w:w="975" w:type="dxa"/>
            <w:tcBorders>
              <w:top w:val="nil"/>
              <w:left w:val="nil"/>
              <w:bottom w:val="nil"/>
              <w:right w:val="nil"/>
            </w:tcBorders>
            <w:shd w:val="clear" w:color="auto" w:fill="auto"/>
            <w:noWrap/>
            <w:vAlign w:val="bottom"/>
            <w:hideMark/>
          </w:tcPr>
          <w:p w14:paraId="74E589AD" w14:textId="77777777" w:rsidR="005B0742" w:rsidRPr="005B0742" w:rsidRDefault="005B0742" w:rsidP="005B0742">
            <w:pPr>
              <w:jc w:val="right"/>
              <w:rPr>
                <w:ins w:id="1091" w:author="Parks, Robbie M" w:date="2018-06-20T10:54:00Z"/>
                <w:rFonts w:eastAsia="Times New Roman"/>
                <w:color w:val="000000"/>
              </w:rPr>
            </w:pPr>
            <w:ins w:id="1092" w:author="Parks, Robbie M" w:date="2018-06-20T10:54:00Z">
              <w:r w:rsidRPr="005B0742">
                <w:rPr>
                  <w:rFonts w:eastAsia="Times New Roman"/>
                  <w:color w:val="000000"/>
                </w:rPr>
                <w:t>0.03</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24DFA35E" w14:textId="77777777" w:rsidR="005B0742" w:rsidRPr="005B0742" w:rsidRDefault="005B0742" w:rsidP="005B0742">
            <w:pPr>
              <w:rPr>
                <w:ins w:id="1093" w:author="Parks, Robbie M" w:date="2018-06-20T10:54:00Z"/>
                <w:rFonts w:eastAsia="Times New Roman"/>
                <w:color w:val="000000"/>
              </w:rPr>
            </w:pPr>
            <w:ins w:id="1094"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328B07D2" w14:textId="77777777" w:rsidR="005B0742" w:rsidRPr="005B0742" w:rsidRDefault="005B0742" w:rsidP="005B0742">
            <w:pPr>
              <w:rPr>
                <w:ins w:id="1095" w:author="Parks, Robbie M" w:date="2018-06-20T10:54:00Z"/>
                <w:rFonts w:eastAsia="Times New Roman"/>
                <w:color w:val="000000"/>
              </w:rPr>
            </w:pPr>
            <w:ins w:id="109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AB7BF62" w14:textId="77777777" w:rsidR="005B0742" w:rsidRPr="005B0742" w:rsidRDefault="005B0742" w:rsidP="005B0742">
            <w:pPr>
              <w:rPr>
                <w:ins w:id="1097" w:author="Parks, Robbie M" w:date="2018-06-20T10:54:00Z"/>
                <w:rFonts w:eastAsia="Times New Roman"/>
                <w:color w:val="000000"/>
              </w:rPr>
            </w:pPr>
            <w:ins w:id="109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635E001" w14:textId="77777777" w:rsidR="005B0742" w:rsidRPr="005B0742" w:rsidRDefault="005B0742" w:rsidP="005B0742">
            <w:pPr>
              <w:rPr>
                <w:ins w:id="1099" w:author="Parks, Robbie M" w:date="2018-06-20T10:54:00Z"/>
                <w:rFonts w:eastAsia="Times New Roman"/>
                <w:color w:val="000000"/>
              </w:rPr>
            </w:pPr>
            <w:ins w:id="110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BDF5231" w14:textId="77777777" w:rsidR="005B0742" w:rsidRPr="005B0742" w:rsidRDefault="005B0742" w:rsidP="005B0742">
            <w:pPr>
              <w:rPr>
                <w:ins w:id="1101" w:author="Parks, Robbie M" w:date="2018-06-20T10:54:00Z"/>
                <w:rFonts w:eastAsia="Times New Roman"/>
                <w:color w:val="000000"/>
              </w:rPr>
            </w:pPr>
            <w:ins w:id="110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160F4BF" w14:textId="77777777" w:rsidR="005B0742" w:rsidRPr="005B0742" w:rsidRDefault="005B0742" w:rsidP="005B0742">
            <w:pPr>
              <w:rPr>
                <w:ins w:id="1103" w:author="Parks, Robbie M" w:date="2018-06-20T10:54:00Z"/>
                <w:rFonts w:eastAsia="Times New Roman"/>
                <w:color w:val="000000"/>
              </w:rPr>
            </w:pPr>
            <w:ins w:id="110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F9A2025" w14:textId="77777777" w:rsidR="005B0742" w:rsidRPr="005B0742" w:rsidRDefault="005B0742" w:rsidP="005B0742">
            <w:pPr>
              <w:rPr>
                <w:ins w:id="1105" w:author="Parks, Robbie M" w:date="2018-06-20T10:54:00Z"/>
                <w:rFonts w:eastAsia="Times New Roman"/>
                <w:color w:val="000000"/>
              </w:rPr>
            </w:pPr>
            <w:ins w:id="110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6D026B4" w14:textId="77777777" w:rsidR="005B0742" w:rsidRPr="005B0742" w:rsidRDefault="005B0742" w:rsidP="005B0742">
            <w:pPr>
              <w:rPr>
                <w:ins w:id="1107" w:author="Parks, Robbie M" w:date="2018-06-20T10:54:00Z"/>
                <w:rFonts w:eastAsia="Times New Roman"/>
                <w:color w:val="000000"/>
              </w:rPr>
            </w:pPr>
            <w:ins w:id="110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A697338" w14:textId="77777777" w:rsidR="005B0742" w:rsidRPr="005B0742" w:rsidRDefault="005B0742" w:rsidP="005B0742">
            <w:pPr>
              <w:rPr>
                <w:ins w:id="1109" w:author="Parks, Robbie M" w:date="2018-06-20T10:54:00Z"/>
                <w:rFonts w:eastAsia="Times New Roman"/>
                <w:color w:val="000000"/>
              </w:rPr>
            </w:pPr>
            <w:ins w:id="111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A763583" w14:textId="77777777" w:rsidR="005B0742" w:rsidRPr="005B0742" w:rsidRDefault="005B0742" w:rsidP="005B0742">
            <w:pPr>
              <w:rPr>
                <w:ins w:id="1111" w:author="Parks, Robbie M" w:date="2018-06-20T10:54:00Z"/>
                <w:rFonts w:eastAsia="Times New Roman"/>
                <w:color w:val="000000"/>
              </w:rPr>
            </w:pPr>
            <w:ins w:id="111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3EFBA54" w14:textId="77777777" w:rsidR="005B0742" w:rsidRPr="005B0742" w:rsidRDefault="005B0742" w:rsidP="005B0742">
            <w:pPr>
              <w:rPr>
                <w:ins w:id="1113" w:author="Parks, Robbie M" w:date="2018-06-20T10:54:00Z"/>
                <w:rFonts w:eastAsia="Times New Roman"/>
                <w:color w:val="000000"/>
              </w:rPr>
            </w:pPr>
            <w:ins w:id="111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ECC1D40" w14:textId="77777777" w:rsidR="005B0742" w:rsidRPr="005B0742" w:rsidRDefault="005B0742" w:rsidP="005B0742">
            <w:pPr>
              <w:rPr>
                <w:ins w:id="1115" w:author="Parks, Robbie M" w:date="2018-06-20T10:54:00Z"/>
                <w:rFonts w:eastAsia="Times New Roman"/>
                <w:color w:val="000000"/>
              </w:rPr>
            </w:pPr>
            <w:ins w:id="111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78B204D" w14:textId="77777777" w:rsidR="005B0742" w:rsidRPr="005B0742" w:rsidRDefault="005B0742" w:rsidP="005B0742">
            <w:pPr>
              <w:rPr>
                <w:ins w:id="1117" w:author="Parks, Robbie M" w:date="2018-06-20T10:54:00Z"/>
                <w:rFonts w:eastAsia="Times New Roman"/>
                <w:color w:val="000000"/>
              </w:rPr>
            </w:pPr>
            <w:ins w:id="111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F631426" w14:textId="77777777" w:rsidR="005B0742" w:rsidRPr="005B0742" w:rsidRDefault="005B0742" w:rsidP="005B0742">
            <w:pPr>
              <w:rPr>
                <w:ins w:id="1119" w:author="Parks, Robbie M" w:date="2018-06-20T10:54:00Z"/>
                <w:rFonts w:eastAsia="Times New Roman"/>
                <w:color w:val="000000"/>
              </w:rPr>
            </w:pPr>
            <w:ins w:id="112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708B81F" w14:textId="77777777" w:rsidR="005B0742" w:rsidRPr="005B0742" w:rsidRDefault="005B0742" w:rsidP="005B0742">
            <w:pPr>
              <w:rPr>
                <w:ins w:id="1121" w:author="Parks, Robbie M" w:date="2018-06-20T10:54:00Z"/>
                <w:rFonts w:eastAsia="Times New Roman"/>
                <w:color w:val="000000"/>
              </w:rPr>
            </w:pPr>
            <w:ins w:id="112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48C2738" w14:textId="77777777" w:rsidR="005B0742" w:rsidRPr="005B0742" w:rsidRDefault="005B0742" w:rsidP="005B0742">
            <w:pPr>
              <w:rPr>
                <w:ins w:id="1123" w:author="Parks, Robbie M" w:date="2018-06-20T10:54:00Z"/>
                <w:rFonts w:eastAsia="Times New Roman"/>
                <w:color w:val="000000"/>
              </w:rPr>
            </w:pPr>
            <w:ins w:id="112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FC984C2" w14:textId="77777777" w:rsidR="005B0742" w:rsidRPr="005B0742" w:rsidRDefault="005B0742" w:rsidP="005B0742">
            <w:pPr>
              <w:rPr>
                <w:ins w:id="1125" w:author="Parks, Robbie M" w:date="2018-06-20T10:54:00Z"/>
                <w:rFonts w:eastAsia="Times New Roman"/>
                <w:color w:val="000000"/>
              </w:rPr>
            </w:pPr>
            <w:ins w:id="112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0F6D23B" w14:textId="77777777" w:rsidR="005B0742" w:rsidRPr="005B0742" w:rsidRDefault="005B0742" w:rsidP="005B0742">
            <w:pPr>
              <w:rPr>
                <w:ins w:id="1127" w:author="Parks, Robbie M" w:date="2018-06-20T10:54:00Z"/>
                <w:rFonts w:eastAsia="Times New Roman"/>
                <w:color w:val="000000"/>
              </w:rPr>
            </w:pPr>
            <w:ins w:id="1128" w:author="Parks, Robbie M" w:date="2018-06-20T10:54:00Z">
              <w:r w:rsidRPr="005B0742">
                <w:rPr>
                  <w:rFonts w:eastAsia="Times New Roman"/>
                  <w:color w:val="000000"/>
                </w:rPr>
                <w:t> </w:t>
              </w:r>
            </w:ins>
          </w:p>
        </w:tc>
      </w:tr>
      <w:tr w:rsidR="003C3886" w:rsidRPr="005B0742" w14:paraId="29FC7E08" w14:textId="77777777" w:rsidTr="00BE0CD3">
        <w:trPr>
          <w:trHeight w:val="320"/>
          <w:ins w:id="1129"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00FFB608" w14:textId="77777777" w:rsidR="005B0742" w:rsidRPr="005B0742" w:rsidRDefault="005B0742" w:rsidP="005B0742">
            <w:pPr>
              <w:rPr>
                <w:ins w:id="1130" w:author="Parks, Robbie M" w:date="2018-06-20T10:54:00Z"/>
                <w:rFonts w:eastAsia="Times New Roman"/>
                <w:color w:val="000000"/>
              </w:rPr>
            </w:pPr>
            <w:ins w:id="1131" w:author="Parks, Robbie M" w:date="2018-06-20T10:54:00Z">
              <w:r w:rsidRPr="005B0742">
                <w:rPr>
                  <w:rFonts w:eastAsia="Times New Roman"/>
                  <w:color w:val="000000"/>
                </w:rPr>
                <w:t>35 to 44</w:t>
              </w:r>
            </w:ins>
          </w:p>
        </w:tc>
        <w:tc>
          <w:tcPr>
            <w:tcW w:w="2725" w:type="dxa"/>
            <w:tcBorders>
              <w:top w:val="nil"/>
              <w:left w:val="nil"/>
              <w:bottom w:val="nil"/>
              <w:right w:val="nil"/>
            </w:tcBorders>
            <w:shd w:val="clear" w:color="auto" w:fill="auto"/>
            <w:noWrap/>
            <w:vAlign w:val="bottom"/>
            <w:hideMark/>
          </w:tcPr>
          <w:p w14:paraId="6CF6FF0F" w14:textId="77777777" w:rsidR="005B0742" w:rsidRPr="005B0742" w:rsidRDefault="005B0742" w:rsidP="005B0742">
            <w:pPr>
              <w:rPr>
                <w:ins w:id="1132" w:author="Parks, Robbie M" w:date="2018-06-20T10:54:00Z"/>
                <w:rFonts w:eastAsia="Times New Roman"/>
                <w:color w:val="000000"/>
              </w:rPr>
            </w:pPr>
            <w:ins w:id="1133" w:author="Parks, Robbie M" w:date="2018-06-20T10:54:00Z">
              <w:r w:rsidRPr="005B0742">
                <w:rPr>
                  <w:rFonts w:eastAsia="Times New Roman"/>
                  <w:color w:val="000000"/>
                </w:rPr>
                <w:t>-0.0266</w:t>
              </w:r>
            </w:ins>
          </w:p>
        </w:tc>
        <w:tc>
          <w:tcPr>
            <w:tcW w:w="975" w:type="dxa"/>
            <w:tcBorders>
              <w:top w:val="nil"/>
              <w:left w:val="nil"/>
              <w:bottom w:val="nil"/>
              <w:right w:val="nil"/>
            </w:tcBorders>
            <w:shd w:val="clear" w:color="auto" w:fill="auto"/>
            <w:noWrap/>
            <w:vAlign w:val="bottom"/>
            <w:hideMark/>
          </w:tcPr>
          <w:p w14:paraId="5AA3DE75" w14:textId="77777777" w:rsidR="005B0742" w:rsidRPr="005B0742" w:rsidRDefault="005B0742" w:rsidP="005B0742">
            <w:pPr>
              <w:jc w:val="right"/>
              <w:rPr>
                <w:ins w:id="1134" w:author="Parks, Robbie M" w:date="2018-06-20T10:54:00Z"/>
                <w:rFonts w:eastAsia="Times New Roman"/>
                <w:color w:val="000000"/>
              </w:rPr>
            </w:pPr>
            <w:ins w:id="1135" w:author="Parks, Robbie M" w:date="2018-06-20T10:54:00Z">
              <w:r w:rsidRPr="005B0742">
                <w:rPr>
                  <w:rFonts w:eastAsia="Times New Roman"/>
                  <w:color w:val="000000"/>
                </w:rPr>
                <w:t>0.72</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5B9A0532" w14:textId="77777777" w:rsidR="005B0742" w:rsidRPr="005B0742" w:rsidRDefault="005B0742" w:rsidP="005B0742">
            <w:pPr>
              <w:rPr>
                <w:ins w:id="1136" w:author="Parks, Robbie M" w:date="2018-06-20T10:54:00Z"/>
                <w:rFonts w:eastAsia="Times New Roman"/>
                <w:color w:val="000000"/>
              </w:rPr>
            </w:pPr>
            <w:ins w:id="1137"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3EC62F13" w14:textId="77777777" w:rsidR="005B0742" w:rsidRPr="005B0742" w:rsidRDefault="005B0742" w:rsidP="005B0742">
            <w:pPr>
              <w:rPr>
                <w:ins w:id="1138" w:author="Parks, Robbie M" w:date="2018-06-20T10:54:00Z"/>
                <w:rFonts w:eastAsia="Times New Roman"/>
                <w:color w:val="000000"/>
              </w:rPr>
            </w:pPr>
            <w:ins w:id="113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408B28F" w14:textId="77777777" w:rsidR="005B0742" w:rsidRPr="005B0742" w:rsidRDefault="005B0742" w:rsidP="005B0742">
            <w:pPr>
              <w:rPr>
                <w:ins w:id="1140" w:author="Parks, Robbie M" w:date="2018-06-20T10:54:00Z"/>
                <w:rFonts w:eastAsia="Times New Roman"/>
                <w:color w:val="000000"/>
              </w:rPr>
            </w:pPr>
            <w:ins w:id="114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CB6FCCD" w14:textId="77777777" w:rsidR="005B0742" w:rsidRPr="005B0742" w:rsidRDefault="005B0742" w:rsidP="005B0742">
            <w:pPr>
              <w:rPr>
                <w:ins w:id="1142" w:author="Parks, Robbie M" w:date="2018-06-20T10:54:00Z"/>
                <w:rFonts w:eastAsia="Times New Roman"/>
                <w:color w:val="000000"/>
              </w:rPr>
            </w:pPr>
            <w:ins w:id="114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30D310B" w14:textId="77777777" w:rsidR="005B0742" w:rsidRPr="005B0742" w:rsidRDefault="005B0742" w:rsidP="005B0742">
            <w:pPr>
              <w:rPr>
                <w:ins w:id="1144" w:author="Parks, Robbie M" w:date="2018-06-20T10:54:00Z"/>
                <w:rFonts w:eastAsia="Times New Roman"/>
                <w:color w:val="000000"/>
              </w:rPr>
            </w:pPr>
            <w:ins w:id="114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C1F547A" w14:textId="77777777" w:rsidR="005B0742" w:rsidRPr="005B0742" w:rsidRDefault="005B0742" w:rsidP="005B0742">
            <w:pPr>
              <w:rPr>
                <w:ins w:id="1146" w:author="Parks, Robbie M" w:date="2018-06-20T10:54:00Z"/>
                <w:rFonts w:eastAsia="Times New Roman"/>
                <w:color w:val="000000"/>
              </w:rPr>
            </w:pPr>
            <w:ins w:id="114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8F8B23A" w14:textId="77777777" w:rsidR="005B0742" w:rsidRPr="005B0742" w:rsidRDefault="005B0742" w:rsidP="005B0742">
            <w:pPr>
              <w:rPr>
                <w:ins w:id="1148" w:author="Parks, Robbie M" w:date="2018-06-20T10:54:00Z"/>
                <w:rFonts w:eastAsia="Times New Roman"/>
                <w:color w:val="000000"/>
              </w:rPr>
            </w:pPr>
            <w:ins w:id="114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7DA0FBF" w14:textId="77777777" w:rsidR="005B0742" w:rsidRPr="005B0742" w:rsidRDefault="005B0742" w:rsidP="005B0742">
            <w:pPr>
              <w:rPr>
                <w:ins w:id="1150" w:author="Parks, Robbie M" w:date="2018-06-20T10:54:00Z"/>
                <w:rFonts w:eastAsia="Times New Roman"/>
                <w:color w:val="000000"/>
              </w:rPr>
            </w:pPr>
            <w:ins w:id="115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39AE077" w14:textId="77777777" w:rsidR="005B0742" w:rsidRPr="005B0742" w:rsidRDefault="005B0742" w:rsidP="005B0742">
            <w:pPr>
              <w:rPr>
                <w:ins w:id="1152" w:author="Parks, Robbie M" w:date="2018-06-20T10:54:00Z"/>
                <w:rFonts w:eastAsia="Times New Roman"/>
                <w:color w:val="000000"/>
              </w:rPr>
            </w:pPr>
            <w:ins w:id="115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7A1F30C" w14:textId="77777777" w:rsidR="005B0742" w:rsidRPr="005B0742" w:rsidRDefault="005B0742" w:rsidP="005B0742">
            <w:pPr>
              <w:rPr>
                <w:ins w:id="1154" w:author="Parks, Robbie M" w:date="2018-06-20T10:54:00Z"/>
                <w:rFonts w:eastAsia="Times New Roman"/>
                <w:color w:val="000000"/>
              </w:rPr>
            </w:pPr>
            <w:ins w:id="115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AF5E794" w14:textId="77777777" w:rsidR="005B0742" w:rsidRPr="005B0742" w:rsidRDefault="005B0742" w:rsidP="005B0742">
            <w:pPr>
              <w:rPr>
                <w:ins w:id="1156" w:author="Parks, Robbie M" w:date="2018-06-20T10:54:00Z"/>
                <w:rFonts w:eastAsia="Times New Roman"/>
                <w:color w:val="000000"/>
              </w:rPr>
            </w:pPr>
            <w:ins w:id="115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6C1F8E7" w14:textId="77777777" w:rsidR="005B0742" w:rsidRPr="005B0742" w:rsidRDefault="005B0742" w:rsidP="005B0742">
            <w:pPr>
              <w:rPr>
                <w:ins w:id="1158" w:author="Parks, Robbie M" w:date="2018-06-20T10:54:00Z"/>
                <w:rFonts w:eastAsia="Times New Roman"/>
                <w:color w:val="000000"/>
              </w:rPr>
            </w:pPr>
            <w:ins w:id="115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A766B1D" w14:textId="77777777" w:rsidR="005B0742" w:rsidRPr="005B0742" w:rsidRDefault="005B0742" w:rsidP="005B0742">
            <w:pPr>
              <w:rPr>
                <w:ins w:id="1160" w:author="Parks, Robbie M" w:date="2018-06-20T10:54:00Z"/>
                <w:rFonts w:eastAsia="Times New Roman"/>
                <w:color w:val="000000"/>
              </w:rPr>
            </w:pPr>
            <w:ins w:id="116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BF83664" w14:textId="77777777" w:rsidR="005B0742" w:rsidRPr="005B0742" w:rsidRDefault="005B0742" w:rsidP="005B0742">
            <w:pPr>
              <w:rPr>
                <w:ins w:id="1162" w:author="Parks, Robbie M" w:date="2018-06-20T10:54:00Z"/>
                <w:rFonts w:eastAsia="Times New Roman"/>
                <w:color w:val="000000"/>
              </w:rPr>
            </w:pPr>
            <w:ins w:id="116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C4B61BB" w14:textId="77777777" w:rsidR="005B0742" w:rsidRPr="005B0742" w:rsidRDefault="005B0742" w:rsidP="005B0742">
            <w:pPr>
              <w:rPr>
                <w:ins w:id="1164" w:author="Parks, Robbie M" w:date="2018-06-20T10:54:00Z"/>
                <w:rFonts w:eastAsia="Times New Roman"/>
                <w:color w:val="000000"/>
              </w:rPr>
            </w:pPr>
            <w:ins w:id="116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2F1471C" w14:textId="77777777" w:rsidR="005B0742" w:rsidRPr="005B0742" w:rsidRDefault="005B0742" w:rsidP="005B0742">
            <w:pPr>
              <w:rPr>
                <w:ins w:id="1166" w:author="Parks, Robbie M" w:date="2018-06-20T10:54:00Z"/>
                <w:rFonts w:eastAsia="Times New Roman"/>
                <w:color w:val="000000"/>
              </w:rPr>
            </w:pPr>
            <w:ins w:id="116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D41C089" w14:textId="77777777" w:rsidR="005B0742" w:rsidRPr="005B0742" w:rsidRDefault="005B0742" w:rsidP="005B0742">
            <w:pPr>
              <w:rPr>
                <w:ins w:id="1168" w:author="Parks, Robbie M" w:date="2018-06-20T10:54:00Z"/>
                <w:rFonts w:eastAsia="Times New Roman"/>
                <w:color w:val="000000"/>
              </w:rPr>
            </w:pPr>
            <w:ins w:id="116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E84068E" w14:textId="77777777" w:rsidR="005B0742" w:rsidRPr="005B0742" w:rsidRDefault="005B0742" w:rsidP="005B0742">
            <w:pPr>
              <w:rPr>
                <w:ins w:id="1170" w:author="Parks, Robbie M" w:date="2018-06-20T10:54:00Z"/>
                <w:rFonts w:eastAsia="Times New Roman"/>
                <w:color w:val="000000"/>
              </w:rPr>
            </w:pPr>
            <w:ins w:id="1171" w:author="Parks, Robbie M" w:date="2018-06-20T10:54:00Z">
              <w:r w:rsidRPr="005B0742">
                <w:rPr>
                  <w:rFonts w:eastAsia="Times New Roman"/>
                  <w:color w:val="000000"/>
                </w:rPr>
                <w:t> </w:t>
              </w:r>
            </w:ins>
          </w:p>
        </w:tc>
      </w:tr>
      <w:tr w:rsidR="003C3886" w:rsidRPr="005B0742" w14:paraId="61DC8BB4" w14:textId="77777777" w:rsidTr="00BE0CD3">
        <w:trPr>
          <w:trHeight w:val="320"/>
          <w:ins w:id="1172"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67BC9E7" w14:textId="77777777" w:rsidR="005B0742" w:rsidRPr="005B0742" w:rsidRDefault="005B0742" w:rsidP="005B0742">
            <w:pPr>
              <w:rPr>
                <w:ins w:id="1173" w:author="Parks, Robbie M" w:date="2018-06-20T10:54:00Z"/>
                <w:rFonts w:eastAsia="Times New Roman"/>
                <w:color w:val="000000"/>
              </w:rPr>
            </w:pPr>
            <w:ins w:id="1174" w:author="Parks, Robbie M" w:date="2018-06-20T10:54:00Z">
              <w:r w:rsidRPr="005B0742">
                <w:rPr>
                  <w:rFonts w:eastAsia="Times New Roman"/>
                  <w:color w:val="000000"/>
                </w:rPr>
                <w:t>45 to 54</w:t>
              </w:r>
            </w:ins>
          </w:p>
        </w:tc>
        <w:tc>
          <w:tcPr>
            <w:tcW w:w="2725" w:type="dxa"/>
            <w:tcBorders>
              <w:top w:val="nil"/>
              <w:left w:val="nil"/>
              <w:bottom w:val="nil"/>
              <w:right w:val="nil"/>
            </w:tcBorders>
            <w:shd w:val="clear" w:color="auto" w:fill="auto"/>
            <w:noWrap/>
            <w:vAlign w:val="bottom"/>
            <w:hideMark/>
          </w:tcPr>
          <w:p w14:paraId="65FD8A51" w14:textId="77777777" w:rsidR="005B0742" w:rsidRPr="005B0742" w:rsidRDefault="005B0742" w:rsidP="005B0742">
            <w:pPr>
              <w:rPr>
                <w:ins w:id="1175" w:author="Parks, Robbie M" w:date="2018-06-20T10:54:00Z"/>
                <w:rFonts w:eastAsia="Times New Roman"/>
                <w:color w:val="000000"/>
              </w:rPr>
            </w:pPr>
            <w:ins w:id="1176" w:author="Parks, Robbie M" w:date="2018-06-20T10:54:00Z">
              <w:r w:rsidRPr="005B0742">
                <w:rPr>
                  <w:rFonts w:eastAsia="Times New Roman"/>
                  <w:color w:val="000000"/>
                </w:rPr>
                <w:t>-0.0497</w:t>
              </w:r>
            </w:ins>
          </w:p>
        </w:tc>
        <w:tc>
          <w:tcPr>
            <w:tcW w:w="975" w:type="dxa"/>
            <w:tcBorders>
              <w:top w:val="nil"/>
              <w:left w:val="nil"/>
              <w:bottom w:val="nil"/>
              <w:right w:val="nil"/>
            </w:tcBorders>
            <w:shd w:val="clear" w:color="auto" w:fill="auto"/>
            <w:noWrap/>
            <w:vAlign w:val="bottom"/>
            <w:hideMark/>
          </w:tcPr>
          <w:p w14:paraId="4AB038BD" w14:textId="77777777" w:rsidR="005B0742" w:rsidRPr="005B0742" w:rsidRDefault="005B0742" w:rsidP="005B0742">
            <w:pPr>
              <w:jc w:val="right"/>
              <w:rPr>
                <w:ins w:id="1177" w:author="Parks, Robbie M" w:date="2018-06-20T10:54:00Z"/>
                <w:rFonts w:eastAsia="Times New Roman"/>
                <w:color w:val="000000"/>
              </w:rPr>
            </w:pPr>
            <w:ins w:id="1178" w:author="Parks, Robbie M" w:date="2018-06-20T10:54:00Z">
              <w:r w:rsidRPr="005B0742">
                <w:rPr>
                  <w:rFonts w:eastAsia="Times New Roman"/>
                  <w:color w:val="000000"/>
                </w:rPr>
                <w:t>0.23</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657D9967" w14:textId="77777777" w:rsidR="005B0742" w:rsidRPr="005B0742" w:rsidRDefault="005B0742" w:rsidP="005B0742">
            <w:pPr>
              <w:rPr>
                <w:ins w:id="1179" w:author="Parks, Robbie M" w:date="2018-06-20T10:54:00Z"/>
                <w:rFonts w:eastAsia="Times New Roman"/>
                <w:color w:val="000000"/>
              </w:rPr>
            </w:pPr>
            <w:ins w:id="1180"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1E72F018" w14:textId="77777777" w:rsidR="005B0742" w:rsidRPr="005B0742" w:rsidRDefault="005B0742" w:rsidP="005B0742">
            <w:pPr>
              <w:rPr>
                <w:ins w:id="1181" w:author="Parks, Robbie M" w:date="2018-06-20T10:54:00Z"/>
                <w:rFonts w:eastAsia="Times New Roman"/>
                <w:color w:val="000000"/>
              </w:rPr>
            </w:pPr>
            <w:ins w:id="118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A717CDF" w14:textId="77777777" w:rsidR="005B0742" w:rsidRPr="005B0742" w:rsidRDefault="005B0742" w:rsidP="005B0742">
            <w:pPr>
              <w:rPr>
                <w:ins w:id="1183" w:author="Parks, Robbie M" w:date="2018-06-20T10:54:00Z"/>
                <w:rFonts w:eastAsia="Times New Roman"/>
                <w:color w:val="000000"/>
              </w:rPr>
            </w:pPr>
            <w:ins w:id="118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ED03AAC" w14:textId="77777777" w:rsidR="005B0742" w:rsidRPr="005B0742" w:rsidRDefault="005B0742" w:rsidP="005B0742">
            <w:pPr>
              <w:rPr>
                <w:ins w:id="1185" w:author="Parks, Robbie M" w:date="2018-06-20T10:54:00Z"/>
                <w:rFonts w:eastAsia="Times New Roman"/>
                <w:color w:val="000000"/>
              </w:rPr>
            </w:pPr>
            <w:ins w:id="118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567B327" w14:textId="77777777" w:rsidR="005B0742" w:rsidRPr="005B0742" w:rsidRDefault="005B0742" w:rsidP="005B0742">
            <w:pPr>
              <w:rPr>
                <w:ins w:id="1187" w:author="Parks, Robbie M" w:date="2018-06-20T10:54:00Z"/>
                <w:rFonts w:eastAsia="Times New Roman"/>
                <w:color w:val="000000"/>
              </w:rPr>
            </w:pPr>
            <w:ins w:id="118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6508A66" w14:textId="77777777" w:rsidR="005B0742" w:rsidRPr="005B0742" w:rsidRDefault="005B0742" w:rsidP="005B0742">
            <w:pPr>
              <w:rPr>
                <w:ins w:id="1189" w:author="Parks, Robbie M" w:date="2018-06-20T10:54:00Z"/>
                <w:rFonts w:eastAsia="Times New Roman"/>
                <w:color w:val="000000"/>
              </w:rPr>
            </w:pPr>
            <w:ins w:id="119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ADA63D8" w14:textId="77777777" w:rsidR="005B0742" w:rsidRPr="005B0742" w:rsidRDefault="005B0742" w:rsidP="005B0742">
            <w:pPr>
              <w:rPr>
                <w:ins w:id="1191" w:author="Parks, Robbie M" w:date="2018-06-20T10:54:00Z"/>
                <w:rFonts w:eastAsia="Times New Roman"/>
                <w:color w:val="000000"/>
              </w:rPr>
            </w:pPr>
            <w:ins w:id="119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7350173" w14:textId="77777777" w:rsidR="005B0742" w:rsidRPr="005B0742" w:rsidRDefault="005B0742" w:rsidP="005B0742">
            <w:pPr>
              <w:rPr>
                <w:ins w:id="1193" w:author="Parks, Robbie M" w:date="2018-06-20T10:54:00Z"/>
                <w:rFonts w:eastAsia="Times New Roman"/>
                <w:color w:val="000000"/>
              </w:rPr>
            </w:pPr>
            <w:ins w:id="119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7858A85" w14:textId="77777777" w:rsidR="005B0742" w:rsidRPr="005B0742" w:rsidRDefault="005B0742" w:rsidP="005B0742">
            <w:pPr>
              <w:rPr>
                <w:ins w:id="1195" w:author="Parks, Robbie M" w:date="2018-06-20T10:54:00Z"/>
                <w:rFonts w:eastAsia="Times New Roman"/>
                <w:color w:val="000000"/>
              </w:rPr>
            </w:pPr>
            <w:ins w:id="119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91FDFF7" w14:textId="77777777" w:rsidR="005B0742" w:rsidRPr="005B0742" w:rsidRDefault="005B0742" w:rsidP="005B0742">
            <w:pPr>
              <w:rPr>
                <w:ins w:id="1197" w:author="Parks, Robbie M" w:date="2018-06-20T10:54:00Z"/>
                <w:rFonts w:eastAsia="Times New Roman"/>
                <w:color w:val="000000"/>
              </w:rPr>
            </w:pPr>
            <w:ins w:id="119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6DFE3CC" w14:textId="77777777" w:rsidR="005B0742" w:rsidRPr="005B0742" w:rsidRDefault="005B0742" w:rsidP="005B0742">
            <w:pPr>
              <w:rPr>
                <w:ins w:id="1199" w:author="Parks, Robbie M" w:date="2018-06-20T10:54:00Z"/>
                <w:rFonts w:eastAsia="Times New Roman"/>
                <w:color w:val="000000"/>
              </w:rPr>
            </w:pPr>
            <w:ins w:id="120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632AD26" w14:textId="77777777" w:rsidR="005B0742" w:rsidRPr="005B0742" w:rsidRDefault="005B0742" w:rsidP="005B0742">
            <w:pPr>
              <w:rPr>
                <w:ins w:id="1201" w:author="Parks, Robbie M" w:date="2018-06-20T10:54:00Z"/>
                <w:rFonts w:eastAsia="Times New Roman"/>
                <w:color w:val="000000"/>
              </w:rPr>
            </w:pPr>
            <w:ins w:id="120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12972CD" w14:textId="77777777" w:rsidR="005B0742" w:rsidRPr="005B0742" w:rsidRDefault="005B0742" w:rsidP="005B0742">
            <w:pPr>
              <w:rPr>
                <w:ins w:id="1203" w:author="Parks, Robbie M" w:date="2018-06-20T10:54:00Z"/>
                <w:rFonts w:eastAsia="Times New Roman"/>
                <w:color w:val="000000"/>
              </w:rPr>
            </w:pPr>
            <w:ins w:id="120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E26272B" w14:textId="77777777" w:rsidR="005B0742" w:rsidRPr="005B0742" w:rsidRDefault="005B0742" w:rsidP="005B0742">
            <w:pPr>
              <w:rPr>
                <w:ins w:id="1205" w:author="Parks, Robbie M" w:date="2018-06-20T10:54:00Z"/>
                <w:rFonts w:eastAsia="Times New Roman"/>
                <w:color w:val="000000"/>
              </w:rPr>
            </w:pPr>
            <w:ins w:id="120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8B990D5" w14:textId="77777777" w:rsidR="005B0742" w:rsidRPr="005B0742" w:rsidRDefault="005B0742" w:rsidP="005B0742">
            <w:pPr>
              <w:rPr>
                <w:ins w:id="1207" w:author="Parks, Robbie M" w:date="2018-06-20T10:54:00Z"/>
                <w:rFonts w:eastAsia="Times New Roman"/>
                <w:color w:val="000000"/>
              </w:rPr>
            </w:pPr>
            <w:ins w:id="120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1F63105" w14:textId="77777777" w:rsidR="005B0742" w:rsidRPr="005B0742" w:rsidRDefault="005B0742" w:rsidP="005B0742">
            <w:pPr>
              <w:rPr>
                <w:ins w:id="1209" w:author="Parks, Robbie M" w:date="2018-06-20T10:54:00Z"/>
                <w:rFonts w:eastAsia="Times New Roman"/>
                <w:color w:val="000000"/>
              </w:rPr>
            </w:pPr>
            <w:ins w:id="121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CC3472F" w14:textId="77777777" w:rsidR="005B0742" w:rsidRPr="005B0742" w:rsidRDefault="005B0742" w:rsidP="005B0742">
            <w:pPr>
              <w:rPr>
                <w:ins w:id="1211" w:author="Parks, Robbie M" w:date="2018-06-20T10:54:00Z"/>
                <w:rFonts w:eastAsia="Times New Roman"/>
                <w:color w:val="000000"/>
              </w:rPr>
            </w:pPr>
            <w:ins w:id="121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A8EC306" w14:textId="77777777" w:rsidR="005B0742" w:rsidRPr="005B0742" w:rsidRDefault="005B0742" w:rsidP="005B0742">
            <w:pPr>
              <w:rPr>
                <w:ins w:id="1213" w:author="Parks, Robbie M" w:date="2018-06-20T10:54:00Z"/>
                <w:rFonts w:eastAsia="Times New Roman"/>
                <w:color w:val="000000"/>
              </w:rPr>
            </w:pPr>
            <w:ins w:id="1214" w:author="Parks, Robbie M" w:date="2018-06-20T10:54:00Z">
              <w:r w:rsidRPr="005B0742">
                <w:rPr>
                  <w:rFonts w:eastAsia="Times New Roman"/>
                  <w:color w:val="000000"/>
                </w:rPr>
                <w:t> </w:t>
              </w:r>
            </w:ins>
          </w:p>
        </w:tc>
      </w:tr>
      <w:tr w:rsidR="003C3886" w:rsidRPr="005B0742" w14:paraId="707F1924" w14:textId="77777777" w:rsidTr="00BE0CD3">
        <w:trPr>
          <w:trHeight w:val="320"/>
          <w:ins w:id="1215"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4E86004" w14:textId="77777777" w:rsidR="005B0742" w:rsidRPr="005B0742" w:rsidRDefault="005B0742" w:rsidP="005B0742">
            <w:pPr>
              <w:rPr>
                <w:ins w:id="1216" w:author="Parks, Robbie M" w:date="2018-06-20T10:54:00Z"/>
                <w:rFonts w:eastAsia="Times New Roman"/>
                <w:color w:val="000000"/>
              </w:rPr>
            </w:pPr>
            <w:ins w:id="1217" w:author="Parks, Robbie M" w:date="2018-06-20T10:54:00Z">
              <w:r w:rsidRPr="005B0742">
                <w:rPr>
                  <w:rFonts w:eastAsia="Times New Roman"/>
                  <w:color w:val="000000"/>
                </w:rPr>
                <w:t>55 to 64</w:t>
              </w:r>
            </w:ins>
          </w:p>
        </w:tc>
        <w:tc>
          <w:tcPr>
            <w:tcW w:w="2725" w:type="dxa"/>
            <w:tcBorders>
              <w:top w:val="nil"/>
              <w:left w:val="nil"/>
              <w:bottom w:val="nil"/>
              <w:right w:val="nil"/>
            </w:tcBorders>
            <w:shd w:val="clear" w:color="auto" w:fill="auto"/>
            <w:noWrap/>
            <w:vAlign w:val="bottom"/>
            <w:hideMark/>
          </w:tcPr>
          <w:p w14:paraId="41B85B4F" w14:textId="77777777" w:rsidR="005B0742" w:rsidRPr="005B0742" w:rsidRDefault="005B0742" w:rsidP="005B0742">
            <w:pPr>
              <w:rPr>
                <w:ins w:id="1218" w:author="Parks, Robbie M" w:date="2018-06-20T10:54:00Z"/>
                <w:rFonts w:eastAsia="Times New Roman"/>
                <w:color w:val="000000"/>
              </w:rPr>
            </w:pPr>
            <w:ins w:id="1219" w:author="Parks, Robbie M" w:date="2018-06-20T10:54:00Z">
              <w:r w:rsidRPr="005B0742">
                <w:rPr>
                  <w:rFonts w:eastAsia="Times New Roman"/>
                  <w:color w:val="000000"/>
                </w:rPr>
                <w:t>-0.0477</w:t>
              </w:r>
            </w:ins>
          </w:p>
        </w:tc>
        <w:tc>
          <w:tcPr>
            <w:tcW w:w="975" w:type="dxa"/>
            <w:tcBorders>
              <w:top w:val="nil"/>
              <w:left w:val="nil"/>
              <w:bottom w:val="nil"/>
              <w:right w:val="nil"/>
            </w:tcBorders>
            <w:shd w:val="clear" w:color="auto" w:fill="auto"/>
            <w:noWrap/>
            <w:vAlign w:val="bottom"/>
            <w:hideMark/>
          </w:tcPr>
          <w:p w14:paraId="5893C814" w14:textId="77777777" w:rsidR="005B0742" w:rsidRPr="005B0742" w:rsidRDefault="005B0742" w:rsidP="005B0742">
            <w:pPr>
              <w:jc w:val="right"/>
              <w:rPr>
                <w:ins w:id="1220" w:author="Parks, Robbie M" w:date="2018-06-20T10:54:00Z"/>
                <w:rFonts w:eastAsia="Times New Roman"/>
                <w:color w:val="000000"/>
              </w:rPr>
            </w:pPr>
            <w:ins w:id="1221" w:author="Parks, Robbie M" w:date="2018-06-20T10:54:00Z">
              <w:r w:rsidRPr="005B0742">
                <w:rPr>
                  <w:rFonts w:eastAsia="Times New Roman"/>
                  <w:color w:val="000000"/>
                </w:rPr>
                <w:t>0.31</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386F9410" w14:textId="77777777" w:rsidR="005B0742" w:rsidRPr="005B0742" w:rsidRDefault="005B0742" w:rsidP="005B0742">
            <w:pPr>
              <w:rPr>
                <w:ins w:id="1222" w:author="Parks, Robbie M" w:date="2018-06-20T10:54:00Z"/>
                <w:rFonts w:eastAsia="Times New Roman"/>
                <w:color w:val="000000"/>
              </w:rPr>
            </w:pPr>
            <w:ins w:id="1223"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2B8FF9C3" w14:textId="77777777" w:rsidR="005B0742" w:rsidRPr="005B0742" w:rsidRDefault="005B0742" w:rsidP="005B0742">
            <w:pPr>
              <w:rPr>
                <w:ins w:id="1224" w:author="Parks, Robbie M" w:date="2018-06-20T10:54:00Z"/>
                <w:rFonts w:eastAsia="Times New Roman"/>
                <w:color w:val="000000"/>
              </w:rPr>
            </w:pPr>
            <w:ins w:id="122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D6D8069" w14:textId="77777777" w:rsidR="005B0742" w:rsidRPr="005B0742" w:rsidRDefault="005B0742" w:rsidP="005B0742">
            <w:pPr>
              <w:rPr>
                <w:ins w:id="1226" w:author="Parks, Robbie M" w:date="2018-06-20T10:54:00Z"/>
                <w:rFonts w:eastAsia="Times New Roman"/>
                <w:color w:val="000000"/>
              </w:rPr>
            </w:pPr>
            <w:ins w:id="122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CE41C6D" w14:textId="77777777" w:rsidR="005B0742" w:rsidRPr="005B0742" w:rsidRDefault="005B0742" w:rsidP="005B0742">
            <w:pPr>
              <w:rPr>
                <w:ins w:id="1228" w:author="Parks, Robbie M" w:date="2018-06-20T10:54:00Z"/>
                <w:rFonts w:eastAsia="Times New Roman"/>
                <w:color w:val="000000"/>
              </w:rPr>
            </w:pPr>
            <w:ins w:id="122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6236B18" w14:textId="77777777" w:rsidR="005B0742" w:rsidRPr="005B0742" w:rsidRDefault="005B0742" w:rsidP="005B0742">
            <w:pPr>
              <w:rPr>
                <w:ins w:id="1230" w:author="Parks, Robbie M" w:date="2018-06-20T10:54:00Z"/>
                <w:rFonts w:eastAsia="Times New Roman"/>
                <w:color w:val="000000"/>
              </w:rPr>
            </w:pPr>
            <w:ins w:id="123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7D06E55" w14:textId="77777777" w:rsidR="005B0742" w:rsidRPr="005B0742" w:rsidRDefault="005B0742" w:rsidP="005B0742">
            <w:pPr>
              <w:rPr>
                <w:ins w:id="1232" w:author="Parks, Robbie M" w:date="2018-06-20T10:54:00Z"/>
                <w:rFonts w:eastAsia="Times New Roman"/>
                <w:color w:val="000000"/>
              </w:rPr>
            </w:pPr>
            <w:ins w:id="123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2257AF7" w14:textId="77777777" w:rsidR="005B0742" w:rsidRPr="005B0742" w:rsidRDefault="005B0742" w:rsidP="005B0742">
            <w:pPr>
              <w:rPr>
                <w:ins w:id="1234" w:author="Parks, Robbie M" w:date="2018-06-20T10:54:00Z"/>
                <w:rFonts w:eastAsia="Times New Roman"/>
                <w:color w:val="000000"/>
              </w:rPr>
            </w:pPr>
            <w:ins w:id="123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2EAFF2A" w14:textId="77777777" w:rsidR="005B0742" w:rsidRPr="005B0742" w:rsidRDefault="005B0742" w:rsidP="005B0742">
            <w:pPr>
              <w:rPr>
                <w:ins w:id="1236" w:author="Parks, Robbie M" w:date="2018-06-20T10:54:00Z"/>
                <w:rFonts w:eastAsia="Times New Roman"/>
                <w:color w:val="000000"/>
              </w:rPr>
            </w:pPr>
            <w:ins w:id="123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C4BD942" w14:textId="77777777" w:rsidR="005B0742" w:rsidRPr="005B0742" w:rsidRDefault="005B0742" w:rsidP="005B0742">
            <w:pPr>
              <w:rPr>
                <w:ins w:id="1238" w:author="Parks, Robbie M" w:date="2018-06-20T10:54:00Z"/>
                <w:rFonts w:eastAsia="Times New Roman"/>
                <w:color w:val="000000"/>
              </w:rPr>
            </w:pPr>
            <w:ins w:id="123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4DA9237" w14:textId="77777777" w:rsidR="005B0742" w:rsidRPr="005B0742" w:rsidRDefault="005B0742" w:rsidP="005B0742">
            <w:pPr>
              <w:rPr>
                <w:ins w:id="1240" w:author="Parks, Robbie M" w:date="2018-06-20T10:54:00Z"/>
                <w:rFonts w:eastAsia="Times New Roman"/>
                <w:color w:val="000000"/>
              </w:rPr>
            </w:pPr>
            <w:ins w:id="124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0282EA3" w14:textId="77777777" w:rsidR="005B0742" w:rsidRPr="005B0742" w:rsidRDefault="005B0742" w:rsidP="005B0742">
            <w:pPr>
              <w:rPr>
                <w:ins w:id="1242" w:author="Parks, Robbie M" w:date="2018-06-20T10:54:00Z"/>
                <w:rFonts w:eastAsia="Times New Roman"/>
                <w:color w:val="000000"/>
              </w:rPr>
            </w:pPr>
            <w:ins w:id="124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091D0D8" w14:textId="77777777" w:rsidR="005B0742" w:rsidRPr="005B0742" w:rsidRDefault="005B0742" w:rsidP="005B0742">
            <w:pPr>
              <w:rPr>
                <w:ins w:id="1244" w:author="Parks, Robbie M" w:date="2018-06-20T10:54:00Z"/>
                <w:rFonts w:eastAsia="Times New Roman"/>
                <w:color w:val="000000"/>
              </w:rPr>
            </w:pPr>
            <w:ins w:id="124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505E010" w14:textId="77777777" w:rsidR="005B0742" w:rsidRPr="005B0742" w:rsidRDefault="005B0742" w:rsidP="005B0742">
            <w:pPr>
              <w:rPr>
                <w:ins w:id="1246" w:author="Parks, Robbie M" w:date="2018-06-20T10:54:00Z"/>
                <w:rFonts w:eastAsia="Times New Roman"/>
                <w:color w:val="000000"/>
              </w:rPr>
            </w:pPr>
            <w:ins w:id="124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D71875F" w14:textId="77777777" w:rsidR="005B0742" w:rsidRPr="005B0742" w:rsidRDefault="005B0742" w:rsidP="005B0742">
            <w:pPr>
              <w:rPr>
                <w:ins w:id="1248" w:author="Parks, Robbie M" w:date="2018-06-20T10:54:00Z"/>
                <w:rFonts w:eastAsia="Times New Roman"/>
                <w:color w:val="000000"/>
              </w:rPr>
            </w:pPr>
            <w:ins w:id="124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763453E" w14:textId="77777777" w:rsidR="005B0742" w:rsidRPr="005B0742" w:rsidRDefault="005B0742" w:rsidP="005B0742">
            <w:pPr>
              <w:rPr>
                <w:ins w:id="1250" w:author="Parks, Robbie M" w:date="2018-06-20T10:54:00Z"/>
                <w:rFonts w:eastAsia="Times New Roman"/>
                <w:color w:val="000000"/>
              </w:rPr>
            </w:pPr>
            <w:ins w:id="125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6642D91" w14:textId="77777777" w:rsidR="005B0742" w:rsidRPr="005B0742" w:rsidRDefault="005B0742" w:rsidP="005B0742">
            <w:pPr>
              <w:rPr>
                <w:ins w:id="1252" w:author="Parks, Robbie M" w:date="2018-06-20T10:54:00Z"/>
                <w:rFonts w:eastAsia="Times New Roman"/>
                <w:color w:val="000000"/>
              </w:rPr>
            </w:pPr>
            <w:ins w:id="125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C350FE7" w14:textId="77777777" w:rsidR="005B0742" w:rsidRPr="005B0742" w:rsidRDefault="005B0742" w:rsidP="005B0742">
            <w:pPr>
              <w:rPr>
                <w:ins w:id="1254" w:author="Parks, Robbie M" w:date="2018-06-20T10:54:00Z"/>
                <w:rFonts w:eastAsia="Times New Roman"/>
                <w:color w:val="000000"/>
              </w:rPr>
            </w:pPr>
            <w:ins w:id="125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AB0176B" w14:textId="77777777" w:rsidR="005B0742" w:rsidRPr="005B0742" w:rsidRDefault="005B0742" w:rsidP="005B0742">
            <w:pPr>
              <w:rPr>
                <w:ins w:id="1256" w:author="Parks, Robbie M" w:date="2018-06-20T10:54:00Z"/>
                <w:rFonts w:eastAsia="Times New Roman"/>
                <w:color w:val="000000"/>
              </w:rPr>
            </w:pPr>
            <w:ins w:id="1257" w:author="Parks, Robbie M" w:date="2018-06-20T10:54:00Z">
              <w:r w:rsidRPr="005B0742">
                <w:rPr>
                  <w:rFonts w:eastAsia="Times New Roman"/>
                  <w:color w:val="000000"/>
                </w:rPr>
                <w:t> </w:t>
              </w:r>
            </w:ins>
          </w:p>
        </w:tc>
      </w:tr>
      <w:tr w:rsidR="003C3886" w:rsidRPr="005B0742" w14:paraId="3D23E56A" w14:textId="77777777" w:rsidTr="00BE0CD3">
        <w:trPr>
          <w:trHeight w:val="320"/>
          <w:ins w:id="1258"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6F47FE6" w14:textId="77777777" w:rsidR="005B0742" w:rsidRPr="005B0742" w:rsidRDefault="005B0742" w:rsidP="005B0742">
            <w:pPr>
              <w:rPr>
                <w:ins w:id="1259" w:author="Parks, Robbie M" w:date="2018-06-20T10:54:00Z"/>
                <w:rFonts w:eastAsia="Times New Roman"/>
                <w:color w:val="000000"/>
              </w:rPr>
            </w:pPr>
            <w:ins w:id="1260" w:author="Parks, Robbie M" w:date="2018-06-20T10:54:00Z">
              <w:r w:rsidRPr="005B0742">
                <w:rPr>
                  <w:rFonts w:eastAsia="Times New Roman"/>
                  <w:color w:val="000000"/>
                </w:rPr>
                <w:t>65 to 74</w:t>
              </w:r>
            </w:ins>
          </w:p>
        </w:tc>
        <w:tc>
          <w:tcPr>
            <w:tcW w:w="2725" w:type="dxa"/>
            <w:tcBorders>
              <w:top w:val="nil"/>
              <w:left w:val="nil"/>
              <w:bottom w:val="nil"/>
              <w:right w:val="nil"/>
            </w:tcBorders>
            <w:shd w:val="clear" w:color="auto" w:fill="auto"/>
            <w:noWrap/>
            <w:vAlign w:val="bottom"/>
            <w:hideMark/>
          </w:tcPr>
          <w:p w14:paraId="7CDB8446" w14:textId="77777777" w:rsidR="005B0742" w:rsidRPr="005B0742" w:rsidRDefault="005B0742" w:rsidP="005B0742">
            <w:pPr>
              <w:rPr>
                <w:ins w:id="1261" w:author="Parks, Robbie M" w:date="2018-06-20T10:54:00Z"/>
                <w:rFonts w:eastAsia="Times New Roman"/>
                <w:color w:val="000000"/>
              </w:rPr>
            </w:pPr>
            <w:ins w:id="1262" w:author="Parks, Robbie M" w:date="2018-06-20T10:54:00Z">
              <w:r w:rsidRPr="005B0742">
                <w:rPr>
                  <w:rFonts w:eastAsia="Times New Roman"/>
                  <w:color w:val="000000"/>
                </w:rPr>
                <w:t>-0.0831</w:t>
              </w:r>
            </w:ins>
          </w:p>
        </w:tc>
        <w:tc>
          <w:tcPr>
            <w:tcW w:w="975" w:type="dxa"/>
            <w:tcBorders>
              <w:top w:val="nil"/>
              <w:left w:val="nil"/>
              <w:bottom w:val="nil"/>
              <w:right w:val="nil"/>
            </w:tcBorders>
            <w:shd w:val="clear" w:color="auto" w:fill="auto"/>
            <w:noWrap/>
            <w:vAlign w:val="bottom"/>
            <w:hideMark/>
          </w:tcPr>
          <w:p w14:paraId="0C6E7CF3" w14:textId="77777777" w:rsidR="005B0742" w:rsidRPr="005B0742" w:rsidRDefault="005B0742" w:rsidP="005B0742">
            <w:pPr>
              <w:jc w:val="right"/>
              <w:rPr>
                <w:ins w:id="1263" w:author="Parks, Robbie M" w:date="2018-06-20T10:54:00Z"/>
                <w:rFonts w:eastAsia="Times New Roman"/>
                <w:color w:val="000000"/>
              </w:rPr>
            </w:pPr>
            <w:ins w:id="1264" w:author="Parks, Robbie M" w:date="2018-06-20T10:54:00Z">
              <w:r w:rsidRPr="005B0742">
                <w:rPr>
                  <w:rFonts w:eastAsia="Times New Roman"/>
                  <w:color w:val="000000"/>
                </w:rPr>
                <w:t>0.14</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05BC3226" w14:textId="77777777" w:rsidR="005B0742" w:rsidRPr="005B0742" w:rsidRDefault="005B0742" w:rsidP="005B0742">
            <w:pPr>
              <w:rPr>
                <w:ins w:id="1265" w:author="Parks, Robbie M" w:date="2018-06-20T10:54:00Z"/>
                <w:rFonts w:eastAsia="Times New Roman"/>
                <w:color w:val="000000"/>
              </w:rPr>
            </w:pPr>
            <w:ins w:id="1266"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1FDC944E" w14:textId="77777777" w:rsidR="005B0742" w:rsidRPr="005B0742" w:rsidRDefault="005B0742" w:rsidP="005B0742">
            <w:pPr>
              <w:rPr>
                <w:ins w:id="1267" w:author="Parks, Robbie M" w:date="2018-06-20T10:54:00Z"/>
                <w:rFonts w:eastAsia="Times New Roman"/>
                <w:color w:val="000000"/>
              </w:rPr>
            </w:pPr>
            <w:ins w:id="126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C322629" w14:textId="77777777" w:rsidR="005B0742" w:rsidRPr="005B0742" w:rsidRDefault="005B0742" w:rsidP="005B0742">
            <w:pPr>
              <w:rPr>
                <w:ins w:id="1269" w:author="Parks, Robbie M" w:date="2018-06-20T10:54:00Z"/>
                <w:rFonts w:eastAsia="Times New Roman"/>
                <w:color w:val="000000"/>
              </w:rPr>
            </w:pPr>
            <w:ins w:id="127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AEEEB14" w14:textId="77777777" w:rsidR="005B0742" w:rsidRPr="005B0742" w:rsidRDefault="005B0742" w:rsidP="005B0742">
            <w:pPr>
              <w:rPr>
                <w:ins w:id="1271" w:author="Parks, Robbie M" w:date="2018-06-20T10:54:00Z"/>
                <w:rFonts w:eastAsia="Times New Roman"/>
                <w:color w:val="000000"/>
              </w:rPr>
            </w:pPr>
            <w:ins w:id="127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ABD4598" w14:textId="77777777" w:rsidR="005B0742" w:rsidRPr="005B0742" w:rsidRDefault="005B0742" w:rsidP="005B0742">
            <w:pPr>
              <w:rPr>
                <w:ins w:id="1273" w:author="Parks, Robbie M" w:date="2018-06-20T10:54:00Z"/>
                <w:rFonts w:eastAsia="Times New Roman"/>
                <w:color w:val="000000"/>
              </w:rPr>
            </w:pPr>
            <w:ins w:id="127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A239E33" w14:textId="77777777" w:rsidR="005B0742" w:rsidRPr="005B0742" w:rsidRDefault="005B0742" w:rsidP="005B0742">
            <w:pPr>
              <w:rPr>
                <w:ins w:id="1275" w:author="Parks, Robbie M" w:date="2018-06-20T10:54:00Z"/>
                <w:rFonts w:eastAsia="Times New Roman"/>
                <w:color w:val="000000"/>
              </w:rPr>
            </w:pPr>
            <w:ins w:id="127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378FD64" w14:textId="77777777" w:rsidR="005B0742" w:rsidRPr="005B0742" w:rsidRDefault="005B0742" w:rsidP="005B0742">
            <w:pPr>
              <w:rPr>
                <w:ins w:id="1277" w:author="Parks, Robbie M" w:date="2018-06-20T10:54:00Z"/>
                <w:rFonts w:eastAsia="Times New Roman"/>
                <w:color w:val="000000"/>
              </w:rPr>
            </w:pPr>
            <w:ins w:id="127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39DD0A1" w14:textId="77777777" w:rsidR="005B0742" w:rsidRPr="005B0742" w:rsidRDefault="005B0742" w:rsidP="005B0742">
            <w:pPr>
              <w:rPr>
                <w:ins w:id="1279" w:author="Parks, Robbie M" w:date="2018-06-20T10:54:00Z"/>
                <w:rFonts w:eastAsia="Times New Roman"/>
                <w:color w:val="000000"/>
              </w:rPr>
            </w:pPr>
            <w:ins w:id="128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8596829" w14:textId="77777777" w:rsidR="005B0742" w:rsidRPr="005B0742" w:rsidRDefault="005B0742" w:rsidP="005B0742">
            <w:pPr>
              <w:rPr>
                <w:ins w:id="1281" w:author="Parks, Robbie M" w:date="2018-06-20T10:54:00Z"/>
                <w:rFonts w:eastAsia="Times New Roman"/>
                <w:color w:val="000000"/>
              </w:rPr>
            </w:pPr>
            <w:ins w:id="128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8FDC528" w14:textId="77777777" w:rsidR="005B0742" w:rsidRPr="005B0742" w:rsidRDefault="005B0742" w:rsidP="005B0742">
            <w:pPr>
              <w:rPr>
                <w:ins w:id="1283" w:author="Parks, Robbie M" w:date="2018-06-20T10:54:00Z"/>
                <w:rFonts w:eastAsia="Times New Roman"/>
                <w:color w:val="000000"/>
              </w:rPr>
            </w:pPr>
            <w:ins w:id="128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A818EAF" w14:textId="77777777" w:rsidR="005B0742" w:rsidRPr="005B0742" w:rsidRDefault="005B0742" w:rsidP="005B0742">
            <w:pPr>
              <w:rPr>
                <w:ins w:id="1285" w:author="Parks, Robbie M" w:date="2018-06-20T10:54:00Z"/>
                <w:rFonts w:eastAsia="Times New Roman"/>
                <w:color w:val="000000"/>
              </w:rPr>
            </w:pPr>
            <w:ins w:id="128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74BB2DB" w14:textId="77777777" w:rsidR="005B0742" w:rsidRPr="005B0742" w:rsidRDefault="005B0742" w:rsidP="005B0742">
            <w:pPr>
              <w:rPr>
                <w:ins w:id="1287" w:author="Parks, Robbie M" w:date="2018-06-20T10:54:00Z"/>
                <w:rFonts w:eastAsia="Times New Roman"/>
                <w:color w:val="000000"/>
              </w:rPr>
            </w:pPr>
            <w:ins w:id="128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E1948E2" w14:textId="77777777" w:rsidR="005B0742" w:rsidRPr="005B0742" w:rsidRDefault="005B0742" w:rsidP="005B0742">
            <w:pPr>
              <w:rPr>
                <w:ins w:id="1289" w:author="Parks, Robbie M" w:date="2018-06-20T10:54:00Z"/>
                <w:rFonts w:eastAsia="Times New Roman"/>
                <w:color w:val="000000"/>
              </w:rPr>
            </w:pPr>
            <w:ins w:id="129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B0DF153" w14:textId="77777777" w:rsidR="005B0742" w:rsidRPr="005B0742" w:rsidRDefault="005B0742" w:rsidP="005B0742">
            <w:pPr>
              <w:rPr>
                <w:ins w:id="1291" w:author="Parks, Robbie M" w:date="2018-06-20T10:54:00Z"/>
                <w:rFonts w:eastAsia="Times New Roman"/>
                <w:color w:val="000000"/>
              </w:rPr>
            </w:pPr>
            <w:ins w:id="129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0EFD439" w14:textId="77777777" w:rsidR="005B0742" w:rsidRPr="005B0742" w:rsidRDefault="005B0742" w:rsidP="005B0742">
            <w:pPr>
              <w:rPr>
                <w:ins w:id="1293" w:author="Parks, Robbie M" w:date="2018-06-20T10:54:00Z"/>
                <w:rFonts w:eastAsia="Times New Roman"/>
                <w:color w:val="000000"/>
              </w:rPr>
            </w:pPr>
            <w:ins w:id="129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BAD44BB" w14:textId="77777777" w:rsidR="005B0742" w:rsidRPr="005B0742" w:rsidRDefault="005B0742" w:rsidP="005B0742">
            <w:pPr>
              <w:rPr>
                <w:ins w:id="1295" w:author="Parks, Robbie M" w:date="2018-06-20T10:54:00Z"/>
                <w:rFonts w:eastAsia="Times New Roman"/>
                <w:color w:val="000000"/>
              </w:rPr>
            </w:pPr>
            <w:ins w:id="129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132925A" w14:textId="77777777" w:rsidR="005B0742" w:rsidRPr="005B0742" w:rsidRDefault="005B0742" w:rsidP="005B0742">
            <w:pPr>
              <w:rPr>
                <w:ins w:id="1297" w:author="Parks, Robbie M" w:date="2018-06-20T10:54:00Z"/>
                <w:rFonts w:eastAsia="Times New Roman"/>
                <w:color w:val="000000"/>
              </w:rPr>
            </w:pPr>
            <w:ins w:id="129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C25470E" w14:textId="77777777" w:rsidR="005B0742" w:rsidRPr="005B0742" w:rsidRDefault="005B0742" w:rsidP="005B0742">
            <w:pPr>
              <w:rPr>
                <w:ins w:id="1299" w:author="Parks, Robbie M" w:date="2018-06-20T10:54:00Z"/>
                <w:rFonts w:eastAsia="Times New Roman"/>
                <w:color w:val="000000"/>
              </w:rPr>
            </w:pPr>
            <w:ins w:id="1300" w:author="Parks, Robbie M" w:date="2018-06-20T10:54:00Z">
              <w:r w:rsidRPr="005B0742">
                <w:rPr>
                  <w:rFonts w:eastAsia="Times New Roman"/>
                  <w:color w:val="000000"/>
                </w:rPr>
                <w:t> </w:t>
              </w:r>
            </w:ins>
          </w:p>
        </w:tc>
      </w:tr>
      <w:tr w:rsidR="003C3886" w:rsidRPr="005B0742" w14:paraId="0B443C68" w14:textId="77777777" w:rsidTr="00BE0CD3">
        <w:trPr>
          <w:trHeight w:val="320"/>
          <w:ins w:id="1301"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524DAC4" w14:textId="77777777" w:rsidR="005B0742" w:rsidRPr="005B0742" w:rsidRDefault="005B0742" w:rsidP="005B0742">
            <w:pPr>
              <w:rPr>
                <w:ins w:id="1302" w:author="Parks, Robbie M" w:date="2018-06-20T10:54:00Z"/>
                <w:rFonts w:eastAsia="Times New Roman"/>
                <w:color w:val="000000"/>
              </w:rPr>
            </w:pPr>
            <w:ins w:id="1303" w:author="Parks, Robbie M" w:date="2018-06-20T10:54:00Z">
              <w:r w:rsidRPr="005B0742">
                <w:rPr>
                  <w:rFonts w:eastAsia="Times New Roman"/>
                  <w:color w:val="000000"/>
                </w:rPr>
                <w:t>75 to 84</w:t>
              </w:r>
            </w:ins>
          </w:p>
        </w:tc>
        <w:tc>
          <w:tcPr>
            <w:tcW w:w="2725" w:type="dxa"/>
            <w:tcBorders>
              <w:top w:val="nil"/>
              <w:left w:val="nil"/>
              <w:bottom w:val="nil"/>
              <w:right w:val="nil"/>
            </w:tcBorders>
            <w:shd w:val="clear" w:color="auto" w:fill="auto"/>
            <w:noWrap/>
            <w:vAlign w:val="bottom"/>
            <w:hideMark/>
          </w:tcPr>
          <w:p w14:paraId="11E96114" w14:textId="77777777" w:rsidR="005B0742" w:rsidRPr="005B0742" w:rsidRDefault="005B0742" w:rsidP="005B0742">
            <w:pPr>
              <w:rPr>
                <w:ins w:id="1304" w:author="Parks, Robbie M" w:date="2018-06-20T10:54:00Z"/>
                <w:rFonts w:eastAsia="Times New Roman"/>
                <w:color w:val="000000"/>
              </w:rPr>
            </w:pPr>
            <w:ins w:id="1305" w:author="Parks, Robbie M" w:date="2018-06-20T10:54:00Z">
              <w:r w:rsidRPr="005B0742">
                <w:rPr>
                  <w:rFonts w:eastAsia="Times New Roman"/>
                  <w:color w:val="000000"/>
                </w:rPr>
                <w:t>-0.1067</w:t>
              </w:r>
            </w:ins>
          </w:p>
        </w:tc>
        <w:tc>
          <w:tcPr>
            <w:tcW w:w="975" w:type="dxa"/>
            <w:tcBorders>
              <w:top w:val="nil"/>
              <w:left w:val="nil"/>
              <w:bottom w:val="nil"/>
              <w:right w:val="nil"/>
            </w:tcBorders>
            <w:shd w:val="clear" w:color="auto" w:fill="auto"/>
            <w:noWrap/>
            <w:vAlign w:val="bottom"/>
            <w:hideMark/>
          </w:tcPr>
          <w:p w14:paraId="413E07DE" w14:textId="77777777" w:rsidR="005B0742" w:rsidRPr="005B0742" w:rsidRDefault="005B0742" w:rsidP="005B0742">
            <w:pPr>
              <w:jc w:val="right"/>
              <w:rPr>
                <w:ins w:id="1306" w:author="Parks, Robbie M" w:date="2018-06-20T10:54:00Z"/>
                <w:rFonts w:eastAsia="Times New Roman"/>
                <w:color w:val="000000"/>
              </w:rPr>
            </w:pPr>
            <w:ins w:id="1307" w:author="Parks, Robbie M" w:date="2018-06-20T10:54:00Z">
              <w:r w:rsidRPr="005B0742">
                <w:rPr>
                  <w:rFonts w:eastAsia="Times New Roman"/>
                  <w:color w:val="000000"/>
                </w:rPr>
                <w:t>0.17</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03C0B40E" w14:textId="77777777" w:rsidR="005B0742" w:rsidRPr="005B0742" w:rsidRDefault="005B0742" w:rsidP="005B0742">
            <w:pPr>
              <w:rPr>
                <w:ins w:id="1308" w:author="Parks, Robbie M" w:date="2018-06-20T10:54:00Z"/>
                <w:rFonts w:eastAsia="Times New Roman"/>
                <w:color w:val="000000"/>
              </w:rPr>
            </w:pPr>
            <w:ins w:id="1309"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12C83FDA" w14:textId="77777777" w:rsidR="005B0742" w:rsidRPr="005B0742" w:rsidRDefault="005B0742" w:rsidP="005B0742">
            <w:pPr>
              <w:rPr>
                <w:ins w:id="1310" w:author="Parks, Robbie M" w:date="2018-06-20T10:54:00Z"/>
                <w:rFonts w:eastAsia="Times New Roman"/>
                <w:color w:val="000000"/>
              </w:rPr>
            </w:pPr>
            <w:ins w:id="131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7463B9B" w14:textId="77777777" w:rsidR="005B0742" w:rsidRPr="005B0742" w:rsidRDefault="005B0742" w:rsidP="005B0742">
            <w:pPr>
              <w:rPr>
                <w:ins w:id="1312" w:author="Parks, Robbie M" w:date="2018-06-20T10:54:00Z"/>
                <w:rFonts w:eastAsia="Times New Roman"/>
                <w:color w:val="000000"/>
              </w:rPr>
            </w:pPr>
            <w:ins w:id="131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C695FA2" w14:textId="77777777" w:rsidR="005B0742" w:rsidRPr="005B0742" w:rsidRDefault="005B0742" w:rsidP="005B0742">
            <w:pPr>
              <w:rPr>
                <w:ins w:id="1314" w:author="Parks, Robbie M" w:date="2018-06-20T10:54:00Z"/>
                <w:rFonts w:eastAsia="Times New Roman"/>
                <w:color w:val="000000"/>
              </w:rPr>
            </w:pPr>
            <w:ins w:id="131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18697C8" w14:textId="77777777" w:rsidR="005B0742" w:rsidRPr="005B0742" w:rsidRDefault="005B0742" w:rsidP="005B0742">
            <w:pPr>
              <w:rPr>
                <w:ins w:id="1316" w:author="Parks, Robbie M" w:date="2018-06-20T10:54:00Z"/>
                <w:rFonts w:eastAsia="Times New Roman"/>
                <w:color w:val="000000"/>
              </w:rPr>
            </w:pPr>
            <w:ins w:id="131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379838A" w14:textId="77777777" w:rsidR="005B0742" w:rsidRPr="005B0742" w:rsidRDefault="005B0742" w:rsidP="005B0742">
            <w:pPr>
              <w:rPr>
                <w:ins w:id="1318" w:author="Parks, Robbie M" w:date="2018-06-20T10:54:00Z"/>
                <w:rFonts w:eastAsia="Times New Roman"/>
                <w:color w:val="000000"/>
              </w:rPr>
            </w:pPr>
            <w:ins w:id="131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7B7FB3C" w14:textId="77777777" w:rsidR="005B0742" w:rsidRPr="005B0742" w:rsidRDefault="005B0742" w:rsidP="005B0742">
            <w:pPr>
              <w:rPr>
                <w:ins w:id="1320" w:author="Parks, Robbie M" w:date="2018-06-20T10:54:00Z"/>
                <w:rFonts w:eastAsia="Times New Roman"/>
                <w:color w:val="000000"/>
              </w:rPr>
            </w:pPr>
            <w:ins w:id="132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82DF152" w14:textId="77777777" w:rsidR="005B0742" w:rsidRPr="005B0742" w:rsidRDefault="005B0742" w:rsidP="005B0742">
            <w:pPr>
              <w:rPr>
                <w:ins w:id="1322" w:author="Parks, Robbie M" w:date="2018-06-20T10:54:00Z"/>
                <w:rFonts w:eastAsia="Times New Roman"/>
                <w:color w:val="000000"/>
              </w:rPr>
            </w:pPr>
            <w:ins w:id="132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58FA1AE" w14:textId="77777777" w:rsidR="005B0742" w:rsidRPr="005B0742" w:rsidRDefault="005B0742" w:rsidP="005B0742">
            <w:pPr>
              <w:rPr>
                <w:ins w:id="1324" w:author="Parks, Robbie M" w:date="2018-06-20T10:54:00Z"/>
                <w:rFonts w:eastAsia="Times New Roman"/>
                <w:color w:val="000000"/>
              </w:rPr>
            </w:pPr>
            <w:ins w:id="132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23A6BED" w14:textId="77777777" w:rsidR="005B0742" w:rsidRPr="005B0742" w:rsidRDefault="005B0742" w:rsidP="005B0742">
            <w:pPr>
              <w:rPr>
                <w:ins w:id="1326" w:author="Parks, Robbie M" w:date="2018-06-20T10:54:00Z"/>
                <w:rFonts w:eastAsia="Times New Roman"/>
                <w:color w:val="000000"/>
              </w:rPr>
            </w:pPr>
            <w:ins w:id="132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64B232A" w14:textId="77777777" w:rsidR="005B0742" w:rsidRPr="005B0742" w:rsidRDefault="005B0742" w:rsidP="005B0742">
            <w:pPr>
              <w:rPr>
                <w:ins w:id="1328" w:author="Parks, Robbie M" w:date="2018-06-20T10:54:00Z"/>
                <w:rFonts w:eastAsia="Times New Roman"/>
                <w:color w:val="000000"/>
              </w:rPr>
            </w:pPr>
            <w:ins w:id="132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B90C159" w14:textId="77777777" w:rsidR="005B0742" w:rsidRPr="005B0742" w:rsidRDefault="005B0742" w:rsidP="005B0742">
            <w:pPr>
              <w:rPr>
                <w:ins w:id="1330" w:author="Parks, Robbie M" w:date="2018-06-20T10:54:00Z"/>
                <w:rFonts w:eastAsia="Times New Roman"/>
                <w:color w:val="000000"/>
              </w:rPr>
            </w:pPr>
            <w:ins w:id="133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B5661ED" w14:textId="77777777" w:rsidR="005B0742" w:rsidRPr="005B0742" w:rsidRDefault="005B0742" w:rsidP="005B0742">
            <w:pPr>
              <w:rPr>
                <w:ins w:id="1332" w:author="Parks, Robbie M" w:date="2018-06-20T10:54:00Z"/>
                <w:rFonts w:eastAsia="Times New Roman"/>
                <w:color w:val="000000"/>
              </w:rPr>
            </w:pPr>
            <w:ins w:id="133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BF79ED6" w14:textId="77777777" w:rsidR="005B0742" w:rsidRPr="005B0742" w:rsidRDefault="005B0742" w:rsidP="005B0742">
            <w:pPr>
              <w:rPr>
                <w:ins w:id="1334" w:author="Parks, Robbie M" w:date="2018-06-20T10:54:00Z"/>
                <w:rFonts w:eastAsia="Times New Roman"/>
                <w:color w:val="000000"/>
              </w:rPr>
            </w:pPr>
            <w:ins w:id="133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5953423" w14:textId="77777777" w:rsidR="005B0742" w:rsidRPr="005B0742" w:rsidRDefault="005B0742" w:rsidP="005B0742">
            <w:pPr>
              <w:rPr>
                <w:ins w:id="1336" w:author="Parks, Robbie M" w:date="2018-06-20T10:54:00Z"/>
                <w:rFonts w:eastAsia="Times New Roman"/>
                <w:color w:val="000000"/>
              </w:rPr>
            </w:pPr>
            <w:ins w:id="133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7FDE5A0" w14:textId="77777777" w:rsidR="005B0742" w:rsidRPr="005B0742" w:rsidRDefault="005B0742" w:rsidP="005B0742">
            <w:pPr>
              <w:rPr>
                <w:ins w:id="1338" w:author="Parks, Robbie M" w:date="2018-06-20T10:54:00Z"/>
                <w:rFonts w:eastAsia="Times New Roman"/>
                <w:color w:val="000000"/>
              </w:rPr>
            </w:pPr>
            <w:ins w:id="133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25F0CD4" w14:textId="77777777" w:rsidR="005B0742" w:rsidRPr="005B0742" w:rsidRDefault="005B0742" w:rsidP="005B0742">
            <w:pPr>
              <w:rPr>
                <w:ins w:id="1340" w:author="Parks, Robbie M" w:date="2018-06-20T10:54:00Z"/>
                <w:rFonts w:eastAsia="Times New Roman"/>
                <w:color w:val="000000"/>
              </w:rPr>
            </w:pPr>
            <w:ins w:id="134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37C1BD3" w14:textId="77777777" w:rsidR="005B0742" w:rsidRPr="005B0742" w:rsidRDefault="005B0742" w:rsidP="005B0742">
            <w:pPr>
              <w:rPr>
                <w:ins w:id="1342" w:author="Parks, Robbie M" w:date="2018-06-20T10:54:00Z"/>
                <w:rFonts w:eastAsia="Times New Roman"/>
                <w:color w:val="000000"/>
              </w:rPr>
            </w:pPr>
            <w:ins w:id="1343" w:author="Parks, Robbie M" w:date="2018-06-20T10:54:00Z">
              <w:r w:rsidRPr="005B0742">
                <w:rPr>
                  <w:rFonts w:eastAsia="Times New Roman"/>
                  <w:color w:val="000000"/>
                </w:rPr>
                <w:t> </w:t>
              </w:r>
            </w:ins>
          </w:p>
        </w:tc>
      </w:tr>
      <w:tr w:rsidR="003C3886" w:rsidRPr="005B0742" w14:paraId="42ED8360" w14:textId="77777777" w:rsidTr="00BE0CD3">
        <w:trPr>
          <w:trHeight w:val="320"/>
          <w:ins w:id="1344"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3CE1196" w14:textId="77777777" w:rsidR="005B0742" w:rsidRPr="005B0742" w:rsidRDefault="005B0742" w:rsidP="005B0742">
            <w:pPr>
              <w:rPr>
                <w:ins w:id="1345" w:author="Parks, Robbie M" w:date="2018-06-20T10:54:00Z"/>
                <w:rFonts w:eastAsia="Times New Roman"/>
                <w:color w:val="000000"/>
              </w:rPr>
            </w:pPr>
            <w:ins w:id="1346" w:author="Parks, Robbie M" w:date="2018-06-20T10:54:00Z">
              <w:r w:rsidRPr="005B0742">
                <w:rPr>
                  <w:rFonts w:eastAsia="Times New Roman"/>
                  <w:color w:val="000000"/>
                </w:rPr>
                <w:t>85+</w:t>
              </w:r>
            </w:ins>
          </w:p>
        </w:tc>
        <w:tc>
          <w:tcPr>
            <w:tcW w:w="2725" w:type="dxa"/>
            <w:tcBorders>
              <w:top w:val="nil"/>
              <w:left w:val="nil"/>
              <w:bottom w:val="nil"/>
              <w:right w:val="nil"/>
            </w:tcBorders>
            <w:shd w:val="clear" w:color="auto" w:fill="auto"/>
            <w:noWrap/>
            <w:vAlign w:val="bottom"/>
            <w:hideMark/>
          </w:tcPr>
          <w:p w14:paraId="23857CFD" w14:textId="77777777" w:rsidR="005B0742" w:rsidRPr="005B0742" w:rsidRDefault="005B0742" w:rsidP="005B0742">
            <w:pPr>
              <w:rPr>
                <w:ins w:id="1347" w:author="Parks, Robbie M" w:date="2018-06-20T10:54:00Z"/>
                <w:rFonts w:eastAsia="Times New Roman"/>
                <w:color w:val="000000"/>
              </w:rPr>
            </w:pPr>
            <w:ins w:id="1348" w:author="Parks, Robbie M" w:date="2018-06-20T10:54:00Z">
              <w:r w:rsidRPr="005B0742">
                <w:rPr>
                  <w:rFonts w:eastAsia="Times New Roman"/>
                  <w:color w:val="000000"/>
                </w:rPr>
                <w:t>-0.2572</w:t>
              </w:r>
            </w:ins>
          </w:p>
        </w:tc>
        <w:tc>
          <w:tcPr>
            <w:tcW w:w="975" w:type="dxa"/>
            <w:tcBorders>
              <w:top w:val="nil"/>
              <w:left w:val="nil"/>
              <w:bottom w:val="nil"/>
              <w:right w:val="nil"/>
            </w:tcBorders>
            <w:shd w:val="clear" w:color="auto" w:fill="auto"/>
            <w:noWrap/>
            <w:vAlign w:val="bottom"/>
            <w:hideMark/>
          </w:tcPr>
          <w:p w14:paraId="5318B30D" w14:textId="77777777" w:rsidR="005B0742" w:rsidRPr="005B0742" w:rsidRDefault="005B0742" w:rsidP="005B0742">
            <w:pPr>
              <w:jc w:val="right"/>
              <w:rPr>
                <w:ins w:id="1349" w:author="Parks, Robbie M" w:date="2018-06-20T10:54:00Z"/>
                <w:rFonts w:eastAsia="Times New Roman"/>
                <w:color w:val="000000"/>
              </w:rPr>
            </w:pPr>
            <w:ins w:id="1350" w:author="Parks, Robbie M" w:date="2018-06-20T10:54:00Z">
              <w:r w:rsidRPr="005B0742">
                <w:rPr>
                  <w:rFonts w:eastAsia="Times New Roman"/>
                  <w:color w:val="000000"/>
                </w:rPr>
                <w:t>0.13</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7599DBF3" w14:textId="77777777" w:rsidR="005B0742" w:rsidRPr="005B0742" w:rsidRDefault="005B0742" w:rsidP="005B0742">
            <w:pPr>
              <w:rPr>
                <w:ins w:id="1351" w:author="Parks, Robbie M" w:date="2018-06-20T10:54:00Z"/>
                <w:rFonts w:eastAsia="Times New Roman"/>
                <w:color w:val="000000"/>
              </w:rPr>
            </w:pPr>
            <w:ins w:id="1352"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2A97FE80" w14:textId="77777777" w:rsidR="005B0742" w:rsidRPr="005B0742" w:rsidRDefault="005B0742" w:rsidP="005B0742">
            <w:pPr>
              <w:rPr>
                <w:ins w:id="1353" w:author="Parks, Robbie M" w:date="2018-06-20T10:54:00Z"/>
                <w:rFonts w:eastAsia="Times New Roman"/>
                <w:color w:val="000000"/>
              </w:rPr>
            </w:pPr>
            <w:ins w:id="135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40B4CD8" w14:textId="77777777" w:rsidR="005B0742" w:rsidRPr="005B0742" w:rsidRDefault="005B0742" w:rsidP="005B0742">
            <w:pPr>
              <w:rPr>
                <w:ins w:id="1355" w:author="Parks, Robbie M" w:date="2018-06-20T10:54:00Z"/>
                <w:rFonts w:eastAsia="Times New Roman"/>
                <w:color w:val="000000"/>
              </w:rPr>
            </w:pPr>
            <w:ins w:id="135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08FB3DD" w14:textId="77777777" w:rsidR="005B0742" w:rsidRPr="005B0742" w:rsidRDefault="005B0742" w:rsidP="005B0742">
            <w:pPr>
              <w:rPr>
                <w:ins w:id="1357" w:author="Parks, Robbie M" w:date="2018-06-20T10:54:00Z"/>
                <w:rFonts w:eastAsia="Times New Roman"/>
                <w:color w:val="000000"/>
              </w:rPr>
            </w:pPr>
            <w:ins w:id="135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3F40460" w14:textId="77777777" w:rsidR="005B0742" w:rsidRPr="005B0742" w:rsidRDefault="005B0742" w:rsidP="005B0742">
            <w:pPr>
              <w:rPr>
                <w:ins w:id="1359" w:author="Parks, Robbie M" w:date="2018-06-20T10:54:00Z"/>
                <w:rFonts w:eastAsia="Times New Roman"/>
                <w:color w:val="000000"/>
              </w:rPr>
            </w:pPr>
            <w:ins w:id="136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358773F" w14:textId="77777777" w:rsidR="005B0742" w:rsidRPr="005B0742" w:rsidRDefault="005B0742" w:rsidP="005B0742">
            <w:pPr>
              <w:rPr>
                <w:ins w:id="1361" w:author="Parks, Robbie M" w:date="2018-06-20T10:54:00Z"/>
                <w:rFonts w:eastAsia="Times New Roman"/>
                <w:color w:val="000000"/>
              </w:rPr>
            </w:pPr>
            <w:ins w:id="136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3E37159" w14:textId="77777777" w:rsidR="005B0742" w:rsidRPr="005B0742" w:rsidRDefault="005B0742" w:rsidP="005B0742">
            <w:pPr>
              <w:rPr>
                <w:ins w:id="1363" w:author="Parks, Robbie M" w:date="2018-06-20T10:54:00Z"/>
                <w:rFonts w:eastAsia="Times New Roman"/>
                <w:color w:val="000000"/>
              </w:rPr>
            </w:pPr>
            <w:ins w:id="136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780256B" w14:textId="77777777" w:rsidR="005B0742" w:rsidRPr="005B0742" w:rsidRDefault="005B0742" w:rsidP="005B0742">
            <w:pPr>
              <w:rPr>
                <w:ins w:id="1365" w:author="Parks, Robbie M" w:date="2018-06-20T10:54:00Z"/>
                <w:rFonts w:eastAsia="Times New Roman"/>
                <w:color w:val="000000"/>
              </w:rPr>
            </w:pPr>
            <w:ins w:id="136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A285BA7" w14:textId="77777777" w:rsidR="005B0742" w:rsidRPr="005B0742" w:rsidRDefault="005B0742" w:rsidP="005B0742">
            <w:pPr>
              <w:rPr>
                <w:ins w:id="1367" w:author="Parks, Robbie M" w:date="2018-06-20T10:54:00Z"/>
                <w:rFonts w:eastAsia="Times New Roman"/>
                <w:color w:val="000000"/>
              </w:rPr>
            </w:pPr>
            <w:ins w:id="136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950F116" w14:textId="77777777" w:rsidR="005B0742" w:rsidRPr="005B0742" w:rsidRDefault="005B0742" w:rsidP="005B0742">
            <w:pPr>
              <w:rPr>
                <w:ins w:id="1369" w:author="Parks, Robbie M" w:date="2018-06-20T10:54:00Z"/>
                <w:rFonts w:eastAsia="Times New Roman"/>
                <w:color w:val="000000"/>
              </w:rPr>
            </w:pPr>
            <w:ins w:id="137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13D7D30" w14:textId="77777777" w:rsidR="005B0742" w:rsidRPr="005B0742" w:rsidRDefault="005B0742" w:rsidP="005B0742">
            <w:pPr>
              <w:rPr>
                <w:ins w:id="1371" w:author="Parks, Robbie M" w:date="2018-06-20T10:54:00Z"/>
                <w:rFonts w:eastAsia="Times New Roman"/>
                <w:color w:val="000000"/>
              </w:rPr>
            </w:pPr>
            <w:ins w:id="137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EF843A6" w14:textId="77777777" w:rsidR="005B0742" w:rsidRPr="005B0742" w:rsidRDefault="005B0742" w:rsidP="005B0742">
            <w:pPr>
              <w:rPr>
                <w:ins w:id="1373" w:author="Parks, Robbie M" w:date="2018-06-20T10:54:00Z"/>
                <w:rFonts w:eastAsia="Times New Roman"/>
                <w:color w:val="000000"/>
              </w:rPr>
            </w:pPr>
            <w:ins w:id="137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5480D67" w14:textId="77777777" w:rsidR="005B0742" w:rsidRPr="005B0742" w:rsidRDefault="005B0742" w:rsidP="005B0742">
            <w:pPr>
              <w:rPr>
                <w:ins w:id="1375" w:author="Parks, Robbie M" w:date="2018-06-20T10:54:00Z"/>
                <w:rFonts w:eastAsia="Times New Roman"/>
                <w:color w:val="000000"/>
              </w:rPr>
            </w:pPr>
            <w:ins w:id="137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836DC15" w14:textId="77777777" w:rsidR="005B0742" w:rsidRPr="005B0742" w:rsidRDefault="005B0742" w:rsidP="005B0742">
            <w:pPr>
              <w:rPr>
                <w:ins w:id="1377" w:author="Parks, Robbie M" w:date="2018-06-20T10:54:00Z"/>
                <w:rFonts w:eastAsia="Times New Roman"/>
                <w:color w:val="000000"/>
              </w:rPr>
            </w:pPr>
            <w:ins w:id="137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BA5E18B" w14:textId="77777777" w:rsidR="005B0742" w:rsidRPr="005B0742" w:rsidRDefault="005B0742" w:rsidP="005B0742">
            <w:pPr>
              <w:rPr>
                <w:ins w:id="1379" w:author="Parks, Robbie M" w:date="2018-06-20T10:54:00Z"/>
                <w:rFonts w:eastAsia="Times New Roman"/>
                <w:color w:val="000000"/>
              </w:rPr>
            </w:pPr>
            <w:ins w:id="138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5CA4D71" w14:textId="77777777" w:rsidR="005B0742" w:rsidRPr="005B0742" w:rsidRDefault="005B0742" w:rsidP="005B0742">
            <w:pPr>
              <w:rPr>
                <w:ins w:id="1381" w:author="Parks, Robbie M" w:date="2018-06-20T10:54:00Z"/>
                <w:rFonts w:eastAsia="Times New Roman"/>
                <w:color w:val="000000"/>
              </w:rPr>
            </w:pPr>
            <w:ins w:id="138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D09A785" w14:textId="77777777" w:rsidR="005B0742" w:rsidRPr="005B0742" w:rsidRDefault="005B0742" w:rsidP="005B0742">
            <w:pPr>
              <w:rPr>
                <w:ins w:id="1383" w:author="Parks, Robbie M" w:date="2018-06-20T10:54:00Z"/>
                <w:rFonts w:eastAsia="Times New Roman"/>
                <w:color w:val="000000"/>
              </w:rPr>
            </w:pPr>
            <w:ins w:id="138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66C4706" w14:textId="77777777" w:rsidR="005B0742" w:rsidRPr="005B0742" w:rsidRDefault="005B0742" w:rsidP="005B0742">
            <w:pPr>
              <w:rPr>
                <w:ins w:id="1385" w:author="Parks, Robbie M" w:date="2018-06-20T10:54:00Z"/>
                <w:rFonts w:eastAsia="Times New Roman"/>
                <w:color w:val="000000"/>
              </w:rPr>
            </w:pPr>
            <w:ins w:id="1386" w:author="Parks, Robbie M" w:date="2018-06-20T10:54:00Z">
              <w:r w:rsidRPr="005B0742">
                <w:rPr>
                  <w:rFonts w:eastAsia="Times New Roman"/>
                  <w:color w:val="000000"/>
                </w:rPr>
                <w:t> </w:t>
              </w:r>
            </w:ins>
          </w:p>
        </w:tc>
      </w:tr>
      <w:tr w:rsidR="003C3886" w:rsidRPr="005B0742" w14:paraId="326EDC8B" w14:textId="77777777" w:rsidTr="00BE0CD3">
        <w:trPr>
          <w:trHeight w:val="320"/>
          <w:ins w:id="1387"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CD5DDAE" w14:textId="77777777" w:rsidR="005B0742" w:rsidRPr="005B0742" w:rsidRDefault="005B0742" w:rsidP="005B0742">
            <w:pPr>
              <w:rPr>
                <w:ins w:id="1388" w:author="Parks, Robbie M" w:date="2018-06-20T10:54:00Z"/>
                <w:rFonts w:eastAsia="Times New Roman"/>
                <w:color w:val="000000"/>
              </w:rPr>
            </w:pPr>
            <w:ins w:id="1389" w:author="Parks, Robbie M" w:date="2018-06-20T10:54:00Z">
              <w:r w:rsidRPr="005B0742">
                <w:rPr>
                  <w:rFonts w:eastAsia="Times New Roman"/>
                  <w:color w:val="000000"/>
                </w:rPr>
                <w:t>0 to 4</w:t>
              </w:r>
            </w:ins>
          </w:p>
        </w:tc>
        <w:tc>
          <w:tcPr>
            <w:tcW w:w="2725" w:type="dxa"/>
            <w:tcBorders>
              <w:top w:val="nil"/>
              <w:left w:val="nil"/>
              <w:bottom w:val="nil"/>
              <w:right w:val="nil"/>
            </w:tcBorders>
            <w:shd w:val="clear" w:color="auto" w:fill="auto"/>
            <w:noWrap/>
            <w:vAlign w:val="bottom"/>
            <w:hideMark/>
          </w:tcPr>
          <w:p w14:paraId="23A633F4" w14:textId="77777777" w:rsidR="005B0742" w:rsidRPr="005B0742" w:rsidRDefault="005B0742" w:rsidP="005B0742">
            <w:pPr>
              <w:rPr>
                <w:ins w:id="1390" w:author="Parks, Robbie M" w:date="2018-06-20T10:54:00Z"/>
                <w:rFonts w:eastAsia="Times New Roman"/>
                <w:color w:val="000000"/>
              </w:rPr>
            </w:pPr>
            <w:ins w:id="1391" w:author="Parks, Robbie M" w:date="2018-06-20T10:54:00Z">
              <w:r w:rsidRPr="005B0742">
                <w:rPr>
                  <w:rFonts w:eastAsia="Times New Roman"/>
                  <w:color w:val="000000"/>
                </w:rPr>
                <w:t>-0.1374</w:t>
              </w:r>
            </w:ins>
          </w:p>
        </w:tc>
        <w:tc>
          <w:tcPr>
            <w:tcW w:w="975" w:type="dxa"/>
            <w:tcBorders>
              <w:top w:val="nil"/>
              <w:left w:val="nil"/>
              <w:bottom w:val="nil"/>
              <w:right w:val="nil"/>
            </w:tcBorders>
            <w:shd w:val="clear" w:color="auto" w:fill="auto"/>
            <w:noWrap/>
            <w:vAlign w:val="bottom"/>
            <w:hideMark/>
          </w:tcPr>
          <w:p w14:paraId="3A23E604" w14:textId="77777777" w:rsidR="005B0742" w:rsidRPr="005B0742" w:rsidRDefault="005B0742" w:rsidP="005B0742">
            <w:pPr>
              <w:jc w:val="right"/>
              <w:rPr>
                <w:ins w:id="1392" w:author="Parks, Robbie M" w:date="2018-06-20T10:54:00Z"/>
                <w:rFonts w:eastAsia="Times New Roman"/>
                <w:color w:val="000000"/>
              </w:rPr>
            </w:pPr>
            <w:ins w:id="1393" w:author="Parks, Robbie M" w:date="2018-06-20T10:54:00Z">
              <w:r w:rsidRPr="005B0742">
                <w:rPr>
                  <w:rFonts w:eastAsia="Times New Roman"/>
                  <w:color w:val="000000"/>
                </w:rPr>
                <w:t>0.1224</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0E3C0125" w14:textId="77777777" w:rsidR="005B0742" w:rsidRPr="005B0742" w:rsidRDefault="005B0742" w:rsidP="005B0742">
            <w:pPr>
              <w:rPr>
                <w:ins w:id="1394" w:author="Parks, Robbie M" w:date="2018-06-20T10:54:00Z"/>
                <w:rFonts w:eastAsia="Times New Roman"/>
                <w:color w:val="000000"/>
              </w:rPr>
            </w:pPr>
            <w:ins w:id="1395"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2F04AC2E" w14:textId="77777777" w:rsidR="005B0742" w:rsidRPr="005B0742" w:rsidRDefault="005B0742" w:rsidP="005B0742">
            <w:pPr>
              <w:rPr>
                <w:ins w:id="1396" w:author="Parks, Robbie M" w:date="2018-06-20T10:54:00Z"/>
                <w:rFonts w:eastAsia="Times New Roman"/>
                <w:color w:val="000000"/>
              </w:rPr>
            </w:pPr>
            <w:ins w:id="139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14E1BFA" w14:textId="77777777" w:rsidR="005B0742" w:rsidRPr="005B0742" w:rsidRDefault="005B0742" w:rsidP="005B0742">
            <w:pPr>
              <w:rPr>
                <w:ins w:id="1398" w:author="Parks, Robbie M" w:date="2018-06-20T10:54:00Z"/>
                <w:rFonts w:eastAsia="Times New Roman"/>
                <w:color w:val="000000"/>
              </w:rPr>
            </w:pPr>
            <w:ins w:id="139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C9439AA" w14:textId="77777777" w:rsidR="005B0742" w:rsidRPr="005B0742" w:rsidRDefault="005B0742" w:rsidP="005B0742">
            <w:pPr>
              <w:rPr>
                <w:ins w:id="1400" w:author="Parks, Robbie M" w:date="2018-06-20T10:54:00Z"/>
                <w:rFonts w:eastAsia="Times New Roman"/>
                <w:color w:val="000000"/>
              </w:rPr>
            </w:pPr>
            <w:ins w:id="140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D74DB31" w14:textId="77777777" w:rsidR="005B0742" w:rsidRPr="005B0742" w:rsidRDefault="005B0742" w:rsidP="005B0742">
            <w:pPr>
              <w:rPr>
                <w:ins w:id="1402" w:author="Parks, Robbie M" w:date="2018-06-20T10:54:00Z"/>
                <w:rFonts w:eastAsia="Times New Roman"/>
                <w:color w:val="000000"/>
              </w:rPr>
            </w:pPr>
            <w:ins w:id="140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709B59F" w14:textId="77777777" w:rsidR="005B0742" w:rsidRPr="005B0742" w:rsidRDefault="005B0742" w:rsidP="005B0742">
            <w:pPr>
              <w:rPr>
                <w:ins w:id="1404" w:author="Parks, Robbie M" w:date="2018-06-20T10:54:00Z"/>
                <w:rFonts w:eastAsia="Times New Roman"/>
                <w:color w:val="000000"/>
              </w:rPr>
            </w:pPr>
            <w:ins w:id="140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A899843" w14:textId="77777777" w:rsidR="005B0742" w:rsidRPr="005B0742" w:rsidRDefault="005B0742" w:rsidP="005B0742">
            <w:pPr>
              <w:rPr>
                <w:ins w:id="1406" w:author="Parks, Robbie M" w:date="2018-06-20T10:54:00Z"/>
                <w:rFonts w:eastAsia="Times New Roman"/>
                <w:color w:val="000000"/>
              </w:rPr>
            </w:pPr>
            <w:ins w:id="140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BA313CA" w14:textId="77777777" w:rsidR="005B0742" w:rsidRPr="005B0742" w:rsidRDefault="005B0742" w:rsidP="005B0742">
            <w:pPr>
              <w:rPr>
                <w:ins w:id="1408" w:author="Parks, Robbie M" w:date="2018-06-20T10:54:00Z"/>
                <w:rFonts w:eastAsia="Times New Roman"/>
                <w:color w:val="000000"/>
              </w:rPr>
            </w:pPr>
            <w:ins w:id="140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A3AF0DE" w14:textId="77777777" w:rsidR="005B0742" w:rsidRPr="005B0742" w:rsidRDefault="005B0742" w:rsidP="005B0742">
            <w:pPr>
              <w:rPr>
                <w:ins w:id="1410" w:author="Parks, Robbie M" w:date="2018-06-20T10:54:00Z"/>
                <w:rFonts w:eastAsia="Times New Roman"/>
                <w:color w:val="000000"/>
              </w:rPr>
            </w:pPr>
            <w:ins w:id="141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2374F3D" w14:textId="77777777" w:rsidR="005B0742" w:rsidRPr="005B0742" w:rsidRDefault="005B0742" w:rsidP="005B0742">
            <w:pPr>
              <w:rPr>
                <w:ins w:id="1412" w:author="Parks, Robbie M" w:date="2018-06-20T10:54:00Z"/>
                <w:rFonts w:eastAsia="Times New Roman"/>
                <w:color w:val="000000"/>
              </w:rPr>
            </w:pPr>
            <w:ins w:id="141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EE7A1CA" w14:textId="77777777" w:rsidR="005B0742" w:rsidRPr="005B0742" w:rsidRDefault="005B0742" w:rsidP="005B0742">
            <w:pPr>
              <w:rPr>
                <w:ins w:id="1414" w:author="Parks, Robbie M" w:date="2018-06-20T10:54:00Z"/>
                <w:rFonts w:eastAsia="Times New Roman"/>
                <w:color w:val="000000"/>
              </w:rPr>
            </w:pPr>
            <w:ins w:id="141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73698ED" w14:textId="77777777" w:rsidR="005B0742" w:rsidRPr="005B0742" w:rsidRDefault="005B0742" w:rsidP="005B0742">
            <w:pPr>
              <w:rPr>
                <w:ins w:id="1416" w:author="Parks, Robbie M" w:date="2018-06-20T10:54:00Z"/>
                <w:rFonts w:eastAsia="Times New Roman"/>
                <w:color w:val="000000"/>
              </w:rPr>
            </w:pPr>
            <w:ins w:id="141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4958E11" w14:textId="77777777" w:rsidR="005B0742" w:rsidRPr="005B0742" w:rsidRDefault="005B0742" w:rsidP="005B0742">
            <w:pPr>
              <w:rPr>
                <w:ins w:id="1418" w:author="Parks, Robbie M" w:date="2018-06-20T10:54:00Z"/>
                <w:rFonts w:eastAsia="Times New Roman"/>
                <w:color w:val="000000"/>
              </w:rPr>
            </w:pPr>
            <w:ins w:id="141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8781770" w14:textId="77777777" w:rsidR="005B0742" w:rsidRPr="005B0742" w:rsidRDefault="005B0742" w:rsidP="005B0742">
            <w:pPr>
              <w:rPr>
                <w:ins w:id="1420" w:author="Parks, Robbie M" w:date="2018-06-20T10:54:00Z"/>
                <w:rFonts w:eastAsia="Times New Roman"/>
                <w:color w:val="000000"/>
              </w:rPr>
            </w:pPr>
            <w:ins w:id="142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22807CB" w14:textId="77777777" w:rsidR="005B0742" w:rsidRPr="005B0742" w:rsidRDefault="005B0742" w:rsidP="005B0742">
            <w:pPr>
              <w:rPr>
                <w:ins w:id="1422" w:author="Parks, Robbie M" w:date="2018-06-20T10:54:00Z"/>
                <w:rFonts w:eastAsia="Times New Roman"/>
                <w:color w:val="000000"/>
              </w:rPr>
            </w:pPr>
            <w:ins w:id="142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4BFC400" w14:textId="77777777" w:rsidR="005B0742" w:rsidRPr="005B0742" w:rsidRDefault="005B0742" w:rsidP="005B0742">
            <w:pPr>
              <w:rPr>
                <w:ins w:id="1424" w:author="Parks, Robbie M" w:date="2018-06-20T10:54:00Z"/>
                <w:rFonts w:eastAsia="Times New Roman"/>
                <w:color w:val="000000"/>
              </w:rPr>
            </w:pPr>
            <w:ins w:id="142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BCEF1E3" w14:textId="77777777" w:rsidR="005B0742" w:rsidRPr="005B0742" w:rsidRDefault="005B0742" w:rsidP="005B0742">
            <w:pPr>
              <w:rPr>
                <w:ins w:id="1426" w:author="Parks, Robbie M" w:date="2018-06-20T10:54:00Z"/>
                <w:rFonts w:eastAsia="Times New Roman"/>
                <w:color w:val="000000"/>
              </w:rPr>
            </w:pPr>
            <w:ins w:id="142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D229303" w14:textId="77777777" w:rsidR="005B0742" w:rsidRPr="005B0742" w:rsidRDefault="005B0742" w:rsidP="005B0742">
            <w:pPr>
              <w:rPr>
                <w:ins w:id="1428" w:author="Parks, Robbie M" w:date="2018-06-20T10:54:00Z"/>
                <w:rFonts w:eastAsia="Times New Roman"/>
                <w:color w:val="000000"/>
              </w:rPr>
            </w:pPr>
            <w:ins w:id="1429" w:author="Parks, Robbie M" w:date="2018-06-20T10:54:00Z">
              <w:r w:rsidRPr="005B0742">
                <w:rPr>
                  <w:rFonts w:eastAsia="Times New Roman"/>
                  <w:color w:val="000000"/>
                </w:rPr>
                <w:t> </w:t>
              </w:r>
            </w:ins>
          </w:p>
        </w:tc>
      </w:tr>
      <w:tr w:rsidR="003C3886" w:rsidRPr="005B0742" w14:paraId="0BA77D13" w14:textId="77777777" w:rsidTr="00BE0CD3">
        <w:trPr>
          <w:trHeight w:val="320"/>
          <w:ins w:id="1430"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20F7D1D" w14:textId="77777777" w:rsidR="005B0742" w:rsidRPr="005B0742" w:rsidRDefault="005B0742" w:rsidP="005B0742">
            <w:pPr>
              <w:rPr>
                <w:ins w:id="1431" w:author="Parks, Robbie M" w:date="2018-06-20T10:54:00Z"/>
                <w:rFonts w:eastAsia="Times New Roman"/>
                <w:color w:val="000000"/>
              </w:rPr>
            </w:pPr>
            <w:ins w:id="1432" w:author="Parks, Robbie M" w:date="2018-06-20T10:54:00Z">
              <w:r w:rsidRPr="005B0742">
                <w:rPr>
                  <w:rFonts w:eastAsia="Times New Roman"/>
                  <w:color w:val="000000"/>
                </w:rPr>
                <w:t>5 to 14</w:t>
              </w:r>
            </w:ins>
          </w:p>
        </w:tc>
        <w:tc>
          <w:tcPr>
            <w:tcW w:w="2725" w:type="dxa"/>
            <w:tcBorders>
              <w:top w:val="nil"/>
              <w:left w:val="nil"/>
              <w:bottom w:val="nil"/>
              <w:right w:val="nil"/>
            </w:tcBorders>
            <w:shd w:val="clear" w:color="auto" w:fill="auto"/>
            <w:noWrap/>
            <w:vAlign w:val="bottom"/>
            <w:hideMark/>
          </w:tcPr>
          <w:p w14:paraId="073F995B" w14:textId="77777777" w:rsidR="005B0742" w:rsidRPr="005B0742" w:rsidRDefault="005B0742" w:rsidP="005B0742">
            <w:pPr>
              <w:rPr>
                <w:ins w:id="1433" w:author="Parks, Robbie M" w:date="2018-06-20T10:54:00Z"/>
                <w:rFonts w:eastAsia="Times New Roman"/>
                <w:color w:val="000000"/>
              </w:rPr>
            </w:pPr>
            <w:ins w:id="1434" w:author="Parks, Robbie M" w:date="2018-06-20T10:54:00Z">
              <w:r w:rsidRPr="005B0742">
                <w:rPr>
                  <w:rFonts w:eastAsia="Times New Roman"/>
                  <w:color w:val="000000"/>
                </w:rPr>
                <w:t>-0.037</w:t>
              </w:r>
            </w:ins>
          </w:p>
        </w:tc>
        <w:tc>
          <w:tcPr>
            <w:tcW w:w="975" w:type="dxa"/>
            <w:tcBorders>
              <w:top w:val="nil"/>
              <w:left w:val="nil"/>
              <w:bottom w:val="nil"/>
              <w:right w:val="nil"/>
            </w:tcBorders>
            <w:shd w:val="clear" w:color="auto" w:fill="auto"/>
            <w:noWrap/>
            <w:vAlign w:val="bottom"/>
            <w:hideMark/>
          </w:tcPr>
          <w:p w14:paraId="2DEAE70A" w14:textId="77777777" w:rsidR="005B0742" w:rsidRPr="005B0742" w:rsidRDefault="005B0742" w:rsidP="005B0742">
            <w:pPr>
              <w:jc w:val="right"/>
              <w:rPr>
                <w:ins w:id="1435" w:author="Parks, Robbie M" w:date="2018-06-20T10:54:00Z"/>
                <w:rFonts w:eastAsia="Times New Roman"/>
                <w:color w:val="000000"/>
              </w:rPr>
            </w:pPr>
            <w:ins w:id="1436" w:author="Parks, Robbie M" w:date="2018-06-20T10:54:00Z">
              <w:r w:rsidRPr="005B0742">
                <w:rPr>
                  <w:rFonts w:eastAsia="Times New Roman"/>
                  <w:color w:val="000000"/>
                </w:rPr>
                <w:t>0.8336</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27AE4034" w14:textId="77777777" w:rsidR="005B0742" w:rsidRPr="005B0742" w:rsidRDefault="005B0742" w:rsidP="005B0742">
            <w:pPr>
              <w:rPr>
                <w:ins w:id="1437" w:author="Parks, Robbie M" w:date="2018-06-20T10:54:00Z"/>
                <w:rFonts w:eastAsia="Times New Roman"/>
                <w:color w:val="000000"/>
              </w:rPr>
            </w:pPr>
            <w:ins w:id="1438"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62E1CF00" w14:textId="77777777" w:rsidR="005B0742" w:rsidRPr="005B0742" w:rsidRDefault="005B0742" w:rsidP="005B0742">
            <w:pPr>
              <w:rPr>
                <w:ins w:id="1439" w:author="Parks, Robbie M" w:date="2018-06-20T10:54:00Z"/>
                <w:rFonts w:eastAsia="Times New Roman"/>
                <w:color w:val="000000"/>
              </w:rPr>
            </w:pPr>
            <w:ins w:id="144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BCF111D" w14:textId="77777777" w:rsidR="005B0742" w:rsidRPr="005B0742" w:rsidRDefault="005B0742" w:rsidP="005B0742">
            <w:pPr>
              <w:rPr>
                <w:ins w:id="1441" w:author="Parks, Robbie M" w:date="2018-06-20T10:54:00Z"/>
                <w:rFonts w:eastAsia="Times New Roman"/>
                <w:color w:val="000000"/>
              </w:rPr>
            </w:pPr>
            <w:ins w:id="144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1D03E68" w14:textId="77777777" w:rsidR="005B0742" w:rsidRPr="005B0742" w:rsidRDefault="005B0742" w:rsidP="005B0742">
            <w:pPr>
              <w:rPr>
                <w:ins w:id="1443" w:author="Parks, Robbie M" w:date="2018-06-20T10:54:00Z"/>
                <w:rFonts w:eastAsia="Times New Roman"/>
                <w:color w:val="000000"/>
              </w:rPr>
            </w:pPr>
            <w:ins w:id="144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CF6F073" w14:textId="77777777" w:rsidR="005B0742" w:rsidRPr="005B0742" w:rsidRDefault="005B0742" w:rsidP="005B0742">
            <w:pPr>
              <w:rPr>
                <w:ins w:id="1445" w:author="Parks, Robbie M" w:date="2018-06-20T10:54:00Z"/>
                <w:rFonts w:eastAsia="Times New Roman"/>
                <w:color w:val="000000"/>
              </w:rPr>
            </w:pPr>
            <w:ins w:id="144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8734F5C" w14:textId="77777777" w:rsidR="005B0742" w:rsidRPr="005B0742" w:rsidRDefault="005B0742" w:rsidP="005B0742">
            <w:pPr>
              <w:rPr>
                <w:ins w:id="1447" w:author="Parks, Robbie M" w:date="2018-06-20T10:54:00Z"/>
                <w:rFonts w:eastAsia="Times New Roman"/>
                <w:color w:val="000000"/>
              </w:rPr>
            </w:pPr>
            <w:ins w:id="144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AB83F42" w14:textId="77777777" w:rsidR="005B0742" w:rsidRPr="005B0742" w:rsidRDefault="005B0742" w:rsidP="005B0742">
            <w:pPr>
              <w:rPr>
                <w:ins w:id="1449" w:author="Parks, Robbie M" w:date="2018-06-20T10:54:00Z"/>
                <w:rFonts w:eastAsia="Times New Roman"/>
                <w:color w:val="000000"/>
              </w:rPr>
            </w:pPr>
            <w:ins w:id="145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95FA1B7" w14:textId="77777777" w:rsidR="005B0742" w:rsidRPr="005B0742" w:rsidRDefault="005B0742" w:rsidP="005B0742">
            <w:pPr>
              <w:rPr>
                <w:ins w:id="1451" w:author="Parks, Robbie M" w:date="2018-06-20T10:54:00Z"/>
                <w:rFonts w:eastAsia="Times New Roman"/>
                <w:color w:val="000000"/>
              </w:rPr>
            </w:pPr>
            <w:ins w:id="145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4CBC20B" w14:textId="77777777" w:rsidR="005B0742" w:rsidRPr="005B0742" w:rsidRDefault="005B0742" w:rsidP="005B0742">
            <w:pPr>
              <w:rPr>
                <w:ins w:id="1453" w:author="Parks, Robbie M" w:date="2018-06-20T10:54:00Z"/>
                <w:rFonts w:eastAsia="Times New Roman"/>
                <w:color w:val="000000"/>
              </w:rPr>
            </w:pPr>
            <w:ins w:id="145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7E014A9" w14:textId="77777777" w:rsidR="005B0742" w:rsidRPr="005B0742" w:rsidRDefault="005B0742" w:rsidP="005B0742">
            <w:pPr>
              <w:rPr>
                <w:ins w:id="1455" w:author="Parks, Robbie M" w:date="2018-06-20T10:54:00Z"/>
                <w:rFonts w:eastAsia="Times New Roman"/>
                <w:color w:val="000000"/>
              </w:rPr>
            </w:pPr>
            <w:ins w:id="145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A856A30" w14:textId="77777777" w:rsidR="005B0742" w:rsidRPr="005B0742" w:rsidRDefault="005B0742" w:rsidP="005B0742">
            <w:pPr>
              <w:rPr>
                <w:ins w:id="1457" w:author="Parks, Robbie M" w:date="2018-06-20T10:54:00Z"/>
                <w:rFonts w:eastAsia="Times New Roman"/>
                <w:color w:val="000000"/>
              </w:rPr>
            </w:pPr>
            <w:ins w:id="145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B47A89F" w14:textId="77777777" w:rsidR="005B0742" w:rsidRPr="005B0742" w:rsidRDefault="005B0742" w:rsidP="005B0742">
            <w:pPr>
              <w:rPr>
                <w:ins w:id="1459" w:author="Parks, Robbie M" w:date="2018-06-20T10:54:00Z"/>
                <w:rFonts w:eastAsia="Times New Roman"/>
                <w:color w:val="000000"/>
              </w:rPr>
            </w:pPr>
            <w:ins w:id="146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71CDF43" w14:textId="77777777" w:rsidR="005B0742" w:rsidRPr="005B0742" w:rsidRDefault="005B0742" w:rsidP="005B0742">
            <w:pPr>
              <w:rPr>
                <w:ins w:id="1461" w:author="Parks, Robbie M" w:date="2018-06-20T10:54:00Z"/>
                <w:rFonts w:eastAsia="Times New Roman"/>
                <w:color w:val="000000"/>
              </w:rPr>
            </w:pPr>
            <w:ins w:id="146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9ADDEC9" w14:textId="77777777" w:rsidR="005B0742" w:rsidRPr="005B0742" w:rsidRDefault="005B0742" w:rsidP="005B0742">
            <w:pPr>
              <w:rPr>
                <w:ins w:id="1463" w:author="Parks, Robbie M" w:date="2018-06-20T10:54:00Z"/>
                <w:rFonts w:eastAsia="Times New Roman"/>
                <w:color w:val="000000"/>
              </w:rPr>
            </w:pPr>
            <w:ins w:id="146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E48AFDE" w14:textId="77777777" w:rsidR="005B0742" w:rsidRPr="005B0742" w:rsidRDefault="005B0742" w:rsidP="005B0742">
            <w:pPr>
              <w:rPr>
                <w:ins w:id="1465" w:author="Parks, Robbie M" w:date="2018-06-20T10:54:00Z"/>
                <w:rFonts w:eastAsia="Times New Roman"/>
                <w:color w:val="000000"/>
              </w:rPr>
            </w:pPr>
            <w:ins w:id="146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58FB23C" w14:textId="77777777" w:rsidR="005B0742" w:rsidRPr="005B0742" w:rsidRDefault="005B0742" w:rsidP="005B0742">
            <w:pPr>
              <w:rPr>
                <w:ins w:id="1467" w:author="Parks, Robbie M" w:date="2018-06-20T10:54:00Z"/>
                <w:rFonts w:eastAsia="Times New Roman"/>
                <w:color w:val="000000"/>
              </w:rPr>
            </w:pPr>
            <w:ins w:id="146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4B598CB" w14:textId="77777777" w:rsidR="005B0742" w:rsidRPr="005B0742" w:rsidRDefault="005B0742" w:rsidP="005B0742">
            <w:pPr>
              <w:rPr>
                <w:ins w:id="1469" w:author="Parks, Robbie M" w:date="2018-06-20T10:54:00Z"/>
                <w:rFonts w:eastAsia="Times New Roman"/>
                <w:color w:val="000000"/>
              </w:rPr>
            </w:pPr>
            <w:ins w:id="147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5B353ED" w14:textId="77777777" w:rsidR="005B0742" w:rsidRPr="005B0742" w:rsidRDefault="005B0742" w:rsidP="005B0742">
            <w:pPr>
              <w:rPr>
                <w:ins w:id="1471" w:author="Parks, Robbie M" w:date="2018-06-20T10:54:00Z"/>
                <w:rFonts w:eastAsia="Times New Roman"/>
                <w:color w:val="000000"/>
              </w:rPr>
            </w:pPr>
            <w:ins w:id="1472" w:author="Parks, Robbie M" w:date="2018-06-20T10:54:00Z">
              <w:r w:rsidRPr="005B0742">
                <w:rPr>
                  <w:rFonts w:eastAsia="Times New Roman"/>
                  <w:color w:val="000000"/>
                </w:rPr>
                <w:t> </w:t>
              </w:r>
            </w:ins>
          </w:p>
        </w:tc>
      </w:tr>
      <w:tr w:rsidR="003C3886" w:rsidRPr="005B0742" w14:paraId="46DE33D3" w14:textId="77777777" w:rsidTr="00BE0CD3">
        <w:trPr>
          <w:trHeight w:val="320"/>
          <w:ins w:id="1473"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375EA71" w14:textId="77777777" w:rsidR="005B0742" w:rsidRPr="005B0742" w:rsidRDefault="005B0742" w:rsidP="005B0742">
            <w:pPr>
              <w:rPr>
                <w:ins w:id="1474" w:author="Parks, Robbie M" w:date="2018-06-20T10:54:00Z"/>
                <w:rFonts w:eastAsia="Times New Roman"/>
                <w:color w:val="000000"/>
              </w:rPr>
            </w:pPr>
            <w:ins w:id="1475" w:author="Parks, Robbie M" w:date="2018-06-20T10:54:00Z">
              <w:r w:rsidRPr="005B0742">
                <w:rPr>
                  <w:rFonts w:eastAsia="Times New Roman"/>
                  <w:color w:val="000000"/>
                </w:rPr>
                <w:t>15 to 24</w:t>
              </w:r>
            </w:ins>
          </w:p>
        </w:tc>
        <w:tc>
          <w:tcPr>
            <w:tcW w:w="2725" w:type="dxa"/>
            <w:tcBorders>
              <w:top w:val="nil"/>
              <w:left w:val="nil"/>
              <w:bottom w:val="nil"/>
              <w:right w:val="nil"/>
            </w:tcBorders>
            <w:shd w:val="clear" w:color="auto" w:fill="auto"/>
            <w:noWrap/>
            <w:vAlign w:val="bottom"/>
            <w:hideMark/>
          </w:tcPr>
          <w:p w14:paraId="4DAFAECB" w14:textId="77777777" w:rsidR="005B0742" w:rsidRPr="005B0742" w:rsidRDefault="005B0742" w:rsidP="005B0742">
            <w:pPr>
              <w:rPr>
                <w:ins w:id="1476" w:author="Parks, Robbie M" w:date="2018-06-20T10:54:00Z"/>
                <w:rFonts w:eastAsia="Times New Roman"/>
                <w:color w:val="000000"/>
              </w:rPr>
            </w:pPr>
            <w:ins w:id="1477" w:author="Parks, Robbie M" w:date="2018-06-20T10:54:00Z">
              <w:r w:rsidRPr="005B0742">
                <w:rPr>
                  <w:rFonts w:eastAsia="Times New Roman"/>
                  <w:color w:val="000000"/>
                </w:rPr>
                <w:t>-0.4439</w:t>
              </w:r>
            </w:ins>
          </w:p>
        </w:tc>
        <w:tc>
          <w:tcPr>
            <w:tcW w:w="975" w:type="dxa"/>
            <w:tcBorders>
              <w:top w:val="nil"/>
              <w:left w:val="nil"/>
              <w:bottom w:val="nil"/>
              <w:right w:val="nil"/>
            </w:tcBorders>
            <w:shd w:val="clear" w:color="auto" w:fill="auto"/>
            <w:noWrap/>
            <w:vAlign w:val="bottom"/>
            <w:hideMark/>
          </w:tcPr>
          <w:p w14:paraId="67D16EFF" w14:textId="77777777" w:rsidR="005B0742" w:rsidRPr="005B0742" w:rsidRDefault="005B0742" w:rsidP="005B0742">
            <w:pPr>
              <w:jc w:val="right"/>
              <w:rPr>
                <w:ins w:id="1478" w:author="Parks, Robbie M" w:date="2018-06-20T10:54:00Z"/>
                <w:rFonts w:eastAsia="Times New Roman"/>
                <w:color w:val="000000"/>
              </w:rPr>
            </w:pPr>
            <w:ins w:id="1479" w:author="Parks, Robbie M" w:date="2018-06-20T10:54:00Z">
              <w:r w:rsidRPr="005B0742">
                <w:rPr>
                  <w:rFonts w:eastAsia="Times New Roman"/>
                  <w:color w:val="000000"/>
                </w:rPr>
                <w:t>1.00E-04</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689C10E3" w14:textId="77777777" w:rsidR="005B0742" w:rsidRPr="005B0742" w:rsidRDefault="005B0742" w:rsidP="005B0742">
            <w:pPr>
              <w:rPr>
                <w:ins w:id="1480" w:author="Parks, Robbie M" w:date="2018-06-20T10:54:00Z"/>
                <w:rFonts w:eastAsia="Times New Roman"/>
                <w:color w:val="000000"/>
              </w:rPr>
            </w:pPr>
            <w:ins w:id="1481"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4640D604" w14:textId="77777777" w:rsidR="005B0742" w:rsidRPr="005B0742" w:rsidRDefault="005B0742" w:rsidP="005B0742">
            <w:pPr>
              <w:rPr>
                <w:ins w:id="1482" w:author="Parks, Robbie M" w:date="2018-06-20T10:54:00Z"/>
                <w:rFonts w:eastAsia="Times New Roman"/>
                <w:color w:val="000000"/>
              </w:rPr>
            </w:pPr>
            <w:ins w:id="148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05F3377" w14:textId="77777777" w:rsidR="005B0742" w:rsidRPr="005B0742" w:rsidRDefault="005B0742" w:rsidP="005B0742">
            <w:pPr>
              <w:rPr>
                <w:ins w:id="1484" w:author="Parks, Robbie M" w:date="2018-06-20T10:54:00Z"/>
                <w:rFonts w:eastAsia="Times New Roman"/>
                <w:color w:val="000000"/>
              </w:rPr>
            </w:pPr>
            <w:ins w:id="148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F46382B" w14:textId="77777777" w:rsidR="005B0742" w:rsidRPr="005B0742" w:rsidRDefault="005B0742" w:rsidP="005B0742">
            <w:pPr>
              <w:rPr>
                <w:ins w:id="1486" w:author="Parks, Robbie M" w:date="2018-06-20T10:54:00Z"/>
                <w:rFonts w:eastAsia="Times New Roman"/>
                <w:color w:val="000000"/>
              </w:rPr>
            </w:pPr>
            <w:ins w:id="148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3E59E97" w14:textId="77777777" w:rsidR="005B0742" w:rsidRPr="005B0742" w:rsidRDefault="005B0742" w:rsidP="005B0742">
            <w:pPr>
              <w:rPr>
                <w:ins w:id="1488" w:author="Parks, Robbie M" w:date="2018-06-20T10:54:00Z"/>
                <w:rFonts w:eastAsia="Times New Roman"/>
                <w:color w:val="000000"/>
              </w:rPr>
            </w:pPr>
            <w:ins w:id="148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B01DFF1" w14:textId="77777777" w:rsidR="005B0742" w:rsidRPr="005B0742" w:rsidRDefault="005B0742" w:rsidP="005B0742">
            <w:pPr>
              <w:rPr>
                <w:ins w:id="1490" w:author="Parks, Robbie M" w:date="2018-06-20T10:54:00Z"/>
                <w:rFonts w:eastAsia="Times New Roman"/>
                <w:color w:val="000000"/>
              </w:rPr>
            </w:pPr>
            <w:ins w:id="149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1F91FA2" w14:textId="77777777" w:rsidR="005B0742" w:rsidRPr="005B0742" w:rsidRDefault="005B0742" w:rsidP="005B0742">
            <w:pPr>
              <w:rPr>
                <w:ins w:id="1492" w:author="Parks, Robbie M" w:date="2018-06-20T10:54:00Z"/>
                <w:rFonts w:eastAsia="Times New Roman"/>
                <w:color w:val="000000"/>
              </w:rPr>
            </w:pPr>
            <w:ins w:id="149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D3F3FBA" w14:textId="77777777" w:rsidR="005B0742" w:rsidRPr="005B0742" w:rsidRDefault="005B0742" w:rsidP="005B0742">
            <w:pPr>
              <w:rPr>
                <w:ins w:id="1494" w:author="Parks, Robbie M" w:date="2018-06-20T10:54:00Z"/>
                <w:rFonts w:eastAsia="Times New Roman"/>
                <w:color w:val="000000"/>
              </w:rPr>
            </w:pPr>
            <w:ins w:id="149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E7C8D0D" w14:textId="77777777" w:rsidR="005B0742" w:rsidRPr="005B0742" w:rsidRDefault="005B0742" w:rsidP="005B0742">
            <w:pPr>
              <w:rPr>
                <w:ins w:id="1496" w:author="Parks, Robbie M" w:date="2018-06-20T10:54:00Z"/>
                <w:rFonts w:eastAsia="Times New Roman"/>
                <w:color w:val="000000"/>
              </w:rPr>
            </w:pPr>
            <w:ins w:id="149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B3BF454" w14:textId="77777777" w:rsidR="005B0742" w:rsidRPr="005B0742" w:rsidRDefault="005B0742" w:rsidP="005B0742">
            <w:pPr>
              <w:rPr>
                <w:ins w:id="1498" w:author="Parks, Robbie M" w:date="2018-06-20T10:54:00Z"/>
                <w:rFonts w:eastAsia="Times New Roman"/>
                <w:color w:val="000000"/>
              </w:rPr>
            </w:pPr>
            <w:ins w:id="149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61914BB" w14:textId="77777777" w:rsidR="005B0742" w:rsidRPr="005B0742" w:rsidRDefault="005B0742" w:rsidP="005B0742">
            <w:pPr>
              <w:rPr>
                <w:ins w:id="1500" w:author="Parks, Robbie M" w:date="2018-06-20T10:54:00Z"/>
                <w:rFonts w:eastAsia="Times New Roman"/>
                <w:color w:val="000000"/>
              </w:rPr>
            </w:pPr>
            <w:ins w:id="150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B3D1815" w14:textId="77777777" w:rsidR="005B0742" w:rsidRPr="005B0742" w:rsidRDefault="005B0742" w:rsidP="005B0742">
            <w:pPr>
              <w:rPr>
                <w:ins w:id="1502" w:author="Parks, Robbie M" w:date="2018-06-20T10:54:00Z"/>
                <w:rFonts w:eastAsia="Times New Roman"/>
                <w:color w:val="000000"/>
              </w:rPr>
            </w:pPr>
            <w:ins w:id="150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1D1C8C6" w14:textId="77777777" w:rsidR="005B0742" w:rsidRPr="005B0742" w:rsidRDefault="005B0742" w:rsidP="005B0742">
            <w:pPr>
              <w:rPr>
                <w:ins w:id="1504" w:author="Parks, Robbie M" w:date="2018-06-20T10:54:00Z"/>
                <w:rFonts w:eastAsia="Times New Roman"/>
                <w:color w:val="000000"/>
              </w:rPr>
            </w:pPr>
            <w:ins w:id="150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8104A8B" w14:textId="77777777" w:rsidR="005B0742" w:rsidRPr="005B0742" w:rsidRDefault="005B0742" w:rsidP="005B0742">
            <w:pPr>
              <w:rPr>
                <w:ins w:id="1506" w:author="Parks, Robbie M" w:date="2018-06-20T10:54:00Z"/>
                <w:rFonts w:eastAsia="Times New Roman"/>
                <w:color w:val="000000"/>
              </w:rPr>
            </w:pPr>
            <w:ins w:id="150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4087EA7" w14:textId="77777777" w:rsidR="005B0742" w:rsidRPr="005B0742" w:rsidRDefault="005B0742" w:rsidP="005B0742">
            <w:pPr>
              <w:rPr>
                <w:ins w:id="1508" w:author="Parks, Robbie M" w:date="2018-06-20T10:54:00Z"/>
                <w:rFonts w:eastAsia="Times New Roman"/>
                <w:color w:val="000000"/>
              </w:rPr>
            </w:pPr>
            <w:ins w:id="150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4EFA370" w14:textId="77777777" w:rsidR="005B0742" w:rsidRPr="005B0742" w:rsidRDefault="005B0742" w:rsidP="005B0742">
            <w:pPr>
              <w:rPr>
                <w:ins w:id="1510" w:author="Parks, Robbie M" w:date="2018-06-20T10:54:00Z"/>
                <w:rFonts w:eastAsia="Times New Roman"/>
                <w:color w:val="000000"/>
              </w:rPr>
            </w:pPr>
            <w:ins w:id="151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85DC033" w14:textId="77777777" w:rsidR="005B0742" w:rsidRPr="005B0742" w:rsidRDefault="005B0742" w:rsidP="005B0742">
            <w:pPr>
              <w:rPr>
                <w:ins w:id="1512" w:author="Parks, Robbie M" w:date="2018-06-20T10:54:00Z"/>
                <w:rFonts w:eastAsia="Times New Roman"/>
                <w:color w:val="000000"/>
              </w:rPr>
            </w:pPr>
            <w:ins w:id="151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FA34D6D" w14:textId="77777777" w:rsidR="005B0742" w:rsidRPr="005B0742" w:rsidRDefault="005B0742" w:rsidP="005B0742">
            <w:pPr>
              <w:rPr>
                <w:ins w:id="1514" w:author="Parks, Robbie M" w:date="2018-06-20T10:54:00Z"/>
                <w:rFonts w:eastAsia="Times New Roman"/>
                <w:color w:val="000000"/>
              </w:rPr>
            </w:pPr>
            <w:ins w:id="1515" w:author="Parks, Robbie M" w:date="2018-06-20T10:54:00Z">
              <w:r w:rsidRPr="005B0742">
                <w:rPr>
                  <w:rFonts w:eastAsia="Times New Roman"/>
                  <w:color w:val="000000"/>
                </w:rPr>
                <w:t> </w:t>
              </w:r>
            </w:ins>
          </w:p>
        </w:tc>
      </w:tr>
      <w:tr w:rsidR="003C3886" w:rsidRPr="005B0742" w14:paraId="21B5C0D1" w14:textId="77777777" w:rsidTr="00BE0CD3">
        <w:trPr>
          <w:trHeight w:val="320"/>
          <w:ins w:id="1516"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5770EB3" w14:textId="77777777" w:rsidR="005B0742" w:rsidRPr="005B0742" w:rsidRDefault="005B0742" w:rsidP="005B0742">
            <w:pPr>
              <w:rPr>
                <w:ins w:id="1517" w:author="Parks, Robbie M" w:date="2018-06-20T10:54:00Z"/>
                <w:rFonts w:eastAsia="Times New Roman"/>
                <w:color w:val="000000"/>
              </w:rPr>
            </w:pPr>
            <w:ins w:id="1518" w:author="Parks, Robbie M" w:date="2018-06-20T10:54:00Z">
              <w:r w:rsidRPr="005B0742">
                <w:rPr>
                  <w:rFonts w:eastAsia="Times New Roman"/>
                  <w:color w:val="000000"/>
                </w:rPr>
                <w:t>25 to 34</w:t>
              </w:r>
            </w:ins>
          </w:p>
        </w:tc>
        <w:tc>
          <w:tcPr>
            <w:tcW w:w="2725" w:type="dxa"/>
            <w:tcBorders>
              <w:top w:val="nil"/>
              <w:left w:val="nil"/>
              <w:bottom w:val="nil"/>
              <w:right w:val="nil"/>
            </w:tcBorders>
            <w:shd w:val="clear" w:color="auto" w:fill="auto"/>
            <w:noWrap/>
            <w:vAlign w:val="bottom"/>
            <w:hideMark/>
          </w:tcPr>
          <w:p w14:paraId="537BDC31" w14:textId="77777777" w:rsidR="005B0742" w:rsidRPr="005B0742" w:rsidRDefault="005B0742" w:rsidP="005B0742">
            <w:pPr>
              <w:rPr>
                <w:ins w:id="1519" w:author="Parks, Robbie M" w:date="2018-06-20T10:54:00Z"/>
                <w:rFonts w:eastAsia="Times New Roman"/>
                <w:color w:val="000000"/>
              </w:rPr>
            </w:pPr>
            <w:ins w:id="1520" w:author="Parks, Robbie M" w:date="2018-06-20T10:54:00Z">
              <w:r w:rsidRPr="005B0742">
                <w:rPr>
                  <w:rFonts w:eastAsia="Times New Roman"/>
                  <w:color w:val="000000"/>
                </w:rPr>
                <w:t>0.0735</w:t>
              </w:r>
            </w:ins>
          </w:p>
        </w:tc>
        <w:tc>
          <w:tcPr>
            <w:tcW w:w="975" w:type="dxa"/>
            <w:tcBorders>
              <w:top w:val="nil"/>
              <w:left w:val="nil"/>
              <w:bottom w:val="nil"/>
              <w:right w:val="nil"/>
            </w:tcBorders>
            <w:shd w:val="clear" w:color="auto" w:fill="auto"/>
            <w:noWrap/>
            <w:vAlign w:val="bottom"/>
            <w:hideMark/>
          </w:tcPr>
          <w:p w14:paraId="51BB249B" w14:textId="77777777" w:rsidR="005B0742" w:rsidRPr="005B0742" w:rsidRDefault="005B0742" w:rsidP="005B0742">
            <w:pPr>
              <w:jc w:val="right"/>
              <w:rPr>
                <w:ins w:id="1521" w:author="Parks, Robbie M" w:date="2018-06-20T10:54:00Z"/>
                <w:rFonts w:eastAsia="Times New Roman"/>
                <w:color w:val="000000"/>
              </w:rPr>
            </w:pPr>
            <w:ins w:id="1522" w:author="Parks, Robbie M" w:date="2018-06-20T10:54:00Z">
              <w:r w:rsidRPr="005B0742">
                <w:rPr>
                  <w:rFonts w:eastAsia="Times New Roman"/>
                  <w:color w:val="000000"/>
                </w:rPr>
                <w:t>0.305</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1378423A" w14:textId="77777777" w:rsidR="005B0742" w:rsidRPr="005B0742" w:rsidRDefault="005B0742" w:rsidP="005B0742">
            <w:pPr>
              <w:rPr>
                <w:ins w:id="1523" w:author="Parks, Robbie M" w:date="2018-06-20T10:54:00Z"/>
                <w:rFonts w:eastAsia="Times New Roman"/>
                <w:color w:val="000000"/>
              </w:rPr>
            </w:pPr>
            <w:ins w:id="1524"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07915E7A" w14:textId="77777777" w:rsidR="005B0742" w:rsidRPr="005B0742" w:rsidRDefault="005B0742" w:rsidP="005B0742">
            <w:pPr>
              <w:rPr>
                <w:ins w:id="1525" w:author="Parks, Robbie M" w:date="2018-06-20T10:54:00Z"/>
                <w:rFonts w:eastAsia="Times New Roman"/>
                <w:color w:val="000000"/>
              </w:rPr>
            </w:pPr>
            <w:ins w:id="152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EE212A8" w14:textId="77777777" w:rsidR="005B0742" w:rsidRPr="005B0742" w:rsidRDefault="005B0742" w:rsidP="005B0742">
            <w:pPr>
              <w:rPr>
                <w:ins w:id="1527" w:author="Parks, Robbie M" w:date="2018-06-20T10:54:00Z"/>
                <w:rFonts w:eastAsia="Times New Roman"/>
                <w:color w:val="000000"/>
              </w:rPr>
            </w:pPr>
            <w:ins w:id="152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1F2BAE7" w14:textId="77777777" w:rsidR="005B0742" w:rsidRPr="005B0742" w:rsidRDefault="005B0742" w:rsidP="005B0742">
            <w:pPr>
              <w:rPr>
                <w:ins w:id="1529" w:author="Parks, Robbie M" w:date="2018-06-20T10:54:00Z"/>
                <w:rFonts w:eastAsia="Times New Roman"/>
                <w:color w:val="000000"/>
              </w:rPr>
            </w:pPr>
            <w:ins w:id="153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7F92423" w14:textId="77777777" w:rsidR="005B0742" w:rsidRPr="005B0742" w:rsidRDefault="005B0742" w:rsidP="005B0742">
            <w:pPr>
              <w:rPr>
                <w:ins w:id="1531" w:author="Parks, Robbie M" w:date="2018-06-20T10:54:00Z"/>
                <w:rFonts w:eastAsia="Times New Roman"/>
                <w:color w:val="000000"/>
              </w:rPr>
            </w:pPr>
            <w:ins w:id="153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BEBFBB3" w14:textId="77777777" w:rsidR="005B0742" w:rsidRPr="005B0742" w:rsidRDefault="005B0742" w:rsidP="005B0742">
            <w:pPr>
              <w:rPr>
                <w:ins w:id="1533" w:author="Parks, Robbie M" w:date="2018-06-20T10:54:00Z"/>
                <w:rFonts w:eastAsia="Times New Roman"/>
                <w:color w:val="000000"/>
              </w:rPr>
            </w:pPr>
            <w:ins w:id="153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723E995" w14:textId="77777777" w:rsidR="005B0742" w:rsidRPr="005B0742" w:rsidRDefault="005B0742" w:rsidP="005B0742">
            <w:pPr>
              <w:rPr>
                <w:ins w:id="1535" w:author="Parks, Robbie M" w:date="2018-06-20T10:54:00Z"/>
                <w:rFonts w:eastAsia="Times New Roman"/>
                <w:color w:val="000000"/>
              </w:rPr>
            </w:pPr>
            <w:ins w:id="153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7C4ADCE" w14:textId="77777777" w:rsidR="005B0742" w:rsidRPr="005B0742" w:rsidRDefault="005B0742" w:rsidP="005B0742">
            <w:pPr>
              <w:rPr>
                <w:ins w:id="1537" w:author="Parks, Robbie M" w:date="2018-06-20T10:54:00Z"/>
                <w:rFonts w:eastAsia="Times New Roman"/>
                <w:color w:val="000000"/>
              </w:rPr>
            </w:pPr>
            <w:ins w:id="153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F4C85E9" w14:textId="77777777" w:rsidR="005B0742" w:rsidRPr="005B0742" w:rsidRDefault="005B0742" w:rsidP="005B0742">
            <w:pPr>
              <w:rPr>
                <w:ins w:id="1539" w:author="Parks, Robbie M" w:date="2018-06-20T10:54:00Z"/>
                <w:rFonts w:eastAsia="Times New Roman"/>
                <w:color w:val="000000"/>
              </w:rPr>
            </w:pPr>
            <w:ins w:id="154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5BA1FD2" w14:textId="77777777" w:rsidR="005B0742" w:rsidRPr="005B0742" w:rsidRDefault="005B0742" w:rsidP="005B0742">
            <w:pPr>
              <w:rPr>
                <w:ins w:id="1541" w:author="Parks, Robbie M" w:date="2018-06-20T10:54:00Z"/>
                <w:rFonts w:eastAsia="Times New Roman"/>
                <w:color w:val="000000"/>
              </w:rPr>
            </w:pPr>
            <w:ins w:id="154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063B5E0" w14:textId="77777777" w:rsidR="005B0742" w:rsidRPr="005B0742" w:rsidRDefault="005B0742" w:rsidP="005B0742">
            <w:pPr>
              <w:rPr>
                <w:ins w:id="1543" w:author="Parks, Robbie M" w:date="2018-06-20T10:54:00Z"/>
                <w:rFonts w:eastAsia="Times New Roman"/>
                <w:color w:val="000000"/>
              </w:rPr>
            </w:pPr>
            <w:ins w:id="154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C450C26" w14:textId="77777777" w:rsidR="005B0742" w:rsidRPr="005B0742" w:rsidRDefault="005B0742" w:rsidP="005B0742">
            <w:pPr>
              <w:rPr>
                <w:ins w:id="1545" w:author="Parks, Robbie M" w:date="2018-06-20T10:54:00Z"/>
                <w:rFonts w:eastAsia="Times New Roman"/>
                <w:color w:val="000000"/>
              </w:rPr>
            </w:pPr>
            <w:ins w:id="154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FEFC301" w14:textId="77777777" w:rsidR="005B0742" w:rsidRPr="005B0742" w:rsidRDefault="005B0742" w:rsidP="005B0742">
            <w:pPr>
              <w:rPr>
                <w:ins w:id="1547" w:author="Parks, Robbie M" w:date="2018-06-20T10:54:00Z"/>
                <w:rFonts w:eastAsia="Times New Roman"/>
                <w:color w:val="000000"/>
              </w:rPr>
            </w:pPr>
            <w:ins w:id="154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C18E43B" w14:textId="77777777" w:rsidR="005B0742" w:rsidRPr="005B0742" w:rsidRDefault="005B0742" w:rsidP="005B0742">
            <w:pPr>
              <w:rPr>
                <w:ins w:id="1549" w:author="Parks, Robbie M" w:date="2018-06-20T10:54:00Z"/>
                <w:rFonts w:eastAsia="Times New Roman"/>
                <w:color w:val="000000"/>
              </w:rPr>
            </w:pPr>
            <w:ins w:id="155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1F8850D" w14:textId="77777777" w:rsidR="005B0742" w:rsidRPr="005B0742" w:rsidRDefault="005B0742" w:rsidP="005B0742">
            <w:pPr>
              <w:rPr>
                <w:ins w:id="1551" w:author="Parks, Robbie M" w:date="2018-06-20T10:54:00Z"/>
                <w:rFonts w:eastAsia="Times New Roman"/>
                <w:color w:val="000000"/>
              </w:rPr>
            </w:pPr>
            <w:ins w:id="155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615007D" w14:textId="77777777" w:rsidR="005B0742" w:rsidRPr="005B0742" w:rsidRDefault="005B0742" w:rsidP="005B0742">
            <w:pPr>
              <w:rPr>
                <w:ins w:id="1553" w:author="Parks, Robbie M" w:date="2018-06-20T10:54:00Z"/>
                <w:rFonts w:eastAsia="Times New Roman"/>
                <w:color w:val="000000"/>
              </w:rPr>
            </w:pPr>
            <w:ins w:id="155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EC0A129" w14:textId="77777777" w:rsidR="005B0742" w:rsidRPr="005B0742" w:rsidRDefault="005B0742" w:rsidP="005B0742">
            <w:pPr>
              <w:rPr>
                <w:ins w:id="1555" w:author="Parks, Robbie M" w:date="2018-06-20T10:54:00Z"/>
                <w:rFonts w:eastAsia="Times New Roman"/>
                <w:color w:val="000000"/>
              </w:rPr>
            </w:pPr>
            <w:ins w:id="155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EF3955C" w14:textId="77777777" w:rsidR="005B0742" w:rsidRPr="005B0742" w:rsidRDefault="005B0742" w:rsidP="005B0742">
            <w:pPr>
              <w:rPr>
                <w:ins w:id="1557" w:author="Parks, Robbie M" w:date="2018-06-20T10:54:00Z"/>
                <w:rFonts w:eastAsia="Times New Roman"/>
                <w:color w:val="000000"/>
              </w:rPr>
            </w:pPr>
            <w:ins w:id="1558" w:author="Parks, Robbie M" w:date="2018-06-20T10:54:00Z">
              <w:r w:rsidRPr="005B0742">
                <w:rPr>
                  <w:rFonts w:eastAsia="Times New Roman"/>
                  <w:color w:val="000000"/>
                </w:rPr>
                <w:t> </w:t>
              </w:r>
            </w:ins>
          </w:p>
        </w:tc>
      </w:tr>
      <w:tr w:rsidR="003C3886" w:rsidRPr="005B0742" w14:paraId="03153DEF" w14:textId="77777777" w:rsidTr="00BE0CD3">
        <w:trPr>
          <w:trHeight w:val="320"/>
          <w:ins w:id="1559"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4B2D5F6" w14:textId="77777777" w:rsidR="005B0742" w:rsidRPr="005B0742" w:rsidRDefault="005B0742" w:rsidP="005B0742">
            <w:pPr>
              <w:rPr>
                <w:ins w:id="1560" w:author="Parks, Robbie M" w:date="2018-06-20T10:54:00Z"/>
                <w:rFonts w:eastAsia="Times New Roman"/>
                <w:color w:val="000000"/>
              </w:rPr>
            </w:pPr>
            <w:ins w:id="1561" w:author="Parks, Robbie M" w:date="2018-06-20T10:54:00Z">
              <w:r w:rsidRPr="005B0742">
                <w:rPr>
                  <w:rFonts w:eastAsia="Times New Roman"/>
                  <w:color w:val="000000"/>
                </w:rPr>
                <w:t>35 to 44</w:t>
              </w:r>
            </w:ins>
          </w:p>
        </w:tc>
        <w:tc>
          <w:tcPr>
            <w:tcW w:w="2725" w:type="dxa"/>
            <w:tcBorders>
              <w:top w:val="nil"/>
              <w:left w:val="nil"/>
              <w:bottom w:val="nil"/>
              <w:right w:val="nil"/>
            </w:tcBorders>
            <w:shd w:val="clear" w:color="auto" w:fill="auto"/>
            <w:noWrap/>
            <w:vAlign w:val="bottom"/>
            <w:hideMark/>
          </w:tcPr>
          <w:p w14:paraId="6BC71582" w14:textId="77777777" w:rsidR="005B0742" w:rsidRPr="005B0742" w:rsidRDefault="005B0742" w:rsidP="005B0742">
            <w:pPr>
              <w:rPr>
                <w:ins w:id="1562" w:author="Parks, Robbie M" w:date="2018-06-20T10:54:00Z"/>
                <w:rFonts w:eastAsia="Times New Roman"/>
                <w:color w:val="000000"/>
              </w:rPr>
            </w:pPr>
            <w:ins w:id="1563" w:author="Parks, Robbie M" w:date="2018-06-20T10:54:00Z">
              <w:r w:rsidRPr="005B0742">
                <w:rPr>
                  <w:rFonts w:eastAsia="Times New Roman"/>
                  <w:color w:val="000000"/>
                </w:rPr>
                <w:t>0.0236</w:t>
              </w:r>
            </w:ins>
          </w:p>
        </w:tc>
        <w:tc>
          <w:tcPr>
            <w:tcW w:w="975" w:type="dxa"/>
            <w:tcBorders>
              <w:top w:val="nil"/>
              <w:left w:val="nil"/>
              <w:bottom w:val="nil"/>
              <w:right w:val="nil"/>
            </w:tcBorders>
            <w:shd w:val="clear" w:color="auto" w:fill="auto"/>
            <w:noWrap/>
            <w:vAlign w:val="bottom"/>
            <w:hideMark/>
          </w:tcPr>
          <w:p w14:paraId="4F90FF95" w14:textId="77777777" w:rsidR="005B0742" w:rsidRPr="005B0742" w:rsidRDefault="005B0742" w:rsidP="005B0742">
            <w:pPr>
              <w:jc w:val="right"/>
              <w:rPr>
                <w:ins w:id="1564" w:author="Parks, Robbie M" w:date="2018-06-20T10:54:00Z"/>
                <w:rFonts w:eastAsia="Times New Roman"/>
                <w:color w:val="000000"/>
              </w:rPr>
            </w:pPr>
            <w:ins w:id="1565" w:author="Parks, Robbie M" w:date="2018-06-20T10:54:00Z">
              <w:r w:rsidRPr="005B0742">
                <w:rPr>
                  <w:rFonts w:eastAsia="Times New Roman"/>
                  <w:color w:val="000000"/>
                </w:rPr>
                <w:t>0.7498</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08A9CB94" w14:textId="77777777" w:rsidR="005B0742" w:rsidRPr="005B0742" w:rsidRDefault="005B0742" w:rsidP="005B0742">
            <w:pPr>
              <w:rPr>
                <w:ins w:id="1566" w:author="Parks, Robbie M" w:date="2018-06-20T10:54:00Z"/>
                <w:rFonts w:eastAsia="Times New Roman"/>
                <w:color w:val="000000"/>
              </w:rPr>
            </w:pPr>
            <w:ins w:id="1567"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74F39513" w14:textId="77777777" w:rsidR="005B0742" w:rsidRPr="005B0742" w:rsidRDefault="005B0742" w:rsidP="005B0742">
            <w:pPr>
              <w:rPr>
                <w:ins w:id="1568" w:author="Parks, Robbie M" w:date="2018-06-20T10:54:00Z"/>
                <w:rFonts w:eastAsia="Times New Roman"/>
                <w:color w:val="000000"/>
              </w:rPr>
            </w:pPr>
            <w:ins w:id="156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FAAEF77" w14:textId="77777777" w:rsidR="005B0742" w:rsidRPr="005B0742" w:rsidRDefault="005B0742" w:rsidP="005B0742">
            <w:pPr>
              <w:rPr>
                <w:ins w:id="1570" w:author="Parks, Robbie M" w:date="2018-06-20T10:54:00Z"/>
                <w:rFonts w:eastAsia="Times New Roman"/>
                <w:color w:val="000000"/>
              </w:rPr>
            </w:pPr>
            <w:ins w:id="157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BB181EC" w14:textId="77777777" w:rsidR="005B0742" w:rsidRPr="005B0742" w:rsidRDefault="005B0742" w:rsidP="005B0742">
            <w:pPr>
              <w:rPr>
                <w:ins w:id="1572" w:author="Parks, Robbie M" w:date="2018-06-20T10:54:00Z"/>
                <w:rFonts w:eastAsia="Times New Roman"/>
                <w:color w:val="000000"/>
              </w:rPr>
            </w:pPr>
            <w:ins w:id="157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3D1FE79" w14:textId="77777777" w:rsidR="005B0742" w:rsidRPr="005B0742" w:rsidRDefault="005B0742" w:rsidP="005B0742">
            <w:pPr>
              <w:rPr>
                <w:ins w:id="1574" w:author="Parks, Robbie M" w:date="2018-06-20T10:54:00Z"/>
                <w:rFonts w:eastAsia="Times New Roman"/>
                <w:color w:val="000000"/>
              </w:rPr>
            </w:pPr>
            <w:ins w:id="157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A1C233A" w14:textId="77777777" w:rsidR="005B0742" w:rsidRPr="005B0742" w:rsidRDefault="005B0742" w:rsidP="005B0742">
            <w:pPr>
              <w:rPr>
                <w:ins w:id="1576" w:author="Parks, Robbie M" w:date="2018-06-20T10:54:00Z"/>
                <w:rFonts w:eastAsia="Times New Roman"/>
                <w:color w:val="000000"/>
              </w:rPr>
            </w:pPr>
            <w:ins w:id="157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480358D" w14:textId="77777777" w:rsidR="005B0742" w:rsidRPr="005B0742" w:rsidRDefault="005B0742" w:rsidP="005B0742">
            <w:pPr>
              <w:rPr>
                <w:ins w:id="1578" w:author="Parks, Robbie M" w:date="2018-06-20T10:54:00Z"/>
                <w:rFonts w:eastAsia="Times New Roman"/>
                <w:color w:val="000000"/>
              </w:rPr>
            </w:pPr>
            <w:ins w:id="157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5930EA8" w14:textId="77777777" w:rsidR="005B0742" w:rsidRPr="005B0742" w:rsidRDefault="005B0742" w:rsidP="005B0742">
            <w:pPr>
              <w:rPr>
                <w:ins w:id="1580" w:author="Parks, Robbie M" w:date="2018-06-20T10:54:00Z"/>
                <w:rFonts w:eastAsia="Times New Roman"/>
                <w:color w:val="000000"/>
              </w:rPr>
            </w:pPr>
            <w:ins w:id="158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5A611DB" w14:textId="77777777" w:rsidR="005B0742" w:rsidRPr="005B0742" w:rsidRDefault="005B0742" w:rsidP="005B0742">
            <w:pPr>
              <w:rPr>
                <w:ins w:id="1582" w:author="Parks, Robbie M" w:date="2018-06-20T10:54:00Z"/>
                <w:rFonts w:eastAsia="Times New Roman"/>
                <w:color w:val="000000"/>
              </w:rPr>
            </w:pPr>
            <w:ins w:id="158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F07DBB3" w14:textId="77777777" w:rsidR="005B0742" w:rsidRPr="005B0742" w:rsidRDefault="005B0742" w:rsidP="005B0742">
            <w:pPr>
              <w:rPr>
                <w:ins w:id="1584" w:author="Parks, Robbie M" w:date="2018-06-20T10:54:00Z"/>
                <w:rFonts w:eastAsia="Times New Roman"/>
                <w:color w:val="000000"/>
              </w:rPr>
            </w:pPr>
            <w:ins w:id="158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B840D09" w14:textId="77777777" w:rsidR="005B0742" w:rsidRPr="005B0742" w:rsidRDefault="005B0742" w:rsidP="005B0742">
            <w:pPr>
              <w:rPr>
                <w:ins w:id="1586" w:author="Parks, Robbie M" w:date="2018-06-20T10:54:00Z"/>
                <w:rFonts w:eastAsia="Times New Roman"/>
                <w:color w:val="000000"/>
              </w:rPr>
            </w:pPr>
            <w:ins w:id="158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3F4F626" w14:textId="77777777" w:rsidR="005B0742" w:rsidRPr="005B0742" w:rsidRDefault="005B0742" w:rsidP="005B0742">
            <w:pPr>
              <w:rPr>
                <w:ins w:id="1588" w:author="Parks, Robbie M" w:date="2018-06-20T10:54:00Z"/>
                <w:rFonts w:eastAsia="Times New Roman"/>
                <w:color w:val="000000"/>
              </w:rPr>
            </w:pPr>
            <w:ins w:id="158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793EE83" w14:textId="77777777" w:rsidR="005B0742" w:rsidRPr="005B0742" w:rsidRDefault="005B0742" w:rsidP="005B0742">
            <w:pPr>
              <w:rPr>
                <w:ins w:id="1590" w:author="Parks, Robbie M" w:date="2018-06-20T10:54:00Z"/>
                <w:rFonts w:eastAsia="Times New Roman"/>
                <w:color w:val="000000"/>
              </w:rPr>
            </w:pPr>
            <w:ins w:id="159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1320836" w14:textId="77777777" w:rsidR="005B0742" w:rsidRPr="005B0742" w:rsidRDefault="005B0742" w:rsidP="005B0742">
            <w:pPr>
              <w:rPr>
                <w:ins w:id="1592" w:author="Parks, Robbie M" w:date="2018-06-20T10:54:00Z"/>
                <w:rFonts w:eastAsia="Times New Roman"/>
                <w:color w:val="000000"/>
              </w:rPr>
            </w:pPr>
            <w:ins w:id="159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771B364" w14:textId="77777777" w:rsidR="005B0742" w:rsidRPr="005B0742" w:rsidRDefault="005B0742" w:rsidP="005B0742">
            <w:pPr>
              <w:rPr>
                <w:ins w:id="1594" w:author="Parks, Robbie M" w:date="2018-06-20T10:54:00Z"/>
                <w:rFonts w:eastAsia="Times New Roman"/>
                <w:color w:val="000000"/>
              </w:rPr>
            </w:pPr>
            <w:ins w:id="159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FFBF0DF" w14:textId="77777777" w:rsidR="005B0742" w:rsidRPr="005B0742" w:rsidRDefault="005B0742" w:rsidP="005B0742">
            <w:pPr>
              <w:rPr>
                <w:ins w:id="1596" w:author="Parks, Robbie M" w:date="2018-06-20T10:54:00Z"/>
                <w:rFonts w:eastAsia="Times New Roman"/>
                <w:color w:val="000000"/>
              </w:rPr>
            </w:pPr>
            <w:ins w:id="159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F5495D1" w14:textId="77777777" w:rsidR="005B0742" w:rsidRPr="005B0742" w:rsidRDefault="005B0742" w:rsidP="005B0742">
            <w:pPr>
              <w:rPr>
                <w:ins w:id="1598" w:author="Parks, Robbie M" w:date="2018-06-20T10:54:00Z"/>
                <w:rFonts w:eastAsia="Times New Roman"/>
                <w:color w:val="000000"/>
              </w:rPr>
            </w:pPr>
            <w:ins w:id="159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B0467F7" w14:textId="77777777" w:rsidR="005B0742" w:rsidRPr="005B0742" w:rsidRDefault="005B0742" w:rsidP="005B0742">
            <w:pPr>
              <w:rPr>
                <w:ins w:id="1600" w:author="Parks, Robbie M" w:date="2018-06-20T10:54:00Z"/>
                <w:rFonts w:eastAsia="Times New Roman"/>
                <w:color w:val="000000"/>
              </w:rPr>
            </w:pPr>
            <w:ins w:id="1601" w:author="Parks, Robbie M" w:date="2018-06-20T10:54:00Z">
              <w:r w:rsidRPr="005B0742">
                <w:rPr>
                  <w:rFonts w:eastAsia="Times New Roman"/>
                  <w:color w:val="000000"/>
                </w:rPr>
                <w:t> </w:t>
              </w:r>
            </w:ins>
          </w:p>
        </w:tc>
      </w:tr>
      <w:tr w:rsidR="003C3886" w:rsidRPr="005B0742" w14:paraId="1D3AE285" w14:textId="77777777" w:rsidTr="00BE0CD3">
        <w:trPr>
          <w:trHeight w:val="320"/>
          <w:ins w:id="1602"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0F5AD13" w14:textId="77777777" w:rsidR="005B0742" w:rsidRPr="005B0742" w:rsidRDefault="005B0742" w:rsidP="005B0742">
            <w:pPr>
              <w:rPr>
                <w:ins w:id="1603" w:author="Parks, Robbie M" w:date="2018-06-20T10:54:00Z"/>
                <w:rFonts w:eastAsia="Times New Roman"/>
                <w:color w:val="000000"/>
              </w:rPr>
            </w:pPr>
            <w:ins w:id="1604" w:author="Parks, Robbie M" w:date="2018-06-20T10:54:00Z">
              <w:r w:rsidRPr="005B0742">
                <w:rPr>
                  <w:rFonts w:eastAsia="Times New Roman"/>
                  <w:color w:val="000000"/>
                </w:rPr>
                <w:lastRenderedPageBreak/>
                <w:t>45 to 54</w:t>
              </w:r>
            </w:ins>
          </w:p>
        </w:tc>
        <w:tc>
          <w:tcPr>
            <w:tcW w:w="2725" w:type="dxa"/>
            <w:tcBorders>
              <w:top w:val="nil"/>
              <w:left w:val="nil"/>
              <w:bottom w:val="nil"/>
              <w:right w:val="nil"/>
            </w:tcBorders>
            <w:shd w:val="clear" w:color="auto" w:fill="auto"/>
            <w:noWrap/>
            <w:vAlign w:val="bottom"/>
            <w:hideMark/>
          </w:tcPr>
          <w:p w14:paraId="4BFD9509" w14:textId="77777777" w:rsidR="005B0742" w:rsidRPr="005B0742" w:rsidRDefault="005B0742" w:rsidP="005B0742">
            <w:pPr>
              <w:rPr>
                <w:ins w:id="1605" w:author="Parks, Robbie M" w:date="2018-06-20T10:54:00Z"/>
                <w:rFonts w:eastAsia="Times New Roman"/>
                <w:color w:val="000000"/>
              </w:rPr>
            </w:pPr>
            <w:ins w:id="1606" w:author="Parks, Robbie M" w:date="2018-06-20T10:54:00Z">
              <w:r w:rsidRPr="005B0742">
                <w:rPr>
                  <w:rFonts w:eastAsia="Times New Roman"/>
                  <w:color w:val="000000"/>
                </w:rPr>
                <w:t>0.0008</w:t>
              </w:r>
            </w:ins>
          </w:p>
        </w:tc>
        <w:tc>
          <w:tcPr>
            <w:tcW w:w="975" w:type="dxa"/>
            <w:tcBorders>
              <w:top w:val="nil"/>
              <w:left w:val="nil"/>
              <w:bottom w:val="nil"/>
              <w:right w:val="nil"/>
            </w:tcBorders>
            <w:shd w:val="clear" w:color="auto" w:fill="auto"/>
            <w:noWrap/>
            <w:vAlign w:val="bottom"/>
            <w:hideMark/>
          </w:tcPr>
          <w:p w14:paraId="5A4B50A9" w14:textId="77777777" w:rsidR="005B0742" w:rsidRPr="005B0742" w:rsidRDefault="005B0742" w:rsidP="005B0742">
            <w:pPr>
              <w:jc w:val="right"/>
              <w:rPr>
                <w:ins w:id="1607" w:author="Parks, Robbie M" w:date="2018-06-20T10:54:00Z"/>
                <w:rFonts w:eastAsia="Times New Roman"/>
                <w:color w:val="000000"/>
              </w:rPr>
            </w:pPr>
            <w:ins w:id="1608" w:author="Parks, Robbie M" w:date="2018-06-20T10:54:00Z">
              <w:r w:rsidRPr="005B0742">
                <w:rPr>
                  <w:rFonts w:eastAsia="Times New Roman"/>
                  <w:color w:val="000000"/>
                </w:rPr>
                <w:t>0.9909</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16624DCC" w14:textId="77777777" w:rsidR="005B0742" w:rsidRPr="005B0742" w:rsidRDefault="005B0742" w:rsidP="005B0742">
            <w:pPr>
              <w:rPr>
                <w:ins w:id="1609" w:author="Parks, Robbie M" w:date="2018-06-20T10:54:00Z"/>
                <w:rFonts w:eastAsia="Times New Roman"/>
                <w:color w:val="000000"/>
              </w:rPr>
            </w:pPr>
            <w:ins w:id="1610"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544F3BE3" w14:textId="77777777" w:rsidR="005B0742" w:rsidRPr="005B0742" w:rsidRDefault="005B0742" w:rsidP="005B0742">
            <w:pPr>
              <w:rPr>
                <w:ins w:id="1611" w:author="Parks, Robbie M" w:date="2018-06-20T10:54:00Z"/>
                <w:rFonts w:eastAsia="Times New Roman"/>
                <w:color w:val="000000"/>
              </w:rPr>
            </w:pPr>
            <w:ins w:id="161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EB956D1" w14:textId="77777777" w:rsidR="005B0742" w:rsidRPr="005B0742" w:rsidRDefault="005B0742" w:rsidP="005B0742">
            <w:pPr>
              <w:rPr>
                <w:ins w:id="1613" w:author="Parks, Robbie M" w:date="2018-06-20T10:54:00Z"/>
                <w:rFonts w:eastAsia="Times New Roman"/>
                <w:color w:val="000000"/>
              </w:rPr>
            </w:pPr>
            <w:ins w:id="161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7448A96" w14:textId="77777777" w:rsidR="005B0742" w:rsidRPr="005B0742" w:rsidRDefault="005B0742" w:rsidP="005B0742">
            <w:pPr>
              <w:rPr>
                <w:ins w:id="1615" w:author="Parks, Robbie M" w:date="2018-06-20T10:54:00Z"/>
                <w:rFonts w:eastAsia="Times New Roman"/>
                <w:color w:val="000000"/>
              </w:rPr>
            </w:pPr>
            <w:ins w:id="161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B855D4F" w14:textId="77777777" w:rsidR="005B0742" w:rsidRPr="005B0742" w:rsidRDefault="005B0742" w:rsidP="005B0742">
            <w:pPr>
              <w:rPr>
                <w:ins w:id="1617" w:author="Parks, Robbie M" w:date="2018-06-20T10:54:00Z"/>
                <w:rFonts w:eastAsia="Times New Roman"/>
                <w:color w:val="000000"/>
              </w:rPr>
            </w:pPr>
            <w:ins w:id="161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65957C0" w14:textId="77777777" w:rsidR="005B0742" w:rsidRPr="005B0742" w:rsidRDefault="005B0742" w:rsidP="005B0742">
            <w:pPr>
              <w:rPr>
                <w:ins w:id="1619" w:author="Parks, Robbie M" w:date="2018-06-20T10:54:00Z"/>
                <w:rFonts w:eastAsia="Times New Roman"/>
                <w:color w:val="000000"/>
              </w:rPr>
            </w:pPr>
            <w:ins w:id="162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C880F21" w14:textId="77777777" w:rsidR="005B0742" w:rsidRPr="005B0742" w:rsidRDefault="005B0742" w:rsidP="005B0742">
            <w:pPr>
              <w:rPr>
                <w:ins w:id="1621" w:author="Parks, Robbie M" w:date="2018-06-20T10:54:00Z"/>
                <w:rFonts w:eastAsia="Times New Roman"/>
                <w:color w:val="000000"/>
              </w:rPr>
            </w:pPr>
            <w:ins w:id="162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AB94F8A" w14:textId="77777777" w:rsidR="005B0742" w:rsidRPr="005B0742" w:rsidRDefault="005B0742" w:rsidP="005B0742">
            <w:pPr>
              <w:rPr>
                <w:ins w:id="1623" w:author="Parks, Robbie M" w:date="2018-06-20T10:54:00Z"/>
                <w:rFonts w:eastAsia="Times New Roman"/>
                <w:color w:val="000000"/>
              </w:rPr>
            </w:pPr>
            <w:ins w:id="162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22D2000" w14:textId="77777777" w:rsidR="005B0742" w:rsidRPr="005B0742" w:rsidRDefault="005B0742" w:rsidP="005B0742">
            <w:pPr>
              <w:rPr>
                <w:ins w:id="1625" w:author="Parks, Robbie M" w:date="2018-06-20T10:54:00Z"/>
                <w:rFonts w:eastAsia="Times New Roman"/>
                <w:color w:val="000000"/>
              </w:rPr>
            </w:pPr>
            <w:ins w:id="162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83162B0" w14:textId="77777777" w:rsidR="005B0742" w:rsidRPr="005B0742" w:rsidRDefault="005B0742" w:rsidP="005B0742">
            <w:pPr>
              <w:rPr>
                <w:ins w:id="1627" w:author="Parks, Robbie M" w:date="2018-06-20T10:54:00Z"/>
                <w:rFonts w:eastAsia="Times New Roman"/>
                <w:color w:val="000000"/>
              </w:rPr>
            </w:pPr>
            <w:ins w:id="162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9A3C6BE" w14:textId="77777777" w:rsidR="005B0742" w:rsidRPr="005B0742" w:rsidRDefault="005B0742" w:rsidP="005B0742">
            <w:pPr>
              <w:rPr>
                <w:ins w:id="1629" w:author="Parks, Robbie M" w:date="2018-06-20T10:54:00Z"/>
                <w:rFonts w:eastAsia="Times New Roman"/>
                <w:color w:val="000000"/>
              </w:rPr>
            </w:pPr>
            <w:ins w:id="163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B0C3878" w14:textId="77777777" w:rsidR="005B0742" w:rsidRPr="005B0742" w:rsidRDefault="005B0742" w:rsidP="005B0742">
            <w:pPr>
              <w:rPr>
                <w:ins w:id="1631" w:author="Parks, Robbie M" w:date="2018-06-20T10:54:00Z"/>
                <w:rFonts w:eastAsia="Times New Roman"/>
                <w:color w:val="000000"/>
              </w:rPr>
            </w:pPr>
            <w:ins w:id="163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EDF3E70" w14:textId="77777777" w:rsidR="005B0742" w:rsidRPr="005B0742" w:rsidRDefault="005B0742" w:rsidP="005B0742">
            <w:pPr>
              <w:rPr>
                <w:ins w:id="1633" w:author="Parks, Robbie M" w:date="2018-06-20T10:54:00Z"/>
                <w:rFonts w:eastAsia="Times New Roman"/>
                <w:color w:val="000000"/>
              </w:rPr>
            </w:pPr>
            <w:ins w:id="163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56B4FA3" w14:textId="77777777" w:rsidR="005B0742" w:rsidRPr="005B0742" w:rsidRDefault="005B0742" w:rsidP="005B0742">
            <w:pPr>
              <w:rPr>
                <w:ins w:id="1635" w:author="Parks, Robbie M" w:date="2018-06-20T10:54:00Z"/>
                <w:rFonts w:eastAsia="Times New Roman"/>
                <w:color w:val="000000"/>
              </w:rPr>
            </w:pPr>
            <w:ins w:id="163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0DB1149" w14:textId="77777777" w:rsidR="005B0742" w:rsidRPr="005B0742" w:rsidRDefault="005B0742" w:rsidP="005B0742">
            <w:pPr>
              <w:rPr>
                <w:ins w:id="1637" w:author="Parks, Robbie M" w:date="2018-06-20T10:54:00Z"/>
                <w:rFonts w:eastAsia="Times New Roman"/>
                <w:color w:val="000000"/>
              </w:rPr>
            </w:pPr>
            <w:ins w:id="163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F32D4AB" w14:textId="77777777" w:rsidR="005B0742" w:rsidRPr="005B0742" w:rsidRDefault="005B0742" w:rsidP="005B0742">
            <w:pPr>
              <w:rPr>
                <w:ins w:id="1639" w:author="Parks, Robbie M" w:date="2018-06-20T10:54:00Z"/>
                <w:rFonts w:eastAsia="Times New Roman"/>
                <w:color w:val="000000"/>
              </w:rPr>
            </w:pPr>
            <w:ins w:id="164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C1571F9" w14:textId="77777777" w:rsidR="005B0742" w:rsidRPr="005B0742" w:rsidRDefault="005B0742" w:rsidP="005B0742">
            <w:pPr>
              <w:rPr>
                <w:ins w:id="1641" w:author="Parks, Robbie M" w:date="2018-06-20T10:54:00Z"/>
                <w:rFonts w:eastAsia="Times New Roman"/>
                <w:color w:val="000000"/>
              </w:rPr>
            </w:pPr>
            <w:ins w:id="164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DC22CBA" w14:textId="77777777" w:rsidR="005B0742" w:rsidRPr="005B0742" w:rsidRDefault="005B0742" w:rsidP="005B0742">
            <w:pPr>
              <w:rPr>
                <w:ins w:id="1643" w:author="Parks, Robbie M" w:date="2018-06-20T10:54:00Z"/>
                <w:rFonts w:eastAsia="Times New Roman"/>
                <w:color w:val="000000"/>
              </w:rPr>
            </w:pPr>
            <w:ins w:id="1644" w:author="Parks, Robbie M" w:date="2018-06-20T10:54:00Z">
              <w:r w:rsidRPr="005B0742">
                <w:rPr>
                  <w:rFonts w:eastAsia="Times New Roman"/>
                  <w:color w:val="000000"/>
                </w:rPr>
                <w:t> </w:t>
              </w:r>
            </w:ins>
          </w:p>
        </w:tc>
      </w:tr>
      <w:tr w:rsidR="003C3886" w:rsidRPr="005B0742" w14:paraId="2F8D427B" w14:textId="77777777" w:rsidTr="00BE0CD3">
        <w:trPr>
          <w:trHeight w:val="320"/>
          <w:ins w:id="1645"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7710C109" w14:textId="77777777" w:rsidR="005B0742" w:rsidRPr="005B0742" w:rsidRDefault="005B0742" w:rsidP="005B0742">
            <w:pPr>
              <w:rPr>
                <w:ins w:id="1646" w:author="Parks, Robbie M" w:date="2018-06-20T10:54:00Z"/>
                <w:rFonts w:eastAsia="Times New Roman"/>
                <w:color w:val="000000"/>
              </w:rPr>
            </w:pPr>
            <w:ins w:id="1647" w:author="Parks, Robbie M" w:date="2018-06-20T10:54:00Z">
              <w:r w:rsidRPr="005B0742">
                <w:rPr>
                  <w:rFonts w:eastAsia="Times New Roman"/>
                  <w:color w:val="000000"/>
                </w:rPr>
                <w:t>55 to 64</w:t>
              </w:r>
            </w:ins>
          </w:p>
        </w:tc>
        <w:tc>
          <w:tcPr>
            <w:tcW w:w="2725" w:type="dxa"/>
            <w:tcBorders>
              <w:top w:val="nil"/>
              <w:left w:val="nil"/>
              <w:bottom w:val="nil"/>
              <w:right w:val="nil"/>
            </w:tcBorders>
            <w:shd w:val="clear" w:color="auto" w:fill="auto"/>
            <w:noWrap/>
            <w:vAlign w:val="bottom"/>
            <w:hideMark/>
          </w:tcPr>
          <w:p w14:paraId="58CA635D" w14:textId="77777777" w:rsidR="005B0742" w:rsidRPr="005B0742" w:rsidRDefault="005B0742" w:rsidP="005B0742">
            <w:pPr>
              <w:rPr>
                <w:ins w:id="1648" w:author="Parks, Robbie M" w:date="2018-06-20T10:54:00Z"/>
                <w:rFonts w:eastAsia="Times New Roman"/>
                <w:color w:val="000000"/>
              </w:rPr>
            </w:pPr>
            <w:ins w:id="1649" w:author="Parks, Robbie M" w:date="2018-06-20T10:54:00Z">
              <w:r w:rsidRPr="005B0742">
                <w:rPr>
                  <w:rFonts w:eastAsia="Times New Roman"/>
                  <w:color w:val="000000"/>
                </w:rPr>
                <w:t>0.041</w:t>
              </w:r>
            </w:ins>
          </w:p>
        </w:tc>
        <w:tc>
          <w:tcPr>
            <w:tcW w:w="975" w:type="dxa"/>
            <w:tcBorders>
              <w:top w:val="nil"/>
              <w:left w:val="nil"/>
              <w:bottom w:val="nil"/>
              <w:right w:val="nil"/>
            </w:tcBorders>
            <w:shd w:val="clear" w:color="auto" w:fill="auto"/>
            <w:noWrap/>
            <w:vAlign w:val="bottom"/>
            <w:hideMark/>
          </w:tcPr>
          <w:p w14:paraId="6752D29B" w14:textId="77777777" w:rsidR="005B0742" w:rsidRPr="005B0742" w:rsidRDefault="005B0742" w:rsidP="005B0742">
            <w:pPr>
              <w:jc w:val="right"/>
              <w:rPr>
                <w:ins w:id="1650" w:author="Parks, Robbie M" w:date="2018-06-20T10:54:00Z"/>
                <w:rFonts w:eastAsia="Times New Roman"/>
                <w:color w:val="000000"/>
              </w:rPr>
            </w:pPr>
            <w:ins w:id="1651" w:author="Parks, Robbie M" w:date="2018-06-20T10:54:00Z">
              <w:r w:rsidRPr="005B0742">
                <w:rPr>
                  <w:rFonts w:eastAsia="Times New Roman"/>
                  <w:color w:val="000000"/>
                </w:rPr>
                <w:t>0.3853</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6F666CC2" w14:textId="77777777" w:rsidR="005B0742" w:rsidRPr="005B0742" w:rsidRDefault="005B0742" w:rsidP="005B0742">
            <w:pPr>
              <w:rPr>
                <w:ins w:id="1652" w:author="Parks, Robbie M" w:date="2018-06-20T10:54:00Z"/>
                <w:rFonts w:eastAsia="Times New Roman"/>
                <w:color w:val="000000"/>
              </w:rPr>
            </w:pPr>
            <w:ins w:id="1653"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47673042" w14:textId="77777777" w:rsidR="005B0742" w:rsidRPr="005B0742" w:rsidRDefault="005B0742" w:rsidP="005B0742">
            <w:pPr>
              <w:rPr>
                <w:ins w:id="1654" w:author="Parks, Robbie M" w:date="2018-06-20T10:54:00Z"/>
                <w:rFonts w:eastAsia="Times New Roman"/>
                <w:color w:val="000000"/>
              </w:rPr>
            </w:pPr>
            <w:ins w:id="165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CB32F76" w14:textId="77777777" w:rsidR="005B0742" w:rsidRPr="005B0742" w:rsidRDefault="005B0742" w:rsidP="005B0742">
            <w:pPr>
              <w:rPr>
                <w:ins w:id="1656" w:author="Parks, Robbie M" w:date="2018-06-20T10:54:00Z"/>
                <w:rFonts w:eastAsia="Times New Roman"/>
                <w:color w:val="000000"/>
              </w:rPr>
            </w:pPr>
            <w:ins w:id="165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130B9C0" w14:textId="77777777" w:rsidR="005B0742" w:rsidRPr="005B0742" w:rsidRDefault="005B0742" w:rsidP="005B0742">
            <w:pPr>
              <w:rPr>
                <w:ins w:id="1658" w:author="Parks, Robbie M" w:date="2018-06-20T10:54:00Z"/>
                <w:rFonts w:eastAsia="Times New Roman"/>
                <w:color w:val="000000"/>
              </w:rPr>
            </w:pPr>
            <w:ins w:id="165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552EC91" w14:textId="77777777" w:rsidR="005B0742" w:rsidRPr="005B0742" w:rsidRDefault="005B0742" w:rsidP="005B0742">
            <w:pPr>
              <w:rPr>
                <w:ins w:id="1660" w:author="Parks, Robbie M" w:date="2018-06-20T10:54:00Z"/>
                <w:rFonts w:eastAsia="Times New Roman"/>
                <w:color w:val="000000"/>
              </w:rPr>
            </w:pPr>
            <w:ins w:id="166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94A4D24" w14:textId="77777777" w:rsidR="005B0742" w:rsidRPr="005B0742" w:rsidRDefault="005B0742" w:rsidP="005B0742">
            <w:pPr>
              <w:rPr>
                <w:ins w:id="1662" w:author="Parks, Robbie M" w:date="2018-06-20T10:54:00Z"/>
                <w:rFonts w:eastAsia="Times New Roman"/>
                <w:color w:val="000000"/>
              </w:rPr>
            </w:pPr>
            <w:ins w:id="166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27E4F72" w14:textId="77777777" w:rsidR="005B0742" w:rsidRPr="005B0742" w:rsidRDefault="005B0742" w:rsidP="005B0742">
            <w:pPr>
              <w:rPr>
                <w:ins w:id="1664" w:author="Parks, Robbie M" w:date="2018-06-20T10:54:00Z"/>
                <w:rFonts w:eastAsia="Times New Roman"/>
                <w:color w:val="000000"/>
              </w:rPr>
            </w:pPr>
            <w:ins w:id="166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2BA9B83" w14:textId="77777777" w:rsidR="005B0742" w:rsidRPr="005B0742" w:rsidRDefault="005B0742" w:rsidP="005B0742">
            <w:pPr>
              <w:rPr>
                <w:ins w:id="1666" w:author="Parks, Robbie M" w:date="2018-06-20T10:54:00Z"/>
                <w:rFonts w:eastAsia="Times New Roman"/>
                <w:color w:val="000000"/>
              </w:rPr>
            </w:pPr>
            <w:ins w:id="166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BECB4ED" w14:textId="77777777" w:rsidR="005B0742" w:rsidRPr="005B0742" w:rsidRDefault="005B0742" w:rsidP="005B0742">
            <w:pPr>
              <w:rPr>
                <w:ins w:id="1668" w:author="Parks, Robbie M" w:date="2018-06-20T10:54:00Z"/>
                <w:rFonts w:eastAsia="Times New Roman"/>
                <w:color w:val="000000"/>
              </w:rPr>
            </w:pPr>
            <w:ins w:id="166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2E5B4C1" w14:textId="77777777" w:rsidR="005B0742" w:rsidRPr="005B0742" w:rsidRDefault="005B0742" w:rsidP="005B0742">
            <w:pPr>
              <w:rPr>
                <w:ins w:id="1670" w:author="Parks, Robbie M" w:date="2018-06-20T10:54:00Z"/>
                <w:rFonts w:eastAsia="Times New Roman"/>
                <w:color w:val="000000"/>
              </w:rPr>
            </w:pPr>
            <w:ins w:id="167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153FC9F" w14:textId="77777777" w:rsidR="005B0742" w:rsidRPr="005B0742" w:rsidRDefault="005B0742" w:rsidP="005B0742">
            <w:pPr>
              <w:rPr>
                <w:ins w:id="1672" w:author="Parks, Robbie M" w:date="2018-06-20T10:54:00Z"/>
                <w:rFonts w:eastAsia="Times New Roman"/>
                <w:color w:val="000000"/>
              </w:rPr>
            </w:pPr>
            <w:ins w:id="167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E0F358E" w14:textId="77777777" w:rsidR="005B0742" w:rsidRPr="005B0742" w:rsidRDefault="005B0742" w:rsidP="005B0742">
            <w:pPr>
              <w:rPr>
                <w:ins w:id="1674" w:author="Parks, Robbie M" w:date="2018-06-20T10:54:00Z"/>
                <w:rFonts w:eastAsia="Times New Roman"/>
                <w:color w:val="000000"/>
              </w:rPr>
            </w:pPr>
            <w:ins w:id="167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886789B" w14:textId="77777777" w:rsidR="005B0742" w:rsidRPr="005B0742" w:rsidRDefault="005B0742" w:rsidP="005B0742">
            <w:pPr>
              <w:rPr>
                <w:ins w:id="1676" w:author="Parks, Robbie M" w:date="2018-06-20T10:54:00Z"/>
                <w:rFonts w:eastAsia="Times New Roman"/>
                <w:color w:val="000000"/>
              </w:rPr>
            </w:pPr>
            <w:ins w:id="167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9CD9AFE" w14:textId="77777777" w:rsidR="005B0742" w:rsidRPr="005B0742" w:rsidRDefault="005B0742" w:rsidP="005B0742">
            <w:pPr>
              <w:rPr>
                <w:ins w:id="1678" w:author="Parks, Robbie M" w:date="2018-06-20T10:54:00Z"/>
                <w:rFonts w:eastAsia="Times New Roman"/>
                <w:color w:val="000000"/>
              </w:rPr>
            </w:pPr>
            <w:ins w:id="167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FBFBD17" w14:textId="77777777" w:rsidR="005B0742" w:rsidRPr="005B0742" w:rsidRDefault="005B0742" w:rsidP="005B0742">
            <w:pPr>
              <w:rPr>
                <w:ins w:id="1680" w:author="Parks, Robbie M" w:date="2018-06-20T10:54:00Z"/>
                <w:rFonts w:eastAsia="Times New Roman"/>
                <w:color w:val="000000"/>
              </w:rPr>
            </w:pPr>
            <w:ins w:id="168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9C60BBF" w14:textId="77777777" w:rsidR="005B0742" w:rsidRPr="005B0742" w:rsidRDefault="005B0742" w:rsidP="005B0742">
            <w:pPr>
              <w:rPr>
                <w:ins w:id="1682" w:author="Parks, Robbie M" w:date="2018-06-20T10:54:00Z"/>
                <w:rFonts w:eastAsia="Times New Roman"/>
                <w:color w:val="000000"/>
              </w:rPr>
            </w:pPr>
            <w:ins w:id="168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DBD89E9" w14:textId="77777777" w:rsidR="005B0742" w:rsidRPr="005B0742" w:rsidRDefault="005B0742" w:rsidP="005B0742">
            <w:pPr>
              <w:rPr>
                <w:ins w:id="1684" w:author="Parks, Robbie M" w:date="2018-06-20T10:54:00Z"/>
                <w:rFonts w:eastAsia="Times New Roman"/>
                <w:color w:val="000000"/>
              </w:rPr>
            </w:pPr>
            <w:ins w:id="168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B607C4C" w14:textId="77777777" w:rsidR="005B0742" w:rsidRPr="005B0742" w:rsidRDefault="005B0742" w:rsidP="005B0742">
            <w:pPr>
              <w:rPr>
                <w:ins w:id="1686" w:author="Parks, Robbie M" w:date="2018-06-20T10:54:00Z"/>
                <w:rFonts w:eastAsia="Times New Roman"/>
                <w:color w:val="000000"/>
              </w:rPr>
            </w:pPr>
            <w:ins w:id="1687" w:author="Parks, Robbie M" w:date="2018-06-20T10:54:00Z">
              <w:r w:rsidRPr="005B0742">
                <w:rPr>
                  <w:rFonts w:eastAsia="Times New Roman"/>
                  <w:color w:val="000000"/>
                </w:rPr>
                <w:t> </w:t>
              </w:r>
            </w:ins>
          </w:p>
        </w:tc>
      </w:tr>
      <w:tr w:rsidR="003C3886" w:rsidRPr="005B0742" w14:paraId="566C8F23" w14:textId="77777777" w:rsidTr="00BE0CD3">
        <w:trPr>
          <w:trHeight w:val="320"/>
          <w:ins w:id="1688"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93C3E7A" w14:textId="77777777" w:rsidR="005B0742" w:rsidRPr="005B0742" w:rsidRDefault="005B0742" w:rsidP="005B0742">
            <w:pPr>
              <w:rPr>
                <w:ins w:id="1689" w:author="Parks, Robbie M" w:date="2018-06-20T10:54:00Z"/>
                <w:rFonts w:eastAsia="Times New Roman"/>
                <w:color w:val="000000"/>
              </w:rPr>
            </w:pPr>
            <w:ins w:id="1690" w:author="Parks, Robbie M" w:date="2018-06-20T10:54:00Z">
              <w:r w:rsidRPr="005B0742">
                <w:rPr>
                  <w:rFonts w:eastAsia="Times New Roman"/>
                  <w:color w:val="000000"/>
                </w:rPr>
                <w:t>65 to 74</w:t>
              </w:r>
            </w:ins>
          </w:p>
        </w:tc>
        <w:tc>
          <w:tcPr>
            <w:tcW w:w="2725" w:type="dxa"/>
            <w:tcBorders>
              <w:top w:val="nil"/>
              <w:left w:val="nil"/>
              <w:bottom w:val="nil"/>
              <w:right w:val="nil"/>
            </w:tcBorders>
            <w:shd w:val="clear" w:color="auto" w:fill="auto"/>
            <w:noWrap/>
            <w:vAlign w:val="bottom"/>
            <w:hideMark/>
          </w:tcPr>
          <w:p w14:paraId="7735A755" w14:textId="77777777" w:rsidR="005B0742" w:rsidRPr="005B0742" w:rsidRDefault="005B0742" w:rsidP="005B0742">
            <w:pPr>
              <w:rPr>
                <w:ins w:id="1691" w:author="Parks, Robbie M" w:date="2018-06-20T10:54:00Z"/>
                <w:rFonts w:eastAsia="Times New Roman"/>
                <w:color w:val="000000"/>
              </w:rPr>
            </w:pPr>
            <w:ins w:id="1692" w:author="Parks, Robbie M" w:date="2018-06-20T10:54:00Z">
              <w:r w:rsidRPr="005B0742">
                <w:rPr>
                  <w:rFonts w:eastAsia="Times New Roman"/>
                  <w:color w:val="000000"/>
                </w:rPr>
                <w:t>-0.0328</w:t>
              </w:r>
            </w:ins>
          </w:p>
        </w:tc>
        <w:tc>
          <w:tcPr>
            <w:tcW w:w="975" w:type="dxa"/>
            <w:tcBorders>
              <w:top w:val="nil"/>
              <w:left w:val="nil"/>
              <w:bottom w:val="nil"/>
              <w:right w:val="nil"/>
            </w:tcBorders>
            <w:shd w:val="clear" w:color="auto" w:fill="auto"/>
            <w:noWrap/>
            <w:vAlign w:val="bottom"/>
            <w:hideMark/>
          </w:tcPr>
          <w:p w14:paraId="60615FFD" w14:textId="77777777" w:rsidR="005B0742" w:rsidRPr="005B0742" w:rsidRDefault="005B0742" w:rsidP="005B0742">
            <w:pPr>
              <w:jc w:val="right"/>
              <w:rPr>
                <w:ins w:id="1693" w:author="Parks, Robbie M" w:date="2018-06-20T10:54:00Z"/>
                <w:rFonts w:eastAsia="Times New Roman"/>
                <w:color w:val="000000"/>
              </w:rPr>
            </w:pPr>
            <w:ins w:id="1694" w:author="Parks, Robbie M" w:date="2018-06-20T10:54:00Z">
              <w:r w:rsidRPr="005B0742">
                <w:rPr>
                  <w:rFonts w:eastAsia="Times New Roman"/>
                  <w:color w:val="000000"/>
                </w:rPr>
                <w:t>0.6021</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12AC4D59" w14:textId="77777777" w:rsidR="005B0742" w:rsidRPr="005B0742" w:rsidRDefault="005B0742" w:rsidP="005B0742">
            <w:pPr>
              <w:rPr>
                <w:ins w:id="1695" w:author="Parks, Robbie M" w:date="2018-06-20T10:54:00Z"/>
                <w:rFonts w:eastAsia="Times New Roman"/>
                <w:color w:val="000000"/>
              </w:rPr>
            </w:pPr>
            <w:ins w:id="1696"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771FFA0A" w14:textId="77777777" w:rsidR="005B0742" w:rsidRPr="005B0742" w:rsidRDefault="005B0742" w:rsidP="005B0742">
            <w:pPr>
              <w:rPr>
                <w:ins w:id="1697" w:author="Parks, Robbie M" w:date="2018-06-20T10:54:00Z"/>
                <w:rFonts w:eastAsia="Times New Roman"/>
                <w:color w:val="000000"/>
              </w:rPr>
            </w:pPr>
            <w:ins w:id="169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0C84001" w14:textId="77777777" w:rsidR="005B0742" w:rsidRPr="005B0742" w:rsidRDefault="005B0742" w:rsidP="005B0742">
            <w:pPr>
              <w:rPr>
                <w:ins w:id="1699" w:author="Parks, Robbie M" w:date="2018-06-20T10:54:00Z"/>
                <w:rFonts w:eastAsia="Times New Roman"/>
                <w:color w:val="000000"/>
              </w:rPr>
            </w:pPr>
            <w:ins w:id="170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D4C2F45" w14:textId="77777777" w:rsidR="005B0742" w:rsidRPr="005B0742" w:rsidRDefault="005B0742" w:rsidP="005B0742">
            <w:pPr>
              <w:rPr>
                <w:ins w:id="1701" w:author="Parks, Robbie M" w:date="2018-06-20T10:54:00Z"/>
                <w:rFonts w:eastAsia="Times New Roman"/>
                <w:color w:val="000000"/>
              </w:rPr>
            </w:pPr>
            <w:ins w:id="170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EBE39CB" w14:textId="77777777" w:rsidR="005B0742" w:rsidRPr="005B0742" w:rsidRDefault="005B0742" w:rsidP="005B0742">
            <w:pPr>
              <w:rPr>
                <w:ins w:id="1703" w:author="Parks, Robbie M" w:date="2018-06-20T10:54:00Z"/>
                <w:rFonts w:eastAsia="Times New Roman"/>
                <w:color w:val="000000"/>
              </w:rPr>
            </w:pPr>
            <w:ins w:id="170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2BBDE69" w14:textId="77777777" w:rsidR="005B0742" w:rsidRPr="005B0742" w:rsidRDefault="005B0742" w:rsidP="005B0742">
            <w:pPr>
              <w:rPr>
                <w:ins w:id="1705" w:author="Parks, Robbie M" w:date="2018-06-20T10:54:00Z"/>
                <w:rFonts w:eastAsia="Times New Roman"/>
                <w:color w:val="000000"/>
              </w:rPr>
            </w:pPr>
            <w:ins w:id="170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C504ECB" w14:textId="77777777" w:rsidR="005B0742" w:rsidRPr="005B0742" w:rsidRDefault="005B0742" w:rsidP="005B0742">
            <w:pPr>
              <w:rPr>
                <w:ins w:id="1707" w:author="Parks, Robbie M" w:date="2018-06-20T10:54:00Z"/>
                <w:rFonts w:eastAsia="Times New Roman"/>
                <w:color w:val="000000"/>
              </w:rPr>
            </w:pPr>
            <w:ins w:id="170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FEB83C1" w14:textId="77777777" w:rsidR="005B0742" w:rsidRPr="005B0742" w:rsidRDefault="005B0742" w:rsidP="005B0742">
            <w:pPr>
              <w:rPr>
                <w:ins w:id="1709" w:author="Parks, Robbie M" w:date="2018-06-20T10:54:00Z"/>
                <w:rFonts w:eastAsia="Times New Roman"/>
                <w:color w:val="000000"/>
              </w:rPr>
            </w:pPr>
            <w:ins w:id="171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92A844B" w14:textId="77777777" w:rsidR="005B0742" w:rsidRPr="005B0742" w:rsidRDefault="005B0742" w:rsidP="005B0742">
            <w:pPr>
              <w:rPr>
                <w:ins w:id="1711" w:author="Parks, Robbie M" w:date="2018-06-20T10:54:00Z"/>
                <w:rFonts w:eastAsia="Times New Roman"/>
                <w:color w:val="000000"/>
              </w:rPr>
            </w:pPr>
            <w:ins w:id="171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F21EA6B" w14:textId="77777777" w:rsidR="005B0742" w:rsidRPr="005B0742" w:rsidRDefault="005B0742" w:rsidP="005B0742">
            <w:pPr>
              <w:rPr>
                <w:ins w:id="1713" w:author="Parks, Robbie M" w:date="2018-06-20T10:54:00Z"/>
                <w:rFonts w:eastAsia="Times New Roman"/>
                <w:color w:val="000000"/>
              </w:rPr>
            </w:pPr>
            <w:ins w:id="171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32AD50E" w14:textId="77777777" w:rsidR="005B0742" w:rsidRPr="005B0742" w:rsidRDefault="005B0742" w:rsidP="005B0742">
            <w:pPr>
              <w:rPr>
                <w:ins w:id="1715" w:author="Parks, Robbie M" w:date="2018-06-20T10:54:00Z"/>
                <w:rFonts w:eastAsia="Times New Roman"/>
                <w:color w:val="000000"/>
              </w:rPr>
            </w:pPr>
            <w:ins w:id="171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D3C26D1" w14:textId="77777777" w:rsidR="005B0742" w:rsidRPr="005B0742" w:rsidRDefault="005B0742" w:rsidP="005B0742">
            <w:pPr>
              <w:rPr>
                <w:ins w:id="1717" w:author="Parks, Robbie M" w:date="2018-06-20T10:54:00Z"/>
                <w:rFonts w:eastAsia="Times New Roman"/>
                <w:color w:val="000000"/>
              </w:rPr>
            </w:pPr>
            <w:ins w:id="171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7AA0AA0" w14:textId="77777777" w:rsidR="005B0742" w:rsidRPr="005B0742" w:rsidRDefault="005B0742" w:rsidP="005B0742">
            <w:pPr>
              <w:rPr>
                <w:ins w:id="1719" w:author="Parks, Robbie M" w:date="2018-06-20T10:54:00Z"/>
                <w:rFonts w:eastAsia="Times New Roman"/>
                <w:color w:val="000000"/>
              </w:rPr>
            </w:pPr>
            <w:ins w:id="172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16668C8" w14:textId="77777777" w:rsidR="005B0742" w:rsidRPr="005B0742" w:rsidRDefault="005B0742" w:rsidP="005B0742">
            <w:pPr>
              <w:rPr>
                <w:ins w:id="1721" w:author="Parks, Robbie M" w:date="2018-06-20T10:54:00Z"/>
                <w:rFonts w:eastAsia="Times New Roman"/>
                <w:color w:val="000000"/>
              </w:rPr>
            </w:pPr>
            <w:ins w:id="172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0CE6D2A" w14:textId="77777777" w:rsidR="005B0742" w:rsidRPr="005B0742" w:rsidRDefault="005B0742" w:rsidP="005B0742">
            <w:pPr>
              <w:rPr>
                <w:ins w:id="1723" w:author="Parks, Robbie M" w:date="2018-06-20T10:54:00Z"/>
                <w:rFonts w:eastAsia="Times New Roman"/>
                <w:color w:val="000000"/>
              </w:rPr>
            </w:pPr>
            <w:ins w:id="172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A3EBA0D" w14:textId="77777777" w:rsidR="005B0742" w:rsidRPr="005B0742" w:rsidRDefault="005B0742" w:rsidP="005B0742">
            <w:pPr>
              <w:rPr>
                <w:ins w:id="1725" w:author="Parks, Robbie M" w:date="2018-06-20T10:54:00Z"/>
                <w:rFonts w:eastAsia="Times New Roman"/>
                <w:color w:val="000000"/>
              </w:rPr>
            </w:pPr>
            <w:ins w:id="172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3745DBD" w14:textId="77777777" w:rsidR="005B0742" w:rsidRPr="005B0742" w:rsidRDefault="005B0742" w:rsidP="005B0742">
            <w:pPr>
              <w:rPr>
                <w:ins w:id="1727" w:author="Parks, Robbie M" w:date="2018-06-20T10:54:00Z"/>
                <w:rFonts w:eastAsia="Times New Roman"/>
                <w:color w:val="000000"/>
              </w:rPr>
            </w:pPr>
            <w:ins w:id="172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23CED68" w14:textId="77777777" w:rsidR="005B0742" w:rsidRPr="005B0742" w:rsidRDefault="005B0742" w:rsidP="005B0742">
            <w:pPr>
              <w:rPr>
                <w:ins w:id="1729" w:author="Parks, Robbie M" w:date="2018-06-20T10:54:00Z"/>
                <w:rFonts w:eastAsia="Times New Roman"/>
                <w:color w:val="000000"/>
              </w:rPr>
            </w:pPr>
            <w:ins w:id="1730" w:author="Parks, Robbie M" w:date="2018-06-20T10:54:00Z">
              <w:r w:rsidRPr="005B0742">
                <w:rPr>
                  <w:rFonts w:eastAsia="Times New Roman"/>
                  <w:color w:val="000000"/>
                </w:rPr>
                <w:t> </w:t>
              </w:r>
            </w:ins>
          </w:p>
        </w:tc>
      </w:tr>
      <w:tr w:rsidR="003C3886" w:rsidRPr="005B0742" w14:paraId="09C90713" w14:textId="77777777" w:rsidTr="00BE0CD3">
        <w:trPr>
          <w:trHeight w:val="320"/>
          <w:ins w:id="1731"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1DBC222F" w14:textId="77777777" w:rsidR="005B0742" w:rsidRPr="005B0742" w:rsidRDefault="005B0742" w:rsidP="005B0742">
            <w:pPr>
              <w:rPr>
                <w:ins w:id="1732" w:author="Parks, Robbie M" w:date="2018-06-20T10:54:00Z"/>
                <w:rFonts w:eastAsia="Times New Roman"/>
                <w:color w:val="000000"/>
              </w:rPr>
            </w:pPr>
            <w:ins w:id="1733" w:author="Parks, Robbie M" w:date="2018-06-20T10:54:00Z">
              <w:r w:rsidRPr="005B0742">
                <w:rPr>
                  <w:rFonts w:eastAsia="Times New Roman"/>
                  <w:color w:val="000000"/>
                </w:rPr>
                <w:t>75 to 84</w:t>
              </w:r>
            </w:ins>
          </w:p>
        </w:tc>
        <w:tc>
          <w:tcPr>
            <w:tcW w:w="2725" w:type="dxa"/>
            <w:tcBorders>
              <w:top w:val="nil"/>
              <w:left w:val="nil"/>
              <w:bottom w:val="nil"/>
              <w:right w:val="nil"/>
            </w:tcBorders>
            <w:shd w:val="clear" w:color="auto" w:fill="auto"/>
            <w:noWrap/>
            <w:vAlign w:val="bottom"/>
            <w:hideMark/>
          </w:tcPr>
          <w:p w14:paraId="55783133" w14:textId="77777777" w:rsidR="005B0742" w:rsidRPr="005B0742" w:rsidRDefault="005B0742" w:rsidP="005B0742">
            <w:pPr>
              <w:rPr>
                <w:ins w:id="1734" w:author="Parks, Robbie M" w:date="2018-06-20T10:54:00Z"/>
                <w:rFonts w:eastAsia="Times New Roman"/>
                <w:color w:val="000000"/>
              </w:rPr>
            </w:pPr>
            <w:ins w:id="1735" w:author="Parks, Robbie M" w:date="2018-06-20T10:54:00Z">
              <w:r w:rsidRPr="005B0742">
                <w:rPr>
                  <w:rFonts w:eastAsia="Times New Roman"/>
                  <w:color w:val="000000"/>
                </w:rPr>
                <w:t>-0.0732</w:t>
              </w:r>
            </w:ins>
          </w:p>
        </w:tc>
        <w:tc>
          <w:tcPr>
            <w:tcW w:w="975" w:type="dxa"/>
            <w:tcBorders>
              <w:top w:val="nil"/>
              <w:left w:val="nil"/>
              <w:bottom w:val="nil"/>
              <w:right w:val="nil"/>
            </w:tcBorders>
            <w:shd w:val="clear" w:color="auto" w:fill="auto"/>
            <w:noWrap/>
            <w:vAlign w:val="bottom"/>
            <w:hideMark/>
          </w:tcPr>
          <w:p w14:paraId="7F046058" w14:textId="77777777" w:rsidR="005B0742" w:rsidRPr="005B0742" w:rsidRDefault="005B0742" w:rsidP="005B0742">
            <w:pPr>
              <w:jc w:val="right"/>
              <w:rPr>
                <w:ins w:id="1736" w:author="Parks, Robbie M" w:date="2018-06-20T10:54:00Z"/>
                <w:rFonts w:eastAsia="Times New Roman"/>
                <w:color w:val="000000"/>
              </w:rPr>
            </w:pPr>
            <w:ins w:id="1737" w:author="Parks, Robbie M" w:date="2018-06-20T10:54:00Z">
              <w:r w:rsidRPr="005B0742">
                <w:rPr>
                  <w:rFonts w:eastAsia="Times New Roman"/>
                  <w:color w:val="000000"/>
                </w:rPr>
                <w:t>0.3923</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65F1029B" w14:textId="77777777" w:rsidR="005B0742" w:rsidRPr="005B0742" w:rsidRDefault="005B0742" w:rsidP="005B0742">
            <w:pPr>
              <w:rPr>
                <w:ins w:id="1738" w:author="Parks, Robbie M" w:date="2018-06-20T10:54:00Z"/>
                <w:rFonts w:eastAsia="Times New Roman"/>
                <w:color w:val="000000"/>
              </w:rPr>
            </w:pPr>
            <w:ins w:id="1739"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69FDF136" w14:textId="77777777" w:rsidR="005B0742" w:rsidRPr="005B0742" w:rsidRDefault="005B0742" w:rsidP="005B0742">
            <w:pPr>
              <w:rPr>
                <w:ins w:id="1740" w:author="Parks, Robbie M" w:date="2018-06-20T10:54:00Z"/>
                <w:rFonts w:eastAsia="Times New Roman"/>
                <w:color w:val="000000"/>
              </w:rPr>
            </w:pPr>
            <w:ins w:id="174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E1B9CF4" w14:textId="77777777" w:rsidR="005B0742" w:rsidRPr="005B0742" w:rsidRDefault="005B0742" w:rsidP="005B0742">
            <w:pPr>
              <w:rPr>
                <w:ins w:id="1742" w:author="Parks, Robbie M" w:date="2018-06-20T10:54:00Z"/>
                <w:rFonts w:eastAsia="Times New Roman"/>
                <w:color w:val="000000"/>
              </w:rPr>
            </w:pPr>
            <w:ins w:id="174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4610B8B" w14:textId="77777777" w:rsidR="005B0742" w:rsidRPr="005B0742" w:rsidRDefault="005B0742" w:rsidP="005B0742">
            <w:pPr>
              <w:rPr>
                <w:ins w:id="1744" w:author="Parks, Robbie M" w:date="2018-06-20T10:54:00Z"/>
                <w:rFonts w:eastAsia="Times New Roman"/>
                <w:color w:val="000000"/>
              </w:rPr>
            </w:pPr>
            <w:ins w:id="174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A04913C" w14:textId="77777777" w:rsidR="005B0742" w:rsidRPr="005B0742" w:rsidRDefault="005B0742" w:rsidP="005B0742">
            <w:pPr>
              <w:rPr>
                <w:ins w:id="1746" w:author="Parks, Robbie M" w:date="2018-06-20T10:54:00Z"/>
                <w:rFonts w:eastAsia="Times New Roman"/>
                <w:color w:val="000000"/>
              </w:rPr>
            </w:pPr>
            <w:ins w:id="174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C449E69" w14:textId="77777777" w:rsidR="005B0742" w:rsidRPr="005B0742" w:rsidRDefault="005B0742" w:rsidP="005B0742">
            <w:pPr>
              <w:rPr>
                <w:ins w:id="1748" w:author="Parks, Robbie M" w:date="2018-06-20T10:54:00Z"/>
                <w:rFonts w:eastAsia="Times New Roman"/>
                <w:color w:val="000000"/>
              </w:rPr>
            </w:pPr>
            <w:ins w:id="174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F7E0665" w14:textId="77777777" w:rsidR="005B0742" w:rsidRPr="005B0742" w:rsidRDefault="005B0742" w:rsidP="005B0742">
            <w:pPr>
              <w:rPr>
                <w:ins w:id="1750" w:author="Parks, Robbie M" w:date="2018-06-20T10:54:00Z"/>
                <w:rFonts w:eastAsia="Times New Roman"/>
                <w:color w:val="000000"/>
              </w:rPr>
            </w:pPr>
            <w:ins w:id="175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0C8523F" w14:textId="77777777" w:rsidR="005B0742" w:rsidRPr="005B0742" w:rsidRDefault="005B0742" w:rsidP="005B0742">
            <w:pPr>
              <w:rPr>
                <w:ins w:id="1752" w:author="Parks, Robbie M" w:date="2018-06-20T10:54:00Z"/>
                <w:rFonts w:eastAsia="Times New Roman"/>
                <w:color w:val="000000"/>
              </w:rPr>
            </w:pPr>
            <w:ins w:id="175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007F09C" w14:textId="77777777" w:rsidR="005B0742" w:rsidRPr="005B0742" w:rsidRDefault="005B0742" w:rsidP="005B0742">
            <w:pPr>
              <w:rPr>
                <w:ins w:id="1754" w:author="Parks, Robbie M" w:date="2018-06-20T10:54:00Z"/>
                <w:rFonts w:eastAsia="Times New Roman"/>
                <w:color w:val="000000"/>
              </w:rPr>
            </w:pPr>
            <w:ins w:id="175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BA67395" w14:textId="77777777" w:rsidR="005B0742" w:rsidRPr="005B0742" w:rsidRDefault="005B0742" w:rsidP="005B0742">
            <w:pPr>
              <w:rPr>
                <w:ins w:id="1756" w:author="Parks, Robbie M" w:date="2018-06-20T10:54:00Z"/>
                <w:rFonts w:eastAsia="Times New Roman"/>
                <w:color w:val="000000"/>
              </w:rPr>
            </w:pPr>
            <w:ins w:id="175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BACC59E" w14:textId="77777777" w:rsidR="005B0742" w:rsidRPr="005B0742" w:rsidRDefault="005B0742" w:rsidP="005B0742">
            <w:pPr>
              <w:rPr>
                <w:ins w:id="1758" w:author="Parks, Robbie M" w:date="2018-06-20T10:54:00Z"/>
                <w:rFonts w:eastAsia="Times New Roman"/>
                <w:color w:val="000000"/>
              </w:rPr>
            </w:pPr>
            <w:ins w:id="175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E25F17F" w14:textId="77777777" w:rsidR="005B0742" w:rsidRPr="005B0742" w:rsidRDefault="005B0742" w:rsidP="005B0742">
            <w:pPr>
              <w:rPr>
                <w:ins w:id="1760" w:author="Parks, Robbie M" w:date="2018-06-20T10:54:00Z"/>
                <w:rFonts w:eastAsia="Times New Roman"/>
                <w:color w:val="000000"/>
              </w:rPr>
            </w:pPr>
            <w:ins w:id="176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0AE90B2" w14:textId="77777777" w:rsidR="005B0742" w:rsidRPr="005B0742" w:rsidRDefault="005B0742" w:rsidP="005B0742">
            <w:pPr>
              <w:rPr>
                <w:ins w:id="1762" w:author="Parks, Robbie M" w:date="2018-06-20T10:54:00Z"/>
                <w:rFonts w:eastAsia="Times New Roman"/>
                <w:color w:val="000000"/>
              </w:rPr>
            </w:pPr>
            <w:ins w:id="176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3F1C460" w14:textId="77777777" w:rsidR="005B0742" w:rsidRPr="005B0742" w:rsidRDefault="005B0742" w:rsidP="005B0742">
            <w:pPr>
              <w:rPr>
                <w:ins w:id="1764" w:author="Parks, Robbie M" w:date="2018-06-20T10:54:00Z"/>
                <w:rFonts w:eastAsia="Times New Roman"/>
                <w:color w:val="000000"/>
              </w:rPr>
            </w:pPr>
            <w:ins w:id="176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D0743D5" w14:textId="77777777" w:rsidR="005B0742" w:rsidRPr="005B0742" w:rsidRDefault="005B0742" w:rsidP="005B0742">
            <w:pPr>
              <w:rPr>
                <w:ins w:id="1766" w:author="Parks, Robbie M" w:date="2018-06-20T10:54:00Z"/>
                <w:rFonts w:eastAsia="Times New Roman"/>
                <w:color w:val="000000"/>
              </w:rPr>
            </w:pPr>
            <w:ins w:id="176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AC21B9E" w14:textId="77777777" w:rsidR="005B0742" w:rsidRPr="005B0742" w:rsidRDefault="005B0742" w:rsidP="005B0742">
            <w:pPr>
              <w:rPr>
                <w:ins w:id="1768" w:author="Parks, Robbie M" w:date="2018-06-20T10:54:00Z"/>
                <w:rFonts w:eastAsia="Times New Roman"/>
                <w:color w:val="000000"/>
              </w:rPr>
            </w:pPr>
            <w:ins w:id="176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3AA630C" w14:textId="77777777" w:rsidR="005B0742" w:rsidRPr="005B0742" w:rsidRDefault="005B0742" w:rsidP="005B0742">
            <w:pPr>
              <w:rPr>
                <w:ins w:id="1770" w:author="Parks, Robbie M" w:date="2018-06-20T10:54:00Z"/>
                <w:rFonts w:eastAsia="Times New Roman"/>
                <w:color w:val="000000"/>
              </w:rPr>
            </w:pPr>
            <w:ins w:id="177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AA6BDB8" w14:textId="77777777" w:rsidR="005B0742" w:rsidRPr="005B0742" w:rsidRDefault="005B0742" w:rsidP="005B0742">
            <w:pPr>
              <w:rPr>
                <w:ins w:id="1772" w:author="Parks, Robbie M" w:date="2018-06-20T10:54:00Z"/>
                <w:rFonts w:eastAsia="Times New Roman"/>
                <w:color w:val="000000"/>
              </w:rPr>
            </w:pPr>
            <w:ins w:id="1773" w:author="Parks, Robbie M" w:date="2018-06-20T10:54:00Z">
              <w:r w:rsidRPr="005B0742">
                <w:rPr>
                  <w:rFonts w:eastAsia="Times New Roman"/>
                  <w:color w:val="000000"/>
                </w:rPr>
                <w:t> </w:t>
              </w:r>
            </w:ins>
          </w:p>
        </w:tc>
      </w:tr>
      <w:tr w:rsidR="003C3886" w:rsidRPr="005B0742" w14:paraId="6B3E6D3A" w14:textId="77777777" w:rsidTr="00BE0CD3">
        <w:trPr>
          <w:trHeight w:val="360"/>
          <w:ins w:id="1774"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00212578" w14:textId="77777777" w:rsidR="005B0742" w:rsidRPr="005B0742" w:rsidRDefault="005B0742" w:rsidP="005B0742">
            <w:pPr>
              <w:rPr>
                <w:ins w:id="1775" w:author="Parks, Robbie M" w:date="2018-06-20T10:54:00Z"/>
                <w:rFonts w:eastAsia="Times New Roman"/>
                <w:color w:val="000000"/>
              </w:rPr>
            </w:pPr>
            <w:ins w:id="1776" w:author="Parks, Robbie M" w:date="2018-06-20T10:54:00Z">
              <w:r w:rsidRPr="005B0742">
                <w:rPr>
                  <w:rFonts w:eastAsia="Times New Roman"/>
                  <w:color w:val="000000"/>
                </w:rPr>
                <w:t>85+</w:t>
              </w:r>
            </w:ins>
          </w:p>
        </w:tc>
        <w:tc>
          <w:tcPr>
            <w:tcW w:w="2725" w:type="dxa"/>
            <w:tcBorders>
              <w:top w:val="nil"/>
              <w:left w:val="nil"/>
              <w:bottom w:val="nil"/>
              <w:right w:val="nil"/>
            </w:tcBorders>
            <w:shd w:val="clear" w:color="auto" w:fill="auto"/>
            <w:noWrap/>
            <w:vAlign w:val="bottom"/>
            <w:hideMark/>
          </w:tcPr>
          <w:p w14:paraId="12A71D9A" w14:textId="77777777" w:rsidR="005B0742" w:rsidRPr="005B0742" w:rsidRDefault="005B0742" w:rsidP="005B0742">
            <w:pPr>
              <w:rPr>
                <w:ins w:id="1777" w:author="Parks, Robbie M" w:date="2018-06-20T10:54:00Z"/>
                <w:rFonts w:eastAsia="Times New Roman"/>
                <w:color w:val="000000"/>
              </w:rPr>
            </w:pPr>
            <w:ins w:id="1778" w:author="Parks, Robbie M" w:date="2018-06-20T10:54:00Z">
              <w:r w:rsidRPr="005B0742">
                <w:rPr>
                  <w:rFonts w:eastAsia="Times New Roman"/>
                  <w:color w:val="000000"/>
                </w:rPr>
                <w:t>-0.1869</w:t>
              </w:r>
            </w:ins>
          </w:p>
        </w:tc>
        <w:tc>
          <w:tcPr>
            <w:tcW w:w="975" w:type="dxa"/>
            <w:tcBorders>
              <w:top w:val="nil"/>
              <w:left w:val="nil"/>
              <w:bottom w:val="nil"/>
              <w:right w:val="nil"/>
            </w:tcBorders>
            <w:shd w:val="clear" w:color="auto" w:fill="auto"/>
            <w:noWrap/>
            <w:vAlign w:val="bottom"/>
            <w:hideMark/>
          </w:tcPr>
          <w:p w14:paraId="3027487B" w14:textId="77777777" w:rsidR="005B0742" w:rsidRPr="005B0742" w:rsidRDefault="005B0742" w:rsidP="005B0742">
            <w:pPr>
              <w:jc w:val="right"/>
              <w:rPr>
                <w:ins w:id="1779" w:author="Parks, Robbie M" w:date="2018-06-20T10:54:00Z"/>
                <w:rFonts w:eastAsia="Times New Roman"/>
                <w:color w:val="000000"/>
              </w:rPr>
            </w:pPr>
            <w:ins w:id="1780" w:author="Parks, Robbie M" w:date="2018-06-20T10:54:00Z">
              <w:r w:rsidRPr="005B0742">
                <w:rPr>
                  <w:rFonts w:eastAsia="Times New Roman"/>
                  <w:color w:val="000000"/>
                </w:rPr>
                <w:t>0.2981</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6E146CFB" w14:textId="77777777" w:rsidR="005B0742" w:rsidRPr="005B0742" w:rsidRDefault="005B0742" w:rsidP="005B0742">
            <w:pPr>
              <w:rPr>
                <w:ins w:id="1781" w:author="Parks, Robbie M" w:date="2018-06-20T10:54:00Z"/>
                <w:rFonts w:eastAsia="Times New Roman"/>
                <w:color w:val="000000"/>
              </w:rPr>
            </w:pPr>
            <w:ins w:id="1782"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20A5C47C" w14:textId="77777777" w:rsidR="005B0742" w:rsidRPr="005B0742" w:rsidRDefault="005B0742" w:rsidP="005B0742">
            <w:pPr>
              <w:rPr>
                <w:ins w:id="1783" w:author="Parks, Robbie M" w:date="2018-06-20T10:54:00Z"/>
                <w:rFonts w:eastAsia="Times New Roman"/>
                <w:color w:val="000000"/>
              </w:rPr>
            </w:pPr>
            <w:ins w:id="178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26F80B9" w14:textId="77777777" w:rsidR="005B0742" w:rsidRPr="005B0742" w:rsidRDefault="005B0742" w:rsidP="005B0742">
            <w:pPr>
              <w:rPr>
                <w:ins w:id="1785" w:author="Parks, Robbie M" w:date="2018-06-20T10:54:00Z"/>
                <w:rFonts w:eastAsia="Times New Roman"/>
                <w:color w:val="000000"/>
              </w:rPr>
            </w:pPr>
            <w:ins w:id="178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AA9EB1C" w14:textId="77777777" w:rsidR="005B0742" w:rsidRPr="005B0742" w:rsidRDefault="005B0742" w:rsidP="005B0742">
            <w:pPr>
              <w:rPr>
                <w:ins w:id="1787" w:author="Parks, Robbie M" w:date="2018-06-20T10:54:00Z"/>
                <w:rFonts w:eastAsia="Times New Roman"/>
                <w:color w:val="000000"/>
              </w:rPr>
            </w:pPr>
            <w:ins w:id="178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3AD69F6" w14:textId="77777777" w:rsidR="005B0742" w:rsidRPr="005B0742" w:rsidRDefault="005B0742" w:rsidP="005B0742">
            <w:pPr>
              <w:rPr>
                <w:ins w:id="1789" w:author="Parks, Robbie M" w:date="2018-06-20T10:54:00Z"/>
                <w:rFonts w:eastAsia="Times New Roman"/>
                <w:color w:val="000000"/>
              </w:rPr>
            </w:pPr>
            <w:ins w:id="179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EC6E592" w14:textId="77777777" w:rsidR="005B0742" w:rsidRPr="005B0742" w:rsidRDefault="005B0742" w:rsidP="005B0742">
            <w:pPr>
              <w:rPr>
                <w:ins w:id="1791" w:author="Parks, Robbie M" w:date="2018-06-20T10:54:00Z"/>
                <w:rFonts w:eastAsia="Times New Roman"/>
                <w:color w:val="000000"/>
              </w:rPr>
            </w:pPr>
            <w:ins w:id="179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F61FEC2" w14:textId="77777777" w:rsidR="005B0742" w:rsidRPr="005B0742" w:rsidRDefault="005B0742" w:rsidP="005B0742">
            <w:pPr>
              <w:rPr>
                <w:ins w:id="1793" w:author="Parks, Robbie M" w:date="2018-06-20T10:54:00Z"/>
                <w:rFonts w:eastAsia="Times New Roman"/>
                <w:color w:val="000000"/>
              </w:rPr>
            </w:pPr>
            <w:ins w:id="179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D7747E5" w14:textId="77777777" w:rsidR="005B0742" w:rsidRPr="005B0742" w:rsidRDefault="005B0742" w:rsidP="005B0742">
            <w:pPr>
              <w:rPr>
                <w:ins w:id="1795" w:author="Parks, Robbie M" w:date="2018-06-20T10:54:00Z"/>
                <w:rFonts w:eastAsia="Times New Roman"/>
                <w:color w:val="000000"/>
              </w:rPr>
            </w:pPr>
            <w:ins w:id="179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40DF9D9" w14:textId="77777777" w:rsidR="005B0742" w:rsidRPr="005B0742" w:rsidRDefault="005B0742" w:rsidP="005B0742">
            <w:pPr>
              <w:rPr>
                <w:ins w:id="1797" w:author="Parks, Robbie M" w:date="2018-06-20T10:54:00Z"/>
                <w:rFonts w:eastAsia="Times New Roman"/>
                <w:color w:val="000000"/>
              </w:rPr>
            </w:pPr>
            <w:ins w:id="179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736FBFB" w14:textId="77777777" w:rsidR="005B0742" w:rsidRPr="005B0742" w:rsidRDefault="005B0742" w:rsidP="005B0742">
            <w:pPr>
              <w:rPr>
                <w:ins w:id="1799" w:author="Parks, Robbie M" w:date="2018-06-20T10:54:00Z"/>
                <w:rFonts w:eastAsia="Times New Roman"/>
                <w:color w:val="000000"/>
              </w:rPr>
            </w:pPr>
            <w:ins w:id="180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36DB9A7" w14:textId="77777777" w:rsidR="005B0742" w:rsidRPr="005B0742" w:rsidRDefault="005B0742" w:rsidP="005B0742">
            <w:pPr>
              <w:rPr>
                <w:ins w:id="1801" w:author="Parks, Robbie M" w:date="2018-06-20T10:54:00Z"/>
                <w:rFonts w:eastAsia="Times New Roman"/>
                <w:color w:val="000000"/>
              </w:rPr>
            </w:pPr>
            <w:ins w:id="180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37823F8" w14:textId="77777777" w:rsidR="005B0742" w:rsidRPr="005B0742" w:rsidRDefault="005B0742" w:rsidP="005B0742">
            <w:pPr>
              <w:rPr>
                <w:ins w:id="1803" w:author="Parks, Robbie M" w:date="2018-06-20T10:54:00Z"/>
                <w:rFonts w:eastAsia="Times New Roman"/>
                <w:color w:val="000000"/>
              </w:rPr>
            </w:pPr>
            <w:ins w:id="180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308B4F0" w14:textId="77777777" w:rsidR="005B0742" w:rsidRPr="005B0742" w:rsidRDefault="005B0742" w:rsidP="005B0742">
            <w:pPr>
              <w:rPr>
                <w:ins w:id="1805" w:author="Parks, Robbie M" w:date="2018-06-20T10:54:00Z"/>
                <w:rFonts w:eastAsia="Times New Roman"/>
                <w:color w:val="000000"/>
              </w:rPr>
            </w:pPr>
            <w:ins w:id="180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0123ED8" w14:textId="77777777" w:rsidR="005B0742" w:rsidRPr="005B0742" w:rsidRDefault="005B0742" w:rsidP="005B0742">
            <w:pPr>
              <w:rPr>
                <w:ins w:id="1807" w:author="Parks, Robbie M" w:date="2018-06-20T10:54:00Z"/>
                <w:rFonts w:eastAsia="Times New Roman"/>
                <w:color w:val="000000"/>
              </w:rPr>
            </w:pPr>
            <w:ins w:id="180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701AE47" w14:textId="77777777" w:rsidR="005B0742" w:rsidRPr="005B0742" w:rsidRDefault="005B0742" w:rsidP="005B0742">
            <w:pPr>
              <w:rPr>
                <w:ins w:id="1809" w:author="Parks, Robbie M" w:date="2018-06-20T10:54:00Z"/>
                <w:rFonts w:eastAsia="Times New Roman"/>
                <w:color w:val="000000"/>
              </w:rPr>
            </w:pPr>
            <w:ins w:id="181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6878A0C" w14:textId="77777777" w:rsidR="005B0742" w:rsidRPr="005B0742" w:rsidRDefault="005B0742" w:rsidP="005B0742">
            <w:pPr>
              <w:rPr>
                <w:ins w:id="1811" w:author="Parks, Robbie M" w:date="2018-06-20T10:54:00Z"/>
                <w:rFonts w:eastAsia="Times New Roman"/>
                <w:color w:val="000000"/>
              </w:rPr>
            </w:pPr>
            <w:ins w:id="181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8C7C74E" w14:textId="77777777" w:rsidR="005B0742" w:rsidRPr="005B0742" w:rsidRDefault="005B0742" w:rsidP="005B0742">
            <w:pPr>
              <w:rPr>
                <w:ins w:id="1813" w:author="Parks, Robbie M" w:date="2018-06-20T10:54:00Z"/>
                <w:rFonts w:eastAsia="Times New Roman"/>
                <w:color w:val="000000"/>
              </w:rPr>
            </w:pPr>
            <w:ins w:id="181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3359FC0" w14:textId="77777777" w:rsidR="005B0742" w:rsidRPr="005B0742" w:rsidRDefault="005B0742" w:rsidP="005B0742">
            <w:pPr>
              <w:rPr>
                <w:ins w:id="1815" w:author="Parks, Robbie M" w:date="2018-06-20T10:54:00Z"/>
                <w:rFonts w:eastAsia="Times New Roman"/>
                <w:color w:val="000000"/>
              </w:rPr>
            </w:pPr>
            <w:ins w:id="1816" w:author="Parks, Robbie M" w:date="2018-06-20T10:54:00Z">
              <w:r w:rsidRPr="005B0742">
                <w:rPr>
                  <w:rFonts w:eastAsia="Times New Roman"/>
                  <w:color w:val="000000"/>
                </w:rPr>
                <w:t> </w:t>
              </w:r>
            </w:ins>
          </w:p>
        </w:tc>
      </w:tr>
    </w:tbl>
    <w:p w14:paraId="62902550" w14:textId="10B8A26E" w:rsidR="00002775" w:rsidRPr="00BA38EF" w:rsidRDefault="00002775" w:rsidP="00B06547">
      <w:bookmarkStart w:id="1817" w:name="_GoBack"/>
      <w:bookmarkEnd w:id="1817"/>
    </w:p>
    <w:sectPr w:rsidR="00002775" w:rsidRPr="00BA38EF" w:rsidSect="00FB489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15" w:author="Parks, Robbie M" w:date="2018-06-20T13:16:00Z" w:initials="PRM">
    <w:p w14:paraId="4D169113" w14:textId="25C1220A" w:rsidR="00002775" w:rsidRDefault="00002775">
      <w:pPr>
        <w:pStyle w:val="CommentText"/>
      </w:pPr>
      <w:r>
        <w:rPr>
          <w:rStyle w:val="CommentReference"/>
        </w:rPr>
        <w:annotationRef/>
      </w:r>
      <w:r>
        <w:t>I know we need to change this but I am cautious about doing that at this stage until Majid has a look.</w:t>
      </w:r>
    </w:p>
  </w:comment>
  <w:comment w:id="241" w:author="Parks, Robbie M" w:date="2018-06-19T23:40:00Z" w:initials="PRM">
    <w:p w14:paraId="0964BE4B" w14:textId="2C377032" w:rsidR="00002775" w:rsidRDefault="00002775">
      <w:pPr>
        <w:pStyle w:val="CommentText"/>
      </w:pPr>
      <w:r>
        <w:rPr>
          <w:rStyle w:val="CommentReference"/>
        </w:rPr>
        <w:annotationRef/>
      </w:r>
      <w:r>
        <w:t>Doesn’t make a real difference to result to do on non-log-transformed and new sub-divisions were giving zeroes in some counts which can’t be log-transformed without cheating.</w:t>
      </w:r>
    </w:p>
  </w:comment>
  <w:comment w:id="836" w:author="Parks, Robbie M" w:date="2018-06-20T12:54:00Z" w:initials="PRM">
    <w:p w14:paraId="065EFC45" w14:textId="0B999255" w:rsidR="00002775" w:rsidRDefault="00002775">
      <w:pPr>
        <w:pStyle w:val="CommentText"/>
      </w:pPr>
      <w:r>
        <w:rPr>
          <w:rStyle w:val="CommentReference"/>
        </w:rPr>
        <w:annotationRef/>
      </w:r>
      <w:r>
        <w:t>I will fill this in but it’s a nightmare to format so I’m leaving it out for now.</w:t>
      </w:r>
    </w:p>
  </w:comment>
  <w:comment w:id="873" w:author="Parks, Robbie M" w:date="2018-06-20T12:54:00Z" w:initials="PRM">
    <w:p w14:paraId="7F3B0DAB" w14:textId="1D90C794" w:rsidR="00002775" w:rsidRDefault="00002775">
      <w:pPr>
        <w:pStyle w:val="CommentText"/>
      </w:pPr>
      <w:r>
        <w:rPr>
          <w:rStyle w:val="CommentReference"/>
        </w:rPr>
        <w:annotationRef/>
      </w:r>
      <w:r>
        <w:t>Again, I will also fill this in once the layout of the table is agreed-upon.</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D169113" w15:done="0"/>
  <w15:commentEx w15:paraId="0964BE4B" w15:done="0"/>
  <w15:commentEx w15:paraId="065EFC45" w15:done="0"/>
  <w15:commentEx w15:paraId="7F3B0DAB"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C48845" w14:textId="77777777" w:rsidR="001C0EFF" w:rsidRDefault="001C0EFF">
      <w:r>
        <w:separator/>
      </w:r>
    </w:p>
  </w:endnote>
  <w:endnote w:type="continuationSeparator" w:id="0">
    <w:p w14:paraId="237556F5" w14:textId="77777777" w:rsidR="001C0EFF" w:rsidRDefault="001C0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002775" w:rsidRDefault="00002775"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002775" w:rsidRDefault="00002775"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19BF1662" w:rsidR="00002775" w:rsidRDefault="00002775"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06547">
      <w:rPr>
        <w:rStyle w:val="PageNumber"/>
        <w:noProof/>
      </w:rPr>
      <w:t>29</w:t>
    </w:r>
    <w:r>
      <w:rPr>
        <w:rStyle w:val="PageNumber"/>
      </w:rPr>
      <w:fldChar w:fldCharType="end"/>
    </w:r>
  </w:p>
  <w:p w14:paraId="3F8F309C" w14:textId="77777777" w:rsidR="00002775" w:rsidRDefault="00002775"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2092AC" w14:textId="77777777" w:rsidR="001C0EFF" w:rsidRDefault="001C0EFF">
      <w:r>
        <w:separator/>
      </w:r>
    </w:p>
  </w:footnote>
  <w:footnote w:type="continuationSeparator" w:id="0">
    <w:p w14:paraId="07537F01" w14:textId="77777777" w:rsidR="001C0EFF" w:rsidRDefault="001C0EF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2775"/>
    <w:rsid w:val="00003248"/>
    <w:rsid w:val="00004649"/>
    <w:rsid w:val="00005B06"/>
    <w:rsid w:val="00010088"/>
    <w:rsid w:val="00012568"/>
    <w:rsid w:val="000126AB"/>
    <w:rsid w:val="000156AA"/>
    <w:rsid w:val="00016C20"/>
    <w:rsid w:val="000171E9"/>
    <w:rsid w:val="000210D1"/>
    <w:rsid w:val="00023586"/>
    <w:rsid w:val="0002552E"/>
    <w:rsid w:val="00033C40"/>
    <w:rsid w:val="000341A7"/>
    <w:rsid w:val="00035017"/>
    <w:rsid w:val="0003657E"/>
    <w:rsid w:val="00037CC3"/>
    <w:rsid w:val="00040FE5"/>
    <w:rsid w:val="0004316E"/>
    <w:rsid w:val="0004612A"/>
    <w:rsid w:val="00047456"/>
    <w:rsid w:val="00050A3D"/>
    <w:rsid w:val="00053419"/>
    <w:rsid w:val="00054EEF"/>
    <w:rsid w:val="000559D5"/>
    <w:rsid w:val="00057B55"/>
    <w:rsid w:val="0006004E"/>
    <w:rsid w:val="00061E82"/>
    <w:rsid w:val="00066C53"/>
    <w:rsid w:val="00070EF4"/>
    <w:rsid w:val="000711BB"/>
    <w:rsid w:val="00071653"/>
    <w:rsid w:val="00072F64"/>
    <w:rsid w:val="000826AA"/>
    <w:rsid w:val="00082E19"/>
    <w:rsid w:val="0008315C"/>
    <w:rsid w:val="00084F55"/>
    <w:rsid w:val="000855D2"/>
    <w:rsid w:val="0009134D"/>
    <w:rsid w:val="0009224B"/>
    <w:rsid w:val="000A0AFB"/>
    <w:rsid w:val="000A0CBB"/>
    <w:rsid w:val="000A0E7F"/>
    <w:rsid w:val="000B0D4A"/>
    <w:rsid w:val="000B343F"/>
    <w:rsid w:val="000B49C7"/>
    <w:rsid w:val="000B4CE3"/>
    <w:rsid w:val="000B6495"/>
    <w:rsid w:val="000B68AC"/>
    <w:rsid w:val="000B7625"/>
    <w:rsid w:val="000C12A0"/>
    <w:rsid w:val="000C19A1"/>
    <w:rsid w:val="000C2752"/>
    <w:rsid w:val="000C6C91"/>
    <w:rsid w:val="000C6ED9"/>
    <w:rsid w:val="000C7277"/>
    <w:rsid w:val="000D352A"/>
    <w:rsid w:val="000D4F95"/>
    <w:rsid w:val="000D5BA9"/>
    <w:rsid w:val="000D6410"/>
    <w:rsid w:val="000E0177"/>
    <w:rsid w:val="000E19E2"/>
    <w:rsid w:val="000E1B1B"/>
    <w:rsid w:val="000E2CF4"/>
    <w:rsid w:val="000E3486"/>
    <w:rsid w:val="000E3A7A"/>
    <w:rsid w:val="000E5F6C"/>
    <w:rsid w:val="000E6B25"/>
    <w:rsid w:val="000E7E2F"/>
    <w:rsid w:val="000F5812"/>
    <w:rsid w:val="000F58BA"/>
    <w:rsid w:val="000F5BDA"/>
    <w:rsid w:val="000F5E5D"/>
    <w:rsid w:val="0010072E"/>
    <w:rsid w:val="00101234"/>
    <w:rsid w:val="00101D00"/>
    <w:rsid w:val="001029FD"/>
    <w:rsid w:val="00103132"/>
    <w:rsid w:val="001073C5"/>
    <w:rsid w:val="00111621"/>
    <w:rsid w:val="00115046"/>
    <w:rsid w:val="001153F6"/>
    <w:rsid w:val="00115F35"/>
    <w:rsid w:val="001163FE"/>
    <w:rsid w:val="00122E71"/>
    <w:rsid w:val="00123104"/>
    <w:rsid w:val="00126DD9"/>
    <w:rsid w:val="00131404"/>
    <w:rsid w:val="00132C6C"/>
    <w:rsid w:val="00133606"/>
    <w:rsid w:val="00134C6D"/>
    <w:rsid w:val="00136E85"/>
    <w:rsid w:val="0014242B"/>
    <w:rsid w:val="00142A44"/>
    <w:rsid w:val="001435DE"/>
    <w:rsid w:val="00143F59"/>
    <w:rsid w:val="0015398F"/>
    <w:rsid w:val="00156FC7"/>
    <w:rsid w:val="001608FF"/>
    <w:rsid w:val="00161E98"/>
    <w:rsid w:val="0016206E"/>
    <w:rsid w:val="00162EC4"/>
    <w:rsid w:val="00163AC8"/>
    <w:rsid w:val="0016605A"/>
    <w:rsid w:val="00166A52"/>
    <w:rsid w:val="00167563"/>
    <w:rsid w:val="001704F4"/>
    <w:rsid w:val="00175269"/>
    <w:rsid w:val="00180945"/>
    <w:rsid w:val="00182421"/>
    <w:rsid w:val="00182928"/>
    <w:rsid w:val="001853D0"/>
    <w:rsid w:val="0019228F"/>
    <w:rsid w:val="001925D8"/>
    <w:rsid w:val="0019272E"/>
    <w:rsid w:val="00194CDD"/>
    <w:rsid w:val="00196C4A"/>
    <w:rsid w:val="001A017E"/>
    <w:rsid w:val="001A0673"/>
    <w:rsid w:val="001A0CB6"/>
    <w:rsid w:val="001A0F81"/>
    <w:rsid w:val="001A1C85"/>
    <w:rsid w:val="001A1F00"/>
    <w:rsid w:val="001A3870"/>
    <w:rsid w:val="001A4537"/>
    <w:rsid w:val="001A477E"/>
    <w:rsid w:val="001A5AD8"/>
    <w:rsid w:val="001A6909"/>
    <w:rsid w:val="001A7900"/>
    <w:rsid w:val="001A7A93"/>
    <w:rsid w:val="001A7DC8"/>
    <w:rsid w:val="001B0BA7"/>
    <w:rsid w:val="001B23D1"/>
    <w:rsid w:val="001B3247"/>
    <w:rsid w:val="001B44B8"/>
    <w:rsid w:val="001B5B91"/>
    <w:rsid w:val="001B7DA5"/>
    <w:rsid w:val="001C0102"/>
    <w:rsid w:val="001C049B"/>
    <w:rsid w:val="001C0EFF"/>
    <w:rsid w:val="001C2F97"/>
    <w:rsid w:val="001C3C8D"/>
    <w:rsid w:val="001C613C"/>
    <w:rsid w:val="001C6F5C"/>
    <w:rsid w:val="001D05D2"/>
    <w:rsid w:val="001D0836"/>
    <w:rsid w:val="001D0F84"/>
    <w:rsid w:val="001D36DD"/>
    <w:rsid w:val="001D5CBD"/>
    <w:rsid w:val="001D78FC"/>
    <w:rsid w:val="001D7BA9"/>
    <w:rsid w:val="001E02CF"/>
    <w:rsid w:val="001E4AF8"/>
    <w:rsid w:val="001E577E"/>
    <w:rsid w:val="001E7CED"/>
    <w:rsid w:val="001F03E7"/>
    <w:rsid w:val="001F0FFF"/>
    <w:rsid w:val="001F3D58"/>
    <w:rsid w:val="00200B4D"/>
    <w:rsid w:val="002015BB"/>
    <w:rsid w:val="00205191"/>
    <w:rsid w:val="002061AD"/>
    <w:rsid w:val="00214C19"/>
    <w:rsid w:val="002166AE"/>
    <w:rsid w:val="00217F61"/>
    <w:rsid w:val="00220C4B"/>
    <w:rsid w:val="002231AC"/>
    <w:rsid w:val="002317EC"/>
    <w:rsid w:val="00232074"/>
    <w:rsid w:val="00235CE2"/>
    <w:rsid w:val="00236AF3"/>
    <w:rsid w:val="002452E3"/>
    <w:rsid w:val="00260281"/>
    <w:rsid w:val="0026033D"/>
    <w:rsid w:val="00260B02"/>
    <w:rsid w:val="002648C8"/>
    <w:rsid w:val="00265FE4"/>
    <w:rsid w:val="002662B1"/>
    <w:rsid w:val="00271614"/>
    <w:rsid w:val="002734E8"/>
    <w:rsid w:val="00275889"/>
    <w:rsid w:val="00283502"/>
    <w:rsid w:val="002867D8"/>
    <w:rsid w:val="002877D1"/>
    <w:rsid w:val="0029208D"/>
    <w:rsid w:val="002931FC"/>
    <w:rsid w:val="002946F4"/>
    <w:rsid w:val="00294A3F"/>
    <w:rsid w:val="00294C9B"/>
    <w:rsid w:val="00296101"/>
    <w:rsid w:val="00296A5E"/>
    <w:rsid w:val="002A4569"/>
    <w:rsid w:val="002A4A3A"/>
    <w:rsid w:val="002A7FE4"/>
    <w:rsid w:val="002B2295"/>
    <w:rsid w:val="002B3737"/>
    <w:rsid w:val="002B5E66"/>
    <w:rsid w:val="002B60AA"/>
    <w:rsid w:val="002C1A7D"/>
    <w:rsid w:val="002C33D5"/>
    <w:rsid w:val="002D0212"/>
    <w:rsid w:val="002D1F5C"/>
    <w:rsid w:val="002D5558"/>
    <w:rsid w:val="002D5F29"/>
    <w:rsid w:val="002D7549"/>
    <w:rsid w:val="002E005E"/>
    <w:rsid w:val="002E0DC3"/>
    <w:rsid w:val="002E20B6"/>
    <w:rsid w:val="002F0EE2"/>
    <w:rsid w:val="002F2133"/>
    <w:rsid w:val="002F4DC5"/>
    <w:rsid w:val="002F6B9A"/>
    <w:rsid w:val="003026D8"/>
    <w:rsid w:val="00306685"/>
    <w:rsid w:val="00310C35"/>
    <w:rsid w:val="00310E0C"/>
    <w:rsid w:val="003110FD"/>
    <w:rsid w:val="00320003"/>
    <w:rsid w:val="003206D2"/>
    <w:rsid w:val="0032227A"/>
    <w:rsid w:val="00325BCE"/>
    <w:rsid w:val="00325E17"/>
    <w:rsid w:val="00326FD0"/>
    <w:rsid w:val="00332CF8"/>
    <w:rsid w:val="00333321"/>
    <w:rsid w:val="003339E3"/>
    <w:rsid w:val="00333CA8"/>
    <w:rsid w:val="0033413A"/>
    <w:rsid w:val="003377A4"/>
    <w:rsid w:val="003406C1"/>
    <w:rsid w:val="00341373"/>
    <w:rsid w:val="003430BD"/>
    <w:rsid w:val="003452E0"/>
    <w:rsid w:val="003453DE"/>
    <w:rsid w:val="00346839"/>
    <w:rsid w:val="00346CE7"/>
    <w:rsid w:val="0035394F"/>
    <w:rsid w:val="00353A6E"/>
    <w:rsid w:val="00354320"/>
    <w:rsid w:val="0035630E"/>
    <w:rsid w:val="003572E4"/>
    <w:rsid w:val="00357AC1"/>
    <w:rsid w:val="00360B44"/>
    <w:rsid w:val="00362019"/>
    <w:rsid w:val="0036381E"/>
    <w:rsid w:val="003649EA"/>
    <w:rsid w:val="00373FD7"/>
    <w:rsid w:val="00377A68"/>
    <w:rsid w:val="0038389B"/>
    <w:rsid w:val="00384D1E"/>
    <w:rsid w:val="00385CAD"/>
    <w:rsid w:val="00386081"/>
    <w:rsid w:val="00387B37"/>
    <w:rsid w:val="00393385"/>
    <w:rsid w:val="00394197"/>
    <w:rsid w:val="0039492C"/>
    <w:rsid w:val="0039751B"/>
    <w:rsid w:val="003A23C3"/>
    <w:rsid w:val="003A3A3F"/>
    <w:rsid w:val="003B0BAF"/>
    <w:rsid w:val="003B0DF1"/>
    <w:rsid w:val="003B214A"/>
    <w:rsid w:val="003B2BCB"/>
    <w:rsid w:val="003B5AA4"/>
    <w:rsid w:val="003B60EB"/>
    <w:rsid w:val="003B784F"/>
    <w:rsid w:val="003C0D6B"/>
    <w:rsid w:val="003C153C"/>
    <w:rsid w:val="003C32A1"/>
    <w:rsid w:val="003C3886"/>
    <w:rsid w:val="003D394A"/>
    <w:rsid w:val="003D6280"/>
    <w:rsid w:val="003D6587"/>
    <w:rsid w:val="003E060B"/>
    <w:rsid w:val="003E1F81"/>
    <w:rsid w:val="003E213C"/>
    <w:rsid w:val="003E6E8C"/>
    <w:rsid w:val="003E7BB5"/>
    <w:rsid w:val="003F029F"/>
    <w:rsid w:val="003F22B3"/>
    <w:rsid w:val="003F5EC1"/>
    <w:rsid w:val="00400938"/>
    <w:rsid w:val="00400D63"/>
    <w:rsid w:val="004018CB"/>
    <w:rsid w:val="00402922"/>
    <w:rsid w:val="00402D6F"/>
    <w:rsid w:val="0040449F"/>
    <w:rsid w:val="004055C0"/>
    <w:rsid w:val="0041155C"/>
    <w:rsid w:val="004116D2"/>
    <w:rsid w:val="00413B5E"/>
    <w:rsid w:val="00415980"/>
    <w:rsid w:val="00417354"/>
    <w:rsid w:val="00421068"/>
    <w:rsid w:val="00421105"/>
    <w:rsid w:val="0042218D"/>
    <w:rsid w:val="004243A2"/>
    <w:rsid w:val="004258D7"/>
    <w:rsid w:val="004273F1"/>
    <w:rsid w:val="004331B4"/>
    <w:rsid w:val="00433EDB"/>
    <w:rsid w:val="004344EB"/>
    <w:rsid w:val="00434598"/>
    <w:rsid w:val="004350FA"/>
    <w:rsid w:val="0043780C"/>
    <w:rsid w:val="00440599"/>
    <w:rsid w:val="00441B14"/>
    <w:rsid w:val="00442BEF"/>
    <w:rsid w:val="00445D94"/>
    <w:rsid w:val="004475C0"/>
    <w:rsid w:val="0044771A"/>
    <w:rsid w:val="004508FE"/>
    <w:rsid w:val="004530DD"/>
    <w:rsid w:val="00453D93"/>
    <w:rsid w:val="00455623"/>
    <w:rsid w:val="00456632"/>
    <w:rsid w:val="004566E5"/>
    <w:rsid w:val="00457A51"/>
    <w:rsid w:val="0046173B"/>
    <w:rsid w:val="00464C54"/>
    <w:rsid w:val="00465E33"/>
    <w:rsid w:val="004664CB"/>
    <w:rsid w:val="00466D5F"/>
    <w:rsid w:val="00467F6E"/>
    <w:rsid w:val="004717CE"/>
    <w:rsid w:val="00473A34"/>
    <w:rsid w:val="00474BAB"/>
    <w:rsid w:val="00475674"/>
    <w:rsid w:val="0047597D"/>
    <w:rsid w:val="00476FC9"/>
    <w:rsid w:val="00480AE7"/>
    <w:rsid w:val="004817FA"/>
    <w:rsid w:val="004835CF"/>
    <w:rsid w:val="00485D14"/>
    <w:rsid w:val="004873B6"/>
    <w:rsid w:val="00487E60"/>
    <w:rsid w:val="00490EB4"/>
    <w:rsid w:val="004926F3"/>
    <w:rsid w:val="004A0060"/>
    <w:rsid w:val="004A1538"/>
    <w:rsid w:val="004A39AD"/>
    <w:rsid w:val="004A469F"/>
    <w:rsid w:val="004A5074"/>
    <w:rsid w:val="004A5369"/>
    <w:rsid w:val="004B1D5A"/>
    <w:rsid w:val="004B1D6B"/>
    <w:rsid w:val="004B374F"/>
    <w:rsid w:val="004B3808"/>
    <w:rsid w:val="004B3A3B"/>
    <w:rsid w:val="004B4A30"/>
    <w:rsid w:val="004B654D"/>
    <w:rsid w:val="004C1040"/>
    <w:rsid w:val="004C165E"/>
    <w:rsid w:val="004C2CEE"/>
    <w:rsid w:val="004C3449"/>
    <w:rsid w:val="004C4C80"/>
    <w:rsid w:val="004C546E"/>
    <w:rsid w:val="004D0817"/>
    <w:rsid w:val="004D273F"/>
    <w:rsid w:val="004D2BCA"/>
    <w:rsid w:val="004D6279"/>
    <w:rsid w:val="004D74DC"/>
    <w:rsid w:val="004E008C"/>
    <w:rsid w:val="004E461D"/>
    <w:rsid w:val="004E69CB"/>
    <w:rsid w:val="004E72FD"/>
    <w:rsid w:val="004E75ED"/>
    <w:rsid w:val="004F1CE2"/>
    <w:rsid w:val="004F2FDD"/>
    <w:rsid w:val="004F404D"/>
    <w:rsid w:val="004F60F9"/>
    <w:rsid w:val="004F7FD8"/>
    <w:rsid w:val="005028B3"/>
    <w:rsid w:val="00504124"/>
    <w:rsid w:val="00506AF4"/>
    <w:rsid w:val="0051013D"/>
    <w:rsid w:val="00511176"/>
    <w:rsid w:val="00511306"/>
    <w:rsid w:val="005130C5"/>
    <w:rsid w:val="00520468"/>
    <w:rsid w:val="0052436F"/>
    <w:rsid w:val="0053029A"/>
    <w:rsid w:val="0053237F"/>
    <w:rsid w:val="00532941"/>
    <w:rsid w:val="00534B47"/>
    <w:rsid w:val="005376F7"/>
    <w:rsid w:val="00541914"/>
    <w:rsid w:val="005450E2"/>
    <w:rsid w:val="00545E85"/>
    <w:rsid w:val="00545E92"/>
    <w:rsid w:val="00555D5B"/>
    <w:rsid w:val="00555DCE"/>
    <w:rsid w:val="005604F3"/>
    <w:rsid w:val="005612F0"/>
    <w:rsid w:val="0056225E"/>
    <w:rsid w:val="0056316D"/>
    <w:rsid w:val="0056369A"/>
    <w:rsid w:val="00565921"/>
    <w:rsid w:val="00565B41"/>
    <w:rsid w:val="00567BA7"/>
    <w:rsid w:val="0057621B"/>
    <w:rsid w:val="005773A8"/>
    <w:rsid w:val="00577BB1"/>
    <w:rsid w:val="00577D56"/>
    <w:rsid w:val="00577DE0"/>
    <w:rsid w:val="005866BD"/>
    <w:rsid w:val="005872C8"/>
    <w:rsid w:val="00590032"/>
    <w:rsid w:val="005902F2"/>
    <w:rsid w:val="00592119"/>
    <w:rsid w:val="00592638"/>
    <w:rsid w:val="00592BE6"/>
    <w:rsid w:val="0059341A"/>
    <w:rsid w:val="00593EAA"/>
    <w:rsid w:val="0059624C"/>
    <w:rsid w:val="005A07C4"/>
    <w:rsid w:val="005A20BA"/>
    <w:rsid w:val="005A76F0"/>
    <w:rsid w:val="005B03DF"/>
    <w:rsid w:val="005B0742"/>
    <w:rsid w:val="005B1D45"/>
    <w:rsid w:val="005B2FA0"/>
    <w:rsid w:val="005B5156"/>
    <w:rsid w:val="005B6397"/>
    <w:rsid w:val="005B67C9"/>
    <w:rsid w:val="005B7C1A"/>
    <w:rsid w:val="005C0164"/>
    <w:rsid w:val="005C0A96"/>
    <w:rsid w:val="005C2851"/>
    <w:rsid w:val="005C6D9A"/>
    <w:rsid w:val="005C7E19"/>
    <w:rsid w:val="005D22AA"/>
    <w:rsid w:val="005D244E"/>
    <w:rsid w:val="005E05E1"/>
    <w:rsid w:val="005E4F95"/>
    <w:rsid w:val="005F06A5"/>
    <w:rsid w:val="005F0F34"/>
    <w:rsid w:val="005F1013"/>
    <w:rsid w:val="005F4447"/>
    <w:rsid w:val="005F50AC"/>
    <w:rsid w:val="00601585"/>
    <w:rsid w:val="00602D21"/>
    <w:rsid w:val="00603617"/>
    <w:rsid w:val="00604288"/>
    <w:rsid w:val="00604A42"/>
    <w:rsid w:val="00610C00"/>
    <w:rsid w:val="006112BC"/>
    <w:rsid w:val="00611D70"/>
    <w:rsid w:val="00611ED8"/>
    <w:rsid w:val="006124E6"/>
    <w:rsid w:val="00614B7D"/>
    <w:rsid w:val="00614D92"/>
    <w:rsid w:val="00615328"/>
    <w:rsid w:val="00617238"/>
    <w:rsid w:val="006177C5"/>
    <w:rsid w:val="00621BB6"/>
    <w:rsid w:val="00624902"/>
    <w:rsid w:val="0062759F"/>
    <w:rsid w:val="00635195"/>
    <w:rsid w:val="006412F8"/>
    <w:rsid w:val="00641AF0"/>
    <w:rsid w:val="00641FFF"/>
    <w:rsid w:val="00643A32"/>
    <w:rsid w:val="006441C9"/>
    <w:rsid w:val="006445F8"/>
    <w:rsid w:val="00650609"/>
    <w:rsid w:val="00652AC7"/>
    <w:rsid w:val="00654669"/>
    <w:rsid w:val="00656CF3"/>
    <w:rsid w:val="006630ED"/>
    <w:rsid w:val="006633AD"/>
    <w:rsid w:val="00665B8F"/>
    <w:rsid w:val="00673416"/>
    <w:rsid w:val="0067689E"/>
    <w:rsid w:val="0067703F"/>
    <w:rsid w:val="006825A7"/>
    <w:rsid w:val="00684488"/>
    <w:rsid w:val="00690402"/>
    <w:rsid w:val="006934E5"/>
    <w:rsid w:val="006939C1"/>
    <w:rsid w:val="006959B5"/>
    <w:rsid w:val="00696DE7"/>
    <w:rsid w:val="006970AF"/>
    <w:rsid w:val="00697F11"/>
    <w:rsid w:val="006A5B04"/>
    <w:rsid w:val="006A63D8"/>
    <w:rsid w:val="006A677D"/>
    <w:rsid w:val="006B277C"/>
    <w:rsid w:val="006B2CBD"/>
    <w:rsid w:val="006B3776"/>
    <w:rsid w:val="006B4F92"/>
    <w:rsid w:val="006B55AC"/>
    <w:rsid w:val="006C147D"/>
    <w:rsid w:val="006C3DA1"/>
    <w:rsid w:val="006C41B5"/>
    <w:rsid w:val="006C50E6"/>
    <w:rsid w:val="006C70DC"/>
    <w:rsid w:val="006D0249"/>
    <w:rsid w:val="006D29DE"/>
    <w:rsid w:val="006D3FE2"/>
    <w:rsid w:val="006D5AA9"/>
    <w:rsid w:val="006D62B8"/>
    <w:rsid w:val="006D68AA"/>
    <w:rsid w:val="006D6F45"/>
    <w:rsid w:val="006E0E6B"/>
    <w:rsid w:val="006E202B"/>
    <w:rsid w:val="006E3DFC"/>
    <w:rsid w:val="006E585E"/>
    <w:rsid w:val="006E58C4"/>
    <w:rsid w:val="006E5AD1"/>
    <w:rsid w:val="006E6E0D"/>
    <w:rsid w:val="006E70EA"/>
    <w:rsid w:val="006E7432"/>
    <w:rsid w:val="006E7853"/>
    <w:rsid w:val="006F12E4"/>
    <w:rsid w:val="006F25A2"/>
    <w:rsid w:val="006F348A"/>
    <w:rsid w:val="006F382C"/>
    <w:rsid w:val="006F3E63"/>
    <w:rsid w:val="006F4CA6"/>
    <w:rsid w:val="006F59ED"/>
    <w:rsid w:val="006F78C7"/>
    <w:rsid w:val="00702978"/>
    <w:rsid w:val="00704498"/>
    <w:rsid w:val="00704ACF"/>
    <w:rsid w:val="00706154"/>
    <w:rsid w:val="00706BDB"/>
    <w:rsid w:val="00707E3F"/>
    <w:rsid w:val="0071242A"/>
    <w:rsid w:val="00712E39"/>
    <w:rsid w:val="0071406C"/>
    <w:rsid w:val="00714DCB"/>
    <w:rsid w:val="00715F58"/>
    <w:rsid w:val="00716D2A"/>
    <w:rsid w:val="00717EE0"/>
    <w:rsid w:val="0072070F"/>
    <w:rsid w:val="0072142C"/>
    <w:rsid w:val="00722AD9"/>
    <w:rsid w:val="0072545A"/>
    <w:rsid w:val="00725C10"/>
    <w:rsid w:val="00725C59"/>
    <w:rsid w:val="00726222"/>
    <w:rsid w:val="0073479E"/>
    <w:rsid w:val="00734FDB"/>
    <w:rsid w:val="00735626"/>
    <w:rsid w:val="00744393"/>
    <w:rsid w:val="00744AE6"/>
    <w:rsid w:val="007462A2"/>
    <w:rsid w:val="007471B0"/>
    <w:rsid w:val="00754259"/>
    <w:rsid w:val="0075546D"/>
    <w:rsid w:val="007613D4"/>
    <w:rsid w:val="00763760"/>
    <w:rsid w:val="00765400"/>
    <w:rsid w:val="007657EB"/>
    <w:rsid w:val="00765D19"/>
    <w:rsid w:val="00766A54"/>
    <w:rsid w:val="00766E22"/>
    <w:rsid w:val="007671B3"/>
    <w:rsid w:val="0076751F"/>
    <w:rsid w:val="00771AD0"/>
    <w:rsid w:val="00772531"/>
    <w:rsid w:val="00773692"/>
    <w:rsid w:val="007751D3"/>
    <w:rsid w:val="007802A8"/>
    <w:rsid w:val="00780D25"/>
    <w:rsid w:val="0078122B"/>
    <w:rsid w:val="00783586"/>
    <w:rsid w:val="00784546"/>
    <w:rsid w:val="0078487A"/>
    <w:rsid w:val="007852FE"/>
    <w:rsid w:val="00786AD0"/>
    <w:rsid w:val="00791168"/>
    <w:rsid w:val="007911C9"/>
    <w:rsid w:val="00791CA8"/>
    <w:rsid w:val="0079291D"/>
    <w:rsid w:val="00792E89"/>
    <w:rsid w:val="00795E96"/>
    <w:rsid w:val="007A2B05"/>
    <w:rsid w:val="007A61E2"/>
    <w:rsid w:val="007A652A"/>
    <w:rsid w:val="007B2B86"/>
    <w:rsid w:val="007B2F5A"/>
    <w:rsid w:val="007B3AFF"/>
    <w:rsid w:val="007B3CD8"/>
    <w:rsid w:val="007B7697"/>
    <w:rsid w:val="007B7B7F"/>
    <w:rsid w:val="007C4524"/>
    <w:rsid w:val="007C4D69"/>
    <w:rsid w:val="007E021F"/>
    <w:rsid w:val="007E031A"/>
    <w:rsid w:val="007E13E7"/>
    <w:rsid w:val="007E30DC"/>
    <w:rsid w:val="007E7367"/>
    <w:rsid w:val="007F05EF"/>
    <w:rsid w:val="007F1359"/>
    <w:rsid w:val="007F2345"/>
    <w:rsid w:val="007F2E1E"/>
    <w:rsid w:val="007F3A36"/>
    <w:rsid w:val="007F54F2"/>
    <w:rsid w:val="007F5916"/>
    <w:rsid w:val="00800663"/>
    <w:rsid w:val="008016FA"/>
    <w:rsid w:val="00801D40"/>
    <w:rsid w:val="00802C27"/>
    <w:rsid w:val="008038BB"/>
    <w:rsid w:val="00803D84"/>
    <w:rsid w:val="0081393F"/>
    <w:rsid w:val="008163B7"/>
    <w:rsid w:val="008174C7"/>
    <w:rsid w:val="00820615"/>
    <w:rsid w:val="0082136F"/>
    <w:rsid w:val="00821A52"/>
    <w:rsid w:val="0082372D"/>
    <w:rsid w:val="008369F4"/>
    <w:rsid w:val="00841B48"/>
    <w:rsid w:val="00843126"/>
    <w:rsid w:val="00843A73"/>
    <w:rsid w:val="00845970"/>
    <w:rsid w:val="008510DB"/>
    <w:rsid w:val="008513E0"/>
    <w:rsid w:val="00852228"/>
    <w:rsid w:val="008559F5"/>
    <w:rsid w:val="00856C5D"/>
    <w:rsid w:val="0086062E"/>
    <w:rsid w:val="00860CFB"/>
    <w:rsid w:val="0086410F"/>
    <w:rsid w:val="00864A9D"/>
    <w:rsid w:val="00866226"/>
    <w:rsid w:val="008662AD"/>
    <w:rsid w:val="008669E9"/>
    <w:rsid w:val="008748D0"/>
    <w:rsid w:val="00874C67"/>
    <w:rsid w:val="00877AE9"/>
    <w:rsid w:val="00880190"/>
    <w:rsid w:val="008807C6"/>
    <w:rsid w:val="00881129"/>
    <w:rsid w:val="008829B0"/>
    <w:rsid w:val="00882C94"/>
    <w:rsid w:val="00885D24"/>
    <w:rsid w:val="008906DB"/>
    <w:rsid w:val="008912A2"/>
    <w:rsid w:val="008A287F"/>
    <w:rsid w:val="008A36F4"/>
    <w:rsid w:val="008A3E97"/>
    <w:rsid w:val="008A5089"/>
    <w:rsid w:val="008A6465"/>
    <w:rsid w:val="008A6C6B"/>
    <w:rsid w:val="008A6E03"/>
    <w:rsid w:val="008B3934"/>
    <w:rsid w:val="008B4941"/>
    <w:rsid w:val="008B54BC"/>
    <w:rsid w:val="008B7DDD"/>
    <w:rsid w:val="008C4931"/>
    <w:rsid w:val="008C4B74"/>
    <w:rsid w:val="008C5A61"/>
    <w:rsid w:val="008D1344"/>
    <w:rsid w:val="008D16D9"/>
    <w:rsid w:val="008D2E91"/>
    <w:rsid w:val="008D62D2"/>
    <w:rsid w:val="008D6B6B"/>
    <w:rsid w:val="008D7ED7"/>
    <w:rsid w:val="008E2E93"/>
    <w:rsid w:val="008E4728"/>
    <w:rsid w:val="008F16FF"/>
    <w:rsid w:val="008F5EFD"/>
    <w:rsid w:val="00903420"/>
    <w:rsid w:val="009069BE"/>
    <w:rsid w:val="00907632"/>
    <w:rsid w:val="009100EF"/>
    <w:rsid w:val="00910AF9"/>
    <w:rsid w:val="00910BC9"/>
    <w:rsid w:val="00911EE8"/>
    <w:rsid w:val="009134D8"/>
    <w:rsid w:val="00913C15"/>
    <w:rsid w:val="009156EA"/>
    <w:rsid w:val="0092194B"/>
    <w:rsid w:val="00922A69"/>
    <w:rsid w:val="0092526A"/>
    <w:rsid w:val="009255C7"/>
    <w:rsid w:val="009257FE"/>
    <w:rsid w:val="00925FBE"/>
    <w:rsid w:val="00932BD5"/>
    <w:rsid w:val="00933A9A"/>
    <w:rsid w:val="00934D53"/>
    <w:rsid w:val="00935167"/>
    <w:rsid w:val="00937AF1"/>
    <w:rsid w:val="00943F5B"/>
    <w:rsid w:val="009455A0"/>
    <w:rsid w:val="00945B9D"/>
    <w:rsid w:val="009509FF"/>
    <w:rsid w:val="009544FB"/>
    <w:rsid w:val="00954635"/>
    <w:rsid w:val="009546CB"/>
    <w:rsid w:val="00954871"/>
    <w:rsid w:val="009558FF"/>
    <w:rsid w:val="009604D5"/>
    <w:rsid w:val="009629F0"/>
    <w:rsid w:val="00963B19"/>
    <w:rsid w:val="00964975"/>
    <w:rsid w:val="00964E6A"/>
    <w:rsid w:val="00966EC2"/>
    <w:rsid w:val="00971022"/>
    <w:rsid w:val="009715E6"/>
    <w:rsid w:val="009725F7"/>
    <w:rsid w:val="00973308"/>
    <w:rsid w:val="00973BB6"/>
    <w:rsid w:val="0098603C"/>
    <w:rsid w:val="00986A66"/>
    <w:rsid w:val="00987583"/>
    <w:rsid w:val="00992E34"/>
    <w:rsid w:val="00996091"/>
    <w:rsid w:val="00996AD4"/>
    <w:rsid w:val="00997E15"/>
    <w:rsid w:val="009A1890"/>
    <w:rsid w:val="009A475F"/>
    <w:rsid w:val="009A75F1"/>
    <w:rsid w:val="009B11D1"/>
    <w:rsid w:val="009B275D"/>
    <w:rsid w:val="009B2F32"/>
    <w:rsid w:val="009B42AA"/>
    <w:rsid w:val="009B509E"/>
    <w:rsid w:val="009B52E7"/>
    <w:rsid w:val="009B5317"/>
    <w:rsid w:val="009B60EF"/>
    <w:rsid w:val="009B65AE"/>
    <w:rsid w:val="009C267E"/>
    <w:rsid w:val="009C4D03"/>
    <w:rsid w:val="009C5745"/>
    <w:rsid w:val="009C58E0"/>
    <w:rsid w:val="009D16DD"/>
    <w:rsid w:val="009D20AE"/>
    <w:rsid w:val="009D46B7"/>
    <w:rsid w:val="009D529E"/>
    <w:rsid w:val="009D5647"/>
    <w:rsid w:val="009D5B4B"/>
    <w:rsid w:val="009E25B4"/>
    <w:rsid w:val="009E450A"/>
    <w:rsid w:val="009E504C"/>
    <w:rsid w:val="009E5196"/>
    <w:rsid w:val="009F197F"/>
    <w:rsid w:val="009F3128"/>
    <w:rsid w:val="009F377D"/>
    <w:rsid w:val="009F5FAD"/>
    <w:rsid w:val="00A0061C"/>
    <w:rsid w:val="00A01E9E"/>
    <w:rsid w:val="00A0361C"/>
    <w:rsid w:val="00A04968"/>
    <w:rsid w:val="00A10491"/>
    <w:rsid w:val="00A10552"/>
    <w:rsid w:val="00A13ED9"/>
    <w:rsid w:val="00A13FEF"/>
    <w:rsid w:val="00A17972"/>
    <w:rsid w:val="00A17E6D"/>
    <w:rsid w:val="00A203A1"/>
    <w:rsid w:val="00A21338"/>
    <w:rsid w:val="00A22028"/>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5A47"/>
    <w:rsid w:val="00A55BF6"/>
    <w:rsid w:val="00A56493"/>
    <w:rsid w:val="00A57D16"/>
    <w:rsid w:val="00A6117A"/>
    <w:rsid w:val="00A62D0E"/>
    <w:rsid w:val="00A65808"/>
    <w:rsid w:val="00A718C6"/>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69F6"/>
    <w:rsid w:val="00A87A63"/>
    <w:rsid w:val="00A87EFB"/>
    <w:rsid w:val="00A9014D"/>
    <w:rsid w:val="00A90A4A"/>
    <w:rsid w:val="00A95645"/>
    <w:rsid w:val="00A958FE"/>
    <w:rsid w:val="00AA0329"/>
    <w:rsid w:val="00AA1780"/>
    <w:rsid w:val="00AA22F0"/>
    <w:rsid w:val="00AA2F95"/>
    <w:rsid w:val="00AA30BB"/>
    <w:rsid w:val="00AA3B09"/>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FF9"/>
    <w:rsid w:val="00AE341C"/>
    <w:rsid w:val="00AE56C4"/>
    <w:rsid w:val="00AE6A16"/>
    <w:rsid w:val="00AF44BC"/>
    <w:rsid w:val="00AF4AD6"/>
    <w:rsid w:val="00AF552B"/>
    <w:rsid w:val="00AF5E8C"/>
    <w:rsid w:val="00AF7681"/>
    <w:rsid w:val="00B025C4"/>
    <w:rsid w:val="00B06547"/>
    <w:rsid w:val="00B11556"/>
    <w:rsid w:val="00B128A3"/>
    <w:rsid w:val="00B1603E"/>
    <w:rsid w:val="00B16FD1"/>
    <w:rsid w:val="00B204AC"/>
    <w:rsid w:val="00B233D4"/>
    <w:rsid w:val="00B23634"/>
    <w:rsid w:val="00B244F9"/>
    <w:rsid w:val="00B27741"/>
    <w:rsid w:val="00B27B5D"/>
    <w:rsid w:val="00B27E5A"/>
    <w:rsid w:val="00B304B4"/>
    <w:rsid w:val="00B305D2"/>
    <w:rsid w:val="00B31D5F"/>
    <w:rsid w:val="00B34D22"/>
    <w:rsid w:val="00B3504F"/>
    <w:rsid w:val="00B35118"/>
    <w:rsid w:val="00B35C46"/>
    <w:rsid w:val="00B368B6"/>
    <w:rsid w:val="00B41144"/>
    <w:rsid w:val="00B438E6"/>
    <w:rsid w:val="00B45F2D"/>
    <w:rsid w:val="00B46096"/>
    <w:rsid w:val="00B461EC"/>
    <w:rsid w:val="00B465AF"/>
    <w:rsid w:val="00B46AD5"/>
    <w:rsid w:val="00B478EE"/>
    <w:rsid w:val="00B51B1A"/>
    <w:rsid w:val="00B539D8"/>
    <w:rsid w:val="00B57279"/>
    <w:rsid w:val="00B60E7C"/>
    <w:rsid w:val="00B62D3F"/>
    <w:rsid w:val="00B6502E"/>
    <w:rsid w:val="00B66775"/>
    <w:rsid w:val="00B66895"/>
    <w:rsid w:val="00B6704E"/>
    <w:rsid w:val="00B67C7C"/>
    <w:rsid w:val="00B70782"/>
    <w:rsid w:val="00B7166D"/>
    <w:rsid w:val="00B802D5"/>
    <w:rsid w:val="00B85B28"/>
    <w:rsid w:val="00B86D7A"/>
    <w:rsid w:val="00B91368"/>
    <w:rsid w:val="00B91584"/>
    <w:rsid w:val="00B940C7"/>
    <w:rsid w:val="00BA01B0"/>
    <w:rsid w:val="00BA38EF"/>
    <w:rsid w:val="00BA5550"/>
    <w:rsid w:val="00BA766C"/>
    <w:rsid w:val="00BB30BA"/>
    <w:rsid w:val="00BB36A2"/>
    <w:rsid w:val="00BB4232"/>
    <w:rsid w:val="00BB4B3A"/>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45FA"/>
    <w:rsid w:val="00BD7179"/>
    <w:rsid w:val="00BE0B51"/>
    <w:rsid w:val="00BE0CD3"/>
    <w:rsid w:val="00BE13F4"/>
    <w:rsid w:val="00BE1974"/>
    <w:rsid w:val="00BE1A2A"/>
    <w:rsid w:val="00BE50E6"/>
    <w:rsid w:val="00BE5840"/>
    <w:rsid w:val="00BE6487"/>
    <w:rsid w:val="00BE6766"/>
    <w:rsid w:val="00BE6A78"/>
    <w:rsid w:val="00BE7C5B"/>
    <w:rsid w:val="00BE7F76"/>
    <w:rsid w:val="00BF3FD9"/>
    <w:rsid w:val="00BF5E95"/>
    <w:rsid w:val="00C02149"/>
    <w:rsid w:val="00C02EE3"/>
    <w:rsid w:val="00C04B90"/>
    <w:rsid w:val="00C0501F"/>
    <w:rsid w:val="00C125D1"/>
    <w:rsid w:val="00C12A3F"/>
    <w:rsid w:val="00C13D9B"/>
    <w:rsid w:val="00C14611"/>
    <w:rsid w:val="00C14660"/>
    <w:rsid w:val="00C1470A"/>
    <w:rsid w:val="00C163B5"/>
    <w:rsid w:val="00C16C83"/>
    <w:rsid w:val="00C17F03"/>
    <w:rsid w:val="00C23D9A"/>
    <w:rsid w:val="00C241F4"/>
    <w:rsid w:val="00C24822"/>
    <w:rsid w:val="00C25541"/>
    <w:rsid w:val="00C25CEC"/>
    <w:rsid w:val="00C33FFB"/>
    <w:rsid w:val="00C34DB2"/>
    <w:rsid w:val="00C35148"/>
    <w:rsid w:val="00C37144"/>
    <w:rsid w:val="00C4447B"/>
    <w:rsid w:val="00C52535"/>
    <w:rsid w:val="00C53889"/>
    <w:rsid w:val="00C56688"/>
    <w:rsid w:val="00C57CDC"/>
    <w:rsid w:val="00C60D59"/>
    <w:rsid w:val="00C62D73"/>
    <w:rsid w:val="00C62D97"/>
    <w:rsid w:val="00C6417B"/>
    <w:rsid w:val="00C641C2"/>
    <w:rsid w:val="00C646B4"/>
    <w:rsid w:val="00C66D47"/>
    <w:rsid w:val="00C71065"/>
    <w:rsid w:val="00C72519"/>
    <w:rsid w:val="00C72ADA"/>
    <w:rsid w:val="00C77B93"/>
    <w:rsid w:val="00C77FA7"/>
    <w:rsid w:val="00C80B03"/>
    <w:rsid w:val="00C846EA"/>
    <w:rsid w:val="00C86A4C"/>
    <w:rsid w:val="00C8794B"/>
    <w:rsid w:val="00C87DEE"/>
    <w:rsid w:val="00C9555C"/>
    <w:rsid w:val="00C956EE"/>
    <w:rsid w:val="00C96D25"/>
    <w:rsid w:val="00CA0C4E"/>
    <w:rsid w:val="00CA4EFD"/>
    <w:rsid w:val="00CA6179"/>
    <w:rsid w:val="00CA785E"/>
    <w:rsid w:val="00CB331E"/>
    <w:rsid w:val="00CB4CD7"/>
    <w:rsid w:val="00CB57D1"/>
    <w:rsid w:val="00CB7689"/>
    <w:rsid w:val="00CC3195"/>
    <w:rsid w:val="00CC4555"/>
    <w:rsid w:val="00CC4725"/>
    <w:rsid w:val="00CC4896"/>
    <w:rsid w:val="00CD1B3F"/>
    <w:rsid w:val="00CD33D6"/>
    <w:rsid w:val="00CD777C"/>
    <w:rsid w:val="00CE1DCB"/>
    <w:rsid w:val="00CE3BE6"/>
    <w:rsid w:val="00CE3E2E"/>
    <w:rsid w:val="00CE56F0"/>
    <w:rsid w:val="00CE5F9E"/>
    <w:rsid w:val="00CF138F"/>
    <w:rsid w:val="00CF297C"/>
    <w:rsid w:val="00CF318B"/>
    <w:rsid w:val="00CF46E8"/>
    <w:rsid w:val="00CF5F29"/>
    <w:rsid w:val="00CF73D8"/>
    <w:rsid w:val="00D038DF"/>
    <w:rsid w:val="00D03948"/>
    <w:rsid w:val="00D0474A"/>
    <w:rsid w:val="00D04AD1"/>
    <w:rsid w:val="00D06AEF"/>
    <w:rsid w:val="00D06CDA"/>
    <w:rsid w:val="00D10034"/>
    <w:rsid w:val="00D117B9"/>
    <w:rsid w:val="00D15C80"/>
    <w:rsid w:val="00D16DC4"/>
    <w:rsid w:val="00D215E6"/>
    <w:rsid w:val="00D232E3"/>
    <w:rsid w:val="00D241C2"/>
    <w:rsid w:val="00D24DC4"/>
    <w:rsid w:val="00D257CC"/>
    <w:rsid w:val="00D277AA"/>
    <w:rsid w:val="00D312BA"/>
    <w:rsid w:val="00D3138B"/>
    <w:rsid w:val="00D31B63"/>
    <w:rsid w:val="00D34505"/>
    <w:rsid w:val="00D349E0"/>
    <w:rsid w:val="00D361AE"/>
    <w:rsid w:val="00D42725"/>
    <w:rsid w:val="00D435B3"/>
    <w:rsid w:val="00D44595"/>
    <w:rsid w:val="00D44B32"/>
    <w:rsid w:val="00D51760"/>
    <w:rsid w:val="00D53EFC"/>
    <w:rsid w:val="00D55A8C"/>
    <w:rsid w:val="00D56CDF"/>
    <w:rsid w:val="00D578EC"/>
    <w:rsid w:val="00D57972"/>
    <w:rsid w:val="00D60C12"/>
    <w:rsid w:val="00D61489"/>
    <w:rsid w:val="00D636BB"/>
    <w:rsid w:val="00D64CF4"/>
    <w:rsid w:val="00D65212"/>
    <w:rsid w:val="00D65ADA"/>
    <w:rsid w:val="00D67E0B"/>
    <w:rsid w:val="00D7104C"/>
    <w:rsid w:val="00D7364D"/>
    <w:rsid w:val="00D7437C"/>
    <w:rsid w:val="00D74BA2"/>
    <w:rsid w:val="00D75325"/>
    <w:rsid w:val="00D82B3B"/>
    <w:rsid w:val="00D83ACB"/>
    <w:rsid w:val="00D84009"/>
    <w:rsid w:val="00D845A7"/>
    <w:rsid w:val="00D8629D"/>
    <w:rsid w:val="00D8714D"/>
    <w:rsid w:val="00D910AD"/>
    <w:rsid w:val="00D92672"/>
    <w:rsid w:val="00D92A88"/>
    <w:rsid w:val="00D937F6"/>
    <w:rsid w:val="00D94AB5"/>
    <w:rsid w:val="00D97444"/>
    <w:rsid w:val="00DA178A"/>
    <w:rsid w:val="00DA1FC5"/>
    <w:rsid w:val="00DA363C"/>
    <w:rsid w:val="00DA5F0A"/>
    <w:rsid w:val="00DA6C08"/>
    <w:rsid w:val="00DA7A56"/>
    <w:rsid w:val="00DB1F30"/>
    <w:rsid w:val="00DB2D88"/>
    <w:rsid w:val="00DB3130"/>
    <w:rsid w:val="00DB4B8F"/>
    <w:rsid w:val="00DB65EC"/>
    <w:rsid w:val="00DB7D92"/>
    <w:rsid w:val="00DB7F7E"/>
    <w:rsid w:val="00DC0C92"/>
    <w:rsid w:val="00DC1680"/>
    <w:rsid w:val="00DC1C08"/>
    <w:rsid w:val="00DC3654"/>
    <w:rsid w:val="00DC4352"/>
    <w:rsid w:val="00DC6E15"/>
    <w:rsid w:val="00DC768F"/>
    <w:rsid w:val="00DD1C1B"/>
    <w:rsid w:val="00DE0D8E"/>
    <w:rsid w:val="00DE1EA3"/>
    <w:rsid w:val="00DE21EC"/>
    <w:rsid w:val="00DE2636"/>
    <w:rsid w:val="00DF1059"/>
    <w:rsid w:val="00DF62BA"/>
    <w:rsid w:val="00DF682F"/>
    <w:rsid w:val="00E002DD"/>
    <w:rsid w:val="00E03995"/>
    <w:rsid w:val="00E110D3"/>
    <w:rsid w:val="00E115D4"/>
    <w:rsid w:val="00E11ABD"/>
    <w:rsid w:val="00E144A3"/>
    <w:rsid w:val="00E1504C"/>
    <w:rsid w:val="00E16C74"/>
    <w:rsid w:val="00E202D9"/>
    <w:rsid w:val="00E23198"/>
    <w:rsid w:val="00E23271"/>
    <w:rsid w:val="00E24970"/>
    <w:rsid w:val="00E26342"/>
    <w:rsid w:val="00E30DF9"/>
    <w:rsid w:val="00E310D9"/>
    <w:rsid w:val="00E32D18"/>
    <w:rsid w:val="00E34465"/>
    <w:rsid w:val="00E34FC6"/>
    <w:rsid w:val="00E367B6"/>
    <w:rsid w:val="00E370E5"/>
    <w:rsid w:val="00E40247"/>
    <w:rsid w:val="00E41E51"/>
    <w:rsid w:val="00E42E99"/>
    <w:rsid w:val="00E45865"/>
    <w:rsid w:val="00E46483"/>
    <w:rsid w:val="00E46600"/>
    <w:rsid w:val="00E5284B"/>
    <w:rsid w:val="00E60B9F"/>
    <w:rsid w:val="00E610FC"/>
    <w:rsid w:val="00E618D1"/>
    <w:rsid w:val="00E62060"/>
    <w:rsid w:val="00E62B00"/>
    <w:rsid w:val="00E65AEC"/>
    <w:rsid w:val="00E666BC"/>
    <w:rsid w:val="00E67466"/>
    <w:rsid w:val="00E71235"/>
    <w:rsid w:val="00E71310"/>
    <w:rsid w:val="00E71D20"/>
    <w:rsid w:val="00E722D4"/>
    <w:rsid w:val="00E74B48"/>
    <w:rsid w:val="00E7655A"/>
    <w:rsid w:val="00E776E4"/>
    <w:rsid w:val="00E803FE"/>
    <w:rsid w:val="00E80BC8"/>
    <w:rsid w:val="00E827DA"/>
    <w:rsid w:val="00E85B65"/>
    <w:rsid w:val="00E909F5"/>
    <w:rsid w:val="00E912A6"/>
    <w:rsid w:val="00E91385"/>
    <w:rsid w:val="00E9239A"/>
    <w:rsid w:val="00E94C7C"/>
    <w:rsid w:val="00E9559B"/>
    <w:rsid w:val="00E95C08"/>
    <w:rsid w:val="00E97949"/>
    <w:rsid w:val="00EA1274"/>
    <w:rsid w:val="00EA21F1"/>
    <w:rsid w:val="00EA5E28"/>
    <w:rsid w:val="00EB02E8"/>
    <w:rsid w:val="00EB2ED6"/>
    <w:rsid w:val="00EB2F43"/>
    <w:rsid w:val="00EB3D43"/>
    <w:rsid w:val="00EB3E5C"/>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7E4F"/>
    <w:rsid w:val="00EF0C40"/>
    <w:rsid w:val="00EF0DEC"/>
    <w:rsid w:val="00EF117B"/>
    <w:rsid w:val="00EF1E22"/>
    <w:rsid w:val="00EF4283"/>
    <w:rsid w:val="00EF4585"/>
    <w:rsid w:val="00EF4FB4"/>
    <w:rsid w:val="00EF58F0"/>
    <w:rsid w:val="00EF5D2C"/>
    <w:rsid w:val="00EF6AD5"/>
    <w:rsid w:val="00F01B41"/>
    <w:rsid w:val="00F022F6"/>
    <w:rsid w:val="00F04AEE"/>
    <w:rsid w:val="00F0534A"/>
    <w:rsid w:val="00F064A9"/>
    <w:rsid w:val="00F06B28"/>
    <w:rsid w:val="00F110C1"/>
    <w:rsid w:val="00F11CCD"/>
    <w:rsid w:val="00F147B2"/>
    <w:rsid w:val="00F22585"/>
    <w:rsid w:val="00F23C3A"/>
    <w:rsid w:val="00F25917"/>
    <w:rsid w:val="00F31435"/>
    <w:rsid w:val="00F33911"/>
    <w:rsid w:val="00F43484"/>
    <w:rsid w:val="00F44160"/>
    <w:rsid w:val="00F45D72"/>
    <w:rsid w:val="00F52D66"/>
    <w:rsid w:val="00F5304D"/>
    <w:rsid w:val="00F53B44"/>
    <w:rsid w:val="00F557A4"/>
    <w:rsid w:val="00F55A45"/>
    <w:rsid w:val="00F56521"/>
    <w:rsid w:val="00F56EE5"/>
    <w:rsid w:val="00F62450"/>
    <w:rsid w:val="00F636D9"/>
    <w:rsid w:val="00F64873"/>
    <w:rsid w:val="00F64E7E"/>
    <w:rsid w:val="00F653C8"/>
    <w:rsid w:val="00F66D1B"/>
    <w:rsid w:val="00F71592"/>
    <w:rsid w:val="00F722A7"/>
    <w:rsid w:val="00F72E79"/>
    <w:rsid w:val="00F73868"/>
    <w:rsid w:val="00F73CE1"/>
    <w:rsid w:val="00F76061"/>
    <w:rsid w:val="00F81E14"/>
    <w:rsid w:val="00F84E0B"/>
    <w:rsid w:val="00F904A9"/>
    <w:rsid w:val="00F92934"/>
    <w:rsid w:val="00F937F7"/>
    <w:rsid w:val="00F93E34"/>
    <w:rsid w:val="00F95A18"/>
    <w:rsid w:val="00F965BA"/>
    <w:rsid w:val="00FA063A"/>
    <w:rsid w:val="00FA2809"/>
    <w:rsid w:val="00FA2B3B"/>
    <w:rsid w:val="00FA30B3"/>
    <w:rsid w:val="00FA7BCF"/>
    <w:rsid w:val="00FA7F26"/>
    <w:rsid w:val="00FB0F7A"/>
    <w:rsid w:val="00FB162A"/>
    <w:rsid w:val="00FB2FE0"/>
    <w:rsid w:val="00FB4895"/>
    <w:rsid w:val="00FB4E0C"/>
    <w:rsid w:val="00FB6151"/>
    <w:rsid w:val="00FB6E65"/>
    <w:rsid w:val="00FC4FE7"/>
    <w:rsid w:val="00FC7D12"/>
    <w:rsid w:val="00FD1F99"/>
    <w:rsid w:val="00FD464A"/>
    <w:rsid w:val="00FD572B"/>
    <w:rsid w:val="00FD7116"/>
    <w:rsid w:val="00FD7E90"/>
    <w:rsid w:val="00FE1F35"/>
    <w:rsid w:val="00FE26BC"/>
    <w:rsid w:val="00FE2F81"/>
    <w:rsid w:val="00FE5AB4"/>
    <w:rsid w:val="00FE5FE6"/>
    <w:rsid w:val="00FF30A6"/>
    <w:rsid w:val="00FF42B0"/>
    <w:rsid w:val="00FF4E42"/>
    <w:rsid w:val="00FF522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D822548-7D31-7645-A12F-4D6F82681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23454</Words>
  <Characters>133692</Characters>
  <Application>Microsoft Macintosh Word</Application>
  <DocSecurity>0</DocSecurity>
  <Lines>1114</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3</cp:revision>
  <dcterms:created xsi:type="dcterms:W3CDTF">2018-06-20T14:45:00Z</dcterms:created>
  <dcterms:modified xsi:type="dcterms:W3CDTF">2018-06-20T14:47:00Z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