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002ADF0" w:rsidR="00413B5E" w:rsidRPr="00AC73A1" w:rsidRDefault="00384D1E" w:rsidP="00CB7689">
      <w:pPr>
        <w:spacing w:after="0" w:line="480" w:lineRule="auto"/>
        <w:jc w:val="both"/>
        <w:outlineLvl w:val="0"/>
        <w:rPr>
          <w:rFonts w:ascii="Times New Roman" w:hAnsi="Times New Roman"/>
          <w:b/>
          <w:color w:val="000000" w:themeColor="text1"/>
        </w:rPr>
      </w:pPr>
      <w:r w:rsidRPr="00AC73A1">
        <w:rPr>
          <w:rFonts w:ascii="Times New Roman" w:hAnsi="Times New Roman"/>
          <w:b/>
          <w:color w:val="000000" w:themeColor="text1"/>
        </w:rPr>
        <w:t xml:space="preserve">National and regional seasonal </w:t>
      </w:r>
      <w:r w:rsidR="000210D1" w:rsidRPr="00AC73A1">
        <w:rPr>
          <w:rFonts w:ascii="Times New Roman" w:hAnsi="Times New Roman"/>
          <w:b/>
          <w:color w:val="000000" w:themeColor="text1"/>
        </w:rPr>
        <w:t xml:space="preserve">dynamics of </w:t>
      </w:r>
      <w:r w:rsidR="007B3CD8" w:rsidRPr="00AC73A1">
        <w:rPr>
          <w:rFonts w:ascii="Times New Roman" w:hAnsi="Times New Roman"/>
          <w:b/>
          <w:color w:val="000000" w:themeColor="text1"/>
        </w:rPr>
        <w:t xml:space="preserve">all-cause and cause-specific </w:t>
      </w:r>
      <w:r w:rsidR="000210D1" w:rsidRPr="00AC73A1">
        <w:rPr>
          <w:rFonts w:ascii="Times New Roman" w:hAnsi="Times New Roman"/>
          <w:b/>
          <w:color w:val="000000" w:themeColor="text1"/>
        </w:rPr>
        <w:t xml:space="preserve">mortality in the </w:t>
      </w:r>
      <w:r w:rsidR="00386081" w:rsidRPr="00AC73A1">
        <w:rPr>
          <w:rFonts w:ascii="Times New Roman" w:hAnsi="Times New Roman"/>
          <w:b/>
          <w:color w:val="000000" w:themeColor="text1"/>
        </w:rPr>
        <w:t>USA</w:t>
      </w:r>
      <w:r w:rsidR="00881129" w:rsidRPr="00AC73A1">
        <w:rPr>
          <w:rFonts w:ascii="Times New Roman" w:hAnsi="Times New Roman"/>
          <w:b/>
          <w:color w:val="000000" w:themeColor="text1"/>
        </w:rPr>
        <w:t xml:space="preserve"> from 1980</w:t>
      </w:r>
      <w:r w:rsidR="000210D1" w:rsidRPr="00AC73A1">
        <w:rPr>
          <w:rFonts w:ascii="Times New Roman" w:hAnsi="Times New Roman"/>
          <w:b/>
          <w:color w:val="000000" w:themeColor="text1"/>
        </w:rPr>
        <w:t xml:space="preserve"> to 201</w:t>
      </w:r>
      <w:ins w:id="0" w:author="Parks, Robbie M" w:date="2018-06-19T19:23:00Z">
        <w:r w:rsidR="00A23AAC">
          <w:rPr>
            <w:rFonts w:ascii="Times New Roman" w:hAnsi="Times New Roman"/>
            <w:b/>
            <w:color w:val="000000" w:themeColor="text1"/>
          </w:rPr>
          <w:t>6</w:t>
        </w:r>
      </w:ins>
      <w:del w:id="1" w:author="Parks, Robbie M" w:date="2018-06-19T19:23:00Z">
        <w:r w:rsidR="000210D1" w:rsidRPr="00AC73A1" w:rsidDel="00A23AAC">
          <w:rPr>
            <w:rFonts w:ascii="Times New Roman" w:hAnsi="Times New Roman"/>
            <w:b/>
            <w:color w:val="000000" w:themeColor="text1"/>
          </w:rPr>
          <w:delText>3</w:delText>
        </w:r>
      </w:del>
    </w:p>
    <w:p w14:paraId="4712E526" w14:textId="3C8D31C8" w:rsidR="00413B5E" w:rsidRPr="00AC73A1" w:rsidRDefault="000210D1" w:rsidP="00CB7689">
      <w:pPr>
        <w:spacing w:after="0" w:line="480" w:lineRule="auto"/>
        <w:jc w:val="both"/>
        <w:outlineLvl w:val="0"/>
        <w:rPr>
          <w:rFonts w:ascii="Times New Roman" w:hAnsi="Times New Roman"/>
          <w:color w:val="000000" w:themeColor="text1"/>
          <w:vertAlign w:val="superscript"/>
        </w:rPr>
      </w:pPr>
      <w:r w:rsidRPr="00AC73A1">
        <w:rPr>
          <w:rFonts w:ascii="Times New Roman" w:hAnsi="Times New Roman"/>
          <w:color w:val="000000" w:themeColor="text1"/>
        </w:rPr>
        <w:t>Robbie M Parks</w:t>
      </w:r>
      <w:r w:rsidRPr="00AC73A1">
        <w:rPr>
          <w:rFonts w:ascii="Times New Roman" w:hAnsi="Times New Roman"/>
          <w:color w:val="000000" w:themeColor="text1"/>
          <w:vertAlign w:val="superscript"/>
        </w:rPr>
        <w:t>1,2</w:t>
      </w:r>
      <w:r w:rsidRPr="00AC73A1">
        <w:rPr>
          <w:rFonts w:ascii="Times New Roman" w:hAnsi="Times New Roman"/>
          <w:color w:val="000000" w:themeColor="text1"/>
        </w:rPr>
        <w:t>, James E Bennett</w:t>
      </w:r>
      <w:r w:rsidRPr="00AC73A1">
        <w:rPr>
          <w:rFonts w:ascii="Times New Roman" w:hAnsi="Times New Roman"/>
          <w:color w:val="000000" w:themeColor="text1"/>
          <w:vertAlign w:val="superscript"/>
        </w:rPr>
        <w:t>1,2,3</w:t>
      </w:r>
      <w:r w:rsidRPr="00AC73A1">
        <w:rPr>
          <w:rFonts w:ascii="Times New Roman" w:hAnsi="Times New Roman"/>
          <w:color w:val="000000" w:themeColor="text1"/>
        </w:rPr>
        <w:t>, Kyle J Foreman</w:t>
      </w:r>
      <w:r w:rsidRPr="00AC73A1">
        <w:rPr>
          <w:rFonts w:ascii="Times New Roman" w:hAnsi="Times New Roman"/>
          <w:color w:val="000000" w:themeColor="text1"/>
          <w:vertAlign w:val="superscript"/>
        </w:rPr>
        <w:t>1,2,4</w:t>
      </w:r>
      <w:r w:rsidRPr="00AC73A1">
        <w:rPr>
          <w:rFonts w:ascii="Times New Roman" w:hAnsi="Times New Roman"/>
          <w:color w:val="000000" w:themeColor="text1"/>
        </w:rPr>
        <w:t>, Ralf Toumi</w:t>
      </w:r>
      <w:r w:rsidRPr="00AC73A1">
        <w:rPr>
          <w:rFonts w:ascii="Times New Roman" w:hAnsi="Times New Roman"/>
          <w:color w:val="000000" w:themeColor="text1"/>
          <w:vertAlign w:val="superscript"/>
        </w:rPr>
        <w:t>5</w:t>
      </w:r>
      <w:r w:rsidRPr="00AC73A1">
        <w:rPr>
          <w:rFonts w:ascii="Times New Roman" w:hAnsi="Times New Roman"/>
          <w:color w:val="000000" w:themeColor="text1"/>
        </w:rPr>
        <w:t>, Majid Ezzati</w:t>
      </w:r>
      <w:r w:rsidRPr="00AC73A1">
        <w:rPr>
          <w:rFonts w:ascii="Times New Roman" w:hAnsi="Times New Roman"/>
          <w:color w:val="000000" w:themeColor="text1"/>
          <w:vertAlign w:val="superscript"/>
        </w:rPr>
        <w:t>1,2,3*</w:t>
      </w:r>
    </w:p>
    <w:p w14:paraId="7312A7F4" w14:textId="04E8ADF1" w:rsidR="000210D1" w:rsidRPr="00AC73A1" w:rsidRDefault="000210D1" w:rsidP="00CB7689">
      <w:pPr>
        <w:spacing w:after="0" w:line="480" w:lineRule="auto"/>
        <w:jc w:val="both"/>
        <w:rPr>
          <w:rFonts w:ascii="Times New Roman" w:hAnsi="Times New Roman"/>
          <w:color w:val="000000" w:themeColor="text1"/>
        </w:rPr>
      </w:pPr>
      <w:r w:rsidRPr="00AC73A1">
        <w:rPr>
          <w:rFonts w:ascii="Times New Roman" w:hAnsi="Times New Roman"/>
          <w:color w:val="000000" w:themeColor="text1"/>
          <w:vertAlign w:val="superscript"/>
        </w:rPr>
        <w:t xml:space="preserve">1 </w:t>
      </w:r>
      <w:r w:rsidRPr="00AC73A1">
        <w:rPr>
          <w:rFonts w:ascii="Times New Roman" w:hAnsi="Times New Roman"/>
          <w:color w:val="000000" w:themeColor="text1"/>
        </w:rPr>
        <w:t>MRC-PHE Centre for Environment and Health, Imperial College London, London, United Kingdom</w:t>
      </w:r>
      <w:r w:rsidR="001D0F84" w:rsidRPr="00AC73A1">
        <w:rPr>
          <w:rFonts w:ascii="Times New Roman" w:hAnsi="Times New Roman"/>
          <w:color w:val="000000" w:themeColor="text1"/>
        </w:rPr>
        <w:t>, W2 1PG</w:t>
      </w:r>
    </w:p>
    <w:p w14:paraId="2DC243DD" w14:textId="673FE5E3" w:rsidR="000210D1" w:rsidRPr="00AC73A1" w:rsidRDefault="000210D1" w:rsidP="00CB7689">
      <w:pPr>
        <w:spacing w:after="0" w:line="480" w:lineRule="auto"/>
        <w:jc w:val="both"/>
        <w:rPr>
          <w:rFonts w:ascii="Times New Roman" w:hAnsi="Times New Roman"/>
          <w:color w:val="000000" w:themeColor="text1"/>
        </w:rPr>
      </w:pPr>
      <w:r w:rsidRPr="00AC73A1">
        <w:rPr>
          <w:rFonts w:ascii="Times New Roman" w:hAnsi="Times New Roman"/>
          <w:color w:val="000000" w:themeColor="text1"/>
          <w:vertAlign w:val="superscript"/>
        </w:rPr>
        <w:t xml:space="preserve">2 </w:t>
      </w:r>
      <w:r w:rsidRPr="00AC73A1">
        <w:rPr>
          <w:rFonts w:ascii="Times New Roman" w:hAnsi="Times New Roman"/>
          <w:color w:val="000000" w:themeColor="text1"/>
        </w:rPr>
        <w:t>Department of Epidemiology and Biostatistics, School of Public Health, Imperial College London, London, United Kingdom</w:t>
      </w:r>
      <w:r w:rsidR="00B461EC" w:rsidRPr="00AC73A1">
        <w:rPr>
          <w:rFonts w:ascii="Times New Roman" w:hAnsi="Times New Roman"/>
          <w:color w:val="000000" w:themeColor="text1"/>
        </w:rPr>
        <w:t>, W2 1PG</w:t>
      </w:r>
    </w:p>
    <w:p w14:paraId="10B23175" w14:textId="0A00D240" w:rsidR="000210D1" w:rsidRPr="00AC73A1" w:rsidRDefault="000210D1" w:rsidP="00CB7689">
      <w:pPr>
        <w:spacing w:after="0" w:line="480" w:lineRule="auto"/>
        <w:jc w:val="both"/>
        <w:rPr>
          <w:rFonts w:ascii="Times New Roman" w:hAnsi="Times New Roman"/>
          <w:color w:val="000000" w:themeColor="text1"/>
        </w:rPr>
      </w:pPr>
      <w:r w:rsidRPr="00AC73A1">
        <w:rPr>
          <w:rFonts w:ascii="Times New Roman" w:hAnsi="Times New Roman"/>
          <w:color w:val="000000" w:themeColor="text1"/>
          <w:vertAlign w:val="superscript"/>
        </w:rPr>
        <w:t xml:space="preserve">3 </w:t>
      </w:r>
      <w:r w:rsidRPr="00AC73A1">
        <w:rPr>
          <w:rFonts w:ascii="Times New Roman" w:hAnsi="Times New Roman"/>
          <w:color w:val="000000" w:themeColor="text1"/>
        </w:rPr>
        <w:t>WHO Collaborating Centre on NCD Surveillance and Epidemiology, Imperial College London, London, United Kingdom</w:t>
      </w:r>
      <w:r w:rsidR="00AF552B" w:rsidRPr="00AC73A1">
        <w:rPr>
          <w:rFonts w:ascii="Times New Roman" w:hAnsi="Times New Roman"/>
          <w:color w:val="000000" w:themeColor="text1"/>
        </w:rPr>
        <w:t>, W2 1PG</w:t>
      </w:r>
    </w:p>
    <w:p w14:paraId="1F200383" w14:textId="20D2FACF" w:rsidR="000210D1" w:rsidRPr="00AC73A1" w:rsidRDefault="000210D1" w:rsidP="00CB7689">
      <w:pPr>
        <w:spacing w:after="0" w:line="480" w:lineRule="auto"/>
        <w:jc w:val="both"/>
        <w:rPr>
          <w:rFonts w:ascii="Times New Roman" w:hAnsi="Times New Roman"/>
          <w:color w:val="000000" w:themeColor="text1"/>
        </w:rPr>
      </w:pPr>
      <w:r w:rsidRPr="00AC73A1">
        <w:rPr>
          <w:rFonts w:ascii="Times New Roman" w:hAnsi="Times New Roman"/>
          <w:color w:val="000000" w:themeColor="text1"/>
          <w:vertAlign w:val="superscript"/>
        </w:rPr>
        <w:t xml:space="preserve">4 </w:t>
      </w:r>
      <w:r w:rsidRPr="00AC73A1">
        <w:rPr>
          <w:rFonts w:ascii="Times New Roman" w:hAnsi="Times New Roman"/>
          <w:color w:val="000000" w:themeColor="text1"/>
        </w:rPr>
        <w:t>Institute for Health Metrics and Evaluation, University of Washington, Seattle, USA</w:t>
      </w:r>
      <w:r w:rsidR="00A43C02" w:rsidRPr="00AC73A1">
        <w:rPr>
          <w:rFonts w:ascii="Times New Roman" w:hAnsi="Times New Roman"/>
          <w:color w:val="000000" w:themeColor="text1"/>
        </w:rPr>
        <w:t>, WA 98121</w:t>
      </w:r>
    </w:p>
    <w:p w14:paraId="76054332" w14:textId="51F7C328" w:rsidR="00413B5E" w:rsidRPr="00AC73A1" w:rsidRDefault="000210D1" w:rsidP="00CB7689">
      <w:pPr>
        <w:spacing w:after="0" w:line="480" w:lineRule="auto"/>
        <w:jc w:val="both"/>
        <w:rPr>
          <w:rFonts w:ascii="Times New Roman" w:hAnsi="Times New Roman"/>
          <w:color w:val="000000" w:themeColor="text1"/>
        </w:rPr>
      </w:pPr>
      <w:r w:rsidRPr="00AC73A1">
        <w:rPr>
          <w:rFonts w:ascii="Times New Roman" w:hAnsi="Times New Roman"/>
          <w:color w:val="000000" w:themeColor="text1"/>
          <w:vertAlign w:val="superscript"/>
        </w:rPr>
        <w:t xml:space="preserve">5 </w:t>
      </w:r>
      <w:r w:rsidRPr="00AC73A1">
        <w:rPr>
          <w:rFonts w:ascii="Times New Roman" w:hAnsi="Times New Roman"/>
          <w:color w:val="000000" w:themeColor="text1"/>
        </w:rPr>
        <w:t>Space and Atmospheric Physics, Imperial College London, London, United Kingdom</w:t>
      </w:r>
      <w:r w:rsidR="00A53CD7" w:rsidRPr="00AC73A1">
        <w:rPr>
          <w:rFonts w:ascii="Times New Roman" w:hAnsi="Times New Roman"/>
          <w:color w:val="000000" w:themeColor="text1"/>
        </w:rPr>
        <w:t>, W7 2AZ</w:t>
      </w:r>
    </w:p>
    <w:p w14:paraId="339F68DF" w14:textId="2FB6892D" w:rsidR="00AB3E0F" w:rsidRPr="00AC73A1" w:rsidRDefault="00545E92" w:rsidP="00CB7689">
      <w:pPr>
        <w:snapToGrid w:val="0"/>
        <w:spacing w:after="0" w:line="480" w:lineRule="auto"/>
        <w:jc w:val="both"/>
        <w:rPr>
          <w:rFonts w:ascii="Times New Roman" w:hAnsi="Times New Roman"/>
        </w:rPr>
      </w:pPr>
      <w:r w:rsidRPr="00AC73A1">
        <w:rPr>
          <w:rFonts w:ascii="Times New Roman" w:hAnsi="Times New Roman"/>
        </w:rPr>
        <w:t>Address correspondence to Majid Ezzati (majid.ezzati@imperial.ac.uk)</w:t>
      </w:r>
    </w:p>
    <w:p w14:paraId="2DC3378B" w14:textId="77777777" w:rsidR="001B44B8" w:rsidRPr="00AC73A1" w:rsidRDefault="001B44B8" w:rsidP="001B44B8">
      <w:pPr>
        <w:spacing w:after="0" w:line="480" w:lineRule="auto"/>
        <w:jc w:val="both"/>
        <w:rPr>
          <w:rFonts w:ascii="Times New Roman" w:hAnsi="Times New Roman"/>
          <w:b/>
          <w:color w:val="000000" w:themeColor="text1"/>
        </w:rPr>
      </w:pPr>
    </w:p>
    <w:p w14:paraId="0D79FC31" w14:textId="312BBAD4" w:rsidR="004A5074" w:rsidRPr="00AC73A1" w:rsidRDefault="00A6117A" w:rsidP="001B44B8">
      <w:pPr>
        <w:spacing w:after="0" w:line="480" w:lineRule="auto"/>
        <w:jc w:val="both"/>
        <w:rPr>
          <w:rFonts w:ascii="Times New Roman" w:hAnsi="Times New Roman"/>
          <w:b/>
          <w:color w:val="000000" w:themeColor="text1"/>
        </w:rPr>
      </w:pPr>
      <w:r w:rsidRPr="00AC73A1">
        <w:rPr>
          <w:rFonts w:ascii="Times New Roman" w:hAnsi="Times New Roman"/>
          <w:b/>
          <w:color w:val="000000" w:themeColor="text1"/>
        </w:rPr>
        <w:t>Abstract</w:t>
      </w:r>
    </w:p>
    <w:p w14:paraId="46341449" w14:textId="11953417" w:rsidR="00773692" w:rsidRPr="00AC73A1" w:rsidRDefault="004B1D5A" w:rsidP="006D0249">
      <w:pPr>
        <w:spacing w:after="0" w:line="480" w:lineRule="auto"/>
        <w:jc w:val="both"/>
        <w:rPr>
          <w:rFonts w:ascii="Times New Roman" w:hAnsi="Times New Roman"/>
          <w:color w:val="000000" w:themeColor="text1"/>
        </w:rPr>
      </w:pPr>
      <w:r w:rsidRPr="00AC73A1">
        <w:rPr>
          <w:rFonts w:ascii="Times New Roman" w:hAnsi="Times New Roman"/>
          <w:color w:val="000000" w:themeColor="text1"/>
        </w:rPr>
        <w:t>I</w:t>
      </w:r>
      <w:r w:rsidR="00773692" w:rsidRPr="00AC73A1">
        <w:rPr>
          <w:rFonts w:ascii="Times New Roman" w:hAnsi="Times New Roman"/>
          <w:color w:val="000000" w:themeColor="text1"/>
        </w:rPr>
        <w:t xml:space="preserve">t has been </w:t>
      </w:r>
      <w:r w:rsidR="00C0501F" w:rsidRPr="00AC73A1">
        <w:rPr>
          <w:rFonts w:ascii="Times New Roman" w:hAnsi="Times New Roman"/>
          <w:color w:val="000000" w:themeColor="text1"/>
        </w:rPr>
        <w:t>hypothesized</w:t>
      </w:r>
      <w:r w:rsidR="00773692" w:rsidRPr="00AC73A1">
        <w:rPr>
          <w:rFonts w:ascii="Times New Roman" w:hAnsi="Times New Roman"/>
          <w:color w:val="000000" w:themeColor="text1"/>
        </w:rPr>
        <w:t xml:space="preserve"> that a warmer world may lower winter mortality in temperate climates</w:t>
      </w:r>
      <w:r w:rsidRPr="00AC73A1">
        <w:rPr>
          <w:rFonts w:ascii="Times New Roman" w:hAnsi="Times New Roman"/>
          <w:color w:val="000000" w:themeColor="text1"/>
        </w:rPr>
        <w:t>, where winter deaths exceed summer ones</w:t>
      </w:r>
      <w:r w:rsidR="00773692" w:rsidRPr="00AC73A1">
        <w:rPr>
          <w:rFonts w:ascii="Times New Roman" w:hAnsi="Times New Roman"/>
          <w:color w:val="000000" w:themeColor="text1"/>
        </w:rPr>
        <w:t>.</w:t>
      </w:r>
      <w:r w:rsidR="0072142C" w:rsidRPr="00AC73A1">
        <w:rPr>
          <w:rFonts w:ascii="Times New Roman" w:hAnsi="Times New Roman"/>
        </w:rPr>
        <w:t xml:space="preserve"> </w:t>
      </w:r>
      <w:r w:rsidR="008A6C6B" w:rsidRPr="00AC73A1">
        <w:rPr>
          <w:rFonts w:ascii="Times New Roman" w:hAnsi="Times New Roman"/>
        </w:rPr>
        <w:t>We</w:t>
      </w:r>
      <w:r w:rsidR="00773692" w:rsidRPr="00AC73A1">
        <w:rPr>
          <w:rFonts w:ascii="Times New Roman" w:hAnsi="Times New Roman"/>
          <w:color w:val="000000" w:themeColor="text1"/>
        </w:rPr>
        <w:t xml:space="preserve"> use</w:t>
      </w:r>
      <w:r w:rsidR="00E23271" w:rsidRPr="00AC73A1">
        <w:rPr>
          <w:rFonts w:ascii="Times New Roman" w:hAnsi="Times New Roman"/>
          <w:color w:val="000000" w:themeColor="text1"/>
        </w:rPr>
        <w:t>d</w:t>
      </w:r>
      <w:r w:rsidR="00773692" w:rsidRPr="00AC73A1">
        <w:rPr>
          <w:rFonts w:ascii="Times New Roman" w:hAnsi="Times New Roman"/>
          <w:color w:val="000000" w:themeColor="text1"/>
        </w:rPr>
        <w:t xml:space="preserve"> geo-coded </w:t>
      </w:r>
      <w:r w:rsidRPr="00AC73A1">
        <w:rPr>
          <w:rFonts w:ascii="Times New Roman" w:hAnsi="Times New Roman"/>
          <w:color w:val="000000" w:themeColor="text1"/>
        </w:rPr>
        <w:t xml:space="preserve">mortality </w:t>
      </w:r>
      <w:r w:rsidR="00773692" w:rsidRPr="00AC73A1">
        <w:rPr>
          <w:rFonts w:ascii="Times New Roman" w:hAnsi="Times New Roman"/>
          <w:color w:val="000000" w:themeColor="text1"/>
        </w:rPr>
        <w:t xml:space="preserve">data and wavelet analytical techniques to </w:t>
      </w:r>
      <w:r w:rsidR="00236AF3" w:rsidRPr="00AC73A1">
        <w:rPr>
          <w:rFonts w:ascii="Times New Roman" w:hAnsi="Times New Roman"/>
          <w:color w:val="000000" w:themeColor="text1"/>
        </w:rPr>
        <w:t>analy</w:t>
      </w:r>
      <w:r w:rsidR="006630ED" w:rsidRPr="00AC73A1">
        <w:rPr>
          <w:rFonts w:ascii="Times New Roman" w:hAnsi="Times New Roman"/>
          <w:color w:val="000000" w:themeColor="text1"/>
        </w:rPr>
        <w:t>s</w:t>
      </w:r>
      <w:r w:rsidR="00236AF3" w:rsidRPr="00AC73A1">
        <w:rPr>
          <w:rFonts w:ascii="Times New Roman" w:hAnsi="Times New Roman"/>
          <w:color w:val="000000" w:themeColor="text1"/>
        </w:rPr>
        <w:t>e</w:t>
      </w:r>
      <w:r w:rsidR="00773692" w:rsidRPr="00AC73A1">
        <w:rPr>
          <w:rFonts w:ascii="Times New Roman" w:hAnsi="Times New Roman"/>
          <w:color w:val="000000" w:themeColor="text1"/>
        </w:rPr>
        <w:t xml:space="preserve"> the seasonality of</w:t>
      </w:r>
      <w:r w:rsidR="00771AD0" w:rsidRPr="00AC73A1">
        <w:rPr>
          <w:rFonts w:ascii="Times New Roman" w:hAnsi="Times New Roman"/>
          <w:color w:val="000000" w:themeColor="text1"/>
        </w:rPr>
        <w:t xml:space="preserve"> all-cause and cause-specific</w:t>
      </w:r>
      <w:r w:rsidR="00773692" w:rsidRPr="00AC73A1">
        <w:rPr>
          <w:rFonts w:ascii="Times New Roman" w:hAnsi="Times New Roman"/>
          <w:color w:val="000000" w:themeColor="text1"/>
        </w:rPr>
        <w:t xml:space="preserve"> mortalit</w:t>
      </w:r>
      <w:r w:rsidR="00C25CEC" w:rsidRPr="00AC73A1">
        <w:rPr>
          <w:rFonts w:ascii="Times New Roman" w:hAnsi="Times New Roman"/>
          <w:color w:val="000000" w:themeColor="text1"/>
        </w:rPr>
        <w:t>y by age group and sex from 1980</w:t>
      </w:r>
      <w:r w:rsidR="00773692" w:rsidRPr="00AC73A1">
        <w:rPr>
          <w:rFonts w:ascii="Times New Roman" w:hAnsi="Times New Roman"/>
          <w:color w:val="000000" w:themeColor="text1"/>
        </w:rPr>
        <w:t xml:space="preserve"> to 201</w:t>
      </w:r>
      <w:ins w:id="2" w:author="Parks, Robbie M" w:date="2018-06-19T19:25:00Z">
        <w:r w:rsidR="008748D0">
          <w:rPr>
            <w:rFonts w:ascii="Times New Roman" w:hAnsi="Times New Roman"/>
            <w:color w:val="000000" w:themeColor="text1"/>
          </w:rPr>
          <w:t>6</w:t>
        </w:r>
      </w:ins>
      <w:del w:id="3" w:author="Parks, Robbie M" w:date="2018-06-19T19:25:00Z">
        <w:r w:rsidR="00773692" w:rsidRPr="00AC73A1" w:rsidDel="008748D0">
          <w:rPr>
            <w:rFonts w:ascii="Times New Roman" w:hAnsi="Times New Roman"/>
            <w:color w:val="000000" w:themeColor="text1"/>
          </w:rPr>
          <w:delText>3</w:delText>
        </w:r>
      </w:del>
      <w:r w:rsidRPr="00AC73A1">
        <w:rPr>
          <w:rFonts w:ascii="Times New Roman" w:hAnsi="Times New Roman"/>
          <w:color w:val="000000" w:themeColor="text1"/>
        </w:rPr>
        <w:t xml:space="preserve"> in the USA</w:t>
      </w:r>
      <w:r w:rsidR="00773692" w:rsidRPr="00AC73A1">
        <w:rPr>
          <w:rFonts w:ascii="Times New Roman" w:hAnsi="Times New Roman"/>
          <w:color w:val="000000" w:themeColor="text1"/>
        </w:rPr>
        <w:t xml:space="preserve">, nationally and in subnational climatic regions. Death rates in men and women </w:t>
      </w:r>
      <w:r w:rsidRPr="00AC73A1">
        <w:rPr>
          <w:rFonts w:ascii="Times New Roman" w:hAnsi="Times New Roman"/>
          <w:color w:val="000000" w:themeColor="text1"/>
        </w:rPr>
        <w:t>≥</w:t>
      </w:r>
      <w:r w:rsidR="00773692" w:rsidRPr="00AC73A1">
        <w:rPr>
          <w:rFonts w:ascii="Times New Roman" w:hAnsi="Times New Roman"/>
          <w:color w:val="000000" w:themeColor="text1"/>
        </w:rPr>
        <w:t>45 years exhibit</w:t>
      </w:r>
      <w:r w:rsidR="00E23271" w:rsidRPr="00AC73A1">
        <w:rPr>
          <w:rFonts w:ascii="Times New Roman" w:hAnsi="Times New Roman"/>
          <w:color w:val="000000" w:themeColor="text1"/>
        </w:rPr>
        <w:t>ed</w:t>
      </w:r>
      <w:r w:rsidR="00773692" w:rsidRPr="00AC73A1">
        <w:rPr>
          <w:rFonts w:ascii="Times New Roman" w:hAnsi="Times New Roman"/>
          <w:color w:val="000000" w:themeColor="text1"/>
        </w:rPr>
        <w:t xml:space="preserve"> </w:t>
      </w:r>
      <w:del w:id="4" w:author="Parks, Robbie M" w:date="2018-06-20T11:38:00Z">
        <w:r w:rsidR="00773692" w:rsidRPr="00AC73A1" w:rsidDel="0014242B">
          <w:rPr>
            <w:rFonts w:ascii="Times New Roman" w:hAnsi="Times New Roman"/>
            <w:color w:val="000000" w:themeColor="text1"/>
          </w:rPr>
          <w:delText xml:space="preserve">statistically significant </w:delText>
        </w:r>
      </w:del>
      <w:r w:rsidR="00773692" w:rsidRPr="00AC73A1">
        <w:rPr>
          <w:rFonts w:ascii="Times New Roman" w:hAnsi="Times New Roman"/>
          <w:color w:val="000000" w:themeColor="text1"/>
        </w:rPr>
        <w:t>seasonality with peak in January/February and minimum in June/July</w:t>
      </w:r>
      <w:r w:rsidR="008A6C6B" w:rsidRPr="00AC73A1">
        <w:rPr>
          <w:rFonts w:ascii="Times New Roman" w:hAnsi="Times New Roman"/>
          <w:color w:val="000000" w:themeColor="text1"/>
        </w:rPr>
        <w:t>, driven b</w:t>
      </w:r>
      <w:r w:rsidR="001C6F5C" w:rsidRPr="00AC73A1">
        <w:rPr>
          <w:rFonts w:ascii="Times New Roman" w:hAnsi="Times New Roman"/>
          <w:color w:val="000000" w:themeColor="text1"/>
        </w:rPr>
        <w:t>y seasonality of cardiorespiratory</w:t>
      </w:r>
      <w:r w:rsidR="008A6C6B" w:rsidRPr="00AC73A1">
        <w:rPr>
          <w:rFonts w:ascii="Times New Roman" w:hAnsi="Times New Roman"/>
          <w:color w:val="000000" w:themeColor="text1"/>
        </w:rPr>
        <w:t xml:space="preserve"> diseases and injuries</w:t>
      </w:r>
      <w:r w:rsidR="00773692" w:rsidRPr="00AC73A1">
        <w:rPr>
          <w:rFonts w:ascii="Times New Roman" w:hAnsi="Times New Roman"/>
          <w:color w:val="000000" w:themeColor="text1"/>
        </w:rPr>
        <w:t xml:space="preserve">. </w:t>
      </w:r>
      <w:r w:rsidR="00AA2F95" w:rsidRPr="00AC73A1">
        <w:rPr>
          <w:rFonts w:ascii="Times New Roman" w:hAnsi="Times New Roman"/>
          <w:color w:val="000000" w:themeColor="text1"/>
        </w:rPr>
        <w:t>In these ages, p</w:t>
      </w:r>
      <w:r w:rsidR="00773692" w:rsidRPr="00AC73A1">
        <w:rPr>
          <w:rFonts w:ascii="Times New Roman" w:hAnsi="Times New Roman"/>
          <w:color w:val="000000" w:themeColor="text1"/>
        </w:rPr>
        <w:t xml:space="preserve">ercent difference in death rates between peak and minimum months </w:t>
      </w:r>
      <w:r w:rsidRPr="00AC73A1">
        <w:rPr>
          <w:rFonts w:ascii="Times New Roman" w:hAnsi="Times New Roman"/>
          <w:color w:val="000000" w:themeColor="text1"/>
        </w:rPr>
        <w:t>did not vary across</w:t>
      </w:r>
      <w:r w:rsidR="00773692" w:rsidRPr="00AC73A1">
        <w:rPr>
          <w:rFonts w:ascii="Times New Roman" w:hAnsi="Times New Roman"/>
          <w:color w:val="000000" w:themeColor="text1"/>
        </w:rPr>
        <w:t xml:space="preserve"> climate regions</w:t>
      </w:r>
      <w:r w:rsidRPr="00AC73A1">
        <w:rPr>
          <w:rFonts w:ascii="Times New Roman" w:hAnsi="Times New Roman"/>
          <w:color w:val="000000" w:themeColor="text1"/>
        </w:rPr>
        <w:t>, and was largely unchanged from 1980 to 201</w:t>
      </w:r>
      <w:ins w:id="5" w:author="Parks, Robbie M" w:date="2018-06-19T19:25:00Z">
        <w:r w:rsidR="00511176">
          <w:rPr>
            <w:rFonts w:ascii="Times New Roman" w:hAnsi="Times New Roman"/>
            <w:color w:val="000000" w:themeColor="text1"/>
          </w:rPr>
          <w:t>6</w:t>
        </w:r>
      </w:ins>
      <w:del w:id="6" w:author="Parks, Robbie M" w:date="2018-06-19T19:25:00Z">
        <w:r w:rsidRPr="00AC73A1" w:rsidDel="00511176">
          <w:rPr>
            <w:rFonts w:ascii="Times New Roman" w:hAnsi="Times New Roman"/>
            <w:color w:val="000000" w:themeColor="text1"/>
          </w:rPr>
          <w:delText>3</w:delText>
        </w:r>
      </w:del>
      <w:r w:rsidR="00773692" w:rsidRPr="00AC73A1">
        <w:rPr>
          <w:rFonts w:ascii="Times New Roman" w:hAnsi="Times New Roman"/>
          <w:color w:val="000000" w:themeColor="text1"/>
        </w:rPr>
        <w:t xml:space="preserve">. Under five years of age, seasonality of </w:t>
      </w:r>
      <w:r w:rsidR="008A6C6B" w:rsidRPr="00AC73A1">
        <w:rPr>
          <w:rFonts w:ascii="Times New Roman" w:hAnsi="Times New Roman"/>
          <w:color w:val="000000" w:themeColor="text1"/>
        </w:rPr>
        <w:t xml:space="preserve">all-cause </w:t>
      </w:r>
      <w:r w:rsidR="00773692" w:rsidRPr="00AC73A1">
        <w:rPr>
          <w:rFonts w:ascii="Times New Roman" w:hAnsi="Times New Roman"/>
          <w:color w:val="000000" w:themeColor="text1"/>
        </w:rPr>
        <w:t>mortality largely disappeared after the 1990s. In adolescents and young adults, especially in males, death rates peak</w:t>
      </w:r>
      <w:r w:rsidR="00421068" w:rsidRPr="00AC73A1">
        <w:rPr>
          <w:rFonts w:ascii="Times New Roman" w:hAnsi="Times New Roman"/>
          <w:color w:val="000000" w:themeColor="text1"/>
        </w:rPr>
        <w:t>ed</w:t>
      </w:r>
      <w:r w:rsidR="00773692" w:rsidRPr="00AC73A1">
        <w:rPr>
          <w:rFonts w:ascii="Times New Roman" w:hAnsi="Times New Roman"/>
          <w:color w:val="000000" w:themeColor="text1"/>
        </w:rPr>
        <w:t xml:space="preserve"> in June/July and </w:t>
      </w:r>
      <w:r w:rsidR="00421068" w:rsidRPr="00AC73A1">
        <w:rPr>
          <w:rFonts w:ascii="Times New Roman" w:hAnsi="Times New Roman"/>
          <w:color w:val="000000" w:themeColor="text1"/>
        </w:rPr>
        <w:t xml:space="preserve">were </w:t>
      </w:r>
      <w:r w:rsidR="00773692" w:rsidRPr="00AC73A1">
        <w:rPr>
          <w:rFonts w:ascii="Times New Roman" w:hAnsi="Times New Roman"/>
          <w:color w:val="000000" w:themeColor="text1"/>
        </w:rPr>
        <w:t xml:space="preserve">lowest in December/January, </w:t>
      </w:r>
      <w:r w:rsidR="008807C6" w:rsidRPr="00AC73A1">
        <w:rPr>
          <w:rFonts w:ascii="Times New Roman" w:hAnsi="Times New Roman"/>
          <w:color w:val="000000" w:themeColor="text1"/>
        </w:rPr>
        <w:t>driven by seasonality of injury deaths</w:t>
      </w:r>
      <w:r w:rsidR="00773692" w:rsidRPr="00AC73A1">
        <w:rPr>
          <w:rFonts w:ascii="Times New Roman" w:hAnsi="Times New Roman"/>
          <w:color w:val="000000" w:themeColor="text1"/>
        </w:rPr>
        <w:t xml:space="preserve">. </w:t>
      </w:r>
      <w:ins w:id="7" w:author="Parks, Robbie M" w:date="2018-06-19T19:25:00Z">
        <w:r w:rsidR="005872C8">
          <w:rPr>
            <w:rFonts w:ascii="Times New Roman" w:hAnsi="Times New Roman"/>
            <w:color w:val="000000" w:themeColor="text1"/>
          </w:rPr>
          <w:t>&lt;&lt;Other comment about some sub-causes?&gt;&gt;</w:t>
        </w:r>
      </w:ins>
    </w:p>
    <w:p w14:paraId="3D3F0E5A" w14:textId="5F861092" w:rsidR="00413B5E" w:rsidRPr="00AC73A1" w:rsidRDefault="00413B5E" w:rsidP="006D0249">
      <w:pPr>
        <w:spacing w:after="0" w:line="480" w:lineRule="auto"/>
        <w:jc w:val="both"/>
        <w:rPr>
          <w:rFonts w:ascii="Times New Roman" w:hAnsi="Times New Roman"/>
          <w:b/>
          <w:color w:val="000000" w:themeColor="text1"/>
        </w:rPr>
      </w:pPr>
    </w:p>
    <w:p w14:paraId="3924A74C" w14:textId="5ADCFC3F" w:rsidR="00D53EFC" w:rsidRPr="00AC73A1" w:rsidRDefault="0079291D" w:rsidP="00D53EFC">
      <w:pPr>
        <w:spacing w:after="0" w:line="480" w:lineRule="auto"/>
        <w:rPr>
          <w:rFonts w:ascii="Times New Roman" w:hAnsi="Times New Roman"/>
          <w:b/>
          <w:color w:val="000000" w:themeColor="text1"/>
        </w:rPr>
      </w:pPr>
      <w:r w:rsidRPr="00AC73A1">
        <w:rPr>
          <w:rFonts w:ascii="Times New Roman" w:hAnsi="Times New Roman"/>
          <w:b/>
          <w:color w:val="000000" w:themeColor="text1"/>
        </w:rPr>
        <w:t>Introduction</w:t>
      </w:r>
    </w:p>
    <w:p w14:paraId="44CFEFC3" w14:textId="62E3DC21" w:rsidR="002015BB" w:rsidRPr="00AC73A1" w:rsidRDefault="000210D1" w:rsidP="00D53EFC">
      <w:pPr>
        <w:spacing w:after="0" w:line="480" w:lineRule="auto"/>
        <w:jc w:val="both"/>
        <w:rPr>
          <w:rFonts w:ascii="Times New Roman" w:hAnsi="Times New Roman"/>
          <w:color w:val="000000" w:themeColor="text1"/>
        </w:rPr>
      </w:pPr>
      <w:r w:rsidRPr="00AC73A1">
        <w:rPr>
          <w:rFonts w:ascii="Times New Roman" w:hAnsi="Times New Roman"/>
          <w:color w:val="000000" w:themeColor="text1"/>
        </w:rPr>
        <w:lastRenderedPageBreak/>
        <w:t>It is well-established that death rates vary throughout the year, and in temperate climates there tend to be more deaths in winter than in summer</w:t>
      </w:r>
      <w:r w:rsidR="00A8345C" w:rsidRPr="00AC73A1">
        <w:rPr>
          <w:rFonts w:ascii="Times New Roman" w:hAnsi="Times New Roman"/>
          <w:color w:val="000000" w:themeColor="text1"/>
        </w:rPr>
        <w:t xml:space="preserve"> </w:t>
      </w:r>
      <w:r w:rsidR="00943F5B"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(Campbell, 2017; Fowler et al., 2015; Healy, 2003; McKee, 1989)</w:t>
      </w:r>
      <w:r w:rsidR="00943F5B" w:rsidRPr="00AC73A1">
        <w:rPr>
          <w:rFonts w:ascii="Times New Roman" w:hAnsi="Times New Roman"/>
          <w:color w:val="000000" w:themeColor="text1"/>
        </w:rPr>
        <w:fldChar w:fldCharType="end"/>
      </w:r>
      <w:r w:rsidR="00A8345C" w:rsidRPr="00AC73A1">
        <w:rPr>
          <w:rFonts w:ascii="Times New Roman" w:hAnsi="Times New Roman"/>
          <w:color w:val="000000" w:themeColor="text1"/>
        </w:rPr>
        <w:t>.</w:t>
      </w:r>
      <w:r w:rsidR="00F06B28" w:rsidRPr="00AC73A1">
        <w:rPr>
          <w:rFonts w:ascii="Times New Roman" w:hAnsi="Times New Roman"/>
          <w:color w:val="000000" w:themeColor="text1"/>
        </w:rPr>
        <w:t xml:space="preserve"> </w:t>
      </w:r>
      <w:r w:rsidRPr="00AC73A1">
        <w:rPr>
          <w:rFonts w:ascii="Times New Roman" w:hAnsi="Times New Roman"/>
          <w:color w:val="000000" w:themeColor="text1"/>
        </w:rPr>
        <w:t xml:space="preserve">Therefore, it has been </w:t>
      </w:r>
      <w:r w:rsidR="00236AF3" w:rsidRPr="00AC73A1">
        <w:rPr>
          <w:rFonts w:ascii="Times New Roman" w:hAnsi="Times New Roman"/>
          <w:color w:val="000000" w:themeColor="text1"/>
        </w:rPr>
        <w:t>hypothesized</w:t>
      </w:r>
      <w:r w:rsidRPr="00AC73A1">
        <w:rPr>
          <w:rFonts w:ascii="Times New Roman" w:hAnsi="Times New Roman"/>
          <w:color w:val="000000" w:themeColor="text1"/>
        </w:rPr>
        <w:t xml:space="preserve"> that a warmer world may lower winter mortality in temperate climates</w:t>
      </w:r>
      <w:r w:rsidR="00A8345C" w:rsidRPr="00AC73A1">
        <w:rPr>
          <w:rFonts w:ascii="Times New Roman" w:hAnsi="Times New Roman"/>
          <w:color w:val="000000" w:themeColor="text1"/>
        </w:rPr>
        <w:t xml:space="preserve"> </w:t>
      </w:r>
      <w:r w:rsidR="004258D7"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(Langford &amp; Bentham, 1995; Martens, 1998)</w:t>
      </w:r>
      <w:r w:rsidR="004258D7" w:rsidRPr="00AC73A1">
        <w:rPr>
          <w:rFonts w:ascii="Times New Roman" w:hAnsi="Times New Roman"/>
          <w:color w:val="000000" w:themeColor="text1"/>
        </w:rPr>
        <w:fldChar w:fldCharType="end"/>
      </w:r>
      <w:r w:rsidR="00A8345C" w:rsidRPr="00AC73A1">
        <w:rPr>
          <w:rFonts w:ascii="Times New Roman" w:hAnsi="Times New Roman"/>
          <w:color w:val="000000" w:themeColor="text1"/>
        </w:rPr>
        <w:t>.</w:t>
      </w:r>
      <w:r w:rsidRPr="00AC73A1">
        <w:rPr>
          <w:rFonts w:ascii="Times New Roman" w:hAnsi="Times New Roman"/>
          <w:color w:val="000000" w:themeColor="text1"/>
        </w:rPr>
        <w:t xml:space="preserve"> </w:t>
      </w:r>
      <w:r w:rsidR="004508FE" w:rsidRPr="00AC73A1">
        <w:rPr>
          <w:rFonts w:ascii="Times New Roman" w:hAnsi="Times New Roman"/>
          <w:color w:val="000000" w:themeColor="text1"/>
        </w:rPr>
        <w:t>I</w:t>
      </w:r>
      <w:r w:rsidRPr="00AC73A1">
        <w:rPr>
          <w:rFonts w:ascii="Times New Roman" w:hAnsi="Times New Roman"/>
          <w:color w:val="000000" w:themeColor="text1"/>
        </w:rPr>
        <w:t>n a large country like the USA, which possesses distinct climate regions, the seasonality of mortality may vary</w:t>
      </w:r>
      <w:r w:rsidR="006D0249" w:rsidRPr="00AC73A1">
        <w:rPr>
          <w:rFonts w:ascii="Times New Roman" w:hAnsi="Times New Roman"/>
          <w:color w:val="000000" w:themeColor="text1"/>
        </w:rPr>
        <w:t xml:space="preserve"> geographically</w:t>
      </w:r>
      <w:r w:rsidRPr="00AC73A1">
        <w:rPr>
          <w:rFonts w:ascii="Times New Roman" w:hAnsi="Times New Roman"/>
          <w:color w:val="000000" w:themeColor="text1"/>
        </w:rPr>
        <w:t xml:space="preserve">, due to </w:t>
      </w:r>
      <w:r w:rsidR="006D0249" w:rsidRPr="00AC73A1">
        <w:rPr>
          <w:rFonts w:ascii="Times New Roman" w:hAnsi="Times New Roman"/>
          <w:color w:val="000000" w:themeColor="text1"/>
        </w:rPr>
        <w:t xml:space="preserve">geographical variations in mortality, </w:t>
      </w:r>
      <w:r w:rsidR="00236AF3" w:rsidRPr="00AC73A1">
        <w:rPr>
          <w:rFonts w:ascii="Times New Roman" w:hAnsi="Times New Roman"/>
          <w:color w:val="000000" w:themeColor="text1"/>
        </w:rPr>
        <w:t>localized</w:t>
      </w:r>
      <w:r w:rsidRPr="00AC73A1">
        <w:rPr>
          <w:rFonts w:ascii="Times New Roman" w:hAnsi="Times New Roman"/>
          <w:color w:val="000000" w:themeColor="text1"/>
        </w:rPr>
        <w:t xml:space="preserve"> weather patterns</w:t>
      </w:r>
      <w:r w:rsidR="006D0249" w:rsidRPr="00AC73A1">
        <w:rPr>
          <w:rFonts w:ascii="Times New Roman" w:hAnsi="Times New Roman"/>
          <w:color w:val="000000" w:themeColor="text1"/>
        </w:rPr>
        <w:t>,</w:t>
      </w:r>
      <w:r w:rsidRPr="00AC73A1">
        <w:rPr>
          <w:rFonts w:ascii="Times New Roman" w:hAnsi="Times New Roman"/>
          <w:color w:val="000000" w:themeColor="text1"/>
        </w:rPr>
        <w:t xml:space="preserve"> and regional differences in adaptation measures such as heating, air conditioning and healthcare</w:t>
      </w:r>
      <w:r w:rsidR="00A8345C" w:rsidRPr="00AC73A1">
        <w:rPr>
          <w:rFonts w:ascii="Times New Roman" w:hAnsi="Times New Roman"/>
          <w:color w:val="000000" w:themeColor="text1"/>
        </w:rPr>
        <w:t xml:space="preserve"> </w:t>
      </w:r>
      <w:r w:rsidR="004717CE"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(Davis, Knappenberger, Michaels, &amp; Novicoff, 2004; Ferreira Braga, Zanobetti, &amp; Schwartz, 2001; Kalkstein, 2013; Medina-Ramón &amp; Schwartz, 2007)</w:t>
      </w:r>
      <w:r w:rsidR="004717CE" w:rsidRPr="00AC73A1">
        <w:rPr>
          <w:rFonts w:ascii="Times New Roman" w:hAnsi="Times New Roman"/>
          <w:color w:val="000000" w:themeColor="text1"/>
        </w:rPr>
        <w:fldChar w:fldCharType="end"/>
      </w:r>
      <w:r w:rsidR="00A8345C" w:rsidRPr="00AC73A1">
        <w:rPr>
          <w:rFonts w:ascii="Times New Roman" w:hAnsi="Times New Roman"/>
          <w:color w:val="000000" w:themeColor="text1"/>
        </w:rPr>
        <w:t>.</w:t>
      </w:r>
      <w:r w:rsidR="00F06B28" w:rsidRPr="00AC73A1">
        <w:rPr>
          <w:rFonts w:ascii="Times New Roman" w:hAnsi="Times New Roman"/>
          <w:color w:val="000000" w:themeColor="text1"/>
        </w:rPr>
        <w:t xml:space="preserve"> </w:t>
      </w:r>
      <w:r w:rsidRPr="00AC73A1">
        <w:rPr>
          <w:rFonts w:ascii="Times New Roman" w:hAnsi="Times New Roman"/>
          <w:color w:val="000000" w:themeColor="text1"/>
        </w:rPr>
        <w:t xml:space="preserve">The presence and extent of seasonal variation in mortality may also itself change over time, due to shifts in weather </w:t>
      </w:r>
      <w:ins w:id="8" w:author="Parks, Robbie M" w:date="2018-06-20T10:22:00Z">
        <w:r w:rsidR="00A22964">
          <w:rPr>
            <w:rFonts w:ascii="Times New Roman" w:hAnsi="Times New Roman"/>
            <w:color w:val="000000" w:themeColor="text1"/>
          </w:rPr>
          <w:t>pattern</w:t>
        </w:r>
      </w:ins>
      <w:del w:id="9" w:author="Parks, Robbie M" w:date="2018-06-20T10:22:00Z">
        <w:r w:rsidRPr="00AC73A1" w:rsidDel="00A22964">
          <w:rPr>
            <w:rFonts w:ascii="Times New Roman" w:hAnsi="Times New Roman"/>
            <w:color w:val="000000" w:themeColor="text1"/>
          </w:rPr>
          <w:delText>regime</w:delText>
        </w:r>
      </w:del>
      <w:r w:rsidRPr="00AC73A1">
        <w:rPr>
          <w:rFonts w:ascii="Times New Roman" w:hAnsi="Times New Roman"/>
          <w:color w:val="000000" w:themeColor="text1"/>
        </w:rPr>
        <w:t>s, lifestyle, adaptati</w:t>
      </w:r>
      <w:r w:rsidR="00A8345C" w:rsidRPr="00AC73A1">
        <w:rPr>
          <w:rFonts w:ascii="Times New Roman" w:hAnsi="Times New Roman"/>
          <w:color w:val="000000" w:themeColor="text1"/>
        </w:rPr>
        <w:t>on technologies, and healthcare</w:t>
      </w:r>
      <w:r w:rsidRPr="00AC73A1">
        <w:rPr>
          <w:rFonts w:ascii="Times New Roman" w:hAnsi="Times New Roman"/>
          <w:color w:val="000000" w:themeColor="text1"/>
        </w:rPr>
        <w:t xml:space="preserve"> </w:t>
      </w:r>
      <w:r w:rsidR="002C33D5"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(Bobb, Peng, Bell, &amp; Dominici, 2014; Carson, Hajat, Armstrong, &amp; Wilkinson, 2006; Seretakis, 1997; Sheridan, Kalkstein, &amp; Kalkstein, 2009)</w:t>
      </w:r>
      <w:r w:rsidR="002C33D5" w:rsidRPr="00AC73A1">
        <w:rPr>
          <w:rFonts w:ascii="Times New Roman" w:hAnsi="Times New Roman"/>
          <w:color w:val="000000" w:themeColor="text1"/>
        </w:rPr>
        <w:fldChar w:fldCharType="end"/>
      </w:r>
      <w:r w:rsidR="00A8345C" w:rsidRPr="00AC73A1">
        <w:rPr>
          <w:rFonts w:ascii="Times New Roman" w:hAnsi="Times New Roman"/>
          <w:color w:val="000000" w:themeColor="text1"/>
        </w:rPr>
        <w:t>.</w:t>
      </w:r>
    </w:p>
    <w:p w14:paraId="752CCF68" w14:textId="77777777" w:rsidR="002015BB" w:rsidRPr="00AC73A1" w:rsidRDefault="002015BB" w:rsidP="00C33FFB">
      <w:pPr>
        <w:spacing w:after="0" w:line="480" w:lineRule="auto"/>
        <w:jc w:val="both"/>
        <w:rPr>
          <w:rFonts w:ascii="Times New Roman" w:hAnsi="Times New Roman"/>
          <w:color w:val="000000" w:themeColor="text1"/>
        </w:rPr>
      </w:pPr>
    </w:p>
    <w:p w14:paraId="57A78B25" w14:textId="25239E70" w:rsidR="00B025C4" w:rsidRPr="00AC73A1" w:rsidRDefault="000210D1" w:rsidP="00C33FFB">
      <w:pPr>
        <w:spacing w:after="0" w:line="480" w:lineRule="auto"/>
        <w:jc w:val="both"/>
        <w:rPr>
          <w:rFonts w:ascii="Times New Roman" w:hAnsi="Times New Roman"/>
          <w:color w:val="000000" w:themeColor="text1"/>
        </w:rPr>
      </w:pPr>
      <w:r w:rsidRPr="00AC73A1">
        <w:rPr>
          <w:rFonts w:ascii="Times New Roman" w:hAnsi="Times New Roman"/>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rFonts w:ascii="Times New Roman" w:hAnsi="Times New Roman"/>
          <w:color w:val="000000" w:themeColor="text1"/>
        </w:rPr>
        <w:t>Although mortality seasonality is well-established, t</w:t>
      </w:r>
      <w:r w:rsidR="004508FE" w:rsidRPr="00AC73A1" w:rsidDel="007B3AFF">
        <w:rPr>
          <w:rFonts w:ascii="Times New Roman" w:hAnsi="Times New Roman"/>
          <w:color w:val="000000" w:themeColor="text1"/>
        </w:rPr>
        <w:t xml:space="preserve">here is limited </w:t>
      </w:r>
      <w:r w:rsidR="002015BB" w:rsidRPr="00AC73A1" w:rsidDel="007B3AFF">
        <w:rPr>
          <w:rFonts w:ascii="Times New Roman" w:hAnsi="Times New Roman"/>
          <w:color w:val="000000" w:themeColor="text1"/>
        </w:rPr>
        <w:t xml:space="preserve">information on how </w:t>
      </w:r>
      <w:r w:rsidR="004475C0" w:rsidRPr="00AC73A1">
        <w:rPr>
          <w:rFonts w:ascii="Times New Roman" w:hAnsi="Times New Roman"/>
          <w:color w:val="000000" w:themeColor="text1"/>
        </w:rPr>
        <w:t>seasonality, including the timing of minimum and maximum mortality,</w:t>
      </w:r>
      <w:r w:rsidR="004475C0" w:rsidRPr="00AC73A1" w:rsidDel="007B3AFF">
        <w:rPr>
          <w:rFonts w:ascii="Times New Roman" w:hAnsi="Times New Roman"/>
          <w:color w:val="000000" w:themeColor="text1"/>
        </w:rPr>
        <w:t xml:space="preserve"> </w:t>
      </w:r>
      <w:r w:rsidR="002015BB" w:rsidRPr="00AC73A1" w:rsidDel="007B3AFF">
        <w:rPr>
          <w:rFonts w:ascii="Times New Roman" w:hAnsi="Times New Roman"/>
          <w:color w:val="000000" w:themeColor="text1"/>
        </w:rPr>
        <w:t xml:space="preserve">varies by local climate and how </w:t>
      </w:r>
      <w:r w:rsidR="004475C0" w:rsidRPr="00AC73A1">
        <w:rPr>
          <w:rFonts w:ascii="Times New Roman" w:hAnsi="Times New Roman"/>
          <w:color w:val="000000" w:themeColor="text1"/>
        </w:rPr>
        <w:t>these features</w:t>
      </w:r>
      <w:r w:rsidR="004475C0" w:rsidRPr="00AC73A1" w:rsidDel="007B3AFF">
        <w:rPr>
          <w:rFonts w:ascii="Times New Roman" w:hAnsi="Times New Roman"/>
          <w:color w:val="000000" w:themeColor="text1"/>
        </w:rPr>
        <w:t xml:space="preserve"> </w:t>
      </w:r>
      <w:r w:rsidR="004508FE" w:rsidRPr="00AC73A1" w:rsidDel="007B3AFF">
        <w:rPr>
          <w:rFonts w:ascii="Times New Roman" w:hAnsi="Times New Roman"/>
          <w:color w:val="000000" w:themeColor="text1"/>
        </w:rPr>
        <w:t>ha</w:t>
      </w:r>
      <w:r w:rsidR="004475C0" w:rsidRPr="00AC73A1">
        <w:rPr>
          <w:rFonts w:ascii="Times New Roman" w:hAnsi="Times New Roman"/>
          <w:color w:val="000000" w:themeColor="text1"/>
        </w:rPr>
        <w:t>ve</w:t>
      </w:r>
      <w:r w:rsidR="004508FE" w:rsidRPr="00AC73A1" w:rsidDel="007B3AFF">
        <w:rPr>
          <w:rFonts w:ascii="Times New Roman" w:hAnsi="Times New Roman"/>
          <w:color w:val="000000" w:themeColor="text1"/>
        </w:rPr>
        <w:t xml:space="preserve"> changed over time</w:t>
      </w:r>
      <w:r w:rsidR="002015BB" w:rsidRPr="00AC73A1" w:rsidDel="007B3AFF">
        <w:rPr>
          <w:rFonts w:ascii="Times New Roman" w:hAnsi="Times New Roman"/>
          <w:color w:val="000000" w:themeColor="text1"/>
        </w:rPr>
        <w:t>, especially in relation to age</w:t>
      </w:r>
      <w:r w:rsidR="004475C0" w:rsidRPr="00AC73A1">
        <w:rPr>
          <w:rFonts w:ascii="Times New Roman" w:hAnsi="Times New Roman"/>
          <w:color w:val="000000" w:themeColor="text1"/>
        </w:rPr>
        <w:t xml:space="preserve"> </w:t>
      </w:r>
      <w:r w:rsidR="002015BB" w:rsidRPr="00AC73A1" w:rsidDel="007B3AFF">
        <w:rPr>
          <w:rFonts w:ascii="Times New Roman" w:hAnsi="Times New Roman"/>
          <w:color w:val="000000" w:themeColor="text1"/>
        </w:rPr>
        <w:t>group, sex and medical cause of death</w:t>
      </w:r>
      <w:r w:rsidR="009629F0" w:rsidRPr="00AC73A1">
        <w:rPr>
          <w:rFonts w:ascii="Times New Roman" w:hAnsi="Times New Roman"/>
          <w:color w:val="000000" w:themeColor="text1"/>
        </w:rPr>
        <w:t xml:space="preserve"> </w:t>
      </w:r>
      <w:r w:rsidR="00964975"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(Rau, 2004; Rau, Bohk-Ewald, Muszyńska, &amp; Vaupel, 2018)</w:t>
      </w:r>
      <w:r w:rsidR="00964975" w:rsidRPr="00AC73A1">
        <w:rPr>
          <w:rFonts w:ascii="Times New Roman" w:hAnsi="Times New Roman"/>
          <w:color w:val="000000" w:themeColor="text1"/>
        </w:rPr>
        <w:fldChar w:fldCharType="end"/>
      </w:r>
      <w:r w:rsidR="006112BC" w:rsidRPr="00AC73A1">
        <w:rPr>
          <w:rFonts w:ascii="Times New Roman" w:hAnsi="Times New Roman"/>
          <w:color w:val="000000" w:themeColor="text1"/>
        </w:rPr>
        <w:t>.</w:t>
      </w:r>
    </w:p>
    <w:p w14:paraId="660EE2E5" w14:textId="77777777" w:rsidR="00B025C4" w:rsidRPr="00AC73A1" w:rsidRDefault="00B025C4" w:rsidP="00C33FFB">
      <w:pPr>
        <w:spacing w:after="0" w:line="480" w:lineRule="auto"/>
        <w:jc w:val="both"/>
        <w:rPr>
          <w:rFonts w:ascii="Times New Roman" w:hAnsi="Times New Roman"/>
          <w:color w:val="000000" w:themeColor="text1"/>
        </w:rPr>
      </w:pPr>
    </w:p>
    <w:p w14:paraId="52BC0D7B" w14:textId="3F4B48B4" w:rsidR="000210D1" w:rsidRPr="00AC73A1" w:rsidRDefault="004508FE" w:rsidP="00C33FFB">
      <w:pPr>
        <w:spacing w:after="0" w:line="480" w:lineRule="auto"/>
        <w:jc w:val="both"/>
        <w:rPr>
          <w:rFonts w:ascii="Times New Roman" w:hAnsi="Times New Roman"/>
          <w:color w:val="000000" w:themeColor="text1"/>
        </w:rPr>
      </w:pPr>
      <w:r w:rsidRPr="00AC73A1">
        <w:rPr>
          <w:rFonts w:ascii="Times New Roman" w:hAnsi="Times New Roman"/>
          <w:color w:val="000000" w:themeColor="text1"/>
        </w:rPr>
        <w:t>In this paper, w</w:t>
      </w:r>
      <w:r w:rsidR="000210D1" w:rsidRPr="00AC73A1">
        <w:rPr>
          <w:rFonts w:ascii="Times New Roman" w:hAnsi="Times New Roman"/>
          <w:color w:val="000000" w:themeColor="text1"/>
        </w:rPr>
        <w:t xml:space="preserve">e comprehensively </w:t>
      </w:r>
      <w:r w:rsidR="00236AF3" w:rsidRPr="00AC73A1">
        <w:rPr>
          <w:rFonts w:ascii="Times New Roman" w:hAnsi="Times New Roman"/>
          <w:color w:val="000000" w:themeColor="text1"/>
        </w:rPr>
        <w:t>characterize</w:t>
      </w:r>
      <w:r w:rsidR="000210D1" w:rsidRPr="00AC73A1">
        <w:rPr>
          <w:rFonts w:ascii="Times New Roman" w:hAnsi="Times New Roman"/>
          <w:color w:val="000000" w:themeColor="text1"/>
        </w:rPr>
        <w:t xml:space="preserve"> the spatial and temporal patterns of </w:t>
      </w:r>
      <w:r w:rsidR="002015BB" w:rsidRPr="00AC73A1">
        <w:rPr>
          <w:rFonts w:ascii="Times New Roman" w:hAnsi="Times New Roman"/>
          <w:color w:val="000000" w:themeColor="text1"/>
        </w:rPr>
        <w:t xml:space="preserve">all-cause and cause-specific </w:t>
      </w:r>
      <w:r w:rsidR="000210D1" w:rsidRPr="00AC73A1">
        <w:rPr>
          <w:rFonts w:ascii="Times New Roman" w:hAnsi="Times New Roman"/>
          <w:color w:val="000000" w:themeColor="text1"/>
        </w:rPr>
        <w:t>mortality seasonality in the USA</w:t>
      </w:r>
      <w:r w:rsidR="000F5E5D" w:rsidRPr="00AC73A1">
        <w:rPr>
          <w:rFonts w:ascii="Times New Roman" w:hAnsi="Times New Roman"/>
          <w:color w:val="000000" w:themeColor="text1"/>
        </w:rPr>
        <w:t xml:space="preserve"> by sex and age group</w:t>
      </w:r>
      <w:r w:rsidR="000210D1" w:rsidRPr="00AC73A1">
        <w:rPr>
          <w:rFonts w:ascii="Times New Roman" w:hAnsi="Times New Roman"/>
          <w:color w:val="000000" w:themeColor="text1"/>
        </w:rPr>
        <w:t>, through the application of wavelet analytical techniques</w:t>
      </w:r>
      <w:r w:rsidR="00F110C1" w:rsidRPr="00AC73A1">
        <w:rPr>
          <w:rFonts w:ascii="Times New Roman" w:hAnsi="Times New Roman"/>
          <w:color w:val="000000" w:themeColor="text1"/>
        </w:rPr>
        <w:t xml:space="preserve">, </w:t>
      </w:r>
      <w:r w:rsidR="002015BB" w:rsidRPr="00AC73A1">
        <w:rPr>
          <w:rFonts w:ascii="Times New Roman" w:hAnsi="Times New Roman"/>
          <w:color w:val="000000" w:themeColor="text1"/>
        </w:rPr>
        <w:t>which</w:t>
      </w:r>
      <w:r w:rsidR="000210D1" w:rsidRPr="00AC73A1">
        <w:rPr>
          <w:rFonts w:ascii="Times New Roman" w:hAnsi="Times New Roman"/>
          <w:color w:val="000000" w:themeColor="text1"/>
        </w:rPr>
        <w:t xml:space="preserve"> have been used to study the dynamics of weather phenome</w:t>
      </w:r>
      <w:r w:rsidR="00BF3FD9" w:rsidRPr="00AC73A1">
        <w:rPr>
          <w:rFonts w:ascii="Times New Roman" w:hAnsi="Times New Roman"/>
          <w:color w:val="000000" w:themeColor="text1"/>
        </w:rPr>
        <w:t>na</w:t>
      </w:r>
      <w:r w:rsidR="00FC7D12" w:rsidRPr="00AC73A1">
        <w:rPr>
          <w:rFonts w:ascii="Times New Roman" w:hAnsi="Times New Roman"/>
          <w:color w:val="000000" w:themeColor="text1"/>
        </w:rPr>
        <w:t xml:space="preserve"> </w:t>
      </w:r>
      <w:r w:rsidR="00BF3FD9"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(Moy CM, Seltzer GO, Rodbell DT, 2002)</w:t>
      </w:r>
      <w:r w:rsidR="00BF3FD9" w:rsidRPr="00AC73A1">
        <w:rPr>
          <w:rFonts w:ascii="Times New Roman" w:hAnsi="Times New Roman"/>
          <w:color w:val="000000" w:themeColor="text1"/>
        </w:rPr>
        <w:fldChar w:fldCharType="end"/>
      </w:r>
      <w:r w:rsidR="00BF3FD9" w:rsidRPr="00AC73A1">
        <w:rPr>
          <w:rFonts w:ascii="Times New Roman" w:hAnsi="Times New Roman"/>
          <w:color w:val="000000" w:themeColor="text1"/>
        </w:rPr>
        <w:t xml:space="preserve"> </w:t>
      </w:r>
      <w:r w:rsidR="000210D1" w:rsidRPr="00AC73A1">
        <w:rPr>
          <w:rFonts w:ascii="Times New Roman" w:hAnsi="Times New Roman"/>
          <w:color w:val="000000" w:themeColor="text1"/>
        </w:rPr>
        <w:t>and infectious diseases</w:t>
      </w:r>
      <w:r w:rsidR="006112BC" w:rsidRPr="00AC73A1">
        <w:rPr>
          <w:rFonts w:ascii="Times New Roman" w:hAnsi="Times New Roman"/>
          <w:color w:val="000000" w:themeColor="text1"/>
        </w:rPr>
        <w:t xml:space="preserve"> </w:t>
      </w:r>
      <w:r w:rsidR="00BF3FD9"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(Grenfell, Bjørnstad, &amp; Kappey, 2001)</w:t>
      </w:r>
      <w:r w:rsidR="00BF3FD9" w:rsidRPr="00AC73A1">
        <w:rPr>
          <w:rFonts w:ascii="Times New Roman" w:hAnsi="Times New Roman"/>
          <w:color w:val="000000" w:themeColor="text1"/>
        </w:rPr>
        <w:fldChar w:fldCharType="end"/>
      </w:r>
      <w:r w:rsidR="002015BB" w:rsidRPr="00AC73A1">
        <w:rPr>
          <w:rFonts w:ascii="Times New Roman" w:hAnsi="Times New Roman"/>
          <w:color w:val="000000" w:themeColor="text1"/>
        </w:rPr>
        <w:t>,</w:t>
      </w:r>
      <w:r w:rsidR="000210D1" w:rsidRPr="00AC73A1">
        <w:rPr>
          <w:rFonts w:ascii="Times New Roman" w:hAnsi="Times New Roman"/>
          <w:color w:val="000000" w:themeColor="text1"/>
        </w:rPr>
        <w:t xml:space="preserve"> to over three decades of national mortality data.</w:t>
      </w:r>
      <w:r w:rsidR="00EC07C7" w:rsidRPr="00AC73A1">
        <w:rPr>
          <w:rFonts w:ascii="Times New Roman" w:hAnsi="Times New Roman"/>
          <w:color w:val="000000" w:themeColor="text1"/>
        </w:rPr>
        <w:t xml:space="preserve"> </w:t>
      </w:r>
      <w:r w:rsidR="006630ED" w:rsidRPr="00AC73A1">
        <w:rPr>
          <w:rFonts w:ascii="Times New Roman" w:hAnsi="Times New Roman"/>
          <w:color w:val="000000" w:themeColor="text1"/>
        </w:rPr>
        <w:t>We also used cent</w:t>
      </w:r>
      <w:r w:rsidR="000F5E5D" w:rsidRPr="00AC73A1">
        <w:rPr>
          <w:rFonts w:ascii="Times New Roman" w:hAnsi="Times New Roman"/>
          <w:color w:val="000000" w:themeColor="text1"/>
        </w:rPr>
        <w:t>r</w:t>
      </w:r>
      <w:r w:rsidR="006630ED" w:rsidRPr="00AC73A1">
        <w:rPr>
          <w:rFonts w:ascii="Times New Roman" w:hAnsi="Times New Roman"/>
          <w:color w:val="000000" w:themeColor="text1"/>
        </w:rPr>
        <w:t>e</w:t>
      </w:r>
      <w:r w:rsidR="000F5E5D" w:rsidRPr="00AC73A1">
        <w:rPr>
          <w:rFonts w:ascii="Times New Roman" w:hAnsi="Times New Roman"/>
          <w:color w:val="000000" w:themeColor="text1"/>
        </w:rPr>
        <w:t xml:space="preserve"> </w:t>
      </w:r>
      <w:r w:rsidR="00F110C1" w:rsidRPr="00AC73A1">
        <w:rPr>
          <w:rFonts w:ascii="Times New Roman" w:hAnsi="Times New Roman"/>
          <w:color w:val="000000" w:themeColor="text1"/>
        </w:rPr>
        <w:t xml:space="preserve">of gravity analysis </w:t>
      </w:r>
      <w:r w:rsidR="000F5E5D" w:rsidRPr="00AC73A1">
        <w:rPr>
          <w:rFonts w:ascii="Times New Roman" w:hAnsi="Times New Roman"/>
          <w:color w:val="000000" w:themeColor="text1"/>
        </w:rPr>
        <w:t xml:space="preserve">and </w:t>
      </w:r>
      <w:r w:rsidR="00F110C1" w:rsidRPr="00AC73A1">
        <w:rPr>
          <w:rFonts w:ascii="Times New Roman" w:hAnsi="Times New Roman"/>
          <w:color w:val="000000" w:themeColor="text1"/>
        </w:rPr>
        <w:t xml:space="preserve">circular statistics methods to understand the timing of mortality </w:t>
      </w:r>
      <w:r w:rsidR="000F5E5D" w:rsidRPr="00AC73A1">
        <w:rPr>
          <w:rFonts w:ascii="Times New Roman" w:hAnsi="Times New Roman"/>
          <w:color w:val="000000" w:themeColor="text1"/>
        </w:rPr>
        <w:t xml:space="preserve">minimum and maximum </w:t>
      </w:r>
      <w:r w:rsidR="00F110C1" w:rsidRPr="00AC73A1">
        <w:rPr>
          <w:rFonts w:ascii="Times New Roman" w:hAnsi="Times New Roman"/>
          <w:color w:val="000000" w:themeColor="text1"/>
        </w:rPr>
        <w:t>where seasonality has been identified</w:t>
      </w:r>
      <w:ins w:id="10" w:author="Parks, Robbie M" w:date="2018-06-19T19:28:00Z">
        <w:r w:rsidR="008513E0">
          <w:rPr>
            <w:rFonts w:ascii="Times New Roman" w:hAnsi="Times New Roman"/>
            <w:color w:val="000000" w:themeColor="text1"/>
          </w:rPr>
          <w:t xml:space="preserve">. We also identify how </w:t>
        </w:r>
      </w:ins>
      <w:ins w:id="11" w:author="Parks, Robbie M" w:date="2018-06-19T19:29:00Z">
        <w:r w:rsidR="008513E0">
          <w:rPr>
            <w:rFonts w:ascii="Times New Roman" w:hAnsi="Times New Roman"/>
            <w:color w:val="000000" w:themeColor="text1"/>
          </w:rPr>
          <w:t xml:space="preserve">the percentage difference between </w:t>
        </w:r>
        <w:r w:rsidR="0004612A">
          <w:rPr>
            <w:rFonts w:ascii="Times New Roman" w:hAnsi="Times New Roman"/>
            <w:color w:val="000000" w:themeColor="text1"/>
          </w:rPr>
          <w:t xml:space="preserve">maximum and minimum mortality </w:t>
        </w:r>
        <w:r w:rsidR="0004612A">
          <w:rPr>
            <w:rFonts w:ascii="Times New Roman" w:hAnsi="Times New Roman"/>
            <w:color w:val="000000" w:themeColor="text1"/>
          </w:rPr>
          <w:lastRenderedPageBreak/>
          <w:t xml:space="preserve">within a year has changed </w:t>
        </w:r>
        <w:r w:rsidR="00E74B48">
          <w:rPr>
            <w:rFonts w:ascii="Times New Roman" w:hAnsi="Times New Roman"/>
            <w:color w:val="000000" w:themeColor="text1"/>
          </w:rPr>
          <w:t xml:space="preserve">over the </w:t>
        </w:r>
      </w:ins>
      <w:ins w:id="12" w:author="Parks, Robbie M" w:date="2018-06-19T19:30:00Z">
        <w:r w:rsidR="00AC746F">
          <w:rPr>
            <w:rFonts w:ascii="Times New Roman" w:hAnsi="Times New Roman"/>
            <w:color w:val="000000" w:themeColor="text1"/>
          </w:rPr>
          <w:t>from the beginning to the end of the time period</w:t>
        </w:r>
      </w:ins>
      <w:ins w:id="13" w:author="Parks, Robbie M" w:date="2018-06-19T19:32:00Z">
        <w:r w:rsidR="00F56521">
          <w:rPr>
            <w:rFonts w:ascii="Times New Roman" w:hAnsi="Times New Roman"/>
            <w:color w:val="000000" w:themeColor="text1"/>
          </w:rPr>
          <w:t xml:space="preserve"> using Poisson regression</w:t>
        </w:r>
      </w:ins>
      <w:ins w:id="14" w:author="Parks, Robbie M" w:date="2018-06-19T19:30:00Z">
        <w:r w:rsidR="00AC746F">
          <w:rPr>
            <w:rFonts w:ascii="Times New Roman" w:hAnsi="Times New Roman"/>
            <w:color w:val="000000" w:themeColor="text1"/>
          </w:rPr>
          <w:t>.</w:t>
        </w:r>
      </w:ins>
      <w:del w:id="15" w:author="Parks, Robbie M" w:date="2018-06-19T19:28:00Z">
        <w:r w:rsidR="00F110C1" w:rsidRPr="00AC73A1" w:rsidDel="008513E0">
          <w:rPr>
            <w:rFonts w:ascii="Times New Roman" w:hAnsi="Times New Roman"/>
            <w:color w:val="000000" w:themeColor="text1"/>
          </w:rPr>
          <w:delText>.</w:delText>
        </w:r>
      </w:del>
    </w:p>
    <w:p w14:paraId="08A26284" w14:textId="77777777" w:rsidR="004055C0" w:rsidRPr="00AC73A1" w:rsidRDefault="004055C0" w:rsidP="00C33FFB">
      <w:pPr>
        <w:spacing w:after="0" w:line="480" w:lineRule="auto"/>
        <w:jc w:val="both"/>
        <w:rPr>
          <w:rFonts w:ascii="Times New Roman" w:hAnsi="Times New Roman"/>
        </w:rPr>
      </w:pPr>
    </w:p>
    <w:p w14:paraId="4B176582" w14:textId="77777777" w:rsidR="000210D1" w:rsidRPr="00AC73A1" w:rsidRDefault="000210D1" w:rsidP="00C33FFB">
      <w:pPr>
        <w:spacing w:after="0" w:line="480" w:lineRule="auto"/>
        <w:jc w:val="both"/>
        <w:rPr>
          <w:rFonts w:ascii="Times New Roman" w:hAnsi="Times New Roman"/>
          <w:b/>
        </w:rPr>
      </w:pPr>
      <w:r w:rsidRPr="00AC73A1">
        <w:rPr>
          <w:rFonts w:ascii="Times New Roman" w:hAnsi="Times New Roman"/>
          <w:b/>
        </w:rPr>
        <w:t>Results</w:t>
      </w:r>
    </w:p>
    <w:p w14:paraId="5B9DF667" w14:textId="7F36F84C" w:rsidR="000210D1" w:rsidRPr="00AC73A1" w:rsidRDefault="000210D1" w:rsidP="00C33FFB">
      <w:pPr>
        <w:spacing w:after="0" w:line="480" w:lineRule="auto"/>
        <w:jc w:val="both"/>
        <w:rPr>
          <w:rFonts w:ascii="Times New Roman" w:hAnsi="Times New Roman"/>
        </w:rPr>
      </w:pPr>
      <w:r w:rsidRPr="00AC73A1">
        <w:rPr>
          <w:rFonts w:ascii="Times New Roman" w:hAnsi="Times New Roman"/>
        </w:rPr>
        <w:t>All-cause mortality</w:t>
      </w:r>
      <w:r w:rsidR="00421068" w:rsidRPr="00AC73A1">
        <w:rPr>
          <w:rFonts w:ascii="Times New Roman" w:hAnsi="Times New Roman"/>
        </w:rPr>
        <w:t xml:space="preserve"> in males</w:t>
      </w:r>
      <w:r w:rsidRPr="00AC73A1">
        <w:rPr>
          <w:rFonts w:ascii="Times New Roman" w:hAnsi="Times New Roman"/>
        </w:rPr>
        <w:t xml:space="preserve"> had a </w:t>
      </w:r>
      <w:del w:id="16" w:author="Parks, Robbie M" w:date="2018-06-20T11:37:00Z">
        <w:r w:rsidRPr="00AC73A1" w:rsidDel="00E23198">
          <w:rPr>
            <w:rFonts w:ascii="Times New Roman" w:hAnsi="Times New Roman"/>
          </w:rPr>
          <w:delText xml:space="preserve">statistically significant </w:delText>
        </w:r>
      </w:del>
      <w:r w:rsidRPr="00AC73A1">
        <w:rPr>
          <w:rFonts w:ascii="Times New Roman" w:hAnsi="Times New Roman"/>
        </w:rPr>
        <w:t>12-month seasonality in all age groups</w:t>
      </w:r>
      <w:r w:rsidR="00421068" w:rsidRPr="00AC73A1">
        <w:rPr>
          <w:rFonts w:ascii="Times New Roman" w:hAnsi="Times New Roman"/>
        </w:rPr>
        <w:t>,</w:t>
      </w:r>
      <w:r w:rsidRPr="00AC73A1">
        <w:rPr>
          <w:rFonts w:ascii="Times New Roman" w:hAnsi="Times New Roman"/>
        </w:rPr>
        <w:t xml:space="preserve"> except in </w:t>
      </w:r>
      <w:r w:rsidR="00B91368" w:rsidRPr="00AC73A1">
        <w:rPr>
          <w:rFonts w:ascii="Times New Roman" w:hAnsi="Times New Roman"/>
        </w:rPr>
        <w:t>those aged</w:t>
      </w:r>
      <w:r w:rsidRPr="00AC73A1">
        <w:rPr>
          <w:rFonts w:ascii="Times New Roman" w:hAnsi="Times New Roman"/>
        </w:rPr>
        <w:t xml:space="preserve"> 35-44 years, </w:t>
      </w:r>
      <w:r w:rsidR="00B91368" w:rsidRPr="00AC73A1">
        <w:rPr>
          <w:rFonts w:ascii="Times New Roman" w:hAnsi="Times New Roman"/>
        </w:rPr>
        <w:t xml:space="preserve">for whom there was </w:t>
      </w:r>
      <w:del w:id="17" w:author="Parks, Robbie M" w:date="2018-06-20T11:37:00Z">
        <w:r w:rsidRPr="00AC73A1" w:rsidDel="00E23198">
          <w:rPr>
            <w:rFonts w:ascii="Times New Roman" w:hAnsi="Times New Roman"/>
          </w:rPr>
          <w:delText xml:space="preserve">statistically significant </w:delText>
        </w:r>
      </w:del>
      <w:r w:rsidRPr="00AC73A1">
        <w:rPr>
          <w:rFonts w:ascii="Times New Roman" w:hAnsi="Times New Roman"/>
        </w:rPr>
        <w:t xml:space="preserve">periodicity at 6 months (Figure </w:t>
      </w:r>
      <w:r w:rsidR="00040FE5" w:rsidRPr="00AC73A1">
        <w:rPr>
          <w:rFonts w:ascii="Times New Roman" w:hAnsi="Times New Roman"/>
        </w:rPr>
        <w:t>2</w:t>
      </w:r>
      <w:r w:rsidRPr="00AC73A1">
        <w:rPr>
          <w:rFonts w:ascii="Times New Roman" w:hAnsi="Times New Roman"/>
        </w:rPr>
        <w:t xml:space="preserve">). In females, there was </w:t>
      </w:r>
      <w:del w:id="18" w:author="Parks, Robbie M" w:date="2018-06-20T11:38:00Z">
        <w:r w:rsidRPr="00AC73A1" w:rsidDel="0014242B">
          <w:rPr>
            <w:rFonts w:ascii="Times New Roman" w:hAnsi="Times New Roman"/>
          </w:rPr>
          <w:delText xml:space="preserve">significant </w:delText>
        </w:r>
      </w:del>
      <w:r w:rsidRPr="00AC73A1">
        <w:rPr>
          <w:rFonts w:ascii="Times New Roman" w:hAnsi="Times New Roman"/>
        </w:rPr>
        <w:t xml:space="preserve">12-month seasonality in </w:t>
      </w:r>
      <w:r w:rsidR="005D22AA" w:rsidRPr="00AC73A1">
        <w:rPr>
          <w:rFonts w:ascii="Times New Roman" w:hAnsi="Times New Roman"/>
        </w:rPr>
        <w:t>all groups</w:t>
      </w:r>
      <w:r w:rsidRPr="00AC73A1">
        <w:rPr>
          <w:rFonts w:ascii="Times New Roman" w:hAnsi="Times New Roman"/>
        </w:rPr>
        <w:t xml:space="preserve"> </w:t>
      </w:r>
      <w:r w:rsidR="002648C8" w:rsidRPr="00AC73A1">
        <w:rPr>
          <w:rFonts w:ascii="Times New Roman" w:hAnsi="Times New Roman"/>
        </w:rPr>
        <w:t>except</w:t>
      </w:r>
      <w:r w:rsidR="002662B1" w:rsidRPr="00AC73A1">
        <w:rPr>
          <w:rFonts w:ascii="Times New Roman" w:hAnsi="Times New Roman"/>
        </w:rPr>
        <w:t xml:space="preserve"> </w:t>
      </w:r>
      <w:r w:rsidR="001A0CB6" w:rsidRPr="00AC73A1">
        <w:rPr>
          <w:rFonts w:ascii="Times New Roman" w:hAnsi="Times New Roman"/>
        </w:rPr>
        <w:t xml:space="preserve">5-14 and 25-35 years </w:t>
      </w:r>
      <w:r w:rsidRPr="00AC73A1">
        <w:rPr>
          <w:rFonts w:ascii="Times New Roman" w:hAnsi="Times New Roman"/>
        </w:rPr>
        <w:t xml:space="preserve">(Figure </w:t>
      </w:r>
      <w:r w:rsidR="00040FE5" w:rsidRPr="00AC73A1">
        <w:rPr>
          <w:rFonts w:ascii="Times New Roman" w:hAnsi="Times New Roman"/>
        </w:rPr>
        <w:t>2</w:t>
      </w:r>
      <w:r w:rsidRPr="00AC73A1">
        <w:rPr>
          <w:rFonts w:ascii="Times New Roman" w:hAnsi="Times New Roman"/>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after="0" w:line="480" w:lineRule="auto"/>
        <w:jc w:val="both"/>
        <w:rPr>
          <w:rFonts w:ascii="Times New Roman" w:hAnsi="Times New Roman"/>
        </w:rPr>
      </w:pPr>
    </w:p>
    <w:p w14:paraId="1B95139E" w14:textId="6769038F" w:rsidR="00B91368" w:rsidRDefault="005902F2" w:rsidP="00C33FFB">
      <w:pPr>
        <w:spacing w:after="0" w:line="480" w:lineRule="auto"/>
        <w:jc w:val="both"/>
        <w:rPr>
          <w:ins w:id="19" w:author="Parks, Robbie M" w:date="2018-06-20T00:52:00Z"/>
          <w:rFonts w:ascii="Times New Roman" w:hAnsi="Times New Roman"/>
        </w:rPr>
      </w:pPr>
      <w:r w:rsidRPr="00AC73A1">
        <w:rPr>
          <w:rFonts w:ascii="Times New Roman" w:hAnsi="Times New Roman"/>
        </w:rPr>
        <w:t>M</w:t>
      </w:r>
      <w:r w:rsidR="0029208D" w:rsidRPr="00AC73A1">
        <w:rPr>
          <w:rFonts w:ascii="Times New Roman" w:hAnsi="Times New Roman"/>
        </w:rPr>
        <w:t xml:space="preserve">ortality from all four </w:t>
      </w:r>
      <w:ins w:id="20" w:author="Parks, Robbie M" w:date="2018-06-20T11:06:00Z">
        <w:r w:rsidR="00C87DEE">
          <w:rPr>
            <w:rFonts w:ascii="Times New Roman" w:hAnsi="Times New Roman"/>
          </w:rPr>
          <w:t xml:space="preserve">main </w:t>
        </w:r>
      </w:ins>
      <w:r w:rsidR="0029208D" w:rsidRPr="00AC73A1">
        <w:rPr>
          <w:rFonts w:ascii="Times New Roman" w:hAnsi="Times New Roman"/>
        </w:rPr>
        <w:t>cause</w:t>
      </w:r>
      <w:r w:rsidRPr="00AC73A1">
        <w:rPr>
          <w:rFonts w:ascii="Times New Roman" w:hAnsi="Times New Roman"/>
        </w:rPr>
        <w:t xml:space="preserve"> groups </w:t>
      </w:r>
      <w:r w:rsidR="0029208D" w:rsidRPr="00AC73A1">
        <w:rPr>
          <w:rFonts w:ascii="Times New Roman" w:hAnsi="Times New Roman"/>
        </w:rPr>
        <w:t>was</w:t>
      </w:r>
      <w:r w:rsidRPr="00AC73A1">
        <w:rPr>
          <w:rFonts w:ascii="Times New Roman" w:hAnsi="Times New Roman"/>
        </w:rPr>
        <w:t xml:space="preserve"> seasonal above 75 years of age (Figure 2). </w:t>
      </w:r>
      <w:r w:rsidR="00B91368" w:rsidRPr="00AC73A1">
        <w:rPr>
          <w:rFonts w:ascii="Times New Roman" w:hAnsi="Times New Roman"/>
        </w:rPr>
        <w:t xml:space="preserve">Seasonality in cancer deaths only appeared after </w:t>
      </w:r>
      <w:r w:rsidR="00DA6C08" w:rsidRPr="00AC73A1">
        <w:rPr>
          <w:rFonts w:ascii="Times New Roman" w:hAnsi="Times New Roman"/>
        </w:rPr>
        <w:t>5</w:t>
      </w:r>
      <w:r w:rsidR="00B91368" w:rsidRPr="00AC73A1">
        <w:rPr>
          <w:rFonts w:ascii="Times New Roman" w:hAnsi="Times New Roman"/>
        </w:rPr>
        <w:t>5 years of age, whereas deaths from cardio</w:t>
      </w:r>
      <w:r w:rsidR="0029208D" w:rsidRPr="00AC73A1">
        <w:rPr>
          <w:rFonts w:ascii="Times New Roman" w:hAnsi="Times New Roman"/>
        </w:rPr>
        <w:t>respiratory</w:t>
      </w:r>
      <w:r w:rsidR="00B91368" w:rsidRPr="00AC73A1">
        <w:rPr>
          <w:rFonts w:ascii="Times New Roman" w:hAnsi="Times New Roman"/>
        </w:rPr>
        <w:t xml:space="preserve"> causes exhibited seasonality </w:t>
      </w:r>
      <w:r w:rsidR="0029208D" w:rsidRPr="00AC73A1">
        <w:rPr>
          <w:rFonts w:ascii="Times New Roman" w:hAnsi="Times New Roman"/>
        </w:rPr>
        <w:t>throughout the life-course</w:t>
      </w:r>
      <w:r w:rsidR="00F56EE5" w:rsidRPr="00AC73A1">
        <w:rPr>
          <w:rFonts w:ascii="Times New Roman" w:hAnsi="Times New Roman"/>
        </w:rPr>
        <w:t xml:space="preserve">. </w:t>
      </w:r>
      <w:r w:rsidR="004C1040" w:rsidRPr="00AC73A1">
        <w:rPr>
          <w:rFonts w:ascii="Times New Roman" w:hAnsi="Times New Roman"/>
        </w:rPr>
        <w:t>In addition to older ages,</w:t>
      </w:r>
      <w:r w:rsidR="00B91368" w:rsidRPr="00AC73A1">
        <w:rPr>
          <w:rFonts w:ascii="Times New Roman" w:hAnsi="Times New Roman"/>
        </w:rPr>
        <w:t xml:space="preserve"> </w:t>
      </w:r>
      <w:r w:rsidR="004C1040" w:rsidRPr="00AC73A1">
        <w:rPr>
          <w:rFonts w:ascii="Times New Roman" w:hAnsi="Times New Roman"/>
        </w:rPr>
        <w:t>i</w:t>
      </w:r>
      <w:r w:rsidRPr="00AC73A1">
        <w:rPr>
          <w:rFonts w:ascii="Times New Roman" w:hAnsi="Times New Roman"/>
        </w:rPr>
        <w:t xml:space="preserve">njuries were </w:t>
      </w:r>
      <w:r w:rsidR="004C1040" w:rsidRPr="00AC73A1">
        <w:rPr>
          <w:rFonts w:ascii="Times New Roman" w:hAnsi="Times New Roman"/>
        </w:rPr>
        <w:t xml:space="preserve">also </w:t>
      </w:r>
      <w:r w:rsidRPr="00AC73A1">
        <w:rPr>
          <w:rFonts w:ascii="Times New Roman" w:hAnsi="Times New Roman"/>
        </w:rPr>
        <w:t xml:space="preserve">seasonal from childhood through </w:t>
      </w:r>
      <w:r w:rsidR="00A01E9E" w:rsidRPr="00AC73A1">
        <w:rPr>
          <w:rFonts w:ascii="Times New Roman" w:hAnsi="Times New Roman"/>
        </w:rPr>
        <w:t>4</w:t>
      </w:r>
      <w:r w:rsidRPr="00AC73A1">
        <w:rPr>
          <w:rFonts w:ascii="Times New Roman" w:hAnsi="Times New Roman"/>
        </w:rPr>
        <w:t xml:space="preserve">4 years in women and </w:t>
      </w:r>
      <w:r w:rsidR="00A01E9E" w:rsidRPr="00AC73A1">
        <w:rPr>
          <w:rFonts w:ascii="Times New Roman" w:hAnsi="Times New Roman"/>
        </w:rPr>
        <w:t>6</w:t>
      </w:r>
      <w:r w:rsidRPr="00AC73A1">
        <w:rPr>
          <w:rFonts w:ascii="Times New Roman" w:hAnsi="Times New Roman"/>
        </w:rPr>
        <w:t>4 years in men.</w:t>
      </w:r>
    </w:p>
    <w:p w14:paraId="59632C3F" w14:textId="77777777" w:rsidR="00B1603E" w:rsidRDefault="00B1603E" w:rsidP="00C33FFB">
      <w:pPr>
        <w:spacing w:after="0" w:line="480" w:lineRule="auto"/>
        <w:jc w:val="both"/>
        <w:rPr>
          <w:ins w:id="21" w:author="Parks, Robbie M" w:date="2018-06-20T11:06:00Z"/>
          <w:rFonts w:ascii="Times New Roman" w:hAnsi="Times New Roman"/>
        </w:rPr>
      </w:pPr>
    </w:p>
    <w:p w14:paraId="2B370EEA" w14:textId="46D32CAD" w:rsidR="00B27B5D" w:rsidRDefault="00C77B93" w:rsidP="00706BDB">
      <w:pPr>
        <w:spacing w:after="0" w:line="480" w:lineRule="auto"/>
        <w:jc w:val="both"/>
        <w:rPr>
          <w:ins w:id="22" w:author="Parks, Robbie M" w:date="2018-06-20T11:24:00Z"/>
          <w:rFonts w:ascii="Times New Roman" w:hAnsi="Times New Roman"/>
        </w:rPr>
      </w:pPr>
      <w:ins w:id="23" w:author="Parks, Robbie M" w:date="2018-06-20T11:11:00Z">
        <w:r>
          <w:rPr>
            <w:rFonts w:ascii="Times New Roman" w:hAnsi="Times New Roman"/>
          </w:rPr>
          <w:t xml:space="preserve">Seasonality in cardiovascular and chronic </w:t>
        </w:r>
      </w:ins>
      <w:ins w:id="24" w:author="Parks, Robbie M" w:date="2018-06-20T11:12:00Z">
        <w:r>
          <w:rPr>
            <w:rFonts w:ascii="Times New Roman" w:hAnsi="Times New Roman"/>
          </w:rPr>
          <w:t>respiratory</w:t>
        </w:r>
      </w:ins>
      <w:ins w:id="25" w:author="Parks, Robbie M" w:date="2018-06-20T11:11:00Z">
        <w:r>
          <w:rPr>
            <w:rFonts w:ascii="Times New Roman" w:hAnsi="Times New Roman"/>
          </w:rPr>
          <w:t xml:space="preserve"> diseases also disappeared in 0-4 y</w:t>
        </w:r>
        <w:r w:rsidR="006A63D8">
          <w:rPr>
            <w:rFonts w:ascii="Times New Roman" w:hAnsi="Times New Roman"/>
          </w:rPr>
          <w:t xml:space="preserve">ears for both males and females </w:t>
        </w:r>
      </w:ins>
      <w:ins w:id="26" w:author="Parks, Robbie M" w:date="2018-06-20T11:13:00Z">
        <w:r w:rsidR="006A63D8">
          <w:rPr>
            <w:rFonts w:ascii="Times New Roman" w:hAnsi="Times New Roman"/>
          </w:rPr>
          <w:t xml:space="preserve">by the early </w:t>
        </w:r>
      </w:ins>
      <w:ins w:id="27" w:author="Parks, Robbie M" w:date="2018-06-20T11:14:00Z">
        <w:r w:rsidR="006A63D8">
          <w:rPr>
            <w:rFonts w:ascii="Times New Roman" w:hAnsi="Times New Roman"/>
          </w:rPr>
          <w:t xml:space="preserve">and late </w:t>
        </w:r>
      </w:ins>
      <w:ins w:id="28" w:author="Parks, Robbie M" w:date="2018-06-20T11:13:00Z">
        <w:r w:rsidR="006A63D8">
          <w:rPr>
            <w:rFonts w:ascii="Times New Roman" w:hAnsi="Times New Roman"/>
          </w:rPr>
          <w:t>1990s respectively</w:t>
        </w:r>
      </w:ins>
      <w:ins w:id="29" w:author="Parks, Robbie M" w:date="2018-06-20T11:14:00Z">
        <w:r w:rsidR="00163AC8">
          <w:rPr>
            <w:rFonts w:ascii="Times New Roman" w:hAnsi="Times New Roman"/>
          </w:rPr>
          <w:t xml:space="preserve"> (Supplementary Figure 1)</w:t>
        </w:r>
      </w:ins>
      <w:ins w:id="30" w:author="Parks, Robbie M" w:date="2018-06-20T11:23:00Z">
        <w:r w:rsidR="00B244F9">
          <w:rPr>
            <w:rFonts w:ascii="Times New Roman" w:hAnsi="Times New Roman"/>
          </w:rPr>
          <w:t>,</w:t>
        </w:r>
      </w:ins>
      <w:ins w:id="31" w:author="Parks, Robbie M" w:date="2018-06-20T11:13:00Z">
        <w:r w:rsidR="00B244F9">
          <w:rPr>
            <w:rFonts w:ascii="Times New Roman" w:hAnsi="Times New Roman"/>
          </w:rPr>
          <w:t xml:space="preserve"> while </w:t>
        </w:r>
      </w:ins>
      <w:ins w:id="32" w:author="Parks, Robbie M" w:date="2018-06-20T11:23:00Z">
        <w:r w:rsidR="00B244F9">
          <w:rPr>
            <w:rFonts w:ascii="Times New Roman" w:hAnsi="Times New Roman"/>
          </w:rPr>
          <w:t>persisting in</w:t>
        </w:r>
      </w:ins>
      <w:ins w:id="33" w:author="Parks, Robbie M" w:date="2018-06-20T11:13:00Z">
        <w:r w:rsidR="00614B7D">
          <w:rPr>
            <w:rFonts w:ascii="Times New Roman" w:hAnsi="Times New Roman"/>
          </w:rPr>
          <w:t xml:space="preserve"> older ages</w:t>
        </w:r>
      </w:ins>
      <w:ins w:id="34" w:author="Parks, Robbie M" w:date="2018-06-20T11:16:00Z">
        <w:r w:rsidR="006F12E4">
          <w:rPr>
            <w:rFonts w:ascii="Times New Roman" w:hAnsi="Times New Roman"/>
          </w:rPr>
          <w:t xml:space="preserve">. </w:t>
        </w:r>
      </w:ins>
      <w:ins w:id="35" w:author="Parks, Robbie M" w:date="2018-06-20T11:14:00Z">
        <w:r w:rsidR="00163AC8">
          <w:rPr>
            <w:rFonts w:ascii="Times New Roman" w:hAnsi="Times New Roman"/>
          </w:rPr>
          <w:t xml:space="preserve">In </w:t>
        </w:r>
      </w:ins>
      <w:ins w:id="36" w:author="Parks, Robbie M" w:date="2018-06-20T11:08:00Z">
        <w:r w:rsidR="00F33911">
          <w:rPr>
            <w:rFonts w:ascii="Times New Roman" w:hAnsi="Times New Roman"/>
          </w:rPr>
          <w:t>contrast</w:t>
        </w:r>
      </w:ins>
      <w:ins w:id="37" w:author="Parks, Robbie M" w:date="2018-06-20T11:17:00Z">
        <w:r w:rsidR="006F12E4">
          <w:rPr>
            <w:rFonts w:ascii="Times New Roman" w:hAnsi="Times New Roman"/>
          </w:rPr>
          <w:t xml:space="preserve">, seasonality </w:t>
        </w:r>
      </w:ins>
      <w:ins w:id="38" w:author="Parks, Robbie M" w:date="2018-06-20T11:23:00Z">
        <w:r w:rsidR="001608FF">
          <w:rPr>
            <w:rFonts w:ascii="Times New Roman" w:hAnsi="Times New Roman"/>
          </w:rPr>
          <w:t>remained</w:t>
        </w:r>
      </w:ins>
      <w:ins w:id="39" w:author="Parks, Robbie M" w:date="2018-06-20T11:17:00Z">
        <w:r w:rsidR="006F12E4">
          <w:rPr>
            <w:rFonts w:ascii="Times New Roman" w:hAnsi="Times New Roman"/>
          </w:rPr>
          <w:t xml:space="preserve"> throughout the study for respiratory infections for all ages in both males and females</w:t>
        </w:r>
      </w:ins>
      <w:ins w:id="40" w:author="Parks, Robbie M" w:date="2018-06-20T11:23:00Z">
        <w:r w:rsidR="00B940C7">
          <w:rPr>
            <w:rFonts w:ascii="Times New Roman" w:hAnsi="Times New Roman"/>
          </w:rPr>
          <w:t>.</w:t>
        </w:r>
      </w:ins>
      <w:ins w:id="41" w:author="Parks, Robbie M" w:date="2018-06-20T11:08:00Z">
        <w:r w:rsidR="00C53889">
          <w:rPr>
            <w:rFonts w:ascii="Times New Roman" w:hAnsi="Times New Roman"/>
          </w:rPr>
          <w:t xml:space="preserve"> </w:t>
        </w:r>
      </w:ins>
    </w:p>
    <w:p w14:paraId="51675693" w14:textId="77777777" w:rsidR="00B27B5D" w:rsidRDefault="00B27B5D" w:rsidP="00706BDB">
      <w:pPr>
        <w:spacing w:after="0" w:line="480" w:lineRule="auto"/>
        <w:jc w:val="both"/>
        <w:rPr>
          <w:ins w:id="42" w:author="Parks, Robbie M" w:date="2018-06-20T11:24:00Z"/>
          <w:rFonts w:ascii="Times New Roman" w:hAnsi="Times New Roman"/>
        </w:rPr>
      </w:pPr>
    </w:p>
    <w:p w14:paraId="1F4D9BCB" w14:textId="2E7771D1" w:rsidR="00B27B5D" w:rsidRDefault="00B27B5D" w:rsidP="00706BDB">
      <w:pPr>
        <w:spacing w:after="0" w:line="480" w:lineRule="auto"/>
        <w:jc w:val="both"/>
        <w:rPr>
          <w:ins w:id="43" w:author="Parks, Robbie M" w:date="2018-06-20T11:29:00Z"/>
          <w:rFonts w:ascii="Times New Roman" w:hAnsi="Times New Roman"/>
        </w:rPr>
      </w:pPr>
      <w:ins w:id="44" w:author="Parks, Robbie M" w:date="2018-06-20T11:24:00Z">
        <w:r>
          <w:rPr>
            <w:rFonts w:ascii="Times New Roman" w:hAnsi="Times New Roman"/>
          </w:rPr>
          <w:t xml:space="preserve">Comparing intentional and unintentional injuries (Supplementary Figure 1) also reveals distinct behaviour; </w:t>
        </w:r>
      </w:ins>
      <w:ins w:id="45" w:author="Parks, Robbie M" w:date="2018-06-20T11:27:00Z">
        <w:r w:rsidR="00F064A9">
          <w:rPr>
            <w:rFonts w:ascii="Times New Roman" w:hAnsi="Times New Roman"/>
          </w:rPr>
          <w:t>unintentional injuries drive the seasonality for females, as</w:t>
        </w:r>
      </w:ins>
      <w:ins w:id="46" w:author="Parks, Robbie M" w:date="2018-06-20T11:25:00Z">
        <w:r w:rsidR="00F23C3A">
          <w:rPr>
            <w:rFonts w:ascii="Times New Roman" w:hAnsi="Times New Roman"/>
          </w:rPr>
          <w:t xml:space="preserve"> no clear seasonality is evident thro</w:t>
        </w:r>
        <w:r w:rsidR="004C165E">
          <w:rPr>
            <w:rFonts w:ascii="Times New Roman" w:hAnsi="Times New Roman"/>
          </w:rPr>
          <w:t>ughout for females of all</w:t>
        </w:r>
        <w:r w:rsidR="00BB30BA">
          <w:rPr>
            <w:rFonts w:ascii="Times New Roman" w:hAnsi="Times New Roman"/>
          </w:rPr>
          <w:t xml:space="preserve"> ages for intentional injuries. In addition, </w:t>
        </w:r>
      </w:ins>
      <w:ins w:id="47" w:author="Parks, Robbie M" w:date="2018-06-20T11:28:00Z">
        <w:r w:rsidR="00D7104C">
          <w:rPr>
            <w:rFonts w:ascii="Times New Roman" w:hAnsi="Times New Roman"/>
          </w:rPr>
          <w:t>male intentional injuries had 12-month seasonality for most of the period from 15-24 to 65-75 years.</w:t>
        </w:r>
      </w:ins>
    </w:p>
    <w:p w14:paraId="02470247" w14:textId="77777777" w:rsidR="00784546" w:rsidRDefault="00784546" w:rsidP="00706BDB">
      <w:pPr>
        <w:spacing w:after="0" w:line="480" w:lineRule="auto"/>
        <w:jc w:val="both"/>
        <w:rPr>
          <w:ins w:id="48" w:author="Parks, Robbie M" w:date="2018-06-20T11:29:00Z"/>
          <w:rFonts w:ascii="Times New Roman" w:hAnsi="Times New Roman"/>
        </w:rPr>
      </w:pPr>
    </w:p>
    <w:p w14:paraId="23952FD2" w14:textId="75285809" w:rsidR="000D4F95" w:rsidRPr="00996AD4" w:rsidDel="00996AD4" w:rsidRDefault="00AC55DD" w:rsidP="00F93E34">
      <w:pPr>
        <w:spacing w:after="0" w:line="480" w:lineRule="auto"/>
        <w:ind w:left="360"/>
        <w:jc w:val="both"/>
        <w:rPr>
          <w:del w:id="49" w:author="Parks, Robbie M" w:date="2018-06-20T11:34:00Z"/>
          <w:rFonts w:ascii="Times New Roman" w:hAnsi="Times New Roman"/>
        </w:rPr>
        <w:pPrChange w:id="50" w:author="Parks, Robbie M" w:date="2018-06-20T11:36:00Z">
          <w:pPr>
            <w:spacing w:after="0" w:line="480" w:lineRule="auto"/>
            <w:jc w:val="both"/>
          </w:pPr>
        </w:pPrChange>
      </w:pPr>
      <w:ins w:id="51" w:author="Parks, Robbie M" w:date="2018-06-20T11:32:00Z">
        <w:r w:rsidRPr="00996AD4">
          <w:rPr>
            <w:rFonts w:ascii="Times New Roman" w:hAnsi="Times New Roman"/>
          </w:rPr>
          <w:t xml:space="preserve">No </w:t>
        </w:r>
      </w:ins>
      <w:ins w:id="52" w:author="Parks, Robbie M" w:date="2018-06-20T11:33:00Z">
        <w:r w:rsidR="00FF4E42" w:rsidRPr="00996AD4">
          <w:rPr>
            <w:rFonts w:ascii="Times New Roman" w:hAnsi="Times New Roman"/>
          </w:rPr>
          <w:t xml:space="preserve">consistent </w:t>
        </w:r>
      </w:ins>
      <w:ins w:id="53" w:author="Parks, Robbie M" w:date="2018-06-20T11:32:00Z">
        <w:r w:rsidRPr="00996AD4">
          <w:rPr>
            <w:rFonts w:ascii="Times New Roman" w:hAnsi="Times New Roman"/>
          </w:rPr>
          <w:t xml:space="preserve">seasonality is evident in maternal conditions </w:t>
        </w:r>
      </w:ins>
      <w:ins w:id="54" w:author="Parks, Robbie M" w:date="2018-06-20T11:33:00Z">
        <w:r w:rsidR="00FF4E42" w:rsidRPr="00996AD4">
          <w:rPr>
            <w:rFonts w:ascii="Times New Roman" w:hAnsi="Times New Roman"/>
          </w:rPr>
          <w:t xml:space="preserve">or substance use disorders for all ages </w:t>
        </w:r>
        <w:r w:rsidR="00FF4E42" w:rsidRPr="00996AD4">
          <w:rPr>
            <w:rFonts w:ascii="Times New Roman" w:hAnsi="Times New Roman"/>
          </w:rPr>
          <w:t>(Supplementary Figure 1)</w:t>
        </w:r>
      </w:ins>
      <w:ins w:id="55" w:author="Parks, Robbie M" w:date="2018-06-20T11:34:00Z">
        <w:r w:rsidR="00FF4E42" w:rsidRPr="00996AD4">
          <w:rPr>
            <w:rFonts w:ascii="Times New Roman" w:hAnsi="Times New Roman"/>
          </w:rPr>
          <w:t xml:space="preserve">, while males and females 55 and over had 12-month seasonality throughout </w:t>
        </w:r>
        <w:r w:rsidR="00FF4E42" w:rsidRPr="00996AD4">
          <w:rPr>
            <w:rFonts w:ascii="Times New Roman" w:hAnsi="Times New Roman"/>
          </w:rPr>
          <w:lastRenderedPageBreak/>
          <w:t xml:space="preserve">the </w:t>
        </w:r>
        <w:r w:rsidR="00C6417B" w:rsidRPr="00996AD4">
          <w:rPr>
            <w:rFonts w:ascii="Times New Roman" w:hAnsi="Times New Roman"/>
          </w:rPr>
          <w:t xml:space="preserve">entire analysis period </w:t>
        </w:r>
      </w:ins>
      <w:ins w:id="56" w:author="Parks, Robbie M" w:date="2018-06-20T11:35:00Z">
        <w:r w:rsidR="0043780C" w:rsidRPr="00996AD4">
          <w:rPr>
            <w:rFonts w:ascii="Times New Roman" w:hAnsi="Times New Roman"/>
          </w:rPr>
          <w:t xml:space="preserve">for endocrine disorders, genitourinary diseases and </w:t>
        </w:r>
        <w:r w:rsidR="00996AD4" w:rsidRPr="00996AD4">
          <w:rPr>
            <w:rFonts w:ascii="Times New Roman" w:hAnsi="Times New Roman"/>
          </w:rPr>
          <w:t>neuropsychiatric</w:t>
        </w:r>
      </w:ins>
      <w:ins w:id="57" w:author="Parks, Robbie M" w:date="2018-06-20T11:36:00Z">
        <w:r w:rsidR="00996AD4">
          <w:rPr>
            <w:rFonts w:ascii="Times New Roman" w:hAnsi="Times New Roman"/>
          </w:rPr>
          <w:t xml:space="preserve"> </w:t>
        </w:r>
      </w:ins>
      <w:ins w:id="58" w:author="Parks, Robbie M" w:date="2018-06-20T11:35:00Z">
        <w:r w:rsidR="00996AD4">
          <w:rPr>
            <w:rFonts w:ascii="Times New Roman" w:hAnsi="Times New Roman"/>
          </w:rPr>
          <w:t>di</w:t>
        </w:r>
      </w:ins>
      <w:ins w:id="59" w:author="Parks, Robbie M" w:date="2018-06-20T11:36:00Z">
        <w:r w:rsidR="00996AD4">
          <w:rPr>
            <w:rFonts w:ascii="Times New Roman" w:hAnsi="Times New Roman"/>
          </w:rPr>
          <w:t>s</w:t>
        </w:r>
      </w:ins>
      <w:ins w:id="60" w:author="Parks, Robbie M" w:date="2018-06-20T11:35:00Z">
        <w:r w:rsidR="00996AD4">
          <w:rPr>
            <w:rFonts w:ascii="Times New Roman" w:hAnsi="Times New Roman"/>
          </w:rPr>
          <w:t>orders, but not below 55 years.</w:t>
        </w:r>
      </w:ins>
    </w:p>
    <w:p w14:paraId="5EB87296" w14:textId="77777777" w:rsidR="00996AD4" w:rsidRPr="001E577E" w:rsidRDefault="00996AD4" w:rsidP="00E722D4">
      <w:pPr>
        <w:spacing w:line="480" w:lineRule="auto"/>
        <w:rPr>
          <w:ins w:id="61" w:author="Parks, Robbie M" w:date="2018-06-20T11:35:00Z"/>
        </w:rPr>
      </w:pPr>
    </w:p>
    <w:p w14:paraId="5602C6E0" w14:textId="77777777" w:rsidR="000210D1" w:rsidRPr="00AC73A1" w:rsidRDefault="000210D1" w:rsidP="00C33FFB">
      <w:pPr>
        <w:spacing w:after="0" w:line="480" w:lineRule="auto"/>
        <w:jc w:val="both"/>
        <w:rPr>
          <w:rFonts w:ascii="Times New Roman" w:hAnsi="Times New Roman"/>
        </w:rPr>
      </w:pPr>
    </w:p>
    <w:p w14:paraId="43946A13" w14:textId="520AC400" w:rsidR="000210D1" w:rsidRDefault="000210D1" w:rsidP="00C33FFB">
      <w:pPr>
        <w:spacing w:after="0" w:line="480" w:lineRule="auto"/>
        <w:jc w:val="both"/>
        <w:rPr>
          <w:ins w:id="62" w:author="Parks, Robbie M" w:date="2018-06-20T12:18:00Z"/>
          <w:rFonts w:ascii="Times New Roman" w:hAnsi="Times New Roman"/>
        </w:rPr>
      </w:pPr>
      <w:r w:rsidRPr="00AC73A1">
        <w:rPr>
          <w:rFonts w:ascii="Times New Roman" w:hAnsi="Times New Roman"/>
        </w:rPr>
        <w:t>Death rates in men aged ≥45 years and women aged ≥35 years peaked in January and February</w:t>
      </w:r>
      <w:r w:rsidR="00005B06" w:rsidRPr="00AC73A1">
        <w:rPr>
          <w:rFonts w:ascii="Times New Roman" w:hAnsi="Times New Roman"/>
        </w:rPr>
        <w:t xml:space="preserve"> </w:t>
      </w:r>
      <w:r w:rsidR="004C1040" w:rsidRPr="00AC73A1">
        <w:rPr>
          <w:rFonts w:ascii="Times New Roman" w:hAnsi="Times New Roman"/>
        </w:rPr>
        <w:t xml:space="preserve">and were lowest in </w:t>
      </w:r>
      <w:r w:rsidR="0086062E" w:rsidRPr="00AC73A1">
        <w:rPr>
          <w:rFonts w:ascii="Times New Roman" w:hAnsi="Times New Roman"/>
        </w:rPr>
        <w:t>June-August</w:t>
      </w:r>
      <w:r w:rsidR="004C1040" w:rsidRPr="00AC73A1">
        <w:rPr>
          <w:rFonts w:ascii="Times New Roman" w:hAnsi="Times New Roman"/>
        </w:rPr>
        <w:t xml:space="preserve">, </w:t>
      </w:r>
      <w:r w:rsidR="00005B06" w:rsidRPr="00AC73A1">
        <w:rPr>
          <w:rFonts w:ascii="Times New Roman" w:hAnsi="Times New Roman"/>
        </w:rPr>
        <w:t xml:space="preserve">for all-cause mortality as </w:t>
      </w:r>
      <w:r w:rsidR="00F44160" w:rsidRPr="00AC73A1">
        <w:rPr>
          <w:rFonts w:ascii="Times New Roman" w:hAnsi="Times New Roman"/>
        </w:rPr>
        <w:t>well as for causes of death with</w:t>
      </w:r>
      <w:del w:id="63" w:author="Parks, Robbie M" w:date="2018-06-20T11:37:00Z">
        <w:r w:rsidR="00F44160" w:rsidRPr="00AC73A1" w:rsidDel="00E23198">
          <w:rPr>
            <w:rFonts w:ascii="Times New Roman" w:hAnsi="Times New Roman"/>
          </w:rPr>
          <w:delText xml:space="preserve"> statistically significant</w:delText>
        </w:r>
      </w:del>
      <w:r w:rsidR="00F44160" w:rsidRPr="00AC73A1">
        <w:rPr>
          <w:rFonts w:ascii="Times New Roman" w:hAnsi="Times New Roman"/>
        </w:rPr>
        <w:t xml:space="preserve"> seasonality</w:t>
      </w:r>
      <w:r w:rsidR="0086062E" w:rsidRPr="00AC73A1">
        <w:rPr>
          <w:rFonts w:ascii="Times New Roman" w:hAnsi="Times New Roman"/>
        </w:rPr>
        <w:t>, including injuries</w:t>
      </w:r>
      <w:r w:rsidRPr="00AC73A1">
        <w:rPr>
          <w:rFonts w:ascii="Times New Roman" w:hAnsi="Times New Roman"/>
        </w:rPr>
        <w:t xml:space="preserve"> (Figure </w:t>
      </w:r>
      <w:r w:rsidR="00040FE5" w:rsidRPr="00AC73A1">
        <w:rPr>
          <w:rFonts w:ascii="Times New Roman" w:hAnsi="Times New Roman"/>
        </w:rPr>
        <w:t>3</w:t>
      </w:r>
      <w:r w:rsidRPr="00AC73A1">
        <w:rPr>
          <w:rFonts w:ascii="Times New Roman" w:hAnsi="Times New Roman"/>
        </w:rPr>
        <w:t xml:space="preserve">). A similar temporal pattern was seen </w:t>
      </w:r>
      <w:r w:rsidR="00F44160" w:rsidRPr="00AC73A1">
        <w:rPr>
          <w:rFonts w:ascii="Times New Roman" w:hAnsi="Times New Roman"/>
        </w:rPr>
        <w:t xml:space="preserve">for all-cause mortality </w:t>
      </w:r>
      <w:r w:rsidRPr="00AC73A1">
        <w:rPr>
          <w:rFonts w:ascii="Times New Roman" w:hAnsi="Times New Roman"/>
        </w:rPr>
        <w:t xml:space="preserve">in children younger than five years of age, </w:t>
      </w:r>
      <w:r w:rsidR="00F44160" w:rsidRPr="00AC73A1">
        <w:rPr>
          <w:rFonts w:ascii="Times New Roman" w:hAnsi="Times New Roman"/>
        </w:rPr>
        <w:t xml:space="preserve">whose </w:t>
      </w:r>
      <w:r w:rsidR="004C1040" w:rsidRPr="00AC73A1">
        <w:rPr>
          <w:rFonts w:ascii="Times New Roman" w:hAnsi="Times New Roman"/>
        </w:rPr>
        <w:t>all-cause death rate</w:t>
      </w:r>
      <w:r w:rsidR="00F44160" w:rsidRPr="00AC73A1">
        <w:rPr>
          <w:rFonts w:ascii="Times New Roman" w:hAnsi="Times New Roman"/>
        </w:rPr>
        <w:t xml:space="preserve"> </w:t>
      </w:r>
      <w:r w:rsidRPr="00AC73A1">
        <w:rPr>
          <w:rFonts w:ascii="Times New Roman" w:hAnsi="Times New Roman"/>
        </w:rPr>
        <w:t>was highest in February and lowest in August.</w:t>
      </w:r>
      <w:r w:rsidR="00F44160" w:rsidRPr="00AC73A1">
        <w:rPr>
          <w:rFonts w:ascii="Times New Roman" w:hAnsi="Times New Roman"/>
        </w:rPr>
        <w:t xml:space="preserve"> These months also represented maximum and minimum mortality of children for </w:t>
      </w:r>
      <w:r w:rsidR="0029208D" w:rsidRPr="00AC73A1">
        <w:rPr>
          <w:rFonts w:ascii="Times New Roman" w:hAnsi="Times New Roman"/>
        </w:rPr>
        <w:t>non-injury</w:t>
      </w:r>
      <w:r w:rsidR="00F44160" w:rsidRPr="00AC73A1">
        <w:rPr>
          <w:rFonts w:ascii="Times New Roman" w:hAnsi="Times New Roman"/>
        </w:rPr>
        <w:t xml:space="preserve"> causes. In contrast injury deaths in children, adolescents and young and middle-aged adults peaked in June/July and </w:t>
      </w:r>
      <w:r w:rsidR="0086062E" w:rsidRPr="00AC73A1">
        <w:rPr>
          <w:rFonts w:ascii="Times New Roman" w:hAnsi="Times New Roman"/>
        </w:rPr>
        <w:t xml:space="preserve">were </w:t>
      </w:r>
      <w:r w:rsidR="00F44160" w:rsidRPr="00AC73A1">
        <w:rPr>
          <w:rFonts w:ascii="Times New Roman" w:hAnsi="Times New Roman"/>
        </w:rPr>
        <w:t>lowest in December/January</w:t>
      </w:r>
      <w:r w:rsidR="004C1040" w:rsidRPr="00AC73A1">
        <w:rPr>
          <w:rFonts w:ascii="Times New Roman" w:hAnsi="Times New Roman"/>
        </w:rPr>
        <w:t>. Among</w:t>
      </w:r>
      <w:r w:rsidR="00F44160" w:rsidRPr="00AC73A1">
        <w:rPr>
          <w:rFonts w:ascii="Times New Roman" w:hAnsi="Times New Roman"/>
        </w:rPr>
        <w:t xml:space="preserve"> </w:t>
      </w:r>
      <w:r w:rsidRPr="00AC73A1">
        <w:rPr>
          <w:rFonts w:ascii="Times New Roman" w:hAnsi="Times New Roman"/>
        </w:rPr>
        <w:t>older boys and young men</w:t>
      </w:r>
      <w:r w:rsidR="00CC4725" w:rsidRPr="00AC73A1">
        <w:rPr>
          <w:rFonts w:ascii="Times New Roman" w:hAnsi="Times New Roman"/>
        </w:rPr>
        <w:t xml:space="preserve">, not </w:t>
      </w:r>
      <w:r w:rsidR="004C1040" w:rsidRPr="00AC73A1">
        <w:rPr>
          <w:rFonts w:ascii="Times New Roman" w:hAnsi="Times New Roman"/>
        </w:rPr>
        <w:t>only did injury mortali</w:t>
      </w:r>
      <w:r w:rsidR="00603617" w:rsidRPr="00AC73A1">
        <w:rPr>
          <w:rFonts w:ascii="Times New Roman" w:hAnsi="Times New Roman"/>
        </w:rPr>
        <w:t>ty peak in in June/July</w:t>
      </w:r>
      <w:r w:rsidR="00CC4725" w:rsidRPr="00AC73A1">
        <w:rPr>
          <w:rFonts w:ascii="Times New Roman" w:hAnsi="Times New Roman"/>
        </w:rPr>
        <w:t>,</w:t>
      </w:r>
      <w:r w:rsidR="00603617" w:rsidRPr="00AC73A1">
        <w:rPr>
          <w:rFonts w:ascii="Times New Roman" w:hAnsi="Times New Roman"/>
        </w:rPr>
        <w:t xml:space="preserve"> but </w:t>
      </w:r>
      <w:r w:rsidR="004C1040" w:rsidRPr="00AC73A1">
        <w:rPr>
          <w:rFonts w:ascii="Times New Roman" w:hAnsi="Times New Roman"/>
        </w:rPr>
        <w:t>all-cause mortality</w:t>
      </w:r>
      <w:r w:rsidR="00CC4725" w:rsidRPr="00AC73A1">
        <w:rPr>
          <w:rFonts w:ascii="Times New Roman" w:hAnsi="Times New Roman"/>
        </w:rPr>
        <w:t xml:space="preserve"> also</w:t>
      </w:r>
      <w:r w:rsidRPr="00AC73A1">
        <w:rPr>
          <w:rFonts w:ascii="Times New Roman" w:hAnsi="Times New Roman"/>
        </w:rPr>
        <w:t xml:space="preserve">. </w:t>
      </w:r>
    </w:p>
    <w:p w14:paraId="6BCB2CC5" w14:textId="77777777" w:rsidR="00E776E4" w:rsidRDefault="00E776E4" w:rsidP="00C33FFB">
      <w:pPr>
        <w:spacing w:after="0" w:line="480" w:lineRule="auto"/>
        <w:jc w:val="both"/>
        <w:rPr>
          <w:ins w:id="64" w:author="Parks, Robbie M" w:date="2018-06-20T12:19:00Z"/>
          <w:rFonts w:ascii="Times New Roman" w:hAnsi="Times New Roman"/>
        </w:rPr>
      </w:pPr>
    </w:p>
    <w:p w14:paraId="41FA3317" w14:textId="6D4AB75A" w:rsidR="00490EB4" w:rsidRDefault="009B42AA" w:rsidP="00C33FFB">
      <w:pPr>
        <w:spacing w:after="0" w:line="480" w:lineRule="auto"/>
        <w:jc w:val="both"/>
        <w:rPr>
          <w:ins w:id="65" w:author="Parks, Robbie M" w:date="2018-06-20T12:18:00Z"/>
          <w:rFonts w:ascii="Times New Roman" w:hAnsi="Times New Roman"/>
        </w:rPr>
      </w:pPr>
      <w:ins w:id="66" w:author="Parks, Robbie M" w:date="2018-06-20T12:21:00Z">
        <w:r>
          <w:rPr>
            <w:rFonts w:ascii="Times New Roman" w:hAnsi="Times New Roman"/>
          </w:rPr>
          <w:t>Death rates in males and females</w:t>
        </w:r>
      </w:ins>
      <w:ins w:id="67" w:author="Parks, Robbie M" w:date="2018-06-20T12:23:00Z">
        <w:r w:rsidR="00EB3E5C">
          <w:rPr>
            <w:rFonts w:ascii="Times New Roman" w:hAnsi="Times New Roman"/>
          </w:rPr>
          <w:t xml:space="preserve"> of all ages</w:t>
        </w:r>
      </w:ins>
      <w:ins w:id="68" w:author="Parks, Robbie M" w:date="2018-06-20T12:19:00Z">
        <w:r>
          <w:rPr>
            <w:rFonts w:ascii="Times New Roman" w:hAnsi="Times New Roman"/>
          </w:rPr>
          <w:t xml:space="preserve"> were</w:t>
        </w:r>
        <w:r w:rsidR="00490EB4">
          <w:rPr>
            <w:rFonts w:ascii="Times New Roman" w:hAnsi="Times New Roman"/>
          </w:rPr>
          <w:t xml:space="preserve"> consistently </w:t>
        </w:r>
      </w:ins>
      <w:ins w:id="69" w:author="Parks, Robbie M" w:date="2018-06-20T12:22:00Z">
        <w:r>
          <w:rPr>
            <w:rFonts w:ascii="Times New Roman" w:hAnsi="Times New Roman"/>
          </w:rPr>
          <w:t xml:space="preserve">highest </w:t>
        </w:r>
      </w:ins>
      <w:ins w:id="70" w:author="Parks, Robbie M" w:date="2018-06-20T12:19:00Z">
        <w:r w:rsidR="00490EB4">
          <w:rPr>
            <w:rFonts w:ascii="Times New Roman" w:hAnsi="Times New Roman"/>
          </w:rPr>
          <w:t xml:space="preserve">in January and February </w:t>
        </w:r>
      </w:ins>
      <w:ins w:id="71" w:author="Parks, Robbie M" w:date="2018-06-20T12:22:00Z">
        <w:r>
          <w:rPr>
            <w:rFonts w:ascii="Times New Roman" w:hAnsi="Times New Roman"/>
          </w:rPr>
          <w:t xml:space="preserve">and lowest in July and August </w:t>
        </w:r>
      </w:ins>
      <w:ins w:id="72" w:author="Parks, Robbie M" w:date="2018-06-20T12:24:00Z">
        <w:r w:rsidR="00C17F03">
          <w:rPr>
            <w:rFonts w:ascii="Times New Roman" w:hAnsi="Times New Roman"/>
          </w:rPr>
          <w:t>in</w:t>
        </w:r>
      </w:ins>
      <w:ins w:id="73" w:author="Parks, Robbie M" w:date="2018-06-20T12:22:00Z">
        <w:r>
          <w:rPr>
            <w:rFonts w:ascii="Times New Roman" w:hAnsi="Times New Roman"/>
          </w:rPr>
          <w:t xml:space="preserve"> </w:t>
        </w:r>
      </w:ins>
      <w:ins w:id="74" w:author="Parks, Robbie M" w:date="2018-06-20T12:23:00Z">
        <w:r w:rsidR="00C17F03">
          <w:rPr>
            <w:rFonts w:ascii="Times New Roman" w:hAnsi="Times New Roman"/>
          </w:rPr>
          <w:t>cardiovascular diseases as well as respiratory infections (Supplementary Figure 2)</w:t>
        </w:r>
      </w:ins>
      <w:ins w:id="75" w:author="Parks, Robbie M" w:date="2018-06-20T12:24:00Z">
        <w:r w:rsidR="00101234">
          <w:rPr>
            <w:rFonts w:ascii="Times New Roman" w:hAnsi="Times New Roman"/>
          </w:rPr>
          <w:t>, consistent with c</w:t>
        </w:r>
        <w:r w:rsidR="00FA063A">
          <w:rPr>
            <w:rFonts w:ascii="Times New Roman" w:hAnsi="Times New Roman"/>
          </w:rPr>
          <w:t xml:space="preserve">ardiorespiratory </w:t>
        </w:r>
      </w:ins>
      <w:ins w:id="76" w:author="Parks, Robbie M" w:date="2018-06-20T12:31:00Z">
        <w:r w:rsidR="00101234">
          <w:rPr>
            <w:rFonts w:ascii="Times New Roman" w:hAnsi="Times New Roman"/>
          </w:rPr>
          <w:t>deaths</w:t>
        </w:r>
      </w:ins>
      <w:ins w:id="77" w:author="Parks, Robbie M" w:date="2018-06-20T12:24:00Z">
        <w:r w:rsidR="00FA063A">
          <w:rPr>
            <w:rFonts w:ascii="Times New Roman" w:hAnsi="Times New Roman"/>
          </w:rPr>
          <w:t xml:space="preserve"> (Figure 3).</w:t>
        </w:r>
      </w:ins>
      <w:ins w:id="78" w:author="Parks, Robbie M" w:date="2018-06-20T12:31:00Z">
        <w:r w:rsidR="009455A0">
          <w:rPr>
            <w:rFonts w:ascii="Times New Roman" w:hAnsi="Times New Roman"/>
          </w:rPr>
          <w:t xml:space="preserve"> Intentional</w:t>
        </w:r>
        <w:r w:rsidR="00C35148">
          <w:rPr>
            <w:rFonts w:ascii="Times New Roman" w:hAnsi="Times New Roman"/>
          </w:rPr>
          <w:t xml:space="preserve"> injuries (Supplementary Figure 2) contrasts with unintentional and all injury deaths in </w:t>
        </w:r>
      </w:ins>
      <w:ins w:id="79" w:author="Parks, Robbie M" w:date="2018-06-20T12:33:00Z">
        <w:r w:rsidR="00C35148">
          <w:rPr>
            <w:rFonts w:ascii="Times New Roman" w:hAnsi="Times New Roman"/>
          </w:rPr>
          <w:t>75 years and over for both males and females, with highest death rates in the summer months, in line with younger age groups in intentional injury deaths.</w:t>
        </w:r>
      </w:ins>
      <w:ins w:id="80" w:author="Parks, Robbie M" w:date="2018-06-20T12:34:00Z">
        <w:r w:rsidR="003B0BAF">
          <w:rPr>
            <w:rFonts w:ascii="Times New Roman" w:hAnsi="Times New Roman"/>
          </w:rPr>
          <w:t xml:space="preserve"> A </w:t>
        </w:r>
      </w:ins>
      <w:ins w:id="81" w:author="Parks, Robbie M" w:date="2018-06-20T12:35:00Z">
        <w:r w:rsidR="003B0BAF">
          <w:rPr>
            <w:rFonts w:ascii="Times New Roman" w:hAnsi="Times New Roman"/>
          </w:rPr>
          <w:t>consistent</w:t>
        </w:r>
      </w:ins>
      <w:ins w:id="82" w:author="Parks, Robbie M" w:date="2018-06-20T12:34:00Z">
        <w:r w:rsidR="003B0BAF">
          <w:rPr>
            <w:rFonts w:ascii="Times New Roman" w:hAnsi="Times New Roman"/>
          </w:rPr>
          <w:t xml:space="preserve"> </w:t>
        </w:r>
      </w:ins>
      <w:ins w:id="83" w:author="Parks, Robbie M" w:date="2018-06-20T12:35:00Z">
        <w:r w:rsidR="003B0BAF">
          <w:rPr>
            <w:rFonts w:ascii="Times New Roman" w:hAnsi="Times New Roman"/>
          </w:rPr>
          <w:t xml:space="preserve">winter peak across all ages and both sexes </w:t>
        </w:r>
        <w:r w:rsidR="0071242A">
          <w:rPr>
            <w:rFonts w:ascii="Times New Roman" w:hAnsi="Times New Roman"/>
          </w:rPr>
          <w:t xml:space="preserve">is evident in endocrine disorders and neuropsychiatric disorders (Supplementary Figure 2), </w:t>
        </w:r>
      </w:ins>
      <w:ins w:id="84" w:author="Parks, Robbie M" w:date="2018-06-20T12:36:00Z">
        <w:r w:rsidR="004B654D">
          <w:rPr>
            <w:rFonts w:ascii="Times New Roman" w:hAnsi="Times New Roman"/>
          </w:rPr>
          <w:t>apart f</w:t>
        </w:r>
        <w:r w:rsidR="00611D70">
          <w:rPr>
            <w:rFonts w:ascii="Times New Roman" w:hAnsi="Times New Roman"/>
          </w:rPr>
          <w:t>rom in 15-34 years for females. Uncertainty was too large in maximum and minimum mortality for substance use disorders to draw any firm conclusions (Supplementary Figure 2)</w:t>
        </w:r>
      </w:ins>
      <w:ins w:id="85" w:author="Parks, Robbie M" w:date="2018-06-20T12:53:00Z">
        <w:r w:rsidR="001153F6">
          <w:rPr>
            <w:rFonts w:ascii="Times New Roman" w:hAnsi="Times New Roman"/>
          </w:rPr>
          <w:t>, which matches the lack of 12-month seasonality evident in the wavelet analysis (Supplementary Figure 1)</w:t>
        </w:r>
      </w:ins>
      <w:ins w:id="86" w:author="Parks, Robbie M" w:date="2018-06-20T12:37:00Z">
        <w:r w:rsidR="0041155C">
          <w:rPr>
            <w:rFonts w:ascii="Times New Roman" w:hAnsi="Times New Roman"/>
          </w:rPr>
          <w:t>.</w:t>
        </w:r>
      </w:ins>
    </w:p>
    <w:p w14:paraId="18843651" w14:textId="3F70E84A" w:rsidR="00E776E4" w:rsidRPr="00AC73A1" w:rsidDel="00490EB4" w:rsidRDefault="00E776E4" w:rsidP="00C33FFB">
      <w:pPr>
        <w:spacing w:after="0" w:line="480" w:lineRule="auto"/>
        <w:jc w:val="both"/>
        <w:rPr>
          <w:del w:id="87" w:author="Parks, Robbie M" w:date="2018-06-20T12:19:00Z"/>
          <w:rFonts w:ascii="Times New Roman" w:hAnsi="Times New Roman"/>
        </w:rPr>
      </w:pPr>
    </w:p>
    <w:p w14:paraId="2FB6278E" w14:textId="77777777" w:rsidR="000210D1" w:rsidRPr="00AC73A1" w:rsidRDefault="000210D1" w:rsidP="00C33FFB">
      <w:pPr>
        <w:spacing w:after="0" w:line="480" w:lineRule="auto"/>
        <w:jc w:val="both"/>
        <w:rPr>
          <w:rFonts w:ascii="Times New Roman" w:hAnsi="Times New Roman"/>
        </w:rPr>
      </w:pPr>
    </w:p>
    <w:p w14:paraId="72CD43A6" w14:textId="0318C4B6" w:rsidR="009F3128" w:rsidRDefault="0086062E" w:rsidP="00C33FFB">
      <w:pPr>
        <w:spacing w:after="0" w:line="480" w:lineRule="auto"/>
        <w:jc w:val="both"/>
        <w:rPr>
          <w:ins w:id="88" w:author="Parks, Robbie M" w:date="2018-06-20T12:41:00Z"/>
          <w:rFonts w:ascii="Times New Roman" w:hAnsi="Times New Roman"/>
        </w:rPr>
      </w:pPr>
      <w:r w:rsidRPr="00AC73A1">
        <w:rPr>
          <w:rFonts w:ascii="Times New Roman" w:hAnsi="Times New Roman"/>
        </w:rPr>
        <w:t>From 1980 to 201</w:t>
      </w:r>
      <w:ins w:id="89" w:author="Parks, Robbie M" w:date="2018-06-19T19:36:00Z">
        <w:r w:rsidR="007F5916">
          <w:rPr>
            <w:rFonts w:ascii="Times New Roman" w:hAnsi="Times New Roman"/>
          </w:rPr>
          <w:t>6</w:t>
        </w:r>
      </w:ins>
      <w:del w:id="90" w:author="Parks, Robbie M" w:date="2018-06-19T19:36:00Z">
        <w:r w:rsidRPr="00AC73A1" w:rsidDel="007F5916">
          <w:rPr>
            <w:rFonts w:ascii="Times New Roman" w:hAnsi="Times New Roman"/>
          </w:rPr>
          <w:delText>3</w:delText>
        </w:r>
      </w:del>
      <w:r w:rsidRPr="00AC73A1">
        <w:rPr>
          <w:rFonts w:ascii="Times New Roman" w:hAnsi="Times New Roman"/>
        </w:rPr>
        <w:t>, the proportional (p</w:t>
      </w:r>
      <w:r w:rsidR="000210D1" w:rsidRPr="00AC73A1">
        <w:rPr>
          <w:rFonts w:ascii="Times New Roman" w:hAnsi="Times New Roman"/>
        </w:rPr>
        <w:t>ercent</w:t>
      </w:r>
      <w:r w:rsidRPr="00AC73A1">
        <w:rPr>
          <w:rFonts w:ascii="Times New Roman" w:hAnsi="Times New Roman"/>
        </w:rPr>
        <w:t>)</w:t>
      </w:r>
      <w:r w:rsidR="000210D1" w:rsidRPr="00AC73A1">
        <w:rPr>
          <w:rFonts w:ascii="Times New Roman" w:hAnsi="Times New Roman"/>
        </w:rPr>
        <w:t xml:space="preserve"> difference in </w:t>
      </w:r>
      <w:r w:rsidR="00F44160" w:rsidRPr="00AC73A1">
        <w:rPr>
          <w:rFonts w:ascii="Times New Roman" w:hAnsi="Times New Roman"/>
        </w:rPr>
        <w:t xml:space="preserve">all-cause </w:t>
      </w:r>
      <w:r w:rsidR="000210D1" w:rsidRPr="00AC73A1">
        <w:rPr>
          <w:rFonts w:ascii="Times New Roman" w:hAnsi="Times New Roman"/>
        </w:rPr>
        <w:t xml:space="preserve">death rates between peak and minimum months declined </w:t>
      </w:r>
      <w:r w:rsidRPr="00AC73A1">
        <w:rPr>
          <w:rFonts w:ascii="Times New Roman" w:hAnsi="Times New Roman"/>
        </w:rPr>
        <w:t xml:space="preserve">little </w:t>
      </w:r>
      <w:r w:rsidR="000210D1" w:rsidRPr="00AC73A1">
        <w:rPr>
          <w:rFonts w:ascii="Times New Roman" w:hAnsi="Times New Roman"/>
        </w:rPr>
        <w:t>for people olde</w:t>
      </w:r>
      <w:r w:rsidR="009B509E" w:rsidRPr="00AC73A1">
        <w:rPr>
          <w:rFonts w:ascii="Times New Roman" w:hAnsi="Times New Roman"/>
        </w:rPr>
        <w:t>r than 45 years of age</w:t>
      </w:r>
      <w:r w:rsidR="00E40247" w:rsidRPr="00AC73A1">
        <w:rPr>
          <w:rFonts w:ascii="Times New Roman" w:hAnsi="Times New Roman"/>
        </w:rPr>
        <w:t xml:space="preserve"> (non-significantly and by less than eight percentage points)</w:t>
      </w:r>
      <w:r w:rsidR="009B509E" w:rsidRPr="00AC73A1">
        <w:rPr>
          <w:rFonts w:ascii="Times New Roman" w:hAnsi="Times New Roman"/>
        </w:rPr>
        <w:t xml:space="preserve"> </w:t>
      </w:r>
      <w:r w:rsidR="000210D1" w:rsidRPr="00AC73A1">
        <w:rPr>
          <w:rFonts w:ascii="Times New Roman" w:hAnsi="Times New Roman"/>
        </w:rPr>
        <w:t xml:space="preserve">(Figure </w:t>
      </w:r>
      <w:r w:rsidR="00040FE5" w:rsidRPr="00AC73A1">
        <w:rPr>
          <w:rFonts w:ascii="Times New Roman" w:hAnsi="Times New Roman"/>
        </w:rPr>
        <w:t>4</w:t>
      </w:r>
      <w:r w:rsidR="00EF58F0" w:rsidRPr="00AC73A1">
        <w:rPr>
          <w:rFonts w:ascii="Times New Roman" w:hAnsi="Times New Roman"/>
        </w:rPr>
        <w:t xml:space="preserve">). </w:t>
      </w:r>
      <w:r w:rsidR="000210D1" w:rsidRPr="00AC73A1">
        <w:rPr>
          <w:rFonts w:ascii="Times New Roman" w:hAnsi="Times New Roman"/>
        </w:rPr>
        <w:t xml:space="preserve">In contrast, the difference between peak (summer) and minimum (winter) </w:t>
      </w:r>
      <w:r w:rsidR="005866BD" w:rsidRPr="00AC73A1">
        <w:rPr>
          <w:rFonts w:ascii="Times New Roman" w:hAnsi="Times New Roman"/>
        </w:rPr>
        <w:t xml:space="preserve">death rates </w:t>
      </w:r>
      <w:r w:rsidR="000210D1" w:rsidRPr="00AC73A1">
        <w:rPr>
          <w:rFonts w:ascii="Times New Roman" w:hAnsi="Times New Roman"/>
        </w:rPr>
        <w:t xml:space="preserve">declined significantly in younger ages, by </w:t>
      </w:r>
      <w:r w:rsidR="00B62D3F" w:rsidRPr="00AC73A1">
        <w:rPr>
          <w:rFonts w:ascii="Times New Roman" w:hAnsi="Times New Roman"/>
        </w:rPr>
        <w:t>over</w:t>
      </w:r>
      <w:r w:rsidR="000210D1" w:rsidRPr="00AC73A1">
        <w:rPr>
          <w:rFonts w:ascii="Times New Roman" w:hAnsi="Times New Roman"/>
        </w:rPr>
        <w:t xml:space="preserve"> </w:t>
      </w:r>
      <w:r w:rsidR="0071406C" w:rsidRPr="00AC73A1">
        <w:rPr>
          <w:rFonts w:ascii="Times New Roman" w:hAnsi="Times New Roman"/>
        </w:rPr>
        <w:t xml:space="preserve">25 </w:t>
      </w:r>
      <w:r w:rsidR="000210D1" w:rsidRPr="00AC73A1">
        <w:rPr>
          <w:rFonts w:ascii="Times New Roman" w:hAnsi="Times New Roman"/>
        </w:rPr>
        <w:t xml:space="preserve">percentage points in </w:t>
      </w:r>
      <w:r w:rsidR="000210D1" w:rsidRPr="00AC73A1">
        <w:rPr>
          <w:rFonts w:ascii="Times New Roman" w:hAnsi="Times New Roman"/>
        </w:rPr>
        <w:lastRenderedPageBreak/>
        <w:t>males aged 5-14 years and 15-24</w:t>
      </w:r>
      <w:r w:rsidR="005866BD" w:rsidRPr="00AC73A1">
        <w:rPr>
          <w:rFonts w:ascii="Times New Roman" w:hAnsi="Times New Roman"/>
        </w:rPr>
        <w:t xml:space="preserve"> </w:t>
      </w:r>
      <w:r w:rsidR="000210D1" w:rsidRPr="00AC73A1">
        <w:rPr>
          <w:rFonts w:ascii="Times New Roman" w:hAnsi="Times New Roman"/>
        </w:rPr>
        <w:t>years</w:t>
      </w:r>
      <w:r w:rsidR="00EF58F0" w:rsidRPr="00AC73A1">
        <w:rPr>
          <w:rFonts w:ascii="Times New Roman" w:hAnsi="Times New Roman"/>
        </w:rPr>
        <w:t xml:space="preserve">, largely </w:t>
      </w:r>
      <w:r w:rsidR="009B11D1" w:rsidRPr="00AC73A1">
        <w:rPr>
          <w:rFonts w:ascii="Times New Roman" w:hAnsi="Times New Roman"/>
        </w:rPr>
        <w:t>driven</w:t>
      </w:r>
      <w:r w:rsidR="004C1040" w:rsidRPr="00AC73A1">
        <w:rPr>
          <w:rFonts w:ascii="Times New Roman" w:hAnsi="Times New Roman"/>
        </w:rPr>
        <w:t xml:space="preserve"> in </w:t>
      </w:r>
      <w:r w:rsidR="009B11D1" w:rsidRPr="00AC73A1">
        <w:rPr>
          <w:rFonts w:ascii="Times New Roman" w:hAnsi="Times New Roman"/>
        </w:rPr>
        <w:t xml:space="preserve">the declining difference between </w:t>
      </w:r>
      <w:r w:rsidR="004C1040" w:rsidRPr="00AC73A1">
        <w:rPr>
          <w:rFonts w:ascii="Times New Roman" w:hAnsi="Times New Roman"/>
        </w:rPr>
        <w:t>summer and winter</w:t>
      </w:r>
      <w:r w:rsidR="00EF58F0" w:rsidRPr="00AC73A1">
        <w:rPr>
          <w:rFonts w:ascii="Times New Roman" w:hAnsi="Times New Roman"/>
        </w:rPr>
        <w:t xml:space="preserve"> </w:t>
      </w:r>
      <w:r w:rsidR="009B11D1" w:rsidRPr="00AC73A1">
        <w:rPr>
          <w:rFonts w:ascii="Times New Roman" w:hAnsi="Times New Roman"/>
        </w:rPr>
        <w:t>injury deaths</w:t>
      </w:r>
      <w:r w:rsidR="000210D1" w:rsidRPr="00AC73A1">
        <w:rPr>
          <w:rFonts w:ascii="Times New Roman" w:hAnsi="Times New Roman"/>
        </w:rPr>
        <w:t>. Under five years of age, percent seasonal difference</w:t>
      </w:r>
      <w:r w:rsidR="009B11D1" w:rsidRPr="00AC73A1">
        <w:rPr>
          <w:rFonts w:ascii="Times New Roman" w:hAnsi="Times New Roman"/>
        </w:rPr>
        <w:t xml:space="preserve"> in all-cause death rates</w:t>
      </w:r>
      <w:r w:rsidR="000210D1" w:rsidRPr="00AC73A1">
        <w:rPr>
          <w:rFonts w:ascii="Times New Roman" w:hAnsi="Times New Roman"/>
        </w:rPr>
        <w:t xml:space="preserve"> declined by a statistically-significant 13 percentage points (95% CI 8 to 18) for boys but only a statistically</w:t>
      </w:r>
      <w:r w:rsidR="00E40247" w:rsidRPr="00AC73A1">
        <w:rPr>
          <w:rFonts w:ascii="Times New Roman" w:hAnsi="Times New Roman"/>
        </w:rPr>
        <w:t>-non-</w:t>
      </w:r>
      <w:r w:rsidR="000210D1" w:rsidRPr="00AC73A1">
        <w:rPr>
          <w:rFonts w:ascii="Times New Roman" w:hAnsi="Times New Roman"/>
        </w:rPr>
        <w:t>significant 5 percentage points (-12 to 2) for girls.</w:t>
      </w:r>
      <w:r w:rsidR="009B11D1" w:rsidRPr="00AC73A1">
        <w:rPr>
          <w:rFonts w:ascii="Times New Roman" w:hAnsi="Times New Roman"/>
        </w:rPr>
        <w:t xml:space="preserve"> </w:t>
      </w:r>
      <w:r w:rsidR="00E40247" w:rsidRPr="00AC73A1">
        <w:rPr>
          <w:rFonts w:ascii="Times New Roman" w:hAnsi="Times New Roman"/>
        </w:rPr>
        <w:t>These declines in seasonality of child deaths we</w:t>
      </w:r>
      <w:r w:rsidR="00986A66" w:rsidRPr="00AC73A1">
        <w:rPr>
          <w:rFonts w:ascii="Times New Roman" w:hAnsi="Times New Roman"/>
        </w:rPr>
        <w:t>re</w:t>
      </w:r>
      <w:r w:rsidR="009B11D1" w:rsidRPr="00AC73A1">
        <w:rPr>
          <w:rFonts w:ascii="Times New Roman" w:hAnsi="Times New Roman"/>
        </w:rPr>
        <w:t xml:space="preserve"> a net effect of declining winter-summer difference in cardiorespiratory deaths and increasing summer-winter difference in injury deaths.</w:t>
      </w:r>
      <w:r w:rsidR="009F3128" w:rsidRPr="00AC73A1">
        <w:rPr>
          <w:rFonts w:ascii="Times New Roman" w:hAnsi="Times New Roman"/>
        </w:rPr>
        <w:t xml:space="preserve"> </w:t>
      </w:r>
    </w:p>
    <w:p w14:paraId="664E64EB" w14:textId="77777777" w:rsidR="009069BE" w:rsidRDefault="009069BE" w:rsidP="00C33FFB">
      <w:pPr>
        <w:spacing w:after="0" w:line="480" w:lineRule="auto"/>
        <w:jc w:val="both"/>
        <w:rPr>
          <w:ins w:id="91" w:author="Parks, Robbie M" w:date="2018-06-20T12:41:00Z"/>
          <w:rFonts w:ascii="Times New Roman" w:hAnsi="Times New Roman"/>
        </w:rPr>
      </w:pPr>
    </w:p>
    <w:p w14:paraId="13C55760" w14:textId="34E2439C" w:rsidR="009069BE" w:rsidRPr="00AC73A1" w:rsidRDefault="00400D63" w:rsidP="00C33FFB">
      <w:pPr>
        <w:spacing w:after="0" w:line="480" w:lineRule="auto"/>
        <w:jc w:val="both"/>
        <w:rPr>
          <w:rFonts w:ascii="Times New Roman" w:hAnsi="Times New Roman"/>
        </w:rPr>
      </w:pPr>
      <w:ins w:id="92" w:author="Parks, Robbie M" w:date="2018-06-20T13:07:00Z">
        <w:r>
          <w:rPr>
            <w:rFonts w:ascii="Times New Roman" w:hAnsi="Times New Roman"/>
          </w:rPr>
          <w:t>In contrast with cardiorespiratory deaths,</w:t>
        </w:r>
      </w:ins>
      <w:ins w:id="93" w:author="Parks, Robbie M" w:date="2018-06-20T13:08:00Z">
        <w:r w:rsidR="00CF46E8">
          <w:rPr>
            <w:rFonts w:ascii="Times New Roman" w:hAnsi="Times New Roman"/>
          </w:rPr>
          <w:t xml:space="preserve"> respiratory infections exhibited</w:t>
        </w:r>
      </w:ins>
      <w:ins w:id="94" w:author="Parks, Robbie M" w:date="2018-06-20T13:07:00Z">
        <w:r>
          <w:rPr>
            <w:rFonts w:ascii="Times New Roman" w:hAnsi="Times New Roman"/>
          </w:rPr>
          <w:t xml:space="preserve"> a significant increase in the proportional difference </w:t>
        </w:r>
      </w:ins>
      <w:ins w:id="95" w:author="Parks, Robbie M" w:date="2018-06-20T13:08:00Z">
        <w:r w:rsidR="00CF46E8">
          <w:rPr>
            <w:rFonts w:ascii="Times New Roman" w:hAnsi="Times New Roman"/>
          </w:rPr>
          <w:t xml:space="preserve">for </w:t>
        </w:r>
      </w:ins>
      <w:ins w:id="96" w:author="Parks, Robbie M" w:date="2018-06-20T13:09:00Z">
        <w:r w:rsidR="000C12A0">
          <w:rPr>
            <w:rFonts w:ascii="Times New Roman" w:hAnsi="Times New Roman"/>
          </w:rPr>
          <w:t xml:space="preserve">boys and girls </w:t>
        </w:r>
        <w:r w:rsidR="000C12A0">
          <w:rPr>
            <w:rFonts w:ascii="Times New Roman" w:hAnsi="Times New Roman"/>
          </w:rPr>
          <w:t xml:space="preserve">of </w:t>
        </w:r>
      </w:ins>
      <w:ins w:id="97" w:author="Parks, Robbie M" w:date="2018-06-20T13:08:00Z">
        <w:r w:rsidR="00CF46E8">
          <w:rPr>
            <w:rFonts w:ascii="Times New Roman" w:hAnsi="Times New Roman"/>
          </w:rPr>
          <w:t xml:space="preserve">0-4 </w:t>
        </w:r>
      </w:ins>
      <w:ins w:id="98" w:author="Parks, Robbie M" w:date="2018-06-20T13:09:00Z">
        <w:r w:rsidR="000C12A0">
          <w:rPr>
            <w:rFonts w:ascii="Times New Roman" w:hAnsi="Times New Roman"/>
          </w:rPr>
          <w:t>years</w:t>
        </w:r>
      </w:ins>
      <w:ins w:id="99" w:author="Parks, Robbie M" w:date="2018-06-20T13:08:00Z">
        <w:r w:rsidR="00CF46E8">
          <w:rPr>
            <w:rFonts w:ascii="Times New Roman" w:hAnsi="Times New Roman"/>
          </w:rPr>
          <w:t xml:space="preserve"> </w:t>
        </w:r>
        <w:r w:rsidR="00B34D22">
          <w:rPr>
            <w:rFonts w:ascii="Times New Roman" w:hAnsi="Times New Roman"/>
          </w:rPr>
          <w:t>(Supplementary Figure 3).</w:t>
        </w:r>
      </w:ins>
      <w:ins w:id="100" w:author="Parks, Robbie M" w:date="2018-06-20T13:10:00Z">
        <w:r w:rsidR="00A833D2">
          <w:rPr>
            <w:rFonts w:ascii="Times New Roman" w:hAnsi="Times New Roman"/>
          </w:rPr>
          <w:t xml:space="preserve"> There are also distinct patterns of changing proportional difference for unintentional injuries for several age groups (Supplementary Figure 3).</w:t>
        </w:r>
      </w:ins>
    </w:p>
    <w:p w14:paraId="102D6F4D" w14:textId="77777777" w:rsidR="000210D1" w:rsidRPr="00AC73A1" w:rsidRDefault="000210D1" w:rsidP="00C33FFB">
      <w:pPr>
        <w:spacing w:after="0" w:line="480" w:lineRule="auto"/>
        <w:jc w:val="both"/>
        <w:rPr>
          <w:rFonts w:ascii="Times New Roman" w:hAnsi="Times New Roman"/>
        </w:rPr>
      </w:pPr>
    </w:p>
    <w:p w14:paraId="6A559C4E" w14:textId="6637A5F9" w:rsidR="000B343F" w:rsidRDefault="009B11D1" w:rsidP="00C33FFB">
      <w:pPr>
        <w:spacing w:after="0" w:line="480" w:lineRule="auto"/>
        <w:jc w:val="both"/>
        <w:rPr>
          <w:ins w:id="101" w:author="Parks, Robbie M" w:date="2018-06-19T20:55:00Z"/>
          <w:rFonts w:ascii="Times New Roman" w:hAnsi="Times New Roman"/>
        </w:rPr>
      </w:pPr>
      <w:r w:rsidRPr="00AC73A1">
        <w:rPr>
          <w:rFonts w:ascii="Times New Roman" w:hAnsi="Times New Roman"/>
        </w:rPr>
        <w:t>The sub</w:t>
      </w:r>
      <w:r w:rsidR="000210D1" w:rsidRPr="00AC73A1">
        <w:rPr>
          <w:rFonts w:ascii="Times New Roman" w:hAnsi="Times New Roman"/>
        </w:rPr>
        <w:t xml:space="preserve">national </w:t>
      </w:r>
      <w:r w:rsidR="006630ED" w:rsidRPr="00AC73A1">
        <w:rPr>
          <w:rFonts w:ascii="Times New Roman" w:hAnsi="Times New Roman"/>
        </w:rPr>
        <w:t>centre</w:t>
      </w:r>
      <w:r w:rsidR="000210D1" w:rsidRPr="00AC73A1">
        <w:rPr>
          <w:rFonts w:ascii="Times New Roman" w:hAnsi="Times New Roman"/>
        </w:rPr>
        <w:t xml:space="preserve"> of gravity analysis shows that </w:t>
      </w:r>
      <w:r w:rsidR="000B343F" w:rsidRPr="00AC73A1">
        <w:rPr>
          <w:rFonts w:ascii="Times New Roman" w:hAnsi="Times New Roman"/>
        </w:rPr>
        <w:t xml:space="preserve">all-cause </w:t>
      </w:r>
      <w:r w:rsidR="000210D1" w:rsidRPr="00AC73A1">
        <w:rPr>
          <w:rFonts w:ascii="Times New Roman" w:hAnsi="Times New Roman"/>
        </w:rPr>
        <w:t xml:space="preserve">mortality peaks and minima in different climate regions are consistent with the national ones (Figure </w:t>
      </w:r>
      <w:r w:rsidR="00040FE5" w:rsidRPr="00AC73A1">
        <w:rPr>
          <w:rFonts w:ascii="Times New Roman" w:hAnsi="Times New Roman"/>
        </w:rPr>
        <w:t>5</w:t>
      </w:r>
      <w:r w:rsidR="000210D1" w:rsidRPr="00AC73A1">
        <w:rPr>
          <w:rFonts w:ascii="Times New Roman" w:hAnsi="Times New Roman"/>
        </w:rPr>
        <w:t>), indicating the seasonality is largely independent of geography. The relative homogeneity of the timing of maximum</w:t>
      </w:r>
      <w:r w:rsidR="00A8195E" w:rsidRPr="00AC73A1">
        <w:rPr>
          <w:rFonts w:ascii="Times New Roman" w:hAnsi="Times New Roman"/>
        </w:rPr>
        <w:t xml:space="preserve"> and minimum</w:t>
      </w:r>
      <w:r w:rsidR="000210D1" w:rsidRPr="00AC73A1">
        <w:rPr>
          <w:rFonts w:ascii="Times New Roman" w:hAnsi="Times New Roman"/>
        </w:rPr>
        <w:t xml:space="preserve"> mortality </w:t>
      </w:r>
      <w:r w:rsidR="002931FC" w:rsidRPr="00AC73A1">
        <w:rPr>
          <w:rFonts w:ascii="Times New Roman" w:hAnsi="Times New Roman"/>
        </w:rPr>
        <w:t>contrasts with</w:t>
      </w:r>
      <w:r w:rsidR="000210D1" w:rsidRPr="00AC73A1">
        <w:rPr>
          <w:rFonts w:ascii="Times New Roman" w:hAnsi="Times New Roman"/>
        </w:rPr>
        <w:t xml:space="preserve"> the large variation in </w:t>
      </w:r>
      <w:r w:rsidR="002931FC" w:rsidRPr="00AC73A1">
        <w:rPr>
          <w:rFonts w:ascii="Times New Roman" w:hAnsi="Times New Roman"/>
        </w:rPr>
        <w:t xml:space="preserve">seasonal </w:t>
      </w:r>
      <w:r w:rsidR="000210D1" w:rsidRPr="00AC73A1">
        <w:rPr>
          <w:rFonts w:ascii="Times New Roman" w:hAnsi="Times New Roman"/>
        </w:rPr>
        <w:t xml:space="preserve">temperatures </w:t>
      </w:r>
      <w:r w:rsidR="002931FC" w:rsidRPr="00AC73A1">
        <w:rPr>
          <w:rFonts w:ascii="Times New Roman" w:hAnsi="Times New Roman"/>
        </w:rPr>
        <w:t xml:space="preserve">among </w:t>
      </w:r>
      <w:r w:rsidR="000210D1" w:rsidRPr="00AC73A1">
        <w:rPr>
          <w:rFonts w:ascii="Times New Roman" w:hAnsi="Times New Roman"/>
        </w:rPr>
        <w:t xml:space="preserve">climate regions. For example, in men and women aged 65-74 years, </w:t>
      </w:r>
      <w:r w:rsidR="000B343F" w:rsidRPr="00AC73A1">
        <w:rPr>
          <w:rFonts w:ascii="Times New Roman" w:hAnsi="Times New Roman"/>
        </w:rPr>
        <w:t xml:space="preserve">all-cause </w:t>
      </w:r>
      <w:r w:rsidR="000210D1" w:rsidRPr="00AC73A1">
        <w:rPr>
          <w:rFonts w:ascii="Times New Roman" w:hAnsi="Times New Roman"/>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rPr>
          <w:rFonts w:ascii="Times New Roman" w:hAnsi="Times New Roman"/>
        </w:rPr>
        <w:t xml:space="preserve">was </w:t>
      </w:r>
      <w:r w:rsidR="000210D1" w:rsidRPr="00AC73A1">
        <w:rPr>
          <w:rFonts w:ascii="Times New Roman" w:hAnsi="Times New Roman"/>
        </w:rPr>
        <w:t>little inter-region variation in the percent seasonal difference</w:t>
      </w:r>
      <w:r w:rsidR="00325E17" w:rsidRPr="00AC73A1">
        <w:rPr>
          <w:rFonts w:ascii="Times New Roman" w:hAnsi="Times New Roman"/>
        </w:rPr>
        <w:t xml:space="preserve"> in all-cause mortality</w:t>
      </w:r>
      <w:r w:rsidR="000210D1" w:rsidRPr="00AC73A1">
        <w:rPr>
          <w:rFonts w:ascii="Times New Roman" w:hAnsi="Times New Roman"/>
        </w:rPr>
        <w:t xml:space="preserve">, despite the large variation in temperature difference between the peak and minimum months (Figure </w:t>
      </w:r>
      <w:r w:rsidR="00040FE5" w:rsidRPr="00AC73A1">
        <w:rPr>
          <w:rFonts w:ascii="Times New Roman" w:hAnsi="Times New Roman"/>
        </w:rPr>
        <w:t>6</w:t>
      </w:r>
      <w:r w:rsidR="000210D1" w:rsidRPr="00AC73A1">
        <w:rPr>
          <w:rFonts w:ascii="Times New Roman" w:hAnsi="Times New Roman"/>
        </w:rPr>
        <w:t xml:space="preserve">). </w:t>
      </w:r>
      <w:r w:rsidR="00214C19" w:rsidRPr="00AC73A1">
        <w:rPr>
          <w:rFonts w:ascii="Times New Roman" w:hAnsi="Times New Roman"/>
        </w:rPr>
        <w:t xml:space="preserve"> The </w:t>
      </w:r>
      <w:r w:rsidR="00C125D1" w:rsidRPr="00AC73A1">
        <w:rPr>
          <w:rFonts w:ascii="Times New Roman" w:hAnsi="Times New Roman"/>
        </w:rPr>
        <w:t xml:space="preserve">only cause of death with regional differences in seasonality was </w:t>
      </w:r>
      <w:r w:rsidR="00214C19" w:rsidRPr="00AC73A1">
        <w:rPr>
          <w:rFonts w:ascii="Times New Roman" w:hAnsi="Times New Roman"/>
        </w:rPr>
        <w:t xml:space="preserve">injuries </w:t>
      </w:r>
      <w:r w:rsidR="00C125D1" w:rsidRPr="00AC73A1">
        <w:rPr>
          <w:rFonts w:ascii="Times New Roman" w:hAnsi="Times New Roman"/>
        </w:rPr>
        <w:t xml:space="preserve">in men aged </w:t>
      </w:r>
      <w:r w:rsidR="00214C19" w:rsidRPr="00AC73A1">
        <w:rPr>
          <w:rFonts w:ascii="Times New Roman" w:hAnsi="Times New Roman"/>
        </w:rPr>
        <w:t xml:space="preserve">55-64 </w:t>
      </w:r>
      <w:r w:rsidR="00C125D1" w:rsidRPr="00AC73A1">
        <w:rPr>
          <w:rFonts w:ascii="Times New Roman" w:hAnsi="Times New Roman"/>
        </w:rPr>
        <w:t>years</w:t>
      </w:r>
      <w:r w:rsidR="00214C19" w:rsidRPr="00AC73A1">
        <w:rPr>
          <w:rFonts w:ascii="Times New Roman" w:hAnsi="Times New Roman"/>
        </w:rPr>
        <w:t xml:space="preserve"> and </w:t>
      </w:r>
      <w:r w:rsidR="00C125D1" w:rsidRPr="00AC73A1">
        <w:rPr>
          <w:rFonts w:ascii="Times New Roman" w:hAnsi="Times New Roman"/>
        </w:rPr>
        <w:t xml:space="preserve">women aged </w:t>
      </w:r>
      <w:r w:rsidR="00214C19" w:rsidRPr="00AC73A1">
        <w:rPr>
          <w:rFonts w:ascii="Times New Roman" w:hAnsi="Times New Roman"/>
        </w:rPr>
        <w:t xml:space="preserve">65-74 </w:t>
      </w:r>
      <w:r w:rsidR="00C125D1" w:rsidRPr="00AC73A1">
        <w:rPr>
          <w:rFonts w:ascii="Times New Roman" w:hAnsi="Times New Roman"/>
        </w:rPr>
        <w:t xml:space="preserve">years. Injury death rates in these age-sex groups seemed to peak in January in the </w:t>
      </w:r>
      <w:r w:rsidR="00765400" w:rsidRPr="00AC73A1">
        <w:rPr>
          <w:rFonts w:ascii="Times New Roman" w:hAnsi="Times New Roman"/>
        </w:rPr>
        <w:t xml:space="preserve">Northeast peak </w:t>
      </w:r>
      <w:r w:rsidR="00C125D1" w:rsidRPr="00AC73A1">
        <w:rPr>
          <w:rFonts w:ascii="Times New Roman" w:hAnsi="Times New Roman"/>
        </w:rPr>
        <w:t>and in August in the</w:t>
      </w:r>
      <w:r w:rsidR="00214C19" w:rsidRPr="00AC73A1">
        <w:rPr>
          <w:rFonts w:ascii="Times New Roman" w:hAnsi="Times New Roman"/>
        </w:rPr>
        <w:t xml:space="preserve"> (</w:t>
      </w:r>
      <w:r w:rsidR="00545E85" w:rsidRPr="00AC73A1">
        <w:rPr>
          <w:rFonts w:ascii="Times New Roman" w:hAnsi="Times New Roman"/>
        </w:rPr>
        <w:t xml:space="preserve">Supplementary Figure </w:t>
      </w:r>
      <w:ins w:id="102" w:author="Parks, Robbie M" w:date="2018-06-20T13:11:00Z">
        <w:r w:rsidR="00BD45FA">
          <w:rPr>
            <w:rFonts w:ascii="Times New Roman" w:hAnsi="Times New Roman"/>
          </w:rPr>
          <w:t>4</w:t>
        </w:r>
      </w:ins>
      <w:del w:id="103" w:author="Parks, Robbie M" w:date="2018-06-20T13:11:00Z">
        <w:r w:rsidR="006630ED" w:rsidRPr="00AC73A1" w:rsidDel="00BD45FA">
          <w:rPr>
            <w:rFonts w:ascii="Times New Roman" w:hAnsi="Times New Roman"/>
          </w:rPr>
          <w:delText>1</w:delText>
        </w:r>
      </w:del>
      <w:r w:rsidR="006630ED" w:rsidRPr="00AC73A1">
        <w:rPr>
          <w:rFonts w:ascii="Times New Roman" w:hAnsi="Times New Roman"/>
        </w:rPr>
        <w:t>)</w:t>
      </w:r>
      <w:r w:rsidR="00214C19" w:rsidRPr="00AC73A1">
        <w:rPr>
          <w:rFonts w:ascii="Times New Roman" w:hAnsi="Times New Roman"/>
        </w:rPr>
        <w:t>.</w:t>
      </w:r>
    </w:p>
    <w:p w14:paraId="3FC378D7" w14:textId="77777777" w:rsidR="00CA0C4E" w:rsidRDefault="00CA0C4E" w:rsidP="00C33FFB">
      <w:pPr>
        <w:spacing w:after="0" w:line="480" w:lineRule="auto"/>
        <w:jc w:val="both"/>
        <w:rPr>
          <w:ins w:id="104" w:author="Parks, Robbie M" w:date="2018-06-19T20:55:00Z"/>
          <w:rFonts w:ascii="Times New Roman" w:hAnsi="Times New Roman"/>
        </w:rPr>
      </w:pPr>
    </w:p>
    <w:p w14:paraId="602C964B" w14:textId="5FD4F02C" w:rsidR="00CA0C4E" w:rsidRDefault="00CA0C4E" w:rsidP="00C33FFB">
      <w:pPr>
        <w:spacing w:after="0" w:line="480" w:lineRule="auto"/>
        <w:jc w:val="both"/>
        <w:rPr>
          <w:ins w:id="105" w:author="Parks, Robbie M" w:date="2018-06-19T20:55:00Z"/>
          <w:rFonts w:ascii="Times New Roman" w:hAnsi="Times New Roman"/>
          <w:i/>
        </w:rPr>
      </w:pPr>
      <w:ins w:id="106" w:author="Parks, Robbie M" w:date="2018-06-19T20:55:00Z">
        <w:r>
          <w:rPr>
            <w:rFonts w:ascii="Times New Roman" w:hAnsi="Times New Roman"/>
            <w:i/>
          </w:rPr>
          <w:t>Alternative statistical approach</w:t>
        </w:r>
      </w:ins>
    </w:p>
    <w:p w14:paraId="7EBE266C" w14:textId="7FB3EAC5" w:rsidR="00CA0C4E" w:rsidRPr="00F81E14" w:rsidRDefault="00D312BA" w:rsidP="00C33FFB">
      <w:pPr>
        <w:spacing w:after="0" w:line="480" w:lineRule="auto"/>
        <w:jc w:val="both"/>
        <w:rPr>
          <w:rFonts w:ascii="Times New Roman" w:hAnsi="Times New Roman"/>
          <w:color w:val="000000" w:themeColor="text1"/>
          <w:rPrChange w:id="107" w:author="Parks, Robbie M" w:date="2018-06-20T11:39:00Z">
            <w:rPr>
              <w:rFonts w:ascii="Times New Roman" w:hAnsi="Times New Roman"/>
            </w:rPr>
          </w:rPrChange>
        </w:rPr>
      </w:pPr>
      <w:ins w:id="108" w:author="Parks, Robbie M" w:date="2018-06-19T20:57:00Z">
        <w:r>
          <w:rPr>
            <w:rFonts w:ascii="Times New Roman" w:hAnsi="Times New Roman"/>
            <w:color w:val="000000" w:themeColor="text1"/>
          </w:rPr>
          <w:t xml:space="preserve">As an alternative </w:t>
        </w:r>
        <w:r w:rsidR="00F81E14">
          <w:rPr>
            <w:rFonts w:ascii="Times New Roman" w:hAnsi="Times New Roman"/>
            <w:color w:val="000000" w:themeColor="text1"/>
          </w:rPr>
          <w:t xml:space="preserve">to the method shown in Figure 4 </w:t>
        </w:r>
      </w:ins>
      <w:ins w:id="109" w:author="Parks, Robbie M" w:date="2018-06-19T20:55:00Z">
        <w:r w:rsidR="00CA0C4E">
          <w:rPr>
            <w:rFonts w:ascii="Times New Roman" w:hAnsi="Times New Roman"/>
            <w:color w:val="000000" w:themeColor="text1"/>
          </w:rPr>
          <w:t>Thi</w:t>
        </w:r>
        <w:r w:rsidR="00E666BC">
          <w:rPr>
            <w:rFonts w:ascii="Times New Roman" w:hAnsi="Times New Roman"/>
            <w:color w:val="000000" w:themeColor="text1"/>
          </w:rPr>
          <w:t xml:space="preserve">s method yielded similar </w:t>
        </w:r>
      </w:ins>
      <w:ins w:id="110" w:author="Parks, Robbie M" w:date="2018-06-20T13:11:00Z">
        <w:r w:rsidR="00E666BC">
          <w:rPr>
            <w:rFonts w:ascii="Times New Roman" w:hAnsi="Times New Roman"/>
            <w:color w:val="000000" w:themeColor="text1"/>
          </w:rPr>
          <w:t>central</w:t>
        </w:r>
      </w:ins>
      <w:ins w:id="111" w:author="Parks, Robbie M" w:date="2018-06-19T20:55:00Z">
        <w:r w:rsidR="00E666BC">
          <w:rPr>
            <w:rFonts w:ascii="Times New Roman" w:hAnsi="Times New Roman"/>
            <w:color w:val="000000" w:themeColor="text1"/>
          </w:rPr>
          <w:t xml:space="preserve"> </w:t>
        </w:r>
      </w:ins>
      <w:ins w:id="112" w:author="Parks, Robbie M" w:date="2018-06-20T13:11:00Z">
        <w:r w:rsidR="00E666BC">
          <w:rPr>
            <w:rFonts w:ascii="Times New Roman" w:hAnsi="Times New Roman"/>
            <w:color w:val="000000" w:themeColor="text1"/>
          </w:rPr>
          <w:t>estimates with different p-values</w:t>
        </w:r>
      </w:ins>
      <w:bookmarkStart w:id="113" w:name="_GoBack"/>
      <w:bookmarkEnd w:id="113"/>
      <w:ins w:id="114" w:author="Parks, Robbie M" w:date="2018-06-19T20:55:00Z">
        <w:r w:rsidR="00CA0C4E">
          <w:rPr>
            <w:rFonts w:ascii="Times New Roman" w:hAnsi="Times New Roman"/>
            <w:color w:val="000000" w:themeColor="text1"/>
          </w:rPr>
          <w:t>, and the results are shown in</w:t>
        </w:r>
      </w:ins>
      <w:ins w:id="115" w:author="Parks, Robbie M" w:date="2018-06-20T10:56:00Z">
        <w:r w:rsidR="001E577E">
          <w:rPr>
            <w:rFonts w:ascii="Times New Roman" w:hAnsi="Times New Roman"/>
            <w:color w:val="000000" w:themeColor="text1"/>
          </w:rPr>
          <w:t xml:space="preserve"> Supplementary</w:t>
        </w:r>
      </w:ins>
      <w:ins w:id="116" w:author="Parks, Robbie M" w:date="2018-06-19T20:55:00Z">
        <w:r w:rsidR="001E577E">
          <w:rPr>
            <w:rFonts w:ascii="Times New Roman" w:hAnsi="Times New Roman"/>
            <w:color w:val="000000" w:themeColor="text1"/>
          </w:rPr>
          <w:t xml:space="preserve"> Table </w:t>
        </w:r>
      </w:ins>
      <w:ins w:id="117" w:author="Parks, Robbie M" w:date="2018-06-20T11:39:00Z">
        <w:r w:rsidR="00E71310">
          <w:rPr>
            <w:rFonts w:ascii="Times New Roman" w:hAnsi="Times New Roman"/>
            <w:color w:val="000000" w:themeColor="text1"/>
          </w:rPr>
          <w:t>XX</w:t>
        </w:r>
      </w:ins>
    </w:p>
    <w:p w14:paraId="5585EDAE" w14:textId="77777777" w:rsidR="007F05EF" w:rsidRPr="00AC73A1" w:rsidRDefault="007F05EF" w:rsidP="00C33FFB">
      <w:pPr>
        <w:spacing w:after="0" w:line="480" w:lineRule="auto"/>
        <w:jc w:val="both"/>
        <w:rPr>
          <w:rFonts w:ascii="Times New Roman" w:hAnsi="Times New Roman"/>
        </w:rPr>
      </w:pPr>
    </w:p>
    <w:p w14:paraId="6845EF9C" w14:textId="060FDBCE" w:rsidR="0042218D" w:rsidRPr="00AC73A1" w:rsidRDefault="0042218D" w:rsidP="00C33FFB">
      <w:pPr>
        <w:spacing w:after="0" w:line="480" w:lineRule="auto"/>
        <w:jc w:val="both"/>
        <w:rPr>
          <w:rFonts w:ascii="Times New Roman" w:hAnsi="Times New Roman"/>
          <w:b/>
        </w:rPr>
      </w:pPr>
      <w:r w:rsidRPr="00AC73A1">
        <w:rPr>
          <w:rFonts w:ascii="Times New Roman" w:hAnsi="Times New Roman"/>
          <w:b/>
        </w:rPr>
        <w:t>Strengths and limitations</w:t>
      </w:r>
    </w:p>
    <w:p w14:paraId="63228387" w14:textId="3E6A028C" w:rsidR="0042218D" w:rsidRPr="00AC73A1" w:rsidRDefault="0042218D" w:rsidP="0042218D">
      <w:pPr>
        <w:spacing w:after="0" w:line="480" w:lineRule="auto"/>
        <w:jc w:val="both"/>
        <w:rPr>
          <w:rFonts w:ascii="Times New Roman" w:hAnsi="Times New Roman"/>
        </w:rPr>
      </w:pPr>
      <w:r w:rsidRPr="00AC73A1">
        <w:rPr>
          <w:rFonts w:ascii="Times New Roman" w:hAnsi="Times New Roman"/>
        </w:rPr>
        <w:t>The strengths of our study are its innovative methods of characterizing seasonality of mortality dynamically over space and time, by age group and cause of death; using wavelet and cent</w:t>
      </w:r>
      <w:r w:rsidR="006B55AC" w:rsidRPr="00AC73A1">
        <w:rPr>
          <w:rFonts w:ascii="Times New Roman" w:hAnsi="Times New Roman"/>
        </w:rPr>
        <w:t>re</w:t>
      </w:r>
      <w:r w:rsidRPr="00AC73A1">
        <w:rPr>
          <w:rFonts w:ascii="Times New Roman" w:hAnsi="Times New Roman"/>
        </w:rPr>
        <w:t xml:space="preserve"> of gravity analyses; using ERA-Interim data output to compare the association between </w:t>
      </w:r>
      <w:r w:rsidR="001029FD" w:rsidRPr="00AC73A1">
        <w:rPr>
          <w:rFonts w:ascii="Times New Roman" w:hAnsi="Times New Roman"/>
        </w:rPr>
        <w:t xml:space="preserve">seasonality of death rates and regional </w:t>
      </w:r>
      <w:r w:rsidRPr="00AC73A1">
        <w:rPr>
          <w:rFonts w:ascii="Times New Roman" w:hAnsi="Times New Roman"/>
        </w:rPr>
        <w:t>temperature. A limitation of our study is that we used broad causes of death so that we have sufficient number of deaths b</w:t>
      </w:r>
      <w:r w:rsidR="00726222" w:rsidRPr="00AC73A1">
        <w:rPr>
          <w:rFonts w:ascii="Times New Roman" w:hAnsi="Times New Roman"/>
        </w:rPr>
        <w:t>y age group, sex, year, climate</w:t>
      </w:r>
      <w:r w:rsidRPr="00AC73A1">
        <w:rPr>
          <w:rFonts w:ascii="Times New Roman" w:hAnsi="Times New Roman"/>
        </w:rPr>
        <w:t xml:space="preserve"> region and cause of death. Different diseases and injuries may be different</w:t>
      </w:r>
      <w:r w:rsidR="00101D00" w:rsidRPr="00AC73A1">
        <w:rPr>
          <w:rFonts w:ascii="Times New Roman" w:hAnsi="Times New Roman"/>
        </w:rPr>
        <w:t xml:space="preserve">ially affected by environmental, </w:t>
      </w:r>
      <w:r w:rsidRPr="00AC73A1">
        <w:rPr>
          <w:rFonts w:ascii="Times New Roman" w:hAnsi="Times New Roman"/>
        </w:rPr>
        <w:t>behavio</w:t>
      </w:r>
      <w:r w:rsidR="006B55AC" w:rsidRPr="00AC73A1">
        <w:rPr>
          <w:rFonts w:ascii="Times New Roman" w:hAnsi="Times New Roman"/>
        </w:rPr>
        <w:t>u</w:t>
      </w:r>
      <w:r w:rsidRPr="00AC73A1">
        <w:rPr>
          <w:rFonts w:ascii="Times New Roman" w:hAnsi="Times New Roman"/>
        </w:rPr>
        <w:t>ral</w:t>
      </w:r>
      <w:r w:rsidR="00101D00" w:rsidRPr="00AC73A1">
        <w:rPr>
          <w:rFonts w:ascii="Times New Roman" w:hAnsi="Times New Roman"/>
        </w:rPr>
        <w:t xml:space="preserve"> and healthcare</w:t>
      </w:r>
      <w:r w:rsidRPr="00AC73A1">
        <w:rPr>
          <w:rFonts w:ascii="Times New Roman" w:hAnsi="Times New Roman"/>
        </w:rPr>
        <w:t xml:space="preserve"> factors associated with season and hence differ in their seasonal </w:t>
      </w:r>
      <w:ins w:id="118" w:author="Parks, Robbie M" w:date="2018-06-20T10:32:00Z">
        <w:r w:rsidR="005E05E1">
          <w:rPr>
            <w:rFonts w:ascii="Times New Roman" w:hAnsi="Times New Roman"/>
          </w:rPr>
          <w:t>pattern</w:t>
        </w:r>
      </w:ins>
      <w:del w:id="119" w:author="Parks, Robbie M" w:date="2018-06-20T10:32:00Z">
        <w:r w:rsidRPr="00AC73A1" w:rsidDel="005E05E1">
          <w:rPr>
            <w:rFonts w:ascii="Times New Roman" w:hAnsi="Times New Roman"/>
          </w:rPr>
          <w:delText>behavio</w:delText>
        </w:r>
        <w:r w:rsidR="006B55AC" w:rsidRPr="00AC73A1" w:rsidDel="005E05E1">
          <w:rPr>
            <w:rFonts w:ascii="Times New Roman" w:hAnsi="Times New Roman"/>
          </w:rPr>
          <w:delText>u</w:delText>
        </w:r>
        <w:r w:rsidRPr="00AC73A1" w:rsidDel="005E05E1">
          <w:rPr>
            <w:rFonts w:ascii="Times New Roman" w:hAnsi="Times New Roman"/>
          </w:rPr>
          <w:delText>r</w:delText>
        </w:r>
      </w:del>
      <w:r w:rsidRPr="00AC73A1">
        <w:rPr>
          <w:rFonts w:ascii="Times New Roman" w:hAnsi="Times New Roman"/>
        </w:rPr>
        <w:t>. For example, suicides have bee</w:t>
      </w:r>
      <w:r w:rsidR="00035017" w:rsidRPr="00AC73A1">
        <w:rPr>
          <w:rFonts w:ascii="Times New Roman" w:hAnsi="Times New Roman"/>
        </w:rPr>
        <w:t xml:space="preserve">n found to peak in early spring </w:t>
      </w:r>
      <w:r w:rsidR="00577DE0"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rPr>
          <w:rFonts w:ascii="Times New Roman" w:hAnsi="Times New Roman"/>
        </w:rPr>
        <w:fldChar w:fldCharType="separate"/>
      </w:r>
      <w:r w:rsidR="00BC655C" w:rsidRPr="00AC73A1">
        <w:rPr>
          <w:rFonts w:ascii="Times New Roman" w:hAnsi="Times New Roman"/>
          <w:noProof/>
        </w:rPr>
        <w:t>(Feinstein, 2002)</w:t>
      </w:r>
      <w:r w:rsidR="00577DE0" w:rsidRPr="00AC73A1">
        <w:rPr>
          <w:rFonts w:ascii="Times New Roman" w:hAnsi="Times New Roman"/>
        </w:rPr>
        <w:fldChar w:fldCharType="end"/>
      </w:r>
      <w:r w:rsidR="00035017" w:rsidRPr="00AC73A1">
        <w:rPr>
          <w:rFonts w:ascii="Times New Roman" w:hAnsi="Times New Roman"/>
        </w:rPr>
        <w:t>,</w:t>
      </w:r>
      <w:r w:rsidRPr="00AC73A1">
        <w:rPr>
          <w:rFonts w:ascii="Times New Roman" w:hAnsi="Times New Roman"/>
        </w:rPr>
        <w:t xml:space="preserve"> and cardiovascular disease mortality may peak earlier in the winter than that from respiratory conditions</w:t>
      </w:r>
      <w:r w:rsidR="00035017" w:rsidRPr="00AC73A1">
        <w:rPr>
          <w:rFonts w:ascii="Times New Roman" w:hAnsi="Times New Roman"/>
        </w:rPr>
        <w:t xml:space="preserve"> </w:t>
      </w:r>
      <w:r w:rsidR="00577DE0"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rPr>
          <w:rFonts w:ascii="Times New Roman" w:hAnsi="Times New Roman"/>
        </w:rPr>
        <w:fldChar w:fldCharType="separate"/>
      </w:r>
      <w:r w:rsidR="00BC655C" w:rsidRPr="00AC73A1">
        <w:rPr>
          <w:rFonts w:ascii="Times New Roman" w:hAnsi="Times New Roman"/>
          <w:noProof/>
        </w:rPr>
        <w:t>(Mackenbach, Kunst, &amp; Looman, 1992)</w:t>
      </w:r>
      <w:r w:rsidR="00577DE0" w:rsidRPr="00AC73A1">
        <w:rPr>
          <w:rFonts w:ascii="Times New Roman" w:hAnsi="Times New Roman"/>
        </w:rPr>
        <w:fldChar w:fldCharType="end"/>
      </w:r>
      <w:r w:rsidR="00035017" w:rsidRPr="00AC73A1">
        <w:rPr>
          <w:rFonts w:ascii="Times New Roman" w:hAnsi="Times New Roman"/>
        </w:rPr>
        <w:t>.</w:t>
      </w:r>
      <w:r w:rsidRPr="00AC73A1">
        <w:rPr>
          <w:rFonts w:ascii="Times New Roman" w:hAnsi="Times New Roman"/>
        </w:rPr>
        <w:t xml:space="preserve"> </w:t>
      </w:r>
      <w:r w:rsidR="001029FD" w:rsidRPr="00AC73A1">
        <w:rPr>
          <w:rFonts w:ascii="Times New Roman" w:hAnsi="Times New Roman"/>
        </w:rPr>
        <w:t>Similarly, the seasonality of</w:t>
      </w:r>
      <w:r w:rsidR="0047597D" w:rsidRPr="00AC73A1">
        <w:rPr>
          <w:rFonts w:ascii="Times New Roman" w:hAnsi="Times New Roman"/>
        </w:rPr>
        <w:t xml:space="preserve"> influenza</w:t>
      </w:r>
      <w:r w:rsidR="001029FD" w:rsidRPr="00AC73A1">
        <w:rPr>
          <w:rFonts w:ascii="Times New Roman" w:hAnsi="Times New Roman"/>
        </w:rPr>
        <w:t>, and how it has changed over time,</w:t>
      </w:r>
      <w:r w:rsidR="0047597D" w:rsidRPr="00AC73A1">
        <w:rPr>
          <w:rFonts w:ascii="Times New Roman" w:hAnsi="Times New Roman"/>
        </w:rPr>
        <w:t xml:space="preserve"> </w:t>
      </w:r>
      <w:r w:rsidR="001029FD" w:rsidRPr="00AC73A1">
        <w:rPr>
          <w:rFonts w:ascii="Times New Roman" w:hAnsi="Times New Roman"/>
        </w:rPr>
        <w:t xml:space="preserve">may be different than that of other respiratory diseases due to disease-specific interventions </w:t>
      </w:r>
      <w:r w:rsidR="00033C40"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rPr>
          <w:rFonts w:ascii="Times New Roman" w:hAnsi="Times New Roman"/>
        </w:rPr>
        <w:fldChar w:fldCharType="separate"/>
      </w:r>
      <w:r w:rsidR="00BC655C" w:rsidRPr="00AC73A1">
        <w:rPr>
          <w:rFonts w:ascii="Times New Roman" w:hAnsi="Times New Roman"/>
          <w:noProof/>
        </w:rPr>
        <w:t>(Simonsen et al., 2005)</w:t>
      </w:r>
      <w:r w:rsidR="00033C40" w:rsidRPr="00AC73A1">
        <w:rPr>
          <w:rFonts w:ascii="Times New Roman" w:hAnsi="Times New Roman"/>
        </w:rPr>
        <w:fldChar w:fldCharType="end"/>
      </w:r>
      <w:r w:rsidR="009A1890" w:rsidRPr="00AC73A1">
        <w:rPr>
          <w:rFonts w:ascii="Times New Roman" w:hAnsi="Times New Roman"/>
        </w:rPr>
        <w:t xml:space="preserve">. </w:t>
      </w:r>
      <w:r w:rsidR="001029FD" w:rsidRPr="00AC73A1">
        <w:rPr>
          <w:rFonts w:ascii="Times New Roman" w:hAnsi="Times New Roman"/>
        </w:rPr>
        <w:t>Further</w:t>
      </w:r>
      <w:r w:rsidR="00592119" w:rsidRPr="00AC73A1">
        <w:rPr>
          <w:rFonts w:ascii="Times New Roman" w:hAnsi="Times New Roman"/>
        </w:rPr>
        <w:t xml:space="preserve">, </w:t>
      </w:r>
      <w:r w:rsidR="001029FD" w:rsidRPr="00AC73A1">
        <w:rPr>
          <w:rFonts w:ascii="Times New Roman" w:hAnsi="Times New Roman"/>
        </w:rPr>
        <w:t xml:space="preserve">we did not </w:t>
      </w:r>
      <w:r w:rsidR="00592119" w:rsidRPr="00AC73A1">
        <w:rPr>
          <w:rFonts w:ascii="Times New Roman" w:hAnsi="Times New Roman"/>
        </w:rPr>
        <w:t>investigat</w:t>
      </w:r>
      <w:r w:rsidR="001029FD" w:rsidRPr="00AC73A1">
        <w:rPr>
          <w:rFonts w:ascii="Times New Roman" w:hAnsi="Times New Roman"/>
        </w:rPr>
        <w:t xml:space="preserve">e </w:t>
      </w:r>
      <w:r w:rsidR="00A22028" w:rsidRPr="00AC73A1">
        <w:rPr>
          <w:rFonts w:ascii="Times New Roman" w:hAnsi="Times New Roman"/>
        </w:rPr>
        <w:t xml:space="preserve">seasonality of mortality by socioeconomic </w:t>
      </w:r>
      <w:r w:rsidR="001029FD" w:rsidRPr="00AC73A1">
        <w:rPr>
          <w:rFonts w:ascii="Times New Roman" w:hAnsi="Times New Roman"/>
        </w:rPr>
        <w:t>characteristics which</w:t>
      </w:r>
      <w:r w:rsidR="00786AD0" w:rsidRPr="00AC73A1">
        <w:rPr>
          <w:rFonts w:ascii="Times New Roman" w:hAnsi="Times New Roman"/>
        </w:rPr>
        <w:t xml:space="preserve"> </w:t>
      </w:r>
      <w:r w:rsidR="00592119" w:rsidRPr="00AC73A1">
        <w:rPr>
          <w:rFonts w:ascii="Times New Roman" w:hAnsi="Times New Roman"/>
        </w:rPr>
        <w:t xml:space="preserve">may help </w:t>
      </w:r>
      <w:r w:rsidR="006D68AA" w:rsidRPr="00AC73A1">
        <w:rPr>
          <w:rFonts w:ascii="Times New Roman" w:hAnsi="Times New Roman"/>
        </w:rPr>
        <w:t xml:space="preserve">with understanding its </w:t>
      </w:r>
      <w:r w:rsidR="001029FD" w:rsidRPr="00AC73A1">
        <w:rPr>
          <w:rFonts w:ascii="Times New Roman" w:hAnsi="Times New Roman"/>
        </w:rPr>
        <w:t>determinants</w:t>
      </w:r>
      <w:r w:rsidR="006D68AA" w:rsidRPr="00AC73A1">
        <w:rPr>
          <w:rFonts w:ascii="Times New Roman" w:hAnsi="Times New Roman"/>
        </w:rPr>
        <w:t xml:space="preserve"> and planning responses</w:t>
      </w:r>
      <w:r w:rsidR="00A22028" w:rsidRPr="00AC73A1">
        <w:rPr>
          <w:rFonts w:ascii="Times New Roman" w:hAnsi="Times New Roman"/>
        </w:rPr>
        <w:t xml:space="preserve">. </w:t>
      </w:r>
    </w:p>
    <w:p w14:paraId="3E1CCE80" w14:textId="77777777" w:rsidR="0042218D" w:rsidRPr="00AC73A1" w:rsidRDefault="0042218D" w:rsidP="0042218D">
      <w:pPr>
        <w:spacing w:after="0" w:line="480" w:lineRule="auto"/>
        <w:jc w:val="both"/>
        <w:outlineLvl w:val="0"/>
        <w:rPr>
          <w:rFonts w:ascii="Times New Roman" w:hAnsi="Times New Roman"/>
        </w:rPr>
      </w:pPr>
    </w:p>
    <w:p w14:paraId="16E2BB43" w14:textId="77777777" w:rsidR="000210D1" w:rsidRPr="00AC73A1" w:rsidRDefault="000210D1" w:rsidP="00C33FFB">
      <w:pPr>
        <w:spacing w:after="0" w:line="480" w:lineRule="auto"/>
        <w:jc w:val="both"/>
        <w:rPr>
          <w:rFonts w:ascii="Times New Roman" w:hAnsi="Times New Roman"/>
          <w:b/>
        </w:rPr>
      </w:pPr>
      <w:r w:rsidRPr="00AC73A1">
        <w:rPr>
          <w:rFonts w:ascii="Times New Roman" w:hAnsi="Times New Roman"/>
          <w:b/>
        </w:rPr>
        <w:t>Discussion</w:t>
      </w:r>
    </w:p>
    <w:p w14:paraId="1336C3D2" w14:textId="44625A9E" w:rsidR="000210D1" w:rsidRPr="00AC73A1" w:rsidRDefault="00C04B90" w:rsidP="00C33FFB">
      <w:pPr>
        <w:spacing w:after="0" w:line="480" w:lineRule="auto"/>
        <w:jc w:val="both"/>
        <w:rPr>
          <w:rFonts w:ascii="Times New Roman" w:hAnsi="Times New Roman"/>
        </w:rPr>
      </w:pPr>
      <w:r w:rsidRPr="00AC73A1">
        <w:rPr>
          <w:rFonts w:ascii="Times New Roman" w:hAnsi="Times New Roman"/>
        </w:rPr>
        <w:t>W</w:t>
      </w:r>
      <w:r w:rsidR="00DF62BA" w:rsidRPr="00AC73A1">
        <w:rPr>
          <w:rFonts w:ascii="Times New Roman" w:hAnsi="Times New Roman"/>
        </w:rPr>
        <w:t xml:space="preserve">e used wavelet and </w:t>
      </w:r>
      <w:r w:rsidR="0075546D" w:rsidRPr="00AC73A1">
        <w:rPr>
          <w:rFonts w:ascii="Times New Roman" w:hAnsi="Times New Roman"/>
        </w:rPr>
        <w:t>centre</w:t>
      </w:r>
      <w:r w:rsidR="00DF62BA" w:rsidRPr="00AC73A1">
        <w:rPr>
          <w:rFonts w:ascii="Times New Roman" w:hAnsi="Times New Roman"/>
        </w:rPr>
        <w:t xml:space="preserve"> of gravity analyses, which allowed not only systematically identifying and </w:t>
      </w:r>
      <w:r w:rsidR="00F557A4" w:rsidRPr="00AC73A1">
        <w:rPr>
          <w:rFonts w:ascii="Times New Roman" w:hAnsi="Times New Roman"/>
        </w:rPr>
        <w:t>characterizing</w:t>
      </w:r>
      <w:r w:rsidR="00DF62BA" w:rsidRPr="00AC73A1">
        <w:rPr>
          <w:rFonts w:ascii="Times New Roman" w:hAnsi="Times New Roman"/>
        </w:rPr>
        <w:t xml:space="preserve"> seasonality</w:t>
      </w:r>
      <w:r w:rsidR="002B3737" w:rsidRPr="00AC73A1">
        <w:rPr>
          <w:rFonts w:ascii="Times New Roman" w:hAnsi="Times New Roman"/>
        </w:rPr>
        <w:t xml:space="preserve"> of total and cause-specific mortality in the USA, but also examining how seasonality has </w:t>
      </w:r>
      <w:r w:rsidR="00DF62BA" w:rsidRPr="00AC73A1">
        <w:rPr>
          <w:rFonts w:ascii="Times New Roman" w:hAnsi="Times New Roman"/>
        </w:rPr>
        <w:t>change</w:t>
      </w:r>
      <w:r w:rsidR="002B3737" w:rsidRPr="00AC73A1">
        <w:rPr>
          <w:rFonts w:ascii="Times New Roman" w:hAnsi="Times New Roman"/>
        </w:rPr>
        <w:t>d</w:t>
      </w:r>
      <w:r w:rsidR="00DF62BA" w:rsidRPr="00AC73A1">
        <w:rPr>
          <w:rFonts w:ascii="Times New Roman" w:hAnsi="Times New Roman"/>
        </w:rPr>
        <w:t xml:space="preserve"> over time. </w:t>
      </w:r>
      <w:r w:rsidRPr="00AC73A1">
        <w:rPr>
          <w:rFonts w:ascii="Times New Roman" w:hAnsi="Times New Roman"/>
        </w:rPr>
        <w:t>We</w:t>
      </w:r>
      <w:r w:rsidR="000210D1" w:rsidRPr="00AC73A1">
        <w:rPr>
          <w:rFonts w:ascii="Times New Roman" w:hAnsi="Times New Roman"/>
        </w:rPr>
        <w:t xml:space="preserve"> identif</w:t>
      </w:r>
      <w:r w:rsidRPr="00AC73A1">
        <w:rPr>
          <w:rFonts w:ascii="Times New Roman" w:hAnsi="Times New Roman"/>
        </w:rPr>
        <w:t>ied</w:t>
      </w:r>
      <w:r w:rsidR="000210D1" w:rsidRPr="00AC73A1">
        <w:rPr>
          <w:rFonts w:ascii="Times New Roman" w:hAnsi="Times New Roman"/>
        </w:rPr>
        <w:t xml:space="preserve"> distinct seasonal </w:t>
      </w:r>
      <w:r w:rsidR="00F557A4" w:rsidRPr="00AC73A1">
        <w:rPr>
          <w:rFonts w:ascii="Times New Roman" w:hAnsi="Times New Roman"/>
        </w:rPr>
        <w:t>b</w:t>
      </w:r>
      <w:del w:id="120" w:author="Parks, Robbie M" w:date="2018-06-20T10:32:00Z">
        <w:r w:rsidR="00F557A4" w:rsidRPr="00AC73A1" w:rsidDel="009C58E0">
          <w:rPr>
            <w:rFonts w:ascii="Times New Roman" w:hAnsi="Times New Roman"/>
          </w:rPr>
          <w:delText>ehavio</w:delText>
        </w:r>
        <w:r w:rsidR="0075546D" w:rsidRPr="00AC73A1" w:rsidDel="009C58E0">
          <w:rPr>
            <w:rFonts w:ascii="Times New Roman" w:hAnsi="Times New Roman"/>
          </w:rPr>
          <w:delText>u</w:delText>
        </w:r>
        <w:r w:rsidR="00F557A4" w:rsidRPr="00AC73A1" w:rsidDel="009C58E0">
          <w:rPr>
            <w:rFonts w:ascii="Times New Roman" w:hAnsi="Times New Roman"/>
          </w:rPr>
          <w:delText>rs</w:delText>
        </w:r>
      </w:del>
      <w:r w:rsidR="000210D1" w:rsidRPr="00AC73A1">
        <w:rPr>
          <w:rFonts w:ascii="Times New Roman" w:hAnsi="Times New Roman"/>
        </w:rPr>
        <w:t xml:space="preserve"> in relation to age and sex, including the higher summer mortality in young men</w:t>
      </w:r>
      <w:r w:rsidR="00C1470A" w:rsidRPr="00AC73A1">
        <w:rPr>
          <w:rFonts w:ascii="Times New Roman" w:hAnsi="Times New Roman"/>
        </w:rPr>
        <w:t xml:space="preserve"> </w:t>
      </w:r>
      <w:r w:rsidR="00AB66EA"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rPr>
          <w:rFonts w:ascii="Times New Roman" w:hAnsi="Times New Roman"/>
        </w:rPr>
        <w:fldChar w:fldCharType="separate"/>
      </w:r>
      <w:r w:rsidR="00BC655C" w:rsidRPr="00AC73A1">
        <w:rPr>
          <w:rFonts w:ascii="Times New Roman" w:hAnsi="Times New Roman"/>
          <w:noProof/>
        </w:rPr>
        <w:t>(Feinstein, 2002; Rau et al., 2018)</w:t>
      </w:r>
      <w:r w:rsidR="00AB66EA" w:rsidRPr="00AC73A1">
        <w:rPr>
          <w:rFonts w:ascii="Times New Roman" w:hAnsi="Times New Roman"/>
        </w:rPr>
        <w:fldChar w:fldCharType="end"/>
      </w:r>
      <w:r w:rsidR="00C1470A" w:rsidRPr="00AC73A1">
        <w:rPr>
          <w:rFonts w:ascii="Times New Roman" w:hAnsi="Times New Roman"/>
        </w:rPr>
        <w:t>.</w:t>
      </w:r>
      <w:r w:rsidR="00325E17" w:rsidRPr="00AC73A1">
        <w:rPr>
          <w:rFonts w:ascii="Times New Roman" w:hAnsi="Times New Roman"/>
        </w:rPr>
        <w:t xml:space="preserve"> Importantly, we also showed that</w:t>
      </w:r>
      <w:r w:rsidR="000210D1" w:rsidRPr="00AC73A1">
        <w:rPr>
          <w:rFonts w:ascii="Times New Roman" w:hAnsi="Times New Roman"/>
        </w:rPr>
        <w:t xml:space="preserve"> </w:t>
      </w:r>
      <w:r w:rsidR="00765400" w:rsidRPr="00AC73A1">
        <w:rPr>
          <w:rFonts w:ascii="Times New Roman" w:hAnsi="Times New Roman"/>
        </w:rPr>
        <w:t xml:space="preserve">all-cause and cause-specific </w:t>
      </w:r>
      <w:r w:rsidR="000210D1" w:rsidRPr="00AC73A1">
        <w:rPr>
          <w:rFonts w:ascii="Times New Roman" w:hAnsi="Times New Roman"/>
        </w:rPr>
        <w:t xml:space="preserve">mortality seasonality is </w:t>
      </w:r>
      <w:r w:rsidR="00765400" w:rsidRPr="00AC73A1">
        <w:rPr>
          <w:rFonts w:ascii="Times New Roman" w:hAnsi="Times New Roman"/>
        </w:rPr>
        <w:t xml:space="preserve">largely </w:t>
      </w:r>
      <w:r w:rsidR="00511306" w:rsidRPr="00AC73A1">
        <w:rPr>
          <w:rFonts w:ascii="Times New Roman" w:hAnsi="Times New Roman"/>
        </w:rPr>
        <w:t xml:space="preserve">similar </w:t>
      </w:r>
      <w:r w:rsidR="000210D1" w:rsidRPr="00AC73A1">
        <w:rPr>
          <w:rFonts w:ascii="Times New Roman" w:hAnsi="Times New Roman"/>
        </w:rPr>
        <w:t>in terms of both timing and magnitude</w:t>
      </w:r>
      <w:r w:rsidR="00511306" w:rsidRPr="00AC73A1">
        <w:rPr>
          <w:rFonts w:ascii="Times New Roman" w:hAnsi="Times New Roman"/>
        </w:rPr>
        <w:t xml:space="preserve"> across diverse climatic regions</w:t>
      </w:r>
      <w:r w:rsidR="002B3737" w:rsidRPr="00AC73A1">
        <w:rPr>
          <w:rFonts w:ascii="Times New Roman" w:hAnsi="Times New Roman"/>
        </w:rPr>
        <w:t xml:space="preserve"> with substantially different summer and winter temperatures</w:t>
      </w:r>
      <w:r w:rsidR="00765400" w:rsidRPr="00AC73A1">
        <w:rPr>
          <w:rFonts w:ascii="Times New Roman" w:hAnsi="Times New Roman"/>
        </w:rPr>
        <w:t>, with a notable exception of injuries in older age</w:t>
      </w:r>
      <w:r w:rsidR="00511306" w:rsidRPr="00AC73A1">
        <w:rPr>
          <w:rFonts w:ascii="Times New Roman" w:hAnsi="Times New Roman"/>
        </w:rPr>
        <w:t>s</w:t>
      </w:r>
      <w:r w:rsidR="00765400" w:rsidRPr="00AC73A1">
        <w:rPr>
          <w:rFonts w:ascii="Times New Roman" w:hAnsi="Times New Roman"/>
        </w:rPr>
        <w:t xml:space="preserve">. </w:t>
      </w:r>
      <w:r w:rsidR="000210D1" w:rsidRPr="00AC73A1">
        <w:rPr>
          <w:rFonts w:ascii="Times New Roman" w:hAnsi="Times New Roman"/>
        </w:rPr>
        <w:t xml:space="preserve">Insights of this kind would not have been possible </w:t>
      </w:r>
      <w:r w:rsidR="0075546D" w:rsidRPr="00AC73A1">
        <w:rPr>
          <w:rFonts w:ascii="Times New Roman" w:hAnsi="Times New Roman"/>
        </w:rPr>
        <w:t>analys</w:t>
      </w:r>
      <w:r w:rsidR="00F557A4" w:rsidRPr="00AC73A1">
        <w:rPr>
          <w:rFonts w:ascii="Times New Roman" w:hAnsi="Times New Roman"/>
        </w:rPr>
        <w:t>ing</w:t>
      </w:r>
      <w:r w:rsidR="000210D1" w:rsidRPr="00AC73A1">
        <w:rPr>
          <w:rFonts w:ascii="Times New Roman" w:hAnsi="Times New Roman"/>
        </w:rPr>
        <w:t xml:space="preserve"> data averaged over time</w:t>
      </w:r>
      <w:r w:rsidR="00511306" w:rsidRPr="00AC73A1">
        <w:rPr>
          <w:rFonts w:ascii="Times New Roman" w:hAnsi="Times New Roman"/>
        </w:rPr>
        <w:t xml:space="preserve"> or nationally</w:t>
      </w:r>
      <w:r w:rsidR="00780D25" w:rsidRPr="00AC73A1">
        <w:rPr>
          <w:rFonts w:ascii="Times New Roman" w:hAnsi="Times New Roman"/>
        </w:rPr>
        <w:t>,</w:t>
      </w:r>
      <w:r w:rsidR="000210D1" w:rsidRPr="00AC73A1">
        <w:rPr>
          <w:rFonts w:ascii="Times New Roman" w:hAnsi="Times New Roman"/>
        </w:rPr>
        <w:t xml:space="preserve"> </w:t>
      </w:r>
      <w:r w:rsidR="00511306" w:rsidRPr="00AC73A1">
        <w:rPr>
          <w:rFonts w:ascii="Times New Roman" w:hAnsi="Times New Roman"/>
        </w:rPr>
        <w:t xml:space="preserve">or </w:t>
      </w:r>
      <w:r w:rsidR="000210D1" w:rsidRPr="00AC73A1">
        <w:rPr>
          <w:rFonts w:ascii="Times New Roman" w:hAnsi="Times New Roman"/>
        </w:rPr>
        <w:t xml:space="preserve">fixed to pre-specified frequencies. </w:t>
      </w:r>
    </w:p>
    <w:p w14:paraId="64DA09E3" w14:textId="77777777" w:rsidR="00D97444" w:rsidRPr="00AC73A1" w:rsidRDefault="00D97444" w:rsidP="000B343F">
      <w:pPr>
        <w:spacing w:after="0" w:line="480" w:lineRule="auto"/>
        <w:jc w:val="both"/>
        <w:rPr>
          <w:rFonts w:ascii="Times New Roman" w:hAnsi="Times New Roman"/>
        </w:rPr>
      </w:pPr>
    </w:p>
    <w:p w14:paraId="114E4BEA" w14:textId="4D1E9FAA" w:rsidR="009E5196" w:rsidRPr="00AC73A1" w:rsidRDefault="000156AA" w:rsidP="000B343F">
      <w:pPr>
        <w:spacing w:after="0" w:line="480" w:lineRule="auto"/>
        <w:jc w:val="both"/>
        <w:rPr>
          <w:rFonts w:ascii="Times New Roman" w:hAnsi="Times New Roman"/>
        </w:rPr>
      </w:pPr>
      <w:r w:rsidRPr="00AC73A1">
        <w:rPr>
          <w:rFonts w:ascii="Times New Roman" w:hAnsi="Times New Roman"/>
        </w:rPr>
        <w:t>Prior studies have noted seasonality of mortality for all-cause mortality and for specific causes of death</w:t>
      </w:r>
      <w:r w:rsidR="00EB2ED6" w:rsidRPr="00AC73A1">
        <w:rPr>
          <w:rFonts w:ascii="Times New Roman" w:hAnsi="Times New Roman"/>
        </w:rPr>
        <w:t xml:space="preserve"> in the USA</w:t>
      </w:r>
      <w:r w:rsidR="00C1470A" w:rsidRPr="00AC73A1">
        <w:rPr>
          <w:rFonts w:ascii="Times New Roman" w:hAnsi="Times New Roman"/>
        </w:rPr>
        <w:t xml:space="preserve"> </w:t>
      </w:r>
      <w:r w:rsidR="009134D8"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rPr>
          <w:rFonts w:ascii="Times New Roman" w:hAnsi="Times New Roman"/>
        </w:rPr>
        <w:fldChar w:fldCharType="separate"/>
      </w:r>
      <w:r w:rsidR="00BC655C" w:rsidRPr="00AC73A1">
        <w:rPr>
          <w:rFonts w:ascii="Times New Roman" w:hAnsi="Times New Roman"/>
          <w:noProof/>
        </w:rPr>
        <w:t xml:space="preserve">(Feinstein, 2002; Kalkstein, 2013; Rau, 2004; Rau et al., 2018; Rosenwaike, 1966; </w:t>
      </w:r>
      <w:r w:rsidR="00BC655C" w:rsidRPr="00AC73A1">
        <w:rPr>
          <w:rFonts w:ascii="Times New Roman" w:hAnsi="Times New Roman"/>
          <w:noProof/>
        </w:rPr>
        <w:lastRenderedPageBreak/>
        <w:t>Seretakis, 1997)</w:t>
      </w:r>
      <w:r w:rsidR="009134D8" w:rsidRPr="00AC73A1">
        <w:rPr>
          <w:rFonts w:ascii="Times New Roman" w:hAnsi="Times New Roman"/>
        </w:rPr>
        <w:fldChar w:fldCharType="end"/>
      </w:r>
      <w:r w:rsidR="00C1470A" w:rsidRPr="00AC73A1">
        <w:rPr>
          <w:rFonts w:ascii="Times New Roman" w:hAnsi="Times New Roman"/>
        </w:rPr>
        <w:t>.</w:t>
      </w:r>
      <w:r w:rsidRPr="00AC73A1">
        <w:rPr>
          <w:rFonts w:ascii="Times New Roman" w:hAnsi="Times New Roman"/>
        </w:rPr>
        <w:t xml:space="preserve"> </w:t>
      </w:r>
      <w:r w:rsidR="00EB2ED6" w:rsidRPr="00AC73A1">
        <w:rPr>
          <w:rFonts w:ascii="Times New Roman" w:hAnsi="Times New Roman"/>
        </w:rPr>
        <w:t>Few of these studies have done consistent national and sub</w:t>
      </w:r>
      <w:r w:rsidR="004835CF" w:rsidRPr="00AC73A1">
        <w:rPr>
          <w:rFonts w:ascii="Times New Roman" w:hAnsi="Times New Roman"/>
        </w:rPr>
        <w:t>national analyses, and none</w:t>
      </w:r>
      <w:r w:rsidR="00EB2ED6" w:rsidRPr="00AC73A1">
        <w:rPr>
          <w:rFonts w:ascii="Times New Roman" w:hAnsi="Times New Roman"/>
        </w:rPr>
        <w:t xml:space="preserve"> has done so over time</w:t>
      </w:r>
      <w:r w:rsidR="00A76EC0" w:rsidRPr="00AC73A1">
        <w:rPr>
          <w:rFonts w:ascii="Times New Roman" w:hAnsi="Times New Roman"/>
        </w:rPr>
        <w:t>,</w:t>
      </w:r>
      <w:r w:rsidR="00EB2ED6" w:rsidRPr="00AC73A1">
        <w:rPr>
          <w:rFonts w:ascii="Times New Roman" w:hAnsi="Times New Roman"/>
        </w:rPr>
        <w:t xml:space="preserve"> for a comprehensive set of age groups and causes of death, and in relation to regional temperature differences. Our results on strong seasonality of cardiorespiratory deaths </w:t>
      </w:r>
      <w:r w:rsidR="001A017E" w:rsidRPr="00AC73A1">
        <w:rPr>
          <w:rFonts w:ascii="Times New Roman" w:hAnsi="Times New Roman"/>
        </w:rPr>
        <w:t>and weak seasonality of cancer deaths, restricted to older ages, are broadl</w:t>
      </w:r>
      <w:r w:rsidR="00C1470A" w:rsidRPr="00AC73A1">
        <w:rPr>
          <w:rFonts w:ascii="Times New Roman" w:hAnsi="Times New Roman"/>
        </w:rPr>
        <w:t>y consistent with these studies</w:t>
      </w:r>
      <w:r w:rsidR="00AD31CC" w:rsidRPr="00AC73A1">
        <w:rPr>
          <w:rFonts w:ascii="Times New Roman" w:hAnsi="Times New Roman"/>
        </w:rPr>
        <w:t xml:space="preserve"> </w:t>
      </w:r>
      <w:r w:rsidR="00E5284B"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rPr>
          <w:rFonts w:ascii="Times New Roman" w:hAnsi="Times New Roman"/>
        </w:rPr>
        <w:fldChar w:fldCharType="separate"/>
      </w:r>
      <w:r w:rsidR="00BC655C" w:rsidRPr="00AC73A1">
        <w:rPr>
          <w:rFonts w:ascii="Times New Roman" w:hAnsi="Times New Roman"/>
          <w:noProof/>
        </w:rPr>
        <w:t>(Feinstein, 2002; Rau et al., 2018; Rosenwaike, 1966; Seretakis, 1997)</w:t>
      </w:r>
      <w:r w:rsidR="00E5284B" w:rsidRPr="00AC73A1">
        <w:rPr>
          <w:rFonts w:ascii="Times New Roman" w:hAnsi="Times New Roman"/>
        </w:rPr>
        <w:fldChar w:fldCharType="end"/>
      </w:r>
      <w:r w:rsidR="00C1470A" w:rsidRPr="00AC73A1">
        <w:rPr>
          <w:rFonts w:ascii="Times New Roman" w:hAnsi="Times New Roman"/>
        </w:rPr>
        <w:t>,</w:t>
      </w:r>
      <w:r w:rsidR="00A76EC0" w:rsidRPr="00AC73A1">
        <w:rPr>
          <w:rFonts w:ascii="Times New Roman" w:hAnsi="Times New Roman"/>
        </w:rPr>
        <w:t xml:space="preserve"> which had limited analysis on how seasonality changes over time</w:t>
      </w:r>
      <w:r w:rsidR="00103132" w:rsidRPr="00AC73A1">
        <w:rPr>
          <w:rFonts w:ascii="Times New Roman" w:hAnsi="Times New Roman"/>
        </w:rPr>
        <w:t xml:space="preserve"> and/or geography</w:t>
      </w:r>
      <w:r w:rsidR="00C1470A" w:rsidRPr="00AC73A1">
        <w:rPr>
          <w:rFonts w:ascii="Times New Roman" w:hAnsi="Times New Roman"/>
        </w:rPr>
        <w:t xml:space="preserve"> </w:t>
      </w:r>
      <w:r w:rsidR="00992E34"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rPr>
          <w:rFonts w:ascii="Times New Roman" w:hAnsi="Times New Roman"/>
        </w:rPr>
        <w:fldChar w:fldCharType="separate"/>
      </w:r>
      <w:r w:rsidR="00BC655C" w:rsidRPr="00AC73A1">
        <w:rPr>
          <w:rFonts w:ascii="Times New Roman" w:hAnsi="Times New Roman"/>
          <w:noProof/>
        </w:rPr>
        <w:t>(Feinstein, 2002; Rau et al., 2018; Rosenwaike, 1966)</w:t>
      </w:r>
      <w:r w:rsidR="00992E34" w:rsidRPr="00AC73A1">
        <w:rPr>
          <w:rFonts w:ascii="Times New Roman" w:hAnsi="Times New Roman"/>
        </w:rPr>
        <w:fldChar w:fldCharType="end"/>
      </w:r>
      <w:r w:rsidR="00C1470A" w:rsidRPr="00AC73A1">
        <w:rPr>
          <w:rFonts w:ascii="Times New Roman" w:hAnsi="Times New Roman"/>
        </w:rPr>
        <w:t>.</w:t>
      </w:r>
      <w:r w:rsidR="00555DCE" w:rsidRPr="00AC73A1">
        <w:rPr>
          <w:rFonts w:ascii="Times New Roman" w:hAnsi="Times New Roman"/>
        </w:rPr>
        <w:t xml:space="preserve"> </w:t>
      </w:r>
      <w:r w:rsidR="00A76EC0" w:rsidRPr="00AC73A1">
        <w:rPr>
          <w:rFonts w:ascii="Times New Roman" w:hAnsi="Times New Roman"/>
        </w:rPr>
        <w:t>Similarly, our results on seasonality of injury deaths are supported by a few prior studies</w:t>
      </w:r>
      <w:r w:rsidR="00C1470A" w:rsidRPr="00AC73A1">
        <w:rPr>
          <w:rFonts w:ascii="Times New Roman" w:hAnsi="Times New Roman"/>
        </w:rPr>
        <w:t xml:space="preserve"> </w:t>
      </w:r>
      <w:r w:rsidR="00E5284B"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rPr>
          <w:rFonts w:ascii="Times New Roman" w:hAnsi="Times New Roman"/>
        </w:rPr>
        <w:fldChar w:fldCharType="separate"/>
      </w:r>
      <w:r w:rsidR="00BC655C" w:rsidRPr="00AC73A1">
        <w:rPr>
          <w:rFonts w:ascii="Times New Roman" w:hAnsi="Times New Roman"/>
          <w:noProof/>
        </w:rPr>
        <w:t>(Feinstein, 2002; Rau et al., 2018; Rosenwaike, 1966)</w:t>
      </w:r>
      <w:r w:rsidR="00E5284B" w:rsidRPr="00AC73A1">
        <w:rPr>
          <w:rFonts w:ascii="Times New Roman" w:hAnsi="Times New Roman"/>
        </w:rPr>
        <w:fldChar w:fldCharType="end"/>
      </w:r>
      <w:r w:rsidR="00C1470A" w:rsidRPr="00AC73A1">
        <w:rPr>
          <w:rFonts w:ascii="Times New Roman" w:hAnsi="Times New Roman"/>
        </w:rPr>
        <w:t>,</w:t>
      </w:r>
      <w:r w:rsidR="00A76EC0" w:rsidRPr="00AC73A1">
        <w:rPr>
          <w:rFonts w:ascii="Times New Roman" w:hAnsi="Times New Roman"/>
        </w:rPr>
        <w:t xml:space="preserve"> but our subnational analysis over three decades revealed variations in </w:t>
      </w:r>
      <w:r w:rsidR="002B3737" w:rsidRPr="00AC73A1">
        <w:rPr>
          <w:rFonts w:ascii="Times New Roman" w:hAnsi="Times New Roman"/>
        </w:rPr>
        <w:t xml:space="preserve">when injury deaths peaked and in how seasonal differences in these deaths have changed </w:t>
      </w:r>
      <w:r w:rsidR="00722AD9" w:rsidRPr="00AC73A1">
        <w:rPr>
          <w:rFonts w:ascii="Times New Roman" w:hAnsi="Times New Roman"/>
        </w:rPr>
        <w:t xml:space="preserve">over time </w:t>
      </w:r>
      <w:r w:rsidR="002B3737" w:rsidRPr="00AC73A1">
        <w:rPr>
          <w:rFonts w:ascii="Times New Roman" w:hAnsi="Times New Roman"/>
        </w:rPr>
        <w:t xml:space="preserve">which had not been </w:t>
      </w:r>
      <w:r w:rsidR="00A76EC0" w:rsidRPr="00AC73A1">
        <w:rPr>
          <w:rFonts w:ascii="Times New Roman" w:hAnsi="Times New Roman"/>
        </w:rPr>
        <w:t>reported before.</w:t>
      </w:r>
    </w:p>
    <w:p w14:paraId="6886C687" w14:textId="77777777" w:rsidR="0042218D" w:rsidRPr="00AC73A1" w:rsidRDefault="0042218D" w:rsidP="0042218D">
      <w:pPr>
        <w:spacing w:after="0" w:line="480" w:lineRule="auto"/>
        <w:jc w:val="both"/>
        <w:rPr>
          <w:rFonts w:ascii="Times New Roman" w:hAnsi="Times New Roman"/>
        </w:rPr>
      </w:pPr>
    </w:p>
    <w:p w14:paraId="2B22717B" w14:textId="1CCAF7C7" w:rsidR="00DB2D88" w:rsidRPr="00AC73A1" w:rsidRDefault="00473A34" w:rsidP="00DB2D88">
      <w:pPr>
        <w:spacing w:after="0" w:line="480" w:lineRule="auto"/>
        <w:jc w:val="both"/>
        <w:rPr>
          <w:rFonts w:ascii="Times New Roman" w:hAnsi="Times New Roman"/>
        </w:rPr>
      </w:pPr>
      <w:ins w:id="121" w:author="Parks, Robbie M" w:date="2018-06-19T20:04:00Z">
        <w:r>
          <w:rPr>
            <w:rFonts w:ascii="Times New Roman" w:hAnsi="Times New Roman"/>
          </w:rPr>
          <w:t>Although a direct comparison is not possible, t</w:t>
        </w:r>
      </w:ins>
      <w:r w:rsidR="000B343F" w:rsidRPr="00AC73A1">
        <w:rPr>
          <w:rFonts w:ascii="Times New Roman" w:hAnsi="Times New Roman"/>
        </w:rPr>
        <w:t xml:space="preserve">he observed geographical </w:t>
      </w:r>
      <w:r w:rsidR="00EF4585" w:rsidRPr="00AC73A1">
        <w:rPr>
          <w:rFonts w:ascii="Times New Roman" w:hAnsi="Times New Roman"/>
        </w:rPr>
        <w:t xml:space="preserve">similarity </w:t>
      </w:r>
      <w:r w:rsidR="000B343F" w:rsidRPr="00AC73A1">
        <w:rPr>
          <w:rFonts w:ascii="Times New Roman" w:hAnsi="Times New Roman"/>
        </w:rPr>
        <w:t>in seasonal mortality variation in the USA, also seen in a study of 36 cities using deaths aggregated across age groups and over time</w:t>
      </w:r>
      <w:r w:rsidR="00BE50E6" w:rsidRPr="00AC73A1">
        <w:rPr>
          <w:rFonts w:ascii="Times New Roman" w:hAnsi="Times New Roman"/>
        </w:rPr>
        <w:t xml:space="preserve"> </w:t>
      </w:r>
      <w:r w:rsidR="00AB66EA"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rPr>
          <w:rFonts w:ascii="Times New Roman" w:hAnsi="Times New Roman"/>
        </w:rPr>
        <w:fldChar w:fldCharType="separate"/>
      </w:r>
      <w:r w:rsidR="00BC655C" w:rsidRPr="00AC73A1">
        <w:rPr>
          <w:rFonts w:ascii="Times New Roman" w:hAnsi="Times New Roman"/>
          <w:noProof/>
        </w:rPr>
        <w:t>(Kinney et al., 2015)</w:t>
      </w:r>
      <w:r w:rsidR="00AB66EA" w:rsidRPr="00AC73A1">
        <w:rPr>
          <w:rFonts w:ascii="Times New Roman" w:hAnsi="Times New Roman"/>
        </w:rPr>
        <w:fldChar w:fldCharType="end"/>
      </w:r>
      <w:r w:rsidR="00BE50E6" w:rsidRPr="00AC73A1">
        <w:rPr>
          <w:rFonts w:ascii="Times New Roman" w:hAnsi="Times New Roman"/>
        </w:rPr>
        <w:t>,</w:t>
      </w:r>
      <w:r w:rsidR="000B343F" w:rsidRPr="00AC73A1">
        <w:rPr>
          <w:rFonts w:ascii="Times New Roman" w:hAnsi="Times New Roman"/>
        </w:rPr>
        <w:t xml:space="preserve"> contrasts from the pattern observed across Europe</w:t>
      </w:r>
      <w:ins w:id="122" w:author="Parks, Robbie M" w:date="2018-06-19T19:51:00Z">
        <w:r w:rsidR="00A75D38">
          <w:rPr>
            <w:rFonts w:ascii="Times New Roman" w:hAnsi="Times New Roman"/>
          </w:rPr>
          <w:t xml:space="preserve">, which </w:t>
        </w:r>
      </w:ins>
      <w:ins w:id="123" w:author="Parks, Robbie M" w:date="2018-06-19T20:10:00Z">
        <w:r w:rsidR="001853D0">
          <w:rPr>
            <w:rFonts w:ascii="Times New Roman" w:hAnsi="Times New Roman"/>
          </w:rPr>
          <w:t>us</w:t>
        </w:r>
        <w:r w:rsidR="00A75D38">
          <w:rPr>
            <w:rFonts w:ascii="Times New Roman" w:hAnsi="Times New Roman"/>
          </w:rPr>
          <w:t>es</w:t>
        </w:r>
        <w:r w:rsidR="001853D0">
          <w:rPr>
            <w:rFonts w:ascii="Times New Roman" w:hAnsi="Times New Roman"/>
          </w:rPr>
          <w:t xml:space="preserve"> </w:t>
        </w:r>
      </w:ins>
      <w:ins w:id="124" w:author="Parks, Robbie M" w:date="2018-06-19T20:09:00Z">
        <w:r w:rsidR="00DC1C08">
          <w:rPr>
            <w:rFonts w:ascii="Times New Roman" w:hAnsi="Times New Roman"/>
          </w:rPr>
          <w:t>average annual temperature instead of</w:t>
        </w:r>
      </w:ins>
      <w:ins w:id="125" w:author="Parks, Robbie M" w:date="2018-06-19T20:10:00Z">
        <w:r w:rsidR="001853D0">
          <w:rPr>
            <w:rFonts w:ascii="Times New Roman" w:hAnsi="Times New Roman"/>
          </w:rPr>
          <w:t xml:space="preserve"> </w:t>
        </w:r>
      </w:ins>
      <w:ins w:id="126" w:author="Parks, Robbie M" w:date="2018-06-19T20:11:00Z">
        <w:r w:rsidR="0082372D">
          <w:rPr>
            <w:rFonts w:ascii="Times New Roman" w:hAnsi="Times New Roman"/>
          </w:rPr>
          <w:t xml:space="preserve">the annual </w:t>
        </w:r>
      </w:ins>
      <w:ins w:id="127" w:author="Parks, Robbie M" w:date="2018-06-19T20:10:00Z">
        <w:r w:rsidR="001853D0">
          <w:rPr>
            <w:rFonts w:ascii="Times New Roman" w:hAnsi="Times New Roman"/>
          </w:rPr>
          <w:t>range</w:t>
        </w:r>
      </w:ins>
      <w:r w:rsidR="000B343F" w:rsidRPr="00AC73A1">
        <w:rPr>
          <w:rFonts w:ascii="Times New Roman" w:hAnsi="Times New Roman"/>
        </w:rPr>
        <w:t>, where the difference between winter and summer mortality tends to be lower in the colder Nordic countries than in warmer southern European nations</w:t>
      </w:r>
      <w:r w:rsidR="00BE50E6" w:rsidRPr="00AC73A1">
        <w:rPr>
          <w:rFonts w:ascii="Times New Roman" w:hAnsi="Times New Roman"/>
        </w:rPr>
        <w:t xml:space="preserve"> </w:t>
      </w:r>
      <w:r w:rsidR="00AB66EA"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rPr>
          <w:rFonts w:ascii="Times New Roman" w:hAnsi="Times New Roman"/>
        </w:rPr>
        <w:fldChar w:fldCharType="separate"/>
      </w:r>
      <w:r w:rsidR="00BC655C" w:rsidRPr="00AC73A1">
        <w:rPr>
          <w:rFonts w:ascii="Times New Roman" w:hAnsi="Times New Roman"/>
          <w:noProof/>
        </w:rPr>
        <w:t>(Fowler et al., 2015; Healy, 2003; McKee, 1989)</w:t>
      </w:r>
      <w:r w:rsidR="00AB66EA" w:rsidRPr="00AC73A1">
        <w:rPr>
          <w:rFonts w:ascii="Times New Roman" w:hAnsi="Times New Roman"/>
        </w:rPr>
        <w:fldChar w:fldCharType="end"/>
      </w:r>
      <w:r w:rsidR="00BE50E6" w:rsidRPr="00AC73A1">
        <w:rPr>
          <w:rFonts w:ascii="Times New Roman" w:hAnsi="Times New Roman"/>
        </w:rPr>
        <w:t>.</w:t>
      </w:r>
      <w:ins w:id="128" w:author="Parks, Robbie M" w:date="2018-06-19T20:09:00Z">
        <w:r w:rsidR="00BE0B51">
          <w:rPr>
            <w:rFonts w:ascii="Times New Roman" w:hAnsi="Times New Roman"/>
          </w:rPr>
          <w:t xml:space="preserve"> </w:t>
        </w:r>
      </w:ins>
      <w:r w:rsidR="000B343F" w:rsidRPr="00AC73A1">
        <w:rPr>
          <w:rFonts w:ascii="Times New Roman" w:hAnsi="Times New Roman"/>
        </w:rPr>
        <w:t>The absence of association between the magnitude of mortality seasonality and seasonal temperature difference indicates that different regions in the USA are similarly adapted to temperature seasonality</w:t>
      </w:r>
      <w:r w:rsidR="00EF4585" w:rsidRPr="00AC73A1">
        <w:rPr>
          <w:rFonts w:ascii="Times New Roman" w:hAnsi="Times New Roman"/>
        </w:rPr>
        <w:t xml:space="preserve">, whereas Nordic countries may </w:t>
      </w:r>
      <w:r w:rsidR="003B784F" w:rsidRPr="00AC73A1">
        <w:rPr>
          <w:rFonts w:ascii="Times New Roman" w:hAnsi="Times New Roman"/>
        </w:rPr>
        <w:t xml:space="preserve">have </w:t>
      </w:r>
      <w:r w:rsidR="00EF4585" w:rsidRPr="00AC73A1">
        <w:rPr>
          <w:rFonts w:ascii="Times New Roman" w:hAnsi="Times New Roman"/>
        </w:rPr>
        <w:t xml:space="preserve">better environmental (e.g., housing insulation and heating) and health system measures to counter the </w:t>
      </w:r>
      <w:r w:rsidR="006D3FE2" w:rsidRPr="00AC73A1">
        <w:rPr>
          <w:rFonts w:ascii="Times New Roman" w:hAnsi="Times New Roman"/>
        </w:rPr>
        <w:t>effects of cold winters</w:t>
      </w:r>
      <w:r w:rsidR="00EF4585" w:rsidRPr="00AC73A1">
        <w:rPr>
          <w:rFonts w:ascii="Times New Roman" w:hAnsi="Times New Roman"/>
        </w:rPr>
        <w:t xml:space="preserve"> than those in southern Europe</w:t>
      </w:r>
      <w:r w:rsidR="000B343F" w:rsidRPr="00AC73A1">
        <w:rPr>
          <w:rFonts w:ascii="Times New Roman" w:hAnsi="Times New Roman"/>
        </w:rPr>
        <w:t xml:space="preserve">. </w:t>
      </w:r>
    </w:p>
    <w:p w14:paraId="5D4068DF" w14:textId="77777777" w:rsidR="000B343F" w:rsidRPr="00AC73A1" w:rsidRDefault="000B343F" w:rsidP="000B343F">
      <w:pPr>
        <w:spacing w:after="0" w:line="480" w:lineRule="auto"/>
        <w:jc w:val="both"/>
        <w:rPr>
          <w:rFonts w:ascii="Times New Roman" w:hAnsi="Times New Roman"/>
        </w:rPr>
      </w:pPr>
    </w:p>
    <w:p w14:paraId="320D38F2" w14:textId="46172B87" w:rsidR="000210D1" w:rsidRPr="00AC73A1" w:rsidRDefault="000210D1" w:rsidP="00C33FFB">
      <w:pPr>
        <w:spacing w:after="0" w:line="480" w:lineRule="auto"/>
        <w:jc w:val="both"/>
        <w:rPr>
          <w:rFonts w:ascii="Times New Roman" w:hAnsi="Times New Roman"/>
        </w:rPr>
      </w:pPr>
      <w:r w:rsidRPr="00AC73A1">
        <w:rPr>
          <w:rFonts w:ascii="Times New Roman" w:hAnsi="Times New Roman"/>
        </w:rPr>
        <w:t>The</w:t>
      </w:r>
      <w:r w:rsidR="0042218D" w:rsidRPr="00AC73A1">
        <w:rPr>
          <w:rFonts w:ascii="Times New Roman" w:hAnsi="Times New Roman"/>
        </w:rPr>
        <w:t xml:space="preserve"> cause-specific analysis showed that the</w:t>
      </w:r>
      <w:r w:rsidRPr="00AC73A1">
        <w:rPr>
          <w:rFonts w:ascii="Times New Roman" w:hAnsi="Times New Roman"/>
        </w:rPr>
        <w:t xml:space="preserve"> substantial decline in seasonal mortality differences in adolescents and young adults </w:t>
      </w:r>
      <w:r w:rsidR="0042218D" w:rsidRPr="00AC73A1">
        <w:rPr>
          <w:rFonts w:ascii="Times New Roman" w:hAnsi="Times New Roman"/>
        </w:rPr>
        <w:t>was</w:t>
      </w:r>
      <w:r w:rsidRPr="00AC73A1">
        <w:rPr>
          <w:rFonts w:ascii="Times New Roman" w:hAnsi="Times New Roman"/>
        </w:rPr>
        <w:t xml:space="preserve"> related to </w:t>
      </w:r>
      <w:r w:rsidR="0042218D" w:rsidRPr="00AC73A1">
        <w:rPr>
          <w:rFonts w:ascii="Times New Roman" w:hAnsi="Times New Roman"/>
        </w:rPr>
        <w:t xml:space="preserve">the </w:t>
      </w:r>
      <w:r w:rsidRPr="00AC73A1">
        <w:rPr>
          <w:rFonts w:ascii="Times New Roman" w:hAnsi="Times New Roman"/>
        </w:rPr>
        <w:t xml:space="preserve">diminishing </w:t>
      </w:r>
      <w:r w:rsidR="002E0DC3" w:rsidRPr="00AC73A1">
        <w:rPr>
          <w:rFonts w:ascii="Times New Roman" w:hAnsi="Times New Roman"/>
        </w:rPr>
        <w:t>season</w:t>
      </w:r>
      <w:r w:rsidR="00C37144" w:rsidRPr="00AC73A1">
        <w:rPr>
          <w:rFonts w:ascii="Times New Roman" w:hAnsi="Times New Roman"/>
        </w:rPr>
        <w:t>a</w:t>
      </w:r>
      <w:r w:rsidR="002E0DC3" w:rsidRPr="00AC73A1">
        <w:rPr>
          <w:rFonts w:ascii="Times New Roman" w:hAnsi="Times New Roman"/>
        </w:rPr>
        <w:t xml:space="preserve">lity </w:t>
      </w:r>
      <w:r w:rsidRPr="00AC73A1">
        <w:rPr>
          <w:rFonts w:ascii="Times New Roman" w:hAnsi="Times New Roman"/>
        </w:rPr>
        <w:t>of injuries, especially from road traffic crashes, which are more likely to occur in the summer months</w:t>
      </w:r>
      <w:r w:rsidR="00BE50E6" w:rsidRPr="00AC73A1">
        <w:rPr>
          <w:rFonts w:ascii="Times New Roman" w:hAnsi="Times New Roman"/>
        </w:rPr>
        <w:t xml:space="preserve"> </w:t>
      </w:r>
      <w:r w:rsidR="00AB66EA" w:rsidRPr="00AC73A1">
        <w:rPr>
          <w:rFonts w:ascii="Times New Roman" w:hAnsi="Times New Roman"/>
        </w:rPr>
        <w:fldChar w:fldCharType="begin" w:fldLock="1"/>
      </w:r>
      <w:r w:rsidR="00166A52" w:rsidRPr="00AC73A1">
        <w:rPr>
          <w:rFonts w:ascii="Times New Roman" w:hAnsi="Times New Roman"/>
        </w:rPr>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rPr>
          <w:rFonts w:ascii="Times New Roman" w:hAnsi="Times New Roman"/>
        </w:rPr>
        <w:fldChar w:fldCharType="separate"/>
      </w:r>
      <w:r w:rsidR="00166A52" w:rsidRPr="00AC73A1">
        <w:rPr>
          <w:rFonts w:ascii="Times New Roman" w:hAnsi="Times New Roman"/>
          <w:noProof/>
        </w:rPr>
        <w:t>(National Highway Traffic Safety Administration, 2005)</w:t>
      </w:r>
      <w:r w:rsidR="00AB66EA" w:rsidRPr="00AC73A1">
        <w:rPr>
          <w:rFonts w:ascii="Times New Roman" w:hAnsi="Times New Roman"/>
        </w:rPr>
        <w:fldChar w:fldCharType="end"/>
      </w:r>
      <w:r w:rsidR="00AB66EA" w:rsidRPr="00AC73A1">
        <w:rPr>
          <w:rFonts w:ascii="Times New Roman" w:hAnsi="Times New Roman"/>
        </w:rPr>
        <w:t xml:space="preserve"> </w:t>
      </w:r>
      <w:r w:rsidRPr="00AC73A1">
        <w:rPr>
          <w:rFonts w:ascii="Times New Roman" w:hAnsi="Times New Roman"/>
        </w:rPr>
        <w:t>and are more common in men.</w:t>
      </w:r>
      <w:r w:rsidR="0042218D" w:rsidRPr="00AC73A1">
        <w:rPr>
          <w:rFonts w:ascii="Times New Roman" w:hAnsi="Times New Roman"/>
        </w:rPr>
        <w:t xml:space="preserve"> </w:t>
      </w:r>
      <w:r w:rsidRPr="00AC73A1">
        <w:rPr>
          <w:rFonts w:ascii="Times New Roman" w:hAnsi="Times New Roman"/>
        </w:rPr>
        <w:t xml:space="preserve">The weakening of seasonality in </w:t>
      </w:r>
      <w:r w:rsidR="008A287F" w:rsidRPr="00AC73A1">
        <w:rPr>
          <w:rFonts w:ascii="Times New Roman" w:hAnsi="Times New Roman"/>
        </w:rPr>
        <w:t xml:space="preserve">boys </w:t>
      </w:r>
      <w:r w:rsidRPr="00AC73A1">
        <w:rPr>
          <w:rFonts w:ascii="Times New Roman" w:hAnsi="Times New Roman"/>
        </w:rPr>
        <w:t xml:space="preserve">under five years of age </w:t>
      </w:r>
      <w:r w:rsidR="0042218D" w:rsidRPr="00AC73A1">
        <w:rPr>
          <w:rFonts w:ascii="Times New Roman" w:hAnsi="Times New Roman"/>
        </w:rPr>
        <w:t>was</w:t>
      </w:r>
      <w:r w:rsidRPr="00AC73A1">
        <w:rPr>
          <w:rFonts w:ascii="Times New Roman" w:hAnsi="Times New Roman"/>
        </w:rPr>
        <w:t xml:space="preserve"> related to </w:t>
      </w:r>
      <w:r w:rsidR="00954635" w:rsidRPr="00AC73A1">
        <w:rPr>
          <w:rFonts w:ascii="Times New Roman" w:hAnsi="Times New Roman"/>
        </w:rPr>
        <w:t xml:space="preserve">two phenomena: first, </w:t>
      </w:r>
      <w:r w:rsidRPr="00AC73A1">
        <w:rPr>
          <w:rFonts w:ascii="Times New Roman" w:hAnsi="Times New Roman"/>
        </w:rPr>
        <w:t xml:space="preserve">the </w:t>
      </w:r>
      <w:r w:rsidR="008A287F" w:rsidRPr="00AC73A1">
        <w:rPr>
          <w:rFonts w:ascii="Times New Roman" w:hAnsi="Times New Roman"/>
        </w:rPr>
        <w:t xml:space="preserve">seasonality of death </w:t>
      </w:r>
      <w:r w:rsidR="005F06A5" w:rsidRPr="00AC73A1">
        <w:rPr>
          <w:rFonts w:ascii="Times New Roman" w:hAnsi="Times New Roman"/>
        </w:rPr>
        <w:t xml:space="preserve">from </w:t>
      </w:r>
      <w:r w:rsidR="005F06A5" w:rsidRPr="00AC73A1">
        <w:rPr>
          <w:rFonts w:ascii="Times New Roman" w:hAnsi="Times New Roman"/>
        </w:rPr>
        <w:lastRenderedPageBreak/>
        <w:t xml:space="preserve">cardiorespiratory </w:t>
      </w:r>
      <w:r w:rsidR="00954635" w:rsidRPr="00AC73A1">
        <w:rPr>
          <w:rFonts w:ascii="Times New Roman" w:hAnsi="Times New Roman"/>
        </w:rPr>
        <w:t>diseases declines, and second,</w:t>
      </w:r>
      <w:r w:rsidR="003B5AA4" w:rsidRPr="00AC73A1">
        <w:rPr>
          <w:rFonts w:ascii="Times New Roman" w:hAnsi="Times New Roman"/>
        </w:rPr>
        <w:t xml:space="preserve"> </w:t>
      </w:r>
      <w:r w:rsidR="00954635" w:rsidRPr="00AC73A1">
        <w:rPr>
          <w:rFonts w:ascii="Times New Roman" w:hAnsi="Times New Roman"/>
        </w:rPr>
        <w:t>the</w:t>
      </w:r>
      <w:r w:rsidR="006D6F45" w:rsidRPr="00AC73A1">
        <w:rPr>
          <w:rFonts w:ascii="Times New Roman" w:hAnsi="Times New Roman"/>
        </w:rPr>
        <w:t xml:space="preserve"> proportion of deaths during the perinatal period</w:t>
      </w:r>
      <w:r w:rsidR="00954635" w:rsidRPr="00AC73A1">
        <w:rPr>
          <w:rFonts w:ascii="Times New Roman" w:hAnsi="Times New Roman"/>
        </w:rPr>
        <w:t>, which have limited seasonality, increased</w:t>
      </w:r>
      <w:r w:rsidR="00BE50E6" w:rsidRPr="00AC73A1">
        <w:rPr>
          <w:rFonts w:ascii="Times New Roman" w:hAnsi="Times New Roman"/>
        </w:rPr>
        <w:t xml:space="preserve"> </w:t>
      </w:r>
      <w:r w:rsidR="00050A3D" w:rsidRPr="00AC73A1">
        <w:rPr>
          <w:rFonts w:ascii="Times New Roman" w:hAnsi="Times New Roman"/>
        </w:rPr>
        <w:fldChar w:fldCharType="begin" w:fldLock="1"/>
      </w:r>
      <w:r w:rsidR="00B27E5A" w:rsidRPr="00AC73A1">
        <w:rPr>
          <w:rFonts w:ascii="Times New Roman" w:hAnsi="Times New Roman"/>
        </w:rPr>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rPr>
          <w:rFonts w:ascii="Times New Roman" w:hAnsi="Times New Roman"/>
        </w:rPr>
        <w:fldChar w:fldCharType="separate"/>
      </w:r>
      <w:r w:rsidR="00B27E5A" w:rsidRPr="00AC73A1">
        <w:rPr>
          <w:rFonts w:ascii="Times New Roman" w:hAnsi="Times New Roman"/>
          <w:noProof/>
        </w:rPr>
        <w:t>(MacDorman &amp; Gregory, 2015)</w:t>
      </w:r>
      <w:r w:rsidR="00050A3D" w:rsidRPr="00AC73A1">
        <w:rPr>
          <w:rFonts w:ascii="Times New Roman" w:hAnsi="Times New Roman"/>
        </w:rPr>
        <w:fldChar w:fldCharType="end"/>
      </w:r>
      <w:r w:rsidR="00BE50E6" w:rsidRPr="00AC73A1">
        <w:rPr>
          <w:rFonts w:ascii="Times New Roman" w:hAnsi="Times New Roman"/>
        </w:rPr>
        <w:t>.</w:t>
      </w:r>
    </w:p>
    <w:p w14:paraId="4942F9DC" w14:textId="77777777" w:rsidR="00D038DF" w:rsidRPr="00AC73A1" w:rsidRDefault="00D038DF" w:rsidP="00C33FFB">
      <w:pPr>
        <w:spacing w:after="0" w:line="480" w:lineRule="auto"/>
        <w:jc w:val="both"/>
        <w:rPr>
          <w:rFonts w:ascii="Times New Roman" w:hAnsi="Times New Roman"/>
        </w:rPr>
      </w:pPr>
    </w:p>
    <w:p w14:paraId="404E5FCD" w14:textId="5DFE4CD5" w:rsidR="000210D1" w:rsidRPr="00AC73A1" w:rsidRDefault="000210D1" w:rsidP="00C33FFB">
      <w:pPr>
        <w:spacing w:after="0" w:line="480" w:lineRule="auto"/>
        <w:jc w:val="both"/>
        <w:rPr>
          <w:rFonts w:ascii="Times New Roman" w:hAnsi="Times New Roman"/>
        </w:rPr>
      </w:pPr>
      <w:r w:rsidRPr="00AC73A1">
        <w:rPr>
          <w:rFonts w:ascii="Times New Roman" w:hAnsi="Times New Roman"/>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rPr>
          <w:rFonts w:ascii="Times New Roman" w:hAnsi="Times New Roman"/>
        </w:rPr>
        <w:t xml:space="preserve">of such interventions </w:t>
      </w:r>
      <w:r w:rsidRPr="00AC73A1">
        <w:rPr>
          <w:rFonts w:ascii="Times New Roman" w:hAnsi="Times New Roman"/>
        </w:rPr>
        <w:t>include enhancing the availability of both environmental and medical protective factors, such as better insulation of homes, winter heating provision and flu vaccinations, for the vulnerable older population</w:t>
      </w:r>
      <w:r w:rsidR="00BE50E6" w:rsidRPr="00AC73A1">
        <w:rPr>
          <w:rFonts w:ascii="Times New Roman" w:hAnsi="Times New Roman"/>
        </w:rPr>
        <w:t xml:space="preserve"> </w:t>
      </w:r>
      <w:r w:rsidR="00AB66EA"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rPr>
          <w:rFonts w:ascii="Times New Roman" w:hAnsi="Times New Roman"/>
        </w:rPr>
        <w:fldChar w:fldCharType="separate"/>
      </w:r>
      <w:r w:rsidR="00BC655C" w:rsidRPr="00AC73A1">
        <w:rPr>
          <w:rFonts w:ascii="Times New Roman" w:hAnsi="Times New Roman"/>
          <w:noProof/>
        </w:rPr>
        <w:t>(Public Health England, 2017)</w:t>
      </w:r>
      <w:r w:rsidR="00AB66EA" w:rsidRPr="00AC73A1">
        <w:rPr>
          <w:rFonts w:ascii="Times New Roman" w:hAnsi="Times New Roman"/>
        </w:rPr>
        <w:fldChar w:fldCharType="end"/>
      </w:r>
      <w:r w:rsidR="00BE50E6" w:rsidRPr="00AC73A1">
        <w:rPr>
          <w:rFonts w:ascii="Times New Roman" w:hAnsi="Times New Roman"/>
        </w:rPr>
        <w:t>.</w:t>
      </w:r>
      <w:r w:rsidRPr="00AC73A1">
        <w:rPr>
          <w:rFonts w:ascii="Times New Roman" w:hAnsi="Times New Roman"/>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rPr>
          <w:rFonts w:ascii="Times New Roman" w:hAnsi="Times New Roman"/>
        </w:rPr>
        <w:t xml:space="preserve"> </w:t>
      </w:r>
      <w:r w:rsidR="00AB66EA"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rPr>
          <w:rFonts w:ascii="Times New Roman" w:hAnsi="Times New Roman"/>
        </w:rPr>
        <w:fldChar w:fldCharType="separate"/>
      </w:r>
      <w:r w:rsidR="00BC655C" w:rsidRPr="00AC73A1">
        <w:rPr>
          <w:rFonts w:ascii="Times New Roman" w:hAnsi="Times New Roman"/>
          <w:noProof/>
        </w:rPr>
        <w:t>(Healy, 2003; Lerchl, 1998; Public Health England, 2017)</w:t>
      </w:r>
      <w:r w:rsidR="00AB66EA" w:rsidRPr="00AC73A1">
        <w:rPr>
          <w:rFonts w:ascii="Times New Roman" w:hAnsi="Times New Roman"/>
        </w:rPr>
        <w:fldChar w:fldCharType="end"/>
      </w:r>
      <w:r w:rsidR="00BE50E6" w:rsidRPr="00AC73A1">
        <w:rPr>
          <w:rFonts w:ascii="Times New Roman" w:hAnsi="Times New Roman"/>
        </w:rPr>
        <w:t>.</w:t>
      </w:r>
      <w:r w:rsidRPr="00AC73A1">
        <w:rPr>
          <w:rFonts w:ascii="Times New Roman" w:hAnsi="Times New Roman"/>
        </w:rPr>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rPr>
          <w:rFonts w:ascii="Times New Roman" w:hAnsi="Times New Roman"/>
        </w:rPr>
        <w:t xml:space="preserve"> </w:t>
      </w:r>
      <w:r w:rsidR="00AB66EA"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rPr>
          <w:rFonts w:ascii="Times New Roman" w:hAnsi="Times New Roman"/>
        </w:rPr>
        <w:fldChar w:fldCharType="separate"/>
      </w:r>
      <w:r w:rsidR="00BC655C" w:rsidRPr="00AC73A1">
        <w:rPr>
          <w:rFonts w:ascii="Times New Roman" w:hAnsi="Times New Roman"/>
          <w:noProof/>
        </w:rPr>
        <w:t>(Kimberly Miller, 2013)</w:t>
      </w:r>
      <w:r w:rsidR="00AB66EA" w:rsidRPr="00AC73A1">
        <w:rPr>
          <w:rFonts w:ascii="Times New Roman" w:hAnsi="Times New Roman"/>
        </w:rPr>
        <w:fldChar w:fldCharType="end"/>
      </w:r>
      <w:r w:rsidR="00BE50E6" w:rsidRPr="00AC73A1">
        <w:rPr>
          <w:rFonts w:ascii="Times New Roman" w:hAnsi="Times New Roman"/>
        </w:rPr>
        <w:t>.</w:t>
      </w:r>
      <w:r w:rsidRPr="00AC73A1">
        <w:rPr>
          <w:rFonts w:ascii="Times New Roman" w:hAnsi="Times New Roman"/>
        </w:rPr>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after="0" w:line="480" w:lineRule="auto"/>
        <w:jc w:val="both"/>
        <w:rPr>
          <w:rFonts w:ascii="Times New Roman" w:hAnsi="Times New Roman"/>
        </w:rPr>
      </w:pPr>
    </w:p>
    <w:p w14:paraId="58AA22C4" w14:textId="77777777" w:rsidR="004055C0" w:rsidRPr="00AC73A1" w:rsidRDefault="004055C0" w:rsidP="004055C0">
      <w:pPr>
        <w:spacing w:after="0" w:line="480" w:lineRule="auto"/>
        <w:jc w:val="both"/>
        <w:outlineLvl w:val="0"/>
        <w:rPr>
          <w:rFonts w:ascii="Times New Roman" w:hAnsi="Times New Roman"/>
          <w:b/>
          <w:color w:val="000000" w:themeColor="text1"/>
        </w:rPr>
      </w:pPr>
      <w:r w:rsidRPr="00AC73A1">
        <w:rPr>
          <w:rFonts w:ascii="Times New Roman" w:hAnsi="Times New Roman"/>
          <w:b/>
          <w:color w:val="000000" w:themeColor="text1"/>
        </w:rPr>
        <w:t xml:space="preserve">Materials and methods </w:t>
      </w:r>
    </w:p>
    <w:p w14:paraId="1204979E" w14:textId="77777777" w:rsidR="004055C0" w:rsidRPr="00AC73A1" w:rsidRDefault="004055C0" w:rsidP="004055C0">
      <w:pPr>
        <w:spacing w:after="0" w:line="480" w:lineRule="auto"/>
        <w:jc w:val="both"/>
        <w:outlineLvl w:val="0"/>
        <w:rPr>
          <w:rFonts w:ascii="Times New Roman" w:hAnsi="Times New Roman"/>
          <w:i/>
          <w:color w:val="000000" w:themeColor="text1"/>
        </w:rPr>
      </w:pPr>
      <w:r w:rsidRPr="00AC73A1">
        <w:rPr>
          <w:rFonts w:ascii="Times New Roman" w:hAnsi="Times New Roman"/>
          <w:i/>
          <w:color w:val="000000" w:themeColor="text1"/>
        </w:rPr>
        <w:t>Data</w:t>
      </w:r>
    </w:p>
    <w:p w14:paraId="4FC584EE" w14:textId="786EDDAE" w:rsidR="00C66D47" w:rsidRPr="00AC73A1" w:rsidRDefault="00E91385" w:rsidP="004055C0">
      <w:pPr>
        <w:spacing w:after="0" w:line="480" w:lineRule="auto"/>
        <w:jc w:val="both"/>
        <w:rPr>
          <w:ins w:id="129" w:author="Parks, Robbie M" w:date="2018-06-19T14:05:00Z"/>
          <w:rFonts w:ascii="Times New Roman" w:hAnsi="Times New Roman"/>
        </w:rPr>
      </w:pPr>
      <w:r w:rsidRPr="00AC73A1">
        <w:rPr>
          <w:rStyle w:val="apple-style-span"/>
          <w:rFonts w:ascii="Times New Roman" w:hAnsi="Times New Roman"/>
          <w:color w:val="000000" w:themeColor="text1"/>
        </w:rPr>
        <w:t xml:space="preserve">We used data on all </w:t>
      </w:r>
      <w:del w:id="130" w:author="Parks, Robbie M" w:date="2018-06-19T17:00:00Z">
        <w:r w:rsidRPr="00AC73A1" w:rsidDel="003B60EB">
          <w:rPr>
            <w:rStyle w:val="apple-style-span"/>
            <w:rFonts w:ascii="Times New Roman" w:hAnsi="Times New Roman"/>
            <w:color w:val="000000" w:themeColor="text1"/>
          </w:rPr>
          <w:delText>77,77</w:delText>
        </w:r>
        <w:r w:rsidR="004055C0" w:rsidRPr="00AC73A1" w:rsidDel="003B60EB">
          <w:rPr>
            <w:rStyle w:val="apple-style-span"/>
            <w:rFonts w:ascii="Times New Roman" w:hAnsi="Times New Roman"/>
            <w:color w:val="000000" w:themeColor="text1"/>
          </w:rPr>
          <w:delText>1</w:delText>
        </w:r>
        <w:r w:rsidRPr="00AC73A1" w:rsidDel="003B60EB">
          <w:rPr>
            <w:rStyle w:val="apple-style-span"/>
            <w:rFonts w:ascii="Times New Roman" w:hAnsi="Times New Roman"/>
            <w:color w:val="000000" w:themeColor="text1"/>
          </w:rPr>
          <w:delText>,</w:delText>
        </w:r>
        <w:r w:rsidR="004055C0" w:rsidRPr="00AC73A1" w:rsidDel="003B60EB">
          <w:rPr>
            <w:rStyle w:val="apple-style-span"/>
            <w:rFonts w:ascii="Times New Roman" w:hAnsi="Times New Roman"/>
            <w:color w:val="000000" w:themeColor="text1"/>
          </w:rPr>
          <w:delText>264</w:delText>
        </w:r>
      </w:del>
      <w:ins w:id="131" w:author="Parks, Robbie M" w:date="2018-06-19T17:00:00Z">
        <w:r w:rsidR="003B60EB" w:rsidRPr="00AC73A1">
          <w:rPr>
            <w:rStyle w:val="apple-style-span"/>
            <w:rFonts w:ascii="Times New Roman" w:hAnsi="Times New Roman"/>
            <w:color w:val="000000" w:themeColor="text1"/>
          </w:rPr>
          <w:t>85,854,176</w:t>
        </w:r>
      </w:ins>
      <w:r w:rsidR="004055C0" w:rsidRPr="00AC73A1">
        <w:rPr>
          <w:rStyle w:val="apple-style-span"/>
          <w:rFonts w:ascii="Times New Roman" w:hAnsi="Times New Roman"/>
          <w:color w:val="000000" w:themeColor="text1"/>
        </w:rPr>
        <w:t xml:space="preserve"> deaths in the USA from 1980 to 201</w:t>
      </w:r>
      <w:ins w:id="132" w:author="Parks, Robbie M" w:date="2018-06-19T17:00:00Z">
        <w:r w:rsidR="003B60EB" w:rsidRPr="00AC73A1">
          <w:rPr>
            <w:rStyle w:val="apple-style-span"/>
            <w:rFonts w:ascii="Times New Roman" w:hAnsi="Times New Roman"/>
            <w:color w:val="000000" w:themeColor="text1"/>
          </w:rPr>
          <w:t>6</w:t>
        </w:r>
      </w:ins>
      <w:del w:id="133" w:author="Parks, Robbie M" w:date="2018-06-19T17:00:00Z">
        <w:r w:rsidR="004055C0" w:rsidRPr="00AC73A1" w:rsidDel="003B60EB">
          <w:rPr>
            <w:rStyle w:val="apple-style-span"/>
            <w:rFonts w:ascii="Times New Roman" w:hAnsi="Times New Roman"/>
            <w:color w:val="000000" w:themeColor="text1"/>
          </w:rPr>
          <w:delText>3</w:delText>
        </w:r>
      </w:del>
      <w:r w:rsidR="004055C0" w:rsidRPr="00AC73A1">
        <w:rPr>
          <w:rStyle w:val="apple-style-span"/>
          <w:rFonts w:ascii="Times New Roman" w:hAnsi="Times New Roman"/>
          <w:color w:val="000000" w:themeColor="text1"/>
        </w:rPr>
        <w:t xml:space="preserve"> from the National Center for Health Statistics (NCHS). </w:t>
      </w:r>
      <w:r w:rsidR="004055C0" w:rsidRPr="00AC73A1">
        <w:rPr>
          <w:rFonts w:ascii="Times New Roman" w:hAnsi="Times New Roman"/>
          <w:color w:val="000000" w:themeColor="text1"/>
        </w:rPr>
        <w:t>Age, sex, state of residence, month of death, and underlying cause of death were available for each record.</w:t>
      </w:r>
      <w:ins w:id="134" w:author="Parks, Robbie M" w:date="2018-06-19T23:13:00Z">
        <w:r w:rsidR="00DE0D8E">
          <w:rPr>
            <w:rFonts w:ascii="Times New Roman" w:hAnsi="Times New Roman"/>
            <w:color w:val="000000" w:themeColor="text1"/>
          </w:rPr>
          <w:t xml:space="preserve"> </w:t>
        </w:r>
        <w:r w:rsidR="00EC4DA6">
          <w:rPr>
            <w:rFonts w:ascii="Times New Roman" w:hAnsi="Times New Roman"/>
            <w:color w:val="000000" w:themeColor="text1"/>
          </w:rPr>
          <w:t xml:space="preserve">Table 1 gives a </w:t>
        </w:r>
        <w:r w:rsidR="00DE0D8E">
          <w:rPr>
            <w:rFonts w:ascii="Times New Roman" w:hAnsi="Times New Roman"/>
            <w:color w:val="000000" w:themeColor="text1"/>
          </w:rPr>
          <w:t>su</w:t>
        </w:r>
        <w:r w:rsidR="00EC4DA6">
          <w:rPr>
            <w:rFonts w:ascii="Times New Roman" w:hAnsi="Times New Roman"/>
            <w:color w:val="000000" w:themeColor="text1"/>
          </w:rPr>
          <w:t>mmary of number of deaths by cause of death and sex</w:t>
        </w:r>
      </w:ins>
      <w:ins w:id="135" w:author="Parks, Robbie M" w:date="2018-06-19T23:33:00Z">
        <w:r w:rsidR="00B802D5">
          <w:rPr>
            <w:rFonts w:ascii="Times New Roman" w:hAnsi="Times New Roman"/>
            <w:color w:val="000000" w:themeColor="text1"/>
          </w:rPr>
          <w:t>.</w:t>
        </w:r>
      </w:ins>
      <w:r w:rsidR="004055C0" w:rsidRPr="00AC73A1">
        <w:rPr>
          <w:rFonts w:ascii="Times New Roman" w:hAnsi="Times New Roman"/>
          <w:color w:val="000000" w:themeColor="text1"/>
        </w:rPr>
        <w:t xml:space="preserve"> Yearly population counts were available from NCHS for 1990 to 201</w:t>
      </w:r>
      <w:ins w:id="136" w:author="Parks, Robbie M" w:date="2018-06-19T17:00:00Z">
        <w:r w:rsidR="003E060B" w:rsidRPr="00AC73A1">
          <w:rPr>
            <w:rFonts w:ascii="Times New Roman" w:hAnsi="Times New Roman"/>
            <w:color w:val="000000" w:themeColor="text1"/>
          </w:rPr>
          <w:t>6</w:t>
        </w:r>
      </w:ins>
      <w:del w:id="137" w:author="Parks, Robbie M" w:date="2018-06-19T17:00:00Z">
        <w:r w:rsidR="004055C0" w:rsidRPr="00AC73A1" w:rsidDel="003E060B">
          <w:rPr>
            <w:rFonts w:ascii="Times New Roman" w:hAnsi="Times New Roman"/>
            <w:color w:val="000000" w:themeColor="text1"/>
          </w:rPr>
          <w:delText>3</w:delText>
        </w:r>
      </w:del>
      <w:r w:rsidR="004055C0" w:rsidRPr="00AC73A1">
        <w:rPr>
          <w:rFonts w:ascii="Times New Roman" w:hAnsi="Times New Roman"/>
          <w:color w:val="000000" w:themeColor="text1"/>
        </w:rPr>
        <w:t xml:space="preserve"> and from the US Census </w:t>
      </w:r>
      <w:r w:rsidR="004055C0" w:rsidRPr="00AC73A1">
        <w:rPr>
          <w:rFonts w:ascii="Times New Roman" w:hAnsi="Times New Roman"/>
          <w:color w:val="000000" w:themeColor="text1"/>
        </w:rPr>
        <w:lastRenderedPageBreak/>
        <w:t>Bureau prior to 1990</w:t>
      </w:r>
      <w:r w:rsidR="00C9555C" w:rsidRPr="00AC73A1">
        <w:rPr>
          <w:rFonts w:ascii="Times New Roman" w:hAnsi="Times New Roman"/>
          <w:color w:val="000000" w:themeColor="text1"/>
        </w:rPr>
        <w:t xml:space="preserve"> </w:t>
      </w:r>
      <w:r w:rsidR="004055C0"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(Ingram et al., 2003)</w:t>
      </w:r>
      <w:r w:rsidR="004055C0" w:rsidRPr="00AC73A1">
        <w:rPr>
          <w:rFonts w:ascii="Times New Roman" w:hAnsi="Times New Roman"/>
          <w:color w:val="000000" w:themeColor="text1"/>
        </w:rPr>
        <w:fldChar w:fldCharType="end"/>
      </w:r>
      <w:r w:rsidR="00C9555C" w:rsidRPr="00AC73A1">
        <w:rPr>
          <w:rFonts w:ascii="Times New Roman" w:hAnsi="Times New Roman"/>
          <w:color w:val="000000" w:themeColor="text1"/>
        </w:rPr>
        <w:t>.</w:t>
      </w:r>
      <w:r w:rsidR="004055C0" w:rsidRPr="00AC73A1">
        <w:rPr>
          <w:rFonts w:ascii="Times New Roman" w:hAnsi="Times New Roman"/>
          <w:color w:val="000000" w:themeColor="text1"/>
        </w:rPr>
        <w:t xml:space="preserve"> We </w:t>
      </w:r>
      <w:r w:rsidR="00B368B6" w:rsidRPr="00AC73A1">
        <w:rPr>
          <w:rFonts w:ascii="Times New Roman" w:hAnsi="Times New Roman"/>
          <w:color w:val="000000" w:themeColor="text1"/>
        </w:rPr>
        <w:t xml:space="preserve">calculated </w:t>
      </w:r>
      <w:r w:rsidR="004055C0" w:rsidRPr="00AC73A1">
        <w:rPr>
          <w:rFonts w:ascii="Times New Roman" w:hAnsi="Times New Roman"/>
          <w:color w:val="000000" w:themeColor="text1"/>
        </w:rPr>
        <w:t>monthly population counts through linear interpolation, assigning each yearly count to July.</w:t>
      </w:r>
      <w:r w:rsidR="004055C0" w:rsidRPr="00AC73A1">
        <w:rPr>
          <w:rFonts w:ascii="Times New Roman" w:hAnsi="Times New Roman"/>
        </w:rPr>
        <w:t xml:space="preserve"> </w:t>
      </w:r>
    </w:p>
    <w:p w14:paraId="27970A23" w14:textId="77777777" w:rsidR="00C66D47" w:rsidRPr="00AC73A1" w:rsidRDefault="00C66D47" w:rsidP="004055C0">
      <w:pPr>
        <w:spacing w:after="0" w:line="480" w:lineRule="auto"/>
        <w:jc w:val="both"/>
        <w:rPr>
          <w:ins w:id="138" w:author="Parks, Robbie M" w:date="2018-06-19T14:05:00Z"/>
          <w:rFonts w:ascii="Times New Roman" w:hAnsi="Times New Roman"/>
        </w:rPr>
      </w:pPr>
    </w:p>
    <w:p w14:paraId="6C50800E" w14:textId="4432DF0F" w:rsidR="00C66D47" w:rsidRPr="00AC73A1" w:rsidRDefault="004055C0" w:rsidP="004055C0">
      <w:pPr>
        <w:spacing w:after="0" w:line="480" w:lineRule="auto"/>
        <w:jc w:val="both"/>
        <w:rPr>
          <w:ins w:id="139" w:author="Parks, Robbie M" w:date="2018-06-19T14:05:00Z"/>
          <w:rFonts w:ascii="Times New Roman" w:hAnsi="Times New Roman"/>
        </w:rPr>
      </w:pPr>
      <w:r w:rsidRPr="00AC73A1">
        <w:rPr>
          <w:rFonts w:ascii="Times New Roman" w:hAnsi="Times New Roman"/>
        </w:rPr>
        <w:t>We also subdivided the national data geographically by climate regions used by the National Oceanic and Atmos</w:t>
      </w:r>
      <w:r w:rsidR="00C9555C" w:rsidRPr="00AC73A1">
        <w:rPr>
          <w:rFonts w:ascii="Times New Roman" w:hAnsi="Times New Roman"/>
        </w:rPr>
        <w:t xml:space="preserve">pheric Administration (Figure 1) </w:t>
      </w:r>
      <w:r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rPr>
          <w:rFonts w:ascii="Times New Roman" w:hAnsi="Times New Roman"/>
        </w:rPr>
        <w:fldChar w:fldCharType="separate"/>
      </w:r>
      <w:r w:rsidR="00BC655C" w:rsidRPr="00AC73A1">
        <w:rPr>
          <w:rFonts w:ascii="Times New Roman" w:hAnsi="Times New Roman"/>
          <w:noProof/>
        </w:rPr>
        <w:t>(Karl &amp; Koss, 1984)</w:t>
      </w:r>
      <w:r w:rsidRPr="00AC73A1">
        <w:rPr>
          <w:rFonts w:ascii="Times New Roman" w:hAnsi="Times New Roman"/>
        </w:rPr>
        <w:fldChar w:fldCharType="end"/>
      </w:r>
      <w:r w:rsidR="00C9555C" w:rsidRPr="00AC73A1">
        <w:rPr>
          <w:rFonts w:ascii="Times New Roman" w:hAnsi="Times New Roman"/>
        </w:rPr>
        <w:t>.</w:t>
      </w:r>
      <w:r w:rsidRPr="00AC73A1">
        <w:rPr>
          <w:rFonts w:ascii="Times New Roman" w:hAnsi="Times New Roman"/>
        </w:rPr>
        <w:t xml:space="preserve"> </w:t>
      </w:r>
      <w:ins w:id="140" w:author="Parks, Robbie M" w:date="2018-06-19T14:06:00Z">
        <w:r w:rsidR="00C66D47" w:rsidRPr="00AC73A1">
          <w:rPr>
            <w:rFonts w:ascii="Times New Roman" w:hAnsi="Times New Roman"/>
          </w:rPr>
          <w:t xml:space="preserve">The United States </w:t>
        </w:r>
      </w:ins>
      <w:ins w:id="141" w:author="Parks, Robbie M" w:date="2018-06-19T14:14:00Z">
        <w:r w:rsidR="00A26916" w:rsidRPr="00AC73A1">
          <w:rPr>
            <w:rFonts w:ascii="Times New Roman" w:hAnsi="Times New Roman"/>
          </w:rPr>
          <w:t xml:space="preserve">here </w:t>
        </w:r>
      </w:ins>
      <w:ins w:id="142" w:author="Parks, Robbie M" w:date="2018-06-19T14:06:00Z">
        <w:r w:rsidR="00C66D47" w:rsidRPr="00AC73A1">
          <w:rPr>
            <w:rFonts w:ascii="Times New Roman" w:hAnsi="Times New Roman"/>
          </w:rPr>
          <w:t>is</w:t>
        </w:r>
        <w:r w:rsidR="00200B4D" w:rsidRPr="00AC73A1">
          <w:rPr>
            <w:rFonts w:ascii="Times New Roman" w:hAnsi="Times New Roman"/>
          </w:rPr>
          <w:t xml:space="preserve"> </w:t>
        </w:r>
      </w:ins>
      <w:ins w:id="143" w:author="Parks, Robbie M" w:date="2018-06-19T14:42:00Z">
        <w:r w:rsidR="00791CA8" w:rsidRPr="00AC73A1">
          <w:rPr>
            <w:rFonts w:ascii="Times New Roman" w:hAnsi="Times New Roman"/>
          </w:rPr>
          <w:t>charac</w:t>
        </w:r>
        <w:r w:rsidR="00CD33D6" w:rsidRPr="00AC73A1">
          <w:rPr>
            <w:rFonts w:ascii="Times New Roman" w:hAnsi="Times New Roman"/>
          </w:rPr>
          <w:t>terised</w:t>
        </w:r>
      </w:ins>
      <w:ins w:id="144" w:author="Parks, Robbie M" w:date="2018-06-19T14:06:00Z">
        <w:r w:rsidR="00CD33D6" w:rsidRPr="00AC73A1">
          <w:rPr>
            <w:rFonts w:ascii="Times New Roman" w:hAnsi="Times New Roman"/>
          </w:rPr>
          <w:t xml:space="preserve"> by</w:t>
        </w:r>
        <w:r w:rsidR="00C02EE3" w:rsidRPr="00AC73A1">
          <w:rPr>
            <w:rFonts w:ascii="Times New Roman" w:hAnsi="Times New Roman"/>
          </w:rPr>
          <w:t xml:space="preserve"> 9 climate regions</w:t>
        </w:r>
      </w:ins>
      <w:ins w:id="145" w:author="Parks, Robbie M" w:date="2018-06-19T15:49:00Z">
        <w:r w:rsidR="00E202D9" w:rsidRPr="00AC73A1">
          <w:rPr>
            <w:rFonts w:ascii="Times New Roman" w:hAnsi="Times New Roman"/>
          </w:rPr>
          <w:t xml:space="preserve"> (Table 2</w:t>
        </w:r>
        <w:r w:rsidR="0081393F" w:rsidRPr="00AC73A1">
          <w:rPr>
            <w:rFonts w:ascii="Times New Roman" w:hAnsi="Times New Roman"/>
          </w:rPr>
          <w:t>)</w:t>
        </w:r>
      </w:ins>
      <w:ins w:id="146" w:author="Parks, Robbie M" w:date="2018-06-19T14:06:00Z">
        <w:r w:rsidR="00C02EE3" w:rsidRPr="00AC73A1">
          <w:rPr>
            <w:rFonts w:ascii="Times New Roman" w:hAnsi="Times New Roman"/>
          </w:rPr>
          <w:t xml:space="preserve">. </w:t>
        </w:r>
      </w:ins>
      <w:ins w:id="147" w:author="Parks, Robbie M" w:date="2018-06-19T17:44:00Z">
        <w:r w:rsidR="00534B47" w:rsidRPr="00AC73A1">
          <w:rPr>
            <w:rFonts w:ascii="Times New Roman" w:hAnsi="Times New Roman"/>
          </w:rPr>
          <w:t xml:space="preserve">The Central climate region has a </w:t>
        </w:r>
      </w:ins>
      <w:ins w:id="148" w:author="Parks, Robbie M" w:date="2018-06-19T17:56:00Z">
        <w:r w:rsidR="00534B47" w:rsidRPr="00AC73A1">
          <w:rPr>
            <w:rFonts w:ascii="Times New Roman" w:hAnsi="Times New Roman"/>
          </w:rPr>
          <w:t>generally</w:t>
        </w:r>
      </w:ins>
      <w:ins w:id="149" w:author="Parks, Robbie M" w:date="2018-06-19T17:44:00Z">
        <w:r w:rsidR="00534B47" w:rsidRPr="00AC73A1">
          <w:rPr>
            <w:rFonts w:ascii="Times New Roman" w:hAnsi="Times New Roman"/>
          </w:rPr>
          <w:t xml:space="preserve"> </w:t>
        </w:r>
      </w:ins>
      <w:ins w:id="150" w:author="Parks, Robbie M" w:date="2018-06-19T17:56:00Z">
        <w:r w:rsidR="00534B47" w:rsidRPr="00AC73A1">
          <w:rPr>
            <w:rFonts w:ascii="Times New Roman" w:hAnsi="Times New Roman"/>
          </w:rPr>
          <w:t>temperate climate, with cold winters and mild summers.</w:t>
        </w:r>
      </w:ins>
      <w:ins w:id="151" w:author="Parks, Robbie M" w:date="2018-06-19T17:45:00Z">
        <w:r w:rsidR="00333321" w:rsidRPr="00AC73A1">
          <w:rPr>
            <w:rFonts w:ascii="Times New Roman" w:hAnsi="Times New Roman"/>
          </w:rPr>
          <w:t xml:space="preserve"> East North Central </w:t>
        </w:r>
      </w:ins>
      <w:ins w:id="152" w:author="Parks, Robbie M" w:date="2018-06-19T17:56:00Z">
        <w:r w:rsidR="00377A68" w:rsidRPr="00AC73A1">
          <w:rPr>
            <w:rFonts w:ascii="Times New Roman" w:hAnsi="Times New Roman"/>
          </w:rPr>
          <w:t xml:space="preserve">is one of the coldest </w:t>
        </w:r>
      </w:ins>
      <w:ins w:id="153" w:author="Parks, Robbie M" w:date="2018-06-19T18:05:00Z">
        <w:r w:rsidR="001A1C85" w:rsidRPr="00AC73A1">
          <w:rPr>
            <w:rFonts w:ascii="Times New Roman" w:hAnsi="Times New Roman"/>
          </w:rPr>
          <w:t xml:space="preserve">climate </w:t>
        </w:r>
      </w:ins>
      <w:ins w:id="154" w:author="Parks, Robbie M" w:date="2018-06-19T17:56:00Z">
        <w:r w:rsidR="00377A68" w:rsidRPr="00AC73A1">
          <w:rPr>
            <w:rFonts w:ascii="Times New Roman" w:hAnsi="Times New Roman"/>
          </w:rPr>
          <w:t xml:space="preserve">regions of the United States, </w:t>
        </w:r>
      </w:ins>
      <w:ins w:id="155" w:author="Parks, Robbie M" w:date="2018-06-19T18:06:00Z">
        <w:r w:rsidR="007B2F5A" w:rsidRPr="00AC73A1">
          <w:rPr>
            <w:rFonts w:ascii="Times New Roman" w:hAnsi="Times New Roman"/>
          </w:rPr>
          <w:t>with a mean annual temperature of 8°C</w:t>
        </w:r>
        <w:r w:rsidR="00FD1F99" w:rsidRPr="00AC73A1">
          <w:rPr>
            <w:rFonts w:ascii="Times New Roman" w:hAnsi="Times New Roman"/>
          </w:rPr>
          <w:t>,</w:t>
        </w:r>
        <w:r w:rsidR="007B2F5A" w:rsidRPr="00AC73A1">
          <w:rPr>
            <w:rFonts w:ascii="Times New Roman" w:hAnsi="Times New Roman"/>
          </w:rPr>
          <w:t xml:space="preserve"> </w:t>
        </w:r>
      </w:ins>
      <w:ins w:id="156" w:author="Parks, Robbie M" w:date="2018-06-19T18:05:00Z">
        <w:r w:rsidR="00997E15" w:rsidRPr="00AC73A1">
          <w:rPr>
            <w:rFonts w:ascii="Times New Roman" w:hAnsi="Times New Roman"/>
          </w:rPr>
          <w:t>and experiences</w:t>
        </w:r>
      </w:ins>
      <w:ins w:id="157" w:author="Parks, Robbie M" w:date="2018-06-19T17:56:00Z">
        <w:r w:rsidR="00377A68" w:rsidRPr="00AC73A1">
          <w:rPr>
            <w:rFonts w:ascii="Times New Roman" w:hAnsi="Times New Roman"/>
          </w:rPr>
          <w:t xml:space="preserve"> deep winters and warm summers</w:t>
        </w:r>
      </w:ins>
      <w:ins w:id="158" w:author="Parks, Robbie M" w:date="2018-06-19T18:00:00Z">
        <w:r w:rsidR="00973BB6" w:rsidRPr="00AC73A1">
          <w:rPr>
            <w:rFonts w:ascii="Times New Roman" w:hAnsi="Times New Roman"/>
          </w:rPr>
          <w:t>,</w:t>
        </w:r>
      </w:ins>
      <w:ins w:id="159" w:author="Parks, Robbie M" w:date="2018-06-19T17:45:00Z">
        <w:r w:rsidR="00333321" w:rsidRPr="00AC73A1">
          <w:rPr>
            <w:rFonts w:ascii="Times New Roman" w:hAnsi="Times New Roman"/>
          </w:rPr>
          <w:t xml:space="preserve"> </w:t>
        </w:r>
      </w:ins>
      <w:ins w:id="160" w:author="Parks, Robbie M" w:date="2018-06-19T17:47:00Z">
        <w:r w:rsidR="00E60B9F" w:rsidRPr="00AC73A1">
          <w:rPr>
            <w:rFonts w:ascii="Times New Roman" w:hAnsi="Times New Roman"/>
          </w:rPr>
          <w:t>The Northeast</w:t>
        </w:r>
      </w:ins>
      <w:ins w:id="161" w:author="Parks, Robbie M" w:date="2018-06-19T17:57:00Z">
        <w:r w:rsidR="00F95A18" w:rsidRPr="00AC73A1">
          <w:rPr>
            <w:rFonts w:ascii="Times New Roman" w:hAnsi="Times New Roman"/>
          </w:rPr>
          <w:t xml:space="preserve"> possesses a humid, </w:t>
        </w:r>
      </w:ins>
      <w:ins w:id="162" w:author="Parks, Robbie M" w:date="2018-06-19T17:58:00Z">
        <w:r w:rsidR="00F95A18" w:rsidRPr="00AC73A1">
          <w:rPr>
            <w:rFonts w:ascii="Times New Roman" w:hAnsi="Times New Roman"/>
          </w:rPr>
          <w:t>continental</w:t>
        </w:r>
      </w:ins>
      <w:ins w:id="163" w:author="Parks, Robbie M" w:date="2018-06-19T17:57:00Z">
        <w:r w:rsidR="00F95A18" w:rsidRPr="00AC73A1">
          <w:rPr>
            <w:rFonts w:ascii="Times New Roman" w:hAnsi="Times New Roman"/>
          </w:rPr>
          <w:t xml:space="preserve"> climate</w:t>
        </w:r>
      </w:ins>
      <w:ins w:id="164" w:author="Parks, Robbie M" w:date="2018-06-19T17:58:00Z">
        <w:r w:rsidR="00393385" w:rsidRPr="00AC73A1">
          <w:rPr>
            <w:rFonts w:ascii="Times New Roman" w:hAnsi="Times New Roman"/>
          </w:rPr>
          <w:t>, and the largest population of the climate regions (</w:t>
        </w:r>
      </w:ins>
      <w:ins w:id="165" w:author="Parks, Robbie M" w:date="2018-06-19T17:59:00Z">
        <w:r w:rsidR="002E20B6" w:rsidRPr="00AC73A1">
          <w:rPr>
            <w:rFonts w:ascii="Times New Roman" w:hAnsi="Times New Roman"/>
          </w:rPr>
          <w:t xml:space="preserve">64,046,741 or </w:t>
        </w:r>
        <w:r w:rsidR="00054EEF" w:rsidRPr="00AC73A1">
          <w:rPr>
            <w:rFonts w:ascii="Times New Roman" w:hAnsi="Times New Roman"/>
          </w:rPr>
          <w:t>19.8% total population in 2016</w:t>
        </w:r>
      </w:ins>
      <w:ins w:id="166" w:author="Parks, Robbie M" w:date="2018-06-19T17:58:00Z">
        <w:r w:rsidR="00393385" w:rsidRPr="00AC73A1">
          <w:rPr>
            <w:rFonts w:ascii="Times New Roman" w:hAnsi="Times New Roman"/>
          </w:rPr>
          <w:t>)</w:t>
        </w:r>
      </w:ins>
      <w:ins w:id="167" w:author="Parks, Robbie M" w:date="2018-06-19T18:02:00Z">
        <w:r w:rsidR="00AC24A5" w:rsidRPr="00AC73A1">
          <w:rPr>
            <w:rFonts w:ascii="Times New Roman" w:hAnsi="Times New Roman"/>
          </w:rPr>
          <w:t xml:space="preserve"> and the smallest share of the United States</w:t>
        </w:r>
      </w:ins>
      <w:ins w:id="168" w:author="Parks, Robbie M" w:date="2018-06-19T18:06:00Z">
        <w:r w:rsidR="00864A9D" w:rsidRPr="00AC73A1">
          <w:rPr>
            <w:rFonts w:ascii="Times New Roman" w:hAnsi="Times New Roman"/>
          </w:rPr>
          <w:t>’ land mass</w:t>
        </w:r>
      </w:ins>
      <w:ins w:id="169" w:author="Parks, Robbie M" w:date="2018-06-19T18:02:00Z">
        <w:r w:rsidR="00AC24A5" w:rsidRPr="00AC73A1">
          <w:rPr>
            <w:rFonts w:ascii="Times New Roman" w:hAnsi="Times New Roman"/>
          </w:rPr>
          <w:t xml:space="preserve"> (</w:t>
        </w:r>
        <w:r w:rsidR="006E7432" w:rsidRPr="00AC73A1">
          <w:rPr>
            <w:rFonts w:ascii="Times New Roman" w:hAnsi="Times New Roman"/>
          </w:rPr>
          <w:t>6.02%</w:t>
        </w:r>
        <w:r w:rsidR="00AC24A5" w:rsidRPr="00AC73A1">
          <w:rPr>
            <w:rFonts w:ascii="Times New Roman" w:hAnsi="Times New Roman"/>
          </w:rPr>
          <w:t>)</w:t>
        </w:r>
      </w:ins>
      <w:ins w:id="170" w:author="Parks, Robbie M" w:date="2018-06-19T18:01:00Z">
        <w:r w:rsidR="00BF5E95" w:rsidRPr="00AC73A1">
          <w:rPr>
            <w:rFonts w:ascii="Times New Roman" w:hAnsi="Times New Roman"/>
          </w:rPr>
          <w:t>.</w:t>
        </w:r>
      </w:ins>
      <w:ins w:id="171" w:author="Parks, Robbie M" w:date="2018-06-19T17:47:00Z">
        <w:r w:rsidR="00E60B9F" w:rsidRPr="00AC73A1">
          <w:rPr>
            <w:rFonts w:ascii="Times New Roman" w:hAnsi="Times New Roman"/>
          </w:rPr>
          <w:t xml:space="preserve"> </w:t>
        </w:r>
      </w:ins>
      <w:ins w:id="172" w:author="Parks, Robbie M" w:date="2018-06-19T14:22:00Z">
        <w:r w:rsidR="007911C9" w:rsidRPr="00AC73A1">
          <w:rPr>
            <w:rFonts w:ascii="Times New Roman" w:hAnsi="Times New Roman"/>
          </w:rPr>
          <w:t>The Northwest</w:t>
        </w:r>
      </w:ins>
      <w:ins w:id="173" w:author="Parks, Robbie M" w:date="2018-06-19T14:45:00Z">
        <w:r w:rsidR="005376F7" w:rsidRPr="00AC73A1">
          <w:rPr>
            <w:rFonts w:ascii="Times New Roman" w:hAnsi="Times New Roman"/>
          </w:rPr>
          <w:t xml:space="preserve"> </w:t>
        </w:r>
      </w:ins>
      <w:ins w:id="174" w:author="Parks, Robbie M" w:date="2018-06-19T14:22:00Z">
        <w:r w:rsidR="003430BD" w:rsidRPr="00AC73A1">
          <w:rPr>
            <w:rFonts w:ascii="Times New Roman" w:hAnsi="Times New Roman"/>
          </w:rPr>
          <w:t xml:space="preserve">has an oceanic </w:t>
        </w:r>
        <w:r w:rsidR="00A55BF6" w:rsidRPr="00AC73A1">
          <w:rPr>
            <w:rFonts w:ascii="Times New Roman" w:hAnsi="Times New Roman"/>
          </w:rPr>
          <w:t>climate</w:t>
        </w:r>
      </w:ins>
      <w:ins w:id="175" w:author="Parks, Robbie M" w:date="2018-06-19T15:42:00Z">
        <w:r w:rsidR="003430BD" w:rsidRPr="00AC73A1">
          <w:rPr>
            <w:rFonts w:ascii="Times New Roman" w:hAnsi="Times New Roman"/>
          </w:rPr>
          <w:t>, wet and cool in autumn, wi</w:t>
        </w:r>
      </w:ins>
      <w:ins w:id="176" w:author="Parks, Robbie M" w:date="2018-06-19T15:44:00Z">
        <w:r w:rsidR="00AC24A5" w:rsidRPr="00AC73A1">
          <w:rPr>
            <w:rFonts w:ascii="Times New Roman" w:hAnsi="Times New Roman"/>
          </w:rPr>
          <w:t xml:space="preserve">nter, </w:t>
        </w:r>
        <w:r w:rsidR="001A4537" w:rsidRPr="00AC73A1">
          <w:rPr>
            <w:rFonts w:ascii="Times New Roman" w:hAnsi="Times New Roman"/>
          </w:rPr>
          <w:t xml:space="preserve">spring </w:t>
        </w:r>
      </w:ins>
      <w:ins w:id="177" w:author="Parks, Robbie M" w:date="2018-06-19T14:26:00Z">
        <w:r w:rsidR="00A55BF6" w:rsidRPr="00AC73A1">
          <w:rPr>
            <w:rFonts w:ascii="Times New Roman" w:hAnsi="Times New Roman"/>
          </w:rPr>
          <w:t xml:space="preserve">and </w:t>
        </w:r>
      </w:ins>
      <w:ins w:id="178" w:author="Parks, Robbie M" w:date="2018-06-19T15:44:00Z">
        <w:r w:rsidR="001A4537" w:rsidRPr="00AC73A1">
          <w:rPr>
            <w:rFonts w:ascii="Times New Roman" w:hAnsi="Times New Roman"/>
          </w:rPr>
          <w:t xml:space="preserve">a </w:t>
        </w:r>
      </w:ins>
      <w:ins w:id="179" w:author="Parks, Robbie M" w:date="2018-06-19T14:26:00Z">
        <w:r w:rsidR="00D65212" w:rsidRPr="00AC73A1">
          <w:rPr>
            <w:rFonts w:ascii="Times New Roman" w:hAnsi="Times New Roman"/>
          </w:rPr>
          <w:t xml:space="preserve">mild </w:t>
        </w:r>
      </w:ins>
      <w:ins w:id="180" w:author="Parks, Robbie M" w:date="2018-06-19T15:44:00Z">
        <w:r w:rsidR="001A4537" w:rsidRPr="00AC73A1">
          <w:rPr>
            <w:rFonts w:ascii="Times New Roman" w:hAnsi="Times New Roman"/>
          </w:rPr>
          <w:t>summer</w:t>
        </w:r>
      </w:ins>
      <w:ins w:id="181" w:author="Parks, Robbie M" w:date="2018-06-19T14:57:00Z">
        <w:r w:rsidR="00B46096" w:rsidRPr="00AC73A1">
          <w:rPr>
            <w:rFonts w:ascii="Times New Roman" w:hAnsi="Times New Roman"/>
          </w:rPr>
          <w:t xml:space="preserve">. </w:t>
        </w:r>
      </w:ins>
      <w:ins w:id="182" w:author="Parks, Robbie M" w:date="2018-06-19T17:48:00Z">
        <w:r w:rsidR="00E60B9F" w:rsidRPr="00AC73A1">
          <w:rPr>
            <w:rFonts w:ascii="Times New Roman" w:hAnsi="Times New Roman"/>
          </w:rPr>
          <w:t>The South</w:t>
        </w:r>
      </w:ins>
      <w:ins w:id="183" w:author="Parks, Robbie M" w:date="2018-06-19T18:03:00Z">
        <w:r w:rsidR="00903420" w:rsidRPr="00AC73A1">
          <w:rPr>
            <w:rFonts w:ascii="Times New Roman" w:hAnsi="Times New Roman"/>
          </w:rPr>
          <w:t>, with the second warmest average annual temperature (18°C)</w:t>
        </w:r>
        <w:r w:rsidR="007C4524" w:rsidRPr="00AC73A1">
          <w:rPr>
            <w:rFonts w:ascii="Times New Roman" w:hAnsi="Times New Roman"/>
          </w:rPr>
          <w:t>,</w:t>
        </w:r>
      </w:ins>
      <w:ins w:id="184" w:author="Parks, Robbie M" w:date="2018-06-19T17:48:00Z">
        <w:r w:rsidR="00E60B9F" w:rsidRPr="00AC73A1">
          <w:rPr>
            <w:rFonts w:ascii="Times New Roman" w:hAnsi="Times New Roman"/>
          </w:rPr>
          <w:t xml:space="preserve"> takes up the largest geographic share of the USA (18.8% of land</w:t>
        </w:r>
      </w:ins>
      <w:ins w:id="185" w:author="Parks, Robbie M" w:date="2018-06-19T18:10:00Z">
        <w:r w:rsidR="00624902" w:rsidRPr="00AC73A1">
          <w:rPr>
            <w:rFonts w:ascii="Times New Roman" w:hAnsi="Times New Roman"/>
          </w:rPr>
          <w:t xml:space="preserve"> </w:t>
        </w:r>
      </w:ins>
      <w:ins w:id="186" w:author="Parks, Robbie M" w:date="2018-06-19T17:48:00Z">
        <w:r w:rsidR="00E60B9F" w:rsidRPr="00AC73A1">
          <w:rPr>
            <w:rFonts w:ascii="Times New Roman" w:hAnsi="Times New Roman"/>
          </w:rPr>
          <w:t>mass), with half taken up by Texas.</w:t>
        </w:r>
      </w:ins>
      <w:ins w:id="187" w:author="Parks, Robbie M" w:date="2018-06-19T17:52:00Z">
        <w:r w:rsidR="009B65AE" w:rsidRPr="00AC73A1">
          <w:rPr>
            <w:rFonts w:ascii="Times New Roman" w:hAnsi="Times New Roman"/>
          </w:rPr>
          <w:t xml:space="preserve"> The Southeast</w:t>
        </w:r>
      </w:ins>
      <w:ins w:id="188" w:author="Parks, Robbie M" w:date="2018-06-19T14:26:00Z">
        <w:r w:rsidR="008A5089" w:rsidRPr="00AC73A1">
          <w:rPr>
            <w:rFonts w:ascii="Times New Roman" w:hAnsi="Times New Roman"/>
          </w:rPr>
          <w:t xml:space="preserve"> </w:t>
        </w:r>
      </w:ins>
      <w:ins w:id="189" w:author="Parks, Robbie M" w:date="2018-06-19T18:00:00Z">
        <w:r w:rsidR="00973BB6" w:rsidRPr="00AC73A1">
          <w:rPr>
            <w:rFonts w:ascii="Times New Roman" w:hAnsi="Times New Roman"/>
          </w:rPr>
          <w:t>has the warmest average temperature of the climate regions (</w:t>
        </w:r>
      </w:ins>
      <w:ins w:id="190" w:author="Parks, Robbie M" w:date="2018-06-19T18:01:00Z">
        <w:r w:rsidR="00973BB6" w:rsidRPr="00AC73A1">
          <w:rPr>
            <w:rFonts w:ascii="Times New Roman" w:hAnsi="Times New Roman"/>
          </w:rPr>
          <w:t>18.4°C</w:t>
        </w:r>
      </w:ins>
      <w:ins w:id="191" w:author="Parks, Robbie M" w:date="2018-06-19T18:00:00Z">
        <w:r w:rsidR="00973BB6" w:rsidRPr="00AC73A1">
          <w:rPr>
            <w:rFonts w:ascii="Times New Roman" w:hAnsi="Times New Roman"/>
          </w:rPr>
          <w:t xml:space="preserve">). </w:t>
        </w:r>
      </w:ins>
      <w:ins w:id="192" w:author="Parks, Robbie M" w:date="2018-06-19T17:52:00Z">
        <w:r w:rsidR="009B65AE" w:rsidRPr="00AC73A1">
          <w:rPr>
            <w:rFonts w:ascii="Times New Roman" w:hAnsi="Times New Roman"/>
          </w:rPr>
          <w:t xml:space="preserve">The Southwest is hot and dry, frequently under drought, with deserts and the Colorado Plateau dominating the geography. </w:t>
        </w:r>
      </w:ins>
      <w:ins w:id="193" w:author="Parks, Robbie M" w:date="2018-06-19T14:26:00Z">
        <w:r w:rsidR="008A5089" w:rsidRPr="00AC73A1">
          <w:rPr>
            <w:rFonts w:ascii="Times New Roman" w:hAnsi="Times New Roman"/>
          </w:rPr>
          <w:t>T</w:t>
        </w:r>
      </w:ins>
      <w:ins w:id="194" w:author="Parks, Robbie M" w:date="2018-06-19T14:45:00Z">
        <w:r w:rsidR="005376F7" w:rsidRPr="00AC73A1">
          <w:rPr>
            <w:rFonts w:ascii="Times New Roman" w:hAnsi="Times New Roman"/>
          </w:rPr>
          <w:t>he West is typically hot and dry</w:t>
        </w:r>
      </w:ins>
      <w:ins w:id="195" w:author="Parks, Robbie M" w:date="2018-06-19T14:57:00Z">
        <w:r w:rsidR="00C34DB2" w:rsidRPr="00AC73A1">
          <w:rPr>
            <w:rFonts w:ascii="Times New Roman" w:hAnsi="Times New Roman"/>
          </w:rPr>
          <w:t xml:space="preserve">, with a large proportion </w:t>
        </w:r>
        <w:r w:rsidR="00B46096" w:rsidRPr="00AC73A1">
          <w:rPr>
            <w:rFonts w:ascii="Times New Roman" w:hAnsi="Times New Roman"/>
          </w:rPr>
          <w:t>of the population living in cit</w:t>
        </w:r>
        <w:r w:rsidR="00136E85" w:rsidRPr="00AC73A1">
          <w:rPr>
            <w:rFonts w:ascii="Times New Roman" w:hAnsi="Times New Roman"/>
          </w:rPr>
          <w:t>ies and metropolitan areas</w:t>
        </w:r>
        <w:r w:rsidR="00B46096" w:rsidRPr="00AC73A1">
          <w:rPr>
            <w:rFonts w:ascii="Times New Roman" w:hAnsi="Times New Roman"/>
          </w:rPr>
          <w:t>.</w:t>
        </w:r>
      </w:ins>
      <w:ins w:id="196" w:author="Parks, Robbie M" w:date="2018-06-19T15:00:00Z">
        <w:r w:rsidR="006D29DE" w:rsidRPr="00AC73A1">
          <w:rPr>
            <w:rFonts w:ascii="Times New Roman" w:hAnsi="Times New Roman"/>
          </w:rPr>
          <w:t xml:space="preserve"> </w:t>
        </w:r>
      </w:ins>
      <w:ins w:id="197" w:author="Parks, Robbie M" w:date="2018-06-19T15:02:00Z">
        <w:r w:rsidR="007751D3" w:rsidRPr="00AC73A1">
          <w:rPr>
            <w:rFonts w:ascii="Times New Roman" w:hAnsi="Times New Roman"/>
          </w:rPr>
          <w:t>West North Central</w:t>
        </w:r>
      </w:ins>
      <w:ins w:id="198" w:author="Parks, Robbie M" w:date="2018-06-19T17:37:00Z">
        <w:r w:rsidR="00EC78B3" w:rsidRPr="00AC73A1">
          <w:rPr>
            <w:rFonts w:ascii="Times New Roman" w:hAnsi="Times New Roman"/>
          </w:rPr>
          <w:t>,</w:t>
        </w:r>
      </w:ins>
      <w:ins w:id="199" w:author="Parks, Robbie M" w:date="2018-06-19T15:02:00Z">
        <w:r w:rsidR="007751D3" w:rsidRPr="00AC73A1">
          <w:rPr>
            <w:rFonts w:ascii="Times New Roman" w:hAnsi="Times New Roman"/>
          </w:rPr>
          <w:t xml:space="preserve"> </w:t>
        </w:r>
      </w:ins>
      <w:ins w:id="200" w:author="Parks, Robbie M" w:date="2018-06-19T15:06:00Z">
        <w:r w:rsidR="00434598" w:rsidRPr="00AC73A1">
          <w:rPr>
            <w:rFonts w:ascii="Times New Roman" w:hAnsi="Times New Roman"/>
          </w:rPr>
          <w:t>with 15.5% of the land</w:t>
        </w:r>
      </w:ins>
      <w:ins w:id="201" w:author="Parks, Robbie M" w:date="2018-06-19T18:08:00Z">
        <w:r w:rsidR="00966EC2" w:rsidRPr="00AC73A1">
          <w:rPr>
            <w:rFonts w:ascii="Times New Roman" w:hAnsi="Times New Roman"/>
          </w:rPr>
          <w:t xml:space="preserve"> </w:t>
        </w:r>
      </w:ins>
      <w:ins w:id="202" w:author="Parks, Robbie M" w:date="2018-06-19T15:06:00Z">
        <w:r w:rsidR="00434598" w:rsidRPr="00AC73A1">
          <w:rPr>
            <w:rFonts w:ascii="Times New Roman" w:hAnsi="Times New Roman"/>
          </w:rPr>
          <w:t>mass of the USA</w:t>
        </w:r>
      </w:ins>
      <w:ins w:id="203" w:author="Parks, Robbie M" w:date="2018-06-19T18:10:00Z">
        <w:r w:rsidR="00624902" w:rsidRPr="00AC73A1">
          <w:rPr>
            <w:rFonts w:ascii="Times New Roman" w:hAnsi="Times New Roman"/>
          </w:rPr>
          <w:t xml:space="preserve"> second only to </w:t>
        </w:r>
        <w:r w:rsidR="00C241F4" w:rsidRPr="00AC73A1">
          <w:rPr>
            <w:rFonts w:ascii="Times New Roman" w:hAnsi="Times New Roman"/>
          </w:rPr>
          <w:t>the South in terms of land mass</w:t>
        </w:r>
      </w:ins>
      <w:ins w:id="204" w:author="Parks, Robbie M" w:date="2018-06-19T15:06:00Z">
        <w:r w:rsidR="00434598" w:rsidRPr="00AC73A1">
          <w:rPr>
            <w:rFonts w:ascii="Times New Roman" w:hAnsi="Times New Roman"/>
          </w:rPr>
          <w:t xml:space="preserve">, </w:t>
        </w:r>
        <w:r w:rsidR="00EC78B3" w:rsidRPr="00AC73A1">
          <w:rPr>
            <w:rFonts w:ascii="Times New Roman" w:hAnsi="Times New Roman"/>
          </w:rPr>
          <w:t xml:space="preserve">is the </w:t>
        </w:r>
      </w:ins>
      <w:ins w:id="205" w:author="Parks, Robbie M" w:date="2018-06-19T17:41:00Z">
        <w:r w:rsidR="008369F4" w:rsidRPr="00AC73A1">
          <w:rPr>
            <w:rFonts w:ascii="Times New Roman" w:hAnsi="Times New Roman"/>
          </w:rPr>
          <w:t xml:space="preserve">least populated climate region (5,168,753 or </w:t>
        </w:r>
      </w:ins>
      <w:ins w:id="206" w:author="Parks, Robbie M" w:date="2018-06-19T17:43:00Z">
        <w:r w:rsidR="00E9559B" w:rsidRPr="00AC73A1">
          <w:rPr>
            <w:rFonts w:ascii="Times New Roman" w:hAnsi="Times New Roman"/>
          </w:rPr>
          <w:t>1.6% of total population</w:t>
        </w:r>
      </w:ins>
      <w:ins w:id="207" w:author="Parks, Robbie M" w:date="2018-06-19T18:00:00Z">
        <w:r w:rsidR="00054EEF" w:rsidRPr="00AC73A1">
          <w:rPr>
            <w:rFonts w:ascii="Times New Roman" w:hAnsi="Times New Roman"/>
          </w:rPr>
          <w:t xml:space="preserve"> in 2016</w:t>
        </w:r>
      </w:ins>
      <w:ins w:id="208" w:author="Parks, Robbie M" w:date="2018-06-19T17:43:00Z">
        <w:r w:rsidR="006E58C4" w:rsidRPr="00AC73A1">
          <w:rPr>
            <w:rFonts w:ascii="Times New Roman" w:hAnsi="Times New Roman"/>
          </w:rPr>
          <w:t>)</w:t>
        </w:r>
      </w:ins>
      <w:ins w:id="209" w:author="Parks, Robbie M" w:date="2018-06-19T18:09:00Z">
        <w:r w:rsidR="00EC6F25" w:rsidRPr="00AC73A1">
          <w:rPr>
            <w:rFonts w:ascii="Times New Roman" w:hAnsi="Times New Roman"/>
          </w:rPr>
          <w:t xml:space="preserve"> and the coldest </w:t>
        </w:r>
        <w:r w:rsidR="007B7697" w:rsidRPr="00AC73A1">
          <w:rPr>
            <w:rFonts w:ascii="Times New Roman" w:hAnsi="Times New Roman"/>
          </w:rPr>
          <w:t>on average throughout the year (7.6°C)</w:t>
        </w:r>
      </w:ins>
      <w:ins w:id="210" w:author="Parks, Robbie M" w:date="2018-06-19T15:04:00Z">
        <w:r w:rsidR="001704F4" w:rsidRPr="00AC73A1">
          <w:rPr>
            <w:rFonts w:ascii="Times New Roman" w:hAnsi="Times New Roman"/>
          </w:rPr>
          <w:t xml:space="preserve">. </w:t>
        </w:r>
      </w:ins>
    </w:p>
    <w:p w14:paraId="12F29E36" w14:textId="77777777" w:rsidR="00C66D47" w:rsidRPr="00AC73A1" w:rsidRDefault="00C66D47" w:rsidP="004055C0">
      <w:pPr>
        <w:spacing w:after="0" w:line="480" w:lineRule="auto"/>
        <w:jc w:val="both"/>
        <w:rPr>
          <w:ins w:id="211" w:author="Parks, Robbie M" w:date="2018-06-19T14:05:00Z"/>
          <w:rFonts w:ascii="Times New Roman" w:hAnsi="Times New Roman"/>
        </w:rPr>
      </w:pPr>
    </w:p>
    <w:p w14:paraId="553936C7" w14:textId="674D843B" w:rsidR="004055C0" w:rsidRPr="00AC73A1" w:rsidRDefault="004055C0" w:rsidP="004055C0">
      <w:pPr>
        <w:spacing w:after="0" w:line="480" w:lineRule="auto"/>
        <w:jc w:val="both"/>
        <w:rPr>
          <w:rFonts w:ascii="Times New Roman" w:hAnsi="Times New Roman"/>
          <w:color w:val="000000" w:themeColor="text1"/>
        </w:rPr>
      </w:pPr>
      <w:r w:rsidRPr="00AC73A1">
        <w:rPr>
          <w:rFonts w:ascii="Times New Roman" w:hAnsi="Times New Roman"/>
        </w:rPr>
        <w:t xml:space="preserve">The underlying cause of death was coded </w:t>
      </w:r>
      <w:r w:rsidRPr="00AC73A1">
        <w:rPr>
          <w:rFonts w:ascii="Times New Roman" w:hAnsi="Times New Roman"/>
          <w:color w:val="000000" w:themeColor="text1"/>
        </w:rPr>
        <w:t>according to the international classification of diseases (ICD) system (9</w:t>
      </w:r>
      <w:r w:rsidRPr="00AC73A1">
        <w:rPr>
          <w:rFonts w:ascii="Times New Roman" w:hAnsi="Times New Roman"/>
          <w:color w:val="000000" w:themeColor="text1"/>
          <w:vertAlign w:val="superscript"/>
        </w:rPr>
        <w:t>th</w:t>
      </w:r>
      <w:r w:rsidRPr="00AC73A1">
        <w:rPr>
          <w:rFonts w:ascii="Times New Roman" w:hAnsi="Times New Roman"/>
          <w:color w:val="000000" w:themeColor="text1"/>
        </w:rPr>
        <w:t xml:space="preserve"> revision of ICD from 1980 to 1998 and 10</w:t>
      </w:r>
      <w:r w:rsidRPr="00AC73A1">
        <w:rPr>
          <w:rFonts w:ascii="Times New Roman" w:hAnsi="Times New Roman"/>
          <w:color w:val="000000" w:themeColor="text1"/>
          <w:vertAlign w:val="superscript"/>
        </w:rPr>
        <w:t>th</w:t>
      </w:r>
      <w:r w:rsidRPr="00AC73A1">
        <w:rPr>
          <w:rFonts w:ascii="Times New Roman" w:hAnsi="Times New Roman"/>
          <w:color w:val="000000" w:themeColor="text1"/>
        </w:rPr>
        <w:t xml:space="preserve"> revision of ICD thereafter).</w:t>
      </w:r>
    </w:p>
    <w:p w14:paraId="0EF75AD8" w14:textId="77777777" w:rsidR="004055C0" w:rsidRPr="00AC73A1" w:rsidRDefault="004055C0" w:rsidP="004055C0">
      <w:pPr>
        <w:spacing w:after="0" w:line="480" w:lineRule="auto"/>
        <w:jc w:val="both"/>
        <w:rPr>
          <w:rFonts w:ascii="Times New Roman" w:hAnsi="Times New Roman"/>
          <w:color w:val="000000" w:themeColor="text1"/>
        </w:rPr>
      </w:pPr>
    </w:p>
    <w:p w14:paraId="513E57A8" w14:textId="75F15AB9" w:rsidR="003F5EC1" w:rsidRPr="00AC73A1" w:rsidDel="0056225E" w:rsidRDefault="004055C0" w:rsidP="004055C0">
      <w:pPr>
        <w:spacing w:after="0" w:line="480" w:lineRule="auto"/>
        <w:jc w:val="both"/>
        <w:rPr>
          <w:del w:id="212" w:author="Parks, Robbie M" w:date="2018-06-19T18:49:00Z"/>
          <w:rFonts w:ascii="Times New Roman" w:hAnsi="Times New Roman"/>
          <w:color w:val="000000" w:themeColor="text1"/>
        </w:rPr>
      </w:pPr>
      <w:r w:rsidRPr="00AC73A1">
        <w:rPr>
          <w:rFonts w:ascii="Times New Roman" w:hAnsi="Times New Roman"/>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w:t>
      </w:r>
      <w:r w:rsidRPr="00AC73A1">
        <w:rPr>
          <w:rFonts w:ascii="Times New Roman" w:hAnsi="Times New Roman"/>
          <w:color w:val="000000" w:themeColor="text1"/>
        </w:rPr>
        <w:lastRenderedPageBreak/>
        <w:t xml:space="preserve">month. For analysis of seasonality by cause of death, we mapped each ICD-9 and ICD-10 codes to the </w:t>
      </w:r>
      <w:del w:id="213" w:author="Parks, Robbie M" w:date="2018-06-19T18:49:00Z">
        <w:r w:rsidRPr="00AC73A1" w:rsidDel="0056225E">
          <w:rPr>
            <w:rFonts w:ascii="Times New Roman" w:hAnsi="Times New Roman"/>
            <w:color w:val="000000" w:themeColor="text1"/>
          </w:rPr>
          <w:delText xml:space="preserve">following four </w:delText>
        </w:r>
      </w:del>
      <w:r w:rsidRPr="00AC73A1">
        <w:rPr>
          <w:rFonts w:ascii="Times New Roman" w:hAnsi="Times New Roman"/>
          <w:color w:val="000000" w:themeColor="text1"/>
        </w:rPr>
        <w:t>disease categories</w:t>
      </w:r>
      <w:ins w:id="214" w:author="Parks, Robbie M" w:date="2018-06-20T11:04:00Z">
        <w:r w:rsidR="0016605A">
          <w:rPr>
            <w:rFonts w:ascii="Times New Roman" w:hAnsi="Times New Roman"/>
            <w:color w:val="000000" w:themeColor="text1"/>
          </w:rPr>
          <w:t>,</w:t>
        </w:r>
      </w:ins>
      <w:ins w:id="215" w:author="Parks, Robbie M" w:date="2018-06-19T18:49:00Z">
        <w:r w:rsidR="0056225E" w:rsidRPr="00AC73A1">
          <w:rPr>
            <w:rFonts w:ascii="Times New Roman" w:hAnsi="Times New Roman"/>
            <w:color w:val="000000" w:themeColor="text1"/>
          </w:rPr>
          <w:t xml:space="preserve"> described in Table 3</w:t>
        </w:r>
      </w:ins>
      <w:ins w:id="216" w:author="Parks, Robbie M" w:date="2018-06-19T18:52:00Z">
        <w:r w:rsidR="009255C7" w:rsidRPr="00AC73A1">
          <w:rPr>
            <w:rFonts w:ascii="Times New Roman" w:hAnsi="Times New Roman"/>
            <w:color w:val="000000" w:themeColor="text1"/>
          </w:rPr>
          <w:t>a and 3b</w:t>
        </w:r>
      </w:ins>
      <w:ins w:id="217" w:author="Parks, Robbie M" w:date="2018-06-19T18:49:00Z">
        <w:r w:rsidR="0056225E" w:rsidRPr="00AC73A1">
          <w:rPr>
            <w:rFonts w:ascii="Times New Roman" w:hAnsi="Times New Roman"/>
            <w:color w:val="000000" w:themeColor="text1"/>
          </w:rPr>
          <w:t>.</w:t>
        </w:r>
      </w:ins>
      <w:del w:id="218" w:author="Parks, Robbie M" w:date="2018-06-19T18:49:00Z">
        <w:r w:rsidRPr="00AC73A1" w:rsidDel="0056225E">
          <w:rPr>
            <w:rFonts w:ascii="Times New Roman" w:hAnsi="Times New Roman"/>
            <w:color w:val="000000" w:themeColor="text1"/>
          </w:rPr>
          <w:delText>:</w:delText>
        </w:r>
      </w:del>
    </w:p>
    <w:p w14:paraId="2396E1FF" w14:textId="77777777" w:rsidR="0056225E" w:rsidRPr="00AC73A1" w:rsidRDefault="0056225E" w:rsidP="004055C0">
      <w:pPr>
        <w:spacing w:after="0" w:line="480" w:lineRule="auto"/>
        <w:jc w:val="both"/>
        <w:rPr>
          <w:ins w:id="219" w:author="Parks, Robbie M" w:date="2018-06-19T18:49:00Z"/>
          <w:rFonts w:ascii="Times New Roman" w:hAnsi="Times New Roman"/>
          <w:color w:val="000000" w:themeColor="text1"/>
        </w:rPr>
      </w:pPr>
    </w:p>
    <w:p w14:paraId="3187D779" w14:textId="77777777" w:rsidR="00735626" w:rsidRPr="00AC73A1" w:rsidDel="0056225E" w:rsidRDefault="00735626" w:rsidP="004055C0">
      <w:pPr>
        <w:spacing w:after="0" w:line="480" w:lineRule="auto"/>
        <w:jc w:val="both"/>
        <w:rPr>
          <w:del w:id="220" w:author="Parks, Robbie M" w:date="2018-06-19T18:49:00Z"/>
          <w:rFonts w:ascii="Times New Roman" w:hAnsi="Times New Roman"/>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21" w:author="Parks, Robbie M" w:date="2018-06-19T18:49:00Z"/>
          <w:rFonts w:ascii="Times New Roman" w:hAnsi="Times New Roman"/>
          <w:color w:val="000000" w:themeColor="text1"/>
        </w:rPr>
      </w:pPr>
      <w:del w:id="222"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23" w:author="Parks, Robbie M" w:date="2018-06-19T18:49:00Z"/>
          <w:rFonts w:ascii="Times New Roman" w:hAnsi="Times New Roman"/>
          <w:color w:val="000000" w:themeColor="text1"/>
        </w:rPr>
      </w:pPr>
      <w:del w:id="224"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25" w:author="Parks, Robbie M" w:date="2018-06-19T18:49:00Z"/>
          <w:rFonts w:ascii="Times New Roman" w:hAnsi="Times New Roman"/>
          <w:color w:val="000000" w:themeColor="text1"/>
        </w:rPr>
      </w:pPr>
      <w:del w:id="226"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27" w:author="Parks, Robbie M" w:date="2018-06-19T18:49:00Z"/>
          <w:rFonts w:ascii="Times New Roman" w:hAnsi="Times New Roman"/>
          <w:color w:val="000000" w:themeColor="text1"/>
        </w:rPr>
      </w:pPr>
      <w:del w:id="228"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after="0" w:line="480" w:lineRule="auto"/>
        <w:jc w:val="both"/>
        <w:rPr>
          <w:rFonts w:ascii="Times New Roman" w:hAnsi="Times New Roman"/>
          <w:color w:val="000000" w:themeColor="text1"/>
        </w:rPr>
      </w:pPr>
    </w:p>
    <w:p w14:paraId="49C1620C" w14:textId="29242AD6" w:rsidR="004055C0" w:rsidRPr="00AC73A1" w:rsidRDefault="004055C0" w:rsidP="004055C0">
      <w:pPr>
        <w:spacing w:after="0" w:line="480" w:lineRule="auto"/>
        <w:jc w:val="both"/>
        <w:rPr>
          <w:rFonts w:ascii="Times New Roman" w:hAnsi="Times New Roman"/>
          <w:color w:val="000000" w:themeColor="text1"/>
        </w:rPr>
      </w:pPr>
      <w:r w:rsidRPr="00AC73A1">
        <w:rPr>
          <w:rFonts w:ascii="Times New Roman" w:hAnsi="Times New Roman"/>
          <w:color w:val="000000" w:themeColor="text1"/>
        </w:rPr>
        <w:t xml:space="preserve">Cardiorespiratory diseases and cancers accounted for 56.4% and </w:t>
      </w:r>
      <w:del w:id="229" w:author="Parks, Robbie M" w:date="2018-06-19T19:36:00Z">
        <w:r w:rsidRPr="00AC73A1" w:rsidDel="007F5916">
          <w:rPr>
            <w:rFonts w:ascii="Times New Roman" w:hAnsi="Times New Roman"/>
            <w:color w:val="000000" w:themeColor="text1"/>
          </w:rPr>
          <w:delText>21.2</w:delText>
        </w:r>
      </w:del>
      <w:ins w:id="230" w:author="Parks, Robbie M" w:date="2018-06-19T19:36:00Z">
        <w:r w:rsidR="006C3DA1">
          <w:rPr>
            <w:rFonts w:ascii="Times New Roman" w:hAnsi="Times New Roman"/>
            <w:color w:val="000000" w:themeColor="text1"/>
          </w:rPr>
          <w:t>21.2</w:t>
        </w:r>
      </w:ins>
      <w:r w:rsidRPr="00AC73A1">
        <w:rPr>
          <w:rFonts w:ascii="Times New Roman" w:hAnsi="Times New Roman"/>
          <w:color w:val="000000" w:themeColor="text1"/>
        </w:rPr>
        <w:t xml:space="preserve">% of all deaths in the USA, respectively, in 1980, and </w:t>
      </w:r>
      <w:ins w:id="231" w:author="Parks, Robbie M" w:date="2018-06-19T23:37:00Z">
        <w:r w:rsidR="00205191">
          <w:rPr>
            <w:rFonts w:ascii="Times New Roman" w:hAnsi="Times New Roman"/>
            <w:color w:val="000000" w:themeColor="text1"/>
          </w:rPr>
          <w:t>40.3</w:t>
        </w:r>
      </w:ins>
      <w:del w:id="232" w:author="Parks, Robbie M" w:date="2018-06-19T23:36:00Z">
        <w:r w:rsidRPr="00AC73A1" w:rsidDel="003026D8">
          <w:rPr>
            <w:rFonts w:ascii="Times New Roman" w:hAnsi="Times New Roman"/>
            <w:color w:val="000000" w:themeColor="text1"/>
          </w:rPr>
          <w:delText>40.9</w:delText>
        </w:r>
      </w:del>
      <w:r w:rsidRPr="00AC73A1">
        <w:rPr>
          <w:rFonts w:ascii="Times New Roman" w:hAnsi="Times New Roman"/>
          <w:color w:val="000000" w:themeColor="text1"/>
        </w:rPr>
        <w:t xml:space="preserve">% and </w:t>
      </w:r>
      <w:del w:id="233" w:author="Parks, Robbie M" w:date="2018-06-19T19:36:00Z">
        <w:r w:rsidRPr="00AC73A1" w:rsidDel="007F5916">
          <w:rPr>
            <w:rFonts w:ascii="Times New Roman" w:hAnsi="Times New Roman"/>
            <w:color w:val="000000" w:themeColor="text1"/>
          </w:rPr>
          <w:delText>23.5</w:delText>
        </w:r>
      </w:del>
      <w:ins w:id="234" w:author="Parks, Robbie M" w:date="2018-06-19T23:37:00Z">
        <w:r w:rsidR="00CA785E">
          <w:rPr>
            <w:rFonts w:ascii="Times New Roman" w:hAnsi="Times New Roman"/>
            <w:color w:val="000000" w:themeColor="text1"/>
          </w:rPr>
          <w:t>22.4</w:t>
        </w:r>
      </w:ins>
      <w:r w:rsidRPr="00AC73A1">
        <w:rPr>
          <w:rFonts w:ascii="Times New Roman" w:hAnsi="Times New Roman"/>
          <w:color w:val="000000" w:themeColor="text1"/>
        </w:rPr>
        <w:t>%, respectively, in 201</w:t>
      </w:r>
      <w:ins w:id="235" w:author="Parks, Robbie M" w:date="2018-06-19T19:37:00Z">
        <w:r w:rsidR="007F5916">
          <w:rPr>
            <w:rFonts w:ascii="Times New Roman" w:hAnsi="Times New Roman"/>
            <w:color w:val="000000" w:themeColor="text1"/>
          </w:rPr>
          <w:t>6</w:t>
        </w:r>
      </w:ins>
      <w:del w:id="236" w:author="Parks, Robbie M" w:date="2018-06-19T19:37:00Z">
        <w:r w:rsidRPr="00AC73A1" w:rsidDel="007F5916">
          <w:rPr>
            <w:rFonts w:ascii="Times New Roman" w:hAnsi="Times New Roman"/>
            <w:color w:val="000000" w:themeColor="text1"/>
          </w:rPr>
          <w:delText>3</w:delText>
        </w:r>
      </w:del>
      <w:r w:rsidR="00B368B6" w:rsidRPr="00AC73A1">
        <w:rPr>
          <w:rFonts w:ascii="Times New Roman" w:hAnsi="Times New Roman"/>
          <w:color w:val="000000" w:themeColor="text1"/>
        </w:rPr>
        <w:t>. D</w:t>
      </w:r>
      <w:r w:rsidRPr="00AC73A1">
        <w:rPr>
          <w:rFonts w:ascii="Times New Roman" w:hAnsi="Times New Roman"/>
          <w:color w:val="000000" w:themeColor="text1"/>
        </w:rPr>
        <w:t>eaths from cardiorespiratory diseases have been associated with cold and warm temperatures</w:t>
      </w:r>
      <w:r w:rsidR="00C9555C" w:rsidRPr="00AC73A1">
        <w:rPr>
          <w:rFonts w:ascii="Times New Roman" w:hAnsi="Times New Roman"/>
          <w:color w:val="000000" w:themeColor="text1"/>
        </w:rPr>
        <w:t xml:space="preserve"> </w:t>
      </w:r>
      <w:r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(Basu, 2009; Basu &amp; Samet, 2002; Bennett, Blangiardo, Fecht, Elliott, &amp; Ezzati, 2014; Braga, Zanobetti, &amp; Schwartz, 2002; Gasparrini et al., 2015)</w:t>
      </w:r>
      <w:r w:rsidRPr="00AC73A1">
        <w:rPr>
          <w:rFonts w:ascii="Times New Roman" w:hAnsi="Times New Roman"/>
          <w:color w:val="000000" w:themeColor="text1"/>
        </w:rPr>
        <w:fldChar w:fldCharType="end"/>
      </w:r>
      <w:r w:rsidR="00C9555C" w:rsidRPr="00AC73A1">
        <w:rPr>
          <w:rFonts w:ascii="Times New Roman" w:hAnsi="Times New Roman"/>
          <w:color w:val="000000" w:themeColor="text1"/>
        </w:rPr>
        <w:t>.</w:t>
      </w:r>
      <w:r w:rsidRPr="00AC73A1">
        <w:rPr>
          <w:rFonts w:ascii="Times New Roman" w:hAnsi="Times New Roman"/>
          <w:color w:val="000000" w:themeColor="text1"/>
        </w:rPr>
        <w:t xml:space="preserve"> Injuries, which accounted for 8% of all deaths in the USA in 1980 and </w:t>
      </w:r>
      <w:del w:id="237" w:author="Parks, Robbie M" w:date="2018-06-19T19:37:00Z">
        <w:r w:rsidRPr="00AC73A1" w:rsidDel="007F5916">
          <w:rPr>
            <w:rFonts w:ascii="Times New Roman" w:hAnsi="Times New Roman"/>
            <w:color w:val="000000" w:themeColor="text1"/>
          </w:rPr>
          <w:delText>7.5</w:delText>
        </w:r>
      </w:del>
      <w:ins w:id="238" w:author="Parks, Robbie M" w:date="2018-06-19T23:39:00Z">
        <w:r w:rsidR="004331B4">
          <w:rPr>
            <w:rFonts w:ascii="Times New Roman" w:hAnsi="Times New Roman"/>
            <w:color w:val="000000" w:themeColor="text1"/>
          </w:rPr>
          <w:t>7.3</w:t>
        </w:r>
      </w:ins>
      <w:r w:rsidRPr="00AC73A1">
        <w:rPr>
          <w:rFonts w:ascii="Times New Roman" w:hAnsi="Times New Roman"/>
          <w:color w:val="000000" w:themeColor="text1"/>
        </w:rPr>
        <w:t>% in 201</w:t>
      </w:r>
      <w:ins w:id="239" w:author="Parks, Robbie M" w:date="2018-06-19T19:37:00Z">
        <w:r w:rsidR="007F5916">
          <w:rPr>
            <w:rFonts w:ascii="Times New Roman" w:hAnsi="Times New Roman"/>
            <w:color w:val="000000" w:themeColor="text1"/>
          </w:rPr>
          <w:t>6</w:t>
        </w:r>
      </w:ins>
      <w:del w:id="240" w:author="Parks, Robbie M" w:date="2018-06-19T19:37:00Z">
        <w:r w:rsidRPr="00AC73A1" w:rsidDel="007F5916">
          <w:rPr>
            <w:rFonts w:ascii="Times New Roman" w:hAnsi="Times New Roman"/>
            <w:color w:val="000000" w:themeColor="text1"/>
          </w:rPr>
          <w:delText>3</w:delText>
        </w:r>
      </w:del>
      <w:r w:rsidRPr="00AC73A1">
        <w:rPr>
          <w:rFonts w:ascii="Times New Roman" w:hAnsi="Times New Roman"/>
          <w:color w:val="000000" w:themeColor="text1"/>
        </w:rPr>
        <w:t xml:space="preserve">, may have seasonality that is distinct from so-called natural causes. We did not further divide other causes because the number of deaths could become </w:t>
      </w:r>
      <w:r w:rsidR="00B368B6" w:rsidRPr="00AC73A1">
        <w:rPr>
          <w:rFonts w:ascii="Times New Roman" w:hAnsi="Times New Roman"/>
          <w:color w:val="000000" w:themeColor="text1"/>
        </w:rPr>
        <w:t xml:space="preserve">too </w:t>
      </w:r>
      <w:r w:rsidRPr="00AC73A1">
        <w:rPr>
          <w:rFonts w:ascii="Times New Roman" w:hAnsi="Times New Roman"/>
          <w:color w:val="000000" w:themeColor="text1"/>
        </w:rPr>
        <w:t>small</w:t>
      </w:r>
      <w:r w:rsidR="00B368B6" w:rsidRPr="00AC73A1">
        <w:rPr>
          <w:rFonts w:ascii="Times New Roman" w:hAnsi="Times New Roman"/>
          <w:color w:val="000000" w:themeColor="text1"/>
        </w:rPr>
        <w:t xml:space="preserve"> to allow stable estimates</w:t>
      </w:r>
      <w:r w:rsidRPr="00AC73A1">
        <w:rPr>
          <w:rFonts w:ascii="Times New Roman" w:hAnsi="Times New Roman"/>
          <w:color w:val="000000" w:themeColor="text1"/>
        </w:rPr>
        <w:t xml:space="preserve"> when divided by age group, sex and climate region.</w:t>
      </w:r>
    </w:p>
    <w:p w14:paraId="1ADB40BA" w14:textId="77777777" w:rsidR="004055C0" w:rsidRPr="00AC73A1" w:rsidRDefault="004055C0" w:rsidP="004055C0">
      <w:pPr>
        <w:spacing w:after="0" w:line="480" w:lineRule="auto"/>
        <w:jc w:val="both"/>
        <w:rPr>
          <w:rFonts w:ascii="Times New Roman" w:hAnsi="Times New Roman"/>
          <w:color w:val="000000" w:themeColor="text1"/>
        </w:rPr>
      </w:pPr>
    </w:p>
    <w:p w14:paraId="684ED54B" w14:textId="64BD1FDC" w:rsidR="004055C0" w:rsidRPr="00AC73A1" w:rsidRDefault="004055C0" w:rsidP="004055C0">
      <w:pPr>
        <w:spacing w:after="0" w:line="480" w:lineRule="auto"/>
        <w:jc w:val="both"/>
        <w:outlineLvl w:val="0"/>
        <w:rPr>
          <w:rFonts w:ascii="Times New Roman" w:hAnsi="Times New Roman"/>
        </w:rPr>
      </w:pPr>
      <w:r w:rsidRPr="00AC73A1">
        <w:rPr>
          <w:rFonts w:ascii="Times New Roman" w:hAnsi="Times New Roman"/>
        </w:rPr>
        <w:t>We obtained data on temperature from ERA-Interim, which combines predictions from a physical model with ground-based and satellite measurements</w:t>
      </w:r>
      <w:r w:rsidR="00C9555C" w:rsidRPr="00AC73A1">
        <w:rPr>
          <w:rFonts w:ascii="Times New Roman" w:hAnsi="Times New Roman"/>
        </w:rPr>
        <w:t xml:space="preserve"> </w:t>
      </w:r>
      <w:r w:rsidRPr="00AC73A1">
        <w:rPr>
          <w:rFonts w:ascii="Times New Roman" w:hAnsi="Times New Roman"/>
        </w:rPr>
        <w:fldChar w:fldCharType="begin" w:fldLock="1"/>
      </w:r>
      <w:r w:rsidR="00F52D66" w:rsidRPr="00AC73A1">
        <w:rPr>
          <w:rFonts w:ascii="Times New Roman" w:hAnsi="Times New Roman"/>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rPr>
          <w:rFonts w:ascii="Times New Roman" w:hAnsi="Times New Roman"/>
        </w:rPr>
        <w:fldChar w:fldCharType="separate"/>
      </w:r>
      <w:r w:rsidR="00BC655C" w:rsidRPr="00AC73A1">
        <w:rPr>
          <w:rFonts w:ascii="Times New Roman" w:hAnsi="Times New Roman"/>
          <w:noProof/>
        </w:rPr>
        <w:t>(Dee et al., 2011)</w:t>
      </w:r>
      <w:r w:rsidRPr="00AC73A1">
        <w:rPr>
          <w:rFonts w:ascii="Times New Roman" w:hAnsi="Times New Roman"/>
        </w:rPr>
        <w:fldChar w:fldCharType="end"/>
      </w:r>
      <w:r w:rsidR="00C9555C" w:rsidRPr="00AC73A1">
        <w:rPr>
          <w:rFonts w:ascii="Times New Roman" w:hAnsi="Times New Roman"/>
        </w:rPr>
        <w:t>.</w:t>
      </w:r>
      <w:r w:rsidRPr="00AC73A1">
        <w:rPr>
          <w:rFonts w:ascii="Times New Roman" w:hAnsi="Times New Roman"/>
        </w:rPr>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after="0" w:line="480" w:lineRule="auto"/>
        <w:jc w:val="both"/>
        <w:rPr>
          <w:rFonts w:ascii="Times New Roman" w:hAnsi="Times New Roman"/>
          <w:color w:val="000000" w:themeColor="text1"/>
        </w:rPr>
      </w:pPr>
    </w:p>
    <w:p w14:paraId="0BBC8605" w14:textId="77777777" w:rsidR="004055C0" w:rsidRPr="00AC73A1" w:rsidRDefault="004055C0" w:rsidP="004055C0">
      <w:pPr>
        <w:spacing w:after="0" w:line="480" w:lineRule="auto"/>
        <w:jc w:val="both"/>
        <w:outlineLvl w:val="0"/>
        <w:rPr>
          <w:rFonts w:ascii="Times New Roman" w:hAnsi="Times New Roman"/>
          <w:i/>
          <w:color w:val="000000" w:themeColor="text1"/>
        </w:rPr>
      </w:pPr>
      <w:r w:rsidRPr="00AC73A1">
        <w:rPr>
          <w:rFonts w:ascii="Times New Roman" w:hAnsi="Times New Roman"/>
          <w:i/>
          <w:color w:val="000000" w:themeColor="text1"/>
        </w:rPr>
        <w:t>Statistical methods</w:t>
      </w:r>
    </w:p>
    <w:p w14:paraId="5A6E20EB" w14:textId="67B588E5" w:rsidR="004055C0" w:rsidRPr="00AC73A1" w:rsidRDefault="004055C0" w:rsidP="004055C0">
      <w:pPr>
        <w:widowControl w:val="0"/>
        <w:autoSpaceDE w:val="0"/>
        <w:autoSpaceDN w:val="0"/>
        <w:adjustRightInd w:val="0"/>
        <w:spacing w:after="0" w:line="480" w:lineRule="auto"/>
        <w:jc w:val="both"/>
        <w:rPr>
          <w:rFonts w:ascii="Times New Roman" w:hAnsi="Times New Roman"/>
          <w:color w:val="000000" w:themeColor="text1"/>
        </w:rPr>
      </w:pPr>
      <w:r w:rsidRPr="00AC73A1">
        <w:rPr>
          <w:rFonts w:ascii="Times New Roman" w:hAnsi="Times New Roman"/>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rFonts w:ascii="Times New Roman" w:hAnsi="Times New Roman"/>
          <w:color w:val="000000" w:themeColor="text1"/>
        </w:rPr>
        <w:t xml:space="preserve"> </w:t>
      </w:r>
      <w:r w:rsidRPr="00AC73A1">
        <w:rPr>
          <w:rFonts w:ascii="Times New Roman" w:hAnsi="Times New Roman"/>
          <w:color w:val="000000" w:themeColor="text1"/>
        </w:rPr>
        <w:fldChar w:fldCharType="begin" w:fldLock="1"/>
      </w:r>
      <w:r w:rsidR="00F52D66" w:rsidRPr="00AC73A1">
        <w:rPr>
          <w:rFonts w:ascii="Times New Roman" w:hAnsi="Times New Roman"/>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rFonts w:ascii="Times New Roman" w:hAnsi="Times New Roman"/>
          <w:color w:val="000000" w:themeColor="text1"/>
        </w:rPr>
        <w:fldChar w:fldCharType="separate"/>
      </w:r>
      <w:r w:rsidR="00BC655C" w:rsidRPr="00AC73A1">
        <w:rPr>
          <w:rFonts w:ascii="Times New Roman" w:hAnsi="Times New Roman"/>
          <w:noProof/>
          <w:color w:val="000000" w:themeColor="text1"/>
        </w:rPr>
        <w:t>(Cazelles et al., 2008)</w:t>
      </w:r>
      <w:r w:rsidRPr="00AC73A1">
        <w:rPr>
          <w:rFonts w:ascii="Times New Roman" w:hAnsi="Times New Roman"/>
          <w:color w:val="000000" w:themeColor="text1"/>
        </w:rPr>
        <w:fldChar w:fldCharType="end"/>
      </w:r>
      <w:r w:rsidR="00C9555C" w:rsidRPr="00AC73A1">
        <w:rPr>
          <w:rFonts w:ascii="Times New Roman" w:hAnsi="Times New Roman"/>
          <w:color w:val="000000" w:themeColor="text1"/>
        </w:rPr>
        <w:t>,</w:t>
      </w:r>
      <w:r w:rsidRPr="00AC73A1">
        <w:rPr>
          <w:rFonts w:ascii="Times New Roman" w:hAnsi="Times New Roman"/>
          <w:color w:val="000000" w:themeColor="text1"/>
        </w:rPr>
        <w:t xml:space="preserve"> is equivalent to using a moving window on the death rate time series and </w:t>
      </w:r>
      <w:r w:rsidR="00592638" w:rsidRPr="00AC73A1">
        <w:rPr>
          <w:rFonts w:ascii="Times New Roman" w:hAnsi="Times New Roman"/>
          <w:color w:val="000000" w:themeColor="text1"/>
        </w:rPr>
        <w:t>analy</w:t>
      </w:r>
      <w:r w:rsidR="007E031A" w:rsidRPr="00AC73A1">
        <w:rPr>
          <w:rFonts w:ascii="Times New Roman" w:hAnsi="Times New Roman"/>
          <w:color w:val="000000" w:themeColor="text1"/>
        </w:rPr>
        <w:t>s</w:t>
      </w:r>
      <w:r w:rsidRPr="00AC73A1">
        <w:rPr>
          <w:rFonts w:ascii="Times New Roman" w:hAnsi="Times New Roman"/>
          <w:color w:val="000000" w:themeColor="text1"/>
        </w:rPr>
        <w:t>ing periodicity in each window using a short-form Fourier transform, hence generating a dynamic spectral analysis</w:t>
      </w:r>
      <w:r w:rsidR="00C04B90" w:rsidRPr="00AC73A1">
        <w:rPr>
          <w:rFonts w:ascii="Times New Roman" w:hAnsi="Times New Roman"/>
          <w:color w:val="000000" w:themeColor="text1"/>
        </w:rPr>
        <w:t>, which allows</w:t>
      </w:r>
      <w:r w:rsidRPr="00AC73A1">
        <w:rPr>
          <w:rFonts w:ascii="Times New Roman" w:hAnsi="Times New Roman"/>
          <w:color w:val="000000" w:themeColor="text1"/>
        </w:rPr>
        <w:t xml:space="preserve"> measur</w:t>
      </w:r>
      <w:r w:rsidR="00C04B90" w:rsidRPr="00AC73A1">
        <w:rPr>
          <w:rFonts w:ascii="Times New Roman" w:hAnsi="Times New Roman"/>
          <w:color w:val="000000" w:themeColor="text1"/>
        </w:rPr>
        <w:t>ing</w:t>
      </w:r>
      <w:r w:rsidRPr="00AC73A1">
        <w:rPr>
          <w:rFonts w:ascii="Times New Roman" w:hAnsi="Times New Roman"/>
          <w:color w:val="000000" w:themeColor="text1"/>
        </w:rPr>
        <w:t xml:space="preserve"> dynamic seasonal </w:t>
      </w:r>
      <w:ins w:id="241" w:author="Parks, Robbie M" w:date="2018-06-20T10:32:00Z">
        <w:r w:rsidR="009C58E0">
          <w:rPr>
            <w:rFonts w:ascii="Times New Roman" w:hAnsi="Times New Roman"/>
            <w:color w:val="000000" w:themeColor="text1"/>
          </w:rPr>
          <w:t>patterns</w:t>
        </w:r>
      </w:ins>
      <w:del w:id="242" w:author="Parks, Robbie M" w:date="2018-06-20T10:32:00Z">
        <w:r w:rsidRPr="00AC73A1" w:rsidDel="009C58E0">
          <w:rPr>
            <w:rFonts w:ascii="Times New Roman" w:hAnsi="Times New Roman"/>
            <w:color w:val="000000" w:themeColor="text1"/>
          </w:rPr>
          <w:delText>behavio</w:delText>
        </w:r>
        <w:r w:rsidR="007E031A" w:rsidRPr="00AC73A1" w:rsidDel="009C58E0">
          <w:rPr>
            <w:rFonts w:ascii="Times New Roman" w:hAnsi="Times New Roman"/>
            <w:color w:val="000000" w:themeColor="text1"/>
          </w:rPr>
          <w:delText>u</w:delText>
        </w:r>
        <w:r w:rsidRPr="00AC73A1" w:rsidDel="009C58E0">
          <w:rPr>
            <w:rFonts w:ascii="Times New Roman" w:hAnsi="Times New Roman"/>
            <w:color w:val="000000" w:themeColor="text1"/>
          </w:rPr>
          <w:delText>r</w:delText>
        </w:r>
      </w:del>
      <w:r w:rsidRPr="00AC73A1">
        <w:rPr>
          <w:rFonts w:ascii="Times New Roman" w:hAnsi="Times New Roman"/>
          <w:color w:val="000000" w:themeColor="text1"/>
        </w:rPr>
        <w:t xml:space="preserve">, in which the periodicity of death rates may disappear, emerge, or change over time. </w:t>
      </w:r>
      <w:r w:rsidR="00C04B90" w:rsidRPr="00AC73A1">
        <w:rPr>
          <w:rFonts w:ascii="Times New Roman" w:hAnsi="Times New Roman"/>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rFonts w:ascii="Times New Roman" w:hAnsi="Times New Roman"/>
          <w:color w:val="000000" w:themeColor="text1"/>
        </w:rPr>
        <w:t xml:space="preserve"> (an independent random process)</w:t>
      </w:r>
      <w:r w:rsidR="00C04B90" w:rsidRPr="00AC73A1">
        <w:rPr>
          <w:rFonts w:ascii="Times New Roman" w:hAnsi="Times New Roman"/>
          <w:color w:val="000000" w:themeColor="text1"/>
        </w:rPr>
        <w:t xml:space="preserve"> or red </w:t>
      </w:r>
      <w:r w:rsidR="006F78C7" w:rsidRPr="00AC73A1">
        <w:rPr>
          <w:rFonts w:ascii="Times New Roman" w:hAnsi="Times New Roman"/>
          <w:color w:val="000000" w:themeColor="text1"/>
        </w:rPr>
        <w:t xml:space="preserve">(autoregressive of order 1 process) </w:t>
      </w:r>
      <w:r w:rsidR="00C04B90" w:rsidRPr="00AC73A1">
        <w:rPr>
          <w:rFonts w:ascii="Times New Roman" w:hAnsi="Times New Roman"/>
          <w:color w:val="000000" w:themeColor="text1"/>
        </w:rPr>
        <w:t xml:space="preserve">noise. </w:t>
      </w:r>
      <w:r w:rsidRPr="00AC73A1">
        <w:rPr>
          <w:rFonts w:ascii="Times New Roman" w:hAnsi="Times New Roman"/>
          <w:color w:val="000000" w:themeColor="text1"/>
        </w:rPr>
        <w:t xml:space="preserve">We used the R package WaveletComp (version 1.0) for the </w:t>
      </w:r>
      <w:r w:rsidRPr="00AC73A1">
        <w:rPr>
          <w:rFonts w:ascii="Times New Roman" w:hAnsi="Times New Roman"/>
          <w:color w:val="000000" w:themeColor="text1"/>
        </w:rPr>
        <w:lastRenderedPageBreak/>
        <w:t xml:space="preserve">wavelet analysis. Before analysis, </w:t>
      </w:r>
      <w:commentRangeStart w:id="243"/>
      <w:r w:rsidRPr="00AC73A1">
        <w:rPr>
          <w:rFonts w:ascii="Times New Roman" w:hAnsi="Times New Roman"/>
          <w:color w:val="000000" w:themeColor="text1"/>
        </w:rPr>
        <w:t>we</w:t>
      </w:r>
      <w:del w:id="244" w:author="Parks, Robbie M" w:date="2018-06-19T23:40:00Z">
        <w:r w:rsidRPr="00AC73A1" w:rsidDel="000C2752">
          <w:rPr>
            <w:rFonts w:ascii="Times New Roman" w:hAnsi="Times New Roman"/>
            <w:color w:val="000000" w:themeColor="text1"/>
          </w:rPr>
          <w:delText xml:space="preserve"> logarithmically transformed death rates,</w:delText>
        </w:r>
      </w:del>
      <w:r w:rsidRPr="00AC73A1">
        <w:rPr>
          <w:rFonts w:ascii="Times New Roman" w:hAnsi="Times New Roman"/>
          <w:color w:val="000000" w:themeColor="text1"/>
        </w:rPr>
        <w:t xml:space="preserve"> de</w:t>
      </w:r>
      <w:r w:rsidR="00C04B90" w:rsidRPr="00AC73A1">
        <w:rPr>
          <w:rFonts w:ascii="Times New Roman" w:hAnsi="Times New Roman"/>
          <w:color w:val="000000" w:themeColor="text1"/>
        </w:rPr>
        <w:t>-</w:t>
      </w:r>
      <w:r w:rsidRPr="00AC73A1">
        <w:rPr>
          <w:rFonts w:ascii="Times New Roman" w:hAnsi="Times New Roman"/>
          <w:color w:val="000000" w:themeColor="text1"/>
        </w:rPr>
        <w:t xml:space="preserve">trended </w:t>
      </w:r>
      <w:ins w:id="245" w:author="Parks, Robbie M" w:date="2018-06-19T23:39:00Z">
        <w:r w:rsidR="000C2752">
          <w:rPr>
            <w:rFonts w:ascii="Times New Roman" w:hAnsi="Times New Roman"/>
            <w:color w:val="000000" w:themeColor="text1"/>
          </w:rPr>
          <w:t xml:space="preserve">death rates </w:t>
        </w:r>
      </w:ins>
      <w:r w:rsidRPr="00AC73A1">
        <w:rPr>
          <w:rFonts w:ascii="Times New Roman" w:hAnsi="Times New Roman"/>
          <w:color w:val="000000" w:themeColor="text1"/>
        </w:rPr>
        <w:t>using a polynomial regression</w:t>
      </w:r>
      <w:commentRangeEnd w:id="243"/>
      <w:r w:rsidR="00A10552">
        <w:rPr>
          <w:rStyle w:val="CommentReference"/>
          <w:rFonts w:asciiTheme="minorHAnsi" w:eastAsiaTheme="minorHAnsi" w:hAnsiTheme="minorHAnsi" w:cstheme="minorBidi"/>
        </w:rPr>
        <w:commentReference w:id="243"/>
      </w:r>
      <w:r w:rsidRPr="00AC73A1">
        <w:rPr>
          <w:rFonts w:ascii="Times New Roman" w:hAnsi="Times New Roman"/>
          <w:color w:val="000000" w:themeColor="text1"/>
        </w:rPr>
        <w:t xml:space="preserve">, and rescaled each all-cause mortality death rate time series so as to range between 1 and -1. </w:t>
      </w:r>
    </w:p>
    <w:p w14:paraId="4DF1AC90" w14:textId="77777777" w:rsidR="004055C0" w:rsidRPr="00AC73A1" w:rsidRDefault="004055C0" w:rsidP="004055C0">
      <w:pPr>
        <w:spacing w:after="0" w:line="480" w:lineRule="auto"/>
        <w:jc w:val="both"/>
        <w:rPr>
          <w:rFonts w:ascii="Times New Roman" w:hAnsi="Times New Roman"/>
          <w:color w:val="000000" w:themeColor="text1"/>
        </w:rPr>
      </w:pPr>
    </w:p>
    <w:p w14:paraId="4B75FE4F" w14:textId="79E39502" w:rsidR="004055C0" w:rsidRPr="00AC73A1" w:rsidRDefault="004055C0" w:rsidP="004055C0">
      <w:pPr>
        <w:pStyle w:val="CommentText"/>
        <w:spacing w:line="480" w:lineRule="auto"/>
        <w:jc w:val="both"/>
        <w:rPr>
          <w:rFonts w:ascii="Times New Roman" w:hAnsi="Times New Roman" w:cs="Times New Roman"/>
          <w:noProof/>
          <w:sz w:val="22"/>
          <w:szCs w:val="22"/>
        </w:rPr>
      </w:pPr>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46"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del w:id="247"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248" w:author="Parks, Robbie M" w:date="2018-06-19T19:37:00Z">
        <w:r w:rsidRPr="00AC73A1" w:rsidDel="0056369A">
          <w:rPr>
            <w:rFonts w:ascii="Times New Roman" w:hAnsi="Times New Roman" w:cs="Times New Roman"/>
            <w:color w:val="000000" w:themeColor="text1"/>
            <w:sz w:val="22"/>
            <w:szCs w:val="22"/>
          </w:rPr>
          <w:delText>3</w:delText>
        </w:r>
      </w:del>
      <w:del w:id="249" w:author="Parks, Robbie M" w:date="2018-06-19T23:41:00Z">
        <w:r w:rsidRPr="00AC73A1" w:rsidDel="00E144A3">
          <w:rPr>
            <w:rFonts w:ascii="Times New Roman" w:hAnsi="Times New Roman" w:cs="Times New Roman"/>
            <w:color w:val="000000" w:themeColor="text1"/>
            <w:sz w:val="22"/>
            <w:szCs w:val="22"/>
          </w:rPr>
          <w:delText xml:space="preserve">, </w:delText>
        </w:r>
      </w:del>
      <w:ins w:id="250" w:author="Parks, Robbie M" w:date="2018-06-19T23:41:00Z">
        <w:r w:rsidR="00E144A3">
          <w:rPr>
            <w:rFonts w:ascii="Times New Roman" w:hAnsi="Times New Roman" w:cs="Times New Roman"/>
            <w:color w:val="000000" w:themeColor="text1"/>
            <w:sz w:val="22"/>
            <w:szCs w:val="22"/>
          </w:rPr>
          <w:t>W</w:t>
        </w:r>
      </w:ins>
      <w:r w:rsidRPr="00AC73A1">
        <w:rPr>
          <w:rFonts w:ascii="Times New Roman" w:hAnsi="Times New Roman" w:cs="Times New Roman"/>
          <w:color w:val="000000" w:themeColor="text1"/>
          <w:sz w:val="22"/>
          <w:szCs w:val="22"/>
        </w:rPr>
        <w:t xml:space="preserve">e calculated the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and the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of monthly dea</w:t>
      </w:r>
      <w:r w:rsidR="00EE473F" w:rsidRPr="00AC73A1">
        <w:rPr>
          <w:rFonts w:ascii="Times New Roman" w:hAnsi="Times New Roman" w:cs="Times New Roman"/>
          <w:color w:val="000000" w:themeColor="text1"/>
          <w:sz w:val="22"/>
          <w:szCs w:val="22"/>
        </w:rPr>
        <w:t>th rates. These parameters show</w:t>
      </w:r>
      <w:r w:rsidRPr="00AC73A1">
        <w:rPr>
          <w:rFonts w:ascii="Times New Roman" w:hAnsi="Times New Roman" w:cs="Times New Roman"/>
          <w:color w:val="000000" w:themeColor="text1"/>
          <w:sz w:val="22"/>
          <w:szCs w:val="22"/>
        </w:rPr>
        <w:t xml:space="preserve"> when in the year, on average, maximum and minimum death rates occur, respectively. For calculating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its death rate; for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 </w:t>
      </w:r>
      <w:r w:rsidRPr="00AC73A1">
        <w:rPr>
          <w:rFonts w:ascii="Times New Roman" w:hAnsi="Times New Roman" w:cs="Times New Roman"/>
          <w:sz w:val="22"/>
          <w:szCs w:val="22"/>
        </w:rPr>
        <w:t xml:space="preserve">In taking the weighted average, we allowed </w:t>
      </w:r>
      <w:r w:rsidRPr="00AC73A1">
        <w:rPr>
          <w:rFonts w:ascii="Times New Roman" w:hAnsi="Times New Roman" w:cs="Times New Roman"/>
          <w:noProof/>
          <w:sz w:val="22"/>
          <w:szCs w:val="22"/>
        </w:rPr>
        <w:t xml:space="preserve">January (month 1) to neighbour December (month 12), a technique called circular statistics. </w:t>
      </w:r>
      <w:r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p>
    <w:p w14:paraId="08A9E90E" w14:textId="77777777" w:rsidR="004055C0" w:rsidRPr="00AC73A1" w:rsidRDefault="004055C0" w:rsidP="004055C0">
      <w:pPr>
        <w:spacing w:after="0" w:line="480" w:lineRule="auto"/>
        <w:jc w:val="both"/>
        <w:rPr>
          <w:rFonts w:ascii="Times New Roman" w:hAnsi="Times New Roman"/>
          <w:color w:val="000000" w:themeColor="text1"/>
        </w:rPr>
      </w:pPr>
    </w:p>
    <w:p w14:paraId="795E7515" w14:textId="6A4EB1F7" w:rsidR="004055C0" w:rsidRDefault="004055C0" w:rsidP="004055C0">
      <w:pPr>
        <w:spacing w:after="0" w:line="480" w:lineRule="auto"/>
        <w:jc w:val="both"/>
        <w:rPr>
          <w:ins w:id="251" w:author="Parks, Robbie M" w:date="2018-06-19T19:35:00Z"/>
          <w:rFonts w:ascii="Times New Roman" w:hAnsi="Times New Roman"/>
          <w:color w:val="000000" w:themeColor="text1"/>
        </w:rPr>
      </w:pPr>
      <w:r w:rsidRPr="00AC73A1">
        <w:rPr>
          <w:rFonts w:ascii="Times New Roman" w:hAnsi="Times New Roman"/>
          <w:color w:val="000000" w:themeColor="text1"/>
        </w:rPr>
        <w:t>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1980 to 201</w:t>
      </w:r>
      <w:ins w:id="252" w:author="Parks, Robbie M" w:date="2018-06-19T19:35:00Z">
        <w:r w:rsidR="007F5916">
          <w:rPr>
            <w:rFonts w:ascii="Times New Roman" w:hAnsi="Times New Roman"/>
            <w:color w:val="000000" w:themeColor="text1"/>
          </w:rPr>
          <w:t>6</w:t>
        </w:r>
      </w:ins>
      <w:del w:id="253" w:author="Parks, Robbie M" w:date="2018-06-19T19:35:00Z">
        <w:r w:rsidRPr="00AC73A1" w:rsidDel="000F5812">
          <w:rPr>
            <w:rFonts w:ascii="Times New Roman" w:hAnsi="Times New Roman"/>
            <w:color w:val="000000" w:themeColor="text1"/>
          </w:rPr>
          <w:delText>3</w:delText>
        </w:r>
      </w:del>
      <w:r w:rsidRPr="00AC73A1">
        <w:rPr>
          <w:rFonts w:ascii="Times New Roman" w:hAnsi="Times New Roman"/>
          <w:color w:val="000000" w:themeColor="text1"/>
        </w:rPr>
        <w:t xml:space="preserve">, reported as percentage point difference, as a quantitative measure of how the seasonality of death rates has changed over time. </w:t>
      </w:r>
    </w:p>
    <w:p w14:paraId="7D403C64" w14:textId="77777777" w:rsidR="0072545A" w:rsidRDefault="0072545A" w:rsidP="004055C0">
      <w:pPr>
        <w:spacing w:after="0" w:line="480" w:lineRule="auto"/>
        <w:jc w:val="both"/>
        <w:rPr>
          <w:ins w:id="254" w:author="Parks, Robbie M" w:date="2018-06-19T19:35:00Z"/>
          <w:rFonts w:ascii="Times New Roman" w:hAnsi="Times New Roman"/>
          <w:color w:val="000000" w:themeColor="text1"/>
        </w:rPr>
      </w:pPr>
    </w:p>
    <w:p w14:paraId="2941AC27" w14:textId="77777777" w:rsidR="00BB4232" w:rsidRDefault="0072545A" w:rsidP="004055C0">
      <w:pPr>
        <w:spacing w:after="0" w:line="480" w:lineRule="auto"/>
        <w:jc w:val="both"/>
        <w:rPr>
          <w:ins w:id="255" w:author="Parks, Robbie M" w:date="2018-06-19T19:35:00Z"/>
          <w:rFonts w:ascii="Times New Roman" w:hAnsi="Times New Roman"/>
          <w:i/>
          <w:color w:val="000000" w:themeColor="text1"/>
        </w:rPr>
      </w:pPr>
      <w:ins w:id="256" w:author="Parks, Robbie M" w:date="2018-06-19T19:35:00Z">
        <w:r>
          <w:rPr>
            <w:rFonts w:ascii="Times New Roman" w:hAnsi="Times New Roman"/>
            <w:i/>
            <w:color w:val="000000" w:themeColor="text1"/>
          </w:rPr>
          <w:t>Alternative statistical method</w:t>
        </w:r>
      </w:ins>
    </w:p>
    <w:p w14:paraId="2417725A" w14:textId="3E894F85" w:rsidR="005B0742" w:rsidRDefault="00791168" w:rsidP="004055C0">
      <w:pPr>
        <w:spacing w:after="0" w:line="480" w:lineRule="auto"/>
        <w:jc w:val="both"/>
        <w:rPr>
          <w:ins w:id="257" w:author="Parks, Robbie M" w:date="2018-06-20T10:55:00Z"/>
          <w:rFonts w:ascii="Times New Roman" w:hAnsi="Times New Roman"/>
          <w:color w:val="000000" w:themeColor="text1"/>
        </w:rPr>
      </w:pPr>
      <w:ins w:id="258" w:author="Parks, Robbie M" w:date="2018-06-19T20:42:00Z">
        <w:r>
          <w:rPr>
            <w:rFonts w:ascii="Times New Roman" w:hAnsi="Times New Roman"/>
            <w:color w:val="000000" w:themeColor="text1"/>
          </w:rPr>
          <w:t xml:space="preserve">For comparison, </w:t>
        </w:r>
      </w:ins>
      <w:ins w:id="259" w:author="Parks, Robbie M" w:date="2018-06-19T20:14:00Z">
        <w:r>
          <w:rPr>
            <w:rFonts w:ascii="Times New Roman" w:hAnsi="Times New Roman"/>
            <w:color w:val="000000" w:themeColor="text1"/>
          </w:rPr>
          <w:t>w</w:t>
        </w:r>
        <w:r w:rsidR="009D46B7">
          <w:rPr>
            <w:rFonts w:ascii="Times New Roman" w:hAnsi="Times New Roman"/>
            <w:color w:val="000000" w:themeColor="text1"/>
          </w:rPr>
          <w:t xml:space="preserve">e </w:t>
        </w:r>
      </w:ins>
      <w:ins w:id="260" w:author="Parks, Robbie M" w:date="2018-06-19T20:44:00Z">
        <w:r w:rsidR="001B5B91">
          <w:rPr>
            <w:rFonts w:ascii="Times New Roman" w:hAnsi="Times New Roman"/>
            <w:color w:val="000000" w:themeColor="text1"/>
          </w:rPr>
          <w:t>used</w:t>
        </w:r>
      </w:ins>
      <w:ins w:id="261" w:author="Parks, Robbie M" w:date="2018-06-19T20:14:00Z">
        <w:r w:rsidR="001A0F81">
          <w:rPr>
            <w:rFonts w:ascii="Times New Roman" w:hAnsi="Times New Roman"/>
            <w:color w:val="000000" w:themeColor="text1"/>
          </w:rPr>
          <w:t xml:space="preserve"> a Poisson model to directly </w:t>
        </w:r>
      </w:ins>
      <w:ins w:id="262" w:author="Parks, Robbie M" w:date="2018-06-19T20:27:00Z">
        <w:r w:rsidR="00232074">
          <w:rPr>
            <w:rFonts w:ascii="Times New Roman" w:hAnsi="Times New Roman"/>
            <w:color w:val="000000" w:themeColor="text1"/>
          </w:rPr>
          <w:t>estimate</w:t>
        </w:r>
      </w:ins>
      <w:ins w:id="263" w:author="Parks, Robbie M" w:date="2018-06-19T20:14:00Z">
        <w:r w:rsidR="001A0F81">
          <w:rPr>
            <w:rFonts w:ascii="Times New Roman" w:hAnsi="Times New Roman"/>
            <w:color w:val="000000" w:themeColor="text1"/>
          </w:rPr>
          <w:t xml:space="preserve"> the death rates</w:t>
        </w:r>
      </w:ins>
      <w:ins w:id="264" w:author="Parks, Robbie M" w:date="2018-06-19T20:27:00Z">
        <w:r w:rsidR="00D10034">
          <w:rPr>
            <w:rFonts w:ascii="Times New Roman" w:hAnsi="Times New Roman"/>
            <w:color w:val="000000" w:themeColor="text1"/>
          </w:rPr>
          <w:t xml:space="preserve"> over time, </w:t>
        </w:r>
      </w:ins>
      <w:ins w:id="265" w:author="Parks, Robbie M" w:date="2018-06-19T20:52:00Z">
        <w:r w:rsidR="00877AE9">
          <w:rPr>
            <w:rFonts w:ascii="Times New Roman" w:hAnsi="Times New Roman"/>
            <w:color w:val="000000" w:themeColor="text1"/>
          </w:rPr>
          <w:t xml:space="preserve">modelled using </w:t>
        </w:r>
      </w:ins>
      <w:ins w:id="266" w:author="Parks, Robbie M" w:date="2018-06-19T23:48:00Z">
        <w:r w:rsidR="00A811DF">
          <w:rPr>
            <w:rFonts w:ascii="Times New Roman" w:hAnsi="Times New Roman"/>
            <w:color w:val="000000" w:themeColor="text1"/>
          </w:rPr>
          <w:t>a link function on</w:t>
        </w:r>
        <w:r w:rsidR="00D3138B">
          <w:rPr>
            <w:rFonts w:ascii="Times New Roman" w:hAnsi="Times New Roman"/>
            <w:color w:val="000000" w:themeColor="text1"/>
          </w:rPr>
          <w:t xml:space="preserve"> </w:t>
        </w:r>
      </w:ins>
      <w:ins w:id="267" w:author="Parks, Robbie M" w:date="2018-06-19T20:52:00Z">
        <w:r w:rsidR="00877AE9">
          <w:rPr>
            <w:rFonts w:ascii="Times New Roman" w:hAnsi="Times New Roman"/>
            <w:color w:val="000000" w:themeColor="text1"/>
          </w:rPr>
          <w:t>log of death rates</w:t>
        </w:r>
        <w:r w:rsidR="00D3138B">
          <w:rPr>
            <w:rFonts w:ascii="Times New Roman" w:hAnsi="Times New Roman"/>
            <w:color w:val="000000" w:themeColor="text1"/>
          </w:rPr>
          <w:t>.</w:t>
        </w:r>
      </w:ins>
      <w:ins w:id="268" w:author="Parks, Robbie M" w:date="2018-06-19T23:48:00Z">
        <w:r w:rsidR="00783586">
          <w:rPr>
            <w:rFonts w:ascii="Times New Roman" w:hAnsi="Times New Roman"/>
            <w:color w:val="000000" w:themeColor="text1"/>
          </w:rPr>
          <w:t xml:space="preserve"> </w:t>
        </w:r>
      </w:ins>
      <w:ins w:id="269" w:author="Parks, Robbie M" w:date="2018-06-19T20:52:00Z">
        <w:r w:rsidR="009F197F">
          <w:rPr>
            <w:rFonts w:ascii="Times New Roman" w:hAnsi="Times New Roman"/>
            <w:color w:val="000000" w:themeColor="text1"/>
          </w:rPr>
          <w:t xml:space="preserve">We </w:t>
        </w:r>
      </w:ins>
      <w:ins w:id="270" w:author="Parks, Robbie M" w:date="2018-06-19T20:39:00Z">
        <w:r w:rsidR="004A1538">
          <w:rPr>
            <w:rFonts w:ascii="Times New Roman" w:hAnsi="Times New Roman"/>
            <w:color w:val="000000" w:themeColor="text1"/>
          </w:rPr>
          <w:t>al</w:t>
        </w:r>
        <w:r w:rsidR="009F197F">
          <w:rPr>
            <w:rFonts w:ascii="Times New Roman" w:hAnsi="Times New Roman"/>
            <w:color w:val="000000" w:themeColor="text1"/>
          </w:rPr>
          <w:t>lowed</w:t>
        </w:r>
        <w:r w:rsidR="004A1538">
          <w:rPr>
            <w:rFonts w:ascii="Times New Roman" w:hAnsi="Times New Roman"/>
            <w:color w:val="000000" w:themeColor="text1"/>
          </w:rPr>
          <w:t xml:space="preserve"> death rates to vary </w:t>
        </w:r>
        <w:r w:rsidR="00532941">
          <w:rPr>
            <w:rFonts w:ascii="Times New Roman" w:hAnsi="Times New Roman"/>
            <w:color w:val="000000" w:themeColor="text1"/>
          </w:rPr>
          <w:t>over time</w:t>
        </w:r>
      </w:ins>
      <w:ins w:id="271" w:author="Parks, Robbie M" w:date="2018-06-19T20:41:00Z">
        <w:r w:rsidR="00B478EE">
          <w:rPr>
            <w:rFonts w:ascii="Times New Roman" w:hAnsi="Times New Roman"/>
            <w:color w:val="000000" w:themeColor="text1"/>
          </w:rPr>
          <w:t xml:space="preserve"> both</w:t>
        </w:r>
      </w:ins>
      <w:ins w:id="272" w:author="Parks, Robbie M" w:date="2018-06-19T20:39:00Z">
        <w:r w:rsidR="00532941">
          <w:rPr>
            <w:rFonts w:ascii="Times New Roman" w:hAnsi="Times New Roman"/>
            <w:color w:val="000000" w:themeColor="text1"/>
          </w:rPr>
          <w:t xml:space="preserve"> yearly and </w:t>
        </w:r>
      </w:ins>
      <w:ins w:id="273" w:author="Parks, Robbie M" w:date="2018-06-19T20:41:00Z">
        <w:r w:rsidR="00B478EE">
          <w:rPr>
            <w:rFonts w:ascii="Times New Roman" w:hAnsi="Times New Roman"/>
            <w:color w:val="000000" w:themeColor="text1"/>
          </w:rPr>
          <w:t>seasonally</w:t>
        </w:r>
      </w:ins>
      <w:ins w:id="274" w:author="Parks, Robbie M" w:date="2018-06-19T20:39:00Z">
        <w:r w:rsidR="00485D14">
          <w:rPr>
            <w:rFonts w:ascii="Times New Roman" w:hAnsi="Times New Roman"/>
            <w:color w:val="000000" w:themeColor="text1"/>
          </w:rPr>
          <w:t>. T</w:t>
        </w:r>
      </w:ins>
      <w:ins w:id="275" w:author="Parks, Robbie M" w:date="2018-06-19T20:41:00Z">
        <w:r w:rsidR="00B478EE">
          <w:rPr>
            <w:rFonts w:ascii="Times New Roman" w:hAnsi="Times New Roman"/>
            <w:color w:val="000000" w:themeColor="text1"/>
          </w:rPr>
          <w:t xml:space="preserve">he seasonal variation was modelled with </w:t>
        </w:r>
      </w:ins>
      <w:ins w:id="276" w:author="Parks, Robbie M" w:date="2018-06-20T00:16:00Z">
        <w:r w:rsidR="00182421">
          <w:rPr>
            <w:rFonts w:ascii="Times New Roman" w:hAnsi="Times New Roman"/>
            <w:color w:val="000000" w:themeColor="text1"/>
          </w:rPr>
          <w:t>cosinor</w:t>
        </w:r>
      </w:ins>
      <w:ins w:id="277" w:author="Parks, Robbie M" w:date="2018-06-19T20:41:00Z">
        <w:r w:rsidR="00B478EE">
          <w:rPr>
            <w:rFonts w:ascii="Times New Roman" w:hAnsi="Times New Roman"/>
            <w:color w:val="000000" w:themeColor="text1"/>
          </w:rPr>
          <w:t xml:space="preserve"> functions </w:t>
        </w:r>
      </w:ins>
      <w:ins w:id="278" w:author="Parks, Robbie M" w:date="2018-06-19T20:42:00Z">
        <w:r>
          <w:rPr>
            <w:rFonts w:ascii="Times New Roman" w:hAnsi="Times New Roman"/>
            <w:color w:val="000000" w:themeColor="text1"/>
          </w:rPr>
          <w:t xml:space="preserve">with periods </w:t>
        </w:r>
      </w:ins>
      <w:ins w:id="279" w:author="Parks, Robbie M" w:date="2018-06-19T20:48:00Z">
        <w:r w:rsidR="00D7437C">
          <w:rPr>
            <w:rFonts w:ascii="Times New Roman" w:hAnsi="Times New Roman"/>
            <w:color w:val="000000" w:themeColor="text1"/>
          </w:rPr>
          <w:t xml:space="preserve">fixed at </w:t>
        </w:r>
      </w:ins>
      <w:ins w:id="280" w:author="Parks, Robbie M" w:date="2018-06-19T20:42:00Z">
        <w:r w:rsidR="008906DB">
          <w:rPr>
            <w:rFonts w:ascii="Times New Roman" w:hAnsi="Times New Roman"/>
            <w:color w:val="000000" w:themeColor="text1"/>
          </w:rPr>
          <w:t>6- and 12-months.</w:t>
        </w:r>
        <w:r w:rsidR="000126AB">
          <w:rPr>
            <w:rFonts w:ascii="Times New Roman" w:hAnsi="Times New Roman"/>
            <w:color w:val="000000" w:themeColor="text1"/>
          </w:rPr>
          <w:t xml:space="preserve"> The </w:t>
        </w:r>
      </w:ins>
      <w:ins w:id="281" w:author="Parks, Robbie M" w:date="2018-06-19T20:43:00Z">
        <w:r w:rsidR="00F84E0B">
          <w:rPr>
            <w:rFonts w:ascii="Times New Roman" w:hAnsi="Times New Roman"/>
            <w:color w:val="000000" w:themeColor="text1"/>
          </w:rPr>
          <w:t xml:space="preserve">amplitude of the </w:t>
        </w:r>
      </w:ins>
      <w:ins w:id="282" w:author="Parks, Robbie M" w:date="2018-06-19T20:42:00Z">
        <w:r w:rsidR="000126AB">
          <w:rPr>
            <w:rFonts w:ascii="Times New Roman" w:hAnsi="Times New Roman"/>
            <w:color w:val="000000" w:themeColor="text1"/>
          </w:rPr>
          <w:t xml:space="preserve">seasonal component of the </w:t>
        </w:r>
        <w:r w:rsidR="0035394F">
          <w:rPr>
            <w:rFonts w:ascii="Times New Roman" w:hAnsi="Times New Roman"/>
            <w:color w:val="000000" w:themeColor="text1"/>
          </w:rPr>
          <w:t xml:space="preserve">model was allowed to </w:t>
        </w:r>
        <w:r w:rsidR="00F84E0B">
          <w:rPr>
            <w:rFonts w:ascii="Times New Roman" w:hAnsi="Times New Roman"/>
            <w:color w:val="000000" w:themeColor="text1"/>
          </w:rPr>
          <w:t>either rema</w:t>
        </w:r>
        <w:r w:rsidR="00333CA8">
          <w:rPr>
            <w:rFonts w:ascii="Times New Roman" w:hAnsi="Times New Roman"/>
            <w:color w:val="000000" w:themeColor="text1"/>
          </w:rPr>
          <w:t>in the same or change over time</w:t>
        </w:r>
      </w:ins>
      <w:ins w:id="283" w:author="Parks, Robbie M" w:date="2018-06-19T20:51:00Z">
        <w:r w:rsidR="00C8794B">
          <w:rPr>
            <w:rFonts w:ascii="Times New Roman" w:hAnsi="Times New Roman"/>
            <w:color w:val="000000" w:themeColor="text1"/>
          </w:rPr>
          <w:t>, with the parameter</w:t>
        </w:r>
      </w:ins>
      <w:ins w:id="284" w:author="Parks, Robbie M" w:date="2018-06-19T20:52:00Z">
        <w:r w:rsidR="00C8794B">
          <w:rPr>
            <w:rFonts w:ascii="Times New Roman" w:hAnsi="Times New Roman"/>
            <w:color w:val="000000" w:themeColor="text1"/>
          </w:rPr>
          <w:t xml:space="preserve"> </w:t>
        </w:r>
        <w:r w:rsidR="00C8794B" w:rsidRPr="00E46483">
          <w:rPr>
            <w:rFonts w:ascii="Times New Roman" w:hAnsi="Times New Roman"/>
            <w:color w:val="000000" w:themeColor="text1"/>
          </w:rPr>
          <w:t>γ</w:t>
        </w:r>
        <w:r w:rsidR="009B2F32">
          <w:rPr>
            <w:rFonts w:ascii="Times New Roman" w:hAnsi="Times New Roman"/>
            <w:color w:val="000000" w:themeColor="text1"/>
          </w:rPr>
          <w:t xml:space="preserve"> the measure of the change in </w:t>
        </w:r>
      </w:ins>
      <w:ins w:id="285" w:author="Parks, Robbie M" w:date="2018-06-19T20:53:00Z">
        <w:r w:rsidR="00023586">
          <w:rPr>
            <w:rFonts w:ascii="Times New Roman" w:hAnsi="Times New Roman"/>
            <w:color w:val="000000" w:themeColor="text1"/>
          </w:rPr>
          <w:t xml:space="preserve">amplitude </w:t>
        </w:r>
        <w:r w:rsidR="008163B7">
          <w:rPr>
            <w:rFonts w:ascii="Times New Roman" w:hAnsi="Times New Roman"/>
            <w:color w:val="000000" w:themeColor="text1"/>
          </w:rPr>
          <w:t xml:space="preserve">per </w:t>
        </w:r>
        <w:r w:rsidR="00354320">
          <w:rPr>
            <w:rFonts w:ascii="Times New Roman" w:hAnsi="Times New Roman"/>
            <w:color w:val="000000" w:themeColor="text1"/>
          </w:rPr>
          <w:t>year</w:t>
        </w:r>
      </w:ins>
      <w:ins w:id="286" w:author="Parks, Robbie M" w:date="2018-06-19T20:42:00Z">
        <w:r w:rsidR="00333CA8">
          <w:rPr>
            <w:rFonts w:ascii="Times New Roman" w:hAnsi="Times New Roman"/>
            <w:color w:val="000000" w:themeColor="text1"/>
          </w:rPr>
          <w:t>. U</w:t>
        </w:r>
        <w:r w:rsidR="00E46483">
          <w:rPr>
            <w:rFonts w:ascii="Times New Roman" w:hAnsi="Times New Roman"/>
            <w:color w:val="000000" w:themeColor="text1"/>
          </w:rPr>
          <w:t>sing a</w:t>
        </w:r>
      </w:ins>
      <w:ins w:id="287" w:author="Parks, Robbie M" w:date="2018-06-19T20:50:00Z">
        <w:r w:rsidR="00E46483" w:rsidRPr="00E46483">
          <w:rPr>
            <w:rFonts w:ascii="Times New Roman" w:hAnsi="Times New Roman"/>
            <w:color w:val="000000" w:themeColor="text1"/>
          </w:rPr>
          <w:t xml:space="preserve"> </w:t>
        </w:r>
        <w:r w:rsidR="00E46483">
          <w:rPr>
            <w:rFonts w:ascii="Times New Roman" w:hAnsi="Times New Roman"/>
            <w:color w:val="000000" w:themeColor="text1"/>
          </w:rPr>
          <w:t xml:space="preserve">likelihood ratio </w:t>
        </w:r>
      </w:ins>
      <w:ins w:id="288" w:author="Parks, Robbie M" w:date="2018-06-19T20:42:00Z">
        <w:r w:rsidR="00F84E0B">
          <w:rPr>
            <w:rFonts w:ascii="Times New Roman" w:hAnsi="Times New Roman"/>
            <w:color w:val="000000" w:themeColor="text1"/>
          </w:rPr>
          <w:t>AN</w:t>
        </w:r>
        <w:r w:rsidR="00D65ADA">
          <w:rPr>
            <w:rFonts w:ascii="Times New Roman" w:hAnsi="Times New Roman"/>
            <w:color w:val="000000" w:themeColor="text1"/>
          </w:rPr>
          <w:t>OVA test between the two models</w:t>
        </w:r>
      </w:ins>
      <w:ins w:id="289" w:author="Parks, Robbie M" w:date="2018-06-19T20:45:00Z">
        <w:r w:rsidR="00E912A6">
          <w:rPr>
            <w:rFonts w:ascii="Times New Roman" w:hAnsi="Times New Roman"/>
            <w:color w:val="000000" w:themeColor="text1"/>
          </w:rPr>
          <w:t>, we establishe</w:t>
        </w:r>
        <w:r w:rsidR="00E46483">
          <w:rPr>
            <w:rFonts w:ascii="Times New Roman" w:hAnsi="Times New Roman"/>
            <w:color w:val="000000" w:themeColor="text1"/>
          </w:rPr>
          <w:t xml:space="preserve">d the p-values of </w:t>
        </w:r>
      </w:ins>
      <w:ins w:id="290" w:author="Parks, Robbie M" w:date="2018-06-19T20:51:00Z">
        <w:r w:rsidR="00E46483" w:rsidRPr="00E46483">
          <w:rPr>
            <w:rFonts w:ascii="Times New Roman" w:hAnsi="Times New Roman"/>
            <w:color w:val="000000" w:themeColor="text1"/>
          </w:rPr>
          <w:t>γ</w:t>
        </w:r>
      </w:ins>
      <w:ins w:id="291" w:author="Parks, Robbie M" w:date="2018-06-19T20:44:00Z">
        <w:r w:rsidR="005B2FA0">
          <w:rPr>
            <w:rFonts w:ascii="Times New Roman" w:hAnsi="Times New Roman"/>
            <w:color w:val="000000" w:themeColor="text1"/>
          </w:rPr>
          <w:t>.</w:t>
        </w:r>
      </w:ins>
      <w:ins w:id="292" w:author="Parks, Robbie M" w:date="2018-06-19T23:48:00Z">
        <w:r w:rsidR="00783586">
          <w:rPr>
            <w:rFonts w:ascii="Times New Roman" w:hAnsi="Times New Roman"/>
            <w:color w:val="000000" w:themeColor="text1"/>
          </w:rPr>
          <w:t xml:space="preserve"> </w:t>
        </w:r>
      </w:ins>
    </w:p>
    <w:p w14:paraId="753B7CF1" w14:textId="61268DB5" w:rsidR="00843126" w:rsidRDefault="00843126" w:rsidP="004055C0">
      <w:pPr>
        <w:spacing w:after="0" w:line="480" w:lineRule="auto"/>
        <w:jc w:val="both"/>
        <w:rPr>
          <w:rFonts w:ascii="Times New Roman" w:hAnsi="Times New Roman"/>
          <w:color w:val="000000" w:themeColor="text1"/>
        </w:rPr>
      </w:pPr>
      <w:ins w:id="293" w:author="Parks, Robbie M" w:date="2018-06-20T00:49:00Z">
        <w:r>
          <w:rPr>
            <w:rFonts w:ascii="Times New Roman" w:hAnsi="Times New Roman"/>
            <w:color w:val="000000" w:themeColor="text1"/>
          </w:rPr>
          <w:lastRenderedPageBreak/>
          <w:t xml:space="preserve">The main disadvantage of this method is that it requires the </w:t>
        </w:r>
      </w:ins>
      <w:ins w:id="294" w:author="Parks, Robbie M" w:date="2018-06-20T00:50:00Z">
        <w:r>
          <w:rPr>
            <w:rFonts w:ascii="Times New Roman" w:hAnsi="Times New Roman"/>
            <w:color w:val="000000" w:themeColor="text1"/>
          </w:rPr>
          <w:t>assumption</w:t>
        </w:r>
      </w:ins>
      <w:ins w:id="295" w:author="Parks, Robbie M" w:date="2018-06-20T00:49:00Z">
        <w:r>
          <w:rPr>
            <w:rFonts w:ascii="Times New Roman" w:hAnsi="Times New Roman"/>
            <w:color w:val="000000" w:themeColor="text1"/>
          </w:rPr>
          <w:t xml:space="preserve"> </w:t>
        </w:r>
      </w:ins>
      <w:ins w:id="296" w:author="Parks, Robbie M" w:date="2018-06-20T00:50:00Z">
        <w:r>
          <w:rPr>
            <w:rFonts w:ascii="Times New Roman" w:hAnsi="Times New Roman"/>
            <w:color w:val="000000" w:themeColor="text1"/>
          </w:rPr>
          <w:t xml:space="preserve">of stationary of the </w:t>
        </w:r>
        <w:r w:rsidR="00175269">
          <w:rPr>
            <w:rFonts w:ascii="Times New Roman" w:hAnsi="Times New Roman"/>
            <w:color w:val="000000" w:themeColor="text1"/>
          </w:rPr>
          <w:t>time series, i.e. that its period and amplitude are constant throughout</w:t>
        </w:r>
        <w:r w:rsidR="005B0742">
          <w:rPr>
            <w:rFonts w:ascii="Times New Roman" w:hAnsi="Times New Roman"/>
            <w:color w:val="000000" w:themeColor="text1"/>
          </w:rPr>
          <w:t>, and so is included only for comparison</w:t>
        </w:r>
      </w:ins>
      <w:ins w:id="297" w:author="Parks, Robbie M" w:date="2018-06-20T10:55:00Z">
        <w:r w:rsidR="009B5317">
          <w:rPr>
            <w:rFonts w:ascii="Times New Roman" w:hAnsi="Times New Roman"/>
            <w:color w:val="000000" w:themeColor="text1"/>
          </w:rPr>
          <w:t>.</w:t>
        </w:r>
      </w:ins>
    </w:p>
    <w:p w14:paraId="47C75618" w14:textId="77777777" w:rsidR="00843126" w:rsidRDefault="00843126" w:rsidP="004055C0">
      <w:pPr>
        <w:spacing w:after="0" w:line="480" w:lineRule="auto"/>
        <w:jc w:val="both"/>
        <w:rPr>
          <w:rFonts w:ascii="Times New Roman" w:hAnsi="Times New Roman"/>
          <w:color w:val="000000" w:themeColor="text1"/>
        </w:rPr>
      </w:pPr>
    </w:p>
    <w:p w14:paraId="39B8712D" w14:textId="5A125F3A" w:rsidR="0072545A" w:rsidRPr="009D46B7" w:rsidRDefault="00783586" w:rsidP="004055C0">
      <w:pPr>
        <w:spacing w:after="0" w:line="480" w:lineRule="auto"/>
        <w:jc w:val="both"/>
        <w:rPr>
          <w:rFonts w:ascii="Times New Roman" w:hAnsi="Times New Roman"/>
          <w:color w:val="000000" w:themeColor="text1"/>
        </w:rPr>
      </w:pPr>
      <w:ins w:id="298" w:author="Parks, Robbie M" w:date="2018-06-19T23:48:00Z">
        <w:r>
          <w:rPr>
            <w:rFonts w:ascii="Times New Roman" w:hAnsi="Times New Roman"/>
            <w:color w:val="000000" w:themeColor="text1"/>
          </w:rPr>
          <w:t xml:space="preserve">Results of this analysis are available in Appendix Table </w:t>
        </w:r>
      </w:ins>
      <w:ins w:id="299" w:author="Parks, Robbie M" w:date="2018-06-20T10:55:00Z">
        <w:r w:rsidR="005B0742">
          <w:rPr>
            <w:rFonts w:ascii="Times New Roman" w:hAnsi="Times New Roman"/>
            <w:color w:val="000000" w:themeColor="text1"/>
          </w:rPr>
          <w:t>1</w:t>
        </w:r>
      </w:ins>
      <w:ins w:id="300" w:author="Parks, Robbie M" w:date="2018-06-19T23:48:00Z">
        <w:r w:rsidR="005C7E19">
          <w:rPr>
            <w:rFonts w:ascii="Times New Roman" w:hAnsi="Times New Roman"/>
            <w:color w:val="000000" w:themeColor="text1"/>
          </w:rPr>
          <w:t>.</w:t>
        </w:r>
      </w:ins>
    </w:p>
    <w:p w14:paraId="34D17C4B" w14:textId="77777777" w:rsidR="007802A8" w:rsidRPr="00AC73A1" w:rsidRDefault="007802A8" w:rsidP="004055C0">
      <w:pPr>
        <w:spacing w:after="0" w:line="480" w:lineRule="auto"/>
        <w:jc w:val="both"/>
        <w:rPr>
          <w:rFonts w:ascii="Times New Roman" w:hAnsi="Times New Roman"/>
          <w:color w:val="000000" w:themeColor="text1"/>
        </w:rPr>
      </w:pPr>
    </w:p>
    <w:p w14:paraId="5C438619" w14:textId="77777777" w:rsidR="00592BE6" w:rsidRPr="00AC73A1" w:rsidRDefault="00592BE6" w:rsidP="00592BE6">
      <w:pPr>
        <w:spacing w:after="0" w:line="480" w:lineRule="auto"/>
        <w:jc w:val="both"/>
        <w:rPr>
          <w:rFonts w:ascii="Times New Roman" w:hAnsi="Times New Roman"/>
          <w:b/>
          <w:color w:val="000000" w:themeColor="text1"/>
        </w:rPr>
      </w:pPr>
      <w:r w:rsidRPr="00AC73A1">
        <w:rPr>
          <w:rFonts w:ascii="Times New Roman" w:hAnsi="Times New Roman"/>
          <w:b/>
          <w:color w:val="000000" w:themeColor="text1"/>
        </w:rPr>
        <w:t xml:space="preserve">Acknowledgments </w:t>
      </w:r>
    </w:p>
    <w:p w14:paraId="257C4CC4" w14:textId="77777777" w:rsidR="00592BE6" w:rsidRPr="00AC73A1" w:rsidRDefault="00592BE6" w:rsidP="00592BE6">
      <w:pPr>
        <w:spacing w:after="0" w:line="480" w:lineRule="auto"/>
        <w:jc w:val="both"/>
        <w:rPr>
          <w:rFonts w:ascii="Times New Roman" w:hAnsi="Times New Roman"/>
          <w:color w:val="000000" w:themeColor="text1"/>
        </w:rPr>
      </w:pPr>
      <w:r w:rsidRPr="00AC73A1">
        <w:rPr>
          <w:rFonts w:ascii="Times New Roman" w:hAnsi="Times New Roman"/>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after="0" w:line="480" w:lineRule="auto"/>
        <w:jc w:val="both"/>
        <w:rPr>
          <w:rFonts w:ascii="Times New Roman" w:hAnsi="Times New Roman"/>
          <w:b/>
          <w:color w:val="000000" w:themeColor="text1"/>
        </w:rPr>
      </w:pPr>
    </w:p>
    <w:p w14:paraId="244CBBA5" w14:textId="77777777" w:rsidR="00592BE6" w:rsidRPr="00AC73A1" w:rsidRDefault="00592BE6" w:rsidP="00592BE6">
      <w:pPr>
        <w:spacing w:after="0" w:line="480" w:lineRule="auto"/>
        <w:jc w:val="both"/>
        <w:rPr>
          <w:rFonts w:ascii="Times New Roman" w:hAnsi="Times New Roman"/>
          <w:b/>
          <w:color w:val="000000" w:themeColor="text1"/>
        </w:rPr>
      </w:pPr>
      <w:r w:rsidRPr="00AC73A1">
        <w:rPr>
          <w:rFonts w:ascii="Times New Roman" w:hAnsi="Times New Roman"/>
          <w:b/>
          <w:color w:val="000000" w:themeColor="text1"/>
        </w:rPr>
        <w:t>Author contributions</w:t>
      </w:r>
    </w:p>
    <w:p w14:paraId="2EC76E07" w14:textId="77777777" w:rsidR="00592BE6" w:rsidRPr="00AC73A1" w:rsidRDefault="00592BE6" w:rsidP="00592BE6">
      <w:pPr>
        <w:spacing w:after="0" w:line="480" w:lineRule="auto"/>
        <w:jc w:val="both"/>
        <w:rPr>
          <w:rFonts w:ascii="Times New Roman" w:hAnsi="Times New Roman"/>
          <w:color w:val="000000" w:themeColor="text1"/>
        </w:rPr>
      </w:pPr>
      <w:r w:rsidRPr="00AC73A1">
        <w:rPr>
          <w:rFonts w:ascii="Times New Roman" w:hAnsi="Times New Roman"/>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after="0" w:line="480" w:lineRule="auto"/>
        <w:jc w:val="both"/>
        <w:rPr>
          <w:rFonts w:ascii="Times New Roman" w:hAnsi="Times New Roman"/>
          <w:color w:val="000000" w:themeColor="text1"/>
        </w:rPr>
      </w:pPr>
    </w:p>
    <w:p w14:paraId="3081419C" w14:textId="2332348A" w:rsidR="00FA30B3" w:rsidRPr="00AC73A1" w:rsidRDefault="00FA30B3" w:rsidP="004055C0">
      <w:pPr>
        <w:spacing w:after="0" w:line="480" w:lineRule="auto"/>
        <w:jc w:val="both"/>
        <w:rPr>
          <w:rFonts w:ascii="Times New Roman" w:hAnsi="Times New Roman"/>
          <w:b/>
          <w:color w:val="000000" w:themeColor="text1"/>
        </w:rPr>
      </w:pPr>
      <w:r w:rsidRPr="00AC73A1">
        <w:rPr>
          <w:rFonts w:ascii="Times New Roman" w:hAnsi="Times New Roman"/>
          <w:b/>
          <w:color w:val="000000" w:themeColor="text1"/>
        </w:rPr>
        <w:t>Competing financial interests</w:t>
      </w:r>
    </w:p>
    <w:p w14:paraId="376F84F6" w14:textId="1DF1BB7C" w:rsidR="000210D1" w:rsidRPr="00AC73A1" w:rsidRDefault="00FA30B3" w:rsidP="00C33FFB">
      <w:pPr>
        <w:spacing w:after="0" w:line="480" w:lineRule="auto"/>
        <w:jc w:val="both"/>
        <w:rPr>
          <w:rFonts w:ascii="Times New Roman" w:hAnsi="Times New Roman"/>
          <w:color w:val="000000" w:themeColor="text1"/>
        </w:rPr>
      </w:pPr>
      <w:r w:rsidRPr="00AC73A1">
        <w:rPr>
          <w:rFonts w:ascii="Times New Roman" w:hAnsi="Times New Roman"/>
          <w:color w:val="000000" w:themeColor="text1"/>
        </w:rPr>
        <w:t>The authors declare no competing financial interests.</w:t>
      </w:r>
      <w:r w:rsidR="000210D1" w:rsidRPr="00AC73A1">
        <w:rPr>
          <w:rFonts w:ascii="Times New Roman" w:hAnsi="Times New Roman"/>
          <w:color w:val="000000" w:themeColor="text1"/>
        </w:rPr>
        <w:br w:type="page"/>
      </w:r>
    </w:p>
    <w:p w14:paraId="2CAEACC8" w14:textId="300451F4" w:rsidR="009D5B4B" w:rsidRPr="00AC73A1"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rPr>
      </w:pPr>
      <w:r w:rsidRPr="00AC73A1">
        <w:rPr>
          <w:rFonts w:ascii="Times New Roman" w:hAnsi="Times New Roman"/>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spacing w:after="0" w:line="240" w:lineRule="auto"/>
        <w:ind w:left="640" w:hanging="640"/>
        <w:jc w:val="both"/>
        <w:rPr>
          <w:rFonts w:ascii="Times New Roman" w:hAnsi="Times New Roman"/>
          <w:b/>
          <w:color w:val="000000" w:themeColor="text1"/>
        </w:rPr>
      </w:pPr>
    </w:p>
    <w:p w14:paraId="58AB829D" w14:textId="7B429325" w:rsidR="00B27E5A" w:rsidRPr="00AC73A1" w:rsidRDefault="009D5B4B"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hAnsi="Times New Roman"/>
          <w:b/>
          <w:color w:val="000000" w:themeColor="text1"/>
        </w:rPr>
        <w:fldChar w:fldCharType="begin" w:fldLock="1"/>
      </w:r>
      <w:r w:rsidRPr="00AC73A1">
        <w:rPr>
          <w:rFonts w:ascii="Times New Roman" w:hAnsi="Times New Roman"/>
          <w:b/>
          <w:color w:val="000000" w:themeColor="text1"/>
        </w:rPr>
        <w:instrText xml:space="preserve">ADDIN Mendeley Bibliography CSL_BIBLIOGRAPHY </w:instrText>
      </w:r>
      <w:r w:rsidRPr="00AC73A1">
        <w:rPr>
          <w:rFonts w:ascii="Times New Roman" w:hAnsi="Times New Roman"/>
          <w:b/>
          <w:color w:val="000000" w:themeColor="text1"/>
        </w:rPr>
        <w:fldChar w:fldCharType="separate"/>
      </w:r>
      <w:r w:rsidR="00B27E5A" w:rsidRPr="00AC73A1">
        <w:rPr>
          <w:rFonts w:ascii="Times New Roman" w:eastAsia="Times New Roman" w:hAnsi="Times New Roman"/>
          <w:noProof/>
        </w:rPr>
        <w:t xml:space="preserve">Basu, R. (2009). High ambient temperature and mortality: a review of epidemiologic studies from 2001 to 2008. </w:t>
      </w:r>
      <w:r w:rsidR="00B27E5A" w:rsidRPr="00AC73A1">
        <w:rPr>
          <w:rFonts w:ascii="Times New Roman" w:eastAsia="Times New Roman" w:hAnsi="Times New Roman"/>
          <w:i/>
          <w:iCs/>
          <w:noProof/>
        </w:rPr>
        <w:t>Environmental Health</w:t>
      </w:r>
      <w:r w:rsidR="00B27E5A" w:rsidRPr="00AC73A1">
        <w:rPr>
          <w:rFonts w:ascii="Times New Roman" w:eastAsia="Times New Roman" w:hAnsi="Times New Roman"/>
          <w:noProof/>
        </w:rPr>
        <w:t xml:space="preserve">, </w:t>
      </w:r>
      <w:r w:rsidR="00B27E5A" w:rsidRPr="00AC73A1">
        <w:rPr>
          <w:rFonts w:ascii="Times New Roman" w:eastAsia="Times New Roman" w:hAnsi="Times New Roman"/>
          <w:i/>
          <w:iCs/>
          <w:noProof/>
        </w:rPr>
        <w:t>8</w:t>
      </w:r>
      <w:r w:rsidR="00B27E5A" w:rsidRPr="00AC73A1">
        <w:rPr>
          <w:rFonts w:ascii="Times New Roman" w:eastAsia="Times New Roman" w:hAnsi="Times New Roman"/>
          <w:noProof/>
        </w:rPr>
        <w:t>(1), 40. https://doi.org/10.1186/1476-069X-8-40</w:t>
      </w:r>
    </w:p>
    <w:p w14:paraId="46BEB40D"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Basu, R., &amp; Samet, J. M. (2002). Relation between elevated ambient temperature and mortality: A review of the epidemiologic evidence. </w:t>
      </w:r>
      <w:r w:rsidRPr="00AC73A1">
        <w:rPr>
          <w:rFonts w:ascii="Times New Roman" w:eastAsia="Times New Roman" w:hAnsi="Times New Roman"/>
          <w:i/>
          <w:iCs/>
          <w:noProof/>
        </w:rPr>
        <w:t>Epidemiologic Reviews</w:t>
      </w:r>
      <w:r w:rsidRPr="00AC73A1">
        <w:rPr>
          <w:rFonts w:ascii="Times New Roman" w:eastAsia="Times New Roman" w:hAnsi="Times New Roman"/>
          <w:noProof/>
        </w:rPr>
        <w:t>. https://doi.org/10.1093/epirev/mxf007</w:t>
      </w:r>
    </w:p>
    <w:p w14:paraId="1D0E2999"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Bennett, J. E., Blangiardo, M., Fecht, D., Elliott, P., &amp; Ezzati, M. (2014). Vulnerability to the mortality effects of warm temperature in the districts of England and Wales. </w:t>
      </w:r>
      <w:r w:rsidRPr="00AC73A1">
        <w:rPr>
          <w:rFonts w:ascii="Times New Roman" w:eastAsia="Times New Roman" w:hAnsi="Times New Roman"/>
          <w:i/>
          <w:iCs/>
          <w:noProof/>
        </w:rPr>
        <w:t>Nature Climate Change</w:t>
      </w:r>
      <w:r w:rsidRPr="00AC73A1">
        <w:rPr>
          <w:rFonts w:ascii="Times New Roman" w:eastAsia="Times New Roman" w:hAnsi="Times New Roman"/>
          <w:noProof/>
        </w:rPr>
        <w:t xml:space="preserve">, </w:t>
      </w:r>
      <w:r w:rsidRPr="00AC73A1">
        <w:rPr>
          <w:rFonts w:ascii="Times New Roman" w:eastAsia="Times New Roman" w:hAnsi="Times New Roman"/>
          <w:i/>
          <w:iCs/>
          <w:noProof/>
        </w:rPr>
        <w:t>4</w:t>
      </w:r>
      <w:r w:rsidRPr="00AC73A1">
        <w:rPr>
          <w:rFonts w:ascii="Times New Roman" w:eastAsia="Times New Roman" w:hAnsi="Times New Roman"/>
          <w:noProof/>
        </w:rPr>
        <w:t>(4), 269–273. https://doi.org/10.1038/nclimate2123</w:t>
      </w:r>
    </w:p>
    <w:p w14:paraId="435E8203"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Bobb, J. F., Peng, R. D., Bell, M. L., &amp; Dominici, F. (2014). Heat-related mortality and adaptation to heat in the United States. </w:t>
      </w:r>
      <w:r w:rsidRPr="00AC73A1">
        <w:rPr>
          <w:rFonts w:ascii="Times New Roman" w:eastAsia="Times New Roman" w:hAnsi="Times New Roman"/>
          <w:i/>
          <w:iCs/>
          <w:noProof/>
        </w:rPr>
        <w:t>Environmental Health Perspectives</w:t>
      </w:r>
      <w:r w:rsidRPr="00AC73A1">
        <w:rPr>
          <w:rFonts w:ascii="Times New Roman" w:eastAsia="Times New Roman" w:hAnsi="Times New Roman"/>
          <w:noProof/>
        </w:rPr>
        <w:t xml:space="preserve">, </w:t>
      </w:r>
      <w:r w:rsidRPr="00AC73A1">
        <w:rPr>
          <w:rFonts w:ascii="Times New Roman" w:eastAsia="Times New Roman" w:hAnsi="Times New Roman"/>
          <w:i/>
          <w:iCs/>
          <w:noProof/>
        </w:rPr>
        <w:t>122</w:t>
      </w:r>
      <w:r w:rsidRPr="00AC73A1">
        <w:rPr>
          <w:rFonts w:ascii="Times New Roman" w:eastAsia="Times New Roman" w:hAnsi="Times New Roman"/>
          <w:noProof/>
        </w:rPr>
        <w:t>(8), 811–816. https://doi.org/10.1289/ehp.1307392</w:t>
      </w:r>
    </w:p>
    <w:p w14:paraId="1BAE861B"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Braga, A. L. F., Zanobetti, A., &amp; Schwartz, J. (2002). The effect of weather on respiratory and cardiovascular deaths in 12 U.S. cities. </w:t>
      </w:r>
      <w:r w:rsidRPr="00AC73A1">
        <w:rPr>
          <w:rFonts w:ascii="Times New Roman" w:eastAsia="Times New Roman" w:hAnsi="Times New Roman"/>
          <w:i/>
          <w:iCs/>
          <w:noProof/>
        </w:rPr>
        <w:t>Environmental Health Perspectives</w:t>
      </w:r>
      <w:r w:rsidRPr="00AC73A1">
        <w:rPr>
          <w:rFonts w:ascii="Times New Roman" w:eastAsia="Times New Roman" w:hAnsi="Times New Roman"/>
          <w:noProof/>
        </w:rPr>
        <w:t xml:space="preserve">, </w:t>
      </w:r>
      <w:r w:rsidRPr="00AC73A1">
        <w:rPr>
          <w:rFonts w:ascii="Times New Roman" w:eastAsia="Times New Roman" w:hAnsi="Times New Roman"/>
          <w:i/>
          <w:iCs/>
          <w:noProof/>
        </w:rPr>
        <w:t>110</w:t>
      </w:r>
      <w:r w:rsidRPr="00AC73A1">
        <w:rPr>
          <w:rFonts w:ascii="Times New Roman" w:eastAsia="Times New Roman" w:hAnsi="Times New Roman"/>
          <w:noProof/>
        </w:rPr>
        <w:t>(9), 859–863. https://doi.org/10.1289/ehp.02110859</w:t>
      </w:r>
    </w:p>
    <w:p w14:paraId="115B8B8F"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Campbell, A. (2017). Excess winter mortality in England and Wales: 2016 to 2017 (provisional) and 2015 to 2016 (final). </w:t>
      </w:r>
      <w:r w:rsidRPr="00AC73A1">
        <w:rPr>
          <w:rFonts w:ascii="Times New Roman" w:eastAsia="Times New Roman" w:hAnsi="Times New Roman"/>
          <w:i/>
          <w:iCs/>
          <w:noProof/>
        </w:rPr>
        <w:t>Statistical Bulletin, Office for National Statistics</w:t>
      </w:r>
      <w:r w:rsidRPr="00AC73A1">
        <w:rPr>
          <w:rFonts w:ascii="Times New Roman" w:eastAsia="Times New Roman" w:hAnsi="Times New Roman"/>
          <w:noProof/>
        </w:rPr>
        <w:t>.</w:t>
      </w:r>
    </w:p>
    <w:p w14:paraId="0005A6F3"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Carson, C., Hajat, S., Armstrong, B., &amp; Wilkinson, P. (2006). Declining vulnerability to temperature-related mortality in London over the 20th century. </w:t>
      </w:r>
      <w:r w:rsidRPr="00AC73A1">
        <w:rPr>
          <w:rFonts w:ascii="Times New Roman" w:eastAsia="Times New Roman" w:hAnsi="Times New Roman"/>
          <w:i/>
          <w:iCs/>
          <w:noProof/>
        </w:rPr>
        <w:t>American Journal of Epidemiology</w:t>
      </w:r>
      <w:r w:rsidRPr="00AC73A1">
        <w:rPr>
          <w:rFonts w:ascii="Times New Roman" w:eastAsia="Times New Roman" w:hAnsi="Times New Roman"/>
          <w:noProof/>
        </w:rPr>
        <w:t xml:space="preserve">, </w:t>
      </w:r>
      <w:r w:rsidRPr="00AC73A1">
        <w:rPr>
          <w:rFonts w:ascii="Times New Roman" w:eastAsia="Times New Roman" w:hAnsi="Times New Roman"/>
          <w:i/>
          <w:iCs/>
          <w:noProof/>
        </w:rPr>
        <w:t>164</w:t>
      </w:r>
      <w:r w:rsidRPr="00AC73A1">
        <w:rPr>
          <w:rFonts w:ascii="Times New Roman" w:eastAsia="Times New Roman" w:hAnsi="Times New Roman"/>
          <w:noProof/>
        </w:rPr>
        <w:t>(1), 77–84. https://doi.org/10.1093/aje/kwj147</w:t>
      </w:r>
    </w:p>
    <w:p w14:paraId="73E25C04"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Cazelles, B., Chavez, M., Berteaux, D., Ménard, F., Vik, J. O., Jenouvrier, S., &amp; Stenseth, N. C. (2008). Wavelet analysis of ecological time series. </w:t>
      </w:r>
      <w:r w:rsidRPr="00AC73A1">
        <w:rPr>
          <w:rFonts w:ascii="Times New Roman" w:eastAsia="Times New Roman" w:hAnsi="Times New Roman"/>
          <w:i/>
          <w:iCs/>
          <w:noProof/>
        </w:rPr>
        <w:t>Oecologia</w:t>
      </w:r>
      <w:r w:rsidRPr="00AC73A1">
        <w:rPr>
          <w:rFonts w:ascii="Times New Roman" w:eastAsia="Times New Roman" w:hAnsi="Times New Roman"/>
          <w:noProof/>
        </w:rPr>
        <w:t>. https://doi.org/10.1007/s00442-008-0993-2</w:t>
      </w:r>
    </w:p>
    <w:p w14:paraId="4DF0F7F2"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Davis, R. E., Knappenberger, P. C., Michaels, P. J., &amp; Novicoff, W. M. (2004). Seasonality of climate-human mortality relationships in US cities and impacts of climate change. </w:t>
      </w:r>
      <w:r w:rsidRPr="00AC73A1">
        <w:rPr>
          <w:rFonts w:ascii="Times New Roman" w:eastAsia="Times New Roman" w:hAnsi="Times New Roman"/>
          <w:i/>
          <w:iCs/>
          <w:noProof/>
        </w:rPr>
        <w:t>Climate Research</w:t>
      </w:r>
      <w:r w:rsidRPr="00AC73A1">
        <w:rPr>
          <w:rFonts w:ascii="Times New Roman" w:eastAsia="Times New Roman" w:hAnsi="Times New Roman"/>
          <w:noProof/>
        </w:rPr>
        <w:t xml:space="preserve">, </w:t>
      </w:r>
      <w:r w:rsidRPr="00AC73A1">
        <w:rPr>
          <w:rFonts w:ascii="Times New Roman" w:eastAsia="Times New Roman" w:hAnsi="Times New Roman"/>
          <w:i/>
          <w:iCs/>
          <w:noProof/>
        </w:rPr>
        <w:t>26</w:t>
      </w:r>
      <w:r w:rsidRPr="00AC73A1">
        <w:rPr>
          <w:rFonts w:ascii="Times New Roman" w:eastAsia="Times New Roman" w:hAnsi="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Dee, D. P., Uppala, S. M., Simmons, A. J., Berrisford, P., Poli, P., Kobayashi, S., … Vitart, F. (2011). The ERA-Interim reanalysis: configuration and performance of the data assimilation system. </w:t>
      </w:r>
      <w:r w:rsidRPr="00AC73A1">
        <w:rPr>
          <w:rFonts w:ascii="Times New Roman" w:eastAsia="Times New Roman" w:hAnsi="Times New Roman"/>
          <w:i/>
          <w:iCs/>
          <w:noProof/>
        </w:rPr>
        <w:t>Quarterly Journal of the Royal Meteorological Society</w:t>
      </w:r>
      <w:r w:rsidRPr="00AC73A1">
        <w:rPr>
          <w:rFonts w:ascii="Times New Roman" w:eastAsia="Times New Roman" w:hAnsi="Times New Roman"/>
          <w:noProof/>
        </w:rPr>
        <w:t xml:space="preserve">, </w:t>
      </w:r>
      <w:r w:rsidRPr="00AC73A1">
        <w:rPr>
          <w:rFonts w:ascii="Times New Roman" w:eastAsia="Times New Roman" w:hAnsi="Times New Roman"/>
          <w:i/>
          <w:iCs/>
          <w:noProof/>
        </w:rPr>
        <w:t>137</w:t>
      </w:r>
      <w:r w:rsidRPr="00AC73A1">
        <w:rPr>
          <w:rFonts w:ascii="Times New Roman" w:eastAsia="Times New Roman" w:hAnsi="Times New Roman"/>
          <w:noProof/>
        </w:rPr>
        <w:t>(656), 553–597. https://doi.org/10.1002/qj.828</w:t>
      </w:r>
    </w:p>
    <w:p w14:paraId="2757FBBC"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Feinstein, C. A. (2002). Seasonality of deaths in the U.S. by age and cause. </w:t>
      </w:r>
      <w:r w:rsidRPr="00AC73A1">
        <w:rPr>
          <w:rFonts w:ascii="Times New Roman" w:eastAsia="Times New Roman" w:hAnsi="Times New Roman"/>
          <w:i/>
          <w:iCs/>
          <w:noProof/>
        </w:rPr>
        <w:t>Demographic Research</w:t>
      </w:r>
      <w:r w:rsidRPr="00AC73A1">
        <w:rPr>
          <w:rFonts w:ascii="Times New Roman" w:eastAsia="Times New Roman" w:hAnsi="Times New Roman"/>
          <w:noProof/>
        </w:rPr>
        <w:t xml:space="preserve">, </w:t>
      </w:r>
      <w:r w:rsidRPr="00AC73A1">
        <w:rPr>
          <w:rFonts w:ascii="Times New Roman" w:eastAsia="Times New Roman" w:hAnsi="Times New Roman"/>
          <w:i/>
          <w:iCs/>
          <w:noProof/>
        </w:rPr>
        <w:t>6</w:t>
      </w:r>
      <w:r w:rsidRPr="00AC73A1">
        <w:rPr>
          <w:rFonts w:ascii="Times New Roman" w:eastAsia="Times New Roman" w:hAnsi="Times New Roman"/>
          <w:noProof/>
        </w:rPr>
        <w:t>, 469–486. https://doi.org/10.4054/DemRes.2002.6.17</w:t>
      </w:r>
    </w:p>
    <w:p w14:paraId="7561326F"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Ferreira Braga, A. L., Zanobetti, A., &amp; Schwartz, J. (2001). The time course of weather-related deaths. </w:t>
      </w:r>
      <w:r w:rsidRPr="00AC73A1">
        <w:rPr>
          <w:rFonts w:ascii="Times New Roman" w:eastAsia="Times New Roman" w:hAnsi="Times New Roman"/>
          <w:i/>
          <w:iCs/>
          <w:noProof/>
        </w:rPr>
        <w:t>Epidemiology</w:t>
      </w:r>
      <w:r w:rsidRPr="00AC73A1">
        <w:rPr>
          <w:rFonts w:ascii="Times New Roman" w:eastAsia="Times New Roman" w:hAnsi="Times New Roman"/>
          <w:noProof/>
        </w:rPr>
        <w:t xml:space="preserve">, </w:t>
      </w:r>
      <w:r w:rsidRPr="00AC73A1">
        <w:rPr>
          <w:rFonts w:ascii="Times New Roman" w:eastAsia="Times New Roman" w:hAnsi="Times New Roman"/>
          <w:i/>
          <w:iCs/>
          <w:noProof/>
        </w:rPr>
        <w:t>12</w:t>
      </w:r>
      <w:r w:rsidRPr="00AC73A1">
        <w:rPr>
          <w:rFonts w:ascii="Times New Roman" w:eastAsia="Times New Roman" w:hAnsi="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Fowler, T., Southgate, R. J., Waite, T., Harrell, R., Kovats, S., Bone, A., … Murray, V. (2015). Excess winter deaths in Europe: A multi-country descriptive analysis. </w:t>
      </w:r>
      <w:r w:rsidRPr="00AC73A1">
        <w:rPr>
          <w:rFonts w:ascii="Times New Roman" w:eastAsia="Times New Roman" w:hAnsi="Times New Roman"/>
          <w:i/>
          <w:iCs/>
          <w:noProof/>
        </w:rPr>
        <w:t>European Journal of Public Health</w:t>
      </w:r>
      <w:r w:rsidRPr="00AC73A1">
        <w:rPr>
          <w:rFonts w:ascii="Times New Roman" w:eastAsia="Times New Roman" w:hAnsi="Times New Roman"/>
          <w:noProof/>
        </w:rPr>
        <w:t xml:space="preserve">, </w:t>
      </w:r>
      <w:r w:rsidRPr="00AC73A1">
        <w:rPr>
          <w:rFonts w:ascii="Times New Roman" w:eastAsia="Times New Roman" w:hAnsi="Times New Roman"/>
          <w:i/>
          <w:iCs/>
          <w:noProof/>
        </w:rPr>
        <w:t>25</w:t>
      </w:r>
      <w:r w:rsidRPr="00AC73A1">
        <w:rPr>
          <w:rFonts w:ascii="Times New Roman" w:eastAsia="Times New Roman" w:hAnsi="Times New Roman"/>
          <w:noProof/>
        </w:rPr>
        <w:t>(2), 339–345. https://doi.org/10.1093/eurpub/cku073</w:t>
      </w:r>
    </w:p>
    <w:p w14:paraId="15983871"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Gasparrini, A., Guo, Y., Hashizume, M., Lavigne, E., Zanobetti, A., Schwartz, J., … Armstrong, B. (2015). Mortality risk attributable to high and low ambient temperature: A multicountry observational study. </w:t>
      </w:r>
      <w:r w:rsidRPr="00AC73A1">
        <w:rPr>
          <w:rFonts w:ascii="Times New Roman" w:eastAsia="Times New Roman" w:hAnsi="Times New Roman"/>
          <w:i/>
          <w:iCs/>
          <w:noProof/>
        </w:rPr>
        <w:t>The Lancet</w:t>
      </w:r>
      <w:r w:rsidRPr="00AC73A1">
        <w:rPr>
          <w:rFonts w:ascii="Times New Roman" w:eastAsia="Times New Roman" w:hAnsi="Times New Roman"/>
          <w:noProof/>
        </w:rPr>
        <w:t xml:space="preserve">, </w:t>
      </w:r>
      <w:r w:rsidRPr="00AC73A1">
        <w:rPr>
          <w:rFonts w:ascii="Times New Roman" w:eastAsia="Times New Roman" w:hAnsi="Times New Roman"/>
          <w:i/>
          <w:iCs/>
          <w:noProof/>
        </w:rPr>
        <w:t>386</w:t>
      </w:r>
      <w:r w:rsidRPr="00AC73A1">
        <w:rPr>
          <w:rFonts w:ascii="Times New Roman" w:eastAsia="Times New Roman" w:hAnsi="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Grenfell, B. T., Bjørnstad, O. N., &amp; Kappey, J. (2001). Travelling waves and spatial hierarchies in measles epidemics. </w:t>
      </w:r>
      <w:r w:rsidRPr="00AC73A1">
        <w:rPr>
          <w:rFonts w:ascii="Times New Roman" w:eastAsia="Times New Roman" w:hAnsi="Times New Roman"/>
          <w:i/>
          <w:iCs/>
          <w:noProof/>
        </w:rPr>
        <w:t>Nature</w:t>
      </w:r>
      <w:r w:rsidRPr="00AC73A1">
        <w:rPr>
          <w:rFonts w:ascii="Times New Roman" w:eastAsia="Times New Roman" w:hAnsi="Times New Roman"/>
          <w:noProof/>
        </w:rPr>
        <w:t xml:space="preserve">, </w:t>
      </w:r>
      <w:r w:rsidRPr="00AC73A1">
        <w:rPr>
          <w:rFonts w:ascii="Times New Roman" w:eastAsia="Times New Roman" w:hAnsi="Times New Roman"/>
          <w:i/>
          <w:iCs/>
          <w:noProof/>
        </w:rPr>
        <w:t>414</w:t>
      </w:r>
      <w:r w:rsidRPr="00AC73A1">
        <w:rPr>
          <w:rFonts w:ascii="Times New Roman" w:eastAsia="Times New Roman" w:hAnsi="Times New Roman"/>
          <w:noProof/>
        </w:rPr>
        <w:t>(6865), 716–723. https://doi.org/10.1038/414716a</w:t>
      </w:r>
    </w:p>
    <w:p w14:paraId="7CE04FC4"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Healy, J. D. (2003). Excess winter mortality in Europe: A cross country analysis identifying key risk factors. </w:t>
      </w:r>
      <w:r w:rsidRPr="00AC73A1">
        <w:rPr>
          <w:rFonts w:ascii="Times New Roman" w:eastAsia="Times New Roman" w:hAnsi="Times New Roman"/>
          <w:i/>
          <w:iCs/>
          <w:noProof/>
        </w:rPr>
        <w:t>Journal of Epidemiology and Community Health</w:t>
      </w:r>
      <w:r w:rsidRPr="00AC73A1">
        <w:rPr>
          <w:rFonts w:ascii="Times New Roman" w:eastAsia="Times New Roman" w:hAnsi="Times New Roman"/>
          <w:noProof/>
        </w:rPr>
        <w:t xml:space="preserve">, </w:t>
      </w:r>
      <w:r w:rsidRPr="00AC73A1">
        <w:rPr>
          <w:rFonts w:ascii="Times New Roman" w:eastAsia="Times New Roman" w:hAnsi="Times New Roman"/>
          <w:i/>
          <w:iCs/>
          <w:noProof/>
        </w:rPr>
        <w:t>57</w:t>
      </w:r>
      <w:r w:rsidRPr="00AC73A1">
        <w:rPr>
          <w:rFonts w:ascii="Times New Roman" w:eastAsia="Times New Roman" w:hAnsi="Times New Roman"/>
          <w:noProof/>
        </w:rPr>
        <w:t>(10), 784–789. https://doi.org/10.1136/jech.57.10.784</w:t>
      </w:r>
    </w:p>
    <w:p w14:paraId="4461122E"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Ingram, D. D., Parker, J. D., Schenker, N., Weed, J. A., Hamilton, B., Arias, E., &amp; Madans, J. H. (2003). United States Census 2000 population with bridged race categories. </w:t>
      </w:r>
      <w:r w:rsidRPr="00AC73A1">
        <w:rPr>
          <w:rFonts w:ascii="Times New Roman" w:eastAsia="Times New Roman" w:hAnsi="Times New Roman"/>
          <w:i/>
          <w:iCs/>
          <w:noProof/>
        </w:rPr>
        <w:t>Vital and Health Statistics. Series 2, Data Evaluation and Methods Research</w:t>
      </w:r>
      <w:r w:rsidRPr="00AC73A1">
        <w:rPr>
          <w:rFonts w:ascii="Times New Roman" w:eastAsia="Times New Roman" w:hAnsi="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Kalkstein, A. J. (2013). Regional Similarities in Seasonal Mortality across the United States: An Examination of 28 Metropolitan Statistical Areas. </w:t>
      </w:r>
      <w:r w:rsidRPr="00AC73A1">
        <w:rPr>
          <w:rFonts w:ascii="Times New Roman" w:eastAsia="Times New Roman" w:hAnsi="Times New Roman"/>
          <w:i/>
          <w:iCs/>
          <w:noProof/>
        </w:rPr>
        <w:t>PLoS ONE</w:t>
      </w:r>
      <w:r w:rsidRPr="00AC73A1">
        <w:rPr>
          <w:rFonts w:ascii="Times New Roman" w:eastAsia="Times New Roman" w:hAnsi="Times New Roman"/>
          <w:noProof/>
        </w:rPr>
        <w:t xml:space="preserve">, </w:t>
      </w:r>
      <w:r w:rsidRPr="00AC73A1">
        <w:rPr>
          <w:rFonts w:ascii="Times New Roman" w:eastAsia="Times New Roman" w:hAnsi="Times New Roman"/>
          <w:i/>
          <w:iCs/>
          <w:noProof/>
        </w:rPr>
        <w:t>8</w:t>
      </w:r>
      <w:r w:rsidRPr="00AC73A1">
        <w:rPr>
          <w:rFonts w:ascii="Times New Roman" w:eastAsia="Times New Roman" w:hAnsi="Times New Roman"/>
          <w:noProof/>
        </w:rPr>
        <w:t>(5). https://doi.org/10.1371/journal.pone.0063971</w:t>
      </w:r>
    </w:p>
    <w:p w14:paraId="29678ADC"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Karl, T. R., &amp; Koss, W. J. (1984). Regional and national monthly, seasonal, and annual temperature </w:t>
      </w:r>
      <w:r w:rsidRPr="00AC73A1">
        <w:rPr>
          <w:rFonts w:ascii="Times New Roman" w:eastAsia="Times New Roman" w:hAnsi="Times New Roman"/>
          <w:noProof/>
        </w:rPr>
        <w:lastRenderedPageBreak/>
        <w:t>weighted by area, 1895-1983.</w:t>
      </w:r>
    </w:p>
    <w:p w14:paraId="0446E707"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Kimberly Miller, A. A. (2013). Smart-Home Technologies to Assist Older People to Live Well at Home. </w:t>
      </w:r>
      <w:r w:rsidRPr="00AC73A1">
        <w:rPr>
          <w:rFonts w:ascii="Times New Roman" w:eastAsia="Times New Roman" w:hAnsi="Times New Roman"/>
          <w:i/>
          <w:iCs/>
          <w:noProof/>
        </w:rPr>
        <w:t>Journal of Aging Science</w:t>
      </w:r>
      <w:r w:rsidRPr="00AC73A1">
        <w:rPr>
          <w:rFonts w:ascii="Times New Roman" w:eastAsia="Times New Roman" w:hAnsi="Times New Roman"/>
          <w:noProof/>
        </w:rPr>
        <w:t xml:space="preserve">, </w:t>
      </w:r>
      <w:r w:rsidRPr="00AC73A1">
        <w:rPr>
          <w:rFonts w:ascii="Times New Roman" w:eastAsia="Times New Roman" w:hAnsi="Times New Roman"/>
          <w:i/>
          <w:iCs/>
          <w:noProof/>
        </w:rPr>
        <w:t>1</w:t>
      </w:r>
      <w:r w:rsidRPr="00AC73A1">
        <w:rPr>
          <w:rFonts w:ascii="Times New Roman" w:eastAsia="Times New Roman" w:hAnsi="Times New Roman"/>
          <w:noProof/>
        </w:rPr>
        <w:t>(1). https://doi.org/10.4172/2329-8847.1000101</w:t>
      </w:r>
    </w:p>
    <w:p w14:paraId="2F19A780"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Kinney, P. L., Schwartz, J., Pascal, M., Petkova, E., Tertre, A. Le, Medina, S., &amp; Vautard, R. (2015). Winter season mortality: Will climate warming bring benefits? </w:t>
      </w:r>
      <w:r w:rsidRPr="00AC73A1">
        <w:rPr>
          <w:rFonts w:ascii="Times New Roman" w:eastAsia="Times New Roman" w:hAnsi="Times New Roman"/>
          <w:i/>
          <w:iCs/>
          <w:noProof/>
        </w:rPr>
        <w:t>Environmental Research Letters</w:t>
      </w:r>
      <w:r w:rsidRPr="00AC73A1">
        <w:rPr>
          <w:rFonts w:ascii="Times New Roman" w:eastAsia="Times New Roman" w:hAnsi="Times New Roman"/>
          <w:noProof/>
        </w:rPr>
        <w:t xml:space="preserve">, </w:t>
      </w:r>
      <w:r w:rsidRPr="00AC73A1">
        <w:rPr>
          <w:rFonts w:ascii="Times New Roman" w:eastAsia="Times New Roman" w:hAnsi="Times New Roman"/>
          <w:i/>
          <w:iCs/>
          <w:noProof/>
        </w:rPr>
        <w:t>10</w:t>
      </w:r>
      <w:r w:rsidRPr="00AC73A1">
        <w:rPr>
          <w:rFonts w:ascii="Times New Roman" w:eastAsia="Times New Roman" w:hAnsi="Times New Roman"/>
          <w:noProof/>
        </w:rPr>
        <w:t>(6). https://doi.org/10.1088/1748-9326/10/6/064016</w:t>
      </w:r>
    </w:p>
    <w:p w14:paraId="063B9692"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Langford, I. H., &amp; Bentham, G. (1995). The potential effects of climate change on winter mortality in England and Wales. </w:t>
      </w:r>
      <w:r w:rsidRPr="00AC73A1">
        <w:rPr>
          <w:rFonts w:ascii="Times New Roman" w:eastAsia="Times New Roman" w:hAnsi="Times New Roman"/>
          <w:i/>
          <w:iCs/>
          <w:noProof/>
        </w:rPr>
        <w:t>Int J Biometeorol</w:t>
      </w:r>
      <w:r w:rsidRPr="00AC73A1">
        <w:rPr>
          <w:rFonts w:ascii="Times New Roman" w:eastAsia="Times New Roman" w:hAnsi="Times New Roman"/>
          <w:noProof/>
        </w:rPr>
        <w:t xml:space="preserve">, </w:t>
      </w:r>
      <w:r w:rsidRPr="00AC73A1">
        <w:rPr>
          <w:rFonts w:ascii="Times New Roman" w:eastAsia="Times New Roman" w:hAnsi="Times New Roman"/>
          <w:i/>
          <w:iCs/>
          <w:noProof/>
        </w:rPr>
        <w:t>38</w:t>
      </w:r>
      <w:r w:rsidRPr="00AC73A1">
        <w:rPr>
          <w:rFonts w:ascii="Times New Roman" w:eastAsia="Times New Roman" w:hAnsi="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Lerchl, A. (1998). Changes in the seasonality of mortality in Germany from 1946 to 1995: the role of temperature. </w:t>
      </w:r>
      <w:r w:rsidRPr="00AC73A1">
        <w:rPr>
          <w:rFonts w:ascii="Times New Roman" w:eastAsia="Times New Roman" w:hAnsi="Times New Roman"/>
          <w:i/>
          <w:iCs/>
          <w:noProof/>
        </w:rPr>
        <w:t>International Journal of Biometeorology</w:t>
      </w:r>
      <w:r w:rsidRPr="00AC73A1">
        <w:rPr>
          <w:rFonts w:ascii="Times New Roman" w:eastAsia="Times New Roman" w:hAnsi="Times New Roman"/>
          <w:noProof/>
        </w:rPr>
        <w:t xml:space="preserve">, </w:t>
      </w:r>
      <w:r w:rsidRPr="00AC73A1">
        <w:rPr>
          <w:rFonts w:ascii="Times New Roman" w:eastAsia="Times New Roman" w:hAnsi="Times New Roman"/>
          <w:i/>
          <w:iCs/>
          <w:noProof/>
        </w:rPr>
        <w:t>42</w:t>
      </w:r>
      <w:r w:rsidRPr="00AC73A1">
        <w:rPr>
          <w:rFonts w:ascii="Times New Roman" w:eastAsia="Times New Roman" w:hAnsi="Times New Roman"/>
          <w:noProof/>
        </w:rPr>
        <w:t>(2), 84–88. https://doi.org/10.1007/s004840050089</w:t>
      </w:r>
    </w:p>
    <w:p w14:paraId="6565C12A"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MacDorman, M. F., &amp; Gregory, E. (2015). Fetal and Perinatal Mortality: United States, 2013. </w:t>
      </w:r>
      <w:r w:rsidRPr="00AC73A1">
        <w:rPr>
          <w:rFonts w:ascii="Times New Roman" w:eastAsia="Times New Roman" w:hAnsi="Times New Roman"/>
          <w:i/>
          <w:iCs/>
          <w:noProof/>
        </w:rPr>
        <w:t>National Vital Statistics Reports</w:t>
      </w:r>
      <w:r w:rsidRPr="00AC73A1">
        <w:rPr>
          <w:rFonts w:ascii="Times New Roman" w:eastAsia="Times New Roman" w:hAnsi="Times New Roman"/>
          <w:noProof/>
        </w:rPr>
        <w:t xml:space="preserve">, </w:t>
      </w:r>
      <w:r w:rsidRPr="00AC73A1">
        <w:rPr>
          <w:rFonts w:ascii="Times New Roman" w:eastAsia="Times New Roman" w:hAnsi="Times New Roman"/>
          <w:i/>
          <w:iCs/>
          <w:noProof/>
        </w:rPr>
        <w:t>64</w:t>
      </w:r>
      <w:r w:rsidRPr="00AC73A1">
        <w:rPr>
          <w:rFonts w:ascii="Times New Roman" w:eastAsia="Times New Roman" w:hAnsi="Times New Roman"/>
          <w:noProof/>
        </w:rPr>
        <w:t>(8), 1–24.</w:t>
      </w:r>
    </w:p>
    <w:p w14:paraId="0BB06671"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Mackenbach, J. P., Kunst, A. E., &amp; Looman, C. W. N. (1992). Seasonal variation in mortality in The Netherlands. </w:t>
      </w:r>
      <w:r w:rsidRPr="00AC73A1">
        <w:rPr>
          <w:rFonts w:ascii="Times New Roman" w:eastAsia="Times New Roman" w:hAnsi="Times New Roman"/>
          <w:i/>
          <w:iCs/>
          <w:noProof/>
        </w:rPr>
        <w:t>Journal of Epidemiology and Community Health</w:t>
      </w:r>
      <w:r w:rsidRPr="00AC73A1">
        <w:rPr>
          <w:rFonts w:ascii="Times New Roman" w:eastAsia="Times New Roman" w:hAnsi="Times New Roman"/>
          <w:noProof/>
        </w:rPr>
        <w:t xml:space="preserve">, </w:t>
      </w:r>
      <w:r w:rsidRPr="00AC73A1">
        <w:rPr>
          <w:rFonts w:ascii="Times New Roman" w:eastAsia="Times New Roman" w:hAnsi="Times New Roman"/>
          <w:i/>
          <w:iCs/>
          <w:noProof/>
        </w:rPr>
        <w:t>46</w:t>
      </w:r>
      <w:r w:rsidRPr="00AC73A1">
        <w:rPr>
          <w:rFonts w:ascii="Times New Roman" w:eastAsia="Times New Roman" w:hAnsi="Times New Roman"/>
          <w:noProof/>
        </w:rPr>
        <w:t>(3), 261–265. https://doi.org/10.1136/jech.46.3.261</w:t>
      </w:r>
    </w:p>
    <w:p w14:paraId="0956AC09"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Martens, W. J. (1998). Climate change, thermal stress and mortality changes. </w:t>
      </w:r>
      <w:r w:rsidRPr="00AC73A1">
        <w:rPr>
          <w:rFonts w:ascii="Times New Roman" w:eastAsia="Times New Roman" w:hAnsi="Times New Roman"/>
          <w:i/>
          <w:iCs/>
          <w:noProof/>
        </w:rPr>
        <w:t>Soc Sci Med</w:t>
      </w:r>
      <w:r w:rsidRPr="00AC73A1">
        <w:rPr>
          <w:rFonts w:ascii="Times New Roman" w:eastAsia="Times New Roman" w:hAnsi="Times New Roman"/>
          <w:noProof/>
        </w:rPr>
        <w:t xml:space="preserve">, </w:t>
      </w:r>
      <w:r w:rsidRPr="00AC73A1">
        <w:rPr>
          <w:rFonts w:ascii="Times New Roman" w:eastAsia="Times New Roman" w:hAnsi="Times New Roman"/>
          <w:i/>
          <w:iCs/>
          <w:noProof/>
        </w:rPr>
        <w:t>46</w:t>
      </w:r>
      <w:r w:rsidRPr="00AC73A1">
        <w:rPr>
          <w:rFonts w:ascii="Times New Roman" w:eastAsia="Times New Roman" w:hAnsi="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McKee, C. M. (1989). Deaths in winter: Can Britain learn from Europe? </w:t>
      </w:r>
      <w:r w:rsidRPr="00AC73A1">
        <w:rPr>
          <w:rFonts w:ascii="Times New Roman" w:eastAsia="Times New Roman" w:hAnsi="Times New Roman"/>
          <w:i/>
          <w:iCs/>
          <w:noProof/>
        </w:rPr>
        <w:t>European Journal of Epidemiology</w:t>
      </w:r>
      <w:r w:rsidRPr="00AC73A1">
        <w:rPr>
          <w:rFonts w:ascii="Times New Roman" w:eastAsia="Times New Roman" w:hAnsi="Times New Roman"/>
          <w:noProof/>
        </w:rPr>
        <w:t xml:space="preserve">, </w:t>
      </w:r>
      <w:r w:rsidRPr="00AC73A1">
        <w:rPr>
          <w:rFonts w:ascii="Times New Roman" w:eastAsia="Times New Roman" w:hAnsi="Times New Roman"/>
          <w:i/>
          <w:iCs/>
          <w:noProof/>
        </w:rPr>
        <w:t>5</w:t>
      </w:r>
      <w:r w:rsidRPr="00AC73A1">
        <w:rPr>
          <w:rFonts w:ascii="Times New Roman" w:eastAsia="Times New Roman" w:hAnsi="Times New Roman"/>
          <w:noProof/>
        </w:rPr>
        <w:t>(2), 178–182. https://doi.org/10.1007/BF00156826</w:t>
      </w:r>
    </w:p>
    <w:p w14:paraId="2A71006F"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Medina-Ramón, M., &amp; Schwartz, J. (2007). Temperature, temperature extremes, and mortality: A study of acclimatisation and effect modification in 50 US cities. </w:t>
      </w:r>
      <w:r w:rsidRPr="00AC73A1">
        <w:rPr>
          <w:rFonts w:ascii="Times New Roman" w:eastAsia="Times New Roman" w:hAnsi="Times New Roman"/>
          <w:i/>
          <w:iCs/>
          <w:noProof/>
        </w:rPr>
        <w:t>Occupational and Environmental Medicine</w:t>
      </w:r>
      <w:r w:rsidRPr="00AC73A1">
        <w:rPr>
          <w:rFonts w:ascii="Times New Roman" w:eastAsia="Times New Roman" w:hAnsi="Times New Roman"/>
          <w:noProof/>
        </w:rPr>
        <w:t xml:space="preserve">, </w:t>
      </w:r>
      <w:r w:rsidRPr="00AC73A1">
        <w:rPr>
          <w:rFonts w:ascii="Times New Roman" w:eastAsia="Times New Roman" w:hAnsi="Times New Roman"/>
          <w:i/>
          <w:iCs/>
          <w:noProof/>
        </w:rPr>
        <w:t>64</w:t>
      </w:r>
      <w:r w:rsidRPr="00AC73A1">
        <w:rPr>
          <w:rFonts w:ascii="Times New Roman" w:eastAsia="Times New Roman" w:hAnsi="Times New Roman"/>
          <w:noProof/>
        </w:rPr>
        <w:t>(12), 827–833. https://doi.org/10.1136/oem.2007.033175</w:t>
      </w:r>
    </w:p>
    <w:p w14:paraId="4C2A5A12"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Moy CM, Seltzer GO, Rodbell DT, &amp; A. D. (2002). Variability of El Nino/Southern Oscillation activity at millennial timescales during the Holocene epoch. </w:t>
      </w:r>
      <w:r w:rsidRPr="00AC73A1">
        <w:rPr>
          <w:rFonts w:ascii="Times New Roman" w:eastAsia="Times New Roman" w:hAnsi="Times New Roman"/>
          <w:i/>
          <w:iCs/>
          <w:noProof/>
        </w:rPr>
        <w:t>Nature</w:t>
      </w:r>
      <w:r w:rsidRPr="00AC73A1">
        <w:rPr>
          <w:rFonts w:ascii="Times New Roman" w:eastAsia="Times New Roman" w:hAnsi="Times New Roman"/>
          <w:noProof/>
        </w:rPr>
        <w:t xml:space="preserve">, </w:t>
      </w:r>
      <w:r w:rsidRPr="00AC73A1">
        <w:rPr>
          <w:rFonts w:ascii="Times New Roman" w:eastAsia="Times New Roman" w:hAnsi="Times New Roman"/>
          <w:i/>
          <w:iCs/>
          <w:noProof/>
        </w:rPr>
        <w:t>420</w:t>
      </w:r>
      <w:r w:rsidRPr="00AC73A1">
        <w:rPr>
          <w:rFonts w:ascii="Times New Roman" w:eastAsia="Times New Roman" w:hAnsi="Times New Roman"/>
          <w:noProof/>
        </w:rPr>
        <w:t>(November). https://doi.org/10.1038/nature01163.1.</w:t>
      </w:r>
    </w:p>
    <w:p w14:paraId="0FCE43C7"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National Highway Traffic Safety Administration. (2005). Trend and Pattern Analysis of Highway Crash Fatality By Month and Day. </w:t>
      </w:r>
      <w:r w:rsidRPr="00AC73A1">
        <w:rPr>
          <w:rFonts w:ascii="Times New Roman" w:eastAsia="Times New Roman" w:hAnsi="Times New Roman"/>
          <w:i/>
          <w:iCs/>
          <w:noProof/>
        </w:rPr>
        <w:t>National Center for Statistics and Analysis (NCHS)</w:t>
      </w:r>
      <w:r w:rsidRPr="00AC73A1">
        <w:rPr>
          <w:rFonts w:ascii="Times New Roman" w:eastAsia="Times New Roman" w:hAnsi="Times New Roman"/>
          <w:noProof/>
        </w:rPr>
        <w:t>, (March).</w:t>
      </w:r>
    </w:p>
    <w:p w14:paraId="770AD798"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Public Health England. (2017). The Cold Weather Plan for England. </w:t>
      </w:r>
      <w:r w:rsidRPr="00AC73A1">
        <w:rPr>
          <w:rFonts w:ascii="Times New Roman" w:eastAsia="Times New Roman" w:hAnsi="Times New Roman"/>
          <w:i/>
          <w:iCs/>
          <w:noProof/>
        </w:rPr>
        <w:t>Public Health England</w:t>
      </w:r>
      <w:r w:rsidRPr="00AC73A1">
        <w:rPr>
          <w:rFonts w:ascii="Times New Roman" w:eastAsia="Times New Roman" w:hAnsi="Times New Roman"/>
          <w:noProof/>
        </w:rPr>
        <w:t>, (October).</w:t>
      </w:r>
    </w:p>
    <w:p w14:paraId="75FDEC29"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Rau, R. (2004). Seasonality in Human Mortality.  A Demographic Approach. </w:t>
      </w:r>
      <w:r w:rsidRPr="00AC73A1">
        <w:rPr>
          <w:rFonts w:ascii="Times New Roman" w:eastAsia="Times New Roman" w:hAnsi="Times New Roman"/>
          <w:i/>
          <w:iCs/>
          <w:noProof/>
        </w:rPr>
        <w:t>Wirtschafts- Und Sozialwissenschaftlichen Fakultät</w:t>
      </w:r>
      <w:r w:rsidRPr="00AC73A1">
        <w:rPr>
          <w:rFonts w:ascii="Times New Roman" w:eastAsia="Times New Roman" w:hAnsi="Times New Roman"/>
          <w:noProof/>
        </w:rPr>
        <w:t xml:space="preserve">, </w:t>
      </w:r>
      <w:r w:rsidRPr="00AC73A1">
        <w:rPr>
          <w:rFonts w:ascii="Times New Roman" w:eastAsia="Times New Roman" w:hAnsi="Times New Roman"/>
          <w:i/>
          <w:iCs/>
          <w:noProof/>
        </w:rPr>
        <w:t>PhD</w:t>
      </w:r>
      <w:r w:rsidRPr="00AC73A1">
        <w:rPr>
          <w:rFonts w:ascii="Times New Roman" w:eastAsia="Times New Roman" w:hAnsi="Times New Roman"/>
          <w:noProof/>
        </w:rPr>
        <w:t>, 361. https://doi.org/10.1007/978-3-540-44902-7</w:t>
      </w:r>
    </w:p>
    <w:p w14:paraId="2959CA2C"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Rau, R., Bohk-Ewald, C., Muszyńska, M. M., &amp; Vaupel, J. W. (2018). </w:t>
      </w:r>
      <w:r w:rsidRPr="00AC73A1">
        <w:rPr>
          <w:rFonts w:ascii="Times New Roman" w:eastAsia="Times New Roman" w:hAnsi="Times New Roman"/>
          <w:i/>
          <w:iCs/>
          <w:noProof/>
        </w:rPr>
        <w:t>Visualizing Mortality Dynamics in the Lexis Diagram</w:t>
      </w:r>
      <w:r w:rsidRPr="00AC73A1">
        <w:rPr>
          <w:rFonts w:ascii="Times New Roman" w:eastAsia="Times New Roman" w:hAnsi="Times New Roman"/>
          <w:noProof/>
        </w:rPr>
        <w:t>. https://doi.org/10.1007/978-3-319-64820-0</w:t>
      </w:r>
    </w:p>
    <w:p w14:paraId="74ADB566"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Rosenwaike, I. (1966). Seasonal Variation of Deaths in the United States, 1951–1960. </w:t>
      </w:r>
      <w:r w:rsidRPr="00AC73A1">
        <w:rPr>
          <w:rFonts w:ascii="Times New Roman" w:eastAsia="Times New Roman" w:hAnsi="Times New Roman"/>
          <w:i/>
          <w:iCs/>
          <w:noProof/>
        </w:rPr>
        <w:t>Journal of the American Statistical Association</w:t>
      </w:r>
      <w:r w:rsidRPr="00AC73A1">
        <w:rPr>
          <w:rFonts w:ascii="Times New Roman" w:eastAsia="Times New Roman" w:hAnsi="Times New Roman"/>
          <w:noProof/>
        </w:rPr>
        <w:t xml:space="preserve">, </w:t>
      </w:r>
      <w:r w:rsidRPr="00AC73A1">
        <w:rPr>
          <w:rFonts w:ascii="Times New Roman" w:eastAsia="Times New Roman" w:hAnsi="Times New Roman"/>
          <w:i/>
          <w:iCs/>
          <w:noProof/>
        </w:rPr>
        <w:t>61</w:t>
      </w:r>
      <w:r w:rsidRPr="00AC73A1">
        <w:rPr>
          <w:rFonts w:ascii="Times New Roman" w:eastAsia="Times New Roman" w:hAnsi="Times New Roman"/>
          <w:noProof/>
        </w:rPr>
        <w:t>(315), 706–719. https://doi.org/10.1080/01621459.1966.10480899</w:t>
      </w:r>
    </w:p>
    <w:p w14:paraId="47150BD5"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Seretakis, D. (1997). Changing Seasonality of Mortality From Coronary Heart Disease. </w:t>
      </w:r>
      <w:r w:rsidRPr="00AC73A1">
        <w:rPr>
          <w:rFonts w:ascii="Times New Roman" w:eastAsia="Times New Roman" w:hAnsi="Times New Roman"/>
          <w:i/>
          <w:iCs/>
          <w:noProof/>
        </w:rPr>
        <w:t>JAMA: The Journal of the American Medical Association</w:t>
      </w:r>
      <w:r w:rsidRPr="00AC73A1">
        <w:rPr>
          <w:rFonts w:ascii="Times New Roman" w:eastAsia="Times New Roman" w:hAnsi="Times New Roman"/>
          <w:noProof/>
        </w:rPr>
        <w:t xml:space="preserve">, </w:t>
      </w:r>
      <w:r w:rsidRPr="00AC73A1">
        <w:rPr>
          <w:rFonts w:ascii="Times New Roman" w:eastAsia="Times New Roman" w:hAnsi="Times New Roman"/>
          <w:i/>
          <w:iCs/>
          <w:noProof/>
        </w:rPr>
        <w:t>278</w:t>
      </w:r>
      <w:r w:rsidRPr="00AC73A1">
        <w:rPr>
          <w:rFonts w:ascii="Times New Roman" w:eastAsia="Times New Roman" w:hAnsi="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spacing w:after="0" w:line="240" w:lineRule="auto"/>
        <w:ind w:left="480" w:hanging="480"/>
        <w:rPr>
          <w:rFonts w:ascii="Times New Roman" w:eastAsia="Times New Roman" w:hAnsi="Times New Roman"/>
          <w:noProof/>
        </w:rPr>
      </w:pPr>
      <w:r w:rsidRPr="00AC73A1">
        <w:rPr>
          <w:rFonts w:ascii="Times New Roman" w:eastAsia="Times New Roman" w:hAnsi="Times New Roman"/>
          <w:noProof/>
        </w:rPr>
        <w:t xml:space="preserve">Sheridan, S. C., Kalkstein, A. J., &amp; Kalkstein, L. S. (2009). Trends in heat-related mortality in the United States, 1975-2004. </w:t>
      </w:r>
      <w:r w:rsidRPr="00AC73A1">
        <w:rPr>
          <w:rFonts w:ascii="Times New Roman" w:eastAsia="Times New Roman" w:hAnsi="Times New Roman"/>
          <w:i/>
          <w:iCs/>
          <w:noProof/>
        </w:rPr>
        <w:t>Natural Hazards</w:t>
      </w:r>
      <w:r w:rsidRPr="00AC73A1">
        <w:rPr>
          <w:rFonts w:ascii="Times New Roman" w:eastAsia="Times New Roman" w:hAnsi="Times New Roman"/>
          <w:noProof/>
        </w:rPr>
        <w:t xml:space="preserve">, </w:t>
      </w:r>
      <w:r w:rsidRPr="00AC73A1">
        <w:rPr>
          <w:rFonts w:ascii="Times New Roman" w:eastAsia="Times New Roman" w:hAnsi="Times New Roman"/>
          <w:i/>
          <w:iCs/>
          <w:noProof/>
        </w:rPr>
        <w:t>50</w:t>
      </w:r>
      <w:r w:rsidRPr="00AC73A1">
        <w:rPr>
          <w:rFonts w:ascii="Times New Roman" w:eastAsia="Times New Roman" w:hAnsi="Times New Roman"/>
          <w:noProof/>
        </w:rPr>
        <w:t>(1), 145–160. https://doi.org/10.1007/s11069-008-9327-2</w:t>
      </w:r>
    </w:p>
    <w:p w14:paraId="2AF10466" w14:textId="77777777" w:rsidR="00B27E5A" w:rsidRPr="00AC73A1" w:rsidRDefault="00B27E5A" w:rsidP="00B27E5A">
      <w:pPr>
        <w:widowControl w:val="0"/>
        <w:autoSpaceDE w:val="0"/>
        <w:autoSpaceDN w:val="0"/>
        <w:adjustRightInd w:val="0"/>
        <w:spacing w:after="0" w:line="240" w:lineRule="auto"/>
        <w:ind w:left="480" w:hanging="480"/>
        <w:rPr>
          <w:rFonts w:ascii="Times New Roman" w:hAnsi="Times New Roman"/>
          <w:noProof/>
        </w:rPr>
      </w:pPr>
      <w:r w:rsidRPr="00AC73A1">
        <w:rPr>
          <w:rFonts w:ascii="Times New Roman" w:eastAsia="Times New Roman" w:hAnsi="Times New Roman"/>
          <w:noProof/>
        </w:rPr>
        <w:t xml:space="preserve">Simonsen, L., Reichert, T. A., Viboud, C., Blackwelder, W. C., Taylor, R. J., &amp; Miller, M. A. (2005). Impact of influenza vaccination on seasonal mortality in the US elderly population. </w:t>
      </w:r>
      <w:r w:rsidRPr="00AC73A1">
        <w:rPr>
          <w:rFonts w:ascii="Times New Roman" w:eastAsia="Times New Roman" w:hAnsi="Times New Roman"/>
          <w:i/>
          <w:iCs/>
          <w:noProof/>
        </w:rPr>
        <w:t>Archives of Internal Medicine</w:t>
      </w:r>
      <w:r w:rsidRPr="00AC73A1">
        <w:rPr>
          <w:rFonts w:ascii="Times New Roman" w:eastAsia="Times New Roman" w:hAnsi="Times New Roman"/>
          <w:noProof/>
        </w:rPr>
        <w:t xml:space="preserve">, </w:t>
      </w:r>
      <w:r w:rsidRPr="00AC73A1">
        <w:rPr>
          <w:rFonts w:ascii="Times New Roman" w:eastAsia="Times New Roman" w:hAnsi="Times New Roman"/>
          <w:i/>
          <w:iCs/>
          <w:noProof/>
        </w:rPr>
        <w:t>165</w:t>
      </w:r>
      <w:r w:rsidRPr="00AC73A1">
        <w:rPr>
          <w:rFonts w:ascii="Times New Roman" w:eastAsia="Times New Roman" w:hAnsi="Times New Roman"/>
          <w:noProof/>
        </w:rPr>
        <w:t>(3), 265–272. https://doi.org/10.1001/archinte.165.3.265</w:t>
      </w:r>
    </w:p>
    <w:p w14:paraId="47F9BFAE" w14:textId="01EDC126" w:rsidR="002C33D5" w:rsidRPr="00AC73A1" w:rsidRDefault="009D5B4B" w:rsidP="00B27E5A">
      <w:pPr>
        <w:widowControl w:val="0"/>
        <w:autoSpaceDE w:val="0"/>
        <w:autoSpaceDN w:val="0"/>
        <w:adjustRightInd w:val="0"/>
        <w:spacing w:after="0" w:line="240" w:lineRule="auto"/>
        <w:ind w:left="480" w:hanging="480"/>
        <w:rPr>
          <w:rFonts w:ascii="Times New Roman" w:hAnsi="Times New Roman"/>
          <w:b/>
          <w:color w:val="000000" w:themeColor="text1"/>
        </w:rPr>
      </w:pPr>
      <w:r w:rsidRPr="00AC73A1">
        <w:rPr>
          <w:rFonts w:ascii="Times New Roman" w:hAnsi="Times New Roman"/>
          <w:b/>
          <w:color w:val="000000" w:themeColor="text1"/>
        </w:rPr>
        <w:fldChar w:fldCharType="end"/>
      </w:r>
      <w:r w:rsidR="002C33D5" w:rsidRPr="00AC73A1">
        <w:rPr>
          <w:rFonts w:ascii="Times New Roman" w:hAnsi="Times New Roman"/>
          <w:b/>
          <w:color w:val="000000" w:themeColor="text1"/>
        </w:rPr>
        <w:br w:type="page"/>
      </w:r>
    </w:p>
    <w:p w14:paraId="7F649069" w14:textId="6AC09CFD" w:rsidR="00AB7395" w:rsidRPr="00AC73A1" w:rsidRDefault="005B03DF" w:rsidP="008D2E91">
      <w:pPr>
        <w:spacing w:after="0" w:line="480" w:lineRule="auto"/>
        <w:jc w:val="both"/>
        <w:rPr>
          <w:rFonts w:ascii="Times New Roman" w:hAnsi="Times New Roman"/>
          <w:color w:val="000000" w:themeColor="text1"/>
        </w:rPr>
      </w:pPr>
      <w:r w:rsidRPr="00AC73A1">
        <w:rPr>
          <w:rFonts w:ascii="Times New Roman" w:hAnsi="Times New Roman"/>
          <w:b/>
          <w:color w:val="000000" w:themeColor="text1"/>
        </w:rPr>
        <w:lastRenderedPageBreak/>
        <w:t>Figure 1</w:t>
      </w:r>
      <w:r w:rsidR="00B66895" w:rsidRPr="00AC73A1">
        <w:rPr>
          <w:rFonts w:ascii="Times New Roman" w:hAnsi="Times New Roman"/>
          <w:color w:val="000000" w:themeColor="text1"/>
        </w:rPr>
        <w:t xml:space="preserve">: </w:t>
      </w:r>
      <w:r w:rsidRPr="00AC73A1">
        <w:rPr>
          <w:rFonts w:ascii="Times New Roman" w:hAnsi="Times New Roman"/>
          <w:color w:val="000000" w:themeColor="text1"/>
        </w:rPr>
        <w:t xml:space="preserve">Climate regions of the </w:t>
      </w:r>
      <w:r w:rsidR="00F5304D" w:rsidRPr="00AC73A1">
        <w:rPr>
          <w:rFonts w:ascii="Times New Roman" w:hAnsi="Times New Roman"/>
          <w:color w:val="000000" w:themeColor="text1"/>
        </w:rPr>
        <w:t>USA</w:t>
      </w:r>
      <w:r w:rsidR="004D0817" w:rsidRPr="00AC73A1">
        <w:rPr>
          <w:rFonts w:ascii="Times New Roman" w:hAnsi="Times New Roman"/>
          <w:color w:val="000000" w:themeColor="text1"/>
        </w:rPr>
        <w:t>.</w:t>
      </w:r>
      <w:r w:rsidR="00AB7395" w:rsidRPr="00AC73A1">
        <w:rPr>
          <w:rFonts w:ascii="Times New Roman" w:hAnsi="Times New Roman"/>
          <w:b/>
          <w:color w:val="000000" w:themeColor="text1"/>
        </w:rPr>
        <w:br w:type="page"/>
      </w:r>
    </w:p>
    <w:p w14:paraId="11A2DD44" w14:textId="24ECC10E" w:rsidR="00AB7395" w:rsidRPr="00AC73A1" w:rsidRDefault="000210D1" w:rsidP="00A24BBA">
      <w:pPr>
        <w:spacing w:after="0" w:line="480" w:lineRule="auto"/>
        <w:jc w:val="both"/>
        <w:rPr>
          <w:rFonts w:ascii="Times New Roman" w:hAnsi="Times New Roman"/>
          <w:color w:val="000000" w:themeColor="text1"/>
        </w:rPr>
      </w:pPr>
      <w:r w:rsidRPr="00AC73A1">
        <w:rPr>
          <w:rFonts w:ascii="Times New Roman" w:hAnsi="Times New Roman"/>
          <w:b/>
          <w:color w:val="000000" w:themeColor="text1"/>
        </w:rPr>
        <w:lastRenderedPageBreak/>
        <w:t xml:space="preserve">Figure </w:t>
      </w:r>
      <w:r w:rsidR="00040FE5" w:rsidRPr="00AC73A1">
        <w:rPr>
          <w:rFonts w:ascii="Times New Roman" w:hAnsi="Times New Roman"/>
          <w:b/>
          <w:color w:val="000000" w:themeColor="text1"/>
        </w:rPr>
        <w:t>2</w:t>
      </w:r>
      <w:r w:rsidR="00B66895" w:rsidRPr="00AC73A1">
        <w:rPr>
          <w:rFonts w:ascii="Times New Roman" w:hAnsi="Times New Roman"/>
          <w:b/>
          <w:color w:val="000000" w:themeColor="text1"/>
        </w:rPr>
        <w:t>:</w:t>
      </w:r>
      <w:r w:rsidRPr="00AC73A1">
        <w:rPr>
          <w:rFonts w:ascii="Times New Roman" w:hAnsi="Times New Roman"/>
          <w:b/>
          <w:color w:val="000000" w:themeColor="text1"/>
        </w:rPr>
        <w:t xml:space="preserve"> </w:t>
      </w:r>
      <w:r w:rsidRPr="00AC73A1">
        <w:rPr>
          <w:rFonts w:ascii="Times New Roman" w:hAnsi="Times New Roman"/>
          <w:color w:val="000000" w:themeColor="text1"/>
        </w:rPr>
        <w:t xml:space="preserve">Wavelet power spectra for national time series </w:t>
      </w:r>
      <w:r w:rsidR="00D03948" w:rsidRPr="00AC73A1">
        <w:rPr>
          <w:rFonts w:ascii="Times New Roman" w:hAnsi="Times New Roman"/>
          <w:color w:val="000000" w:themeColor="text1"/>
        </w:rPr>
        <w:t xml:space="preserve">of </w:t>
      </w:r>
      <w:r w:rsidR="00B51B1A" w:rsidRPr="00AC73A1">
        <w:rPr>
          <w:rFonts w:ascii="Times New Roman" w:hAnsi="Times New Roman"/>
          <w:color w:val="000000" w:themeColor="text1"/>
        </w:rPr>
        <w:t xml:space="preserve">all-cause and cause-specific </w:t>
      </w:r>
      <w:r w:rsidR="00D03948" w:rsidRPr="00AC73A1">
        <w:rPr>
          <w:rFonts w:ascii="Times New Roman" w:hAnsi="Times New Roman"/>
          <w:color w:val="000000" w:themeColor="text1"/>
        </w:rPr>
        <w:t>death rates</w:t>
      </w:r>
      <w:r w:rsidR="009B509E" w:rsidRPr="00AC73A1">
        <w:rPr>
          <w:rFonts w:ascii="Times New Roman" w:hAnsi="Times New Roman"/>
          <w:color w:val="000000" w:themeColor="text1"/>
        </w:rPr>
        <w:t xml:space="preserve"> for 1980</w:t>
      </w:r>
      <w:r w:rsidRPr="00AC73A1">
        <w:rPr>
          <w:rFonts w:ascii="Times New Roman" w:hAnsi="Times New Roman"/>
          <w:color w:val="000000" w:themeColor="text1"/>
        </w:rPr>
        <w:t>-201</w:t>
      </w:r>
      <w:ins w:id="301" w:author="Parks, Robbie M" w:date="2018-06-19T19:36:00Z">
        <w:r w:rsidR="007F5916">
          <w:rPr>
            <w:rFonts w:ascii="Times New Roman" w:hAnsi="Times New Roman"/>
            <w:color w:val="000000" w:themeColor="text1"/>
          </w:rPr>
          <w:t>6</w:t>
        </w:r>
      </w:ins>
      <w:del w:id="302" w:author="Parks, Robbie M" w:date="2018-06-19T19:36:00Z">
        <w:r w:rsidRPr="00AC73A1" w:rsidDel="007F5916">
          <w:rPr>
            <w:rFonts w:ascii="Times New Roman" w:hAnsi="Times New Roman"/>
            <w:color w:val="000000" w:themeColor="text1"/>
          </w:rPr>
          <w:delText>3</w:delText>
        </w:r>
      </w:del>
      <w:r w:rsidRPr="00AC73A1">
        <w:rPr>
          <w:rFonts w:ascii="Times New Roman" w:hAnsi="Times New Roman"/>
          <w:color w:val="000000" w:themeColor="text1"/>
        </w:rPr>
        <w:t>, by age group</w:t>
      </w:r>
      <w:r w:rsidR="00D03948" w:rsidRPr="00AC73A1">
        <w:rPr>
          <w:rFonts w:ascii="Times New Roman" w:hAnsi="Times New Roman"/>
          <w:color w:val="000000" w:themeColor="text1"/>
        </w:rPr>
        <w:t xml:space="preserve"> and cause of death</w:t>
      </w:r>
      <w:r w:rsidRPr="00AC73A1">
        <w:rPr>
          <w:rFonts w:ascii="Times New Roman" w:hAnsi="Times New Roman"/>
          <w:color w:val="000000" w:themeColor="text1"/>
        </w:rPr>
        <w:t xml:space="preserve"> for (A) </w:t>
      </w:r>
      <w:r w:rsidR="00B6502E" w:rsidRPr="00AC73A1">
        <w:rPr>
          <w:rFonts w:ascii="Times New Roman" w:hAnsi="Times New Roman"/>
          <w:color w:val="000000" w:themeColor="text1"/>
        </w:rPr>
        <w:t>males</w:t>
      </w:r>
      <w:r w:rsidRPr="00AC73A1">
        <w:rPr>
          <w:rFonts w:ascii="Times New Roman" w:hAnsi="Times New Roman"/>
          <w:color w:val="000000" w:themeColor="text1"/>
        </w:rPr>
        <w:t xml:space="preserve"> and (B) </w:t>
      </w:r>
      <w:r w:rsidR="00B6502E" w:rsidRPr="00AC73A1">
        <w:rPr>
          <w:rFonts w:ascii="Times New Roman" w:hAnsi="Times New Roman"/>
          <w:color w:val="000000" w:themeColor="text1"/>
        </w:rPr>
        <w:t>females</w:t>
      </w:r>
      <w:r w:rsidRPr="00AC73A1">
        <w:rPr>
          <w:rFonts w:ascii="Times New Roman" w:hAnsi="Times New Roman"/>
          <w:color w:val="000000" w:themeColor="text1"/>
        </w:rPr>
        <w:t>. Wavelet power values increase from blue to red, with white contour lines indicating the 5% significance level against a white noise spectrum</w:t>
      </w:r>
      <w:r w:rsidR="00D03948" w:rsidRPr="00AC73A1">
        <w:rPr>
          <w:rFonts w:ascii="Times New Roman" w:hAnsi="Times New Roman"/>
          <w:color w:val="000000" w:themeColor="text1"/>
        </w:rPr>
        <w:t xml:space="preserve"> (the same age groups would remain </w:t>
      </w:r>
      <w:del w:id="303" w:author="Parks, Robbie M" w:date="2018-06-20T11:39:00Z">
        <w:r w:rsidR="00D03948" w:rsidRPr="00AC73A1" w:rsidDel="0014242B">
          <w:rPr>
            <w:rFonts w:ascii="Times New Roman" w:hAnsi="Times New Roman"/>
            <w:color w:val="000000" w:themeColor="text1"/>
          </w:rPr>
          <w:delText xml:space="preserve">significant </w:delText>
        </w:r>
      </w:del>
      <w:r w:rsidR="00D03948" w:rsidRPr="00AC73A1">
        <w:rPr>
          <w:rFonts w:ascii="Times New Roman" w:hAnsi="Times New Roman"/>
          <w:color w:val="000000" w:themeColor="text1"/>
        </w:rPr>
        <w:t>if significance had been measured against a red noise spectrum)</w:t>
      </w:r>
      <w:r w:rsidR="00934D53" w:rsidRPr="00AC73A1">
        <w:rPr>
          <w:rFonts w:ascii="Times New Roman" w:hAnsi="Times New Roman"/>
          <w:color w:val="000000" w:themeColor="text1"/>
        </w:rPr>
        <w:t>.</w:t>
      </w:r>
      <w:r w:rsidR="00EF6AD5" w:rsidRPr="00AC73A1">
        <w:rPr>
          <w:rFonts w:ascii="Times New Roman" w:hAnsi="Times New Roman"/>
          <w:color w:val="000000" w:themeColor="text1"/>
        </w:rPr>
        <w:t xml:space="preserve"> </w:t>
      </w:r>
      <w:r w:rsidRPr="00AC73A1">
        <w:rPr>
          <w:rFonts w:ascii="Times New Roman" w:hAnsi="Times New Roman"/>
          <w:color w:val="000000" w:themeColor="text1"/>
        </w:rPr>
        <w:t>The shaded regions at the left and right edge of each box indicate the cone of influence, where spectral analysis is less robust</w:t>
      </w:r>
      <w:r w:rsidR="0036381E" w:rsidRPr="00AC73A1">
        <w:rPr>
          <w:rFonts w:ascii="Times New Roman" w:hAnsi="Times New Roman"/>
          <w:color w:val="000000" w:themeColor="text1"/>
        </w:rPr>
        <w:t>.</w:t>
      </w:r>
      <w:r w:rsidR="0053237F" w:rsidRPr="00AC73A1">
        <w:rPr>
          <w:rFonts w:ascii="Times New Roman" w:hAnsi="Times New Roman"/>
          <w:color w:val="000000" w:themeColor="text1"/>
        </w:rPr>
        <w:t xml:space="preserve"> </w:t>
      </w:r>
      <w:r w:rsidR="00AB7395" w:rsidRPr="00AC73A1">
        <w:rPr>
          <w:rFonts w:ascii="Times New Roman" w:hAnsi="Times New Roman"/>
          <w:b/>
          <w:color w:val="000000" w:themeColor="text1"/>
        </w:rPr>
        <w:br w:type="page"/>
      </w:r>
    </w:p>
    <w:p w14:paraId="1E990617" w14:textId="3A133CB6" w:rsidR="00AB7395" w:rsidRPr="00AC73A1" w:rsidRDefault="0036381E" w:rsidP="00A24BBA">
      <w:pPr>
        <w:spacing w:after="0" w:line="480" w:lineRule="auto"/>
        <w:jc w:val="both"/>
        <w:rPr>
          <w:rFonts w:ascii="Times New Roman" w:hAnsi="Times New Roman"/>
          <w:color w:val="000000" w:themeColor="text1"/>
        </w:rPr>
      </w:pPr>
      <w:r w:rsidRPr="00AC73A1">
        <w:rPr>
          <w:rFonts w:ascii="Times New Roman" w:hAnsi="Times New Roman"/>
          <w:b/>
          <w:color w:val="000000" w:themeColor="text1"/>
        </w:rPr>
        <w:lastRenderedPageBreak/>
        <w:t>Figure 3</w:t>
      </w:r>
      <w:r w:rsidR="00B66895" w:rsidRPr="00AC73A1">
        <w:rPr>
          <w:rFonts w:ascii="Times New Roman" w:hAnsi="Times New Roman"/>
          <w:b/>
          <w:color w:val="000000" w:themeColor="text1"/>
        </w:rPr>
        <w:t>:</w:t>
      </w:r>
      <w:r w:rsidRPr="00AC73A1">
        <w:rPr>
          <w:rFonts w:ascii="Times New Roman" w:hAnsi="Times New Roman"/>
          <w:b/>
          <w:color w:val="000000" w:themeColor="text1"/>
        </w:rPr>
        <w:t xml:space="preserve"> </w:t>
      </w:r>
      <w:r w:rsidRPr="00AC73A1">
        <w:rPr>
          <w:rFonts w:ascii="Times New Roman" w:hAnsi="Times New Roman"/>
          <w:color w:val="000000" w:themeColor="text1"/>
        </w:rPr>
        <w:t>Mean timing of national maximum and minimum all-cause</w:t>
      </w:r>
      <w:r w:rsidR="00DD1C1B" w:rsidRPr="00AC73A1">
        <w:rPr>
          <w:rFonts w:ascii="Times New Roman" w:hAnsi="Times New Roman"/>
          <w:color w:val="000000" w:themeColor="text1"/>
        </w:rPr>
        <w:t xml:space="preserve"> and cause-specific</w:t>
      </w:r>
      <w:r w:rsidRPr="00AC73A1">
        <w:rPr>
          <w:rFonts w:ascii="Times New Roman" w:hAnsi="Times New Roman"/>
          <w:color w:val="000000" w:themeColor="text1"/>
        </w:rPr>
        <w:t xml:space="preserve"> mortality, by sex and age </w:t>
      </w:r>
      <w:r w:rsidR="009B509E" w:rsidRPr="00AC73A1">
        <w:rPr>
          <w:rFonts w:ascii="Times New Roman" w:hAnsi="Times New Roman"/>
          <w:color w:val="000000" w:themeColor="text1"/>
        </w:rPr>
        <w:t>group for 1980</w:t>
      </w:r>
      <w:r w:rsidR="004D2BCA" w:rsidRPr="00AC73A1">
        <w:rPr>
          <w:rFonts w:ascii="Times New Roman" w:hAnsi="Times New Roman"/>
          <w:color w:val="000000" w:themeColor="text1"/>
        </w:rPr>
        <w:t>-201</w:t>
      </w:r>
      <w:ins w:id="304" w:author="Parks, Robbie M" w:date="2018-06-19T19:36:00Z">
        <w:r w:rsidR="007F5916">
          <w:rPr>
            <w:rFonts w:ascii="Times New Roman" w:hAnsi="Times New Roman"/>
            <w:color w:val="000000" w:themeColor="text1"/>
          </w:rPr>
          <w:t>6</w:t>
        </w:r>
      </w:ins>
      <w:del w:id="305" w:author="Parks, Robbie M" w:date="2018-06-19T19:36:00Z">
        <w:r w:rsidR="004D2BCA" w:rsidRPr="00AC73A1" w:rsidDel="007F5916">
          <w:rPr>
            <w:rFonts w:ascii="Times New Roman" w:hAnsi="Times New Roman"/>
            <w:color w:val="000000" w:themeColor="text1"/>
          </w:rPr>
          <w:delText>3</w:delText>
        </w:r>
      </w:del>
      <w:r w:rsidR="004D2BCA" w:rsidRPr="00AC73A1">
        <w:rPr>
          <w:rFonts w:ascii="Times New Roman" w:hAnsi="Times New Roman"/>
          <w:color w:val="000000" w:themeColor="text1"/>
        </w:rPr>
        <w:t>. Red arrows</w:t>
      </w:r>
      <w:r w:rsidRPr="00AC73A1">
        <w:rPr>
          <w:rFonts w:ascii="Times New Roman" w:hAnsi="Times New Roman"/>
          <w:color w:val="000000" w:themeColor="text1"/>
        </w:rPr>
        <w:t xml:space="preserve"> indicate the month of m</w:t>
      </w:r>
      <w:r w:rsidR="004D2BCA" w:rsidRPr="00AC73A1">
        <w:rPr>
          <w:rFonts w:ascii="Times New Roman" w:hAnsi="Times New Roman"/>
          <w:color w:val="000000" w:themeColor="text1"/>
        </w:rPr>
        <w:t>aximum mortality, and green arrows</w:t>
      </w:r>
      <w:r w:rsidRPr="00AC73A1">
        <w:rPr>
          <w:rFonts w:ascii="Times New Roman" w:hAnsi="Times New Roman"/>
          <w:color w:val="000000" w:themeColor="text1"/>
        </w:rPr>
        <w:t xml:space="preserve"> that of minimum mortality. </w:t>
      </w:r>
      <w:r w:rsidR="004D2BCA" w:rsidRPr="00AC73A1">
        <w:rPr>
          <w:rFonts w:ascii="Times New Roman" w:hAnsi="Times New Roman"/>
          <w:color w:val="000000" w:themeColor="text1"/>
        </w:rPr>
        <w:t>The size of the arrow is inversely proportional to its respective 95% confidence interval</w:t>
      </w:r>
      <w:r w:rsidRPr="00AC73A1">
        <w:rPr>
          <w:rFonts w:ascii="Times New Roman" w:hAnsi="Times New Roman"/>
          <w:color w:val="000000" w:themeColor="text1"/>
        </w:rPr>
        <w:t xml:space="preserve">. </w:t>
      </w:r>
      <w:del w:id="306" w:author="Parks, Robbie M" w:date="2018-06-19T23:51:00Z">
        <w:r w:rsidRPr="00AC73A1" w:rsidDel="0010072E">
          <w:rPr>
            <w:rFonts w:ascii="Times New Roman" w:hAnsi="Times New Roman"/>
            <w:color w:val="000000" w:themeColor="text1"/>
          </w:rPr>
          <w:delText>Only age-sex groups with statistically significant 12-month seasonality are included.</w:delText>
        </w:r>
      </w:del>
      <w:r w:rsidR="00AB7395" w:rsidRPr="00AC73A1">
        <w:rPr>
          <w:rFonts w:ascii="Times New Roman" w:hAnsi="Times New Roman"/>
          <w:b/>
          <w:color w:val="000000" w:themeColor="text1"/>
        </w:rPr>
        <w:br w:type="page"/>
      </w:r>
    </w:p>
    <w:p w14:paraId="6C0EFD26" w14:textId="740CD4D2" w:rsidR="00AB7395" w:rsidRPr="00AC73A1" w:rsidRDefault="0036381E" w:rsidP="00A24BBA">
      <w:pPr>
        <w:spacing w:after="0" w:line="480" w:lineRule="auto"/>
        <w:jc w:val="both"/>
        <w:rPr>
          <w:rFonts w:ascii="Times New Roman" w:hAnsi="Times New Roman"/>
          <w:color w:val="000000" w:themeColor="text1"/>
        </w:rPr>
      </w:pPr>
      <w:r w:rsidRPr="00AC73A1">
        <w:rPr>
          <w:rFonts w:ascii="Times New Roman" w:hAnsi="Times New Roman"/>
          <w:b/>
          <w:color w:val="000000" w:themeColor="text1"/>
        </w:rPr>
        <w:lastRenderedPageBreak/>
        <w:t>Figure 4</w:t>
      </w:r>
      <w:r w:rsidR="00B66895" w:rsidRPr="00AC73A1">
        <w:rPr>
          <w:rFonts w:ascii="Times New Roman" w:hAnsi="Times New Roman"/>
          <w:b/>
          <w:color w:val="000000" w:themeColor="text1"/>
        </w:rPr>
        <w:t>:</w:t>
      </w:r>
      <w:r w:rsidRPr="00AC73A1">
        <w:rPr>
          <w:rFonts w:ascii="Times New Roman" w:hAnsi="Times New Roman"/>
          <w:color w:val="000000" w:themeColor="text1"/>
        </w:rPr>
        <w:t xml:space="preserve"> National percent difference in death rates between the maximum and minimum mort</w:t>
      </w:r>
      <w:r w:rsidR="009B509E" w:rsidRPr="00AC73A1">
        <w:rPr>
          <w:rFonts w:ascii="Times New Roman" w:hAnsi="Times New Roman"/>
          <w:color w:val="000000" w:themeColor="text1"/>
        </w:rPr>
        <w:t>ality months in 201</w:t>
      </w:r>
      <w:ins w:id="307" w:author="Parks, Robbie M" w:date="2018-06-19T19:36:00Z">
        <w:r w:rsidR="007F5916">
          <w:rPr>
            <w:rFonts w:ascii="Times New Roman" w:hAnsi="Times New Roman"/>
            <w:color w:val="000000" w:themeColor="text1"/>
          </w:rPr>
          <w:t>6</w:t>
        </w:r>
      </w:ins>
      <w:del w:id="308" w:author="Parks, Robbie M" w:date="2018-06-19T19:36:00Z">
        <w:r w:rsidR="009B509E" w:rsidRPr="00AC73A1" w:rsidDel="007F5916">
          <w:rPr>
            <w:rFonts w:ascii="Times New Roman" w:hAnsi="Times New Roman"/>
            <w:color w:val="000000" w:themeColor="text1"/>
          </w:rPr>
          <w:delText>3</w:delText>
        </w:r>
      </w:del>
      <w:r w:rsidR="009B509E" w:rsidRPr="00AC73A1">
        <w:rPr>
          <w:rFonts w:ascii="Times New Roman" w:hAnsi="Times New Roman"/>
          <w:color w:val="000000" w:themeColor="text1"/>
        </w:rPr>
        <w:t xml:space="preserve"> versus 1980</w:t>
      </w:r>
      <w:r w:rsidRPr="00AC73A1">
        <w:rPr>
          <w:rFonts w:ascii="Times New Roman" w:hAnsi="Times New Roman"/>
          <w:color w:val="000000" w:themeColor="text1"/>
        </w:rPr>
        <w:t xml:space="preserve"> by sex and age group. </w:t>
      </w:r>
      <w:del w:id="309" w:author="Parks, Robbie M" w:date="2018-06-19T23:51:00Z">
        <w:r w:rsidR="00DD1C1B" w:rsidRPr="00AC73A1" w:rsidDel="005C0A96">
          <w:rPr>
            <w:rFonts w:ascii="Times New Roman" w:hAnsi="Times New Roman"/>
            <w:color w:val="000000" w:themeColor="text1"/>
          </w:rPr>
          <w:delText xml:space="preserve">Only age-sex groups with statistically significant 12-month seasonality are included. </w:delText>
        </w:r>
      </w:del>
      <w:r w:rsidRPr="00AC73A1">
        <w:rPr>
          <w:rFonts w:ascii="Times New Roman" w:hAnsi="Times New Roman"/>
          <w:color w:val="000000" w:themeColor="text1"/>
        </w:rPr>
        <w:t xml:space="preserve">Age-sex groups with a </w:t>
      </w:r>
      <w:del w:id="310" w:author="Parks, Robbie M" w:date="2018-06-20T11:38:00Z">
        <w:r w:rsidRPr="00AC73A1" w:rsidDel="00E23198">
          <w:rPr>
            <w:rFonts w:ascii="Times New Roman" w:hAnsi="Times New Roman"/>
            <w:color w:val="000000" w:themeColor="text1"/>
          </w:rPr>
          <w:delText xml:space="preserve">statistically significant change at the </w:delText>
        </w:r>
      </w:del>
      <w:ins w:id="311" w:author="Parks, Robbie M" w:date="2018-06-20T11:38:00Z">
        <w:r w:rsidR="00E23198">
          <w:rPr>
            <w:rFonts w:ascii="Times New Roman" w:hAnsi="Times New Roman"/>
            <w:color w:val="000000" w:themeColor="text1"/>
          </w:rPr>
          <w:t xml:space="preserve">p-value less than </w:t>
        </w:r>
      </w:ins>
      <w:del w:id="312" w:author="Parks, Robbie M" w:date="2018-06-20T11:38:00Z">
        <w:r w:rsidRPr="00AC73A1" w:rsidDel="00E23198">
          <w:rPr>
            <w:rFonts w:ascii="Times New Roman" w:hAnsi="Times New Roman"/>
            <w:color w:val="000000" w:themeColor="text1"/>
          </w:rPr>
          <w:delText>5% level</w:delText>
        </w:r>
      </w:del>
      <w:ins w:id="313" w:author="Parks, Robbie M" w:date="2018-06-20T11:38:00Z">
        <w:r w:rsidR="00E23198">
          <w:rPr>
            <w:rFonts w:ascii="Times New Roman" w:hAnsi="Times New Roman"/>
            <w:color w:val="000000" w:themeColor="text1"/>
          </w:rPr>
          <w:t>0.05</w:t>
        </w:r>
      </w:ins>
      <w:r w:rsidRPr="00AC73A1">
        <w:rPr>
          <w:rFonts w:ascii="Times New Roman" w:hAnsi="Times New Roman"/>
          <w:color w:val="000000" w:themeColor="text1"/>
        </w:rPr>
        <w:t xml:space="preserve"> are highlighted with a bold </w:t>
      </w:r>
      <w:r w:rsidR="0053237F" w:rsidRPr="00AC73A1">
        <w:rPr>
          <w:rFonts w:ascii="Times New Roman" w:hAnsi="Times New Roman"/>
          <w:color w:val="000000" w:themeColor="text1"/>
        </w:rPr>
        <w:t xml:space="preserve">pink </w:t>
      </w:r>
      <w:r w:rsidRPr="00AC73A1">
        <w:rPr>
          <w:rFonts w:ascii="Times New Roman" w:hAnsi="Times New Roman"/>
          <w:color w:val="000000" w:themeColor="text1"/>
        </w:rPr>
        <w:t>outline.</w:t>
      </w:r>
      <w:r w:rsidR="00AB7395" w:rsidRPr="00AC73A1">
        <w:rPr>
          <w:rFonts w:ascii="Times New Roman" w:hAnsi="Times New Roman"/>
          <w:b/>
          <w:color w:val="000000" w:themeColor="text1"/>
        </w:rPr>
        <w:br w:type="page"/>
      </w:r>
    </w:p>
    <w:p w14:paraId="163DABAC" w14:textId="67D24838" w:rsidR="00AB7395" w:rsidRPr="00AC73A1" w:rsidRDefault="0036381E" w:rsidP="00A24BBA">
      <w:pPr>
        <w:spacing w:line="480" w:lineRule="auto"/>
        <w:jc w:val="both"/>
      </w:pPr>
      <w:r w:rsidRPr="00AC73A1">
        <w:rPr>
          <w:rFonts w:ascii="Times New Roman" w:hAnsi="Times New Roman"/>
          <w:b/>
          <w:color w:val="000000" w:themeColor="text1"/>
        </w:rPr>
        <w:lastRenderedPageBreak/>
        <w:t>Figure 5</w:t>
      </w:r>
      <w:r w:rsidR="00B66895" w:rsidRPr="00AC73A1">
        <w:rPr>
          <w:rFonts w:ascii="Times New Roman" w:hAnsi="Times New Roman"/>
          <w:b/>
          <w:color w:val="000000" w:themeColor="text1"/>
        </w:rPr>
        <w:t>:</w:t>
      </w:r>
      <w:r w:rsidRPr="00AC73A1">
        <w:rPr>
          <w:rFonts w:ascii="Times New Roman" w:hAnsi="Times New Roman"/>
          <w:color w:val="000000" w:themeColor="text1"/>
        </w:rPr>
        <w:t xml:space="preserve"> Mean timing of (A) maximum and (B) minimum all-cause mortality, by climate re</w:t>
      </w:r>
      <w:r w:rsidR="009B509E" w:rsidRPr="00AC73A1">
        <w:rPr>
          <w:rFonts w:ascii="Times New Roman" w:hAnsi="Times New Roman"/>
          <w:color w:val="000000" w:themeColor="text1"/>
        </w:rPr>
        <w:t>gion, sex and age group for 1980</w:t>
      </w:r>
      <w:r w:rsidRPr="00AC73A1">
        <w:rPr>
          <w:rFonts w:ascii="Times New Roman" w:hAnsi="Times New Roman"/>
          <w:color w:val="000000" w:themeColor="text1"/>
        </w:rPr>
        <w:t>-201</w:t>
      </w:r>
      <w:ins w:id="314" w:author="Parks, Robbie M" w:date="2018-06-19T19:36:00Z">
        <w:r w:rsidR="007F5916">
          <w:rPr>
            <w:rFonts w:ascii="Times New Roman" w:hAnsi="Times New Roman"/>
            <w:color w:val="000000" w:themeColor="text1"/>
          </w:rPr>
          <w:t>6</w:t>
        </w:r>
      </w:ins>
      <w:del w:id="315" w:author="Parks, Robbie M" w:date="2018-06-19T19:36:00Z">
        <w:r w:rsidRPr="00AC73A1" w:rsidDel="007F5916">
          <w:rPr>
            <w:rFonts w:ascii="Times New Roman" w:hAnsi="Times New Roman"/>
            <w:color w:val="000000" w:themeColor="text1"/>
          </w:rPr>
          <w:delText>3</w:delText>
        </w:r>
      </w:del>
      <w:r w:rsidRPr="00AC73A1">
        <w:rPr>
          <w:rFonts w:ascii="Times New Roman" w:hAnsi="Times New Roman"/>
          <w:color w:val="000000" w:themeColor="text1"/>
        </w:rPr>
        <w:t xml:space="preserve">. </w:t>
      </w:r>
      <w:del w:id="316" w:author="Parks, Robbie M" w:date="2018-06-19T23:51:00Z">
        <w:r w:rsidRPr="00AC73A1" w:rsidDel="005C0A96">
          <w:rPr>
            <w:rFonts w:ascii="Times New Roman" w:hAnsi="Times New Roman"/>
            <w:color w:val="000000" w:themeColor="text1"/>
          </w:rPr>
          <w:delText xml:space="preserve">Only age-sex groups with significant 12-month seasonality in the national analysis are included. </w:delText>
        </w:r>
      </w:del>
      <w:r w:rsidRPr="00AC73A1">
        <w:rPr>
          <w:rFonts w:ascii="Times New Roman" w:hAnsi="Times New Roman"/>
          <w:color w:val="000000" w:themeColor="text1"/>
        </w:rPr>
        <w:t>Average temperatures (in degrees Celsius) are included in white for the corresponding month of maximum and minimum mortality for each climate region.</w:t>
      </w:r>
      <w:r w:rsidR="00325E17" w:rsidRPr="00AC73A1">
        <w:rPr>
          <w:rFonts w:ascii="Times New Roman" w:hAnsi="Times New Roman"/>
          <w:color w:val="000000" w:themeColor="text1"/>
        </w:rPr>
        <w:t xml:space="preserve"> </w:t>
      </w:r>
      <w:r w:rsidR="00D257CC" w:rsidRPr="00AC73A1">
        <w:rPr>
          <w:rFonts w:ascii="Times New Roman" w:hAnsi="Times New Roman"/>
          <w:color w:val="000000" w:themeColor="text1"/>
        </w:rPr>
        <w:t xml:space="preserve">See Supplementary Figure </w:t>
      </w:r>
      <w:r w:rsidR="00FA2B3B" w:rsidRPr="00AC73A1">
        <w:rPr>
          <w:rFonts w:ascii="Times New Roman" w:hAnsi="Times New Roman"/>
          <w:color w:val="000000" w:themeColor="text1"/>
        </w:rPr>
        <w:t>1</w:t>
      </w:r>
      <w:r w:rsidR="0053237F" w:rsidRPr="00AC73A1">
        <w:rPr>
          <w:rFonts w:ascii="Times New Roman" w:hAnsi="Times New Roman"/>
          <w:color w:val="000000" w:themeColor="text1"/>
        </w:rPr>
        <w:t xml:space="preserve"> for results by cause of death.</w:t>
      </w:r>
      <w:r w:rsidR="00AB7395" w:rsidRPr="00AC73A1">
        <w:rPr>
          <w:rFonts w:ascii="Times New Roman" w:hAnsi="Times New Roman"/>
          <w:b/>
          <w:color w:val="000000" w:themeColor="text1"/>
        </w:rPr>
        <w:br w:type="page"/>
      </w:r>
    </w:p>
    <w:p w14:paraId="448A4DE3" w14:textId="0C803CC0" w:rsidR="00AB7395" w:rsidRPr="00AC73A1" w:rsidRDefault="0036381E" w:rsidP="00A24BBA">
      <w:pPr>
        <w:spacing w:after="0" w:line="480" w:lineRule="auto"/>
        <w:jc w:val="both"/>
        <w:outlineLvl w:val="0"/>
        <w:rPr>
          <w:rFonts w:ascii="Times New Roman" w:hAnsi="Times New Roman"/>
          <w:color w:val="000000" w:themeColor="text1"/>
        </w:rPr>
      </w:pPr>
      <w:r w:rsidRPr="00AC73A1">
        <w:rPr>
          <w:rFonts w:ascii="Times New Roman" w:hAnsi="Times New Roman"/>
          <w:b/>
          <w:color w:val="000000" w:themeColor="text1"/>
        </w:rPr>
        <w:lastRenderedPageBreak/>
        <w:t>Figure 6</w:t>
      </w:r>
      <w:r w:rsidR="00B66895" w:rsidRPr="00AC73A1">
        <w:rPr>
          <w:rFonts w:ascii="Times New Roman" w:hAnsi="Times New Roman"/>
          <w:b/>
          <w:color w:val="000000" w:themeColor="text1"/>
        </w:rPr>
        <w:t>:</w:t>
      </w:r>
      <w:r w:rsidRPr="00AC73A1">
        <w:rPr>
          <w:rFonts w:ascii="Times New Roman" w:hAnsi="Times New Roman"/>
          <w:color w:val="000000" w:themeColor="text1"/>
        </w:rPr>
        <w:t xml:space="preserve"> The relationship between percent difference in death rates and temperature difference between months </w:t>
      </w:r>
      <w:r w:rsidR="0038389B" w:rsidRPr="00AC73A1">
        <w:rPr>
          <w:rFonts w:ascii="Times New Roman" w:hAnsi="Times New Roman"/>
          <w:color w:val="000000" w:themeColor="text1"/>
        </w:rPr>
        <w:t>with maximum and minimum mortality</w:t>
      </w:r>
      <w:r w:rsidRPr="00AC73A1">
        <w:rPr>
          <w:rFonts w:ascii="Times New Roman" w:hAnsi="Times New Roman"/>
          <w:color w:val="000000" w:themeColor="text1"/>
        </w:rPr>
        <w:t xml:space="preserve"> across climate regions, by sex and age group in 201</w:t>
      </w:r>
      <w:ins w:id="317" w:author="Parks, Robbie M" w:date="2018-06-19T19:36:00Z">
        <w:r w:rsidR="007F5916">
          <w:rPr>
            <w:rFonts w:ascii="Times New Roman" w:hAnsi="Times New Roman"/>
            <w:color w:val="000000" w:themeColor="text1"/>
          </w:rPr>
          <w:t>6</w:t>
        </w:r>
      </w:ins>
      <w:del w:id="318" w:author="Parks, Robbie M" w:date="2018-06-19T19:36:00Z">
        <w:r w:rsidRPr="00AC73A1" w:rsidDel="007F5916">
          <w:rPr>
            <w:rFonts w:ascii="Times New Roman" w:hAnsi="Times New Roman"/>
            <w:color w:val="000000" w:themeColor="text1"/>
          </w:rPr>
          <w:delText>3</w:delText>
        </w:r>
      </w:del>
      <w:r w:rsidRPr="00AC73A1">
        <w:rPr>
          <w:rFonts w:ascii="Times New Roman" w:hAnsi="Times New Roman"/>
          <w:color w:val="000000" w:themeColor="text1"/>
        </w:rPr>
        <w:t xml:space="preserve">. </w:t>
      </w:r>
      <w:del w:id="319" w:author="Parks, Robbie M" w:date="2018-06-19T23:52:00Z">
        <w:r w:rsidRPr="00AC73A1" w:rsidDel="0072070F">
          <w:rPr>
            <w:rFonts w:ascii="Times New Roman" w:hAnsi="Times New Roman"/>
            <w:color w:val="000000" w:themeColor="text1"/>
          </w:rPr>
          <w:delText>Only age-sex groups with significant 12-month seasonality in the national analysis are included.</w:delText>
        </w:r>
      </w:del>
      <w:r w:rsidR="00AB7395" w:rsidRPr="00AC73A1">
        <w:rPr>
          <w:rFonts w:ascii="Times New Roman" w:hAnsi="Times New Roman"/>
          <w:b/>
        </w:rPr>
        <w:br w:type="page"/>
      </w:r>
    </w:p>
    <w:p w14:paraId="25392012" w14:textId="168CD929" w:rsidR="00A95645" w:rsidRPr="00AC73A1" w:rsidRDefault="00641FFF" w:rsidP="00910AF9">
      <w:pPr>
        <w:spacing w:after="0" w:line="480" w:lineRule="auto"/>
        <w:jc w:val="both"/>
        <w:rPr>
          <w:ins w:id="320" w:author="Parks, Robbie M" w:date="2018-06-19T17:04:00Z"/>
          <w:rFonts w:ascii="Times New Roman" w:hAnsi="Times New Roman"/>
          <w:color w:val="000000" w:themeColor="text1"/>
        </w:rPr>
      </w:pPr>
      <w:r w:rsidRPr="00AC73A1">
        <w:rPr>
          <w:rFonts w:ascii="Times New Roman" w:hAnsi="Times New Roman"/>
          <w:b/>
        </w:rPr>
        <w:lastRenderedPageBreak/>
        <w:t xml:space="preserve">Supplementary Figure </w:t>
      </w:r>
      <w:r w:rsidR="004B374F" w:rsidRPr="00AC73A1">
        <w:rPr>
          <w:rFonts w:ascii="Times New Roman" w:hAnsi="Times New Roman"/>
          <w:b/>
        </w:rPr>
        <w:t>1</w:t>
      </w:r>
      <w:r w:rsidR="0053237F" w:rsidRPr="00AC73A1">
        <w:rPr>
          <w:rFonts w:ascii="Times New Roman" w:hAnsi="Times New Roman"/>
          <w:b/>
        </w:rPr>
        <w:t xml:space="preserve">: </w:t>
      </w:r>
      <w:r w:rsidR="0053237F" w:rsidRPr="00AC73A1">
        <w:rPr>
          <w:rFonts w:ascii="Times New Roman" w:hAnsi="Times New Roman"/>
          <w:color w:val="000000" w:themeColor="text1"/>
        </w:rPr>
        <w:t>Mean timing of (A) maximum and (B) minimum cause-specific mortality, by climate region, sex and age group for 1980-201</w:t>
      </w:r>
      <w:ins w:id="321" w:author="Parks, Robbie M" w:date="2018-06-19T19:36:00Z">
        <w:r w:rsidR="007F5916">
          <w:rPr>
            <w:rFonts w:ascii="Times New Roman" w:hAnsi="Times New Roman"/>
            <w:color w:val="000000" w:themeColor="text1"/>
          </w:rPr>
          <w:t>6</w:t>
        </w:r>
      </w:ins>
      <w:del w:id="322" w:author="Parks, Robbie M" w:date="2018-06-19T19:36:00Z">
        <w:r w:rsidR="0053237F" w:rsidRPr="00AC73A1" w:rsidDel="007F5916">
          <w:rPr>
            <w:rFonts w:ascii="Times New Roman" w:hAnsi="Times New Roman"/>
            <w:color w:val="000000" w:themeColor="text1"/>
          </w:rPr>
          <w:delText>3</w:delText>
        </w:r>
      </w:del>
      <w:r w:rsidR="0053237F" w:rsidRPr="00AC73A1">
        <w:rPr>
          <w:rFonts w:ascii="Times New Roman" w:hAnsi="Times New Roman"/>
          <w:color w:val="000000" w:themeColor="text1"/>
        </w:rPr>
        <w:t xml:space="preserve">. </w:t>
      </w:r>
      <w:del w:id="323" w:author="Parks, Robbie M" w:date="2018-06-19T23:52:00Z">
        <w:r w:rsidR="0053237F" w:rsidRPr="00AC73A1" w:rsidDel="00123104">
          <w:rPr>
            <w:rFonts w:ascii="Times New Roman" w:hAnsi="Times New Roman"/>
            <w:color w:val="000000" w:themeColor="text1"/>
          </w:rPr>
          <w:delText xml:space="preserve">Only age-sex groups with significant 12-month seasonality in the national analysis are included. </w:delText>
        </w:r>
      </w:del>
      <w:r w:rsidR="0053237F" w:rsidRPr="00AC73A1">
        <w:rPr>
          <w:rFonts w:ascii="Times New Roman" w:hAnsi="Times New Roman"/>
          <w:color w:val="000000" w:themeColor="text1"/>
        </w:rPr>
        <w:t>Average temperatures (in degrees Celsius) are included in white for the corresponding month of maximum and</w:t>
      </w:r>
      <w:r w:rsidR="00D038DF" w:rsidRPr="00AC73A1">
        <w:rPr>
          <w:rFonts w:ascii="Times New Roman" w:hAnsi="Times New Roman"/>
          <w:color w:val="000000" w:themeColor="text1"/>
        </w:rPr>
        <w:t xml:space="preserve"> mortality for each climate region.</w:t>
      </w:r>
    </w:p>
    <w:p w14:paraId="008B4A63" w14:textId="77777777" w:rsidR="00A95645" w:rsidRPr="00AC73A1" w:rsidRDefault="00A95645">
      <w:pPr>
        <w:spacing w:after="0" w:line="240" w:lineRule="auto"/>
        <w:rPr>
          <w:ins w:id="324" w:author="Parks, Robbie M" w:date="2018-06-19T17:04:00Z"/>
          <w:rFonts w:ascii="Times New Roman" w:hAnsi="Times New Roman"/>
          <w:color w:val="000000" w:themeColor="text1"/>
        </w:rPr>
      </w:pPr>
      <w:ins w:id="325" w:author="Parks, Robbie M" w:date="2018-06-19T17:04:00Z">
        <w:r w:rsidRPr="00AC73A1">
          <w:rPr>
            <w:rFonts w:ascii="Times New Roman" w:hAnsi="Times New Roman"/>
            <w:color w:val="000000" w:themeColor="text1"/>
          </w:rPr>
          <w:br w:type="page"/>
        </w:r>
      </w:ins>
    </w:p>
    <w:p w14:paraId="273C103A" w14:textId="63651500" w:rsidR="00E32D18" w:rsidRPr="00AC73A1" w:rsidRDefault="00A95645" w:rsidP="00910AF9">
      <w:pPr>
        <w:spacing w:after="0" w:line="480" w:lineRule="auto"/>
        <w:jc w:val="both"/>
        <w:rPr>
          <w:ins w:id="326" w:author="Parks, Robbie M" w:date="2018-06-19T17:05:00Z"/>
          <w:rFonts w:ascii="Times New Roman" w:hAnsi="Times New Roman"/>
          <w:b/>
          <w:color w:val="000000" w:themeColor="text1"/>
        </w:rPr>
      </w:pPr>
      <w:ins w:id="327" w:author="Parks, Robbie M" w:date="2018-06-19T17:04:00Z">
        <w:r w:rsidRPr="00AC73A1">
          <w:rPr>
            <w:rFonts w:ascii="Times New Roman" w:hAnsi="Times New Roman"/>
            <w:b/>
            <w:color w:val="000000" w:themeColor="text1"/>
          </w:rPr>
          <w:lastRenderedPageBreak/>
          <w:t>Table 1:</w:t>
        </w:r>
      </w:ins>
      <w:ins w:id="328" w:author="Parks, Robbie M" w:date="2018-06-19T17:05:00Z">
        <w:r w:rsidR="00E32D18" w:rsidRPr="00AC73A1">
          <w:rPr>
            <w:rFonts w:ascii="Times New Roman" w:hAnsi="Times New Roman"/>
            <w:b/>
            <w:color w:val="000000" w:themeColor="text1"/>
          </w:rPr>
          <w:t xml:space="preserve"> </w:t>
        </w:r>
      </w:ins>
      <w:ins w:id="329" w:author="Parks, Robbie M" w:date="2018-06-19T17:06:00Z">
        <w:r w:rsidR="00182928" w:rsidRPr="00AC73A1">
          <w:rPr>
            <w:rFonts w:ascii="Times New Roman" w:hAnsi="Times New Roman"/>
            <w:color w:val="000000" w:themeColor="text1"/>
          </w:rPr>
          <w:t>Total number of deaths</w:t>
        </w:r>
      </w:ins>
      <w:ins w:id="330" w:author="Parks, Robbie M" w:date="2018-06-19T17:23:00Z">
        <w:r w:rsidR="00182928" w:rsidRPr="00AC73A1">
          <w:rPr>
            <w:rFonts w:ascii="Times New Roman" w:hAnsi="Times New Roman"/>
            <w:color w:val="000000" w:themeColor="text1"/>
          </w:rPr>
          <w:t>,</w:t>
        </w:r>
      </w:ins>
      <w:ins w:id="331" w:author="Parks, Robbie M" w:date="2018-06-19T17:06:00Z">
        <w:r w:rsidR="00182928" w:rsidRPr="00AC73A1">
          <w:rPr>
            <w:rFonts w:ascii="Times New Roman" w:hAnsi="Times New Roman"/>
            <w:color w:val="000000" w:themeColor="text1"/>
          </w:rPr>
          <w:t xml:space="preserve"> by cause of death </w:t>
        </w:r>
      </w:ins>
      <w:ins w:id="332" w:author="Parks, Robbie M" w:date="2018-06-19T17:23:00Z">
        <w:r w:rsidR="00182928" w:rsidRPr="00AC73A1">
          <w:rPr>
            <w:rFonts w:ascii="Times New Roman" w:hAnsi="Times New Roman"/>
            <w:color w:val="000000" w:themeColor="text1"/>
          </w:rPr>
          <w:t>and</w:t>
        </w:r>
      </w:ins>
      <w:ins w:id="333" w:author="Parks, Robbie M" w:date="2018-06-19T17:06:00Z">
        <w:r w:rsidR="00162EC4" w:rsidRPr="00AC73A1">
          <w:rPr>
            <w:rFonts w:ascii="Times New Roman" w:hAnsi="Times New Roman"/>
            <w:color w:val="000000" w:themeColor="text1"/>
          </w:rPr>
          <w:t xml:space="preserve"> sex</w:t>
        </w:r>
      </w:ins>
      <w:ins w:id="334" w:author="Parks, Robbie M" w:date="2018-06-19T17:23:00Z">
        <w:r w:rsidR="00182928" w:rsidRPr="00AC73A1">
          <w:rPr>
            <w:rFonts w:ascii="Times New Roman" w:hAnsi="Times New Roman"/>
            <w:color w:val="000000" w:themeColor="text1"/>
          </w:rPr>
          <w:t xml:space="preserve">, </w:t>
        </w:r>
        <w:r w:rsidR="008912A2" w:rsidRPr="00AC73A1">
          <w:rPr>
            <w:rFonts w:ascii="Times New Roman" w:hAnsi="Times New Roman"/>
            <w:color w:val="000000" w:themeColor="text1"/>
          </w:rPr>
          <w:t>1980-2016.</w:t>
        </w:r>
        <w:r w:rsidR="00182928" w:rsidRPr="00AC73A1">
          <w:rPr>
            <w:rFonts w:ascii="Times New Roman" w:hAnsi="Times New Roman"/>
            <w:color w:val="000000" w:themeColor="text1"/>
          </w:rPr>
          <w:t xml:space="preserve"> </w:t>
        </w:r>
      </w:ins>
      <w:ins w:id="335" w:author="Parks, Robbie M" w:date="2018-06-19T17:04:00Z">
        <w:r w:rsidRPr="00AC73A1">
          <w:rPr>
            <w:rFonts w:ascii="Times New Roman" w:hAnsi="Times New Roman"/>
            <w:b/>
            <w:color w:val="000000" w:themeColor="text1"/>
          </w:rPr>
          <w:t xml:space="preserve"> </w:t>
        </w:r>
      </w:ins>
    </w:p>
    <w:tbl>
      <w:tblPr>
        <w:tblW w:w="9500" w:type="dxa"/>
        <w:tblLook w:val="04A0" w:firstRow="1" w:lastRow="0" w:firstColumn="1" w:lastColumn="0" w:noHBand="0" w:noVBand="1"/>
      </w:tblPr>
      <w:tblGrid>
        <w:gridCol w:w="278"/>
        <w:gridCol w:w="278"/>
        <w:gridCol w:w="5466"/>
        <w:gridCol w:w="1220"/>
        <w:gridCol w:w="1220"/>
        <w:gridCol w:w="1222"/>
      </w:tblGrid>
      <w:tr w:rsidR="00CE3BE6" w:rsidRPr="00CE3BE6" w14:paraId="065217E5" w14:textId="77777777" w:rsidTr="00CE3BE6">
        <w:trPr>
          <w:trHeight w:val="320"/>
          <w:ins w:id="336"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7D64DB" w14:textId="77777777" w:rsidR="00CE3BE6" w:rsidRPr="00CE3BE6" w:rsidRDefault="00CE3BE6" w:rsidP="00CE3BE6">
            <w:pPr>
              <w:spacing w:after="0" w:line="240" w:lineRule="auto"/>
              <w:jc w:val="center"/>
              <w:rPr>
                <w:ins w:id="337" w:author="Parks, Robbie M" w:date="2018-06-19T17:22:00Z"/>
                <w:rFonts w:eastAsia="Times New Roman"/>
                <w:b/>
                <w:bCs/>
                <w:color w:val="000000"/>
                <w:lang w:eastAsia="en-GB"/>
              </w:rPr>
            </w:pPr>
            <w:ins w:id="338" w:author="Parks, Robbie M" w:date="2018-06-19T17:22:00Z">
              <w:r w:rsidRPr="00CE3BE6">
                <w:rPr>
                  <w:rFonts w:eastAsia="Times New Roman"/>
                  <w:b/>
                  <w:bCs/>
                  <w:color w:val="000000"/>
                  <w:lang w:eastAsia="en-GB"/>
                </w:rPr>
                <w:t>Cause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292FC8E" w14:textId="77777777" w:rsidR="00CE3BE6" w:rsidRPr="00CE3BE6" w:rsidRDefault="00CE3BE6" w:rsidP="00CE3BE6">
            <w:pPr>
              <w:spacing w:after="0" w:line="240" w:lineRule="auto"/>
              <w:rPr>
                <w:ins w:id="339" w:author="Parks, Robbie M" w:date="2018-06-19T17:22:00Z"/>
                <w:rFonts w:eastAsia="Times New Roman"/>
                <w:b/>
                <w:bCs/>
                <w:color w:val="000000"/>
                <w:lang w:eastAsia="en-GB"/>
              </w:rPr>
            </w:pPr>
            <w:ins w:id="340" w:author="Parks, Robbie M" w:date="2018-06-19T17:22:00Z">
              <w:r w:rsidRPr="00CE3BE6">
                <w:rPr>
                  <w:rFonts w:eastAsia="Times New Roman"/>
                  <w:b/>
                  <w:bCs/>
                  <w:color w:val="000000"/>
                  <w:lang w:eastAsia="en-GB"/>
                </w:rPr>
                <w:t>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5BEF82A4" w14:textId="77777777" w:rsidR="00CE3BE6" w:rsidRPr="00CE3BE6" w:rsidRDefault="00CE3BE6" w:rsidP="00CE3BE6">
            <w:pPr>
              <w:spacing w:after="0" w:line="240" w:lineRule="auto"/>
              <w:rPr>
                <w:ins w:id="341" w:author="Parks, Robbie M" w:date="2018-06-19T17:22:00Z"/>
                <w:rFonts w:eastAsia="Times New Roman"/>
                <w:b/>
                <w:bCs/>
                <w:color w:val="000000"/>
                <w:lang w:eastAsia="en-GB"/>
              </w:rPr>
            </w:pPr>
            <w:ins w:id="342" w:author="Parks, Robbie M" w:date="2018-06-19T17:22:00Z">
              <w:r w:rsidRPr="00CE3BE6">
                <w:rPr>
                  <w:rFonts w:eastAsia="Times New Roman"/>
                  <w:b/>
                  <w:bCs/>
                  <w:color w:val="000000"/>
                  <w:lang w:eastAsia="en-GB"/>
                </w:rPr>
                <w:t>Female</w:t>
              </w:r>
            </w:ins>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0E73AA1F" w14:textId="77777777" w:rsidR="00CE3BE6" w:rsidRPr="00CE3BE6" w:rsidRDefault="00CE3BE6" w:rsidP="00CE3BE6">
            <w:pPr>
              <w:spacing w:after="0" w:line="240" w:lineRule="auto"/>
              <w:rPr>
                <w:ins w:id="343" w:author="Parks, Robbie M" w:date="2018-06-19T17:22:00Z"/>
                <w:rFonts w:eastAsia="Times New Roman"/>
                <w:b/>
                <w:bCs/>
                <w:color w:val="000000"/>
                <w:lang w:eastAsia="en-GB"/>
              </w:rPr>
            </w:pPr>
            <w:ins w:id="344" w:author="Parks, Robbie M" w:date="2018-06-19T17:22:00Z">
              <w:r w:rsidRPr="00CE3BE6">
                <w:rPr>
                  <w:rFonts w:eastAsia="Times New Roman"/>
                  <w:b/>
                  <w:bCs/>
                  <w:color w:val="000000"/>
                  <w:lang w:eastAsia="en-GB"/>
                </w:rPr>
                <w:t>Total</w:t>
              </w:r>
            </w:ins>
          </w:p>
        </w:tc>
      </w:tr>
      <w:tr w:rsidR="00CE3BE6" w:rsidRPr="00CE3BE6" w14:paraId="6D499388" w14:textId="77777777" w:rsidTr="00CE3BE6">
        <w:trPr>
          <w:trHeight w:val="320"/>
          <w:ins w:id="345" w:author="Parks, Robbie M" w:date="2018-06-19T17:22:00Z"/>
        </w:trPr>
        <w:tc>
          <w:tcPr>
            <w:tcW w:w="58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6B5B40" w14:textId="77777777" w:rsidR="00CE3BE6" w:rsidRPr="00AC73A1" w:rsidRDefault="00CE3BE6" w:rsidP="00CE3BE6">
            <w:pPr>
              <w:spacing w:after="0" w:line="240" w:lineRule="auto"/>
              <w:jc w:val="center"/>
              <w:rPr>
                <w:ins w:id="346" w:author="Parks, Robbie M" w:date="2018-06-19T17:22:00Z"/>
                <w:rFonts w:eastAsia="Times New Roman"/>
                <w:bCs/>
                <w:color w:val="000000"/>
                <w:lang w:eastAsia="en-GB"/>
              </w:rPr>
            </w:pPr>
            <w:ins w:id="347" w:author="Parks, Robbie M" w:date="2018-06-19T17:22:00Z">
              <w:r w:rsidRPr="00AC73A1">
                <w:rPr>
                  <w:rFonts w:eastAsia="Times New Roman"/>
                  <w:bCs/>
                  <w:color w:val="000000"/>
                  <w:lang w:eastAsia="en-GB"/>
                </w:rPr>
                <w:t>All cause</w:t>
              </w:r>
            </w:ins>
          </w:p>
        </w:tc>
        <w:tc>
          <w:tcPr>
            <w:tcW w:w="1220" w:type="dxa"/>
            <w:tcBorders>
              <w:top w:val="nil"/>
              <w:left w:val="nil"/>
              <w:bottom w:val="single" w:sz="4" w:space="0" w:color="auto"/>
              <w:right w:val="single" w:sz="4" w:space="0" w:color="auto"/>
            </w:tcBorders>
            <w:shd w:val="clear" w:color="auto" w:fill="auto"/>
            <w:noWrap/>
            <w:vAlign w:val="bottom"/>
            <w:hideMark/>
          </w:tcPr>
          <w:p w14:paraId="2F985C6D" w14:textId="77777777" w:rsidR="00CE3BE6" w:rsidRPr="00CE3BE6" w:rsidRDefault="00CE3BE6" w:rsidP="00CE3BE6">
            <w:pPr>
              <w:spacing w:after="0" w:line="240" w:lineRule="auto"/>
              <w:jc w:val="right"/>
              <w:rPr>
                <w:ins w:id="348" w:author="Parks, Robbie M" w:date="2018-06-19T17:22:00Z"/>
                <w:rFonts w:eastAsia="Times New Roman"/>
                <w:color w:val="000000"/>
                <w:lang w:eastAsia="en-GB"/>
              </w:rPr>
            </w:pPr>
            <w:ins w:id="349" w:author="Parks, Robbie M" w:date="2018-06-19T17:22:00Z">
              <w:r w:rsidRPr="00CE3BE6">
                <w:rPr>
                  <w:rFonts w:eastAsia="Times New Roman"/>
                  <w:color w:val="000000"/>
                  <w:lang w:eastAsia="en-GB"/>
                </w:rPr>
                <w:t>43,558,203</w:t>
              </w:r>
            </w:ins>
          </w:p>
        </w:tc>
        <w:tc>
          <w:tcPr>
            <w:tcW w:w="1220" w:type="dxa"/>
            <w:tcBorders>
              <w:top w:val="nil"/>
              <w:left w:val="nil"/>
              <w:bottom w:val="single" w:sz="4" w:space="0" w:color="auto"/>
              <w:right w:val="single" w:sz="4" w:space="0" w:color="auto"/>
            </w:tcBorders>
            <w:shd w:val="clear" w:color="auto" w:fill="auto"/>
            <w:noWrap/>
            <w:vAlign w:val="bottom"/>
            <w:hideMark/>
          </w:tcPr>
          <w:p w14:paraId="031E8197" w14:textId="77777777" w:rsidR="00CE3BE6" w:rsidRPr="00CE3BE6" w:rsidRDefault="00CE3BE6" w:rsidP="00CE3BE6">
            <w:pPr>
              <w:spacing w:after="0" w:line="240" w:lineRule="auto"/>
              <w:jc w:val="right"/>
              <w:rPr>
                <w:ins w:id="350" w:author="Parks, Robbie M" w:date="2018-06-19T17:22:00Z"/>
                <w:rFonts w:eastAsia="Times New Roman"/>
                <w:color w:val="000000"/>
                <w:lang w:eastAsia="en-GB"/>
              </w:rPr>
            </w:pPr>
            <w:ins w:id="351" w:author="Parks, Robbie M" w:date="2018-06-19T17:22:00Z">
              <w:r w:rsidRPr="00CE3BE6">
                <w:rPr>
                  <w:rFonts w:eastAsia="Times New Roman"/>
                  <w:color w:val="000000"/>
                  <w:lang w:eastAsia="en-GB"/>
                </w:rPr>
                <w:t>42,295,973</w:t>
              </w:r>
            </w:ins>
          </w:p>
        </w:tc>
        <w:tc>
          <w:tcPr>
            <w:tcW w:w="1220" w:type="dxa"/>
            <w:tcBorders>
              <w:top w:val="nil"/>
              <w:left w:val="nil"/>
              <w:bottom w:val="single" w:sz="4" w:space="0" w:color="auto"/>
              <w:right w:val="single" w:sz="4" w:space="0" w:color="auto"/>
            </w:tcBorders>
            <w:shd w:val="clear" w:color="auto" w:fill="auto"/>
            <w:noWrap/>
            <w:vAlign w:val="bottom"/>
            <w:hideMark/>
          </w:tcPr>
          <w:p w14:paraId="445E35FA" w14:textId="77777777" w:rsidR="00CE3BE6" w:rsidRPr="00AC73A1" w:rsidRDefault="00CE3BE6" w:rsidP="00CE3BE6">
            <w:pPr>
              <w:spacing w:after="0" w:line="240" w:lineRule="auto"/>
              <w:jc w:val="right"/>
              <w:rPr>
                <w:ins w:id="352" w:author="Parks, Robbie M" w:date="2018-06-19T17:22:00Z"/>
                <w:rFonts w:eastAsia="Times New Roman"/>
                <w:b/>
                <w:color w:val="000000"/>
                <w:lang w:eastAsia="en-GB"/>
              </w:rPr>
            </w:pPr>
            <w:ins w:id="353" w:author="Parks, Robbie M" w:date="2018-06-19T17:22:00Z">
              <w:r w:rsidRPr="00AC73A1">
                <w:rPr>
                  <w:rFonts w:eastAsia="Times New Roman"/>
                  <w:b/>
                  <w:color w:val="000000"/>
                  <w:lang w:eastAsia="en-GB"/>
                </w:rPr>
                <w:t>85,854,176</w:t>
              </w:r>
            </w:ins>
          </w:p>
        </w:tc>
      </w:tr>
      <w:tr w:rsidR="00CE3BE6" w:rsidRPr="00CE3BE6" w14:paraId="5C16207F" w14:textId="77777777" w:rsidTr="00CE3BE6">
        <w:trPr>
          <w:trHeight w:val="320"/>
          <w:ins w:id="354"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AADC5D6" w14:textId="77777777" w:rsidR="00CE3BE6" w:rsidRPr="00CE3BE6" w:rsidRDefault="00CE3BE6" w:rsidP="00CE3BE6">
            <w:pPr>
              <w:spacing w:after="0" w:line="240" w:lineRule="auto"/>
              <w:rPr>
                <w:ins w:id="355" w:author="Parks, Robbie M" w:date="2018-06-19T17:22:00Z"/>
                <w:rFonts w:ascii="Helvetica" w:eastAsia="Times New Roman" w:hAnsi="Helvetica"/>
                <w:color w:val="000000"/>
                <w:lang w:eastAsia="en-GB"/>
              </w:rPr>
            </w:pPr>
            <w:ins w:id="356" w:author="Parks, Robbie M" w:date="2018-06-19T17:22:00Z">
              <w:r w:rsidRPr="00CE3BE6">
                <w:rPr>
                  <w:rFonts w:ascii="Helvetica" w:eastAsia="Times New Roman" w:hAnsi="Helvetica"/>
                  <w:color w:val="000000"/>
                  <w:lang w:eastAsia="en-GB"/>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78B7F48" w14:textId="77777777" w:rsidR="00CE3BE6" w:rsidRPr="00AC73A1" w:rsidRDefault="00CE3BE6" w:rsidP="00CE3BE6">
            <w:pPr>
              <w:spacing w:after="0" w:line="240" w:lineRule="auto"/>
              <w:jc w:val="center"/>
              <w:rPr>
                <w:ins w:id="357" w:author="Parks, Robbie M" w:date="2018-06-19T17:22:00Z"/>
                <w:rFonts w:eastAsia="Times New Roman"/>
                <w:bCs/>
                <w:color w:val="000000"/>
                <w:lang w:eastAsia="en-GB"/>
              </w:rPr>
            </w:pPr>
            <w:ins w:id="358" w:author="Parks, Robbie M" w:date="2018-06-19T17:22:00Z">
              <w:r w:rsidRPr="00AC73A1">
                <w:rPr>
                  <w:rFonts w:eastAsia="Times New Roman"/>
                  <w:bCs/>
                  <w:color w:val="000000"/>
                  <w:lang w:eastAsia="en-GB"/>
                </w:rPr>
                <w:t>Cancer</w:t>
              </w:r>
            </w:ins>
          </w:p>
        </w:tc>
        <w:tc>
          <w:tcPr>
            <w:tcW w:w="1220" w:type="dxa"/>
            <w:tcBorders>
              <w:top w:val="nil"/>
              <w:left w:val="nil"/>
              <w:bottom w:val="single" w:sz="4" w:space="0" w:color="auto"/>
              <w:right w:val="single" w:sz="4" w:space="0" w:color="auto"/>
            </w:tcBorders>
            <w:shd w:val="clear" w:color="auto" w:fill="auto"/>
            <w:noWrap/>
            <w:vAlign w:val="bottom"/>
            <w:hideMark/>
          </w:tcPr>
          <w:p w14:paraId="7D9EAD24" w14:textId="77777777" w:rsidR="00CE3BE6" w:rsidRPr="00CE3BE6" w:rsidRDefault="00CE3BE6" w:rsidP="00CE3BE6">
            <w:pPr>
              <w:spacing w:after="0" w:line="240" w:lineRule="auto"/>
              <w:jc w:val="right"/>
              <w:rPr>
                <w:ins w:id="359" w:author="Parks, Robbie M" w:date="2018-06-19T17:22:00Z"/>
                <w:rFonts w:eastAsia="Times New Roman"/>
                <w:color w:val="000000"/>
                <w:lang w:eastAsia="en-GB"/>
              </w:rPr>
            </w:pPr>
            <w:ins w:id="360" w:author="Parks, Robbie M" w:date="2018-06-19T17:22:00Z">
              <w:r w:rsidRPr="00CE3BE6">
                <w:rPr>
                  <w:rFonts w:eastAsia="Times New Roman"/>
                  <w:color w:val="000000"/>
                  <w:lang w:eastAsia="en-GB"/>
                </w:rPr>
                <w:t>10,481,582</w:t>
              </w:r>
            </w:ins>
          </w:p>
        </w:tc>
        <w:tc>
          <w:tcPr>
            <w:tcW w:w="1220" w:type="dxa"/>
            <w:tcBorders>
              <w:top w:val="nil"/>
              <w:left w:val="nil"/>
              <w:bottom w:val="single" w:sz="4" w:space="0" w:color="auto"/>
              <w:right w:val="single" w:sz="4" w:space="0" w:color="auto"/>
            </w:tcBorders>
            <w:shd w:val="clear" w:color="auto" w:fill="auto"/>
            <w:noWrap/>
            <w:vAlign w:val="bottom"/>
            <w:hideMark/>
          </w:tcPr>
          <w:p w14:paraId="4B6542ED" w14:textId="77777777" w:rsidR="00CE3BE6" w:rsidRPr="00CE3BE6" w:rsidRDefault="00CE3BE6" w:rsidP="00CE3BE6">
            <w:pPr>
              <w:spacing w:after="0" w:line="240" w:lineRule="auto"/>
              <w:jc w:val="right"/>
              <w:rPr>
                <w:ins w:id="361" w:author="Parks, Robbie M" w:date="2018-06-19T17:22:00Z"/>
                <w:rFonts w:eastAsia="Times New Roman"/>
                <w:color w:val="000000"/>
                <w:lang w:eastAsia="en-GB"/>
              </w:rPr>
            </w:pPr>
            <w:ins w:id="362" w:author="Parks, Robbie M" w:date="2018-06-19T17:22:00Z">
              <w:r w:rsidRPr="00CE3BE6">
                <w:rPr>
                  <w:rFonts w:eastAsia="Times New Roman"/>
                  <w:color w:val="000000"/>
                  <w:lang w:eastAsia="en-GB"/>
                </w:rPr>
                <w:t>9,476,530</w:t>
              </w:r>
            </w:ins>
          </w:p>
        </w:tc>
        <w:tc>
          <w:tcPr>
            <w:tcW w:w="1220" w:type="dxa"/>
            <w:tcBorders>
              <w:top w:val="nil"/>
              <w:left w:val="nil"/>
              <w:bottom w:val="single" w:sz="4" w:space="0" w:color="auto"/>
              <w:right w:val="single" w:sz="4" w:space="0" w:color="auto"/>
            </w:tcBorders>
            <w:shd w:val="clear" w:color="auto" w:fill="auto"/>
            <w:noWrap/>
            <w:vAlign w:val="bottom"/>
            <w:hideMark/>
          </w:tcPr>
          <w:p w14:paraId="06C559E3" w14:textId="77777777" w:rsidR="00CE3BE6" w:rsidRPr="00CE3BE6" w:rsidRDefault="00CE3BE6" w:rsidP="00CE3BE6">
            <w:pPr>
              <w:spacing w:after="0" w:line="240" w:lineRule="auto"/>
              <w:jc w:val="right"/>
              <w:rPr>
                <w:ins w:id="363" w:author="Parks, Robbie M" w:date="2018-06-19T17:22:00Z"/>
                <w:rFonts w:eastAsia="Times New Roman"/>
                <w:color w:val="000000"/>
                <w:lang w:eastAsia="en-GB"/>
              </w:rPr>
            </w:pPr>
            <w:ins w:id="364" w:author="Parks, Robbie M" w:date="2018-06-19T17:22:00Z">
              <w:r w:rsidRPr="00CE3BE6">
                <w:rPr>
                  <w:rFonts w:eastAsia="Times New Roman"/>
                  <w:color w:val="000000"/>
                  <w:lang w:eastAsia="en-GB"/>
                </w:rPr>
                <w:t>19,958,112</w:t>
              </w:r>
            </w:ins>
          </w:p>
        </w:tc>
      </w:tr>
      <w:tr w:rsidR="00CE3BE6" w:rsidRPr="00CE3BE6" w14:paraId="55DB0418" w14:textId="77777777" w:rsidTr="00CE3BE6">
        <w:trPr>
          <w:trHeight w:val="320"/>
          <w:ins w:id="36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7E98978" w14:textId="77777777" w:rsidR="00CE3BE6" w:rsidRPr="00CE3BE6" w:rsidRDefault="00CE3BE6" w:rsidP="00CE3BE6">
            <w:pPr>
              <w:spacing w:after="0" w:line="240" w:lineRule="auto"/>
              <w:rPr>
                <w:ins w:id="366" w:author="Parks, Robbie M" w:date="2018-06-19T17:22:00Z"/>
                <w:rFonts w:ascii="Helvetica" w:eastAsia="Times New Roman" w:hAnsi="Helvetica"/>
                <w:color w:val="000000"/>
                <w:lang w:eastAsia="en-GB"/>
              </w:rPr>
            </w:pPr>
            <w:ins w:id="367" w:author="Parks, Robbie M" w:date="2018-06-19T17:22:00Z">
              <w:r w:rsidRPr="00CE3BE6">
                <w:rPr>
                  <w:rFonts w:ascii="Helvetica" w:eastAsia="Times New Roman" w:hAnsi="Helvetica"/>
                  <w:color w:val="000000"/>
                  <w:lang w:eastAsia="en-GB"/>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54B988F" w14:textId="77777777" w:rsidR="00CE3BE6" w:rsidRPr="00AC73A1" w:rsidRDefault="00CE3BE6" w:rsidP="00CE3BE6">
            <w:pPr>
              <w:spacing w:after="0" w:line="240" w:lineRule="auto"/>
              <w:jc w:val="center"/>
              <w:rPr>
                <w:ins w:id="368" w:author="Parks, Robbie M" w:date="2018-06-19T17:22:00Z"/>
                <w:rFonts w:eastAsia="Times New Roman"/>
                <w:bCs/>
                <w:color w:val="000000"/>
                <w:lang w:eastAsia="en-GB"/>
              </w:rPr>
            </w:pPr>
            <w:ins w:id="369" w:author="Parks, Robbie M" w:date="2018-06-19T17:22:00Z">
              <w:r w:rsidRPr="00AC73A1">
                <w:rPr>
                  <w:rFonts w:eastAsia="Times New Roman"/>
                  <w:bCs/>
                  <w:color w:val="000000"/>
                  <w:lang w:eastAsia="en-GB"/>
                </w:rPr>
                <w:t>Cardiorespiratory</w:t>
              </w:r>
            </w:ins>
          </w:p>
        </w:tc>
        <w:tc>
          <w:tcPr>
            <w:tcW w:w="1220" w:type="dxa"/>
            <w:tcBorders>
              <w:top w:val="nil"/>
              <w:left w:val="nil"/>
              <w:bottom w:val="single" w:sz="4" w:space="0" w:color="auto"/>
              <w:right w:val="single" w:sz="4" w:space="0" w:color="auto"/>
            </w:tcBorders>
            <w:shd w:val="clear" w:color="auto" w:fill="auto"/>
            <w:noWrap/>
            <w:vAlign w:val="bottom"/>
            <w:hideMark/>
          </w:tcPr>
          <w:p w14:paraId="3028893B" w14:textId="77777777" w:rsidR="00CE3BE6" w:rsidRPr="00CE3BE6" w:rsidRDefault="00CE3BE6" w:rsidP="00CE3BE6">
            <w:pPr>
              <w:spacing w:after="0" w:line="240" w:lineRule="auto"/>
              <w:jc w:val="right"/>
              <w:rPr>
                <w:ins w:id="370" w:author="Parks, Robbie M" w:date="2018-06-19T17:22:00Z"/>
                <w:rFonts w:eastAsia="Times New Roman"/>
                <w:color w:val="000000"/>
                <w:lang w:eastAsia="en-GB"/>
              </w:rPr>
            </w:pPr>
            <w:ins w:id="371" w:author="Parks, Robbie M" w:date="2018-06-19T17:22:00Z">
              <w:r w:rsidRPr="00CE3BE6">
                <w:rPr>
                  <w:rFonts w:eastAsia="Times New Roman"/>
                  <w:color w:val="000000"/>
                  <w:lang w:eastAsia="en-GB"/>
                </w:rPr>
                <w:t>20,168,049</w:t>
              </w:r>
            </w:ins>
          </w:p>
        </w:tc>
        <w:tc>
          <w:tcPr>
            <w:tcW w:w="1220" w:type="dxa"/>
            <w:tcBorders>
              <w:top w:val="nil"/>
              <w:left w:val="nil"/>
              <w:bottom w:val="single" w:sz="4" w:space="0" w:color="auto"/>
              <w:right w:val="single" w:sz="4" w:space="0" w:color="auto"/>
            </w:tcBorders>
            <w:shd w:val="clear" w:color="auto" w:fill="auto"/>
            <w:noWrap/>
            <w:vAlign w:val="bottom"/>
            <w:hideMark/>
          </w:tcPr>
          <w:p w14:paraId="1E2569C3" w14:textId="77777777" w:rsidR="00CE3BE6" w:rsidRPr="00CE3BE6" w:rsidRDefault="00CE3BE6" w:rsidP="00CE3BE6">
            <w:pPr>
              <w:spacing w:after="0" w:line="240" w:lineRule="auto"/>
              <w:jc w:val="right"/>
              <w:rPr>
                <w:ins w:id="372" w:author="Parks, Robbie M" w:date="2018-06-19T17:22:00Z"/>
                <w:rFonts w:eastAsia="Times New Roman"/>
                <w:color w:val="000000"/>
                <w:lang w:eastAsia="en-GB"/>
              </w:rPr>
            </w:pPr>
            <w:ins w:id="373" w:author="Parks, Robbie M" w:date="2018-06-19T17:22:00Z">
              <w:r w:rsidRPr="00CE3BE6">
                <w:rPr>
                  <w:rFonts w:eastAsia="Times New Roman"/>
                  <w:color w:val="000000"/>
                  <w:lang w:eastAsia="en-GB"/>
                </w:rPr>
                <w:t>21,109,525</w:t>
              </w:r>
            </w:ins>
          </w:p>
        </w:tc>
        <w:tc>
          <w:tcPr>
            <w:tcW w:w="1220" w:type="dxa"/>
            <w:tcBorders>
              <w:top w:val="nil"/>
              <w:left w:val="nil"/>
              <w:bottom w:val="single" w:sz="4" w:space="0" w:color="auto"/>
              <w:right w:val="single" w:sz="4" w:space="0" w:color="auto"/>
            </w:tcBorders>
            <w:shd w:val="clear" w:color="auto" w:fill="auto"/>
            <w:noWrap/>
            <w:vAlign w:val="bottom"/>
            <w:hideMark/>
          </w:tcPr>
          <w:p w14:paraId="1C5722B4" w14:textId="77777777" w:rsidR="00CE3BE6" w:rsidRPr="00CE3BE6" w:rsidRDefault="00CE3BE6" w:rsidP="00CE3BE6">
            <w:pPr>
              <w:spacing w:after="0" w:line="240" w:lineRule="auto"/>
              <w:jc w:val="right"/>
              <w:rPr>
                <w:ins w:id="374" w:author="Parks, Robbie M" w:date="2018-06-19T17:22:00Z"/>
                <w:rFonts w:eastAsia="Times New Roman"/>
                <w:color w:val="000000"/>
                <w:lang w:eastAsia="en-GB"/>
              </w:rPr>
            </w:pPr>
            <w:ins w:id="375" w:author="Parks, Robbie M" w:date="2018-06-19T17:22:00Z">
              <w:r w:rsidRPr="00CE3BE6">
                <w:rPr>
                  <w:rFonts w:eastAsia="Times New Roman"/>
                  <w:color w:val="000000"/>
                  <w:lang w:eastAsia="en-GB"/>
                </w:rPr>
                <w:t>41,277,574</w:t>
              </w:r>
            </w:ins>
          </w:p>
        </w:tc>
      </w:tr>
      <w:tr w:rsidR="00CE3BE6" w:rsidRPr="00CE3BE6" w14:paraId="23145168" w14:textId="77777777" w:rsidTr="00CE3BE6">
        <w:trPr>
          <w:trHeight w:val="320"/>
          <w:ins w:id="37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E38E91B" w14:textId="77777777" w:rsidR="00CE3BE6" w:rsidRPr="00CE3BE6" w:rsidRDefault="00CE3BE6" w:rsidP="00CE3BE6">
            <w:pPr>
              <w:spacing w:after="0" w:line="240" w:lineRule="auto"/>
              <w:rPr>
                <w:ins w:id="377" w:author="Parks, Robbie M" w:date="2018-06-19T17:22:00Z"/>
                <w:rFonts w:ascii="Helvetica" w:eastAsia="Times New Roman" w:hAnsi="Helvetica"/>
                <w:color w:val="000000"/>
                <w:lang w:eastAsia="en-GB"/>
              </w:rPr>
            </w:pPr>
            <w:ins w:id="378"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8538939" w14:textId="77777777" w:rsidR="00CE3BE6" w:rsidRPr="00CE3BE6" w:rsidRDefault="00CE3BE6" w:rsidP="00CE3BE6">
            <w:pPr>
              <w:spacing w:after="0" w:line="240" w:lineRule="auto"/>
              <w:rPr>
                <w:ins w:id="379" w:author="Parks, Robbie M" w:date="2018-06-19T17:22:00Z"/>
                <w:rFonts w:ascii="Helvetica" w:eastAsia="Times New Roman" w:hAnsi="Helvetica"/>
                <w:color w:val="000000"/>
                <w:lang w:eastAsia="en-GB"/>
              </w:rPr>
            </w:pPr>
            <w:ins w:id="380"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7C4366F" w14:textId="77777777" w:rsidR="00CE3BE6" w:rsidRPr="00AC73A1" w:rsidRDefault="00CE3BE6" w:rsidP="00CE3BE6">
            <w:pPr>
              <w:spacing w:after="0" w:line="240" w:lineRule="auto"/>
              <w:rPr>
                <w:ins w:id="381" w:author="Parks, Robbie M" w:date="2018-06-19T17:22:00Z"/>
                <w:rFonts w:eastAsia="Times New Roman"/>
                <w:bCs/>
                <w:color w:val="000000"/>
                <w:lang w:eastAsia="en-GB"/>
              </w:rPr>
            </w:pPr>
            <w:ins w:id="382" w:author="Parks, Robbie M" w:date="2018-06-19T17:22:00Z">
              <w:r w:rsidRPr="00AC73A1">
                <w:rPr>
                  <w:rFonts w:eastAsia="Times New Roman"/>
                  <w:bCs/>
                  <w:color w:val="000000"/>
                  <w:lang w:eastAsia="en-GB"/>
                </w:rPr>
                <w:t>Cardiovascular</w:t>
              </w:r>
            </w:ins>
          </w:p>
        </w:tc>
        <w:tc>
          <w:tcPr>
            <w:tcW w:w="1220" w:type="dxa"/>
            <w:tcBorders>
              <w:top w:val="nil"/>
              <w:left w:val="nil"/>
              <w:bottom w:val="single" w:sz="4" w:space="0" w:color="auto"/>
              <w:right w:val="single" w:sz="4" w:space="0" w:color="auto"/>
            </w:tcBorders>
            <w:shd w:val="clear" w:color="auto" w:fill="auto"/>
            <w:noWrap/>
            <w:vAlign w:val="bottom"/>
            <w:hideMark/>
          </w:tcPr>
          <w:p w14:paraId="7D691B5C" w14:textId="77777777" w:rsidR="00CE3BE6" w:rsidRPr="00CE3BE6" w:rsidRDefault="00CE3BE6" w:rsidP="00CE3BE6">
            <w:pPr>
              <w:spacing w:after="0" w:line="240" w:lineRule="auto"/>
              <w:jc w:val="right"/>
              <w:rPr>
                <w:ins w:id="383" w:author="Parks, Robbie M" w:date="2018-06-19T17:22:00Z"/>
                <w:rFonts w:eastAsia="Times New Roman"/>
                <w:color w:val="000000"/>
                <w:lang w:eastAsia="en-GB"/>
              </w:rPr>
            </w:pPr>
            <w:ins w:id="384" w:author="Parks, Robbie M" w:date="2018-06-19T17:22:00Z">
              <w:r w:rsidRPr="00CE3BE6">
                <w:rPr>
                  <w:rFonts w:eastAsia="Times New Roman"/>
                  <w:color w:val="000000"/>
                  <w:lang w:eastAsia="en-GB"/>
                </w:rPr>
                <w:t>16,238,344</w:t>
              </w:r>
            </w:ins>
          </w:p>
        </w:tc>
        <w:tc>
          <w:tcPr>
            <w:tcW w:w="1220" w:type="dxa"/>
            <w:tcBorders>
              <w:top w:val="nil"/>
              <w:left w:val="nil"/>
              <w:bottom w:val="single" w:sz="4" w:space="0" w:color="auto"/>
              <w:right w:val="single" w:sz="4" w:space="0" w:color="auto"/>
            </w:tcBorders>
            <w:shd w:val="clear" w:color="auto" w:fill="auto"/>
            <w:noWrap/>
            <w:vAlign w:val="bottom"/>
            <w:hideMark/>
          </w:tcPr>
          <w:p w14:paraId="444B8CDC" w14:textId="77777777" w:rsidR="00CE3BE6" w:rsidRPr="00CE3BE6" w:rsidRDefault="00CE3BE6" w:rsidP="00CE3BE6">
            <w:pPr>
              <w:spacing w:after="0" w:line="240" w:lineRule="auto"/>
              <w:jc w:val="right"/>
              <w:rPr>
                <w:ins w:id="385" w:author="Parks, Robbie M" w:date="2018-06-19T17:22:00Z"/>
                <w:rFonts w:eastAsia="Times New Roman"/>
                <w:color w:val="000000"/>
                <w:lang w:eastAsia="en-GB"/>
              </w:rPr>
            </w:pPr>
            <w:ins w:id="386" w:author="Parks, Robbie M" w:date="2018-06-19T17:22:00Z">
              <w:r w:rsidRPr="00CE3BE6">
                <w:rPr>
                  <w:rFonts w:eastAsia="Times New Roman"/>
                  <w:color w:val="000000"/>
                  <w:lang w:eastAsia="en-GB"/>
                </w:rPr>
                <w:t>17,210,556</w:t>
              </w:r>
            </w:ins>
          </w:p>
        </w:tc>
        <w:tc>
          <w:tcPr>
            <w:tcW w:w="1220" w:type="dxa"/>
            <w:tcBorders>
              <w:top w:val="nil"/>
              <w:left w:val="nil"/>
              <w:bottom w:val="single" w:sz="4" w:space="0" w:color="auto"/>
              <w:right w:val="single" w:sz="4" w:space="0" w:color="auto"/>
            </w:tcBorders>
            <w:shd w:val="clear" w:color="auto" w:fill="auto"/>
            <w:noWrap/>
            <w:vAlign w:val="bottom"/>
            <w:hideMark/>
          </w:tcPr>
          <w:p w14:paraId="2167B841" w14:textId="77777777" w:rsidR="00CE3BE6" w:rsidRPr="00CE3BE6" w:rsidRDefault="00CE3BE6" w:rsidP="00CE3BE6">
            <w:pPr>
              <w:spacing w:after="0" w:line="240" w:lineRule="auto"/>
              <w:jc w:val="right"/>
              <w:rPr>
                <w:ins w:id="387" w:author="Parks, Robbie M" w:date="2018-06-19T17:22:00Z"/>
                <w:rFonts w:eastAsia="Times New Roman"/>
                <w:color w:val="000000"/>
                <w:lang w:eastAsia="en-GB"/>
              </w:rPr>
            </w:pPr>
            <w:ins w:id="388" w:author="Parks, Robbie M" w:date="2018-06-19T17:22:00Z">
              <w:r w:rsidRPr="00CE3BE6">
                <w:rPr>
                  <w:rFonts w:eastAsia="Times New Roman"/>
                  <w:color w:val="000000"/>
                  <w:lang w:eastAsia="en-GB"/>
                </w:rPr>
                <w:t>33,448,900</w:t>
              </w:r>
            </w:ins>
          </w:p>
        </w:tc>
      </w:tr>
      <w:tr w:rsidR="00CE3BE6" w:rsidRPr="00CE3BE6" w14:paraId="43743FC2" w14:textId="77777777" w:rsidTr="00CE3BE6">
        <w:trPr>
          <w:trHeight w:val="320"/>
          <w:ins w:id="38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83DAAC" w14:textId="77777777" w:rsidR="00CE3BE6" w:rsidRPr="00CE3BE6" w:rsidRDefault="00CE3BE6" w:rsidP="00CE3BE6">
            <w:pPr>
              <w:spacing w:after="0" w:line="240" w:lineRule="auto"/>
              <w:rPr>
                <w:ins w:id="390" w:author="Parks, Robbie M" w:date="2018-06-19T17:22:00Z"/>
                <w:rFonts w:ascii="Helvetica" w:eastAsia="Times New Roman" w:hAnsi="Helvetica"/>
                <w:color w:val="000000"/>
                <w:lang w:eastAsia="en-GB"/>
              </w:rPr>
            </w:pPr>
            <w:ins w:id="391"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2668D4CC" w14:textId="77777777" w:rsidR="00CE3BE6" w:rsidRPr="00CE3BE6" w:rsidRDefault="00CE3BE6" w:rsidP="00CE3BE6">
            <w:pPr>
              <w:spacing w:after="0" w:line="240" w:lineRule="auto"/>
              <w:rPr>
                <w:ins w:id="392" w:author="Parks, Robbie M" w:date="2018-06-19T17:22:00Z"/>
                <w:rFonts w:ascii="Helvetica" w:eastAsia="Times New Roman" w:hAnsi="Helvetica"/>
                <w:color w:val="000000"/>
                <w:lang w:eastAsia="en-GB"/>
              </w:rPr>
            </w:pPr>
            <w:ins w:id="393"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EB8678F" w14:textId="77777777" w:rsidR="00CE3BE6" w:rsidRPr="00AC73A1" w:rsidRDefault="00CE3BE6" w:rsidP="00CE3BE6">
            <w:pPr>
              <w:spacing w:after="0" w:line="240" w:lineRule="auto"/>
              <w:rPr>
                <w:ins w:id="394" w:author="Parks, Robbie M" w:date="2018-06-19T17:22:00Z"/>
                <w:rFonts w:eastAsia="Times New Roman"/>
                <w:bCs/>
                <w:color w:val="000000"/>
                <w:lang w:eastAsia="en-GB"/>
              </w:rPr>
            </w:pPr>
            <w:ins w:id="395" w:author="Parks, Robbie M" w:date="2018-06-19T17:22:00Z">
              <w:r w:rsidRPr="00AC73A1">
                <w:rPr>
                  <w:rFonts w:eastAsia="Times New Roman"/>
                  <w:bCs/>
                  <w:color w:val="000000"/>
                  <w:lang w:eastAsia="en-GB"/>
                </w:rPr>
                <w:t>Chronic respiratory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23699D70" w14:textId="77777777" w:rsidR="00CE3BE6" w:rsidRPr="00CE3BE6" w:rsidRDefault="00CE3BE6" w:rsidP="00CE3BE6">
            <w:pPr>
              <w:spacing w:after="0" w:line="240" w:lineRule="auto"/>
              <w:jc w:val="right"/>
              <w:rPr>
                <w:ins w:id="396" w:author="Parks, Robbie M" w:date="2018-06-19T17:22:00Z"/>
                <w:rFonts w:eastAsia="Times New Roman"/>
                <w:color w:val="000000"/>
                <w:lang w:eastAsia="en-GB"/>
              </w:rPr>
            </w:pPr>
            <w:ins w:id="397" w:author="Parks, Robbie M" w:date="2018-06-19T17:22:00Z">
              <w:r w:rsidRPr="00CE3BE6">
                <w:rPr>
                  <w:rFonts w:eastAsia="Times New Roman"/>
                  <w:color w:val="000000"/>
                  <w:lang w:eastAsia="en-GB"/>
                </w:rPr>
                <w:t>2,791,652</w:t>
              </w:r>
            </w:ins>
          </w:p>
        </w:tc>
        <w:tc>
          <w:tcPr>
            <w:tcW w:w="1220" w:type="dxa"/>
            <w:tcBorders>
              <w:top w:val="nil"/>
              <w:left w:val="nil"/>
              <w:bottom w:val="single" w:sz="4" w:space="0" w:color="auto"/>
              <w:right w:val="single" w:sz="4" w:space="0" w:color="auto"/>
            </w:tcBorders>
            <w:shd w:val="clear" w:color="auto" w:fill="auto"/>
            <w:noWrap/>
            <w:vAlign w:val="bottom"/>
            <w:hideMark/>
          </w:tcPr>
          <w:p w14:paraId="25C985EA" w14:textId="77777777" w:rsidR="00CE3BE6" w:rsidRPr="00CE3BE6" w:rsidRDefault="00CE3BE6" w:rsidP="00CE3BE6">
            <w:pPr>
              <w:spacing w:after="0" w:line="240" w:lineRule="auto"/>
              <w:jc w:val="right"/>
              <w:rPr>
                <w:ins w:id="398" w:author="Parks, Robbie M" w:date="2018-06-19T17:22:00Z"/>
                <w:rFonts w:eastAsia="Times New Roman"/>
                <w:color w:val="000000"/>
                <w:lang w:eastAsia="en-GB"/>
              </w:rPr>
            </w:pPr>
            <w:ins w:id="399" w:author="Parks, Robbie M" w:date="2018-06-19T17:22:00Z">
              <w:r w:rsidRPr="00CE3BE6">
                <w:rPr>
                  <w:rFonts w:eastAsia="Times New Roman"/>
                  <w:color w:val="000000"/>
                  <w:lang w:eastAsia="en-GB"/>
                </w:rPr>
                <w:t>2,595,950</w:t>
              </w:r>
            </w:ins>
          </w:p>
        </w:tc>
        <w:tc>
          <w:tcPr>
            <w:tcW w:w="1220" w:type="dxa"/>
            <w:tcBorders>
              <w:top w:val="nil"/>
              <w:left w:val="nil"/>
              <w:bottom w:val="single" w:sz="4" w:space="0" w:color="auto"/>
              <w:right w:val="single" w:sz="4" w:space="0" w:color="auto"/>
            </w:tcBorders>
            <w:shd w:val="clear" w:color="auto" w:fill="auto"/>
            <w:noWrap/>
            <w:vAlign w:val="bottom"/>
            <w:hideMark/>
          </w:tcPr>
          <w:p w14:paraId="3F232CA3" w14:textId="77777777" w:rsidR="00CE3BE6" w:rsidRPr="00CE3BE6" w:rsidRDefault="00CE3BE6" w:rsidP="00CE3BE6">
            <w:pPr>
              <w:spacing w:after="0" w:line="240" w:lineRule="auto"/>
              <w:jc w:val="right"/>
              <w:rPr>
                <w:ins w:id="400" w:author="Parks, Robbie M" w:date="2018-06-19T17:22:00Z"/>
                <w:rFonts w:eastAsia="Times New Roman"/>
                <w:color w:val="000000"/>
                <w:lang w:eastAsia="en-GB"/>
              </w:rPr>
            </w:pPr>
            <w:ins w:id="401" w:author="Parks, Robbie M" w:date="2018-06-19T17:22:00Z">
              <w:r w:rsidRPr="00CE3BE6">
                <w:rPr>
                  <w:rFonts w:eastAsia="Times New Roman"/>
                  <w:color w:val="000000"/>
                  <w:lang w:eastAsia="en-GB"/>
                </w:rPr>
                <w:t>5,387,602</w:t>
              </w:r>
            </w:ins>
          </w:p>
        </w:tc>
      </w:tr>
      <w:tr w:rsidR="00CE3BE6" w:rsidRPr="00CE3BE6" w14:paraId="217946F1" w14:textId="77777777" w:rsidTr="00CE3BE6">
        <w:trPr>
          <w:trHeight w:val="320"/>
          <w:ins w:id="40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DBEC772" w14:textId="77777777" w:rsidR="00CE3BE6" w:rsidRPr="00CE3BE6" w:rsidRDefault="00CE3BE6" w:rsidP="00CE3BE6">
            <w:pPr>
              <w:spacing w:after="0" w:line="240" w:lineRule="auto"/>
              <w:rPr>
                <w:ins w:id="403" w:author="Parks, Robbie M" w:date="2018-06-19T17:22:00Z"/>
                <w:rFonts w:ascii="Helvetica" w:eastAsia="Times New Roman" w:hAnsi="Helvetica"/>
                <w:color w:val="000000"/>
                <w:lang w:eastAsia="en-GB"/>
              </w:rPr>
            </w:pPr>
            <w:ins w:id="404"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AF655AC" w14:textId="77777777" w:rsidR="00CE3BE6" w:rsidRPr="00CE3BE6" w:rsidRDefault="00CE3BE6" w:rsidP="00CE3BE6">
            <w:pPr>
              <w:spacing w:after="0" w:line="240" w:lineRule="auto"/>
              <w:rPr>
                <w:ins w:id="405" w:author="Parks, Robbie M" w:date="2018-06-19T17:22:00Z"/>
                <w:rFonts w:ascii="Helvetica" w:eastAsia="Times New Roman" w:hAnsi="Helvetica"/>
                <w:color w:val="000000"/>
                <w:lang w:eastAsia="en-GB"/>
              </w:rPr>
            </w:pPr>
            <w:ins w:id="406"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5741B1F3" w14:textId="77777777" w:rsidR="00CE3BE6" w:rsidRPr="00AC73A1" w:rsidRDefault="00CE3BE6" w:rsidP="00CE3BE6">
            <w:pPr>
              <w:spacing w:after="0" w:line="240" w:lineRule="auto"/>
              <w:rPr>
                <w:ins w:id="407" w:author="Parks, Robbie M" w:date="2018-06-19T17:22:00Z"/>
                <w:rFonts w:eastAsia="Times New Roman"/>
                <w:bCs/>
                <w:color w:val="000000"/>
                <w:lang w:eastAsia="en-GB"/>
              </w:rPr>
            </w:pPr>
            <w:ins w:id="408" w:author="Parks, Robbie M" w:date="2018-06-19T17:22:00Z">
              <w:r w:rsidRPr="00AC73A1">
                <w:rPr>
                  <w:rFonts w:eastAsia="Times New Roman"/>
                  <w:bCs/>
                  <w:color w:val="000000"/>
                  <w:lang w:eastAsia="en-GB"/>
                </w:rPr>
                <w:t>Respiratory infections</w:t>
              </w:r>
            </w:ins>
          </w:p>
        </w:tc>
        <w:tc>
          <w:tcPr>
            <w:tcW w:w="1220" w:type="dxa"/>
            <w:tcBorders>
              <w:top w:val="nil"/>
              <w:left w:val="nil"/>
              <w:bottom w:val="single" w:sz="4" w:space="0" w:color="auto"/>
              <w:right w:val="single" w:sz="4" w:space="0" w:color="auto"/>
            </w:tcBorders>
            <w:shd w:val="clear" w:color="auto" w:fill="auto"/>
            <w:noWrap/>
            <w:vAlign w:val="bottom"/>
            <w:hideMark/>
          </w:tcPr>
          <w:p w14:paraId="0E54AAE5" w14:textId="77777777" w:rsidR="00CE3BE6" w:rsidRPr="00CE3BE6" w:rsidRDefault="00CE3BE6" w:rsidP="00CE3BE6">
            <w:pPr>
              <w:spacing w:after="0" w:line="240" w:lineRule="auto"/>
              <w:jc w:val="right"/>
              <w:rPr>
                <w:ins w:id="409" w:author="Parks, Robbie M" w:date="2018-06-19T17:22:00Z"/>
                <w:rFonts w:eastAsia="Times New Roman"/>
                <w:color w:val="000000"/>
                <w:lang w:eastAsia="en-GB"/>
              </w:rPr>
            </w:pPr>
            <w:ins w:id="410" w:author="Parks, Robbie M" w:date="2018-06-19T17:22:00Z">
              <w:r w:rsidRPr="00CE3BE6">
                <w:rPr>
                  <w:rFonts w:eastAsia="Times New Roman"/>
                  <w:color w:val="000000"/>
                  <w:lang w:eastAsia="en-GB"/>
                </w:rPr>
                <w:t>1,138,053</w:t>
              </w:r>
            </w:ins>
          </w:p>
        </w:tc>
        <w:tc>
          <w:tcPr>
            <w:tcW w:w="1220" w:type="dxa"/>
            <w:tcBorders>
              <w:top w:val="nil"/>
              <w:left w:val="nil"/>
              <w:bottom w:val="single" w:sz="4" w:space="0" w:color="auto"/>
              <w:right w:val="single" w:sz="4" w:space="0" w:color="auto"/>
            </w:tcBorders>
            <w:shd w:val="clear" w:color="auto" w:fill="auto"/>
            <w:noWrap/>
            <w:vAlign w:val="bottom"/>
            <w:hideMark/>
          </w:tcPr>
          <w:p w14:paraId="612CD115" w14:textId="77777777" w:rsidR="00CE3BE6" w:rsidRPr="00CE3BE6" w:rsidRDefault="00CE3BE6" w:rsidP="00CE3BE6">
            <w:pPr>
              <w:spacing w:after="0" w:line="240" w:lineRule="auto"/>
              <w:jc w:val="right"/>
              <w:rPr>
                <w:ins w:id="411" w:author="Parks, Robbie M" w:date="2018-06-19T17:22:00Z"/>
                <w:rFonts w:eastAsia="Times New Roman"/>
                <w:color w:val="000000"/>
                <w:lang w:eastAsia="en-GB"/>
              </w:rPr>
            </w:pPr>
            <w:ins w:id="412" w:author="Parks, Robbie M" w:date="2018-06-19T17:22:00Z">
              <w:r w:rsidRPr="00CE3BE6">
                <w:rPr>
                  <w:rFonts w:eastAsia="Times New Roman"/>
                  <w:color w:val="000000"/>
                  <w:lang w:eastAsia="en-GB"/>
                </w:rPr>
                <w:t>1,303,019</w:t>
              </w:r>
            </w:ins>
          </w:p>
        </w:tc>
        <w:tc>
          <w:tcPr>
            <w:tcW w:w="1220" w:type="dxa"/>
            <w:tcBorders>
              <w:top w:val="nil"/>
              <w:left w:val="nil"/>
              <w:bottom w:val="single" w:sz="4" w:space="0" w:color="auto"/>
              <w:right w:val="single" w:sz="4" w:space="0" w:color="auto"/>
            </w:tcBorders>
            <w:shd w:val="clear" w:color="auto" w:fill="auto"/>
            <w:noWrap/>
            <w:vAlign w:val="bottom"/>
            <w:hideMark/>
          </w:tcPr>
          <w:p w14:paraId="0F5DEDD2" w14:textId="77777777" w:rsidR="00CE3BE6" w:rsidRPr="00CE3BE6" w:rsidRDefault="00CE3BE6" w:rsidP="00CE3BE6">
            <w:pPr>
              <w:spacing w:after="0" w:line="240" w:lineRule="auto"/>
              <w:jc w:val="right"/>
              <w:rPr>
                <w:ins w:id="413" w:author="Parks, Robbie M" w:date="2018-06-19T17:22:00Z"/>
                <w:rFonts w:eastAsia="Times New Roman"/>
                <w:color w:val="000000"/>
                <w:lang w:eastAsia="en-GB"/>
              </w:rPr>
            </w:pPr>
            <w:ins w:id="414" w:author="Parks, Robbie M" w:date="2018-06-19T17:22:00Z">
              <w:r w:rsidRPr="00CE3BE6">
                <w:rPr>
                  <w:rFonts w:eastAsia="Times New Roman"/>
                  <w:color w:val="000000"/>
                  <w:lang w:eastAsia="en-GB"/>
                </w:rPr>
                <w:t>2,441,072</w:t>
              </w:r>
            </w:ins>
          </w:p>
        </w:tc>
      </w:tr>
      <w:tr w:rsidR="00CE3BE6" w:rsidRPr="00CE3BE6" w14:paraId="53B7C3DD" w14:textId="77777777" w:rsidTr="00CE3BE6">
        <w:trPr>
          <w:trHeight w:val="320"/>
          <w:ins w:id="41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4A34120" w14:textId="77777777" w:rsidR="00CE3BE6" w:rsidRPr="00CE3BE6" w:rsidRDefault="00CE3BE6" w:rsidP="00CE3BE6">
            <w:pPr>
              <w:spacing w:after="0" w:line="240" w:lineRule="auto"/>
              <w:rPr>
                <w:ins w:id="416" w:author="Parks, Robbie M" w:date="2018-06-19T17:22:00Z"/>
                <w:rFonts w:ascii="Helvetica" w:eastAsia="Times New Roman" w:hAnsi="Helvetica"/>
                <w:color w:val="000000"/>
                <w:lang w:eastAsia="en-GB"/>
              </w:rPr>
            </w:pPr>
            <w:ins w:id="417" w:author="Parks, Robbie M" w:date="2018-06-19T17:22:00Z">
              <w:r w:rsidRPr="00CE3BE6">
                <w:rPr>
                  <w:rFonts w:ascii="Helvetica" w:eastAsia="Times New Roman" w:hAnsi="Helvetica"/>
                  <w:color w:val="000000"/>
                  <w:lang w:eastAsia="en-GB"/>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063D98" w14:textId="77777777" w:rsidR="00CE3BE6" w:rsidRPr="00AC73A1" w:rsidRDefault="00CE3BE6" w:rsidP="00CE3BE6">
            <w:pPr>
              <w:spacing w:after="0" w:line="240" w:lineRule="auto"/>
              <w:jc w:val="center"/>
              <w:rPr>
                <w:ins w:id="418" w:author="Parks, Robbie M" w:date="2018-06-19T17:22:00Z"/>
                <w:rFonts w:eastAsia="Times New Roman"/>
                <w:bCs/>
                <w:color w:val="000000"/>
                <w:lang w:eastAsia="en-GB"/>
              </w:rPr>
            </w:pPr>
            <w:ins w:id="419" w:author="Parks, Robbie M" w:date="2018-06-19T17:22:00Z">
              <w:r w:rsidRPr="00AC73A1">
                <w:rPr>
                  <w:rFonts w:eastAsia="Times New Roman"/>
                  <w:bCs/>
                  <w:color w:val="000000"/>
                  <w:lang w:eastAsia="en-GB"/>
                </w:rPr>
                <w:t>Injuries</w:t>
              </w:r>
            </w:ins>
          </w:p>
        </w:tc>
        <w:tc>
          <w:tcPr>
            <w:tcW w:w="1220" w:type="dxa"/>
            <w:tcBorders>
              <w:top w:val="nil"/>
              <w:left w:val="nil"/>
              <w:bottom w:val="single" w:sz="4" w:space="0" w:color="auto"/>
              <w:right w:val="single" w:sz="4" w:space="0" w:color="auto"/>
            </w:tcBorders>
            <w:shd w:val="clear" w:color="auto" w:fill="auto"/>
            <w:noWrap/>
            <w:vAlign w:val="bottom"/>
            <w:hideMark/>
          </w:tcPr>
          <w:p w14:paraId="7875C94E" w14:textId="77777777" w:rsidR="00CE3BE6" w:rsidRPr="00CE3BE6" w:rsidRDefault="00CE3BE6" w:rsidP="00CE3BE6">
            <w:pPr>
              <w:spacing w:after="0" w:line="240" w:lineRule="auto"/>
              <w:jc w:val="right"/>
              <w:rPr>
                <w:ins w:id="420" w:author="Parks, Robbie M" w:date="2018-06-19T17:22:00Z"/>
                <w:rFonts w:eastAsia="Times New Roman"/>
                <w:color w:val="000000"/>
                <w:lang w:eastAsia="en-GB"/>
              </w:rPr>
            </w:pPr>
            <w:ins w:id="421" w:author="Parks, Robbie M" w:date="2018-06-19T17:22:00Z">
              <w:r w:rsidRPr="00CE3BE6">
                <w:rPr>
                  <w:rFonts w:eastAsia="Times New Roman"/>
                  <w:color w:val="000000"/>
                  <w:lang w:eastAsia="en-GB"/>
                </w:rPr>
                <w:t>4,034,876</w:t>
              </w:r>
            </w:ins>
          </w:p>
        </w:tc>
        <w:tc>
          <w:tcPr>
            <w:tcW w:w="1220" w:type="dxa"/>
            <w:tcBorders>
              <w:top w:val="nil"/>
              <w:left w:val="nil"/>
              <w:bottom w:val="single" w:sz="4" w:space="0" w:color="auto"/>
              <w:right w:val="single" w:sz="4" w:space="0" w:color="auto"/>
            </w:tcBorders>
            <w:shd w:val="clear" w:color="auto" w:fill="auto"/>
            <w:noWrap/>
            <w:vAlign w:val="bottom"/>
            <w:hideMark/>
          </w:tcPr>
          <w:p w14:paraId="59B8B46A" w14:textId="77777777" w:rsidR="00CE3BE6" w:rsidRPr="00CE3BE6" w:rsidRDefault="00CE3BE6" w:rsidP="00CE3BE6">
            <w:pPr>
              <w:spacing w:after="0" w:line="240" w:lineRule="auto"/>
              <w:jc w:val="right"/>
              <w:rPr>
                <w:ins w:id="422" w:author="Parks, Robbie M" w:date="2018-06-19T17:22:00Z"/>
                <w:rFonts w:eastAsia="Times New Roman"/>
                <w:color w:val="000000"/>
                <w:lang w:eastAsia="en-GB"/>
              </w:rPr>
            </w:pPr>
            <w:ins w:id="423" w:author="Parks, Robbie M" w:date="2018-06-19T17:22:00Z">
              <w:r w:rsidRPr="00CE3BE6">
                <w:rPr>
                  <w:rFonts w:eastAsia="Times New Roman"/>
                  <w:color w:val="000000"/>
                  <w:lang w:eastAsia="en-GB"/>
                </w:rPr>
                <w:t>1,768,170</w:t>
              </w:r>
            </w:ins>
          </w:p>
        </w:tc>
        <w:tc>
          <w:tcPr>
            <w:tcW w:w="1220" w:type="dxa"/>
            <w:tcBorders>
              <w:top w:val="nil"/>
              <w:left w:val="nil"/>
              <w:bottom w:val="single" w:sz="4" w:space="0" w:color="auto"/>
              <w:right w:val="single" w:sz="4" w:space="0" w:color="auto"/>
            </w:tcBorders>
            <w:shd w:val="clear" w:color="auto" w:fill="auto"/>
            <w:noWrap/>
            <w:vAlign w:val="bottom"/>
            <w:hideMark/>
          </w:tcPr>
          <w:p w14:paraId="1DEE22BF" w14:textId="77777777" w:rsidR="00CE3BE6" w:rsidRPr="00CE3BE6" w:rsidRDefault="00CE3BE6" w:rsidP="00CE3BE6">
            <w:pPr>
              <w:spacing w:after="0" w:line="240" w:lineRule="auto"/>
              <w:jc w:val="right"/>
              <w:rPr>
                <w:ins w:id="424" w:author="Parks, Robbie M" w:date="2018-06-19T17:22:00Z"/>
                <w:rFonts w:eastAsia="Times New Roman"/>
                <w:color w:val="000000"/>
                <w:lang w:eastAsia="en-GB"/>
              </w:rPr>
            </w:pPr>
            <w:ins w:id="425" w:author="Parks, Robbie M" w:date="2018-06-19T17:22:00Z">
              <w:r w:rsidRPr="00CE3BE6">
                <w:rPr>
                  <w:rFonts w:eastAsia="Times New Roman"/>
                  <w:color w:val="000000"/>
                  <w:lang w:eastAsia="en-GB"/>
                </w:rPr>
                <w:t>5,803,046</w:t>
              </w:r>
            </w:ins>
          </w:p>
        </w:tc>
      </w:tr>
      <w:tr w:rsidR="00CE3BE6" w:rsidRPr="00CE3BE6" w14:paraId="3DA5EDEE" w14:textId="77777777" w:rsidTr="00CE3BE6">
        <w:trPr>
          <w:trHeight w:val="320"/>
          <w:ins w:id="42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BE1E441" w14:textId="77777777" w:rsidR="00CE3BE6" w:rsidRPr="00CE3BE6" w:rsidRDefault="00CE3BE6" w:rsidP="00CE3BE6">
            <w:pPr>
              <w:spacing w:after="0" w:line="240" w:lineRule="auto"/>
              <w:rPr>
                <w:ins w:id="427" w:author="Parks, Robbie M" w:date="2018-06-19T17:22:00Z"/>
                <w:rFonts w:ascii="Helvetica" w:eastAsia="Times New Roman" w:hAnsi="Helvetica"/>
                <w:color w:val="000000"/>
                <w:lang w:eastAsia="en-GB"/>
              </w:rPr>
            </w:pPr>
            <w:ins w:id="428"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3FE6BD4" w14:textId="77777777" w:rsidR="00CE3BE6" w:rsidRPr="00CE3BE6" w:rsidRDefault="00CE3BE6" w:rsidP="00CE3BE6">
            <w:pPr>
              <w:spacing w:after="0" w:line="240" w:lineRule="auto"/>
              <w:rPr>
                <w:ins w:id="429" w:author="Parks, Robbie M" w:date="2018-06-19T17:22:00Z"/>
                <w:rFonts w:ascii="Helvetica" w:eastAsia="Times New Roman" w:hAnsi="Helvetica"/>
                <w:color w:val="000000"/>
                <w:lang w:eastAsia="en-GB"/>
              </w:rPr>
            </w:pPr>
            <w:ins w:id="430"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427B722A" w14:textId="77777777" w:rsidR="00CE3BE6" w:rsidRPr="00AC73A1" w:rsidRDefault="00CE3BE6" w:rsidP="00CE3BE6">
            <w:pPr>
              <w:spacing w:after="0" w:line="240" w:lineRule="auto"/>
              <w:rPr>
                <w:ins w:id="431" w:author="Parks, Robbie M" w:date="2018-06-19T17:22:00Z"/>
                <w:rFonts w:eastAsia="Times New Roman"/>
                <w:bCs/>
                <w:color w:val="000000"/>
                <w:lang w:eastAsia="en-GB"/>
              </w:rPr>
            </w:pPr>
            <w:ins w:id="432" w:author="Parks, Robbie M" w:date="2018-06-19T17:22:00Z">
              <w:r w:rsidRPr="00AC73A1">
                <w:rPr>
                  <w:rFonts w:eastAsia="Times New Roman"/>
                  <w:bCs/>
                  <w:color w:val="000000"/>
                  <w:lang w:eastAsia="en-GB"/>
                </w:rPr>
                <w:t>Unintentional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14D7A069" w14:textId="77777777" w:rsidR="00CE3BE6" w:rsidRPr="00CE3BE6" w:rsidRDefault="00CE3BE6" w:rsidP="00CE3BE6">
            <w:pPr>
              <w:spacing w:after="0" w:line="240" w:lineRule="auto"/>
              <w:jc w:val="right"/>
              <w:rPr>
                <w:ins w:id="433" w:author="Parks, Robbie M" w:date="2018-06-19T17:22:00Z"/>
                <w:rFonts w:eastAsia="Times New Roman"/>
                <w:color w:val="000000"/>
                <w:lang w:eastAsia="en-GB"/>
              </w:rPr>
            </w:pPr>
            <w:ins w:id="434" w:author="Parks, Robbie M" w:date="2018-06-19T17:22:00Z">
              <w:r w:rsidRPr="00CE3BE6">
                <w:rPr>
                  <w:rFonts w:eastAsia="Times New Roman"/>
                  <w:color w:val="000000"/>
                  <w:lang w:eastAsia="en-GB"/>
                </w:rPr>
                <w:t>2,489,142</w:t>
              </w:r>
            </w:ins>
          </w:p>
        </w:tc>
        <w:tc>
          <w:tcPr>
            <w:tcW w:w="1220" w:type="dxa"/>
            <w:tcBorders>
              <w:top w:val="nil"/>
              <w:left w:val="nil"/>
              <w:bottom w:val="single" w:sz="4" w:space="0" w:color="auto"/>
              <w:right w:val="single" w:sz="4" w:space="0" w:color="auto"/>
            </w:tcBorders>
            <w:shd w:val="clear" w:color="auto" w:fill="auto"/>
            <w:noWrap/>
            <w:vAlign w:val="bottom"/>
            <w:hideMark/>
          </w:tcPr>
          <w:p w14:paraId="2F3185E2" w14:textId="77777777" w:rsidR="00CE3BE6" w:rsidRPr="00CE3BE6" w:rsidRDefault="00CE3BE6" w:rsidP="00CE3BE6">
            <w:pPr>
              <w:spacing w:after="0" w:line="240" w:lineRule="auto"/>
              <w:jc w:val="right"/>
              <w:rPr>
                <w:ins w:id="435" w:author="Parks, Robbie M" w:date="2018-06-19T17:22:00Z"/>
                <w:rFonts w:eastAsia="Times New Roman"/>
                <w:color w:val="000000"/>
                <w:lang w:eastAsia="en-GB"/>
              </w:rPr>
            </w:pPr>
            <w:ins w:id="436" w:author="Parks, Robbie M" w:date="2018-06-19T17:22:00Z">
              <w:r w:rsidRPr="00CE3BE6">
                <w:rPr>
                  <w:rFonts w:eastAsia="Times New Roman"/>
                  <w:color w:val="000000"/>
                  <w:lang w:eastAsia="en-GB"/>
                </w:rPr>
                <w:t>1,348,187</w:t>
              </w:r>
            </w:ins>
          </w:p>
        </w:tc>
        <w:tc>
          <w:tcPr>
            <w:tcW w:w="1220" w:type="dxa"/>
            <w:tcBorders>
              <w:top w:val="nil"/>
              <w:left w:val="nil"/>
              <w:bottom w:val="single" w:sz="4" w:space="0" w:color="auto"/>
              <w:right w:val="single" w:sz="4" w:space="0" w:color="auto"/>
            </w:tcBorders>
            <w:shd w:val="clear" w:color="auto" w:fill="auto"/>
            <w:noWrap/>
            <w:vAlign w:val="bottom"/>
            <w:hideMark/>
          </w:tcPr>
          <w:p w14:paraId="19E9E940" w14:textId="77777777" w:rsidR="00CE3BE6" w:rsidRPr="00CE3BE6" w:rsidRDefault="00CE3BE6" w:rsidP="00CE3BE6">
            <w:pPr>
              <w:spacing w:after="0" w:line="240" w:lineRule="auto"/>
              <w:jc w:val="right"/>
              <w:rPr>
                <w:ins w:id="437" w:author="Parks, Robbie M" w:date="2018-06-19T17:22:00Z"/>
                <w:rFonts w:eastAsia="Times New Roman"/>
                <w:color w:val="000000"/>
                <w:lang w:eastAsia="en-GB"/>
              </w:rPr>
            </w:pPr>
            <w:ins w:id="438" w:author="Parks, Robbie M" w:date="2018-06-19T17:22:00Z">
              <w:r w:rsidRPr="00CE3BE6">
                <w:rPr>
                  <w:rFonts w:eastAsia="Times New Roman"/>
                  <w:color w:val="000000"/>
                  <w:lang w:eastAsia="en-GB"/>
                </w:rPr>
                <w:t>3,837,329</w:t>
              </w:r>
            </w:ins>
          </w:p>
        </w:tc>
      </w:tr>
      <w:tr w:rsidR="00CE3BE6" w:rsidRPr="00CE3BE6" w14:paraId="3B0F0783" w14:textId="77777777" w:rsidTr="00CE3BE6">
        <w:trPr>
          <w:trHeight w:val="320"/>
          <w:ins w:id="43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21A58759" w14:textId="77777777" w:rsidR="00CE3BE6" w:rsidRPr="00CE3BE6" w:rsidRDefault="00CE3BE6" w:rsidP="00CE3BE6">
            <w:pPr>
              <w:spacing w:after="0" w:line="240" w:lineRule="auto"/>
              <w:rPr>
                <w:ins w:id="440" w:author="Parks, Robbie M" w:date="2018-06-19T17:22:00Z"/>
                <w:rFonts w:ascii="Helvetica" w:eastAsia="Times New Roman" w:hAnsi="Helvetica"/>
                <w:color w:val="000000"/>
                <w:lang w:eastAsia="en-GB"/>
              </w:rPr>
            </w:pPr>
            <w:ins w:id="441"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6462A89" w14:textId="77777777" w:rsidR="00CE3BE6" w:rsidRPr="00CE3BE6" w:rsidRDefault="00CE3BE6" w:rsidP="00CE3BE6">
            <w:pPr>
              <w:spacing w:after="0" w:line="240" w:lineRule="auto"/>
              <w:rPr>
                <w:ins w:id="442" w:author="Parks, Robbie M" w:date="2018-06-19T17:22:00Z"/>
                <w:rFonts w:ascii="Helvetica" w:eastAsia="Times New Roman" w:hAnsi="Helvetica"/>
                <w:color w:val="000000"/>
                <w:lang w:eastAsia="en-GB"/>
              </w:rPr>
            </w:pPr>
            <w:ins w:id="443"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2CDAB55E" w14:textId="77777777" w:rsidR="00CE3BE6" w:rsidRPr="00AC73A1" w:rsidRDefault="00CE3BE6" w:rsidP="00CE3BE6">
            <w:pPr>
              <w:spacing w:after="0" w:line="240" w:lineRule="auto"/>
              <w:rPr>
                <w:ins w:id="444" w:author="Parks, Robbie M" w:date="2018-06-19T17:22:00Z"/>
                <w:rFonts w:eastAsia="Times New Roman"/>
                <w:bCs/>
                <w:color w:val="000000"/>
                <w:lang w:eastAsia="en-GB"/>
              </w:rPr>
            </w:pPr>
            <w:ins w:id="445" w:author="Parks, Robbie M" w:date="2018-06-19T17:22:00Z">
              <w:r w:rsidRPr="00AC73A1">
                <w:rPr>
                  <w:rFonts w:eastAsia="Times New Roman"/>
                  <w:bCs/>
                  <w:color w:val="000000"/>
                  <w:lang w:eastAsia="en-GB"/>
                </w:rPr>
                <w:t>Intentional</w:t>
              </w:r>
            </w:ins>
          </w:p>
        </w:tc>
        <w:tc>
          <w:tcPr>
            <w:tcW w:w="1220" w:type="dxa"/>
            <w:tcBorders>
              <w:top w:val="nil"/>
              <w:left w:val="nil"/>
              <w:bottom w:val="single" w:sz="4" w:space="0" w:color="auto"/>
              <w:right w:val="single" w:sz="4" w:space="0" w:color="auto"/>
            </w:tcBorders>
            <w:shd w:val="clear" w:color="auto" w:fill="auto"/>
            <w:noWrap/>
            <w:vAlign w:val="bottom"/>
            <w:hideMark/>
          </w:tcPr>
          <w:p w14:paraId="5D6CAAB1" w14:textId="77777777" w:rsidR="00CE3BE6" w:rsidRPr="00CE3BE6" w:rsidRDefault="00CE3BE6" w:rsidP="00CE3BE6">
            <w:pPr>
              <w:spacing w:after="0" w:line="240" w:lineRule="auto"/>
              <w:jc w:val="right"/>
              <w:rPr>
                <w:ins w:id="446" w:author="Parks, Robbie M" w:date="2018-06-19T17:22:00Z"/>
                <w:rFonts w:eastAsia="Times New Roman"/>
                <w:color w:val="000000"/>
                <w:lang w:eastAsia="en-GB"/>
              </w:rPr>
            </w:pPr>
            <w:ins w:id="447" w:author="Parks, Robbie M" w:date="2018-06-19T17:22:00Z">
              <w:r w:rsidRPr="00CE3BE6">
                <w:rPr>
                  <w:rFonts w:eastAsia="Times New Roman"/>
                  <w:color w:val="000000"/>
                  <w:lang w:eastAsia="en-GB"/>
                </w:rPr>
                <w:t>1,545,734</w:t>
              </w:r>
            </w:ins>
          </w:p>
        </w:tc>
        <w:tc>
          <w:tcPr>
            <w:tcW w:w="1220" w:type="dxa"/>
            <w:tcBorders>
              <w:top w:val="nil"/>
              <w:left w:val="nil"/>
              <w:bottom w:val="single" w:sz="4" w:space="0" w:color="auto"/>
              <w:right w:val="single" w:sz="4" w:space="0" w:color="auto"/>
            </w:tcBorders>
            <w:shd w:val="clear" w:color="auto" w:fill="auto"/>
            <w:noWrap/>
            <w:vAlign w:val="bottom"/>
            <w:hideMark/>
          </w:tcPr>
          <w:p w14:paraId="2CDD3672" w14:textId="77777777" w:rsidR="00CE3BE6" w:rsidRPr="00CE3BE6" w:rsidRDefault="00CE3BE6" w:rsidP="00CE3BE6">
            <w:pPr>
              <w:spacing w:after="0" w:line="240" w:lineRule="auto"/>
              <w:jc w:val="right"/>
              <w:rPr>
                <w:ins w:id="448" w:author="Parks, Robbie M" w:date="2018-06-19T17:22:00Z"/>
                <w:rFonts w:eastAsia="Times New Roman"/>
                <w:color w:val="000000"/>
                <w:lang w:eastAsia="en-GB"/>
              </w:rPr>
            </w:pPr>
            <w:ins w:id="449" w:author="Parks, Robbie M" w:date="2018-06-19T17:22:00Z">
              <w:r w:rsidRPr="00CE3BE6">
                <w:rPr>
                  <w:rFonts w:eastAsia="Times New Roman"/>
                  <w:color w:val="000000"/>
                  <w:lang w:eastAsia="en-GB"/>
                </w:rPr>
                <w:t>419,983</w:t>
              </w:r>
            </w:ins>
          </w:p>
        </w:tc>
        <w:tc>
          <w:tcPr>
            <w:tcW w:w="1220" w:type="dxa"/>
            <w:tcBorders>
              <w:top w:val="nil"/>
              <w:left w:val="nil"/>
              <w:bottom w:val="single" w:sz="4" w:space="0" w:color="auto"/>
              <w:right w:val="single" w:sz="4" w:space="0" w:color="auto"/>
            </w:tcBorders>
            <w:shd w:val="clear" w:color="auto" w:fill="auto"/>
            <w:noWrap/>
            <w:vAlign w:val="bottom"/>
            <w:hideMark/>
          </w:tcPr>
          <w:p w14:paraId="3D7E8DB4" w14:textId="77777777" w:rsidR="00CE3BE6" w:rsidRPr="00CE3BE6" w:rsidRDefault="00CE3BE6" w:rsidP="00CE3BE6">
            <w:pPr>
              <w:spacing w:after="0" w:line="240" w:lineRule="auto"/>
              <w:jc w:val="right"/>
              <w:rPr>
                <w:ins w:id="450" w:author="Parks, Robbie M" w:date="2018-06-19T17:22:00Z"/>
                <w:rFonts w:eastAsia="Times New Roman"/>
                <w:color w:val="000000"/>
                <w:lang w:eastAsia="en-GB"/>
              </w:rPr>
            </w:pPr>
            <w:ins w:id="451" w:author="Parks, Robbie M" w:date="2018-06-19T17:22:00Z">
              <w:r w:rsidRPr="00CE3BE6">
                <w:rPr>
                  <w:rFonts w:eastAsia="Times New Roman"/>
                  <w:color w:val="000000"/>
                  <w:lang w:eastAsia="en-GB"/>
                </w:rPr>
                <w:t>1,965,717</w:t>
              </w:r>
            </w:ins>
          </w:p>
        </w:tc>
      </w:tr>
      <w:tr w:rsidR="00CE3BE6" w:rsidRPr="00CE3BE6" w14:paraId="2D0D4A2B" w14:textId="77777777" w:rsidTr="00CE3BE6">
        <w:trPr>
          <w:trHeight w:val="320"/>
          <w:ins w:id="45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A9FED41" w14:textId="77777777" w:rsidR="00CE3BE6" w:rsidRPr="00CE3BE6" w:rsidRDefault="00CE3BE6" w:rsidP="00CE3BE6">
            <w:pPr>
              <w:spacing w:after="0" w:line="240" w:lineRule="auto"/>
              <w:rPr>
                <w:ins w:id="453" w:author="Parks, Robbie M" w:date="2018-06-19T17:22:00Z"/>
                <w:rFonts w:ascii="Helvetica" w:eastAsia="Times New Roman" w:hAnsi="Helvetica"/>
                <w:color w:val="000000"/>
                <w:lang w:eastAsia="en-GB"/>
              </w:rPr>
            </w:pPr>
            <w:ins w:id="454" w:author="Parks, Robbie M" w:date="2018-06-19T17:22:00Z">
              <w:r w:rsidRPr="00CE3BE6">
                <w:rPr>
                  <w:rFonts w:ascii="Helvetica" w:eastAsia="Times New Roman" w:hAnsi="Helvetica"/>
                  <w:color w:val="000000"/>
                  <w:lang w:eastAsia="en-GB"/>
                </w:rPr>
                <w:t> </w:t>
              </w:r>
            </w:ins>
          </w:p>
        </w:tc>
        <w:tc>
          <w:tcPr>
            <w:tcW w:w="5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45DA715" w14:textId="77777777" w:rsidR="00CE3BE6" w:rsidRPr="00AC73A1" w:rsidRDefault="00CE3BE6" w:rsidP="00CE3BE6">
            <w:pPr>
              <w:spacing w:after="0" w:line="240" w:lineRule="auto"/>
              <w:jc w:val="center"/>
              <w:rPr>
                <w:ins w:id="455" w:author="Parks, Robbie M" w:date="2018-06-19T17:22:00Z"/>
                <w:rFonts w:eastAsia="Times New Roman"/>
                <w:bCs/>
                <w:color w:val="000000"/>
                <w:lang w:eastAsia="en-GB"/>
              </w:rPr>
            </w:pPr>
            <w:ins w:id="456" w:author="Parks, Robbie M" w:date="2018-06-19T17:22:00Z">
              <w:r w:rsidRPr="00AC73A1">
                <w:rPr>
                  <w:rFonts w:eastAsia="Times New Roman"/>
                  <w:bCs/>
                  <w:color w:val="000000"/>
                  <w:lang w:eastAsia="en-GB"/>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47DFD3FA" w14:textId="77777777" w:rsidR="00CE3BE6" w:rsidRPr="00CE3BE6" w:rsidRDefault="00CE3BE6" w:rsidP="00CE3BE6">
            <w:pPr>
              <w:spacing w:after="0" w:line="240" w:lineRule="auto"/>
              <w:jc w:val="right"/>
              <w:rPr>
                <w:ins w:id="457" w:author="Parks, Robbie M" w:date="2018-06-19T17:22:00Z"/>
                <w:rFonts w:eastAsia="Times New Roman"/>
                <w:color w:val="000000"/>
                <w:lang w:eastAsia="en-GB"/>
              </w:rPr>
            </w:pPr>
            <w:ins w:id="458" w:author="Parks, Robbie M" w:date="2018-06-19T17:22:00Z">
              <w:r w:rsidRPr="00CE3BE6">
                <w:rPr>
                  <w:rFonts w:eastAsia="Times New Roman"/>
                  <w:color w:val="000000"/>
                  <w:lang w:eastAsia="en-GB"/>
                </w:rPr>
                <w:t>8,873,696</w:t>
              </w:r>
            </w:ins>
          </w:p>
        </w:tc>
        <w:tc>
          <w:tcPr>
            <w:tcW w:w="1220" w:type="dxa"/>
            <w:tcBorders>
              <w:top w:val="nil"/>
              <w:left w:val="nil"/>
              <w:bottom w:val="single" w:sz="4" w:space="0" w:color="auto"/>
              <w:right w:val="single" w:sz="4" w:space="0" w:color="auto"/>
            </w:tcBorders>
            <w:shd w:val="clear" w:color="auto" w:fill="auto"/>
            <w:noWrap/>
            <w:vAlign w:val="bottom"/>
            <w:hideMark/>
          </w:tcPr>
          <w:p w14:paraId="70D407B1" w14:textId="77777777" w:rsidR="00CE3BE6" w:rsidRPr="00CE3BE6" w:rsidRDefault="00CE3BE6" w:rsidP="00CE3BE6">
            <w:pPr>
              <w:spacing w:after="0" w:line="240" w:lineRule="auto"/>
              <w:jc w:val="right"/>
              <w:rPr>
                <w:ins w:id="459" w:author="Parks, Robbie M" w:date="2018-06-19T17:22:00Z"/>
                <w:rFonts w:eastAsia="Times New Roman"/>
                <w:color w:val="000000"/>
                <w:lang w:eastAsia="en-GB"/>
              </w:rPr>
            </w:pPr>
            <w:ins w:id="460" w:author="Parks, Robbie M" w:date="2018-06-19T17:22:00Z">
              <w:r w:rsidRPr="00CE3BE6">
                <w:rPr>
                  <w:rFonts w:eastAsia="Times New Roman"/>
                  <w:color w:val="000000"/>
                  <w:lang w:eastAsia="en-GB"/>
                </w:rPr>
                <w:t>9,941,748</w:t>
              </w:r>
            </w:ins>
          </w:p>
        </w:tc>
        <w:tc>
          <w:tcPr>
            <w:tcW w:w="1220" w:type="dxa"/>
            <w:tcBorders>
              <w:top w:val="nil"/>
              <w:left w:val="nil"/>
              <w:bottom w:val="single" w:sz="4" w:space="0" w:color="auto"/>
              <w:right w:val="single" w:sz="4" w:space="0" w:color="auto"/>
            </w:tcBorders>
            <w:shd w:val="clear" w:color="auto" w:fill="auto"/>
            <w:noWrap/>
            <w:vAlign w:val="bottom"/>
            <w:hideMark/>
          </w:tcPr>
          <w:p w14:paraId="11380465" w14:textId="77777777" w:rsidR="00CE3BE6" w:rsidRPr="00CE3BE6" w:rsidRDefault="00CE3BE6" w:rsidP="00CE3BE6">
            <w:pPr>
              <w:spacing w:after="0" w:line="240" w:lineRule="auto"/>
              <w:jc w:val="right"/>
              <w:rPr>
                <w:ins w:id="461" w:author="Parks, Robbie M" w:date="2018-06-19T17:22:00Z"/>
                <w:rFonts w:eastAsia="Times New Roman"/>
                <w:color w:val="000000"/>
                <w:lang w:eastAsia="en-GB"/>
              </w:rPr>
            </w:pPr>
            <w:ins w:id="462" w:author="Parks, Robbie M" w:date="2018-06-19T17:22:00Z">
              <w:r w:rsidRPr="00CE3BE6">
                <w:rPr>
                  <w:rFonts w:eastAsia="Times New Roman"/>
                  <w:color w:val="000000"/>
                  <w:lang w:eastAsia="en-GB"/>
                </w:rPr>
                <w:t>18,815,444</w:t>
              </w:r>
            </w:ins>
          </w:p>
        </w:tc>
      </w:tr>
      <w:tr w:rsidR="00CE3BE6" w:rsidRPr="00CE3BE6" w14:paraId="250B5F4E" w14:textId="77777777" w:rsidTr="00CE3BE6">
        <w:trPr>
          <w:trHeight w:val="320"/>
          <w:ins w:id="463"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71E3254A" w14:textId="77777777" w:rsidR="00CE3BE6" w:rsidRPr="00CE3BE6" w:rsidRDefault="00CE3BE6" w:rsidP="00CE3BE6">
            <w:pPr>
              <w:spacing w:after="0" w:line="240" w:lineRule="auto"/>
              <w:rPr>
                <w:ins w:id="464" w:author="Parks, Robbie M" w:date="2018-06-19T17:22:00Z"/>
                <w:rFonts w:ascii="Helvetica" w:eastAsia="Times New Roman" w:hAnsi="Helvetica"/>
                <w:color w:val="000000"/>
                <w:lang w:eastAsia="en-GB"/>
              </w:rPr>
            </w:pPr>
            <w:ins w:id="465"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21A87A3" w14:textId="77777777" w:rsidR="00CE3BE6" w:rsidRPr="00CE3BE6" w:rsidRDefault="00CE3BE6" w:rsidP="00CE3BE6">
            <w:pPr>
              <w:spacing w:after="0" w:line="240" w:lineRule="auto"/>
              <w:rPr>
                <w:ins w:id="466" w:author="Parks, Robbie M" w:date="2018-06-19T17:22:00Z"/>
                <w:rFonts w:ascii="Helvetica" w:eastAsia="Times New Roman" w:hAnsi="Helvetica"/>
                <w:color w:val="000000"/>
                <w:lang w:eastAsia="en-GB"/>
              </w:rPr>
            </w:pPr>
            <w:ins w:id="467"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ED24684" w14:textId="77777777" w:rsidR="00CE3BE6" w:rsidRPr="00AC73A1" w:rsidRDefault="00CE3BE6" w:rsidP="00CE3BE6">
            <w:pPr>
              <w:spacing w:after="0" w:line="240" w:lineRule="auto"/>
              <w:rPr>
                <w:ins w:id="468" w:author="Parks, Robbie M" w:date="2018-06-19T17:22:00Z"/>
                <w:rFonts w:eastAsia="Times New Roman"/>
                <w:bCs/>
                <w:color w:val="000000"/>
                <w:lang w:eastAsia="en-GB"/>
              </w:rPr>
            </w:pPr>
            <w:ins w:id="469" w:author="Parks, Robbie M" w:date="2018-06-19T17:22:00Z">
              <w:r w:rsidRPr="00AC73A1">
                <w:rPr>
                  <w:rFonts w:eastAsia="Times New Roman"/>
                  <w:bCs/>
                  <w:color w:val="000000"/>
                  <w:lang w:eastAsia="en-GB"/>
                </w:rPr>
                <w:t>Endocrine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23E808AD" w14:textId="77777777" w:rsidR="00CE3BE6" w:rsidRPr="00CE3BE6" w:rsidRDefault="00CE3BE6" w:rsidP="00CE3BE6">
            <w:pPr>
              <w:spacing w:after="0" w:line="240" w:lineRule="auto"/>
              <w:jc w:val="right"/>
              <w:rPr>
                <w:ins w:id="470" w:author="Parks, Robbie M" w:date="2018-06-19T17:22:00Z"/>
                <w:rFonts w:eastAsia="Times New Roman"/>
                <w:color w:val="000000"/>
                <w:lang w:eastAsia="en-GB"/>
              </w:rPr>
            </w:pPr>
            <w:ins w:id="471" w:author="Parks, Robbie M" w:date="2018-06-19T17:22:00Z">
              <w:r w:rsidRPr="00CE3BE6">
                <w:rPr>
                  <w:rFonts w:eastAsia="Times New Roman"/>
                  <w:color w:val="000000"/>
                  <w:lang w:eastAsia="en-GB"/>
                </w:rPr>
                <w:t>459,606</w:t>
              </w:r>
            </w:ins>
          </w:p>
        </w:tc>
        <w:tc>
          <w:tcPr>
            <w:tcW w:w="1220" w:type="dxa"/>
            <w:tcBorders>
              <w:top w:val="nil"/>
              <w:left w:val="nil"/>
              <w:bottom w:val="single" w:sz="4" w:space="0" w:color="auto"/>
              <w:right w:val="single" w:sz="4" w:space="0" w:color="auto"/>
            </w:tcBorders>
            <w:shd w:val="clear" w:color="auto" w:fill="auto"/>
            <w:noWrap/>
            <w:vAlign w:val="bottom"/>
            <w:hideMark/>
          </w:tcPr>
          <w:p w14:paraId="17A19CB5" w14:textId="77777777" w:rsidR="00CE3BE6" w:rsidRPr="00CE3BE6" w:rsidRDefault="00CE3BE6" w:rsidP="00CE3BE6">
            <w:pPr>
              <w:spacing w:after="0" w:line="240" w:lineRule="auto"/>
              <w:jc w:val="right"/>
              <w:rPr>
                <w:ins w:id="472" w:author="Parks, Robbie M" w:date="2018-06-19T17:22:00Z"/>
                <w:rFonts w:eastAsia="Times New Roman"/>
                <w:color w:val="000000"/>
                <w:lang w:eastAsia="en-GB"/>
              </w:rPr>
            </w:pPr>
            <w:ins w:id="473" w:author="Parks, Robbie M" w:date="2018-06-19T17:22:00Z">
              <w:r w:rsidRPr="00CE3BE6">
                <w:rPr>
                  <w:rFonts w:eastAsia="Times New Roman"/>
                  <w:color w:val="000000"/>
                  <w:lang w:eastAsia="en-GB"/>
                </w:rPr>
                <w:t>526,685</w:t>
              </w:r>
            </w:ins>
          </w:p>
        </w:tc>
        <w:tc>
          <w:tcPr>
            <w:tcW w:w="1220" w:type="dxa"/>
            <w:tcBorders>
              <w:top w:val="nil"/>
              <w:left w:val="nil"/>
              <w:bottom w:val="single" w:sz="4" w:space="0" w:color="auto"/>
              <w:right w:val="single" w:sz="4" w:space="0" w:color="auto"/>
            </w:tcBorders>
            <w:shd w:val="clear" w:color="auto" w:fill="auto"/>
            <w:noWrap/>
            <w:vAlign w:val="bottom"/>
            <w:hideMark/>
          </w:tcPr>
          <w:p w14:paraId="2E0586A6" w14:textId="77777777" w:rsidR="00CE3BE6" w:rsidRPr="00CE3BE6" w:rsidRDefault="00CE3BE6" w:rsidP="00CE3BE6">
            <w:pPr>
              <w:spacing w:after="0" w:line="240" w:lineRule="auto"/>
              <w:jc w:val="right"/>
              <w:rPr>
                <w:ins w:id="474" w:author="Parks, Robbie M" w:date="2018-06-19T17:22:00Z"/>
                <w:rFonts w:eastAsia="Times New Roman"/>
                <w:color w:val="000000"/>
                <w:lang w:eastAsia="en-GB"/>
              </w:rPr>
            </w:pPr>
            <w:ins w:id="475" w:author="Parks, Robbie M" w:date="2018-06-19T17:22:00Z">
              <w:r w:rsidRPr="00CE3BE6">
                <w:rPr>
                  <w:rFonts w:eastAsia="Times New Roman"/>
                  <w:color w:val="000000"/>
                  <w:lang w:eastAsia="en-GB"/>
                </w:rPr>
                <w:t>986,291</w:t>
              </w:r>
            </w:ins>
          </w:p>
        </w:tc>
      </w:tr>
      <w:tr w:rsidR="00CE3BE6" w:rsidRPr="00CE3BE6" w14:paraId="55E7CEA9" w14:textId="77777777" w:rsidTr="00CE3BE6">
        <w:trPr>
          <w:trHeight w:val="320"/>
          <w:ins w:id="476"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053F460" w14:textId="77777777" w:rsidR="00CE3BE6" w:rsidRPr="00CE3BE6" w:rsidRDefault="00CE3BE6" w:rsidP="00CE3BE6">
            <w:pPr>
              <w:spacing w:after="0" w:line="240" w:lineRule="auto"/>
              <w:rPr>
                <w:ins w:id="477" w:author="Parks, Robbie M" w:date="2018-06-19T17:22:00Z"/>
                <w:rFonts w:ascii="Helvetica" w:eastAsia="Times New Roman" w:hAnsi="Helvetica"/>
                <w:color w:val="000000"/>
                <w:lang w:eastAsia="en-GB"/>
              </w:rPr>
            </w:pPr>
            <w:ins w:id="478"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FD2D3D3" w14:textId="77777777" w:rsidR="00CE3BE6" w:rsidRPr="00CE3BE6" w:rsidRDefault="00CE3BE6" w:rsidP="00CE3BE6">
            <w:pPr>
              <w:spacing w:after="0" w:line="240" w:lineRule="auto"/>
              <w:rPr>
                <w:ins w:id="479" w:author="Parks, Robbie M" w:date="2018-06-19T17:22:00Z"/>
                <w:rFonts w:ascii="Helvetica" w:eastAsia="Times New Roman" w:hAnsi="Helvetica"/>
                <w:color w:val="000000"/>
                <w:lang w:eastAsia="en-GB"/>
              </w:rPr>
            </w:pPr>
            <w:ins w:id="480"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06153466" w14:textId="77777777" w:rsidR="00CE3BE6" w:rsidRPr="00AC73A1" w:rsidRDefault="00CE3BE6" w:rsidP="00CE3BE6">
            <w:pPr>
              <w:spacing w:after="0" w:line="240" w:lineRule="auto"/>
              <w:rPr>
                <w:ins w:id="481" w:author="Parks, Robbie M" w:date="2018-06-19T17:22:00Z"/>
                <w:rFonts w:eastAsia="Times New Roman"/>
                <w:bCs/>
                <w:color w:val="000000"/>
                <w:lang w:eastAsia="en-GB"/>
              </w:rPr>
            </w:pPr>
            <w:ins w:id="482" w:author="Parks, Robbie M" w:date="2018-06-19T17:22:00Z">
              <w:r w:rsidRPr="00AC73A1">
                <w:rPr>
                  <w:rFonts w:eastAsia="Times New Roman"/>
                  <w:bCs/>
                  <w:color w:val="000000"/>
                  <w:lang w:eastAsia="en-GB"/>
                </w:rPr>
                <w:t>Genitourinary diseases</w:t>
              </w:r>
            </w:ins>
          </w:p>
        </w:tc>
        <w:tc>
          <w:tcPr>
            <w:tcW w:w="1220" w:type="dxa"/>
            <w:tcBorders>
              <w:top w:val="nil"/>
              <w:left w:val="nil"/>
              <w:bottom w:val="single" w:sz="4" w:space="0" w:color="auto"/>
              <w:right w:val="single" w:sz="4" w:space="0" w:color="auto"/>
            </w:tcBorders>
            <w:shd w:val="clear" w:color="auto" w:fill="auto"/>
            <w:noWrap/>
            <w:vAlign w:val="bottom"/>
            <w:hideMark/>
          </w:tcPr>
          <w:p w14:paraId="7687F283" w14:textId="77777777" w:rsidR="00CE3BE6" w:rsidRPr="00CE3BE6" w:rsidRDefault="00CE3BE6" w:rsidP="00CE3BE6">
            <w:pPr>
              <w:spacing w:after="0" w:line="240" w:lineRule="auto"/>
              <w:jc w:val="right"/>
              <w:rPr>
                <w:ins w:id="483" w:author="Parks, Robbie M" w:date="2018-06-19T17:22:00Z"/>
                <w:rFonts w:eastAsia="Times New Roman"/>
                <w:color w:val="000000"/>
                <w:lang w:eastAsia="en-GB"/>
              </w:rPr>
            </w:pPr>
            <w:ins w:id="484" w:author="Parks, Robbie M" w:date="2018-06-19T17:22:00Z">
              <w:r w:rsidRPr="00CE3BE6">
                <w:rPr>
                  <w:rFonts w:eastAsia="Times New Roman"/>
                  <w:color w:val="000000"/>
                  <w:lang w:eastAsia="en-GB"/>
                </w:rPr>
                <w:t>847,053</w:t>
              </w:r>
            </w:ins>
          </w:p>
        </w:tc>
        <w:tc>
          <w:tcPr>
            <w:tcW w:w="1220" w:type="dxa"/>
            <w:tcBorders>
              <w:top w:val="nil"/>
              <w:left w:val="nil"/>
              <w:bottom w:val="single" w:sz="4" w:space="0" w:color="auto"/>
              <w:right w:val="single" w:sz="4" w:space="0" w:color="auto"/>
            </w:tcBorders>
            <w:shd w:val="clear" w:color="auto" w:fill="auto"/>
            <w:noWrap/>
            <w:vAlign w:val="bottom"/>
            <w:hideMark/>
          </w:tcPr>
          <w:p w14:paraId="586F740A" w14:textId="77777777" w:rsidR="00CE3BE6" w:rsidRPr="00CE3BE6" w:rsidRDefault="00CE3BE6" w:rsidP="00CE3BE6">
            <w:pPr>
              <w:spacing w:after="0" w:line="240" w:lineRule="auto"/>
              <w:jc w:val="right"/>
              <w:rPr>
                <w:ins w:id="485" w:author="Parks, Robbie M" w:date="2018-06-19T17:22:00Z"/>
                <w:rFonts w:eastAsia="Times New Roman"/>
                <w:color w:val="000000"/>
                <w:lang w:eastAsia="en-GB"/>
              </w:rPr>
            </w:pPr>
            <w:ins w:id="486" w:author="Parks, Robbie M" w:date="2018-06-19T17:22:00Z">
              <w:r w:rsidRPr="00CE3BE6">
                <w:rPr>
                  <w:rFonts w:eastAsia="Times New Roman"/>
                  <w:color w:val="000000"/>
                  <w:lang w:eastAsia="en-GB"/>
                </w:rPr>
                <w:t>1,007,297</w:t>
              </w:r>
            </w:ins>
          </w:p>
        </w:tc>
        <w:tc>
          <w:tcPr>
            <w:tcW w:w="1220" w:type="dxa"/>
            <w:tcBorders>
              <w:top w:val="nil"/>
              <w:left w:val="nil"/>
              <w:bottom w:val="single" w:sz="4" w:space="0" w:color="auto"/>
              <w:right w:val="single" w:sz="4" w:space="0" w:color="auto"/>
            </w:tcBorders>
            <w:shd w:val="clear" w:color="auto" w:fill="auto"/>
            <w:noWrap/>
            <w:vAlign w:val="bottom"/>
            <w:hideMark/>
          </w:tcPr>
          <w:p w14:paraId="46C38590" w14:textId="77777777" w:rsidR="00CE3BE6" w:rsidRPr="00CE3BE6" w:rsidRDefault="00CE3BE6" w:rsidP="00CE3BE6">
            <w:pPr>
              <w:spacing w:after="0" w:line="240" w:lineRule="auto"/>
              <w:jc w:val="right"/>
              <w:rPr>
                <w:ins w:id="487" w:author="Parks, Robbie M" w:date="2018-06-19T17:22:00Z"/>
                <w:rFonts w:eastAsia="Times New Roman"/>
                <w:color w:val="000000"/>
                <w:lang w:eastAsia="en-GB"/>
              </w:rPr>
            </w:pPr>
            <w:ins w:id="488" w:author="Parks, Robbie M" w:date="2018-06-19T17:22:00Z">
              <w:r w:rsidRPr="00CE3BE6">
                <w:rPr>
                  <w:rFonts w:eastAsia="Times New Roman"/>
                  <w:color w:val="000000"/>
                  <w:lang w:eastAsia="en-GB"/>
                </w:rPr>
                <w:t>1,854,350</w:t>
              </w:r>
            </w:ins>
          </w:p>
        </w:tc>
      </w:tr>
      <w:tr w:rsidR="00CE3BE6" w:rsidRPr="00CE3BE6" w14:paraId="716EC7B4" w14:textId="77777777" w:rsidTr="00CE3BE6">
        <w:trPr>
          <w:trHeight w:val="320"/>
          <w:ins w:id="489"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38F01212" w14:textId="77777777" w:rsidR="00CE3BE6" w:rsidRPr="00CE3BE6" w:rsidRDefault="00CE3BE6" w:rsidP="00CE3BE6">
            <w:pPr>
              <w:spacing w:after="0" w:line="240" w:lineRule="auto"/>
              <w:rPr>
                <w:ins w:id="490" w:author="Parks, Robbie M" w:date="2018-06-19T17:22:00Z"/>
                <w:rFonts w:ascii="Helvetica" w:eastAsia="Times New Roman" w:hAnsi="Helvetica"/>
                <w:color w:val="000000"/>
                <w:lang w:eastAsia="en-GB"/>
              </w:rPr>
            </w:pPr>
            <w:ins w:id="491"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CF20CDC" w14:textId="77777777" w:rsidR="00CE3BE6" w:rsidRPr="00CE3BE6" w:rsidRDefault="00CE3BE6" w:rsidP="00CE3BE6">
            <w:pPr>
              <w:spacing w:after="0" w:line="240" w:lineRule="auto"/>
              <w:rPr>
                <w:ins w:id="492" w:author="Parks, Robbie M" w:date="2018-06-19T17:22:00Z"/>
                <w:rFonts w:ascii="Helvetica" w:eastAsia="Times New Roman" w:hAnsi="Helvetica"/>
                <w:color w:val="000000"/>
                <w:lang w:eastAsia="en-GB"/>
              </w:rPr>
            </w:pPr>
            <w:ins w:id="493"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CE44956" w14:textId="77777777" w:rsidR="00CE3BE6" w:rsidRPr="00AC73A1" w:rsidRDefault="00CE3BE6" w:rsidP="00CE3BE6">
            <w:pPr>
              <w:spacing w:after="0" w:line="240" w:lineRule="auto"/>
              <w:rPr>
                <w:ins w:id="494" w:author="Parks, Robbie M" w:date="2018-06-19T17:22:00Z"/>
                <w:rFonts w:eastAsia="Times New Roman"/>
                <w:bCs/>
                <w:color w:val="000000"/>
                <w:lang w:eastAsia="en-GB"/>
              </w:rPr>
            </w:pPr>
            <w:ins w:id="495" w:author="Parks, Robbie M" w:date="2018-06-19T17:22:00Z">
              <w:r w:rsidRPr="00AC73A1">
                <w:rPr>
                  <w:rFonts w:eastAsia="Times New Roman"/>
                  <w:bCs/>
                  <w:color w:val="000000"/>
                  <w:lang w:eastAsia="en-GB"/>
                </w:rPr>
                <w:t>Maternal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DE33FE" w14:textId="77777777" w:rsidR="00CE3BE6" w:rsidRPr="00CE3BE6" w:rsidRDefault="00CE3BE6" w:rsidP="00CE3BE6">
            <w:pPr>
              <w:spacing w:after="0" w:line="240" w:lineRule="auto"/>
              <w:jc w:val="right"/>
              <w:rPr>
                <w:ins w:id="496" w:author="Parks, Robbie M" w:date="2018-06-19T17:22:00Z"/>
                <w:rFonts w:eastAsia="Times New Roman"/>
                <w:color w:val="000000"/>
                <w:lang w:eastAsia="en-GB"/>
              </w:rPr>
            </w:pPr>
            <w:ins w:id="497" w:author="Parks, Robbie M" w:date="2018-06-19T17:22:00Z">
              <w:r w:rsidRPr="00CE3BE6">
                <w:rPr>
                  <w:rFonts w:eastAsia="Times New Roman"/>
                  <w:color w:val="000000"/>
                  <w:lang w:eastAsia="en-GB"/>
                </w:rPr>
                <w:t>0</w:t>
              </w:r>
            </w:ins>
          </w:p>
        </w:tc>
        <w:tc>
          <w:tcPr>
            <w:tcW w:w="1220" w:type="dxa"/>
            <w:tcBorders>
              <w:top w:val="nil"/>
              <w:left w:val="nil"/>
              <w:bottom w:val="single" w:sz="4" w:space="0" w:color="auto"/>
              <w:right w:val="single" w:sz="4" w:space="0" w:color="auto"/>
            </w:tcBorders>
            <w:shd w:val="clear" w:color="auto" w:fill="auto"/>
            <w:noWrap/>
            <w:vAlign w:val="bottom"/>
            <w:hideMark/>
          </w:tcPr>
          <w:p w14:paraId="737D899C" w14:textId="77777777" w:rsidR="00CE3BE6" w:rsidRPr="00CE3BE6" w:rsidRDefault="00CE3BE6" w:rsidP="00CE3BE6">
            <w:pPr>
              <w:spacing w:after="0" w:line="240" w:lineRule="auto"/>
              <w:jc w:val="right"/>
              <w:rPr>
                <w:ins w:id="498" w:author="Parks, Robbie M" w:date="2018-06-19T17:22:00Z"/>
                <w:rFonts w:eastAsia="Times New Roman"/>
                <w:color w:val="000000"/>
                <w:lang w:eastAsia="en-GB"/>
              </w:rPr>
            </w:pPr>
            <w:ins w:id="499" w:author="Parks, Robbie M" w:date="2018-06-19T17:22:00Z">
              <w:r w:rsidRPr="00CE3BE6">
                <w:rPr>
                  <w:rFonts w:eastAsia="Times New Roman"/>
                  <w:color w:val="000000"/>
                  <w:lang w:eastAsia="en-GB"/>
                </w:rPr>
                <w:t>19,991</w:t>
              </w:r>
            </w:ins>
          </w:p>
        </w:tc>
        <w:tc>
          <w:tcPr>
            <w:tcW w:w="1220" w:type="dxa"/>
            <w:tcBorders>
              <w:top w:val="nil"/>
              <w:left w:val="nil"/>
              <w:bottom w:val="single" w:sz="4" w:space="0" w:color="auto"/>
              <w:right w:val="single" w:sz="4" w:space="0" w:color="auto"/>
            </w:tcBorders>
            <w:shd w:val="clear" w:color="auto" w:fill="auto"/>
            <w:noWrap/>
            <w:vAlign w:val="bottom"/>
            <w:hideMark/>
          </w:tcPr>
          <w:p w14:paraId="32152D12" w14:textId="77777777" w:rsidR="00CE3BE6" w:rsidRPr="00CE3BE6" w:rsidRDefault="00CE3BE6" w:rsidP="00CE3BE6">
            <w:pPr>
              <w:spacing w:after="0" w:line="240" w:lineRule="auto"/>
              <w:jc w:val="right"/>
              <w:rPr>
                <w:ins w:id="500" w:author="Parks, Robbie M" w:date="2018-06-19T17:22:00Z"/>
                <w:rFonts w:eastAsia="Times New Roman"/>
                <w:color w:val="000000"/>
                <w:lang w:eastAsia="en-GB"/>
              </w:rPr>
            </w:pPr>
            <w:ins w:id="501" w:author="Parks, Robbie M" w:date="2018-06-19T17:22:00Z">
              <w:r w:rsidRPr="00CE3BE6">
                <w:rPr>
                  <w:rFonts w:eastAsia="Times New Roman"/>
                  <w:color w:val="000000"/>
                  <w:lang w:eastAsia="en-GB"/>
                </w:rPr>
                <w:t>19,991</w:t>
              </w:r>
            </w:ins>
          </w:p>
        </w:tc>
      </w:tr>
      <w:tr w:rsidR="00CE3BE6" w:rsidRPr="00CE3BE6" w14:paraId="0EDEF5A1" w14:textId="77777777" w:rsidTr="00CE3BE6">
        <w:trPr>
          <w:trHeight w:val="320"/>
          <w:ins w:id="502"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41F03F20" w14:textId="77777777" w:rsidR="00CE3BE6" w:rsidRPr="00CE3BE6" w:rsidRDefault="00CE3BE6" w:rsidP="00CE3BE6">
            <w:pPr>
              <w:spacing w:after="0" w:line="240" w:lineRule="auto"/>
              <w:rPr>
                <w:ins w:id="503" w:author="Parks, Robbie M" w:date="2018-06-19T17:22:00Z"/>
                <w:rFonts w:ascii="Helvetica" w:eastAsia="Times New Roman" w:hAnsi="Helvetica"/>
                <w:color w:val="000000"/>
                <w:lang w:eastAsia="en-GB"/>
              </w:rPr>
            </w:pPr>
            <w:ins w:id="504"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38B2767B" w14:textId="77777777" w:rsidR="00CE3BE6" w:rsidRPr="00CE3BE6" w:rsidRDefault="00CE3BE6" w:rsidP="00CE3BE6">
            <w:pPr>
              <w:spacing w:after="0" w:line="240" w:lineRule="auto"/>
              <w:rPr>
                <w:ins w:id="505" w:author="Parks, Robbie M" w:date="2018-06-19T17:22:00Z"/>
                <w:rFonts w:ascii="Helvetica" w:eastAsia="Times New Roman" w:hAnsi="Helvetica"/>
                <w:color w:val="000000"/>
                <w:lang w:eastAsia="en-GB"/>
              </w:rPr>
            </w:pPr>
            <w:ins w:id="506"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1782DF1" w14:textId="77777777" w:rsidR="00CE3BE6" w:rsidRPr="00AC73A1" w:rsidRDefault="00CE3BE6" w:rsidP="00CE3BE6">
            <w:pPr>
              <w:spacing w:after="0" w:line="240" w:lineRule="auto"/>
              <w:rPr>
                <w:ins w:id="507" w:author="Parks, Robbie M" w:date="2018-06-19T17:22:00Z"/>
                <w:rFonts w:eastAsia="Times New Roman"/>
                <w:bCs/>
                <w:color w:val="000000"/>
                <w:lang w:eastAsia="en-GB"/>
              </w:rPr>
            </w:pPr>
            <w:ins w:id="508" w:author="Parks, Robbie M" w:date="2018-06-19T17:22:00Z">
              <w:r w:rsidRPr="00AC73A1">
                <w:rPr>
                  <w:rFonts w:eastAsia="Times New Roman"/>
                  <w:bCs/>
                  <w:color w:val="000000"/>
                  <w:lang w:eastAsia="en-GB"/>
                </w:rPr>
                <w:t>Neuropsychiatric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6A87478C" w14:textId="77777777" w:rsidR="00CE3BE6" w:rsidRPr="00CE3BE6" w:rsidRDefault="00CE3BE6" w:rsidP="00CE3BE6">
            <w:pPr>
              <w:spacing w:after="0" w:line="240" w:lineRule="auto"/>
              <w:jc w:val="right"/>
              <w:rPr>
                <w:ins w:id="509" w:author="Parks, Robbie M" w:date="2018-06-19T17:22:00Z"/>
                <w:rFonts w:eastAsia="Times New Roman"/>
                <w:color w:val="000000"/>
                <w:lang w:eastAsia="en-GB"/>
              </w:rPr>
            </w:pPr>
            <w:ins w:id="510" w:author="Parks, Robbie M" w:date="2018-06-19T17:22:00Z">
              <w:r w:rsidRPr="00CE3BE6">
                <w:rPr>
                  <w:rFonts w:eastAsia="Times New Roman"/>
                  <w:color w:val="000000"/>
                  <w:lang w:eastAsia="en-GB"/>
                </w:rPr>
                <w:t>1,911,244</w:t>
              </w:r>
            </w:ins>
          </w:p>
        </w:tc>
        <w:tc>
          <w:tcPr>
            <w:tcW w:w="1220" w:type="dxa"/>
            <w:tcBorders>
              <w:top w:val="nil"/>
              <w:left w:val="nil"/>
              <w:bottom w:val="single" w:sz="4" w:space="0" w:color="auto"/>
              <w:right w:val="single" w:sz="4" w:space="0" w:color="auto"/>
            </w:tcBorders>
            <w:shd w:val="clear" w:color="auto" w:fill="auto"/>
            <w:noWrap/>
            <w:vAlign w:val="bottom"/>
            <w:hideMark/>
          </w:tcPr>
          <w:p w14:paraId="62D0AD42" w14:textId="77777777" w:rsidR="00CE3BE6" w:rsidRPr="00CE3BE6" w:rsidRDefault="00CE3BE6" w:rsidP="00CE3BE6">
            <w:pPr>
              <w:spacing w:after="0" w:line="240" w:lineRule="auto"/>
              <w:jc w:val="right"/>
              <w:rPr>
                <w:ins w:id="511" w:author="Parks, Robbie M" w:date="2018-06-19T17:22:00Z"/>
                <w:rFonts w:eastAsia="Times New Roman"/>
                <w:color w:val="000000"/>
                <w:lang w:eastAsia="en-GB"/>
              </w:rPr>
            </w:pPr>
            <w:ins w:id="512" w:author="Parks, Robbie M" w:date="2018-06-19T17:22:00Z">
              <w:r w:rsidRPr="00CE3BE6">
                <w:rPr>
                  <w:rFonts w:eastAsia="Times New Roman"/>
                  <w:color w:val="000000"/>
                  <w:lang w:eastAsia="en-GB"/>
                </w:rPr>
                <w:t>3,132,616</w:t>
              </w:r>
            </w:ins>
          </w:p>
        </w:tc>
        <w:tc>
          <w:tcPr>
            <w:tcW w:w="1220" w:type="dxa"/>
            <w:tcBorders>
              <w:top w:val="nil"/>
              <w:left w:val="nil"/>
              <w:bottom w:val="single" w:sz="4" w:space="0" w:color="auto"/>
              <w:right w:val="single" w:sz="4" w:space="0" w:color="auto"/>
            </w:tcBorders>
            <w:shd w:val="clear" w:color="auto" w:fill="auto"/>
            <w:noWrap/>
            <w:vAlign w:val="bottom"/>
            <w:hideMark/>
          </w:tcPr>
          <w:p w14:paraId="7A93B04A" w14:textId="77777777" w:rsidR="00CE3BE6" w:rsidRPr="00CE3BE6" w:rsidRDefault="00CE3BE6" w:rsidP="00CE3BE6">
            <w:pPr>
              <w:spacing w:after="0" w:line="240" w:lineRule="auto"/>
              <w:jc w:val="right"/>
              <w:rPr>
                <w:ins w:id="513" w:author="Parks, Robbie M" w:date="2018-06-19T17:22:00Z"/>
                <w:rFonts w:eastAsia="Times New Roman"/>
                <w:color w:val="000000"/>
                <w:lang w:eastAsia="en-GB"/>
              </w:rPr>
            </w:pPr>
            <w:ins w:id="514" w:author="Parks, Robbie M" w:date="2018-06-19T17:22:00Z">
              <w:r w:rsidRPr="00CE3BE6">
                <w:rPr>
                  <w:rFonts w:eastAsia="Times New Roman"/>
                  <w:color w:val="000000"/>
                  <w:lang w:eastAsia="en-GB"/>
                </w:rPr>
                <w:t>5,043,860</w:t>
              </w:r>
            </w:ins>
          </w:p>
        </w:tc>
      </w:tr>
      <w:tr w:rsidR="00CE3BE6" w:rsidRPr="00CE3BE6" w14:paraId="1B538962" w14:textId="77777777" w:rsidTr="00CE3BE6">
        <w:trPr>
          <w:trHeight w:val="320"/>
          <w:ins w:id="515"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1A81E6F3" w14:textId="77777777" w:rsidR="00CE3BE6" w:rsidRPr="00CE3BE6" w:rsidRDefault="00CE3BE6" w:rsidP="00CE3BE6">
            <w:pPr>
              <w:spacing w:after="0" w:line="240" w:lineRule="auto"/>
              <w:rPr>
                <w:ins w:id="516" w:author="Parks, Robbie M" w:date="2018-06-19T17:22:00Z"/>
                <w:rFonts w:ascii="Helvetica" w:eastAsia="Times New Roman" w:hAnsi="Helvetica"/>
                <w:color w:val="000000"/>
                <w:lang w:eastAsia="en-GB"/>
              </w:rPr>
            </w:pPr>
            <w:ins w:id="517"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0485BA5E" w14:textId="77777777" w:rsidR="00CE3BE6" w:rsidRPr="00CE3BE6" w:rsidRDefault="00CE3BE6" w:rsidP="00CE3BE6">
            <w:pPr>
              <w:spacing w:after="0" w:line="240" w:lineRule="auto"/>
              <w:rPr>
                <w:ins w:id="518" w:author="Parks, Robbie M" w:date="2018-06-19T17:22:00Z"/>
                <w:rFonts w:ascii="Helvetica" w:eastAsia="Times New Roman" w:hAnsi="Helvetica"/>
                <w:color w:val="000000"/>
                <w:lang w:eastAsia="en-GB"/>
              </w:rPr>
            </w:pPr>
            <w:ins w:id="519"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194B6392" w14:textId="77777777" w:rsidR="00CE3BE6" w:rsidRPr="00AC73A1" w:rsidRDefault="00CE3BE6" w:rsidP="00CE3BE6">
            <w:pPr>
              <w:spacing w:after="0" w:line="240" w:lineRule="auto"/>
              <w:rPr>
                <w:ins w:id="520" w:author="Parks, Robbie M" w:date="2018-06-19T17:22:00Z"/>
                <w:rFonts w:eastAsia="Times New Roman"/>
                <w:bCs/>
                <w:color w:val="000000"/>
                <w:lang w:eastAsia="en-GB"/>
              </w:rPr>
            </w:pPr>
            <w:ins w:id="521" w:author="Parks, Robbie M" w:date="2018-06-19T17:22:00Z">
              <w:r w:rsidRPr="00AC73A1">
                <w:rPr>
                  <w:rFonts w:eastAsia="Times New Roman"/>
                  <w:bCs/>
                  <w:color w:val="000000"/>
                  <w:lang w:eastAsia="en-GB"/>
                </w:rPr>
                <w:t>Perinatal conditions</w:t>
              </w:r>
            </w:ins>
          </w:p>
        </w:tc>
        <w:tc>
          <w:tcPr>
            <w:tcW w:w="1220" w:type="dxa"/>
            <w:tcBorders>
              <w:top w:val="nil"/>
              <w:left w:val="nil"/>
              <w:bottom w:val="single" w:sz="4" w:space="0" w:color="auto"/>
              <w:right w:val="single" w:sz="4" w:space="0" w:color="auto"/>
            </w:tcBorders>
            <w:shd w:val="clear" w:color="auto" w:fill="auto"/>
            <w:noWrap/>
            <w:vAlign w:val="bottom"/>
            <w:hideMark/>
          </w:tcPr>
          <w:p w14:paraId="7C378D16" w14:textId="77777777" w:rsidR="00CE3BE6" w:rsidRPr="00CE3BE6" w:rsidRDefault="00CE3BE6" w:rsidP="00CE3BE6">
            <w:pPr>
              <w:spacing w:after="0" w:line="240" w:lineRule="auto"/>
              <w:jc w:val="right"/>
              <w:rPr>
                <w:ins w:id="522" w:author="Parks, Robbie M" w:date="2018-06-19T17:22:00Z"/>
                <w:rFonts w:eastAsia="Times New Roman"/>
                <w:color w:val="000000"/>
                <w:lang w:eastAsia="en-GB"/>
              </w:rPr>
            </w:pPr>
            <w:ins w:id="523" w:author="Parks, Robbie M" w:date="2018-06-19T17:22:00Z">
              <w:r w:rsidRPr="00CE3BE6">
                <w:rPr>
                  <w:rFonts w:eastAsia="Times New Roman"/>
                  <w:color w:val="000000"/>
                  <w:lang w:eastAsia="en-GB"/>
                </w:rPr>
                <w:t>320,057</w:t>
              </w:r>
            </w:ins>
          </w:p>
        </w:tc>
        <w:tc>
          <w:tcPr>
            <w:tcW w:w="1220" w:type="dxa"/>
            <w:tcBorders>
              <w:top w:val="nil"/>
              <w:left w:val="nil"/>
              <w:bottom w:val="single" w:sz="4" w:space="0" w:color="auto"/>
              <w:right w:val="single" w:sz="4" w:space="0" w:color="auto"/>
            </w:tcBorders>
            <w:shd w:val="clear" w:color="auto" w:fill="auto"/>
            <w:noWrap/>
            <w:vAlign w:val="bottom"/>
            <w:hideMark/>
          </w:tcPr>
          <w:p w14:paraId="7A2C75E8" w14:textId="77777777" w:rsidR="00CE3BE6" w:rsidRPr="00CE3BE6" w:rsidRDefault="00CE3BE6" w:rsidP="00CE3BE6">
            <w:pPr>
              <w:spacing w:after="0" w:line="240" w:lineRule="auto"/>
              <w:jc w:val="right"/>
              <w:rPr>
                <w:ins w:id="524" w:author="Parks, Robbie M" w:date="2018-06-19T17:22:00Z"/>
                <w:rFonts w:eastAsia="Times New Roman"/>
                <w:color w:val="000000"/>
                <w:lang w:eastAsia="en-GB"/>
              </w:rPr>
            </w:pPr>
            <w:ins w:id="525" w:author="Parks, Robbie M" w:date="2018-06-19T17:22:00Z">
              <w:r w:rsidRPr="00CE3BE6">
                <w:rPr>
                  <w:rFonts w:eastAsia="Times New Roman"/>
                  <w:color w:val="000000"/>
                  <w:lang w:eastAsia="en-GB"/>
                </w:rPr>
                <w:t>245,939</w:t>
              </w:r>
            </w:ins>
          </w:p>
        </w:tc>
        <w:tc>
          <w:tcPr>
            <w:tcW w:w="1220" w:type="dxa"/>
            <w:tcBorders>
              <w:top w:val="nil"/>
              <w:left w:val="nil"/>
              <w:bottom w:val="single" w:sz="4" w:space="0" w:color="auto"/>
              <w:right w:val="single" w:sz="4" w:space="0" w:color="auto"/>
            </w:tcBorders>
            <w:shd w:val="clear" w:color="auto" w:fill="auto"/>
            <w:noWrap/>
            <w:vAlign w:val="bottom"/>
            <w:hideMark/>
          </w:tcPr>
          <w:p w14:paraId="16B43B4C" w14:textId="77777777" w:rsidR="00CE3BE6" w:rsidRPr="00CE3BE6" w:rsidRDefault="00CE3BE6" w:rsidP="00CE3BE6">
            <w:pPr>
              <w:spacing w:after="0" w:line="240" w:lineRule="auto"/>
              <w:jc w:val="right"/>
              <w:rPr>
                <w:ins w:id="526" w:author="Parks, Robbie M" w:date="2018-06-19T17:22:00Z"/>
                <w:rFonts w:eastAsia="Times New Roman"/>
                <w:color w:val="000000"/>
                <w:lang w:eastAsia="en-GB"/>
              </w:rPr>
            </w:pPr>
            <w:ins w:id="527" w:author="Parks, Robbie M" w:date="2018-06-19T17:22:00Z">
              <w:r w:rsidRPr="00CE3BE6">
                <w:rPr>
                  <w:rFonts w:eastAsia="Times New Roman"/>
                  <w:color w:val="000000"/>
                  <w:lang w:eastAsia="en-GB"/>
                </w:rPr>
                <w:t>565,996</w:t>
              </w:r>
            </w:ins>
          </w:p>
        </w:tc>
      </w:tr>
      <w:tr w:rsidR="00CE3BE6" w:rsidRPr="00CE3BE6" w14:paraId="5C7D8732" w14:textId="77777777" w:rsidTr="00CE3BE6">
        <w:trPr>
          <w:trHeight w:val="320"/>
          <w:ins w:id="528"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6ECA45F9" w14:textId="77777777" w:rsidR="00CE3BE6" w:rsidRPr="00CE3BE6" w:rsidRDefault="00CE3BE6" w:rsidP="00CE3BE6">
            <w:pPr>
              <w:spacing w:after="0" w:line="240" w:lineRule="auto"/>
              <w:rPr>
                <w:ins w:id="529" w:author="Parks, Robbie M" w:date="2018-06-19T17:22:00Z"/>
                <w:rFonts w:ascii="Helvetica" w:eastAsia="Times New Roman" w:hAnsi="Helvetica"/>
                <w:color w:val="000000"/>
                <w:lang w:eastAsia="en-GB"/>
              </w:rPr>
            </w:pPr>
            <w:ins w:id="530"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60EB4556" w14:textId="77777777" w:rsidR="00CE3BE6" w:rsidRPr="00CE3BE6" w:rsidRDefault="00CE3BE6" w:rsidP="00CE3BE6">
            <w:pPr>
              <w:spacing w:after="0" w:line="240" w:lineRule="auto"/>
              <w:rPr>
                <w:ins w:id="531" w:author="Parks, Robbie M" w:date="2018-06-19T17:22:00Z"/>
                <w:rFonts w:ascii="Helvetica" w:eastAsia="Times New Roman" w:hAnsi="Helvetica"/>
                <w:color w:val="000000"/>
                <w:lang w:eastAsia="en-GB"/>
              </w:rPr>
            </w:pPr>
            <w:ins w:id="532"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CCFD307" w14:textId="77777777" w:rsidR="00CE3BE6" w:rsidRPr="00AC73A1" w:rsidRDefault="00CE3BE6" w:rsidP="00CE3BE6">
            <w:pPr>
              <w:spacing w:after="0" w:line="240" w:lineRule="auto"/>
              <w:rPr>
                <w:ins w:id="533" w:author="Parks, Robbie M" w:date="2018-06-19T17:22:00Z"/>
                <w:rFonts w:eastAsia="Times New Roman"/>
                <w:bCs/>
                <w:color w:val="000000"/>
                <w:lang w:eastAsia="en-GB"/>
              </w:rPr>
            </w:pPr>
            <w:ins w:id="534" w:author="Parks, Robbie M" w:date="2018-06-19T17:22:00Z">
              <w:r w:rsidRPr="00AC73A1">
                <w:rPr>
                  <w:rFonts w:eastAsia="Times New Roman"/>
                  <w:bCs/>
                  <w:color w:val="000000"/>
                  <w:lang w:eastAsia="en-GB"/>
                </w:rPr>
                <w:t>Substance use disorders</w:t>
              </w:r>
            </w:ins>
          </w:p>
        </w:tc>
        <w:tc>
          <w:tcPr>
            <w:tcW w:w="1220" w:type="dxa"/>
            <w:tcBorders>
              <w:top w:val="nil"/>
              <w:left w:val="nil"/>
              <w:bottom w:val="single" w:sz="4" w:space="0" w:color="auto"/>
              <w:right w:val="single" w:sz="4" w:space="0" w:color="auto"/>
            </w:tcBorders>
            <w:shd w:val="clear" w:color="auto" w:fill="auto"/>
            <w:noWrap/>
            <w:vAlign w:val="bottom"/>
            <w:hideMark/>
          </w:tcPr>
          <w:p w14:paraId="0BDF84C5" w14:textId="77777777" w:rsidR="00CE3BE6" w:rsidRPr="00CE3BE6" w:rsidRDefault="00CE3BE6" w:rsidP="00CE3BE6">
            <w:pPr>
              <w:spacing w:after="0" w:line="240" w:lineRule="auto"/>
              <w:jc w:val="right"/>
              <w:rPr>
                <w:ins w:id="535" w:author="Parks, Robbie M" w:date="2018-06-19T17:22:00Z"/>
                <w:rFonts w:eastAsia="Times New Roman"/>
                <w:color w:val="000000"/>
                <w:lang w:eastAsia="en-GB"/>
              </w:rPr>
            </w:pPr>
            <w:ins w:id="536" w:author="Parks, Robbie M" w:date="2018-06-19T17:22:00Z">
              <w:r w:rsidRPr="00CE3BE6">
                <w:rPr>
                  <w:rFonts w:eastAsia="Times New Roman"/>
                  <w:color w:val="000000"/>
                  <w:lang w:eastAsia="en-GB"/>
                </w:rPr>
                <w:t>437,989</w:t>
              </w:r>
            </w:ins>
          </w:p>
        </w:tc>
        <w:tc>
          <w:tcPr>
            <w:tcW w:w="1220" w:type="dxa"/>
            <w:tcBorders>
              <w:top w:val="nil"/>
              <w:left w:val="nil"/>
              <w:bottom w:val="single" w:sz="4" w:space="0" w:color="auto"/>
              <w:right w:val="single" w:sz="4" w:space="0" w:color="auto"/>
            </w:tcBorders>
            <w:shd w:val="clear" w:color="auto" w:fill="auto"/>
            <w:noWrap/>
            <w:vAlign w:val="bottom"/>
            <w:hideMark/>
          </w:tcPr>
          <w:p w14:paraId="18F52926" w14:textId="77777777" w:rsidR="00CE3BE6" w:rsidRPr="00CE3BE6" w:rsidRDefault="00CE3BE6" w:rsidP="00CE3BE6">
            <w:pPr>
              <w:spacing w:after="0" w:line="240" w:lineRule="auto"/>
              <w:jc w:val="right"/>
              <w:rPr>
                <w:ins w:id="537" w:author="Parks, Robbie M" w:date="2018-06-19T17:22:00Z"/>
                <w:rFonts w:eastAsia="Times New Roman"/>
                <w:color w:val="000000"/>
                <w:lang w:eastAsia="en-GB"/>
              </w:rPr>
            </w:pPr>
            <w:ins w:id="538" w:author="Parks, Robbie M" w:date="2018-06-19T17:22:00Z">
              <w:r w:rsidRPr="00CE3BE6">
                <w:rPr>
                  <w:rFonts w:eastAsia="Times New Roman"/>
                  <w:color w:val="000000"/>
                  <w:lang w:eastAsia="en-GB"/>
                </w:rPr>
                <w:t>151,911</w:t>
              </w:r>
            </w:ins>
          </w:p>
        </w:tc>
        <w:tc>
          <w:tcPr>
            <w:tcW w:w="1220" w:type="dxa"/>
            <w:tcBorders>
              <w:top w:val="nil"/>
              <w:left w:val="nil"/>
              <w:bottom w:val="single" w:sz="4" w:space="0" w:color="auto"/>
              <w:right w:val="single" w:sz="4" w:space="0" w:color="auto"/>
            </w:tcBorders>
            <w:shd w:val="clear" w:color="auto" w:fill="auto"/>
            <w:noWrap/>
            <w:vAlign w:val="bottom"/>
            <w:hideMark/>
          </w:tcPr>
          <w:p w14:paraId="10385765" w14:textId="77777777" w:rsidR="00CE3BE6" w:rsidRPr="00CE3BE6" w:rsidRDefault="00CE3BE6" w:rsidP="00CE3BE6">
            <w:pPr>
              <w:spacing w:after="0" w:line="240" w:lineRule="auto"/>
              <w:jc w:val="right"/>
              <w:rPr>
                <w:ins w:id="539" w:author="Parks, Robbie M" w:date="2018-06-19T17:22:00Z"/>
                <w:rFonts w:eastAsia="Times New Roman"/>
                <w:color w:val="000000"/>
                <w:lang w:eastAsia="en-GB"/>
              </w:rPr>
            </w:pPr>
            <w:ins w:id="540" w:author="Parks, Robbie M" w:date="2018-06-19T17:22:00Z">
              <w:r w:rsidRPr="00CE3BE6">
                <w:rPr>
                  <w:rFonts w:eastAsia="Times New Roman"/>
                  <w:color w:val="000000"/>
                  <w:lang w:eastAsia="en-GB"/>
                </w:rPr>
                <w:t>589,900</w:t>
              </w:r>
            </w:ins>
          </w:p>
        </w:tc>
      </w:tr>
      <w:tr w:rsidR="00CE3BE6" w:rsidRPr="00CE3BE6" w14:paraId="5945B279" w14:textId="77777777" w:rsidTr="00CE3BE6">
        <w:trPr>
          <w:trHeight w:val="320"/>
          <w:ins w:id="541" w:author="Parks, Robbie M" w:date="2018-06-19T17:22:00Z"/>
        </w:trPr>
        <w:tc>
          <w:tcPr>
            <w:tcW w:w="187" w:type="dxa"/>
            <w:tcBorders>
              <w:top w:val="nil"/>
              <w:left w:val="single" w:sz="4" w:space="0" w:color="auto"/>
              <w:bottom w:val="single" w:sz="4" w:space="0" w:color="auto"/>
              <w:right w:val="single" w:sz="4" w:space="0" w:color="auto"/>
            </w:tcBorders>
            <w:shd w:val="clear" w:color="auto" w:fill="auto"/>
            <w:noWrap/>
            <w:vAlign w:val="bottom"/>
            <w:hideMark/>
          </w:tcPr>
          <w:p w14:paraId="56B86A45" w14:textId="77777777" w:rsidR="00CE3BE6" w:rsidRPr="00CE3BE6" w:rsidRDefault="00CE3BE6" w:rsidP="00CE3BE6">
            <w:pPr>
              <w:spacing w:after="0" w:line="240" w:lineRule="auto"/>
              <w:rPr>
                <w:ins w:id="542" w:author="Parks, Robbie M" w:date="2018-06-19T17:22:00Z"/>
                <w:rFonts w:ascii="Helvetica" w:eastAsia="Times New Roman" w:hAnsi="Helvetica"/>
                <w:color w:val="000000"/>
                <w:lang w:eastAsia="en-GB"/>
              </w:rPr>
            </w:pPr>
            <w:ins w:id="543" w:author="Parks, Robbie M" w:date="2018-06-19T17:22:00Z">
              <w:r w:rsidRPr="00CE3BE6">
                <w:rPr>
                  <w:rFonts w:ascii="Helvetica" w:eastAsia="Times New Roman" w:hAnsi="Helvetica"/>
                  <w:color w:val="000000"/>
                  <w:lang w:eastAsia="en-GB"/>
                </w:rPr>
                <w:t> </w:t>
              </w:r>
            </w:ins>
          </w:p>
        </w:tc>
        <w:tc>
          <w:tcPr>
            <w:tcW w:w="187" w:type="dxa"/>
            <w:tcBorders>
              <w:top w:val="nil"/>
              <w:left w:val="nil"/>
              <w:bottom w:val="single" w:sz="4" w:space="0" w:color="auto"/>
              <w:right w:val="single" w:sz="4" w:space="0" w:color="auto"/>
            </w:tcBorders>
            <w:shd w:val="clear" w:color="auto" w:fill="auto"/>
            <w:noWrap/>
            <w:vAlign w:val="bottom"/>
            <w:hideMark/>
          </w:tcPr>
          <w:p w14:paraId="7BD1C27D" w14:textId="77777777" w:rsidR="00CE3BE6" w:rsidRPr="00CE3BE6" w:rsidRDefault="00CE3BE6" w:rsidP="00CE3BE6">
            <w:pPr>
              <w:spacing w:after="0" w:line="240" w:lineRule="auto"/>
              <w:rPr>
                <w:ins w:id="544" w:author="Parks, Robbie M" w:date="2018-06-19T17:22:00Z"/>
                <w:rFonts w:ascii="Helvetica" w:eastAsia="Times New Roman" w:hAnsi="Helvetica"/>
                <w:color w:val="000000"/>
                <w:lang w:eastAsia="en-GB"/>
              </w:rPr>
            </w:pPr>
            <w:ins w:id="545" w:author="Parks, Robbie M" w:date="2018-06-19T17:22:00Z">
              <w:r w:rsidRPr="00CE3BE6">
                <w:rPr>
                  <w:rFonts w:ascii="Helvetica" w:eastAsia="Times New Roman" w:hAnsi="Helvetica"/>
                  <w:color w:val="000000"/>
                  <w:lang w:eastAsia="en-GB"/>
                </w:rPr>
                <w:t> </w:t>
              </w:r>
            </w:ins>
          </w:p>
        </w:tc>
        <w:tc>
          <w:tcPr>
            <w:tcW w:w="5466" w:type="dxa"/>
            <w:tcBorders>
              <w:top w:val="nil"/>
              <w:left w:val="nil"/>
              <w:bottom w:val="single" w:sz="4" w:space="0" w:color="auto"/>
              <w:right w:val="single" w:sz="4" w:space="0" w:color="auto"/>
            </w:tcBorders>
            <w:shd w:val="clear" w:color="auto" w:fill="auto"/>
            <w:noWrap/>
            <w:vAlign w:val="bottom"/>
            <w:hideMark/>
          </w:tcPr>
          <w:p w14:paraId="391F250E" w14:textId="77777777" w:rsidR="00CE3BE6" w:rsidRPr="00AC73A1" w:rsidRDefault="00CE3BE6" w:rsidP="00CE3BE6">
            <w:pPr>
              <w:spacing w:after="0" w:line="240" w:lineRule="auto"/>
              <w:rPr>
                <w:ins w:id="546" w:author="Parks, Robbie M" w:date="2018-06-19T17:22:00Z"/>
                <w:rFonts w:eastAsia="Times New Roman"/>
                <w:bCs/>
                <w:color w:val="000000"/>
                <w:lang w:eastAsia="en-GB"/>
              </w:rPr>
            </w:pPr>
            <w:ins w:id="547" w:author="Parks, Robbie M" w:date="2018-06-19T17:22:00Z">
              <w:r w:rsidRPr="00AC73A1">
                <w:rPr>
                  <w:rFonts w:eastAsia="Times New Roman"/>
                  <w:bCs/>
                  <w:color w:val="000000"/>
                  <w:lang w:eastAsia="en-GB"/>
                </w:rPr>
                <w:t>Other</w:t>
              </w:r>
            </w:ins>
          </w:p>
        </w:tc>
        <w:tc>
          <w:tcPr>
            <w:tcW w:w="1220" w:type="dxa"/>
            <w:tcBorders>
              <w:top w:val="nil"/>
              <w:left w:val="nil"/>
              <w:bottom w:val="single" w:sz="4" w:space="0" w:color="auto"/>
              <w:right w:val="single" w:sz="4" w:space="0" w:color="auto"/>
            </w:tcBorders>
            <w:shd w:val="clear" w:color="auto" w:fill="auto"/>
            <w:noWrap/>
            <w:vAlign w:val="bottom"/>
            <w:hideMark/>
          </w:tcPr>
          <w:p w14:paraId="7ADD566F" w14:textId="77777777" w:rsidR="00CE3BE6" w:rsidRPr="00CE3BE6" w:rsidRDefault="00CE3BE6" w:rsidP="00CE3BE6">
            <w:pPr>
              <w:spacing w:after="0" w:line="240" w:lineRule="auto"/>
              <w:jc w:val="right"/>
              <w:rPr>
                <w:ins w:id="548" w:author="Parks, Robbie M" w:date="2018-06-19T17:22:00Z"/>
                <w:rFonts w:eastAsia="Times New Roman"/>
                <w:color w:val="000000"/>
                <w:lang w:eastAsia="en-GB"/>
              </w:rPr>
            </w:pPr>
            <w:ins w:id="549" w:author="Parks, Robbie M" w:date="2018-06-19T17:22:00Z">
              <w:r w:rsidRPr="00CE3BE6">
                <w:rPr>
                  <w:rFonts w:eastAsia="Times New Roman"/>
                  <w:color w:val="000000"/>
                  <w:lang w:eastAsia="en-GB"/>
                </w:rPr>
                <w:t>4,897,747</w:t>
              </w:r>
            </w:ins>
          </w:p>
        </w:tc>
        <w:tc>
          <w:tcPr>
            <w:tcW w:w="1220" w:type="dxa"/>
            <w:tcBorders>
              <w:top w:val="nil"/>
              <w:left w:val="nil"/>
              <w:bottom w:val="single" w:sz="4" w:space="0" w:color="auto"/>
              <w:right w:val="single" w:sz="4" w:space="0" w:color="auto"/>
            </w:tcBorders>
            <w:shd w:val="clear" w:color="auto" w:fill="auto"/>
            <w:noWrap/>
            <w:vAlign w:val="bottom"/>
            <w:hideMark/>
          </w:tcPr>
          <w:p w14:paraId="1849E40D" w14:textId="77777777" w:rsidR="00CE3BE6" w:rsidRPr="00CE3BE6" w:rsidRDefault="00CE3BE6" w:rsidP="00CE3BE6">
            <w:pPr>
              <w:spacing w:after="0" w:line="240" w:lineRule="auto"/>
              <w:jc w:val="right"/>
              <w:rPr>
                <w:ins w:id="550" w:author="Parks, Robbie M" w:date="2018-06-19T17:22:00Z"/>
                <w:rFonts w:eastAsia="Times New Roman"/>
                <w:color w:val="000000"/>
                <w:lang w:eastAsia="en-GB"/>
              </w:rPr>
            </w:pPr>
            <w:ins w:id="551" w:author="Parks, Robbie M" w:date="2018-06-19T17:22:00Z">
              <w:r w:rsidRPr="00CE3BE6">
                <w:rPr>
                  <w:rFonts w:eastAsia="Times New Roman"/>
                  <w:color w:val="000000"/>
                  <w:lang w:eastAsia="en-GB"/>
                </w:rPr>
                <w:t>4,857,309</w:t>
              </w:r>
            </w:ins>
          </w:p>
        </w:tc>
        <w:tc>
          <w:tcPr>
            <w:tcW w:w="1220" w:type="dxa"/>
            <w:tcBorders>
              <w:top w:val="nil"/>
              <w:left w:val="nil"/>
              <w:bottom w:val="single" w:sz="4" w:space="0" w:color="auto"/>
              <w:right w:val="single" w:sz="4" w:space="0" w:color="auto"/>
            </w:tcBorders>
            <w:shd w:val="clear" w:color="auto" w:fill="auto"/>
            <w:noWrap/>
            <w:vAlign w:val="bottom"/>
            <w:hideMark/>
          </w:tcPr>
          <w:p w14:paraId="65BE86C9" w14:textId="77777777" w:rsidR="00CE3BE6" w:rsidRPr="00CE3BE6" w:rsidRDefault="00CE3BE6" w:rsidP="00CE3BE6">
            <w:pPr>
              <w:spacing w:after="0" w:line="240" w:lineRule="auto"/>
              <w:jc w:val="right"/>
              <w:rPr>
                <w:ins w:id="552" w:author="Parks, Robbie M" w:date="2018-06-19T17:22:00Z"/>
                <w:rFonts w:eastAsia="Times New Roman"/>
                <w:color w:val="000000"/>
                <w:lang w:eastAsia="en-GB"/>
              </w:rPr>
            </w:pPr>
            <w:ins w:id="553" w:author="Parks, Robbie M" w:date="2018-06-19T17:22:00Z">
              <w:r w:rsidRPr="00CE3BE6">
                <w:rPr>
                  <w:rFonts w:eastAsia="Times New Roman"/>
                  <w:color w:val="000000"/>
                  <w:lang w:eastAsia="en-GB"/>
                </w:rPr>
                <w:t>9,755,056</w:t>
              </w:r>
            </w:ins>
          </w:p>
        </w:tc>
      </w:tr>
    </w:tbl>
    <w:p w14:paraId="751E3F10" w14:textId="4647506B" w:rsidR="00A65808" w:rsidRPr="00AC73A1" w:rsidRDefault="00A65808" w:rsidP="00910AF9">
      <w:pPr>
        <w:spacing w:after="0" w:line="480" w:lineRule="auto"/>
        <w:jc w:val="both"/>
        <w:rPr>
          <w:ins w:id="554" w:author="Parks, Robbie M" w:date="2018-06-19T15:50:00Z"/>
          <w:rFonts w:ascii="Times New Roman" w:hAnsi="Times New Roman"/>
          <w:color w:val="000000" w:themeColor="text1"/>
        </w:rPr>
      </w:pPr>
      <w:ins w:id="555" w:author="Parks, Robbie M" w:date="2018-06-19T15:50:00Z">
        <w:r w:rsidRPr="00AC73A1">
          <w:rPr>
            <w:rFonts w:ascii="Times New Roman" w:hAnsi="Times New Roman"/>
            <w:color w:val="000000" w:themeColor="text1"/>
          </w:rPr>
          <w:br w:type="page"/>
        </w:r>
      </w:ins>
    </w:p>
    <w:p w14:paraId="579479B0" w14:textId="3845BB22" w:rsidR="00F44160" w:rsidRPr="00AC73A1" w:rsidRDefault="006970AF" w:rsidP="00A24BBA">
      <w:pPr>
        <w:spacing w:after="0" w:line="480" w:lineRule="auto"/>
        <w:jc w:val="both"/>
        <w:rPr>
          <w:ins w:id="556" w:author="Parks, Robbie M" w:date="2018-06-19T15:55:00Z"/>
          <w:rFonts w:ascii="Times New Roman" w:hAnsi="Times New Roman"/>
          <w:color w:val="000000" w:themeColor="text1"/>
        </w:rPr>
      </w:pPr>
      <w:ins w:id="557" w:author="Parks, Robbie M" w:date="2018-06-19T15:55:00Z">
        <w:r w:rsidRPr="00AC73A1">
          <w:rPr>
            <w:rFonts w:ascii="Times New Roman" w:hAnsi="Times New Roman"/>
            <w:b/>
            <w:color w:val="000000" w:themeColor="text1"/>
          </w:rPr>
          <w:lastRenderedPageBreak/>
          <w:t>Table</w:t>
        </w:r>
      </w:ins>
      <w:ins w:id="558" w:author="Parks, Robbie M" w:date="2018-06-19T15:50:00Z">
        <w:r w:rsidR="00A65808" w:rsidRPr="00AC73A1">
          <w:rPr>
            <w:rFonts w:ascii="Times New Roman" w:hAnsi="Times New Roman"/>
            <w:b/>
            <w:color w:val="000000" w:themeColor="text1"/>
          </w:rPr>
          <w:t xml:space="preserve"> </w:t>
        </w:r>
        <w:r w:rsidR="00E202D9" w:rsidRPr="00AC73A1">
          <w:rPr>
            <w:rFonts w:ascii="Times New Roman" w:hAnsi="Times New Roman"/>
            <w:b/>
            <w:color w:val="000000" w:themeColor="text1"/>
          </w:rPr>
          <w:t>2</w:t>
        </w:r>
        <w:r w:rsidR="00A65808" w:rsidRPr="00AC73A1">
          <w:rPr>
            <w:rFonts w:ascii="Times New Roman" w:hAnsi="Times New Roman"/>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559"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spacing w:after="0" w:line="240" w:lineRule="auto"/>
              <w:jc w:val="both"/>
              <w:rPr>
                <w:ins w:id="560" w:author="Parks, Robbie M" w:date="2018-06-19T17:34:00Z"/>
                <w:rFonts w:eastAsia="Times New Roman"/>
                <w:b/>
                <w:bCs/>
                <w:color w:val="000000"/>
                <w:lang w:eastAsia="en-GB"/>
              </w:rPr>
            </w:pPr>
            <w:ins w:id="561" w:author="Parks, Robbie M" w:date="2018-06-19T17:34:00Z">
              <w:r w:rsidRPr="003D6280">
                <w:rPr>
                  <w:rFonts w:eastAsia="Times New Roman"/>
                  <w:b/>
                  <w:bCs/>
                  <w:color w:val="000000"/>
                  <w:lang w:eastAsia="en-GB"/>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spacing w:after="0" w:line="240" w:lineRule="auto"/>
              <w:jc w:val="both"/>
              <w:rPr>
                <w:ins w:id="562" w:author="Parks, Robbie M" w:date="2018-06-19T17:34:00Z"/>
                <w:rFonts w:eastAsia="Times New Roman"/>
                <w:b/>
                <w:bCs/>
                <w:color w:val="000000"/>
                <w:lang w:eastAsia="en-GB"/>
              </w:rPr>
            </w:pPr>
            <w:ins w:id="563" w:author="Parks, Robbie M" w:date="2018-06-19T17:34:00Z">
              <w:r w:rsidRPr="003D6280">
                <w:rPr>
                  <w:rFonts w:eastAsia="Times New Roman"/>
                  <w:b/>
                  <w:bCs/>
                  <w:color w:val="000000"/>
                  <w:lang w:eastAsia="en-GB"/>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spacing w:after="0" w:line="240" w:lineRule="auto"/>
              <w:jc w:val="both"/>
              <w:rPr>
                <w:ins w:id="564" w:author="Parks, Robbie M" w:date="2018-06-19T17:34:00Z"/>
                <w:rFonts w:eastAsia="Times New Roman"/>
                <w:b/>
                <w:bCs/>
                <w:color w:val="000000"/>
                <w:lang w:eastAsia="en-GB"/>
              </w:rPr>
            </w:pPr>
            <w:ins w:id="565" w:author="Parks, Robbie M" w:date="2018-06-19T17:34:00Z">
              <w:r w:rsidRPr="003D6280">
                <w:rPr>
                  <w:rFonts w:eastAsia="Times New Roman"/>
                  <w:b/>
                  <w:bCs/>
                  <w:color w:val="000000"/>
                  <w:lang w:eastAsia="en-GB"/>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spacing w:after="0" w:line="240" w:lineRule="auto"/>
              <w:jc w:val="both"/>
              <w:rPr>
                <w:ins w:id="566" w:author="Parks, Robbie M" w:date="2018-06-19T17:34:00Z"/>
                <w:rFonts w:eastAsia="Times New Roman"/>
                <w:b/>
                <w:bCs/>
                <w:color w:val="000000"/>
                <w:lang w:eastAsia="en-GB"/>
              </w:rPr>
            </w:pPr>
            <w:ins w:id="567" w:author="Parks, Robbie M" w:date="2018-06-19T17:34:00Z">
              <w:r w:rsidRPr="003D6280">
                <w:rPr>
                  <w:rFonts w:eastAsia="Times New Roman"/>
                  <w:b/>
                  <w:bCs/>
                  <w:color w:val="000000"/>
                  <w:lang w:eastAsia="en-GB"/>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spacing w:after="0" w:line="240" w:lineRule="auto"/>
              <w:jc w:val="both"/>
              <w:rPr>
                <w:ins w:id="568" w:author="Parks, Robbie M" w:date="2018-06-19T17:34:00Z"/>
                <w:rFonts w:eastAsia="Times New Roman"/>
                <w:b/>
                <w:bCs/>
                <w:color w:val="000000"/>
                <w:lang w:eastAsia="en-GB"/>
              </w:rPr>
            </w:pPr>
            <w:ins w:id="569" w:author="Parks, Robbie M" w:date="2018-06-19T17:34:00Z">
              <w:r w:rsidRPr="003D6280">
                <w:rPr>
                  <w:rFonts w:eastAsia="Times New Roman"/>
                  <w:b/>
                  <w:bCs/>
                  <w:color w:val="000000"/>
                  <w:lang w:eastAsia="en-GB"/>
                </w:rPr>
                <w:t>Mean annual temperature (1980-2016) (°C)</w:t>
              </w:r>
            </w:ins>
          </w:p>
        </w:tc>
      </w:tr>
      <w:tr w:rsidR="003D6280" w:rsidRPr="003D6280" w14:paraId="51F43BEB" w14:textId="77777777" w:rsidTr="00B60E7C">
        <w:trPr>
          <w:trHeight w:val="920"/>
          <w:ins w:id="57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spacing w:after="0" w:line="240" w:lineRule="auto"/>
              <w:rPr>
                <w:ins w:id="571" w:author="Parks, Robbie M" w:date="2018-06-19T17:34:00Z"/>
                <w:rFonts w:eastAsia="Times New Roman"/>
                <w:color w:val="000000"/>
                <w:lang w:eastAsia="en-GB"/>
              </w:rPr>
            </w:pPr>
            <w:ins w:id="572" w:author="Parks, Robbie M" w:date="2018-06-19T17:34:00Z">
              <w:r w:rsidRPr="003D6280">
                <w:rPr>
                  <w:rFonts w:eastAsia="Times New Roman"/>
                  <w:color w:val="000000"/>
                  <w:lang w:eastAsia="en-GB"/>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spacing w:after="0" w:line="240" w:lineRule="auto"/>
              <w:rPr>
                <w:ins w:id="573" w:author="Parks, Robbie M" w:date="2018-06-19T17:34:00Z"/>
                <w:rFonts w:eastAsia="Times New Roman"/>
                <w:color w:val="000000"/>
                <w:lang w:eastAsia="en-GB"/>
              </w:rPr>
            </w:pPr>
            <w:ins w:id="574" w:author="Parks, Robbie M" w:date="2018-06-19T17:34:00Z">
              <w:r w:rsidRPr="003D6280">
                <w:rPr>
                  <w:rFonts w:eastAsia="Times New Roman"/>
                  <w:color w:val="000000"/>
                  <w:lang w:eastAsia="en-GB"/>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spacing w:after="0" w:line="240" w:lineRule="auto"/>
              <w:jc w:val="right"/>
              <w:rPr>
                <w:ins w:id="575" w:author="Parks, Robbie M" w:date="2018-06-19T17:34:00Z"/>
                <w:rFonts w:eastAsia="Times New Roman"/>
                <w:color w:val="000000"/>
                <w:lang w:eastAsia="en-GB"/>
              </w:rPr>
            </w:pPr>
            <w:ins w:id="576" w:author="Parks, Robbie M" w:date="2018-06-19T17:34:00Z">
              <w:r w:rsidRPr="003D6280">
                <w:rPr>
                  <w:rFonts w:eastAsia="Times New Roman"/>
                  <w:color w:val="000000"/>
                  <w:lang w:eastAsia="en-GB"/>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spacing w:after="0" w:line="240" w:lineRule="auto"/>
              <w:jc w:val="right"/>
              <w:rPr>
                <w:ins w:id="577" w:author="Parks, Robbie M" w:date="2018-06-19T17:34:00Z"/>
                <w:rFonts w:eastAsia="Times New Roman"/>
                <w:color w:val="000000"/>
                <w:lang w:eastAsia="en-GB"/>
              </w:rPr>
            </w:pPr>
            <w:ins w:id="578" w:author="Parks, Robbie M" w:date="2018-06-19T17:34:00Z">
              <w:r w:rsidRPr="003D6280">
                <w:rPr>
                  <w:rFonts w:eastAsia="Times New Roman"/>
                  <w:color w:val="000000"/>
                  <w:lang w:eastAsia="en-GB"/>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spacing w:after="0" w:line="240" w:lineRule="auto"/>
              <w:jc w:val="right"/>
              <w:rPr>
                <w:ins w:id="579" w:author="Parks, Robbie M" w:date="2018-06-19T17:34:00Z"/>
                <w:rFonts w:eastAsia="Times New Roman"/>
                <w:color w:val="000000"/>
                <w:lang w:eastAsia="en-GB"/>
              </w:rPr>
            </w:pPr>
            <w:ins w:id="580" w:author="Parks, Robbie M" w:date="2018-06-19T17:34:00Z">
              <w:r w:rsidRPr="003D6280">
                <w:rPr>
                  <w:rFonts w:eastAsia="Times New Roman"/>
                  <w:color w:val="000000"/>
                  <w:lang w:eastAsia="en-GB"/>
                </w:rPr>
                <w:t>11.6</w:t>
              </w:r>
            </w:ins>
          </w:p>
        </w:tc>
      </w:tr>
      <w:tr w:rsidR="003D6280" w:rsidRPr="003D6280" w14:paraId="5B793D0C" w14:textId="77777777" w:rsidTr="00B60E7C">
        <w:trPr>
          <w:trHeight w:val="640"/>
          <w:ins w:id="58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spacing w:after="0" w:line="240" w:lineRule="auto"/>
              <w:rPr>
                <w:ins w:id="582" w:author="Parks, Robbie M" w:date="2018-06-19T17:34:00Z"/>
                <w:rFonts w:eastAsia="Times New Roman"/>
                <w:color w:val="000000"/>
                <w:lang w:eastAsia="en-GB"/>
              </w:rPr>
            </w:pPr>
            <w:ins w:id="583" w:author="Parks, Robbie M" w:date="2018-06-19T17:34:00Z">
              <w:r w:rsidRPr="003D6280">
                <w:rPr>
                  <w:rFonts w:eastAsia="Times New Roman"/>
                  <w:color w:val="000000"/>
                  <w:lang w:eastAsia="en-GB"/>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spacing w:after="0" w:line="240" w:lineRule="auto"/>
              <w:rPr>
                <w:ins w:id="584" w:author="Parks, Robbie M" w:date="2018-06-19T17:34:00Z"/>
                <w:rFonts w:eastAsia="Times New Roman"/>
                <w:color w:val="000000"/>
                <w:lang w:eastAsia="en-GB"/>
              </w:rPr>
            </w:pPr>
            <w:ins w:id="585" w:author="Parks, Robbie M" w:date="2018-06-19T17:34:00Z">
              <w:r w:rsidRPr="003D6280">
                <w:rPr>
                  <w:rFonts w:eastAsia="Times New Roman"/>
                  <w:color w:val="000000"/>
                  <w:lang w:eastAsia="en-GB"/>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spacing w:after="0" w:line="240" w:lineRule="auto"/>
              <w:jc w:val="right"/>
              <w:rPr>
                <w:ins w:id="586" w:author="Parks, Robbie M" w:date="2018-06-19T17:34:00Z"/>
                <w:rFonts w:eastAsia="Times New Roman"/>
                <w:color w:val="000000"/>
                <w:lang w:eastAsia="en-GB"/>
              </w:rPr>
            </w:pPr>
            <w:ins w:id="587" w:author="Parks, Robbie M" w:date="2018-06-19T17:34:00Z">
              <w:r w:rsidRPr="003D6280">
                <w:rPr>
                  <w:rFonts w:eastAsia="Times New Roman"/>
                  <w:color w:val="000000"/>
                  <w:lang w:eastAsia="en-GB"/>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spacing w:after="0" w:line="240" w:lineRule="auto"/>
              <w:jc w:val="right"/>
              <w:rPr>
                <w:ins w:id="588" w:author="Parks, Robbie M" w:date="2018-06-19T17:34:00Z"/>
                <w:rFonts w:eastAsia="Times New Roman"/>
                <w:color w:val="000000"/>
                <w:lang w:eastAsia="en-GB"/>
              </w:rPr>
            </w:pPr>
            <w:ins w:id="589" w:author="Parks, Robbie M" w:date="2018-06-19T17:34:00Z">
              <w:r w:rsidRPr="003D6280">
                <w:rPr>
                  <w:rFonts w:eastAsia="Times New Roman"/>
                  <w:color w:val="000000"/>
                  <w:lang w:eastAsia="en-GB"/>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spacing w:after="0" w:line="240" w:lineRule="auto"/>
              <w:jc w:val="right"/>
              <w:rPr>
                <w:ins w:id="590" w:author="Parks, Robbie M" w:date="2018-06-19T17:34:00Z"/>
                <w:rFonts w:eastAsia="Times New Roman"/>
                <w:color w:val="000000"/>
                <w:lang w:eastAsia="en-GB"/>
              </w:rPr>
            </w:pPr>
            <w:ins w:id="591" w:author="Parks, Robbie M" w:date="2018-06-19T17:34:00Z">
              <w:r w:rsidRPr="003D6280">
                <w:rPr>
                  <w:rFonts w:eastAsia="Times New Roman"/>
                  <w:color w:val="000000"/>
                  <w:lang w:eastAsia="en-GB"/>
                </w:rPr>
                <w:t>8</w:t>
              </w:r>
            </w:ins>
          </w:p>
        </w:tc>
      </w:tr>
      <w:tr w:rsidR="003D6280" w:rsidRPr="003D6280" w14:paraId="022A0AFE" w14:textId="77777777" w:rsidTr="00B60E7C">
        <w:trPr>
          <w:trHeight w:val="1600"/>
          <w:ins w:id="59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spacing w:after="0" w:line="240" w:lineRule="auto"/>
              <w:rPr>
                <w:ins w:id="593" w:author="Parks, Robbie M" w:date="2018-06-19T17:34:00Z"/>
                <w:rFonts w:eastAsia="Times New Roman"/>
                <w:color w:val="000000"/>
                <w:lang w:eastAsia="en-GB"/>
              </w:rPr>
            </w:pPr>
            <w:ins w:id="594" w:author="Parks, Robbie M" w:date="2018-06-19T17:34:00Z">
              <w:r w:rsidRPr="003D6280">
                <w:rPr>
                  <w:rFonts w:eastAsia="Times New Roman"/>
                  <w:color w:val="000000"/>
                  <w:lang w:eastAsia="en-GB"/>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spacing w:after="0" w:line="240" w:lineRule="auto"/>
              <w:rPr>
                <w:ins w:id="595" w:author="Parks, Robbie M" w:date="2018-06-19T17:34:00Z"/>
                <w:rFonts w:eastAsia="Times New Roman"/>
                <w:color w:val="000000"/>
                <w:lang w:eastAsia="en-GB"/>
              </w:rPr>
            </w:pPr>
            <w:ins w:id="596" w:author="Parks, Robbie M" w:date="2018-06-19T17:34:00Z">
              <w:r w:rsidRPr="003D6280">
                <w:rPr>
                  <w:rFonts w:eastAsia="Times New Roman"/>
                  <w:color w:val="000000"/>
                  <w:lang w:eastAsia="en-GB"/>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spacing w:after="0" w:line="240" w:lineRule="auto"/>
              <w:jc w:val="right"/>
              <w:rPr>
                <w:ins w:id="597" w:author="Parks, Robbie M" w:date="2018-06-19T17:34:00Z"/>
                <w:rFonts w:eastAsia="Times New Roman"/>
                <w:color w:val="000000"/>
                <w:lang w:eastAsia="en-GB"/>
              </w:rPr>
            </w:pPr>
            <w:ins w:id="598" w:author="Parks, Robbie M" w:date="2018-06-19T17:34:00Z">
              <w:r w:rsidRPr="003D6280">
                <w:rPr>
                  <w:rFonts w:eastAsia="Times New Roman"/>
                  <w:color w:val="000000"/>
                  <w:lang w:eastAsia="en-GB"/>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spacing w:after="0" w:line="240" w:lineRule="auto"/>
              <w:jc w:val="right"/>
              <w:rPr>
                <w:ins w:id="599" w:author="Parks, Robbie M" w:date="2018-06-19T17:34:00Z"/>
                <w:rFonts w:eastAsia="Times New Roman"/>
                <w:color w:val="000000"/>
                <w:lang w:eastAsia="en-GB"/>
              </w:rPr>
            </w:pPr>
            <w:ins w:id="600" w:author="Parks, Robbie M" w:date="2018-06-19T17:34:00Z">
              <w:r w:rsidRPr="003D6280">
                <w:rPr>
                  <w:rFonts w:eastAsia="Times New Roman"/>
                  <w:color w:val="000000"/>
                  <w:lang w:eastAsia="en-GB"/>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spacing w:after="0" w:line="240" w:lineRule="auto"/>
              <w:jc w:val="right"/>
              <w:rPr>
                <w:ins w:id="601" w:author="Parks, Robbie M" w:date="2018-06-19T17:34:00Z"/>
                <w:rFonts w:eastAsia="Times New Roman"/>
                <w:color w:val="000000"/>
                <w:lang w:eastAsia="en-GB"/>
              </w:rPr>
            </w:pPr>
            <w:ins w:id="602" w:author="Parks, Robbie M" w:date="2018-06-19T17:34:00Z">
              <w:r w:rsidRPr="003D6280">
                <w:rPr>
                  <w:rFonts w:eastAsia="Times New Roman"/>
                  <w:color w:val="000000"/>
                  <w:lang w:eastAsia="en-GB"/>
                </w:rPr>
                <w:t>10.6</w:t>
              </w:r>
            </w:ins>
          </w:p>
        </w:tc>
      </w:tr>
      <w:tr w:rsidR="003D6280" w:rsidRPr="003D6280" w14:paraId="13470DF2" w14:textId="77777777" w:rsidTr="00B60E7C">
        <w:trPr>
          <w:trHeight w:val="640"/>
          <w:ins w:id="60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spacing w:after="0" w:line="240" w:lineRule="auto"/>
              <w:rPr>
                <w:ins w:id="604" w:author="Parks, Robbie M" w:date="2018-06-19T17:34:00Z"/>
                <w:rFonts w:eastAsia="Times New Roman"/>
                <w:color w:val="000000"/>
                <w:lang w:eastAsia="en-GB"/>
              </w:rPr>
            </w:pPr>
            <w:ins w:id="605" w:author="Parks, Robbie M" w:date="2018-06-19T17:34:00Z">
              <w:r w:rsidRPr="003D6280">
                <w:rPr>
                  <w:rFonts w:eastAsia="Times New Roman"/>
                  <w:color w:val="000000"/>
                  <w:lang w:eastAsia="en-GB"/>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spacing w:after="0" w:line="240" w:lineRule="auto"/>
              <w:rPr>
                <w:ins w:id="606" w:author="Parks, Robbie M" w:date="2018-06-19T17:34:00Z"/>
                <w:rFonts w:eastAsia="Times New Roman"/>
                <w:color w:val="000000"/>
                <w:lang w:eastAsia="en-GB"/>
              </w:rPr>
            </w:pPr>
            <w:ins w:id="607" w:author="Parks, Robbie M" w:date="2018-06-19T17:34:00Z">
              <w:r w:rsidRPr="003D6280">
                <w:rPr>
                  <w:rFonts w:eastAsia="Times New Roman"/>
                  <w:color w:val="000000"/>
                  <w:lang w:eastAsia="en-GB"/>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spacing w:after="0" w:line="240" w:lineRule="auto"/>
              <w:jc w:val="right"/>
              <w:rPr>
                <w:ins w:id="608" w:author="Parks, Robbie M" w:date="2018-06-19T17:34:00Z"/>
                <w:rFonts w:eastAsia="Times New Roman"/>
                <w:color w:val="000000"/>
                <w:lang w:eastAsia="en-GB"/>
              </w:rPr>
            </w:pPr>
            <w:ins w:id="609" w:author="Parks, Robbie M" w:date="2018-06-19T17:34:00Z">
              <w:r w:rsidRPr="003D6280">
                <w:rPr>
                  <w:rFonts w:eastAsia="Times New Roman"/>
                  <w:color w:val="000000"/>
                  <w:lang w:eastAsia="en-GB"/>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spacing w:after="0" w:line="240" w:lineRule="auto"/>
              <w:jc w:val="right"/>
              <w:rPr>
                <w:ins w:id="610" w:author="Parks, Robbie M" w:date="2018-06-19T17:34:00Z"/>
                <w:rFonts w:eastAsia="Times New Roman"/>
                <w:color w:val="000000"/>
                <w:lang w:eastAsia="en-GB"/>
              </w:rPr>
            </w:pPr>
            <w:ins w:id="611" w:author="Parks, Robbie M" w:date="2018-06-19T17:34:00Z">
              <w:r w:rsidRPr="003D6280">
                <w:rPr>
                  <w:rFonts w:eastAsia="Times New Roman"/>
                  <w:color w:val="000000"/>
                  <w:lang w:eastAsia="en-GB"/>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spacing w:after="0" w:line="240" w:lineRule="auto"/>
              <w:jc w:val="right"/>
              <w:rPr>
                <w:ins w:id="612" w:author="Parks, Robbie M" w:date="2018-06-19T17:34:00Z"/>
                <w:rFonts w:eastAsia="Times New Roman"/>
                <w:color w:val="000000"/>
                <w:lang w:eastAsia="en-GB"/>
              </w:rPr>
            </w:pPr>
            <w:ins w:id="613" w:author="Parks, Robbie M" w:date="2018-06-19T17:34:00Z">
              <w:r w:rsidRPr="003D6280">
                <w:rPr>
                  <w:rFonts w:eastAsia="Times New Roman"/>
                  <w:color w:val="000000"/>
                  <w:lang w:eastAsia="en-GB"/>
                </w:rPr>
                <w:t>8.2</w:t>
              </w:r>
            </w:ins>
          </w:p>
        </w:tc>
      </w:tr>
      <w:tr w:rsidR="003D6280" w:rsidRPr="003D6280" w14:paraId="1B283F76" w14:textId="77777777" w:rsidTr="00B60E7C">
        <w:trPr>
          <w:trHeight w:val="640"/>
          <w:ins w:id="614"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spacing w:after="0" w:line="240" w:lineRule="auto"/>
              <w:rPr>
                <w:ins w:id="615" w:author="Parks, Robbie M" w:date="2018-06-19T17:34:00Z"/>
                <w:rFonts w:eastAsia="Times New Roman"/>
                <w:color w:val="000000"/>
                <w:lang w:eastAsia="en-GB"/>
              </w:rPr>
            </w:pPr>
            <w:ins w:id="616" w:author="Parks, Robbie M" w:date="2018-06-19T17:34:00Z">
              <w:r w:rsidRPr="003D6280">
                <w:rPr>
                  <w:rFonts w:eastAsia="Times New Roman"/>
                  <w:color w:val="000000"/>
                  <w:lang w:eastAsia="en-GB"/>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spacing w:after="0" w:line="240" w:lineRule="auto"/>
              <w:rPr>
                <w:ins w:id="617" w:author="Parks, Robbie M" w:date="2018-06-19T17:34:00Z"/>
                <w:rFonts w:eastAsia="Times New Roman"/>
                <w:color w:val="000000"/>
                <w:lang w:eastAsia="en-GB"/>
              </w:rPr>
            </w:pPr>
            <w:ins w:id="618" w:author="Parks, Robbie M" w:date="2018-06-19T17:34:00Z">
              <w:r w:rsidRPr="003D6280">
                <w:rPr>
                  <w:rFonts w:eastAsia="Times New Roman"/>
                  <w:color w:val="000000"/>
                  <w:lang w:eastAsia="en-GB"/>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spacing w:after="0" w:line="240" w:lineRule="auto"/>
              <w:jc w:val="right"/>
              <w:rPr>
                <w:ins w:id="619" w:author="Parks, Robbie M" w:date="2018-06-19T17:34:00Z"/>
                <w:rFonts w:eastAsia="Times New Roman"/>
                <w:color w:val="000000"/>
                <w:lang w:eastAsia="en-GB"/>
              </w:rPr>
            </w:pPr>
            <w:ins w:id="620" w:author="Parks, Robbie M" w:date="2018-06-19T17:34:00Z">
              <w:r w:rsidRPr="003D6280">
                <w:rPr>
                  <w:rFonts w:eastAsia="Times New Roman"/>
                  <w:color w:val="000000"/>
                  <w:lang w:eastAsia="en-GB"/>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spacing w:after="0" w:line="240" w:lineRule="auto"/>
              <w:jc w:val="right"/>
              <w:rPr>
                <w:ins w:id="621" w:author="Parks, Robbie M" w:date="2018-06-19T17:34:00Z"/>
                <w:rFonts w:eastAsia="Times New Roman"/>
                <w:color w:val="000000"/>
                <w:lang w:eastAsia="en-GB"/>
              </w:rPr>
            </w:pPr>
            <w:ins w:id="622" w:author="Parks, Robbie M" w:date="2018-06-19T17:34:00Z">
              <w:r w:rsidRPr="003D6280">
                <w:rPr>
                  <w:rFonts w:eastAsia="Times New Roman"/>
                  <w:color w:val="000000"/>
                  <w:lang w:eastAsia="en-GB"/>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spacing w:after="0" w:line="240" w:lineRule="auto"/>
              <w:jc w:val="right"/>
              <w:rPr>
                <w:ins w:id="623" w:author="Parks, Robbie M" w:date="2018-06-19T17:34:00Z"/>
                <w:rFonts w:eastAsia="Times New Roman"/>
                <w:color w:val="000000"/>
                <w:lang w:eastAsia="en-GB"/>
              </w:rPr>
            </w:pPr>
            <w:ins w:id="624" w:author="Parks, Robbie M" w:date="2018-06-19T17:34:00Z">
              <w:r w:rsidRPr="003D6280">
                <w:rPr>
                  <w:rFonts w:eastAsia="Times New Roman"/>
                  <w:color w:val="000000"/>
                  <w:lang w:eastAsia="en-GB"/>
                </w:rPr>
                <w:t>18</w:t>
              </w:r>
            </w:ins>
          </w:p>
        </w:tc>
      </w:tr>
      <w:tr w:rsidR="003D6280" w:rsidRPr="003D6280" w14:paraId="75BF4488" w14:textId="77777777" w:rsidTr="00B60E7C">
        <w:trPr>
          <w:trHeight w:val="960"/>
          <w:ins w:id="62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spacing w:after="0" w:line="240" w:lineRule="auto"/>
              <w:rPr>
                <w:ins w:id="626" w:author="Parks, Robbie M" w:date="2018-06-19T17:34:00Z"/>
                <w:rFonts w:eastAsia="Times New Roman"/>
                <w:color w:val="000000"/>
                <w:lang w:eastAsia="en-GB"/>
              </w:rPr>
            </w:pPr>
            <w:ins w:id="627" w:author="Parks, Robbie M" w:date="2018-06-19T17:34:00Z">
              <w:r w:rsidRPr="003D6280">
                <w:rPr>
                  <w:rFonts w:eastAsia="Times New Roman"/>
                  <w:color w:val="000000"/>
                  <w:lang w:eastAsia="en-GB"/>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spacing w:after="0" w:line="240" w:lineRule="auto"/>
              <w:rPr>
                <w:ins w:id="628" w:author="Parks, Robbie M" w:date="2018-06-19T17:34:00Z"/>
                <w:rFonts w:eastAsia="Times New Roman"/>
                <w:color w:val="000000"/>
                <w:lang w:eastAsia="en-GB"/>
              </w:rPr>
            </w:pPr>
            <w:ins w:id="629" w:author="Parks, Robbie M" w:date="2018-06-19T17:34:00Z">
              <w:r w:rsidRPr="003D6280">
                <w:rPr>
                  <w:rFonts w:eastAsia="Times New Roman"/>
                  <w:color w:val="000000"/>
                  <w:lang w:eastAsia="en-GB"/>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spacing w:after="0" w:line="240" w:lineRule="auto"/>
              <w:jc w:val="right"/>
              <w:rPr>
                <w:ins w:id="630" w:author="Parks, Robbie M" w:date="2018-06-19T17:34:00Z"/>
                <w:rFonts w:eastAsia="Times New Roman"/>
                <w:color w:val="000000"/>
                <w:lang w:eastAsia="en-GB"/>
              </w:rPr>
            </w:pPr>
            <w:ins w:id="631" w:author="Parks, Robbie M" w:date="2018-06-19T17:34:00Z">
              <w:r w:rsidRPr="003D6280">
                <w:rPr>
                  <w:rFonts w:eastAsia="Times New Roman"/>
                  <w:color w:val="000000"/>
                  <w:lang w:eastAsia="en-GB"/>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spacing w:after="0" w:line="240" w:lineRule="auto"/>
              <w:jc w:val="right"/>
              <w:rPr>
                <w:ins w:id="632" w:author="Parks, Robbie M" w:date="2018-06-19T17:34:00Z"/>
                <w:rFonts w:eastAsia="Times New Roman"/>
                <w:color w:val="000000"/>
                <w:lang w:eastAsia="en-GB"/>
              </w:rPr>
            </w:pPr>
            <w:ins w:id="633" w:author="Parks, Robbie M" w:date="2018-06-19T17:34:00Z">
              <w:r w:rsidRPr="003D6280">
                <w:rPr>
                  <w:rFonts w:eastAsia="Times New Roman"/>
                  <w:color w:val="000000"/>
                  <w:lang w:eastAsia="en-GB"/>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spacing w:after="0" w:line="240" w:lineRule="auto"/>
              <w:jc w:val="right"/>
              <w:rPr>
                <w:ins w:id="634" w:author="Parks, Robbie M" w:date="2018-06-19T17:34:00Z"/>
                <w:rFonts w:eastAsia="Times New Roman"/>
                <w:color w:val="000000"/>
                <w:lang w:eastAsia="en-GB"/>
              </w:rPr>
            </w:pPr>
            <w:ins w:id="635" w:author="Parks, Robbie M" w:date="2018-06-19T17:34:00Z">
              <w:r w:rsidRPr="003D6280">
                <w:rPr>
                  <w:rFonts w:eastAsia="Times New Roman"/>
                  <w:color w:val="000000"/>
                  <w:lang w:eastAsia="en-GB"/>
                </w:rPr>
                <w:t>18.4</w:t>
              </w:r>
            </w:ins>
          </w:p>
        </w:tc>
      </w:tr>
      <w:tr w:rsidR="003D6280" w:rsidRPr="003D6280" w14:paraId="5621696C" w14:textId="77777777" w:rsidTr="00B60E7C">
        <w:trPr>
          <w:trHeight w:val="640"/>
          <w:ins w:id="63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spacing w:after="0" w:line="240" w:lineRule="auto"/>
              <w:rPr>
                <w:ins w:id="637" w:author="Parks, Robbie M" w:date="2018-06-19T17:34:00Z"/>
                <w:rFonts w:eastAsia="Times New Roman"/>
                <w:color w:val="000000"/>
                <w:lang w:eastAsia="en-GB"/>
              </w:rPr>
            </w:pPr>
            <w:ins w:id="638" w:author="Parks, Robbie M" w:date="2018-06-19T17:34:00Z">
              <w:r w:rsidRPr="003D6280">
                <w:rPr>
                  <w:rFonts w:eastAsia="Times New Roman"/>
                  <w:color w:val="000000"/>
                  <w:lang w:eastAsia="en-GB"/>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spacing w:after="0" w:line="240" w:lineRule="auto"/>
              <w:rPr>
                <w:ins w:id="639" w:author="Parks, Robbie M" w:date="2018-06-19T17:34:00Z"/>
                <w:rFonts w:eastAsia="Times New Roman"/>
                <w:color w:val="000000"/>
                <w:lang w:eastAsia="en-GB"/>
              </w:rPr>
            </w:pPr>
            <w:ins w:id="640" w:author="Parks, Robbie M" w:date="2018-06-19T17:34:00Z">
              <w:r w:rsidRPr="003D6280">
                <w:rPr>
                  <w:rFonts w:eastAsia="Times New Roman"/>
                  <w:color w:val="000000"/>
                  <w:lang w:eastAsia="en-GB"/>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spacing w:after="0" w:line="240" w:lineRule="auto"/>
              <w:jc w:val="right"/>
              <w:rPr>
                <w:ins w:id="641" w:author="Parks, Robbie M" w:date="2018-06-19T17:34:00Z"/>
                <w:rFonts w:eastAsia="Times New Roman"/>
                <w:color w:val="000000"/>
                <w:lang w:eastAsia="en-GB"/>
              </w:rPr>
            </w:pPr>
            <w:ins w:id="642" w:author="Parks, Robbie M" w:date="2018-06-19T17:34:00Z">
              <w:r w:rsidRPr="003D6280">
                <w:rPr>
                  <w:rFonts w:eastAsia="Times New Roman"/>
                  <w:color w:val="000000"/>
                  <w:lang w:eastAsia="en-GB"/>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spacing w:after="0" w:line="240" w:lineRule="auto"/>
              <w:jc w:val="right"/>
              <w:rPr>
                <w:ins w:id="643" w:author="Parks, Robbie M" w:date="2018-06-19T17:34:00Z"/>
                <w:rFonts w:eastAsia="Times New Roman"/>
                <w:color w:val="000000"/>
                <w:lang w:eastAsia="en-GB"/>
              </w:rPr>
            </w:pPr>
            <w:ins w:id="644" w:author="Parks, Robbie M" w:date="2018-06-19T17:34:00Z">
              <w:r w:rsidRPr="003D6280">
                <w:rPr>
                  <w:rFonts w:eastAsia="Times New Roman"/>
                  <w:color w:val="000000"/>
                  <w:lang w:eastAsia="en-GB"/>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spacing w:after="0" w:line="240" w:lineRule="auto"/>
              <w:jc w:val="right"/>
              <w:rPr>
                <w:ins w:id="645" w:author="Parks, Robbie M" w:date="2018-06-19T17:34:00Z"/>
                <w:rFonts w:eastAsia="Times New Roman"/>
                <w:color w:val="000000"/>
                <w:lang w:eastAsia="en-GB"/>
              </w:rPr>
            </w:pPr>
            <w:ins w:id="646" w:author="Parks, Robbie M" w:date="2018-06-19T17:34:00Z">
              <w:r w:rsidRPr="003D6280">
                <w:rPr>
                  <w:rFonts w:eastAsia="Times New Roman"/>
                  <w:color w:val="000000"/>
                  <w:lang w:eastAsia="en-GB"/>
                </w:rPr>
                <w:t>13.6</w:t>
              </w:r>
            </w:ins>
          </w:p>
        </w:tc>
      </w:tr>
      <w:tr w:rsidR="003D6280" w:rsidRPr="003D6280" w14:paraId="7B09652B" w14:textId="77777777" w:rsidTr="00B60E7C">
        <w:trPr>
          <w:trHeight w:val="320"/>
          <w:ins w:id="647"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spacing w:after="0" w:line="240" w:lineRule="auto"/>
              <w:rPr>
                <w:ins w:id="648" w:author="Parks, Robbie M" w:date="2018-06-19T17:34:00Z"/>
                <w:rFonts w:eastAsia="Times New Roman"/>
                <w:color w:val="000000"/>
                <w:lang w:eastAsia="en-GB"/>
              </w:rPr>
            </w:pPr>
            <w:ins w:id="649" w:author="Parks, Robbie M" w:date="2018-06-19T17:34:00Z">
              <w:r w:rsidRPr="003D6280">
                <w:rPr>
                  <w:rFonts w:eastAsia="Times New Roman"/>
                  <w:color w:val="000000"/>
                  <w:lang w:eastAsia="en-GB"/>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spacing w:after="0" w:line="240" w:lineRule="auto"/>
              <w:rPr>
                <w:ins w:id="650" w:author="Parks, Robbie M" w:date="2018-06-19T17:34:00Z"/>
                <w:rFonts w:eastAsia="Times New Roman"/>
                <w:color w:val="000000"/>
                <w:lang w:eastAsia="en-GB"/>
              </w:rPr>
            </w:pPr>
            <w:ins w:id="651" w:author="Parks, Robbie M" w:date="2018-06-19T17:34:00Z">
              <w:r w:rsidRPr="003D6280">
                <w:rPr>
                  <w:rFonts w:eastAsia="Times New Roman"/>
                  <w:color w:val="000000"/>
                  <w:lang w:eastAsia="en-GB"/>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spacing w:after="0" w:line="240" w:lineRule="auto"/>
              <w:jc w:val="right"/>
              <w:rPr>
                <w:ins w:id="652" w:author="Parks, Robbie M" w:date="2018-06-19T17:34:00Z"/>
                <w:rFonts w:eastAsia="Times New Roman"/>
                <w:color w:val="000000"/>
                <w:lang w:eastAsia="en-GB"/>
              </w:rPr>
            </w:pPr>
            <w:ins w:id="653" w:author="Parks, Robbie M" w:date="2018-06-19T17:34:00Z">
              <w:r w:rsidRPr="003D6280">
                <w:rPr>
                  <w:rFonts w:eastAsia="Times New Roman"/>
                  <w:color w:val="000000"/>
                  <w:lang w:eastAsia="en-GB"/>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spacing w:after="0" w:line="240" w:lineRule="auto"/>
              <w:jc w:val="right"/>
              <w:rPr>
                <w:ins w:id="654" w:author="Parks, Robbie M" w:date="2018-06-19T17:34:00Z"/>
                <w:rFonts w:eastAsia="Times New Roman"/>
                <w:color w:val="000000"/>
                <w:lang w:eastAsia="en-GB"/>
              </w:rPr>
            </w:pPr>
            <w:ins w:id="655" w:author="Parks, Robbie M" w:date="2018-06-19T17:34:00Z">
              <w:r w:rsidRPr="003D6280">
                <w:rPr>
                  <w:rFonts w:eastAsia="Times New Roman"/>
                  <w:color w:val="000000"/>
                  <w:lang w:eastAsia="en-GB"/>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spacing w:after="0" w:line="240" w:lineRule="auto"/>
              <w:jc w:val="right"/>
              <w:rPr>
                <w:ins w:id="656" w:author="Parks, Robbie M" w:date="2018-06-19T17:34:00Z"/>
                <w:rFonts w:eastAsia="Times New Roman"/>
                <w:color w:val="000000"/>
                <w:lang w:eastAsia="en-GB"/>
              </w:rPr>
            </w:pPr>
            <w:ins w:id="657" w:author="Parks, Robbie M" w:date="2018-06-19T17:34:00Z">
              <w:r w:rsidRPr="003D6280">
                <w:rPr>
                  <w:rFonts w:eastAsia="Times New Roman"/>
                  <w:color w:val="000000"/>
                  <w:lang w:eastAsia="en-GB"/>
                </w:rPr>
                <w:t>16.6</w:t>
              </w:r>
            </w:ins>
          </w:p>
        </w:tc>
      </w:tr>
      <w:tr w:rsidR="003D6280" w:rsidRPr="003D6280" w14:paraId="2B1BD4AD" w14:textId="77777777" w:rsidTr="00B60E7C">
        <w:trPr>
          <w:trHeight w:val="960"/>
          <w:ins w:id="65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spacing w:after="0" w:line="240" w:lineRule="auto"/>
              <w:rPr>
                <w:ins w:id="659" w:author="Parks, Robbie M" w:date="2018-06-19T17:34:00Z"/>
                <w:rFonts w:eastAsia="Times New Roman"/>
                <w:color w:val="000000"/>
                <w:lang w:eastAsia="en-GB"/>
              </w:rPr>
            </w:pPr>
            <w:ins w:id="660" w:author="Parks, Robbie M" w:date="2018-06-19T17:34:00Z">
              <w:r w:rsidRPr="003D6280">
                <w:rPr>
                  <w:rFonts w:eastAsia="Times New Roman"/>
                  <w:color w:val="000000"/>
                  <w:lang w:eastAsia="en-GB"/>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spacing w:after="0" w:line="240" w:lineRule="auto"/>
              <w:rPr>
                <w:ins w:id="661" w:author="Parks, Robbie M" w:date="2018-06-19T17:34:00Z"/>
                <w:rFonts w:eastAsia="Times New Roman"/>
                <w:color w:val="000000"/>
                <w:lang w:eastAsia="en-GB"/>
              </w:rPr>
            </w:pPr>
            <w:ins w:id="662" w:author="Parks, Robbie M" w:date="2018-06-19T17:34:00Z">
              <w:r w:rsidRPr="003D6280">
                <w:rPr>
                  <w:rFonts w:eastAsia="Times New Roman"/>
                  <w:color w:val="000000"/>
                  <w:lang w:eastAsia="en-GB"/>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spacing w:after="0" w:line="240" w:lineRule="auto"/>
              <w:jc w:val="right"/>
              <w:rPr>
                <w:ins w:id="663" w:author="Parks, Robbie M" w:date="2018-06-19T17:34:00Z"/>
                <w:rFonts w:eastAsia="Times New Roman"/>
                <w:color w:val="000000"/>
                <w:lang w:eastAsia="en-GB"/>
              </w:rPr>
            </w:pPr>
            <w:ins w:id="664" w:author="Parks, Robbie M" w:date="2018-06-19T17:34:00Z">
              <w:r w:rsidRPr="003D6280">
                <w:rPr>
                  <w:rFonts w:eastAsia="Times New Roman"/>
                  <w:color w:val="000000"/>
                  <w:lang w:eastAsia="en-GB"/>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spacing w:after="0" w:line="240" w:lineRule="auto"/>
              <w:jc w:val="right"/>
              <w:rPr>
                <w:ins w:id="665" w:author="Parks, Robbie M" w:date="2018-06-19T17:34:00Z"/>
                <w:rFonts w:eastAsia="Times New Roman"/>
                <w:color w:val="000000"/>
                <w:lang w:eastAsia="en-GB"/>
              </w:rPr>
            </w:pPr>
            <w:ins w:id="666" w:author="Parks, Robbie M" w:date="2018-06-19T17:34:00Z">
              <w:r w:rsidRPr="003D6280">
                <w:rPr>
                  <w:rFonts w:eastAsia="Times New Roman"/>
                  <w:color w:val="000000"/>
                  <w:lang w:eastAsia="en-GB"/>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spacing w:after="0" w:line="240" w:lineRule="auto"/>
              <w:jc w:val="right"/>
              <w:rPr>
                <w:ins w:id="667" w:author="Parks, Robbie M" w:date="2018-06-19T17:34:00Z"/>
                <w:rFonts w:eastAsia="Times New Roman"/>
                <w:color w:val="000000"/>
                <w:lang w:eastAsia="en-GB"/>
              </w:rPr>
            </w:pPr>
            <w:ins w:id="668" w:author="Parks, Robbie M" w:date="2018-06-19T17:34:00Z">
              <w:r w:rsidRPr="003D6280">
                <w:rPr>
                  <w:rFonts w:eastAsia="Times New Roman"/>
                  <w:color w:val="000000"/>
                  <w:lang w:eastAsia="en-GB"/>
                </w:rPr>
                <w:t>7.6</w:t>
              </w:r>
            </w:ins>
          </w:p>
        </w:tc>
      </w:tr>
    </w:tbl>
    <w:p w14:paraId="0A6D0D8D" w14:textId="77777777" w:rsidR="00D67E0B" w:rsidRPr="00AC73A1" w:rsidRDefault="00D67E0B">
      <w:pPr>
        <w:spacing w:after="0" w:line="240" w:lineRule="auto"/>
        <w:rPr>
          <w:ins w:id="669" w:author="Parks, Robbie M" w:date="2018-06-19T19:04:00Z"/>
          <w:b/>
        </w:rPr>
      </w:pPr>
      <w:ins w:id="670"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671"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spacing w:after="0" w:line="240" w:lineRule="auto"/>
              <w:jc w:val="center"/>
              <w:rPr>
                <w:ins w:id="672" w:author="Parks, Robbie M" w:date="2018-06-19T19:05:00Z"/>
                <w:rFonts w:eastAsia="Times New Roman"/>
                <w:b/>
                <w:bCs/>
                <w:color w:val="000000"/>
                <w:lang w:eastAsia="en-GB"/>
              </w:rPr>
            </w:pPr>
            <w:ins w:id="673" w:author="Parks, Robbie M" w:date="2018-06-19T19:05:00Z">
              <w:r w:rsidRPr="00AC73A1">
                <w:rPr>
                  <w:rFonts w:eastAsia="Times New Roman"/>
                  <w:b/>
                  <w:bCs/>
                  <w:color w:val="000000"/>
                  <w:lang w:eastAsia="en-GB"/>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spacing w:after="0" w:line="240" w:lineRule="auto"/>
              <w:rPr>
                <w:ins w:id="674" w:author="Parks, Robbie M" w:date="2018-06-19T19:05:00Z"/>
                <w:rFonts w:eastAsia="Times New Roman"/>
                <w:b/>
                <w:bCs/>
                <w:color w:val="000000"/>
                <w:lang w:eastAsia="en-GB"/>
              </w:rPr>
            </w:pPr>
            <w:ins w:id="675" w:author="Parks, Robbie M" w:date="2018-06-19T19:05:00Z">
              <w:r w:rsidRPr="00AC73A1">
                <w:rPr>
                  <w:rFonts w:eastAsia="Times New Roman"/>
                  <w:b/>
                  <w:bCs/>
                  <w:color w:val="000000"/>
                  <w:lang w:eastAsia="en-GB"/>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spacing w:after="0" w:line="240" w:lineRule="auto"/>
              <w:rPr>
                <w:ins w:id="676" w:author="Parks, Robbie M" w:date="2018-06-19T19:05:00Z"/>
                <w:rFonts w:eastAsia="Times New Roman"/>
                <w:b/>
                <w:bCs/>
                <w:color w:val="000000"/>
                <w:lang w:eastAsia="en-GB"/>
              </w:rPr>
            </w:pPr>
            <w:ins w:id="677" w:author="Parks, Robbie M" w:date="2018-06-19T19:05:00Z">
              <w:r w:rsidRPr="00AC73A1">
                <w:rPr>
                  <w:rFonts w:eastAsia="Times New Roman"/>
                  <w:b/>
                  <w:bCs/>
                  <w:color w:val="000000"/>
                  <w:lang w:eastAsia="en-GB"/>
                </w:rPr>
                <w:t>ICD-10</w:t>
              </w:r>
            </w:ins>
          </w:p>
        </w:tc>
      </w:tr>
      <w:tr w:rsidR="00AC73A1" w:rsidRPr="00AC73A1" w14:paraId="3544323E" w14:textId="77777777" w:rsidTr="00AC73A1">
        <w:trPr>
          <w:trHeight w:val="320"/>
          <w:ins w:id="678"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spacing w:after="0" w:line="240" w:lineRule="auto"/>
              <w:jc w:val="center"/>
              <w:rPr>
                <w:ins w:id="679" w:author="Parks, Robbie M" w:date="2018-06-19T19:05:00Z"/>
                <w:rFonts w:eastAsia="Times New Roman"/>
                <w:color w:val="000000"/>
                <w:lang w:eastAsia="en-GB"/>
              </w:rPr>
            </w:pPr>
            <w:ins w:id="680" w:author="Parks, Robbie M" w:date="2018-06-19T19:05:00Z">
              <w:r w:rsidRPr="00FD7116">
                <w:rPr>
                  <w:rFonts w:eastAsia="Times New Roman"/>
                  <w:color w:val="000000"/>
                  <w:lang w:eastAsia="en-GB"/>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spacing w:after="0" w:line="240" w:lineRule="auto"/>
              <w:rPr>
                <w:ins w:id="681" w:author="Parks, Robbie M" w:date="2018-06-19T19:05:00Z"/>
                <w:rFonts w:eastAsia="Times New Roman"/>
                <w:color w:val="000000"/>
                <w:lang w:eastAsia="en-GB"/>
              </w:rPr>
            </w:pPr>
            <w:ins w:id="682" w:author="Parks, Robbie M" w:date="2018-06-19T19:05:00Z">
              <w:r w:rsidRPr="00AC73A1">
                <w:rPr>
                  <w:rFonts w:eastAsia="Times New Roman"/>
                  <w:color w:val="000000"/>
                  <w:lang w:eastAsia="en-GB"/>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spacing w:after="0" w:line="240" w:lineRule="auto"/>
              <w:rPr>
                <w:ins w:id="683" w:author="Parks, Robbie M" w:date="2018-06-19T19:05:00Z"/>
                <w:rFonts w:eastAsia="Times New Roman"/>
                <w:color w:val="000000"/>
                <w:lang w:eastAsia="en-GB"/>
              </w:rPr>
            </w:pPr>
            <w:ins w:id="684" w:author="Parks, Robbie M" w:date="2018-06-19T19:05:00Z">
              <w:r w:rsidRPr="00AC73A1">
                <w:rPr>
                  <w:rFonts w:eastAsia="Times New Roman"/>
                  <w:color w:val="000000"/>
                  <w:lang w:eastAsia="en-GB"/>
                </w:rPr>
                <w:t>C00-D48</w:t>
              </w:r>
            </w:ins>
          </w:p>
        </w:tc>
      </w:tr>
      <w:tr w:rsidR="00AC73A1" w:rsidRPr="00AC73A1" w14:paraId="74054FE0" w14:textId="77777777" w:rsidTr="00AC73A1">
        <w:trPr>
          <w:trHeight w:val="320"/>
          <w:ins w:id="685"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spacing w:after="0" w:line="240" w:lineRule="auto"/>
              <w:jc w:val="center"/>
              <w:rPr>
                <w:ins w:id="686" w:author="Parks, Robbie M" w:date="2018-06-19T19:05:00Z"/>
                <w:rFonts w:eastAsia="Times New Roman"/>
                <w:color w:val="000000"/>
                <w:lang w:eastAsia="en-GB"/>
              </w:rPr>
            </w:pPr>
            <w:ins w:id="687" w:author="Parks, Robbie M" w:date="2018-06-19T19:05:00Z">
              <w:r w:rsidRPr="00AC73A1">
                <w:rPr>
                  <w:rFonts w:eastAsia="Times New Roman"/>
                  <w:color w:val="000000"/>
                  <w:lang w:eastAsia="en-GB"/>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spacing w:after="0" w:line="240" w:lineRule="auto"/>
              <w:rPr>
                <w:ins w:id="688" w:author="Parks, Robbie M" w:date="2018-06-19T19:05:00Z"/>
                <w:rFonts w:eastAsia="Times New Roman"/>
                <w:color w:val="000000"/>
                <w:lang w:eastAsia="en-GB"/>
              </w:rPr>
            </w:pPr>
            <w:ins w:id="689" w:author="Parks, Robbie M" w:date="2018-06-19T19:05:00Z">
              <w:r w:rsidRPr="00AC73A1">
                <w:rPr>
                  <w:rFonts w:eastAsia="Times New Roman"/>
                  <w:color w:val="000000"/>
                  <w:lang w:eastAsia="en-GB"/>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spacing w:after="0" w:line="240" w:lineRule="auto"/>
              <w:rPr>
                <w:ins w:id="690" w:author="Parks, Robbie M" w:date="2018-06-19T19:05:00Z"/>
                <w:rFonts w:eastAsia="Times New Roman"/>
                <w:color w:val="000000"/>
                <w:lang w:eastAsia="en-GB"/>
              </w:rPr>
            </w:pPr>
            <w:ins w:id="691" w:author="Parks, Robbie M" w:date="2018-06-19T19:05:00Z">
              <w:r w:rsidRPr="00AC73A1">
                <w:rPr>
                  <w:rFonts w:eastAsia="Times New Roman"/>
                  <w:color w:val="000000"/>
                  <w:lang w:eastAsia="en-GB"/>
                </w:rPr>
                <w:t>I00-J99, H65-H66</w:t>
              </w:r>
            </w:ins>
          </w:p>
        </w:tc>
      </w:tr>
      <w:tr w:rsidR="00AC73A1" w:rsidRPr="00AC73A1" w14:paraId="4E3F94AB" w14:textId="77777777" w:rsidTr="00AC73A1">
        <w:trPr>
          <w:trHeight w:val="320"/>
          <w:ins w:id="692"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spacing w:after="0" w:line="240" w:lineRule="auto"/>
              <w:rPr>
                <w:ins w:id="693" w:author="Parks, Robbie M" w:date="2018-06-19T19:05:00Z"/>
                <w:rFonts w:eastAsia="Times New Roman"/>
                <w:color w:val="000000"/>
                <w:lang w:eastAsia="en-GB"/>
              </w:rPr>
            </w:pPr>
            <w:ins w:id="694"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spacing w:after="0" w:line="240" w:lineRule="auto"/>
              <w:rPr>
                <w:ins w:id="695" w:author="Parks, Robbie M" w:date="2018-06-19T19:05:00Z"/>
                <w:rFonts w:eastAsia="Times New Roman"/>
                <w:color w:val="000000"/>
                <w:lang w:eastAsia="en-GB"/>
              </w:rPr>
            </w:pPr>
            <w:ins w:id="696" w:author="Parks, Robbie M" w:date="2018-06-19T19:05:00Z">
              <w:r w:rsidRPr="00AC73A1">
                <w:rPr>
                  <w:rFonts w:eastAsia="Times New Roman"/>
                  <w:color w:val="000000"/>
                  <w:lang w:eastAsia="en-GB"/>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spacing w:after="0" w:line="240" w:lineRule="auto"/>
              <w:rPr>
                <w:ins w:id="697" w:author="Parks, Robbie M" w:date="2018-06-19T19:05:00Z"/>
                <w:rFonts w:eastAsia="Times New Roman"/>
                <w:color w:val="000000"/>
                <w:lang w:eastAsia="en-GB"/>
              </w:rPr>
            </w:pPr>
            <w:ins w:id="698" w:author="Parks, Robbie M" w:date="2018-06-19T19:05:00Z">
              <w:r w:rsidRPr="00AC73A1">
                <w:rPr>
                  <w:rFonts w:eastAsia="Times New Roman"/>
                  <w:color w:val="000000"/>
                  <w:lang w:eastAsia="en-GB"/>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spacing w:after="0" w:line="240" w:lineRule="auto"/>
              <w:rPr>
                <w:ins w:id="699" w:author="Parks, Robbie M" w:date="2018-06-19T19:05:00Z"/>
                <w:rFonts w:eastAsia="Times New Roman"/>
                <w:color w:val="000000"/>
                <w:lang w:eastAsia="en-GB"/>
              </w:rPr>
            </w:pPr>
            <w:ins w:id="700" w:author="Parks, Robbie M" w:date="2018-06-19T19:05:00Z">
              <w:r w:rsidRPr="00AC73A1">
                <w:rPr>
                  <w:rFonts w:eastAsia="Times New Roman"/>
                  <w:color w:val="000000"/>
                  <w:lang w:eastAsia="en-GB"/>
                </w:rPr>
                <w:t>I00-I99</w:t>
              </w:r>
            </w:ins>
          </w:p>
        </w:tc>
      </w:tr>
      <w:tr w:rsidR="00AC73A1" w:rsidRPr="00AC73A1" w14:paraId="6331507A" w14:textId="77777777" w:rsidTr="00AC73A1">
        <w:trPr>
          <w:trHeight w:val="320"/>
          <w:ins w:id="70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spacing w:after="0" w:line="240" w:lineRule="auto"/>
              <w:rPr>
                <w:ins w:id="702" w:author="Parks, Robbie M" w:date="2018-06-19T19:05:00Z"/>
                <w:rFonts w:eastAsia="Times New Roman"/>
                <w:color w:val="000000"/>
                <w:lang w:eastAsia="en-GB"/>
              </w:rPr>
            </w:pPr>
            <w:ins w:id="703"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spacing w:after="0" w:line="240" w:lineRule="auto"/>
              <w:rPr>
                <w:ins w:id="704" w:author="Parks, Robbie M" w:date="2018-06-19T19:05:00Z"/>
                <w:rFonts w:eastAsia="Times New Roman"/>
                <w:color w:val="000000"/>
                <w:lang w:eastAsia="en-GB"/>
              </w:rPr>
            </w:pPr>
            <w:ins w:id="705" w:author="Parks, Robbie M" w:date="2018-06-19T19:05:00Z">
              <w:r w:rsidRPr="00AC73A1">
                <w:rPr>
                  <w:rFonts w:eastAsia="Times New Roman"/>
                  <w:color w:val="000000"/>
                  <w:lang w:eastAsia="en-GB"/>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spacing w:after="0" w:line="240" w:lineRule="auto"/>
              <w:rPr>
                <w:ins w:id="706" w:author="Parks, Robbie M" w:date="2018-06-19T19:05:00Z"/>
                <w:rFonts w:eastAsia="Times New Roman"/>
                <w:color w:val="000000"/>
                <w:lang w:eastAsia="en-GB"/>
              </w:rPr>
            </w:pPr>
            <w:ins w:id="707" w:author="Parks, Robbie M" w:date="2018-06-19T19:05:00Z">
              <w:r w:rsidRPr="00AC73A1">
                <w:rPr>
                  <w:rFonts w:eastAsia="Times New Roman"/>
                  <w:color w:val="000000"/>
                  <w:lang w:eastAsia="en-GB"/>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spacing w:after="0" w:line="240" w:lineRule="auto"/>
              <w:rPr>
                <w:ins w:id="708" w:author="Parks, Robbie M" w:date="2018-06-19T19:05:00Z"/>
                <w:rFonts w:eastAsia="Times New Roman"/>
                <w:color w:val="000000"/>
                <w:lang w:eastAsia="en-GB"/>
              </w:rPr>
            </w:pPr>
            <w:ins w:id="709" w:author="Parks, Robbie M" w:date="2018-06-19T19:05:00Z">
              <w:r w:rsidRPr="00AC73A1">
                <w:rPr>
                  <w:rFonts w:eastAsia="Times New Roman"/>
                  <w:color w:val="000000"/>
                  <w:lang w:eastAsia="en-GB"/>
                </w:rPr>
                <w:t>J30-J98</w:t>
              </w:r>
            </w:ins>
          </w:p>
        </w:tc>
      </w:tr>
      <w:tr w:rsidR="00AC73A1" w:rsidRPr="00AC73A1" w14:paraId="00AB4448" w14:textId="77777777" w:rsidTr="00AC73A1">
        <w:trPr>
          <w:trHeight w:val="320"/>
          <w:ins w:id="71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spacing w:after="0" w:line="240" w:lineRule="auto"/>
              <w:rPr>
                <w:ins w:id="711" w:author="Parks, Robbie M" w:date="2018-06-19T19:05:00Z"/>
                <w:rFonts w:eastAsia="Times New Roman"/>
                <w:color w:val="000000"/>
                <w:lang w:eastAsia="en-GB"/>
              </w:rPr>
            </w:pPr>
            <w:ins w:id="712"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spacing w:after="0" w:line="240" w:lineRule="auto"/>
              <w:rPr>
                <w:ins w:id="713" w:author="Parks, Robbie M" w:date="2018-06-19T19:05:00Z"/>
                <w:rFonts w:eastAsia="Times New Roman"/>
                <w:color w:val="000000"/>
                <w:lang w:eastAsia="en-GB"/>
              </w:rPr>
            </w:pPr>
            <w:ins w:id="714" w:author="Parks, Robbie M" w:date="2018-06-19T19:05:00Z">
              <w:r w:rsidRPr="00AC73A1">
                <w:rPr>
                  <w:rFonts w:eastAsia="Times New Roman"/>
                  <w:color w:val="000000"/>
                  <w:lang w:eastAsia="en-GB"/>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spacing w:after="0" w:line="240" w:lineRule="auto"/>
              <w:rPr>
                <w:ins w:id="715" w:author="Parks, Robbie M" w:date="2018-06-19T19:05:00Z"/>
                <w:rFonts w:eastAsia="Times New Roman"/>
                <w:color w:val="000000"/>
                <w:lang w:eastAsia="en-GB"/>
              </w:rPr>
            </w:pPr>
            <w:ins w:id="716" w:author="Parks, Robbie M" w:date="2018-06-19T19:05:00Z">
              <w:r w:rsidRPr="00AC73A1">
                <w:rPr>
                  <w:rFonts w:eastAsia="Times New Roman"/>
                  <w:color w:val="000000"/>
                  <w:lang w:eastAsia="en-GB"/>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spacing w:after="0" w:line="240" w:lineRule="auto"/>
              <w:rPr>
                <w:ins w:id="717" w:author="Parks, Robbie M" w:date="2018-06-19T19:05:00Z"/>
                <w:rFonts w:eastAsia="Times New Roman"/>
                <w:color w:val="000000"/>
                <w:lang w:eastAsia="en-GB"/>
              </w:rPr>
            </w:pPr>
            <w:ins w:id="718" w:author="Parks, Robbie M" w:date="2018-06-19T19:05:00Z">
              <w:r w:rsidRPr="00AC73A1">
                <w:rPr>
                  <w:rFonts w:eastAsia="Times New Roman"/>
                  <w:color w:val="000000"/>
                  <w:lang w:eastAsia="en-GB"/>
                </w:rPr>
                <w:t>J00-J06, J09-J18, J20-J22, H65-H66</w:t>
              </w:r>
            </w:ins>
          </w:p>
        </w:tc>
      </w:tr>
      <w:tr w:rsidR="00AC73A1" w:rsidRPr="00AC73A1" w14:paraId="546CA907" w14:textId="77777777" w:rsidTr="00AC73A1">
        <w:trPr>
          <w:trHeight w:val="320"/>
          <w:ins w:id="719"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spacing w:after="0" w:line="240" w:lineRule="auto"/>
              <w:jc w:val="center"/>
              <w:rPr>
                <w:ins w:id="720" w:author="Parks, Robbie M" w:date="2018-06-19T19:05:00Z"/>
                <w:rFonts w:eastAsia="Times New Roman"/>
                <w:color w:val="000000"/>
                <w:lang w:eastAsia="en-GB"/>
              </w:rPr>
            </w:pPr>
            <w:ins w:id="721" w:author="Parks, Robbie M" w:date="2018-06-19T19:05:00Z">
              <w:r w:rsidRPr="00AC73A1">
                <w:rPr>
                  <w:rFonts w:eastAsia="Times New Roman"/>
                  <w:color w:val="000000"/>
                  <w:lang w:eastAsia="en-GB"/>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spacing w:after="0" w:line="240" w:lineRule="auto"/>
              <w:rPr>
                <w:ins w:id="722" w:author="Parks, Robbie M" w:date="2018-06-19T19:05:00Z"/>
                <w:rFonts w:eastAsia="Times New Roman"/>
                <w:color w:val="000000"/>
                <w:lang w:eastAsia="en-GB"/>
              </w:rPr>
            </w:pPr>
            <w:ins w:id="723" w:author="Parks, Robbie M" w:date="2018-06-19T19:05:00Z">
              <w:r w:rsidRPr="00AC73A1">
                <w:rPr>
                  <w:rFonts w:eastAsia="Times New Roman"/>
                  <w:color w:val="000000"/>
                  <w:lang w:eastAsia="en-GB"/>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spacing w:after="0" w:line="240" w:lineRule="auto"/>
              <w:rPr>
                <w:ins w:id="724" w:author="Parks, Robbie M" w:date="2018-06-19T19:05:00Z"/>
                <w:rFonts w:eastAsia="Times New Roman"/>
                <w:color w:val="000000"/>
                <w:lang w:eastAsia="en-GB"/>
              </w:rPr>
            </w:pPr>
            <w:ins w:id="725" w:author="Parks, Robbie M" w:date="2018-06-19T19:05:00Z">
              <w:r w:rsidRPr="00AC73A1">
                <w:rPr>
                  <w:rFonts w:eastAsia="Times New Roman"/>
                  <w:color w:val="000000"/>
                  <w:lang w:eastAsia="en-GB"/>
                </w:rPr>
                <w:t>S00-T88, V00-V99</w:t>
              </w:r>
            </w:ins>
          </w:p>
        </w:tc>
      </w:tr>
      <w:tr w:rsidR="00AC73A1" w:rsidRPr="00AC73A1" w14:paraId="5774EE77" w14:textId="77777777" w:rsidTr="00AC73A1">
        <w:trPr>
          <w:trHeight w:val="320"/>
          <w:ins w:id="72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spacing w:after="0" w:line="240" w:lineRule="auto"/>
              <w:rPr>
                <w:ins w:id="727" w:author="Parks, Robbie M" w:date="2018-06-19T19:05:00Z"/>
                <w:rFonts w:eastAsia="Times New Roman"/>
                <w:color w:val="000000"/>
                <w:lang w:eastAsia="en-GB"/>
              </w:rPr>
            </w:pPr>
            <w:ins w:id="728"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spacing w:after="0" w:line="240" w:lineRule="auto"/>
              <w:rPr>
                <w:ins w:id="729" w:author="Parks, Robbie M" w:date="2018-06-19T19:05:00Z"/>
                <w:rFonts w:eastAsia="Times New Roman"/>
                <w:color w:val="000000"/>
                <w:lang w:eastAsia="en-GB"/>
              </w:rPr>
            </w:pPr>
            <w:ins w:id="730" w:author="Parks, Robbie M" w:date="2018-06-19T19:05:00Z">
              <w:r w:rsidRPr="00AC73A1">
                <w:rPr>
                  <w:rFonts w:eastAsia="Times New Roman"/>
                  <w:color w:val="000000"/>
                  <w:lang w:eastAsia="en-GB"/>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spacing w:after="0" w:line="240" w:lineRule="auto"/>
              <w:rPr>
                <w:ins w:id="731" w:author="Parks, Robbie M" w:date="2018-06-19T19:05:00Z"/>
                <w:rFonts w:eastAsia="Times New Roman"/>
                <w:color w:val="000000"/>
                <w:lang w:eastAsia="en-GB"/>
              </w:rPr>
            </w:pPr>
            <w:ins w:id="732" w:author="Parks, Robbie M" w:date="2018-06-19T19:05:00Z">
              <w:r w:rsidRPr="00AC73A1">
                <w:rPr>
                  <w:rFonts w:eastAsia="Times New Roman"/>
                  <w:color w:val="000000"/>
                  <w:lang w:eastAsia="en-GB"/>
                </w:rPr>
                <w:t xml:space="preserve">See </w:t>
              </w:r>
              <w:r w:rsidR="00A821FD">
                <w:rPr>
                  <w:rFonts w:eastAsia="Times New Roman"/>
                  <w:color w:val="000000"/>
                  <w:lang w:eastAsia="en-GB"/>
                </w:rPr>
                <w:t>Table 3</w:t>
              </w:r>
              <w:r w:rsidRPr="00AC73A1">
                <w:rPr>
                  <w:rFonts w:eastAsia="Times New Roman"/>
                  <w:color w:val="000000"/>
                  <w:lang w:eastAsia="en-GB"/>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spacing w:after="0" w:line="240" w:lineRule="auto"/>
              <w:rPr>
                <w:ins w:id="733" w:author="Parks, Robbie M" w:date="2018-06-19T19:05:00Z"/>
                <w:rFonts w:eastAsia="Times New Roman"/>
                <w:color w:val="000000"/>
                <w:lang w:eastAsia="en-GB"/>
              </w:rPr>
            </w:pPr>
            <w:ins w:id="734" w:author="Parks, Robbie M" w:date="2018-06-19T19:05:00Z">
              <w:r w:rsidRPr="00AC73A1">
                <w:rPr>
                  <w:rFonts w:eastAsia="Times New Roman"/>
                  <w:color w:val="000000"/>
                  <w:lang w:eastAsia="en-GB"/>
                </w:rPr>
                <w:t xml:space="preserve">See </w:t>
              </w:r>
              <w:r w:rsidR="00A821FD">
                <w:rPr>
                  <w:rFonts w:eastAsia="Times New Roman"/>
                  <w:color w:val="000000"/>
                  <w:lang w:eastAsia="en-GB"/>
                </w:rPr>
                <w:t>table 3</w:t>
              </w:r>
              <w:r w:rsidRPr="00AC73A1">
                <w:rPr>
                  <w:rFonts w:eastAsia="Times New Roman"/>
                  <w:color w:val="000000"/>
                  <w:lang w:eastAsia="en-GB"/>
                </w:rPr>
                <w:t>b</w:t>
              </w:r>
            </w:ins>
          </w:p>
        </w:tc>
      </w:tr>
      <w:tr w:rsidR="00AC73A1" w:rsidRPr="00AC73A1" w14:paraId="645D1DE9" w14:textId="77777777" w:rsidTr="00AC73A1">
        <w:trPr>
          <w:trHeight w:val="320"/>
          <w:ins w:id="73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spacing w:after="0" w:line="240" w:lineRule="auto"/>
              <w:rPr>
                <w:ins w:id="736" w:author="Parks, Robbie M" w:date="2018-06-19T19:05:00Z"/>
                <w:rFonts w:eastAsia="Times New Roman"/>
                <w:color w:val="000000"/>
                <w:lang w:eastAsia="en-GB"/>
              </w:rPr>
            </w:pPr>
            <w:ins w:id="737"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spacing w:after="0" w:line="240" w:lineRule="auto"/>
              <w:rPr>
                <w:ins w:id="738" w:author="Parks, Robbie M" w:date="2018-06-19T19:05:00Z"/>
                <w:rFonts w:eastAsia="Times New Roman"/>
                <w:color w:val="000000"/>
                <w:lang w:eastAsia="en-GB"/>
              </w:rPr>
            </w:pPr>
            <w:ins w:id="739" w:author="Parks, Robbie M" w:date="2018-06-19T19:05:00Z">
              <w:r w:rsidRPr="00AC73A1">
                <w:rPr>
                  <w:rFonts w:eastAsia="Times New Roman"/>
                  <w:color w:val="000000"/>
                  <w:lang w:eastAsia="en-GB"/>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spacing w:after="0" w:line="240" w:lineRule="auto"/>
              <w:rPr>
                <w:ins w:id="740" w:author="Parks, Robbie M" w:date="2018-06-19T19:05:00Z"/>
                <w:rFonts w:eastAsia="Times New Roman"/>
                <w:color w:val="000000"/>
                <w:lang w:eastAsia="en-GB"/>
              </w:rPr>
            </w:pPr>
            <w:ins w:id="741" w:author="Parks, Robbie M" w:date="2018-06-19T19:05:00Z">
              <w:r w:rsidRPr="00AC73A1">
                <w:rPr>
                  <w:rFonts w:eastAsia="Times New Roman"/>
                  <w:color w:val="000000"/>
                  <w:lang w:eastAsia="en-GB"/>
                </w:rPr>
                <w:t xml:space="preserve">See </w:t>
              </w:r>
              <w:r w:rsidR="00A821FD">
                <w:rPr>
                  <w:rFonts w:eastAsia="Times New Roman"/>
                  <w:color w:val="000000"/>
                  <w:lang w:eastAsia="en-GB"/>
                </w:rPr>
                <w:t>Table 3</w:t>
              </w:r>
              <w:r w:rsidRPr="00AC73A1">
                <w:rPr>
                  <w:rFonts w:eastAsia="Times New Roman"/>
                  <w:color w:val="000000"/>
                  <w:lang w:eastAsia="en-GB"/>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spacing w:after="0" w:line="240" w:lineRule="auto"/>
              <w:rPr>
                <w:ins w:id="742" w:author="Parks, Robbie M" w:date="2018-06-19T19:05:00Z"/>
                <w:rFonts w:eastAsia="Times New Roman"/>
                <w:color w:val="000000"/>
                <w:lang w:eastAsia="en-GB"/>
              </w:rPr>
            </w:pPr>
            <w:ins w:id="743" w:author="Parks, Robbie M" w:date="2018-06-19T19:05:00Z">
              <w:r w:rsidRPr="00AC73A1">
                <w:rPr>
                  <w:rFonts w:eastAsia="Times New Roman"/>
                  <w:color w:val="000000"/>
                  <w:lang w:eastAsia="en-GB"/>
                </w:rPr>
                <w:t xml:space="preserve">See </w:t>
              </w:r>
              <w:r w:rsidR="00A821FD">
                <w:rPr>
                  <w:rFonts w:eastAsia="Times New Roman"/>
                  <w:color w:val="000000"/>
                  <w:lang w:eastAsia="en-GB"/>
                </w:rPr>
                <w:t>table 3</w:t>
              </w:r>
              <w:r w:rsidRPr="00AC73A1">
                <w:rPr>
                  <w:rFonts w:eastAsia="Times New Roman"/>
                  <w:color w:val="000000"/>
                  <w:lang w:eastAsia="en-GB"/>
                </w:rPr>
                <w:t>b</w:t>
              </w:r>
            </w:ins>
          </w:p>
        </w:tc>
      </w:tr>
      <w:tr w:rsidR="00AC73A1" w:rsidRPr="00AC73A1" w14:paraId="63C01492" w14:textId="77777777" w:rsidTr="00AC73A1">
        <w:trPr>
          <w:trHeight w:val="640"/>
          <w:ins w:id="744"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spacing w:after="0" w:line="240" w:lineRule="auto"/>
              <w:jc w:val="center"/>
              <w:rPr>
                <w:ins w:id="745" w:author="Parks, Robbie M" w:date="2018-06-19T19:05:00Z"/>
                <w:rFonts w:eastAsia="Times New Roman"/>
                <w:color w:val="000000"/>
                <w:lang w:eastAsia="en-GB"/>
              </w:rPr>
            </w:pPr>
            <w:ins w:id="746" w:author="Parks, Robbie M" w:date="2018-06-19T19:05:00Z">
              <w:r w:rsidRPr="00AC73A1">
                <w:rPr>
                  <w:rFonts w:eastAsia="Times New Roman"/>
                  <w:color w:val="000000"/>
                  <w:lang w:eastAsia="en-GB"/>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spacing w:after="0" w:line="240" w:lineRule="auto"/>
              <w:rPr>
                <w:ins w:id="747" w:author="Parks, Robbie M" w:date="2018-06-19T19:05:00Z"/>
                <w:rFonts w:eastAsia="Times New Roman"/>
                <w:color w:val="000000"/>
                <w:lang w:eastAsia="en-GB"/>
              </w:rPr>
            </w:pPr>
            <w:ins w:id="748" w:author="Parks, Robbie M" w:date="2018-06-19T19:05:00Z">
              <w:r w:rsidRPr="00AC73A1">
                <w:rPr>
                  <w:rFonts w:eastAsia="Times New Roman"/>
                  <w:color w:val="000000"/>
                  <w:lang w:eastAsia="en-GB"/>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spacing w:after="0" w:line="240" w:lineRule="auto"/>
              <w:rPr>
                <w:ins w:id="749" w:author="Parks, Robbie M" w:date="2018-06-19T19:05:00Z"/>
                <w:rFonts w:eastAsia="Times New Roman"/>
                <w:color w:val="000000"/>
                <w:lang w:eastAsia="en-GB"/>
              </w:rPr>
            </w:pPr>
            <w:ins w:id="750" w:author="Parks, Robbie M" w:date="2018-06-19T19:05:00Z">
              <w:r w:rsidRPr="00AC73A1">
                <w:rPr>
                  <w:rFonts w:eastAsia="Times New Roman"/>
                  <w:color w:val="000000"/>
                  <w:lang w:eastAsia="en-GB"/>
                </w:rPr>
                <w:t>All other causes not in  Cancer, Cardiorespiratory, Injuries</w:t>
              </w:r>
            </w:ins>
          </w:p>
        </w:tc>
      </w:tr>
      <w:tr w:rsidR="00AC73A1" w:rsidRPr="00AC73A1" w14:paraId="16210411" w14:textId="77777777" w:rsidTr="00AC73A1">
        <w:trPr>
          <w:trHeight w:val="640"/>
          <w:ins w:id="751"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spacing w:after="0" w:line="240" w:lineRule="auto"/>
              <w:rPr>
                <w:ins w:id="752" w:author="Parks, Robbie M" w:date="2018-06-19T19:05:00Z"/>
                <w:rFonts w:eastAsia="Times New Roman"/>
                <w:color w:val="000000"/>
                <w:lang w:eastAsia="en-GB"/>
              </w:rPr>
            </w:pPr>
            <w:ins w:id="753"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spacing w:after="0" w:line="240" w:lineRule="auto"/>
              <w:rPr>
                <w:ins w:id="754" w:author="Parks, Robbie M" w:date="2018-06-19T19:05:00Z"/>
                <w:rFonts w:eastAsia="Times New Roman"/>
                <w:color w:val="000000"/>
                <w:lang w:eastAsia="en-GB"/>
              </w:rPr>
            </w:pPr>
            <w:ins w:id="755" w:author="Parks, Robbie M" w:date="2018-06-19T19:05:00Z">
              <w:r w:rsidRPr="00AC73A1">
                <w:rPr>
                  <w:rFonts w:eastAsia="Times New Roman"/>
                  <w:color w:val="000000"/>
                  <w:lang w:eastAsia="en-GB"/>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spacing w:after="0" w:line="240" w:lineRule="auto"/>
              <w:rPr>
                <w:ins w:id="756" w:author="Parks, Robbie M" w:date="2018-06-19T19:05:00Z"/>
                <w:rFonts w:eastAsia="Times New Roman"/>
                <w:color w:val="000000"/>
                <w:lang w:eastAsia="en-GB"/>
              </w:rPr>
            </w:pPr>
            <w:ins w:id="757" w:author="Parks, Robbie M" w:date="2018-06-19T19:05:00Z">
              <w:r w:rsidRPr="00AC73A1">
                <w:rPr>
                  <w:rFonts w:eastAsia="Times New Roman"/>
                  <w:color w:val="000000"/>
                  <w:lang w:eastAsia="en-GB"/>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spacing w:after="0" w:line="240" w:lineRule="auto"/>
              <w:rPr>
                <w:ins w:id="758" w:author="Parks, Robbie M" w:date="2018-06-19T19:05:00Z"/>
                <w:rFonts w:eastAsia="Times New Roman"/>
                <w:color w:val="000000"/>
                <w:lang w:eastAsia="en-GB"/>
              </w:rPr>
            </w:pPr>
            <w:ins w:id="759" w:author="Parks, Robbie M" w:date="2018-06-19T19:05:00Z">
              <w:r w:rsidRPr="00AC73A1">
                <w:rPr>
                  <w:rFonts w:eastAsia="Times New Roman"/>
                  <w:color w:val="000000"/>
                  <w:lang w:eastAsia="en-GB"/>
                </w:rPr>
                <w:t>D55-D64 (minus D64.9),D65-D89, E03-E07, E15-E16, E20-E34, E65-E88</w:t>
              </w:r>
            </w:ins>
          </w:p>
        </w:tc>
      </w:tr>
      <w:tr w:rsidR="00AC73A1" w:rsidRPr="00AC73A1" w14:paraId="74A02811" w14:textId="77777777" w:rsidTr="00AC73A1">
        <w:trPr>
          <w:trHeight w:val="320"/>
          <w:ins w:id="76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spacing w:after="0" w:line="240" w:lineRule="auto"/>
              <w:rPr>
                <w:ins w:id="761" w:author="Parks, Robbie M" w:date="2018-06-19T19:05:00Z"/>
                <w:rFonts w:eastAsia="Times New Roman"/>
                <w:color w:val="000000"/>
                <w:lang w:eastAsia="en-GB"/>
              </w:rPr>
            </w:pPr>
            <w:ins w:id="762"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spacing w:after="0" w:line="240" w:lineRule="auto"/>
              <w:rPr>
                <w:ins w:id="763" w:author="Parks, Robbie M" w:date="2018-06-19T19:05:00Z"/>
                <w:rFonts w:eastAsia="Times New Roman"/>
                <w:color w:val="000000"/>
                <w:lang w:eastAsia="en-GB"/>
              </w:rPr>
            </w:pPr>
            <w:ins w:id="764" w:author="Parks, Robbie M" w:date="2018-06-19T19:05:00Z">
              <w:r w:rsidRPr="00AC73A1">
                <w:rPr>
                  <w:rFonts w:eastAsia="Times New Roman"/>
                  <w:color w:val="000000"/>
                  <w:lang w:eastAsia="en-GB"/>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spacing w:after="0" w:line="240" w:lineRule="auto"/>
              <w:rPr>
                <w:ins w:id="765" w:author="Parks, Robbie M" w:date="2018-06-19T19:05:00Z"/>
                <w:rFonts w:eastAsia="Times New Roman"/>
                <w:color w:val="000000"/>
                <w:lang w:eastAsia="en-GB"/>
              </w:rPr>
            </w:pPr>
            <w:ins w:id="766" w:author="Parks, Robbie M" w:date="2018-06-19T19:05:00Z">
              <w:r w:rsidRPr="00AC73A1">
                <w:rPr>
                  <w:rFonts w:eastAsia="Times New Roman"/>
                  <w:color w:val="000000"/>
                  <w:lang w:eastAsia="en-GB"/>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spacing w:after="0" w:line="240" w:lineRule="auto"/>
              <w:rPr>
                <w:ins w:id="767" w:author="Parks, Robbie M" w:date="2018-06-19T19:05:00Z"/>
                <w:rFonts w:eastAsia="Times New Roman"/>
                <w:color w:val="000000"/>
                <w:lang w:eastAsia="en-GB"/>
              </w:rPr>
            </w:pPr>
            <w:ins w:id="768" w:author="Parks, Robbie M" w:date="2018-06-19T19:05:00Z">
              <w:r w:rsidRPr="00AC73A1">
                <w:rPr>
                  <w:rFonts w:eastAsia="Times New Roman"/>
                  <w:color w:val="000000"/>
                  <w:lang w:eastAsia="en-GB"/>
                </w:rPr>
                <w:t>N00-N64, N75-N98</w:t>
              </w:r>
            </w:ins>
          </w:p>
        </w:tc>
      </w:tr>
      <w:tr w:rsidR="00AC73A1" w:rsidRPr="00AC73A1" w14:paraId="51599A2E" w14:textId="77777777" w:rsidTr="00AC73A1">
        <w:trPr>
          <w:trHeight w:val="320"/>
          <w:ins w:id="76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spacing w:after="0" w:line="240" w:lineRule="auto"/>
              <w:rPr>
                <w:ins w:id="770" w:author="Parks, Robbie M" w:date="2018-06-19T19:05:00Z"/>
                <w:rFonts w:eastAsia="Times New Roman"/>
                <w:color w:val="000000"/>
                <w:lang w:eastAsia="en-GB"/>
              </w:rPr>
            </w:pPr>
            <w:ins w:id="771"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spacing w:after="0" w:line="240" w:lineRule="auto"/>
              <w:rPr>
                <w:ins w:id="772" w:author="Parks, Robbie M" w:date="2018-06-19T19:05:00Z"/>
                <w:rFonts w:eastAsia="Times New Roman"/>
                <w:color w:val="000000"/>
                <w:lang w:eastAsia="en-GB"/>
              </w:rPr>
            </w:pPr>
            <w:ins w:id="773" w:author="Parks, Robbie M" w:date="2018-06-19T19:05:00Z">
              <w:r w:rsidRPr="00AC73A1">
                <w:rPr>
                  <w:rFonts w:eastAsia="Times New Roman"/>
                  <w:color w:val="000000"/>
                  <w:lang w:eastAsia="en-GB"/>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spacing w:after="0" w:line="240" w:lineRule="auto"/>
              <w:rPr>
                <w:ins w:id="774" w:author="Parks, Robbie M" w:date="2018-06-19T19:05:00Z"/>
                <w:rFonts w:eastAsia="Times New Roman"/>
                <w:color w:val="000000"/>
                <w:lang w:eastAsia="en-GB"/>
              </w:rPr>
            </w:pPr>
            <w:ins w:id="775" w:author="Parks, Robbie M" w:date="2018-06-19T19:05:00Z">
              <w:r w:rsidRPr="00AC73A1">
                <w:rPr>
                  <w:rFonts w:eastAsia="Times New Roman"/>
                  <w:color w:val="000000"/>
                  <w:lang w:eastAsia="en-GB"/>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spacing w:after="0" w:line="240" w:lineRule="auto"/>
              <w:rPr>
                <w:ins w:id="776" w:author="Parks, Robbie M" w:date="2018-06-19T19:05:00Z"/>
                <w:rFonts w:eastAsia="Times New Roman"/>
                <w:color w:val="000000"/>
                <w:lang w:eastAsia="en-GB"/>
              </w:rPr>
            </w:pPr>
            <w:ins w:id="777" w:author="Parks, Robbie M" w:date="2018-06-19T19:05:00Z">
              <w:r w:rsidRPr="00AC73A1">
                <w:rPr>
                  <w:rFonts w:eastAsia="Times New Roman"/>
                  <w:color w:val="000000"/>
                  <w:lang w:eastAsia="en-GB"/>
                </w:rPr>
                <w:t>O00-O99</w:t>
              </w:r>
            </w:ins>
          </w:p>
        </w:tc>
      </w:tr>
      <w:tr w:rsidR="00AC73A1" w:rsidRPr="00AC73A1" w14:paraId="534BE850" w14:textId="77777777" w:rsidTr="00AC73A1">
        <w:trPr>
          <w:trHeight w:val="320"/>
          <w:ins w:id="77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spacing w:after="0" w:line="240" w:lineRule="auto"/>
              <w:rPr>
                <w:ins w:id="779" w:author="Parks, Robbie M" w:date="2018-06-19T19:05:00Z"/>
                <w:rFonts w:eastAsia="Times New Roman"/>
                <w:color w:val="000000"/>
                <w:lang w:eastAsia="en-GB"/>
              </w:rPr>
            </w:pPr>
            <w:ins w:id="780"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spacing w:after="0" w:line="240" w:lineRule="auto"/>
              <w:rPr>
                <w:ins w:id="781" w:author="Parks, Robbie M" w:date="2018-06-19T19:05:00Z"/>
                <w:rFonts w:eastAsia="Times New Roman"/>
                <w:color w:val="000000"/>
                <w:lang w:eastAsia="en-GB"/>
              </w:rPr>
            </w:pPr>
            <w:ins w:id="782" w:author="Parks, Robbie M" w:date="2018-06-19T19:05:00Z">
              <w:r w:rsidRPr="00AC73A1">
                <w:rPr>
                  <w:rFonts w:eastAsia="Times New Roman"/>
                  <w:color w:val="000000"/>
                  <w:lang w:eastAsia="en-GB"/>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spacing w:after="0" w:line="240" w:lineRule="auto"/>
              <w:rPr>
                <w:ins w:id="783" w:author="Parks, Robbie M" w:date="2018-06-19T19:05:00Z"/>
                <w:rFonts w:eastAsia="Times New Roman"/>
                <w:color w:val="000000"/>
                <w:lang w:eastAsia="en-GB"/>
              </w:rPr>
            </w:pPr>
            <w:ins w:id="784" w:author="Parks, Robbie M" w:date="2018-06-19T19:05:00Z">
              <w:r w:rsidRPr="00AC73A1">
                <w:rPr>
                  <w:rFonts w:eastAsia="Times New Roman"/>
                  <w:color w:val="000000"/>
                  <w:lang w:eastAsia="en-GB"/>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spacing w:after="0" w:line="240" w:lineRule="auto"/>
              <w:rPr>
                <w:ins w:id="785" w:author="Parks, Robbie M" w:date="2018-06-19T19:05:00Z"/>
                <w:rFonts w:eastAsia="Times New Roman"/>
                <w:color w:val="000000"/>
                <w:lang w:eastAsia="en-GB"/>
              </w:rPr>
            </w:pPr>
            <w:ins w:id="786" w:author="Parks, Robbie M" w:date="2018-06-19T19:05:00Z">
              <w:r w:rsidRPr="00AC73A1">
                <w:rPr>
                  <w:rFonts w:eastAsia="Times New Roman"/>
                  <w:color w:val="000000"/>
                  <w:lang w:eastAsia="en-GB"/>
                </w:rPr>
                <w:t>F1-F9, F17, F20-F99, G6-G13, G15-G98</w:t>
              </w:r>
            </w:ins>
          </w:p>
        </w:tc>
      </w:tr>
      <w:tr w:rsidR="00AC73A1" w:rsidRPr="00AC73A1" w14:paraId="72418B7A" w14:textId="77777777" w:rsidTr="00AC73A1">
        <w:trPr>
          <w:trHeight w:val="320"/>
          <w:ins w:id="78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spacing w:after="0" w:line="240" w:lineRule="auto"/>
              <w:rPr>
                <w:ins w:id="788" w:author="Parks, Robbie M" w:date="2018-06-19T19:05:00Z"/>
                <w:rFonts w:eastAsia="Times New Roman"/>
                <w:color w:val="000000"/>
                <w:lang w:eastAsia="en-GB"/>
              </w:rPr>
            </w:pPr>
            <w:ins w:id="789"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spacing w:after="0" w:line="240" w:lineRule="auto"/>
              <w:rPr>
                <w:ins w:id="790" w:author="Parks, Robbie M" w:date="2018-06-19T19:05:00Z"/>
                <w:rFonts w:eastAsia="Times New Roman"/>
                <w:color w:val="000000"/>
                <w:lang w:eastAsia="en-GB"/>
              </w:rPr>
            </w:pPr>
            <w:ins w:id="791" w:author="Parks, Robbie M" w:date="2018-06-19T19:05:00Z">
              <w:r w:rsidRPr="00AC73A1">
                <w:rPr>
                  <w:rFonts w:eastAsia="Times New Roman"/>
                  <w:color w:val="000000"/>
                  <w:lang w:eastAsia="en-GB"/>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spacing w:after="0" w:line="240" w:lineRule="auto"/>
              <w:rPr>
                <w:ins w:id="792" w:author="Parks, Robbie M" w:date="2018-06-19T19:05:00Z"/>
                <w:rFonts w:eastAsia="Times New Roman"/>
                <w:color w:val="000000"/>
                <w:lang w:eastAsia="en-GB"/>
              </w:rPr>
            </w:pPr>
            <w:ins w:id="793" w:author="Parks, Robbie M" w:date="2018-06-19T19:05:00Z">
              <w:r w:rsidRPr="00AC73A1">
                <w:rPr>
                  <w:rFonts w:eastAsia="Times New Roman"/>
                  <w:color w:val="000000"/>
                  <w:lang w:eastAsia="en-GB"/>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spacing w:after="0" w:line="240" w:lineRule="auto"/>
              <w:rPr>
                <w:ins w:id="794" w:author="Parks, Robbie M" w:date="2018-06-19T19:05:00Z"/>
                <w:rFonts w:eastAsia="Times New Roman"/>
                <w:color w:val="000000"/>
                <w:lang w:eastAsia="en-GB"/>
              </w:rPr>
            </w:pPr>
            <w:ins w:id="795" w:author="Parks, Robbie M" w:date="2018-06-19T19:05:00Z">
              <w:r w:rsidRPr="00AC73A1">
                <w:rPr>
                  <w:rFonts w:eastAsia="Times New Roman"/>
                  <w:color w:val="000000"/>
                  <w:lang w:eastAsia="en-GB"/>
                </w:rPr>
                <w:t>P00-P96</w:t>
              </w:r>
            </w:ins>
          </w:p>
        </w:tc>
      </w:tr>
      <w:tr w:rsidR="00AC73A1" w:rsidRPr="00AC73A1" w14:paraId="75DFC94B" w14:textId="77777777" w:rsidTr="00AC73A1">
        <w:trPr>
          <w:trHeight w:val="320"/>
          <w:ins w:id="79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spacing w:after="0" w:line="240" w:lineRule="auto"/>
              <w:rPr>
                <w:ins w:id="797" w:author="Parks, Robbie M" w:date="2018-06-19T19:05:00Z"/>
                <w:rFonts w:eastAsia="Times New Roman"/>
                <w:color w:val="000000"/>
                <w:lang w:eastAsia="en-GB"/>
              </w:rPr>
            </w:pPr>
            <w:ins w:id="798"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spacing w:after="0" w:line="240" w:lineRule="auto"/>
              <w:rPr>
                <w:ins w:id="799" w:author="Parks, Robbie M" w:date="2018-06-19T19:05:00Z"/>
                <w:rFonts w:eastAsia="Times New Roman"/>
                <w:color w:val="000000"/>
                <w:lang w:eastAsia="en-GB"/>
              </w:rPr>
            </w:pPr>
            <w:ins w:id="800" w:author="Parks, Robbie M" w:date="2018-06-19T19:05:00Z">
              <w:r w:rsidRPr="00AC73A1">
                <w:rPr>
                  <w:rFonts w:eastAsia="Times New Roman"/>
                  <w:color w:val="000000"/>
                  <w:lang w:eastAsia="en-GB"/>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spacing w:after="0" w:line="240" w:lineRule="auto"/>
              <w:rPr>
                <w:ins w:id="801" w:author="Parks, Robbie M" w:date="2018-06-19T19:05:00Z"/>
                <w:rFonts w:eastAsia="Times New Roman"/>
                <w:color w:val="000000"/>
                <w:lang w:eastAsia="en-GB"/>
              </w:rPr>
            </w:pPr>
            <w:ins w:id="802" w:author="Parks, Robbie M" w:date="2018-06-19T19:05:00Z">
              <w:r w:rsidRPr="00AC73A1">
                <w:rPr>
                  <w:rFonts w:eastAsia="Times New Roman"/>
                  <w:color w:val="000000"/>
                  <w:lang w:eastAsia="en-GB"/>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spacing w:after="0" w:line="240" w:lineRule="auto"/>
              <w:rPr>
                <w:ins w:id="803" w:author="Parks, Robbie M" w:date="2018-06-19T19:05:00Z"/>
                <w:rFonts w:eastAsia="Times New Roman"/>
                <w:color w:val="000000"/>
                <w:lang w:eastAsia="en-GB"/>
              </w:rPr>
            </w:pPr>
            <w:ins w:id="804" w:author="Parks, Robbie M" w:date="2018-06-19T19:05:00Z">
              <w:r w:rsidRPr="00AC73A1">
                <w:rPr>
                  <w:rFonts w:eastAsia="Times New Roman"/>
                  <w:color w:val="000000"/>
                  <w:lang w:eastAsia="en-GB"/>
                </w:rPr>
                <w:t>F10-F16, F18-F19, X41-X42, X45, X49</w:t>
              </w:r>
            </w:ins>
          </w:p>
        </w:tc>
      </w:tr>
      <w:tr w:rsidR="00AC73A1" w:rsidRPr="00AC73A1" w14:paraId="2551F43C" w14:textId="77777777" w:rsidTr="00AC73A1">
        <w:trPr>
          <w:trHeight w:val="1280"/>
          <w:ins w:id="80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spacing w:after="0" w:line="240" w:lineRule="auto"/>
              <w:rPr>
                <w:ins w:id="806" w:author="Parks, Robbie M" w:date="2018-06-19T19:05:00Z"/>
                <w:rFonts w:eastAsia="Times New Roman"/>
                <w:color w:val="000000"/>
                <w:lang w:eastAsia="en-GB"/>
              </w:rPr>
            </w:pPr>
            <w:ins w:id="807" w:author="Parks, Robbie M" w:date="2018-06-19T19:05:00Z">
              <w:r w:rsidRPr="00AC73A1">
                <w:rPr>
                  <w:rFonts w:eastAsia="Times New Roman"/>
                  <w:color w:val="000000"/>
                  <w:lang w:eastAsia="en-GB"/>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spacing w:after="0" w:line="240" w:lineRule="auto"/>
              <w:rPr>
                <w:ins w:id="808" w:author="Parks, Robbie M" w:date="2018-06-19T19:05:00Z"/>
                <w:rFonts w:eastAsia="Times New Roman"/>
                <w:color w:val="000000"/>
                <w:lang w:eastAsia="en-GB"/>
              </w:rPr>
            </w:pPr>
            <w:ins w:id="809" w:author="Parks, Robbie M" w:date="2018-06-19T19:05:00Z">
              <w:r w:rsidRPr="00AC73A1">
                <w:rPr>
                  <w:rFonts w:eastAsia="Times New Roman"/>
                  <w:color w:val="000000"/>
                  <w:lang w:eastAsia="en-GB"/>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spacing w:after="0" w:line="240" w:lineRule="auto"/>
              <w:rPr>
                <w:ins w:id="810" w:author="Parks, Robbie M" w:date="2018-06-19T19:05:00Z"/>
                <w:rFonts w:eastAsia="Times New Roman"/>
                <w:color w:val="000000"/>
                <w:lang w:eastAsia="en-GB"/>
              </w:rPr>
            </w:pPr>
            <w:ins w:id="811" w:author="Parks, Robbie M" w:date="2018-06-19T19:05:00Z">
              <w:r w:rsidRPr="00AC73A1">
                <w:rPr>
                  <w:rFonts w:eastAsia="Times New Roman"/>
                  <w:color w:val="000000"/>
                  <w:lang w:eastAsia="en-GB"/>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spacing w:after="0" w:line="240" w:lineRule="auto"/>
              <w:rPr>
                <w:ins w:id="812" w:author="Parks, Robbie M" w:date="2018-06-19T19:05:00Z"/>
                <w:rFonts w:eastAsia="Times New Roman"/>
                <w:color w:val="000000"/>
                <w:lang w:eastAsia="en-GB"/>
              </w:rPr>
            </w:pPr>
            <w:ins w:id="813" w:author="Parks, Robbie M" w:date="2018-06-19T19:05:00Z">
              <w:r w:rsidRPr="00AC73A1">
                <w:rPr>
                  <w:rFonts w:eastAsia="Times New Roman"/>
                  <w:color w:val="000000"/>
                  <w:lang w:eastAsia="en-GB"/>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after="0" w:line="480" w:lineRule="auto"/>
        <w:jc w:val="both"/>
        <w:rPr>
          <w:ins w:id="814" w:author="Parks, Robbie M" w:date="2018-06-19T19:05:00Z"/>
        </w:rPr>
      </w:pPr>
      <w:r w:rsidRPr="00AC73A1">
        <w:rPr>
          <w:b/>
        </w:rPr>
        <w:t xml:space="preserve"> </w:t>
      </w:r>
      <w:ins w:id="815" w:author="Parks, Robbie M" w:date="2018-06-19T19:04:00Z">
        <w:r w:rsidR="00D67E0B" w:rsidRPr="00AC73A1">
          <w:rPr>
            <w:b/>
          </w:rPr>
          <w:t>Table 3</w:t>
        </w:r>
      </w:ins>
      <w:ins w:id="816" w:author="Parks, Robbie M" w:date="2018-06-19T19:05:00Z">
        <w:r w:rsidRPr="00AC73A1">
          <w:rPr>
            <w:b/>
          </w:rPr>
          <w:t>a</w:t>
        </w:r>
        <w:r w:rsidRPr="00AC73A1">
          <w:t>: Causes of death classification for analysis</w:t>
        </w:r>
      </w:ins>
    </w:p>
    <w:p w14:paraId="09DE3F61" w14:textId="5E441A03" w:rsidR="00EF117B" w:rsidRDefault="00EF117B">
      <w:pPr>
        <w:spacing w:after="0" w:line="240" w:lineRule="auto"/>
        <w:rPr>
          <w:ins w:id="817" w:author="Parks, Robbie M" w:date="2018-06-19T19:08:00Z"/>
        </w:rPr>
      </w:pPr>
      <w:ins w:id="818" w:author="Parks, Robbie M" w:date="2018-06-19T19:08:00Z">
        <w:r>
          <w:br w:type="page"/>
        </w:r>
      </w:ins>
    </w:p>
    <w:p w14:paraId="75A6DD6C" w14:textId="3620E25E" w:rsidR="00AC73A1" w:rsidRDefault="0092526A" w:rsidP="00A24BBA">
      <w:pPr>
        <w:spacing w:after="0" w:line="480" w:lineRule="auto"/>
        <w:jc w:val="both"/>
        <w:rPr>
          <w:ins w:id="819" w:author="Parks, Robbie M" w:date="2018-06-19T19:09:00Z"/>
        </w:rPr>
      </w:pPr>
      <w:commentRangeStart w:id="820"/>
      <w:ins w:id="821" w:author="Parks, Robbie M" w:date="2018-06-19T19:09:00Z">
        <w:r>
          <w:rPr>
            <w:b/>
          </w:rPr>
          <w:lastRenderedPageBreak/>
          <w:t xml:space="preserve">Table 3b: </w:t>
        </w:r>
        <w:r>
          <w:t>Causes of death classification for unintentional and intentional injuries</w:t>
        </w:r>
      </w:ins>
      <w:commentRangeEnd w:id="820"/>
      <w:ins w:id="822" w:author="Parks, Robbie M" w:date="2018-06-20T12:54:00Z">
        <w:r w:rsidR="00E71235">
          <w:rPr>
            <w:rStyle w:val="CommentReference"/>
            <w:rFonts w:asciiTheme="minorHAnsi" w:eastAsiaTheme="minorHAnsi" w:hAnsiTheme="minorHAnsi" w:cstheme="minorBidi"/>
          </w:rPr>
          <w:commentReference w:id="820"/>
        </w:r>
      </w:ins>
    </w:p>
    <w:p w14:paraId="0F1D6BF6" w14:textId="74CB7C84" w:rsidR="008A3E97" w:rsidRDefault="00FB4895" w:rsidP="005F4447">
      <w:pPr>
        <w:spacing w:after="0" w:line="480" w:lineRule="auto"/>
        <w:jc w:val="both"/>
        <w:rPr>
          <w:ins w:id="823" w:author="Parks, Robbie M" w:date="2018-06-20T00:19:00Z"/>
        </w:rPr>
        <w:sectPr w:rsidR="008A3E97" w:rsidSect="004926F3">
          <w:footerReference w:type="even" r:id="rId10"/>
          <w:footerReference w:type="default" r:id="rId11"/>
          <w:pgSz w:w="11900" w:h="16840"/>
          <w:pgMar w:top="1440" w:right="1440" w:bottom="1440" w:left="1440" w:header="720" w:footer="720" w:gutter="0"/>
          <w:lnNumType w:countBy="1" w:restart="continuous"/>
          <w:cols w:space="720"/>
          <w:docGrid w:linePitch="360"/>
        </w:sectPr>
        <w:pPrChange w:id="824" w:author="Parks, Robbie M" w:date="2018-06-20T10:18:00Z">
          <w:pPr>
            <w:spacing w:after="0" w:line="240" w:lineRule="auto"/>
          </w:pPr>
        </w:pPrChange>
      </w:pPr>
      <w:ins w:id="825" w:author="Parks, Robbie M" w:date="2018-06-19T19:10:00Z">
        <w:r>
          <w:t>&lt;TABLE HERE</w:t>
        </w:r>
      </w:ins>
    </w:p>
    <w:p w14:paraId="528B5541" w14:textId="00EC24F2" w:rsidR="00FB4895" w:rsidRDefault="00FB4895" w:rsidP="00FB4895">
      <w:pPr>
        <w:spacing w:after="0" w:line="480" w:lineRule="auto"/>
        <w:jc w:val="both"/>
        <w:rPr>
          <w:ins w:id="826" w:author="Parks, Robbie M" w:date="2018-06-20T10:52:00Z"/>
        </w:rPr>
      </w:pPr>
      <w:commentRangeStart w:id="827"/>
      <w:ins w:id="828" w:author="Parks, Robbie M" w:date="2018-06-20T10:52:00Z">
        <w:r>
          <w:rPr>
            <w:b/>
          </w:rPr>
          <w:lastRenderedPageBreak/>
          <w:t xml:space="preserve">Table </w:t>
        </w:r>
      </w:ins>
      <w:commentRangeEnd w:id="827"/>
      <w:ins w:id="829" w:author="Parks, Robbie M" w:date="2018-06-20T12:54:00Z">
        <w:r w:rsidR="00945B9D">
          <w:rPr>
            <w:rStyle w:val="CommentReference"/>
            <w:rFonts w:asciiTheme="minorHAnsi" w:eastAsiaTheme="minorHAnsi" w:hAnsiTheme="minorHAnsi" w:cstheme="minorBidi"/>
          </w:rPr>
          <w:commentReference w:id="827"/>
        </w:r>
      </w:ins>
      <w:ins w:id="830" w:author="Parks, Robbie M" w:date="2018-06-20T10:52:00Z">
        <w:r>
          <w:rPr>
            <w:b/>
          </w:rPr>
          <w:t xml:space="preserve">XX: </w:t>
        </w:r>
        <w:r>
          <w:t xml:space="preserve">Values of </w:t>
        </w:r>
      </w:ins>
      <w:ins w:id="831" w:author="Parks, Robbie M" w:date="2018-06-20T12:54:00Z">
        <w:r w:rsidR="00945B9D">
          <w:t>…</w:t>
        </w:r>
      </w:ins>
    </w:p>
    <w:tbl>
      <w:tblPr>
        <w:tblW w:w="28400" w:type="dxa"/>
        <w:tblLook w:val="04A0" w:firstRow="1" w:lastRow="0" w:firstColumn="1" w:lastColumn="0" w:noHBand="0" w:noVBand="1"/>
      </w:tblPr>
      <w:tblGrid>
        <w:gridCol w:w="1500"/>
        <w:gridCol w:w="2580"/>
        <w:gridCol w:w="1020"/>
        <w:gridCol w:w="1337"/>
        <w:gridCol w:w="1251"/>
        <w:gridCol w:w="1337"/>
        <w:gridCol w:w="1252"/>
        <w:gridCol w:w="1337"/>
        <w:gridCol w:w="1252"/>
        <w:gridCol w:w="1337"/>
        <w:gridCol w:w="1252"/>
        <w:gridCol w:w="1337"/>
        <w:gridCol w:w="1252"/>
        <w:gridCol w:w="1337"/>
        <w:gridCol w:w="1252"/>
        <w:gridCol w:w="1337"/>
        <w:gridCol w:w="1252"/>
        <w:gridCol w:w="1337"/>
        <w:gridCol w:w="1252"/>
        <w:gridCol w:w="1337"/>
        <w:gridCol w:w="1252"/>
        <w:tblGridChange w:id="832">
          <w:tblGrid>
            <w:gridCol w:w="1500"/>
            <w:gridCol w:w="2580"/>
            <w:gridCol w:w="1020"/>
            <w:gridCol w:w="1337"/>
            <w:gridCol w:w="1251"/>
            <w:gridCol w:w="1337"/>
            <w:gridCol w:w="1252"/>
            <w:gridCol w:w="1337"/>
            <w:gridCol w:w="1252"/>
            <w:gridCol w:w="1337"/>
            <w:gridCol w:w="1252"/>
            <w:gridCol w:w="1337"/>
            <w:gridCol w:w="1252"/>
            <w:gridCol w:w="1337"/>
            <w:gridCol w:w="1252"/>
            <w:gridCol w:w="1337"/>
            <w:gridCol w:w="1252"/>
            <w:gridCol w:w="1337"/>
            <w:gridCol w:w="1252"/>
            <w:gridCol w:w="1337"/>
            <w:gridCol w:w="1252"/>
          </w:tblGrid>
        </w:tblGridChange>
      </w:tblGrid>
      <w:tr w:rsidR="005B0742" w:rsidRPr="005B0742" w14:paraId="670C0ABF" w14:textId="77777777" w:rsidTr="005B0742">
        <w:trPr>
          <w:trHeight w:val="320"/>
          <w:ins w:id="833" w:author="Parks, Robbie M" w:date="2018-06-20T10:54:00Z"/>
        </w:trPr>
        <w:tc>
          <w:tcPr>
            <w:tcW w:w="1500"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72411D" w14:textId="77777777" w:rsidR="005B0742" w:rsidRPr="005B0742" w:rsidRDefault="005B0742" w:rsidP="005B0742">
            <w:pPr>
              <w:spacing w:after="0" w:line="240" w:lineRule="auto"/>
              <w:jc w:val="center"/>
              <w:rPr>
                <w:ins w:id="834" w:author="Parks, Robbie M" w:date="2018-06-20T10:54:00Z"/>
                <w:rFonts w:eastAsia="Times New Roman"/>
                <w:color w:val="000000"/>
                <w:sz w:val="24"/>
                <w:szCs w:val="24"/>
                <w:lang w:eastAsia="en-GB"/>
              </w:rPr>
            </w:pPr>
            <w:ins w:id="835" w:author="Parks, Robbie M" w:date="2018-06-20T10:54:00Z">
              <w:r w:rsidRPr="005B0742">
                <w:rPr>
                  <w:rFonts w:eastAsia="Times New Roman"/>
                  <w:color w:val="000000"/>
                  <w:sz w:val="24"/>
                  <w:szCs w:val="24"/>
                  <w:lang w:eastAsia="en-GB"/>
                </w:rPr>
                <w:t> </w:t>
              </w:r>
            </w:ins>
          </w:p>
        </w:tc>
        <w:tc>
          <w:tcPr>
            <w:tcW w:w="6100" w:type="dxa"/>
            <w:gridSpan w:val="4"/>
            <w:tcBorders>
              <w:top w:val="single" w:sz="4" w:space="0" w:color="auto"/>
              <w:left w:val="nil"/>
              <w:bottom w:val="single" w:sz="4" w:space="0" w:color="auto"/>
              <w:right w:val="single" w:sz="4" w:space="0" w:color="auto"/>
            </w:tcBorders>
            <w:shd w:val="clear" w:color="auto" w:fill="auto"/>
            <w:vAlign w:val="bottom"/>
            <w:hideMark/>
          </w:tcPr>
          <w:p w14:paraId="1838DDB0" w14:textId="77777777" w:rsidR="005B0742" w:rsidRPr="005B0742" w:rsidRDefault="005B0742" w:rsidP="005B0742">
            <w:pPr>
              <w:spacing w:after="0" w:line="240" w:lineRule="auto"/>
              <w:jc w:val="center"/>
              <w:rPr>
                <w:ins w:id="836" w:author="Parks, Robbie M" w:date="2018-06-20T10:54:00Z"/>
                <w:rFonts w:eastAsia="Times New Roman"/>
                <w:b/>
                <w:bCs/>
                <w:color w:val="000000"/>
                <w:sz w:val="24"/>
                <w:szCs w:val="24"/>
                <w:lang w:eastAsia="en-GB"/>
              </w:rPr>
            </w:pPr>
            <w:ins w:id="837" w:author="Parks, Robbie M" w:date="2018-06-20T10:54:00Z">
              <w:r w:rsidRPr="005B0742">
                <w:rPr>
                  <w:rFonts w:eastAsia="Times New Roman"/>
                  <w:b/>
                  <w:bCs/>
                  <w:color w:val="000000"/>
                  <w:sz w:val="24"/>
                  <w:szCs w:val="24"/>
                  <w:lang w:eastAsia="en-GB"/>
                </w:rPr>
                <w:t>All cause</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589D6EFF" w14:textId="77777777" w:rsidR="005B0742" w:rsidRPr="005B0742" w:rsidRDefault="005B0742" w:rsidP="005B0742">
            <w:pPr>
              <w:spacing w:after="0" w:line="240" w:lineRule="auto"/>
              <w:jc w:val="center"/>
              <w:rPr>
                <w:ins w:id="838" w:author="Parks, Robbie M" w:date="2018-06-20T10:54:00Z"/>
                <w:rFonts w:eastAsia="Times New Roman"/>
                <w:b/>
                <w:bCs/>
                <w:color w:val="000000"/>
                <w:sz w:val="24"/>
                <w:szCs w:val="24"/>
                <w:lang w:eastAsia="en-GB"/>
              </w:rPr>
            </w:pPr>
            <w:ins w:id="839" w:author="Parks, Robbie M" w:date="2018-06-20T10:54:00Z">
              <w:r w:rsidRPr="005B0742">
                <w:rPr>
                  <w:rFonts w:eastAsia="Times New Roman"/>
                  <w:b/>
                  <w:bCs/>
                  <w:color w:val="000000"/>
                  <w:sz w:val="24"/>
                  <w:szCs w:val="24"/>
                  <w:lang w:eastAsia="en-GB"/>
                </w:rPr>
                <w:t>Cancer</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2AB8001C" w14:textId="77777777" w:rsidR="005B0742" w:rsidRPr="005B0742" w:rsidRDefault="005B0742" w:rsidP="005B0742">
            <w:pPr>
              <w:spacing w:after="0" w:line="240" w:lineRule="auto"/>
              <w:jc w:val="center"/>
              <w:rPr>
                <w:ins w:id="840" w:author="Parks, Robbie M" w:date="2018-06-20T10:54:00Z"/>
                <w:rFonts w:eastAsia="Times New Roman"/>
                <w:b/>
                <w:bCs/>
                <w:color w:val="000000"/>
                <w:sz w:val="24"/>
                <w:szCs w:val="24"/>
                <w:lang w:eastAsia="en-GB"/>
              </w:rPr>
            </w:pPr>
            <w:ins w:id="841" w:author="Parks, Robbie M" w:date="2018-06-20T10:54:00Z">
              <w:r w:rsidRPr="005B0742">
                <w:rPr>
                  <w:rFonts w:eastAsia="Times New Roman"/>
                  <w:b/>
                  <w:bCs/>
                  <w:color w:val="000000"/>
                  <w:sz w:val="24"/>
                  <w:szCs w:val="24"/>
                  <w:lang w:eastAsia="en-GB"/>
                </w:rPr>
                <w:t>Cardiorespiratory</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6FE8F2FB" w14:textId="77777777" w:rsidR="005B0742" w:rsidRPr="005B0742" w:rsidRDefault="005B0742" w:rsidP="005B0742">
            <w:pPr>
              <w:spacing w:after="0" w:line="240" w:lineRule="auto"/>
              <w:jc w:val="center"/>
              <w:rPr>
                <w:ins w:id="842" w:author="Parks, Robbie M" w:date="2018-06-20T10:54:00Z"/>
                <w:rFonts w:eastAsia="Times New Roman"/>
                <w:b/>
                <w:bCs/>
                <w:color w:val="000000"/>
                <w:sz w:val="24"/>
                <w:szCs w:val="24"/>
                <w:lang w:eastAsia="en-GB"/>
              </w:rPr>
            </w:pPr>
            <w:ins w:id="843" w:author="Parks, Robbie M" w:date="2018-06-20T10:54:00Z">
              <w:r w:rsidRPr="005B0742">
                <w:rPr>
                  <w:rFonts w:eastAsia="Times New Roman"/>
                  <w:b/>
                  <w:bCs/>
                  <w:color w:val="000000"/>
                  <w:sz w:val="24"/>
                  <w:szCs w:val="24"/>
                  <w:lang w:eastAsia="en-GB"/>
                </w:rPr>
                <w:t>Injuries</w:t>
              </w:r>
            </w:ins>
          </w:p>
        </w:tc>
        <w:tc>
          <w:tcPr>
            <w:tcW w:w="5200" w:type="dxa"/>
            <w:gridSpan w:val="4"/>
            <w:tcBorders>
              <w:top w:val="single" w:sz="4" w:space="0" w:color="auto"/>
              <w:left w:val="nil"/>
              <w:bottom w:val="single" w:sz="4" w:space="0" w:color="auto"/>
              <w:right w:val="single" w:sz="4" w:space="0" w:color="auto"/>
            </w:tcBorders>
            <w:shd w:val="clear" w:color="auto" w:fill="auto"/>
            <w:vAlign w:val="bottom"/>
            <w:hideMark/>
          </w:tcPr>
          <w:p w14:paraId="56BE8BF5" w14:textId="77777777" w:rsidR="005B0742" w:rsidRPr="005B0742" w:rsidRDefault="005B0742" w:rsidP="005B0742">
            <w:pPr>
              <w:spacing w:after="0" w:line="240" w:lineRule="auto"/>
              <w:jc w:val="center"/>
              <w:rPr>
                <w:ins w:id="844" w:author="Parks, Robbie M" w:date="2018-06-20T10:54:00Z"/>
                <w:rFonts w:eastAsia="Times New Roman"/>
                <w:b/>
                <w:bCs/>
                <w:color w:val="000000"/>
                <w:sz w:val="24"/>
                <w:szCs w:val="24"/>
                <w:lang w:eastAsia="en-GB"/>
              </w:rPr>
            </w:pPr>
            <w:ins w:id="845" w:author="Parks, Robbie M" w:date="2018-06-20T10:54:00Z">
              <w:r w:rsidRPr="005B0742">
                <w:rPr>
                  <w:rFonts w:eastAsia="Times New Roman"/>
                  <w:b/>
                  <w:bCs/>
                  <w:color w:val="000000"/>
                  <w:sz w:val="24"/>
                  <w:szCs w:val="24"/>
                  <w:lang w:eastAsia="en-GB"/>
                </w:rPr>
                <w:t>Other</w:t>
              </w:r>
            </w:ins>
          </w:p>
        </w:tc>
      </w:tr>
      <w:tr w:rsidR="005B0742" w:rsidRPr="005B0742" w14:paraId="499CDEE1" w14:textId="77777777" w:rsidTr="005B0742">
        <w:tblPrEx>
          <w:tblW w:w="28400" w:type="dxa"/>
          <w:tblPrExChange w:id="846" w:author="Parks, Robbie M" w:date="2018-06-20T10:54:00Z">
            <w:tblPrEx>
              <w:tblW w:w="28400" w:type="dxa"/>
            </w:tblPrEx>
          </w:tblPrExChange>
        </w:tblPrEx>
        <w:trPr>
          <w:trHeight w:val="395"/>
          <w:ins w:id="847" w:author="Parks, Robbie M" w:date="2018-06-20T10:54:00Z"/>
          <w:trPrChange w:id="848" w:author="Parks, Robbie M" w:date="2018-06-20T10:54:00Z">
            <w:trPr>
              <w:trHeight w:val="320"/>
            </w:trPr>
          </w:trPrChange>
        </w:trPr>
        <w:tc>
          <w:tcPr>
            <w:tcW w:w="1500" w:type="dxa"/>
            <w:vMerge/>
            <w:tcBorders>
              <w:top w:val="single" w:sz="4" w:space="0" w:color="auto"/>
              <w:left w:val="single" w:sz="4" w:space="0" w:color="auto"/>
              <w:bottom w:val="single" w:sz="4" w:space="0" w:color="auto"/>
              <w:right w:val="single" w:sz="4" w:space="0" w:color="auto"/>
            </w:tcBorders>
            <w:vAlign w:val="center"/>
            <w:hideMark/>
            <w:tcPrChange w:id="849" w:author="Parks, Robbie M" w:date="2018-06-20T10:54:00Z">
              <w:tcPr>
                <w:tcW w:w="1500" w:type="dxa"/>
                <w:vMerge/>
                <w:tcBorders>
                  <w:top w:val="single" w:sz="4" w:space="0" w:color="auto"/>
                  <w:left w:val="single" w:sz="4" w:space="0" w:color="auto"/>
                  <w:bottom w:val="single" w:sz="4" w:space="0" w:color="auto"/>
                  <w:right w:val="single" w:sz="4" w:space="0" w:color="auto"/>
                </w:tcBorders>
                <w:vAlign w:val="center"/>
                <w:hideMark/>
              </w:tcPr>
            </w:tcPrChange>
          </w:tcPr>
          <w:p w14:paraId="54052BEF" w14:textId="77777777" w:rsidR="005B0742" w:rsidRPr="005B0742" w:rsidRDefault="005B0742" w:rsidP="005B0742">
            <w:pPr>
              <w:spacing w:after="0" w:line="240" w:lineRule="auto"/>
              <w:rPr>
                <w:ins w:id="850" w:author="Parks, Robbie M" w:date="2018-06-20T10:54:00Z"/>
                <w:rFonts w:eastAsia="Times New Roman"/>
                <w:color w:val="000000"/>
                <w:sz w:val="24"/>
                <w:szCs w:val="24"/>
                <w:lang w:eastAsia="en-GB"/>
              </w:rPr>
            </w:pPr>
          </w:p>
        </w:tc>
        <w:tc>
          <w:tcPr>
            <w:tcW w:w="3600" w:type="dxa"/>
            <w:gridSpan w:val="2"/>
            <w:tcBorders>
              <w:top w:val="single" w:sz="4" w:space="0" w:color="auto"/>
              <w:left w:val="nil"/>
              <w:bottom w:val="single" w:sz="4" w:space="0" w:color="auto"/>
              <w:right w:val="single" w:sz="4" w:space="0" w:color="auto"/>
            </w:tcBorders>
            <w:shd w:val="clear" w:color="auto" w:fill="auto"/>
            <w:vAlign w:val="bottom"/>
            <w:hideMark/>
            <w:tcPrChange w:id="851" w:author="Parks, Robbie M" w:date="2018-06-20T10:54:00Z">
              <w:tcPr>
                <w:tcW w:w="3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657354E7" w14:textId="77777777" w:rsidR="005B0742" w:rsidRPr="005B0742" w:rsidRDefault="005B0742" w:rsidP="005B0742">
            <w:pPr>
              <w:spacing w:after="0" w:line="240" w:lineRule="auto"/>
              <w:jc w:val="center"/>
              <w:rPr>
                <w:ins w:id="852" w:author="Parks, Robbie M" w:date="2018-06-20T10:54:00Z"/>
                <w:rFonts w:eastAsia="Times New Roman"/>
                <w:b/>
                <w:bCs/>
                <w:color w:val="000000"/>
                <w:sz w:val="24"/>
                <w:szCs w:val="24"/>
                <w:lang w:eastAsia="en-GB"/>
              </w:rPr>
            </w:pPr>
            <w:ins w:id="853" w:author="Parks, Robbie M" w:date="2018-06-20T10:54:00Z">
              <w:r w:rsidRPr="005B0742">
                <w:rPr>
                  <w:rFonts w:eastAsia="Times New Roman"/>
                  <w:b/>
                  <w:bCs/>
                  <w:color w:val="000000"/>
                  <w:sz w:val="24"/>
                  <w:szCs w:val="24"/>
                  <w:lang w:eastAsia="en-GB"/>
                </w:rPr>
                <w:t>Male</w:t>
              </w:r>
            </w:ins>
          </w:p>
        </w:tc>
        <w:tc>
          <w:tcPr>
            <w:tcW w:w="2500" w:type="dxa"/>
            <w:gridSpan w:val="2"/>
            <w:tcBorders>
              <w:top w:val="single" w:sz="4" w:space="0" w:color="auto"/>
              <w:left w:val="nil"/>
              <w:bottom w:val="single" w:sz="4" w:space="0" w:color="auto"/>
              <w:right w:val="single" w:sz="4" w:space="0" w:color="auto"/>
            </w:tcBorders>
            <w:shd w:val="clear" w:color="auto" w:fill="auto"/>
            <w:vAlign w:val="bottom"/>
            <w:hideMark/>
            <w:tcPrChange w:id="854" w:author="Parks, Robbie M" w:date="2018-06-20T10:54:00Z">
              <w:tcPr>
                <w:tcW w:w="25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148CFD09" w14:textId="77777777" w:rsidR="005B0742" w:rsidRPr="005B0742" w:rsidRDefault="005B0742" w:rsidP="005B0742">
            <w:pPr>
              <w:spacing w:after="0" w:line="240" w:lineRule="auto"/>
              <w:jc w:val="center"/>
              <w:rPr>
                <w:ins w:id="855" w:author="Parks, Robbie M" w:date="2018-06-20T10:54:00Z"/>
                <w:rFonts w:eastAsia="Times New Roman"/>
                <w:b/>
                <w:bCs/>
                <w:color w:val="000000"/>
                <w:sz w:val="24"/>
                <w:szCs w:val="24"/>
                <w:lang w:eastAsia="en-GB"/>
              </w:rPr>
            </w:pPr>
            <w:ins w:id="856" w:author="Parks, Robbie M" w:date="2018-06-20T10:54:00Z">
              <w:r w:rsidRPr="005B0742">
                <w:rPr>
                  <w:rFonts w:eastAsia="Times New Roman"/>
                  <w:b/>
                  <w:bCs/>
                  <w:color w:val="000000"/>
                  <w:sz w:val="24"/>
                  <w:szCs w:val="24"/>
                  <w:lang w:eastAsia="en-GB"/>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Change w:id="857" w:author="Parks, Robbie M" w:date="2018-06-20T10:54:00Z">
              <w:tcPr>
                <w:tcW w:w="2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7FD3F0F2" w14:textId="77777777" w:rsidR="005B0742" w:rsidRPr="005B0742" w:rsidRDefault="005B0742" w:rsidP="005B0742">
            <w:pPr>
              <w:spacing w:after="0" w:line="240" w:lineRule="auto"/>
              <w:jc w:val="center"/>
              <w:rPr>
                <w:ins w:id="858" w:author="Parks, Robbie M" w:date="2018-06-20T10:54:00Z"/>
                <w:rFonts w:eastAsia="Times New Roman"/>
                <w:b/>
                <w:bCs/>
                <w:color w:val="000000"/>
                <w:sz w:val="24"/>
                <w:szCs w:val="24"/>
                <w:lang w:eastAsia="en-GB"/>
              </w:rPr>
            </w:pPr>
            <w:ins w:id="859" w:author="Parks, Robbie M" w:date="2018-06-20T10:54:00Z">
              <w:r w:rsidRPr="005B0742">
                <w:rPr>
                  <w:rFonts w:eastAsia="Times New Roman"/>
                  <w:b/>
                  <w:bCs/>
                  <w:color w:val="000000"/>
                  <w:sz w:val="24"/>
                  <w:szCs w:val="24"/>
                  <w:lang w:eastAsia="en-GB"/>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Change w:id="860" w:author="Parks, Robbie M" w:date="2018-06-20T10:54:00Z">
              <w:tcPr>
                <w:tcW w:w="2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00CF7A57" w14:textId="77777777" w:rsidR="005B0742" w:rsidRPr="005B0742" w:rsidRDefault="005B0742" w:rsidP="005B0742">
            <w:pPr>
              <w:spacing w:after="0" w:line="240" w:lineRule="auto"/>
              <w:jc w:val="center"/>
              <w:rPr>
                <w:ins w:id="861" w:author="Parks, Robbie M" w:date="2018-06-20T10:54:00Z"/>
                <w:rFonts w:eastAsia="Times New Roman"/>
                <w:b/>
                <w:bCs/>
                <w:color w:val="000000"/>
                <w:sz w:val="24"/>
                <w:szCs w:val="24"/>
                <w:lang w:eastAsia="en-GB"/>
              </w:rPr>
            </w:pPr>
            <w:ins w:id="862" w:author="Parks, Robbie M" w:date="2018-06-20T10:54:00Z">
              <w:r w:rsidRPr="005B0742">
                <w:rPr>
                  <w:rFonts w:eastAsia="Times New Roman"/>
                  <w:b/>
                  <w:bCs/>
                  <w:color w:val="000000"/>
                  <w:sz w:val="24"/>
                  <w:szCs w:val="24"/>
                  <w:lang w:eastAsia="en-GB"/>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Change w:id="863" w:author="Parks, Robbie M" w:date="2018-06-20T10:54:00Z">
              <w:tcPr>
                <w:tcW w:w="2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329509FD" w14:textId="77777777" w:rsidR="005B0742" w:rsidRPr="005B0742" w:rsidRDefault="005B0742" w:rsidP="005B0742">
            <w:pPr>
              <w:spacing w:after="0" w:line="240" w:lineRule="auto"/>
              <w:jc w:val="center"/>
              <w:rPr>
                <w:ins w:id="864" w:author="Parks, Robbie M" w:date="2018-06-20T10:54:00Z"/>
                <w:rFonts w:eastAsia="Times New Roman"/>
                <w:b/>
                <w:bCs/>
                <w:color w:val="000000"/>
                <w:sz w:val="24"/>
                <w:szCs w:val="24"/>
                <w:lang w:eastAsia="en-GB"/>
              </w:rPr>
            </w:pPr>
            <w:ins w:id="865" w:author="Parks, Robbie M" w:date="2018-06-20T10:54:00Z">
              <w:r w:rsidRPr="005B0742">
                <w:rPr>
                  <w:rFonts w:eastAsia="Times New Roman"/>
                  <w:b/>
                  <w:bCs/>
                  <w:color w:val="000000"/>
                  <w:sz w:val="24"/>
                  <w:szCs w:val="24"/>
                  <w:lang w:eastAsia="en-GB"/>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Change w:id="866" w:author="Parks, Robbie M" w:date="2018-06-20T10:54:00Z">
              <w:tcPr>
                <w:tcW w:w="2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1AACF319" w14:textId="77777777" w:rsidR="005B0742" w:rsidRPr="005B0742" w:rsidRDefault="005B0742" w:rsidP="005B0742">
            <w:pPr>
              <w:spacing w:after="0" w:line="240" w:lineRule="auto"/>
              <w:jc w:val="center"/>
              <w:rPr>
                <w:ins w:id="867" w:author="Parks, Robbie M" w:date="2018-06-20T10:54:00Z"/>
                <w:rFonts w:eastAsia="Times New Roman"/>
                <w:b/>
                <w:bCs/>
                <w:color w:val="000000"/>
                <w:sz w:val="24"/>
                <w:szCs w:val="24"/>
                <w:lang w:eastAsia="en-GB"/>
              </w:rPr>
            </w:pPr>
            <w:ins w:id="868" w:author="Parks, Robbie M" w:date="2018-06-20T10:54:00Z">
              <w:r w:rsidRPr="005B0742">
                <w:rPr>
                  <w:rFonts w:eastAsia="Times New Roman"/>
                  <w:b/>
                  <w:bCs/>
                  <w:color w:val="000000"/>
                  <w:sz w:val="24"/>
                  <w:szCs w:val="24"/>
                  <w:lang w:eastAsia="en-GB"/>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Change w:id="869" w:author="Parks, Robbie M" w:date="2018-06-20T10:54:00Z">
              <w:tcPr>
                <w:tcW w:w="2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77F6D04C" w14:textId="77777777" w:rsidR="005B0742" w:rsidRPr="005B0742" w:rsidRDefault="005B0742" w:rsidP="005B0742">
            <w:pPr>
              <w:spacing w:after="0" w:line="240" w:lineRule="auto"/>
              <w:jc w:val="center"/>
              <w:rPr>
                <w:ins w:id="870" w:author="Parks, Robbie M" w:date="2018-06-20T10:54:00Z"/>
                <w:rFonts w:eastAsia="Times New Roman"/>
                <w:b/>
                <w:bCs/>
                <w:color w:val="000000"/>
                <w:sz w:val="24"/>
                <w:szCs w:val="24"/>
                <w:lang w:eastAsia="en-GB"/>
              </w:rPr>
            </w:pPr>
            <w:ins w:id="871" w:author="Parks, Robbie M" w:date="2018-06-20T10:54:00Z">
              <w:r w:rsidRPr="005B0742">
                <w:rPr>
                  <w:rFonts w:eastAsia="Times New Roman"/>
                  <w:b/>
                  <w:bCs/>
                  <w:color w:val="000000"/>
                  <w:sz w:val="24"/>
                  <w:szCs w:val="24"/>
                  <w:lang w:eastAsia="en-GB"/>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Change w:id="872" w:author="Parks, Robbie M" w:date="2018-06-20T10:54:00Z">
              <w:tcPr>
                <w:tcW w:w="2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52A1DD5F" w14:textId="77777777" w:rsidR="005B0742" w:rsidRPr="005B0742" w:rsidRDefault="005B0742" w:rsidP="005B0742">
            <w:pPr>
              <w:spacing w:after="0" w:line="240" w:lineRule="auto"/>
              <w:jc w:val="center"/>
              <w:rPr>
                <w:ins w:id="873" w:author="Parks, Robbie M" w:date="2018-06-20T10:54:00Z"/>
                <w:rFonts w:eastAsia="Times New Roman"/>
                <w:b/>
                <w:bCs/>
                <w:color w:val="000000"/>
                <w:sz w:val="24"/>
                <w:szCs w:val="24"/>
                <w:lang w:eastAsia="en-GB"/>
              </w:rPr>
            </w:pPr>
            <w:ins w:id="874" w:author="Parks, Robbie M" w:date="2018-06-20T10:54:00Z">
              <w:r w:rsidRPr="005B0742">
                <w:rPr>
                  <w:rFonts w:eastAsia="Times New Roman"/>
                  <w:b/>
                  <w:bCs/>
                  <w:color w:val="000000"/>
                  <w:sz w:val="24"/>
                  <w:szCs w:val="24"/>
                  <w:lang w:eastAsia="en-GB"/>
                </w:rPr>
                <w:t>Female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Change w:id="875" w:author="Parks, Robbie M" w:date="2018-06-20T10:54:00Z">
              <w:tcPr>
                <w:tcW w:w="2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26B65B02" w14:textId="77777777" w:rsidR="005B0742" w:rsidRPr="005B0742" w:rsidRDefault="005B0742" w:rsidP="005B0742">
            <w:pPr>
              <w:spacing w:after="0" w:line="240" w:lineRule="auto"/>
              <w:jc w:val="center"/>
              <w:rPr>
                <w:ins w:id="876" w:author="Parks, Robbie M" w:date="2018-06-20T10:54:00Z"/>
                <w:rFonts w:eastAsia="Times New Roman"/>
                <w:b/>
                <w:bCs/>
                <w:color w:val="000000"/>
                <w:sz w:val="24"/>
                <w:szCs w:val="24"/>
                <w:lang w:eastAsia="en-GB"/>
              </w:rPr>
            </w:pPr>
            <w:ins w:id="877" w:author="Parks, Robbie M" w:date="2018-06-20T10:54:00Z">
              <w:r w:rsidRPr="005B0742">
                <w:rPr>
                  <w:rFonts w:eastAsia="Times New Roman"/>
                  <w:b/>
                  <w:bCs/>
                  <w:color w:val="000000"/>
                  <w:sz w:val="24"/>
                  <w:szCs w:val="24"/>
                  <w:lang w:eastAsia="en-GB"/>
                </w:rPr>
                <w:t>Male</w:t>
              </w:r>
            </w:ins>
          </w:p>
        </w:tc>
        <w:tc>
          <w:tcPr>
            <w:tcW w:w="2600" w:type="dxa"/>
            <w:gridSpan w:val="2"/>
            <w:tcBorders>
              <w:top w:val="single" w:sz="4" w:space="0" w:color="auto"/>
              <w:left w:val="nil"/>
              <w:bottom w:val="single" w:sz="4" w:space="0" w:color="auto"/>
              <w:right w:val="single" w:sz="4" w:space="0" w:color="auto"/>
            </w:tcBorders>
            <w:shd w:val="clear" w:color="auto" w:fill="auto"/>
            <w:vAlign w:val="bottom"/>
            <w:hideMark/>
            <w:tcPrChange w:id="878" w:author="Parks, Robbie M" w:date="2018-06-20T10:54:00Z">
              <w:tcPr>
                <w:tcW w:w="2600" w:type="dxa"/>
                <w:gridSpan w:val="2"/>
                <w:tcBorders>
                  <w:top w:val="single" w:sz="4" w:space="0" w:color="auto"/>
                  <w:left w:val="nil"/>
                  <w:bottom w:val="single" w:sz="4" w:space="0" w:color="auto"/>
                  <w:right w:val="single" w:sz="4" w:space="0" w:color="auto"/>
                </w:tcBorders>
                <w:shd w:val="clear" w:color="auto" w:fill="auto"/>
                <w:vAlign w:val="bottom"/>
                <w:hideMark/>
              </w:tcPr>
            </w:tcPrChange>
          </w:tcPr>
          <w:p w14:paraId="3CCE18DE" w14:textId="77777777" w:rsidR="005B0742" w:rsidRPr="005B0742" w:rsidRDefault="005B0742" w:rsidP="005B0742">
            <w:pPr>
              <w:spacing w:after="0" w:line="240" w:lineRule="auto"/>
              <w:jc w:val="center"/>
              <w:rPr>
                <w:ins w:id="879" w:author="Parks, Robbie M" w:date="2018-06-20T10:54:00Z"/>
                <w:rFonts w:eastAsia="Times New Roman"/>
                <w:b/>
                <w:bCs/>
                <w:color w:val="000000"/>
                <w:sz w:val="24"/>
                <w:szCs w:val="24"/>
                <w:lang w:eastAsia="en-GB"/>
              </w:rPr>
            </w:pPr>
            <w:ins w:id="880" w:author="Parks, Robbie M" w:date="2018-06-20T10:54:00Z">
              <w:r w:rsidRPr="005B0742">
                <w:rPr>
                  <w:rFonts w:eastAsia="Times New Roman"/>
                  <w:b/>
                  <w:bCs/>
                  <w:color w:val="000000"/>
                  <w:sz w:val="24"/>
                  <w:szCs w:val="24"/>
                  <w:lang w:eastAsia="en-GB"/>
                </w:rPr>
                <w:t>Female</w:t>
              </w:r>
            </w:ins>
          </w:p>
        </w:tc>
      </w:tr>
      <w:tr w:rsidR="005B0742" w:rsidRPr="005B0742" w14:paraId="149F3DC2" w14:textId="77777777" w:rsidTr="005B0742">
        <w:trPr>
          <w:trHeight w:val="1600"/>
          <w:ins w:id="88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21F3C9A" w14:textId="77777777" w:rsidR="005B0742" w:rsidRPr="005B0742" w:rsidRDefault="005B0742" w:rsidP="005B0742">
            <w:pPr>
              <w:spacing w:after="0" w:line="240" w:lineRule="auto"/>
              <w:rPr>
                <w:ins w:id="882" w:author="Parks, Robbie M" w:date="2018-06-20T10:54:00Z"/>
                <w:rFonts w:eastAsia="Times New Roman"/>
                <w:b/>
                <w:bCs/>
                <w:color w:val="000000"/>
                <w:sz w:val="24"/>
                <w:szCs w:val="24"/>
                <w:lang w:eastAsia="en-GB"/>
              </w:rPr>
            </w:pPr>
            <w:ins w:id="883" w:author="Parks, Robbie M" w:date="2018-06-20T10:54:00Z">
              <w:r w:rsidRPr="005B0742">
                <w:rPr>
                  <w:rFonts w:eastAsia="Times New Roman"/>
                  <w:b/>
                  <w:bCs/>
                  <w:color w:val="000000"/>
                  <w:sz w:val="24"/>
                  <w:szCs w:val="24"/>
                  <w:lang w:eastAsia="en-GB"/>
                </w:rPr>
                <w:t>Age (years)</w:t>
              </w:r>
            </w:ins>
          </w:p>
        </w:tc>
        <w:tc>
          <w:tcPr>
            <w:tcW w:w="2580" w:type="dxa"/>
            <w:tcBorders>
              <w:top w:val="nil"/>
              <w:left w:val="nil"/>
              <w:bottom w:val="single" w:sz="4" w:space="0" w:color="auto"/>
              <w:right w:val="single" w:sz="4" w:space="0" w:color="auto"/>
            </w:tcBorders>
            <w:shd w:val="clear" w:color="auto" w:fill="auto"/>
            <w:vAlign w:val="bottom"/>
            <w:hideMark/>
          </w:tcPr>
          <w:p w14:paraId="236491C6" w14:textId="77777777" w:rsidR="005B0742" w:rsidRPr="005B0742" w:rsidRDefault="005B0742" w:rsidP="005B0742">
            <w:pPr>
              <w:spacing w:after="0" w:line="240" w:lineRule="auto"/>
              <w:rPr>
                <w:ins w:id="884" w:author="Parks, Robbie M" w:date="2018-06-20T10:54:00Z"/>
                <w:rFonts w:eastAsia="Times New Roman"/>
                <w:b/>
                <w:bCs/>
                <w:color w:val="000000"/>
                <w:sz w:val="24"/>
                <w:szCs w:val="24"/>
                <w:lang w:eastAsia="en-GB"/>
              </w:rPr>
            </w:pPr>
            <w:ins w:id="885" w:author="Parks, Robbie M" w:date="2018-06-20T10:54:00Z">
              <w:r w:rsidRPr="005B0742">
                <w:rPr>
                  <w:rFonts w:eastAsia="Times New Roman"/>
                  <w:b/>
                  <w:bCs/>
                  <w:color w:val="000000"/>
                  <w:sz w:val="24"/>
                  <w:szCs w:val="24"/>
                  <w:lang w:eastAsia="en-GB"/>
                </w:rPr>
                <w:t>Percentage point change per year (95% CI)</w:t>
              </w:r>
            </w:ins>
          </w:p>
        </w:tc>
        <w:tc>
          <w:tcPr>
            <w:tcW w:w="1020" w:type="dxa"/>
            <w:tcBorders>
              <w:top w:val="nil"/>
              <w:left w:val="nil"/>
              <w:bottom w:val="single" w:sz="4" w:space="0" w:color="auto"/>
              <w:right w:val="single" w:sz="4" w:space="0" w:color="auto"/>
            </w:tcBorders>
            <w:shd w:val="clear" w:color="auto" w:fill="auto"/>
            <w:vAlign w:val="bottom"/>
            <w:hideMark/>
          </w:tcPr>
          <w:p w14:paraId="64392AC0" w14:textId="77777777" w:rsidR="005B0742" w:rsidRPr="005B0742" w:rsidRDefault="005B0742" w:rsidP="005B0742">
            <w:pPr>
              <w:spacing w:after="0" w:line="240" w:lineRule="auto"/>
              <w:rPr>
                <w:ins w:id="886" w:author="Parks, Robbie M" w:date="2018-06-20T10:54:00Z"/>
                <w:rFonts w:eastAsia="Times New Roman"/>
                <w:b/>
                <w:bCs/>
                <w:color w:val="000000"/>
                <w:sz w:val="24"/>
                <w:szCs w:val="24"/>
                <w:lang w:eastAsia="en-GB"/>
              </w:rPr>
            </w:pPr>
            <w:ins w:id="887" w:author="Parks, Robbie M" w:date="2018-06-20T10:54:00Z">
              <w:r w:rsidRPr="005B0742">
                <w:rPr>
                  <w:rFonts w:eastAsia="Times New Roman"/>
                  <w:b/>
                  <w:bCs/>
                  <w:color w:val="000000"/>
                  <w:sz w:val="24"/>
                  <w:szCs w:val="24"/>
                  <w:lang w:eastAsia="en-GB"/>
                </w:rPr>
                <w:t>p-value</w:t>
              </w:r>
            </w:ins>
          </w:p>
        </w:tc>
        <w:tc>
          <w:tcPr>
            <w:tcW w:w="1200" w:type="dxa"/>
            <w:tcBorders>
              <w:top w:val="nil"/>
              <w:left w:val="nil"/>
              <w:bottom w:val="single" w:sz="4" w:space="0" w:color="auto"/>
              <w:right w:val="single" w:sz="4" w:space="0" w:color="auto"/>
            </w:tcBorders>
            <w:shd w:val="clear" w:color="auto" w:fill="auto"/>
            <w:vAlign w:val="bottom"/>
            <w:hideMark/>
          </w:tcPr>
          <w:p w14:paraId="0029EF15" w14:textId="77777777" w:rsidR="005B0742" w:rsidRPr="005B0742" w:rsidRDefault="005B0742" w:rsidP="005B0742">
            <w:pPr>
              <w:spacing w:after="0" w:line="240" w:lineRule="auto"/>
              <w:rPr>
                <w:ins w:id="888" w:author="Parks, Robbie M" w:date="2018-06-20T10:54:00Z"/>
                <w:rFonts w:eastAsia="Times New Roman"/>
                <w:b/>
                <w:bCs/>
                <w:color w:val="000000"/>
                <w:sz w:val="24"/>
                <w:szCs w:val="24"/>
                <w:lang w:eastAsia="en-GB"/>
              </w:rPr>
            </w:pPr>
            <w:ins w:id="889"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63C5983F" w14:textId="77777777" w:rsidR="005B0742" w:rsidRPr="005B0742" w:rsidRDefault="005B0742" w:rsidP="005B0742">
            <w:pPr>
              <w:spacing w:after="0" w:line="240" w:lineRule="auto"/>
              <w:rPr>
                <w:ins w:id="890" w:author="Parks, Robbie M" w:date="2018-06-20T10:54:00Z"/>
                <w:rFonts w:eastAsia="Times New Roman"/>
                <w:b/>
                <w:bCs/>
                <w:color w:val="000000"/>
                <w:sz w:val="24"/>
                <w:szCs w:val="24"/>
                <w:lang w:eastAsia="en-GB"/>
              </w:rPr>
            </w:pPr>
            <w:ins w:id="891" w:author="Parks, Robbie M" w:date="2018-06-20T10:54:00Z">
              <w:r w:rsidRPr="005B0742">
                <w:rPr>
                  <w:rFonts w:eastAsia="Times New Roman"/>
                  <w:b/>
                  <w:bCs/>
                  <w:color w:val="000000"/>
                  <w:sz w:val="24"/>
                  <w:szCs w:val="24"/>
                  <w:lang w:eastAsia="en-GB"/>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2E6E9BC1" w14:textId="77777777" w:rsidR="005B0742" w:rsidRPr="005B0742" w:rsidRDefault="005B0742" w:rsidP="005B0742">
            <w:pPr>
              <w:spacing w:after="0" w:line="240" w:lineRule="auto"/>
              <w:rPr>
                <w:ins w:id="892" w:author="Parks, Robbie M" w:date="2018-06-20T10:54:00Z"/>
                <w:rFonts w:eastAsia="Times New Roman"/>
                <w:b/>
                <w:bCs/>
                <w:color w:val="000000"/>
                <w:sz w:val="24"/>
                <w:szCs w:val="24"/>
                <w:lang w:eastAsia="en-GB"/>
              </w:rPr>
            </w:pPr>
            <w:ins w:id="893"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645A0E6F" w14:textId="77777777" w:rsidR="005B0742" w:rsidRPr="005B0742" w:rsidRDefault="005B0742" w:rsidP="005B0742">
            <w:pPr>
              <w:spacing w:after="0" w:line="240" w:lineRule="auto"/>
              <w:rPr>
                <w:ins w:id="894" w:author="Parks, Robbie M" w:date="2018-06-20T10:54:00Z"/>
                <w:rFonts w:eastAsia="Times New Roman"/>
                <w:b/>
                <w:bCs/>
                <w:color w:val="000000"/>
                <w:sz w:val="24"/>
                <w:szCs w:val="24"/>
                <w:lang w:eastAsia="en-GB"/>
              </w:rPr>
            </w:pPr>
            <w:ins w:id="895" w:author="Parks, Robbie M" w:date="2018-06-20T10:54:00Z">
              <w:r w:rsidRPr="005B0742">
                <w:rPr>
                  <w:rFonts w:eastAsia="Times New Roman"/>
                  <w:b/>
                  <w:bCs/>
                  <w:color w:val="000000"/>
                  <w:sz w:val="24"/>
                  <w:szCs w:val="24"/>
                  <w:lang w:eastAsia="en-GB"/>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6DE89190" w14:textId="77777777" w:rsidR="005B0742" w:rsidRPr="005B0742" w:rsidRDefault="005B0742" w:rsidP="005B0742">
            <w:pPr>
              <w:spacing w:after="0" w:line="240" w:lineRule="auto"/>
              <w:rPr>
                <w:ins w:id="896" w:author="Parks, Robbie M" w:date="2018-06-20T10:54:00Z"/>
                <w:rFonts w:eastAsia="Times New Roman"/>
                <w:b/>
                <w:bCs/>
                <w:color w:val="000000"/>
                <w:sz w:val="24"/>
                <w:szCs w:val="24"/>
                <w:lang w:eastAsia="en-GB"/>
              </w:rPr>
            </w:pPr>
            <w:ins w:id="897"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0E2527F8" w14:textId="77777777" w:rsidR="005B0742" w:rsidRPr="005B0742" w:rsidRDefault="005B0742" w:rsidP="005B0742">
            <w:pPr>
              <w:spacing w:after="0" w:line="240" w:lineRule="auto"/>
              <w:rPr>
                <w:ins w:id="898" w:author="Parks, Robbie M" w:date="2018-06-20T10:54:00Z"/>
                <w:rFonts w:eastAsia="Times New Roman"/>
                <w:b/>
                <w:bCs/>
                <w:color w:val="000000"/>
                <w:sz w:val="24"/>
                <w:szCs w:val="24"/>
                <w:lang w:eastAsia="en-GB"/>
              </w:rPr>
            </w:pPr>
            <w:ins w:id="899" w:author="Parks, Robbie M" w:date="2018-06-20T10:54:00Z">
              <w:r w:rsidRPr="005B0742">
                <w:rPr>
                  <w:rFonts w:eastAsia="Times New Roman"/>
                  <w:b/>
                  <w:bCs/>
                  <w:color w:val="000000"/>
                  <w:sz w:val="24"/>
                  <w:szCs w:val="24"/>
                  <w:lang w:eastAsia="en-GB"/>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427B02E0" w14:textId="77777777" w:rsidR="005B0742" w:rsidRPr="005B0742" w:rsidRDefault="005B0742" w:rsidP="005B0742">
            <w:pPr>
              <w:spacing w:after="0" w:line="240" w:lineRule="auto"/>
              <w:rPr>
                <w:ins w:id="900" w:author="Parks, Robbie M" w:date="2018-06-20T10:54:00Z"/>
                <w:rFonts w:eastAsia="Times New Roman"/>
                <w:b/>
                <w:bCs/>
                <w:color w:val="000000"/>
                <w:sz w:val="24"/>
                <w:szCs w:val="24"/>
                <w:lang w:eastAsia="en-GB"/>
              </w:rPr>
            </w:pPr>
            <w:ins w:id="901"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042A248B" w14:textId="77777777" w:rsidR="005B0742" w:rsidRPr="005B0742" w:rsidRDefault="005B0742" w:rsidP="005B0742">
            <w:pPr>
              <w:spacing w:after="0" w:line="240" w:lineRule="auto"/>
              <w:rPr>
                <w:ins w:id="902" w:author="Parks, Robbie M" w:date="2018-06-20T10:54:00Z"/>
                <w:rFonts w:eastAsia="Times New Roman"/>
                <w:b/>
                <w:bCs/>
                <w:color w:val="000000"/>
                <w:sz w:val="24"/>
                <w:szCs w:val="24"/>
                <w:lang w:eastAsia="en-GB"/>
              </w:rPr>
            </w:pPr>
            <w:ins w:id="903" w:author="Parks, Robbie M" w:date="2018-06-20T10:54:00Z">
              <w:r w:rsidRPr="005B0742">
                <w:rPr>
                  <w:rFonts w:eastAsia="Times New Roman"/>
                  <w:b/>
                  <w:bCs/>
                  <w:color w:val="000000"/>
                  <w:sz w:val="24"/>
                  <w:szCs w:val="24"/>
                  <w:lang w:eastAsia="en-GB"/>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5FC8A1D1" w14:textId="77777777" w:rsidR="005B0742" w:rsidRPr="005B0742" w:rsidRDefault="005B0742" w:rsidP="005B0742">
            <w:pPr>
              <w:spacing w:after="0" w:line="240" w:lineRule="auto"/>
              <w:rPr>
                <w:ins w:id="904" w:author="Parks, Robbie M" w:date="2018-06-20T10:54:00Z"/>
                <w:rFonts w:eastAsia="Times New Roman"/>
                <w:b/>
                <w:bCs/>
                <w:color w:val="000000"/>
                <w:sz w:val="24"/>
                <w:szCs w:val="24"/>
                <w:lang w:eastAsia="en-GB"/>
              </w:rPr>
            </w:pPr>
            <w:ins w:id="905"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2EF4A70B" w14:textId="77777777" w:rsidR="005B0742" w:rsidRPr="005B0742" w:rsidRDefault="005B0742" w:rsidP="005B0742">
            <w:pPr>
              <w:spacing w:after="0" w:line="240" w:lineRule="auto"/>
              <w:rPr>
                <w:ins w:id="906" w:author="Parks, Robbie M" w:date="2018-06-20T10:54:00Z"/>
                <w:rFonts w:eastAsia="Times New Roman"/>
                <w:b/>
                <w:bCs/>
                <w:color w:val="000000"/>
                <w:sz w:val="24"/>
                <w:szCs w:val="24"/>
                <w:lang w:eastAsia="en-GB"/>
              </w:rPr>
            </w:pPr>
            <w:ins w:id="907" w:author="Parks, Robbie M" w:date="2018-06-20T10:54:00Z">
              <w:r w:rsidRPr="005B0742">
                <w:rPr>
                  <w:rFonts w:eastAsia="Times New Roman"/>
                  <w:b/>
                  <w:bCs/>
                  <w:color w:val="000000"/>
                  <w:sz w:val="24"/>
                  <w:szCs w:val="24"/>
                  <w:lang w:eastAsia="en-GB"/>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7AB91BD9" w14:textId="77777777" w:rsidR="005B0742" w:rsidRPr="005B0742" w:rsidRDefault="005B0742" w:rsidP="005B0742">
            <w:pPr>
              <w:spacing w:after="0" w:line="240" w:lineRule="auto"/>
              <w:rPr>
                <w:ins w:id="908" w:author="Parks, Robbie M" w:date="2018-06-20T10:54:00Z"/>
                <w:rFonts w:eastAsia="Times New Roman"/>
                <w:b/>
                <w:bCs/>
                <w:color w:val="000000"/>
                <w:sz w:val="24"/>
                <w:szCs w:val="24"/>
                <w:lang w:eastAsia="en-GB"/>
              </w:rPr>
            </w:pPr>
            <w:ins w:id="909"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2A6E3F48" w14:textId="77777777" w:rsidR="005B0742" w:rsidRPr="005B0742" w:rsidRDefault="005B0742" w:rsidP="005B0742">
            <w:pPr>
              <w:spacing w:after="0" w:line="240" w:lineRule="auto"/>
              <w:rPr>
                <w:ins w:id="910" w:author="Parks, Robbie M" w:date="2018-06-20T10:54:00Z"/>
                <w:rFonts w:eastAsia="Times New Roman"/>
                <w:b/>
                <w:bCs/>
                <w:color w:val="000000"/>
                <w:sz w:val="24"/>
                <w:szCs w:val="24"/>
                <w:lang w:eastAsia="en-GB"/>
              </w:rPr>
            </w:pPr>
            <w:ins w:id="911" w:author="Parks, Robbie M" w:date="2018-06-20T10:54:00Z">
              <w:r w:rsidRPr="005B0742">
                <w:rPr>
                  <w:rFonts w:eastAsia="Times New Roman"/>
                  <w:b/>
                  <w:bCs/>
                  <w:color w:val="000000"/>
                  <w:sz w:val="24"/>
                  <w:szCs w:val="24"/>
                  <w:lang w:eastAsia="en-GB"/>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627E72EA" w14:textId="77777777" w:rsidR="005B0742" w:rsidRPr="005B0742" w:rsidRDefault="005B0742" w:rsidP="005B0742">
            <w:pPr>
              <w:spacing w:after="0" w:line="240" w:lineRule="auto"/>
              <w:rPr>
                <w:ins w:id="912" w:author="Parks, Robbie M" w:date="2018-06-20T10:54:00Z"/>
                <w:rFonts w:eastAsia="Times New Roman"/>
                <w:b/>
                <w:bCs/>
                <w:color w:val="000000"/>
                <w:sz w:val="24"/>
                <w:szCs w:val="24"/>
                <w:lang w:eastAsia="en-GB"/>
              </w:rPr>
            </w:pPr>
            <w:ins w:id="913"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280B58F8" w14:textId="77777777" w:rsidR="005B0742" w:rsidRPr="005B0742" w:rsidRDefault="005B0742" w:rsidP="005B0742">
            <w:pPr>
              <w:spacing w:after="0" w:line="240" w:lineRule="auto"/>
              <w:rPr>
                <w:ins w:id="914" w:author="Parks, Robbie M" w:date="2018-06-20T10:54:00Z"/>
                <w:rFonts w:eastAsia="Times New Roman"/>
                <w:b/>
                <w:bCs/>
                <w:color w:val="000000"/>
                <w:sz w:val="24"/>
                <w:szCs w:val="24"/>
                <w:lang w:eastAsia="en-GB"/>
              </w:rPr>
            </w:pPr>
            <w:ins w:id="915" w:author="Parks, Robbie M" w:date="2018-06-20T10:54:00Z">
              <w:r w:rsidRPr="005B0742">
                <w:rPr>
                  <w:rFonts w:eastAsia="Times New Roman"/>
                  <w:b/>
                  <w:bCs/>
                  <w:color w:val="000000"/>
                  <w:sz w:val="24"/>
                  <w:szCs w:val="24"/>
                  <w:lang w:eastAsia="en-GB"/>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5660F364" w14:textId="77777777" w:rsidR="005B0742" w:rsidRPr="005B0742" w:rsidRDefault="005B0742" w:rsidP="005B0742">
            <w:pPr>
              <w:spacing w:after="0" w:line="240" w:lineRule="auto"/>
              <w:rPr>
                <w:ins w:id="916" w:author="Parks, Robbie M" w:date="2018-06-20T10:54:00Z"/>
                <w:rFonts w:eastAsia="Times New Roman"/>
                <w:b/>
                <w:bCs/>
                <w:color w:val="000000"/>
                <w:sz w:val="24"/>
                <w:szCs w:val="24"/>
                <w:lang w:eastAsia="en-GB"/>
              </w:rPr>
            </w:pPr>
            <w:ins w:id="917"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6066203D" w14:textId="77777777" w:rsidR="005B0742" w:rsidRPr="005B0742" w:rsidRDefault="005B0742" w:rsidP="005B0742">
            <w:pPr>
              <w:spacing w:after="0" w:line="240" w:lineRule="auto"/>
              <w:rPr>
                <w:ins w:id="918" w:author="Parks, Robbie M" w:date="2018-06-20T10:54:00Z"/>
                <w:rFonts w:eastAsia="Times New Roman"/>
                <w:b/>
                <w:bCs/>
                <w:color w:val="000000"/>
                <w:sz w:val="24"/>
                <w:szCs w:val="24"/>
                <w:lang w:eastAsia="en-GB"/>
              </w:rPr>
            </w:pPr>
            <w:ins w:id="919" w:author="Parks, Robbie M" w:date="2018-06-20T10:54:00Z">
              <w:r w:rsidRPr="005B0742">
                <w:rPr>
                  <w:rFonts w:eastAsia="Times New Roman"/>
                  <w:b/>
                  <w:bCs/>
                  <w:color w:val="000000"/>
                  <w:sz w:val="24"/>
                  <w:szCs w:val="24"/>
                  <w:lang w:eastAsia="en-GB"/>
                </w:rPr>
                <w:t>p-value</w:t>
              </w:r>
            </w:ins>
          </w:p>
        </w:tc>
        <w:tc>
          <w:tcPr>
            <w:tcW w:w="1300" w:type="dxa"/>
            <w:tcBorders>
              <w:top w:val="nil"/>
              <w:left w:val="nil"/>
              <w:bottom w:val="single" w:sz="4" w:space="0" w:color="auto"/>
              <w:right w:val="single" w:sz="4" w:space="0" w:color="auto"/>
            </w:tcBorders>
            <w:shd w:val="clear" w:color="auto" w:fill="auto"/>
            <w:vAlign w:val="bottom"/>
            <w:hideMark/>
          </w:tcPr>
          <w:p w14:paraId="48EFA6FE" w14:textId="77777777" w:rsidR="005B0742" w:rsidRPr="005B0742" w:rsidRDefault="005B0742" w:rsidP="005B0742">
            <w:pPr>
              <w:spacing w:after="0" w:line="240" w:lineRule="auto"/>
              <w:rPr>
                <w:ins w:id="920" w:author="Parks, Robbie M" w:date="2018-06-20T10:54:00Z"/>
                <w:rFonts w:eastAsia="Times New Roman"/>
                <w:b/>
                <w:bCs/>
                <w:color w:val="000000"/>
                <w:sz w:val="24"/>
                <w:szCs w:val="24"/>
                <w:lang w:eastAsia="en-GB"/>
              </w:rPr>
            </w:pPr>
            <w:ins w:id="921" w:author="Parks, Robbie M" w:date="2018-06-20T10:54:00Z">
              <w:r w:rsidRPr="005B0742">
                <w:rPr>
                  <w:rFonts w:eastAsia="Times New Roman"/>
                  <w:b/>
                  <w:bCs/>
                  <w:color w:val="000000"/>
                  <w:sz w:val="24"/>
                  <w:szCs w:val="24"/>
                  <w:lang w:eastAsia="en-GB"/>
                </w:rPr>
                <w:t>Percentage point change per year (95% CI)</w:t>
              </w:r>
            </w:ins>
          </w:p>
        </w:tc>
        <w:tc>
          <w:tcPr>
            <w:tcW w:w="1300" w:type="dxa"/>
            <w:tcBorders>
              <w:top w:val="nil"/>
              <w:left w:val="nil"/>
              <w:bottom w:val="single" w:sz="4" w:space="0" w:color="auto"/>
              <w:right w:val="single" w:sz="4" w:space="0" w:color="auto"/>
            </w:tcBorders>
            <w:shd w:val="clear" w:color="auto" w:fill="auto"/>
            <w:vAlign w:val="bottom"/>
            <w:hideMark/>
          </w:tcPr>
          <w:p w14:paraId="2CE62827" w14:textId="77777777" w:rsidR="005B0742" w:rsidRPr="005B0742" w:rsidRDefault="005B0742" w:rsidP="005B0742">
            <w:pPr>
              <w:spacing w:after="0" w:line="240" w:lineRule="auto"/>
              <w:rPr>
                <w:ins w:id="922" w:author="Parks, Robbie M" w:date="2018-06-20T10:54:00Z"/>
                <w:rFonts w:eastAsia="Times New Roman"/>
                <w:b/>
                <w:bCs/>
                <w:color w:val="000000"/>
                <w:sz w:val="24"/>
                <w:szCs w:val="24"/>
                <w:lang w:eastAsia="en-GB"/>
              </w:rPr>
            </w:pPr>
            <w:ins w:id="923" w:author="Parks, Robbie M" w:date="2018-06-20T10:54:00Z">
              <w:r w:rsidRPr="005B0742">
                <w:rPr>
                  <w:rFonts w:eastAsia="Times New Roman"/>
                  <w:b/>
                  <w:bCs/>
                  <w:color w:val="000000"/>
                  <w:sz w:val="24"/>
                  <w:szCs w:val="24"/>
                  <w:lang w:eastAsia="en-GB"/>
                </w:rPr>
                <w:t>p-value</w:t>
              </w:r>
            </w:ins>
          </w:p>
        </w:tc>
      </w:tr>
      <w:tr w:rsidR="005B0742" w:rsidRPr="005B0742" w14:paraId="72BB9134" w14:textId="77777777" w:rsidTr="005B0742">
        <w:trPr>
          <w:trHeight w:val="320"/>
          <w:ins w:id="92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C10E9EF" w14:textId="77777777" w:rsidR="005B0742" w:rsidRPr="005B0742" w:rsidRDefault="005B0742" w:rsidP="005B0742">
            <w:pPr>
              <w:spacing w:after="0" w:line="240" w:lineRule="auto"/>
              <w:rPr>
                <w:ins w:id="925" w:author="Parks, Robbie M" w:date="2018-06-20T10:54:00Z"/>
                <w:rFonts w:eastAsia="Times New Roman"/>
                <w:color w:val="000000"/>
                <w:sz w:val="24"/>
                <w:szCs w:val="24"/>
                <w:lang w:eastAsia="en-GB"/>
              </w:rPr>
            </w:pPr>
            <w:ins w:id="926" w:author="Parks, Robbie M" w:date="2018-06-20T10:54:00Z">
              <w:r w:rsidRPr="005B0742">
                <w:rPr>
                  <w:rFonts w:eastAsia="Times New Roman"/>
                  <w:color w:val="000000"/>
                  <w:sz w:val="24"/>
                  <w:szCs w:val="24"/>
                  <w:lang w:eastAsia="en-GB"/>
                </w:rPr>
                <w:t>0 to 4</w:t>
              </w:r>
            </w:ins>
          </w:p>
        </w:tc>
        <w:tc>
          <w:tcPr>
            <w:tcW w:w="2580" w:type="dxa"/>
            <w:tcBorders>
              <w:top w:val="nil"/>
              <w:left w:val="nil"/>
              <w:bottom w:val="nil"/>
              <w:right w:val="nil"/>
            </w:tcBorders>
            <w:shd w:val="clear" w:color="auto" w:fill="auto"/>
            <w:noWrap/>
            <w:vAlign w:val="bottom"/>
            <w:hideMark/>
          </w:tcPr>
          <w:p w14:paraId="6FEB40FA" w14:textId="77777777" w:rsidR="005B0742" w:rsidRPr="005B0742" w:rsidRDefault="005B0742" w:rsidP="005B0742">
            <w:pPr>
              <w:spacing w:after="0" w:line="240" w:lineRule="auto"/>
              <w:rPr>
                <w:ins w:id="927" w:author="Parks, Robbie M" w:date="2018-06-20T10:54:00Z"/>
                <w:rFonts w:eastAsia="Times New Roman"/>
                <w:color w:val="000000"/>
                <w:sz w:val="24"/>
                <w:szCs w:val="24"/>
                <w:lang w:eastAsia="en-GB"/>
              </w:rPr>
            </w:pPr>
            <w:ins w:id="928" w:author="Parks, Robbie M" w:date="2018-06-20T10:54:00Z">
              <w:r w:rsidRPr="005B0742">
                <w:rPr>
                  <w:rFonts w:eastAsia="Times New Roman"/>
                  <w:color w:val="000000"/>
                  <w:sz w:val="24"/>
                  <w:szCs w:val="24"/>
                  <w:lang w:eastAsia="en-GB"/>
                </w:rPr>
                <w:t xml:space="preserve">-0.3824 (-0.506,-0.2588) </w:t>
              </w:r>
            </w:ins>
          </w:p>
        </w:tc>
        <w:tc>
          <w:tcPr>
            <w:tcW w:w="1020" w:type="dxa"/>
            <w:tcBorders>
              <w:top w:val="nil"/>
              <w:left w:val="nil"/>
              <w:bottom w:val="nil"/>
              <w:right w:val="nil"/>
            </w:tcBorders>
            <w:shd w:val="clear" w:color="auto" w:fill="auto"/>
            <w:noWrap/>
            <w:vAlign w:val="bottom"/>
            <w:hideMark/>
          </w:tcPr>
          <w:p w14:paraId="2F2897C7" w14:textId="77777777" w:rsidR="005B0742" w:rsidRPr="005B0742" w:rsidRDefault="005B0742" w:rsidP="005B0742">
            <w:pPr>
              <w:spacing w:after="0" w:line="240" w:lineRule="auto"/>
              <w:jc w:val="right"/>
              <w:rPr>
                <w:ins w:id="929" w:author="Parks, Robbie M" w:date="2018-06-20T10:54:00Z"/>
                <w:rFonts w:eastAsia="Times New Roman"/>
                <w:color w:val="000000"/>
                <w:sz w:val="24"/>
                <w:szCs w:val="24"/>
                <w:lang w:eastAsia="en-GB"/>
              </w:rPr>
            </w:pPr>
            <w:ins w:id="930" w:author="Parks, Robbie M" w:date="2018-06-20T10:54:00Z">
              <w:r w:rsidRPr="005B0742">
                <w:rPr>
                  <w:rFonts w:eastAsia="Times New Roman"/>
                  <w:color w:val="000000"/>
                  <w:sz w:val="24"/>
                  <w:szCs w:val="24"/>
                  <w:lang w:eastAsia="en-GB"/>
                </w:rPr>
                <w:t>0.00</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435388EE" w14:textId="77777777" w:rsidR="005B0742" w:rsidRPr="005B0742" w:rsidRDefault="005B0742" w:rsidP="005B0742">
            <w:pPr>
              <w:spacing w:after="0" w:line="240" w:lineRule="auto"/>
              <w:rPr>
                <w:ins w:id="931" w:author="Parks, Robbie M" w:date="2018-06-20T10:54:00Z"/>
                <w:rFonts w:eastAsia="Times New Roman"/>
                <w:color w:val="000000"/>
                <w:sz w:val="24"/>
                <w:szCs w:val="24"/>
                <w:lang w:eastAsia="en-GB"/>
              </w:rPr>
            </w:pPr>
            <w:ins w:id="93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6B8F1EB" w14:textId="77777777" w:rsidR="005B0742" w:rsidRPr="005B0742" w:rsidRDefault="005B0742" w:rsidP="005B0742">
            <w:pPr>
              <w:spacing w:after="0" w:line="240" w:lineRule="auto"/>
              <w:rPr>
                <w:ins w:id="933" w:author="Parks, Robbie M" w:date="2018-06-20T10:54:00Z"/>
                <w:rFonts w:eastAsia="Times New Roman"/>
                <w:color w:val="000000"/>
                <w:sz w:val="24"/>
                <w:szCs w:val="24"/>
                <w:lang w:eastAsia="en-GB"/>
              </w:rPr>
            </w:pPr>
            <w:ins w:id="93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025ADF2" w14:textId="77777777" w:rsidR="005B0742" w:rsidRPr="005B0742" w:rsidRDefault="005B0742" w:rsidP="005B0742">
            <w:pPr>
              <w:spacing w:after="0" w:line="240" w:lineRule="auto"/>
              <w:rPr>
                <w:ins w:id="935" w:author="Parks, Robbie M" w:date="2018-06-20T10:54:00Z"/>
                <w:rFonts w:eastAsia="Times New Roman"/>
                <w:color w:val="000000"/>
                <w:sz w:val="24"/>
                <w:szCs w:val="24"/>
                <w:lang w:eastAsia="en-GB"/>
              </w:rPr>
            </w:pPr>
            <w:ins w:id="93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08EF435" w14:textId="77777777" w:rsidR="005B0742" w:rsidRPr="005B0742" w:rsidRDefault="005B0742" w:rsidP="005B0742">
            <w:pPr>
              <w:spacing w:after="0" w:line="240" w:lineRule="auto"/>
              <w:rPr>
                <w:ins w:id="937" w:author="Parks, Robbie M" w:date="2018-06-20T10:54:00Z"/>
                <w:rFonts w:eastAsia="Times New Roman"/>
                <w:color w:val="000000"/>
                <w:sz w:val="24"/>
                <w:szCs w:val="24"/>
                <w:lang w:eastAsia="en-GB"/>
              </w:rPr>
            </w:pPr>
            <w:ins w:id="93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73B602E" w14:textId="77777777" w:rsidR="005B0742" w:rsidRPr="005B0742" w:rsidRDefault="005B0742" w:rsidP="005B0742">
            <w:pPr>
              <w:spacing w:after="0" w:line="240" w:lineRule="auto"/>
              <w:rPr>
                <w:ins w:id="939" w:author="Parks, Robbie M" w:date="2018-06-20T10:54:00Z"/>
                <w:rFonts w:eastAsia="Times New Roman"/>
                <w:color w:val="000000"/>
                <w:sz w:val="24"/>
                <w:szCs w:val="24"/>
                <w:lang w:eastAsia="en-GB"/>
              </w:rPr>
            </w:pPr>
            <w:ins w:id="94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BE5B721" w14:textId="77777777" w:rsidR="005B0742" w:rsidRPr="005B0742" w:rsidRDefault="005B0742" w:rsidP="005B0742">
            <w:pPr>
              <w:spacing w:after="0" w:line="240" w:lineRule="auto"/>
              <w:rPr>
                <w:ins w:id="941" w:author="Parks, Robbie M" w:date="2018-06-20T10:54:00Z"/>
                <w:rFonts w:eastAsia="Times New Roman"/>
                <w:color w:val="000000"/>
                <w:sz w:val="24"/>
                <w:szCs w:val="24"/>
                <w:lang w:eastAsia="en-GB"/>
              </w:rPr>
            </w:pPr>
            <w:ins w:id="94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6AF2E8C" w14:textId="77777777" w:rsidR="005B0742" w:rsidRPr="005B0742" w:rsidRDefault="005B0742" w:rsidP="005B0742">
            <w:pPr>
              <w:spacing w:after="0" w:line="240" w:lineRule="auto"/>
              <w:rPr>
                <w:ins w:id="943" w:author="Parks, Robbie M" w:date="2018-06-20T10:54:00Z"/>
                <w:rFonts w:eastAsia="Times New Roman"/>
                <w:color w:val="000000"/>
                <w:sz w:val="24"/>
                <w:szCs w:val="24"/>
                <w:lang w:eastAsia="en-GB"/>
              </w:rPr>
            </w:pPr>
            <w:ins w:id="94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999AE97" w14:textId="77777777" w:rsidR="005B0742" w:rsidRPr="005B0742" w:rsidRDefault="005B0742" w:rsidP="005B0742">
            <w:pPr>
              <w:spacing w:after="0" w:line="240" w:lineRule="auto"/>
              <w:rPr>
                <w:ins w:id="945" w:author="Parks, Robbie M" w:date="2018-06-20T10:54:00Z"/>
                <w:rFonts w:eastAsia="Times New Roman"/>
                <w:color w:val="000000"/>
                <w:sz w:val="24"/>
                <w:szCs w:val="24"/>
                <w:lang w:eastAsia="en-GB"/>
              </w:rPr>
            </w:pPr>
            <w:ins w:id="94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7CBA8E7" w14:textId="77777777" w:rsidR="005B0742" w:rsidRPr="005B0742" w:rsidRDefault="005B0742" w:rsidP="005B0742">
            <w:pPr>
              <w:spacing w:after="0" w:line="240" w:lineRule="auto"/>
              <w:rPr>
                <w:ins w:id="947" w:author="Parks, Robbie M" w:date="2018-06-20T10:54:00Z"/>
                <w:rFonts w:eastAsia="Times New Roman"/>
                <w:color w:val="000000"/>
                <w:sz w:val="24"/>
                <w:szCs w:val="24"/>
                <w:lang w:eastAsia="en-GB"/>
              </w:rPr>
            </w:pPr>
            <w:ins w:id="94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B1B7BC9" w14:textId="77777777" w:rsidR="005B0742" w:rsidRPr="005B0742" w:rsidRDefault="005B0742" w:rsidP="005B0742">
            <w:pPr>
              <w:spacing w:after="0" w:line="240" w:lineRule="auto"/>
              <w:rPr>
                <w:ins w:id="949" w:author="Parks, Robbie M" w:date="2018-06-20T10:54:00Z"/>
                <w:rFonts w:eastAsia="Times New Roman"/>
                <w:color w:val="000000"/>
                <w:sz w:val="24"/>
                <w:szCs w:val="24"/>
                <w:lang w:eastAsia="en-GB"/>
              </w:rPr>
            </w:pPr>
            <w:ins w:id="95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868AE01" w14:textId="77777777" w:rsidR="005B0742" w:rsidRPr="005B0742" w:rsidRDefault="005B0742" w:rsidP="005B0742">
            <w:pPr>
              <w:spacing w:after="0" w:line="240" w:lineRule="auto"/>
              <w:rPr>
                <w:ins w:id="951" w:author="Parks, Robbie M" w:date="2018-06-20T10:54:00Z"/>
                <w:rFonts w:eastAsia="Times New Roman"/>
                <w:color w:val="000000"/>
                <w:sz w:val="24"/>
                <w:szCs w:val="24"/>
                <w:lang w:eastAsia="en-GB"/>
              </w:rPr>
            </w:pPr>
            <w:ins w:id="95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2E829FD" w14:textId="77777777" w:rsidR="005B0742" w:rsidRPr="005B0742" w:rsidRDefault="005B0742" w:rsidP="005B0742">
            <w:pPr>
              <w:spacing w:after="0" w:line="240" w:lineRule="auto"/>
              <w:rPr>
                <w:ins w:id="953" w:author="Parks, Robbie M" w:date="2018-06-20T10:54:00Z"/>
                <w:rFonts w:eastAsia="Times New Roman"/>
                <w:color w:val="000000"/>
                <w:sz w:val="24"/>
                <w:szCs w:val="24"/>
                <w:lang w:eastAsia="en-GB"/>
              </w:rPr>
            </w:pPr>
            <w:ins w:id="95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F9FAFA5" w14:textId="77777777" w:rsidR="005B0742" w:rsidRPr="005B0742" w:rsidRDefault="005B0742" w:rsidP="005B0742">
            <w:pPr>
              <w:spacing w:after="0" w:line="240" w:lineRule="auto"/>
              <w:rPr>
                <w:ins w:id="955" w:author="Parks, Robbie M" w:date="2018-06-20T10:54:00Z"/>
                <w:rFonts w:eastAsia="Times New Roman"/>
                <w:color w:val="000000"/>
                <w:sz w:val="24"/>
                <w:szCs w:val="24"/>
                <w:lang w:eastAsia="en-GB"/>
              </w:rPr>
            </w:pPr>
            <w:ins w:id="95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C221387" w14:textId="77777777" w:rsidR="005B0742" w:rsidRPr="005B0742" w:rsidRDefault="005B0742" w:rsidP="005B0742">
            <w:pPr>
              <w:spacing w:after="0" w:line="240" w:lineRule="auto"/>
              <w:rPr>
                <w:ins w:id="957" w:author="Parks, Robbie M" w:date="2018-06-20T10:54:00Z"/>
                <w:rFonts w:eastAsia="Times New Roman"/>
                <w:color w:val="000000"/>
                <w:sz w:val="24"/>
                <w:szCs w:val="24"/>
                <w:lang w:eastAsia="en-GB"/>
              </w:rPr>
            </w:pPr>
            <w:ins w:id="95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253D990" w14:textId="77777777" w:rsidR="005B0742" w:rsidRPr="005B0742" w:rsidRDefault="005B0742" w:rsidP="005B0742">
            <w:pPr>
              <w:spacing w:after="0" w:line="240" w:lineRule="auto"/>
              <w:rPr>
                <w:ins w:id="959" w:author="Parks, Robbie M" w:date="2018-06-20T10:54:00Z"/>
                <w:rFonts w:eastAsia="Times New Roman"/>
                <w:color w:val="000000"/>
                <w:sz w:val="24"/>
                <w:szCs w:val="24"/>
                <w:lang w:eastAsia="en-GB"/>
              </w:rPr>
            </w:pPr>
            <w:ins w:id="96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5CE5A01" w14:textId="77777777" w:rsidR="005B0742" w:rsidRPr="005B0742" w:rsidRDefault="005B0742" w:rsidP="005B0742">
            <w:pPr>
              <w:spacing w:after="0" w:line="240" w:lineRule="auto"/>
              <w:rPr>
                <w:ins w:id="961" w:author="Parks, Robbie M" w:date="2018-06-20T10:54:00Z"/>
                <w:rFonts w:eastAsia="Times New Roman"/>
                <w:color w:val="000000"/>
                <w:sz w:val="24"/>
                <w:szCs w:val="24"/>
                <w:lang w:eastAsia="en-GB"/>
              </w:rPr>
            </w:pPr>
            <w:ins w:id="96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85FB966" w14:textId="77777777" w:rsidR="005B0742" w:rsidRPr="005B0742" w:rsidRDefault="005B0742" w:rsidP="005B0742">
            <w:pPr>
              <w:spacing w:after="0" w:line="240" w:lineRule="auto"/>
              <w:rPr>
                <w:ins w:id="963" w:author="Parks, Robbie M" w:date="2018-06-20T10:54:00Z"/>
                <w:rFonts w:eastAsia="Times New Roman"/>
                <w:color w:val="000000"/>
                <w:sz w:val="24"/>
                <w:szCs w:val="24"/>
                <w:lang w:eastAsia="en-GB"/>
              </w:rPr>
            </w:pPr>
            <w:ins w:id="96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B583A26" w14:textId="77777777" w:rsidR="005B0742" w:rsidRPr="005B0742" w:rsidRDefault="005B0742" w:rsidP="005B0742">
            <w:pPr>
              <w:spacing w:after="0" w:line="240" w:lineRule="auto"/>
              <w:rPr>
                <w:ins w:id="965" w:author="Parks, Robbie M" w:date="2018-06-20T10:54:00Z"/>
                <w:rFonts w:eastAsia="Times New Roman"/>
                <w:color w:val="000000"/>
                <w:sz w:val="24"/>
                <w:szCs w:val="24"/>
                <w:lang w:eastAsia="en-GB"/>
              </w:rPr>
            </w:pPr>
            <w:ins w:id="966" w:author="Parks, Robbie M" w:date="2018-06-20T10:54:00Z">
              <w:r w:rsidRPr="005B0742">
                <w:rPr>
                  <w:rFonts w:eastAsia="Times New Roman"/>
                  <w:color w:val="000000"/>
                  <w:sz w:val="24"/>
                  <w:szCs w:val="24"/>
                  <w:lang w:eastAsia="en-GB"/>
                </w:rPr>
                <w:t> </w:t>
              </w:r>
            </w:ins>
          </w:p>
        </w:tc>
      </w:tr>
      <w:tr w:rsidR="005B0742" w:rsidRPr="005B0742" w14:paraId="0B963EAE" w14:textId="77777777" w:rsidTr="005B0742">
        <w:trPr>
          <w:trHeight w:val="320"/>
          <w:ins w:id="96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0BE6A15" w14:textId="77777777" w:rsidR="005B0742" w:rsidRPr="005B0742" w:rsidRDefault="005B0742" w:rsidP="005B0742">
            <w:pPr>
              <w:spacing w:after="0" w:line="240" w:lineRule="auto"/>
              <w:rPr>
                <w:ins w:id="968" w:author="Parks, Robbie M" w:date="2018-06-20T10:54:00Z"/>
                <w:rFonts w:eastAsia="Times New Roman"/>
                <w:color w:val="000000"/>
                <w:sz w:val="24"/>
                <w:szCs w:val="24"/>
                <w:lang w:eastAsia="en-GB"/>
              </w:rPr>
            </w:pPr>
            <w:ins w:id="969" w:author="Parks, Robbie M" w:date="2018-06-20T10:54:00Z">
              <w:r w:rsidRPr="005B0742">
                <w:rPr>
                  <w:rFonts w:eastAsia="Times New Roman"/>
                  <w:color w:val="000000"/>
                  <w:sz w:val="24"/>
                  <w:szCs w:val="24"/>
                  <w:lang w:eastAsia="en-GB"/>
                </w:rPr>
                <w:t>5 to 14</w:t>
              </w:r>
            </w:ins>
          </w:p>
        </w:tc>
        <w:tc>
          <w:tcPr>
            <w:tcW w:w="2580" w:type="dxa"/>
            <w:tcBorders>
              <w:top w:val="nil"/>
              <w:left w:val="nil"/>
              <w:bottom w:val="nil"/>
              <w:right w:val="nil"/>
            </w:tcBorders>
            <w:shd w:val="clear" w:color="auto" w:fill="auto"/>
            <w:noWrap/>
            <w:vAlign w:val="bottom"/>
            <w:hideMark/>
          </w:tcPr>
          <w:p w14:paraId="43F87A93" w14:textId="77777777" w:rsidR="005B0742" w:rsidRPr="005B0742" w:rsidRDefault="005B0742" w:rsidP="005B0742">
            <w:pPr>
              <w:spacing w:after="0" w:line="240" w:lineRule="auto"/>
              <w:rPr>
                <w:ins w:id="970" w:author="Parks, Robbie M" w:date="2018-06-20T10:54:00Z"/>
                <w:rFonts w:eastAsia="Times New Roman"/>
                <w:color w:val="000000"/>
                <w:sz w:val="24"/>
                <w:szCs w:val="24"/>
                <w:lang w:eastAsia="en-GB"/>
              </w:rPr>
            </w:pPr>
            <w:ins w:id="971" w:author="Parks, Robbie M" w:date="2018-06-20T10:54:00Z">
              <w:r w:rsidRPr="005B0742">
                <w:rPr>
                  <w:rFonts w:eastAsia="Times New Roman"/>
                  <w:color w:val="000000"/>
                  <w:sz w:val="24"/>
                  <w:szCs w:val="24"/>
                  <w:lang w:eastAsia="en-GB"/>
                </w:rPr>
                <w:t>-0.7837</w:t>
              </w:r>
            </w:ins>
          </w:p>
        </w:tc>
        <w:tc>
          <w:tcPr>
            <w:tcW w:w="1020" w:type="dxa"/>
            <w:tcBorders>
              <w:top w:val="nil"/>
              <w:left w:val="nil"/>
              <w:bottom w:val="nil"/>
              <w:right w:val="nil"/>
            </w:tcBorders>
            <w:shd w:val="clear" w:color="auto" w:fill="auto"/>
            <w:noWrap/>
            <w:vAlign w:val="bottom"/>
            <w:hideMark/>
          </w:tcPr>
          <w:p w14:paraId="2E83362A" w14:textId="77777777" w:rsidR="005B0742" w:rsidRPr="005B0742" w:rsidRDefault="005B0742" w:rsidP="005B0742">
            <w:pPr>
              <w:spacing w:after="0" w:line="240" w:lineRule="auto"/>
              <w:jc w:val="right"/>
              <w:rPr>
                <w:ins w:id="972" w:author="Parks, Robbie M" w:date="2018-06-20T10:54:00Z"/>
                <w:rFonts w:eastAsia="Times New Roman"/>
                <w:color w:val="000000"/>
                <w:sz w:val="24"/>
                <w:szCs w:val="24"/>
                <w:lang w:eastAsia="en-GB"/>
              </w:rPr>
            </w:pPr>
            <w:ins w:id="973" w:author="Parks, Robbie M" w:date="2018-06-20T10:54:00Z">
              <w:r w:rsidRPr="005B0742">
                <w:rPr>
                  <w:rFonts w:eastAsia="Times New Roman"/>
                  <w:color w:val="000000"/>
                  <w:sz w:val="24"/>
                  <w:szCs w:val="24"/>
                  <w:lang w:eastAsia="en-GB"/>
                </w:rPr>
                <w:t>0.00</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7AC1BE26" w14:textId="77777777" w:rsidR="005B0742" w:rsidRPr="005B0742" w:rsidRDefault="005B0742" w:rsidP="005B0742">
            <w:pPr>
              <w:spacing w:after="0" w:line="240" w:lineRule="auto"/>
              <w:rPr>
                <w:ins w:id="974" w:author="Parks, Robbie M" w:date="2018-06-20T10:54:00Z"/>
                <w:rFonts w:eastAsia="Times New Roman"/>
                <w:color w:val="000000"/>
                <w:sz w:val="24"/>
                <w:szCs w:val="24"/>
                <w:lang w:eastAsia="en-GB"/>
              </w:rPr>
            </w:pPr>
            <w:ins w:id="97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5A8B049" w14:textId="77777777" w:rsidR="005B0742" w:rsidRPr="005B0742" w:rsidRDefault="005B0742" w:rsidP="005B0742">
            <w:pPr>
              <w:spacing w:after="0" w:line="240" w:lineRule="auto"/>
              <w:rPr>
                <w:ins w:id="976" w:author="Parks, Robbie M" w:date="2018-06-20T10:54:00Z"/>
                <w:rFonts w:eastAsia="Times New Roman"/>
                <w:color w:val="000000"/>
                <w:sz w:val="24"/>
                <w:szCs w:val="24"/>
                <w:lang w:eastAsia="en-GB"/>
              </w:rPr>
            </w:pPr>
            <w:ins w:id="97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37FE3B8" w14:textId="77777777" w:rsidR="005B0742" w:rsidRPr="005B0742" w:rsidRDefault="005B0742" w:rsidP="005B0742">
            <w:pPr>
              <w:spacing w:after="0" w:line="240" w:lineRule="auto"/>
              <w:rPr>
                <w:ins w:id="978" w:author="Parks, Robbie M" w:date="2018-06-20T10:54:00Z"/>
                <w:rFonts w:eastAsia="Times New Roman"/>
                <w:color w:val="000000"/>
                <w:sz w:val="24"/>
                <w:szCs w:val="24"/>
                <w:lang w:eastAsia="en-GB"/>
              </w:rPr>
            </w:pPr>
            <w:ins w:id="97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C4FE5C8" w14:textId="77777777" w:rsidR="005B0742" w:rsidRPr="005B0742" w:rsidRDefault="005B0742" w:rsidP="005B0742">
            <w:pPr>
              <w:spacing w:after="0" w:line="240" w:lineRule="auto"/>
              <w:rPr>
                <w:ins w:id="980" w:author="Parks, Robbie M" w:date="2018-06-20T10:54:00Z"/>
                <w:rFonts w:eastAsia="Times New Roman"/>
                <w:color w:val="000000"/>
                <w:sz w:val="24"/>
                <w:szCs w:val="24"/>
                <w:lang w:eastAsia="en-GB"/>
              </w:rPr>
            </w:pPr>
            <w:ins w:id="98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02EFEA0" w14:textId="77777777" w:rsidR="005B0742" w:rsidRPr="005B0742" w:rsidRDefault="005B0742" w:rsidP="005B0742">
            <w:pPr>
              <w:spacing w:after="0" w:line="240" w:lineRule="auto"/>
              <w:rPr>
                <w:ins w:id="982" w:author="Parks, Robbie M" w:date="2018-06-20T10:54:00Z"/>
                <w:rFonts w:eastAsia="Times New Roman"/>
                <w:color w:val="000000"/>
                <w:sz w:val="24"/>
                <w:szCs w:val="24"/>
                <w:lang w:eastAsia="en-GB"/>
              </w:rPr>
            </w:pPr>
            <w:ins w:id="98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5EB1938" w14:textId="77777777" w:rsidR="005B0742" w:rsidRPr="005B0742" w:rsidRDefault="005B0742" w:rsidP="005B0742">
            <w:pPr>
              <w:spacing w:after="0" w:line="240" w:lineRule="auto"/>
              <w:rPr>
                <w:ins w:id="984" w:author="Parks, Robbie M" w:date="2018-06-20T10:54:00Z"/>
                <w:rFonts w:eastAsia="Times New Roman"/>
                <w:color w:val="000000"/>
                <w:sz w:val="24"/>
                <w:szCs w:val="24"/>
                <w:lang w:eastAsia="en-GB"/>
              </w:rPr>
            </w:pPr>
            <w:ins w:id="98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7332BB3" w14:textId="77777777" w:rsidR="005B0742" w:rsidRPr="005B0742" w:rsidRDefault="005B0742" w:rsidP="005B0742">
            <w:pPr>
              <w:spacing w:after="0" w:line="240" w:lineRule="auto"/>
              <w:rPr>
                <w:ins w:id="986" w:author="Parks, Robbie M" w:date="2018-06-20T10:54:00Z"/>
                <w:rFonts w:eastAsia="Times New Roman"/>
                <w:color w:val="000000"/>
                <w:sz w:val="24"/>
                <w:szCs w:val="24"/>
                <w:lang w:eastAsia="en-GB"/>
              </w:rPr>
            </w:pPr>
            <w:ins w:id="98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12027E6" w14:textId="77777777" w:rsidR="005B0742" w:rsidRPr="005B0742" w:rsidRDefault="005B0742" w:rsidP="005B0742">
            <w:pPr>
              <w:spacing w:after="0" w:line="240" w:lineRule="auto"/>
              <w:rPr>
                <w:ins w:id="988" w:author="Parks, Robbie M" w:date="2018-06-20T10:54:00Z"/>
                <w:rFonts w:eastAsia="Times New Roman"/>
                <w:color w:val="000000"/>
                <w:sz w:val="24"/>
                <w:szCs w:val="24"/>
                <w:lang w:eastAsia="en-GB"/>
              </w:rPr>
            </w:pPr>
            <w:ins w:id="98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9A79365" w14:textId="77777777" w:rsidR="005B0742" w:rsidRPr="005B0742" w:rsidRDefault="005B0742" w:rsidP="005B0742">
            <w:pPr>
              <w:spacing w:after="0" w:line="240" w:lineRule="auto"/>
              <w:rPr>
                <w:ins w:id="990" w:author="Parks, Robbie M" w:date="2018-06-20T10:54:00Z"/>
                <w:rFonts w:eastAsia="Times New Roman"/>
                <w:color w:val="000000"/>
                <w:sz w:val="24"/>
                <w:szCs w:val="24"/>
                <w:lang w:eastAsia="en-GB"/>
              </w:rPr>
            </w:pPr>
            <w:ins w:id="99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CCE78D0" w14:textId="77777777" w:rsidR="005B0742" w:rsidRPr="005B0742" w:rsidRDefault="005B0742" w:rsidP="005B0742">
            <w:pPr>
              <w:spacing w:after="0" w:line="240" w:lineRule="auto"/>
              <w:rPr>
                <w:ins w:id="992" w:author="Parks, Robbie M" w:date="2018-06-20T10:54:00Z"/>
                <w:rFonts w:eastAsia="Times New Roman"/>
                <w:color w:val="000000"/>
                <w:sz w:val="24"/>
                <w:szCs w:val="24"/>
                <w:lang w:eastAsia="en-GB"/>
              </w:rPr>
            </w:pPr>
            <w:ins w:id="99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7FD856E" w14:textId="77777777" w:rsidR="005B0742" w:rsidRPr="005B0742" w:rsidRDefault="005B0742" w:rsidP="005B0742">
            <w:pPr>
              <w:spacing w:after="0" w:line="240" w:lineRule="auto"/>
              <w:rPr>
                <w:ins w:id="994" w:author="Parks, Robbie M" w:date="2018-06-20T10:54:00Z"/>
                <w:rFonts w:eastAsia="Times New Roman"/>
                <w:color w:val="000000"/>
                <w:sz w:val="24"/>
                <w:szCs w:val="24"/>
                <w:lang w:eastAsia="en-GB"/>
              </w:rPr>
            </w:pPr>
            <w:ins w:id="99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3F4737A" w14:textId="77777777" w:rsidR="005B0742" w:rsidRPr="005B0742" w:rsidRDefault="005B0742" w:rsidP="005B0742">
            <w:pPr>
              <w:spacing w:after="0" w:line="240" w:lineRule="auto"/>
              <w:rPr>
                <w:ins w:id="996" w:author="Parks, Robbie M" w:date="2018-06-20T10:54:00Z"/>
                <w:rFonts w:eastAsia="Times New Roman"/>
                <w:color w:val="000000"/>
                <w:sz w:val="24"/>
                <w:szCs w:val="24"/>
                <w:lang w:eastAsia="en-GB"/>
              </w:rPr>
            </w:pPr>
            <w:ins w:id="99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3FED0BB" w14:textId="77777777" w:rsidR="005B0742" w:rsidRPr="005B0742" w:rsidRDefault="005B0742" w:rsidP="005B0742">
            <w:pPr>
              <w:spacing w:after="0" w:line="240" w:lineRule="auto"/>
              <w:rPr>
                <w:ins w:id="998" w:author="Parks, Robbie M" w:date="2018-06-20T10:54:00Z"/>
                <w:rFonts w:eastAsia="Times New Roman"/>
                <w:color w:val="000000"/>
                <w:sz w:val="24"/>
                <w:szCs w:val="24"/>
                <w:lang w:eastAsia="en-GB"/>
              </w:rPr>
            </w:pPr>
            <w:ins w:id="99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19A85BB" w14:textId="77777777" w:rsidR="005B0742" w:rsidRPr="005B0742" w:rsidRDefault="005B0742" w:rsidP="005B0742">
            <w:pPr>
              <w:spacing w:after="0" w:line="240" w:lineRule="auto"/>
              <w:rPr>
                <w:ins w:id="1000" w:author="Parks, Robbie M" w:date="2018-06-20T10:54:00Z"/>
                <w:rFonts w:eastAsia="Times New Roman"/>
                <w:color w:val="000000"/>
                <w:sz w:val="24"/>
                <w:szCs w:val="24"/>
                <w:lang w:eastAsia="en-GB"/>
              </w:rPr>
            </w:pPr>
            <w:ins w:id="100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0090AB5" w14:textId="77777777" w:rsidR="005B0742" w:rsidRPr="005B0742" w:rsidRDefault="005B0742" w:rsidP="005B0742">
            <w:pPr>
              <w:spacing w:after="0" w:line="240" w:lineRule="auto"/>
              <w:rPr>
                <w:ins w:id="1002" w:author="Parks, Robbie M" w:date="2018-06-20T10:54:00Z"/>
                <w:rFonts w:eastAsia="Times New Roman"/>
                <w:color w:val="000000"/>
                <w:sz w:val="24"/>
                <w:szCs w:val="24"/>
                <w:lang w:eastAsia="en-GB"/>
              </w:rPr>
            </w:pPr>
            <w:ins w:id="100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5ECAF4D" w14:textId="77777777" w:rsidR="005B0742" w:rsidRPr="005B0742" w:rsidRDefault="005B0742" w:rsidP="005B0742">
            <w:pPr>
              <w:spacing w:after="0" w:line="240" w:lineRule="auto"/>
              <w:rPr>
                <w:ins w:id="1004" w:author="Parks, Robbie M" w:date="2018-06-20T10:54:00Z"/>
                <w:rFonts w:eastAsia="Times New Roman"/>
                <w:color w:val="000000"/>
                <w:sz w:val="24"/>
                <w:szCs w:val="24"/>
                <w:lang w:eastAsia="en-GB"/>
              </w:rPr>
            </w:pPr>
            <w:ins w:id="100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40DE608" w14:textId="77777777" w:rsidR="005B0742" w:rsidRPr="005B0742" w:rsidRDefault="005B0742" w:rsidP="005B0742">
            <w:pPr>
              <w:spacing w:after="0" w:line="240" w:lineRule="auto"/>
              <w:rPr>
                <w:ins w:id="1006" w:author="Parks, Robbie M" w:date="2018-06-20T10:54:00Z"/>
                <w:rFonts w:eastAsia="Times New Roman"/>
                <w:color w:val="000000"/>
                <w:sz w:val="24"/>
                <w:szCs w:val="24"/>
                <w:lang w:eastAsia="en-GB"/>
              </w:rPr>
            </w:pPr>
            <w:ins w:id="100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43E7835" w14:textId="77777777" w:rsidR="005B0742" w:rsidRPr="005B0742" w:rsidRDefault="005B0742" w:rsidP="005B0742">
            <w:pPr>
              <w:spacing w:after="0" w:line="240" w:lineRule="auto"/>
              <w:rPr>
                <w:ins w:id="1008" w:author="Parks, Robbie M" w:date="2018-06-20T10:54:00Z"/>
                <w:rFonts w:eastAsia="Times New Roman"/>
                <w:color w:val="000000"/>
                <w:sz w:val="24"/>
                <w:szCs w:val="24"/>
                <w:lang w:eastAsia="en-GB"/>
              </w:rPr>
            </w:pPr>
            <w:ins w:id="1009" w:author="Parks, Robbie M" w:date="2018-06-20T10:54:00Z">
              <w:r w:rsidRPr="005B0742">
                <w:rPr>
                  <w:rFonts w:eastAsia="Times New Roman"/>
                  <w:color w:val="000000"/>
                  <w:sz w:val="24"/>
                  <w:szCs w:val="24"/>
                  <w:lang w:eastAsia="en-GB"/>
                </w:rPr>
                <w:t> </w:t>
              </w:r>
            </w:ins>
          </w:p>
        </w:tc>
      </w:tr>
      <w:tr w:rsidR="005B0742" w:rsidRPr="005B0742" w14:paraId="4900CEF1" w14:textId="77777777" w:rsidTr="005B0742">
        <w:trPr>
          <w:trHeight w:val="320"/>
          <w:ins w:id="101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EF603F" w14:textId="77777777" w:rsidR="005B0742" w:rsidRPr="005B0742" w:rsidRDefault="005B0742" w:rsidP="005B0742">
            <w:pPr>
              <w:spacing w:after="0" w:line="240" w:lineRule="auto"/>
              <w:rPr>
                <w:ins w:id="1011" w:author="Parks, Robbie M" w:date="2018-06-20T10:54:00Z"/>
                <w:rFonts w:eastAsia="Times New Roman"/>
                <w:color w:val="000000"/>
                <w:sz w:val="24"/>
                <w:szCs w:val="24"/>
                <w:lang w:eastAsia="en-GB"/>
              </w:rPr>
            </w:pPr>
            <w:ins w:id="1012" w:author="Parks, Robbie M" w:date="2018-06-20T10:54:00Z">
              <w:r w:rsidRPr="005B0742">
                <w:rPr>
                  <w:rFonts w:eastAsia="Times New Roman"/>
                  <w:color w:val="000000"/>
                  <w:sz w:val="24"/>
                  <w:szCs w:val="24"/>
                  <w:lang w:eastAsia="en-GB"/>
                </w:rPr>
                <w:t>15 to 24</w:t>
              </w:r>
            </w:ins>
          </w:p>
        </w:tc>
        <w:tc>
          <w:tcPr>
            <w:tcW w:w="2580" w:type="dxa"/>
            <w:tcBorders>
              <w:top w:val="nil"/>
              <w:left w:val="nil"/>
              <w:bottom w:val="nil"/>
              <w:right w:val="nil"/>
            </w:tcBorders>
            <w:shd w:val="clear" w:color="auto" w:fill="auto"/>
            <w:noWrap/>
            <w:vAlign w:val="bottom"/>
            <w:hideMark/>
          </w:tcPr>
          <w:p w14:paraId="034C0BDC" w14:textId="77777777" w:rsidR="005B0742" w:rsidRPr="005B0742" w:rsidRDefault="005B0742" w:rsidP="005B0742">
            <w:pPr>
              <w:spacing w:after="0" w:line="240" w:lineRule="auto"/>
              <w:rPr>
                <w:ins w:id="1013" w:author="Parks, Robbie M" w:date="2018-06-20T10:54:00Z"/>
                <w:rFonts w:eastAsia="Times New Roman"/>
                <w:color w:val="000000"/>
                <w:sz w:val="24"/>
                <w:szCs w:val="24"/>
                <w:lang w:eastAsia="en-GB"/>
              </w:rPr>
            </w:pPr>
            <w:ins w:id="1014" w:author="Parks, Robbie M" w:date="2018-06-20T10:54:00Z">
              <w:r w:rsidRPr="005B0742">
                <w:rPr>
                  <w:rFonts w:eastAsia="Times New Roman"/>
                  <w:color w:val="000000"/>
                  <w:sz w:val="24"/>
                  <w:szCs w:val="24"/>
                  <w:lang w:eastAsia="en-GB"/>
                </w:rPr>
                <w:t>-0.7475</w:t>
              </w:r>
            </w:ins>
          </w:p>
        </w:tc>
        <w:tc>
          <w:tcPr>
            <w:tcW w:w="1020" w:type="dxa"/>
            <w:tcBorders>
              <w:top w:val="nil"/>
              <w:left w:val="nil"/>
              <w:bottom w:val="nil"/>
              <w:right w:val="nil"/>
            </w:tcBorders>
            <w:shd w:val="clear" w:color="auto" w:fill="auto"/>
            <w:noWrap/>
            <w:vAlign w:val="bottom"/>
            <w:hideMark/>
          </w:tcPr>
          <w:p w14:paraId="176FA887" w14:textId="77777777" w:rsidR="005B0742" w:rsidRPr="005B0742" w:rsidRDefault="005B0742" w:rsidP="005B0742">
            <w:pPr>
              <w:spacing w:after="0" w:line="240" w:lineRule="auto"/>
              <w:jc w:val="right"/>
              <w:rPr>
                <w:ins w:id="1015" w:author="Parks, Robbie M" w:date="2018-06-20T10:54:00Z"/>
                <w:rFonts w:eastAsia="Times New Roman"/>
                <w:color w:val="000000"/>
                <w:sz w:val="24"/>
                <w:szCs w:val="24"/>
                <w:lang w:eastAsia="en-GB"/>
              </w:rPr>
            </w:pPr>
            <w:ins w:id="1016" w:author="Parks, Robbie M" w:date="2018-06-20T10:54:00Z">
              <w:r w:rsidRPr="005B0742">
                <w:rPr>
                  <w:rFonts w:eastAsia="Times New Roman"/>
                  <w:color w:val="000000"/>
                  <w:sz w:val="24"/>
                  <w:szCs w:val="24"/>
                  <w:lang w:eastAsia="en-GB"/>
                </w:rPr>
                <w:t>0.00</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31A0FFF7" w14:textId="77777777" w:rsidR="005B0742" w:rsidRPr="005B0742" w:rsidRDefault="005B0742" w:rsidP="005B0742">
            <w:pPr>
              <w:spacing w:after="0" w:line="240" w:lineRule="auto"/>
              <w:rPr>
                <w:ins w:id="1017" w:author="Parks, Robbie M" w:date="2018-06-20T10:54:00Z"/>
                <w:rFonts w:eastAsia="Times New Roman"/>
                <w:color w:val="000000"/>
                <w:sz w:val="24"/>
                <w:szCs w:val="24"/>
                <w:lang w:eastAsia="en-GB"/>
              </w:rPr>
            </w:pPr>
            <w:ins w:id="101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88864B3" w14:textId="77777777" w:rsidR="005B0742" w:rsidRPr="005B0742" w:rsidRDefault="005B0742" w:rsidP="005B0742">
            <w:pPr>
              <w:spacing w:after="0" w:line="240" w:lineRule="auto"/>
              <w:rPr>
                <w:ins w:id="1019" w:author="Parks, Robbie M" w:date="2018-06-20T10:54:00Z"/>
                <w:rFonts w:eastAsia="Times New Roman"/>
                <w:color w:val="000000"/>
                <w:sz w:val="24"/>
                <w:szCs w:val="24"/>
                <w:lang w:eastAsia="en-GB"/>
              </w:rPr>
            </w:pPr>
            <w:ins w:id="102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38BE2D1" w14:textId="77777777" w:rsidR="005B0742" w:rsidRPr="005B0742" w:rsidRDefault="005B0742" w:rsidP="005B0742">
            <w:pPr>
              <w:spacing w:after="0" w:line="240" w:lineRule="auto"/>
              <w:rPr>
                <w:ins w:id="1021" w:author="Parks, Robbie M" w:date="2018-06-20T10:54:00Z"/>
                <w:rFonts w:eastAsia="Times New Roman"/>
                <w:color w:val="000000"/>
                <w:sz w:val="24"/>
                <w:szCs w:val="24"/>
                <w:lang w:eastAsia="en-GB"/>
              </w:rPr>
            </w:pPr>
            <w:ins w:id="102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8896A2E" w14:textId="77777777" w:rsidR="005B0742" w:rsidRPr="005B0742" w:rsidRDefault="005B0742" w:rsidP="005B0742">
            <w:pPr>
              <w:spacing w:after="0" w:line="240" w:lineRule="auto"/>
              <w:rPr>
                <w:ins w:id="1023" w:author="Parks, Robbie M" w:date="2018-06-20T10:54:00Z"/>
                <w:rFonts w:eastAsia="Times New Roman"/>
                <w:color w:val="000000"/>
                <w:sz w:val="24"/>
                <w:szCs w:val="24"/>
                <w:lang w:eastAsia="en-GB"/>
              </w:rPr>
            </w:pPr>
            <w:ins w:id="102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ABB4319" w14:textId="77777777" w:rsidR="005B0742" w:rsidRPr="005B0742" w:rsidRDefault="005B0742" w:rsidP="005B0742">
            <w:pPr>
              <w:spacing w:after="0" w:line="240" w:lineRule="auto"/>
              <w:rPr>
                <w:ins w:id="1025" w:author="Parks, Robbie M" w:date="2018-06-20T10:54:00Z"/>
                <w:rFonts w:eastAsia="Times New Roman"/>
                <w:color w:val="000000"/>
                <w:sz w:val="24"/>
                <w:szCs w:val="24"/>
                <w:lang w:eastAsia="en-GB"/>
              </w:rPr>
            </w:pPr>
            <w:ins w:id="102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D09EE7F" w14:textId="77777777" w:rsidR="005B0742" w:rsidRPr="005B0742" w:rsidRDefault="005B0742" w:rsidP="005B0742">
            <w:pPr>
              <w:spacing w:after="0" w:line="240" w:lineRule="auto"/>
              <w:rPr>
                <w:ins w:id="1027" w:author="Parks, Robbie M" w:date="2018-06-20T10:54:00Z"/>
                <w:rFonts w:eastAsia="Times New Roman"/>
                <w:color w:val="000000"/>
                <w:sz w:val="24"/>
                <w:szCs w:val="24"/>
                <w:lang w:eastAsia="en-GB"/>
              </w:rPr>
            </w:pPr>
            <w:ins w:id="102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10F64DD" w14:textId="77777777" w:rsidR="005B0742" w:rsidRPr="005B0742" w:rsidRDefault="005B0742" w:rsidP="005B0742">
            <w:pPr>
              <w:spacing w:after="0" w:line="240" w:lineRule="auto"/>
              <w:rPr>
                <w:ins w:id="1029" w:author="Parks, Robbie M" w:date="2018-06-20T10:54:00Z"/>
                <w:rFonts w:eastAsia="Times New Roman"/>
                <w:color w:val="000000"/>
                <w:sz w:val="24"/>
                <w:szCs w:val="24"/>
                <w:lang w:eastAsia="en-GB"/>
              </w:rPr>
            </w:pPr>
            <w:ins w:id="103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69D4D53" w14:textId="77777777" w:rsidR="005B0742" w:rsidRPr="005B0742" w:rsidRDefault="005B0742" w:rsidP="005B0742">
            <w:pPr>
              <w:spacing w:after="0" w:line="240" w:lineRule="auto"/>
              <w:rPr>
                <w:ins w:id="1031" w:author="Parks, Robbie M" w:date="2018-06-20T10:54:00Z"/>
                <w:rFonts w:eastAsia="Times New Roman"/>
                <w:color w:val="000000"/>
                <w:sz w:val="24"/>
                <w:szCs w:val="24"/>
                <w:lang w:eastAsia="en-GB"/>
              </w:rPr>
            </w:pPr>
            <w:ins w:id="103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BAC373A" w14:textId="77777777" w:rsidR="005B0742" w:rsidRPr="005B0742" w:rsidRDefault="005B0742" w:rsidP="005B0742">
            <w:pPr>
              <w:spacing w:after="0" w:line="240" w:lineRule="auto"/>
              <w:rPr>
                <w:ins w:id="1033" w:author="Parks, Robbie M" w:date="2018-06-20T10:54:00Z"/>
                <w:rFonts w:eastAsia="Times New Roman"/>
                <w:color w:val="000000"/>
                <w:sz w:val="24"/>
                <w:szCs w:val="24"/>
                <w:lang w:eastAsia="en-GB"/>
              </w:rPr>
            </w:pPr>
            <w:ins w:id="103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8CF9040" w14:textId="77777777" w:rsidR="005B0742" w:rsidRPr="005B0742" w:rsidRDefault="005B0742" w:rsidP="005B0742">
            <w:pPr>
              <w:spacing w:after="0" w:line="240" w:lineRule="auto"/>
              <w:rPr>
                <w:ins w:id="1035" w:author="Parks, Robbie M" w:date="2018-06-20T10:54:00Z"/>
                <w:rFonts w:eastAsia="Times New Roman"/>
                <w:color w:val="000000"/>
                <w:sz w:val="24"/>
                <w:szCs w:val="24"/>
                <w:lang w:eastAsia="en-GB"/>
              </w:rPr>
            </w:pPr>
            <w:ins w:id="103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DDDBB78" w14:textId="77777777" w:rsidR="005B0742" w:rsidRPr="005B0742" w:rsidRDefault="005B0742" w:rsidP="005B0742">
            <w:pPr>
              <w:spacing w:after="0" w:line="240" w:lineRule="auto"/>
              <w:rPr>
                <w:ins w:id="1037" w:author="Parks, Robbie M" w:date="2018-06-20T10:54:00Z"/>
                <w:rFonts w:eastAsia="Times New Roman"/>
                <w:color w:val="000000"/>
                <w:sz w:val="24"/>
                <w:szCs w:val="24"/>
                <w:lang w:eastAsia="en-GB"/>
              </w:rPr>
            </w:pPr>
            <w:ins w:id="103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E6DCAB9" w14:textId="77777777" w:rsidR="005B0742" w:rsidRPr="005B0742" w:rsidRDefault="005B0742" w:rsidP="005B0742">
            <w:pPr>
              <w:spacing w:after="0" w:line="240" w:lineRule="auto"/>
              <w:rPr>
                <w:ins w:id="1039" w:author="Parks, Robbie M" w:date="2018-06-20T10:54:00Z"/>
                <w:rFonts w:eastAsia="Times New Roman"/>
                <w:color w:val="000000"/>
                <w:sz w:val="24"/>
                <w:szCs w:val="24"/>
                <w:lang w:eastAsia="en-GB"/>
              </w:rPr>
            </w:pPr>
            <w:ins w:id="104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5071D22" w14:textId="77777777" w:rsidR="005B0742" w:rsidRPr="005B0742" w:rsidRDefault="005B0742" w:rsidP="005B0742">
            <w:pPr>
              <w:spacing w:after="0" w:line="240" w:lineRule="auto"/>
              <w:rPr>
                <w:ins w:id="1041" w:author="Parks, Robbie M" w:date="2018-06-20T10:54:00Z"/>
                <w:rFonts w:eastAsia="Times New Roman"/>
                <w:color w:val="000000"/>
                <w:sz w:val="24"/>
                <w:szCs w:val="24"/>
                <w:lang w:eastAsia="en-GB"/>
              </w:rPr>
            </w:pPr>
            <w:ins w:id="104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CF579FF" w14:textId="77777777" w:rsidR="005B0742" w:rsidRPr="005B0742" w:rsidRDefault="005B0742" w:rsidP="005B0742">
            <w:pPr>
              <w:spacing w:after="0" w:line="240" w:lineRule="auto"/>
              <w:rPr>
                <w:ins w:id="1043" w:author="Parks, Robbie M" w:date="2018-06-20T10:54:00Z"/>
                <w:rFonts w:eastAsia="Times New Roman"/>
                <w:color w:val="000000"/>
                <w:sz w:val="24"/>
                <w:szCs w:val="24"/>
                <w:lang w:eastAsia="en-GB"/>
              </w:rPr>
            </w:pPr>
            <w:ins w:id="104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055DA8B" w14:textId="77777777" w:rsidR="005B0742" w:rsidRPr="005B0742" w:rsidRDefault="005B0742" w:rsidP="005B0742">
            <w:pPr>
              <w:spacing w:after="0" w:line="240" w:lineRule="auto"/>
              <w:rPr>
                <w:ins w:id="1045" w:author="Parks, Robbie M" w:date="2018-06-20T10:54:00Z"/>
                <w:rFonts w:eastAsia="Times New Roman"/>
                <w:color w:val="000000"/>
                <w:sz w:val="24"/>
                <w:szCs w:val="24"/>
                <w:lang w:eastAsia="en-GB"/>
              </w:rPr>
            </w:pPr>
            <w:ins w:id="104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8ADD519" w14:textId="77777777" w:rsidR="005B0742" w:rsidRPr="005B0742" w:rsidRDefault="005B0742" w:rsidP="005B0742">
            <w:pPr>
              <w:spacing w:after="0" w:line="240" w:lineRule="auto"/>
              <w:rPr>
                <w:ins w:id="1047" w:author="Parks, Robbie M" w:date="2018-06-20T10:54:00Z"/>
                <w:rFonts w:eastAsia="Times New Roman"/>
                <w:color w:val="000000"/>
                <w:sz w:val="24"/>
                <w:szCs w:val="24"/>
                <w:lang w:eastAsia="en-GB"/>
              </w:rPr>
            </w:pPr>
            <w:ins w:id="104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FD4E84F" w14:textId="77777777" w:rsidR="005B0742" w:rsidRPr="005B0742" w:rsidRDefault="005B0742" w:rsidP="005B0742">
            <w:pPr>
              <w:spacing w:after="0" w:line="240" w:lineRule="auto"/>
              <w:rPr>
                <w:ins w:id="1049" w:author="Parks, Robbie M" w:date="2018-06-20T10:54:00Z"/>
                <w:rFonts w:eastAsia="Times New Roman"/>
                <w:color w:val="000000"/>
                <w:sz w:val="24"/>
                <w:szCs w:val="24"/>
                <w:lang w:eastAsia="en-GB"/>
              </w:rPr>
            </w:pPr>
            <w:ins w:id="105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5E122CD" w14:textId="77777777" w:rsidR="005B0742" w:rsidRPr="005B0742" w:rsidRDefault="005B0742" w:rsidP="005B0742">
            <w:pPr>
              <w:spacing w:after="0" w:line="240" w:lineRule="auto"/>
              <w:rPr>
                <w:ins w:id="1051" w:author="Parks, Robbie M" w:date="2018-06-20T10:54:00Z"/>
                <w:rFonts w:eastAsia="Times New Roman"/>
                <w:color w:val="000000"/>
                <w:sz w:val="24"/>
                <w:szCs w:val="24"/>
                <w:lang w:eastAsia="en-GB"/>
              </w:rPr>
            </w:pPr>
            <w:ins w:id="1052" w:author="Parks, Robbie M" w:date="2018-06-20T10:54:00Z">
              <w:r w:rsidRPr="005B0742">
                <w:rPr>
                  <w:rFonts w:eastAsia="Times New Roman"/>
                  <w:color w:val="000000"/>
                  <w:sz w:val="24"/>
                  <w:szCs w:val="24"/>
                  <w:lang w:eastAsia="en-GB"/>
                </w:rPr>
                <w:t> </w:t>
              </w:r>
            </w:ins>
          </w:p>
        </w:tc>
      </w:tr>
      <w:tr w:rsidR="005B0742" w:rsidRPr="005B0742" w14:paraId="07EBED6A" w14:textId="77777777" w:rsidTr="005B0742">
        <w:trPr>
          <w:trHeight w:val="320"/>
          <w:ins w:id="105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F0FBD6E" w14:textId="77777777" w:rsidR="005B0742" w:rsidRPr="005B0742" w:rsidRDefault="005B0742" w:rsidP="005B0742">
            <w:pPr>
              <w:spacing w:after="0" w:line="240" w:lineRule="auto"/>
              <w:rPr>
                <w:ins w:id="1054" w:author="Parks, Robbie M" w:date="2018-06-20T10:54:00Z"/>
                <w:rFonts w:eastAsia="Times New Roman"/>
                <w:color w:val="000000"/>
                <w:sz w:val="24"/>
                <w:szCs w:val="24"/>
                <w:lang w:eastAsia="en-GB"/>
              </w:rPr>
            </w:pPr>
            <w:ins w:id="1055" w:author="Parks, Robbie M" w:date="2018-06-20T10:54:00Z">
              <w:r w:rsidRPr="005B0742">
                <w:rPr>
                  <w:rFonts w:eastAsia="Times New Roman"/>
                  <w:color w:val="000000"/>
                  <w:sz w:val="24"/>
                  <w:szCs w:val="24"/>
                  <w:lang w:eastAsia="en-GB"/>
                </w:rPr>
                <w:t>25 to 34</w:t>
              </w:r>
            </w:ins>
          </w:p>
        </w:tc>
        <w:tc>
          <w:tcPr>
            <w:tcW w:w="2580" w:type="dxa"/>
            <w:tcBorders>
              <w:top w:val="nil"/>
              <w:left w:val="nil"/>
              <w:bottom w:val="nil"/>
              <w:right w:val="nil"/>
            </w:tcBorders>
            <w:shd w:val="clear" w:color="auto" w:fill="auto"/>
            <w:noWrap/>
            <w:vAlign w:val="bottom"/>
            <w:hideMark/>
          </w:tcPr>
          <w:p w14:paraId="59E3028C" w14:textId="77777777" w:rsidR="005B0742" w:rsidRPr="005B0742" w:rsidRDefault="005B0742" w:rsidP="005B0742">
            <w:pPr>
              <w:spacing w:after="0" w:line="240" w:lineRule="auto"/>
              <w:rPr>
                <w:ins w:id="1056" w:author="Parks, Robbie M" w:date="2018-06-20T10:54:00Z"/>
                <w:rFonts w:eastAsia="Times New Roman"/>
                <w:color w:val="000000"/>
                <w:sz w:val="24"/>
                <w:szCs w:val="24"/>
                <w:lang w:eastAsia="en-GB"/>
              </w:rPr>
            </w:pPr>
            <w:ins w:id="1057" w:author="Parks, Robbie M" w:date="2018-06-20T10:54:00Z">
              <w:r w:rsidRPr="005B0742">
                <w:rPr>
                  <w:rFonts w:eastAsia="Times New Roman"/>
                  <w:color w:val="000000"/>
                  <w:sz w:val="24"/>
                  <w:szCs w:val="24"/>
                  <w:lang w:eastAsia="en-GB"/>
                </w:rPr>
                <w:t>-0.2203</w:t>
              </w:r>
            </w:ins>
          </w:p>
        </w:tc>
        <w:tc>
          <w:tcPr>
            <w:tcW w:w="1020" w:type="dxa"/>
            <w:tcBorders>
              <w:top w:val="nil"/>
              <w:left w:val="nil"/>
              <w:bottom w:val="nil"/>
              <w:right w:val="nil"/>
            </w:tcBorders>
            <w:shd w:val="clear" w:color="auto" w:fill="auto"/>
            <w:noWrap/>
            <w:vAlign w:val="bottom"/>
            <w:hideMark/>
          </w:tcPr>
          <w:p w14:paraId="74E589AD" w14:textId="77777777" w:rsidR="005B0742" w:rsidRPr="005B0742" w:rsidRDefault="005B0742" w:rsidP="005B0742">
            <w:pPr>
              <w:spacing w:after="0" w:line="240" w:lineRule="auto"/>
              <w:jc w:val="right"/>
              <w:rPr>
                <w:ins w:id="1058" w:author="Parks, Robbie M" w:date="2018-06-20T10:54:00Z"/>
                <w:rFonts w:eastAsia="Times New Roman"/>
                <w:color w:val="000000"/>
                <w:sz w:val="24"/>
                <w:szCs w:val="24"/>
                <w:lang w:eastAsia="en-GB"/>
              </w:rPr>
            </w:pPr>
            <w:ins w:id="1059" w:author="Parks, Robbie M" w:date="2018-06-20T10:54:00Z">
              <w:r w:rsidRPr="005B0742">
                <w:rPr>
                  <w:rFonts w:eastAsia="Times New Roman"/>
                  <w:color w:val="000000"/>
                  <w:sz w:val="24"/>
                  <w:szCs w:val="24"/>
                  <w:lang w:eastAsia="en-GB"/>
                </w:rPr>
                <w:t>0.03</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24DFA35E" w14:textId="77777777" w:rsidR="005B0742" w:rsidRPr="005B0742" w:rsidRDefault="005B0742" w:rsidP="005B0742">
            <w:pPr>
              <w:spacing w:after="0" w:line="240" w:lineRule="auto"/>
              <w:rPr>
                <w:ins w:id="1060" w:author="Parks, Robbie M" w:date="2018-06-20T10:54:00Z"/>
                <w:rFonts w:eastAsia="Times New Roman"/>
                <w:color w:val="000000"/>
                <w:sz w:val="24"/>
                <w:szCs w:val="24"/>
                <w:lang w:eastAsia="en-GB"/>
              </w:rPr>
            </w:pPr>
            <w:ins w:id="106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28B07D2" w14:textId="77777777" w:rsidR="005B0742" w:rsidRPr="005B0742" w:rsidRDefault="005B0742" w:rsidP="005B0742">
            <w:pPr>
              <w:spacing w:after="0" w:line="240" w:lineRule="auto"/>
              <w:rPr>
                <w:ins w:id="1062" w:author="Parks, Robbie M" w:date="2018-06-20T10:54:00Z"/>
                <w:rFonts w:eastAsia="Times New Roman"/>
                <w:color w:val="000000"/>
                <w:sz w:val="24"/>
                <w:szCs w:val="24"/>
                <w:lang w:eastAsia="en-GB"/>
              </w:rPr>
            </w:pPr>
            <w:ins w:id="106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AB7BF62" w14:textId="77777777" w:rsidR="005B0742" w:rsidRPr="005B0742" w:rsidRDefault="005B0742" w:rsidP="005B0742">
            <w:pPr>
              <w:spacing w:after="0" w:line="240" w:lineRule="auto"/>
              <w:rPr>
                <w:ins w:id="1064" w:author="Parks, Robbie M" w:date="2018-06-20T10:54:00Z"/>
                <w:rFonts w:eastAsia="Times New Roman"/>
                <w:color w:val="000000"/>
                <w:sz w:val="24"/>
                <w:szCs w:val="24"/>
                <w:lang w:eastAsia="en-GB"/>
              </w:rPr>
            </w:pPr>
            <w:ins w:id="106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635E001" w14:textId="77777777" w:rsidR="005B0742" w:rsidRPr="005B0742" w:rsidRDefault="005B0742" w:rsidP="005B0742">
            <w:pPr>
              <w:spacing w:after="0" w:line="240" w:lineRule="auto"/>
              <w:rPr>
                <w:ins w:id="1066" w:author="Parks, Robbie M" w:date="2018-06-20T10:54:00Z"/>
                <w:rFonts w:eastAsia="Times New Roman"/>
                <w:color w:val="000000"/>
                <w:sz w:val="24"/>
                <w:szCs w:val="24"/>
                <w:lang w:eastAsia="en-GB"/>
              </w:rPr>
            </w:pPr>
            <w:ins w:id="106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BDF5231" w14:textId="77777777" w:rsidR="005B0742" w:rsidRPr="005B0742" w:rsidRDefault="005B0742" w:rsidP="005B0742">
            <w:pPr>
              <w:spacing w:after="0" w:line="240" w:lineRule="auto"/>
              <w:rPr>
                <w:ins w:id="1068" w:author="Parks, Robbie M" w:date="2018-06-20T10:54:00Z"/>
                <w:rFonts w:eastAsia="Times New Roman"/>
                <w:color w:val="000000"/>
                <w:sz w:val="24"/>
                <w:szCs w:val="24"/>
                <w:lang w:eastAsia="en-GB"/>
              </w:rPr>
            </w:pPr>
            <w:ins w:id="106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160F4BF" w14:textId="77777777" w:rsidR="005B0742" w:rsidRPr="005B0742" w:rsidRDefault="005B0742" w:rsidP="005B0742">
            <w:pPr>
              <w:spacing w:after="0" w:line="240" w:lineRule="auto"/>
              <w:rPr>
                <w:ins w:id="1070" w:author="Parks, Robbie M" w:date="2018-06-20T10:54:00Z"/>
                <w:rFonts w:eastAsia="Times New Roman"/>
                <w:color w:val="000000"/>
                <w:sz w:val="24"/>
                <w:szCs w:val="24"/>
                <w:lang w:eastAsia="en-GB"/>
              </w:rPr>
            </w:pPr>
            <w:ins w:id="107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F9A2025" w14:textId="77777777" w:rsidR="005B0742" w:rsidRPr="005B0742" w:rsidRDefault="005B0742" w:rsidP="005B0742">
            <w:pPr>
              <w:spacing w:after="0" w:line="240" w:lineRule="auto"/>
              <w:rPr>
                <w:ins w:id="1072" w:author="Parks, Robbie M" w:date="2018-06-20T10:54:00Z"/>
                <w:rFonts w:eastAsia="Times New Roman"/>
                <w:color w:val="000000"/>
                <w:sz w:val="24"/>
                <w:szCs w:val="24"/>
                <w:lang w:eastAsia="en-GB"/>
              </w:rPr>
            </w:pPr>
            <w:ins w:id="107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6D026B4" w14:textId="77777777" w:rsidR="005B0742" w:rsidRPr="005B0742" w:rsidRDefault="005B0742" w:rsidP="005B0742">
            <w:pPr>
              <w:spacing w:after="0" w:line="240" w:lineRule="auto"/>
              <w:rPr>
                <w:ins w:id="1074" w:author="Parks, Robbie M" w:date="2018-06-20T10:54:00Z"/>
                <w:rFonts w:eastAsia="Times New Roman"/>
                <w:color w:val="000000"/>
                <w:sz w:val="24"/>
                <w:szCs w:val="24"/>
                <w:lang w:eastAsia="en-GB"/>
              </w:rPr>
            </w:pPr>
            <w:ins w:id="107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A697338" w14:textId="77777777" w:rsidR="005B0742" w:rsidRPr="005B0742" w:rsidRDefault="005B0742" w:rsidP="005B0742">
            <w:pPr>
              <w:spacing w:after="0" w:line="240" w:lineRule="auto"/>
              <w:rPr>
                <w:ins w:id="1076" w:author="Parks, Robbie M" w:date="2018-06-20T10:54:00Z"/>
                <w:rFonts w:eastAsia="Times New Roman"/>
                <w:color w:val="000000"/>
                <w:sz w:val="24"/>
                <w:szCs w:val="24"/>
                <w:lang w:eastAsia="en-GB"/>
              </w:rPr>
            </w:pPr>
            <w:ins w:id="107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A763583" w14:textId="77777777" w:rsidR="005B0742" w:rsidRPr="005B0742" w:rsidRDefault="005B0742" w:rsidP="005B0742">
            <w:pPr>
              <w:spacing w:after="0" w:line="240" w:lineRule="auto"/>
              <w:rPr>
                <w:ins w:id="1078" w:author="Parks, Robbie M" w:date="2018-06-20T10:54:00Z"/>
                <w:rFonts w:eastAsia="Times New Roman"/>
                <w:color w:val="000000"/>
                <w:sz w:val="24"/>
                <w:szCs w:val="24"/>
                <w:lang w:eastAsia="en-GB"/>
              </w:rPr>
            </w:pPr>
            <w:ins w:id="107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3EFBA54" w14:textId="77777777" w:rsidR="005B0742" w:rsidRPr="005B0742" w:rsidRDefault="005B0742" w:rsidP="005B0742">
            <w:pPr>
              <w:spacing w:after="0" w:line="240" w:lineRule="auto"/>
              <w:rPr>
                <w:ins w:id="1080" w:author="Parks, Robbie M" w:date="2018-06-20T10:54:00Z"/>
                <w:rFonts w:eastAsia="Times New Roman"/>
                <w:color w:val="000000"/>
                <w:sz w:val="24"/>
                <w:szCs w:val="24"/>
                <w:lang w:eastAsia="en-GB"/>
              </w:rPr>
            </w:pPr>
            <w:ins w:id="108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ECC1D40" w14:textId="77777777" w:rsidR="005B0742" w:rsidRPr="005B0742" w:rsidRDefault="005B0742" w:rsidP="005B0742">
            <w:pPr>
              <w:spacing w:after="0" w:line="240" w:lineRule="auto"/>
              <w:rPr>
                <w:ins w:id="1082" w:author="Parks, Robbie M" w:date="2018-06-20T10:54:00Z"/>
                <w:rFonts w:eastAsia="Times New Roman"/>
                <w:color w:val="000000"/>
                <w:sz w:val="24"/>
                <w:szCs w:val="24"/>
                <w:lang w:eastAsia="en-GB"/>
              </w:rPr>
            </w:pPr>
            <w:ins w:id="108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78B204D" w14:textId="77777777" w:rsidR="005B0742" w:rsidRPr="005B0742" w:rsidRDefault="005B0742" w:rsidP="005B0742">
            <w:pPr>
              <w:spacing w:after="0" w:line="240" w:lineRule="auto"/>
              <w:rPr>
                <w:ins w:id="1084" w:author="Parks, Robbie M" w:date="2018-06-20T10:54:00Z"/>
                <w:rFonts w:eastAsia="Times New Roman"/>
                <w:color w:val="000000"/>
                <w:sz w:val="24"/>
                <w:szCs w:val="24"/>
                <w:lang w:eastAsia="en-GB"/>
              </w:rPr>
            </w:pPr>
            <w:ins w:id="108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F631426" w14:textId="77777777" w:rsidR="005B0742" w:rsidRPr="005B0742" w:rsidRDefault="005B0742" w:rsidP="005B0742">
            <w:pPr>
              <w:spacing w:after="0" w:line="240" w:lineRule="auto"/>
              <w:rPr>
                <w:ins w:id="1086" w:author="Parks, Robbie M" w:date="2018-06-20T10:54:00Z"/>
                <w:rFonts w:eastAsia="Times New Roman"/>
                <w:color w:val="000000"/>
                <w:sz w:val="24"/>
                <w:szCs w:val="24"/>
                <w:lang w:eastAsia="en-GB"/>
              </w:rPr>
            </w:pPr>
            <w:ins w:id="108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708B81F" w14:textId="77777777" w:rsidR="005B0742" w:rsidRPr="005B0742" w:rsidRDefault="005B0742" w:rsidP="005B0742">
            <w:pPr>
              <w:spacing w:after="0" w:line="240" w:lineRule="auto"/>
              <w:rPr>
                <w:ins w:id="1088" w:author="Parks, Robbie M" w:date="2018-06-20T10:54:00Z"/>
                <w:rFonts w:eastAsia="Times New Roman"/>
                <w:color w:val="000000"/>
                <w:sz w:val="24"/>
                <w:szCs w:val="24"/>
                <w:lang w:eastAsia="en-GB"/>
              </w:rPr>
            </w:pPr>
            <w:ins w:id="108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48C2738" w14:textId="77777777" w:rsidR="005B0742" w:rsidRPr="005B0742" w:rsidRDefault="005B0742" w:rsidP="005B0742">
            <w:pPr>
              <w:spacing w:after="0" w:line="240" w:lineRule="auto"/>
              <w:rPr>
                <w:ins w:id="1090" w:author="Parks, Robbie M" w:date="2018-06-20T10:54:00Z"/>
                <w:rFonts w:eastAsia="Times New Roman"/>
                <w:color w:val="000000"/>
                <w:sz w:val="24"/>
                <w:szCs w:val="24"/>
                <w:lang w:eastAsia="en-GB"/>
              </w:rPr>
            </w:pPr>
            <w:ins w:id="109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FC984C2" w14:textId="77777777" w:rsidR="005B0742" w:rsidRPr="005B0742" w:rsidRDefault="005B0742" w:rsidP="005B0742">
            <w:pPr>
              <w:spacing w:after="0" w:line="240" w:lineRule="auto"/>
              <w:rPr>
                <w:ins w:id="1092" w:author="Parks, Robbie M" w:date="2018-06-20T10:54:00Z"/>
                <w:rFonts w:eastAsia="Times New Roman"/>
                <w:color w:val="000000"/>
                <w:sz w:val="24"/>
                <w:szCs w:val="24"/>
                <w:lang w:eastAsia="en-GB"/>
              </w:rPr>
            </w:pPr>
            <w:ins w:id="109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0F6D23B" w14:textId="77777777" w:rsidR="005B0742" w:rsidRPr="005B0742" w:rsidRDefault="005B0742" w:rsidP="005B0742">
            <w:pPr>
              <w:spacing w:after="0" w:line="240" w:lineRule="auto"/>
              <w:rPr>
                <w:ins w:id="1094" w:author="Parks, Robbie M" w:date="2018-06-20T10:54:00Z"/>
                <w:rFonts w:eastAsia="Times New Roman"/>
                <w:color w:val="000000"/>
                <w:sz w:val="24"/>
                <w:szCs w:val="24"/>
                <w:lang w:eastAsia="en-GB"/>
              </w:rPr>
            </w:pPr>
            <w:ins w:id="1095" w:author="Parks, Robbie M" w:date="2018-06-20T10:54:00Z">
              <w:r w:rsidRPr="005B0742">
                <w:rPr>
                  <w:rFonts w:eastAsia="Times New Roman"/>
                  <w:color w:val="000000"/>
                  <w:sz w:val="24"/>
                  <w:szCs w:val="24"/>
                  <w:lang w:eastAsia="en-GB"/>
                </w:rPr>
                <w:t> </w:t>
              </w:r>
            </w:ins>
          </w:p>
        </w:tc>
      </w:tr>
      <w:tr w:rsidR="005B0742" w:rsidRPr="005B0742" w14:paraId="29FC7E08" w14:textId="77777777" w:rsidTr="005B0742">
        <w:trPr>
          <w:trHeight w:val="320"/>
          <w:ins w:id="109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FFB608" w14:textId="77777777" w:rsidR="005B0742" w:rsidRPr="005B0742" w:rsidRDefault="005B0742" w:rsidP="005B0742">
            <w:pPr>
              <w:spacing w:after="0" w:line="240" w:lineRule="auto"/>
              <w:rPr>
                <w:ins w:id="1097" w:author="Parks, Robbie M" w:date="2018-06-20T10:54:00Z"/>
                <w:rFonts w:eastAsia="Times New Roman"/>
                <w:color w:val="000000"/>
                <w:sz w:val="24"/>
                <w:szCs w:val="24"/>
                <w:lang w:eastAsia="en-GB"/>
              </w:rPr>
            </w:pPr>
            <w:ins w:id="1098" w:author="Parks, Robbie M" w:date="2018-06-20T10:54:00Z">
              <w:r w:rsidRPr="005B0742">
                <w:rPr>
                  <w:rFonts w:eastAsia="Times New Roman"/>
                  <w:color w:val="000000"/>
                  <w:sz w:val="24"/>
                  <w:szCs w:val="24"/>
                  <w:lang w:eastAsia="en-GB"/>
                </w:rPr>
                <w:t>35 to 44</w:t>
              </w:r>
            </w:ins>
          </w:p>
        </w:tc>
        <w:tc>
          <w:tcPr>
            <w:tcW w:w="2580" w:type="dxa"/>
            <w:tcBorders>
              <w:top w:val="nil"/>
              <w:left w:val="nil"/>
              <w:bottom w:val="nil"/>
              <w:right w:val="nil"/>
            </w:tcBorders>
            <w:shd w:val="clear" w:color="auto" w:fill="auto"/>
            <w:noWrap/>
            <w:vAlign w:val="bottom"/>
            <w:hideMark/>
          </w:tcPr>
          <w:p w14:paraId="6CF6FF0F" w14:textId="77777777" w:rsidR="005B0742" w:rsidRPr="005B0742" w:rsidRDefault="005B0742" w:rsidP="005B0742">
            <w:pPr>
              <w:spacing w:after="0" w:line="240" w:lineRule="auto"/>
              <w:rPr>
                <w:ins w:id="1099" w:author="Parks, Robbie M" w:date="2018-06-20T10:54:00Z"/>
                <w:rFonts w:eastAsia="Times New Roman"/>
                <w:color w:val="000000"/>
                <w:sz w:val="24"/>
                <w:szCs w:val="24"/>
                <w:lang w:eastAsia="en-GB"/>
              </w:rPr>
            </w:pPr>
            <w:ins w:id="1100" w:author="Parks, Robbie M" w:date="2018-06-20T10:54:00Z">
              <w:r w:rsidRPr="005B0742">
                <w:rPr>
                  <w:rFonts w:eastAsia="Times New Roman"/>
                  <w:color w:val="000000"/>
                  <w:sz w:val="24"/>
                  <w:szCs w:val="24"/>
                  <w:lang w:eastAsia="en-GB"/>
                </w:rPr>
                <w:t>-0.0266</w:t>
              </w:r>
            </w:ins>
          </w:p>
        </w:tc>
        <w:tc>
          <w:tcPr>
            <w:tcW w:w="1020" w:type="dxa"/>
            <w:tcBorders>
              <w:top w:val="nil"/>
              <w:left w:val="nil"/>
              <w:bottom w:val="nil"/>
              <w:right w:val="nil"/>
            </w:tcBorders>
            <w:shd w:val="clear" w:color="auto" w:fill="auto"/>
            <w:noWrap/>
            <w:vAlign w:val="bottom"/>
            <w:hideMark/>
          </w:tcPr>
          <w:p w14:paraId="5AA3DE75" w14:textId="77777777" w:rsidR="005B0742" w:rsidRPr="005B0742" w:rsidRDefault="005B0742" w:rsidP="005B0742">
            <w:pPr>
              <w:spacing w:after="0" w:line="240" w:lineRule="auto"/>
              <w:jc w:val="right"/>
              <w:rPr>
                <w:ins w:id="1101" w:author="Parks, Robbie M" w:date="2018-06-20T10:54:00Z"/>
                <w:rFonts w:eastAsia="Times New Roman"/>
                <w:color w:val="000000"/>
                <w:sz w:val="24"/>
                <w:szCs w:val="24"/>
                <w:lang w:eastAsia="en-GB"/>
              </w:rPr>
            </w:pPr>
            <w:ins w:id="1102" w:author="Parks, Robbie M" w:date="2018-06-20T10:54:00Z">
              <w:r w:rsidRPr="005B0742">
                <w:rPr>
                  <w:rFonts w:eastAsia="Times New Roman"/>
                  <w:color w:val="000000"/>
                  <w:sz w:val="24"/>
                  <w:szCs w:val="24"/>
                  <w:lang w:eastAsia="en-GB"/>
                </w:rPr>
                <w:t>0.72</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5B9A0532" w14:textId="77777777" w:rsidR="005B0742" w:rsidRPr="005B0742" w:rsidRDefault="005B0742" w:rsidP="005B0742">
            <w:pPr>
              <w:spacing w:after="0" w:line="240" w:lineRule="auto"/>
              <w:rPr>
                <w:ins w:id="1103" w:author="Parks, Robbie M" w:date="2018-06-20T10:54:00Z"/>
                <w:rFonts w:eastAsia="Times New Roman"/>
                <w:color w:val="000000"/>
                <w:sz w:val="24"/>
                <w:szCs w:val="24"/>
                <w:lang w:eastAsia="en-GB"/>
              </w:rPr>
            </w:pPr>
            <w:ins w:id="110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EC62F13" w14:textId="77777777" w:rsidR="005B0742" w:rsidRPr="005B0742" w:rsidRDefault="005B0742" w:rsidP="005B0742">
            <w:pPr>
              <w:spacing w:after="0" w:line="240" w:lineRule="auto"/>
              <w:rPr>
                <w:ins w:id="1105" w:author="Parks, Robbie M" w:date="2018-06-20T10:54:00Z"/>
                <w:rFonts w:eastAsia="Times New Roman"/>
                <w:color w:val="000000"/>
                <w:sz w:val="24"/>
                <w:szCs w:val="24"/>
                <w:lang w:eastAsia="en-GB"/>
              </w:rPr>
            </w:pPr>
            <w:ins w:id="110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408B28F" w14:textId="77777777" w:rsidR="005B0742" w:rsidRPr="005B0742" w:rsidRDefault="005B0742" w:rsidP="005B0742">
            <w:pPr>
              <w:spacing w:after="0" w:line="240" w:lineRule="auto"/>
              <w:rPr>
                <w:ins w:id="1107" w:author="Parks, Robbie M" w:date="2018-06-20T10:54:00Z"/>
                <w:rFonts w:eastAsia="Times New Roman"/>
                <w:color w:val="000000"/>
                <w:sz w:val="24"/>
                <w:szCs w:val="24"/>
                <w:lang w:eastAsia="en-GB"/>
              </w:rPr>
            </w:pPr>
            <w:ins w:id="110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CB6FCCD" w14:textId="77777777" w:rsidR="005B0742" w:rsidRPr="005B0742" w:rsidRDefault="005B0742" w:rsidP="005B0742">
            <w:pPr>
              <w:spacing w:after="0" w:line="240" w:lineRule="auto"/>
              <w:rPr>
                <w:ins w:id="1109" w:author="Parks, Robbie M" w:date="2018-06-20T10:54:00Z"/>
                <w:rFonts w:eastAsia="Times New Roman"/>
                <w:color w:val="000000"/>
                <w:sz w:val="24"/>
                <w:szCs w:val="24"/>
                <w:lang w:eastAsia="en-GB"/>
              </w:rPr>
            </w:pPr>
            <w:ins w:id="111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30D310B" w14:textId="77777777" w:rsidR="005B0742" w:rsidRPr="005B0742" w:rsidRDefault="005B0742" w:rsidP="005B0742">
            <w:pPr>
              <w:spacing w:after="0" w:line="240" w:lineRule="auto"/>
              <w:rPr>
                <w:ins w:id="1111" w:author="Parks, Robbie M" w:date="2018-06-20T10:54:00Z"/>
                <w:rFonts w:eastAsia="Times New Roman"/>
                <w:color w:val="000000"/>
                <w:sz w:val="24"/>
                <w:szCs w:val="24"/>
                <w:lang w:eastAsia="en-GB"/>
              </w:rPr>
            </w:pPr>
            <w:ins w:id="111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C1F547A" w14:textId="77777777" w:rsidR="005B0742" w:rsidRPr="005B0742" w:rsidRDefault="005B0742" w:rsidP="005B0742">
            <w:pPr>
              <w:spacing w:after="0" w:line="240" w:lineRule="auto"/>
              <w:rPr>
                <w:ins w:id="1113" w:author="Parks, Robbie M" w:date="2018-06-20T10:54:00Z"/>
                <w:rFonts w:eastAsia="Times New Roman"/>
                <w:color w:val="000000"/>
                <w:sz w:val="24"/>
                <w:szCs w:val="24"/>
                <w:lang w:eastAsia="en-GB"/>
              </w:rPr>
            </w:pPr>
            <w:ins w:id="111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8F8B23A" w14:textId="77777777" w:rsidR="005B0742" w:rsidRPr="005B0742" w:rsidRDefault="005B0742" w:rsidP="005B0742">
            <w:pPr>
              <w:spacing w:after="0" w:line="240" w:lineRule="auto"/>
              <w:rPr>
                <w:ins w:id="1115" w:author="Parks, Robbie M" w:date="2018-06-20T10:54:00Z"/>
                <w:rFonts w:eastAsia="Times New Roman"/>
                <w:color w:val="000000"/>
                <w:sz w:val="24"/>
                <w:szCs w:val="24"/>
                <w:lang w:eastAsia="en-GB"/>
              </w:rPr>
            </w:pPr>
            <w:ins w:id="111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7DA0FBF" w14:textId="77777777" w:rsidR="005B0742" w:rsidRPr="005B0742" w:rsidRDefault="005B0742" w:rsidP="005B0742">
            <w:pPr>
              <w:spacing w:after="0" w:line="240" w:lineRule="auto"/>
              <w:rPr>
                <w:ins w:id="1117" w:author="Parks, Robbie M" w:date="2018-06-20T10:54:00Z"/>
                <w:rFonts w:eastAsia="Times New Roman"/>
                <w:color w:val="000000"/>
                <w:sz w:val="24"/>
                <w:szCs w:val="24"/>
                <w:lang w:eastAsia="en-GB"/>
              </w:rPr>
            </w:pPr>
            <w:ins w:id="111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39AE077" w14:textId="77777777" w:rsidR="005B0742" w:rsidRPr="005B0742" w:rsidRDefault="005B0742" w:rsidP="005B0742">
            <w:pPr>
              <w:spacing w:after="0" w:line="240" w:lineRule="auto"/>
              <w:rPr>
                <w:ins w:id="1119" w:author="Parks, Robbie M" w:date="2018-06-20T10:54:00Z"/>
                <w:rFonts w:eastAsia="Times New Roman"/>
                <w:color w:val="000000"/>
                <w:sz w:val="24"/>
                <w:szCs w:val="24"/>
                <w:lang w:eastAsia="en-GB"/>
              </w:rPr>
            </w:pPr>
            <w:ins w:id="112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7A1F30C" w14:textId="77777777" w:rsidR="005B0742" w:rsidRPr="005B0742" w:rsidRDefault="005B0742" w:rsidP="005B0742">
            <w:pPr>
              <w:spacing w:after="0" w:line="240" w:lineRule="auto"/>
              <w:rPr>
                <w:ins w:id="1121" w:author="Parks, Robbie M" w:date="2018-06-20T10:54:00Z"/>
                <w:rFonts w:eastAsia="Times New Roman"/>
                <w:color w:val="000000"/>
                <w:sz w:val="24"/>
                <w:szCs w:val="24"/>
                <w:lang w:eastAsia="en-GB"/>
              </w:rPr>
            </w:pPr>
            <w:ins w:id="112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AF5E794" w14:textId="77777777" w:rsidR="005B0742" w:rsidRPr="005B0742" w:rsidRDefault="005B0742" w:rsidP="005B0742">
            <w:pPr>
              <w:spacing w:after="0" w:line="240" w:lineRule="auto"/>
              <w:rPr>
                <w:ins w:id="1123" w:author="Parks, Robbie M" w:date="2018-06-20T10:54:00Z"/>
                <w:rFonts w:eastAsia="Times New Roman"/>
                <w:color w:val="000000"/>
                <w:sz w:val="24"/>
                <w:szCs w:val="24"/>
                <w:lang w:eastAsia="en-GB"/>
              </w:rPr>
            </w:pPr>
            <w:ins w:id="112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6C1F8E7" w14:textId="77777777" w:rsidR="005B0742" w:rsidRPr="005B0742" w:rsidRDefault="005B0742" w:rsidP="005B0742">
            <w:pPr>
              <w:spacing w:after="0" w:line="240" w:lineRule="auto"/>
              <w:rPr>
                <w:ins w:id="1125" w:author="Parks, Robbie M" w:date="2018-06-20T10:54:00Z"/>
                <w:rFonts w:eastAsia="Times New Roman"/>
                <w:color w:val="000000"/>
                <w:sz w:val="24"/>
                <w:szCs w:val="24"/>
                <w:lang w:eastAsia="en-GB"/>
              </w:rPr>
            </w:pPr>
            <w:ins w:id="112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A766B1D" w14:textId="77777777" w:rsidR="005B0742" w:rsidRPr="005B0742" w:rsidRDefault="005B0742" w:rsidP="005B0742">
            <w:pPr>
              <w:spacing w:after="0" w:line="240" w:lineRule="auto"/>
              <w:rPr>
                <w:ins w:id="1127" w:author="Parks, Robbie M" w:date="2018-06-20T10:54:00Z"/>
                <w:rFonts w:eastAsia="Times New Roman"/>
                <w:color w:val="000000"/>
                <w:sz w:val="24"/>
                <w:szCs w:val="24"/>
                <w:lang w:eastAsia="en-GB"/>
              </w:rPr>
            </w:pPr>
            <w:ins w:id="112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BF83664" w14:textId="77777777" w:rsidR="005B0742" w:rsidRPr="005B0742" w:rsidRDefault="005B0742" w:rsidP="005B0742">
            <w:pPr>
              <w:spacing w:after="0" w:line="240" w:lineRule="auto"/>
              <w:rPr>
                <w:ins w:id="1129" w:author="Parks, Robbie M" w:date="2018-06-20T10:54:00Z"/>
                <w:rFonts w:eastAsia="Times New Roman"/>
                <w:color w:val="000000"/>
                <w:sz w:val="24"/>
                <w:szCs w:val="24"/>
                <w:lang w:eastAsia="en-GB"/>
              </w:rPr>
            </w:pPr>
            <w:ins w:id="113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C4B61BB" w14:textId="77777777" w:rsidR="005B0742" w:rsidRPr="005B0742" w:rsidRDefault="005B0742" w:rsidP="005B0742">
            <w:pPr>
              <w:spacing w:after="0" w:line="240" w:lineRule="auto"/>
              <w:rPr>
                <w:ins w:id="1131" w:author="Parks, Robbie M" w:date="2018-06-20T10:54:00Z"/>
                <w:rFonts w:eastAsia="Times New Roman"/>
                <w:color w:val="000000"/>
                <w:sz w:val="24"/>
                <w:szCs w:val="24"/>
                <w:lang w:eastAsia="en-GB"/>
              </w:rPr>
            </w:pPr>
            <w:ins w:id="113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2F1471C" w14:textId="77777777" w:rsidR="005B0742" w:rsidRPr="005B0742" w:rsidRDefault="005B0742" w:rsidP="005B0742">
            <w:pPr>
              <w:spacing w:after="0" w:line="240" w:lineRule="auto"/>
              <w:rPr>
                <w:ins w:id="1133" w:author="Parks, Robbie M" w:date="2018-06-20T10:54:00Z"/>
                <w:rFonts w:eastAsia="Times New Roman"/>
                <w:color w:val="000000"/>
                <w:sz w:val="24"/>
                <w:szCs w:val="24"/>
                <w:lang w:eastAsia="en-GB"/>
              </w:rPr>
            </w:pPr>
            <w:ins w:id="113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D41C089" w14:textId="77777777" w:rsidR="005B0742" w:rsidRPr="005B0742" w:rsidRDefault="005B0742" w:rsidP="005B0742">
            <w:pPr>
              <w:spacing w:after="0" w:line="240" w:lineRule="auto"/>
              <w:rPr>
                <w:ins w:id="1135" w:author="Parks, Robbie M" w:date="2018-06-20T10:54:00Z"/>
                <w:rFonts w:eastAsia="Times New Roman"/>
                <w:color w:val="000000"/>
                <w:sz w:val="24"/>
                <w:szCs w:val="24"/>
                <w:lang w:eastAsia="en-GB"/>
              </w:rPr>
            </w:pPr>
            <w:ins w:id="113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E84068E" w14:textId="77777777" w:rsidR="005B0742" w:rsidRPr="005B0742" w:rsidRDefault="005B0742" w:rsidP="005B0742">
            <w:pPr>
              <w:spacing w:after="0" w:line="240" w:lineRule="auto"/>
              <w:rPr>
                <w:ins w:id="1137" w:author="Parks, Robbie M" w:date="2018-06-20T10:54:00Z"/>
                <w:rFonts w:eastAsia="Times New Roman"/>
                <w:color w:val="000000"/>
                <w:sz w:val="24"/>
                <w:szCs w:val="24"/>
                <w:lang w:eastAsia="en-GB"/>
              </w:rPr>
            </w:pPr>
            <w:ins w:id="1138" w:author="Parks, Robbie M" w:date="2018-06-20T10:54:00Z">
              <w:r w:rsidRPr="005B0742">
                <w:rPr>
                  <w:rFonts w:eastAsia="Times New Roman"/>
                  <w:color w:val="000000"/>
                  <w:sz w:val="24"/>
                  <w:szCs w:val="24"/>
                  <w:lang w:eastAsia="en-GB"/>
                </w:rPr>
                <w:t> </w:t>
              </w:r>
            </w:ins>
          </w:p>
        </w:tc>
      </w:tr>
      <w:tr w:rsidR="005B0742" w:rsidRPr="005B0742" w14:paraId="61DC8BB4" w14:textId="77777777" w:rsidTr="005B0742">
        <w:trPr>
          <w:trHeight w:val="320"/>
          <w:ins w:id="113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7BC9E7" w14:textId="77777777" w:rsidR="005B0742" w:rsidRPr="005B0742" w:rsidRDefault="005B0742" w:rsidP="005B0742">
            <w:pPr>
              <w:spacing w:after="0" w:line="240" w:lineRule="auto"/>
              <w:rPr>
                <w:ins w:id="1140" w:author="Parks, Robbie M" w:date="2018-06-20T10:54:00Z"/>
                <w:rFonts w:eastAsia="Times New Roman"/>
                <w:color w:val="000000"/>
                <w:sz w:val="24"/>
                <w:szCs w:val="24"/>
                <w:lang w:eastAsia="en-GB"/>
              </w:rPr>
            </w:pPr>
            <w:ins w:id="1141" w:author="Parks, Robbie M" w:date="2018-06-20T10:54:00Z">
              <w:r w:rsidRPr="005B0742">
                <w:rPr>
                  <w:rFonts w:eastAsia="Times New Roman"/>
                  <w:color w:val="000000"/>
                  <w:sz w:val="24"/>
                  <w:szCs w:val="24"/>
                  <w:lang w:eastAsia="en-GB"/>
                </w:rPr>
                <w:t>45 to 54</w:t>
              </w:r>
            </w:ins>
          </w:p>
        </w:tc>
        <w:tc>
          <w:tcPr>
            <w:tcW w:w="2580" w:type="dxa"/>
            <w:tcBorders>
              <w:top w:val="nil"/>
              <w:left w:val="nil"/>
              <w:bottom w:val="nil"/>
              <w:right w:val="nil"/>
            </w:tcBorders>
            <w:shd w:val="clear" w:color="auto" w:fill="auto"/>
            <w:noWrap/>
            <w:vAlign w:val="bottom"/>
            <w:hideMark/>
          </w:tcPr>
          <w:p w14:paraId="65FD8A51" w14:textId="77777777" w:rsidR="005B0742" w:rsidRPr="005B0742" w:rsidRDefault="005B0742" w:rsidP="005B0742">
            <w:pPr>
              <w:spacing w:after="0" w:line="240" w:lineRule="auto"/>
              <w:rPr>
                <w:ins w:id="1142" w:author="Parks, Robbie M" w:date="2018-06-20T10:54:00Z"/>
                <w:rFonts w:eastAsia="Times New Roman"/>
                <w:color w:val="000000"/>
                <w:sz w:val="24"/>
                <w:szCs w:val="24"/>
                <w:lang w:eastAsia="en-GB"/>
              </w:rPr>
            </w:pPr>
            <w:ins w:id="1143" w:author="Parks, Robbie M" w:date="2018-06-20T10:54:00Z">
              <w:r w:rsidRPr="005B0742">
                <w:rPr>
                  <w:rFonts w:eastAsia="Times New Roman"/>
                  <w:color w:val="000000"/>
                  <w:sz w:val="24"/>
                  <w:szCs w:val="24"/>
                  <w:lang w:eastAsia="en-GB"/>
                </w:rPr>
                <w:t>-0.0497</w:t>
              </w:r>
            </w:ins>
          </w:p>
        </w:tc>
        <w:tc>
          <w:tcPr>
            <w:tcW w:w="1020" w:type="dxa"/>
            <w:tcBorders>
              <w:top w:val="nil"/>
              <w:left w:val="nil"/>
              <w:bottom w:val="nil"/>
              <w:right w:val="nil"/>
            </w:tcBorders>
            <w:shd w:val="clear" w:color="auto" w:fill="auto"/>
            <w:noWrap/>
            <w:vAlign w:val="bottom"/>
            <w:hideMark/>
          </w:tcPr>
          <w:p w14:paraId="4AB038BD" w14:textId="77777777" w:rsidR="005B0742" w:rsidRPr="005B0742" w:rsidRDefault="005B0742" w:rsidP="005B0742">
            <w:pPr>
              <w:spacing w:after="0" w:line="240" w:lineRule="auto"/>
              <w:jc w:val="right"/>
              <w:rPr>
                <w:ins w:id="1144" w:author="Parks, Robbie M" w:date="2018-06-20T10:54:00Z"/>
                <w:rFonts w:eastAsia="Times New Roman"/>
                <w:color w:val="000000"/>
                <w:sz w:val="24"/>
                <w:szCs w:val="24"/>
                <w:lang w:eastAsia="en-GB"/>
              </w:rPr>
            </w:pPr>
            <w:ins w:id="1145" w:author="Parks, Robbie M" w:date="2018-06-20T10:54:00Z">
              <w:r w:rsidRPr="005B0742">
                <w:rPr>
                  <w:rFonts w:eastAsia="Times New Roman"/>
                  <w:color w:val="000000"/>
                  <w:sz w:val="24"/>
                  <w:szCs w:val="24"/>
                  <w:lang w:eastAsia="en-GB"/>
                </w:rPr>
                <w:t>0.23</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57D9967" w14:textId="77777777" w:rsidR="005B0742" w:rsidRPr="005B0742" w:rsidRDefault="005B0742" w:rsidP="005B0742">
            <w:pPr>
              <w:spacing w:after="0" w:line="240" w:lineRule="auto"/>
              <w:rPr>
                <w:ins w:id="1146" w:author="Parks, Robbie M" w:date="2018-06-20T10:54:00Z"/>
                <w:rFonts w:eastAsia="Times New Roman"/>
                <w:color w:val="000000"/>
                <w:sz w:val="24"/>
                <w:szCs w:val="24"/>
                <w:lang w:eastAsia="en-GB"/>
              </w:rPr>
            </w:pPr>
            <w:ins w:id="114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E72F018" w14:textId="77777777" w:rsidR="005B0742" w:rsidRPr="005B0742" w:rsidRDefault="005B0742" w:rsidP="005B0742">
            <w:pPr>
              <w:spacing w:after="0" w:line="240" w:lineRule="auto"/>
              <w:rPr>
                <w:ins w:id="1148" w:author="Parks, Robbie M" w:date="2018-06-20T10:54:00Z"/>
                <w:rFonts w:eastAsia="Times New Roman"/>
                <w:color w:val="000000"/>
                <w:sz w:val="24"/>
                <w:szCs w:val="24"/>
                <w:lang w:eastAsia="en-GB"/>
              </w:rPr>
            </w:pPr>
            <w:ins w:id="114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A717CDF" w14:textId="77777777" w:rsidR="005B0742" w:rsidRPr="005B0742" w:rsidRDefault="005B0742" w:rsidP="005B0742">
            <w:pPr>
              <w:spacing w:after="0" w:line="240" w:lineRule="auto"/>
              <w:rPr>
                <w:ins w:id="1150" w:author="Parks, Robbie M" w:date="2018-06-20T10:54:00Z"/>
                <w:rFonts w:eastAsia="Times New Roman"/>
                <w:color w:val="000000"/>
                <w:sz w:val="24"/>
                <w:szCs w:val="24"/>
                <w:lang w:eastAsia="en-GB"/>
              </w:rPr>
            </w:pPr>
            <w:ins w:id="115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ED03AAC" w14:textId="77777777" w:rsidR="005B0742" w:rsidRPr="005B0742" w:rsidRDefault="005B0742" w:rsidP="005B0742">
            <w:pPr>
              <w:spacing w:after="0" w:line="240" w:lineRule="auto"/>
              <w:rPr>
                <w:ins w:id="1152" w:author="Parks, Robbie M" w:date="2018-06-20T10:54:00Z"/>
                <w:rFonts w:eastAsia="Times New Roman"/>
                <w:color w:val="000000"/>
                <w:sz w:val="24"/>
                <w:szCs w:val="24"/>
                <w:lang w:eastAsia="en-GB"/>
              </w:rPr>
            </w:pPr>
            <w:ins w:id="115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567B327" w14:textId="77777777" w:rsidR="005B0742" w:rsidRPr="005B0742" w:rsidRDefault="005B0742" w:rsidP="005B0742">
            <w:pPr>
              <w:spacing w:after="0" w:line="240" w:lineRule="auto"/>
              <w:rPr>
                <w:ins w:id="1154" w:author="Parks, Robbie M" w:date="2018-06-20T10:54:00Z"/>
                <w:rFonts w:eastAsia="Times New Roman"/>
                <w:color w:val="000000"/>
                <w:sz w:val="24"/>
                <w:szCs w:val="24"/>
                <w:lang w:eastAsia="en-GB"/>
              </w:rPr>
            </w:pPr>
            <w:ins w:id="115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6508A66" w14:textId="77777777" w:rsidR="005B0742" w:rsidRPr="005B0742" w:rsidRDefault="005B0742" w:rsidP="005B0742">
            <w:pPr>
              <w:spacing w:after="0" w:line="240" w:lineRule="auto"/>
              <w:rPr>
                <w:ins w:id="1156" w:author="Parks, Robbie M" w:date="2018-06-20T10:54:00Z"/>
                <w:rFonts w:eastAsia="Times New Roman"/>
                <w:color w:val="000000"/>
                <w:sz w:val="24"/>
                <w:szCs w:val="24"/>
                <w:lang w:eastAsia="en-GB"/>
              </w:rPr>
            </w:pPr>
            <w:ins w:id="115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ADA63D8" w14:textId="77777777" w:rsidR="005B0742" w:rsidRPr="005B0742" w:rsidRDefault="005B0742" w:rsidP="005B0742">
            <w:pPr>
              <w:spacing w:after="0" w:line="240" w:lineRule="auto"/>
              <w:rPr>
                <w:ins w:id="1158" w:author="Parks, Robbie M" w:date="2018-06-20T10:54:00Z"/>
                <w:rFonts w:eastAsia="Times New Roman"/>
                <w:color w:val="000000"/>
                <w:sz w:val="24"/>
                <w:szCs w:val="24"/>
                <w:lang w:eastAsia="en-GB"/>
              </w:rPr>
            </w:pPr>
            <w:ins w:id="115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7350173" w14:textId="77777777" w:rsidR="005B0742" w:rsidRPr="005B0742" w:rsidRDefault="005B0742" w:rsidP="005B0742">
            <w:pPr>
              <w:spacing w:after="0" w:line="240" w:lineRule="auto"/>
              <w:rPr>
                <w:ins w:id="1160" w:author="Parks, Robbie M" w:date="2018-06-20T10:54:00Z"/>
                <w:rFonts w:eastAsia="Times New Roman"/>
                <w:color w:val="000000"/>
                <w:sz w:val="24"/>
                <w:szCs w:val="24"/>
                <w:lang w:eastAsia="en-GB"/>
              </w:rPr>
            </w:pPr>
            <w:ins w:id="116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7858A85" w14:textId="77777777" w:rsidR="005B0742" w:rsidRPr="005B0742" w:rsidRDefault="005B0742" w:rsidP="005B0742">
            <w:pPr>
              <w:spacing w:after="0" w:line="240" w:lineRule="auto"/>
              <w:rPr>
                <w:ins w:id="1162" w:author="Parks, Robbie M" w:date="2018-06-20T10:54:00Z"/>
                <w:rFonts w:eastAsia="Times New Roman"/>
                <w:color w:val="000000"/>
                <w:sz w:val="24"/>
                <w:szCs w:val="24"/>
                <w:lang w:eastAsia="en-GB"/>
              </w:rPr>
            </w:pPr>
            <w:ins w:id="116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91FDFF7" w14:textId="77777777" w:rsidR="005B0742" w:rsidRPr="005B0742" w:rsidRDefault="005B0742" w:rsidP="005B0742">
            <w:pPr>
              <w:spacing w:after="0" w:line="240" w:lineRule="auto"/>
              <w:rPr>
                <w:ins w:id="1164" w:author="Parks, Robbie M" w:date="2018-06-20T10:54:00Z"/>
                <w:rFonts w:eastAsia="Times New Roman"/>
                <w:color w:val="000000"/>
                <w:sz w:val="24"/>
                <w:szCs w:val="24"/>
                <w:lang w:eastAsia="en-GB"/>
              </w:rPr>
            </w:pPr>
            <w:ins w:id="116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6DFE3CC" w14:textId="77777777" w:rsidR="005B0742" w:rsidRPr="005B0742" w:rsidRDefault="005B0742" w:rsidP="005B0742">
            <w:pPr>
              <w:spacing w:after="0" w:line="240" w:lineRule="auto"/>
              <w:rPr>
                <w:ins w:id="1166" w:author="Parks, Robbie M" w:date="2018-06-20T10:54:00Z"/>
                <w:rFonts w:eastAsia="Times New Roman"/>
                <w:color w:val="000000"/>
                <w:sz w:val="24"/>
                <w:szCs w:val="24"/>
                <w:lang w:eastAsia="en-GB"/>
              </w:rPr>
            </w:pPr>
            <w:ins w:id="116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632AD26" w14:textId="77777777" w:rsidR="005B0742" w:rsidRPr="005B0742" w:rsidRDefault="005B0742" w:rsidP="005B0742">
            <w:pPr>
              <w:spacing w:after="0" w:line="240" w:lineRule="auto"/>
              <w:rPr>
                <w:ins w:id="1168" w:author="Parks, Robbie M" w:date="2018-06-20T10:54:00Z"/>
                <w:rFonts w:eastAsia="Times New Roman"/>
                <w:color w:val="000000"/>
                <w:sz w:val="24"/>
                <w:szCs w:val="24"/>
                <w:lang w:eastAsia="en-GB"/>
              </w:rPr>
            </w:pPr>
            <w:ins w:id="116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12972CD" w14:textId="77777777" w:rsidR="005B0742" w:rsidRPr="005B0742" w:rsidRDefault="005B0742" w:rsidP="005B0742">
            <w:pPr>
              <w:spacing w:after="0" w:line="240" w:lineRule="auto"/>
              <w:rPr>
                <w:ins w:id="1170" w:author="Parks, Robbie M" w:date="2018-06-20T10:54:00Z"/>
                <w:rFonts w:eastAsia="Times New Roman"/>
                <w:color w:val="000000"/>
                <w:sz w:val="24"/>
                <w:szCs w:val="24"/>
                <w:lang w:eastAsia="en-GB"/>
              </w:rPr>
            </w:pPr>
            <w:ins w:id="117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E26272B" w14:textId="77777777" w:rsidR="005B0742" w:rsidRPr="005B0742" w:rsidRDefault="005B0742" w:rsidP="005B0742">
            <w:pPr>
              <w:spacing w:after="0" w:line="240" w:lineRule="auto"/>
              <w:rPr>
                <w:ins w:id="1172" w:author="Parks, Robbie M" w:date="2018-06-20T10:54:00Z"/>
                <w:rFonts w:eastAsia="Times New Roman"/>
                <w:color w:val="000000"/>
                <w:sz w:val="24"/>
                <w:szCs w:val="24"/>
                <w:lang w:eastAsia="en-GB"/>
              </w:rPr>
            </w:pPr>
            <w:ins w:id="117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8B990D5" w14:textId="77777777" w:rsidR="005B0742" w:rsidRPr="005B0742" w:rsidRDefault="005B0742" w:rsidP="005B0742">
            <w:pPr>
              <w:spacing w:after="0" w:line="240" w:lineRule="auto"/>
              <w:rPr>
                <w:ins w:id="1174" w:author="Parks, Robbie M" w:date="2018-06-20T10:54:00Z"/>
                <w:rFonts w:eastAsia="Times New Roman"/>
                <w:color w:val="000000"/>
                <w:sz w:val="24"/>
                <w:szCs w:val="24"/>
                <w:lang w:eastAsia="en-GB"/>
              </w:rPr>
            </w:pPr>
            <w:ins w:id="117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1F63105" w14:textId="77777777" w:rsidR="005B0742" w:rsidRPr="005B0742" w:rsidRDefault="005B0742" w:rsidP="005B0742">
            <w:pPr>
              <w:spacing w:after="0" w:line="240" w:lineRule="auto"/>
              <w:rPr>
                <w:ins w:id="1176" w:author="Parks, Robbie M" w:date="2018-06-20T10:54:00Z"/>
                <w:rFonts w:eastAsia="Times New Roman"/>
                <w:color w:val="000000"/>
                <w:sz w:val="24"/>
                <w:szCs w:val="24"/>
                <w:lang w:eastAsia="en-GB"/>
              </w:rPr>
            </w:pPr>
            <w:ins w:id="117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CC3472F" w14:textId="77777777" w:rsidR="005B0742" w:rsidRPr="005B0742" w:rsidRDefault="005B0742" w:rsidP="005B0742">
            <w:pPr>
              <w:spacing w:after="0" w:line="240" w:lineRule="auto"/>
              <w:rPr>
                <w:ins w:id="1178" w:author="Parks, Robbie M" w:date="2018-06-20T10:54:00Z"/>
                <w:rFonts w:eastAsia="Times New Roman"/>
                <w:color w:val="000000"/>
                <w:sz w:val="24"/>
                <w:szCs w:val="24"/>
                <w:lang w:eastAsia="en-GB"/>
              </w:rPr>
            </w:pPr>
            <w:ins w:id="117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A8EC306" w14:textId="77777777" w:rsidR="005B0742" w:rsidRPr="005B0742" w:rsidRDefault="005B0742" w:rsidP="005B0742">
            <w:pPr>
              <w:spacing w:after="0" w:line="240" w:lineRule="auto"/>
              <w:rPr>
                <w:ins w:id="1180" w:author="Parks, Robbie M" w:date="2018-06-20T10:54:00Z"/>
                <w:rFonts w:eastAsia="Times New Roman"/>
                <w:color w:val="000000"/>
                <w:sz w:val="24"/>
                <w:szCs w:val="24"/>
                <w:lang w:eastAsia="en-GB"/>
              </w:rPr>
            </w:pPr>
            <w:ins w:id="1181" w:author="Parks, Robbie M" w:date="2018-06-20T10:54:00Z">
              <w:r w:rsidRPr="005B0742">
                <w:rPr>
                  <w:rFonts w:eastAsia="Times New Roman"/>
                  <w:color w:val="000000"/>
                  <w:sz w:val="24"/>
                  <w:szCs w:val="24"/>
                  <w:lang w:eastAsia="en-GB"/>
                </w:rPr>
                <w:t> </w:t>
              </w:r>
            </w:ins>
          </w:p>
        </w:tc>
      </w:tr>
      <w:tr w:rsidR="005B0742" w:rsidRPr="005B0742" w14:paraId="707F1924" w14:textId="77777777" w:rsidTr="005B0742">
        <w:trPr>
          <w:trHeight w:val="320"/>
          <w:ins w:id="118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4E86004" w14:textId="77777777" w:rsidR="005B0742" w:rsidRPr="005B0742" w:rsidRDefault="005B0742" w:rsidP="005B0742">
            <w:pPr>
              <w:spacing w:after="0" w:line="240" w:lineRule="auto"/>
              <w:rPr>
                <w:ins w:id="1183" w:author="Parks, Robbie M" w:date="2018-06-20T10:54:00Z"/>
                <w:rFonts w:eastAsia="Times New Roman"/>
                <w:color w:val="000000"/>
                <w:sz w:val="24"/>
                <w:szCs w:val="24"/>
                <w:lang w:eastAsia="en-GB"/>
              </w:rPr>
            </w:pPr>
            <w:ins w:id="1184" w:author="Parks, Robbie M" w:date="2018-06-20T10:54:00Z">
              <w:r w:rsidRPr="005B0742">
                <w:rPr>
                  <w:rFonts w:eastAsia="Times New Roman"/>
                  <w:color w:val="000000"/>
                  <w:sz w:val="24"/>
                  <w:szCs w:val="24"/>
                  <w:lang w:eastAsia="en-GB"/>
                </w:rPr>
                <w:t>55 to 64</w:t>
              </w:r>
            </w:ins>
          </w:p>
        </w:tc>
        <w:tc>
          <w:tcPr>
            <w:tcW w:w="2580" w:type="dxa"/>
            <w:tcBorders>
              <w:top w:val="nil"/>
              <w:left w:val="nil"/>
              <w:bottom w:val="nil"/>
              <w:right w:val="nil"/>
            </w:tcBorders>
            <w:shd w:val="clear" w:color="auto" w:fill="auto"/>
            <w:noWrap/>
            <w:vAlign w:val="bottom"/>
            <w:hideMark/>
          </w:tcPr>
          <w:p w14:paraId="41B85B4F" w14:textId="77777777" w:rsidR="005B0742" w:rsidRPr="005B0742" w:rsidRDefault="005B0742" w:rsidP="005B0742">
            <w:pPr>
              <w:spacing w:after="0" w:line="240" w:lineRule="auto"/>
              <w:rPr>
                <w:ins w:id="1185" w:author="Parks, Robbie M" w:date="2018-06-20T10:54:00Z"/>
                <w:rFonts w:eastAsia="Times New Roman"/>
                <w:color w:val="000000"/>
                <w:sz w:val="24"/>
                <w:szCs w:val="24"/>
                <w:lang w:eastAsia="en-GB"/>
              </w:rPr>
            </w:pPr>
            <w:ins w:id="1186" w:author="Parks, Robbie M" w:date="2018-06-20T10:54:00Z">
              <w:r w:rsidRPr="005B0742">
                <w:rPr>
                  <w:rFonts w:eastAsia="Times New Roman"/>
                  <w:color w:val="000000"/>
                  <w:sz w:val="24"/>
                  <w:szCs w:val="24"/>
                  <w:lang w:eastAsia="en-GB"/>
                </w:rPr>
                <w:t>-0.0477</w:t>
              </w:r>
            </w:ins>
          </w:p>
        </w:tc>
        <w:tc>
          <w:tcPr>
            <w:tcW w:w="1020" w:type="dxa"/>
            <w:tcBorders>
              <w:top w:val="nil"/>
              <w:left w:val="nil"/>
              <w:bottom w:val="nil"/>
              <w:right w:val="nil"/>
            </w:tcBorders>
            <w:shd w:val="clear" w:color="auto" w:fill="auto"/>
            <w:noWrap/>
            <w:vAlign w:val="bottom"/>
            <w:hideMark/>
          </w:tcPr>
          <w:p w14:paraId="5893C814" w14:textId="77777777" w:rsidR="005B0742" w:rsidRPr="005B0742" w:rsidRDefault="005B0742" w:rsidP="005B0742">
            <w:pPr>
              <w:spacing w:after="0" w:line="240" w:lineRule="auto"/>
              <w:jc w:val="right"/>
              <w:rPr>
                <w:ins w:id="1187" w:author="Parks, Robbie M" w:date="2018-06-20T10:54:00Z"/>
                <w:rFonts w:eastAsia="Times New Roman"/>
                <w:color w:val="000000"/>
                <w:sz w:val="24"/>
                <w:szCs w:val="24"/>
                <w:lang w:eastAsia="en-GB"/>
              </w:rPr>
            </w:pPr>
            <w:ins w:id="1188" w:author="Parks, Robbie M" w:date="2018-06-20T10:54:00Z">
              <w:r w:rsidRPr="005B0742">
                <w:rPr>
                  <w:rFonts w:eastAsia="Times New Roman"/>
                  <w:color w:val="000000"/>
                  <w:sz w:val="24"/>
                  <w:szCs w:val="24"/>
                  <w:lang w:eastAsia="en-GB"/>
                </w:rPr>
                <w:t>0.31</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386F9410" w14:textId="77777777" w:rsidR="005B0742" w:rsidRPr="005B0742" w:rsidRDefault="005B0742" w:rsidP="005B0742">
            <w:pPr>
              <w:spacing w:after="0" w:line="240" w:lineRule="auto"/>
              <w:rPr>
                <w:ins w:id="1189" w:author="Parks, Robbie M" w:date="2018-06-20T10:54:00Z"/>
                <w:rFonts w:eastAsia="Times New Roman"/>
                <w:color w:val="000000"/>
                <w:sz w:val="24"/>
                <w:szCs w:val="24"/>
                <w:lang w:eastAsia="en-GB"/>
              </w:rPr>
            </w:pPr>
            <w:ins w:id="119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B8FF9C3" w14:textId="77777777" w:rsidR="005B0742" w:rsidRPr="005B0742" w:rsidRDefault="005B0742" w:rsidP="005B0742">
            <w:pPr>
              <w:spacing w:after="0" w:line="240" w:lineRule="auto"/>
              <w:rPr>
                <w:ins w:id="1191" w:author="Parks, Robbie M" w:date="2018-06-20T10:54:00Z"/>
                <w:rFonts w:eastAsia="Times New Roman"/>
                <w:color w:val="000000"/>
                <w:sz w:val="24"/>
                <w:szCs w:val="24"/>
                <w:lang w:eastAsia="en-GB"/>
              </w:rPr>
            </w:pPr>
            <w:ins w:id="119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D6D8069" w14:textId="77777777" w:rsidR="005B0742" w:rsidRPr="005B0742" w:rsidRDefault="005B0742" w:rsidP="005B0742">
            <w:pPr>
              <w:spacing w:after="0" w:line="240" w:lineRule="auto"/>
              <w:rPr>
                <w:ins w:id="1193" w:author="Parks, Robbie M" w:date="2018-06-20T10:54:00Z"/>
                <w:rFonts w:eastAsia="Times New Roman"/>
                <w:color w:val="000000"/>
                <w:sz w:val="24"/>
                <w:szCs w:val="24"/>
                <w:lang w:eastAsia="en-GB"/>
              </w:rPr>
            </w:pPr>
            <w:ins w:id="119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CE41C6D" w14:textId="77777777" w:rsidR="005B0742" w:rsidRPr="005B0742" w:rsidRDefault="005B0742" w:rsidP="005B0742">
            <w:pPr>
              <w:spacing w:after="0" w:line="240" w:lineRule="auto"/>
              <w:rPr>
                <w:ins w:id="1195" w:author="Parks, Robbie M" w:date="2018-06-20T10:54:00Z"/>
                <w:rFonts w:eastAsia="Times New Roman"/>
                <w:color w:val="000000"/>
                <w:sz w:val="24"/>
                <w:szCs w:val="24"/>
                <w:lang w:eastAsia="en-GB"/>
              </w:rPr>
            </w:pPr>
            <w:ins w:id="119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6236B18" w14:textId="77777777" w:rsidR="005B0742" w:rsidRPr="005B0742" w:rsidRDefault="005B0742" w:rsidP="005B0742">
            <w:pPr>
              <w:spacing w:after="0" w:line="240" w:lineRule="auto"/>
              <w:rPr>
                <w:ins w:id="1197" w:author="Parks, Robbie M" w:date="2018-06-20T10:54:00Z"/>
                <w:rFonts w:eastAsia="Times New Roman"/>
                <w:color w:val="000000"/>
                <w:sz w:val="24"/>
                <w:szCs w:val="24"/>
                <w:lang w:eastAsia="en-GB"/>
              </w:rPr>
            </w:pPr>
            <w:ins w:id="119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7D06E55" w14:textId="77777777" w:rsidR="005B0742" w:rsidRPr="005B0742" w:rsidRDefault="005B0742" w:rsidP="005B0742">
            <w:pPr>
              <w:spacing w:after="0" w:line="240" w:lineRule="auto"/>
              <w:rPr>
                <w:ins w:id="1199" w:author="Parks, Robbie M" w:date="2018-06-20T10:54:00Z"/>
                <w:rFonts w:eastAsia="Times New Roman"/>
                <w:color w:val="000000"/>
                <w:sz w:val="24"/>
                <w:szCs w:val="24"/>
                <w:lang w:eastAsia="en-GB"/>
              </w:rPr>
            </w:pPr>
            <w:ins w:id="120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2257AF7" w14:textId="77777777" w:rsidR="005B0742" w:rsidRPr="005B0742" w:rsidRDefault="005B0742" w:rsidP="005B0742">
            <w:pPr>
              <w:spacing w:after="0" w:line="240" w:lineRule="auto"/>
              <w:rPr>
                <w:ins w:id="1201" w:author="Parks, Robbie M" w:date="2018-06-20T10:54:00Z"/>
                <w:rFonts w:eastAsia="Times New Roman"/>
                <w:color w:val="000000"/>
                <w:sz w:val="24"/>
                <w:szCs w:val="24"/>
                <w:lang w:eastAsia="en-GB"/>
              </w:rPr>
            </w:pPr>
            <w:ins w:id="120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2EAFF2A" w14:textId="77777777" w:rsidR="005B0742" w:rsidRPr="005B0742" w:rsidRDefault="005B0742" w:rsidP="005B0742">
            <w:pPr>
              <w:spacing w:after="0" w:line="240" w:lineRule="auto"/>
              <w:rPr>
                <w:ins w:id="1203" w:author="Parks, Robbie M" w:date="2018-06-20T10:54:00Z"/>
                <w:rFonts w:eastAsia="Times New Roman"/>
                <w:color w:val="000000"/>
                <w:sz w:val="24"/>
                <w:szCs w:val="24"/>
                <w:lang w:eastAsia="en-GB"/>
              </w:rPr>
            </w:pPr>
            <w:ins w:id="120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C4BD942" w14:textId="77777777" w:rsidR="005B0742" w:rsidRPr="005B0742" w:rsidRDefault="005B0742" w:rsidP="005B0742">
            <w:pPr>
              <w:spacing w:after="0" w:line="240" w:lineRule="auto"/>
              <w:rPr>
                <w:ins w:id="1205" w:author="Parks, Robbie M" w:date="2018-06-20T10:54:00Z"/>
                <w:rFonts w:eastAsia="Times New Roman"/>
                <w:color w:val="000000"/>
                <w:sz w:val="24"/>
                <w:szCs w:val="24"/>
                <w:lang w:eastAsia="en-GB"/>
              </w:rPr>
            </w:pPr>
            <w:ins w:id="120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4DA9237" w14:textId="77777777" w:rsidR="005B0742" w:rsidRPr="005B0742" w:rsidRDefault="005B0742" w:rsidP="005B0742">
            <w:pPr>
              <w:spacing w:after="0" w:line="240" w:lineRule="auto"/>
              <w:rPr>
                <w:ins w:id="1207" w:author="Parks, Robbie M" w:date="2018-06-20T10:54:00Z"/>
                <w:rFonts w:eastAsia="Times New Roman"/>
                <w:color w:val="000000"/>
                <w:sz w:val="24"/>
                <w:szCs w:val="24"/>
                <w:lang w:eastAsia="en-GB"/>
              </w:rPr>
            </w:pPr>
            <w:ins w:id="120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0282EA3" w14:textId="77777777" w:rsidR="005B0742" w:rsidRPr="005B0742" w:rsidRDefault="005B0742" w:rsidP="005B0742">
            <w:pPr>
              <w:spacing w:after="0" w:line="240" w:lineRule="auto"/>
              <w:rPr>
                <w:ins w:id="1209" w:author="Parks, Robbie M" w:date="2018-06-20T10:54:00Z"/>
                <w:rFonts w:eastAsia="Times New Roman"/>
                <w:color w:val="000000"/>
                <w:sz w:val="24"/>
                <w:szCs w:val="24"/>
                <w:lang w:eastAsia="en-GB"/>
              </w:rPr>
            </w:pPr>
            <w:ins w:id="121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091D0D8" w14:textId="77777777" w:rsidR="005B0742" w:rsidRPr="005B0742" w:rsidRDefault="005B0742" w:rsidP="005B0742">
            <w:pPr>
              <w:spacing w:after="0" w:line="240" w:lineRule="auto"/>
              <w:rPr>
                <w:ins w:id="1211" w:author="Parks, Robbie M" w:date="2018-06-20T10:54:00Z"/>
                <w:rFonts w:eastAsia="Times New Roman"/>
                <w:color w:val="000000"/>
                <w:sz w:val="24"/>
                <w:szCs w:val="24"/>
                <w:lang w:eastAsia="en-GB"/>
              </w:rPr>
            </w:pPr>
            <w:ins w:id="121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505E010" w14:textId="77777777" w:rsidR="005B0742" w:rsidRPr="005B0742" w:rsidRDefault="005B0742" w:rsidP="005B0742">
            <w:pPr>
              <w:spacing w:after="0" w:line="240" w:lineRule="auto"/>
              <w:rPr>
                <w:ins w:id="1213" w:author="Parks, Robbie M" w:date="2018-06-20T10:54:00Z"/>
                <w:rFonts w:eastAsia="Times New Roman"/>
                <w:color w:val="000000"/>
                <w:sz w:val="24"/>
                <w:szCs w:val="24"/>
                <w:lang w:eastAsia="en-GB"/>
              </w:rPr>
            </w:pPr>
            <w:ins w:id="121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D71875F" w14:textId="77777777" w:rsidR="005B0742" w:rsidRPr="005B0742" w:rsidRDefault="005B0742" w:rsidP="005B0742">
            <w:pPr>
              <w:spacing w:after="0" w:line="240" w:lineRule="auto"/>
              <w:rPr>
                <w:ins w:id="1215" w:author="Parks, Robbie M" w:date="2018-06-20T10:54:00Z"/>
                <w:rFonts w:eastAsia="Times New Roman"/>
                <w:color w:val="000000"/>
                <w:sz w:val="24"/>
                <w:szCs w:val="24"/>
                <w:lang w:eastAsia="en-GB"/>
              </w:rPr>
            </w:pPr>
            <w:ins w:id="121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763453E" w14:textId="77777777" w:rsidR="005B0742" w:rsidRPr="005B0742" w:rsidRDefault="005B0742" w:rsidP="005B0742">
            <w:pPr>
              <w:spacing w:after="0" w:line="240" w:lineRule="auto"/>
              <w:rPr>
                <w:ins w:id="1217" w:author="Parks, Robbie M" w:date="2018-06-20T10:54:00Z"/>
                <w:rFonts w:eastAsia="Times New Roman"/>
                <w:color w:val="000000"/>
                <w:sz w:val="24"/>
                <w:szCs w:val="24"/>
                <w:lang w:eastAsia="en-GB"/>
              </w:rPr>
            </w:pPr>
            <w:ins w:id="121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6642D91" w14:textId="77777777" w:rsidR="005B0742" w:rsidRPr="005B0742" w:rsidRDefault="005B0742" w:rsidP="005B0742">
            <w:pPr>
              <w:spacing w:after="0" w:line="240" w:lineRule="auto"/>
              <w:rPr>
                <w:ins w:id="1219" w:author="Parks, Robbie M" w:date="2018-06-20T10:54:00Z"/>
                <w:rFonts w:eastAsia="Times New Roman"/>
                <w:color w:val="000000"/>
                <w:sz w:val="24"/>
                <w:szCs w:val="24"/>
                <w:lang w:eastAsia="en-GB"/>
              </w:rPr>
            </w:pPr>
            <w:ins w:id="122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C350FE7" w14:textId="77777777" w:rsidR="005B0742" w:rsidRPr="005B0742" w:rsidRDefault="005B0742" w:rsidP="005B0742">
            <w:pPr>
              <w:spacing w:after="0" w:line="240" w:lineRule="auto"/>
              <w:rPr>
                <w:ins w:id="1221" w:author="Parks, Robbie M" w:date="2018-06-20T10:54:00Z"/>
                <w:rFonts w:eastAsia="Times New Roman"/>
                <w:color w:val="000000"/>
                <w:sz w:val="24"/>
                <w:szCs w:val="24"/>
                <w:lang w:eastAsia="en-GB"/>
              </w:rPr>
            </w:pPr>
            <w:ins w:id="122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AB0176B" w14:textId="77777777" w:rsidR="005B0742" w:rsidRPr="005B0742" w:rsidRDefault="005B0742" w:rsidP="005B0742">
            <w:pPr>
              <w:spacing w:after="0" w:line="240" w:lineRule="auto"/>
              <w:rPr>
                <w:ins w:id="1223" w:author="Parks, Robbie M" w:date="2018-06-20T10:54:00Z"/>
                <w:rFonts w:eastAsia="Times New Roman"/>
                <w:color w:val="000000"/>
                <w:sz w:val="24"/>
                <w:szCs w:val="24"/>
                <w:lang w:eastAsia="en-GB"/>
              </w:rPr>
            </w:pPr>
            <w:ins w:id="1224" w:author="Parks, Robbie M" w:date="2018-06-20T10:54:00Z">
              <w:r w:rsidRPr="005B0742">
                <w:rPr>
                  <w:rFonts w:eastAsia="Times New Roman"/>
                  <w:color w:val="000000"/>
                  <w:sz w:val="24"/>
                  <w:szCs w:val="24"/>
                  <w:lang w:eastAsia="en-GB"/>
                </w:rPr>
                <w:t> </w:t>
              </w:r>
            </w:ins>
          </w:p>
        </w:tc>
      </w:tr>
      <w:tr w:rsidR="005B0742" w:rsidRPr="005B0742" w14:paraId="3D23E56A" w14:textId="77777777" w:rsidTr="005B0742">
        <w:trPr>
          <w:trHeight w:val="320"/>
          <w:ins w:id="122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6F47FE6" w14:textId="77777777" w:rsidR="005B0742" w:rsidRPr="005B0742" w:rsidRDefault="005B0742" w:rsidP="005B0742">
            <w:pPr>
              <w:spacing w:after="0" w:line="240" w:lineRule="auto"/>
              <w:rPr>
                <w:ins w:id="1226" w:author="Parks, Robbie M" w:date="2018-06-20T10:54:00Z"/>
                <w:rFonts w:eastAsia="Times New Roman"/>
                <w:color w:val="000000"/>
                <w:sz w:val="24"/>
                <w:szCs w:val="24"/>
                <w:lang w:eastAsia="en-GB"/>
              </w:rPr>
            </w:pPr>
            <w:ins w:id="1227" w:author="Parks, Robbie M" w:date="2018-06-20T10:54:00Z">
              <w:r w:rsidRPr="005B0742">
                <w:rPr>
                  <w:rFonts w:eastAsia="Times New Roman"/>
                  <w:color w:val="000000"/>
                  <w:sz w:val="24"/>
                  <w:szCs w:val="24"/>
                  <w:lang w:eastAsia="en-GB"/>
                </w:rPr>
                <w:t>65 to 74</w:t>
              </w:r>
            </w:ins>
          </w:p>
        </w:tc>
        <w:tc>
          <w:tcPr>
            <w:tcW w:w="2580" w:type="dxa"/>
            <w:tcBorders>
              <w:top w:val="nil"/>
              <w:left w:val="nil"/>
              <w:bottom w:val="nil"/>
              <w:right w:val="nil"/>
            </w:tcBorders>
            <w:shd w:val="clear" w:color="auto" w:fill="auto"/>
            <w:noWrap/>
            <w:vAlign w:val="bottom"/>
            <w:hideMark/>
          </w:tcPr>
          <w:p w14:paraId="7CDB8446" w14:textId="77777777" w:rsidR="005B0742" w:rsidRPr="005B0742" w:rsidRDefault="005B0742" w:rsidP="005B0742">
            <w:pPr>
              <w:spacing w:after="0" w:line="240" w:lineRule="auto"/>
              <w:rPr>
                <w:ins w:id="1228" w:author="Parks, Robbie M" w:date="2018-06-20T10:54:00Z"/>
                <w:rFonts w:eastAsia="Times New Roman"/>
                <w:color w:val="000000"/>
                <w:sz w:val="24"/>
                <w:szCs w:val="24"/>
                <w:lang w:eastAsia="en-GB"/>
              </w:rPr>
            </w:pPr>
            <w:ins w:id="1229" w:author="Parks, Robbie M" w:date="2018-06-20T10:54:00Z">
              <w:r w:rsidRPr="005B0742">
                <w:rPr>
                  <w:rFonts w:eastAsia="Times New Roman"/>
                  <w:color w:val="000000"/>
                  <w:sz w:val="24"/>
                  <w:szCs w:val="24"/>
                  <w:lang w:eastAsia="en-GB"/>
                </w:rPr>
                <w:t>-0.0831</w:t>
              </w:r>
            </w:ins>
          </w:p>
        </w:tc>
        <w:tc>
          <w:tcPr>
            <w:tcW w:w="1020" w:type="dxa"/>
            <w:tcBorders>
              <w:top w:val="nil"/>
              <w:left w:val="nil"/>
              <w:bottom w:val="nil"/>
              <w:right w:val="nil"/>
            </w:tcBorders>
            <w:shd w:val="clear" w:color="auto" w:fill="auto"/>
            <w:noWrap/>
            <w:vAlign w:val="bottom"/>
            <w:hideMark/>
          </w:tcPr>
          <w:p w14:paraId="0C6E7CF3" w14:textId="77777777" w:rsidR="005B0742" w:rsidRPr="005B0742" w:rsidRDefault="005B0742" w:rsidP="005B0742">
            <w:pPr>
              <w:spacing w:after="0" w:line="240" w:lineRule="auto"/>
              <w:jc w:val="right"/>
              <w:rPr>
                <w:ins w:id="1230" w:author="Parks, Robbie M" w:date="2018-06-20T10:54:00Z"/>
                <w:rFonts w:eastAsia="Times New Roman"/>
                <w:color w:val="000000"/>
                <w:sz w:val="24"/>
                <w:szCs w:val="24"/>
                <w:lang w:eastAsia="en-GB"/>
              </w:rPr>
            </w:pPr>
            <w:ins w:id="1231" w:author="Parks, Robbie M" w:date="2018-06-20T10:54:00Z">
              <w:r w:rsidRPr="005B0742">
                <w:rPr>
                  <w:rFonts w:eastAsia="Times New Roman"/>
                  <w:color w:val="000000"/>
                  <w:sz w:val="24"/>
                  <w:szCs w:val="24"/>
                  <w:lang w:eastAsia="en-GB"/>
                </w:rPr>
                <w:t>0.14</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5BC3226" w14:textId="77777777" w:rsidR="005B0742" w:rsidRPr="005B0742" w:rsidRDefault="005B0742" w:rsidP="005B0742">
            <w:pPr>
              <w:spacing w:after="0" w:line="240" w:lineRule="auto"/>
              <w:rPr>
                <w:ins w:id="1232" w:author="Parks, Robbie M" w:date="2018-06-20T10:54:00Z"/>
                <w:rFonts w:eastAsia="Times New Roman"/>
                <w:color w:val="000000"/>
                <w:sz w:val="24"/>
                <w:szCs w:val="24"/>
                <w:lang w:eastAsia="en-GB"/>
              </w:rPr>
            </w:pPr>
            <w:ins w:id="123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FDC944E" w14:textId="77777777" w:rsidR="005B0742" w:rsidRPr="005B0742" w:rsidRDefault="005B0742" w:rsidP="005B0742">
            <w:pPr>
              <w:spacing w:after="0" w:line="240" w:lineRule="auto"/>
              <w:rPr>
                <w:ins w:id="1234" w:author="Parks, Robbie M" w:date="2018-06-20T10:54:00Z"/>
                <w:rFonts w:eastAsia="Times New Roman"/>
                <w:color w:val="000000"/>
                <w:sz w:val="24"/>
                <w:szCs w:val="24"/>
                <w:lang w:eastAsia="en-GB"/>
              </w:rPr>
            </w:pPr>
            <w:ins w:id="123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C322629" w14:textId="77777777" w:rsidR="005B0742" w:rsidRPr="005B0742" w:rsidRDefault="005B0742" w:rsidP="005B0742">
            <w:pPr>
              <w:spacing w:after="0" w:line="240" w:lineRule="auto"/>
              <w:rPr>
                <w:ins w:id="1236" w:author="Parks, Robbie M" w:date="2018-06-20T10:54:00Z"/>
                <w:rFonts w:eastAsia="Times New Roman"/>
                <w:color w:val="000000"/>
                <w:sz w:val="24"/>
                <w:szCs w:val="24"/>
                <w:lang w:eastAsia="en-GB"/>
              </w:rPr>
            </w:pPr>
            <w:ins w:id="123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AEEEB14" w14:textId="77777777" w:rsidR="005B0742" w:rsidRPr="005B0742" w:rsidRDefault="005B0742" w:rsidP="005B0742">
            <w:pPr>
              <w:spacing w:after="0" w:line="240" w:lineRule="auto"/>
              <w:rPr>
                <w:ins w:id="1238" w:author="Parks, Robbie M" w:date="2018-06-20T10:54:00Z"/>
                <w:rFonts w:eastAsia="Times New Roman"/>
                <w:color w:val="000000"/>
                <w:sz w:val="24"/>
                <w:szCs w:val="24"/>
                <w:lang w:eastAsia="en-GB"/>
              </w:rPr>
            </w:pPr>
            <w:ins w:id="123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ABD4598" w14:textId="77777777" w:rsidR="005B0742" w:rsidRPr="005B0742" w:rsidRDefault="005B0742" w:rsidP="005B0742">
            <w:pPr>
              <w:spacing w:after="0" w:line="240" w:lineRule="auto"/>
              <w:rPr>
                <w:ins w:id="1240" w:author="Parks, Robbie M" w:date="2018-06-20T10:54:00Z"/>
                <w:rFonts w:eastAsia="Times New Roman"/>
                <w:color w:val="000000"/>
                <w:sz w:val="24"/>
                <w:szCs w:val="24"/>
                <w:lang w:eastAsia="en-GB"/>
              </w:rPr>
            </w:pPr>
            <w:ins w:id="124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A239E33" w14:textId="77777777" w:rsidR="005B0742" w:rsidRPr="005B0742" w:rsidRDefault="005B0742" w:rsidP="005B0742">
            <w:pPr>
              <w:spacing w:after="0" w:line="240" w:lineRule="auto"/>
              <w:rPr>
                <w:ins w:id="1242" w:author="Parks, Robbie M" w:date="2018-06-20T10:54:00Z"/>
                <w:rFonts w:eastAsia="Times New Roman"/>
                <w:color w:val="000000"/>
                <w:sz w:val="24"/>
                <w:szCs w:val="24"/>
                <w:lang w:eastAsia="en-GB"/>
              </w:rPr>
            </w:pPr>
            <w:ins w:id="124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378FD64" w14:textId="77777777" w:rsidR="005B0742" w:rsidRPr="005B0742" w:rsidRDefault="005B0742" w:rsidP="005B0742">
            <w:pPr>
              <w:spacing w:after="0" w:line="240" w:lineRule="auto"/>
              <w:rPr>
                <w:ins w:id="1244" w:author="Parks, Robbie M" w:date="2018-06-20T10:54:00Z"/>
                <w:rFonts w:eastAsia="Times New Roman"/>
                <w:color w:val="000000"/>
                <w:sz w:val="24"/>
                <w:szCs w:val="24"/>
                <w:lang w:eastAsia="en-GB"/>
              </w:rPr>
            </w:pPr>
            <w:ins w:id="124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39DD0A1" w14:textId="77777777" w:rsidR="005B0742" w:rsidRPr="005B0742" w:rsidRDefault="005B0742" w:rsidP="005B0742">
            <w:pPr>
              <w:spacing w:after="0" w:line="240" w:lineRule="auto"/>
              <w:rPr>
                <w:ins w:id="1246" w:author="Parks, Robbie M" w:date="2018-06-20T10:54:00Z"/>
                <w:rFonts w:eastAsia="Times New Roman"/>
                <w:color w:val="000000"/>
                <w:sz w:val="24"/>
                <w:szCs w:val="24"/>
                <w:lang w:eastAsia="en-GB"/>
              </w:rPr>
            </w:pPr>
            <w:ins w:id="124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8596829" w14:textId="77777777" w:rsidR="005B0742" w:rsidRPr="005B0742" w:rsidRDefault="005B0742" w:rsidP="005B0742">
            <w:pPr>
              <w:spacing w:after="0" w:line="240" w:lineRule="auto"/>
              <w:rPr>
                <w:ins w:id="1248" w:author="Parks, Robbie M" w:date="2018-06-20T10:54:00Z"/>
                <w:rFonts w:eastAsia="Times New Roman"/>
                <w:color w:val="000000"/>
                <w:sz w:val="24"/>
                <w:szCs w:val="24"/>
                <w:lang w:eastAsia="en-GB"/>
              </w:rPr>
            </w:pPr>
            <w:ins w:id="124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8FDC528" w14:textId="77777777" w:rsidR="005B0742" w:rsidRPr="005B0742" w:rsidRDefault="005B0742" w:rsidP="005B0742">
            <w:pPr>
              <w:spacing w:after="0" w:line="240" w:lineRule="auto"/>
              <w:rPr>
                <w:ins w:id="1250" w:author="Parks, Robbie M" w:date="2018-06-20T10:54:00Z"/>
                <w:rFonts w:eastAsia="Times New Roman"/>
                <w:color w:val="000000"/>
                <w:sz w:val="24"/>
                <w:szCs w:val="24"/>
                <w:lang w:eastAsia="en-GB"/>
              </w:rPr>
            </w:pPr>
            <w:ins w:id="125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A818EAF" w14:textId="77777777" w:rsidR="005B0742" w:rsidRPr="005B0742" w:rsidRDefault="005B0742" w:rsidP="005B0742">
            <w:pPr>
              <w:spacing w:after="0" w:line="240" w:lineRule="auto"/>
              <w:rPr>
                <w:ins w:id="1252" w:author="Parks, Robbie M" w:date="2018-06-20T10:54:00Z"/>
                <w:rFonts w:eastAsia="Times New Roman"/>
                <w:color w:val="000000"/>
                <w:sz w:val="24"/>
                <w:szCs w:val="24"/>
                <w:lang w:eastAsia="en-GB"/>
              </w:rPr>
            </w:pPr>
            <w:ins w:id="125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74BB2DB" w14:textId="77777777" w:rsidR="005B0742" w:rsidRPr="005B0742" w:rsidRDefault="005B0742" w:rsidP="005B0742">
            <w:pPr>
              <w:spacing w:after="0" w:line="240" w:lineRule="auto"/>
              <w:rPr>
                <w:ins w:id="1254" w:author="Parks, Robbie M" w:date="2018-06-20T10:54:00Z"/>
                <w:rFonts w:eastAsia="Times New Roman"/>
                <w:color w:val="000000"/>
                <w:sz w:val="24"/>
                <w:szCs w:val="24"/>
                <w:lang w:eastAsia="en-GB"/>
              </w:rPr>
            </w:pPr>
            <w:ins w:id="125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E1948E2" w14:textId="77777777" w:rsidR="005B0742" w:rsidRPr="005B0742" w:rsidRDefault="005B0742" w:rsidP="005B0742">
            <w:pPr>
              <w:spacing w:after="0" w:line="240" w:lineRule="auto"/>
              <w:rPr>
                <w:ins w:id="1256" w:author="Parks, Robbie M" w:date="2018-06-20T10:54:00Z"/>
                <w:rFonts w:eastAsia="Times New Roman"/>
                <w:color w:val="000000"/>
                <w:sz w:val="24"/>
                <w:szCs w:val="24"/>
                <w:lang w:eastAsia="en-GB"/>
              </w:rPr>
            </w:pPr>
            <w:ins w:id="125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B0DF153" w14:textId="77777777" w:rsidR="005B0742" w:rsidRPr="005B0742" w:rsidRDefault="005B0742" w:rsidP="005B0742">
            <w:pPr>
              <w:spacing w:after="0" w:line="240" w:lineRule="auto"/>
              <w:rPr>
                <w:ins w:id="1258" w:author="Parks, Robbie M" w:date="2018-06-20T10:54:00Z"/>
                <w:rFonts w:eastAsia="Times New Roman"/>
                <w:color w:val="000000"/>
                <w:sz w:val="24"/>
                <w:szCs w:val="24"/>
                <w:lang w:eastAsia="en-GB"/>
              </w:rPr>
            </w:pPr>
            <w:ins w:id="125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0EFD439" w14:textId="77777777" w:rsidR="005B0742" w:rsidRPr="005B0742" w:rsidRDefault="005B0742" w:rsidP="005B0742">
            <w:pPr>
              <w:spacing w:after="0" w:line="240" w:lineRule="auto"/>
              <w:rPr>
                <w:ins w:id="1260" w:author="Parks, Robbie M" w:date="2018-06-20T10:54:00Z"/>
                <w:rFonts w:eastAsia="Times New Roman"/>
                <w:color w:val="000000"/>
                <w:sz w:val="24"/>
                <w:szCs w:val="24"/>
                <w:lang w:eastAsia="en-GB"/>
              </w:rPr>
            </w:pPr>
            <w:ins w:id="126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BAD44BB" w14:textId="77777777" w:rsidR="005B0742" w:rsidRPr="005B0742" w:rsidRDefault="005B0742" w:rsidP="005B0742">
            <w:pPr>
              <w:spacing w:after="0" w:line="240" w:lineRule="auto"/>
              <w:rPr>
                <w:ins w:id="1262" w:author="Parks, Robbie M" w:date="2018-06-20T10:54:00Z"/>
                <w:rFonts w:eastAsia="Times New Roman"/>
                <w:color w:val="000000"/>
                <w:sz w:val="24"/>
                <w:szCs w:val="24"/>
                <w:lang w:eastAsia="en-GB"/>
              </w:rPr>
            </w:pPr>
            <w:ins w:id="126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132925A" w14:textId="77777777" w:rsidR="005B0742" w:rsidRPr="005B0742" w:rsidRDefault="005B0742" w:rsidP="005B0742">
            <w:pPr>
              <w:spacing w:after="0" w:line="240" w:lineRule="auto"/>
              <w:rPr>
                <w:ins w:id="1264" w:author="Parks, Robbie M" w:date="2018-06-20T10:54:00Z"/>
                <w:rFonts w:eastAsia="Times New Roman"/>
                <w:color w:val="000000"/>
                <w:sz w:val="24"/>
                <w:szCs w:val="24"/>
                <w:lang w:eastAsia="en-GB"/>
              </w:rPr>
            </w:pPr>
            <w:ins w:id="126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C25470E" w14:textId="77777777" w:rsidR="005B0742" w:rsidRPr="005B0742" w:rsidRDefault="005B0742" w:rsidP="005B0742">
            <w:pPr>
              <w:spacing w:after="0" w:line="240" w:lineRule="auto"/>
              <w:rPr>
                <w:ins w:id="1266" w:author="Parks, Robbie M" w:date="2018-06-20T10:54:00Z"/>
                <w:rFonts w:eastAsia="Times New Roman"/>
                <w:color w:val="000000"/>
                <w:sz w:val="24"/>
                <w:szCs w:val="24"/>
                <w:lang w:eastAsia="en-GB"/>
              </w:rPr>
            </w:pPr>
            <w:ins w:id="1267" w:author="Parks, Robbie M" w:date="2018-06-20T10:54:00Z">
              <w:r w:rsidRPr="005B0742">
                <w:rPr>
                  <w:rFonts w:eastAsia="Times New Roman"/>
                  <w:color w:val="000000"/>
                  <w:sz w:val="24"/>
                  <w:szCs w:val="24"/>
                  <w:lang w:eastAsia="en-GB"/>
                </w:rPr>
                <w:t> </w:t>
              </w:r>
            </w:ins>
          </w:p>
        </w:tc>
      </w:tr>
      <w:tr w:rsidR="005B0742" w:rsidRPr="005B0742" w14:paraId="0B443C68" w14:textId="77777777" w:rsidTr="005B0742">
        <w:trPr>
          <w:trHeight w:val="320"/>
          <w:ins w:id="126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524DAC4" w14:textId="77777777" w:rsidR="005B0742" w:rsidRPr="005B0742" w:rsidRDefault="005B0742" w:rsidP="005B0742">
            <w:pPr>
              <w:spacing w:after="0" w:line="240" w:lineRule="auto"/>
              <w:rPr>
                <w:ins w:id="1269" w:author="Parks, Robbie M" w:date="2018-06-20T10:54:00Z"/>
                <w:rFonts w:eastAsia="Times New Roman"/>
                <w:color w:val="000000"/>
                <w:sz w:val="24"/>
                <w:szCs w:val="24"/>
                <w:lang w:eastAsia="en-GB"/>
              </w:rPr>
            </w:pPr>
            <w:ins w:id="1270" w:author="Parks, Robbie M" w:date="2018-06-20T10:54:00Z">
              <w:r w:rsidRPr="005B0742">
                <w:rPr>
                  <w:rFonts w:eastAsia="Times New Roman"/>
                  <w:color w:val="000000"/>
                  <w:sz w:val="24"/>
                  <w:szCs w:val="24"/>
                  <w:lang w:eastAsia="en-GB"/>
                </w:rPr>
                <w:t>75 to 84</w:t>
              </w:r>
            </w:ins>
          </w:p>
        </w:tc>
        <w:tc>
          <w:tcPr>
            <w:tcW w:w="2580" w:type="dxa"/>
            <w:tcBorders>
              <w:top w:val="nil"/>
              <w:left w:val="nil"/>
              <w:bottom w:val="nil"/>
              <w:right w:val="nil"/>
            </w:tcBorders>
            <w:shd w:val="clear" w:color="auto" w:fill="auto"/>
            <w:noWrap/>
            <w:vAlign w:val="bottom"/>
            <w:hideMark/>
          </w:tcPr>
          <w:p w14:paraId="11E96114" w14:textId="77777777" w:rsidR="005B0742" w:rsidRPr="005B0742" w:rsidRDefault="005B0742" w:rsidP="005B0742">
            <w:pPr>
              <w:spacing w:after="0" w:line="240" w:lineRule="auto"/>
              <w:rPr>
                <w:ins w:id="1271" w:author="Parks, Robbie M" w:date="2018-06-20T10:54:00Z"/>
                <w:rFonts w:eastAsia="Times New Roman"/>
                <w:color w:val="000000"/>
                <w:sz w:val="24"/>
                <w:szCs w:val="24"/>
                <w:lang w:eastAsia="en-GB"/>
              </w:rPr>
            </w:pPr>
            <w:ins w:id="1272" w:author="Parks, Robbie M" w:date="2018-06-20T10:54:00Z">
              <w:r w:rsidRPr="005B0742">
                <w:rPr>
                  <w:rFonts w:eastAsia="Times New Roman"/>
                  <w:color w:val="000000"/>
                  <w:sz w:val="24"/>
                  <w:szCs w:val="24"/>
                  <w:lang w:eastAsia="en-GB"/>
                </w:rPr>
                <w:t>-0.1067</w:t>
              </w:r>
            </w:ins>
          </w:p>
        </w:tc>
        <w:tc>
          <w:tcPr>
            <w:tcW w:w="1020" w:type="dxa"/>
            <w:tcBorders>
              <w:top w:val="nil"/>
              <w:left w:val="nil"/>
              <w:bottom w:val="nil"/>
              <w:right w:val="nil"/>
            </w:tcBorders>
            <w:shd w:val="clear" w:color="auto" w:fill="auto"/>
            <w:noWrap/>
            <w:vAlign w:val="bottom"/>
            <w:hideMark/>
          </w:tcPr>
          <w:p w14:paraId="413E07DE" w14:textId="77777777" w:rsidR="005B0742" w:rsidRPr="005B0742" w:rsidRDefault="005B0742" w:rsidP="005B0742">
            <w:pPr>
              <w:spacing w:after="0" w:line="240" w:lineRule="auto"/>
              <w:jc w:val="right"/>
              <w:rPr>
                <w:ins w:id="1273" w:author="Parks, Robbie M" w:date="2018-06-20T10:54:00Z"/>
                <w:rFonts w:eastAsia="Times New Roman"/>
                <w:color w:val="000000"/>
                <w:sz w:val="24"/>
                <w:szCs w:val="24"/>
                <w:lang w:eastAsia="en-GB"/>
              </w:rPr>
            </w:pPr>
            <w:ins w:id="1274" w:author="Parks, Robbie M" w:date="2018-06-20T10:54:00Z">
              <w:r w:rsidRPr="005B0742">
                <w:rPr>
                  <w:rFonts w:eastAsia="Times New Roman"/>
                  <w:color w:val="000000"/>
                  <w:sz w:val="24"/>
                  <w:szCs w:val="24"/>
                  <w:lang w:eastAsia="en-GB"/>
                </w:rPr>
                <w:t>0.17</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3C0B40E" w14:textId="77777777" w:rsidR="005B0742" w:rsidRPr="005B0742" w:rsidRDefault="005B0742" w:rsidP="005B0742">
            <w:pPr>
              <w:spacing w:after="0" w:line="240" w:lineRule="auto"/>
              <w:rPr>
                <w:ins w:id="1275" w:author="Parks, Robbie M" w:date="2018-06-20T10:54:00Z"/>
                <w:rFonts w:eastAsia="Times New Roman"/>
                <w:color w:val="000000"/>
                <w:sz w:val="24"/>
                <w:szCs w:val="24"/>
                <w:lang w:eastAsia="en-GB"/>
              </w:rPr>
            </w:pPr>
            <w:ins w:id="127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2C83FDA" w14:textId="77777777" w:rsidR="005B0742" w:rsidRPr="005B0742" w:rsidRDefault="005B0742" w:rsidP="005B0742">
            <w:pPr>
              <w:spacing w:after="0" w:line="240" w:lineRule="auto"/>
              <w:rPr>
                <w:ins w:id="1277" w:author="Parks, Robbie M" w:date="2018-06-20T10:54:00Z"/>
                <w:rFonts w:eastAsia="Times New Roman"/>
                <w:color w:val="000000"/>
                <w:sz w:val="24"/>
                <w:szCs w:val="24"/>
                <w:lang w:eastAsia="en-GB"/>
              </w:rPr>
            </w:pPr>
            <w:ins w:id="127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7463B9B" w14:textId="77777777" w:rsidR="005B0742" w:rsidRPr="005B0742" w:rsidRDefault="005B0742" w:rsidP="005B0742">
            <w:pPr>
              <w:spacing w:after="0" w:line="240" w:lineRule="auto"/>
              <w:rPr>
                <w:ins w:id="1279" w:author="Parks, Robbie M" w:date="2018-06-20T10:54:00Z"/>
                <w:rFonts w:eastAsia="Times New Roman"/>
                <w:color w:val="000000"/>
                <w:sz w:val="24"/>
                <w:szCs w:val="24"/>
                <w:lang w:eastAsia="en-GB"/>
              </w:rPr>
            </w:pPr>
            <w:ins w:id="128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C695FA2" w14:textId="77777777" w:rsidR="005B0742" w:rsidRPr="005B0742" w:rsidRDefault="005B0742" w:rsidP="005B0742">
            <w:pPr>
              <w:spacing w:after="0" w:line="240" w:lineRule="auto"/>
              <w:rPr>
                <w:ins w:id="1281" w:author="Parks, Robbie M" w:date="2018-06-20T10:54:00Z"/>
                <w:rFonts w:eastAsia="Times New Roman"/>
                <w:color w:val="000000"/>
                <w:sz w:val="24"/>
                <w:szCs w:val="24"/>
                <w:lang w:eastAsia="en-GB"/>
              </w:rPr>
            </w:pPr>
            <w:ins w:id="128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18697C8" w14:textId="77777777" w:rsidR="005B0742" w:rsidRPr="005B0742" w:rsidRDefault="005B0742" w:rsidP="005B0742">
            <w:pPr>
              <w:spacing w:after="0" w:line="240" w:lineRule="auto"/>
              <w:rPr>
                <w:ins w:id="1283" w:author="Parks, Robbie M" w:date="2018-06-20T10:54:00Z"/>
                <w:rFonts w:eastAsia="Times New Roman"/>
                <w:color w:val="000000"/>
                <w:sz w:val="24"/>
                <w:szCs w:val="24"/>
                <w:lang w:eastAsia="en-GB"/>
              </w:rPr>
            </w:pPr>
            <w:ins w:id="128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379838A" w14:textId="77777777" w:rsidR="005B0742" w:rsidRPr="005B0742" w:rsidRDefault="005B0742" w:rsidP="005B0742">
            <w:pPr>
              <w:spacing w:after="0" w:line="240" w:lineRule="auto"/>
              <w:rPr>
                <w:ins w:id="1285" w:author="Parks, Robbie M" w:date="2018-06-20T10:54:00Z"/>
                <w:rFonts w:eastAsia="Times New Roman"/>
                <w:color w:val="000000"/>
                <w:sz w:val="24"/>
                <w:szCs w:val="24"/>
                <w:lang w:eastAsia="en-GB"/>
              </w:rPr>
            </w:pPr>
            <w:ins w:id="128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7B7FB3C" w14:textId="77777777" w:rsidR="005B0742" w:rsidRPr="005B0742" w:rsidRDefault="005B0742" w:rsidP="005B0742">
            <w:pPr>
              <w:spacing w:after="0" w:line="240" w:lineRule="auto"/>
              <w:rPr>
                <w:ins w:id="1287" w:author="Parks, Robbie M" w:date="2018-06-20T10:54:00Z"/>
                <w:rFonts w:eastAsia="Times New Roman"/>
                <w:color w:val="000000"/>
                <w:sz w:val="24"/>
                <w:szCs w:val="24"/>
                <w:lang w:eastAsia="en-GB"/>
              </w:rPr>
            </w:pPr>
            <w:ins w:id="128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82DF152" w14:textId="77777777" w:rsidR="005B0742" w:rsidRPr="005B0742" w:rsidRDefault="005B0742" w:rsidP="005B0742">
            <w:pPr>
              <w:spacing w:after="0" w:line="240" w:lineRule="auto"/>
              <w:rPr>
                <w:ins w:id="1289" w:author="Parks, Robbie M" w:date="2018-06-20T10:54:00Z"/>
                <w:rFonts w:eastAsia="Times New Roman"/>
                <w:color w:val="000000"/>
                <w:sz w:val="24"/>
                <w:szCs w:val="24"/>
                <w:lang w:eastAsia="en-GB"/>
              </w:rPr>
            </w:pPr>
            <w:ins w:id="129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58FA1AE" w14:textId="77777777" w:rsidR="005B0742" w:rsidRPr="005B0742" w:rsidRDefault="005B0742" w:rsidP="005B0742">
            <w:pPr>
              <w:spacing w:after="0" w:line="240" w:lineRule="auto"/>
              <w:rPr>
                <w:ins w:id="1291" w:author="Parks, Robbie M" w:date="2018-06-20T10:54:00Z"/>
                <w:rFonts w:eastAsia="Times New Roman"/>
                <w:color w:val="000000"/>
                <w:sz w:val="24"/>
                <w:szCs w:val="24"/>
                <w:lang w:eastAsia="en-GB"/>
              </w:rPr>
            </w:pPr>
            <w:ins w:id="129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23A6BED" w14:textId="77777777" w:rsidR="005B0742" w:rsidRPr="005B0742" w:rsidRDefault="005B0742" w:rsidP="005B0742">
            <w:pPr>
              <w:spacing w:after="0" w:line="240" w:lineRule="auto"/>
              <w:rPr>
                <w:ins w:id="1293" w:author="Parks, Robbie M" w:date="2018-06-20T10:54:00Z"/>
                <w:rFonts w:eastAsia="Times New Roman"/>
                <w:color w:val="000000"/>
                <w:sz w:val="24"/>
                <w:szCs w:val="24"/>
                <w:lang w:eastAsia="en-GB"/>
              </w:rPr>
            </w:pPr>
            <w:ins w:id="129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64B232A" w14:textId="77777777" w:rsidR="005B0742" w:rsidRPr="005B0742" w:rsidRDefault="005B0742" w:rsidP="005B0742">
            <w:pPr>
              <w:spacing w:after="0" w:line="240" w:lineRule="auto"/>
              <w:rPr>
                <w:ins w:id="1295" w:author="Parks, Robbie M" w:date="2018-06-20T10:54:00Z"/>
                <w:rFonts w:eastAsia="Times New Roman"/>
                <w:color w:val="000000"/>
                <w:sz w:val="24"/>
                <w:szCs w:val="24"/>
                <w:lang w:eastAsia="en-GB"/>
              </w:rPr>
            </w:pPr>
            <w:ins w:id="129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B90C159" w14:textId="77777777" w:rsidR="005B0742" w:rsidRPr="005B0742" w:rsidRDefault="005B0742" w:rsidP="005B0742">
            <w:pPr>
              <w:spacing w:after="0" w:line="240" w:lineRule="auto"/>
              <w:rPr>
                <w:ins w:id="1297" w:author="Parks, Robbie M" w:date="2018-06-20T10:54:00Z"/>
                <w:rFonts w:eastAsia="Times New Roman"/>
                <w:color w:val="000000"/>
                <w:sz w:val="24"/>
                <w:szCs w:val="24"/>
                <w:lang w:eastAsia="en-GB"/>
              </w:rPr>
            </w:pPr>
            <w:ins w:id="129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B5661ED" w14:textId="77777777" w:rsidR="005B0742" w:rsidRPr="005B0742" w:rsidRDefault="005B0742" w:rsidP="005B0742">
            <w:pPr>
              <w:spacing w:after="0" w:line="240" w:lineRule="auto"/>
              <w:rPr>
                <w:ins w:id="1299" w:author="Parks, Robbie M" w:date="2018-06-20T10:54:00Z"/>
                <w:rFonts w:eastAsia="Times New Roman"/>
                <w:color w:val="000000"/>
                <w:sz w:val="24"/>
                <w:szCs w:val="24"/>
                <w:lang w:eastAsia="en-GB"/>
              </w:rPr>
            </w:pPr>
            <w:ins w:id="130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BF79ED6" w14:textId="77777777" w:rsidR="005B0742" w:rsidRPr="005B0742" w:rsidRDefault="005B0742" w:rsidP="005B0742">
            <w:pPr>
              <w:spacing w:after="0" w:line="240" w:lineRule="auto"/>
              <w:rPr>
                <w:ins w:id="1301" w:author="Parks, Robbie M" w:date="2018-06-20T10:54:00Z"/>
                <w:rFonts w:eastAsia="Times New Roman"/>
                <w:color w:val="000000"/>
                <w:sz w:val="24"/>
                <w:szCs w:val="24"/>
                <w:lang w:eastAsia="en-GB"/>
              </w:rPr>
            </w:pPr>
            <w:ins w:id="130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5953423" w14:textId="77777777" w:rsidR="005B0742" w:rsidRPr="005B0742" w:rsidRDefault="005B0742" w:rsidP="005B0742">
            <w:pPr>
              <w:spacing w:after="0" w:line="240" w:lineRule="auto"/>
              <w:rPr>
                <w:ins w:id="1303" w:author="Parks, Robbie M" w:date="2018-06-20T10:54:00Z"/>
                <w:rFonts w:eastAsia="Times New Roman"/>
                <w:color w:val="000000"/>
                <w:sz w:val="24"/>
                <w:szCs w:val="24"/>
                <w:lang w:eastAsia="en-GB"/>
              </w:rPr>
            </w:pPr>
            <w:ins w:id="130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7FDE5A0" w14:textId="77777777" w:rsidR="005B0742" w:rsidRPr="005B0742" w:rsidRDefault="005B0742" w:rsidP="005B0742">
            <w:pPr>
              <w:spacing w:after="0" w:line="240" w:lineRule="auto"/>
              <w:rPr>
                <w:ins w:id="1305" w:author="Parks, Robbie M" w:date="2018-06-20T10:54:00Z"/>
                <w:rFonts w:eastAsia="Times New Roman"/>
                <w:color w:val="000000"/>
                <w:sz w:val="24"/>
                <w:szCs w:val="24"/>
                <w:lang w:eastAsia="en-GB"/>
              </w:rPr>
            </w:pPr>
            <w:ins w:id="130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25F0CD4" w14:textId="77777777" w:rsidR="005B0742" w:rsidRPr="005B0742" w:rsidRDefault="005B0742" w:rsidP="005B0742">
            <w:pPr>
              <w:spacing w:after="0" w:line="240" w:lineRule="auto"/>
              <w:rPr>
                <w:ins w:id="1307" w:author="Parks, Robbie M" w:date="2018-06-20T10:54:00Z"/>
                <w:rFonts w:eastAsia="Times New Roman"/>
                <w:color w:val="000000"/>
                <w:sz w:val="24"/>
                <w:szCs w:val="24"/>
                <w:lang w:eastAsia="en-GB"/>
              </w:rPr>
            </w:pPr>
            <w:ins w:id="130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37C1BD3" w14:textId="77777777" w:rsidR="005B0742" w:rsidRPr="005B0742" w:rsidRDefault="005B0742" w:rsidP="005B0742">
            <w:pPr>
              <w:spacing w:after="0" w:line="240" w:lineRule="auto"/>
              <w:rPr>
                <w:ins w:id="1309" w:author="Parks, Robbie M" w:date="2018-06-20T10:54:00Z"/>
                <w:rFonts w:eastAsia="Times New Roman"/>
                <w:color w:val="000000"/>
                <w:sz w:val="24"/>
                <w:szCs w:val="24"/>
                <w:lang w:eastAsia="en-GB"/>
              </w:rPr>
            </w:pPr>
            <w:ins w:id="1310" w:author="Parks, Robbie M" w:date="2018-06-20T10:54:00Z">
              <w:r w:rsidRPr="005B0742">
                <w:rPr>
                  <w:rFonts w:eastAsia="Times New Roman"/>
                  <w:color w:val="000000"/>
                  <w:sz w:val="24"/>
                  <w:szCs w:val="24"/>
                  <w:lang w:eastAsia="en-GB"/>
                </w:rPr>
                <w:t> </w:t>
              </w:r>
            </w:ins>
          </w:p>
        </w:tc>
      </w:tr>
      <w:tr w:rsidR="005B0742" w:rsidRPr="005B0742" w14:paraId="42ED8360" w14:textId="77777777" w:rsidTr="005B0742">
        <w:trPr>
          <w:trHeight w:val="320"/>
          <w:ins w:id="131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3CE1196" w14:textId="77777777" w:rsidR="005B0742" w:rsidRPr="005B0742" w:rsidRDefault="005B0742" w:rsidP="005B0742">
            <w:pPr>
              <w:spacing w:after="0" w:line="240" w:lineRule="auto"/>
              <w:rPr>
                <w:ins w:id="1312" w:author="Parks, Robbie M" w:date="2018-06-20T10:54:00Z"/>
                <w:rFonts w:eastAsia="Times New Roman"/>
                <w:color w:val="000000"/>
                <w:sz w:val="24"/>
                <w:szCs w:val="24"/>
                <w:lang w:eastAsia="en-GB"/>
              </w:rPr>
            </w:pPr>
            <w:ins w:id="1313" w:author="Parks, Robbie M" w:date="2018-06-20T10:54:00Z">
              <w:r w:rsidRPr="005B0742">
                <w:rPr>
                  <w:rFonts w:eastAsia="Times New Roman"/>
                  <w:color w:val="000000"/>
                  <w:sz w:val="24"/>
                  <w:szCs w:val="24"/>
                  <w:lang w:eastAsia="en-GB"/>
                </w:rPr>
                <w:t>85+</w:t>
              </w:r>
            </w:ins>
          </w:p>
        </w:tc>
        <w:tc>
          <w:tcPr>
            <w:tcW w:w="2580" w:type="dxa"/>
            <w:tcBorders>
              <w:top w:val="nil"/>
              <w:left w:val="nil"/>
              <w:bottom w:val="nil"/>
              <w:right w:val="nil"/>
            </w:tcBorders>
            <w:shd w:val="clear" w:color="auto" w:fill="auto"/>
            <w:noWrap/>
            <w:vAlign w:val="bottom"/>
            <w:hideMark/>
          </w:tcPr>
          <w:p w14:paraId="23857CFD" w14:textId="77777777" w:rsidR="005B0742" w:rsidRPr="005B0742" w:rsidRDefault="005B0742" w:rsidP="005B0742">
            <w:pPr>
              <w:spacing w:after="0" w:line="240" w:lineRule="auto"/>
              <w:rPr>
                <w:ins w:id="1314" w:author="Parks, Robbie M" w:date="2018-06-20T10:54:00Z"/>
                <w:rFonts w:eastAsia="Times New Roman"/>
                <w:color w:val="000000"/>
                <w:sz w:val="24"/>
                <w:szCs w:val="24"/>
                <w:lang w:eastAsia="en-GB"/>
              </w:rPr>
            </w:pPr>
            <w:ins w:id="1315" w:author="Parks, Robbie M" w:date="2018-06-20T10:54:00Z">
              <w:r w:rsidRPr="005B0742">
                <w:rPr>
                  <w:rFonts w:eastAsia="Times New Roman"/>
                  <w:color w:val="000000"/>
                  <w:sz w:val="24"/>
                  <w:szCs w:val="24"/>
                  <w:lang w:eastAsia="en-GB"/>
                </w:rPr>
                <w:t>-0.2572</w:t>
              </w:r>
            </w:ins>
          </w:p>
        </w:tc>
        <w:tc>
          <w:tcPr>
            <w:tcW w:w="1020" w:type="dxa"/>
            <w:tcBorders>
              <w:top w:val="nil"/>
              <w:left w:val="nil"/>
              <w:bottom w:val="nil"/>
              <w:right w:val="nil"/>
            </w:tcBorders>
            <w:shd w:val="clear" w:color="auto" w:fill="auto"/>
            <w:noWrap/>
            <w:vAlign w:val="bottom"/>
            <w:hideMark/>
          </w:tcPr>
          <w:p w14:paraId="5318B30D" w14:textId="77777777" w:rsidR="005B0742" w:rsidRPr="005B0742" w:rsidRDefault="005B0742" w:rsidP="005B0742">
            <w:pPr>
              <w:spacing w:after="0" w:line="240" w:lineRule="auto"/>
              <w:jc w:val="right"/>
              <w:rPr>
                <w:ins w:id="1316" w:author="Parks, Robbie M" w:date="2018-06-20T10:54:00Z"/>
                <w:rFonts w:eastAsia="Times New Roman"/>
                <w:color w:val="000000"/>
                <w:sz w:val="24"/>
                <w:szCs w:val="24"/>
                <w:lang w:eastAsia="en-GB"/>
              </w:rPr>
            </w:pPr>
            <w:ins w:id="1317" w:author="Parks, Robbie M" w:date="2018-06-20T10:54:00Z">
              <w:r w:rsidRPr="005B0742">
                <w:rPr>
                  <w:rFonts w:eastAsia="Times New Roman"/>
                  <w:color w:val="000000"/>
                  <w:sz w:val="24"/>
                  <w:szCs w:val="24"/>
                  <w:lang w:eastAsia="en-GB"/>
                </w:rPr>
                <w:t>0.13</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7599DBF3" w14:textId="77777777" w:rsidR="005B0742" w:rsidRPr="005B0742" w:rsidRDefault="005B0742" w:rsidP="005B0742">
            <w:pPr>
              <w:spacing w:after="0" w:line="240" w:lineRule="auto"/>
              <w:rPr>
                <w:ins w:id="1318" w:author="Parks, Robbie M" w:date="2018-06-20T10:54:00Z"/>
                <w:rFonts w:eastAsia="Times New Roman"/>
                <w:color w:val="000000"/>
                <w:sz w:val="24"/>
                <w:szCs w:val="24"/>
                <w:lang w:eastAsia="en-GB"/>
              </w:rPr>
            </w:pPr>
            <w:ins w:id="131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A97FE80" w14:textId="77777777" w:rsidR="005B0742" w:rsidRPr="005B0742" w:rsidRDefault="005B0742" w:rsidP="005B0742">
            <w:pPr>
              <w:spacing w:after="0" w:line="240" w:lineRule="auto"/>
              <w:rPr>
                <w:ins w:id="1320" w:author="Parks, Robbie M" w:date="2018-06-20T10:54:00Z"/>
                <w:rFonts w:eastAsia="Times New Roman"/>
                <w:color w:val="000000"/>
                <w:sz w:val="24"/>
                <w:szCs w:val="24"/>
                <w:lang w:eastAsia="en-GB"/>
              </w:rPr>
            </w:pPr>
            <w:ins w:id="132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40B4CD8" w14:textId="77777777" w:rsidR="005B0742" w:rsidRPr="005B0742" w:rsidRDefault="005B0742" w:rsidP="005B0742">
            <w:pPr>
              <w:spacing w:after="0" w:line="240" w:lineRule="auto"/>
              <w:rPr>
                <w:ins w:id="1322" w:author="Parks, Robbie M" w:date="2018-06-20T10:54:00Z"/>
                <w:rFonts w:eastAsia="Times New Roman"/>
                <w:color w:val="000000"/>
                <w:sz w:val="24"/>
                <w:szCs w:val="24"/>
                <w:lang w:eastAsia="en-GB"/>
              </w:rPr>
            </w:pPr>
            <w:ins w:id="132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08FB3DD" w14:textId="77777777" w:rsidR="005B0742" w:rsidRPr="005B0742" w:rsidRDefault="005B0742" w:rsidP="005B0742">
            <w:pPr>
              <w:spacing w:after="0" w:line="240" w:lineRule="auto"/>
              <w:rPr>
                <w:ins w:id="1324" w:author="Parks, Robbie M" w:date="2018-06-20T10:54:00Z"/>
                <w:rFonts w:eastAsia="Times New Roman"/>
                <w:color w:val="000000"/>
                <w:sz w:val="24"/>
                <w:szCs w:val="24"/>
                <w:lang w:eastAsia="en-GB"/>
              </w:rPr>
            </w:pPr>
            <w:ins w:id="132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3F40460" w14:textId="77777777" w:rsidR="005B0742" w:rsidRPr="005B0742" w:rsidRDefault="005B0742" w:rsidP="005B0742">
            <w:pPr>
              <w:spacing w:after="0" w:line="240" w:lineRule="auto"/>
              <w:rPr>
                <w:ins w:id="1326" w:author="Parks, Robbie M" w:date="2018-06-20T10:54:00Z"/>
                <w:rFonts w:eastAsia="Times New Roman"/>
                <w:color w:val="000000"/>
                <w:sz w:val="24"/>
                <w:szCs w:val="24"/>
                <w:lang w:eastAsia="en-GB"/>
              </w:rPr>
            </w:pPr>
            <w:ins w:id="132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358773F" w14:textId="77777777" w:rsidR="005B0742" w:rsidRPr="005B0742" w:rsidRDefault="005B0742" w:rsidP="005B0742">
            <w:pPr>
              <w:spacing w:after="0" w:line="240" w:lineRule="auto"/>
              <w:rPr>
                <w:ins w:id="1328" w:author="Parks, Robbie M" w:date="2018-06-20T10:54:00Z"/>
                <w:rFonts w:eastAsia="Times New Roman"/>
                <w:color w:val="000000"/>
                <w:sz w:val="24"/>
                <w:szCs w:val="24"/>
                <w:lang w:eastAsia="en-GB"/>
              </w:rPr>
            </w:pPr>
            <w:ins w:id="132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3E37159" w14:textId="77777777" w:rsidR="005B0742" w:rsidRPr="005B0742" w:rsidRDefault="005B0742" w:rsidP="005B0742">
            <w:pPr>
              <w:spacing w:after="0" w:line="240" w:lineRule="auto"/>
              <w:rPr>
                <w:ins w:id="1330" w:author="Parks, Robbie M" w:date="2018-06-20T10:54:00Z"/>
                <w:rFonts w:eastAsia="Times New Roman"/>
                <w:color w:val="000000"/>
                <w:sz w:val="24"/>
                <w:szCs w:val="24"/>
                <w:lang w:eastAsia="en-GB"/>
              </w:rPr>
            </w:pPr>
            <w:ins w:id="133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780256B" w14:textId="77777777" w:rsidR="005B0742" w:rsidRPr="005B0742" w:rsidRDefault="005B0742" w:rsidP="005B0742">
            <w:pPr>
              <w:spacing w:after="0" w:line="240" w:lineRule="auto"/>
              <w:rPr>
                <w:ins w:id="1332" w:author="Parks, Robbie M" w:date="2018-06-20T10:54:00Z"/>
                <w:rFonts w:eastAsia="Times New Roman"/>
                <w:color w:val="000000"/>
                <w:sz w:val="24"/>
                <w:szCs w:val="24"/>
                <w:lang w:eastAsia="en-GB"/>
              </w:rPr>
            </w:pPr>
            <w:ins w:id="133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A285BA7" w14:textId="77777777" w:rsidR="005B0742" w:rsidRPr="005B0742" w:rsidRDefault="005B0742" w:rsidP="005B0742">
            <w:pPr>
              <w:spacing w:after="0" w:line="240" w:lineRule="auto"/>
              <w:rPr>
                <w:ins w:id="1334" w:author="Parks, Robbie M" w:date="2018-06-20T10:54:00Z"/>
                <w:rFonts w:eastAsia="Times New Roman"/>
                <w:color w:val="000000"/>
                <w:sz w:val="24"/>
                <w:szCs w:val="24"/>
                <w:lang w:eastAsia="en-GB"/>
              </w:rPr>
            </w:pPr>
            <w:ins w:id="133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950F116" w14:textId="77777777" w:rsidR="005B0742" w:rsidRPr="005B0742" w:rsidRDefault="005B0742" w:rsidP="005B0742">
            <w:pPr>
              <w:spacing w:after="0" w:line="240" w:lineRule="auto"/>
              <w:rPr>
                <w:ins w:id="1336" w:author="Parks, Robbie M" w:date="2018-06-20T10:54:00Z"/>
                <w:rFonts w:eastAsia="Times New Roman"/>
                <w:color w:val="000000"/>
                <w:sz w:val="24"/>
                <w:szCs w:val="24"/>
                <w:lang w:eastAsia="en-GB"/>
              </w:rPr>
            </w:pPr>
            <w:ins w:id="133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13D7D30" w14:textId="77777777" w:rsidR="005B0742" w:rsidRPr="005B0742" w:rsidRDefault="005B0742" w:rsidP="005B0742">
            <w:pPr>
              <w:spacing w:after="0" w:line="240" w:lineRule="auto"/>
              <w:rPr>
                <w:ins w:id="1338" w:author="Parks, Robbie M" w:date="2018-06-20T10:54:00Z"/>
                <w:rFonts w:eastAsia="Times New Roman"/>
                <w:color w:val="000000"/>
                <w:sz w:val="24"/>
                <w:szCs w:val="24"/>
                <w:lang w:eastAsia="en-GB"/>
              </w:rPr>
            </w:pPr>
            <w:ins w:id="133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EF843A6" w14:textId="77777777" w:rsidR="005B0742" w:rsidRPr="005B0742" w:rsidRDefault="005B0742" w:rsidP="005B0742">
            <w:pPr>
              <w:spacing w:after="0" w:line="240" w:lineRule="auto"/>
              <w:rPr>
                <w:ins w:id="1340" w:author="Parks, Robbie M" w:date="2018-06-20T10:54:00Z"/>
                <w:rFonts w:eastAsia="Times New Roman"/>
                <w:color w:val="000000"/>
                <w:sz w:val="24"/>
                <w:szCs w:val="24"/>
                <w:lang w:eastAsia="en-GB"/>
              </w:rPr>
            </w:pPr>
            <w:ins w:id="134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5480D67" w14:textId="77777777" w:rsidR="005B0742" w:rsidRPr="005B0742" w:rsidRDefault="005B0742" w:rsidP="005B0742">
            <w:pPr>
              <w:spacing w:after="0" w:line="240" w:lineRule="auto"/>
              <w:rPr>
                <w:ins w:id="1342" w:author="Parks, Robbie M" w:date="2018-06-20T10:54:00Z"/>
                <w:rFonts w:eastAsia="Times New Roman"/>
                <w:color w:val="000000"/>
                <w:sz w:val="24"/>
                <w:szCs w:val="24"/>
                <w:lang w:eastAsia="en-GB"/>
              </w:rPr>
            </w:pPr>
            <w:ins w:id="134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836DC15" w14:textId="77777777" w:rsidR="005B0742" w:rsidRPr="005B0742" w:rsidRDefault="005B0742" w:rsidP="005B0742">
            <w:pPr>
              <w:spacing w:after="0" w:line="240" w:lineRule="auto"/>
              <w:rPr>
                <w:ins w:id="1344" w:author="Parks, Robbie M" w:date="2018-06-20T10:54:00Z"/>
                <w:rFonts w:eastAsia="Times New Roman"/>
                <w:color w:val="000000"/>
                <w:sz w:val="24"/>
                <w:szCs w:val="24"/>
                <w:lang w:eastAsia="en-GB"/>
              </w:rPr>
            </w:pPr>
            <w:ins w:id="134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BA5E18B" w14:textId="77777777" w:rsidR="005B0742" w:rsidRPr="005B0742" w:rsidRDefault="005B0742" w:rsidP="005B0742">
            <w:pPr>
              <w:spacing w:after="0" w:line="240" w:lineRule="auto"/>
              <w:rPr>
                <w:ins w:id="1346" w:author="Parks, Robbie M" w:date="2018-06-20T10:54:00Z"/>
                <w:rFonts w:eastAsia="Times New Roman"/>
                <w:color w:val="000000"/>
                <w:sz w:val="24"/>
                <w:szCs w:val="24"/>
                <w:lang w:eastAsia="en-GB"/>
              </w:rPr>
            </w:pPr>
            <w:ins w:id="134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5CA4D71" w14:textId="77777777" w:rsidR="005B0742" w:rsidRPr="005B0742" w:rsidRDefault="005B0742" w:rsidP="005B0742">
            <w:pPr>
              <w:spacing w:after="0" w:line="240" w:lineRule="auto"/>
              <w:rPr>
                <w:ins w:id="1348" w:author="Parks, Robbie M" w:date="2018-06-20T10:54:00Z"/>
                <w:rFonts w:eastAsia="Times New Roman"/>
                <w:color w:val="000000"/>
                <w:sz w:val="24"/>
                <w:szCs w:val="24"/>
                <w:lang w:eastAsia="en-GB"/>
              </w:rPr>
            </w:pPr>
            <w:ins w:id="134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D09A785" w14:textId="77777777" w:rsidR="005B0742" w:rsidRPr="005B0742" w:rsidRDefault="005B0742" w:rsidP="005B0742">
            <w:pPr>
              <w:spacing w:after="0" w:line="240" w:lineRule="auto"/>
              <w:rPr>
                <w:ins w:id="1350" w:author="Parks, Robbie M" w:date="2018-06-20T10:54:00Z"/>
                <w:rFonts w:eastAsia="Times New Roman"/>
                <w:color w:val="000000"/>
                <w:sz w:val="24"/>
                <w:szCs w:val="24"/>
                <w:lang w:eastAsia="en-GB"/>
              </w:rPr>
            </w:pPr>
            <w:ins w:id="135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66C4706" w14:textId="77777777" w:rsidR="005B0742" w:rsidRPr="005B0742" w:rsidRDefault="005B0742" w:rsidP="005B0742">
            <w:pPr>
              <w:spacing w:after="0" w:line="240" w:lineRule="auto"/>
              <w:rPr>
                <w:ins w:id="1352" w:author="Parks, Robbie M" w:date="2018-06-20T10:54:00Z"/>
                <w:rFonts w:eastAsia="Times New Roman"/>
                <w:color w:val="000000"/>
                <w:sz w:val="24"/>
                <w:szCs w:val="24"/>
                <w:lang w:eastAsia="en-GB"/>
              </w:rPr>
            </w:pPr>
            <w:ins w:id="1353" w:author="Parks, Robbie M" w:date="2018-06-20T10:54:00Z">
              <w:r w:rsidRPr="005B0742">
                <w:rPr>
                  <w:rFonts w:eastAsia="Times New Roman"/>
                  <w:color w:val="000000"/>
                  <w:sz w:val="24"/>
                  <w:szCs w:val="24"/>
                  <w:lang w:eastAsia="en-GB"/>
                </w:rPr>
                <w:t> </w:t>
              </w:r>
            </w:ins>
          </w:p>
        </w:tc>
      </w:tr>
      <w:tr w:rsidR="005B0742" w:rsidRPr="005B0742" w14:paraId="326EDC8B" w14:textId="77777777" w:rsidTr="005B0742">
        <w:trPr>
          <w:trHeight w:val="320"/>
          <w:ins w:id="1354"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2CD5DDAE" w14:textId="77777777" w:rsidR="005B0742" w:rsidRPr="005B0742" w:rsidRDefault="005B0742" w:rsidP="005B0742">
            <w:pPr>
              <w:spacing w:after="0" w:line="240" w:lineRule="auto"/>
              <w:rPr>
                <w:ins w:id="1355" w:author="Parks, Robbie M" w:date="2018-06-20T10:54:00Z"/>
                <w:rFonts w:eastAsia="Times New Roman"/>
                <w:color w:val="000000"/>
                <w:sz w:val="24"/>
                <w:szCs w:val="24"/>
                <w:lang w:eastAsia="en-GB"/>
              </w:rPr>
            </w:pPr>
            <w:ins w:id="1356" w:author="Parks, Robbie M" w:date="2018-06-20T10:54:00Z">
              <w:r w:rsidRPr="005B0742">
                <w:rPr>
                  <w:rFonts w:eastAsia="Times New Roman"/>
                  <w:color w:val="000000"/>
                  <w:sz w:val="24"/>
                  <w:szCs w:val="24"/>
                  <w:lang w:eastAsia="en-GB"/>
                </w:rPr>
                <w:t>0 to 4</w:t>
              </w:r>
            </w:ins>
          </w:p>
        </w:tc>
        <w:tc>
          <w:tcPr>
            <w:tcW w:w="2580" w:type="dxa"/>
            <w:tcBorders>
              <w:top w:val="nil"/>
              <w:left w:val="nil"/>
              <w:bottom w:val="nil"/>
              <w:right w:val="nil"/>
            </w:tcBorders>
            <w:shd w:val="clear" w:color="auto" w:fill="auto"/>
            <w:noWrap/>
            <w:vAlign w:val="bottom"/>
            <w:hideMark/>
          </w:tcPr>
          <w:p w14:paraId="23A633F4" w14:textId="77777777" w:rsidR="005B0742" w:rsidRPr="005B0742" w:rsidRDefault="005B0742" w:rsidP="005B0742">
            <w:pPr>
              <w:spacing w:after="0" w:line="240" w:lineRule="auto"/>
              <w:rPr>
                <w:ins w:id="1357" w:author="Parks, Robbie M" w:date="2018-06-20T10:54:00Z"/>
                <w:rFonts w:eastAsia="Times New Roman"/>
                <w:color w:val="000000"/>
                <w:sz w:val="24"/>
                <w:szCs w:val="24"/>
                <w:lang w:eastAsia="en-GB"/>
              </w:rPr>
            </w:pPr>
            <w:ins w:id="1358" w:author="Parks, Robbie M" w:date="2018-06-20T10:54:00Z">
              <w:r w:rsidRPr="005B0742">
                <w:rPr>
                  <w:rFonts w:eastAsia="Times New Roman"/>
                  <w:color w:val="000000"/>
                  <w:sz w:val="24"/>
                  <w:szCs w:val="24"/>
                  <w:lang w:eastAsia="en-GB"/>
                </w:rPr>
                <w:t>-0.1374</w:t>
              </w:r>
            </w:ins>
          </w:p>
        </w:tc>
        <w:tc>
          <w:tcPr>
            <w:tcW w:w="1020" w:type="dxa"/>
            <w:tcBorders>
              <w:top w:val="nil"/>
              <w:left w:val="nil"/>
              <w:bottom w:val="nil"/>
              <w:right w:val="nil"/>
            </w:tcBorders>
            <w:shd w:val="clear" w:color="auto" w:fill="auto"/>
            <w:noWrap/>
            <w:vAlign w:val="bottom"/>
            <w:hideMark/>
          </w:tcPr>
          <w:p w14:paraId="3A23E604" w14:textId="77777777" w:rsidR="005B0742" w:rsidRPr="005B0742" w:rsidRDefault="005B0742" w:rsidP="005B0742">
            <w:pPr>
              <w:spacing w:after="0" w:line="240" w:lineRule="auto"/>
              <w:jc w:val="right"/>
              <w:rPr>
                <w:ins w:id="1359" w:author="Parks, Robbie M" w:date="2018-06-20T10:54:00Z"/>
                <w:rFonts w:eastAsia="Times New Roman"/>
                <w:color w:val="000000"/>
                <w:sz w:val="24"/>
                <w:szCs w:val="24"/>
                <w:lang w:eastAsia="en-GB"/>
              </w:rPr>
            </w:pPr>
            <w:ins w:id="1360" w:author="Parks, Robbie M" w:date="2018-06-20T10:54:00Z">
              <w:r w:rsidRPr="005B0742">
                <w:rPr>
                  <w:rFonts w:eastAsia="Times New Roman"/>
                  <w:color w:val="000000"/>
                  <w:sz w:val="24"/>
                  <w:szCs w:val="24"/>
                  <w:lang w:eastAsia="en-GB"/>
                </w:rPr>
                <w:t>0.1224</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E3C0125" w14:textId="77777777" w:rsidR="005B0742" w:rsidRPr="005B0742" w:rsidRDefault="005B0742" w:rsidP="005B0742">
            <w:pPr>
              <w:spacing w:after="0" w:line="240" w:lineRule="auto"/>
              <w:rPr>
                <w:ins w:id="1361" w:author="Parks, Robbie M" w:date="2018-06-20T10:54:00Z"/>
                <w:rFonts w:eastAsia="Times New Roman"/>
                <w:color w:val="000000"/>
                <w:sz w:val="24"/>
                <w:szCs w:val="24"/>
                <w:lang w:eastAsia="en-GB"/>
              </w:rPr>
            </w:pPr>
            <w:ins w:id="136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F04AC2E" w14:textId="77777777" w:rsidR="005B0742" w:rsidRPr="005B0742" w:rsidRDefault="005B0742" w:rsidP="005B0742">
            <w:pPr>
              <w:spacing w:after="0" w:line="240" w:lineRule="auto"/>
              <w:rPr>
                <w:ins w:id="1363" w:author="Parks, Robbie M" w:date="2018-06-20T10:54:00Z"/>
                <w:rFonts w:eastAsia="Times New Roman"/>
                <w:color w:val="000000"/>
                <w:sz w:val="24"/>
                <w:szCs w:val="24"/>
                <w:lang w:eastAsia="en-GB"/>
              </w:rPr>
            </w:pPr>
            <w:ins w:id="136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14E1BFA" w14:textId="77777777" w:rsidR="005B0742" w:rsidRPr="005B0742" w:rsidRDefault="005B0742" w:rsidP="005B0742">
            <w:pPr>
              <w:spacing w:after="0" w:line="240" w:lineRule="auto"/>
              <w:rPr>
                <w:ins w:id="1365" w:author="Parks, Robbie M" w:date="2018-06-20T10:54:00Z"/>
                <w:rFonts w:eastAsia="Times New Roman"/>
                <w:color w:val="000000"/>
                <w:sz w:val="24"/>
                <w:szCs w:val="24"/>
                <w:lang w:eastAsia="en-GB"/>
              </w:rPr>
            </w:pPr>
            <w:ins w:id="136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C9439AA" w14:textId="77777777" w:rsidR="005B0742" w:rsidRPr="005B0742" w:rsidRDefault="005B0742" w:rsidP="005B0742">
            <w:pPr>
              <w:spacing w:after="0" w:line="240" w:lineRule="auto"/>
              <w:rPr>
                <w:ins w:id="1367" w:author="Parks, Robbie M" w:date="2018-06-20T10:54:00Z"/>
                <w:rFonts w:eastAsia="Times New Roman"/>
                <w:color w:val="000000"/>
                <w:sz w:val="24"/>
                <w:szCs w:val="24"/>
                <w:lang w:eastAsia="en-GB"/>
              </w:rPr>
            </w:pPr>
            <w:ins w:id="136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D74DB31" w14:textId="77777777" w:rsidR="005B0742" w:rsidRPr="005B0742" w:rsidRDefault="005B0742" w:rsidP="005B0742">
            <w:pPr>
              <w:spacing w:after="0" w:line="240" w:lineRule="auto"/>
              <w:rPr>
                <w:ins w:id="1369" w:author="Parks, Robbie M" w:date="2018-06-20T10:54:00Z"/>
                <w:rFonts w:eastAsia="Times New Roman"/>
                <w:color w:val="000000"/>
                <w:sz w:val="24"/>
                <w:szCs w:val="24"/>
                <w:lang w:eastAsia="en-GB"/>
              </w:rPr>
            </w:pPr>
            <w:ins w:id="137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709B59F" w14:textId="77777777" w:rsidR="005B0742" w:rsidRPr="005B0742" w:rsidRDefault="005B0742" w:rsidP="005B0742">
            <w:pPr>
              <w:spacing w:after="0" w:line="240" w:lineRule="auto"/>
              <w:rPr>
                <w:ins w:id="1371" w:author="Parks, Robbie M" w:date="2018-06-20T10:54:00Z"/>
                <w:rFonts w:eastAsia="Times New Roman"/>
                <w:color w:val="000000"/>
                <w:sz w:val="24"/>
                <w:szCs w:val="24"/>
                <w:lang w:eastAsia="en-GB"/>
              </w:rPr>
            </w:pPr>
            <w:ins w:id="137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A899843" w14:textId="77777777" w:rsidR="005B0742" w:rsidRPr="005B0742" w:rsidRDefault="005B0742" w:rsidP="005B0742">
            <w:pPr>
              <w:spacing w:after="0" w:line="240" w:lineRule="auto"/>
              <w:rPr>
                <w:ins w:id="1373" w:author="Parks, Robbie M" w:date="2018-06-20T10:54:00Z"/>
                <w:rFonts w:eastAsia="Times New Roman"/>
                <w:color w:val="000000"/>
                <w:sz w:val="24"/>
                <w:szCs w:val="24"/>
                <w:lang w:eastAsia="en-GB"/>
              </w:rPr>
            </w:pPr>
            <w:ins w:id="137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BA313CA" w14:textId="77777777" w:rsidR="005B0742" w:rsidRPr="005B0742" w:rsidRDefault="005B0742" w:rsidP="005B0742">
            <w:pPr>
              <w:spacing w:after="0" w:line="240" w:lineRule="auto"/>
              <w:rPr>
                <w:ins w:id="1375" w:author="Parks, Robbie M" w:date="2018-06-20T10:54:00Z"/>
                <w:rFonts w:eastAsia="Times New Roman"/>
                <w:color w:val="000000"/>
                <w:sz w:val="24"/>
                <w:szCs w:val="24"/>
                <w:lang w:eastAsia="en-GB"/>
              </w:rPr>
            </w:pPr>
            <w:ins w:id="137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A3AF0DE" w14:textId="77777777" w:rsidR="005B0742" w:rsidRPr="005B0742" w:rsidRDefault="005B0742" w:rsidP="005B0742">
            <w:pPr>
              <w:spacing w:after="0" w:line="240" w:lineRule="auto"/>
              <w:rPr>
                <w:ins w:id="1377" w:author="Parks, Robbie M" w:date="2018-06-20T10:54:00Z"/>
                <w:rFonts w:eastAsia="Times New Roman"/>
                <w:color w:val="000000"/>
                <w:sz w:val="24"/>
                <w:szCs w:val="24"/>
                <w:lang w:eastAsia="en-GB"/>
              </w:rPr>
            </w:pPr>
            <w:ins w:id="137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2374F3D" w14:textId="77777777" w:rsidR="005B0742" w:rsidRPr="005B0742" w:rsidRDefault="005B0742" w:rsidP="005B0742">
            <w:pPr>
              <w:spacing w:after="0" w:line="240" w:lineRule="auto"/>
              <w:rPr>
                <w:ins w:id="1379" w:author="Parks, Robbie M" w:date="2018-06-20T10:54:00Z"/>
                <w:rFonts w:eastAsia="Times New Roman"/>
                <w:color w:val="000000"/>
                <w:sz w:val="24"/>
                <w:szCs w:val="24"/>
                <w:lang w:eastAsia="en-GB"/>
              </w:rPr>
            </w:pPr>
            <w:ins w:id="138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EE7A1CA" w14:textId="77777777" w:rsidR="005B0742" w:rsidRPr="005B0742" w:rsidRDefault="005B0742" w:rsidP="005B0742">
            <w:pPr>
              <w:spacing w:after="0" w:line="240" w:lineRule="auto"/>
              <w:rPr>
                <w:ins w:id="1381" w:author="Parks, Robbie M" w:date="2018-06-20T10:54:00Z"/>
                <w:rFonts w:eastAsia="Times New Roman"/>
                <w:color w:val="000000"/>
                <w:sz w:val="24"/>
                <w:szCs w:val="24"/>
                <w:lang w:eastAsia="en-GB"/>
              </w:rPr>
            </w:pPr>
            <w:ins w:id="138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73698ED" w14:textId="77777777" w:rsidR="005B0742" w:rsidRPr="005B0742" w:rsidRDefault="005B0742" w:rsidP="005B0742">
            <w:pPr>
              <w:spacing w:after="0" w:line="240" w:lineRule="auto"/>
              <w:rPr>
                <w:ins w:id="1383" w:author="Parks, Robbie M" w:date="2018-06-20T10:54:00Z"/>
                <w:rFonts w:eastAsia="Times New Roman"/>
                <w:color w:val="000000"/>
                <w:sz w:val="24"/>
                <w:szCs w:val="24"/>
                <w:lang w:eastAsia="en-GB"/>
              </w:rPr>
            </w:pPr>
            <w:ins w:id="138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4958E11" w14:textId="77777777" w:rsidR="005B0742" w:rsidRPr="005B0742" w:rsidRDefault="005B0742" w:rsidP="005B0742">
            <w:pPr>
              <w:spacing w:after="0" w:line="240" w:lineRule="auto"/>
              <w:rPr>
                <w:ins w:id="1385" w:author="Parks, Robbie M" w:date="2018-06-20T10:54:00Z"/>
                <w:rFonts w:eastAsia="Times New Roman"/>
                <w:color w:val="000000"/>
                <w:sz w:val="24"/>
                <w:szCs w:val="24"/>
                <w:lang w:eastAsia="en-GB"/>
              </w:rPr>
            </w:pPr>
            <w:ins w:id="138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8781770" w14:textId="77777777" w:rsidR="005B0742" w:rsidRPr="005B0742" w:rsidRDefault="005B0742" w:rsidP="005B0742">
            <w:pPr>
              <w:spacing w:after="0" w:line="240" w:lineRule="auto"/>
              <w:rPr>
                <w:ins w:id="1387" w:author="Parks, Robbie M" w:date="2018-06-20T10:54:00Z"/>
                <w:rFonts w:eastAsia="Times New Roman"/>
                <w:color w:val="000000"/>
                <w:sz w:val="24"/>
                <w:szCs w:val="24"/>
                <w:lang w:eastAsia="en-GB"/>
              </w:rPr>
            </w:pPr>
            <w:ins w:id="138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22807CB" w14:textId="77777777" w:rsidR="005B0742" w:rsidRPr="005B0742" w:rsidRDefault="005B0742" w:rsidP="005B0742">
            <w:pPr>
              <w:spacing w:after="0" w:line="240" w:lineRule="auto"/>
              <w:rPr>
                <w:ins w:id="1389" w:author="Parks, Robbie M" w:date="2018-06-20T10:54:00Z"/>
                <w:rFonts w:eastAsia="Times New Roman"/>
                <w:color w:val="000000"/>
                <w:sz w:val="24"/>
                <w:szCs w:val="24"/>
                <w:lang w:eastAsia="en-GB"/>
              </w:rPr>
            </w:pPr>
            <w:ins w:id="139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4BFC400" w14:textId="77777777" w:rsidR="005B0742" w:rsidRPr="005B0742" w:rsidRDefault="005B0742" w:rsidP="005B0742">
            <w:pPr>
              <w:spacing w:after="0" w:line="240" w:lineRule="auto"/>
              <w:rPr>
                <w:ins w:id="1391" w:author="Parks, Robbie M" w:date="2018-06-20T10:54:00Z"/>
                <w:rFonts w:eastAsia="Times New Roman"/>
                <w:color w:val="000000"/>
                <w:sz w:val="24"/>
                <w:szCs w:val="24"/>
                <w:lang w:eastAsia="en-GB"/>
              </w:rPr>
            </w:pPr>
            <w:ins w:id="139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BCEF1E3" w14:textId="77777777" w:rsidR="005B0742" w:rsidRPr="005B0742" w:rsidRDefault="005B0742" w:rsidP="005B0742">
            <w:pPr>
              <w:spacing w:after="0" w:line="240" w:lineRule="auto"/>
              <w:rPr>
                <w:ins w:id="1393" w:author="Parks, Robbie M" w:date="2018-06-20T10:54:00Z"/>
                <w:rFonts w:eastAsia="Times New Roman"/>
                <w:color w:val="000000"/>
                <w:sz w:val="24"/>
                <w:szCs w:val="24"/>
                <w:lang w:eastAsia="en-GB"/>
              </w:rPr>
            </w:pPr>
            <w:ins w:id="139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D229303" w14:textId="77777777" w:rsidR="005B0742" w:rsidRPr="005B0742" w:rsidRDefault="005B0742" w:rsidP="005B0742">
            <w:pPr>
              <w:spacing w:after="0" w:line="240" w:lineRule="auto"/>
              <w:rPr>
                <w:ins w:id="1395" w:author="Parks, Robbie M" w:date="2018-06-20T10:54:00Z"/>
                <w:rFonts w:eastAsia="Times New Roman"/>
                <w:color w:val="000000"/>
                <w:sz w:val="24"/>
                <w:szCs w:val="24"/>
                <w:lang w:eastAsia="en-GB"/>
              </w:rPr>
            </w:pPr>
            <w:ins w:id="1396" w:author="Parks, Robbie M" w:date="2018-06-20T10:54:00Z">
              <w:r w:rsidRPr="005B0742">
                <w:rPr>
                  <w:rFonts w:eastAsia="Times New Roman"/>
                  <w:color w:val="000000"/>
                  <w:sz w:val="24"/>
                  <w:szCs w:val="24"/>
                  <w:lang w:eastAsia="en-GB"/>
                </w:rPr>
                <w:t> </w:t>
              </w:r>
            </w:ins>
          </w:p>
        </w:tc>
      </w:tr>
      <w:tr w:rsidR="005B0742" w:rsidRPr="005B0742" w14:paraId="0BA77D13" w14:textId="77777777" w:rsidTr="005B0742">
        <w:trPr>
          <w:trHeight w:val="320"/>
          <w:ins w:id="1397"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20F7D1D" w14:textId="77777777" w:rsidR="005B0742" w:rsidRPr="005B0742" w:rsidRDefault="005B0742" w:rsidP="005B0742">
            <w:pPr>
              <w:spacing w:after="0" w:line="240" w:lineRule="auto"/>
              <w:rPr>
                <w:ins w:id="1398" w:author="Parks, Robbie M" w:date="2018-06-20T10:54:00Z"/>
                <w:rFonts w:eastAsia="Times New Roman"/>
                <w:color w:val="000000"/>
                <w:sz w:val="24"/>
                <w:szCs w:val="24"/>
                <w:lang w:eastAsia="en-GB"/>
              </w:rPr>
            </w:pPr>
            <w:ins w:id="1399" w:author="Parks, Robbie M" w:date="2018-06-20T10:54:00Z">
              <w:r w:rsidRPr="005B0742">
                <w:rPr>
                  <w:rFonts w:eastAsia="Times New Roman"/>
                  <w:color w:val="000000"/>
                  <w:sz w:val="24"/>
                  <w:szCs w:val="24"/>
                  <w:lang w:eastAsia="en-GB"/>
                </w:rPr>
                <w:t>5 to 14</w:t>
              </w:r>
            </w:ins>
          </w:p>
        </w:tc>
        <w:tc>
          <w:tcPr>
            <w:tcW w:w="2580" w:type="dxa"/>
            <w:tcBorders>
              <w:top w:val="nil"/>
              <w:left w:val="nil"/>
              <w:bottom w:val="nil"/>
              <w:right w:val="nil"/>
            </w:tcBorders>
            <w:shd w:val="clear" w:color="auto" w:fill="auto"/>
            <w:noWrap/>
            <w:vAlign w:val="bottom"/>
            <w:hideMark/>
          </w:tcPr>
          <w:p w14:paraId="073F995B" w14:textId="77777777" w:rsidR="005B0742" w:rsidRPr="005B0742" w:rsidRDefault="005B0742" w:rsidP="005B0742">
            <w:pPr>
              <w:spacing w:after="0" w:line="240" w:lineRule="auto"/>
              <w:rPr>
                <w:ins w:id="1400" w:author="Parks, Robbie M" w:date="2018-06-20T10:54:00Z"/>
                <w:rFonts w:eastAsia="Times New Roman"/>
                <w:color w:val="000000"/>
                <w:sz w:val="24"/>
                <w:szCs w:val="24"/>
                <w:lang w:eastAsia="en-GB"/>
              </w:rPr>
            </w:pPr>
            <w:ins w:id="1401" w:author="Parks, Robbie M" w:date="2018-06-20T10:54:00Z">
              <w:r w:rsidRPr="005B0742">
                <w:rPr>
                  <w:rFonts w:eastAsia="Times New Roman"/>
                  <w:color w:val="000000"/>
                  <w:sz w:val="24"/>
                  <w:szCs w:val="24"/>
                  <w:lang w:eastAsia="en-GB"/>
                </w:rPr>
                <w:t>-0.037</w:t>
              </w:r>
            </w:ins>
          </w:p>
        </w:tc>
        <w:tc>
          <w:tcPr>
            <w:tcW w:w="1020" w:type="dxa"/>
            <w:tcBorders>
              <w:top w:val="nil"/>
              <w:left w:val="nil"/>
              <w:bottom w:val="nil"/>
              <w:right w:val="nil"/>
            </w:tcBorders>
            <w:shd w:val="clear" w:color="auto" w:fill="auto"/>
            <w:noWrap/>
            <w:vAlign w:val="bottom"/>
            <w:hideMark/>
          </w:tcPr>
          <w:p w14:paraId="2DEAE70A" w14:textId="77777777" w:rsidR="005B0742" w:rsidRPr="005B0742" w:rsidRDefault="005B0742" w:rsidP="005B0742">
            <w:pPr>
              <w:spacing w:after="0" w:line="240" w:lineRule="auto"/>
              <w:jc w:val="right"/>
              <w:rPr>
                <w:ins w:id="1402" w:author="Parks, Robbie M" w:date="2018-06-20T10:54:00Z"/>
                <w:rFonts w:eastAsia="Times New Roman"/>
                <w:color w:val="000000"/>
                <w:sz w:val="24"/>
                <w:szCs w:val="24"/>
                <w:lang w:eastAsia="en-GB"/>
              </w:rPr>
            </w:pPr>
            <w:ins w:id="1403" w:author="Parks, Robbie M" w:date="2018-06-20T10:54:00Z">
              <w:r w:rsidRPr="005B0742">
                <w:rPr>
                  <w:rFonts w:eastAsia="Times New Roman"/>
                  <w:color w:val="000000"/>
                  <w:sz w:val="24"/>
                  <w:szCs w:val="24"/>
                  <w:lang w:eastAsia="en-GB"/>
                </w:rPr>
                <w:t>0.8336</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27AE4034" w14:textId="77777777" w:rsidR="005B0742" w:rsidRPr="005B0742" w:rsidRDefault="005B0742" w:rsidP="005B0742">
            <w:pPr>
              <w:spacing w:after="0" w:line="240" w:lineRule="auto"/>
              <w:rPr>
                <w:ins w:id="1404" w:author="Parks, Robbie M" w:date="2018-06-20T10:54:00Z"/>
                <w:rFonts w:eastAsia="Times New Roman"/>
                <w:color w:val="000000"/>
                <w:sz w:val="24"/>
                <w:szCs w:val="24"/>
                <w:lang w:eastAsia="en-GB"/>
              </w:rPr>
            </w:pPr>
            <w:ins w:id="140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2E1CF00" w14:textId="77777777" w:rsidR="005B0742" w:rsidRPr="005B0742" w:rsidRDefault="005B0742" w:rsidP="005B0742">
            <w:pPr>
              <w:spacing w:after="0" w:line="240" w:lineRule="auto"/>
              <w:rPr>
                <w:ins w:id="1406" w:author="Parks, Robbie M" w:date="2018-06-20T10:54:00Z"/>
                <w:rFonts w:eastAsia="Times New Roman"/>
                <w:color w:val="000000"/>
                <w:sz w:val="24"/>
                <w:szCs w:val="24"/>
                <w:lang w:eastAsia="en-GB"/>
              </w:rPr>
            </w:pPr>
            <w:ins w:id="140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BCF111D" w14:textId="77777777" w:rsidR="005B0742" w:rsidRPr="005B0742" w:rsidRDefault="005B0742" w:rsidP="005B0742">
            <w:pPr>
              <w:spacing w:after="0" w:line="240" w:lineRule="auto"/>
              <w:rPr>
                <w:ins w:id="1408" w:author="Parks, Robbie M" w:date="2018-06-20T10:54:00Z"/>
                <w:rFonts w:eastAsia="Times New Roman"/>
                <w:color w:val="000000"/>
                <w:sz w:val="24"/>
                <w:szCs w:val="24"/>
                <w:lang w:eastAsia="en-GB"/>
              </w:rPr>
            </w:pPr>
            <w:ins w:id="140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1D03E68" w14:textId="77777777" w:rsidR="005B0742" w:rsidRPr="005B0742" w:rsidRDefault="005B0742" w:rsidP="005B0742">
            <w:pPr>
              <w:spacing w:after="0" w:line="240" w:lineRule="auto"/>
              <w:rPr>
                <w:ins w:id="1410" w:author="Parks, Robbie M" w:date="2018-06-20T10:54:00Z"/>
                <w:rFonts w:eastAsia="Times New Roman"/>
                <w:color w:val="000000"/>
                <w:sz w:val="24"/>
                <w:szCs w:val="24"/>
                <w:lang w:eastAsia="en-GB"/>
              </w:rPr>
            </w:pPr>
            <w:ins w:id="141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CF6F073" w14:textId="77777777" w:rsidR="005B0742" w:rsidRPr="005B0742" w:rsidRDefault="005B0742" w:rsidP="005B0742">
            <w:pPr>
              <w:spacing w:after="0" w:line="240" w:lineRule="auto"/>
              <w:rPr>
                <w:ins w:id="1412" w:author="Parks, Robbie M" w:date="2018-06-20T10:54:00Z"/>
                <w:rFonts w:eastAsia="Times New Roman"/>
                <w:color w:val="000000"/>
                <w:sz w:val="24"/>
                <w:szCs w:val="24"/>
                <w:lang w:eastAsia="en-GB"/>
              </w:rPr>
            </w:pPr>
            <w:ins w:id="141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8734F5C" w14:textId="77777777" w:rsidR="005B0742" w:rsidRPr="005B0742" w:rsidRDefault="005B0742" w:rsidP="005B0742">
            <w:pPr>
              <w:spacing w:after="0" w:line="240" w:lineRule="auto"/>
              <w:rPr>
                <w:ins w:id="1414" w:author="Parks, Robbie M" w:date="2018-06-20T10:54:00Z"/>
                <w:rFonts w:eastAsia="Times New Roman"/>
                <w:color w:val="000000"/>
                <w:sz w:val="24"/>
                <w:szCs w:val="24"/>
                <w:lang w:eastAsia="en-GB"/>
              </w:rPr>
            </w:pPr>
            <w:ins w:id="141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AB83F42" w14:textId="77777777" w:rsidR="005B0742" w:rsidRPr="005B0742" w:rsidRDefault="005B0742" w:rsidP="005B0742">
            <w:pPr>
              <w:spacing w:after="0" w:line="240" w:lineRule="auto"/>
              <w:rPr>
                <w:ins w:id="1416" w:author="Parks, Robbie M" w:date="2018-06-20T10:54:00Z"/>
                <w:rFonts w:eastAsia="Times New Roman"/>
                <w:color w:val="000000"/>
                <w:sz w:val="24"/>
                <w:szCs w:val="24"/>
                <w:lang w:eastAsia="en-GB"/>
              </w:rPr>
            </w:pPr>
            <w:ins w:id="141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95FA1B7" w14:textId="77777777" w:rsidR="005B0742" w:rsidRPr="005B0742" w:rsidRDefault="005B0742" w:rsidP="005B0742">
            <w:pPr>
              <w:spacing w:after="0" w:line="240" w:lineRule="auto"/>
              <w:rPr>
                <w:ins w:id="1418" w:author="Parks, Robbie M" w:date="2018-06-20T10:54:00Z"/>
                <w:rFonts w:eastAsia="Times New Roman"/>
                <w:color w:val="000000"/>
                <w:sz w:val="24"/>
                <w:szCs w:val="24"/>
                <w:lang w:eastAsia="en-GB"/>
              </w:rPr>
            </w:pPr>
            <w:ins w:id="141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4CBC20B" w14:textId="77777777" w:rsidR="005B0742" w:rsidRPr="005B0742" w:rsidRDefault="005B0742" w:rsidP="005B0742">
            <w:pPr>
              <w:spacing w:after="0" w:line="240" w:lineRule="auto"/>
              <w:rPr>
                <w:ins w:id="1420" w:author="Parks, Robbie M" w:date="2018-06-20T10:54:00Z"/>
                <w:rFonts w:eastAsia="Times New Roman"/>
                <w:color w:val="000000"/>
                <w:sz w:val="24"/>
                <w:szCs w:val="24"/>
                <w:lang w:eastAsia="en-GB"/>
              </w:rPr>
            </w:pPr>
            <w:ins w:id="142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7E014A9" w14:textId="77777777" w:rsidR="005B0742" w:rsidRPr="005B0742" w:rsidRDefault="005B0742" w:rsidP="005B0742">
            <w:pPr>
              <w:spacing w:after="0" w:line="240" w:lineRule="auto"/>
              <w:rPr>
                <w:ins w:id="1422" w:author="Parks, Robbie M" w:date="2018-06-20T10:54:00Z"/>
                <w:rFonts w:eastAsia="Times New Roman"/>
                <w:color w:val="000000"/>
                <w:sz w:val="24"/>
                <w:szCs w:val="24"/>
                <w:lang w:eastAsia="en-GB"/>
              </w:rPr>
            </w:pPr>
            <w:ins w:id="142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A856A30" w14:textId="77777777" w:rsidR="005B0742" w:rsidRPr="005B0742" w:rsidRDefault="005B0742" w:rsidP="005B0742">
            <w:pPr>
              <w:spacing w:after="0" w:line="240" w:lineRule="auto"/>
              <w:rPr>
                <w:ins w:id="1424" w:author="Parks, Robbie M" w:date="2018-06-20T10:54:00Z"/>
                <w:rFonts w:eastAsia="Times New Roman"/>
                <w:color w:val="000000"/>
                <w:sz w:val="24"/>
                <w:szCs w:val="24"/>
                <w:lang w:eastAsia="en-GB"/>
              </w:rPr>
            </w:pPr>
            <w:ins w:id="142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B47A89F" w14:textId="77777777" w:rsidR="005B0742" w:rsidRPr="005B0742" w:rsidRDefault="005B0742" w:rsidP="005B0742">
            <w:pPr>
              <w:spacing w:after="0" w:line="240" w:lineRule="auto"/>
              <w:rPr>
                <w:ins w:id="1426" w:author="Parks, Robbie M" w:date="2018-06-20T10:54:00Z"/>
                <w:rFonts w:eastAsia="Times New Roman"/>
                <w:color w:val="000000"/>
                <w:sz w:val="24"/>
                <w:szCs w:val="24"/>
                <w:lang w:eastAsia="en-GB"/>
              </w:rPr>
            </w:pPr>
            <w:ins w:id="142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71CDF43" w14:textId="77777777" w:rsidR="005B0742" w:rsidRPr="005B0742" w:rsidRDefault="005B0742" w:rsidP="005B0742">
            <w:pPr>
              <w:spacing w:after="0" w:line="240" w:lineRule="auto"/>
              <w:rPr>
                <w:ins w:id="1428" w:author="Parks, Robbie M" w:date="2018-06-20T10:54:00Z"/>
                <w:rFonts w:eastAsia="Times New Roman"/>
                <w:color w:val="000000"/>
                <w:sz w:val="24"/>
                <w:szCs w:val="24"/>
                <w:lang w:eastAsia="en-GB"/>
              </w:rPr>
            </w:pPr>
            <w:ins w:id="142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9ADDEC9" w14:textId="77777777" w:rsidR="005B0742" w:rsidRPr="005B0742" w:rsidRDefault="005B0742" w:rsidP="005B0742">
            <w:pPr>
              <w:spacing w:after="0" w:line="240" w:lineRule="auto"/>
              <w:rPr>
                <w:ins w:id="1430" w:author="Parks, Robbie M" w:date="2018-06-20T10:54:00Z"/>
                <w:rFonts w:eastAsia="Times New Roman"/>
                <w:color w:val="000000"/>
                <w:sz w:val="24"/>
                <w:szCs w:val="24"/>
                <w:lang w:eastAsia="en-GB"/>
              </w:rPr>
            </w:pPr>
            <w:ins w:id="143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E48AFDE" w14:textId="77777777" w:rsidR="005B0742" w:rsidRPr="005B0742" w:rsidRDefault="005B0742" w:rsidP="005B0742">
            <w:pPr>
              <w:spacing w:after="0" w:line="240" w:lineRule="auto"/>
              <w:rPr>
                <w:ins w:id="1432" w:author="Parks, Robbie M" w:date="2018-06-20T10:54:00Z"/>
                <w:rFonts w:eastAsia="Times New Roman"/>
                <w:color w:val="000000"/>
                <w:sz w:val="24"/>
                <w:szCs w:val="24"/>
                <w:lang w:eastAsia="en-GB"/>
              </w:rPr>
            </w:pPr>
            <w:ins w:id="143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58FB23C" w14:textId="77777777" w:rsidR="005B0742" w:rsidRPr="005B0742" w:rsidRDefault="005B0742" w:rsidP="005B0742">
            <w:pPr>
              <w:spacing w:after="0" w:line="240" w:lineRule="auto"/>
              <w:rPr>
                <w:ins w:id="1434" w:author="Parks, Robbie M" w:date="2018-06-20T10:54:00Z"/>
                <w:rFonts w:eastAsia="Times New Roman"/>
                <w:color w:val="000000"/>
                <w:sz w:val="24"/>
                <w:szCs w:val="24"/>
                <w:lang w:eastAsia="en-GB"/>
              </w:rPr>
            </w:pPr>
            <w:ins w:id="143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4B598CB" w14:textId="77777777" w:rsidR="005B0742" w:rsidRPr="005B0742" w:rsidRDefault="005B0742" w:rsidP="005B0742">
            <w:pPr>
              <w:spacing w:after="0" w:line="240" w:lineRule="auto"/>
              <w:rPr>
                <w:ins w:id="1436" w:author="Parks, Robbie M" w:date="2018-06-20T10:54:00Z"/>
                <w:rFonts w:eastAsia="Times New Roman"/>
                <w:color w:val="000000"/>
                <w:sz w:val="24"/>
                <w:szCs w:val="24"/>
                <w:lang w:eastAsia="en-GB"/>
              </w:rPr>
            </w:pPr>
            <w:ins w:id="143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5B353ED" w14:textId="77777777" w:rsidR="005B0742" w:rsidRPr="005B0742" w:rsidRDefault="005B0742" w:rsidP="005B0742">
            <w:pPr>
              <w:spacing w:after="0" w:line="240" w:lineRule="auto"/>
              <w:rPr>
                <w:ins w:id="1438" w:author="Parks, Robbie M" w:date="2018-06-20T10:54:00Z"/>
                <w:rFonts w:eastAsia="Times New Roman"/>
                <w:color w:val="000000"/>
                <w:sz w:val="24"/>
                <w:szCs w:val="24"/>
                <w:lang w:eastAsia="en-GB"/>
              </w:rPr>
            </w:pPr>
            <w:ins w:id="1439" w:author="Parks, Robbie M" w:date="2018-06-20T10:54:00Z">
              <w:r w:rsidRPr="005B0742">
                <w:rPr>
                  <w:rFonts w:eastAsia="Times New Roman"/>
                  <w:color w:val="000000"/>
                  <w:sz w:val="24"/>
                  <w:szCs w:val="24"/>
                  <w:lang w:eastAsia="en-GB"/>
                </w:rPr>
                <w:t> </w:t>
              </w:r>
            </w:ins>
          </w:p>
        </w:tc>
      </w:tr>
      <w:tr w:rsidR="005B0742" w:rsidRPr="005B0742" w14:paraId="46DE33D3" w14:textId="77777777" w:rsidTr="005B0742">
        <w:trPr>
          <w:trHeight w:val="320"/>
          <w:ins w:id="1440"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3375EA71" w14:textId="77777777" w:rsidR="005B0742" w:rsidRPr="005B0742" w:rsidRDefault="005B0742" w:rsidP="005B0742">
            <w:pPr>
              <w:spacing w:after="0" w:line="240" w:lineRule="auto"/>
              <w:rPr>
                <w:ins w:id="1441" w:author="Parks, Robbie M" w:date="2018-06-20T10:54:00Z"/>
                <w:rFonts w:eastAsia="Times New Roman"/>
                <w:color w:val="000000"/>
                <w:sz w:val="24"/>
                <w:szCs w:val="24"/>
                <w:lang w:eastAsia="en-GB"/>
              </w:rPr>
            </w:pPr>
            <w:ins w:id="1442" w:author="Parks, Robbie M" w:date="2018-06-20T10:54:00Z">
              <w:r w:rsidRPr="005B0742">
                <w:rPr>
                  <w:rFonts w:eastAsia="Times New Roman"/>
                  <w:color w:val="000000"/>
                  <w:sz w:val="24"/>
                  <w:szCs w:val="24"/>
                  <w:lang w:eastAsia="en-GB"/>
                </w:rPr>
                <w:t>15 to 24</w:t>
              </w:r>
            </w:ins>
          </w:p>
        </w:tc>
        <w:tc>
          <w:tcPr>
            <w:tcW w:w="2580" w:type="dxa"/>
            <w:tcBorders>
              <w:top w:val="nil"/>
              <w:left w:val="nil"/>
              <w:bottom w:val="nil"/>
              <w:right w:val="nil"/>
            </w:tcBorders>
            <w:shd w:val="clear" w:color="auto" w:fill="auto"/>
            <w:noWrap/>
            <w:vAlign w:val="bottom"/>
            <w:hideMark/>
          </w:tcPr>
          <w:p w14:paraId="4DAFAECB" w14:textId="77777777" w:rsidR="005B0742" w:rsidRPr="005B0742" w:rsidRDefault="005B0742" w:rsidP="005B0742">
            <w:pPr>
              <w:spacing w:after="0" w:line="240" w:lineRule="auto"/>
              <w:rPr>
                <w:ins w:id="1443" w:author="Parks, Robbie M" w:date="2018-06-20T10:54:00Z"/>
                <w:rFonts w:eastAsia="Times New Roman"/>
                <w:color w:val="000000"/>
                <w:sz w:val="24"/>
                <w:szCs w:val="24"/>
                <w:lang w:eastAsia="en-GB"/>
              </w:rPr>
            </w:pPr>
            <w:ins w:id="1444" w:author="Parks, Robbie M" w:date="2018-06-20T10:54:00Z">
              <w:r w:rsidRPr="005B0742">
                <w:rPr>
                  <w:rFonts w:eastAsia="Times New Roman"/>
                  <w:color w:val="000000"/>
                  <w:sz w:val="24"/>
                  <w:szCs w:val="24"/>
                  <w:lang w:eastAsia="en-GB"/>
                </w:rPr>
                <w:t>-0.4439</w:t>
              </w:r>
            </w:ins>
          </w:p>
        </w:tc>
        <w:tc>
          <w:tcPr>
            <w:tcW w:w="1020" w:type="dxa"/>
            <w:tcBorders>
              <w:top w:val="nil"/>
              <w:left w:val="nil"/>
              <w:bottom w:val="nil"/>
              <w:right w:val="nil"/>
            </w:tcBorders>
            <w:shd w:val="clear" w:color="auto" w:fill="auto"/>
            <w:noWrap/>
            <w:vAlign w:val="bottom"/>
            <w:hideMark/>
          </w:tcPr>
          <w:p w14:paraId="67D16EFF" w14:textId="77777777" w:rsidR="005B0742" w:rsidRPr="005B0742" w:rsidRDefault="005B0742" w:rsidP="005B0742">
            <w:pPr>
              <w:spacing w:after="0" w:line="240" w:lineRule="auto"/>
              <w:jc w:val="right"/>
              <w:rPr>
                <w:ins w:id="1445" w:author="Parks, Robbie M" w:date="2018-06-20T10:54:00Z"/>
                <w:rFonts w:eastAsia="Times New Roman"/>
                <w:color w:val="000000"/>
                <w:sz w:val="24"/>
                <w:szCs w:val="24"/>
                <w:lang w:eastAsia="en-GB"/>
              </w:rPr>
            </w:pPr>
            <w:ins w:id="1446" w:author="Parks, Robbie M" w:date="2018-06-20T10:54:00Z">
              <w:r w:rsidRPr="005B0742">
                <w:rPr>
                  <w:rFonts w:eastAsia="Times New Roman"/>
                  <w:color w:val="000000"/>
                  <w:sz w:val="24"/>
                  <w:szCs w:val="24"/>
                  <w:lang w:eastAsia="en-GB"/>
                </w:rPr>
                <w:t>1.00E-04</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89C10E3" w14:textId="77777777" w:rsidR="005B0742" w:rsidRPr="005B0742" w:rsidRDefault="005B0742" w:rsidP="005B0742">
            <w:pPr>
              <w:spacing w:after="0" w:line="240" w:lineRule="auto"/>
              <w:rPr>
                <w:ins w:id="1447" w:author="Parks, Robbie M" w:date="2018-06-20T10:54:00Z"/>
                <w:rFonts w:eastAsia="Times New Roman"/>
                <w:color w:val="000000"/>
                <w:sz w:val="24"/>
                <w:szCs w:val="24"/>
                <w:lang w:eastAsia="en-GB"/>
              </w:rPr>
            </w:pPr>
            <w:ins w:id="144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640D604" w14:textId="77777777" w:rsidR="005B0742" w:rsidRPr="005B0742" w:rsidRDefault="005B0742" w:rsidP="005B0742">
            <w:pPr>
              <w:spacing w:after="0" w:line="240" w:lineRule="auto"/>
              <w:rPr>
                <w:ins w:id="1449" w:author="Parks, Robbie M" w:date="2018-06-20T10:54:00Z"/>
                <w:rFonts w:eastAsia="Times New Roman"/>
                <w:color w:val="000000"/>
                <w:sz w:val="24"/>
                <w:szCs w:val="24"/>
                <w:lang w:eastAsia="en-GB"/>
              </w:rPr>
            </w:pPr>
            <w:ins w:id="145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05F3377" w14:textId="77777777" w:rsidR="005B0742" w:rsidRPr="005B0742" w:rsidRDefault="005B0742" w:rsidP="005B0742">
            <w:pPr>
              <w:spacing w:after="0" w:line="240" w:lineRule="auto"/>
              <w:rPr>
                <w:ins w:id="1451" w:author="Parks, Robbie M" w:date="2018-06-20T10:54:00Z"/>
                <w:rFonts w:eastAsia="Times New Roman"/>
                <w:color w:val="000000"/>
                <w:sz w:val="24"/>
                <w:szCs w:val="24"/>
                <w:lang w:eastAsia="en-GB"/>
              </w:rPr>
            </w:pPr>
            <w:ins w:id="145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F46382B" w14:textId="77777777" w:rsidR="005B0742" w:rsidRPr="005B0742" w:rsidRDefault="005B0742" w:rsidP="005B0742">
            <w:pPr>
              <w:spacing w:after="0" w:line="240" w:lineRule="auto"/>
              <w:rPr>
                <w:ins w:id="1453" w:author="Parks, Robbie M" w:date="2018-06-20T10:54:00Z"/>
                <w:rFonts w:eastAsia="Times New Roman"/>
                <w:color w:val="000000"/>
                <w:sz w:val="24"/>
                <w:szCs w:val="24"/>
                <w:lang w:eastAsia="en-GB"/>
              </w:rPr>
            </w:pPr>
            <w:ins w:id="145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3E59E97" w14:textId="77777777" w:rsidR="005B0742" w:rsidRPr="005B0742" w:rsidRDefault="005B0742" w:rsidP="005B0742">
            <w:pPr>
              <w:spacing w:after="0" w:line="240" w:lineRule="auto"/>
              <w:rPr>
                <w:ins w:id="1455" w:author="Parks, Robbie M" w:date="2018-06-20T10:54:00Z"/>
                <w:rFonts w:eastAsia="Times New Roman"/>
                <w:color w:val="000000"/>
                <w:sz w:val="24"/>
                <w:szCs w:val="24"/>
                <w:lang w:eastAsia="en-GB"/>
              </w:rPr>
            </w:pPr>
            <w:ins w:id="145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B01DFF1" w14:textId="77777777" w:rsidR="005B0742" w:rsidRPr="005B0742" w:rsidRDefault="005B0742" w:rsidP="005B0742">
            <w:pPr>
              <w:spacing w:after="0" w:line="240" w:lineRule="auto"/>
              <w:rPr>
                <w:ins w:id="1457" w:author="Parks, Robbie M" w:date="2018-06-20T10:54:00Z"/>
                <w:rFonts w:eastAsia="Times New Roman"/>
                <w:color w:val="000000"/>
                <w:sz w:val="24"/>
                <w:szCs w:val="24"/>
                <w:lang w:eastAsia="en-GB"/>
              </w:rPr>
            </w:pPr>
            <w:ins w:id="145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1F91FA2" w14:textId="77777777" w:rsidR="005B0742" w:rsidRPr="005B0742" w:rsidRDefault="005B0742" w:rsidP="005B0742">
            <w:pPr>
              <w:spacing w:after="0" w:line="240" w:lineRule="auto"/>
              <w:rPr>
                <w:ins w:id="1459" w:author="Parks, Robbie M" w:date="2018-06-20T10:54:00Z"/>
                <w:rFonts w:eastAsia="Times New Roman"/>
                <w:color w:val="000000"/>
                <w:sz w:val="24"/>
                <w:szCs w:val="24"/>
                <w:lang w:eastAsia="en-GB"/>
              </w:rPr>
            </w:pPr>
            <w:ins w:id="146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D3F3FBA" w14:textId="77777777" w:rsidR="005B0742" w:rsidRPr="005B0742" w:rsidRDefault="005B0742" w:rsidP="005B0742">
            <w:pPr>
              <w:spacing w:after="0" w:line="240" w:lineRule="auto"/>
              <w:rPr>
                <w:ins w:id="1461" w:author="Parks, Robbie M" w:date="2018-06-20T10:54:00Z"/>
                <w:rFonts w:eastAsia="Times New Roman"/>
                <w:color w:val="000000"/>
                <w:sz w:val="24"/>
                <w:szCs w:val="24"/>
                <w:lang w:eastAsia="en-GB"/>
              </w:rPr>
            </w:pPr>
            <w:ins w:id="146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E7C8D0D" w14:textId="77777777" w:rsidR="005B0742" w:rsidRPr="005B0742" w:rsidRDefault="005B0742" w:rsidP="005B0742">
            <w:pPr>
              <w:spacing w:after="0" w:line="240" w:lineRule="auto"/>
              <w:rPr>
                <w:ins w:id="1463" w:author="Parks, Robbie M" w:date="2018-06-20T10:54:00Z"/>
                <w:rFonts w:eastAsia="Times New Roman"/>
                <w:color w:val="000000"/>
                <w:sz w:val="24"/>
                <w:szCs w:val="24"/>
                <w:lang w:eastAsia="en-GB"/>
              </w:rPr>
            </w:pPr>
            <w:ins w:id="146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B3BF454" w14:textId="77777777" w:rsidR="005B0742" w:rsidRPr="005B0742" w:rsidRDefault="005B0742" w:rsidP="005B0742">
            <w:pPr>
              <w:spacing w:after="0" w:line="240" w:lineRule="auto"/>
              <w:rPr>
                <w:ins w:id="1465" w:author="Parks, Robbie M" w:date="2018-06-20T10:54:00Z"/>
                <w:rFonts w:eastAsia="Times New Roman"/>
                <w:color w:val="000000"/>
                <w:sz w:val="24"/>
                <w:szCs w:val="24"/>
                <w:lang w:eastAsia="en-GB"/>
              </w:rPr>
            </w:pPr>
            <w:ins w:id="146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61914BB" w14:textId="77777777" w:rsidR="005B0742" w:rsidRPr="005B0742" w:rsidRDefault="005B0742" w:rsidP="005B0742">
            <w:pPr>
              <w:spacing w:after="0" w:line="240" w:lineRule="auto"/>
              <w:rPr>
                <w:ins w:id="1467" w:author="Parks, Robbie M" w:date="2018-06-20T10:54:00Z"/>
                <w:rFonts w:eastAsia="Times New Roman"/>
                <w:color w:val="000000"/>
                <w:sz w:val="24"/>
                <w:szCs w:val="24"/>
                <w:lang w:eastAsia="en-GB"/>
              </w:rPr>
            </w:pPr>
            <w:ins w:id="146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B3D1815" w14:textId="77777777" w:rsidR="005B0742" w:rsidRPr="005B0742" w:rsidRDefault="005B0742" w:rsidP="005B0742">
            <w:pPr>
              <w:spacing w:after="0" w:line="240" w:lineRule="auto"/>
              <w:rPr>
                <w:ins w:id="1469" w:author="Parks, Robbie M" w:date="2018-06-20T10:54:00Z"/>
                <w:rFonts w:eastAsia="Times New Roman"/>
                <w:color w:val="000000"/>
                <w:sz w:val="24"/>
                <w:szCs w:val="24"/>
                <w:lang w:eastAsia="en-GB"/>
              </w:rPr>
            </w:pPr>
            <w:ins w:id="147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1D1C8C6" w14:textId="77777777" w:rsidR="005B0742" w:rsidRPr="005B0742" w:rsidRDefault="005B0742" w:rsidP="005B0742">
            <w:pPr>
              <w:spacing w:after="0" w:line="240" w:lineRule="auto"/>
              <w:rPr>
                <w:ins w:id="1471" w:author="Parks, Robbie M" w:date="2018-06-20T10:54:00Z"/>
                <w:rFonts w:eastAsia="Times New Roman"/>
                <w:color w:val="000000"/>
                <w:sz w:val="24"/>
                <w:szCs w:val="24"/>
                <w:lang w:eastAsia="en-GB"/>
              </w:rPr>
            </w:pPr>
            <w:ins w:id="147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8104A8B" w14:textId="77777777" w:rsidR="005B0742" w:rsidRPr="005B0742" w:rsidRDefault="005B0742" w:rsidP="005B0742">
            <w:pPr>
              <w:spacing w:after="0" w:line="240" w:lineRule="auto"/>
              <w:rPr>
                <w:ins w:id="1473" w:author="Parks, Robbie M" w:date="2018-06-20T10:54:00Z"/>
                <w:rFonts w:eastAsia="Times New Roman"/>
                <w:color w:val="000000"/>
                <w:sz w:val="24"/>
                <w:szCs w:val="24"/>
                <w:lang w:eastAsia="en-GB"/>
              </w:rPr>
            </w:pPr>
            <w:ins w:id="147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4087EA7" w14:textId="77777777" w:rsidR="005B0742" w:rsidRPr="005B0742" w:rsidRDefault="005B0742" w:rsidP="005B0742">
            <w:pPr>
              <w:spacing w:after="0" w:line="240" w:lineRule="auto"/>
              <w:rPr>
                <w:ins w:id="1475" w:author="Parks, Robbie M" w:date="2018-06-20T10:54:00Z"/>
                <w:rFonts w:eastAsia="Times New Roman"/>
                <w:color w:val="000000"/>
                <w:sz w:val="24"/>
                <w:szCs w:val="24"/>
                <w:lang w:eastAsia="en-GB"/>
              </w:rPr>
            </w:pPr>
            <w:ins w:id="147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4EFA370" w14:textId="77777777" w:rsidR="005B0742" w:rsidRPr="005B0742" w:rsidRDefault="005B0742" w:rsidP="005B0742">
            <w:pPr>
              <w:spacing w:after="0" w:line="240" w:lineRule="auto"/>
              <w:rPr>
                <w:ins w:id="1477" w:author="Parks, Robbie M" w:date="2018-06-20T10:54:00Z"/>
                <w:rFonts w:eastAsia="Times New Roman"/>
                <w:color w:val="000000"/>
                <w:sz w:val="24"/>
                <w:szCs w:val="24"/>
                <w:lang w:eastAsia="en-GB"/>
              </w:rPr>
            </w:pPr>
            <w:ins w:id="147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85DC033" w14:textId="77777777" w:rsidR="005B0742" w:rsidRPr="005B0742" w:rsidRDefault="005B0742" w:rsidP="005B0742">
            <w:pPr>
              <w:spacing w:after="0" w:line="240" w:lineRule="auto"/>
              <w:rPr>
                <w:ins w:id="1479" w:author="Parks, Robbie M" w:date="2018-06-20T10:54:00Z"/>
                <w:rFonts w:eastAsia="Times New Roman"/>
                <w:color w:val="000000"/>
                <w:sz w:val="24"/>
                <w:szCs w:val="24"/>
                <w:lang w:eastAsia="en-GB"/>
              </w:rPr>
            </w:pPr>
            <w:ins w:id="148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FA34D6D" w14:textId="77777777" w:rsidR="005B0742" w:rsidRPr="005B0742" w:rsidRDefault="005B0742" w:rsidP="005B0742">
            <w:pPr>
              <w:spacing w:after="0" w:line="240" w:lineRule="auto"/>
              <w:rPr>
                <w:ins w:id="1481" w:author="Parks, Robbie M" w:date="2018-06-20T10:54:00Z"/>
                <w:rFonts w:eastAsia="Times New Roman"/>
                <w:color w:val="000000"/>
                <w:sz w:val="24"/>
                <w:szCs w:val="24"/>
                <w:lang w:eastAsia="en-GB"/>
              </w:rPr>
            </w:pPr>
            <w:ins w:id="1482" w:author="Parks, Robbie M" w:date="2018-06-20T10:54:00Z">
              <w:r w:rsidRPr="005B0742">
                <w:rPr>
                  <w:rFonts w:eastAsia="Times New Roman"/>
                  <w:color w:val="000000"/>
                  <w:sz w:val="24"/>
                  <w:szCs w:val="24"/>
                  <w:lang w:eastAsia="en-GB"/>
                </w:rPr>
                <w:t> </w:t>
              </w:r>
            </w:ins>
          </w:p>
        </w:tc>
      </w:tr>
      <w:tr w:rsidR="005B0742" w:rsidRPr="005B0742" w14:paraId="21B5C0D1" w14:textId="77777777" w:rsidTr="005B0742">
        <w:trPr>
          <w:trHeight w:val="320"/>
          <w:ins w:id="1483"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5770EB3" w14:textId="77777777" w:rsidR="005B0742" w:rsidRPr="005B0742" w:rsidRDefault="005B0742" w:rsidP="005B0742">
            <w:pPr>
              <w:spacing w:after="0" w:line="240" w:lineRule="auto"/>
              <w:rPr>
                <w:ins w:id="1484" w:author="Parks, Robbie M" w:date="2018-06-20T10:54:00Z"/>
                <w:rFonts w:eastAsia="Times New Roman"/>
                <w:color w:val="000000"/>
                <w:sz w:val="24"/>
                <w:szCs w:val="24"/>
                <w:lang w:eastAsia="en-GB"/>
              </w:rPr>
            </w:pPr>
            <w:ins w:id="1485" w:author="Parks, Robbie M" w:date="2018-06-20T10:54:00Z">
              <w:r w:rsidRPr="005B0742">
                <w:rPr>
                  <w:rFonts w:eastAsia="Times New Roman"/>
                  <w:color w:val="000000"/>
                  <w:sz w:val="24"/>
                  <w:szCs w:val="24"/>
                  <w:lang w:eastAsia="en-GB"/>
                </w:rPr>
                <w:t>25 to 34</w:t>
              </w:r>
            </w:ins>
          </w:p>
        </w:tc>
        <w:tc>
          <w:tcPr>
            <w:tcW w:w="2580" w:type="dxa"/>
            <w:tcBorders>
              <w:top w:val="nil"/>
              <w:left w:val="nil"/>
              <w:bottom w:val="nil"/>
              <w:right w:val="nil"/>
            </w:tcBorders>
            <w:shd w:val="clear" w:color="auto" w:fill="auto"/>
            <w:noWrap/>
            <w:vAlign w:val="bottom"/>
            <w:hideMark/>
          </w:tcPr>
          <w:p w14:paraId="537BDC31" w14:textId="77777777" w:rsidR="005B0742" w:rsidRPr="005B0742" w:rsidRDefault="005B0742" w:rsidP="005B0742">
            <w:pPr>
              <w:spacing w:after="0" w:line="240" w:lineRule="auto"/>
              <w:rPr>
                <w:ins w:id="1486" w:author="Parks, Robbie M" w:date="2018-06-20T10:54:00Z"/>
                <w:rFonts w:eastAsia="Times New Roman"/>
                <w:color w:val="000000"/>
                <w:sz w:val="24"/>
                <w:szCs w:val="24"/>
                <w:lang w:eastAsia="en-GB"/>
              </w:rPr>
            </w:pPr>
            <w:ins w:id="1487" w:author="Parks, Robbie M" w:date="2018-06-20T10:54:00Z">
              <w:r w:rsidRPr="005B0742">
                <w:rPr>
                  <w:rFonts w:eastAsia="Times New Roman"/>
                  <w:color w:val="000000"/>
                  <w:sz w:val="24"/>
                  <w:szCs w:val="24"/>
                  <w:lang w:eastAsia="en-GB"/>
                </w:rPr>
                <w:t>0.0735</w:t>
              </w:r>
            </w:ins>
          </w:p>
        </w:tc>
        <w:tc>
          <w:tcPr>
            <w:tcW w:w="1020" w:type="dxa"/>
            <w:tcBorders>
              <w:top w:val="nil"/>
              <w:left w:val="nil"/>
              <w:bottom w:val="nil"/>
              <w:right w:val="nil"/>
            </w:tcBorders>
            <w:shd w:val="clear" w:color="auto" w:fill="auto"/>
            <w:noWrap/>
            <w:vAlign w:val="bottom"/>
            <w:hideMark/>
          </w:tcPr>
          <w:p w14:paraId="51BB249B" w14:textId="77777777" w:rsidR="005B0742" w:rsidRPr="005B0742" w:rsidRDefault="005B0742" w:rsidP="005B0742">
            <w:pPr>
              <w:spacing w:after="0" w:line="240" w:lineRule="auto"/>
              <w:jc w:val="right"/>
              <w:rPr>
                <w:ins w:id="1488" w:author="Parks, Robbie M" w:date="2018-06-20T10:54:00Z"/>
                <w:rFonts w:eastAsia="Times New Roman"/>
                <w:color w:val="000000"/>
                <w:sz w:val="24"/>
                <w:szCs w:val="24"/>
                <w:lang w:eastAsia="en-GB"/>
              </w:rPr>
            </w:pPr>
            <w:ins w:id="1489" w:author="Parks, Robbie M" w:date="2018-06-20T10:54:00Z">
              <w:r w:rsidRPr="005B0742">
                <w:rPr>
                  <w:rFonts w:eastAsia="Times New Roman"/>
                  <w:color w:val="000000"/>
                  <w:sz w:val="24"/>
                  <w:szCs w:val="24"/>
                  <w:lang w:eastAsia="en-GB"/>
                </w:rPr>
                <w:t>0.305</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1378423A" w14:textId="77777777" w:rsidR="005B0742" w:rsidRPr="005B0742" w:rsidRDefault="005B0742" w:rsidP="005B0742">
            <w:pPr>
              <w:spacing w:after="0" w:line="240" w:lineRule="auto"/>
              <w:rPr>
                <w:ins w:id="1490" w:author="Parks, Robbie M" w:date="2018-06-20T10:54:00Z"/>
                <w:rFonts w:eastAsia="Times New Roman"/>
                <w:color w:val="000000"/>
                <w:sz w:val="24"/>
                <w:szCs w:val="24"/>
                <w:lang w:eastAsia="en-GB"/>
              </w:rPr>
            </w:pPr>
            <w:ins w:id="149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7915E7A" w14:textId="77777777" w:rsidR="005B0742" w:rsidRPr="005B0742" w:rsidRDefault="005B0742" w:rsidP="005B0742">
            <w:pPr>
              <w:spacing w:after="0" w:line="240" w:lineRule="auto"/>
              <w:rPr>
                <w:ins w:id="1492" w:author="Parks, Robbie M" w:date="2018-06-20T10:54:00Z"/>
                <w:rFonts w:eastAsia="Times New Roman"/>
                <w:color w:val="000000"/>
                <w:sz w:val="24"/>
                <w:szCs w:val="24"/>
                <w:lang w:eastAsia="en-GB"/>
              </w:rPr>
            </w:pPr>
            <w:ins w:id="149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EE212A8" w14:textId="77777777" w:rsidR="005B0742" w:rsidRPr="005B0742" w:rsidRDefault="005B0742" w:rsidP="005B0742">
            <w:pPr>
              <w:spacing w:after="0" w:line="240" w:lineRule="auto"/>
              <w:rPr>
                <w:ins w:id="1494" w:author="Parks, Robbie M" w:date="2018-06-20T10:54:00Z"/>
                <w:rFonts w:eastAsia="Times New Roman"/>
                <w:color w:val="000000"/>
                <w:sz w:val="24"/>
                <w:szCs w:val="24"/>
                <w:lang w:eastAsia="en-GB"/>
              </w:rPr>
            </w:pPr>
            <w:ins w:id="149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1F2BAE7" w14:textId="77777777" w:rsidR="005B0742" w:rsidRPr="005B0742" w:rsidRDefault="005B0742" w:rsidP="005B0742">
            <w:pPr>
              <w:spacing w:after="0" w:line="240" w:lineRule="auto"/>
              <w:rPr>
                <w:ins w:id="1496" w:author="Parks, Robbie M" w:date="2018-06-20T10:54:00Z"/>
                <w:rFonts w:eastAsia="Times New Roman"/>
                <w:color w:val="000000"/>
                <w:sz w:val="24"/>
                <w:szCs w:val="24"/>
                <w:lang w:eastAsia="en-GB"/>
              </w:rPr>
            </w:pPr>
            <w:ins w:id="149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7F92423" w14:textId="77777777" w:rsidR="005B0742" w:rsidRPr="005B0742" w:rsidRDefault="005B0742" w:rsidP="005B0742">
            <w:pPr>
              <w:spacing w:after="0" w:line="240" w:lineRule="auto"/>
              <w:rPr>
                <w:ins w:id="1498" w:author="Parks, Robbie M" w:date="2018-06-20T10:54:00Z"/>
                <w:rFonts w:eastAsia="Times New Roman"/>
                <w:color w:val="000000"/>
                <w:sz w:val="24"/>
                <w:szCs w:val="24"/>
                <w:lang w:eastAsia="en-GB"/>
              </w:rPr>
            </w:pPr>
            <w:ins w:id="149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BEBFBB3" w14:textId="77777777" w:rsidR="005B0742" w:rsidRPr="005B0742" w:rsidRDefault="005B0742" w:rsidP="005B0742">
            <w:pPr>
              <w:spacing w:after="0" w:line="240" w:lineRule="auto"/>
              <w:rPr>
                <w:ins w:id="1500" w:author="Parks, Robbie M" w:date="2018-06-20T10:54:00Z"/>
                <w:rFonts w:eastAsia="Times New Roman"/>
                <w:color w:val="000000"/>
                <w:sz w:val="24"/>
                <w:szCs w:val="24"/>
                <w:lang w:eastAsia="en-GB"/>
              </w:rPr>
            </w:pPr>
            <w:ins w:id="150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723E995" w14:textId="77777777" w:rsidR="005B0742" w:rsidRPr="005B0742" w:rsidRDefault="005B0742" w:rsidP="005B0742">
            <w:pPr>
              <w:spacing w:after="0" w:line="240" w:lineRule="auto"/>
              <w:rPr>
                <w:ins w:id="1502" w:author="Parks, Robbie M" w:date="2018-06-20T10:54:00Z"/>
                <w:rFonts w:eastAsia="Times New Roman"/>
                <w:color w:val="000000"/>
                <w:sz w:val="24"/>
                <w:szCs w:val="24"/>
                <w:lang w:eastAsia="en-GB"/>
              </w:rPr>
            </w:pPr>
            <w:ins w:id="150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7C4ADCE" w14:textId="77777777" w:rsidR="005B0742" w:rsidRPr="005B0742" w:rsidRDefault="005B0742" w:rsidP="005B0742">
            <w:pPr>
              <w:spacing w:after="0" w:line="240" w:lineRule="auto"/>
              <w:rPr>
                <w:ins w:id="1504" w:author="Parks, Robbie M" w:date="2018-06-20T10:54:00Z"/>
                <w:rFonts w:eastAsia="Times New Roman"/>
                <w:color w:val="000000"/>
                <w:sz w:val="24"/>
                <w:szCs w:val="24"/>
                <w:lang w:eastAsia="en-GB"/>
              </w:rPr>
            </w:pPr>
            <w:ins w:id="150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F4C85E9" w14:textId="77777777" w:rsidR="005B0742" w:rsidRPr="005B0742" w:rsidRDefault="005B0742" w:rsidP="005B0742">
            <w:pPr>
              <w:spacing w:after="0" w:line="240" w:lineRule="auto"/>
              <w:rPr>
                <w:ins w:id="1506" w:author="Parks, Robbie M" w:date="2018-06-20T10:54:00Z"/>
                <w:rFonts w:eastAsia="Times New Roman"/>
                <w:color w:val="000000"/>
                <w:sz w:val="24"/>
                <w:szCs w:val="24"/>
                <w:lang w:eastAsia="en-GB"/>
              </w:rPr>
            </w:pPr>
            <w:ins w:id="150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5BA1FD2" w14:textId="77777777" w:rsidR="005B0742" w:rsidRPr="005B0742" w:rsidRDefault="005B0742" w:rsidP="005B0742">
            <w:pPr>
              <w:spacing w:after="0" w:line="240" w:lineRule="auto"/>
              <w:rPr>
                <w:ins w:id="1508" w:author="Parks, Robbie M" w:date="2018-06-20T10:54:00Z"/>
                <w:rFonts w:eastAsia="Times New Roman"/>
                <w:color w:val="000000"/>
                <w:sz w:val="24"/>
                <w:szCs w:val="24"/>
                <w:lang w:eastAsia="en-GB"/>
              </w:rPr>
            </w:pPr>
            <w:ins w:id="150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063B5E0" w14:textId="77777777" w:rsidR="005B0742" w:rsidRPr="005B0742" w:rsidRDefault="005B0742" w:rsidP="005B0742">
            <w:pPr>
              <w:spacing w:after="0" w:line="240" w:lineRule="auto"/>
              <w:rPr>
                <w:ins w:id="1510" w:author="Parks, Robbie M" w:date="2018-06-20T10:54:00Z"/>
                <w:rFonts w:eastAsia="Times New Roman"/>
                <w:color w:val="000000"/>
                <w:sz w:val="24"/>
                <w:szCs w:val="24"/>
                <w:lang w:eastAsia="en-GB"/>
              </w:rPr>
            </w:pPr>
            <w:ins w:id="151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C450C26" w14:textId="77777777" w:rsidR="005B0742" w:rsidRPr="005B0742" w:rsidRDefault="005B0742" w:rsidP="005B0742">
            <w:pPr>
              <w:spacing w:after="0" w:line="240" w:lineRule="auto"/>
              <w:rPr>
                <w:ins w:id="1512" w:author="Parks, Robbie M" w:date="2018-06-20T10:54:00Z"/>
                <w:rFonts w:eastAsia="Times New Roman"/>
                <w:color w:val="000000"/>
                <w:sz w:val="24"/>
                <w:szCs w:val="24"/>
                <w:lang w:eastAsia="en-GB"/>
              </w:rPr>
            </w:pPr>
            <w:ins w:id="151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FEFC301" w14:textId="77777777" w:rsidR="005B0742" w:rsidRPr="005B0742" w:rsidRDefault="005B0742" w:rsidP="005B0742">
            <w:pPr>
              <w:spacing w:after="0" w:line="240" w:lineRule="auto"/>
              <w:rPr>
                <w:ins w:id="1514" w:author="Parks, Robbie M" w:date="2018-06-20T10:54:00Z"/>
                <w:rFonts w:eastAsia="Times New Roman"/>
                <w:color w:val="000000"/>
                <w:sz w:val="24"/>
                <w:szCs w:val="24"/>
                <w:lang w:eastAsia="en-GB"/>
              </w:rPr>
            </w:pPr>
            <w:ins w:id="151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C18E43B" w14:textId="77777777" w:rsidR="005B0742" w:rsidRPr="005B0742" w:rsidRDefault="005B0742" w:rsidP="005B0742">
            <w:pPr>
              <w:spacing w:after="0" w:line="240" w:lineRule="auto"/>
              <w:rPr>
                <w:ins w:id="1516" w:author="Parks, Robbie M" w:date="2018-06-20T10:54:00Z"/>
                <w:rFonts w:eastAsia="Times New Roman"/>
                <w:color w:val="000000"/>
                <w:sz w:val="24"/>
                <w:szCs w:val="24"/>
                <w:lang w:eastAsia="en-GB"/>
              </w:rPr>
            </w:pPr>
            <w:ins w:id="151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1F8850D" w14:textId="77777777" w:rsidR="005B0742" w:rsidRPr="005B0742" w:rsidRDefault="005B0742" w:rsidP="005B0742">
            <w:pPr>
              <w:spacing w:after="0" w:line="240" w:lineRule="auto"/>
              <w:rPr>
                <w:ins w:id="1518" w:author="Parks, Robbie M" w:date="2018-06-20T10:54:00Z"/>
                <w:rFonts w:eastAsia="Times New Roman"/>
                <w:color w:val="000000"/>
                <w:sz w:val="24"/>
                <w:szCs w:val="24"/>
                <w:lang w:eastAsia="en-GB"/>
              </w:rPr>
            </w:pPr>
            <w:ins w:id="151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615007D" w14:textId="77777777" w:rsidR="005B0742" w:rsidRPr="005B0742" w:rsidRDefault="005B0742" w:rsidP="005B0742">
            <w:pPr>
              <w:spacing w:after="0" w:line="240" w:lineRule="auto"/>
              <w:rPr>
                <w:ins w:id="1520" w:author="Parks, Robbie M" w:date="2018-06-20T10:54:00Z"/>
                <w:rFonts w:eastAsia="Times New Roman"/>
                <w:color w:val="000000"/>
                <w:sz w:val="24"/>
                <w:szCs w:val="24"/>
                <w:lang w:eastAsia="en-GB"/>
              </w:rPr>
            </w:pPr>
            <w:ins w:id="152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EC0A129" w14:textId="77777777" w:rsidR="005B0742" w:rsidRPr="005B0742" w:rsidRDefault="005B0742" w:rsidP="005B0742">
            <w:pPr>
              <w:spacing w:after="0" w:line="240" w:lineRule="auto"/>
              <w:rPr>
                <w:ins w:id="1522" w:author="Parks, Robbie M" w:date="2018-06-20T10:54:00Z"/>
                <w:rFonts w:eastAsia="Times New Roman"/>
                <w:color w:val="000000"/>
                <w:sz w:val="24"/>
                <w:szCs w:val="24"/>
                <w:lang w:eastAsia="en-GB"/>
              </w:rPr>
            </w:pPr>
            <w:ins w:id="152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EF3955C" w14:textId="77777777" w:rsidR="005B0742" w:rsidRPr="005B0742" w:rsidRDefault="005B0742" w:rsidP="005B0742">
            <w:pPr>
              <w:spacing w:after="0" w:line="240" w:lineRule="auto"/>
              <w:rPr>
                <w:ins w:id="1524" w:author="Parks, Robbie M" w:date="2018-06-20T10:54:00Z"/>
                <w:rFonts w:eastAsia="Times New Roman"/>
                <w:color w:val="000000"/>
                <w:sz w:val="24"/>
                <w:szCs w:val="24"/>
                <w:lang w:eastAsia="en-GB"/>
              </w:rPr>
            </w:pPr>
            <w:ins w:id="1525" w:author="Parks, Robbie M" w:date="2018-06-20T10:54:00Z">
              <w:r w:rsidRPr="005B0742">
                <w:rPr>
                  <w:rFonts w:eastAsia="Times New Roman"/>
                  <w:color w:val="000000"/>
                  <w:sz w:val="24"/>
                  <w:szCs w:val="24"/>
                  <w:lang w:eastAsia="en-GB"/>
                </w:rPr>
                <w:t> </w:t>
              </w:r>
            </w:ins>
          </w:p>
        </w:tc>
      </w:tr>
      <w:tr w:rsidR="005B0742" w:rsidRPr="005B0742" w14:paraId="03153DEF" w14:textId="77777777" w:rsidTr="005B0742">
        <w:trPr>
          <w:trHeight w:val="320"/>
          <w:ins w:id="1526"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4B2D5F6" w14:textId="77777777" w:rsidR="005B0742" w:rsidRPr="005B0742" w:rsidRDefault="005B0742" w:rsidP="005B0742">
            <w:pPr>
              <w:spacing w:after="0" w:line="240" w:lineRule="auto"/>
              <w:rPr>
                <w:ins w:id="1527" w:author="Parks, Robbie M" w:date="2018-06-20T10:54:00Z"/>
                <w:rFonts w:eastAsia="Times New Roman"/>
                <w:color w:val="000000"/>
                <w:sz w:val="24"/>
                <w:szCs w:val="24"/>
                <w:lang w:eastAsia="en-GB"/>
              </w:rPr>
            </w:pPr>
            <w:ins w:id="1528" w:author="Parks, Robbie M" w:date="2018-06-20T10:54:00Z">
              <w:r w:rsidRPr="005B0742">
                <w:rPr>
                  <w:rFonts w:eastAsia="Times New Roman"/>
                  <w:color w:val="000000"/>
                  <w:sz w:val="24"/>
                  <w:szCs w:val="24"/>
                  <w:lang w:eastAsia="en-GB"/>
                </w:rPr>
                <w:t>35 to 44</w:t>
              </w:r>
            </w:ins>
          </w:p>
        </w:tc>
        <w:tc>
          <w:tcPr>
            <w:tcW w:w="2580" w:type="dxa"/>
            <w:tcBorders>
              <w:top w:val="nil"/>
              <w:left w:val="nil"/>
              <w:bottom w:val="nil"/>
              <w:right w:val="nil"/>
            </w:tcBorders>
            <w:shd w:val="clear" w:color="auto" w:fill="auto"/>
            <w:noWrap/>
            <w:vAlign w:val="bottom"/>
            <w:hideMark/>
          </w:tcPr>
          <w:p w14:paraId="6BC71582" w14:textId="77777777" w:rsidR="005B0742" w:rsidRPr="005B0742" w:rsidRDefault="005B0742" w:rsidP="005B0742">
            <w:pPr>
              <w:spacing w:after="0" w:line="240" w:lineRule="auto"/>
              <w:rPr>
                <w:ins w:id="1529" w:author="Parks, Robbie M" w:date="2018-06-20T10:54:00Z"/>
                <w:rFonts w:eastAsia="Times New Roman"/>
                <w:color w:val="000000"/>
                <w:sz w:val="24"/>
                <w:szCs w:val="24"/>
                <w:lang w:eastAsia="en-GB"/>
              </w:rPr>
            </w:pPr>
            <w:ins w:id="1530" w:author="Parks, Robbie M" w:date="2018-06-20T10:54:00Z">
              <w:r w:rsidRPr="005B0742">
                <w:rPr>
                  <w:rFonts w:eastAsia="Times New Roman"/>
                  <w:color w:val="000000"/>
                  <w:sz w:val="24"/>
                  <w:szCs w:val="24"/>
                  <w:lang w:eastAsia="en-GB"/>
                </w:rPr>
                <w:t>0.0236</w:t>
              </w:r>
            </w:ins>
          </w:p>
        </w:tc>
        <w:tc>
          <w:tcPr>
            <w:tcW w:w="1020" w:type="dxa"/>
            <w:tcBorders>
              <w:top w:val="nil"/>
              <w:left w:val="nil"/>
              <w:bottom w:val="nil"/>
              <w:right w:val="nil"/>
            </w:tcBorders>
            <w:shd w:val="clear" w:color="auto" w:fill="auto"/>
            <w:noWrap/>
            <w:vAlign w:val="bottom"/>
            <w:hideMark/>
          </w:tcPr>
          <w:p w14:paraId="4F90FF95" w14:textId="77777777" w:rsidR="005B0742" w:rsidRPr="005B0742" w:rsidRDefault="005B0742" w:rsidP="005B0742">
            <w:pPr>
              <w:spacing w:after="0" w:line="240" w:lineRule="auto"/>
              <w:jc w:val="right"/>
              <w:rPr>
                <w:ins w:id="1531" w:author="Parks, Robbie M" w:date="2018-06-20T10:54:00Z"/>
                <w:rFonts w:eastAsia="Times New Roman"/>
                <w:color w:val="000000"/>
                <w:sz w:val="24"/>
                <w:szCs w:val="24"/>
                <w:lang w:eastAsia="en-GB"/>
              </w:rPr>
            </w:pPr>
            <w:ins w:id="1532" w:author="Parks, Robbie M" w:date="2018-06-20T10:54:00Z">
              <w:r w:rsidRPr="005B0742">
                <w:rPr>
                  <w:rFonts w:eastAsia="Times New Roman"/>
                  <w:color w:val="000000"/>
                  <w:sz w:val="24"/>
                  <w:szCs w:val="24"/>
                  <w:lang w:eastAsia="en-GB"/>
                </w:rPr>
                <w:t>0.7498</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08A9CB94" w14:textId="77777777" w:rsidR="005B0742" w:rsidRPr="005B0742" w:rsidRDefault="005B0742" w:rsidP="005B0742">
            <w:pPr>
              <w:spacing w:after="0" w:line="240" w:lineRule="auto"/>
              <w:rPr>
                <w:ins w:id="1533" w:author="Parks, Robbie M" w:date="2018-06-20T10:54:00Z"/>
                <w:rFonts w:eastAsia="Times New Roman"/>
                <w:color w:val="000000"/>
                <w:sz w:val="24"/>
                <w:szCs w:val="24"/>
                <w:lang w:eastAsia="en-GB"/>
              </w:rPr>
            </w:pPr>
            <w:ins w:id="153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4F39513" w14:textId="77777777" w:rsidR="005B0742" w:rsidRPr="005B0742" w:rsidRDefault="005B0742" w:rsidP="005B0742">
            <w:pPr>
              <w:spacing w:after="0" w:line="240" w:lineRule="auto"/>
              <w:rPr>
                <w:ins w:id="1535" w:author="Parks, Robbie M" w:date="2018-06-20T10:54:00Z"/>
                <w:rFonts w:eastAsia="Times New Roman"/>
                <w:color w:val="000000"/>
                <w:sz w:val="24"/>
                <w:szCs w:val="24"/>
                <w:lang w:eastAsia="en-GB"/>
              </w:rPr>
            </w:pPr>
            <w:ins w:id="153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FAAEF77" w14:textId="77777777" w:rsidR="005B0742" w:rsidRPr="005B0742" w:rsidRDefault="005B0742" w:rsidP="005B0742">
            <w:pPr>
              <w:spacing w:after="0" w:line="240" w:lineRule="auto"/>
              <w:rPr>
                <w:ins w:id="1537" w:author="Parks, Robbie M" w:date="2018-06-20T10:54:00Z"/>
                <w:rFonts w:eastAsia="Times New Roman"/>
                <w:color w:val="000000"/>
                <w:sz w:val="24"/>
                <w:szCs w:val="24"/>
                <w:lang w:eastAsia="en-GB"/>
              </w:rPr>
            </w:pPr>
            <w:ins w:id="153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BB181EC" w14:textId="77777777" w:rsidR="005B0742" w:rsidRPr="005B0742" w:rsidRDefault="005B0742" w:rsidP="005B0742">
            <w:pPr>
              <w:spacing w:after="0" w:line="240" w:lineRule="auto"/>
              <w:rPr>
                <w:ins w:id="1539" w:author="Parks, Robbie M" w:date="2018-06-20T10:54:00Z"/>
                <w:rFonts w:eastAsia="Times New Roman"/>
                <w:color w:val="000000"/>
                <w:sz w:val="24"/>
                <w:szCs w:val="24"/>
                <w:lang w:eastAsia="en-GB"/>
              </w:rPr>
            </w:pPr>
            <w:ins w:id="154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3D1FE79" w14:textId="77777777" w:rsidR="005B0742" w:rsidRPr="005B0742" w:rsidRDefault="005B0742" w:rsidP="005B0742">
            <w:pPr>
              <w:spacing w:after="0" w:line="240" w:lineRule="auto"/>
              <w:rPr>
                <w:ins w:id="1541" w:author="Parks, Robbie M" w:date="2018-06-20T10:54:00Z"/>
                <w:rFonts w:eastAsia="Times New Roman"/>
                <w:color w:val="000000"/>
                <w:sz w:val="24"/>
                <w:szCs w:val="24"/>
                <w:lang w:eastAsia="en-GB"/>
              </w:rPr>
            </w:pPr>
            <w:ins w:id="154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A1C233A" w14:textId="77777777" w:rsidR="005B0742" w:rsidRPr="005B0742" w:rsidRDefault="005B0742" w:rsidP="005B0742">
            <w:pPr>
              <w:spacing w:after="0" w:line="240" w:lineRule="auto"/>
              <w:rPr>
                <w:ins w:id="1543" w:author="Parks, Robbie M" w:date="2018-06-20T10:54:00Z"/>
                <w:rFonts w:eastAsia="Times New Roman"/>
                <w:color w:val="000000"/>
                <w:sz w:val="24"/>
                <w:szCs w:val="24"/>
                <w:lang w:eastAsia="en-GB"/>
              </w:rPr>
            </w:pPr>
            <w:ins w:id="154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480358D" w14:textId="77777777" w:rsidR="005B0742" w:rsidRPr="005B0742" w:rsidRDefault="005B0742" w:rsidP="005B0742">
            <w:pPr>
              <w:spacing w:after="0" w:line="240" w:lineRule="auto"/>
              <w:rPr>
                <w:ins w:id="1545" w:author="Parks, Robbie M" w:date="2018-06-20T10:54:00Z"/>
                <w:rFonts w:eastAsia="Times New Roman"/>
                <w:color w:val="000000"/>
                <w:sz w:val="24"/>
                <w:szCs w:val="24"/>
                <w:lang w:eastAsia="en-GB"/>
              </w:rPr>
            </w:pPr>
            <w:ins w:id="154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5930EA8" w14:textId="77777777" w:rsidR="005B0742" w:rsidRPr="005B0742" w:rsidRDefault="005B0742" w:rsidP="005B0742">
            <w:pPr>
              <w:spacing w:after="0" w:line="240" w:lineRule="auto"/>
              <w:rPr>
                <w:ins w:id="1547" w:author="Parks, Robbie M" w:date="2018-06-20T10:54:00Z"/>
                <w:rFonts w:eastAsia="Times New Roman"/>
                <w:color w:val="000000"/>
                <w:sz w:val="24"/>
                <w:szCs w:val="24"/>
                <w:lang w:eastAsia="en-GB"/>
              </w:rPr>
            </w:pPr>
            <w:ins w:id="154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5A611DB" w14:textId="77777777" w:rsidR="005B0742" w:rsidRPr="005B0742" w:rsidRDefault="005B0742" w:rsidP="005B0742">
            <w:pPr>
              <w:spacing w:after="0" w:line="240" w:lineRule="auto"/>
              <w:rPr>
                <w:ins w:id="1549" w:author="Parks, Robbie M" w:date="2018-06-20T10:54:00Z"/>
                <w:rFonts w:eastAsia="Times New Roman"/>
                <w:color w:val="000000"/>
                <w:sz w:val="24"/>
                <w:szCs w:val="24"/>
                <w:lang w:eastAsia="en-GB"/>
              </w:rPr>
            </w:pPr>
            <w:ins w:id="155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F07DBB3" w14:textId="77777777" w:rsidR="005B0742" w:rsidRPr="005B0742" w:rsidRDefault="005B0742" w:rsidP="005B0742">
            <w:pPr>
              <w:spacing w:after="0" w:line="240" w:lineRule="auto"/>
              <w:rPr>
                <w:ins w:id="1551" w:author="Parks, Robbie M" w:date="2018-06-20T10:54:00Z"/>
                <w:rFonts w:eastAsia="Times New Roman"/>
                <w:color w:val="000000"/>
                <w:sz w:val="24"/>
                <w:szCs w:val="24"/>
                <w:lang w:eastAsia="en-GB"/>
              </w:rPr>
            </w:pPr>
            <w:ins w:id="155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B840D09" w14:textId="77777777" w:rsidR="005B0742" w:rsidRPr="005B0742" w:rsidRDefault="005B0742" w:rsidP="005B0742">
            <w:pPr>
              <w:spacing w:after="0" w:line="240" w:lineRule="auto"/>
              <w:rPr>
                <w:ins w:id="1553" w:author="Parks, Robbie M" w:date="2018-06-20T10:54:00Z"/>
                <w:rFonts w:eastAsia="Times New Roman"/>
                <w:color w:val="000000"/>
                <w:sz w:val="24"/>
                <w:szCs w:val="24"/>
                <w:lang w:eastAsia="en-GB"/>
              </w:rPr>
            </w:pPr>
            <w:ins w:id="155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3F4F626" w14:textId="77777777" w:rsidR="005B0742" w:rsidRPr="005B0742" w:rsidRDefault="005B0742" w:rsidP="005B0742">
            <w:pPr>
              <w:spacing w:after="0" w:line="240" w:lineRule="auto"/>
              <w:rPr>
                <w:ins w:id="1555" w:author="Parks, Robbie M" w:date="2018-06-20T10:54:00Z"/>
                <w:rFonts w:eastAsia="Times New Roman"/>
                <w:color w:val="000000"/>
                <w:sz w:val="24"/>
                <w:szCs w:val="24"/>
                <w:lang w:eastAsia="en-GB"/>
              </w:rPr>
            </w:pPr>
            <w:ins w:id="155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793EE83" w14:textId="77777777" w:rsidR="005B0742" w:rsidRPr="005B0742" w:rsidRDefault="005B0742" w:rsidP="005B0742">
            <w:pPr>
              <w:spacing w:after="0" w:line="240" w:lineRule="auto"/>
              <w:rPr>
                <w:ins w:id="1557" w:author="Parks, Robbie M" w:date="2018-06-20T10:54:00Z"/>
                <w:rFonts w:eastAsia="Times New Roman"/>
                <w:color w:val="000000"/>
                <w:sz w:val="24"/>
                <w:szCs w:val="24"/>
                <w:lang w:eastAsia="en-GB"/>
              </w:rPr>
            </w:pPr>
            <w:ins w:id="155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1320836" w14:textId="77777777" w:rsidR="005B0742" w:rsidRPr="005B0742" w:rsidRDefault="005B0742" w:rsidP="005B0742">
            <w:pPr>
              <w:spacing w:after="0" w:line="240" w:lineRule="auto"/>
              <w:rPr>
                <w:ins w:id="1559" w:author="Parks, Robbie M" w:date="2018-06-20T10:54:00Z"/>
                <w:rFonts w:eastAsia="Times New Roman"/>
                <w:color w:val="000000"/>
                <w:sz w:val="24"/>
                <w:szCs w:val="24"/>
                <w:lang w:eastAsia="en-GB"/>
              </w:rPr>
            </w:pPr>
            <w:ins w:id="156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771B364" w14:textId="77777777" w:rsidR="005B0742" w:rsidRPr="005B0742" w:rsidRDefault="005B0742" w:rsidP="005B0742">
            <w:pPr>
              <w:spacing w:after="0" w:line="240" w:lineRule="auto"/>
              <w:rPr>
                <w:ins w:id="1561" w:author="Parks, Robbie M" w:date="2018-06-20T10:54:00Z"/>
                <w:rFonts w:eastAsia="Times New Roman"/>
                <w:color w:val="000000"/>
                <w:sz w:val="24"/>
                <w:szCs w:val="24"/>
                <w:lang w:eastAsia="en-GB"/>
              </w:rPr>
            </w:pPr>
            <w:ins w:id="156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FFBF0DF" w14:textId="77777777" w:rsidR="005B0742" w:rsidRPr="005B0742" w:rsidRDefault="005B0742" w:rsidP="005B0742">
            <w:pPr>
              <w:spacing w:after="0" w:line="240" w:lineRule="auto"/>
              <w:rPr>
                <w:ins w:id="1563" w:author="Parks, Robbie M" w:date="2018-06-20T10:54:00Z"/>
                <w:rFonts w:eastAsia="Times New Roman"/>
                <w:color w:val="000000"/>
                <w:sz w:val="24"/>
                <w:szCs w:val="24"/>
                <w:lang w:eastAsia="en-GB"/>
              </w:rPr>
            </w:pPr>
            <w:ins w:id="156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F5495D1" w14:textId="77777777" w:rsidR="005B0742" w:rsidRPr="005B0742" w:rsidRDefault="005B0742" w:rsidP="005B0742">
            <w:pPr>
              <w:spacing w:after="0" w:line="240" w:lineRule="auto"/>
              <w:rPr>
                <w:ins w:id="1565" w:author="Parks, Robbie M" w:date="2018-06-20T10:54:00Z"/>
                <w:rFonts w:eastAsia="Times New Roman"/>
                <w:color w:val="000000"/>
                <w:sz w:val="24"/>
                <w:szCs w:val="24"/>
                <w:lang w:eastAsia="en-GB"/>
              </w:rPr>
            </w:pPr>
            <w:ins w:id="156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B0467F7" w14:textId="77777777" w:rsidR="005B0742" w:rsidRPr="005B0742" w:rsidRDefault="005B0742" w:rsidP="005B0742">
            <w:pPr>
              <w:spacing w:after="0" w:line="240" w:lineRule="auto"/>
              <w:rPr>
                <w:ins w:id="1567" w:author="Parks, Robbie M" w:date="2018-06-20T10:54:00Z"/>
                <w:rFonts w:eastAsia="Times New Roman"/>
                <w:color w:val="000000"/>
                <w:sz w:val="24"/>
                <w:szCs w:val="24"/>
                <w:lang w:eastAsia="en-GB"/>
              </w:rPr>
            </w:pPr>
            <w:ins w:id="1568" w:author="Parks, Robbie M" w:date="2018-06-20T10:54:00Z">
              <w:r w:rsidRPr="005B0742">
                <w:rPr>
                  <w:rFonts w:eastAsia="Times New Roman"/>
                  <w:color w:val="000000"/>
                  <w:sz w:val="24"/>
                  <w:szCs w:val="24"/>
                  <w:lang w:eastAsia="en-GB"/>
                </w:rPr>
                <w:t> </w:t>
              </w:r>
            </w:ins>
          </w:p>
        </w:tc>
      </w:tr>
      <w:tr w:rsidR="005B0742" w:rsidRPr="005B0742" w14:paraId="1D3AE285" w14:textId="77777777" w:rsidTr="005B0742">
        <w:trPr>
          <w:trHeight w:val="320"/>
          <w:ins w:id="1569"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60F5AD13" w14:textId="77777777" w:rsidR="005B0742" w:rsidRPr="005B0742" w:rsidRDefault="005B0742" w:rsidP="005B0742">
            <w:pPr>
              <w:spacing w:after="0" w:line="240" w:lineRule="auto"/>
              <w:rPr>
                <w:ins w:id="1570" w:author="Parks, Robbie M" w:date="2018-06-20T10:54:00Z"/>
                <w:rFonts w:eastAsia="Times New Roman"/>
                <w:color w:val="000000"/>
                <w:sz w:val="24"/>
                <w:szCs w:val="24"/>
                <w:lang w:eastAsia="en-GB"/>
              </w:rPr>
            </w:pPr>
            <w:ins w:id="1571" w:author="Parks, Robbie M" w:date="2018-06-20T10:54:00Z">
              <w:r w:rsidRPr="005B0742">
                <w:rPr>
                  <w:rFonts w:eastAsia="Times New Roman"/>
                  <w:color w:val="000000"/>
                  <w:sz w:val="24"/>
                  <w:szCs w:val="24"/>
                  <w:lang w:eastAsia="en-GB"/>
                </w:rPr>
                <w:t>45 to 54</w:t>
              </w:r>
            </w:ins>
          </w:p>
        </w:tc>
        <w:tc>
          <w:tcPr>
            <w:tcW w:w="2580" w:type="dxa"/>
            <w:tcBorders>
              <w:top w:val="nil"/>
              <w:left w:val="nil"/>
              <w:bottom w:val="nil"/>
              <w:right w:val="nil"/>
            </w:tcBorders>
            <w:shd w:val="clear" w:color="auto" w:fill="auto"/>
            <w:noWrap/>
            <w:vAlign w:val="bottom"/>
            <w:hideMark/>
          </w:tcPr>
          <w:p w14:paraId="4BFD9509" w14:textId="77777777" w:rsidR="005B0742" w:rsidRPr="005B0742" w:rsidRDefault="005B0742" w:rsidP="005B0742">
            <w:pPr>
              <w:spacing w:after="0" w:line="240" w:lineRule="auto"/>
              <w:rPr>
                <w:ins w:id="1572" w:author="Parks, Robbie M" w:date="2018-06-20T10:54:00Z"/>
                <w:rFonts w:eastAsia="Times New Roman"/>
                <w:color w:val="000000"/>
                <w:sz w:val="24"/>
                <w:szCs w:val="24"/>
                <w:lang w:eastAsia="en-GB"/>
              </w:rPr>
            </w:pPr>
            <w:ins w:id="1573" w:author="Parks, Robbie M" w:date="2018-06-20T10:54:00Z">
              <w:r w:rsidRPr="005B0742">
                <w:rPr>
                  <w:rFonts w:eastAsia="Times New Roman"/>
                  <w:color w:val="000000"/>
                  <w:sz w:val="24"/>
                  <w:szCs w:val="24"/>
                  <w:lang w:eastAsia="en-GB"/>
                </w:rPr>
                <w:t>0.0008</w:t>
              </w:r>
            </w:ins>
          </w:p>
        </w:tc>
        <w:tc>
          <w:tcPr>
            <w:tcW w:w="1020" w:type="dxa"/>
            <w:tcBorders>
              <w:top w:val="nil"/>
              <w:left w:val="nil"/>
              <w:bottom w:val="nil"/>
              <w:right w:val="nil"/>
            </w:tcBorders>
            <w:shd w:val="clear" w:color="auto" w:fill="auto"/>
            <w:noWrap/>
            <w:vAlign w:val="bottom"/>
            <w:hideMark/>
          </w:tcPr>
          <w:p w14:paraId="5A4B50A9" w14:textId="77777777" w:rsidR="005B0742" w:rsidRPr="005B0742" w:rsidRDefault="005B0742" w:rsidP="005B0742">
            <w:pPr>
              <w:spacing w:after="0" w:line="240" w:lineRule="auto"/>
              <w:jc w:val="right"/>
              <w:rPr>
                <w:ins w:id="1574" w:author="Parks, Robbie M" w:date="2018-06-20T10:54:00Z"/>
                <w:rFonts w:eastAsia="Times New Roman"/>
                <w:color w:val="000000"/>
                <w:sz w:val="24"/>
                <w:szCs w:val="24"/>
                <w:lang w:eastAsia="en-GB"/>
              </w:rPr>
            </w:pPr>
            <w:ins w:id="1575" w:author="Parks, Robbie M" w:date="2018-06-20T10:54:00Z">
              <w:r w:rsidRPr="005B0742">
                <w:rPr>
                  <w:rFonts w:eastAsia="Times New Roman"/>
                  <w:color w:val="000000"/>
                  <w:sz w:val="24"/>
                  <w:szCs w:val="24"/>
                  <w:lang w:eastAsia="en-GB"/>
                </w:rPr>
                <w:t>0.9909</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16624DCC" w14:textId="77777777" w:rsidR="005B0742" w:rsidRPr="005B0742" w:rsidRDefault="005B0742" w:rsidP="005B0742">
            <w:pPr>
              <w:spacing w:after="0" w:line="240" w:lineRule="auto"/>
              <w:rPr>
                <w:ins w:id="1576" w:author="Parks, Robbie M" w:date="2018-06-20T10:54:00Z"/>
                <w:rFonts w:eastAsia="Times New Roman"/>
                <w:color w:val="000000"/>
                <w:sz w:val="24"/>
                <w:szCs w:val="24"/>
                <w:lang w:eastAsia="en-GB"/>
              </w:rPr>
            </w:pPr>
            <w:ins w:id="157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44F3BE3" w14:textId="77777777" w:rsidR="005B0742" w:rsidRPr="005B0742" w:rsidRDefault="005B0742" w:rsidP="005B0742">
            <w:pPr>
              <w:spacing w:after="0" w:line="240" w:lineRule="auto"/>
              <w:rPr>
                <w:ins w:id="1578" w:author="Parks, Robbie M" w:date="2018-06-20T10:54:00Z"/>
                <w:rFonts w:eastAsia="Times New Roman"/>
                <w:color w:val="000000"/>
                <w:sz w:val="24"/>
                <w:szCs w:val="24"/>
                <w:lang w:eastAsia="en-GB"/>
              </w:rPr>
            </w:pPr>
            <w:ins w:id="157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EB956D1" w14:textId="77777777" w:rsidR="005B0742" w:rsidRPr="005B0742" w:rsidRDefault="005B0742" w:rsidP="005B0742">
            <w:pPr>
              <w:spacing w:after="0" w:line="240" w:lineRule="auto"/>
              <w:rPr>
                <w:ins w:id="1580" w:author="Parks, Robbie M" w:date="2018-06-20T10:54:00Z"/>
                <w:rFonts w:eastAsia="Times New Roman"/>
                <w:color w:val="000000"/>
                <w:sz w:val="24"/>
                <w:szCs w:val="24"/>
                <w:lang w:eastAsia="en-GB"/>
              </w:rPr>
            </w:pPr>
            <w:ins w:id="158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7448A96" w14:textId="77777777" w:rsidR="005B0742" w:rsidRPr="005B0742" w:rsidRDefault="005B0742" w:rsidP="005B0742">
            <w:pPr>
              <w:spacing w:after="0" w:line="240" w:lineRule="auto"/>
              <w:rPr>
                <w:ins w:id="1582" w:author="Parks, Robbie M" w:date="2018-06-20T10:54:00Z"/>
                <w:rFonts w:eastAsia="Times New Roman"/>
                <w:color w:val="000000"/>
                <w:sz w:val="24"/>
                <w:szCs w:val="24"/>
                <w:lang w:eastAsia="en-GB"/>
              </w:rPr>
            </w:pPr>
            <w:ins w:id="158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B855D4F" w14:textId="77777777" w:rsidR="005B0742" w:rsidRPr="005B0742" w:rsidRDefault="005B0742" w:rsidP="005B0742">
            <w:pPr>
              <w:spacing w:after="0" w:line="240" w:lineRule="auto"/>
              <w:rPr>
                <w:ins w:id="1584" w:author="Parks, Robbie M" w:date="2018-06-20T10:54:00Z"/>
                <w:rFonts w:eastAsia="Times New Roman"/>
                <w:color w:val="000000"/>
                <w:sz w:val="24"/>
                <w:szCs w:val="24"/>
                <w:lang w:eastAsia="en-GB"/>
              </w:rPr>
            </w:pPr>
            <w:ins w:id="158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65957C0" w14:textId="77777777" w:rsidR="005B0742" w:rsidRPr="005B0742" w:rsidRDefault="005B0742" w:rsidP="005B0742">
            <w:pPr>
              <w:spacing w:after="0" w:line="240" w:lineRule="auto"/>
              <w:rPr>
                <w:ins w:id="1586" w:author="Parks, Robbie M" w:date="2018-06-20T10:54:00Z"/>
                <w:rFonts w:eastAsia="Times New Roman"/>
                <w:color w:val="000000"/>
                <w:sz w:val="24"/>
                <w:szCs w:val="24"/>
                <w:lang w:eastAsia="en-GB"/>
              </w:rPr>
            </w:pPr>
            <w:ins w:id="158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C880F21" w14:textId="77777777" w:rsidR="005B0742" w:rsidRPr="005B0742" w:rsidRDefault="005B0742" w:rsidP="005B0742">
            <w:pPr>
              <w:spacing w:after="0" w:line="240" w:lineRule="auto"/>
              <w:rPr>
                <w:ins w:id="1588" w:author="Parks, Robbie M" w:date="2018-06-20T10:54:00Z"/>
                <w:rFonts w:eastAsia="Times New Roman"/>
                <w:color w:val="000000"/>
                <w:sz w:val="24"/>
                <w:szCs w:val="24"/>
                <w:lang w:eastAsia="en-GB"/>
              </w:rPr>
            </w:pPr>
            <w:ins w:id="158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AB94F8A" w14:textId="77777777" w:rsidR="005B0742" w:rsidRPr="005B0742" w:rsidRDefault="005B0742" w:rsidP="005B0742">
            <w:pPr>
              <w:spacing w:after="0" w:line="240" w:lineRule="auto"/>
              <w:rPr>
                <w:ins w:id="1590" w:author="Parks, Robbie M" w:date="2018-06-20T10:54:00Z"/>
                <w:rFonts w:eastAsia="Times New Roman"/>
                <w:color w:val="000000"/>
                <w:sz w:val="24"/>
                <w:szCs w:val="24"/>
                <w:lang w:eastAsia="en-GB"/>
              </w:rPr>
            </w:pPr>
            <w:ins w:id="159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22D2000" w14:textId="77777777" w:rsidR="005B0742" w:rsidRPr="005B0742" w:rsidRDefault="005B0742" w:rsidP="005B0742">
            <w:pPr>
              <w:spacing w:after="0" w:line="240" w:lineRule="auto"/>
              <w:rPr>
                <w:ins w:id="1592" w:author="Parks, Robbie M" w:date="2018-06-20T10:54:00Z"/>
                <w:rFonts w:eastAsia="Times New Roman"/>
                <w:color w:val="000000"/>
                <w:sz w:val="24"/>
                <w:szCs w:val="24"/>
                <w:lang w:eastAsia="en-GB"/>
              </w:rPr>
            </w:pPr>
            <w:ins w:id="159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83162B0" w14:textId="77777777" w:rsidR="005B0742" w:rsidRPr="005B0742" w:rsidRDefault="005B0742" w:rsidP="005B0742">
            <w:pPr>
              <w:spacing w:after="0" w:line="240" w:lineRule="auto"/>
              <w:rPr>
                <w:ins w:id="1594" w:author="Parks, Robbie M" w:date="2018-06-20T10:54:00Z"/>
                <w:rFonts w:eastAsia="Times New Roman"/>
                <w:color w:val="000000"/>
                <w:sz w:val="24"/>
                <w:szCs w:val="24"/>
                <w:lang w:eastAsia="en-GB"/>
              </w:rPr>
            </w:pPr>
            <w:ins w:id="159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9A3C6BE" w14:textId="77777777" w:rsidR="005B0742" w:rsidRPr="005B0742" w:rsidRDefault="005B0742" w:rsidP="005B0742">
            <w:pPr>
              <w:spacing w:after="0" w:line="240" w:lineRule="auto"/>
              <w:rPr>
                <w:ins w:id="1596" w:author="Parks, Robbie M" w:date="2018-06-20T10:54:00Z"/>
                <w:rFonts w:eastAsia="Times New Roman"/>
                <w:color w:val="000000"/>
                <w:sz w:val="24"/>
                <w:szCs w:val="24"/>
                <w:lang w:eastAsia="en-GB"/>
              </w:rPr>
            </w:pPr>
            <w:ins w:id="159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B0C3878" w14:textId="77777777" w:rsidR="005B0742" w:rsidRPr="005B0742" w:rsidRDefault="005B0742" w:rsidP="005B0742">
            <w:pPr>
              <w:spacing w:after="0" w:line="240" w:lineRule="auto"/>
              <w:rPr>
                <w:ins w:id="1598" w:author="Parks, Robbie M" w:date="2018-06-20T10:54:00Z"/>
                <w:rFonts w:eastAsia="Times New Roman"/>
                <w:color w:val="000000"/>
                <w:sz w:val="24"/>
                <w:szCs w:val="24"/>
                <w:lang w:eastAsia="en-GB"/>
              </w:rPr>
            </w:pPr>
            <w:ins w:id="159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EDF3E70" w14:textId="77777777" w:rsidR="005B0742" w:rsidRPr="005B0742" w:rsidRDefault="005B0742" w:rsidP="005B0742">
            <w:pPr>
              <w:spacing w:after="0" w:line="240" w:lineRule="auto"/>
              <w:rPr>
                <w:ins w:id="1600" w:author="Parks, Robbie M" w:date="2018-06-20T10:54:00Z"/>
                <w:rFonts w:eastAsia="Times New Roman"/>
                <w:color w:val="000000"/>
                <w:sz w:val="24"/>
                <w:szCs w:val="24"/>
                <w:lang w:eastAsia="en-GB"/>
              </w:rPr>
            </w:pPr>
            <w:ins w:id="160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56B4FA3" w14:textId="77777777" w:rsidR="005B0742" w:rsidRPr="005B0742" w:rsidRDefault="005B0742" w:rsidP="005B0742">
            <w:pPr>
              <w:spacing w:after="0" w:line="240" w:lineRule="auto"/>
              <w:rPr>
                <w:ins w:id="1602" w:author="Parks, Robbie M" w:date="2018-06-20T10:54:00Z"/>
                <w:rFonts w:eastAsia="Times New Roman"/>
                <w:color w:val="000000"/>
                <w:sz w:val="24"/>
                <w:szCs w:val="24"/>
                <w:lang w:eastAsia="en-GB"/>
              </w:rPr>
            </w:pPr>
            <w:ins w:id="160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0DB1149" w14:textId="77777777" w:rsidR="005B0742" w:rsidRPr="005B0742" w:rsidRDefault="005B0742" w:rsidP="005B0742">
            <w:pPr>
              <w:spacing w:after="0" w:line="240" w:lineRule="auto"/>
              <w:rPr>
                <w:ins w:id="1604" w:author="Parks, Robbie M" w:date="2018-06-20T10:54:00Z"/>
                <w:rFonts w:eastAsia="Times New Roman"/>
                <w:color w:val="000000"/>
                <w:sz w:val="24"/>
                <w:szCs w:val="24"/>
                <w:lang w:eastAsia="en-GB"/>
              </w:rPr>
            </w:pPr>
            <w:ins w:id="160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F32D4AB" w14:textId="77777777" w:rsidR="005B0742" w:rsidRPr="005B0742" w:rsidRDefault="005B0742" w:rsidP="005B0742">
            <w:pPr>
              <w:spacing w:after="0" w:line="240" w:lineRule="auto"/>
              <w:rPr>
                <w:ins w:id="1606" w:author="Parks, Robbie M" w:date="2018-06-20T10:54:00Z"/>
                <w:rFonts w:eastAsia="Times New Roman"/>
                <w:color w:val="000000"/>
                <w:sz w:val="24"/>
                <w:szCs w:val="24"/>
                <w:lang w:eastAsia="en-GB"/>
              </w:rPr>
            </w:pPr>
            <w:ins w:id="160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C1571F9" w14:textId="77777777" w:rsidR="005B0742" w:rsidRPr="005B0742" w:rsidRDefault="005B0742" w:rsidP="005B0742">
            <w:pPr>
              <w:spacing w:after="0" w:line="240" w:lineRule="auto"/>
              <w:rPr>
                <w:ins w:id="1608" w:author="Parks, Robbie M" w:date="2018-06-20T10:54:00Z"/>
                <w:rFonts w:eastAsia="Times New Roman"/>
                <w:color w:val="000000"/>
                <w:sz w:val="24"/>
                <w:szCs w:val="24"/>
                <w:lang w:eastAsia="en-GB"/>
              </w:rPr>
            </w:pPr>
            <w:ins w:id="160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DC22CBA" w14:textId="77777777" w:rsidR="005B0742" w:rsidRPr="005B0742" w:rsidRDefault="005B0742" w:rsidP="005B0742">
            <w:pPr>
              <w:spacing w:after="0" w:line="240" w:lineRule="auto"/>
              <w:rPr>
                <w:ins w:id="1610" w:author="Parks, Robbie M" w:date="2018-06-20T10:54:00Z"/>
                <w:rFonts w:eastAsia="Times New Roman"/>
                <w:color w:val="000000"/>
                <w:sz w:val="24"/>
                <w:szCs w:val="24"/>
                <w:lang w:eastAsia="en-GB"/>
              </w:rPr>
            </w:pPr>
            <w:ins w:id="1611" w:author="Parks, Robbie M" w:date="2018-06-20T10:54:00Z">
              <w:r w:rsidRPr="005B0742">
                <w:rPr>
                  <w:rFonts w:eastAsia="Times New Roman"/>
                  <w:color w:val="000000"/>
                  <w:sz w:val="24"/>
                  <w:szCs w:val="24"/>
                  <w:lang w:eastAsia="en-GB"/>
                </w:rPr>
                <w:t> </w:t>
              </w:r>
            </w:ins>
          </w:p>
        </w:tc>
      </w:tr>
      <w:tr w:rsidR="005B0742" w:rsidRPr="005B0742" w14:paraId="2F8D427B" w14:textId="77777777" w:rsidTr="005B0742">
        <w:trPr>
          <w:trHeight w:val="320"/>
          <w:ins w:id="1612"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7710C109" w14:textId="77777777" w:rsidR="005B0742" w:rsidRPr="005B0742" w:rsidRDefault="005B0742" w:rsidP="005B0742">
            <w:pPr>
              <w:spacing w:after="0" w:line="240" w:lineRule="auto"/>
              <w:rPr>
                <w:ins w:id="1613" w:author="Parks, Robbie M" w:date="2018-06-20T10:54:00Z"/>
                <w:rFonts w:eastAsia="Times New Roman"/>
                <w:color w:val="000000"/>
                <w:sz w:val="24"/>
                <w:szCs w:val="24"/>
                <w:lang w:eastAsia="en-GB"/>
              </w:rPr>
            </w:pPr>
            <w:ins w:id="1614" w:author="Parks, Robbie M" w:date="2018-06-20T10:54:00Z">
              <w:r w:rsidRPr="005B0742">
                <w:rPr>
                  <w:rFonts w:eastAsia="Times New Roman"/>
                  <w:color w:val="000000"/>
                  <w:sz w:val="24"/>
                  <w:szCs w:val="24"/>
                  <w:lang w:eastAsia="en-GB"/>
                </w:rPr>
                <w:lastRenderedPageBreak/>
                <w:t>55 to 64</w:t>
              </w:r>
            </w:ins>
          </w:p>
        </w:tc>
        <w:tc>
          <w:tcPr>
            <w:tcW w:w="2580" w:type="dxa"/>
            <w:tcBorders>
              <w:top w:val="nil"/>
              <w:left w:val="nil"/>
              <w:bottom w:val="nil"/>
              <w:right w:val="nil"/>
            </w:tcBorders>
            <w:shd w:val="clear" w:color="auto" w:fill="auto"/>
            <w:noWrap/>
            <w:vAlign w:val="bottom"/>
            <w:hideMark/>
          </w:tcPr>
          <w:p w14:paraId="58CA635D" w14:textId="77777777" w:rsidR="005B0742" w:rsidRPr="005B0742" w:rsidRDefault="005B0742" w:rsidP="005B0742">
            <w:pPr>
              <w:spacing w:after="0" w:line="240" w:lineRule="auto"/>
              <w:rPr>
                <w:ins w:id="1615" w:author="Parks, Robbie M" w:date="2018-06-20T10:54:00Z"/>
                <w:rFonts w:eastAsia="Times New Roman"/>
                <w:color w:val="000000"/>
                <w:sz w:val="24"/>
                <w:szCs w:val="24"/>
                <w:lang w:eastAsia="en-GB"/>
              </w:rPr>
            </w:pPr>
            <w:ins w:id="1616" w:author="Parks, Robbie M" w:date="2018-06-20T10:54:00Z">
              <w:r w:rsidRPr="005B0742">
                <w:rPr>
                  <w:rFonts w:eastAsia="Times New Roman"/>
                  <w:color w:val="000000"/>
                  <w:sz w:val="24"/>
                  <w:szCs w:val="24"/>
                  <w:lang w:eastAsia="en-GB"/>
                </w:rPr>
                <w:t>0.041</w:t>
              </w:r>
            </w:ins>
          </w:p>
        </w:tc>
        <w:tc>
          <w:tcPr>
            <w:tcW w:w="1020" w:type="dxa"/>
            <w:tcBorders>
              <w:top w:val="nil"/>
              <w:left w:val="nil"/>
              <w:bottom w:val="nil"/>
              <w:right w:val="nil"/>
            </w:tcBorders>
            <w:shd w:val="clear" w:color="auto" w:fill="auto"/>
            <w:noWrap/>
            <w:vAlign w:val="bottom"/>
            <w:hideMark/>
          </w:tcPr>
          <w:p w14:paraId="6752D29B" w14:textId="77777777" w:rsidR="005B0742" w:rsidRPr="005B0742" w:rsidRDefault="005B0742" w:rsidP="005B0742">
            <w:pPr>
              <w:spacing w:after="0" w:line="240" w:lineRule="auto"/>
              <w:jc w:val="right"/>
              <w:rPr>
                <w:ins w:id="1617" w:author="Parks, Robbie M" w:date="2018-06-20T10:54:00Z"/>
                <w:rFonts w:eastAsia="Times New Roman"/>
                <w:color w:val="000000"/>
                <w:sz w:val="24"/>
                <w:szCs w:val="24"/>
                <w:lang w:eastAsia="en-GB"/>
              </w:rPr>
            </w:pPr>
            <w:ins w:id="1618" w:author="Parks, Robbie M" w:date="2018-06-20T10:54:00Z">
              <w:r w:rsidRPr="005B0742">
                <w:rPr>
                  <w:rFonts w:eastAsia="Times New Roman"/>
                  <w:color w:val="000000"/>
                  <w:sz w:val="24"/>
                  <w:szCs w:val="24"/>
                  <w:lang w:eastAsia="en-GB"/>
                </w:rPr>
                <w:t>0.3853</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F666CC2" w14:textId="77777777" w:rsidR="005B0742" w:rsidRPr="005B0742" w:rsidRDefault="005B0742" w:rsidP="005B0742">
            <w:pPr>
              <w:spacing w:after="0" w:line="240" w:lineRule="auto"/>
              <w:rPr>
                <w:ins w:id="1619" w:author="Parks, Robbie M" w:date="2018-06-20T10:54:00Z"/>
                <w:rFonts w:eastAsia="Times New Roman"/>
                <w:color w:val="000000"/>
                <w:sz w:val="24"/>
                <w:szCs w:val="24"/>
                <w:lang w:eastAsia="en-GB"/>
              </w:rPr>
            </w:pPr>
            <w:ins w:id="162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7673042" w14:textId="77777777" w:rsidR="005B0742" w:rsidRPr="005B0742" w:rsidRDefault="005B0742" w:rsidP="005B0742">
            <w:pPr>
              <w:spacing w:after="0" w:line="240" w:lineRule="auto"/>
              <w:rPr>
                <w:ins w:id="1621" w:author="Parks, Robbie M" w:date="2018-06-20T10:54:00Z"/>
                <w:rFonts w:eastAsia="Times New Roman"/>
                <w:color w:val="000000"/>
                <w:sz w:val="24"/>
                <w:szCs w:val="24"/>
                <w:lang w:eastAsia="en-GB"/>
              </w:rPr>
            </w:pPr>
            <w:ins w:id="162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CB32F76" w14:textId="77777777" w:rsidR="005B0742" w:rsidRPr="005B0742" w:rsidRDefault="005B0742" w:rsidP="005B0742">
            <w:pPr>
              <w:spacing w:after="0" w:line="240" w:lineRule="auto"/>
              <w:rPr>
                <w:ins w:id="1623" w:author="Parks, Robbie M" w:date="2018-06-20T10:54:00Z"/>
                <w:rFonts w:eastAsia="Times New Roman"/>
                <w:color w:val="000000"/>
                <w:sz w:val="24"/>
                <w:szCs w:val="24"/>
                <w:lang w:eastAsia="en-GB"/>
              </w:rPr>
            </w:pPr>
            <w:ins w:id="162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130B9C0" w14:textId="77777777" w:rsidR="005B0742" w:rsidRPr="005B0742" w:rsidRDefault="005B0742" w:rsidP="005B0742">
            <w:pPr>
              <w:spacing w:after="0" w:line="240" w:lineRule="auto"/>
              <w:rPr>
                <w:ins w:id="1625" w:author="Parks, Robbie M" w:date="2018-06-20T10:54:00Z"/>
                <w:rFonts w:eastAsia="Times New Roman"/>
                <w:color w:val="000000"/>
                <w:sz w:val="24"/>
                <w:szCs w:val="24"/>
                <w:lang w:eastAsia="en-GB"/>
              </w:rPr>
            </w:pPr>
            <w:ins w:id="162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552EC91" w14:textId="77777777" w:rsidR="005B0742" w:rsidRPr="005B0742" w:rsidRDefault="005B0742" w:rsidP="005B0742">
            <w:pPr>
              <w:spacing w:after="0" w:line="240" w:lineRule="auto"/>
              <w:rPr>
                <w:ins w:id="1627" w:author="Parks, Robbie M" w:date="2018-06-20T10:54:00Z"/>
                <w:rFonts w:eastAsia="Times New Roman"/>
                <w:color w:val="000000"/>
                <w:sz w:val="24"/>
                <w:szCs w:val="24"/>
                <w:lang w:eastAsia="en-GB"/>
              </w:rPr>
            </w:pPr>
            <w:ins w:id="162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94A4D24" w14:textId="77777777" w:rsidR="005B0742" w:rsidRPr="005B0742" w:rsidRDefault="005B0742" w:rsidP="005B0742">
            <w:pPr>
              <w:spacing w:after="0" w:line="240" w:lineRule="auto"/>
              <w:rPr>
                <w:ins w:id="1629" w:author="Parks, Robbie M" w:date="2018-06-20T10:54:00Z"/>
                <w:rFonts w:eastAsia="Times New Roman"/>
                <w:color w:val="000000"/>
                <w:sz w:val="24"/>
                <w:szCs w:val="24"/>
                <w:lang w:eastAsia="en-GB"/>
              </w:rPr>
            </w:pPr>
            <w:ins w:id="163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27E4F72" w14:textId="77777777" w:rsidR="005B0742" w:rsidRPr="005B0742" w:rsidRDefault="005B0742" w:rsidP="005B0742">
            <w:pPr>
              <w:spacing w:after="0" w:line="240" w:lineRule="auto"/>
              <w:rPr>
                <w:ins w:id="1631" w:author="Parks, Robbie M" w:date="2018-06-20T10:54:00Z"/>
                <w:rFonts w:eastAsia="Times New Roman"/>
                <w:color w:val="000000"/>
                <w:sz w:val="24"/>
                <w:szCs w:val="24"/>
                <w:lang w:eastAsia="en-GB"/>
              </w:rPr>
            </w:pPr>
            <w:ins w:id="163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2BA9B83" w14:textId="77777777" w:rsidR="005B0742" w:rsidRPr="005B0742" w:rsidRDefault="005B0742" w:rsidP="005B0742">
            <w:pPr>
              <w:spacing w:after="0" w:line="240" w:lineRule="auto"/>
              <w:rPr>
                <w:ins w:id="1633" w:author="Parks, Robbie M" w:date="2018-06-20T10:54:00Z"/>
                <w:rFonts w:eastAsia="Times New Roman"/>
                <w:color w:val="000000"/>
                <w:sz w:val="24"/>
                <w:szCs w:val="24"/>
                <w:lang w:eastAsia="en-GB"/>
              </w:rPr>
            </w:pPr>
            <w:ins w:id="163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BECB4ED" w14:textId="77777777" w:rsidR="005B0742" w:rsidRPr="005B0742" w:rsidRDefault="005B0742" w:rsidP="005B0742">
            <w:pPr>
              <w:spacing w:after="0" w:line="240" w:lineRule="auto"/>
              <w:rPr>
                <w:ins w:id="1635" w:author="Parks, Robbie M" w:date="2018-06-20T10:54:00Z"/>
                <w:rFonts w:eastAsia="Times New Roman"/>
                <w:color w:val="000000"/>
                <w:sz w:val="24"/>
                <w:szCs w:val="24"/>
                <w:lang w:eastAsia="en-GB"/>
              </w:rPr>
            </w:pPr>
            <w:ins w:id="163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2E5B4C1" w14:textId="77777777" w:rsidR="005B0742" w:rsidRPr="005B0742" w:rsidRDefault="005B0742" w:rsidP="005B0742">
            <w:pPr>
              <w:spacing w:after="0" w:line="240" w:lineRule="auto"/>
              <w:rPr>
                <w:ins w:id="1637" w:author="Parks, Robbie M" w:date="2018-06-20T10:54:00Z"/>
                <w:rFonts w:eastAsia="Times New Roman"/>
                <w:color w:val="000000"/>
                <w:sz w:val="24"/>
                <w:szCs w:val="24"/>
                <w:lang w:eastAsia="en-GB"/>
              </w:rPr>
            </w:pPr>
            <w:ins w:id="163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153FC9F" w14:textId="77777777" w:rsidR="005B0742" w:rsidRPr="005B0742" w:rsidRDefault="005B0742" w:rsidP="005B0742">
            <w:pPr>
              <w:spacing w:after="0" w:line="240" w:lineRule="auto"/>
              <w:rPr>
                <w:ins w:id="1639" w:author="Parks, Robbie M" w:date="2018-06-20T10:54:00Z"/>
                <w:rFonts w:eastAsia="Times New Roman"/>
                <w:color w:val="000000"/>
                <w:sz w:val="24"/>
                <w:szCs w:val="24"/>
                <w:lang w:eastAsia="en-GB"/>
              </w:rPr>
            </w:pPr>
            <w:ins w:id="164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E0F358E" w14:textId="77777777" w:rsidR="005B0742" w:rsidRPr="005B0742" w:rsidRDefault="005B0742" w:rsidP="005B0742">
            <w:pPr>
              <w:spacing w:after="0" w:line="240" w:lineRule="auto"/>
              <w:rPr>
                <w:ins w:id="1641" w:author="Parks, Robbie M" w:date="2018-06-20T10:54:00Z"/>
                <w:rFonts w:eastAsia="Times New Roman"/>
                <w:color w:val="000000"/>
                <w:sz w:val="24"/>
                <w:szCs w:val="24"/>
                <w:lang w:eastAsia="en-GB"/>
              </w:rPr>
            </w:pPr>
            <w:ins w:id="164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886789B" w14:textId="77777777" w:rsidR="005B0742" w:rsidRPr="005B0742" w:rsidRDefault="005B0742" w:rsidP="005B0742">
            <w:pPr>
              <w:spacing w:after="0" w:line="240" w:lineRule="auto"/>
              <w:rPr>
                <w:ins w:id="1643" w:author="Parks, Robbie M" w:date="2018-06-20T10:54:00Z"/>
                <w:rFonts w:eastAsia="Times New Roman"/>
                <w:color w:val="000000"/>
                <w:sz w:val="24"/>
                <w:szCs w:val="24"/>
                <w:lang w:eastAsia="en-GB"/>
              </w:rPr>
            </w:pPr>
            <w:ins w:id="164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9CD9AFE" w14:textId="77777777" w:rsidR="005B0742" w:rsidRPr="005B0742" w:rsidRDefault="005B0742" w:rsidP="005B0742">
            <w:pPr>
              <w:spacing w:after="0" w:line="240" w:lineRule="auto"/>
              <w:rPr>
                <w:ins w:id="1645" w:author="Parks, Robbie M" w:date="2018-06-20T10:54:00Z"/>
                <w:rFonts w:eastAsia="Times New Roman"/>
                <w:color w:val="000000"/>
                <w:sz w:val="24"/>
                <w:szCs w:val="24"/>
                <w:lang w:eastAsia="en-GB"/>
              </w:rPr>
            </w:pPr>
            <w:ins w:id="164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FBFBD17" w14:textId="77777777" w:rsidR="005B0742" w:rsidRPr="005B0742" w:rsidRDefault="005B0742" w:rsidP="005B0742">
            <w:pPr>
              <w:spacing w:after="0" w:line="240" w:lineRule="auto"/>
              <w:rPr>
                <w:ins w:id="1647" w:author="Parks, Robbie M" w:date="2018-06-20T10:54:00Z"/>
                <w:rFonts w:eastAsia="Times New Roman"/>
                <w:color w:val="000000"/>
                <w:sz w:val="24"/>
                <w:szCs w:val="24"/>
                <w:lang w:eastAsia="en-GB"/>
              </w:rPr>
            </w:pPr>
            <w:ins w:id="164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9C60BBF" w14:textId="77777777" w:rsidR="005B0742" w:rsidRPr="005B0742" w:rsidRDefault="005B0742" w:rsidP="005B0742">
            <w:pPr>
              <w:spacing w:after="0" w:line="240" w:lineRule="auto"/>
              <w:rPr>
                <w:ins w:id="1649" w:author="Parks, Robbie M" w:date="2018-06-20T10:54:00Z"/>
                <w:rFonts w:eastAsia="Times New Roman"/>
                <w:color w:val="000000"/>
                <w:sz w:val="24"/>
                <w:szCs w:val="24"/>
                <w:lang w:eastAsia="en-GB"/>
              </w:rPr>
            </w:pPr>
            <w:ins w:id="165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DBD89E9" w14:textId="77777777" w:rsidR="005B0742" w:rsidRPr="005B0742" w:rsidRDefault="005B0742" w:rsidP="005B0742">
            <w:pPr>
              <w:spacing w:after="0" w:line="240" w:lineRule="auto"/>
              <w:rPr>
                <w:ins w:id="1651" w:author="Parks, Robbie M" w:date="2018-06-20T10:54:00Z"/>
                <w:rFonts w:eastAsia="Times New Roman"/>
                <w:color w:val="000000"/>
                <w:sz w:val="24"/>
                <w:szCs w:val="24"/>
                <w:lang w:eastAsia="en-GB"/>
              </w:rPr>
            </w:pPr>
            <w:ins w:id="165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B607C4C" w14:textId="77777777" w:rsidR="005B0742" w:rsidRPr="005B0742" w:rsidRDefault="005B0742" w:rsidP="005B0742">
            <w:pPr>
              <w:spacing w:after="0" w:line="240" w:lineRule="auto"/>
              <w:rPr>
                <w:ins w:id="1653" w:author="Parks, Robbie M" w:date="2018-06-20T10:54:00Z"/>
                <w:rFonts w:eastAsia="Times New Roman"/>
                <w:color w:val="000000"/>
                <w:sz w:val="24"/>
                <w:szCs w:val="24"/>
                <w:lang w:eastAsia="en-GB"/>
              </w:rPr>
            </w:pPr>
            <w:ins w:id="1654" w:author="Parks, Robbie M" w:date="2018-06-20T10:54:00Z">
              <w:r w:rsidRPr="005B0742">
                <w:rPr>
                  <w:rFonts w:eastAsia="Times New Roman"/>
                  <w:color w:val="000000"/>
                  <w:sz w:val="24"/>
                  <w:szCs w:val="24"/>
                  <w:lang w:eastAsia="en-GB"/>
                </w:rPr>
                <w:t> </w:t>
              </w:r>
            </w:ins>
          </w:p>
        </w:tc>
      </w:tr>
      <w:tr w:rsidR="005B0742" w:rsidRPr="005B0742" w14:paraId="566C8F23" w14:textId="77777777" w:rsidTr="005B0742">
        <w:trPr>
          <w:trHeight w:val="320"/>
          <w:ins w:id="1655"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593C3E7A" w14:textId="77777777" w:rsidR="005B0742" w:rsidRPr="005B0742" w:rsidRDefault="005B0742" w:rsidP="005B0742">
            <w:pPr>
              <w:spacing w:after="0" w:line="240" w:lineRule="auto"/>
              <w:rPr>
                <w:ins w:id="1656" w:author="Parks, Robbie M" w:date="2018-06-20T10:54:00Z"/>
                <w:rFonts w:eastAsia="Times New Roman"/>
                <w:color w:val="000000"/>
                <w:sz w:val="24"/>
                <w:szCs w:val="24"/>
                <w:lang w:eastAsia="en-GB"/>
              </w:rPr>
            </w:pPr>
            <w:ins w:id="1657" w:author="Parks, Robbie M" w:date="2018-06-20T10:54:00Z">
              <w:r w:rsidRPr="005B0742">
                <w:rPr>
                  <w:rFonts w:eastAsia="Times New Roman"/>
                  <w:color w:val="000000"/>
                  <w:sz w:val="24"/>
                  <w:szCs w:val="24"/>
                  <w:lang w:eastAsia="en-GB"/>
                </w:rPr>
                <w:t>65 to 74</w:t>
              </w:r>
            </w:ins>
          </w:p>
        </w:tc>
        <w:tc>
          <w:tcPr>
            <w:tcW w:w="2580" w:type="dxa"/>
            <w:tcBorders>
              <w:top w:val="nil"/>
              <w:left w:val="nil"/>
              <w:bottom w:val="nil"/>
              <w:right w:val="nil"/>
            </w:tcBorders>
            <w:shd w:val="clear" w:color="auto" w:fill="auto"/>
            <w:noWrap/>
            <w:vAlign w:val="bottom"/>
            <w:hideMark/>
          </w:tcPr>
          <w:p w14:paraId="7735A755" w14:textId="77777777" w:rsidR="005B0742" w:rsidRPr="005B0742" w:rsidRDefault="005B0742" w:rsidP="005B0742">
            <w:pPr>
              <w:spacing w:after="0" w:line="240" w:lineRule="auto"/>
              <w:rPr>
                <w:ins w:id="1658" w:author="Parks, Robbie M" w:date="2018-06-20T10:54:00Z"/>
                <w:rFonts w:eastAsia="Times New Roman"/>
                <w:color w:val="000000"/>
                <w:sz w:val="24"/>
                <w:szCs w:val="24"/>
                <w:lang w:eastAsia="en-GB"/>
              </w:rPr>
            </w:pPr>
            <w:ins w:id="1659" w:author="Parks, Robbie M" w:date="2018-06-20T10:54:00Z">
              <w:r w:rsidRPr="005B0742">
                <w:rPr>
                  <w:rFonts w:eastAsia="Times New Roman"/>
                  <w:color w:val="000000"/>
                  <w:sz w:val="24"/>
                  <w:szCs w:val="24"/>
                  <w:lang w:eastAsia="en-GB"/>
                </w:rPr>
                <w:t>-0.0328</w:t>
              </w:r>
            </w:ins>
          </w:p>
        </w:tc>
        <w:tc>
          <w:tcPr>
            <w:tcW w:w="1020" w:type="dxa"/>
            <w:tcBorders>
              <w:top w:val="nil"/>
              <w:left w:val="nil"/>
              <w:bottom w:val="nil"/>
              <w:right w:val="nil"/>
            </w:tcBorders>
            <w:shd w:val="clear" w:color="auto" w:fill="auto"/>
            <w:noWrap/>
            <w:vAlign w:val="bottom"/>
            <w:hideMark/>
          </w:tcPr>
          <w:p w14:paraId="60615FFD" w14:textId="77777777" w:rsidR="005B0742" w:rsidRPr="005B0742" w:rsidRDefault="005B0742" w:rsidP="005B0742">
            <w:pPr>
              <w:spacing w:after="0" w:line="240" w:lineRule="auto"/>
              <w:jc w:val="right"/>
              <w:rPr>
                <w:ins w:id="1660" w:author="Parks, Robbie M" w:date="2018-06-20T10:54:00Z"/>
                <w:rFonts w:eastAsia="Times New Roman"/>
                <w:color w:val="000000"/>
                <w:sz w:val="24"/>
                <w:szCs w:val="24"/>
                <w:lang w:eastAsia="en-GB"/>
              </w:rPr>
            </w:pPr>
            <w:ins w:id="1661" w:author="Parks, Robbie M" w:date="2018-06-20T10:54:00Z">
              <w:r w:rsidRPr="005B0742">
                <w:rPr>
                  <w:rFonts w:eastAsia="Times New Roman"/>
                  <w:color w:val="000000"/>
                  <w:sz w:val="24"/>
                  <w:szCs w:val="24"/>
                  <w:lang w:eastAsia="en-GB"/>
                </w:rPr>
                <w:t>0.6021</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12AC4D59" w14:textId="77777777" w:rsidR="005B0742" w:rsidRPr="005B0742" w:rsidRDefault="005B0742" w:rsidP="005B0742">
            <w:pPr>
              <w:spacing w:after="0" w:line="240" w:lineRule="auto"/>
              <w:rPr>
                <w:ins w:id="1662" w:author="Parks, Robbie M" w:date="2018-06-20T10:54:00Z"/>
                <w:rFonts w:eastAsia="Times New Roman"/>
                <w:color w:val="000000"/>
                <w:sz w:val="24"/>
                <w:szCs w:val="24"/>
                <w:lang w:eastAsia="en-GB"/>
              </w:rPr>
            </w:pPr>
            <w:ins w:id="166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71FFA0A" w14:textId="77777777" w:rsidR="005B0742" w:rsidRPr="005B0742" w:rsidRDefault="005B0742" w:rsidP="005B0742">
            <w:pPr>
              <w:spacing w:after="0" w:line="240" w:lineRule="auto"/>
              <w:rPr>
                <w:ins w:id="1664" w:author="Parks, Robbie M" w:date="2018-06-20T10:54:00Z"/>
                <w:rFonts w:eastAsia="Times New Roman"/>
                <w:color w:val="000000"/>
                <w:sz w:val="24"/>
                <w:szCs w:val="24"/>
                <w:lang w:eastAsia="en-GB"/>
              </w:rPr>
            </w:pPr>
            <w:ins w:id="166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0C84001" w14:textId="77777777" w:rsidR="005B0742" w:rsidRPr="005B0742" w:rsidRDefault="005B0742" w:rsidP="005B0742">
            <w:pPr>
              <w:spacing w:after="0" w:line="240" w:lineRule="auto"/>
              <w:rPr>
                <w:ins w:id="1666" w:author="Parks, Robbie M" w:date="2018-06-20T10:54:00Z"/>
                <w:rFonts w:eastAsia="Times New Roman"/>
                <w:color w:val="000000"/>
                <w:sz w:val="24"/>
                <w:szCs w:val="24"/>
                <w:lang w:eastAsia="en-GB"/>
              </w:rPr>
            </w:pPr>
            <w:ins w:id="166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D4C2F45" w14:textId="77777777" w:rsidR="005B0742" w:rsidRPr="005B0742" w:rsidRDefault="005B0742" w:rsidP="005B0742">
            <w:pPr>
              <w:spacing w:after="0" w:line="240" w:lineRule="auto"/>
              <w:rPr>
                <w:ins w:id="1668" w:author="Parks, Robbie M" w:date="2018-06-20T10:54:00Z"/>
                <w:rFonts w:eastAsia="Times New Roman"/>
                <w:color w:val="000000"/>
                <w:sz w:val="24"/>
                <w:szCs w:val="24"/>
                <w:lang w:eastAsia="en-GB"/>
              </w:rPr>
            </w:pPr>
            <w:ins w:id="166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EBE39CB" w14:textId="77777777" w:rsidR="005B0742" w:rsidRPr="005B0742" w:rsidRDefault="005B0742" w:rsidP="005B0742">
            <w:pPr>
              <w:spacing w:after="0" w:line="240" w:lineRule="auto"/>
              <w:rPr>
                <w:ins w:id="1670" w:author="Parks, Robbie M" w:date="2018-06-20T10:54:00Z"/>
                <w:rFonts w:eastAsia="Times New Roman"/>
                <w:color w:val="000000"/>
                <w:sz w:val="24"/>
                <w:szCs w:val="24"/>
                <w:lang w:eastAsia="en-GB"/>
              </w:rPr>
            </w:pPr>
            <w:ins w:id="167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2BBDE69" w14:textId="77777777" w:rsidR="005B0742" w:rsidRPr="005B0742" w:rsidRDefault="005B0742" w:rsidP="005B0742">
            <w:pPr>
              <w:spacing w:after="0" w:line="240" w:lineRule="auto"/>
              <w:rPr>
                <w:ins w:id="1672" w:author="Parks, Robbie M" w:date="2018-06-20T10:54:00Z"/>
                <w:rFonts w:eastAsia="Times New Roman"/>
                <w:color w:val="000000"/>
                <w:sz w:val="24"/>
                <w:szCs w:val="24"/>
                <w:lang w:eastAsia="en-GB"/>
              </w:rPr>
            </w:pPr>
            <w:ins w:id="167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C504ECB" w14:textId="77777777" w:rsidR="005B0742" w:rsidRPr="005B0742" w:rsidRDefault="005B0742" w:rsidP="005B0742">
            <w:pPr>
              <w:spacing w:after="0" w:line="240" w:lineRule="auto"/>
              <w:rPr>
                <w:ins w:id="1674" w:author="Parks, Robbie M" w:date="2018-06-20T10:54:00Z"/>
                <w:rFonts w:eastAsia="Times New Roman"/>
                <w:color w:val="000000"/>
                <w:sz w:val="24"/>
                <w:szCs w:val="24"/>
                <w:lang w:eastAsia="en-GB"/>
              </w:rPr>
            </w:pPr>
            <w:ins w:id="167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FEB83C1" w14:textId="77777777" w:rsidR="005B0742" w:rsidRPr="005B0742" w:rsidRDefault="005B0742" w:rsidP="005B0742">
            <w:pPr>
              <w:spacing w:after="0" w:line="240" w:lineRule="auto"/>
              <w:rPr>
                <w:ins w:id="1676" w:author="Parks, Robbie M" w:date="2018-06-20T10:54:00Z"/>
                <w:rFonts w:eastAsia="Times New Roman"/>
                <w:color w:val="000000"/>
                <w:sz w:val="24"/>
                <w:szCs w:val="24"/>
                <w:lang w:eastAsia="en-GB"/>
              </w:rPr>
            </w:pPr>
            <w:ins w:id="167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92A844B" w14:textId="77777777" w:rsidR="005B0742" w:rsidRPr="005B0742" w:rsidRDefault="005B0742" w:rsidP="005B0742">
            <w:pPr>
              <w:spacing w:after="0" w:line="240" w:lineRule="auto"/>
              <w:rPr>
                <w:ins w:id="1678" w:author="Parks, Robbie M" w:date="2018-06-20T10:54:00Z"/>
                <w:rFonts w:eastAsia="Times New Roman"/>
                <w:color w:val="000000"/>
                <w:sz w:val="24"/>
                <w:szCs w:val="24"/>
                <w:lang w:eastAsia="en-GB"/>
              </w:rPr>
            </w:pPr>
            <w:ins w:id="167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F21EA6B" w14:textId="77777777" w:rsidR="005B0742" w:rsidRPr="005B0742" w:rsidRDefault="005B0742" w:rsidP="005B0742">
            <w:pPr>
              <w:spacing w:after="0" w:line="240" w:lineRule="auto"/>
              <w:rPr>
                <w:ins w:id="1680" w:author="Parks, Robbie M" w:date="2018-06-20T10:54:00Z"/>
                <w:rFonts w:eastAsia="Times New Roman"/>
                <w:color w:val="000000"/>
                <w:sz w:val="24"/>
                <w:szCs w:val="24"/>
                <w:lang w:eastAsia="en-GB"/>
              </w:rPr>
            </w:pPr>
            <w:ins w:id="168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32AD50E" w14:textId="77777777" w:rsidR="005B0742" w:rsidRPr="005B0742" w:rsidRDefault="005B0742" w:rsidP="005B0742">
            <w:pPr>
              <w:spacing w:after="0" w:line="240" w:lineRule="auto"/>
              <w:rPr>
                <w:ins w:id="1682" w:author="Parks, Robbie M" w:date="2018-06-20T10:54:00Z"/>
                <w:rFonts w:eastAsia="Times New Roman"/>
                <w:color w:val="000000"/>
                <w:sz w:val="24"/>
                <w:szCs w:val="24"/>
                <w:lang w:eastAsia="en-GB"/>
              </w:rPr>
            </w:pPr>
            <w:ins w:id="168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D3C26D1" w14:textId="77777777" w:rsidR="005B0742" w:rsidRPr="005B0742" w:rsidRDefault="005B0742" w:rsidP="005B0742">
            <w:pPr>
              <w:spacing w:after="0" w:line="240" w:lineRule="auto"/>
              <w:rPr>
                <w:ins w:id="1684" w:author="Parks, Robbie M" w:date="2018-06-20T10:54:00Z"/>
                <w:rFonts w:eastAsia="Times New Roman"/>
                <w:color w:val="000000"/>
                <w:sz w:val="24"/>
                <w:szCs w:val="24"/>
                <w:lang w:eastAsia="en-GB"/>
              </w:rPr>
            </w:pPr>
            <w:ins w:id="168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7AA0AA0" w14:textId="77777777" w:rsidR="005B0742" w:rsidRPr="005B0742" w:rsidRDefault="005B0742" w:rsidP="005B0742">
            <w:pPr>
              <w:spacing w:after="0" w:line="240" w:lineRule="auto"/>
              <w:rPr>
                <w:ins w:id="1686" w:author="Parks, Robbie M" w:date="2018-06-20T10:54:00Z"/>
                <w:rFonts w:eastAsia="Times New Roman"/>
                <w:color w:val="000000"/>
                <w:sz w:val="24"/>
                <w:szCs w:val="24"/>
                <w:lang w:eastAsia="en-GB"/>
              </w:rPr>
            </w:pPr>
            <w:ins w:id="168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16668C8" w14:textId="77777777" w:rsidR="005B0742" w:rsidRPr="005B0742" w:rsidRDefault="005B0742" w:rsidP="005B0742">
            <w:pPr>
              <w:spacing w:after="0" w:line="240" w:lineRule="auto"/>
              <w:rPr>
                <w:ins w:id="1688" w:author="Parks, Robbie M" w:date="2018-06-20T10:54:00Z"/>
                <w:rFonts w:eastAsia="Times New Roman"/>
                <w:color w:val="000000"/>
                <w:sz w:val="24"/>
                <w:szCs w:val="24"/>
                <w:lang w:eastAsia="en-GB"/>
              </w:rPr>
            </w:pPr>
            <w:ins w:id="168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0CE6D2A" w14:textId="77777777" w:rsidR="005B0742" w:rsidRPr="005B0742" w:rsidRDefault="005B0742" w:rsidP="005B0742">
            <w:pPr>
              <w:spacing w:after="0" w:line="240" w:lineRule="auto"/>
              <w:rPr>
                <w:ins w:id="1690" w:author="Parks, Robbie M" w:date="2018-06-20T10:54:00Z"/>
                <w:rFonts w:eastAsia="Times New Roman"/>
                <w:color w:val="000000"/>
                <w:sz w:val="24"/>
                <w:szCs w:val="24"/>
                <w:lang w:eastAsia="en-GB"/>
              </w:rPr>
            </w:pPr>
            <w:ins w:id="169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A3EBA0D" w14:textId="77777777" w:rsidR="005B0742" w:rsidRPr="005B0742" w:rsidRDefault="005B0742" w:rsidP="005B0742">
            <w:pPr>
              <w:spacing w:after="0" w:line="240" w:lineRule="auto"/>
              <w:rPr>
                <w:ins w:id="1692" w:author="Parks, Robbie M" w:date="2018-06-20T10:54:00Z"/>
                <w:rFonts w:eastAsia="Times New Roman"/>
                <w:color w:val="000000"/>
                <w:sz w:val="24"/>
                <w:szCs w:val="24"/>
                <w:lang w:eastAsia="en-GB"/>
              </w:rPr>
            </w:pPr>
            <w:ins w:id="169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3745DBD" w14:textId="77777777" w:rsidR="005B0742" w:rsidRPr="005B0742" w:rsidRDefault="005B0742" w:rsidP="005B0742">
            <w:pPr>
              <w:spacing w:after="0" w:line="240" w:lineRule="auto"/>
              <w:rPr>
                <w:ins w:id="1694" w:author="Parks, Robbie M" w:date="2018-06-20T10:54:00Z"/>
                <w:rFonts w:eastAsia="Times New Roman"/>
                <w:color w:val="000000"/>
                <w:sz w:val="24"/>
                <w:szCs w:val="24"/>
                <w:lang w:eastAsia="en-GB"/>
              </w:rPr>
            </w:pPr>
            <w:ins w:id="169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23CED68" w14:textId="77777777" w:rsidR="005B0742" w:rsidRPr="005B0742" w:rsidRDefault="005B0742" w:rsidP="005B0742">
            <w:pPr>
              <w:spacing w:after="0" w:line="240" w:lineRule="auto"/>
              <w:rPr>
                <w:ins w:id="1696" w:author="Parks, Robbie M" w:date="2018-06-20T10:54:00Z"/>
                <w:rFonts w:eastAsia="Times New Roman"/>
                <w:color w:val="000000"/>
                <w:sz w:val="24"/>
                <w:szCs w:val="24"/>
                <w:lang w:eastAsia="en-GB"/>
              </w:rPr>
            </w:pPr>
            <w:ins w:id="1697" w:author="Parks, Robbie M" w:date="2018-06-20T10:54:00Z">
              <w:r w:rsidRPr="005B0742">
                <w:rPr>
                  <w:rFonts w:eastAsia="Times New Roman"/>
                  <w:color w:val="000000"/>
                  <w:sz w:val="24"/>
                  <w:szCs w:val="24"/>
                  <w:lang w:eastAsia="en-GB"/>
                </w:rPr>
                <w:t> </w:t>
              </w:r>
            </w:ins>
          </w:p>
        </w:tc>
      </w:tr>
      <w:tr w:rsidR="005B0742" w:rsidRPr="005B0742" w14:paraId="09C90713" w14:textId="77777777" w:rsidTr="005B0742">
        <w:trPr>
          <w:trHeight w:val="320"/>
          <w:ins w:id="1698"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1DBC222F" w14:textId="77777777" w:rsidR="005B0742" w:rsidRPr="005B0742" w:rsidRDefault="005B0742" w:rsidP="005B0742">
            <w:pPr>
              <w:spacing w:after="0" w:line="240" w:lineRule="auto"/>
              <w:rPr>
                <w:ins w:id="1699" w:author="Parks, Robbie M" w:date="2018-06-20T10:54:00Z"/>
                <w:rFonts w:eastAsia="Times New Roman"/>
                <w:color w:val="000000"/>
                <w:sz w:val="24"/>
                <w:szCs w:val="24"/>
                <w:lang w:eastAsia="en-GB"/>
              </w:rPr>
            </w:pPr>
            <w:ins w:id="1700" w:author="Parks, Robbie M" w:date="2018-06-20T10:54:00Z">
              <w:r w:rsidRPr="005B0742">
                <w:rPr>
                  <w:rFonts w:eastAsia="Times New Roman"/>
                  <w:color w:val="000000"/>
                  <w:sz w:val="24"/>
                  <w:szCs w:val="24"/>
                  <w:lang w:eastAsia="en-GB"/>
                </w:rPr>
                <w:t>75 to 84</w:t>
              </w:r>
            </w:ins>
          </w:p>
        </w:tc>
        <w:tc>
          <w:tcPr>
            <w:tcW w:w="2580" w:type="dxa"/>
            <w:tcBorders>
              <w:top w:val="nil"/>
              <w:left w:val="nil"/>
              <w:bottom w:val="nil"/>
              <w:right w:val="nil"/>
            </w:tcBorders>
            <w:shd w:val="clear" w:color="auto" w:fill="auto"/>
            <w:noWrap/>
            <w:vAlign w:val="bottom"/>
            <w:hideMark/>
          </w:tcPr>
          <w:p w14:paraId="55783133" w14:textId="77777777" w:rsidR="005B0742" w:rsidRPr="005B0742" w:rsidRDefault="005B0742" w:rsidP="005B0742">
            <w:pPr>
              <w:spacing w:after="0" w:line="240" w:lineRule="auto"/>
              <w:rPr>
                <w:ins w:id="1701" w:author="Parks, Robbie M" w:date="2018-06-20T10:54:00Z"/>
                <w:rFonts w:eastAsia="Times New Roman"/>
                <w:color w:val="000000"/>
                <w:sz w:val="24"/>
                <w:szCs w:val="24"/>
                <w:lang w:eastAsia="en-GB"/>
              </w:rPr>
            </w:pPr>
            <w:ins w:id="1702" w:author="Parks, Robbie M" w:date="2018-06-20T10:54:00Z">
              <w:r w:rsidRPr="005B0742">
                <w:rPr>
                  <w:rFonts w:eastAsia="Times New Roman"/>
                  <w:color w:val="000000"/>
                  <w:sz w:val="24"/>
                  <w:szCs w:val="24"/>
                  <w:lang w:eastAsia="en-GB"/>
                </w:rPr>
                <w:t>-0.0732</w:t>
              </w:r>
            </w:ins>
          </w:p>
        </w:tc>
        <w:tc>
          <w:tcPr>
            <w:tcW w:w="1020" w:type="dxa"/>
            <w:tcBorders>
              <w:top w:val="nil"/>
              <w:left w:val="nil"/>
              <w:bottom w:val="nil"/>
              <w:right w:val="nil"/>
            </w:tcBorders>
            <w:shd w:val="clear" w:color="auto" w:fill="auto"/>
            <w:noWrap/>
            <w:vAlign w:val="bottom"/>
            <w:hideMark/>
          </w:tcPr>
          <w:p w14:paraId="7F046058" w14:textId="77777777" w:rsidR="005B0742" w:rsidRPr="005B0742" w:rsidRDefault="005B0742" w:rsidP="005B0742">
            <w:pPr>
              <w:spacing w:after="0" w:line="240" w:lineRule="auto"/>
              <w:jc w:val="right"/>
              <w:rPr>
                <w:ins w:id="1703" w:author="Parks, Robbie M" w:date="2018-06-20T10:54:00Z"/>
                <w:rFonts w:eastAsia="Times New Roman"/>
                <w:color w:val="000000"/>
                <w:sz w:val="24"/>
                <w:szCs w:val="24"/>
                <w:lang w:eastAsia="en-GB"/>
              </w:rPr>
            </w:pPr>
            <w:ins w:id="1704" w:author="Parks, Robbie M" w:date="2018-06-20T10:54:00Z">
              <w:r w:rsidRPr="005B0742">
                <w:rPr>
                  <w:rFonts w:eastAsia="Times New Roman"/>
                  <w:color w:val="000000"/>
                  <w:sz w:val="24"/>
                  <w:szCs w:val="24"/>
                  <w:lang w:eastAsia="en-GB"/>
                </w:rPr>
                <w:t>0.3923</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5F1029B" w14:textId="77777777" w:rsidR="005B0742" w:rsidRPr="005B0742" w:rsidRDefault="005B0742" w:rsidP="005B0742">
            <w:pPr>
              <w:spacing w:after="0" w:line="240" w:lineRule="auto"/>
              <w:rPr>
                <w:ins w:id="1705" w:author="Parks, Robbie M" w:date="2018-06-20T10:54:00Z"/>
                <w:rFonts w:eastAsia="Times New Roman"/>
                <w:color w:val="000000"/>
                <w:sz w:val="24"/>
                <w:szCs w:val="24"/>
                <w:lang w:eastAsia="en-GB"/>
              </w:rPr>
            </w:pPr>
            <w:ins w:id="170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9FDF136" w14:textId="77777777" w:rsidR="005B0742" w:rsidRPr="005B0742" w:rsidRDefault="005B0742" w:rsidP="005B0742">
            <w:pPr>
              <w:spacing w:after="0" w:line="240" w:lineRule="auto"/>
              <w:rPr>
                <w:ins w:id="1707" w:author="Parks, Robbie M" w:date="2018-06-20T10:54:00Z"/>
                <w:rFonts w:eastAsia="Times New Roman"/>
                <w:color w:val="000000"/>
                <w:sz w:val="24"/>
                <w:szCs w:val="24"/>
                <w:lang w:eastAsia="en-GB"/>
              </w:rPr>
            </w:pPr>
            <w:ins w:id="170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E1B9CF4" w14:textId="77777777" w:rsidR="005B0742" w:rsidRPr="005B0742" w:rsidRDefault="005B0742" w:rsidP="005B0742">
            <w:pPr>
              <w:spacing w:after="0" w:line="240" w:lineRule="auto"/>
              <w:rPr>
                <w:ins w:id="1709" w:author="Parks, Robbie M" w:date="2018-06-20T10:54:00Z"/>
                <w:rFonts w:eastAsia="Times New Roman"/>
                <w:color w:val="000000"/>
                <w:sz w:val="24"/>
                <w:szCs w:val="24"/>
                <w:lang w:eastAsia="en-GB"/>
              </w:rPr>
            </w:pPr>
            <w:ins w:id="171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4610B8B" w14:textId="77777777" w:rsidR="005B0742" w:rsidRPr="005B0742" w:rsidRDefault="005B0742" w:rsidP="005B0742">
            <w:pPr>
              <w:spacing w:after="0" w:line="240" w:lineRule="auto"/>
              <w:rPr>
                <w:ins w:id="1711" w:author="Parks, Robbie M" w:date="2018-06-20T10:54:00Z"/>
                <w:rFonts w:eastAsia="Times New Roman"/>
                <w:color w:val="000000"/>
                <w:sz w:val="24"/>
                <w:szCs w:val="24"/>
                <w:lang w:eastAsia="en-GB"/>
              </w:rPr>
            </w:pPr>
            <w:ins w:id="171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A04913C" w14:textId="77777777" w:rsidR="005B0742" w:rsidRPr="005B0742" w:rsidRDefault="005B0742" w:rsidP="005B0742">
            <w:pPr>
              <w:spacing w:after="0" w:line="240" w:lineRule="auto"/>
              <w:rPr>
                <w:ins w:id="1713" w:author="Parks, Robbie M" w:date="2018-06-20T10:54:00Z"/>
                <w:rFonts w:eastAsia="Times New Roman"/>
                <w:color w:val="000000"/>
                <w:sz w:val="24"/>
                <w:szCs w:val="24"/>
                <w:lang w:eastAsia="en-GB"/>
              </w:rPr>
            </w:pPr>
            <w:ins w:id="171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C449E69" w14:textId="77777777" w:rsidR="005B0742" w:rsidRPr="005B0742" w:rsidRDefault="005B0742" w:rsidP="005B0742">
            <w:pPr>
              <w:spacing w:after="0" w:line="240" w:lineRule="auto"/>
              <w:rPr>
                <w:ins w:id="1715" w:author="Parks, Robbie M" w:date="2018-06-20T10:54:00Z"/>
                <w:rFonts w:eastAsia="Times New Roman"/>
                <w:color w:val="000000"/>
                <w:sz w:val="24"/>
                <w:szCs w:val="24"/>
                <w:lang w:eastAsia="en-GB"/>
              </w:rPr>
            </w:pPr>
            <w:ins w:id="171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F7E0665" w14:textId="77777777" w:rsidR="005B0742" w:rsidRPr="005B0742" w:rsidRDefault="005B0742" w:rsidP="005B0742">
            <w:pPr>
              <w:spacing w:after="0" w:line="240" w:lineRule="auto"/>
              <w:rPr>
                <w:ins w:id="1717" w:author="Parks, Robbie M" w:date="2018-06-20T10:54:00Z"/>
                <w:rFonts w:eastAsia="Times New Roman"/>
                <w:color w:val="000000"/>
                <w:sz w:val="24"/>
                <w:szCs w:val="24"/>
                <w:lang w:eastAsia="en-GB"/>
              </w:rPr>
            </w:pPr>
            <w:ins w:id="171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0C8523F" w14:textId="77777777" w:rsidR="005B0742" w:rsidRPr="005B0742" w:rsidRDefault="005B0742" w:rsidP="005B0742">
            <w:pPr>
              <w:spacing w:after="0" w:line="240" w:lineRule="auto"/>
              <w:rPr>
                <w:ins w:id="1719" w:author="Parks, Robbie M" w:date="2018-06-20T10:54:00Z"/>
                <w:rFonts w:eastAsia="Times New Roman"/>
                <w:color w:val="000000"/>
                <w:sz w:val="24"/>
                <w:szCs w:val="24"/>
                <w:lang w:eastAsia="en-GB"/>
              </w:rPr>
            </w:pPr>
            <w:ins w:id="172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007F09C" w14:textId="77777777" w:rsidR="005B0742" w:rsidRPr="005B0742" w:rsidRDefault="005B0742" w:rsidP="005B0742">
            <w:pPr>
              <w:spacing w:after="0" w:line="240" w:lineRule="auto"/>
              <w:rPr>
                <w:ins w:id="1721" w:author="Parks, Robbie M" w:date="2018-06-20T10:54:00Z"/>
                <w:rFonts w:eastAsia="Times New Roman"/>
                <w:color w:val="000000"/>
                <w:sz w:val="24"/>
                <w:szCs w:val="24"/>
                <w:lang w:eastAsia="en-GB"/>
              </w:rPr>
            </w:pPr>
            <w:ins w:id="172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BA67395" w14:textId="77777777" w:rsidR="005B0742" w:rsidRPr="005B0742" w:rsidRDefault="005B0742" w:rsidP="005B0742">
            <w:pPr>
              <w:spacing w:after="0" w:line="240" w:lineRule="auto"/>
              <w:rPr>
                <w:ins w:id="1723" w:author="Parks, Robbie M" w:date="2018-06-20T10:54:00Z"/>
                <w:rFonts w:eastAsia="Times New Roman"/>
                <w:color w:val="000000"/>
                <w:sz w:val="24"/>
                <w:szCs w:val="24"/>
                <w:lang w:eastAsia="en-GB"/>
              </w:rPr>
            </w:pPr>
            <w:ins w:id="172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BACC59E" w14:textId="77777777" w:rsidR="005B0742" w:rsidRPr="005B0742" w:rsidRDefault="005B0742" w:rsidP="005B0742">
            <w:pPr>
              <w:spacing w:after="0" w:line="240" w:lineRule="auto"/>
              <w:rPr>
                <w:ins w:id="1725" w:author="Parks, Robbie M" w:date="2018-06-20T10:54:00Z"/>
                <w:rFonts w:eastAsia="Times New Roman"/>
                <w:color w:val="000000"/>
                <w:sz w:val="24"/>
                <w:szCs w:val="24"/>
                <w:lang w:eastAsia="en-GB"/>
              </w:rPr>
            </w:pPr>
            <w:ins w:id="172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E25F17F" w14:textId="77777777" w:rsidR="005B0742" w:rsidRPr="005B0742" w:rsidRDefault="005B0742" w:rsidP="005B0742">
            <w:pPr>
              <w:spacing w:after="0" w:line="240" w:lineRule="auto"/>
              <w:rPr>
                <w:ins w:id="1727" w:author="Parks, Robbie M" w:date="2018-06-20T10:54:00Z"/>
                <w:rFonts w:eastAsia="Times New Roman"/>
                <w:color w:val="000000"/>
                <w:sz w:val="24"/>
                <w:szCs w:val="24"/>
                <w:lang w:eastAsia="en-GB"/>
              </w:rPr>
            </w:pPr>
            <w:ins w:id="172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0AE90B2" w14:textId="77777777" w:rsidR="005B0742" w:rsidRPr="005B0742" w:rsidRDefault="005B0742" w:rsidP="005B0742">
            <w:pPr>
              <w:spacing w:after="0" w:line="240" w:lineRule="auto"/>
              <w:rPr>
                <w:ins w:id="1729" w:author="Parks, Robbie M" w:date="2018-06-20T10:54:00Z"/>
                <w:rFonts w:eastAsia="Times New Roman"/>
                <w:color w:val="000000"/>
                <w:sz w:val="24"/>
                <w:szCs w:val="24"/>
                <w:lang w:eastAsia="en-GB"/>
              </w:rPr>
            </w:pPr>
            <w:ins w:id="1730"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3F1C460" w14:textId="77777777" w:rsidR="005B0742" w:rsidRPr="005B0742" w:rsidRDefault="005B0742" w:rsidP="005B0742">
            <w:pPr>
              <w:spacing w:after="0" w:line="240" w:lineRule="auto"/>
              <w:rPr>
                <w:ins w:id="1731" w:author="Parks, Robbie M" w:date="2018-06-20T10:54:00Z"/>
                <w:rFonts w:eastAsia="Times New Roman"/>
                <w:color w:val="000000"/>
                <w:sz w:val="24"/>
                <w:szCs w:val="24"/>
                <w:lang w:eastAsia="en-GB"/>
              </w:rPr>
            </w:pPr>
            <w:ins w:id="1732"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D0743D5" w14:textId="77777777" w:rsidR="005B0742" w:rsidRPr="005B0742" w:rsidRDefault="005B0742" w:rsidP="005B0742">
            <w:pPr>
              <w:spacing w:after="0" w:line="240" w:lineRule="auto"/>
              <w:rPr>
                <w:ins w:id="1733" w:author="Parks, Robbie M" w:date="2018-06-20T10:54:00Z"/>
                <w:rFonts w:eastAsia="Times New Roman"/>
                <w:color w:val="000000"/>
                <w:sz w:val="24"/>
                <w:szCs w:val="24"/>
                <w:lang w:eastAsia="en-GB"/>
              </w:rPr>
            </w:pPr>
            <w:ins w:id="1734"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AC21B9E" w14:textId="77777777" w:rsidR="005B0742" w:rsidRPr="005B0742" w:rsidRDefault="005B0742" w:rsidP="005B0742">
            <w:pPr>
              <w:spacing w:after="0" w:line="240" w:lineRule="auto"/>
              <w:rPr>
                <w:ins w:id="1735" w:author="Parks, Robbie M" w:date="2018-06-20T10:54:00Z"/>
                <w:rFonts w:eastAsia="Times New Roman"/>
                <w:color w:val="000000"/>
                <w:sz w:val="24"/>
                <w:szCs w:val="24"/>
                <w:lang w:eastAsia="en-GB"/>
              </w:rPr>
            </w:pPr>
            <w:ins w:id="1736"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3AA630C" w14:textId="77777777" w:rsidR="005B0742" w:rsidRPr="005B0742" w:rsidRDefault="005B0742" w:rsidP="005B0742">
            <w:pPr>
              <w:spacing w:after="0" w:line="240" w:lineRule="auto"/>
              <w:rPr>
                <w:ins w:id="1737" w:author="Parks, Robbie M" w:date="2018-06-20T10:54:00Z"/>
                <w:rFonts w:eastAsia="Times New Roman"/>
                <w:color w:val="000000"/>
                <w:sz w:val="24"/>
                <w:szCs w:val="24"/>
                <w:lang w:eastAsia="en-GB"/>
              </w:rPr>
            </w:pPr>
            <w:ins w:id="1738"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AA6BDB8" w14:textId="77777777" w:rsidR="005B0742" w:rsidRPr="005B0742" w:rsidRDefault="005B0742" w:rsidP="005B0742">
            <w:pPr>
              <w:spacing w:after="0" w:line="240" w:lineRule="auto"/>
              <w:rPr>
                <w:ins w:id="1739" w:author="Parks, Robbie M" w:date="2018-06-20T10:54:00Z"/>
                <w:rFonts w:eastAsia="Times New Roman"/>
                <w:color w:val="000000"/>
                <w:sz w:val="24"/>
                <w:szCs w:val="24"/>
                <w:lang w:eastAsia="en-GB"/>
              </w:rPr>
            </w:pPr>
            <w:ins w:id="1740" w:author="Parks, Robbie M" w:date="2018-06-20T10:54:00Z">
              <w:r w:rsidRPr="005B0742">
                <w:rPr>
                  <w:rFonts w:eastAsia="Times New Roman"/>
                  <w:color w:val="000000"/>
                  <w:sz w:val="24"/>
                  <w:szCs w:val="24"/>
                  <w:lang w:eastAsia="en-GB"/>
                </w:rPr>
                <w:t> </w:t>
              </w:r>
            </w:ins>
          </w:p>
        </w:tc>
      </w:tr>
      <w:tr w:rsidR="005B0742" w:rsidRPr="005B0742" w14:paraId="6B3E6D3A" w14:textId="77777777" w:rsidTr="005B0742">
        <w:trPr>
          <w:trHeight w:val="360"/>
          <w:ins w:id="1741" w:author="Parks, Robbie M" w:date="2018-06-20T10:54:00Z"/>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14:paraId="00212578" w14:textId="77777777" w:rsidR="005B0742" w:rsidRPr="005B0742" w:rsidRDefault="005B0742" w:rsidP="005B0742">
            <w:pPr>
              <w:spacing w:after="0" w:line="240" w:lineRule="auto"/>
              <w:rPr>
                <w:ins w:id="1742" w:author="Parks, Robbie M" w:date="2018-06-20T10:54:00Z"/>
                <w:rFonts w:eastAsia="Times New Roman"/>
                <w:color w:val="000000"/>
                <w:sz w:val="24"/>
                <w:szCs w:val="24"/>
                <w:lang w:eastAsia="en-GB"/>
              </w:rPr>
            </w:pPr>
            <w:ins w:id="1743" w:author="Parks, Robbie M" w:date="2018-06-20T10:54:00Z">
              <w:r w:rsidRPr="005B0742">
                <w:rPr>
                  <w:rFonts w:eastAsia="Times New Roman"/>
                  <w:color w:val="000000"/>
                  <w:sz w:val="24"/>
                  <w:szCs w:val="24"/>
                  <w:lang w:eastAsia="en-GB"/>
                </w:rPr>
                <w:t>85+</w:t>
              </w:r>
            </w:ins>
          </w:p>
        </w:tc>
        <w:tc>
          <w:tcPr>
            <w:tcW w:w="2580" w:type="dxa"/>
            <w:tcBorders>
              <w:top w:val="nil"/>
              <w:left w:val="nil"/>
              <w:bottom w:val="nil"/>
              <w:right w:val="nil"/>
            </w:tcBorders>
            <w:shd w:val="clear" w:color="auto" w:fill="auto"/>
            <w:noWrap/>
            <w:vAlign w:val="bottom"/>
            <w:hideMark/>
          </w:tcPr>
          <w:p w14:paraId="12A71D9A" w14:textId="77777777" w:rsidR="005B0742" w:rsidRPr="005B0742" w:rsidRDefault="005B0742" w:rsidP="005B0742">
            <w:pPr>
              <w:spacing w:after="0" w:line="240" w:lineRule="auto"/>
              <w:rPr>
                <w:ins w:id="1744" w:author="Parks, Robbie M" w:date="2018-06-20T10:54:00Z"/>
                <w:rFonts w:eastAsia="Times New Roman"/>
                <w:color w:val="000000"/>
                <w:sz w:val="24"/>
                <w:szCs w:val="24"/>
                <w:lang w:eastAsia="en-GB"/>
              </w:rPr>
            </w:pPr>
            <w:ins w:id="1745" w:author="Parks, Robbie M" w:date="2018-06-20T10:54:00Z">
              <w:r w:rsidRPr="005B0742">
                <w:rPr>
                  <w:rFonts w:eastAsia="Times New Roman"/>
                  <w:color w:val="000000"/>
                  <w:sz w:val="24"/>
                  <w:szCs w:val="24"/>
                  <w:lang w:eastAsia="en-GB"/>
                </w:rPr>
                <w:t>-0.1869</w:t>
              </w:r>
            </w:ins>
          </w:p>
        </w:tc>
        <w:tc>
          <w:tcPr>
            <w:tcW w:w="1020" w:type="dxa"/>
            <w:tcBorders>
              <w:top w:val="nil"/>
              <w:left w:val="nil"/>
              <w:bottom w:val="nil"/>
              <w:right w:val="nil"/>
            </w:tcBorders>
            <w:shd w:val="clear" w:color="auto" w:fill="auto"/>
            <w:noWrap/>
            <w:vAlign w:val="bottom"/>
            <w:hideMark/>
          </w:tcPr>
          <w:p w14:paraId="3027487B" w14:textId="77777777" w:rsidR="005B0742" w:rsidRPr="005B0742" w:rsidRDefault="005B0742" w:rsidP="005B0742">
            <w:pPr>
              <w:spacing w:after="0" w:line="240" w:lineRule="auto"/>
              <w:jc w:val="right"/>
              <w:rPr>
                <w:ins w:id="1746" w:author="Parks, Robbie M" w:date="2018-06-20T10:54:00Z"/>
                <w:rFonts w:eastAsia="Times New Roman"/>
                <w:color w:val="000000"/>
                <w:sz w:val="24"/>
                <w:szCs w:val="24"/>
                <w:lang w:eastAsia="en-GB"/>
              </w:rPr>
            </w:pPr>
            <w:ins w:id="1747" w:author="Parks, Robbie M" w:date="2018-06-20T10:54:00Z">
              <w:r w:rsidRPr="005B0742">
                <w:rPr>
                  <w:rFonts w:eastAsia="Times New Roman"/>
                  <w:color w:val="000000"/>
                  <w:sz w:val="24"/>
                  <w:szCs w:val="24"/>
                  <w:lang w:eastAsia="en-GB"/>
                </w:rPr>
                <w:t>0.2981</w:t>
              </w:r>
            </w:ins>
          </w:p>
        </w:tc>
        <w:tc>
          <w:tcPr>
            <w:tcW w:w="1200" w:type="dxa"/>
            <w:tcBorders>
              <w:top w:val="nil"/>
              <w:left w:val="single" w:sz="4" w:space="0" w:color="auto"/>
              <w:bottom w:val="single" w:sz="4" w:space="0" w:color="auto"/>
              <w:right w:val="single" w:sz="4" w:space="0" w:color="auto"/>
            </w:tcBorders>
            <w:shd w:val="clear" w:color="auto" w:fill="auto"/>
            <w:vAlign w:val="bottom"/>
            <w:hideMark/>
          </w:tcPr>
          <w:p w14:paraId="6E146CFB" w14:textId="77777777" w:rsidR="005B0742" w:rsidRPr="005B0742" w:rsidRDefault="005B0742" w:rsidP="005B0742">
            <w:pPr>
              <w:spacing w:after="0" w:line="240" w:lineRule="auto"/>
              <w:rPr>
                <w:ins w:id="1748" w:author="Parks, Robbie M" w:date="2018-06-20T10:54:00Z"/>
                <w:rFonts w:eastAsia="Times New Roman"/>
                <w:color w:val="000000"/>
                <w:sz w:val="24"/>
                <w:szCs w:val="24"/>
                <w:lang w:eastAsia="en-GB"/>
              </w:rPr>
            </w:pPr>
            <w:ins w:id="174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20A5C47C" w14:textId="77777777" w:rsidR="005B0742" w:rsidRPr="005B0742" w:rsidRDefault="005B0742" w:rsidP="005B0742">
            <w:pPr>
              <w:spacing w:after="0" w:line="240" w:lineRule="auto"/>
              <w:rPr>
                <w:ins w:id="1750" w:author="Parks, Robbie M" w:date="2018-06-20T10:54:00Z"/>
                <w:rFonts w:eastAsia="Times New Roman"/>
                <w:color w:val="000000"/>
                <w:sz w:val="24"/>
                <w:szCs w:val="24"/>
                <w:lang w:eastAsia="en-GB"/>
              </w:rPr>
            </w:pPr>
            <w:ins w:id="175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26F80B9" w14:textId="77777777" w:rsidR="005B0742" w:rsidRPr="005B0742" w:rsidRDefault="005B0742" w:rsidP="005B0742">
            <w:pPr>
              <w:spacing w:after="0" w:line="240" w:lineRule="auto"/>
              <w:rPr>
                <w:ins w:id="1752" w:author="Parks, Robbie M" w:date="2018-06-20T10:54:00Z"/>
                <w:rFonts w:eastAsia="Times New Roman"/>
                <w:color w:val="000000"/>
                <w:sz w:val="24"/>
                <w:szCs w:val="24"/>
                <w:lang w:eastAsia="en-GB"/>
              </w:rPr>
            </w:pPr>
            <w:ins w:id="175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AA9EB1C" w14:textId="77777777" w:rsidR="005B0742" w:rsidRPr="005B0742" w:rsidRDefault="005B0742" w:rsidP="005B0742">
            <w:pPr>
              <w:spacing w:after="0" w:line="240" w:lineRule="auto"/>
              <w:rPr>
                <w:ins w:id="1754" w:author="Parks, Robbie M" w:date="2018-06-20T10:54:00Z"/>
                <w:rFonts w:eastAsia="Times New Roman"/>
                <w:color w:val="000000"/>
                <w:sz w:val="24"/>
                <w:szCs w:val="24"/>
                <w:lang w:eastAsia="en-GB"/>
              </w:rPr>
            </w:pPr>
            <w:ins w:id="175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3AD69F6" w14:textId="77777777" w:rsidR="005B0742" w:rsidRPr="005B0742" w:rsidRDefault="005B0742" w:rsidP="005B0742">
            <w:pPr>
              <w:spacing w:after="0" w:line="240" w:lineRule="auto"/>
              <w:rPr>
                <w:ins w:id="1756" w:author="Parks, Robbie M" w:date="2018-06-20T10:54:00Z"/>
                <w:rFonts w:eastAsia="Times New Roman"/>
                <w:color w:val="000000"/>
                <w:sz w:val="24"/>
                <w:szCs w:val="24"/>
                <w:lang w:eastAsia="en-GB"/>
              </w:rPr>
            </w:pPr>
            <w:ins w:id="175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6EC6E592" w14:textId="77777777" w:rsidR="005B0742" w:rsidRPr="005B0742" w:rsidRDefault="005B0742" w:rsidP="005B0742">
            <w:pPr>
              <w:spacing w:after="0" w:line="240" w:lineRule="auto"/>
              <w:rPr>
                <w:ins w:id="1758" w:author="Parks, Robbie M" w:date="2018-06-20T10:54:00Z"/>
                <w:rFonts w:eastAsia="Times New Roman"/>
                <w:color w:val="000000"/>
                <w:sz w:val="24"/>
                <w:szCs w:val="24"/>
                <w:lang w:eastAsia="en-GB"/>
              </w:rPr>
            </w:pPr>
            <w:ins w:id="175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F61FEC2" w14:textId="77777777" w:rsidR="005B0742" w:rsidRPr="005B0742" w:rsidRDefault="005B0742" w:rsidP="005B0742">
            <w:pPr>
              <w:spacing w:after="0" w:line="240" w:lineRule="auto"/>
              <w:rPr>
                <w:ins w:id="1760" w:author="Parks, Robbie M" w:date="2018-06-20T10:54:00Z"/>
                <w:rFonts w:eastAsia="Times New Roman"/>
                <w:color w:val="000000"/>
                <w:sz w:val="24"/>
                <w:szCs w:val="24"/>
                <w:lang w:eastAsia="en-GB"/>
              </w:rPr>
            </w:pPr>
            <w:ins w:id="176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D7747E5" w14:textId="77777777" w:rsidR="005B0742" w:rsidRPr="005B0742" w:rsidRDefault="005B0742" w:rsidP="005B0742">
            <w:pPr>
              <w:spacing w:after="0" w:line="240" w:lineRule="auto"/>
              <w:rPr>
                <w:ins w:id="1762" w:author="Parks, Robbie M" w:date="2018-06-20T10:54:00Z"/>
                <w:rFonts w:eastAsia="Times New Roman"/>
                <w:color w:val="000000"/>
                <w:sz w:val="24"/>
                <w:szCs w:val="24"/>
                <w:lang w:eastAsia="en-GB"/>
              </w:rPr>
            </w:pPr>
            <w:ins w:id="176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40DF9D9" w14:textId="77777777" w:rsidR="005B0742" w:rsidRPr="005B0742" w:rsidRDefault="005B0742" w:rsidP="005B0742">
            <w:pPr>
              <w:spacing w:after="0" w:line="240" w:lineRule="auto"/>
              <w:rPr>
                <w:ins w:id="1764" w:author="Parks, Robbie M" w:date="2018-06-20T10:54:00Z"/>
                <w:rFonts w:eastAsia="Times New Roman"/>
                <w:color w:val="000000"/>
                <w:sz w:val="24"/>
                <w:szCs w:val="24"/>
                <w:lang w:eastAsia="en-GB"/>
              </w:rPr>
            </w:pPr>
            <w:ins w:id="176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736FBFB" w14:textId="77777777" w:rsidR="005B0742" w:rsidRPr="005B0742" w:rsidRDefault="005B0742" w:rsidP="005B0742">
            <w:pPr>
              <w:spacing w:after="0" w:line="240" w:lineRule="auto"/>
              <w:rPr>
                <w:ins w:id="1766" w:author="Parks, Robbie M" w:date="2018-06-20T10:54:00Z"/>
                <w:rFonts w:eastAsia="Times New Roman"/>
                <w:color w:val="000000"/>
                <w:sz w:val="24"/>
                <w:szCs w:val="24"/>
                <w:lang w:eastAsia="en-GB"/>
              </w:rPr>
            </w:pPr>
            <w:ins w:id="176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36DB9A7" w14:textId="77777777" w:rsidR="005B0742" w:rsidRPr="005B0742" w:rsidRDefault="005B0742" w:rsidP="005B0742">
            <w:pPr>
              <w:spacing w:after="0" w:line="240" w:lineRule="auto"/>
              <w:rPr>
                <w:ins w:id="1768" w:author="Parks, Robbie M" w:date="2018-06-20T10:54:00Z"/>
                <w:rFonts w:eastAsia="Times New Roman"/>
                <w:color w:val="000000"/>
                <w:sz w:val="24"/>
                <w:szCs w:val="24"/>
                <w:lang w:eastAsia="en-GB"/>
              </w:rPr>
            </w:pPr>
            <w:ins w:id="176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537823F8" w14:textId="77777777" w:rsidR="005B0742" w:rsidRPr="005B0742" w:rsidRDefault="005B0742" w:rsidP="005B0742">
            <w:pPr>
              <w:spacing w:after="0" w:line="240" w:lineRule="auto"/>
              <w:rPr>
                <w:ins w:id="1770" w:author="Parks, Robbie M" w:date="2018-06-20T10:54:00Z"/>
                <w:rFonts w:eastAsia="Times New Roman"/>
                <w:color w:val="000000"/>
                <w:sz w:val="24"/>
                <w:szCs w:val="24"/>
                <w:lang w:eastAsia="en-GB"/>
              </w:rPr>
            </w:pPr>
            <w:ins w:id="177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308B4F0" w14:textId="77777777" w:rsidR="005B0742" w:rsidRPr="005B0742" w:rsidRDefault="005B0742" w:rsidP="005B0742">
            <w:pPr>
              <w:spacing w:after="0" w:line="240" w:lineRule="auto"/>
              <w:rPr>
                <w:ins w:id="1772" w:author="Parks, Robbie M" w:date="2018-06-20T10:54:00Z"/>
                <w:rFonts w:eastAsia="Times New Roman"/>
                <w:color w:val="000000"/>
                <w:sz w:val="24"/>
                <w:szCs w:val="24"/>
                <w:lang w:eastAsia="en-GB"/>
              </w:rPr>
            </w:pPr>
            <w:ins w:id="1773"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40123ED8" w14:textId="77777777" w:rsidR="005B0742" w:rsidRPr="005B0742" w:rsidRDefault="005B0742" w:rsidP="005B0742">
            <w:pPr>
              <w:spacing w:after="0" w:line="240" w:lineRule="auto"/>
              <w:rPr>
                <w:ins w:id="1774" w:author="Parks, Robbie M" w:date="2018-06-20T10:54:00Z"/>
                <w:rFonts w:eastAsia="Times New Roman"/>
                <w:color w:val="000000"/>
                <w:sz w:val="24"/>
                <w:szCs w:val="24"/>
                <w:lang w:eastAsia="en-GB"/>
              </w:rPr>
            </w:pPr>
            <w:ins w:id="1775"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1701AE47" w14:textId="77777777" w:rsidR="005B0742" w:rsidRPr="005B0742" w:rsidRDefault="005B0742" w:rsidP="005B0742">
            <w:pPr>
              <w:spacing w:after="0" w:line="240" w:lineRule="auto"/>
              <w:rPr>
                <w:ins w:id="1776" w:author="Parks, Robbie M" w:date="2018-06-20T10:54:00Z"/>
                <w:rFonts w:eastAsia="Times New Roman"/>
                <w:color w:val="000000"/>
                <w:sz w:val="24"/>
                <w:szCs w:val="24"/>
                <w:lang w:eastAsia="en-GB"/>
              </w:rPr>
            </w:pPr>
            <w:ins w:id="1777"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36878A0C" w14:textId="77777777" w:rsidR="005B0742" w:rsidRPr="005B0742" w:rsidRDefault="005B0742" w:rsidP="005B0742">
            <w:pPr>
              <w:spacing w:after="0" w:line="240" w:lineRule="auto"/>
              <w:rPr>
                <w:ins w:id="1778" w:author="Parks, Robbie M" w:date="2018-06-20T10:54:00Z"/>
                <w:rFonts w:eastAsia="Times New Roman"/>
                <w:color w:val="000000"/>
                <w:sz w:val="24"/>
                <w:szCs w:val="24"/>
                <w:lang w:eastAsia="en-GB"/>
              </w:rPr>
            </w:pPr>
            <w:ins w:id="1779"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08C7C74E" w14:textId="77777777" w:rsidR="005B0742" w:rsidRPr="005B0742" w:rsidRDefault="005B0742" w:rsidP="005B0742">
            <w:pPr>
              <w:spacing w:after="0" w:line="240" w:lineRule="auto"/>
              <w:rPr>
                <w:ins w:id="1780" w:author="Parks, Robbie M" w:date="2018-06-20T10:54:00Z"/>
                <w:rFonts w:eastAsia="Times New Roman"/>
                <w:color w:val="000000"/>
                <w:sz w:val="24"/>
                <w:szCs w:val="24"/>
                <w:lang w:eastAsia="en-GB"/>
              </w:rPr>
            </w:pPr>
            <w:ins w:id="1781" w:author="Parks, Robbie M" w:date="2018-06-20T10:54:00Z">
              <w:r w:rsidRPr="005B0742">
                <w:rPr>
                  <w:rFonts w:eastAsia="Times New Roman"/>
                  <w:color w:val="000000"/>
                  <w:sz w:val="24"/>
                  <w:szCs w:val="24"/>
                  <w:lang w:eastAsia="en-GB"/>
                </w:rPr>
                <w:t> </w:t>
              </w:r>
            </w:ins>
          </w:p>
        </w:tc>
        <w:tc>
          <w:tcPr>
            <w:tcW w:w="1300" w:type="dxa"/>
            <w:tcBorders>
              <w:top w:val="nil"/>
              <w:left w:val="nil"/>
              <w:bottom w:val="single" w:sz="4" w:space="0" w:color="auto"/>
              <w:right w:val="single" w:sz="4" w:space="0" w:color="auto"/>
            </w:tcBorders>
            <w:shd w:val="clear" w:color="auto" w:fill="auto"/>
            <w:vAlign w:val="bottom"/>
            <w:hideMark/>
          </w:tcPr>
          <w:p w14:paraId="73359FC0" w14:textId="77777777" w:rsidR="005B0742" w:rsidRPr="005B0742" w:rsidRDefault="005B0742" w:rsidP="005B0742">
            <w:pPr>
              <w:spacing w:after="0" w:line="240" w:lineRule="auto"/>
              <w:rPr>
                <w:ins w:id="1782" w:author="Parks, Robbie M" w:date="2018-06-20T10:54:00Z"/>
                <w:rFonts w:eastAsia="Times New Roman"/>
                <w:color w:val="000000"/>
                <w:sz w:val="24"/>
                <w:szCs w:val="24"/>
                <w:lang w:eastAsia="en-GB"/>
              </w:rPr>
            </w:pPr>
            <w:ins w:id="1783" w:author="Parks, Robbie M" w:date="2018-06-20T10:54:00Z">
              <w:r w:rsidRPr="005B0742">
                <w:rPr>
                  <w:rFonts w:eastAsia="Times New Roman"/>
                  <w:color w:val="000000"/>
                  <w:sz w:val="24"/>
                  <w:szCs w:val="24"/>
                  <w:lang w:eastAsia="en-GB"/>
                </w:rPr>
                <w:t> </w:t>
              </w:r>
            </w:ins>
          </w:p>
        </w:tc>
      </w:tr>
    </w:tbl>
    <w:p w14:paraId="6457725A" w14:textId="34343E07" w:rsidR="00445D94" w:rsidRPr="00FB4895" w:rsidRDefault="00445D94" w:rsidP="00FB4895">
      <w:pPr>
        <w:spacing w:after="0" w:line="240" w:lineRule="auto"/>
      </w:pPr>
    </w:p>
    <w:sectPr w:rsidR="00445D94" w:rsidRPr="00FB4895" w:rsidSect="00FB489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43" w:author="Parks, Robbie M" w:date="2018-06-19T23:40:00Z" w:initials="PRM">
    <w:p w14:paraId="0964BE4B" w14:textId="2C377032" w:rsidR="00EB3D43" w:rsidRDefault="00EB3D43">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820" w:author="Parks, Robbie M" w:date="2018-06-20T12:54:00Z" w:initials="PRM">
    <w:p w14:paraId="065EFC45" w14:textId="0B999255" w:rsidR="00E71235" w:rsidRDefault="00E71235">
      <w:pPr>
        <w:pStyle w:val="CommentText"/>
      </w:pPr>
      <w:r>
        <w:rPr>
          <w:rStyle w:val="CommentReference"/>
        </w:rPr>
        <w:annotationRef/>
      </w:r>
      <w:r>
        <w:t>I will fill this in but it’s a nightmare to format so I’m leaving it out for now.</w:t>
      </w:r>
    </w:p>
  </w:comment>
  <w:comment w:id="827" w:author="Parks, Robbie M" w:date="2018-06-20T12:54:00Z" w:initials="PRM">
    <w:p w14:paraId="7F3B0DAB" w14:textId="3C713801" w:rsidR="00945B9D" w:rsidRDefault="00945B9D">
      <w:pPr>
        <w:pStyle w:val="CommentText"/>
      </w:pPr>
      <w:r>
        <w:rPr>
          <w:rStyle w:val="CommentReference"/>
        </w:rPr>
        <w:annotationRef/>
      </w:r>
      <w:r>
        <w:t>I will also fill this in once the layout of the table is agreed-upon.</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964BE4B" w15:done="0"/>
  <w15:commentEx w15:paraId="065EFC45" w15:done="0"/>
  <w15:commentEx w15:paraId="7F3B0DAB"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DED5AD" w14:textId="77777777" w:rsidR="00980FA0" w:rsidRDefault="00980FA0">
      <w:pPr>
        <w:spacing w:after="0" w:line="240" w:lineRule="auto"/>
      </w:pPr>
      <w:r>
        <w:separator/>
      </w:r>
    </w:p>
  </w:endnote>
  <w:endnote w:type="continuationSeparator" w:id="0">
    <w:p w14:paraId="4B083A69" w14:textId="77777777" w:rsidR="00980FA0" w:rsidRDefault="00980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EB3D43" w:rsidRDefault="00EB3D4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EB3D43" w:rsidRDefault="00EB3D43"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EB3D43" w:rsidRDefault="00EB3D4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66BC">
      <w:rPr>
        <w:rStyle w:val="PageNumber"/>
        <w:noProof/>
      </w:rPr>
      <w:t>5</w:t>
    </w:r>
    <w:r>
      <w:rPr>
        <w:rStyle w:val="PageNumber"/>
      </w:rPr>
      <w:fldChar w:fldCharType="end"/>
    </w:r>
  </w:p>
  <w:p w14:paraId="3F8F309C" w14:textId="77777777" w:rsidR="00EB3D43" w:rsidRDefault="00EB3D43"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8D3EE3" w14:textId="77777777" w:rsidR="00980FA0" w:rsidRDefault="00980FA0">
      <w:pPr>
        <w:spacing w:after="0" w:line="240" w:lineRule="auto"/>
      </w:pPr>
      <w:r>
        <w:separator/>
      </w:r>
    </w:p>
  </w:footnote>
  <w:footnote w:type="continuationSeparator" w:id="0">
    <w:p w14:paraId="29AE7056" w14:textId="77777777" w:rsidR="00980FA0" w:rsidRDefault="00980FA0">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26AB"/>
    <w:rsid w:val="000156AA"/>
    <w:rsid w:val="00016C20"/>
    <w:rsid w:val="000171E9"/>
    <w:rsid w:val="000210D1"/>
    <w:rsid w:val="00023586"/>
    <w:rsid w:val="0002552E"/>
    <w:rsid w:val="00033C40"/>
    <w:rsid w:val="00035017"/>
    <w:rsid w:val="0003657E"/>
    <w:rsid w:val="00037CC3"/>
    <w:rsid w:val="00040FE5"/>
    <w:rsid w:val="0004316E"/>
    <w:rsid w:val="0004612A"/>
    <w:rsid w:val="00047456"/>
    <w:rsid w:val="00050A3D"/>
    <w:rsid w:val="00054EEF"/>
    <w:rsid w:val="000559D5"/>
    <w:rsid w:val="00057B55"/>
    <w:rsid w:val="0006004E"/>
    <w:rsid w:val="00061E82"/>
    <w:rsid w:val="00066C53"/>
    <w:rsid w:val="00070EF4"/>
    <w:rsid w:val="000711BB"/>
    <w:rsid w:val="00071653"/>
    <w:rsid w:val="00072F64"/>
    <w:rsid w:val="000826AA"/>
    <w:rsid w:val="0008315C"/>
    <w:rsid w:val="00084F55"/>
    <w:rsid w:val="000855D2"/>
    <w:rsid w:val="0009134D"/>
    <w:rsid w:val="0009224B"/>
    <w:rsid w:val="000A0AFB"/>
    <w:rsid w:val="000A0CBB"/>
    <w:rsid w:val="000A0E7F"/>
    <w:rsid w:val="000B0D4A"/>
    <w:rsid w:val="000B343F"/>
    <w:rsid w:val="000B49C7"/>
    <w:rsid w:val="000B6495"/>
    <w:rsid w:val="000B68AC"/>
    <w:rsid w:val="000B7625"/>
    <w:rsid w:val="000C12A0"/>
    <w:rsid w:val="000C19A1"/>
    <w:rsid w:val="000C2752"/>
    <w:rsid w:val="000C6C91"/>
    <w:rsid w:val="000C6ED9"/>
    <w:rsid w:val="000C7277"/>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8FF"/>
    <w:rsid w:val="00161E98"/>
    <w:rsid w:val="0016206E"/>
    <w:rsid w:val="00162EC4"/>
    <w:rsid w:val="00163AC8"/>
    <w:rsid w:val="0016605A"/>
    <w:rsid w:val="00166A52"/>
    <w:rsid w:val="00167563"/>
    <w:rsid w:val="001704F4"/>
    <w:rsid w:val="00175269"/>
    <w:rsid w:val="00180945"/>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C0102"/>
    <w:rsid w:val="001C049B"/>
    <w:rsid w:val="001C2F97"/>
    <w:rsid w:val="001C3C8D"/>
    <w:rsid w:val="001C613C"/>
    <w:rsid w:val="001C6F5C"/>
    <w:rsid w:val="001D05D2"/>
    <w:rsid w:val="001D0836"/>
    <w:rsid w:val="001D0F84"/>
    <w:rsid w:val="001D36DD"/>
    <w:rsid w:val="001D78FC"/>
    <w:rsid w:val="001D7BA9"/>
    <w:rsid w:val="001E02CF"/>
    <w:rsid w:val="001E4AF8"/>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52E3"/>
    <w:rsid w:val="00260281"/>
    <w:rsid w:val="0026033D"/>
    <w:rsid w:val="00260B02"/>
    <w:rsid w:val="002648C8"/>
    <w:rsid w:val="002662B1"/>
    <w:rsid w:val="00271614"/>
    <w:rsid w:val="002734E8"/>
    <w:rsid w:val="00275889"/>
    <w:rsid w:val="00283502"/>
    <w:rsid w:val="002877D1"/>
    <w:rsid w:val="0029208D"/>
    <w:rsid w:val="002931FC"/>
    <w:rsid w:val="002946F4"/>
    <w:rsid w:val="00294A3F"/>
    <w:rsid w:val="00294C9B"/>
    <w:rsid w:val="00296101"/>
    <w:rsid w:val="00296A5E"/>
    <w:rsid w:val="002A4569"/>
    <w:rsid w:val="002A4A3A"/>
    <w:rsid w:val="002A7FE4"/>
    <w:rsid w:val="002B3737"/>
    <w:rsid w:val="002B5E66"/>
    <w:rsid w:val="002B60AA"/>
    <w:rsid w:val="002C1A7D"/>
    <w:rsid w:val="002C33D5"/>
    <w:rsid w:val="002D0212"/>
    <w:rsid w:val="002D1F5C"/>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20003"/>
    <w:rsid w:val="003206D2"/>
    <w:rsid w:val="0032227A"/>
    <w:rsid w:val="00325BCE"/>
    <w:rsid w:val="00325E17"/>
    <w:rsid w:val="00326FD0"/>
    <w:rsid w:val="00332CF8"/>
    <w:rsid w:val="00333321"/>
    <w:rsid w:val="003339E3"/>
    <w:rsid w:val="00333CA8"/>
    <w:rsid w:val="0033413A"/>
    <w:rsid w:val="003377A4"/>
    <w:rsid w:val="003406C1"/>
    <w:rsid w:val="00341373"/>
    <w:rsid w:val="003430BD"/>
    <w:rsid w:val="003452E0"/>
    <w:rsid w:val="003453DE"/>
    <w:rsid w:val="00346839"/>
    <w:rsid w:val="00346CE7"/>
    <w:rsid w:val="0035394F"/>
    <w:rsid w:val="00353A6E"/>
    <w:rsid w:val="00354320"/>
    <w:rsid w:val="0035630E"/>
    <w:rsid w:val="003572E4"/>
    <w:rsid w:val="00357AC1"/>
    <w:rsid w:val="00362019"/>
    <w:rsid w:val="0036381E"/>
    <w:rsid w:val="003649EA"/>
    <w:rsid w:val="00373FD7"/>
    <w:rsid w:val="00377A68"/>
    <w:rsid w:val="0038389B"/>
    <w:rsid w:val="00384D1E"/>
    <w:rsid w:val="00385CAD"/>
    <w:rsid w:val="00386081"/>
    <w:rsid w:val="00387B37"/>
    <w:rsid w:val="00393385"/>
    <w:rsid w:val="00394197"/>
    <w:rsid w:val="0039751B"/>
    <w:rsid w:val="003A23C3"/>
    <w:rsid w:val="003A3A3F"/>
    <w:rsid w:val="003B0BAF"/>
    <w:rsid w:val="003B0DF1"/>
    <w:rsid w:val="003B214A"/>
    <w:rsid w:val="003B2BCB"/>
    <w:rsid w:val="003B5AA4"/>
    <w:rsid w:val="003B60EB"/>
    <w:rsid w:val="003B784F"/>
    <w:rsid w:val="003C0D6B"/>
    <w:rsid w:val="003C153C"/>
    <w:rsid w:val="003C32A1"/>
    <w:rsid w:val="003D394A"/>
    <w:rsid w:val="003D6280"/>
    <w:rsid w:val="003D6587"/>
    <w:rsid w:val="003E060B"/>
    <w:rsid w:val="003E1F81"/>
    <w:rsid w:val="003E213C"/>
    <w:rsid w:val="003E6E8C"/>
    <w:rsid w:val="003E7BB5"/>
    <w:rsid w:val="003F029F"/>
    <w:rsid w:val="003F22B3"/>
    <w:rsid w:val="003F5EC1"/>
    <w:rsid w:val="00400938"/>
    <w:rsid w:val="00400D63"/>
    <w:rsid w:val="004018CB"/>
    <w:rsid w:val="00402D6F"/>
    <w:rsid w:val="0040449F"/>
    <w:rsid w:val="004055C0"/>
    <w:rsid w:val="0041155C"/>
    <w:rsid w:val="004116D2"/>
    <w:rsid w:val="00413B5E"/>
    <w:rsid w:val="00415980"/>
    <w:rsid w:val="00421068"/>
    <w:rsid w:val="00421105"/>
    <w:rsid w:val="0042218D"/>
    <w:rsid w:val="004243A2"/>
    <w:rsid w:val="004258D7"/>
    <w:rsid w:val="004273F1"/>
    <w:rsid w:val="004331B4"/>
    <w:rsid w:val="00433EDB"/>
    <w:rsid w:val="004344EB"/>
    <w:rsid w:val="00434598"/>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D5F"/>
    <w:rsid w:val="00467F6E"/>
    <w:rsid w:val="004717CE"/>
    <w:rsid w:val="00473A34"/>
    <w:rsid w:val="00474BAB"/>
    <w:rsid w:val="00475674"/>
    <w:rsid w:val="0047597D"/>
    <w:rsid w:val="00476FC9"/>
    <w:rsid w:val="004817FA"/>
    <w:rsid w:val="004835CF"/>
    <w:rsid w:val="00485D14"/>
    <w:rsid w:val="004873B6"/>
    <w:rsid w:val="00487E60"/>
    <w:rsid w:val="00490EB4"/>
    <w:rsid w:val="004926F3"/>
    <w:rsid w:val="004A1538"/>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773A8"/>
    <w:rsid w:val="00577BB1"/>
    <w:rsid w:val="00577D56"/>
    <w:rsid w:val="00577DE0"/>
    <w:rsid w:val="005866BD"/>
    <w:rsid w:val="005872C8"/>
    <w:rsid w:val="00590032"/>
    <w:rsid w:val="005902F2"/>
    <w:rsid w:val="00592119"/>
    <w:rsid w:val="00592638"/>
    <w:rsid w:val="00592BE6"/>
    <w:rsid w:val="0059341A"/>
    <w:rsid w:val="00593EAA"/>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759F"/>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84488"/>
    <w:rsid w:val="00690402"/>
    <w:rsid w:val="006934E5"/>
    <w:rsid w:val="006939C1"/>
    <w:rsid w:val="006959B5"/>
    <w:rsid w:val="00696DE7"/>
    <w:rsid w:val="006970AF"/>
    <w:rsid w:val="00697F11"/>
    <w:rsid w:val="006A5B04"/>
    <w:rsid w:val="006A63D8"/>
    <w:rsid w:val="006A677D"/>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546D"/>
    <w:rsid w:val="007613D4"/>
    <w:rsid w:val="00763760"/>
    <w:rsid w:val="00765400"/>
    <w:rsid w:val="007657EB"/>
    <w:rsid w:val="00765D19"/>
    <w:rsid w:val="00766A54"/>
    <w:rsid w:val="00766E22"/>
    <w:rsid w:val="007671B3"/>
    <w:rsid w:val="0076751F"/>
    <w:rsid w:val="00771AD0"/>
    <w:rsid w:val="00772531"/>
    <w:rsid w:val="00773692"/>
    <w:rsid w:val="007751D3"/>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A61E2"/>
    <w:rsid w:val="007A652A"/>
    <w:rsid w:val="007B2B86"/>
    <w:rsid w:val="007B2F5A"/>
    <w:rsid w:val="007B3AFF"/>
    <w:rsid w:val="007B3CD8"/>
    <w:rsid w:val="007B7697"/>
    <w:rsid w:val="007B7B7F"/>
    <w:rsid w:val="007C4524"/>
    <w:rsid w:val="007C4D69"/>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54BC"/>
    <w:rsid w:val="008B7DDD"/>
    <w:rsid w:val="008C4931"/>
    <w:rsid w:val="008C4B74"/>
    <w:rsid w:val="008C5A61"/>
    <w:rsid w:val="008D1344"/>
    <w:rsid w:val="008D16D9"/>
    <w:rsid w:val="008D2E91"/>
    <w:rsid w:val="008D62D2"/>
    <w:rsid w:val="008D6B6B"/>
    <w:rsid w:val="008D7ED7"/>
    <w:rsid w:val="008E4728"/>
    <w:rsid w:val="008F16FF"/>
    <w:rsid w:val="008F5EFD"/>
    <w:rsid w:val="00903420"/>
    <w:rsid w:val="009069BE"/>
    <w:rsid w:val="00907632"/>
    <w:rsid w:val="009100EF"/>
    <w:rsid w:val="00910AF9"/>
    <w:rsid w:val="00910BC9"/>
    <w:rsid w:val="00911EE8"/>
    <w:rsid w:val="009134D8"/>
    <w:rsid w:val="00913C15"/>
    <w:rsid w:val="009156EA"/>
    <w:rsid w:val="0092194B"/>
    <w:rsid w:val="00922A69"/>
    <w:rsid w:val="0092526A"/>
    <w:rsid w:val="009255C7"/>
    <w:rsid w:val="00925FBE"/>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0FA0"/>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A4A"/>
    <w:rsid w:val="00A95645"/>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38E6"/>
    <w:rsid w:val="00B45F2D"/>
    <w:rsid w:val="00B46096"/>
    <w:rsid w:val="00B461EC"/>
    <w:rsid w:val="00B46AD5"/>
    <w:rsid w:val="00B478EE"/>
    <w:rsid w:val="00B51B1A"/>
    <w:rsid w:val="00B539D8"/>
    <w:rsid w:val="00B60E7C"/>
    <w:rsid w:val="00B62D3F"/>
    <w:rsid w:val="00B6502E"/>
    <w:rsid w:val="00B66775"/>
    <w:rsid w:val="00B66895"/>
    <w:rsid w:val="00B6704E"/>
    <w:rsid w:val="00B67C7C"/>
    <w:rsid w:val="00B70782"/>
    <w:rsid w:val="00B7166D"/>
    <w:rsid w:val="00B802D5"/>
    <w:rsid w:val="00B85B28"/>
    <w:rsid w:val="00B86D7A"/>
    <w:rsid w:val="00B91368"/>
    <w:rsid w:val="00B91584"/>
    <w:rsid w:val="00B940C7"/>
    <w:rsid w:val="00BA01B0"/>
    <w:rsid w:val="00BA5550"/>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3722"/>
    <w:rsid w:val="00BD45FA"/>
    <w:rsid w:val="00BD7179"/>
    <w:rsid w:val="00BE0B51"/>
    <w:rsid w:val="00BE13F4"/>
    <w:rsid w:val="00BE1974"/>
    <w:rsid w:val="00BE1A2A"/>
    <w:rsid w:val="00BE50E6"/>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555C"/>
    <w:rsid w:val="00C956EE"/>
    <w:rsid w:val="00C96D25"/>
    <w:rsid w:val="00CA0C4E"/>
    <w:rsid w:val="00CA4EFD"/>
    <w:rsid w:val="00CA6179"/>
    <w:rsid w:val="00CA785E"/>
    <w:rsid w:val="00CB331E"/>
    <w:rsid w:val="00CB4CD7"/>
    <w:rsid w:val="00CB57D1"/>
    <w:rsid w:val="00CB7689"/>
    <w:rsid w:val="00CC3195"/>
    <w:rsid w:val="00CC4555"/>
    <w:rsid w:val="00CC4725"/>
    <w:rsid w:val="00CC4896"/>
    <w:rsid w:val="00CD1B3F"/>
    <w:rsid w:val="00CD33D6"/>
    <w:rsid w:val="00CE1DCB"/>
    <w:rsid w:val="00CE3BE6"/>
    <w:rsid w:val="00CE3E2E"/>
    <w:rsid w:val="00CE56F0"/>
    <w:rsid w:val="00CF138F"/>
    <w:rsid w:val="00CF297C"/>
    <w:rsid w:val="00CF318B"/>
    <w:rsid w:val="00CF46E8"/>
    <w:rsid w:val="00CF5F29"/>
    <w:rsid w:val="00CF73D8"/>
    <w:rsid w:val="00D038DF"/>
    <w:rsid w:val="00D03948"/>
    <w:rsid w:val="00D0474A"/>
    <w:rsid w:val="00D04AD1"/>
    <w:rsid w:val="00D06AEF"/>
    <w:rsid w:val="00D06CDA"/>
    <w:rsid w:val="00D10034"/>
    <w:rsid w:val="00D117B9"/>
    <w:rsid w:val="00D15C80"/>
    <w:rsid w:val="00D16DC4"/>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364D"/>
    <w:rsid w:val="00D7437C"/>
    <w:rsid w:val="00D74BA2"/>
    <w:rsid w:val="00D75325"/>
    <w:rsid w:val="00D82B3B"/>
    <w:rsid w:val="00D83ACB"/>
    <w:rsid w:val="00D84009"/>
    <w:rsid w:val="00D8629D"/>
    <w:rsid w:val="00D8714D"/>
    <w:rsid w:val="00D910AD"/>
    <w:rsid w:val="00D92672"/>
    <w:rsid w:val="00D92A88"/>
    <w:rsid w:val="00D94AB5"/>
    <w:rsid w:val="00D97444"/>
    <w:rsid w:val="00DA178A"/>
    <w:rsid w:val="00DA1FC5"/>
    <w:rsid w:val="00DA363C"/>
    <w:rsid w:val="00DA5F0A"/>
    <w:rsid w:val="00DA6C08"/>
    <w:rsid w:val="00DA7A56"/>
    <w:rsid w:val="00DB1F30"/>
    <w:rsid w:val="00DB2D88"/>
    <w:rsid w:val="00DB4B8F"/>
    <w:rsid w:val="00DB65EC"/>
    <w:rsid w:val="00DB7D92"/>
    <w:rsid w:val="00DB7F7E"/>
    <w:rsid w:val="00DC1680"/>
    <w:rsid w:val="00DC1C08"/>
    <w:rsid w:val="00DC3654"/>
    <w:rsid w:val="00DC4352"/>
    <w:rsid w:val="00DC6E15"/>
    <w:rsid w:val="00DC768F"/>
    <w:rsid w:val="00DD1C1B"/>
    <w:rsid w:val="00DE0D8E"/>
    <w:rsid w:val="00DE1EA3"/>
    <w:rsid w:val="00DE21EC"/>
    <w:rsid w:val="00DE2636"/>
    <w:rsid w:val="00DF62BA"/>
    <w:rsid w:val="00DF682F"/>
    <w:rsid w:val="00E002DD"/>
    <w:rsid w:val="00E03995"/>
    <w:rsid w:val="00E110D3"/>
    <w:rsid w:val="00E115D4"/>
    <w:rsid w:val="00E11ABD"/>
    <w:rsid w:val="00E144A3"/>
    <w:rsid w:val="00E1504C"/>
    <w:rsid w:val="00E202D9"/>
    <w:rsid w:val="00E23198"/>
    <w:rsid w:val="00E23271"/>
    <w:rsid w:val="00E24970"/>
    <w:rsid w:val="00E26342"/>
    <w:rsid w:val="00E30DF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C004F"/>
    <w:rsid w:val="00EC07C7"/>
    <w:rsid w:val="00EC4DA6"/>
    <w:rsid w:val="00EC559F"/>
    <w:rsid w:val="00EC6F25"/>
    <w:rsid w:val="00EC78B3"/>
    <w:rsid w:val="00ED0384"/>
    <w:rsid w:val="00ED09FF"/>
    <w:rsid w:val="00ED1766"/>
    <w:rsid w:val="00ED3EB5"/>
    <w:rsid w:val="00ED78D3"/>
    <w:rsid w:val="00EE0CA6"/>
    <w:rsid w:val="00EE196B"/>
    <w:rsid w:val="00EE40BC"/>
    <w:rsid w:val="00EE473F"/>
    <w:rsid w:val="00EE7E4F"/>
    <w:rsid w:val="00EF0C40"/>
    <w:rsid w:val="00EF0DEC"/>
    <w:rsid w:val="00EF117B"/>
    <w:rsid w:val="00EF4283"/>
    <w:rsid w:val="00EF4585"/>
    <w:rsid w:val="00EF4FB4"/>
    <w:rsid w:val="00EF58F0"/>
    <w:rsid w:val="00EF5D2C"/>
    <w:rsid w:val="00EF6AD5"/>
    <w:rsid w:val="00F01B41"/>
    <w:rsid w:val="00F022F6"/>
    <w:rsid w:val="00F04AEE"/>
    <w:rsid w:val="00F0534A"/>
    <w:rsid w:val="00F064A9"/>
    <w:rsid w:val="00F06B28"/>
    <w:rsid w:val="00F110C1"/>
    <w:rsid w:val="00F11CCD"/>
    <w:rsid w:val="00F147B2"/>
    <w:rsid w:val="00F22585"/>
    <w:rsid w:val="00F23C3A"/>
    <w:rsid w:val="00F25917"/>
    <w:rsid w:val="00F31435"/>
    <w:rsid w:val="00F33911"/>
    <w:rsid w:val="00F43484"/>
    <w:rsid w:val="00F44160"/>
    <w:rsid w:val="00F45D72"/>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868"/>
    <w:rsid w:val="00F73CE1"/>
    <w:rsid w:val="00F76061"/>
    <w:rsid w:val="00F81E14"/>
    <w:rsid w:val="00F84E0B"/>
    <w:rsid w:val="00F904A9"/>
    <w:rsid w:val="00F92934"/>
    <w:rsid w:val="00F937F7"/>
    <w:rsid w:val="00F93E34"/>
    <w:rsid w:val="00F95A18"/>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7116"/>
    <w:rsid w:val="00FD7E90"/>
    <w:rsid w:val="00FE1F35"/>
    <w:rsid w:val="00FE26BC"/>
    <w:rsid w:val="00FE2F81"/>
    <w:rsid w:val="00FE5AB4"/>
    <w:rsid w:val="00FE5FE6"/>
    <w:rsid w:val="00FF30A6"/>
    <w:rsid w:val="00FF42B0"/>
    <w:rsid w:val="00FF4E42"/>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Cs w:val="20"/>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C0B4E4A-6411-304C-891C-637ECD8BB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27</Pages>
  <Words>23357</Words>
  <Characters>133139</Characters>
  <Application>Microsoft Macintosh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283</cp:revision>
  <dcterms:created xsi:type="dcterms:W3CDTF">2018-01-30T10:56:00Z</dcterms:created>
  <dcterms:modified xsi:type="dcterms:W3CDTF">2018-06-20T12:11:00Z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