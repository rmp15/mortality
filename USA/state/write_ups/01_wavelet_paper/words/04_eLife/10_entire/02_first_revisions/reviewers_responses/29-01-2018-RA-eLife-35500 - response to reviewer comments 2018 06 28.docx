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65629A2" w14:textId="2E5384C7" w:rsidR="005665B5" w:rsidRPr="000A14BA" w:rsidRDefault="005665B5" w:rsidP="00E61AB2">
      <w:pPr>
        <w:pStyle w:val="BodyText"/>
        <w:spacing w:after="0" w:line="240" w:lineRule="auto"/>
      </w:pPr>
      <w:commentRangeStart w:id="0"/>
      <w:r w:rsidRPr="000A14BA">
        <w:t xml:space="preserve">Note: All page numbers refer to the </w:t>
      </w:r>
      <w:r w:rsidRPr="000A14BA">
        <w:rPr>
          <w:u w:val="single"/>
        </w:rPr>
        <w:t>tracked manuscript</w:t>
      </w:r>
      <w:r w:rsidR="00EE2AAD" w:rsidRPr="000A14BA">
        <w:t>.</w:t>
      </w:r>
      <w:commentRangeEnd w:id="0"/>
      <w:r w:rsidR="00BD0E87">
        <w:rPr>
          <w:rStyle w:val="CommentReference"/>
        </w:rPr>
        <w:commentReference w:id="0"/>
      </w:r>
    </w:p>
    <w:p w14:paraId="7287FD5F" w14:textId="77777777" w:rsidR="005665B5" w:rsidRPr="000A14BA" w:rsidRDefault="005665B5" w:rsidP="00E61AB2">
      <w:pPr>
        <w:pStyle w:val="BodyText"/>
        <w:spacing w:after="0" w:line="240" w:lineRule="auto"/>
      </w:pPr>
    </w:p>
    <w:p w14:paraId="225B85C9" w14:textId="77777777" w:rsidR="00B11CF3" w:rsidRPr="00B11CF3" w:rsidRDefault="00B11CF3" w:rsidP="00E61AB2">
      <w:pPr>
        <w:pStyle w:val="BodyText"/>
        <w:spacing w:after="0" w:line="240" w:lineRule="auto"/>
        <w:rPr>
          <w:b/>
          <w:bCs/>
        </w:rPr>
      </w:pPr>
      <w:r w:rsidRPr="00B11CF3">
        <w:rPr>
          <w:b/>
          <w:bCs/>
        </w:rPr>
        <w:t xml:space="preserve">ESSENTIAL REVISIONS: </w:t>
      </w:r>
    </w:p>
    <w:p w14:paraId="2C2825BF" w14:textId="77777777" w:rsidR="00B11CF3" w:rsidRPr="00B11CF3" w:rsidRDefault="00B11CF3" w:rsidP="00E61AB2">
      <w:pPr>
        <w:pStyle w:val="BodyText"/>
        <w:spacing w:after="0" w:line="240" w:lineRule="auto"/>
        <w:rPr>
          <w:b/>
          <w:bCs/>
        </w:rPr>
      </w:pPr>
    </w:p>
    <w:p w14:paraId="1B3CCCEE" w14:textId="77777777" w:rsidR="00B11CF3" w:rsidRPr="00B11CF3" w:rsidRDefault="00B11CF3" w:rsidP="00E61AB2">
      <w:pPr>
        <w:pStyle w:val="BodyText"/>
        <w:spacing w:after="0" w:line="240" w:lineRule="auto"/>
        <w:rPr>
          <w:b/>
          <w:bCs/>
        </w:rPr>
      </w:pPr>
      <w:r w:rsidRPr="00B11CF3">
        <w:rPr>
          <w:b/>
          <w:bCs/>
        </w:rPr>
        <w:t xml:space="preserve">1) By choosing only 4 disease groups the authors seem to have missed a key opportunity to investigate seasonal patterns in finer subgroups despite possessing a large sample size (n = 77,771,264), Furthermore, the rationale for choosing the subgroups presented is unclear. For example, the authors chose to group cardiorespiratory diseases into one large outcome when cardiovascular and respiratory outcomes have differing mechanisms in their association with heat or cold exposure. Within respiratory diseases itself, it makes sense to separate acute and chronic causes because the mechanisms vary so starkly and are related to seasonal patterns, i.e. the incidence of pneumonia and acute respiratory outcomes are likely heightened in the winter and this observation may differ to how/why the incidence of chronic respiratory deaths vary seasonally. Furthermore, the mechanisms for how heat is associated with elevated respiratory deaths is understudied and knowing more about seasonal patterns here would be a useful addition to the literature. </w:t>
      </w:r>
    </w:p>
    <w:p w14:paraId="068E9750" w14:textId="77777777" w:rsidR="00B11CF3" w:rsidRPr="00B11CF3" w:rsidRDefault="00B11CF3" w:rsidP="00E61AB2">
      <w:pPr>
        <w:pStyle w:val="BodyText"/>
        <w:spacing w:after="0" w:line="240" w:lineRule="auto"/>
        <w:rPr>
          <w:b/>
          <w:bCs/>
        </w:rPr>
      </w:pPr>
    </w:p>
    <w:p w14:paraId="274F8B2A" w14:textId="77777777" w:rsidR="00B11CF3" w:rsidRPr="00B11CF3" w:rsidRDefault="00B11CF3" w:rsidP="00E61AB2">
      <w:pPr>
        <w:pStyle w:val="BodyText"/>
        <w:spacing w:after="0" w:line="240" w:lineRule="auto"/>
        <w:rPr>
          <w:b/>
          <w:bCs/>
        </w:rPr>
      </w:pPr>
      <w:r w:rsidRPr="00B11CF3">
        <w:rPr>
          <w:b/>
          <w:bCs/>
        </w:rPr>
        <w:t xml:space="preserve">I believe it's important to investigate seasonal patterns of deaths from infectious disease, maternal and neonatal causes, endocrine disorders, genitourinary conditions and neuropsychiatric conditions (which are all associated with temperature) to add valuable insight into understudied but important disease groups, but these have been excluded from the present analysis. Considering the tragic opioid epidemic in USA, it would be a valuable contribution to the literature to understand whether seasonal patterns (at least in more recent years) are observed with deaths related to substance use disorders. </w:t>
      </w:r>
    </w:p>
    <w:p w14:paraId="319A9F74" w14:textId="791A859C" w:rsidR="00B11CF3" w:rsidRPr="00CD71BB" w:rsidRDefault="00B11CF3" w:rsidP="00E61AB2">
      <w:pPr>
        <w:pStyle w:val="BodyText"/>
        <w:spacing w:after="0" w:line="240" w:lineRule="auto"/>
        <w:rPr>
          <w:bCs/>
        </w:rPr>
      </w:pPr>
    </w:p>
    <w:p w14:paraId="76DA6E13" w14:textId="1E5A3BCC" w:rsidR="00727652" w:rsidRDefault="00CD71BB" w:rsidP="00E61AB2">
      <w:pPr>
        <w:pStyle w:val="BodyText"/>
        <w:spacing w:after="0" w:line="240" w:lineRule="auto"/>
        <w:rPr>
          <w:bCs/>
        </w:rPr>
      </w:pPr>
      <w:r>
        <w:rPr>
          <w:bCs/>
        </w:rPr>
        <w:t xml:space="preserve">We had selected the four cause groups to go beyond all-cause mortality and still have parsimonious presentation and sufficient number of events by sex, age group, year, month and geography. In the specific case of cardiorespiratory diseases, they are commonly analysed together </w:t>
      </w:r>
      <w:r w:rsidR="007E0D70">
        <w:rPr>
          <w:bCs/>
        </w:rPr>
        <w:t>when studying the effects of</w:t>
      </w:r>
      <w:r>
        <w:rPr>
          <w:bCs/>
        </w:rPr>
        <w:t xml:space="preserve"> temperature and air pollution</w:t>
      </w:r>
      <w:r w:rsidR="007E0D70">
        <w:rPr>
          <w:bCs/>
        </w:rPr>
        <w:t xml:space="preserve"> </w:t>
      </w:r>
      <w:commentRangeStart w:id="1"/>
      <w:commentRangeStart w:id="2"/>
      <w:r w:rsidR="00062E05">
        <w:rPr>
          <w:bCs/>
        </w:rPr>
        <w:fldChar w:fldCharType="begin" w:fldLock="1"/>
      </w:r>
      <w:r w:rsidR="00B52BFB">
        <w:rPr>
          <w:bCs/>
        </w:rPr>
        <w:instrText>ADDIN CSL_CITATION { "citationItems" : [ { "id" : "ITEM-1", "itemData" : { "DOI" : "10.1186/1476-069X-8-40", "ISBN" : "1476-069X", "ISSN" : "1476069X", "PMID" : "19758453", "abstract" : "BACKGROUND: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 "author" : [ { "dropping-particle" : "", "family" : "Basu", "given" : "R", "non-dropping-particle" : "", "parse-names" : false, "suffix" : "" } ], "container-title" : "Environmental Health: A Global Access Science Source", "id" : "ITEM-1", "issue" : "1", "issued" : { "date-parts" : [ [ "2009" ] ] }, "page" : "40", "title" : "High ambient temperature and mortality: A review of epidemiologic studies from 2001 to 2008", "type" : "article", "volume" : "8" }, "uris" : [ "http://www.mendeley.com/documents/?uuid=4a3c238b-f19d-4589-ab7d-38cd7a1ebe34" ] }, { "id" : "ITEM-2", "itemData" : { "DOI" : "10.1038/nclimate2123", "ISBN" : "1758-678X 1758-6798", "ISSN" : "17586798", "abstract" : "Warm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temperature1\u20134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\u25e6 C warmer temperature, compared with virtually no effect in the most resilient districts, which were in the far north. A 2 \u25e6 C warmer summer may result in 1,552 (95% credible interval 1,307\u20131,762)additional deaths,aboutone-half of which would occur in 95 districts. The findings enable risk and adaptation analyses to incorporate local vulnerability to warm temperature and to quantify inequality in its effects. Events", "author" : [ { "dropping-particle" : "", "family" : "Bennett", "given" : "James E.", "non-dropping-particle" : "", "parse-names" : false, "suffix" : "" }, { "dropping-particle" : "", "family" : "Blangiardo", "given" : "Marta", "non-dropping-particle" : "", "parse-names" : false, "suffix" : "" }, { "dropping-particle" : "", "family" : "Fecht", "given" : "Daniela", "non-dropping-particle" : "", "parse-names" : false, "suffix" : "" }, { "dropping-particle" : "", "family" : "Elliott", "given" : "Paul", "non-dropping-particle" : "", "parse-names" : false, "suffix" : "" }, { "dropping-particle" : "", "family" : "Ezzati", "given" : "Majid", "non-dropping-particle" : "", "parse-names" : false, "suffix" : "" } ], "container-title" : "Nature Climate Change", "id" : "ITEM-2", "issue" : "4", "issued" : { "date-parts" : [ [ "2014" ] ] }, "page" : "269-273", "title" : "Vulnerability to the mortality effects of warm temperature in the districts of England and Wales", "type" : "article-journal", "volume" : "4" }, "uris" : [ "http://www.mendeley.com/documents/?uuid=5f34f7af-83b0-4896-a914-0daa32211ebb" ] }, { "id" : "ITEM-3", "itemData" : { "DOI" : "joc11435 [pii]", "ISBN" : "0098-7484 (Print) 0098-7484 (Linking)", "ISSN" : "0098-7484", "PMID" : "11879110", "abstract" : "Associations have been found between day-to-day particulate air pollution and increased risk of various adverse health outcomes, including cardiopulmonary mortality. However, studies of health effects of long-term particulate air pollution have been less conclusive.|To assess the relationship between long-term exposure to fine particulate air pollution and all-cause, lung cancer, and cardiopulmonary mortality.|Vital status and cause of death data were collected by the American Cancer Society as part of the Cancer Prevention II study, an ongoing prospective mortality study, which enrolled approximately 1.2 million adults in 1982. Participants completed a questionnaire detailing individual risk factor data (age, sex, race, weight, height, smoking history, education, marital status, diet, alcohol consumption, and occupational exposures). The risk factor data for approximately 500 000 adults were linked with air pollution data for metropolitan areas throughout the United States and combined with vital status and cause of death data through December 31, 1998.|All-cause, lung cancer, and cardiopulmonary mortality.|Fine particulate and sulfur oxide--related pollution were associated with all-cause, lung cancer, and cardiopulmonary mortality. Each 10-microg/m(3) elevation in fine particulate air pollution was associated with approximately a 4%, 6%, and 8% increased risk of all-cause, cardiopulmonary, and lung cancer mortality, respectively. Measures of coarse particle fraction and total suspended particles were not consistently associated with mortality.|Long-term exposure to combustion-related fine particulate air pollution is an important environmental risk factor for cardiopulmonary and lung cancer mortality.", "author" : [ { "dropping-particle" : "", "family" : "Pope", "given" : "C A", "non-dropping-particle" : "", "parse-names" : false, "suffix" : "" }, { "dropping-particle" : "", "family" : "Burnett", "given" : "R T", "non-dropping-particle" : "", "parse-names" : false, "suffix" : "" }, { "dropping-particle" : "", "family" : "Thun", "given" : "M J", "non-dropping-particle" : "", "parse-names" : false, "suffix" : "" }, { "dropping-particle" : "", "family" : "Calle", "given" : "E E", "non-dropping-particle" : "", "parse-names" : false, "suffix" : "" }, { "dropping-particle" : "", "family" : "Krewski", "given" : "D", "non-dropping-particle" : "", "parse-names" : false, "suffix" : "" }, { "dropping-particle" : "", "family" : "Ito", "given" : "K", "non-dropping-particle" : "", "parse-names" : false, "suffix" : "" }, { "dropping-particle" : "", "family" : "Thurston", "given" : "G D", "non-dropping-particle" : "", "parse-names" : false, "suffix" : "" } ], "container-title" : "JAMA", "id" : "ITEM-3", "issue" : "9", "issued" : { "date-parts" : [ [ "2002" ] ] }, "page" : "1132-1141", "title" : "Lung cancer, cardiopulmonary mortality, and long-term exposure to fine particulate air pollution", "type" : "article-journal", "volume" : "287" }, "uris" : [ "http://www.mendeley.com/documents/?uuid=b31c15ae-69f4-47a3-a0ec-5ab841e98c2f" ] }, { "id" : "ITEM-4", "itemData" : { "DOI" : "10.1186/1476-069X-12-43", "ISBN" : "10.1186/1476-069X-12-43", "ISSN" : "1476-069X", "PMID" : "23714370", "abstract" : "Current day concentrations of ambient air pollution have been associated with a range of adverse health effects, particularly mortality and morbidity due to cardiovascular and respiratory diseases. In this review, we summarize the evidence from epidemiological studies on long-term exposure to fine and coarse particles, nitrogen dioxide (NO2) and elemental carbon on mortality from all-causes, cardiovascular disease and respiratory disease. We also summarize the findings on potentially susceptible subgroups across studies. We identified studies through a search in the databases Medline and Scopus and previous reviews until January 2013 and performed a meta-analysis if more than five studies were available for the same exposure metric.", "author" : [ { "dropping-particle" : "", "family" : "Hoek", "given" : "Gerard", "non-dropping-particle" : "", "parse-names" : false, "suffix" : "" }, { "dropping-particle" : "", "family" : "Krishnan", "given" : "Ranjini M", "non-dropping-particle" : "", "parse-names" : false, "suffix" : "" }, { "dropping-particle" : "", "family" : "Beelen", "given" : "Rob", "non-dropping-particle" : "", "parse-names" : false, "suffix" : "" }, { "dropping-particle" : "", "family" : "Peters", "given" : "Annette", "non-dropping-particle" : "", "parse-names" : false, "suffix" : "" }, { "dropping-particle" : "", "family" : "Ostro", "given" : "Bart", "non-dropping-particle" : "", "parse-names" : false, "suffix" : "" }, { "dropping-particle" : "", "family" : "Brunekreef", "given" : "Bert", "non-dropping-particle" : "", "parse-names" : false, "suffix" : "" }, { "dropping-particle" : "", "family" : "Kaufman", "given" : "Joel D", "non-dropping-particle" : "", "parse-names" : false, "suffix" : "" } ], "container-title" : "Environmental Health", "id" : "ITEM-4", "issue" : "1", "issued" : { "date-parts" : [ [ "2013" ] ] }, "page" : "43", "title" : "Long-term air pollution exposure and cardio- respiratory mortality: a review", "type" : "article-journal", "volume" : "12" }, "uris" : [ "http://www.mendeley.com/documents/?uuid=651a36da-7c9e-4490-ac41-d15f32ea9a18" ] }, { "id" : "ITEM-5", "itemData" : { "DOI" : "10.1056/NEJM199312093292401", "ISBN" : "0028-4793", "ISSN" : "0028-4793", "PMID" : "8179653", "abstract" : "BACKGROUND: Recent studies have reported associations between particulate air pollution and daily mortality rates. Population-based, cross-sectional studies of metropolitan areas in the United States have also found associations between particulate air pollution and annual mortality rates, but these studies have been criticized, in part because they did not directly control for cigarette smoking and other health risks. METHODS: In this prospective cohort study, we estimated the effects of air pollution on mortality, while controlling for individual risk factors. Survival analysis, including Cox proportional-hazards regression modeling, was conducted with data from a 14-to-16-year mortality follow-up of 8111 adults in six U.S. cities. RESULTS: Mortality rates were most strongly associated with cigarette smoking. After adjusting for smoking and other risk factors, we observed statistically significant and robust associations between air pollution and mortality. The adjusted mortality-rate ratio for the most polluted of the cities as compared with the least polluted was 1.26 (95 percent confidence interval, 1.08 to 1.47). Air pollution was positively associated with death from lung cancer and cardiopulmonary disease but not with death from other causes considered together. Mortality was most strongly associated with air pollution with fine particulates, including sulfates. CONCLUSIONS: Although the effects of other, unmeasured risk factors cannot be excluded with certainty, these results suggest that fine-particulate air pollution, or a more complex pollution mixture associated with fine particulate matter, contributes to excess mortality in certain U.S. cities.", "author" : [ { "dropping-particle" : "", "family" : "Dockery", "given" : "Douglas W.", "non-dropping-particle" : "", "parse-names" : false, "suffix" : "" }, { "dropping-particle" : "", "family" : "Pope", "given" : "C. Arden", "non-dropping-particle" : "", "parse-names" : false, "suffix" : "" }, { "dropping-particle" : "", "family" : "Xu", "given" : "Xiping", "non-dropping-particle" : "", "parse-names" : false, "suffix" : "" }, { "dropping-particle" : "", "family" : "Spengler", "given" : "John D.", "non-dropping-particle" : "", "parse-names" : false, "suffix" : "" }, { "dropping-particle" : "", "family" : "Ware", "given" : "James H.", "non-dropping-particle" : "", "parse-names" : false, "suffix" : "" }, { "dropping-particle" : "", "family" : "Fay", "given" : "Martha E.", "non-dropping-particle" : "", "parse-names" : false, "suffix" : "" }, { "dropping-particle" : "", "family" : "Ferris", "given" : "B G", "non-dropping-particle" : "", "parse-names" : false, "suffix" : "" }, { "dropping-particle" : "", "family" : "Speizer", "given" : "Frank E.", "non-dropping-particle" : "", "parse-names" : false, "suffix" : "" } ], "container-title" : "The New England Journal of Medicine", "id" : "ITEM-5", "issue" : "24", "issued" : { "date-parts" : [ [ "1993" ] ] }, "page" : "1753-9", "title" : "An association between air pollution and mortality in six U.S. cities.", "type" : "article-journal", "volume" : "329" }, "uris" : [ "http://www.mendeley.com/documents/?uuid=e1ea4bb9-92c7-4b5c-ba00-fe8a5e599f10" ] }, { "id" : "ITEM-6", "itemData" : { "DOI" : "00001648-200501000-00009 [pii]", "ISBN" : "1044-3983 (Print)\\n1044-3983 (Linking)", "ISSN" : "10443983 (ISSN)", "PMID" : "15613946", "abstract" : "BACKGROUND: Time-series analyses have been used for decades to investigate time-varying environmental exposures. Recently, the case-crossover design has been applied to assess acute effects of air pollution. Our objective was to compare time-series and case-crossover analyses using varying referent periods (ie, unidirectional, ambidirectional, and time-stratified). METHODS: We examined the association between temperature and cardiorespiratory mortality among the elderly population in the 20 largest metropolitan areas of the United States. Risks were estimated by season and geographic region in 1992. We obtained weather data from the National Climatic Data Center and mortality data from the Division of Vital Statistics. Conditional logistic regression (case-crossover) and Poisson regression (time-series) were used to estimate the increased risk of cardiorespiratory mortality associated with a 10 degrees F increase in daily temperature, accounting for dew-point temperature and other potential confounding factors. RESULTS: In the time-stratified case-crossover analysis, the strongest associations were found in the summer; in the Southwest, Southeast, Northwest, Northeast, and Midwest, the odds ratios were 1.15 (95% confidence interval=1.07-1.24), 1.10 (0.96-1.27), 1.08 (0.92-1.26), 1.08 (1.02-1.15), and 1.01 (0.92-1.11), respectively. Mostly null or negative associations were found in the winter, spring, and fall. The ambidirectional case-crossover and the time-series analyses produced quantitatively similar results to those from the time-stratified analysis. The unidirectional analysis produced conflicting results. CONCLUSIONS: Inferences from studies of weather and mortality using the ambidirectional or time-stratified case-crossover approaches and the time-series analyses are comparable and provide consistent findings in this study.", "author" : [ { "dropping-particle" : "", "family" : "Basu", "given" : "R", "non-dropping-particle" : "", "parse-names" : false, "suffix" : "" }, { "dropping-particle" : "", "family" : "Dominici", "given" : "F", "non-dropping-particle" : "", "parse-names" : false, "suffix" : "" }, { "dropping-particle" : "", "family" : "Samet", "given" : "J M", "non-dropping-particle" : "", "parse-names" : false, "suffix" : "" } ], "container-title" : "Epidemiology", "id" : "ITEM-6", "issue" : "1", "issued" : { "date-parts" : [ [ "2005" ] ] }, "page" : "58-66", "title" : "Temperature and mortality among the elderly in the United States: a comparison of epidemiologic methods", "type" : "article-journal", "volume" : "16" }, "uris" : [ "http://www.mendeley.com/documents/?uuid=e6719697-9836-471b-af4d-39f251c6613a" ] }, { "id" : "ITEM-7", "itemData" : { "DOI" : "10.1093/aje/155.1.80", "ISBN" : "0002-9262 (Print)\\r0002-9262 (Linking)", "ISSN" : "00029262", "PMID" : "11772788", "abstract" : "Episodes of extremely hot or cold temperatures are associated with increased mortality. Time-series analyses show an association between temperature and mortality across a range of less extreme temperatures. In this paper, the authors describe the temperature-mortality association for 11 large eastern US cities in 1973-1994 by estimating the relative risks of mortality using log-linear regression analysis for time-series data and by exploring city characteristics associated with variations in this temperature-mortality relation. Current and recent days' temperatures were the weather components most strongly predictive of mortality, and mortality risk generally decreased as temperature increased from the coldest days to a certain threshold temperature, which varied by latitude, above which mortality risk increased as temperature increased. The authors also found a strong association of the temperature-mortality relation with latitude, with a greater effect of colder temperatures on mortality risk in more-southern cities and of warmer temperatures in more-northern cities. The percentage of households with air conditioners in the south and heaters in the north, which serve as indicators of socioeconomic status of the city population, also predicted weather-related mortality. The model developed in this analysis is potentially useful for projecting the consequences of climate-change scenarios and offering insights into susceptibility to the adverse effects of weather.", "author" : [ { "dropping-particle" : "", "family" : "Curriero", "given" : "Frank C.", "non-dropping-particle" : "", "parse-names" : false, "suffix" : "" }, { "dropping-particle" : "", "family" : "Heiner", "given" : "Karlyn S.", "non-dropping-particle" : "", "parse-names" : false, "suffix" : "" }, { "dropping-particle" : "", "family" : "Samet", "given" : "Jonathan M.", "non-dropping-particle" : "", "parse-names" : false, "suffix" : "" }, { "dropping-particle" : "", "family" : "Zeger", "given" : "Scott L.", "non-dropping-particle" : "", "parse-names" : false, "suffix" : "" }, { "dropping-particle" : "", "family" : "Strug", "given" : "Lisa", "non-dropping-particle" : "", "parse-names" : false, "suffix" : "" }, { "dropping-particle" : "", "family" : "Patz", "given" : "Jonathan A.", "non-dropping-particle" : "", "parse-names" : false, "suffix" : "" } ], "container-title" : "American Journal of Epidemiology", "id" : "ITEM-7", "issue" : "1", "issued" : { "date-parts" : [ [ "2002" ] ] }, "page" : "80-87", "title" : "Temperature and mortality in 11 cities of the eastern United States", "type" : "article-journal", "volume" : "155" }, "uris" : [ "http://www.mendeley.com/documents/?uuid=2330bb39-3b13-4067-856c-b559bd3212e2" ] }, { "id" : "ITEM-8", "itemData" : { "DOI" : "10.1016/S0140-6736(14)62114-0", "ISBN" : "1474-547X (Electronic)\\r0140-6736 (Linking)", "ISSN" : "1474547X", "PMID" : "26003380", "abstract" : "Background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2\u00b75th and 97\u00b75th temperature percentiles. Findings We analysed 74 225 200 deaths in various periods between 1985 and 2012. In total, 7\u00b771% (95% empirical CI 7\u00b743-7\u00b791) of mortality was attributable to non-optimum temperature in the selected countries within the study period, with substantial differences between countries, ranging from 3\u00b737% (3\u00b706 to 3\u00b763) in Thailand to 11\u00b700% (9\u00b729 to 12\u00b747) in China. The temperature percentile of minimum mortality varied from roughly the 60th percentile in tropical areas to about the 80-90th percentile in temperate regions. More temperature-attributable deaths were caused by cold (7\u00b729%, 7\u00b702-7\u00b749) than by heat (0\u00b742%, 0\u00b739-0\u00b744). Extreme cold and hot temperatures were responsible for 0\u00b786% (0\u00b784-0\u00b787)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 "author" : [ { "dropping-particle" : "", "family" : "Gasparrini", "given" : "Antonio", "non-dropping-particle" : "", "parse-names" : false, "suffix" : "" }, { "dropping-particle" : "", "family" : "Guo", "given" : "Yuming", "non-dropping-particle" : "", "parse-names" : false, "suffix" : "" }, { "dropping-particle" : "", "family" : "Hashizume", "given" : "Masahiro", "non-dropping-particle" : "", "parse-names" : false, "suffix" : "" }, { "dropping-particle" : "", "family" : "Lavigne", "given" : "Eric", "non-dropping-particle" : "", "parse-names" : false, "suffix" : "" }, { "dropping-particle" : "", "family" : "Zanobetti", "given" : "Antonella", "non-dropping-particle" : "", "parse-names" : false, "suffix" : "" }, { "dropping-particle" : "", "family" : "Schwartz", "given" : "Joel", "non-dropping-particle" : "", "parse-names" : false, "suffix" : "" }, { "dropping-particle" : "", "family" : "Tobias", "given" : "Aurelio", "non-dropping-particle" : "", "parse-names" : false, "suffix" : "" }, { "dropping-particle" : "", "family" : "Tong", "given" : "Shilu", "non-dropping-particle" : "", "parse-names" : false, "suffix" : "" }, { "dropping-particle" : "", "family" : "Rockl\u00f6v", "given" : "Joacim", "non-dropping-particle" : "", "parse-names" : false, "suffix" : "" }, { "dropping-particle" : "", "family" : "Forsberg", "given" : "Bertil", "non-dropping-particle" : "", "parse-names" : false, "suffix" : "" }, { "dropping-particle" : "", "family" : "Leone", "given" : "Michela", "non-dropping-particle" : "", "parse-names" : false, "suffix" : "" }, { "dropping-particle" : "", "family" : "Sario", "given" : "Manuela", "non-dropping-particle" : "De", "parse-names" : false, "suffix" : "" }, { "dropping-particle" : "", "family" : "Bell", "given" : "Michelle L.", "non-dropping-particle" : "", "parse-names" : false, "suffix" : "" }, { "dropping-particle" : "", "family" : "Guo", "given" : "Yue Liang Leon", "non-dropping-particle" : "", "parse-names" : false, "suffix" : "" }, { "dropping-particle" : "", "family" : "Wu", "given" : "Chang Fu", "non-dropping-particle" : "", "parse-names" : false, "suffix" : "" }, { "dropping-particle" : "", "family" : "Kan", "given" : "Haidong", "non-dropping-particle" : "", "parse-names" : false, "suffix" : "" }, { "dropping-particle" : "", "family" : "Yi", "given" : "Seung Muk", "non-dropping-particle" : "", "parse-names" : false, "suffix" : "" }, { "dropping-particle" : "", "family" : "Sousa Zanotti Stagliorio Coelho", "given" : "Micheline", "non-dropping-particle" : "De", "parse-names" : false, "suffix" : "" }, { "dropping-particle" : "", "family" : "Saldiva", "given" : "Paulo Hilario Nascimento", "non-dropping-particle" : "", "parse-names" : false, "suffix" : "" }, { "dropping-particle" : "", "family" : "Honda", "given" : "Yasushi", "non-dropping-particle" : "", "parse-names" : false, "suffix" : "" }, { "dropping-particle" : "", "family" : "Kim", "given" : "Ho", "non-dropping-particle" : "", "parse-names" : false, "suffix" : "" }, { "dropping-particle" : "", "family" : "Armstrong", "given" : "Ben", "non-dropping-particle" : "", "parse-names" : false, "suffix" : "" } ], "container-title" : "The Lancet", "id" : "ITEM-8", "issue" : "9991", "issued" : { "date-parts" : [ [ "2015" ] ] }, "page" : "369-375", "title" : "Mortality risk attributable to high and low ambient temperature: A multicountry observational study", "type" : "article-journal", "volume" : "386" }, "uris" : [ "http://www.mendeley.com/documents/?uuid=ec2ac118-d8e9-4d29-9116-d43210b3e1ca" ] }, { "id" : "ITEM-9", "itemData" : { "DOI" : "10.1289/ehp.02110859", "ISBN" : "0091-6765 (Print)\\r0091-6765 (Linking)", "ISSN" : "00916765", "PMID" : "12204818", "abstract" : "We carried out time-series analyses in 12 U.S. cities to estimate both the acute effects and the lagged influence of weather on respiratory and cardiovascular disease (CVD) deaths. We fit generalized additive Poisson regressions for each city using nonparametric smooth functions to control for long time trend, season, and barometric pressure. We also controlled for day of the week. We estimated the effect and the lag structure of both temperature and humidity based on a distributed lag model. In cold cities, both high and low temperatures were associated with increased CVD deaths. In general, the effect of cold temperatures persisted for days, whereas the effect of high temperatures was restricted to the day of the death or the day before. For myocardial infarctions (MI), the effect of hot days was twice as large as the cold-day effect, whereas for all CVD deaths the hot-day effect was five times smaller than the cold-day effect. The effect of hot days included some harvesting, because we observed a deficit of deaths a few days later, which we did not observe for the cold-day effect. In hot cities, neither hot nor cold temperatures had much effect on CVD or pneumonia deaths. However, for MI and chronic obstructive pulmonary disease deaths, we observed lagged effects of hot temperatures (lags 4-6 and lags 3 and 4, respectively). We saw no clear pattern for the effect of humidity. In hierarchical models, greater variance of summer and winter temperature was associated with larger effects for hot and cold days, respectively, on respiratory deaths.", "author" : [ { "dropping-particle" : "", "family" : "Braga", "given" : "Alf\u00e9sio L.F.", "non-dropping-particle" : "", "parse-names" : false, "suffix" : "" }, { "dropping-particle" : "", "family" : "Zanobetti", "given" : "Antonella", "non-dropping-particle" : "", "parse-names" : false, "suffix" : "" }, { "dropping-particle" : "", "family" : "Schwartz", "given" : "Joel", "non-dropping-particle" : "", "parse-names" : false, "suffix" : "" } ], "container-title" : "Environmental Health Perspectives", "id" : "ITEM-9", "issue" : "9", "issued" : { "date-parts" : [ [ "2002" ] ] }, "page" : "859-863", "title" : "The effect of weather on respiratory and cardiovascular deaths in 12 U.S. cities", "type" : "article-journal", "volume" : "110" }, "uris" : [ "http://www.mendeley.com/documents/?uuid=3e710881-527a-42d3-bc7e-34c21f9cc47e" ] }, { "id" : "ITEM-10", "itemData" : { "DOI" : "10.1093/epirev/mxf007", "ISBN" : "0193-936X", "ISSN" : "0193936X", "PMID" : "12762092", "abstract" : "%Z %+ %^", "author" : [ { "dropping-particle" : "", "family" : "Basu", "given" : "R", "non-dropping-particle" : "", "parse-names" : false, "suffix" : "" }, { "dropping-particle" : "", "family" : "Samet", "given" : "Jonathan M.", "non-dropping-particle" : "", "parse-names" : false, "suffix" : "" } ], "container-title" : "Epidemiologic Reviews", "id" : "ITEM-10", "issue" : "2", "issued" : { "date-parts" : [ [ "2002" ] ] }, "page" : "190-202", "title" : "Relation between elevated ambient temperature and mortality: A review of the epidemiologic evidence", "type" : "article", "volume" : "24" }, "uris" : [ "http://www.mendeley.com/documents/?uuid=8c8cd126-6856-41d0-9232-6508902ee696" ] } ], "mendeley" : { "formattedCitation" : "(Basu, 2009; Basu, Dominici, &amp; Samet, 2005; Basu &amp; Samet, 2002; Bennett, Blangiardo, Fecht, Elliott, &amp; Ezzati, 2014; Braga, Zanobetti, &amp; Schwartz, 2002; Curriero et al., 2002; Dockery et al., 1993; Gasparrini et al., 2015; Hoek et al., 2013; Pope et al., 2002)", "plainTextFormattedCitation" : "(Basu, 2009; Basu, Dominici, &amp; Samet, 2005; Basu &amp; Samet, 2002; Bennett, Blangiardo, Fecht, Elliott, &amp; Ezzati, 2014; Braga, Zanobetti, &amp; Schwartz, 2002; Curriero et al., 2002; Dockery et al., 1993; Gasparrini et al., 2015; Hoek et al., 2013; Pope et al., 2002)", "previouslyFormattedCitation" : "(Basu, 2009; Basu, Dominici, &amp; Samet, 2005; Basu &amp; Samet, 2002; Bennett, Blangiardo, Fecht, Elliott, &amp; Ezzati, 2014; Braga, Zanobetti, &amp; Schwartz, 2002; Curriero et al., 2002; Dockery et al., 1993; Gasparrini et al., 2015; Hoek et al., 2013; Pope et al., 2002)" }, "properties" : {  }, "schema" : "https://github.com/citation-style-language/schema/raw/master/csl-citation.json" }</w:instrText>
      </w:r>
      <w:r w:rsidR="00062E05">
        <w:rPr>
          <w:bCs/>
        </w:rPr>
        <w:fldChar w:fldCharType="separate"/>
      </w:r>
      <w:r w:rsidR="00B52BFB" w:rsidRPr="00B52BFB">
        <w:rPr>
          <w:bCs/>
          <w:noProof/>
        </w:rPr>
        <w:t>(</w:t>
      </w:r>
      <w:bookmarkStart w:id="3" w:name="_GoBack"/>
      <w:bookmarkEnd w:id="3"/>
      <w:r w:rsidR="00B52BFB" w:rsidRPr="00B52BFB">
        <w:rPr>
          <w:bCs/>
          <w:noProof/>
        </w:rPr>
        <w:t>Basu, 2009; Basu, Dominici, &amp; Samet, 2005; Basu &amp; Samet, 2002; Bennett, Blangiardo, Fecht, Elliott, &amp; Ezzati, 2014; Braga, Zanobetti, &amp; Schwartz, 2002; Curriero et al., 2002; Dockery et al., 1993; Gasparrini et al., 2015; Hoek et al., 2013; Pope et al., 2002)</w:t>
      </w:r>
      <w:r w:rsidR="00062E05">
        <w:rPr>
          <w:bCs/>
        </w:rPr>
        <w:fldChar w:fldCharType="end"/>
      </w:r>
      <w:commentRangeEnd w:id="1"/>
      <w:r w:rsidR="007E0D70">
        <w:rPr>
          <w:rStyle w:val="CommentReference"/>
        </w:rPr>
        <w:commentReference w:id="1"/>
      </w:r>
      <w:commentRangeEnd w:id="2"/>
      <w:r w:rsidR="00B52BFB">
        <w:rPr>
          <w:rStyle w:val="CommentReference"/>
        </w:rPr>
        <w:commentReference w:id="2"/>
      </w:r>
      <w:r w:rsidR="007E0D70">
        <w:rPr>
          <w:bCs/>
        </w:rPr>
        <w:t xml:space="preserve">, possibly because of </w:t>
      </w:r>
      <w:r w:rsidR="00224D88">
        <w:rPr>
          <w:bCs/>
        </w:rPr>
        <w:t xml:space="preserve">their </w:t>
      </w:r>
      <w:r w:rsidR="007E0D70">
        <w:rPr>
          <w:bCs/>
        </w:rPr>
        <w:t xml:space="preserve">shared aetiology (e.g., death from </w:t>
      </w:r>
      <w:proofErr w:type="spellStart"/>
      <w:r w:rsidR="007E0D70" w:rsidRPr="00CD71BB">
        <w:rPr>
          <w:bCs/>
        </w:rPr>
        <w:t>cor</w:t>
      </w:r>
      <w:proofErr w:type="spellEnd"/>
      <w:r w:rsidR="007E0D70" w:rsidRPr="00CD71BB">
        <w:rPr>
          <w:bCs/>
        </w:rPr>
        <w:t xml:space="preserve"> </w:t>
      </w:r>
      <w:proofErr w:type="spellStart"/>
      <w:r w:rsidR="007E0D70" w:rsidRPr="00CD71BB">
        <w:rPr>
          <w:bCs/>
        </w:rPr>
        <w:t>pulmonale</w:t>
      </w:r>
      <w:proofErr w:type="spellEnd"/>
      <w:r w:rsidR="007E0D70">
        <w:rPr>
          <w:bCs/>
        </w:rPr>
        <w:t xml:space="preserve"> arising from COPD or death from pneumonia in patients with acute vascular events)</w:t>
      </w:r>
      <w:r w:rsidR="00224D88">
        <w:rPr>
          <w:bCs/>
        </w:rPr>
        <w:t xml:space="preserve"> and because </w:t>
      </w:r>
      <w:r w:rsidR="002A3DB9">
        <w:rPr>
          <w:bCs/>
        </w:rPr>
        <w:t xml:space="preserve">assignment of cause </w:t>
      </w:r>
      <w:r w:rsidR="00224D88">
        <w:rPr>
          <w:bCs/>
        </w:rPr>
        <w:t xml:space="preserve">of death </w:t>
      </w:r>
      <w:r w:rsidR="002A3DB9">
        <w:rPr>
          <w:bCs/>
        </w:rPr>
        <w:t>may use some of these causes interchangeably</w:t>
      </w:r>
      <w:r w:rsidR="00281C42">
        <w:rPr>
          <w:bCs/>
        </w:rPr>
        <w:t>.</w:t>
      </w:r>
      <w:r>
        <w:rPr>
          <w:bCs/>
        </w:rPr>
        <w:t xml:space="preserve"> We now present a third layer of disaggregation </w:t>
      </w:r>
      <w:r w:rsidR="007E0D70">
        <w:rPr>
          <w:bCs/>
        </w:rPr>
        <w:t>following the above suggestions (supplementary Figures XX</w:t>
      </w:r>
      <w:r w:rsidR="00C15D49">
        <w:rPr>
          <w:bCs/>
        </w:rPr>
        <w:t xml:space="preserve"> and</w:t>
      </w:r>
      <w:r w:rsidR="007E0D70">
        <w:rPr>
          <w:bCs/>
        </w:rPr>
        <w:t xml:space="preserve"> XX</w:t>
      </w:r>
      <w:r w:rsidR="00C15D49">
        <w:rPr>
          <w:bCs/>
        </w:rPr>
        <w:t xml:space="preserve">; </w:t>
      </w:r>
      <w:r w:rsidR="002A3DB9">
        <w:rPr>
          <w:bCs/>
        </w:rPr>
        <w:t>PP XX-XX</w:t>
      </w:r>
      <w:r w:rsidR="00C15D49">
        <w:rPr>
          <w:bCs/>
        </w:rPr>
        <w:t>, XX-XX and XX-XX</w:t>
      </w:r>
      <w:r w:rsidR="002A3DB9">
        <w:rPr>
          <w:bCs/>
        </w:rPr>
        <w:t>).</w:t>
      </w:r>
      <w:r w:rsidR="007E0D70">
        <w:rPr>
          <w:bCs/>
        </w:rPr>
        <w:t xml:space="preserve">  </w:t>
      </w:r>
    </w:p>
    <w:p w14:paraId="6E3B2D86" w14:textId="77777777" w:rsidR="00727652" w:rsidRDefault="00727652" w:rsidP="00E61AB2">
      <w:pPr>
        <w:pStyle w:val="BodyText"/>
        <w:spacing w:after="0" w:line="240" w:lineRule="auto"/>
        <w:rPr>
          <w:bCs/>
        </w:rPr>
      </w:pPr>
    </w:p>
    <w:p w14:paraId="13E3ECC6" w14:textId="77777777" w:rsidR="00B11CF3" w:rsidRPr="00B11CF3" w:rsidRDefault="00B11CF3" w:rsidP="00E61AB2">
      <w:pPr>
        <w:pStyle w:val="BodyText"/>
        <w:spacing w:after="0" w:line="240" w:lineRule="auto"/>
        <w:rPr>
          <w:b/>
          <w:bCs/>
        </w:rPr>
      </w:pPr>
      <w:r w:rsidRPr="00B11CF3">
        <w:rPr>
          <w:b/>
          <w:bCs/>
        </w:rPr>
        <w:t xml:space="preserve">2) The authors pointed out in the introduction that global warming may impact on excess cold weather death rates. Presumably a major part of the rationale for testing the differences in regions overtime was to help inform our understanding of what the impact may be. </w:t>
      </w:r>
      <w:proofErr w:type="gramStart"/>
      <w:r w:rsidRPr="00B11CF3">
        <w:rPr>
          <w:b/>
          <w:bCs/>
        </w:rPr>
        <w:t>However</w:t>
      </w:r>
      <w:proofErr w:type="gramEnd"/>
      <w:r w:rsidRPr="00B11CF3">
        <w:rPr>
          <w:b/>
          <w:bCs/>
        </w:rPr>
        <w:t xml:space="preserve"> no conclusions were reached with regard to the implications of the findings. Clearly any such conclusions would need to be appropriately and heavily caveated but as this is a major reason for the analysis. Please expand the Discussion to include these points. </w:t>
      </w:r>
    </w:p>
    <w:p w14:paraId="29FF3449" w14:textId="4CA2ACF9" w:rsidR="00B11CF3" w:rsidRPr="00BD0E87" w:rsidRDefault="00B11CF3" w:rsidP="00E61AB2">
      <w:pPr>
        <w:pStyle w:val="BodyText"/>
        <w:spacing w:after="0" w:line="240" w:lineRule="auto"/>
        <w:rPr>
          <w:bCs/>
        </w:rPr>
      </w:pPr>
    </w:p>
    <w:p w14:paraId="17D29B49" w14:textId="18486422" w:rsidR="00116830" w:rsidRPr="00BD0E87" w:rsidRDefault="00BD0E87" w:rsidP="00E61AB2">
      <w:pPr>
        <w:pStyle w:val="BodyText"/>
        <w:spacing w:after="0" w:line="240" w:lineRule="auto"/>
        <w:rPr>
          <w:bCs/>
        </w:rPr>
      </w:pPr>
      <w:commentRangeStart w:id="4"/>
      <w:r w:rsidRPr="00BD0E87">
        <w:rPr>
          <w:bCs/>
        </w:rPr>
        <w:t xml:space="preserve">To </w:t>
      </w:r>
      <w:r>
        <w:rPr>
          <w:bCs/>
        </w:rPr>
        <w:t xml:space="preserve">quantitatively analyse the potential implications of global climate change, one would need to formally incorporate temperature in the analysis which would involve a distinct analytical framework and presentation. As correctly pointed out in this comment, the current analysis </w:t>
      </w:r>
      <w:r>
        <w:rPr>
          <w:bCs/>
        </w:rPr>
        <w:lastRenderedPageBreak/>
        <w:t>can nonetheless provide qualitative insights into such effects, which we have now discussed with appropriate caveats as suggested</w:t>
      </w:r>
      <w:r w:rsidR="00EA4A0E">
        <w:rPr>
          <w:bCs/>
        </w:rPr>
        <w:t xml:space="preserve"> (PP XX-XX)</w:t>
      </w:r>
      <w:r>
        <w:rPr>
          <w:bCs/>
        </w:rPr>
        <w:t>.</w:t>
      </w:r>
      <w:commentRangeEnd w:id="4"/>
      <w:r w:rsidR="00EA4A0E">
        <w:rPr>
          <w:rStyle w:val="CommentReference"/>
        </w:rPr>
        <w:commentReference w:id="4"/>
      </w:r>
    </w:p>
    <w:p w14:paraId="245CA9D7" w14:textId="77777777" w:rsidR="00116830" w:rsidRPr="00BD0E87" w:rsidRDefault="00116830" w:rsidP="00E61AB2">
      <w:pPr>
        <w:pStyle w:val="BodyText"/>
        <w:spacing w:after="0" w:line="240" w:lineRule="auto"/>
        <w:rPr>
          <w:bCs/>
        </w:rPr>
      </w:pPr>
    </w:p>
    <w:p w14:paraId="3E858B84" w14:textId="77777777" w:rsidR="00B11CF3" w:rsidRPr="00B11CF3" w:rsidRDefault="00B11CF3" w:rsidP="00E61AB2">
      <w:pPr>
        <w:pStyle w:val="BodyText"/>
        <w:spacing w:after="0" w:line="240" w:lineRule="auto"/>
        <w:rPr>
          <w:b/>
          <w:bCs/>
        </w:rPr>
      </w:pPr>
      <w:r w:rsidRPr="00B11CF3">
        <w:rPr>
          <w:b/>
          <w:bCs/>
        </w:rPr>
        <w:t xml:space="preserve">3) Methodology: </w:t>
      </w:r>
    </w:p>
    <w:p w14:paraId="24462D3B" w14:textId="77777777" w:rsidR="00B11CF3" w:rsidRPr="00B11CF3" w:rsidRDefault="00B11CF3" w:rsidP="00E61AB2">
      <w:pPr>
        <w:pStyle w:val="BodyText"/>
        <w:spacing w:after="0" w:line="240" w:lineRule="auto"/>
        <w:rPr>
          <w:b/>
          <w:bCs/>
        </w:rPr>
      </w:pPr>
    </w:p>
    <w:p w14:paraId="334207F3" w14:textId="77777777" w:rsidR="00B11CF3" w:rsidRPr="00B11CF3" w:rsidRDefault="00B11CF3" w:rsidP="00E61AB2">
      <w:pPr>
        <w:pStyle w:val="BodyText"/>
        <w:spacing w:after="0" w:line="240" w:lineRule="auto"/>
        <w:rPr>
          <w:b/>
          <w:bCs/>
        </w:rPr>
      </w:pPr>
      <w:r w:rsidRPr="00B11CF3">
        <w:rPr>
          <w:b/>
          <w:bCs/>
        </w:rPr>
        <w:t xml:space="preserve">A) Wavelet power spectra are not always easy to interpret, and the uncertainty in estimated wavelet coefficients is difficult to quantify. The wavelet analysis makes for an interesting exploratory tool, showing that for the most part cycles have a duration of 12 months and are reasonably stable over time. It does not seem possible to draw firm conclusions about the research hypothesis using wavelets, however. All cause male mortality for 15-24 year olds appears to be less cyclical in recent years, although how to quantify this effect and assign a statistical significance to it is not apparent from the power spectrum shown. </w:t>
      </w:r>
    </w:p>
    <w:p w14:paraId="0737D51D" w14:textId="77777777" w:rsidR="00B11CF3" w:rsidRPr="00B11CF3" w:rsidRDefault="00B11CF3" w:rsidP="00E61AB2">
      <w:pPr>
        <w:pStyle w:val="BodyText"/>
        <w:spacing w:after="0" w:line="240" w:lineRule="auto"/>
        <w:rPr>
          <w:b/>
          <w:bCs/>
        </w:rPr>
      </w:pPr>
    </w:p>
    <w:p w14:paraId="24FB189F" w14:textId="77777777" w:rsidR="00B11CF3" w:rsidRDefault="00B11CF3" w:rsidP="00E61AB2">
      <w:pPr>
        <w:pStyle w:val="BodyText"/>
        <w:spacing w:after="0" w:line="240" w:lineRule="auto"/>
        <w:rPr>
          <w:b/>
          <w:bCs/>
        </w:rPr>
      </w:pPr>
      <w:r w:rsidRPr="00B11CF3">
        <w:rPr>
          <w:b/>
          <w:bCs/>
        </w:rPr>
        <w:t xml:space="preserve">The second analysis is more appropriate, although the details of this analysis are sparse. It appears that the model used is something like the following, where </w:t>
      </w:r>
      <w:proofErr w:type="spellStart"/>
      <w:r w:rsidRPr="00B11CF3">
        <w:rPr>
          <w:b/>
          <w:bCs/>
        </w:rPr>
        <w:t>Yit</w:t>
      </w:r>
      <w:proofErr w:type="spellEnd"/>
      <w:r w:rsidRPr="00B11CF3">
        <w:rPr>
          <w:b/>
          <w:bCs/>
        </w:rPr>
        <w:t xml:space="preserve"> is the count of deaths in age group </w:t>
      </w:r>
      <w:proofErr w:type="spellStart"/>
      <w:r w:rsidRPr="00B11CF3">
        <w:rPr>
          <w:b/>
          <w:bCs/>
        </w:rPr>
        <w:t>i</w:t>
      </w:r>
      <w:proofErr w:type="spellEnd"/>
      <w:r w:rsidRPr="00B11CF3">
        <w:rPr>
          <w:b/>
          <w:bCs/>
        </w:rPr>
        <w:t xml:space="preserve"> at time t. </w:t>
      </w:r>
    </w:p>
    <w:p w14:paraId="6064ADA2" w14:textId="77777777" w:rsidR="00B11CF3" w:rsidRDefault="00B11CF3" w:rsidP="00E61AB2">
      <w:pPr>
        <w:pStyle w:val="BodyText"/>
        <w:spacing w:after="0" w:line="240" w:lineRule="auto"/>
        <w:rPr>
          <w:b/>
          <w:bCs/>
        </w:rPr>
      </w:pPr>
    </w:p>
    <w:p w14:paraId="71CDCBFD" w14:textId="1C9B768E" w:rsidR="00B11CF3" w:rsidRPr="00B11CF3" w:rsidRDefault="00B11CF3" w:rsidP="00E61AB2">
      <w:pPr>
        <w:pStyle w:val="BodyText"/>
        <w:spacing w:after="0" w:line="240" w:lineRule="auto"/>
        <w:rPr>
          <w:b/>
          <w:bCs/>
        </w:rPr>
      </w:pPr>
      <w:r>
        <w:rPr>
          <w:b/>
          <w:bCs/>
        </w:rPr>
        <w:t>---------------------</w:t>
      </w:r>
      <w:r w:rsidRPr="00B11CF3">
        <w:rPr>
          <w:b/>
          <w:bCs/>
        </w:rPr>
        <w:t xml:space="preserve">------------------------------------- </w:t>
      </w:r>
    </w:p>
    <w:p w14:paraId="7F178D3C" w14:textId="77777777" w:rsidR="00B11CF3" w:rsidRPr="00B11CF3" w:rsidRDefault="00B11CF3" w:rsidP="00E61AB2">
      <w:pPr>
        <w:pStyle w:val="BodyText"/>
        <w:spacing w:after="0" w:line="240" w:lineRule="auto"/>
        <w:rPr>
          <w:b/>
          <w:bCs/>
        </w:rPr>
      </w:pPr>
      <w:proofErr w:type="spellStart"/>
      <w:r w:rsidRPr="00B11CF3">
        <w:rPr>
          <w:b/>
          <w:bCs/>
        </w:rPr>
        <w:t>Yit</w:t>
      </w:r>
      <w:proofErr w:type="spellEnd"/>
      <w:r w:rsidRPr="00B11CF3">
        <w:rPr>
          <w:rFonts w:ascii="Cambria Math" w:hAnsi="Cambria Math" w:cs="Cambria Math"/>
          <w:b/>
          <w:bCs/>
        </w:rPr>
        <w:t>∼</w:t>
      </w:r>
      <w:r w:rsidRPr="00B11CF3">
        <w:rPr>
          <w:b/>
          <w:bCs/>
        </w:rPr>
        <w:t xml:space="preserve"> </w:t>
      </w:r>
      <w:proofErr w:type="gramStart"/>
      <w:r w:rsidRPr="00B11CF3">
        <w:rPr>
          <w:b/>
          <w:bCs/>
        </w:rPr>
        <w:t>Poisson(</w:t>
      </w:r>
      <w:proofErr w:type="gramEnd"/>
      <w:r w:rsidRPr="00B11CF3">
        <w:rPr>
          <w:b/>
          <w:bCs/>
        </w:rPr>
        <w:t xml:space="preserve">Nit </w:t>
      </w:r>
      <w:r w:rsidRPr="00B11CF3">
        <w:rPr>
          <w:rFonts w:ascii="Cambria Math" w:hAnsi="Cambria Math" w:cs="Cambria Math"/>
          <w:b/>
          <w:bCs/>
        </w:rPr>
        <w:t>⋅</w:t>
      </w:r>
      <w:r w:rsidRPr="00B11CF3">
        <w:rPr>
          <w:b/>
          <w:bCs/>
        </w:rPr>
        <w:t xml:space="preserve"> </w:t>
      </w:r>
      <w:proofErr w:type="spellStart"/>
      <w:r w:rsidRPr="00B11CF3">
        <w:rPr>
          <w:rFonts w:cs="Arial"/>
          <w:b/>
          <w:bCs/>
        </w:rPr>
        <w:t>λ</w:t>
      </w:r>
      <w:r w:rsidRPr="00B11CF3">
        <w:rPr>
          <w:b/>
          <w:bCs/>
        </w:rPr>
        <w:t>it</w:t>
      </w:r>
      <w:proofErr w:type="spellEnd"/>
      <w:r w:rsidRPr="00B11CF3">
        <w:rPr>
          <w:b/>
          <w:bCs/>
        </w:rPr>
        <w:t xml:space="preserve">) </w:t>
      </w:r>
    </w:p>
    <w:p w14:paraId="45923F64" w14:textId="77777777" w:rsidR="00B11CF3" w:rsidRPr="00B11CF3" w:rsidRDefault="00B11CF3" w:rsidP="00E61AB2">
      <w:pPr>
        <w:pStyle w:val="BodyText"/>
        <w:spacing w:after="0" w:line="240" w:lineRule="auto"/>
        <w:rPr>
          <w:b/>
          <w:bCs/>
        </w:rPr>
      </w:pPr>
      <w:r w:rsidRPr="00B11CF3">
        <w:rPr>
          <w:b/>
          <w:bCs/>
        </w:rPr>
        <w:t>log(</w:t>
      </w:r>
      <w:proofErr w:type="spellStart"/>
      <w:r w:rsidRPr="00B11CF3">
        <w:rPr>
          <w:b/>
          <w:bCs/>
        </w:rPr>
        <w:t>λ</w:t>
      </w:r>
      <w:proofErr w:type="gramStart"/>
      <w:r w:rsidRPr="00B11CF3">
        <w:rPr>
          <w:b/>
          <w:bCs/>
        </w:rPr>
        <w:t>it</w:t>
      </w:r>
      <w:proofErr w:type="spellEnd"/>
      <w:r w:rsidRPr="00B11CF3">
        <w:rPr>
          <w:b/>
          <w:bCs/>
        </w:rPr>
        <w:t>)=</w:t>
      </w:r>
      <w:proofErr w:type="gramEnd"/>
      <w:r w:rsidRPr="00B11CF3">
        <w:rPr>
          <w:b/>
          <w:bCs/>
        </w:rPr>
        <w:t xml:space="preserve"> </w:t>
      </w:r>
      <w:proofErr w:type="spellStart"/>
      <w:r w:rsidRPr="00B11CF3">
        <w:rPr>
          <w:b/>
          <w:bCs/>
        </w:rPr>
        <w:t>μi</w:t>
      </w:r>
      <w:proofErr w:type="spellEnd"/>
      <w:r w:rsidRPr="00B11CF3">
        <w:rPr>
          <w:b/>
          <w:bCs/>
        </w:rPr>
        <w:t xml:space="preserve"> + βit + </w:t>
      </w:r>
      <w:proofErr w:type="spellStart"/>
      <w:r w:rsidRPr="00B11CF3">
        <w:rPr>
          <w:b/>
          <w:bCs/>
        </w:rPr>
        <w:t>Mit</w:t>
      </w:r>
      <w:proofErr w:type="spellEnd"/>
      <w:r w:rsidRPr="00B11CF3">
        <w:rPr>
          <w:b/>
          <w:bCs/>
        </w:rPr>
        <w:t xml:space="preserve"> </w:t>
      </w:r>
      <w:r w:rsidRPr="00B11CF3">
        <w:rPr>
          <w:rFonts w:ascii="Cambria Math" w:hAnsi="Cambria Math" w:cs="Cambria Math"/>
          <w:b/>
          <w:bCs/>
        </w:rPr>
        <w:t>⋅</w:t>
      </w:r>
      <w:r w:rsidRPr="00B11CF3">
        <w:rPr>
          <w:b/>
          <w:bCs/>
        </w:rPr>
        <w:t xml:space="preserve"> [</w:t>
      </w:r>
      <w:r w:rsidRPr="00B11CF3">
        <w:rPr>
          <w:rFonts w:cs="Arial"/>
          <w:b/>
          <w:bCs/>
        </w:rPr>
        <w:t>α</w:t>
      </w:r>
      <w:r w:rsidRPr="00B11CF3">
        <w:rPr>
          <w:b/>
          <w:bCs/>
        </w:rPr>
        <w:t xml:space="preserve">1i </w:t>
      </w:r>
      <w:r w:rsidRPr="00B11CF3">
        <w:rPr>
          <w:rFonts w:ascii="Cambria Math" w:hAnsi="Cambria Math" w:cs="Cambria Math"/>
          <w:b/>
          <w:bCs/>
        </w:rPr>
        <w:t>⋅</w:t>
      </w:r>
      <w:r w:rsidRPr="00B11CF3">
        <w:rPr>
          <w:b/>
          <w:bCs/>
        </w:rPr>
        <w:t xml:space="preserve"> cos(2</w:t>
      </w:r>
      <w:r w:rsidRPr="00B11CF3">
        <w:rPr>
          <w:rFonts w:cs="Arial"/>
          <w:b/>
          <w:bCs/>
        </w:rPr>
        <w:t>π</w:t>
      </w:r>
      <w:r w:rsidRPr="00B11CF3">
        <w:rPr>
          <w:b/>
          <w:bCs/>
        </w:rPr>
        <w:t xml:space="preserve">t/12) </w:t>
      </w:r>
    </w:p>
    <w:p w14:paraId="1696BE44" w14:textId="77777777" w:rsidR="00B11CF3" w:rsidRPr="00B11CF3" w:rsidRDefault="00B11CF3" w:rsidP="00E61AB2">
      <w:pPr>
        <w:pStyle w:val="BodyText"/>
        <w:spacing w:after="0" w:line="240" w:lineRule="auto"/>
        <w:rPr>
          <w:b/>
          <w:bCs/>
        </w:rPr>
      </w:pPr>
      <w:r w:rsidRPr="00B11CF3">
        <w:rPr>
          <w:b/>
          <w:bCs/>
        </w:rPr>
        <w:t xml:space="preserve">+α2i </w:t>
      </w:r>
      <w:r w:rsidRPr="00B11CF3">
        <w:rPr>
          <w:rFonts w:ascii="Cambria Math" w:hAnsi="Cambria Math" w:cs="Cambria Math"/>
          <w:b/>
          <w:bCs/>
        </w:rPr>
        <w:t>⋅</w:t>
      </w:r>
      <w:r w:rsidRPr="00B11CF3">
        <w:rPr>
          <w:b/>
          <w:bCs/>
        </w:rPr>
        <w:t xml:space="preserve"> sin(2</w:t>
      </w:r>
      <w:r w:rsidRPr="00B11CF3">
        <w:rPr>
          <w:rFonts w:cs="Arial"/>
          <w:b/>
          <w:bCs/>
        </w:rPr>
        <w:t>π</w:t>
      </w:r>
      <w:r w:rsidRPr="00B11CF3">
        <w:rPr>
          <w:b/>
          <w:bCs/>
        </w:rPr>
        <w:t>t/</w:t>
      </w:r>
      <w:proofErr w:type="gramStart"/>
      <w:r w:rsidRPr="00B11CF3">
        <w:rPr>
          <w:b/>
          <w:bCs/>
        </w:rPr>
        <w:t>12)+</w:t>
      </w:r>
      <w:proofErr w:type="gramEnd"/>
      <w:r w:rsidRPr="00B11CF3">
        <w:rPr>
          <w:rFonts w:cs="Arial"/>
          <w:b/>
          <w:bCs/>
        </w:rPr>
        <w:t>α</w:t>
      </w:r>
      <w:r w:rsidRPr="00B11CF3">
        <w:rPr>
          <w:b/>
          <w:bCs/>
        </w:rPr>
        <w:t xml:space="preserve">3i </w:t>
      </w:r>
      <w:r w:rsidRPr="00B11CF3">
        <w:rPr>
          <w:rFonts w:ascii="Cambria Math" w:hAnsi="Cambria Math" w:cs="Cambria Math"/>
          <w:b/>
          <w:bCs/>
        </w:rPr>
        <w:t>⋅</w:t>
      </w:r>
      <w:r w:rsidRPr="00B11CF3">
        <w:rPr>
          <w:b/>
          <w:bCs/>
        </w:rPr>
        <w:t xml:space="preserve"> cos(2</w:t>
      </w:r>
      <w:r w:rsidRPr="00B11CF3">
        <w:rPr>
          <w:rFonts w:cs="Arial"/>
          <w:b/>
          <w:bCs/>
        </w:rPr>
        <w:t>π</w:t>
      </w:r>
      <w:r w:rsidRPr="00B11CF3">
        <w:rPr>
          <w:b/>
          <w:bCs/>
        </w:rPr>
        <w:t xml:space="preserve">t/6) </w:t>
      </w:r>
    </w:p>
    <w:p w14:paraId="300DEF80" w14:textId="77777777" w:rsidR="00B11CF3" w:rsidRPr="00B11CF3" w:rsidRDefault="00B11CF3" w:rsidP="00E61AB2">
      <w:pPr>
        <w:pStyle w:val="BodyText"/>
        <w:spacing w:after="0" w:line="240" w:lineRule="auto"/>
        <w:rPr>
          <w:b/>
          <w:bCs/>
        </w:rPr>
      </w:pPr>
      <w:r w:rsidRPr="00B11CF3">
        <w:rPr>
          <w:b/>
          <w:bCs/>
        </w:rPr>
        <w:t xml:space="preserve">+α4i </w:t>
      </w:r>
      <w:r w:rsidRPr="00B11CF3">
        <w:rPr>
          <w:rFonts w:ascii="Cambria Math" w:hAnsi="Cambria Math" w:cs="Cambria Math"/>
          <w:b/>
          <w:bCs/>
        </w:rPr>
        <w:t>⋅</w:t>
      </w:r>
      <w:r w:rsidRPr="00B11CF3">
        <w:rPr>
          <w:b/>
          <w:bCs/>
        </w:rPr>
        <w:t xml:space="preserve"> sin(2</w:t>
      </w:r>
      <w:r w:rsidRPr="00B11CF3">
        <w:rPr>
          <w:rFonts w:cs="Arial"/>
          <w:b/>
          <w:bCs/>
        </w:rPr>
        <w:t>π</w:t>
      </w:r>
      <w:r w:rsidRPr="00B11CF3">
        <w:rPr>
          <w:b/>
          <w:bCs/>
        </w:rPr>
        <w:t xml:space="preserve">t/6)] </w:t>
      </w:r>
    </w:p>
    <w:p w14:paraId="21A9CF34" w14:textId="77777777" w:rsidR="00B11CF3" w:rsidRPr="00B11CF3" w:rsidRDefault="00B11CF3" w:rsidP="00E61AB2">
      <w:pPr>
        <w:pStyle w:val="BodyText"/>
        <w:spacing w:after="0" w:line="240" w:lineRule="auto"/>
        <w:rPr>
          <w:b/>
          <w:bCs/>
        </w:rPr>
      </w:pPr>
      <w:proofErr w:type="spellStart"/>
      <w:r w:rsidRPr="00B11CF3">
        <w:rPr>
          <w:b/>
          <w:bCs/>
        </w:rPr>
        <w:t>Mit</w:t>
      </w:r>
      <w:proofErr w:type="spellEnd"/>
      <w:r w:rsidRPr="00B11CF3">
        <w:rPr>
          <w:b/>
          <w:bCs/>
        </w:rPr>
        <w:t xml:space="preserve">= </w:t>
      </w:r>
      <w:proofErr w:type="spellStart"/>
      <w:r w:rsidRPr="00B11CF3">
        <w:rPr>
          <w:b/>
          <w:bCs/>
        </w:rPr>
        <w:t>ρi</w:t>
      </w:r>
      <w:proofErr w:type="spellEnd"/>
      <w:r w:rsidRPr="00B11CF3">
        <w:rPr>
          <w:b/>
          <w:bCs/>
        </w:rPr>
        <w:t xml:space="preserve"> + </w:t>
      </w:r>
      <w:proofErr w:type="spellStart"/>
      <w:r w:rsidRPr="00B11CF3">
        <w:rPr>
          <w:b/>
          <w:bCs/>
        </w:rPr>
        <w:t>γit</w:t>
      </w:r>
      <w:proofErr w:type="spellEnd"/>
      <w:r w:rsidRPr="00B11CF3">
        <w:rPr>
          <w:b/>
          <w:bCs/>
        </w:rPr>
        <w:t xml:space="preserve"> </w:t>
      </w:r>
    </w:p>
    <w:p w14:paraId="2B3E8C39" w14:textId="3E1602FF" w:rsidR="00B11CF3" w:rsidRPr="00BD0E87" w:rsidRDefault="00B11CF3" w:rsidP="00E61AB2">
      <w:pPr>
        <w:pStyle w:val="BodyText"/>
        <w:spacing w:after="0" w:line="240" w:lineRule="auto"/>
        <w:rPr>
          <w:b/>
          <w:bCs/>
        </w:rPr>
      </w:pPr>
      <w:r w:rsidRPr="00BD0E87">
        <w:rPr>
          <w:b/>
          <w:bCs/>
        </w:rPr>
        <w:t>----------------------------------------------------------</w:t>
      </w:r>
    </w:p>
    <w:p w14:paraId="3A94203B" w14:textId="77777777" w:rsidR="00BD0E87" w:rsidRPr="00BD0E87" w:rsidRDefault="00BD0E87" w:rsidP="00E61AB2">
      <w:pPr>
        <w:pStyle w:val="BodyText"/>
        <w:spacing w:after="0" w:line="240" w:lineRule="auto"/>
        <w:rPr>
          <w:b/>
          <w:bCs/>
        </w:rPr>
      </w:pPr>
    </w:p>
    <w:p w14:paraId="47540EF1" w14:textId="77777777" w:rsidR="00D02BB5" w:rsidRPr="00BD0E87" w:rsidRDefault="00D02BB5" w:rsidP="00E61AB2">
      <w:pPr>
        <w:rPr>
          <w:b/>
          <w:bCs/>
        </w:rPr>
      </w:pPr>
      <w:r w:rsidRPr="00BD0E87">
        <w:rPr>
          <w:b/>
          <w:bCs/>
        </w:rPr>
        <w:t xml:space="preserve">A model of this could answer the following questions, with p-values produced from a likelihood ratio test. </w:t>
      </w:r>
    </w:p>
    <w:p w14:paraId="7ECE219F" w14:textId="77777777" w:rsidR="00D02BB5" w:rsidRPr="00BD0E87" w:rsidRDefault="00D02BB5" w:rsidP="00E61AB2">
      <w:pPr>
        <w:rPr>
          <w:b/>
          <w:bCs/>
        </w:rPr>
      </w:pPr>
    </w:p>
    <w:p w14:paraId="44ECBB16" w14:textId="77777777" w:rsidR="00D02BB5" w:rsidRPr="00BD0E87" w:rsidRDefault="00D02BB5" w:rsidP="00E61AB2">
      <w:pPr>
        <w:rPr>
          <w:b/>
          <w:bCs/>
        </w:rPr>
      </w:pPr>
      <w:r w:rsidRPr="00BD0E87">
        <w:rPr>
          <w:b/>
          <w:bCs/>
        </w:rPr>
        <w:t xml:space="preserve">- Is </w:t>
      </w:r>
      <w:proofErr w:type="spellStart"/>
      <w:r w:rsidRPr="00BD0E87">
        <w:rPr>
          <w:b/>
          <w:bCs/>
        </w:rPr>
        <w:t>γi</w:t>
      </w:r>
      <w:proofErr w:type="spellEnd"/>
      <w:r w:rsidRPr="00BD0E87">
        <w:rPr>
          <w:b/>
          <w:bCs/>
        </w:rPr>
        <w:t xml:space="preserve"> negative? If so the seasonal effect is becoming less severe for age group </w:t>
      </w:r>
      <w:proofErr w:type="spellStart"/>
      <w:r w:rsidRPr="00BD0E87">
        <w:rPr>
          <w:b/>
          <w:bCs/>
        </w:rPr>
        <w:t>i</w:t>
      </w:r>
      <w:proofErr w:type="spellEnd"/>
      <w:r w:rsidRPr="00BD0E87">
        <w:rPr>
          <w:b/>
          <w:bCs/>
        </w:rPr>
        <w:t xml:space="preserve">. </w:t>
      </w:r>
    </w:p>
    <w:p w14:paraId="48D20B3D" w14:textId="3B4A6610" w:rsidR="00D02BB5" w:rsidRPr="00EF755D" w:rsidRDefault="00D02BB5" w:rsidP="00E61AB2">
      <w:pPr>
        <w:rPr>
          <w:b/>
          <w:bCs/>
        </w:rPr>
      </w:pPr>
      <w:r w:rsidRPr="00EF755D">
        <w:rPr>
          <w:b/>
          <w:bCs/>
        </w:rPr>
        <w:t xml:space="preserve">- Does it look like all age groups have the same trend, with </w:t>
      </w:r>
      <w:proofErr w:type="spellStart"/>
      <w:r w:rsidRPr="00EF755D">
        <w:rPr>
          <w:b/>
          <w:bCs/>
        </w:rPr>
        <w:t>γi</w:t>
      </w:r>
      <w:proofErr w:type="spellEnd"/>
      <w:r w:rsidRPr="00EF755D">
        <w:rPr>
          <w:b/>
          <w:bCs/>
        </w:rPr>
        <w:t> = γ</w:t>
      </w:r>
      <w:r w:rsidRPr="00EF755D">
        <w:rPr>
          <w:rFonts w:ascii="Cambria Math" w:hAnsi="Cambria Math" w:cs="Cambria Math"/>
          <w:b/>
          <w:bCs/>
        </w:rPr>
        <w:t>₀</w:t>
      </w:r>
      <w:r w:rsidRPr="00EF755D">
        <w:rPr>
          <w:b/>
          <w:bCs/>
        </w:rPr>
        <w:t xml:space="preserve"> for all </w:t>
      </w:r>
      <w:proofErr w:type="spellStart"/>
      <w:r w:rsidRPr="00EF755D">
        <w:rPr>
          <w:b/>
          <w:bCs/>
        </w:rPr>
        <w:t>i</w:t>
      </w:r>
      <w:proofErr w:type="spellEnd"/>
      <w:r w:rsidRPr="00EF755D">
        <w:rPr>
          <w:b/>
          <w:bCs/>
        </w:rPr>
        <w:t xml:space="preserve">? </w:t>
      </w:r>
    </w:p>
    <w:p w14:paraId="3D06119B" w14:textId="77777777" w:rsidR="00D02BB5" w:rsidRPr="00EF755D" w:rsidRDefault="00D02BB5" w:rsidP="00E61AB2">
      <w:pPr>
        <w:rPr>
          <w:b/>
          <w:bCs/>
        </w:rPr>
      </w:pPr>
      <w:r w:rsidRPr="00EF755D">
        <w:rPr>
          <w:b/>
          <w:bCs/>
        </w:rPr>
        <w:t xml:space="preserve">- Do all age groups have the same cycle, with αpi = αp0? </w:t>
      </w:r>
    </w:p>
    <w:p w14:paraId="2CDE371C" w14:textId="77777777" w:rsidR="00D02BB5" w:rsidRPr="00EF755D" w:rsidRDefault="00D02BB5" w:rsidP="00E61AB2">
      <w:pPr>
        <w:rPr>
          <w:b/>
          <w:bCs/>
        </w:rPr>
      </w:pPr>
      <w:r w:rsidRPr="00EF755D">
        <w:rPr>
          <w:b/>
          <w:bCs/>
        </w:rPr>
        <w:t xml:space="preserve">- Does γ vary by region (negative in cold-climate regions?) </w:t>
      </w:r>
    </w:p>
    <w:p w14:paraId="63F4F1CE" w14:textId="77777777" w:rsidR="00D02BB5" w:rsidRPr="00BD0E87" w:rsidRDefault="00D02BB5" w:rsidP="00E61AB2">
      <w:pPr>
        <w:rPr>
          <w:b/>
          <w:bCs/>
        </w:rPr>
      </w:pPr>
      <w:r w:rsidRPr="00BD0E87">
        <w:rPr>
          <w:b/>
          <w:bCs/>
        </w:rPr>
        <w:t xml:space="preserve">- Do the cycles, given by the α, vary by region or is a nation-wide cycle sufficient? </w:t>
      </w:r>
    </w:p>
    <w:p w14:paraId="46ED545C" w14:textId="77777777" w:rsidR="00D02BB5" w:rsidRPr="00BD0E87" w:rsidRDefault="00D02BB5" w:rsidP="00E61AB2">
      <w:pPr>
        <w:rPr>
          <w:b/>
          <w:bCs/>
        </w:rPr>
      </w:pPr>
    </w:p>
    <w:p w14:paraId="19CA362D" w14:textId="77777777" w:rsidR="00D02BB5" w:rsidRPr="00BD0E87" w:rsidRDefault="00D02BB5" w:rsidP="00E61AB2">
      <w:pPr>
        <w:rPr>
          <w:b/>
          <w:bCs/>
        </w:rPr>
      </w:pPr>
      <w:r w:rsidRPr="00BD0E87">
        <w:rPr>
          <w:b/>
          <w:bCs/>
        </w:rPr>
        <w:t xml:space="preserve">The above model is easier to interpret than the wavelet analysis. The quantity 1 − </w:t>
      </w:r>
      <w:proofErr w:type="spellStart"/>
      <w:r w:rsidRPr="00BD0E87">
        <w:rPr>
          <w:b/>
          <w:bCs/>
        </w:rPr>
        <w:t>exp</w:t>
      </w:r>
      <w:proofErr w:type="spellEnd"/>
      <w:r w:rsidRPr="00BD0E87">
        <w:rPr>
          <w:b/>
          <w:bCs/>
        </w:rPr>
        <w:t xml:space="preserve">(120γ) is the change per decade in the seasonality effect, which could be reported with a 95% confidence interval. </w:t>
      </w:r>
    </w:p>
    <w:p w14:paraId="7D8D0D46" w14:textId="6DF93316" w:rsidR="00D02BB5" w:rsidRDefault="00D02BB5" w:rsidP="00E61AB2">
      <w:pPr>
        <w:rPr>
          <w:bCs/>
        </w:rPr>
      </w:pPr>
    </w:p>
    <w:p w14:paraId="28CA4EF5" w14:textId="009D2A36" w:rsidR="000668FF" w:rsidRDefault="00EA4A0E" w:rsidP="00E61AB2">
      <w:pPr>
        <w:rPr>
          <w:bCs/>
        </w:rPr>
      </w:pPr>
      <w:r>
        <w:rPr>
          <w:bCs/>
        </w:rPr>
        <w:t xml:space="preserve">Wavelet analysis is a formal analytical framework that can </w:t>
      </w:r>
      <w:r w:rsidR="00B06581">
        <w:rPr>
          <w:bCs/>
        </w:rPr>
        <w:t>provide</w:t>
      </w:r>
      <w:r>
        <w:rPr>
          <w:bCs/>
        </w:rPr>
        <w:t xml:space="preserve"> quantitative </w:t>
      </w:r>
      <w:commentRangeStart w:id="5"/>
      <w:r>
        <w:rPr>
          <w:bCs/>
        </w:rPr>
        <w:t>conclusions</w:t>
      </w:r>
      <w:commentRangeEnd w:id="5"/>
      <w:r>
        <w:rPr>
          <w:rStyle w:val="CommentReference"/>
        </w:rPr>
        <w:commentReference w:id="5"/>
      </w:r>
      <w:r>
        <w:rPr>
          <w:bCs/>
        </w:rPr>
        <w:t xml:space="preserve">, and has been applied to </w:t>
      </w:r>
      <w:commentRangeStart w:id="6"/>
      <w:r>
        <w:rPr>
          <w:bCs/>
        </w:rPr>
        <w:t>XX and XX</w:t>
      </w:r>
      <w:r w:rsidR="00B06581">
        <w:rPr>
          <w:bCs/>
        </w:rPr>
        <w:t xml:space="preserve"> to quantitatively characterise their seasonality including in relation to XX and XX</w:t>
      </w:r>
      <w:r>
        <w:rPr>
          <w:bCs/>
        </w:rPr>
        <w:t>.</w:t>
      </w:r>
      <w:commentRangeEnd w:id="6"/>
      <w:r w:rsidR="00B06581">
        <w:rPr>
          <w:rStyle w:val="CommentReference"/>
        </w:rPr>
        <w:commentReference w:id="6"/>
      </w:r>
      <w:r w:rsidR="006C28FF">
        <w:rPr>
          <w:bCs/>
        </w:rPr>
        <w:t xml:space="preserve"> </w:t>
      </w:r>
      <w:r w:rsidR="000668FF">
        <w:rPr>
          <w:bCs/>
        </w:rPr>
        <w:t>A key</w:t>
      </w:r>
      <w:r w:rsidR="00BF5A90">
        <w:rPr>
          <w:bCs/>
        </w:rPr>
        <w:t xml:space="preserve"> advantage</w:t>
      </w:r>
      <w:r w:rsidR="000668FF">
        <w:rPr>
          <w:bCs/>
        </w:rPr>
        <w:t xml:space="preserve"> of wavelet analysis is that </w:t>
      </w:r>
      <w:r w:rsidR="00BF5A90">
        <w:rPr>
          <w:bCs/>
        </w:rPr>
        <w:t xml:space="preserve">it does not </w:t>
      </w:r>
      <w:commentRangeStart w:id="7"/>
      <w:r w:rsidR="00CE12E5">
        <w:rPr>
          <w:bCs/>
        </w:rPr>
        <w:t>require</w:t>
      </w:r>
      <w:commentRangeEnd w:id="7"/>
      <w:r w:rsidR="000668FF">
        <w:rPr>
          <w:rStyle w:val="CommentReference"/>
        </w:rPr>
        <w:commentReference w:id="7"/>
      </w:r>
      <w:r w:rsidR="00BF5A90">
        <w:rPr>
          <w:bCs/>
        </w:rPr>
        <w:t xml:space="preserve"> a stationary time series</w:t>
      </w:r>
      <w:r w:rsidR="000668FF">
        <w:rPr>
          <w:bCs/>
        </w:rPr>
        <w:t xml:space="preserve">, and hence can easily capture a decline/increase in or appearance/disappearance </w:t>
      </w:r>
      <w:r w:rsidR="000931A3">
        <w:rPr>
          <w:bCs/>
        </w:rPr>
        <w:t>of seasonality.</w:t>
      </w:r>
      <w:r w:rsidR="00357531">
        <w:rPr>
          <w:bCs/>
        </w:rPr>
        <w:t xml:space="preserve"> </w:t>
      </w:r>
      <w:r w:rsidR="000668FF">
        <w:rPr>
          <w:bCs/>
        </w:rPr>
        <w:t xml:space="preserve">To our knowledge, the uncertainty of wavelet spectra </w:t>
      </w:r>
      <w:proofErr w:type="gramStart"/>
      <w:r w:rsidR="000668FF">
        <w:rPr>
          <w:bCs/>
        </w:rPr>
        <w:t>are</w:t>
      </w:r>
      <w:proofErr w:type="gramEnd"/>
      <w:r w:rsidR="000668FF">
        <w:rPr>
          <w:bCs/>
        </w:rPr>
        <w:t xml:space="preserve"> also well-characterised </w:t>
      </w:r>
      <w:r w:rsidR="000668FF" w:rsidRPr="000668FF">
        <w:rPr>
          <w:bCs/>
          <w:highlight w:val="yellow"/>
        </w:rPr>
        <w:t>[[[to discuss what else to say e.g. in comparison with random white or red noise + citation]]]</w:t>
      </w:r>
      <w:r w:rsidR="000668FF">
        <w:rPr>
          <w:bCs/>
        </w:rPr>
        <w:t xml:space="preserve">. </w:t>
      </w:r>
      <w:r w:rsidR="00E46374">
        <w:rPr>
          <w:bCs/>
        </w:rPr>
        <w:t>W</w:t>
      </w:r>
      <w:r w:rsidR="000668FF">
        <w:rPr>
          <w:bCs/>
        </w:rPr>
        <w:t>e follow wavelet analysis with a centre of gravity analysis</w:t>
      </w:r>
      <w:r w:rsidR="00E46374">
        <w:rPr>
          <w:bCs/>
        </w:rPr>
        <w:t xml:space="preserve"> to identify the months of maximum and minimum mortality (PP. XX-XX), and with a quantitative analysis of (percentage) difference in death rates from 1980 to 2016. </w:t>
      </w:r>
    </w:p>
    <w:p w14:paraId="286914BD" w14:textId="0CD8A1AB" w:rsidR="00E46374" w:rsidRDefault="00E46374" w:rsidP="00E61AB2">
      <w:pPr>
        <w:rPr>
          <w:bCs/>
        </w:rPr>
      </w:pPr>
    </w:p>
    <w:p w14:paraId="1E371679" w14:textId="77777777" w:rsidR="000931A3" w:rsidRDefault="000931A3" w:rsidP="00E61AB2">
      <w:pPr>
        <w:rPr>
          <w:ins w:id="8" w:author="Parks, Robbie M" w:date="2018-06-20T00:48:00Z"/>
          <w:bCs/>
        </w:rPr>
      </w:pPr>
    </w:p>
    <w:p w14:paraId="0C29CB08" w14:textId="3AD79912" w:rsidR="00BD0E87" w:rsidRDefault="00322E48" w:rsidP="00E61AB2">
      <w:pPr>
        <w:rPr>
          <w:ins w:id="9" w:author="Parks, Robbie M" w:date="2018-06-23T15:01:00Z"/>
          <w:bCs/>
        </w:rPr>
      </w:pPr>
      <w:ins w:id="10" w:author="Parks, Robbie M" w:date="2018-06-19T11:55:00Z">
        <w:r>
          <w:rPr>
            <w:bCs/>
          </w:rPr>
          <w:t xml:space="preserve">while avoiding the problems with </w:t>
        </w:r>
      </w:ins>
      <w:ins w:id="11" w:author="Parks, Robbie M" w:date="2018-06-20T10:17:00Z">
        <w:r w:rsidR="001F3A6B">
          <w:rPr>
            <w:bCs/>
          </w:rPr>
          <w:t>traditional</w:t>
        </w:r>
      </w:ins>
      <w:ins w:id="12" w:author="Parks, Robbie M" w:date="2018-06-19T11:55:00Z">
        <w:r>
          <w:rPr>
            <w:bCs/>
          </w:rPr>
          <w:t xml:space="preserve"> </w:t>
        </w:r>
        <w:proofErr w:type="spellStart"/>
        <w:r>
          <w:rPr>
            <w:bCs/>
          </w:rPr>
          <w:t>cosinor</w:t>
        </w:r>
        <w:proofErr w:type="spellEnd"/>
        <w:r>
          <w:rPr>
            <w:bCs/>
          </w:rPr>
          <w:t xml:space="preserve"> functions, </w:t>
        </w:r>
        <w:commentRangeStart w:id="13"/>
        <w:r>
          <w:rPr>
            <w:bCs/>
          </w:rPr>
          <w:t>which rely on stationary signals</w:t>
        </w:r>
      </w:ins>
      <w:ins w:id="14" w:author="Parks, Robbie M" w:date="2018-06-20T10:17:00Z">
        <w:r w:rsidR="00D255EB">
          <w:rPr>
            <w:bCs/>
          </w:rPr>
          <w:t>.</w:t>
        </w:r>
      </w:ins>
      <w:commentRangeEnd w:id="13"/>
      <w:r w:rsidR="00E46374">
        <w:rPr>
          <w:rStyle w:val="CommentReference"/>
        </w:rPr>
        <w:commentReference w:id="13"/>
      </w:r>
    </w:p>
    <w:p w14:paraId="34C7CEB3" w14:textId="77777777" w:rsidR="006C6128" w:rsidRDefault="006C6128" w:rsidP="00E61AB2">
      <w:pPr>
        <w:rPr>
          <w:ins w:id="15" w:author="Parks, Robbie M" w:date="2018-06-23T15:01:00Z"/>
          <w:bCs/>
        </w:rPr>
      </w:pPr>
    </w:p>
    <w:p w14:paraId="705185B6" w14:textId="48712F68" w:rsidR="006C6128" w:rsidRDefault="006C6128" w:rsidP="00E61AB2">
      <w:pPr>
        <w:rPr>
          <w:ins w:id="16" w:author="Parks, Robbie M" w:date="2018-06-23T15:01:00Z"/>
          <w:bCs/>
        </w:rPr>
      </w:pPr>
      <w:ins w:id="17" w:author="Parks, Robbie M" w:date="2018-06-23T15:01:00Z">
        <w:r>
          <w:rPr>
            <w:bCs/>
          </w:rPr>
          <w:t>Specifically addressing the model output questions above:</w:t>
        </w:r>
      </w:ins>
    </w:p>
    <w:p w14:paraId="352786F5" w14:textId="77777777" w:rsidR="006C6128" w:rsidRDefault="006C6128" w:rsidP="00E61AB2">
      <w:pPr>
        <w:rPr>
          <w:ins w:id="18" w:author="Parks, Robbie M" w:date="2018-06-23T15:02:00Z"/>
          <w:bCs/>
        </w:rPr>
      </w:pPr>
    </w:p>
    <w:p w14:paraId="7252D390" w14:textId="43F4AC76" w:rsidR="006C6128" w:rsidRPr="00BD7CB1" w:rsidRDefault="006C6128" w:rsidP="006C6128">
      <w:pPr>
        <w:rPr>
          <w:ins w:id="19" w:author="Parks, Robbie M" w:date="2018-06-23T15:02:00Z"/>
          <w:bCs/>
          <w:i/>
        </w:rPr>
      </w:pPr>
      <w:ins w:id="20" w:author="Parks, Robbie M" w:date="2018-06-23T15:02:00Z">
        <w:r w:rsidRPr="00BD7CB1">
          <w:rPr>
            <w:bCs/>
            <w:i/>
          </w:rPr>
          <w:t xml:space="preserve">- Is </w:t>
        </w:r>
        <w:proofErr w:type="spellStart"/>
        <w:r w:rsidRPr="00BD7CB1">
          <w:rPr>
            <w:bCs/>
            <w:i/>
          </w:rPr>
          <w:t>γi</w:t>
        </w:r>
        <w:proofErr w:type="spellEnd"/>
        <w:r w:rsidRPr="00BD7CB1">
          <w:rPr>
            <w:bCs/>
            <w:i/>
          </w:rPr>
          <w:t xml:space="preserve"> negative? If so the seasonal effect is becoming less severe for age group </w:t>
        </w:r>
        <w:proofErr w:type="spellStart"/>
        <w:r w:rsidRPr="00BD7CB1">
          <w:rPr>
            <w:bCs/>
            <w:i/>
          </w:rPr>
          <w:t>i</w:t>
        </w:r>
        <w:proofErr w:type="spellEnd"/>
        <w:r w:rsidRPr="00BD7CB1">
          <w:rPr>
            <w:bCs/>
            <w:i/>
          </w:rPr>
          <w:t>.</w:t>
        </w:r>
      </w:ins>
    </w:p>
    <w:p w14:paraId="6DA25244" w14:textId="77777777" w:rsidR="006C6128" w:rsidRDefault="006C6128" w:rsidP="006C6128">
      <w:pPr>
        <w:rPr>
          <w:ins w:id="21" w:author="Parks, Robbie M" w:date="2018-06-23T15:02:00Z"/>
          <w:bCs/>
        </w:rPr>
      </w:pPr>
    </w:p>
    <w:p w14:paraId="073AFF8E" w14:textId="5F5A87EB" w:rsidR="006C6128" w:rsidRDefault="00216A2B" w:rsidP="006C6128">
      <w:pPr>
        <w:rPr>
          <w:ins w:id="22" w:author="Parks, Robbie M" w:date="2018-06-23T15:02:00Z"/>
          <w:bCs/>
        </w:rPr>
      </w:pPr>
      <w:ins w:id="23" w:author="Parks, Robbie M" w:date="2018-06-23T15:02:00Z">
        <w:r>
          <w:rPr>
            <w:bCs/>
          </w:rPr>
          <w:t>W</w:t>
        </w:r>
        <w:r w:rsidR="000A5021">
          <w:rPr>
            <w:bCs/>
          </w:rPr>
          <w:t>e have report</w:t>
        </w:r>
        <w:r>
          <w:rPr>
            <w:bCs/>
          </w:rPr>
          <w:t xml:space="preserve">ed </w:t>
        </w:r>
        <w:r w:rsidR="000A5021" w:rsidRPr="00830B87">
          <w:rPr>
            <w:bCs/>
          </w:rPr>
          <w:t>γ</w:t>
        </w:r>
        <w:r>
          <w:rPr>
            <w:bCs/>
          </w:rPr>
          <w:t xml:space="preserve"> age,</w:t>
        </w:r>
      </w:ins>
      <w:ins w:id="24" w:author="Parks, Robbie M" w:date="2018-06-24T21:57:00Z">
        <w:r w:rsidR="00864ADD">
          <w:rPr>
            <w:bCs/>
          </w:rPr>
          <w:t xml:space="preserve"> </w:t>
        </w:r>
      </w:ins>
      <w:ins w:id="25" w:author="Parks, Robbie M" w:date="2018-06-23T15:02:00Z">
        <w:r>
          <w:rPr>
            <w:bCs/>
          </w:rPr>
          <w:t>sex, and cause of death</w:t>
        </w:r>
      </w:ins>
      <w:ins w:id="26" w:author="Parks, Robbie M" w:date="2018-06-24T21:57:00Z">
        <w:r w:rsidR="00864ADD">
          <w:rPr>
            <w:bCs/>
          </w:rPr>
          <w:t xml:space="preserve"> (Figure 4)</w:t>
        </w:r>
      </w:ins>
    </w:p>
    <w:p w14:paraId="4BF93285" w14:textId="6E8B35F8" w:rsidR="006C6128" w:rsidRPr="00BD7CB1" w:rsidRDefault="006C6128" w:rsidP="006C6128">
      <w:pPr>
        <w:rPr>
          <w:ins w:id="27" w:author="Parks, Robbie M" w:date="2018-06-23T15:02:00Z"/>
          <w:bCs/>
        </w:rPr>
      </w:pPr>
      <w:ins w:id="28" w:author="Parks, Robbie M" w:date="2018-06-23T15:02:00Z">
        <w:r w:rsidRPr="00BD7CB1">
          <w:rPr>
            <w:bCs/>
          </w:rPr>
          <w:t xml:space="preserve"> </w:t>
        </w:r>
      </w:ins>
    </w:p>
    <w:p w14:paraId="3213E498" w14:textId="77777777" w:rsidR="006C6128" w:rsidRDefault="006C6128" w:rsidP="006C6128">
      <w:pPr>
        <w:rPr>
          <w:ins w:id="29" w:author="Parks, Robbie M" w:date="2018-06-23T15:03:00Z"/>
          <w:bCs/>
          <w:i/>
          <w:color w:val="FF0000"/>
        </w:rPr>
      </w:pPr>
      <w:ins w:id="30" w:author="Parks, Robbie M" w:date="2018-06-23T15:02:00Z">
        <w:r w:rsidRPr="00BD7CB1">
          <w:rPr>
            <w:bCs/>
            <w:i/>
            <w:color w:val="FF0000"/>
          </w:rPr>
          <w:t xml:space="preserve">- Does it look like all age groups have the same trend, with </w:t>
        </w:r>
        <w:proofErr w:type="spellStart"/>
        <w:r w:rsidRPr="00BD7CB1">
          <w:rPr>
            <w:bCs/>
            <w:i/>
            <w:color w:val="FF0000"/>
          </w:rPr>
          <w:t>γi</w:t>
        </w:r>
        <w:proofErr w:type="spellEnd"/>
        <w:r w:rsidRPr="00BD7CB1">
          <w:rPr>
            <w:bCs/>
            <w:i/>
            <w:color w:val="FF0000"/>
          </w:rPr>
          <w:t> = γ</w:t>
        </w:r>
        <w:r w:rsidRPr="00BD7CB1">
          <w:rPr>
            <w:rFonts w:ascii="Cambria Math" w:hAnsi="Cambria Math" w:cs="Cambria Math"/>
            <w:bCs/>
            <w:i/>
            <w:color w:val="FF0000"/>
          </w:rPr>
          <w:t>₀</w:t>
        </w:r>
        <w:r w:rsidRPr="00BD7CB1">
          <w:rPr>
            <w:bCs/>
            <w:i/>
            <w:color w:val="FF0000"/>
          </w:rPr>
          <w:t xml:space="preserve"> for all </w:t>
        </w:r>
        <w:proofErr w:type="spellStart"/>
        <w:r w:rsidRPr="00BD7CB1">
          <w:rPr>
            <w:bCs/>
            <w:i/>
            <w:color w:val="FF0000"/>
          </w:rPr>
          <w:t>i</w:t>
        </w:r>
        <w:proofErr w:type="spellEnd"/>
        <w:r w:rsidRPr="00BD7CB1">
          <w:rPr>
            <w:bCs/>
            <w:i/>
            <w:color w:val="FF0000"/>
          </w:rPr>
          <w:t xml:space="preserve">? </w:t>
        </w:r>
      </w:ins>
    </w:p>
    <w:p w14:paraId="3553D72F" w14:textId="77777777" w:rsidR="00A74C38" w:rsidRDefault="00A74C38" w:rsidP="006C6128">
      <w:pPr>
        <w:rPr>
          <w:ins w:id="31" w:author="Parks, Robbie M" w:date="2018-06-23T15:03:00Z"/>
          <w:bCs/>
          <w:i/>
          <w:color w:val="FF0000"/>
        </w:rPr>
      </w:pPr>
    </w:p>
    <w:p w14:paraId="6C73090D" w14:textId="6BB3127C" w:rsidR="00A74C38" w:rsidRPr="00A74C38" w:rsidRDefault="00A74C38" w:rsidP="006C6128">
      <w:pPr>
        <w:rPr>
          <w:ins w:id="32" w:author="Parks, Robbie M" w:date="2018-06-23T15:04:00Z"/>
          <w:bCs/>
          <w:color w:val="FF0000"/>
        </w:rPr>
      </w:pPr>
      <w:ins w:id="33" w:author="Parks, Robbie M" w:date="2018-06-23T15:04:00Z">
        <w:r w:rsidRPr="00BD7CB1">
          <w:rPr>
            <w:bCs/>
          </w:rPr>
          <w:t>γ</w:t>
        </w:r>
        <w:r>
          <w:rPr>
            <w:bCs/>
          </w:rPr>
          <w:t xml:space="preserve"> has distinct trends for each age group (Figure 4)</w:t>
        </w:r>
      </w:ins>
    </w:p>
    <w:p w14:paraId="20EAD23B" w14:textId="77777777" w:rsidR="00A74C38" w:rsidRPr="00BD7CB1" w:rsidRDefault="00A74C38" w:rsidP="006C6128">
      <w:pPr>
        <w:rPr>
          <w:ins w:id="34" w:author="Parks, Robbie M" w:date="2018-06-23T15:02:00Z"/>
          <w:bCs/>
          <w:color w:val="FF0000"/>
        </w:rPr>
      </w:pPr>
    </w:p>
    <w:p w14:paraId="4035719D" w14:textId="77777777" w:rsidR="006C6128" w:rsidRDefault="006C6128" w:rsidP="006C6128">
      <w:pPr>
        <w:rPr>
          <w:ins w:id="35" w:author="Parks, Robbie M" w:date="2018-06-23T15:04:00Z"/>
          <w:bCs/>
          <w:i/>
          <w:color w:val="FF0000"/>
        </w:rPr>
      </w:pPr>
      <w:ins w:id="36" w:author="Parks, Robbie M" w:date="2018-06-23T15:02:00Z">
        <w:r w:rsidRPr="00BD7CB1">
          <w:rPr>
            <w:bCs/>
            <w:i/>
            <w:color w:val="FF0000"/>
          </w:rPr>
          <w:t xml:space="preserve">- Do all age groups have the same cycle, with αpi = αp0? </w:t>
        </w:r>
      </w:ins>
    </w:p>
    <w:p w14:paraId="785270B6" w14:textId="77777777" w:rsidR="00A74C38" w:rsidRDefault="00A74C38" w:rsidP="006C6128">
      <w:pPr>
        <w:rPr>
          <w:ins w:id="37" w:author="Parks, Robbie M" w:date="2018-06-23T15:04:00Z"/>
          <w:bCs/>
          <w:i/>
          <w:color w:val="FF0000"/>
        </w:rPr>
      </w:pPr>
    </w:p>
    <w:p w14:paraId="57BC4435" w14:textId="2B6E45F0" w:rsidR="00A74C38" w:rsidRPr="00BD7CB1" w:rsidRDefault="00BD7CB1" w:rsidP="006C6128">
      <w:pPr>
        <w:rPr>
          <w:ins w:id="38" w:author="Parks, Robbie M" w:date="2018-06-23T15:04:00Z"/>
          <w:bCs/>
          <w:color w:val="FF0000"/>
        </w:rPr>
      </w:pPr>
      <w:ins w:id="39" w:author="Parks, Robbie M" w:date="2018-06-23T15:04:00Z">
        <w:r>
          <w:rPr>
            <w:bCs/>
            <w:color w:val="FF0000"/>
          </w:rPr>
          <w:t xml:space="preserve">Figure 3 </w:t>
        </w:r>
      </w:ins>
      <w:ins w:id="40" w:author="Parks, Robbie M" w:date="2018-06-24T21:57:00Z">
        <w:r w:rsidR="001F1D6F">
          <w:rPr>
            <w:bCs/>
            <w:color w:val="FF0000"/>
          </w:rPr>
          <w:t>ad</w:t>
        </w:r>
        <w:r w:rsidR="00153D7F">
          <w:rPr>
            <w:bCs/>
            <w:color w:val="FF0000"/>
          </w:rPr>
          <w:t>dresses</w:t>
        </w:r>
      </w:ins>
      <w:ins w:id="41" w:author="Parks, Robbie M" w:date="2018-06-23T15:04:00Z">
        <w:r w:rsidR="00A74C38">
          <w:rPr>
            <w:bCs/>
            <w:color w:val="FF0000"/>
          </w:rPr>
          <w:t xml:space="preserve"> this question, with </w:t>
        </w:r>
      </w:ins>
      <w:ins w:id="42" w:author="Parks, Robbie M" w:date="2018-06-23T15:05:00Z">
        <w:r>
          <w:rPr>
            <w:bCs/>
            <w:color w:val="FF0000"/>
          </w:rPr>
          <w:t>distinct timings for causes of death by age-sex group.</w:t>
        </w:r>
      </w:ins>
    </w:p>
    <w:p w14:paraId="2EA7001E" w14:textId="77777777" w:rsidR="00A74C38" w:rsidRPr="00BD7CB1" w:rsidRDefault="00A74C38" w:rsidP="006C6128">
      <w:pPr>
        <w:rPr>
          <w:ins w:id="43" w:author="Parks, Robbie M" w:date="2018-06-23T15:02:00Z"/>
          <w:bCs/>
          <w:i/>
          <w:color w:val="FF0000"/>
        </w:rPr>
      </w:pPr>
    </w:p>
    <w:p w14:paraId="5D545812" w14:textId="67E16912" w:rsidR="006C6128" w:rsidRDefault="006C6128" w:rsidP="006C6128">
      <w:pPr>
        <w:rPr>
          <w:ins w:id="44" w:author="Parks, Robbie M" w:date="2018-06-23T15:05:00Z"/>
          <w:bCs/>
          <w:i/>
          <w:color w:val="FF0000"/>
        </w:rPr>
      </w:pPr>
      <w:ins w:id="45" w:author="Parks, Robbie M" w:date="2018-06-23T15:02:00Z">
        <w:r w:rsidRPr="00BD7CB1">
          <w:rPr>
            <w:bCs/>
            <w:i/>
            <w:color w:val="FF0000"/>
          </w:rPr>
          <w:t>- Does γ vary by region (ne</w:t>
        </w:r>
        <w:r w:rsidR="00B23A5B">
          <w:rPr>
            <w:bCs/>
            <w:i/>
            <w:color w:val="FF0000"/>
          </w:rPr>
          <w:t>gative in cold-climate regions?</w:t>
        </w:r>
        <w:r w:rsidRPr="00BD7CB1">
          <w:rPr>
            <w:bCs/>
            <w:i/>
            <w:color w:val="FF0000"/>
          </w:rPr>
          <w:t xml:space="preserve"> </w:t>
        </w:r>
      </w:ins>
    </w:p>
    <w:p w14:paraId="75E12625" w14:textId="77777777" w:rsidR="00B162ED" w:rsidRDefault="00B162ED" w:rsidP="006C6128">
      <w:pPr>
        <w:rPr>
          <w:ins w:id="46" w:author="Parks, Robbie M" w:date="2018-06-23T15:05:00Z"/>
          <w:bCs/>
          <w:i/>
          <w:color w:val="FF0000"/>
        </w:rPr>
      </w:pPr>
    </w:p>
    <w:p w14:paraId="07B7DE76" w14:textId="1F0E7EA6" w:rsidR="00B162ED" w:rsidRPr="00B162ED" w:rsidRDefault="00B162ED" w:rsidP="006C6128">
      <w:pPr>
        <w:rPr>
          <w:ins w:id="47" w:author="Parks, Robbie M" w:date="2018-06-23T15:05:00Z"/>
          <w:bCs/>
          <w:color w:val="FF0000"/>
        </w:rPr>
      </w:pPr>
      <w:ins w:id="48" w:author="Parks, Robbie M" w:date="2018-06-23T15:06:00Z">
        <w:r>
          <w:rPr>
            <w:bCs/>
            <w:color w:val="FF0000"/>
          </w:rPr>
          <w:t xml:space="preserve">Though not shown here, we have examined </w:t>
        </w:r>
        <w:proofErr w:type="spellStart"/>
        <w:r w:rsidRPr="00B162ED">
          <w:rPr>
            <w:bCs/>
            <w:rPrChange w:id="49" w:author="Parks, Robbie M" w:date="2018-06-23T15:06:00Z">
              <w:rPr>
                <w:bCs/>
                <w:i/>
              </w:rPr>
            </w:rPrChange>
          </w:rPr>
          <w:t>γ</w:t>
        </w:r>
        <w:r>
          <w:rPr>
            <w:bCs/>
          </w:rPr>
          <w:t>’s</w:t>
        </w:r>
        <w:proofErr w:type="spellEnd"/>
        <w:r>
          <w:rPr>
            <w:bCs/>
          </w:rPr>
          <w:t xml:space="preserve"> variation by climate region. </w:t>
        </w:r>
      </w:ins>
      <w:ins w:id="50" w:author="Parks, Robbie M" w:date="2018-06-24T22:07:00Z">
        <w:r w:rsidR="00C113A8">
          <w:rPr>
            <w:bCs/>
          </w:rPr>
          <w:t>(Refer to figures in ‘Additional Analysis</w:t>
        </w:r>
      </w:ins>
      <w:ins w:id="51" w:author="Parks, Robbie M" w:date="2018-06-24T22:08:00Z">
        <w:r w:rsidR="00C113A8">
          <w:rPr>
            <w:bCs/>
          </w:rPr>
          <w:t>’ in slides</w:t>
        </w:r>
        <w:r w:rsidR="00835D8F">
          <w:rPr>
            <w:bCs/>
          </w:rPr>
          <w:t>.</w:t>
        </w:r>
      </w:ins>
      <w:ins w:id="52" w:author="Parks, Robbie M" w:date="2018-06-25T11:36:00Z">
        <w:r w:rsidR="00F01D35">
          <w:rPr>
            <w:bCs/>
          </w:rPr>
          <w:t>)</w:t>
        </w:r>
      </w:ins>
    </w:p>
    <w:p w14:paraId="74D3DC6F" w14:textId="77777777" w:rsidR="00B162ED" w:rsidRPr="00BD7CB1" w:rsidRDefault="00B162ED" w:rsidP="006C6128">
      <w:pPr>
        <w:rPr>
          <w:ins w:id="53" w:author="Parks, Robbie M" w:date="2018-06-23T15:02:00Z"/>
          <w:bCs/>
          <w:i/>
          <w:color w:val="FF0000"/>
        </w:rPr>
      </w:pPr>
    </w:p>
    <w:p w14:paraId="07C381AF" w14:textId="77777777" w:rsidR="006C6128" w:rsidRPr="00BD7CB1" w:rsidRDefault="006C6128" w:rsidP="006C6128">
      <w:pPr>
        <w:rPr>
          <w:ins w:id="54" w:author="Parks, Robbie M" w:date="2018-06-23T15:02:00Z"/>
          <w:bCs/>
          <w:i/>
        </w:rPr>
      </w:pPr>
      <w:ins w:id="55" w:author="Parks, Robbie M" w:date="2018-06-23T15:02:00Z">
        <w:r w:rsidRPr="00BD7CB1">
          <w:rPr>
            <w:bCs/>
            <w:i/>
          </w:rPr>
          <w:t xml:space="preserve">- Do the cycles, given by the α, vary by region or is a nation-wide cycle sufficient? </w:t>
        </w:r>
      </w:ins>
    </w:p>
    <w:p w14:paraId="63C77173" w14:textId="77777777" w:rsidR="006C6128" w:rsidRDefault="006C6128" w:rsidP="00E61AB2">
      <w:pPr>
        <w:rPr>
          <w:ins w:id="56" w:author="Parks, Robbie M" w:date="2018-06-23T15:06:00Z"/>
          <w:bCs/>
        </w:rPr>
      </w:pPr>
    </w:p>
    <w:p w14:paraId="107A2F0B" w14:textId="05378569" w:rsidR="003E64B5" w:rsidRDefault="00153D7F" w:rsidP="00E61AB2">
      <w:pPr>
        <w:rPr>
          <w:ins w:id="57" w:author="Parks, Robbie M" w:date="2018-06-19T11:55:00Z"/>
          <w:bCs/>
        </w:rPr>
      </w:pPr>
      <w:ins w:id="58" w:author="Parks, Robbie M" w:date="2018-06-23T15:07:00Z">
        <w:r>
          <w:rPr>
            <w:bCs/>
          </w:rPr>
          <w:t>Figure 5 addre</w:t>
        </w:r>
        <w:r w:rsidR="00B162ED">
          <w:rPr>
            <w:bCs/>
          </w:rPr>
          <w:t>sses this</w:t>
        </w:r>
      </w:ins>
      <w:ins w:id="59" w:author="Parks, Robbie M" w:date="2018-06-24T21:57:00Z">
        <w:r>
          <w:rPr>
            <w:bCs/>
          </w:rPr>
          <w:t xml:space="preserve"> question</w:t>
        </w:r>
      </w:ins>
      <w:ins w:id="60" w:author="Parks, Robbie M" w:date="2018-06-23T15:07:00Z">
        <w:r w:rsidR="00B162ED">
          <w:rPr>
            <w:bCs/>
          </w:rPr>
          <w:t>, showing that independent of region, timing of maximum and minimum mortality remains stable</w:t>
        </w:r>
      </w:ins>
      <w:ins w:id="61" w:author="Parks, Robbie M" w:date="2018-06-24T21:57:00Z">
        <w:r>
          <w:rPr>
            <w:bCs/>
          </w:rPr>
          <w:t xml:space="preserve"> for many causes of death</w:t>
        </w:r>
      </w:ins>
      <w:ins w:id="62" w:author="Parks, Robbie M" w:date="2018-06-23T15:07:00Z">
        <w:r w:rsidR="00B162ED">
          <w:rPr>
            <w:bCs/>
          </w:rPr>
          <w:t>.</w:t>
        </w:r>
      </w:ins>
    </w:p>
    <w:p w14:paraId="089425C7" w14:textId="77777777" w:rsidR="003B6EF6" w:rsidRDefault="003B6EF6" w:rsidP="00E61AB2">
      <w:pPr>
        <w:rPr>
          <w:ins w:id="63" w:author="Parks, Robbie M" w:date="2018-06-19T11:55:00Z"/>
          <w:bCs/>
        </w:rPr>
      </w:pPr>
    </w:p>
    <w:p w14:paraId="3679E756" w14:textId="7E0C322A" w:rsidR="003B6EF6" w:rsidRPr="006C28FF" w:rsidRDefault="003E64B5" w:rsidP="00E61AB2">
      <w:pPr>
        <w:rPr>
          <w:bCs/>
        </w:rPr>
      </w:pPr>
      <w:ins w:id="64" w:author="Parks, Robbie M" w:date="2018-06-23T15:07:00Z">
        <w:r>
          <w:rPr>
            <w:bCs/>
          </w:rPr>
          <w:t>In addition, w</w:t>
        </w:r>
      </w:ins>
      <w:ins w:id="65" w:author="Parks, Robbie M" w:date="2018-06-19T11:55:00Z">
        <w:r w:rsidR="003B6EF6">
          <w:rPr>
            <w:bCs/>
          </w:rPr>
          <w:t xml:space="preserve">e have clarified our </w:t>
        </w:r>
      </w:ins>
      <w:ins w:id="66" w:author="Parks, Robbie M" w:date="2018-06-19T11:58:00Z">
        <w:r w:rsidR="001A0299">
          <w:rPr>
            <w:bCs/>
          </w:rPr>
          <w:t>method</w:t>
        </w:r>
      </w:ins>
      <w:ins w:id="67" w:author="Parks, Robbie M" w:date="2018-06-19T11:55:00Z">
        <w:r w:rsidR="003B6EF6">
          <w:rPr>
            <w:bCs/>
          </w:rPr>
          <w:t xml:space="preserve"> for </w:t>
        </w:r>
      </w:ins>
      <w:ins w:id="68" w:author="Parks, Robbie M" w:date="2018-06-19T11:58:00Z">
        <w:r w:rsidR="001A0299">
          <w:rPr>
            <w:bCs/>
          </w:rPr>
          <w:t>Figure 4</w:t>
        </w:r>
        <w:r w:rsidR="00BD42AC">
          <w:rPr>
            <w:bCs/>
          </w:rPr>
          <w:t xml:space="preserve"> in the revised manuscript</w:t>
        </w:r>
        <w:r w:rsidR="0029551D">
          <w:rPr>
            <w:bCs/>
          </w:rPr>
          <w:t xml:space="preserve">. We have also developed the alternative statistical model above </w:t>
        </w:r>
      </w:ins>
      <w:ins w:id="69" w:author="Parks, Robbie M" w:date="2018-06-19T12:03:00Z">
        <w:r w:rsidR="00064B61">
          <w:rPr>
            <w:bCs/>
          </w:rPr>
          <w:t xml:space="preserve">and include them </w:t>
        </w:r>
        <w:r w:rsidR="00593CF7">
          <w:rPr>
            <w:bCs/>
          </w:rPr>
          <w:t xml:space="preserve">as an alternative </w:t>
        </w:r>
        <w:r w:rsidR="00EE6E63">
          <w:rPr>
            <w:bCs/>
          </w:rPr>
          <w:t>method</w:t>
        </w:r>
        <w:r w:rsidR="00CA5747">
          <w:rPr>
            <w:bCs/>
          </w:rPr>
          <w:t>.</w:t>
        </w:r>
      </w:ins>
      <w:ins w:id="70" w:author="Parks, Robbie M" w:date="2018-06-19T12:44:00Z">
        <w:r w:rsidR="006D5AF5">
          <w:rPr>
            <w:bCs/>
          </w:rPr>
          <w:t xml:space="preserve"> We give the values of </w:t>
        </w:r>
        <w:r w:rsidR="006D5AF5" w:rsidRPr="006D5AF5">
          <w:rPr>
            <w:bCs/>
          </w:rPr>
          <w:t>γ</w:t>
        </w:r>
      </w:ins>
      <w:ins w:id="71" w:author="Parks, Robbie M" w:date="2018-06-19T12:45:00Z">
        <w:r w:rsidR="006D5AF5">
          <w:rPr>
            <w:bCs/>
          </w:rPr>
          <w:t xml:space="preserve"> with p-values</w:t>
        </w:r>
        <w:r w:rsidR="008A67DF">
          <w:rPr>
            <w:bCs/>
          </w:rPr>
          <w:t xml:space="preserve"> by age-sex</w:t>
        </w:r>
      </w:ins>
      <w:ins w:id="72" w:author="Parks, Robbie M" w:date="2018-06-20T00:53:00Z">
        <w:r w:rsidR="003D4EF9">
          <w:rPr>
            <w:bCs/>
          </w:rPr>
          <w:t>, though with our method we have not been able to obtain 95% confidence intervals</w:t>
        </w:r>
      </w:ins>
      <w:ins w:id="73" w:author="Parks, Robbie M" w:date="2018-06-19T12:45:00Z">
        <w:r w:rsidR="007C27B3">
          <w:rPr>
            <w:bCs/>
          </w:rPr>
          <w:t xml:space="preserve">. We have addressed the values of </w:t>
        </w:r>
        <w:r w:rsidR="007C27B3" w:rsidRPr="007C27B3">
          <w:rPr>
            <w:bCs/>
          </w:rPr>
          <w:t>α</w:t>
        </w:r>
      </w:ins>
      <w:ins w:id="74" w:author="Parks, Robbie M" w:date="2018-06-19T12:46:00Z">
        <w:r w:rsidR="007C27B3">
          <w:rPr>
            <w:bCs/>
          </w:rPr>
          <w:t xml:space="preserve"> in our centre of gravity analysis</w:t>
        </w:r>
        <w:r w:rsidR="00062159">
          <w:rPr>
            <w:bCs/>
          </w:rPr>
          <w:t>, the results of which we display in Figures 2 and 5.</w:t>
        </w:r>
      </w:ins>
      <w:ins w:id="75" w:author="Parks, Robbie M" w:date="2018-06-19T13:57:00Z">
        <w:r w:rsidR="001B4960">
          <w:rPr>
            <w:bCs/>
          </w:rPr>
          <w:t xml:space="preserve"> We also now include how </w:t>
        </w:r>
      </w:ins>
      <w:ins w:id="76" w:author="Parks, Robbie M" w:date="2018-06-19T13:58:00Z">
        <w:r w:rsidR="001B4960" w:rsidRPr="006D5AF5">
          <w:rPr>
            <w:bCs/>
          </w:rPr>
          <w:t>γ</w:t>
        </w:r>
        <w:r w:rsidR="001B4960">
          <w:rPr>
            <w:bCs/>
          </w:rPr>
          <w:t xml:space="preserve"> varies by region</w:t>
        </w:r>
      </w:ins>
      <w:ins w:id="77" w:author="Parks, Robbie M" w:date="2018-06-23T14:58:00Z">
        <w:r w:rsidR="000F1A2A">
          <w:rPr>
            <w:bCs/>
          </w:rPr>
          <w:t>, though there are issues with population size of</w:t>
        </w:r>
        <w:r w:rsidR="009C0FF5">
          <w:rPr>
            <w:bCs/>
          </w:rPr>
          <w:t xml:space="preserve"> the smaller climate regions, </w:t>
        </w:r>
        <w:proofErr w:type="gramStart"/>
        <w:r w:rsidR="009C0FF5">
          <w:rPr>
            <w:bCs/>
          </w:rPr>
          <w:t xml:space="preserve">especially </w:t>
        </w:r>
      </w:ins>
      <w:ins w:id="78" w:author="Parks, Robbie M" w:date="2018-06-19T13:58:00Z">
        <w:r w:rsidR="002713A8">
          <w:rPr>
            <w:bCs/>
          </w:rPr>
          <w:t>.</w:t>
        </w:r>
      </w:ins>
      <w:proofErr w:type="gramEnd"/>
    </w:p>
    <w:p w14:paraId="0F7E48C1" w14:textId="77777777" w:rsidR="00BD0E87" w:rsidRPr="00D02BB5" w:rsidRDefault="00BD0E87" w:rsidP="00E61AB2">
      <w:pPr>
        <w:rPr>
          <w:bCs/>
        </w:rPr>
      </w:pPr>
    </w:p>
    <w:p w14:paraId="274327B9" w14:textId="77777777" w:rsidR="00D02BB5" w:rsidRPr="00BD0E87" w:rsidRDefault="00D02BB5" w:rsidP="00E61AB2">
      <w:pPr>
        <w:rPr>
          <w:b/>
          <w:bCs/>
        </w:rPr>
      </w:pPr>
      <w:r w:rsidRPr="00BD0E87">
        <w:rPr>
          <w:b/>
          <w:bCs/>
        </w:rPr>
        <w:t xml:space="preserve">B) The approach is different to </w:t>
      </w:r>
      <w:proofErr w:type="gramStart"/>
      <w:r w:rsidRPr="00BD0E87">
        <w:rPr>
          <w:b/>
          <w:bCs/>
        </w:rPr>
        <w:t>a number of</w:t>
      </w:r>
      <w:proofErr w:type="gramEnd"/>
      <w:r w:rsidRPr="00BD0E87">
        <w:rPr>
          <w:b/>
          <w:bCs/>
        </w:rPr>
        <w:t xml:space="preserve"> those referenced (particularly the standard measure of excess winter deaths). It would be helpful to have some comment on this, particularly the generalisability to other studies. The focus has been on peak months in this analysis, but the standard assessment of excess winter deaths is to compare December to March months to the rest of the year. </w:t>
      </w:r>
    </w:p>
    <w:p w14:paraId="5657B042" w14:textId="3AA2AC9D" w:rsidR="00D02BB5" w:rsidDel="004809DF" w:rsidRDefault="00D02BB5" w:rsidP="00E61AB2">
      <w:pPr>
        <w:rPr>
          <w:del w:id="79" w:author="Parks, Robbie M" w:date="2018-06-19T11:40:00Z"/>
          <w:bCs/>
        </w:rPr>
      </w:pPr>
    </w:p>
    <w:p w14:paraId="653CF824" w14:textId="2DFB824B" w:rsidR="00D719F8" w:rsidRPr="00416B08" w:rsidRDefault="00FE41EF" w:rsidP="00E61AB2">
      <w:pPr>
        <w:rPr>
          <w:bCs/>
        </w:rPr>
      </w:pPr>
      <w:commentRangeStart w:id="80"/>
      <w:ins w:id="81" w:author="Parks, Robbie M" w:date="2018-06-19T11:40:00Z">
        <w:r>
          <w:rPr>
            <w:bCs/>
          </w:rPr>
          <w:t>T</w:t>
        </w:r>
      </w:ins>
      <w:ins w:id="82" w:author="Parks, Robbie M" w:date="2018-06-19T11:30:00Z">
        <w:r w:rsidR="00416B08">
          <w:rPr>
            <w:bCs/>
          </w:rPr>
          <w:t xml:space="preserve">he number of </w:t>
        </w:r>
      </w:ins>
      <w:ins w:id="83" w:author="Parks, Robbie M" w:date="2018-06-19T11:29:00Z">
        <w:r w:rsidR="00416B08">
          <w:rPr>
            <w:bCs/>
          </w:rPr>
          <w:t>Excess Winter Deaths (EWDs)</w:t>
        </w:r>
      </w:ins>
      <w:ins w:id="84" w:author="Parks, Robbie M" w:date="2018-06-19T11:30:00Z">
        <w:r w:rsidR="00416B08">
          <w:rPr>
            <w:bCs/>
          </w:rPr>
          <w:t xml:space="preserve"> </w:t>
        </w:r>
      </w:ins>
      <w:commentRangeStart w:id="85"/>
      <w:ins w:id="86" w:author="Parks, Robbie M" w:date="2018-06-20T10:21:00Z">
        <w:r w:rsidR="0086284A">
          <w:rPr>
            <w:bCs/>
          </w:rPr>
          <w:t>can</w:t>
        </w:r>
      </w:ins>
      <w:ins w:id="87" w:author="Parks, Robbie M" w:date="2018-06-19T11:30:00Z">
        <w:r w:rsidR="00416B08">
          <w:rPr>
            <w:bCs/>
          </w:rPr>
          <w:t xml:space="preserve"> </w:t>
        </w:r>
      </w:ins>
      <w:ins w:id="88" w:author="Parks, Robbie M" w:date="2018-06-20T10:21:00Z">
        <w:r w:rsidR="0086284A">
          <w:rPr>
            <w:bCs/>
          </w:rPr>
          <w:t xml:space="preserve">be </w:t>
        </w:r>
      </w:ins>
      <w:ins w:id="89" w:author="Parks, Robbie M" w:date="2018-06-19T11:30:00Z">
        <w:r w:rsidR="00416B08">
          <w:rPr>
            <w:bCs/>
          </w:rPr>
          <w:t>a useful metric</w:t>
        </w:r>
      </w:ins>
      <w:ins w:id="90" w:author="Parks, Robbie M" w:date="2018-06-19T11:38:00Z">
        <w:r w:rsidR="00047EBE">
          <w:rPr>
            <w:bCs/>
          </w:rPr>
          <w:t xml:space="preserve"> for understanding the modifying effect of </w:t>
        </w:r>
      </w:ins>
      <w:ins w:id="91" w:author="Parks, Robbie M" w:date="2018-06-19T11:39:00Z">
        <w:r w:rsidR="000E6AE3">
          <w:rPr>
            <w:bCs/>
          </w:rPr>
          <w:t>season</w:t>
        </w:r>
      </w:ins>
      <w:ins w:id="92" w:author="Parks, Robbie M" w:date="2018-06-19T11:38:00Z">
        <w:r w:rsidR="000E6AE3">
          <w:rPr>
            <w:bCs/>
          </w:rPr>
          <w:t xml:space="preserve"> on mortality with a known peak in the winter</w:t>
        </w:r>
      </w:ins>
      <w:ins w:id="93" w:author="Parks, Robbie M" w:date="2018-06-19T11:30:00Z">
        <w:r>
          <w:rPr>
            <w:bCs/>
          </w:rPr>
          <w:t>.</w:t>
        </w:r>
      </w:ins>
      <w:commentRangeEnd w:id="85"/>
      <w:r w:rsidR="00AF4218">
        <w:rPr>
          <w:rStyle w:val="CommentReference"/>
        </w:rPr>
        <w:commentReference w:id="85"/>
      </w:r>
      <w:ins w:id="94" w:author="Parks, Robbie M" w:date="2018-06-19T11:30:00Z">
        <w:r>
          <w:rPr>
            <w:bCs/>
          </w:rPr>
          <w:t xml:space="preserve"> </w:t>
        </w:r>
      </w:ins>
      <w:commentRangeStart w:id="95"/>
      <w:ins w:id="96" w:author="Parks, Robbie M" w:date="2018-06-20T10:21:00Z">
        <w:r w:rsidR="0086284A">
          <w:rPr>
            <w:bCs/>
          </w:rPr>
          <w:t xml:space="preserve">However, </w:t>
        </w:r>
      </w:ins>
      <w:ins w:id="97" w:author="Parks, Robbie M" w:date="2018-06-19T11:30:00Z">
        <w:r w:rsidR="0086284A">
          <w:rPr>
            <w:bCs/>
          </w:rPr>
          <w:t>w</w:t>
        </w:r>
        <w:r w:rsidR="00416B08">
          <w:rPr>
            <w:bCs/>
          </w:rPr>
          <w:t xml:space="preserve">e have avoided </w:t>
        </w:r>
        <w:r w:rsidR="00416B08">
          <w:rPr>
            <w:bCs/>
            <w:i/>
          </w:rPr>
          <w:t xml:space="preserve">a priori </w:t>
        </w:r>
        <w:proofErr w:type="gramStart"/>
        <w:r w:rsidR="00416B08">
          <w:rPr>
            <w:bCs/>
          </w:rPr>
          <w:t xml:space="preserve">assuming </w:t>
        </w:r>
      </w:ins>
      <w:ins w:id="98" w:author="Parks, Robbie M" w:date="2018-06-19T11:31:00Z">
        <w:r w:rsidR="00EA2C8B">
          <w:rPr>
            <w:bCs/>
          </w:rPr>
          <w:t>that</w:t>
        </w:r>
        <w:proofErr w:type="gramEnd"/>
        <w:r w:rsidR="00EA2C8B">
          <w:rPr>
            <w:bCs/>
          </w:rPr>
          <w:t xml:space="preserve"> </w:t>
        </w:r>
      </w:ins>
      <w:ins w:id="99" w:author="Parks, Robbie M" w:date="2018-06-19T11:30:00Z">
        <w:r w:rsidR="00416B08">
          <w:rPr>
            <w:bCs/>
          </w:rPr>
          <w:t xml:space="preserve">any part of the year has a higher </w:t>
        </w:r>
      </w:ins>
      <w:ins w:id="100" w:author="Parks, Robbie M" w:date="2018-06-19T11:38:00Z">
        <w:r w:rsidR="00E34BAF">
          <w:rPr>
            <w:bCs/>
          </w:rPr>
          <w:t>number of deaths for a particular cause of death</w:t>
        </w:r>
      </w:ins>
      <w:ins w:id="101" w:author="Parks, Robbie M" w:date="2018-06-19T11:39:00Z">
        <w:r w:rsidR="00921858">
          <w:rPr>
            <w:bCs/>
          </w:rPr>
          <w:t xml:space="preserve">. Rather, we have </w:t>
        </w:r>
      </w:ins>
      <w:ins w:id="102" w:author="Parks, Robbie M" w:date="2018-06-19T11:40:00Z">
        <w:r w:rsidR="006F6866">
          <w:rPr>
            <w:bCs/>
          </w:rPr>
          <w:t xml:space="preserve">developed a method of techniques which </w:t>
        </w:r>
      </w:ins>
      <w:ins w:id="103" w:author="Parks, Robbie M" w:date="2018-06-19T11:44:00Z">
        <w:r w:rsidR="00CB2D04">
          <w:rPr>
            <w:bCs/>
          </w:rPr>
          <w:t xml:space="preserve">identify </w:t>
        </w:r>
        <w:r w:rsidR="00D5372C">
          <w:rPr>
            <w:bCs/>
          </w:rPr>
          <w:t>peak</w:t>
        </w:r>
        <w:r w:rsidR="00F915CF">
          <w:rPr>
            <w:bCs/>
          </w:rPr>
          <w:t xml:space="preserve"> mortality within the year</w:t>
        </w:r>
        <w:r w:rsidR="00510DF8">
          <w:rPr>
            <w:bCs/>
          </w:rPr>
          <w:t>.</w:t>
        </w:r>
      </w:ins>
      <w:commentRangeEnd w:id="95"/>
      <w:r w:rsidR="00AF4218">
        <w:rPr>
          <w:rStyle w:val="CommentReference"/>
        </w:rPr>
        <w:commentReference w:id="95"/>
      </w:r>
      <w:commentRangeEnd w:id="80"/>
      <w:r w:rsidR="00831D8C">
        <w:rPr>
          <w:rStyle w:val="CommentReference"/>
        </w:rPr>
        <w:commentReference w:id="80"/>
      </w:r>
    </w:p>
    <w:p w14:paraId="06164D35" w14:textId="77777777" w:rsidR="00BD0E87" w:rsidRPr="00D02BB5" w:rsidRDefault="00BD0E87" w:rsidP="00E61AB2">
      <w:pPr>
        <w:rPr>
          <w:bCs/>
        </w:rPr>
      </w:pPr>
    </w:p>
    <w:p w14:paraId="7D11BBD3" w14:textId="77777777" w:rsidR="00D02BB5" w:rsidRPr="00C14A58" w:rsidRDefault="00D02BB5" w:rsidP="00E61AB2">
      <w:pPr>
        <w:rPr>
          <w:b/>
          <w:bCs/>
        </w:rPr>
      </w:pPr>
      <w:r w:rsidRPr="00C14A58">
        <w:rPr>
          <w:b/>
          <w:bCs/>
        </w:rPr>
        <w:t xml:space="preserve">C) Appropriate rationale was given to the regional splits used in the analysis. </w:t>
      </w:r>
      <w:proofErr w:type="gramStart"/>
      <w:r w:rsidRPr="00C14A58">
        <w:rPr>
          <w:b/>
          <w:bCs/>
        </w:rPr>
        <w:t>However</w:t>
      </w:r>
      <w:proofErr w:type="gramEnd"/>
      <w:r w:rsidRPr="00C14A58">
        <w:rPr>
          <w:b/>
          <w:bCs/>
        </w:rPr>
        <w:t xml:space="preserve"> no description was given of the characteristics of these regional areas other than subsequent information on temperatures. As pointed out there could be </w:t>
      </w:r>
      <w:proofErr w:type="gramStart"/>
      <w:r w:rsidRPr="00C14A58">
        <w:rPr>
          <w:b/>
          <w:bCs/>
        </w:rPr>
        <w:t>a number of</w:t>
      </w:r>
      <w:proofErr w:type="gramEnd"/>
      <w:r w:rsidRPr="00C14A58">
        <w:rPr>
          <w:b/>
          <w:bCs/>
        </w:rPr>
        <w:t xml:space="preserve"> factors that are important. I would expect some reference to their differing characteristics. </w:t>
      </w:r>
    </w:p>
    <w:p w14:paraId="2C5F846A" w14:textId="3FB26C5E" w:rsidR="00D02BB5" w:rsidRDefault="00D02BB5" w:rsidP="00E61AB2">
      <w:pPr>
        <w:rPr>
          <w:bCs/>
        </w:rPr>
      </w:pPr>
    </w:p>
    <w:p w14:paraId="3AF42731" w14:textId="2D6077DA" w:rsidR="00BD0E87" w:rsidRDefault="00BD0E87" w:rsidP="00E61AB2">
      <w:pPr>
        <w:rPr>
          <w:bCs/>
        </w:rPr>
      </w:pPr>
      <w:r>
        <w:rPr>
          <w:bCs/>
        </w:rPr>
        <w:t>A fair comment and addressed in the revised manuscript</w:t>
      </w:r>
      <w:r w:rsidR="00C14A58">
        <w:rPr>
          <w:bCs/>
        </w:rPr>
        <w:t xml:space="preserve"> by providing an overview of the characteristics of the r</w:t>
      </w:r>
      <w:r w:rsidR="006D1920">
        <w:rPr>
          <w:bCs/>
        </w:rPr>
        <w:t>e</w:t>
      </w:r>
      <w:r w:rsidR="00C14A58">
        <w:rPr>
          <w:bCs/>
        </w:rPr>
        <w:t>gions</w:t>
      </w:r>
      <w:r>
        <w:rPr>
          <w:bCs/>
        </w:rPr>
        <w:t xml:space="preserve"> (</w:t>
      </w:r>
      <w:commentRangeStart w:id="104"/>
      <w:r>
        <w:rPr>
          <w:bCs/>
        </w:rPr>
        <w:t xml:space="preserve">P. </w:t>
      </w:r>
      <w:ins w:id="105" w:author="Parks, Robbie M" w:date="2018-06-19T15:02:00Z">
        <w:r w:rsidR="00F13667">
          <w:rPr>
            <w:bCs/>
          </w:rPr>
          <w:t>8</w:t>
        </w:r>
      </w:ins>
      <w:ins w:id="106" w:author="Parks, Robbie M" w:date="2018-06-19T17:05:00Z">
        <w:r w:rsidR="00BA7F9D">
          <w:rPr>
            <w:bCs/>
          </w:rPr>
          <w:t xml:space="preserve"> and Table 2</w:t>
        </w:r>
      </w:ins>
      <w:commentRangeEnd w:id="104"/>
      <w:r w:rsidR="00831D8C">
        <w:rPr>
          <w:rStyle w:val="CommentReference"/>
        </w:rPr>
        <w:commentReference w:id="104"/>
      </w:r>
      <w:r>
        <w:rPr>
          <w:bCs/>
        </w:rPr>
        <w:t>).</w:t>
      </w:r>
    </w:p>
    <w:p w14:paraId="6C9DEB4E" w14:textId="77777777" w:rsidR="00BD0E87" w:rsidRPr="00D02BB5" w:rsidRDefault="00BD0E87" w:rsidP="00E61AB2">
      <w:pPr>
        <w:rPr>
          <w:bCs/>
        </w:rPr>
      </w:pPr>
    </w:p>
    <w:p w14:paraId="6767AC99" w14:textId="77777777" w:rsidR="00D02BB5" w:rsidRPr="006D1920" w:rsidRDefault="00D02BB5" w:rsidP="00E61AB2">
      <w:pPr>
        <w:rPr>
          <w:b/>
          <w:bCs/>
        </w:rPr>
      </w:pPr>
      <w:r w:rsidRPr="006D1920">
        <w:rPr>
          <w:b/>
          <w:bCs/>
        </w:rPr>
        <w:t xml:space="preserve">4) Interpretation: </w:t>
      </w:r>
    </w:p>
    <w:p w14:paraId="0F555E79" w14:textId="77777777" w:rsidR="00D02BB5" w:rsidRPr="006D1920" w:rsidRDefault="00D02BB5" w:rsidP="00E61AB2">
      <w:pPr>
        <w:rPr>
          <w:b/>
          <w:bCs/>
        </w:rPr>
      </w:pPr>
    </w:p>
    <w:p w14:paraId="59160938" w14:textId="77777777" w:rsidR="00D02BB5" w:rsidRPr="006D1920" w:rsidRDefault="00D02BB5" w:rsidP="00E61AB2">
      <w:pPr>
        <w:rPr>
          <w:b/>
          <w:bCs/>
        </w:rPr>
      </w:pPr>
      <w:r w:rsidRPr="006D1920">
        <w:rPr>
          <w:b/>
          <w:bCs/>
        </w:rPr>
        <w:t xml:space="preserve">A) </w:t>
      </w:r>
      <w:proofErr w:type="spellStart"/>
      <w:r w:rsidRPr="006D1920">
        <w:rPr>
          <w:b/>
          <w:bCs/>
        </w:rPr>
        <w:t>No table</w:t>
      </w:r>
      <w:proofErr w:type="spellEnd"/>
      <w:r w:rsidRPr="006D1920">
        <w:rPr>
          <w:b/>
          <w:bCs/>
        </w:rPr>
        <w:t xml:space="preserve"> is presented with descriptive statistics, i.e. on the sample size of cases that fall into each disease category. </w:t>
      </w:r>
    </w:p>
    <w:p w14:paraId="3D6C8B33" w14:textId="1CBD2DDC" w:rsidR="00D02BB5" w:rsidRDefault="00D02BB5" w:rsidP="00E61AB2">
      <w:pPr>
        <w:rPr>
          <w:bCs/>
        </w:rPr>
      </w:pPr>
    </w:p>
    <w:p w14:paraId="20951A94" w14:textId="176C2609" w:rsidR="006D1920" w:rsidRDefault="006D1920" w:rsidP="00E61AB2">
      <w:pPr>
        <w:rPr>
          <w:bCs/>
        </w:rPr>
      </w:pPr>
      <w:r>
        <w:rPr>
          <w:bCs/>
        </w:rPr>
        <w:t>We have added a table of descriptive statistics to give an overview of the number of deaths from each cause (T</w:t>
      </w:r>
      <w:commentRangeStart w:id="107"/>
      <w:r>
        <w:rPr>
          <w:bCs/>
        </w:rPr>
        <w:t xml:space="preserve">able </w:t>
      </w:r>
      <w:ins w:id="108" w:author="Parks, Robbie M" w:date="2018-06-19T12:03:00Z">
        <w:r w:rsidR="003E3683">
          <w:rPr>
            <w:bCs/>
          </w:rPr>
          <w:t>1</w:t>
        </w:r>
      </w:ins>
      <w:r>
        <w:rPr>
          <w:bCs/>
        </w:rPr>
        <w:t>).</w:t>
      </w:r>
      <w:commentRangeEnd w:id="107"/>
      <w:r w:rsidR="00831D8C">
        <w:rPr>
          <w:rStyle w:val="CommentReference"/>
        </w:rPr>
        <w:commentReference w:id="107"/>
      </w:r>
    </w:p>
    <w:p w14:paraId="34584CBB" w14:textId="77777777" w:rsidR="006D1920" w:rsidRPr="00D02BB5" w:rsidRDefault="006D1920" w:rsidP="00E61AB2">
      <w:pPr>
        <w:rPr>
          <w:bCs/>
        </w:rPr>
      </w:pPr>
    </w:p>
    <w:p w14:paraId="082505E9" w14:textId="77777777" w:rsidR="00D02BB5" w:rsidRPr="006D1920" w:rsidRDefault="00D02BB5" w:rsidP="00E61AB2">
      <w:pPr>
        <w:rPr>
          <w:b/>
          <w:bCs/>
        </w:rPr>
      </w:pPr>
      <w:r w:rsidRPr="006D1920">
        <w:rPr>
          <w:b/>
          <w:bCs/>
        </w:rPr>
        <w:t xml:space="preserve">B) I may be misreading the paper (in which case it would be helpful to clarify so others do not make the same mistake), however the analysis in figure 6 compares the difference in temperature experienced in those regions between the warmest and coldest months versus the % seasonal difference in death. In the </w:t>
      </w:r>
      <w:proofErr w:type="gramStart"/>
      <w:r w:rsidRPr="006D1920">
        <w:rPr>
          <w:b/>
          <w:bCs/>
        </w:rPr>
        <w:t>discussion</w:t>
      </w:r>
      <w:proofErr w:type="gramEnd"/>
      <w:r w:rsidRPr="006D1920">
        <w:rPr>
          <w:b/>
          <w:bCs/>
        </w:rPr>
        <w:t xml:space="preserve"> this in contrasted with findings from Europe where countries with a more temperate winter have, paradoxically, higher rates of excess winter mortality. </w:t>
      </w:r>
      <w:proofErr w:type="gramStart"/>
      <w:r w:rsidRPr="006D1920">
        <w:rPr>
          <w:b/>
          <w:bCs/>
        </w:rPr>
        <w:t>However</w:t>
      </w:r>
      <w:proofErr w:type="gramEnd"/>
      <w:r w:rsidRPr="006D1920">
        <w:rPr>
          <w:b/>
          <w:bCs/>
        </w:rPr>
        <w:t xml:space="preserve"> this is not an appropriate direct comparison, </w:t>
      </w:r>
      <w:commentRangeStart w:id="109"/>
      <w:commentRangeStart w:id="110"/>
      <w:r w:rsidRPr="006D1920">
        <w:rPr>
          <w:b/>
          <w:bCs/>
        </w:rPr>
        <w:t xml:space="preserve">regional extremes in variation were not looked at when comparisons between countries are made. This does not invalidate the comparison but it would be helpful to explicitly summarise if there are any differences between regions and examine what those are, </w:t>
      </w:r>
      <w:commentRangeEnd w:id="109"/>
      <w:r w:rsidR="006D1920">
        <w:rPr>
          <w:rStyle w:val="CommentReference"/>
        </w:rPr>
        <w:commentReference w:id="109"/>
      </w:r>
      <w:commentRangeEnd w:id="110"/>
      <w:r w:rsidR="006A34F6">
        <w:rPr>
          <w:rStyle w:val="CommentReference"/>
        </w:rPr>
        <w:commentReference w:id="110"/>
      </w:r>
    </w:p>
    <w:p w14:paraId="0F608215" w14:textId="247FF14B" w:rsidR="00D02BB5" w:rsidRDefault="00D02BB5" w:rsidP="00E61AB2">
      <w:pPr>
        <w:rPr>
          <w:bCs/>
        </w:rPr>
      </w:pPr>
    </w:p>
    <w:p w14:paraId="1D7F736F" w14:textId="77777777" w:rsidR="0002089D" w:rsidRDefault="00BE0B8B" w:rsidP="0003425D">
      <w:pPr>
        <w:rPr>
          <w:ins w:id="111" w:author="Parks, Robbie M" w:date="2018-06-19T12:27:00Z"/>
          <w:bCs/>
        </w:rPr>
      </w:pPr>
      <w:ins w:id="112" w:author="Parks, Robbie M" w:date="2018-06-19T12:25:00Z">
        <w:r>
          <w:rPr>
            <w:bCs/>
          </w:rPr>
          <w:t>A fair comment and address</w:t>
        </w:r>
      </w:ins>
      <w:ins w:id="113" w:author="Parks, Robbie M" w:date="2018-06-19T12:27:00Z">
        <w:r w:rsidR="00554D06">
          <w:rPr>
            <w:bCs/>
          </w:rPr>
          <w:t xml:space="preserve">ed </w:t>
        </w:r>
      </w:ins>
      <w:ins w:id="114" w:author="Parks, Robbie M" w:date="2018-06-19T12:25:00Z">
        <w:r>
          <w:rPr>
            <w:bCs/>
          </w:rPr>
          <w:t xml:space="preserve">in the </w:t>
        </w:r>
      </w:ins>
      <w:ins w:id="115" w:author="Parks, Robbie M" w:date="2018-06-19T12:27:00Z">
        <w:r w:rsidR="00B71F4E">
          <w:rPr>
            <w:bCs/>
          </w:rPr>
          <w:t xml:space="preserve">revised manuscript in the </w:t>
        </w:r>
      </w:ins>
      <w:ins w:id="116" w:author="Parks, Robbie M" w:date="2018-06-19T12:25:00Z">
        <w:r w:rsidR="00B71F4E">
          <w:rPr>
            <w:bCs/>
          </w:rPr>
          <w:t>discussion</w:t>
        </w:r>
        <w:r>
          <w:rPr>
            <w:bCs/>
          </w:rPr>
          <w:t xml:space="preserve">. </w:t>
        </w:r>
      </w:ins>
    </w:p>
    <w:p w14:paraId="62437E46" w14:textId="77777777" w:rsidR="0002089D" w:rsidRDefault="0002089D" w:rsidP="0003425D">
      <w:pPr>
        <w:rPr>
          <w:ins w:id="117" w:author="Parks, Robbie M" w:date="2018-06-19T12:27:00Z"/>
          <w:bCs/>
        </w:rPr>
      </w:pPr>
    </w:p>
    <w:p w14:paraId="2ECC7E62" w14:textId="439ADAE0" w:rsidR="002E2D66" w:rsidRDefault="00BE0B8B" w:rsidP="0003425D">
      <w:pPr>
        <w:rPr>
          <w:ins w:id="118" w:author="Parks, Robbie M" w:date="2018-06-19T12:29:00Z"/>
          <w:bCs/>
        </w:rPr>
      </w:pPr>
      <w:commentRangeStart w:id="119"/>
      <w:ins w:id="120" w:author="Parks, Robbie M" w:date="2018-06-19T12:25:00Z">
        <w:r>
          <w:rPr>
            <w:bCs/>
          </w:rPr>
          <w:t>It is true that the papers referenced compare</w:t>
        </w:r>
      </w:ins>
      <w:ins w:id="121" w:author="Parks, Robbie M" w:date="2018-06-19T12:27:00Z">
        <w:r w:rsidR="0002089D">
          <w:rPr>
            <w:bCs/>
          </w:rPr>
          <w:t xml:space="preserve"> Excess Winter Death </w:t>
        </w:r>
      </w:ins>
      <w:ins w:id="122" w:author="Parks, Robbie M" w:date="2018-06-19T12:28:00Z">
        <w:r w:rsidR="0002089D">
          <w:rPr>
            <w:bCs/>
          </w:rPr>
          <w:t xml:space="preserve">Index (analogous to our generalised </w:t>
        </w:r>
        <w:r w:rsidR="008F3701">
          <w:rPr>
            <w:bCs/>
          </w:rPr>
          <w:t>percent difference between maximum and minimum mortality within a year)</w:t>
        </w:r>
      </w:ins>
      <w:ins w:id="123" w:author="Parks, Robbie M" w:date="2018-06-19T12:29:00Z">
        <w:r w:rsidR="00BF2BC7">
          <w:rPr>
            <w:bCs/>
          </w:rPr>
          <w:t xml:space="preserve"> to mean temperature rather than </w:t>
        </w:r>
        <w:r w:rsidR="002E2D66">
          <w:rPr>
            <w:bCs/>
          </w:rPr>
          <w:t xml:space="preserve">range of </w:t>
        </w:r>
      </w:ins>
      <w:ins w:id="124" w:author="Parks, Robbie M" w:date="2018-06-19T12:31:00Z">
        <w:r w:rsidR="00D0417B">
          <w:rPr>
            <w:bCs/>
          </w:rPr>
          <w:t>temperature</w:t>
        </w:r>
      </w:ins>
      <w:ins w:id="125" w:author="Parks, Robbie M" w:date="2018-06-19T12:26:00Z">
        <w:r w:rsidR="003A105F">
          <w:rPr>
            <w:bCs/>
          </w:rPr>
          <w:t>.</w:t>
        </w:r>
      </w:ins>
      <w:ins w:id="126" w:author="Parks, Robbie M" w:date="2018-06-19T12:32:00Z">
        <w:r w:rsidR="003A105F">
          <w:rPr>
            <w:bCs/>
          </w:rPr>
          <w:fldChar w:fldCharType="begin" w:fldLock="1"/>
        </w:r>
      </w:ins>
      <w:r w:rsidR="003A105F">
        <w:rPr>
          <w:bCs/>
        </w:rPr>
        <w:instrText>ADDIN CSL_CITATION { "citationItems" : [ { "id" : "ITEM-1", "itemData" : { "DOI" : "10.1093/eurpub/cku073", "ISBN" : "1464-360X (Electronic)\\r1101-1262 (Linking)", "ISSN" : "1464360X", "PMID" : "24919695", "abstract" : "BACKGROUND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 "author" : [ { "dropping-particle" : "", "family" : "Fowler", "given" : "Tom", "non-dropping-particle" : "", "parse-names" : false, "suffix" : "" }, { "dropping-particle" : "", "family" : "Southgate", "given" : "Rosamund J.", "non-dropping-particle" : "", "parse-names" : false, "suffix" : "" }, { "dropping-particle" : "", "family" : "Waite", "given" : "Thomas", "non-dropping-particle" : "", "parse-names" : false, "suffix" : "" }, { "dropping-particle" : "", "family" : "Harrell", "given" : "Ruth", "non-dropping-particle" : "", "parse-names" : false, "suffix" : "" }, { "dropping-particle" : "", "family" : "Kovats", "given" : "Sari", "non-dropping-particle" : "", "parse-names" : false, "suffix" : "" }, { "dropping-particle" : "", "family" : "Bone", "given" : "Angie", "non-dropping-particle" : "", "parse-names" : false, "suffix" : "" }, { "dropping-particle" : "", "family" : "Doyle", "given" : "Yvonne", "non-dropping-particle" : "", "parse-names" : false, "suffix" : "" }, { "dropping-particle" : "", "family" : "Murray", "given" : "Virginia", "non-dropping-particle" : "", "parse-names" : false, "suffix" : "" } ], "container-title" : "European Journal of Public Health", "id" : "ITEM-1", "issue" : "2", "issued" : { "date-parts" : [ [ "2015" ] ] }, "page" : "339-345", "title" : "Excess winter deaths in Europe: A multi-country descriptive analysis", "type" : "article-journal", "volume" : "25" }, "uris" : [ "http://www.mendeley.com/documents/?uuid=b30766a9-cdc0-41a0-95d8-1ca7a2391ddd" ] }, { "id" : "ITEM-2", "itemData" : { "DOI" : "10.1136/jech.57.10.784", "ISBN" : "0143-005X", "ISSN" : "0143005X", "PMID" : "14573581", "abstract" : "OBJECTIVE: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 "author" : [ { "dropping-particle" : "", "family" : "Healy", "given" : "J. D.", "non-dropping-particle" : "", "parse-names" : false, "suffix" : "" } ], "container-title" : "Journal of Epidemiology and Community Health", "id" : "ITEM-2", "issue" : "10", "issued" : { "date-parts" : [ [ "2003" ] ] }, "page" : "784-789", "title" : "Excess winter mortality in Europe: A cross country analysis identifying key risk factors", "type" : "article-journal", "volume" : "57" }, "uris" : [ "http://www.mendeley.com/documents/?uuid=f7ab7783-971a-4e21-9158-84e008745163" ] }, { "id" : "ITEM-3", "itemData" : { "DOI" : "10.1007/BF00156826", "ISSN" : "03922990", "abstract" : "There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\u00a9 1989 Kluwer Academic Publishers.", "author" : [ { "dropping-particle" : "", "family" : "McKee", "given" : "C. M.", "non-dropping-particle" : "", "parse-names" : false, "suffix" : "" } ], "container-title" : "European Journal of Epidemiology", "id" : "ITEM-3", "issue" : "2", "issued" : { "date-parts" : [ [ "1989" ] ] }, "page" : "178-182", "title" : "Deaths in winter: Can Britain learn from Europe?", "type" : "article-journal", "volume" : "5" }, "uris" : [ "http://www.mendeley.com/documents/?uuid=3cd840a5-addb-4d68-9dcf-039d2f2f1220" ] } ], "mendeley" : { "formattedCitation" : "(Fowler et al., 2015; Healy, 2003; McKee, 1989)", "plainTextFormattedCitation" : "(Fowler et al., 2015; Healy, 2003; McKee, 1989)", "previouslyFormattedCitation" : "(Fowler et al., 2015; Healy, 2003; McKee, 1989)" }, "properties" : {  }, "schema" : "https://github.com/citation-style-language/schema/raw/master/csl-citation.json" }</w:instrText>
      </w:r>
      <w:r w:rsidR="003A105F">
        <w:rPr>
          <w:bCs/>
        </w:rPr>
        <w:fldChar w:fldCharType="separate"/>
      </w:r>
      <w:r w:rsidR="003A105F" w:rsidRPr="003A105F">
        <w:rPr>
          <w:bCs/>
          <w:noProof/>
        </w:rPr>
        <w:t>(Fowler et al., 2015; Healy, 2003; McKee, 1989)</w:t>
      </w:r>
      <w:ins w:id="127" w:author="Parks, Robbie M" w:date="2018-06-19T12:32:00Z">
        <w:r w:rsidR="003A105F">
          <w:rPr>
            <w:bCs/>
          </w:rPr>
          <w:fldChar w:fldCharType="end"/>
        </w:r>
      </w:ins>
    </w:p>
    <w:p w14:paraId="435A1B9D" w14:textId="77777777" w:rsidR="002E2D66" w:rsidRDefault="002E2D66" w:rsidP="0003425D">
      <w:pPr>
        <w:rPr>
          <w:ins w:id="128" w:author="Parks, Robbie M" w:date="2018-06-19T12:29:00Z"/>
          <w:bCs/>
        </w:rPr>
      </w:pPr>
    </w:p>
    <w:p w14:paraId="7C6556B2" w14:textId="4EA657F9" w:rsidR="0003425D" w:rsidRDefault="001E05B9" w:rsidP="0003425D">
      <w:pPr>
        <w:rPr>
          <w:bCs/>
        </w:rPr>
      </w:pPr>
      <w:ins w:id="129" w:author="Parks, Robbie M" w:date="2018-06-19T12:26:00Z">
        <w:r>
          <w:rPr>
            <w:bCs/>
          </w:rPr>
          <w:t>We</w:t>
        </w:r>
      </w:ins>
      <w:ins w:id="130" w:author="Parks, Robbie M" w:date="2018-06-19T12:29:00Z">
        <w:r w:rsidR="007A515B">
          <w:rPr>
            <w:bCs/>
          </w:rPr>
          <w:t xml:space="preserve"> also</w:t>
        </w:r>
      </w:ins>
      <w:ins w:id="131" w:author="Parks, Robbie M" w:date="2018-06-19T12:26:00Z">
        <w:r>
          <w:rPr>
            <w:bCs/>
          </w:rPr>
          <w:t xml:space="preserve"> believe that it is valuable to compare the range of temperat</w:t>
        </w:r>
        <w:r w:rsidR="00E10B89">
          <w:rPr>
            <w:bCs/>
          </w:rPr>
          <w:t xml:space="preserve">ures with the percentage difference </w:t>
        </w:r>
      </w:ins>
      <w:ins w:id="132" w:author="Parks, Robbie M" w:date="2018-06-19T12:29:00Z">
        <w:r w:rsidR="00E10B89">
          <w:rPr>
            <w:bCs/>
          </w:rPr>
          <w:t>between maximum and minimum mortality</w:t>
        </w:r>
      </w:ins>
      <w:ins w:id="133" w:author="Parks, Robbie M" w:date="2018-06-19T12:26:00Z">
        <w:r w:rsidR="001B0CDA">
          <w:rPr>
            <w:bCs/>
          </w:rPr>
          <w:t>, as it can help identify whether temperature variation throughout the year i</w:t>
        </w:r>
        <w:r w:rsidR="00DB6C4C">
          <w:rPr>
            <w:bCs/>
          </w:rPr>
          <w:t xml:space="preserve">s a driver of </w:t>
        </w:r>
      </w:ins>
      <w:ins w:id="134" w:author="Parks, Robbie M" w:date="2018-06-19T12:30:00Z">
        <w:r w:rsidR="00EF43E7">
          <w:rPr>
            <w:bCs/>
          </w:rPr>
          <w:t>mo</w:t>
        </w:r>
        <w:r w:rsidR="00F37861">
          <w:rPr>
            <w:bCs/>
          </w:rPr>
          <w:t>rtality differences within year.</w:t>
        </w:r>
      </w:ins>
      <w:commentRangeEnd w:id="119"/>
      <w:r w:rsidR="00831D8C">
        <w:rPr>
          <w:rStyle w:val="CommentReference"/>
        </w:rPr>
        <w:commentReference w:id="119"/>
      </w:r>
    </w:p>
    <w:p w14:paraId="0F878EA6" w14:textId="77777777" w:rsidR="006D1920" w:rsidRPr="00D02BB5" w:rsidRDefault="006D1920" w:rsidP="00E61AB2">
      <w:pPr>
        <w:rPr>
          <w:bCs/>
        </w:rPr>
      </w:pPr>
    </w:p>
    <w:p w14:paraId="7CC183C7" w14:textId="3F8E77AD" w:rsidR="006D1920" w:rsidRDefault="00D02BB5" w:rsidP="00E61AB2">
      <w:pPr>
        <w:rPr>
          <w:ins w:id="135" w:author="Parks, Robbie M" w:date="2018-06-20T10:34:00Z"/>
          <w:b/>
          <w:bCs/>
        </w:rPr>
      </w:pPr>
      <w:commentRangeStart w:id="136"/>
      <w:r w:rsidRPr="006D1920">
        <w:rPr>
          <w:b/>
          <w:bCs/>
        </w:rPr>
        <w:t xml:space="preserve">C) One option for this paper would be to be admittedly exploratory, avoiding the use of the word 'significant' and simplifying the analysis. Simple monthly averages and testing for the months having the same mean could replace the wavelet analysis. A second option would be to focus on a specific research hypothesis, explain carefully how the model estimates relate to this research hypothesis, and adjust the p-values for multiple testing. </w:t>
      </w:r>
      <w:commentRangeEnd w:id="136"/>
      <w:r w:rsidR="006D1920">
        <w:rPr>
          <w:rStyle w:val="CommentReference"/>
        </w:rPr>
        <w:commentReference w:id="136"/>
      </w:r>
    </w:p>
    <w:p w14:paraId="154E6DC5" w14:textId="77777777" w:rsidR="006933C7" w:rsidRDefault="006933C7" w:rsidP="00E61AB2">
      <w:pPr>
        <w:rPr>
          <w:ins w:id="137" w:author="Parks, Robbie M" w:date="2018-06-20T10:34:00Z"/>
          <w:b/>
          <w:bCs/>
        </w:rPr>
      </w:pPr>
    </w:p>
    <w:p w14:paraId="0EA26DC6" w14:textId="6D24952D" w:rsidR="006933C7" w:rsidRPr="006933C7" w:rsidRDefault="006933C7" w:rsidP="00E61AB2">
      <w:pPr>
        <w:rPr>
          <w:bCs/>
        </w:rPr>
      </w:pPr>
      <w:ins w:id="138" w:author="Parks, Robbie M" w:date="2018-06-20T10:34:00Z">
        <w:r>
          <w:rPr>
            <w:bCs/>
          </w:rPr>
          <w:t>…</w:t>
        </w:r>
      </w:ins>
    </w:p>
    <w:p w14:paraId="4C67630D" w14:textId="77777777" w:rsidR="006D1920" w:rsidRPr="00D02BB5" w:rsidRDefault="006D1920" w:rsidP="00E61AB2">
      <w:pPr>
        <w:rPr>
          <w:bCs/>
        </w:rPr>
      </w:pPr>
    </w:p>
    <w:p w14:paraId="46D7E281" w14:textId="77777777" w:rsidR="00D02BB5" w:rsidRPr="006D1920" w:rsidRDefault="00D02BB5" w:rsidP="00E61AB2">
      <w:pPr>
        <w:rPr>
          <w:b/>
          <w:bCs/>
        </w:rPr>
      </w:pPr>
      <w:r w:rsidRPr="006D1920">
        <w:rPr>
          <w:b/>
          <w:bCs/>
        </w:rPr>
        <w:t xml:space="preserve">MINOR POINTS: </w:t>
      </w:r>
    </w:p>
    <w:p w14:paraId="6319585C" w14:textId="77777777" w:rsidR="00D02BB5" w:rsidRPr="006D1920" w:rsidRDefault="00D02BB5" w:rsidP="00E61AB2">
      <w:pPr>
        <w:rPr>
          <w:b/>
          <w:bCs/>
        </w:rPr>
      </w:pPr>
    </w:p>
    <w:p w14:paraId="3F169913" w14:textId="77777777" w:rsidR="00D779EA" w:rsidRDefault="00D02BB5" w:rsidP="00E61AB2">
      <w:pPr>
        <w:rPr>
          <w:ins w:id="139" w:author="Parks, Robbie M" w:date="2018-06-20T10:34:00Z"/>
          <w:b/>
          <w:bCs/>
        </w:rPr>
      </w:pPr>
      <w:r w:rsidRPr="006D1920">
        <w:rPr>
          <w:b/>
          <w:bCs/>
        </w:rPr>
        <w:t>There are various grammatical issues in the manuscript, it could benefit from a further proof reading.</w:t>
      </w:r>
    </w:p>
    <w:p w14:paraId="2277DBA5" w14:textId="77777777" w:rsidR="00D779EA" w:rsidRDefault="00D779EA" w:rsidP="00E61AB2">
      <w:pPr>
        <w:rPr>
          <w:ins w:id="140" w:author="Parks, Robbie M" w:date="2018-06-20T10:34:00Z"/>
          <w:b/>
          <w:bCs/>
        </w:rPr>
      </w:pPr>
    </w:p>
    <w:p w14:paraId="5E5FB808" w14:textId="48197884" w:rsidR="00D02BB5" w:rsidRPr="00D779EA" w:rsidRDefault="00161467" w:rsidP="00E61AB2">
      <w:pPr>
        <w:rPr>
          <w:bCs/>
          <w:rPrChange w:id="141" w:author="Parks, Robbie M" w:date="2018-06-20T10:34:00Z">
            <w:rPr>
              <w:b/>
              <w:bCs/>
            </w:rPr>
          </w:rPrChange>
        </w:rPr>
      </w:pPr>
      <w:ins w:id="142" w:author="Parks, Robbie M" w:date="2018-06-20T10:34:00Z">
        <w:r>
          <w:rPr>
            <w:bCs/>
          </w:rPr>
          <w:t>Fair comment and w</w:t>
        </w:r>
        <w:r w:rsidR="00D779EA">
          <w:rPr>
            <w:bCs/>
          </w:rPr>
          <w:t>e have made a further proof reading.</w:t>
        </w:r>
      </w:ins>
    </w:p>
    <w:p w14:paraId="1923F95A" w14:textId="77777777" w:rsidR="00D02BB5" w:rsidRPr="006D1920" w:rsidRDefault="00D02BB5" w:rsidP="00E61AB2">
      <w:pPr>
        <w:rPr>
          <w:b/>
          <w:bCs/>
        </w:rPr>
      </w:pPr>
    </w:p>
    <w:p w14:paraId="1421C17F" w14:textId="77777777" w:rsidR="00D02BB5" w:rsidRPr="006D1920" w:rsidRDefault="00D02BB5" w:rsidP="00E61AB2">
      <w:pPr>
        <w:rPr>
          <w:b/>
          <w:bCs/>
        </w:rPr>
      </w:pPr>
      <w:r w:rsidRPr="006D1920">
        <w:rPr>
          <w:b/>
          <w:bCs/>
        </w:rPr>
        <w:t xml:space="preserve">For </w:t>
      </w:r>
      <w:proofErr w:type="gramStart"/>
      <w:r w:rsidRPr="006D1920">
        <w:rPr>
          <w:b/>
          <w:bCs/>
        </w:rPr>
        <w:t>example</w:t>
      </w:r>
      <w:proofErr w:type="gramEnd"/>
      <w:r w:rsidRPr="006D1920">
        <w:rPr>
          <w:b/>
          <w:bCs/>
        </w:rPr>
        <w:t xml:space="preserve"> in the abstract the starting sentence </w:t>
      </w:r>
    </w:p>
    <w:p w14:paraId="6E08E9C5" w14:textId="77777777" w:rsidR="00D02BB5" w:rsidRPr="006D1920" w:rsidRDefault="00D02BB5" w:rsidP="00E61AB2">
      <w:pPr>
        <w:rPr>
          <w:b/>
          <w:bCs/>
        </w:rPr>
      </w:pPr>
    </w:p>
    <w:p w14:paraId="66FD1317" w14:textId="77777777" w:rsidR="00D02BB5" w:rsidRPr="006D1920" w:rsidRDefault="00D02BB5" w:rsidP="00E61AB2">
      <w:pPr>
        <w:rPr>
          <w:b/>
          <w:bCs/>
        </w:rPr>
      </w:pPr>
      <w:r w:rsidRPr="006D1920">
        <w:rPr>
          <w:b/>
          <w:bCs/>
        </w:rPr>
        <w:t xml:space="preserve">'It has been hypothesized that a warmer world may lower winter mortality in temperate climates, where winter deaths exceed summer ones.' </w:t>
      </w:r>
    </w:p>
    <w:p w14:paraId="15D2422F" w14:textId="77777777" w:rsidR="00D02BB5" w:rsidRPr="006D1920" w:rsidRDefault="00D02BB5" w:rsidP="00E61AB2">
      <w:pPr>
        <w:rPr>
          <w:b/>
          <w:bCs/>
        </w:rPr>
      </w:pPr>
    </w:p>
    <w:p w14:paraId="3E41BCF9" w14:textId="77777777" w:rsidR="00D02BB5" w:rsidRPr="006D1920" w:rsidRDefault="00D02BB5" w:rsidP="00E61AB2">
      <w:pPr>
        <w:rPr>
          <w:b/>
          <w:bCs/>
        </w:rPr>
      </w:pPr>
      <w:r w:rsidRPr="006D1920">
        <w:rPr>
          <w:b/>
          <w:bCs/>
        </w:rPr>
        <w:lastRenderedPageBreak/>
        <w:t xml:space="preserve">Could be taken to imply that it is temperate climates where winter deaths exceed summer ones. It may be clearer to use the more standardised terminology of 'excess winter mortality ' e.g., 'It has been hypothesized that a warmer world may lower excess winter mortality in temperate climates.' </w:t>
      </w:r>
    </w:p>
    <w:p w14:paraId="7AFB6343" w14:textId="3B536FFA" w:rsidR="00D02BB5" w:rsidRDefault="00D02BB5" w:rsidP="00E61AB2">
      <w:pPr>
        <w:rPr>
          <w:bCs/>
        </w:rPr>
      </w:pPr>
    </w:p>
    <w:p w14:paraId="0AFB9C3F" w14:textId="09321C99" w:rsidR="006D1920" w:rsidRDefault="006D1920" w:rsidP="00E61AB2">
      <w:pPr>
        <w:rPr>
          <w:bCs/>
        </w:rPr>
      </w:pPr>
      <w:r>
        <w:rPr>
          <w:bCs/>
        </w:rPr>
        <w:t xml:space="preserve">We have </w:t>
      </w:r>
      <w:r w:rsidR="005D48DC">
        <w:rPr>
          <w:bCs/>
        </w:rPr>
        <w:t>avoided the term excess winter mortality because it is commonly used for a very specific calculation.</w:t>
      </w:r>
    </w:p>
    <w:p w14:paraId="18BE887C" w14:textId="77777777" w:rsidR="006D1920" w:rsidRPr="00D02BB5" w:rsidRDefault="006D1920" w:rsidP="00E61AB2">
      <w:pPr>
        <w:rPr>
          <w:bCs/>
        </w:rPr>
      </w:pPr>
    </w:p>
    <w:p w14:paraId="191BF422" w14:textId="77777777" w:rsidR="00D02BB5" w:rsidRPr="005D48DC" w:rsidRDefault="00D02BB5" w:rsidP="00E61AB2">
      <w:pPr>
        <w:rPr>
          <w:b/>
          <w:bCs/>
        </w:rPr>
      </w:pPr>
      <w:r w:rsidRPr="005D48DC">
        <w:rPr>
          <w:b/>
          <w:bCs/>
        </w:rPr>
        <w:t xml:space="preserve">Introduction </w:t>
      </w:r>
    </w:p>
    <w:p w14:paraId="60717A51" w14:textId="77777777" w:rsidR="00D02BB5" w:rsidRPr="005D48DC" w:rsidRDefault="00D02BB5" w:rsidP="00E61AB2">
      <w:pPr>
        <w:rPr>
          <w:b/>
          <w:bCs/>
        </w:rPr>
      </w:pPr>
      <w:r w:rsidRPr="005D48DC">
        <w:rPr>
          <w:b/>
          <w:bCs/>
        </w:rPr>
        <w:t xml:space="preserve">41 - what is a weather regime? </w:t>
      </w:r>
    </w:p>
    <w:p w14:paraId="7C6E5794" w14:textId="025CA386" w:rsidR="00D02BB5" w:rsidRDefault="00D02BB5" w:rsidP="00E61AB2">
      <w:pPr>
        <w:rPr>
          <w:bCs/>
        </w:rPr>
      </w:pPr>
    </w:p>
    <w:p w14:paraId="36F9F21E" w14:textId="2D2B6EDC" w:rsidR="005D48DC" w:rsidRDefault="005D48DC" w:rsidP="00E61AB2">
      <w:pPr>
        <w:rPr>
          <w:bCs/>
        </w:rPr>
      </w:pPr>
      <w:r>
        <w:rPr>
          <w:bCs/>
        </w:rPr>
        <w:t xml:space="preserve">We have reworded for clarity (P. </w:t>
      </w:r>
      <w:ins w:id="143" w:author="Parks, Robbie M" w:date="2018-06-20T10:22:00Z">
        <w:r w:rsidR="00B12DC1">
          <w:rPr>
            <w:bCs/>
          </w:rPr>
          <w:t>2</w:t>
        </w:r>
      </w:ins>
      <w:r>
        <w:rPr>
          <w:bCs/>
        </w:rPr>
        <w:t>).</w:t>
      </w:r>
    </w:p>
    <w:p w14:paraId="08343B2E" w14:textId="77777777" w:rsidR="005D48DC" w:rsidRPr="00D02BB5" w:rsidRDefault="005D48DC" w:rsidP="00E61AB2">
      <w:pPr>
        <w:rPr>
          <w:bCs/>
        </w:rPr>
      </w:pPr>
    </w:p>
    <w:p w14:paraId="3022C705" w14:textId="77777777" w:rsidR="00D02BB5" w:rsidRPr="005D48DC" w:rsidRDefault="00D02BB5" w:rsidP="00E61AB2">
      <w:pPr>
        <w:rPr>
          <w:b/>
          <w:bCs/>
        </w:rPr>
      </w:pPr>
      <w:r w:rsidRPr="005D48DC">
        <w:rPr>
          <w:b/>
          <w:bCs/>
        </w:rPr>
        <w:t xml:space="preserve">Discussion </w:t>
      </w:r>
    </w:p>
    <w:p w14:paraId="552261E8" w14:textId="36DF0141" w:rsidR="00BA466B" w:rsidRPr="005D48DC" w:rsidRDefault="00D02BB5" w:rsidP="00E61AB2">
      <w:pPr>
        <w:rPr>
          <w:b/>
          <w:bCs/>
        </w:rPr>
      </w:pPr>
      <w:r w:rsidRPr="005D48DC">
        <w:rPr>
          <w:b/>
          <w:bCs/>
        </w:rPr>
        <w:t>131 - is it not seasonal patterns rather than seasonal behaviors?</w:t>
      </w:r>
    </w:p>
    <w:p w14:paraId="5C6443A9" w14:textId="77777777" w:rsidR="005D48DC" w:rsidRDefault="005D48DC" w:rsidP="00E61AB2">
      <w:pPr>
        <w:jc w:val="left"/>
        <w:rPr>
          <w:bCs/>
        </w:rPr>
      </w:pPr>
    </w:p>
    <w:p w14:paraId="401D5090" w14:textId="6A7F20AB" w:rsidR="005D48DC" w:rsidRDefault="005D48DC" w:rsidP="00E61AB2">
      <w:pPr>
        <w:jc w:val="left"/>
        <w:rPr>
          <w:bCs/>
        </w:rPr>
      </w:pPr>
      <w:commentRangeStart w:id="144"/>
      <w:r>
        <w:rPr>
          <w:bCs/>
        </w:rPr>
        <w:t xml:space="preserve">We have reworded as suggested (P. </w:t>
      </w:r>
      <w:del w:id="145" w:author="Parks, Robbie M" w:date="2018-06-20T10:32:00Z">
        <w:r w:rsidDel="00D97DDE">
          <w:rPr>
            <w:bCs/>
          </w:rPr>
          <w:delText>XX</w:delText>
        </w:r>
      </w:del>
      <w:ins w:id="146" w:author="Parks, Robbie M" w:date="2018-06-20T10:32:00Z">
        <w:r w:rsidR="00D97DDE">
          <w:rPr>
            <w:bCs/>
          </w:rPr>
          <w:t>5,</w:t>
        </w:r>
      </w:ins>
      <w:ins w:id="147" w:author="Parks, Robbie M" w:date="2018-06-20T10:33:00Z">
        <w:r w:rsidR="00D97DDE">
          <w:rPr>
            <w:bCs/>
          </w:rPr>
          <w:t>9</w:t>
        </w:r>
      </w:ins>
      <w:r>
        <w:rPr>
          <w:bCs/>
        </w:rPr>
        <w:t>).</w:t>
      </w:r>
      <w:commentRangeEnd w:id="144"/>
      <w:r>
        <w:rPr>
          <w:rStyle w:val="CommentReference"/>
        </w:rPr>
        <w:commentReference w:id="144"/>
      </w:r>
    </w:p>
    <w:p w14:paraId="5D00C770" w14:textId="77777777" w:rsidR="007E0D70" w:rsidRDefault="007E0D70" w:rsidP="00E61AB2">
      <w:pPr>
        <w:jc w:val="left"/>
        <w:rPr>
          <w:bCs/>
        </w:rPr>
      </w:pPr>
    </w:p>
    <w:p w14:paraId="70A295BB" w14:textId="77777777" w:rsidR="007E0D70" w:rsidRDefault="007E0D70" w:rsidP="00E61AB2">
      <w:pPr>
        <w:jc w:val="left"/>
        <w:rPr>
          <w:bCs/>
        </w:rPr>
      </w:pPr>
    </w:p>
    <w:p w14:paraId="334BA964" w14:textId="77777777" w:rsidR="007E0D70" w:rsidRPr="00DE63FA" w:rsidRDefault="007E0D70" w:rsidP="00E61AB2">
      <w:pPr>
        <w:jc w:val="left"/>
        <w:rPr>
          <w:b/>
          <w:bCs/>
        </w:rPr>
      </w:pPr>
      <w:r w:rsidRPr="00DE63FA">
        <w:rPr>
          <w:b/>
          <w:bCs/>
        </w:rPr>
        <w:t>Additional revisions</w:t>
      </w:r>
    </w:p>
    <w:p w14:paraId="500987D1" w14:textId="2C25D33A" w:rsidR="007E0D70" w:rsidRPr="00CD71BB" w:rsidRDefault="007E0D70" w:rsidP="007E0D70">
      <w:pPr>
        <w:pStyle w:val="BodyText"/>
        <w:spacing w:after="0" w:line="240" w:lineRule="auto"/>
        <w:rPr>
          <w:bCs/>
        </w:rPr>
      </w:pPr>
      <w:r>
        <w:rPr>
          <w:bCs/>
        </w:rPr>
        <w:t>We have obtained</w:t>
      </w:r>
      <w:r w:rsidR="00831D8C">
        <w:rPr>
          <w:bCs/>
        </w:rPr>
        <w:t>, and included in the analysis, three</w:t>
      </w:r>
      <w:r>
        <w:rPr>
          <w:bCs/>
        </w:rPr>
        <w:t xml:space="preserve"> </w:t>
      </w:r>
      <w:r w:rsidR="00831D8C">
        <w:rPr>
          <w:bCs/>
        </w:rPr>
        <w:t>additional</w:t>
      </w:r>
      <w:r>
        <w:rPr>
          <w:bCs/>
        </w:rPr>
        <w:t xml:space="preserve"> years of data</w:t>
      </w:r>
      <w:r w:rsidR="00831D8C">
        <w:rPr>
          <w:bCs/>
        </w:rPr>
        <w:t xml:space="preserve"> for 2014 through </w:t>
      </w:r>
      <w:r>
        <w:rPr>
          <w:bCs/>
        </w:rPr>
        <w:t>2016.</w:t>
      </w:r>
    </w:p>
    <w:p w14:paraId="18AC41DB" w14:textId="77777777" w:rsidR="007E0D70" w:rsidRPr="00CD71BB" w:rsidRDefault="007E0D70" w:rsidP="007E0D70">
      <w:pPr>
        <w:pStyle w:val="BodyText"/>
        <w:spacing w:after="0" w:line="240" w:lineRule="auto"/>
        <w:rPr>
          <w:bCs/>
        </w:rPr>
      </w:pPr>
    </w:p>
    <w:p w14:paraId="1DA4CF81" w14:textId="78AE413C" w:rsidR="00BA466B" w:rsidRPr="000A14BA" w:rsidRDefault="00BA466B" w:rsidP="00E61AB2">
      <w:pPr>
        <w:jc w:val="left"/>
        <w:rPr>
          <w:bCs/>
        </w:rPr>
      </w:pPr>
      <w:r w:rsidRPr="000A14BA">
        <w:rPr>
          <w:bCs/>
        </w:rPr>
        <w:br w:type="page"/>
      </w:r>
    </w:p>
    <w:p w14:paraId="6CD3E660" w14:textId="3FDCD736" w:rsidR="00E15FDA" w:rsidRPr="000A14BA" w:rsidRDefault="00E15FDA" w:rsidP="00E61AB2">
      <w:pPr>
        <w:rPr>
          <w:b/>
          <w:bCs/>
        </w:rPr>
      </w:pPr>
      <w:r w:rsidRPr="000A14BA">
        <w:rPr>
          <w:b/>
          <w:bCs/>
        </w:rPr>
        <w:lastRenderedPageBreak/>
        <w:t>References</w:t>
      </w:r>
    </w:p>
    <w:p w14:paraId="564BDF58" w14:textId="0EAFCCA4" w:rsidR="008439C3" w:rsidRDefault="008439C3" w:rsidP="00E61AB2">
      <w:pPr>
        <w:rPr>
          <w:bCs/>
        </w:rPr>
      </w:pPr>
    </w:p>
    <w:p w14:paraId="78EA6899" w14:textId="75CDE72A" w:rsidR="00B52BFB" w:rsidRPr="00B52BFB" w:rsidRDefault="008338F8" w:rsidP="00B52BFB">
      <w:pPr>
        <w:widowControl w:val="0"/>
        <w:autoSpaceDE w:val="0"/>
        <w:autoSpaceDN w:val="0"/>
        <w:adjustRightInd w:val="0"/>
        <w:ind w:left="480" w:hanging="480"/>
        <w:rPr>
          <w:rFonts w:eastAsia="Times New Roman" w:cs="Arial"/>
          <w:noProof/>
        </w:rPr>
      </w:pPr>
      <w:ins w:id="148" w:author="Parks, Robbie M" w:date="2018-06-19T10:09:00Z">
        <w:r>
          <w:rPr>
            <w:bCs/>
          </w:rPr>
          <w:fldChar w:fldCharType="begin" w:fldLock="1"/>
        </w:r>
        <w:r>
          <w:rPr>
            <w:bCs/>
          </w:rPr>
          <w:instrText xml:space="preserve">ADDIN Mendeley Bibliography CSL_BIBLIOGRAPHY </w:instrText>
        </w:r>
      </w:ins>
      <w:r>
        <w:rPr>
          <w:bCs/>
        </w:rPr>
        <w:fldChar w:fldCharType="separate"/>
      </w:r>
      <w:r w:rsidR="00B52BFB" w:rsidRPr="00B52BFB">
        <w:rPr>
          <w:rFonts w:eastAsia="Times New Roman" w:cs="Arial"/>
          <w:noProof/>
        </w:rPr>
        <w:t xml:space="preserve">Basu, R. (2009). High ambient temperature and mortality: A review of epidemiologic studies from 2001 to 2008. </w:t>
      </w:r>
      <w:r w:rsidR="00B52BFB" w:rsidRPr="00B52BFB">
        <w:rPr>
          <w:rFonts w:eastAsia="Times New Roman" w:cs="Arial"/>
          <w:i/>
          <w:iCs/>
          <w:noProof/>
        </w:rPr>
        <w:t>Environmental Health: A Global Access Science Source</w:t>
      </w:r>
      <w:r w:rsidR="00B52BFB" w:rsidRPr="00B52BFB">
        <w:rPr>
          <w:rFonts w:eastAsia="Times New Roman" w:cs="Arial"/>
          <w:noProof/>
        </w:rPr>
        <w:t>. https://doi.org/10.1186/1476-069X-8-40</w:t>
      </w:r>
    </w:p>
    <w:p w14:paraId="53BBB51C" w14:textId="77777777" w:rsidR="00B52BFB" w:rsidRPr="00B52BFB" w:rsidRDefault="00B52BFB" w:rsidP="00B52BFB">
      <w:pPr>
        <w:widowControl w:val="0"/>
        <w:autoSpaceDE w:val="0"/>
        <w:autoSpaceDN w:val="0"/>
        <w:adjustRightInd w:val="0"/>
        <w:ind w:left="480" w:hanging="480"/>
        <w:rPr>
          <w:rFonts w:eastAsia="Times New Roman" w:cs="Arial"/>
          <w:noProof/>
        </w:rPr>
      </w:pPr>
      <w:r w:rsidRPr="00B52BFB">
        <w:rPr>
          <w:rFonts w:eastAsia="Times New Roman" w:cs="Arial"/>
          <w:noProof/>
        </w:rPr>
        <w:t xml:space="preserve">Basu, R., Dominici, F., &amp; Samet, J. M. (2005). Temperature and mortality among the elderly in the United States: a comparison of epidemiologic methods. </w:t>
      </w:r>
      <w:r w:rsidRPr="00B52BFB">
        <w:rPr>
          <w:rFonts w:eastAsia="Times New Roman" w:cs="Arial"/>
          <w:i/>
          <w:iCs/>
          <w:noProof/>
        </w:rPr>
        <w:t>Epidemiology</w:t>
      </w:r>
      <w:r w:rsidRPr="00B52BFB">
        <w:rPr>
          <w:rFonts w:eastAsia="Times New Roman" w:cs="Arial"/>
          <w:noProof/>
        </w:rPr>
        <w:t xml:space="preserve">, </w:t>
      </w:r>
      <w:r w:rsidRPr="00B52BFB">
        <w:rPr>
          <w:rFonts w:eastAsia="Times New Roman" w:cs="Arial"/>
          <w:i/>
          <w:iCs/>
          <w:noProof/>
        </w:rPr>
        <w:t>16</w:t>
      </w:r>
      <w:r w:rsidRPr="00B52BFB">
        <w:rPr>
          <w:rFonts w:eastAsia="Times New Roman" w:cs="Arial"/>
          <w:noProof/>
        </w:rPr>
        <w:t>(1), 58–66. https://doi.org/00001648-200501000-00009 [pii]</w:t>
      </w:r>
    </w:p>
    <w:p w14:paraId="631FD301" w14:textId="77777777" w:rsidR="00B52BFB" w:rsidRPr="00B52BFB" w:rsidRDefault="00B52BFB" w:rsidP="00B52BFB">
      <w:pPr>
        <w:widowControl w:val="0"/>
        <w:autoSpaceDE w:val="0"/>
        <w:autoSpaceDN w:val="0"/>
        <w:adjustRightInd w:val="0"/>
        <w:ind w:left="480" w:hanging="480"/>
        <w:rPr>
          <w:rFonts w:eastAsia="Times New Roman" w:cs="Arial"/>
          <w:noProof/>
        </w:rPr>
      </w:pPr>
      <w:r w:rsidRPr="00B52BFB">
        <w:rPr>
          <w:rFonts w:eastAsia="Times New Roman" w:cs="Arial"/>
          <w:noProof/>
        </w:rPr>
        <w:t xml:space="preserve">Basu, R., &amp; Samet, J. M. (2002). Relation between elevated ambient temperature and mortality: A review of the epidemiologic evidence. </w:t>
      </w:r>
      <w:r w:rsidRPr="00B52BFB">
        <w:rPr>
          <w:rFonts w:eastAsia="Times New Roman" w:cs="Arial"/>
          <w:i/>
          <w:iCs/>
          <w:noProof/>
        </w:rPr>
        <w:t>Epidemiologic Reviews</w:t>
      </w:r>
      <w:r w:rsidRPr="00B52BFB">
        <w:rPr>
          <w:rFonts w:eastAsia="Times New Roman" w:cs="Arial"/>
          <w:noProof/>
        </w:rPr>
        <w:t>. https://doi.org/10.1093/epirev/mxf007</w:t>
      </w:r>
    </w:p>
    <w:p w14:paraId="56EEB36A" w14:textId="77777777" w:rsidR="00B52BFB" w:rsidRPr="00B52BFB" w:rsidRDefault="00B52BFB" w:rsidP="00B52BFB">
      <w:pPr>
        <w:widowControl w:val="0"/>
        <w:autoSpaceDE w:val="0"/>
        <w:autoSpaceDN w:val="0"/>
        <w:adjustRightInd w:val="0"/>
        <w:ind w:left="480" w:hanging="480"/>
        <w:rPr>
          <w:rFonts w:eastAsia="Times New Roman" w:cs="Arial"/>
          <w:noProof/>
        </w:rPr>
      </w:pPr>
      <w:r w:rsidRPr="00B52BFB">
        <w:rPr>
          <w:rFonts w:eastAsia="Times New Roman" w:cs="Arial"/>
          <w:noProof/>
        </w:rPr>
        <w:t xml:space="preserve">Bennett, J. E., Blangiardo, M., Fecht, D., Elliott, P., &amp; Ezzati, M. (2014). Vulnerability to the mortality effects of warm temperature in the districts of England and Wales. </w:t>
      </w:r>
      <w:r w:rsidRPr="00B52BFB">
        <w:rPr>
          <w:rFonts w:eastAsia="Times New Roman" w:cs="Arial"/>
          <w:i/>
          <w:iCs/>
          <w:noProof/>
        </w:rPr>
        <w:t>Nature Climate Change</w:t>
      </w:r>
      <w:r w:rsidRPr="00B52BFB">
        <w:rPr>
          <w:rFonts w:eastAsia="Times New Roman" w:cs="Arial"/>
          <w:noProof/>
        </w:rPr>
        <w:t xml:space="preserve">, </w:t>
      </w:r>
      <w:r w:rsidRPr="00B52BFB">
        <w:rPr>
          <w:rFonts w:eastAsia="Times New Roman" w:cs="Arial"/>
          <w:i/>
          <w:iCs/>
          <w:noProof/>
        </w:rPr>
        <w:t>4</w:t>
      </w:r>
      <w:r w:rsidRPr="00B52BFB">
        <w:rPr>
          <w:rFonts w:eastAsia="Times New Roman" w:cs="Arial"/>
          <w:noProof/>
        </w:rPr>
        <w:t>(4), 269–273. https://doi.org/10.1038/nclimate2123</w:t>
      </w:r>
    </w:p>
    <w:p w14:paraId="1E65D27C" w14:textId="77777777" w:rsidR="00B52BFB" w:rsidRPr="00B52BFB" w:rsidRDefault="00B52BFB" w:rsidP="00B52BFB">
      <w:pPr>
        <w:widowControl w:val="0"/>
        <w:autoSpaceDE w:val="0"/>
        <w:autoSpaceDN w:val="0"/>
        <w:adjustRightInd w:val="0"/>
        <w:ind w:left="480" w:hanging="480"/>
        <w:rPr>
          <w:rFonts w:eastAsia="Times New Roman" w:cs="Arial"/>
          <w:noProof/>
        </w:rPr>
      </w:pPr>
      <w:r w:rsidRPr="00B52BFB">
        <w:rPr>
          <w:rFonts w:eastAsia="Times New Roman" w:cs="Arial"/>
          <w:noProof/>
        </w:rPr>
        <w:t xml:space="preserve">Braga, A. L. F., Zanobetti, A., &amp; Schwartz, J. (2002). The effect of weather on respiratory and cardiovascular deaths in 12 U.S. cities. </w:t>
      </w:r>
      <w:r w:rsidRPr="00B52BFB">
        <w:rPr>
          <w:rFonts w:eastAsia="Times New Roman" w:cs="Arial"/>
          <w:i/>
          <w:iCs/>
          <w:noProof/>
        </w:rPr>
        <w:t>Environmental Health Perspectives</w:t>
      </w:r>
      <w:r w:rsidRPr="00B52BFB">
        <w:rPr>
          <w:rFonts w:eastAsia="Times New Roman" w:cs="Arial"/>
          <w:noProof/>
        </w:rPr>
        <w:t xml:space="preserve">, </w:t>
      </w:r>
      <w:r w:rsidRPr="00B52BFB">
        <w:rPr>
          <w:rFonts w:eastAsia="Times New Roman" w:cs="Arial"/>
          <w:i/>
          <w:iCs/>
          <w:noProof/>
        </w:rPr>
        <w:t>110</w:t>
      </w:r>
      <w:r w:rsidRPr="00B52BFB">
        <w:rPr>
          <w:rFonts w:eastAsia="Times New Roman" w:cs="Arial"/>
          <w:noProof/>
        </w:rPr>
        <w:t>(9), 859–863. https://doi.org/10.1289/ehp.02110859</w:t>
      </w:r>
    </w:p>
    <w:p w14:paraId="4348A4E1" w14:textId="77777777" w:rsidR="00B52BFB" w:rsidRPr="00B52BFB" w:rsidRDefault="00B52BFB" w:rsidP="00B52BFB">
      <w:pPr>
        <w:widowControl w:val="0"/>
        <w:autoSpaceDE w:val="0"/>
        <w:autoSpaceDN w:val="0"/>
        <w:adjustRightInd w:val="0"/>
        <w:ind w:left="480" w:hanging="480"/>
        <w:rPr>
          <w:rFonts w:eastAsia="Times New Roman" w:cs="Arial"/>
          <w:noProof/>
        </w:rPr>
      </w:pPr>
      <w:r w:rsidRPr="00B52BFB">
        <w:rPr>
          <w:rFonts w:eastAsia="Times New Roman" w:cs="Arial"/>
          <w:noProof/>
        </w:rPr>
        <w:t xml:space="preserve">Curriero, F. C., Heiner, K. S., Samet, J. M., Zeger, S. L., Strug, L., &amp; Patz, J. A. (2002). Temperature and mortality in 11 cities of the eastern United States. </w:t>
      </w:r>
      <w:r w:rsidRPr="00B52BFB">
        <w:rPr>
          <w:rFonts w:eastAsia="Times New Roman" w:cs="Arial"/>
          <w:i/>
          <w:iCs/>
          <w:noProof/>
        </w:rPr>
        <w:t>American Journal of Epidemiology</w:t>
      </w:r>
      <w:r w:rsidRPr="00B52BFB">
        <w:rPr>
          <w:rFonts w:eastAsia="Times New Roman" w:cs="Arial"/>
          <w:noProof/>
        </w:rPr>
        <w:t xml:space="preserve">, </w:t>
      </w:r>
      <w:r w:rsidRPr="00B52BFB">
        <w:rPr>
          <w:rFonts w:eastAsia="Times New Roman" w:cs="Arial"/>
          <w:i/>
          <w:iCs/>
          <w:noProof/>
        </w:rPr>
        <w:t>155</w:t>
      </w:r>
      <w:r w:rsidRPr="00B52BFB">
        <w:rPr>
          <w:rFonts w:eastAsia="Times New Roman" w:cs="Arial"/>
          <w:noProof/>
        </w:rPr>
        <w:t>(1), 80–87. https://doi.org/10.1093/aje/155.1.80</w:t>
      </w:r>
    </w:p>
    <w:p w14:paraId="54EA30AA" w14:textId="77777777" w:rsidR="00B52BFB" w:rsidRPr="00B52BFB" w:rsidRDefault="00B52BFB" w:rsidP="00B52BFB">
      <w:pPr>
        <w:widowControl w:val="0"/>
        <w:autoSpaceDE w:val="0"/>
        <w:autoSpaceDN w:val="0"/>
        <w:adjustRightInd w:val="0"/>
        <w:ind w:left="480" w:hanging="480"/>
        <w:rPr>
          <w:rFonts w:eastAsia="Times New Roman" w:cs="Arial"/>
          <w:noProof/>
        </w:rPr>
      </w:pPr>
      <w:r w:rsidRPr="00B52BFB">
        <w:rPr>
          <w:rFonts w:eastAsia="Times New Roman" w:cs="Arial"/>
          <w:noProof/>
        </w:rPr>
        <w:t xml:space="preserve">Dockery, D. W., Pope, C. A., Xu, X., Spengler, J. D., Ware, J. H., Fay, M. E., … Speizer, F. E. (1993). An association between air pollution and mortality in six U.S. cities. </w:t>
      </w:r>
      <w:r w:rsidRPr="00B52BFB">
        <w:rPr>
          <w:rFonts w:eastAsia="Times New Roman" w:cs="Arial"/>
          <w:i/>
          <w:iCs/>
          <w:noProof/>
        </w:rPr>
        <w:t>The New England Journal of Medicine</w:t>
      </w:r>
      <w:r w:rsidRPr="00B52BFB">
        <w:rPr>
          <w:rFonts w:eastAsia="Times New Roman" w:cs="Arial"/>
          <w:noProof/>
        </w:rPr>
        <w:t xml:space="preserve">, </w:t>
      </w:r>
      <w:r w:rsidRPr="00B52BFB">
        <w:rPr>
          <w:rFonts w:eastAsia="Times New Roman" w:cs="Arial"/>
          <w:i/>
          <w:iCs/>
          <w:noProof/>
        </w:rPr>
        <w:t>329</w:t>
      </w:r>
      <w:r w:rsidRPr="00B52BFB">
        <w:rPr>
          <w:rFonts w:eastAsia="Times New Roman" w:cs="Arial"/>
          <w:noProof/>
        </w:rPr>
        <w:t>(24), 1753–9. https://doi.org/10.1056/NEJM199312093292401</w:t>
      </w:r>
    </w:p>
    <w:p w14:paraId="3759DD4C" w14:textId="77777777" w:rsidR="00B52BFB" w:rsidRPr="00B52BFB" w:rsidRDefault="00B52BFB" w:rsidP="00B52BFB">
      <w:pPr>
        <w:widowControl w:val="0"/>
        <w:autoSpaceDE w:val="0"/>
        <w:autoSpaceDN w:val="0"/>
        <w:adjustRightInd w:val="0"/>
        <w:ind w:left="480" w:hanging="480"/>
        <w:rPr>
          <w:rFonts w:eastAsia="Times New Roman" w:cs="Arial"/>
          <w:noProof/>
        </w:rPr>
      </w:pPr>
      <w:r w:rsidRPr="00B52BFB">
        <w:rPr>
          <w:rFonts w:eastAsia="Times New Roman" w:cs="Arial"/>
          <w:noProof/>
        </w:rPr>
        <w:t xml:space="preserve">Fowler, T., Southgate, R. J., Waite, T., Harrell, R., Kovats, S., Bone, A., … Murray, V. (2015). Excess winter deaths in Europe: A multi-country descriptive analysis. </w:t>
      </w:r>
      <w:r w:rsidRPr="00B52BFB">
        <w:rPr>
          <w:rFonts w:eastAsia="Times New Roman" w:cs="Arial"/>
          <w:i/>
          <w:iCs/>
          <w:noProof/>
        </w:rPr>
        <w:t>European Journal of Public Health</w:t>
      </w:r>
      <w:r w:rsidRPr="00B52BFB">
        <w:rPr>
          <w:rFonts w:eastAsia="Times New Roman" w:cs="Arial"/>
          <w:noProof/>
        </w:rPr>
        <w:t xml:space="preserve">, </w:t>
      </w:r>
      <w:r w:rsidRPr="00B52BFB">
        <w:rPr>
          <w:rFonts w:eastAsia="Times New Roman" w:cs="Arial"/>
          <w:i/>
          <w:iCs/>
          <w:noProof/>
        </w:rPr>
        <w:t>25</w:t>
      </w:r>
      <w:r w:rsidRPr="00B52BFB">
        <w:rPr>
          <w:rFonts w:eastAsia="Times New Roman" w:cs="Arial"/>
          <w:noProof/>
        </w:rPr>
        <w:t>(2), 339–345. https://doi.org/10.1093/eurpub/cku073</w:t>
      </w:r>
    </w:p>
    <w:p w14:paraId="0D8B89E6" w14:textId="77777777" w:rsidR="00B52BFB" w:rsidRPr="00B52BFB" w:rsidRDefault="00B52BFB" w:rsidP="00B52BFB">
      <w:pPr>
        <w:widowControl w:val="0"/>
        <w:autoSpaceDE w:val="0"/>
        <w:autoSpaceDN w:val="0"/>
        <w:adjustRightInd w:val="0"/>
        <w:ind w:left="480" w:hanging="480"/>
        <w:rPr>
          <w:rFonts w:eastAsia="Times New Roman" w:cs="Arial"/>
          <w:noProof/>
        </w:rPr>
      </w:pPr>
      <w:r w:rsidRPr="00B52BFB">
        <w:rPr>
          <w:rFonts w:eastAsia="Times New Roman" w:cs="Arial"/>
          <w:noProof/>
        </w:rPr>
        <w:t xml:space="preserve">Gasparrini, A., Guo, Y., Hashizume, M., Lavigne, E., Zanobetti, A., Schwartz, J., … Armstrong, B. (2015). Mortality risk attributable to high and low ambient temperature: A multicountry observational study. </w:t>
      </w:r>
      <w:r w:rsidRPr="00B52BFB">
        <w:rPr>
          <w:rFonts w:eastAsia="Times New Roman" w:cs="Arial"/>
          <w:i/>
          <w:iCs/>
          <w:noProof/>
        </w:rPr>
        <w:t>The Lancet</w:t>
      </w:r>
      <w:r w:rsidRPr="00B52BFB">
        <w:rPr>
          <w:rFonts w:eastAsia="Times New Roman" w:cs="Arial"/>
          <w:noProof/>
        </w:rPr>
        <w:t xml:space="preserve">, </w:t>
      </w:r>
      <w:r w:rsidRPr="00B52BFB">
        <w:rPr>
          <w:rFonts w:eastAsia="Times New Roman" w:cs="Arial"/>
          <w:i/>
          <w:iCs/>
          <w:noProof/>
        </w:rPr>
        <w:t>386</w:t>
      </w:r>
      <w:r w:rsidRPr="00B52BFB">
        <w:rPr>
          <w:rFonts w:eastAsia="Times New Roman" w:cs="Arial"/>
          <w:noProof/>
        </w:rPr>
        <w:t>(9991), 369–375. https://doi.org/10.1016/S0140-6736(14)62114-0</w:t>
      </w:r>
    </w:p>
    <w:p w14:paraId="3D35F580" w14:textId="77777777" w:rsidR="00B52BFB" w:rsidRPr="00B52BFB" w:rsidRDefault="00B52BFB" w:rsidP="00B52BFB">
      <w:pPr>
        <w:widowControl w:val="0"/>
        <w:autoSpaceDE w:val="0"/>
        <w:autoSpaceDN w:val="0"/>
        <w:adjustRightInd w:val="0"/>
        <w:ind w:left="480" w:hanging="480"/>
        <w:rPr>
          <w:rFonts w:eastAsia="Times New Roman" w:cs="Arial"/>
          <w:noProof/>
        </w:rPr>
      </w:pPr>
      <w:r w:rsidRPr="00B52BFB">
        <w:rPr>
          <w:rFonts w:eastAsia="Times New Roman" w:cs="Arial"/>
          <w:noProof/>
        </w:rPr>
        <w:t xml:space="preserve">Healy, J. D. (2003). Excess winter mortality in Europe: A cross country analysis identifying key risk factors. </w:t>
      </w:r>
      <w:r w:rsidRPr="00B52BFB">
        <w:rPr>
          <w:rFonts w:eastAsia="Times New Roman" w:cs="Arial"/>
          <w:i/>
          <w:iCs/>
          <w:noProof/>
        </w:rPr>
        <w:t>Journal of Epidemiology and Community Health</w:t>
      </w:r>
      <w:r w:rsidRPr="00B52BFB">
        <w:rPr>
          <w:rFonts w:eastAsia="Times New Roman" w:cs="Arial"/>
          <w:noProof/>
        </w:rPr>
        <w:t xml:space="preserve">, </w:t>
      </w:r>
      <w:r w:rsidRPr="00B52BFB">
        <w:rPr>
          <w:rFonts w:eastAsia="Times New Roman" w:cs="Arial"/>
          <w:i/>
          <w:iCs/>
          <w:noProof/>
        </w:rPr>
        <w:t>57</w:t>
      </w:r>
      <w:r w:rsidRPr="00B52BFB">
        <w:rPr>
          <w:rFonts w:eastAsia="Times New Roman" w:cs="Arial"/>
          <w:noProof/>
        </w:rPr>
        <w:t>(10), 784–789. https://doi.org/10.1136/jech.57.10.784</w:t>
      </w:r>
    </w:p>
    <w:p w14:paraId="5A180B23" w14:textId="77777777" w:rsidR="00B52BFB" w:rsidRPr="00B52BFB" w:rsidRDefault="00B52BFB" w:rsidP="00B52BFB">
      <w:pPr>
        <w:widowControl w:val="0"/>
        <w:autoSpaceDE w:val="0"/>
        <w:autoSpaceDN w:val="0"/>
        <w:adjustRightInd w:val="0"/>
        <w:ind w:left="480" w:hanging="480"/>
        <w:rPr>
          <w:rFonts w:eastAsia="Times New Roman" w:cs="Arial"/>
          <w:noProof/>
        </w:rPr>
      </w:pPr>
      <w:r w:rsidRPr="00B52BFB">
        <w:rPr>
          <w:rFonts w:eastAsia="Times New Roman" w:cs="Arial"/>
          <w:noProof/>
        </w:rPr>
        <w:t xml:space="preserve">Hoek, G., Krishnan, R. M., Beelen, R., Peters, A., Ostro, B., Brunekreef, B., &amp; Kaufman, J. D. (2013). Long-term air pollution exposure and cardio- respiratory mortality: a review. </w:t>
      </w:r>
      <w:r w:rsidRPr="00B52BFB">
        <w:rPr>
          <w:rFonts w:eastAsia="Times New Roman" w:cs="Arial"/>
          <w:i/>
          <w:iCs/>
          <w:noProof/>
        </w:rPr>
        <w:t>Environmental Health</w:t>
      </w:r>
      <w:r w:rsidRPr="00B52BFB">
        <w:rPr>
          <w:rFonts w:eastAsia="Times New Roman" w:cs="Arial"/>
          <w:noProof/>
        </w:rPr>
        <w:t xml:space="preserve">, </w:t>
      </w:r>
      <w:r w:rsidRPr="00B52BFB">
        <w:rPr>
          <w:rFonts w:eastAsia="Times New Roman" w:cs="Arial"/>
          <w:i/>
          <w:iCs/>
          <w:noProof/>
        </w:rPr>
        <w:t>12</w:t>
      </w:r>
      <w:r w:rsidRPr="00B52BFB">
        <w:rPr>
          <w:rFonts w:eastAsia="Times New Roman" w:cs="Arial"/>
          <w:noProof/>
        </w:rPr>
        <w:t>(1), 43. https://doi.org/10.1186/1476-069X-12-43</w:t>
      </w:r>
    </w:p>
    <w:p w14:paraId="67701D2C" w14:textId="77777777" w:rsidR="00B52BFB" w:rsidRPr="00B52BFB" w:rsidRDefault="00B52BFB" w:rsidP="00B52BFB">
      <w:pPr>
        <w:widowControl w:val="0"/>
        <w:autoSpaceDE w:val="0"/>
        <w:autoSpaceDN w:val="0"/>
        <w:adjustRightInd w:val="0"/>
        <w:ind w:left="480" w:hanging="480"/>
        <w:rPr>
          <w:rFonts w:eastAsia="Times New Roman" w:cs="Arial"/>
          <w:noProof/>
        </w:rPr>
      </w:pPr>
      <w:r w:rsidRPr="00B52BFB">
        <w:rPr>
          <w:rFonts w:eastAsia="Times New Roman" w:cs="Arial"/>
          <w:noProof/>
        </w:rPr>
        <w:t xml:space="preserve">McKee, C. M. (1989). Deaths in winter: Can Britain learn from Europe? </w:t>
      </w:r>
      <w:r w:rsidRPr="00B52BFB">
        <w:rPr>
          <w:rFonts w:eastAsia="Times New Roman" w:cs="Arial"/>
          <w:i/>
          <w:iCs/>
          <w:noProof/>
        </w:rPr>
        <w:t>European Journal of Epidemiology</w:t>
      </w:r>
      <w:r w:rsidRPr="00B52BFB">
        <w:rPr>
          <w:rFonts w:eastAsia="Times New Roman" w:cs="Arial"/>
          <w:noProof/>
        </w:rPr>
        <w:t xml:space="preserve">, </w:t>
      </w:r>
      <w:r w:rsidRPr="00B52BFB">
        <w:rPr>
          <w:rFonts w:eastAsia="Times New Roman" w:cs="Arial"/>
          <w:i/>
          <w:iCs/>
          <w:noProof/>
        </w:rPr>
        <w:t>5</w:t>
      </w:r>
      <w:r w:rsidRPr="00B52BFB">
        <w:rPr>
          <w:rFonts w:eastAsia="Times New Roman" w:cs="Arial"/>
          <w:noProof/>
        </w:rPr>
        <w:t>(2), 178–182. https://doi.org/10.1007/BF00156826</w:t>
      </w:r>
    </w:p>
    <w:p w14:paraId="531C0A8F" w14:textId="77777777" w:rsidR="00B52BFB" w:rsidRPr="00B52BFB" w:rsidRDefault="00B52BFB" w:rsidP="00B52BFB">
      <w:pPr>
        <w:widowControl w:val="0"/>
        <w:autoSpaceDE w:val="0"/>
        <w:autoSpaceDN w:val="0"/>
        <w:adjustRightInd w:val="0"/>
        <w:ind w:left="480" w:hanging="480"/>
        <w:rPr>
          <w:rFonts w:cs="Arial"/>
          <w:noProof/>
        </w:rPr>
      </w:pPr>
      <w:r w:rsidRPr="00B52BFB">
        <w:rPr>
          <w:rFonts w:eastAsia="Times New Roman" w:cs="Arial"/>
          <w:noProof/>
        </w:rPr>
        <w:t xml:space="preserve">Pope, C. A., Burnett, R. T., Thun, M. J., Calle, E. E., Krewski, D., Ito, K., &amp; Thurston, G. D. (2002). Lung cancer, cardiopulmonary mortality, and long-term exposure to fine particulate air pollution. </w:t>
      </w:r>
      <w:r w:rsidRPr="00B52BFB">
        <w:rPr>
          <w:rFonts w:eastAsia="Times New Roman" w:cs="Arial"/>
          <w:i/>
          <w:iCs/>
          <w:noProof/>
        </w:rPr>
        <w:t>JAMA</w:t>
      </w:r>
      <w:r w:rsidRPr="00B52BFB">
        <w:rPr>
          <w:rFonts w:eastAsia="Times New Roman" w:cs="Arial"/>
          <w:noProof/>
        </w:rPr>
        <w:t xml:space="preserve">, </w:t>
      </w:r>
      <w:r w:rsidRPr="00B52BFB">
        <w:rPr>
          <w:rFonts w:eastAsia="Times New Roman" w:cs="Arial"/>
          <w:i/>
          <w:iCs/>
          <w:noProof/>
        </w:rPr>
        <w:t>287</w:t>
      </w:r>
      <w:r w:rsidRPr="00B52BFB">
        <w:rPr>
          <w:rFonts w:eastAsia="Times New Roman" w:cs="Arial"/>
          <w:noProof/>
        </w:rPr>
        <w:t>(9), 1132–1141. https://doi.org/joc11435 [pii]</w:t>
      </w:r>
    </w:p>
    <w:p w14:paraId="094A715E" w14:textId="62095F8B" w:rsidR="00B11CF3" w:rsidRDefault="008338F8" w:rsidP="00B52BFB">
      <w:pPr>
        <w:widowControl w:val="0"/>
        <w:autoSpaceDE w:val="0"/>
        <w:autoSpaceDN w:val="0"/>
        <w:adjustRightInd w:val="0"/>
        <w:ind w:left="480" w:hanging="480"/>
        <w:rPr>
          <w:bCs/>
        </w:rPr>
      </w:pPr>
      <w:ins w:id="149" w:author="Parks, Robbie M" w:date="2018-06-19T10:09:00Z">
        <w:r>
          <w:rPr>
            <w:bCs/>
          </w:rPr>
          <w:fldChar w:fldCharType="end"/>
        </w:r>
      </w:ins>
    </w:p>
    <w:p w14:paraId="4EAA7E9B" w14:textId="679DB2BE" w:rsidR="00B11CF3" w:rsidRPr="000A14BA" w:rsidRDefault="00B11CF3" w:rsidP="00E61AB2">
      <w:pPr>
        <w:rPr>
          <w:bCs/>
        </w:rPr>
      </w:pPr>
    </w:p>
    <w:sectPr w:rsidR="00B11CF3" w:rsidRPr="000A14BA" w:rsidSect="000B342F">
      <w:headerReference w:type="default" r:id="rId10"/>
      <w:footerReference w:type="default" r:id="rId11"/>
      <w:footerReference w:type="first" r:id="rId12"/>
      <w:type w:val="continuous"/>
      <w:pgSz w:w="11907" w:h="16840" w:code="9"/>
      <w:pgMar w:top="2127" w:right="1440" w:bottom="1440" w:left="1418" w:header="720" w:footer="1021" w:gutter="0"/>
      <w:pgNumType w:start="1"/>
      <w:cols w:space="720"/>
      <w:titlePg/>
      <w:docGrid w:linePitch="299"/>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Ezzati, Majid" w:date="2018-06-10T07:33:00Z" w:initials="EM">
    <w:p w14:paraId="0477AA77" w14:textId="071E3D84" w:rsidR="00BD0E87" w:rsidRDefault="00BD0E87">
      <w:pPr>
        <w:pStyle w:val="CommentText"/>
      </w:pPr>
      <w:r w:rsidRPr="006D4221">
        <w:rPr>
          <w:rStyle w:val="CommentReference"/>
          <w:highlight w:val="yellow"/>
        </w:rPr>
        <w:annotationRef/>
      </w:r>
      <w:r w:rsidRPr="006D4221">
        <w:rPr>
          <w:highlight w:val="yellow"/>
        </w:rPr>
        <w:t>To only do just before upload</w:t>
      </w:r>
    </w:p>
    <w:p w14:paraId="2E2AA09C" w14:textId="13EE6769" w:rsidR="006D4221" w:rsidRDefault="006D4221">
      <w:pPr>
        <w:pStyle w:val="CommentText"/>
      </w:pPr>
    </w:p>
    <w:p w14:paraId="3C01E6C2" w14:textId="352FCD4D" w:rsidR="006D4221" w:rsidRDefault="006D4221">
      <w:pPr>
        <w:pStyle w:val="CommentText"/>
      </w:pPr>
      <w:r>
        <w:t>[[[please follow this and remove all numbers; it will lead to errors and waste rather than save time]]]</w:t>
      </w:r>
    </w:p>
  </w:comment>
  <w:comment w:id="1" w:author="Majid" w:date="2018-06-26T12:04:00Z" w:initials="M">
    <w:p w14:paraId="64DF7E6F" w14:textId="2DC17C12" w:rsidR="007E0D70" w:rsidRDefault="007E0D70">
      <w:pPr>
        <w:pStyle w:val="CommentText"/>
      </w:pPr>
      <w:r>
        <w:rPr>
          <w:rStyle w:val="CommentReference"/>
        </w:rPr>
        <w:annotationRef/>
      </w:r>
      <w:r>
        <w:t xml:space="preserve">citations seem “clunky” – first initial appearing </w:t>
      </w:r>
      <w:r w:rsidR="00224D88">
        <w:t xml:space="preserve">for some </w:t>
      </w:r>
      <w:r>
        <w:t>or multiple authors. can</w:t>
      </w:r>
      <w:r w:rsidR="00224D88">
        <w:t xml:space="preserve"> you please make it easy to read these?</w:t>
      </w:r>
    </w:p>
  </w:comment>
  <w:comment w:id="2" w:author="Parks, Robbie M" w:date="2018-07-02T10:45:00Z" w:initials="PRM">
    <w:p w14:paraId="2630C461" w14:textId="3B0C4A76" w:rsidR="00B52BFB" w:rsidRDefault="00B52BFB">
      <w:pPr>
        <w:pStyle w:val="CommentText"/>
      </w:pPr>
      <w:r>
        <w:rPr>
          <w:rStyle w:val="CommentReference"/>
        </w:rPr>
        <w:annotationRef/>
      </w:r>
      <w:r>
        <w:t>Is this OK?</w:t>
      </w:r>
    </w:p>
  </w:comment>
  <w:comment w:id="4" w:author="Majid" w:date="2018-06-26T13:04:00Z" w:initials="M">
    <w:p w14:paraId="4E2912C0" w14:textId="46F7C56C" w:rsidR="00EA4A0E" w:rsidRDefault="00EA4A0E">
      <w:pPr>
        <w:pStyle w:val="CommentText"/>
      </w:pPr>
      <w:r>
        <w:rPr>
          <w:rStyle w:val="CommentReference"/>
        </w:rPr>
        <w:annotationRef/>
      </w:r>
      <w:r>
        <w:t>to do based on our discussion; discuss again as needed (also perhaps discuss with RT)</w:t>
      </w:r>
    </w:p>
  </w:comment>
  <w:comment w:id="5" w:author="Majid" w:date="2018-06-26T13:05:00Z" w:initials="M">
    <w:p w14:paraId="4D2B72BB" w14:textId="5654C4ED" w:rsidR="00EA4A0E" w:rsidRDefault="00EA4A0E">
      <w:pPr>
        <w:pStyle w:val="CommentText"/>
      </w:pPr>
      <w:r>
        <w:rPr>
          <w:rStyle w:val="CommentReference"/>
        </w:rPr>
        <w:annotationRef/>
      </w:r>
      <w:r>
        <w:t xml:space="preserve">let’s discuss citations for this. </w:t>
      </w:r>
    </w:p>
  </w:comment>
  <w:comment w:id="6" w:author="Majid" w:date="2018-06-26T13:10:00Z" w:initials="M">
    <w:p w14:paraId="2CD4E42F" w14:textId="6160934E" w:rsidR="00B06581" w:rsidRDefault="00B06581">
      <w:pPr>
        <w:pStyle w:val="CommentText"/>
      </w:pPr>
      <w:r>
        <w:rPr>
          <w:rStyle w:val="CommentReference"/>
        </w:rPr>
        <w:annotationRef/>
      </w:r>
      <w:r>
        <w:t>discuss how to use stuff like the Grenfell papers and El Nino + citation</w:t>
      </w:r>
    </w:p>
  </w:comment>
  <w:comment w:id="7" w:author="Ezzati, Majid" w:date="2018-06-26T21:04:00Z" w:initials="EM">
    <w:p w14:paraId="13072B91" w14:textId="5114C9DA" w:rsidR="000668FF" w:rsidRDefault="000668FF">
      <w:pPr>
        <w:pStyle w:val="CommentText"/>
      </w:pPr>
      <w:r>
        <w:rPr>
          <w:rStyle w:val="CommentReference"/>
        </w:rPr>
        <w:annotationRef/>
      </w:r>
      <w:r>
        <w:t>assume? Rely on?? Discuss as needed</w:t>
      </w:r>
    </w:p>
  </w:comment>
  <w:comment w:id="13" w:author="Ezzati, Majid" w:date="2018-06-26T21:56:00Z" w:initials="EM">
    <w:p w14:paraId="057B2049" w14:textId="521F285B" w:rsidR="00D3308C" w:rsidRDefault="00E46374">
      <w:pPr>
        <w:pStyle w:val="CommentText"/>
      </w:pPr>
      <w:r>
        <w:rPr>
          <w:rStyle w:val="CommentReference"/>
        </w:rPr>
        <w:annotationRef/>
      </w:r>
      <w:r w:rsidR="00D3308C">
        <w:t>discuss what exactly rely on means and why this is relevant</w:t>
      </w:r>
    </w:p>
  </w:comment>
  <w:comment w:id="85" w:author="Ezzati, Majid" w:date="2018-06-26T21:59:00Z" w:initials="EM">
    <w:p w14:paraId="3799BD75" w14:textId="0AF945A0" w:rsidR="00AF4218" w:rsidRDefault="00AF4218">
      <w:pPr>
        <w:pStyle w:val="CommentText"/>
      </w:pPr>
      <w:r>
        <w:rPr>
          <w:rStyle w:val="CommentReference"/>
        </w:rPr>
        <w:annotationRef/>
      </w:r>
      <w:r>
        <w:t>??????????</w:t>
      </w:r>
    </w:p>
  </w:comment>
  <w:comment w:id="95" w:author="Ezzati, Majid" w:date="2018-06-26T21:59:00Z" w:initials="EM">
    <w:p w14:paraId="12CD8434" w14:textId="1744A60E" w:rsidR="00AF4218" w:rsidRDefault="00AF4218">
      <w:pPr>
        <w:pStyle w:val="CommentText"/>
      </w:pPr>
      <w:r>
        <w:rPr>
          <w:rStyle w:val="CommentReference"/>
        </w:rPr>
        <w:annotationRef/>
      </w:r>
      <w:r>
        <w:t>We need to be stronger and more explicit. discuss</w:t>
      </w:r>
    </w:p>
  </w:comment>
  <w:comment w:id="80" w:author="Ezzati, Majid" w:date="2018-06-26T22:07:00Z" w:initials="EM">
    <w:p w14:paraId="1FCF7986" w14:textId="30160161" w:rsidR="00831D8C" w:rsidRDefault="00831D8C">
      <w:pPr>
        <w:pStyle w:val="CommentText"/>
      </w:pPr>
      <w:r>
        <w:rPr>
          <w:rStyle w:val="CommentReference"/>
        </w:rPr>
        <w:annotationRef/>
      </w:r>
      <w:r>
        <w:t>We need to add something on this either in discussion or probably the relevant part of methods and say here that we have added</w:t>
      </w:r>
    </w:p>
  </w:comment>
  <w:comment w:id="104" w:author="Ezzati, Majid" w:date="2018-06-26T22:08:00Z" w:initials="EM">
    <w:p w14:paraId="3C7AEB94" w14:textId="4978DFA9" w:rsidR="00831D8C" w:rsidRDefault="00831D8C">
      <w:pPr>
        <w:pStyle w:val="CommentText"/>
      </w:pPr>
      <w:r>
        <w:rPr>
          <w:rStyle w:val="CommentReference"/>
        </w:rPr>
        <w:annotationRef/>
      </w:r>
      <w:r>
        <w:t xml:space="preserve">See my comment at the beginning. do not add page and table numbers until the end. It will lead to errors. Make </w:t>
      </w:r>
      <w:proofErr w:type="gramStart"/>
      <w:r>
        <w:t>all of these</w:t>
      </w:r>
      <w:proofErr w:type="gramEnd"/>
      <w:r>
        <w:t xml:space="preserve"> X for now.</w:t>
      </w:r>
    </w:p>
  </w:comment>
  <w:comment w:id="107" w:author="Ezzati, Majid" w:date="2018-06-26T22:09:00Z" w:initials="EM">
    <w:p w14:paraId="0DF4A0BE" w14:textId="248A11C3" w:rsidR="00831D8C" w:rsidRDefault="00831D8C">
      <w:pPr>
        <w:pStyle w:val="CommentText"/>
      </w:pPr>
      <w:r>
        <w:rPr>
          <w:rStyle w:val="CommentReference"/>
        </w:rPr>
        <w:annotationRef/>
      </w:r>
      <w:r>
        <w:t>See above and do throughout</w:t>
      </w:r>
    </w:p>
  </w:comment>
  <w:comment w:id="109" w:author="Ezzati, Majid" w:date="2018-06-10T07:43:00Z" w:initials="EM">
    <w:p w14:paraId="64D73916" w14:textId="3D308233" w:rsidR="006D1920" w:rsidRDefault="006D1920">
      <w:pPr>
        <w:pStyle w:val="CommentText"/>
      </w:pPr>
      <w:r>
        <w:rPr>
          <w:rStyle w:val="CommentReference"/>
        </w:rPr>
        <w:annotationRef/>
      </w:r>
      <w:r>
        <w:t>To discuss</w:t>
      </w:r>
    </w:p>
  </w:comment>
  <w:comment w:id="110" w:author="Parks, Robbie M" w:date="2018-06-20T10:21:00Z" w:initials="PRM">
    <w:p w14:paraId="2600CF00" w14:textId="331C9879" w:rsidR="006A34F6" w:rsidRDefault="006A34F6">
      <w:pPr>
        <w:pStyle w:val="CommentText"/>
      </w:pPr>
      <w:r>
        <w:rPr>
          <w:rStyle w:val="CommentReference"/>
        </w:rPr>
        <w:annotationRef/>
      </w:r>
      <w:r>
        <w:t>Hopefully answered below</w:t>
      </w:r>
    </w:p>
  </w:comment>
  <w:comment w:id="119" w:author="Ezzati, Majid" w:date="2018-06-26T22:09:00Z" w:initials="EM">
    <w:p w14:paraId="1D30FFB2" w14:textId="7A8BAE75" w:rsidR="00831D8C" w:rsidRDefault="00831D8C">
      <w:pPr>
        <w:pStyle w:val="CommentText"/>
      </w:pPr>
      <w:r>
        <w:rPr>
          <w:rStyle w:val="CommentReference"/>
        </w:rPr>
        <w:annotationRef/>
      </w:r>
      <w:r>
        <w:t>discuss</w:t>
      </w:r>
    </w:p>
  </w:comment>
  <w:comment w:id="136" w:author="Ezzati, Majid" w:date="2018-06-10T07:43:00Z" w:initials="EM">
    <w:p w14:paraId="69A8DACE" w14:textId="5876AA15" w:rsidR="006D1920" w:rsidRDefault="006D1920">
      <w:pPr>
        <w:pStyle w:val="CommentText"/>
      </w:pPr>
      <w:r>
        <w:rPr>
          <w:rStyle w:val="CommentReference"/>
        </w:rPr>
        <w:annotationRef/>
      </w:r>
      <w:r>
        <w:t xml:space="preserve">We can probably take out the </w:t>
      </w:r>
      <w:proofErr w:type="spellStart"/>
      <w:r>
        <w:t>ps</w:t>
      </w:r>
      <w:proofErr w:type="spellEnd"/>
      <w:r>
        <w:t xml:space="preserve"> but to discuss again</w:t>
      </w:r>
    </w:p>
  </w:comment>
  <w:comment w:id="144" w:author="Ezzati, Majid" w:date="2018-06-10T07:46:00Z" w:initials="EM">
    <w:p w14:paraId="5BB52230" w14:textId="202E0406" w:rsidR="005D48DC" w:rsidRDefault="005D48DC">
      <w:pPr>
        <w:pStyle w:val="CommentText"/>
      </w:pPr>
      <w:r>
        <w:rPr>
          <w:rStyle w:val="CommentReference"/>
        </w:rPr>
        <w:annotationRef/>
      </w:r>
      <w:r>
        <w:t xml:space="preserve"> To do??</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3C01E6C2" w15:done="0"/>
  <w15:commentEx w15:paraId="64DF7E6F" w15:done="0"/>
  <w15:commentEx w15:paraId="2630C461" w15:paraIdParent="64DF7E6F" w15:done="0"/>
  <w15:commentEx w15:paraId="4E2912C0" w15:done="0"/>
  <w15:commentEx w15:paraId="4D2B72BB" w15:done="0"/>
  <w15:commentEx w15:paraId="2CD4E42F" w15:done="0"/>
  <w15:commentEx w15:paraId="13072B91" w15:done="0"/>
  <w15:commentEx w15:paraId="057B2049" w15:done="0"/>
  <w15:commentEx w15:paraId="3799BD75" w15:done="0"/>
  <w15:commentEx w15:paraId="12CD8434" w15:done="0"/>
  <w15:commentEx w15:paraId="1FCF7986" w15:done="0"/>
  <w15:commentEx w15:paraId="3C7AEB94" w15:done="0"/>
  <w15:commentEx w15:paraId="0DF4A0BE" w15:done="0"/>
  <w15:commentEx w15:paraId="64D73916" w15:done="0"/>
  <w15:commentEx w15:paraId="2600CF00" w15:paraIdParent="64D73916" w15:done="0"/>
  <w15:commentEx w15:paraId="1D30FFB2" w15:done="0"/>
  <w15:commentEx w15:paraId="69A8DACE" w15:done="0"/>
  <w15:commentEx w15:paraId="5BB52230"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EA49CE8" w14:textId="77777777" w:rsidR="00BE6059" w:rsidRDefault="00BE6059">
      <w:r>
        <w:separator/>
      </w:r>
    </w:p>
  </w:endnote>
  <w:endnote w:type="continuationSeparator" w:id="0">
    <w:p w14:paraId="15EEE7F0" w14:textId="77777777" w:rsidR="00BE6059" w:rsidRDefault="00BE60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auto"/>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Trebuchet MS">
    <w:panose1 w:val="020B0603020202020204"/>
    <w:charset w:val="00"/>
    <w:family w:val="auto"/>
    <w:pitch w:val="variable"/>
    <w:sig w:usb0="00000287" w:usb1="00000000" w:usb2="00000000" w:usb3="00000000" w:csb0="0000009F" w:csb1="00000000"/>
  </w:font>
  <w:font w:name="Tahoma">
    <w:panose1 w:val="020B0604030504040204"/>
    <w:charset w:val="00"/>
    <w:family w:val="auto"/>
    <w:pitch w:val="variable"/>
    <w:sig w:usb0="E1002EFF" w:usb1="C000605B" w:usb2="00000029" w:usb3="00000000" w:csb0="000101FF" w:csb1="00000000"/>
  </w:font>
  <w:font w:name="Calibri">
    <w:panose1 w:val="020F0502020204030204"/>
    <w:charset w:val="00"/>
    <w:family w:val="auto"/>
    <w:pitch w:val="variable"/>
    <w:sig w:usb0="E00002FF" w:usb1="4000ACFF" w:usb2="00000001" w:usb3="00000000" w:csb0="0000019F" w:csb1="00000000"/>
  </w:font>
  <w:font w:name="Shaker 2 Lancet Regular">
    <w:altName w:val="Cambria"/>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auto"/>
    <w:pitch w:val="variable"/>
    <w:sig w:usb0="E00002FF" w:usb1="420024FF" w:usb2="00000000" w:usb3="00000000" w:csb0="0000019F" w:csb1="00000000"/>
  </w:font>
  <w:font w:name="ＭＳ ゴシック">
    <w:charset w:val="80"/>
    <w:family w:val="auto"/>
    <w:pitch w:val="variable"/>
    <w:sig w:usb0="E00002FF" w:usb1="6AC7FDFB" w:usb2="08000012" w:usb3="00000000" w:csb0="0002009F"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A78FAAD" w14:textId="6289F736" w:rsidR="005530AF" w:rsidRDefault="005530AF">
    <w:pPr>
      <w:pStyle w:val="Footer"/>
      <w:jc w:val="right"/>
    </w:pPr>
    <w:r>
      <w:fldChar w:fldCharType="begin"/>
    </w:r>
    <w:r>
      <w:instrText xml:space="preserve"> PAGE   \* MERGEFORMAT </w:instrText>
    </w:r>
    <w:r>
      <w:fldChar w:fldCharType="separate"/>
    </w:r>
    <w:r w:rsidR="00B52BFB">
      <w:rPr>
        <w:noProof/>
      </w:rPr>
      <w:t>2</w:t>
    </w:r>
    <w:r>
      <w:rPr>
        <w:noProof/>
      </w:rPr>
      <w:fldChar w:fldCharType="end"/>
    </w:r>
  </w:p>
  <w:p w14:paraId="2E358582" w14:textId="77777777" w:rsidR="005530AF" w:rsidRDefault="005530AF">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4897B0D" w14:textId="2FCE6F46" w:rsidR="005530AF" w:rsidRDefault="005530AF">
    <w:pPr>
      <w:pStyle w:val="Footer"/>
      <w:jc w:val="right"/>
    </w:pPr>
    <w:r>
      <w:fldChar w:fldCharType="begin"/>
    </w:r>
    <w:r>
      <w:instrText xml:space="preserve"> PAGE   \* MERGEFORMAT </w:instrText>
    </w:r>
    <w:r>
      <w:fldChar w:fldCharType="separate"/>
    </w:r>
    <w:r w:rsidR="00B52BFB">
      <w:rPr>
        <w:noProof/>
      </w:rPr>
      <w:t>1</w:t>
    </w:r>
    <w:r>
      <w:rPr>
        <w:noProof/>
      </w:rPr>
      <w:fldChar w:fldCharType="end"/>
    </w:r>
  </w:p>
  <w:p w14:paraId="69428321" w14:textId="77777777" w:rsidR="005530AF" w:rsidRDefault="005530AF">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45FAF97" w14:textId="77777777" w:rsidR="00BE6059" w:rsidRDefault="00BE6059">
      <w:r>
        <w:separator/>
      </w:r>
    </w:p>
  </w:footnote>
  <w:footnote w:type="continuationSeparator" w:id="0">
    <w:p w14:paraId="591980CB" w14:textId="77777777" w:rsidR="00BE6059" w:rsidRDefault="00BE6059">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97C123E" w14:textId="77777777" w:rsidR="005530AF" w:rsidRDefault="005530AF" w:rsidP="001C5AA6">
    <w:pPr>
      <w:pStyle w:val="Header"/>
      <w:tabs>
        <w:tab w:val="left" w:pos="225"/>
      </w:tabs>
    </w:pPr>
    <w:r>
      <w:tab/>
    </w:r>
    <w:r>
      <w:tab/>
    </w:r>
    <w:r>
      <w:tab/>
      <w:t>.</w:t>
    </w:r>
    <w:r>
      <w:tab/>
      <w:t xml:space="preserve"> </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8794DCE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Symbol"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Symbol"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FDA61D7"/>
    <w:multiLevelType w:val="hybridMultilevel"/>
    <w:tmpl w:val="410A71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47455FDD"/>
    <w:multiLevelType w:val="hybridMultilevel"/>
    <w:tmpl w:val="C248D2B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4D0213B8"/>
    <w:multiLevelType w:val="hybridMultilevel"/>
    <w:tmpl w:val="7CAEB8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5D5854B5"/>
    <w:multiLevelType w:val="hybridMultilevel"/>
    <w:tmpl w:val="9CA87CB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5DEB4E9D"/>
    <w:multiLevelType w:val="hybridMultilevel"/>
    <w:tmpl w:val="3B9415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5"/>
  </w:num>
  <w:num w:numId="4">
    <w:abstractNumId w:val="1"/>
  </w:num>
  <w:num w:numId="5">
    <w:abstractNumId w:val="3"/>
  </w:num>
  <w:num w:numId="6">
    <w:abstractNumId w:val="2"/>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Ezzati, Majid">
    <w15:presenceInfo w15:providerId="None" w15:userId="Ezzati, Majid"/>
  </w15:person>
  <w15:person w15:author="Parks, Robbie M">
    <w15:presenceInfo w15:providerId="None" w15:userId="Parks, Robbie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4"/>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1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Nature&lt;/Style&gt;&lt;LeftDelim&gt;{&lt;/LeftDelim&gt;&lt;RightDelim&gt;}&lt;/RightDelim&gt;&lt;FontName&gt;Arial&lt;/FontName&gt;&lt;FontSize&gt;11&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00vwdewz8tp9wcett925fszawtref9xta5sw&quot;&gt;EzzatiAllRefs&lt;record-ids&gt;&lt;item&gt;3757&lt;/item&gt;&lt;item&gt;4482&lt;/item&gt;&lt;item&gt;5192&lt;/item&gt;&lt;item&gt;5273&lt;/item&gt;&lt;item&gt;5275&lt;/item&gt;&lt;item&gt;5397&lt;/item&gt;&lt;item&gt;5433&lt;/item&gt;&lt;item&gt;5434&lt;/item&gt;&lt;item&gt;5435&lt;/item&gt;&lt;item&gt;5436&lt;/item&gt;&lt;item&gt;5437&lt;/item&gt;&lt;item&gt;5438&lt;/item&gt;&lt;item&gt;5441&lt;/item&gt;&lt;item&gt;5442&lt;/item&gt;&lt;/record-ids&gt;&lt;/item&gt;&lt;/Libraries&gt;"/>
  </w:docVars>
  <w:rsids>
    <w:rsidRoot w:val="00AA06B9"/>
    <w:rsid w:val="00000832"/>
    <w:rsid w:val="00000EFD"/>
    <w:rsid w:val="00005513"/>
    <w:rsid w:val="0000794B"/>
    <w:rsid w:val="00010AD3"/>
    <w:rsid w:val="00012ABC"/>
    <w:rsid w:val="00013234"/>
    <w:rsid w:val="00014357"/>
    <w:rsid w:val="00015362"/>
    <w:rsid w:val="0002089D"/>
    <w:rsid w:val="000231F9"/>
    <w:rsid w:val="00024201"/>
    <w:rsid w:val="00024212"/>
    <w:rsid w:val="00025715"/>
    <w:rsid w:val="00025F42"/>
    <w:rsid w:val="00027931"/>
    <w:rsid w:val="000320D1"/>
    <w:rsid w:val="00033D48"/>
    <w:rsid w:val="0003425D"/>
    <w:rsid w:val="0003518F"/>
    <w:rsid w:val="00043666"/>
    <w:rsid w:val="00045516"/>
    <w:rsid w:val="000467B2"/>
    <w:rsid w:val="00047EBE"/>
    <w:rsid w:val="00051557"/>
    <w:rsid w:val="00051A6F"/>
    <w:rsid w:val="000530C5"/>
    <w:rsid w:val="00056BA2"/>
    <w:rsid w:val="000604D6"/>
    <w:rsid w:val="00061971"/>
    <w:rsid w:val="00062159"/>
    <w:rsid w:val="00062E05"/>
    <w:rsid w:val="0006384C"/>
    <w:rsid w:val="00063BE5"/>
    <w:rsid w:val="00064704"/>
    <w:rsid w:val="00064B61"/>
    <w:rsid w:val="000668FF"/>
    <w:rsid w:val="0006744D"/>
    <w:rsid w:val="0007048D"/>
    <w:rsid w:val="00070D01"/>
    <w:rsid w:val="0007116F"/>
    <w:rsid w:val="0007122D"/>
    <w:rsid w:val="00071233"/>
    <w:rsid w:val="000715F0"/>
    <w:rsid w:val="00071CBE"/>
    <w:rsid w:val="00071F8E"/>
    <w:rsid w:val="00072C85"/>
    <w:rsid w:val="0007397B"/>
    <w:rsid w:val="00080F56"/>
    <w:rsid w:val="00084C94"/>
    <w:rsid w:val="00085041"/>
    <w:rsid w:val="00086E7F"/>
    <w:rsid w:val="00087C9A"/>
    <w:rsid w:val="00090E06"/>
    <w:rsid w:val="0009101C"/>
    <w:rsid w:val="000931A3"/>
    <w:rsid w:val="00093B7C"/>
    <w:rsid w:val="0009647D"/>
    <w:rsid w:val="000A14BA"/>
    <w:rsid w:val="000A1A24"/>
    <w:rsid w:val="000A5021"/>
    <w:rsid w:val="000A59D7"/>
    <w:rsid w:val="000A6CDA"/>
    <w:rsid w:val="000B342F"/>
    <w:rsid w:val="000B35E9"/>
    <w:rsid w:val="000B6543"/>
    <w:rsid w:val="000C1194"/>
    <w:rsid w:val="000C26E9"/>
    <w:rsid w:val="000C3933"/>
    <w:rsid w:val="000C4EEA"/>
    <w:rsid w:val="000C50E4"/>
    <w:rsid w:val="000C7EFF"/>
    <w:rsid w:val="000D2444"/>
    <w:rsid w:val="000D3885"/>
    <w:rsid w:val="000D39EC"/>
    <w:rsid w:val="000D5F86"/>
    <w:rsid w:val="000D760F"/>
    <w:rsid w:val="000D77E0"/>
    <w:rsid w:val="000D7BA4"/>
    <w:rsid w:val="000E369D"/>
    <w:rsid w:val="000E6589"/>
    <w:rsid w:val="000E6AE3"/>
    <w:rsid w:val="000E7E0D"/>
    <w:rsid w:val="000F1A2A"/>
    <w:rsid w:val="000F1F5B"/>
    <w:rsid w:val="000F543F"/>
    <w:rsid w:val="000F765D"/>
    <w:rsid w:val="000F76C6"/>
    <w:rsid w:val="000F7F78"/>
    <w:rsid w:val="00101066"/>
    <w:rsid w:val="00101824"/>
    <w:rsid w:val="0010238B"/>
    <w:rsid w:val="00103D74"/>
    <w:rsid w:val="0010489C"/>
    <w:rsid w:val="00105ED6"/>
    <w:rsid w:val="00105EEE"/>
    <w:rsid w:val="001110D2"/>
    <w:rsid w:val="001121AA"/>
    <w:rsid w:val="001127E0"/>
    <w:rsid w:val="001141E2"/>
    <w:rsid w:val="00116830"/>
    <w:rsid w:val="00121256"/>
    <w:rsid w:val="0012337E"/>
    <w:rsid w:val="00123D02"/>
    <w:rsid w:val="00123D80"/>
    <w:rsid w:val="00124C6C"/>
    <w:rsid w:val="0012778B"/>
    <w:rsid w:val="00131734"/>
    <w:rsid w:val="00132BD8"/>
    <w:rsid w:val="00135C6B"/>
    <w:rsid w:val="001366B7"/>
    <w:rsid w:val="00136E2C"/>
    <w:rsid w:val="00137F01"/>
    <w:rsid w:val="00141DE1"/>
    <w:rsid w:val="00143F4F"/>
    <w:rsid w:val="00144997"/>
    <w:rsid w:val="00146BF8"/>
    <w:rsid w:val="00146F25"/>
    <w:rsid w:val="00151D82"/>
    <w:rsid w:val="00152637"/>
    <w:rsid w:val="00153D7F"/>
    <w:rsid w:val="001541FF"/>
    <w:rsid w:val="00154E48"/>
    <w:rsid w:val="00156D93"/>
    <w:rsid w:val="00157401"/>
    <w:rsid w:val="00161053"/>
    <w:rsid w:val="001613E9"/>
    <w:rsid w:val="00161467"/>
    <w:rsid w:val="00161723"/>
    <w:rsid w:val="0016472B"/>
    <w:rsid w:val="001651ED"/>
    <w:rsid w:val="00165E95"/>
    <w:rsid w:val="0017045D"/>
    <w:rsid w:val="00170608"/>
    <w:rsid w:val="0017338C"/>
    <w:rsid w:val="00177240"/>
    <w:rsid w:val="00177B3D"/>
    <w:rsid w:val="0018432D"/>
    <w:rsid w:val="0018492E"/>
    <w:rsid w:val="0018543F"/>
    <w:rsid w:val="00185AFA"/>
    <w:rsid w:val="00187151"/>
    <w:rsid w:val="00190469"/>
    <w:rsid w:val="001906C8"/>
    <w:rsid w:val="0019167F"/>
    <w:rsid w:val="00191D65"/>
    <w:rsid w:val="001926CC"/>
    <w:rsid w:val="00194DC7"/>
    <w:rsid w:val="00197A02"/>
    <w:rsid w:val="00197C3C"/>
    <w:rsid w:val="001A0299"/>
    <w:rsid w:val="001A211D"/>
    <w:rsid w:val="001A42ED"/>
    <w:rsid w:val="001A5348"/>
    <w:rsid w:val="001A5878"/>
    <w:rsid w:val="001A648F"/>
    <w:rsid w:val="001A65E3"/>
    <w:rsid w:val="001A6F50"/>
    <w:rsid w:val="001A7864"/>
    <w:rsid w:val="001A7A1C"/>
    <w:rsid w:val="001A7A67"/>
    <w:rsid w:val="001A7BA2"/>
    <w:rsid w:val="001B004A"/>
    <w:rsid w:val="001B0436"/>
    <w:rsid w:val="001B0CDA"/>
    <w:rsid w:val="001B4960"/>
    <w:rsid w:val="001B6921"/>
    <w:rsid w:val="001B78F4"/>
    <w:rsid w:val="001C06BB"/>
    <w:rsid w:val="001C2896"/>
    <w:rsid w:val="001C49A5"/>
    <w:rsid w:val="001C5AA6"/>
    <w:rsid w:val="001C6956"/>
    <w:rsid w:val="001D28CE"/>
    <w:rsid w:val="001D29C2"/>
    <w:rsid w:val="001D548D"/>
    <w:rsid w:val="001D6558"/>
    <w:rsid w:val="001D75A4"/>
    <w:rsid w:val="001D7FCE"/>
    <w:rsid w:val="001E05B9"/>
    <w:rsid w:val="001E27A0"/>
    <w:rsid w:val="001E4B36"/>
    <w:rsid w:val="001E51F6"/>
    <w:rsid w:val="001E614A"/>
    <w:rsid w:val="001E6A81"/>
    <w:rsid w:val="001E6B2A"/>
    <w:rsid w:val="001E7319"/>
    <w:rsid w:val="001E7347"/>
    <w:rsid w:val="001E7D44"/>
    <w:rsid w:val="001F11A9"/>
    <w:rsid w:val="001F1D6F"/>
    <w:rsid w:val="001F22CD"/>
    <w:rsid w:val="001F351C"/>
    <w:rsid w:val="001F3A6B"/>
    <w:rsid w:val="001F3F6B"/>
    <w:rsid w:val="001F5F6B"/>
    <w:rsid w:val="001F6953"/>
    <w:rsid w:val="001F798F"/>
    <w:rsid w:val="0020003C"/>
    <w:rsid w:val="002041A9"/>
    <w:rsid w:val="00205AF4"/>
    <w:rsid w:val="00211726"/>
    <w:rsid w:val="0021362D"/>
    <w:rsid w:val="00216A2B"/>
    <w:rsid w:val="00216EA9"/>
    <w:rsid w:val="00221765"/>
    <w:rsid w:val="00224D88"/>
    <w:rsid w:val="00225440"/>
    <w:rsid w:val="0022691A"/>
    <w:rsid w:val="0022765C"/>
    <w:rsid w:val="002308F7"/>
    <w:rsid w:val="00230AA2"/>
    <w:rsid w:val="00231301"/>
    <w:rsid w:val="002314E2"/>
    <w:rsid w:val="002316BD"/>
    <w:rsid w:val="0023196D"/>
    <w:rsid w:val="002324EC"/>
    <w:rsid w:val="002327DA"/>
    <w:rsid w:val="00233490"/>
    <w:rsid w:val="00235BA9"/>
    <w:rsid w:val="00236766"/>
    <w:rsid w:val="002369AE"/>
    <w:rsid w:val="002400B5"/>
    <w:rsid w:val="00240FF4"/>
    <w:rsid w:val="00242648"/>
    <w:rsid w:val="002428D0"/>
    <w:rsid w:val="00242946"/>
    <w:rsid w:val="00243841"/>
    <w:rsid w:val="00247BE3"/>
    <w:rsid w:val="002500A7"/>
    <w:rsid w:val="00256610"/>
    <w:rsid w:val="002576F8"/>
    <w:rsid w:val="00257C71"/>
    <w:rsid w:val="0026293E"/>
    <w:rsid w:val="00262B01"/>
    <w:rsid w:val="00264445"/>
    <w:rsid w:val="00264D41"/>
    <w:rsid w:val="00266484"/>
    <w:rsid w:val="0026756F"/>
    <w:rsid w:val="002713A8"/>
    <w:rsid w:val="002722C5"/>
    <w:rsid w:val="00272833"/>
    <w:rsid w:val="00274528"/>
    <w:rsid w:val="00274B7A"/>
    <w:rsid w:val="00275B0A"/>
    <w:rsid w:val="00276EC5"/>
    <w:rsid w:val="0028008B"/>
    <w:rsid w:val="0028077B"/>
    <w:rsid w:val="00281C42"/>
    <w:rsid w:val="002869A7"/>
    <w:rsid w:val="00286E37"/>
    <w:rsid w:val="00287195"/>
    <w:rsid w:val="00290094"/>
    <w:rsid w:val="00291A37"/>
    <w:rsid w:val="00294487"/>
    <w:rsid w:val="0029551D"/>
    <w:rsid w:val="00296399"/>
    <w:rsid w:val="00296E5E"/>
    <w:rsid w:val="002A0659"/>
    <w:rsid w:val="002A06AE"/>
    <w:rsid w:val="002A2130"/>
    <w:rsid w:val="002A364D"/>
    <w:rsid w:val="002A3DB9"/>
    <w:rsid w:val="002A5283"/>
    <w:rsid w:val="002A6960"/>
    <w:rsid w:val="002A6D4D"/>
    <w:rsid w:val="002A6F0C"/>
    <w:rsid w:val="002A73D0"/>
    <w:rsid w:val="002A7AD9"/>
    <w:rsid w:val="002B100B"/>
    <w:rsid w:val="002B1810"/>
    <w:rsid w:val="002B1C84"/>
    <w:rsid w:val="002B23C8"/>
    <w:rsid w:val="002B3975"/>
    <w:rsid w:val="002B3A84"/>
    <w:rsid w:val="002B5EB4"/>
    <w:rsid w:val="002B6352"/>
    <w:rsid w:val="002B7FAA"/>
    <w:rsid w:val="002C2072"/>
    <w:rsid w:val="002C2397"/>
    <w:rsid w:val="002C2B8E"/>
    <w:rsid w:val="002C47D7"/>
    <w:rsid w:val="002C4F7A"/>
    <w:rsid w:val="002C60A2"/>
    <w:rsid w:val="002C7257"/>
    <w:rsid w:val="002D252E"/>
    <w:rsid w:val="002D387D"/>
    <w:rsid w:val="002D4A87"/>
    <w:rsid w:val="002D5257"/>
    <w:rsid w:val="002D5C2F"/>
    <w:rsid w:val="002D6223"/>
    <w:rsid w:val="002E045B"/>
    <w:rsid w:val="002E2D66"/>
    <w:rsid w:val="002E4A44"/>
    <w:rsid w:val="002E550B"/>
    <w:rsid w:val="002F1CF2"/>
    <w:rsid w:val="002F3844"/>
    <w:rsid w:val="002F5EEC"/>
    <w:rsid w:val="002F6168"/>
    <w:rsid w:val="002F6E1A"/>
    <w:rsid w:val="002F7468"/>
    <w:rsid w:val="002F756C"/>
    <w:rsid w:val="00300D35"/>
    <w:rsid w:val="00301062"/>
    <w:rsid w:val="00306CE1"/>
    <w:rsid w:val="0031079D"/>
    <w:rsid w:val="0031127E"/>
    <w:rsid w:val="00311C50"/>
    <w:rsid w:val="003120A6"/>
    <w:rsid w:val="0031246D"/>
    <w:rsid w:val="003163E9"/>
    <w:rsid w:val="0032257A"/>
    <w:rsid w:val="00322E48"/>
    <w:rsid w:val="0032315C"/>
    <w:rsid w:val="00324B68"/>
    <w:rsid w:val="003258F7"/>
    <w:rsid w:val="0032626C"/>
    <w:rsid w:val="0033008C"/>
    <w:rsid w:val="00331146"/>
    <w:rsid w:val="00331B7C"/>
    <w:rsid w:val="003322D2"/>
    <w:rsid w:val="00332BFE"/>
    <w:rsid w:val="00332D5F"/>
    <w:rsid w:val="0033342E"/>
    <w:rsid w:val="003358D6"/>
    <w:rsid w:val="00335E90"/>
    <w:rsid w:val="00337CD7"/>
    <w:rsid w:val="0034130C"/>
    <w:rsid w:val="00341442"/>
    <w:rsid w:val="00342900"/>
    <w:rsid w:val="00344E27"/>
    <w:rsid w:val="00346281"/>
    <w:rsid w:val="003473A7"/>
    <w:rsid w:val="00347D29"/>
    <w:rsid w:val="00347E73"/>
    <w:rsid w:val="00351D62"/>
    <w:rsid w:val="003556D6"/>
    <w:rsid w:val="003565C2"/>
    <w:rsid w:val="00357531"/>
    <w:rsid w:val="00357CF1"/>
    <w:rsid w:val="00360180"/>
    <w:rsid w:val="003612B9"/>
    <w:rsid w:val="0036181E"/>
    <w:rsid w:val="00363145"/>
    <w:rsid w:val="00364655"/>
    <w:rsid w:val="0036666A"/>
    <w:rsid w:val="00370365"/>
    <w:rsid w:val="00370A97"/>
    <w:rsid w:val="00372752"/>
    <w:rsid w:val="0037324C"/>
    <w:rsid w:val="00373E75"/>
    <w:rsid w:val="00374BA1"/>
    <w:rsid w:val="00376402"/>
    <w:rsid w:val="003772B6"/>
    <w:rsid w:val="003805A0"/>
    <w:rsid w:val="0038133B"/>
    <w:rsid w:val="003814CD"/>
    <w:rsid w:val="0038442E"/>
    <w:rsid w:val="00384C08"/>
    <w:rsid w:val="003850FC"/>
    <w:rsid w:val="0039019D"/>
    <w:rsid w:val="003905F9"/>
    <w:rsid w:val="00394EBD"/>
    <w:rsid w:val="0039519A"/>
    <w:rsid w:val="00395A88"/>
    <w:rsid w:val="00397F2D"/>
    <w:rsid w:val="003A0F3C"/>
    <w:rsid w:val="003A105F"/>
    <w:rsid w:val="003A1176"/>
    <w:rsid w:val="003A2827"/>
    <w:rsid w:val="003A2ACD"/>
    <w:rsid w:val="003A3502"/>
    <w:rsid w:val="003A733B"/>
    <w:rsid w:val="003B16CC"/>
    <w:rsid w:val="003B2D95"/>
    <w:rsid w:val="003B5C5E"/>
    <w:rsid w:val="003B5D5F"/>
    <w:rsid w:val="003B6EF6"/>
    <w:rsid w:val="003B781C"/>
    <w:rsid w:val="003C1041"/>
    <w:rsid w:val="003C14B7"/>
    <w:rsid w:val="003C1EC9"/>
    <w:rsid w:val="003C30EE"/>
    <w:rsid w:val="003C543C"/>
    <w:rsid w:val="003C6B84"/>
    <w:rsid w:val="003D07F4"/>
    <w:rsid w:val="003D1021"/>
    <w:rsid w:val="003D37D0"/>
    <w:rsid w:val="003D415C"/>
    <w:rsid w:val="003D46E2"/>
    <w:rsid w:val="003D4EF9"/>
    <w:rsid w:val="003D5443"/>
    <w:rsid w:val="003D78AF"/>
    <w:rsid w:val="003E1169"/>
    <w:rsid w:val="003E1E4E"/>
    <w:rsid w:val="003E28DD"/>
    <w:rsid w:val="003E33DA"/>
    <w:rsid w:val="003E3683"/>
    <w:rsid w:val="003E3BFC"/>
    <w:rsid w:val="003E5EFF"/>
    <w:rsid w:val="003E5FCB"/>
    <w:rsid w:val="003E64B5"/>
    <w:rsid w:val="003F1E6A"/>
    <w:rsid w:val="003F22F4"/>
    <w:rsid w:val="003F24F6"/>
    <w:rsid w:val="003F57EE"/>
    <w:rsid w:val="003F5EFA"/>
    <w:rsid w:val="004002D2"/>
    <w:rsid w:val="004002FE"/>
    <w:rsid w:val="00403746"/>
    <w:rsid w:val="00404D49"/>
    <w:rsid w:val="00404FFF"/>
    <w:rsid w:val="004050A1"/>
    <w:rsid w:val="00405877"/>
    <w:rsid w:val="00405884"/>
    <w:rsid w:val="004059DE"/>
    <w:rsid w:val="00405C43"/>
    <w:rsid w:val="00406ED8"/>
    <w:rsid w:val="00410BFC"/>
    <w:rsid w:val="00410FB9"/>
    <w:rsid w:val="00412ED1"/>
    <w:rsid w:val="00414AF7"/>
    <w:rsid w:val="004153A9"/>
    <w:rsid w:val="00416B08"/>
    <w:rsid w:val="004209FB"/>
    <w:rsid w:val="004216BA"/>
    <w:rsid w:val="00421D39"/>
    <w:rsid w:val="00422233"/>
    <w:rsid w:val="004225AF"/>
    <w:rsid w:val="00422880"/>
    <w:rsid w:val="00424BE7"/>
    <w:rsid w:val="00424EB3"/>
    <w:rsid w:val="0042622B"/>
    <w:rsid w:val="0042638A"/>
    <w:rsid w:val="004269B6"/>
    <w:rsid w:val="00430041"/>
    <w:rsid w:val="00430B39"/>
    <w:rsid w:val="004320BC"/>
    <w:rsid w:val="004338B0"/>
    <w:rsid w:val="00435208"/>
    <w:rsid w:val="00436FB6"/>
    <w:rsid w:val="00437EF9"/>
    <w:rsid w:val="00437F0E"/>
    <w:rsid w:val="00441094"/>
    <w:rsid w:val="00441095"/>
    <w:rsid w:val="00441617"/>
    <w:rsid w:val="0044240A"/>
    <w:rsid w:val="00443C10"/>
    <w:rsid w:val="00445651"/>
    <w:rsid w:val="00445A10"/>
    <w:rsid w:val="00446E65"/>
    <w:rsid w:val="00452C6D"/>
    <w:rsid w:val="0045512F"/>
    <w:rsid w:val="00455CA2"/>
    <w:rsid w:val="004574A5"/>
    <w:rsid w:val="0045751A"/>
    <w:rsid w:val="00460218"/>
    <w:rsid w:val="004610BF"/>
    <w:rsid w:val="004658D3"/>
    <w:rsid w:val="00465C83"/>
    <w:rsid w:val="004663A8"/>
    <w:rsid w:val="004671ED"/>
    <w:rsid w:val="004672D8"/>
    <w:rsid w:val="004706DE"/>
    <w:rsid w:val="0047098E"/>
    <w:rsid w:val="00471BD5"/>
    <w:rsid w:val="00471EC8"/>
    <w:rsid w:val="0047362D"/>
    <w:rsid w:val="004809DF"/>
    <w:rsid w:val="00481669"/>
    <w:rsid w:val="00483DAB"/>
    <w:rsid w:val="00483F09"/>
    <w:rsid w:val="00485A22"/>
    <w:rsid w:val="00491411"/>
    <w:rsid w:val="00491C4D"/>
    <w:rsid w:val="0049394D"/>
    <w:rsid w:val="00494719"/>
    <w:rsid w:val="00494B6F"/>
    <w:rsid w:val="00494E91"/>
    <w:rsid w:val="004954A5"/>
    <w:rsid w:val="004A019F"/>
    <w:rsid w:val="004A03FF"/>
    <w:rsid w:val="004A1B85"/>
    <w:rsid w:val="004A3A25"/>
    <w:rsid w:val="004A3D1D"/>
    <w:rsid w:val="004A41BC"/>
    <w:rsid w:val="004B172B"/>
    <w:rsid w:val="004B2EFE"/>
    <w:rsid w:val="004B3018"/>
    <w:rsid w:val="004B34DB"/>
    <w:rsid w:val="004B35A6"/>
    <w:rsid w:val="004B5499"/>
    <w:rsid w:val="004B61F1"/>
    <w:rsid w:val="004B625D"/>
    <w:rsid w:val="004C05D7"/>
    <w:rsid w:val="004C0819"/>
    <w:rsid w:val="004C147D"/>
    <w:rsid w:val="004C20FB"/>
    <w:rsid w:val="004C4B7A"/>
    <w:rsid w:val="004C7BB9"/>
    <w:rsid w:val="004D26D5"/>
    <w:rsid w:val="004D3C0A"/>
    <w:rsid w:val="004D4DF2"/>
    <w:rsid w:val="004E0219"/>
    <w:rsid w:val="004E06CF"/>
    <w:rsid w:val="004E1B43"/>
    <w:rsid w:val="004E25DB"/>
    <w:rsid w:val="004E288C"/>
    <w:rsid w:val="004E579A"/>
    <w:rsid w:val="004E6B04"/>
    <w:rsid w:val="004E7EC2"/>
    <w:rsid w:val="004F41BB"/>
    <w:rsid w:val="004F5471"/>
    <w:rsid w:val="0050038B"/>
    <w:rsid w:val="00501010"/>
    <w:rsid w:val="005014D1"/>
    <w:rsid w:val="005033D5"/>
    <w:rsid w:val="0050414B"/>
    <w:rsid w:val="00510DF8"/>
    <w:rsid w:val="00511B1C"/>
    <w:rsid w:val="005123A3"/>
    <w:rsid w:val="005145C7"/>
    <w:rsid w:val="00517058"/>
    <w:rsid w:val="00522DCB"/>
    <w:rsid w:val="00524D16"/>
    <w:rsid w:val="00524E0C"/>
    <w:rsid w:val="005258A3"/>
    <w:rsid w:val="005261B0"/>
    <w:rsid w:val="005276D4"/>
    <w:rsid w:val="005308CE"/>
    <w:rsid w:val="00535C06"/>
    <w:rsid w:val="00537EDA"/>
    <w:rsid w:val="00540EB8"/>
    <w:rsid w:val="005411E1"/>
    <w:rsid w:val="00541284"/>
    <w:rsid w:val="00542E43"/>
    <w:rsid w:val="0054344E"/>
    <w:rsid w:val="00547E38"/>
    <w:rsid w:val="00550B91"/>
    <w:rsid w:val="00550D3B"/>
    <w:rsid w:val="00551E57"/>
    <w:rsid w:val="00552A89"/>
    <w:rsid w:val="00552C14"/>
    <w:rsid w:val="005530AF"/>
    <w:rsid w:val="005533C6"/>
    <w:rsid w:val="00554051"/>
    <w:rsid w:val="00554894"/>
    <w:rsid w:val="00554D06"/>
    <w:rsid w:val="0055514B"/>
    <w:rsid w:val="005570DF"/>
    <w:rsid w:val="0056117D"/>
    <w:rsid w:val="00562F67"/>
    <w:rsid w:val="00563080"/>
    <w:rsid w:val="005652FE"/>
    <w:rsid w:val="005665B5"/>
    <w:rsid w:val="00566B35"/>
    <w:rsid w:val="005718BA"/>
    <w:rsid w:val="005720D0"/>
    <w:rsid w:val="00573C05"/>
    <w:rsid w:val="005742E0"/>
    <w:rsid w:val="00575B0D"/>
    <w:rsid w:val="00576661"/>
    <w:rsid w:val="00584685"/>
    <w:rsid w:val="00584C24"/>
    <w:rsid w:val="005853E4"/>
    <w:rsid w:val="00585B78"/>
    <w:rsid w:val="00591462"/>
    <w:rsid w:val="00592031"/>
    <w:rsid w:val="00592C9E"/>
    <w:rsid w:val="005937D4"/>
    <w:rsid w:val="00593CF7"/>
    <w:rsid w:val="00593D2F"/>
    <w:rsid w:val="005954FD"/>
    <w:rsid w:val="005A0FE6"/>
    <w:rsid w:val="005A22A4"/>
    <w:rsid w:val="005A2393"/>
    <w:rsid w:val="005A3E46"/>
    <w:rsid w:val="005A3F93"/>
    <w:rsid w:val="005A44F5"/>
    <w:rsid w:val="005A530C"/>
    <w:rsid w:val="005A5EFC"/>
    <w:rsid w:val="005A7B35"/>
    <w:rsid w:val="005B0E4E"/>
    <w:rsid w:val="005B58D1"/>
    <w:rsid w:val="005B5C88"/>
    <w:rsid w:val="005C01DE"/>
    <w:rsid w:val="005C1017"/>
    <w:rsid w:val="005C13E1"/>
    <w:rsid w:val="005C152F"/>
    <w:rsid w:val="005C24B8"/>
    <w:rsid w:val="005C2C56"/>
    <w:rsid w:val="005C6655"/>
    <w:rsid w:val="005C67E1"/>
    <w:rsid w:val="005C7685"/>
    <w:rsid w:val="005D144A"/>
    <w:rsid w:val="005D2376"/>
    <w:rsid w:val="005D242F"/>
    <w:rsid w:val="005D37C3"/>
    <w:rsid w:val="005D48DC"/>
    <w:rsid w:val="005D524A"/>
    <w:rsid w:val="005E019B"/>
    <w:rsid w:val="005E2376"/>
    <w:rsid w:val="005E3524"/>
    <w:rsid w:val="005E4BE2"/>
    <w:rsid w:val="005F05FD"/>
    <w:rsid w:val="005F18B1"/>
    <w:rsid w:val="005F5659"/>
    <w:rsid w:val="005F5F6B"/>
    <w:rsid w:val="005F667E"/>
    <w:rsid w:val="005F7C6C"/>
    <w:rsid w:val="005F7F79"/>
    <w:rsid w:val="006017FE"/>
    <w:rsid w:val="006030BD"/>
    <w:rsid w:val="006046EA"/>
    <w:rsid w:val="0060517C"/>
    <w:rsid w:val="00605B8A"/>
    <w:rsid w:val="0061218B"/>
    <w:rsid w:val="006132B2"/>
    <w:rsid w:val="006140CD"/>
    <w:rsid w:val="006140EC"/>
    <w:rsid w:val="00616D43"/>
    <w:rsid w:val="00617083"/>
    <w:rsid w:val="00617DDF"/>
    <w:rsid w:val="00620DCB"/>
    <w:rsid w:val="00622B73"/>
    <w:rsid w:val="006231A3"/>
    <w:rsid w:val="00623F99"/>
    <w:rsid w:val="00624CEC"/>
    <w:rsid w:val="00624ECE"/>
    <w:rsid w:val="00626B8F"/>
    <w:rsid w:val="00626E91"/>
    <w:rsid w:val="00631088"/>
    <w:rsid w:val="00633BEA"/>
    <w:rsid w:val="0063610D"/>
    <w:rsid w:val="006377FD"/>
    <w:rsid w:val="00640A46"/>
    <w:rsid w:val="0064615F"/>
    <w:rsid w:val="006471D8"/>
    <w:rsid w:val="00647467"/>
    <w:rsid w:val="006477E1"/>
    <w:rsid w:val="00650D7C"/>
    <w:rsid w:val="00651095"/>
    <w:rsid w:val="006512C2"/>
    <w:rsid w:val="00653559"/>
    <w:rsid w:val="00653977"/>
    <w:rsid w:val="00655C43"/>
    <w:rsid w:val="006617C2"/>
    <w:rsid w:val="00661819"/>
    <w:rsid w:val="00661992"/>
    <w:rsid w:val="00661DDB"/>
    <w:rsid w:val="00662BC7"/>
    <w:rsid w:val="00663A5C"/>
    <w:rsid w:val="006665F4"/>
    <w:rsid w:val="006679A0"/>
    <w:rsid w:val="00670657"/>
    <w:rsid w:val="00671197"/>
    <w:rsid w:val="00674742"/>
    <w:rsid w:val="00674991"/>
    <w:rsid w:val="00676A1C"/>
    <w:rsid w:val="00676A30"/>
    <w:rsid w:val="00676AE9"/>
    <w:rsid w:val="006777DB"/>
    <w:rsid w:val="00682048"/>
    <w:rsid w:val="006820F5"/>
    <w:rsid w:val="0068305E"/>
    <w:rsid w:val="006851F7"/>
    <w:rsid w:val="00686531"/>
    <w:rsid w:val="00686EE7"/>
    <w:rsid w:val="006933C7"/>
    <w:rsid w:val="00694297"/>
    <w:rsid w:val="006A1719"/>
    <w:rsid w:val="006A34F6"/>
    <w:rsid w:val="006A45C3"/>
    <w:rsid w:val="006A6BAD"/>
    <w:rsid w:val="006A6DDF"/>
    <w:rsid w:val="006B004C"/>
    <w:rsid w:val="006B04F0"/>
    <w:rsid w:val="006B0C81"/>
    <w:rsid w:val="006B3727"/>
    <w:rsid w:val="006B3CA1"/>
    <w:rsid w:val="006B6C4C"/>
    <w:rsid w:val="006B794F"/>
    <w:rsid w:val="006C0843"/>
    <w:rsid w:val="006C125E"/>
    <w:rsid w:val="006C28FF"/>
    <w:rsid w:val="006C6128"/>
    <w:rsid w:val="006C76D5"/>
    <w:rsid w:val="006C784F"/>
    <w:rsid w:val="006D0B4F"/>
    <w:rsid w:val="006D0D49"/>
    <w:rsid w:val="006D1920"/>
    <w:rsid w:val="006D333D"/>
    <w:rsid w:val="006D416F"/>
    <w:rsid w:val="006D4221"/>
    <w:rsid w:val="006D5AF5"/>
    <w:rsid w:val="006D5C02"/>
    <w:rsid w:val="006D5FE6"/>
    <w:rsid w:val="006D69AF"/>
    <w:rsid w:val="006D7706"/>
    <w:rsid w:val="006E1C6E"/>
    <w:rsid w:val="006E2531"/>
    <w:rsid w:val="006E370D"/>
    <w:rsid w:val="006E61E2"/>
    <w:rsid w:val="006E79C9"/>
    <w:rsid w:val="006F0163"/>
    <w:rsid w:val="006F0FAF"/>
    <w:rsid w:val="006F21EF"/>
    <w:rsid w:val="006F3885"/>
    <w:rsid w:val="006F4B03"/>
    <w:rsid w:val="006F6866"/>
    <w:rsid w:val="006F6A39"/>
    <w:rsid w:val="006F6BAC"/>
    <w:rsid w:val="00700DD7"/>
    <w:rsid w:val="00700FBE"/>
    <w:rsid w:val="00701E31"/>
    <w:rsid w:val="00703423"/>
    <w:rsid w:val="0070409E"/>
    <w:rsid w:val="00705C80"/>
    <w:rsid w:val="0070631E"/>
    <w:rsid w:val="00706B1E"/>
    <w:rsid w:val="0071145D"/>
    <w:rsid w:val="0071153E"/>
    <w:rsid w:val="007121F6"/>
    <w:rsid w:val="00712B06"/>
    <w:rsid w:val="00714791"/>
    <w:rsid w:val="00714FBF"/>
    <w:rsid w:val="00716693"/>
    <w:rsid w:val="00720951"/>
    <w:rsid w:val="007219C0"/>
    <w:rsid w:val="007224D4"/>
    <w:rsid w:val="007233FD"/>
    <w:rsid w:val="0072351D"/>
    <w:rsid w:val="007249F7"/>
    <w:rsid w:val="00724E91"/>
    <w:rsid w:val="0072562E"/>
    <w:rsid w:val="00725D44"/>
    <w:rsid w:val="00727652"/>
    <w:rsid w:val="00730411"/>
    <w:rsid w:val="00731829"/>
    <w:rsid w:val="00732FC5"/>
    <w:rsid w:val="00733C06"/>
    <w:rsid w:val="0073561D"/>
    <w:rsid w:val="00736500"/>
    <w:rsid w:val="00737B8F"/>
    <w:rsid w:val="00737C30"/>
    <w:rsid w:val="00737E22"/>
    <w:rsid w:val="007410A5"/>
    <w:rsid w:val="00741519"/>
    <w:rsid w:val="00741856"/>
    <w:rsid w:val="00741D7F"/>
    <w:rsid w:val="00741E01"/>
    <w:rsid w:val="00741F61"/>
    <w:rsid w:val="00742054"/>
    <w:rsid w:val="00744FAD"/>
    <w:rsid w:val="00747C75"/>
    <w:rsid w:val="00750D3B"/>
    <w:rsid w:val="0075156A"/>
    <w:rsid w:val="00757659"/>
    <w:rsid w:val="0076314E"/>
    <w:rsid w:val="0076316A"/>
    <w:rsid w:val="00763291"/>
    <w:rsid w:val="00764B07"/>
    <w:rsid w:val="007702FB"/>
    <w:rsid w:val="00772A7D"/>
    <w:rsid w:val="00772CEB"/>
    <w:rsid w:val="0077655F"/>
    <w:rsid w:val="00776B8B"/>
    <w:rsid w:val="00777B4F"/>
    <w:rsid w:val="007800F5"/>
    <w:rsid w:val="00780A7F"/>
    <w:rsid w:val="0078371F"/>
    <w:rsid w:val="00784C27"/>
    <w:rsid w:val="00785D34"/>
    <w:rsid w:val="00790A31"/>
    <w:rsid w:val="00791B91"/>
    <w:rsid w:val="007922DA"/>
    <w:rsid w:val="007932EA"/>
    <w:rsid w:val="00793E8C"/>
    <w:rsid w:val="00795690"/>
    <w:rsid w:val="007969F7"/>
    <w:rsid w:val="007A1DD3"/>
    <w:rsid w:val="007A4567"/>
    <w:rsid w:val="007A4C44"/>
    <w:rsid w:val="007A515B"/>
    <w:rsid w:val="007A7B6E"/>
    <w:rsid w:val="007B1280"/>
    <w:rsid w:val="007C1584"/>
    <w:rsid w:val="007C2035"/>
    <w:rsid w:val="007C27B3"/>
    <w:rsid w:val="007C2E99"/>
    <w:rsid w:val="007C5064"/>
    <w:rsid w:val="007C521F"/>
    <w:rsid w:val="007C5D9C"/>
    <w:rsid w:val="007C6007"/>
    <w:rsid w:val="007D0260"/>
    <w:rsid w:val="007D2B32"/>
    <w:rsid w:val="007D3E39"/>
    <w:rsid w:val="007D5B02"/>
    <w:rsid w:val="007D6D84"/>
    <w:rsid w:val="007E0D70"/>
    <w:rsid w:val="007E42F2"/>
    <w:rsid w:val="007E4B18"/>
    <w:rsid w:val="007E7069"/>
    <w:rsid w:val="007E7F99"/>
    <w:rsid w:val="007F39AF"/>
    <w:rsid w:val="007F4660"/>
    <w:rsid w:val="007F4F66"/>
    <w:rsid w:val="007F52E0"/>
    <w:rsid w:val="007F73B6"/>
    <w:rsid w:val="00806FFB"/>
    <w:rsid w:val="00807816"/>
    <w:rsid w:val="00807F78"/>
    <w:rsid w:val="0081178A"/>
    <w:rsid w:val="008143D8"/>
    <w:rsid w:val="0081477A"/>
    <w:rsid w:val="0082050C"/>
    <w:rsid w:val="008225CE"/>
    <w:rsid w:val="00824E4A"/>
    <w:rsid w:val="00825A03"/>
    <w:rsid w:val="00825BEF"/>
    <w:rsid w:val="0082629B"/>
    <w:rsid w:val="00826722"/>
    <w:rsid w:val="00826DF3"/>
    <w:rsid w:val="00827953"/>
    <w:rsid w:val="0083097E"/>
    <w:rsid w:val="00830EF3"/>
    <w:rsid w:val="00830F57"/>
    <w:rsid w:val="008317A9"/>
    <w:rsid w:val="00831D8C"/>
    <w:rsid w:val="0083205D"/>
    <w:rsid w:val="00832636"/>
    <w:rsid w:val="0083339E"/>
    <w:rsid w:val="0083349D"/>
    <w:rsid w:val="008338F8"/>
    <w:rsid w:val="00834566"/>
    <w:rsid w:val="0083540D"/>
    <w:rsid w:val="00835555"/>
    <w:rsid w:val="00835673"/>
    <w:rsid w:val="00835A8C"/>
    <w:rsid w:val="00835D8F"/>
    <w:rsid w:val="00836111"/>
    <w:rsid w:val="00836960"/>
    <w:rsid w:val="00840130"/>
    <w:rsid w:val="00840868"/>
    <w:rsid w:val="008439C3"/>
    <w:rsid w:val="00843CF0"/>
    <w:rsid w:val="00844205"/>
    <w:rsid w:val="00845C40"/>
    <w:rsid w:val="00851087"/>
    <w:rsid w:val="00851C57"/>
    <w:rsid w:val="00851E40"/>
    <w:rsid w:val="00854364"/>
    <w:rsid w:val="0085453E"/>
    <w:rsid w:val="00854F4D"/>
    <w:rsid w:val="008556D6"/>
    <w:rsid w:val="0085628E"/>
    <w:rsid w:val="008603DA"/>
    <w:rsid w:val="00860776"/>
    <w:rsid w:val="00860795"/>
    <w:rsid w:val="00860FAE"/>
    <w:rsid w:val="00861D53"/>
    <w:rsid w:val="00862501"/>
    <w:rsid w:val="0086284A"/>
    <w:rsid w:val="00864424"/>
    <w:rsid w:val="00864ADD"/>
    <w:rsid w:val="00864DA5"/>
    <w:rsid w:val="008655BF"/>
    <w:rsid w:val="008656E5"/>
    <w:rsid w:val="00867DB8"/>
    <w:rsid w:val="008700DB"/>
    <w:rsid w:val="00870755"/>
    <w:rsid w:val="00873B58"/>
    <w:rsid w:val="008740C1"/>
    <w:rsid w:val="008744D1"/>
    <w:rsid w:val="0087595F"/>
    <w:rsid w:val="00876C56"/>
    <w:rsid w:val="00876C96"/>
    <w:rsid w:val="0088001E"/>
    <w:rsid w:val="0088049F"/>
    <w:rsid w:val="008805F8"/>
    <w:rsid w:val="00882941"/>
    <w:rsid w:val="00882AA2"/>
    <w:rsid w:val="00882D17"/>
    <w:rsid w:val="0088360E"/>
    <w:rsid w:val="00883AB6"/>
    <w:rsid w:val="00890FE1"/>
    <w:rsid w:val="00894778"/>
    <w:rsid w:val="008970A3"/>
    <w:rsid w:val="008972AC"/>
    <w:rsid w:val="008977F7"/>
    <w:rsid w:val="008979C0"/>
    <w:rsid w:val="008A0338"/>
    <w:rsid w:val="008A0CD3"/>
    <w:rsid w:val="008A0E16"/>
    <w:rsid w:val="008A2053"/>
    <w:rsid w:val="008A2247"/>
    <w:rsid w:val="008A338C"/>
    <w:rsid w:val="008A343D"/>
    <w:rsid w:val="008A48CC"/>
    <w:rsid w:val="008A6695"/>
    <w:rsid w:val="008A67DF"/>
    <w:rsid w:val="008A7827"/>
    <w:rsid w:val="008B0F32"/>
    <w:rsid w:val="008B145C"/>
    <w:rsid w:val="008B2916"/>
    <w:rsid w:val="008B540E"/>
    <w:rsid w:val="008B5F28"/>
    <w:rsid w:val="008B6854"/>
    <w:rsid w:val="008B68E8"/>
    <w:rsid w:val="008B742B"/>
    <w:rsid w:val="008B7666"/>
    <w:rsid w:val="008C0B86"/>
    <w:rsid w:val="008C1754"/>
    <w:rsid w:val="008C1F2A"/>
    <w:rsid w:val="008C2E8B"/>
    <w:rsid w:val="008C6291"/>
    <w:rsid w:val="008C6506"/>
    <w:rsid w:val="008D0453"/>
    <w:rsid w:val="008D0D6E"/>
    <w:rsid w:val="008D141C"/>
    <w:rsid w:val="008D21F6"/>
    <w:rsid w:val="008D5DB7"/>
    <w:rsid w:val="008D61E6"/>
    <w:rsid w:val="008D6B34"/>
    <w:rsid w:val="008E0152"/>
    <w:rsid w:val="008E258C"/>
    <w:rsid w:val="008E3E50"/>
    <w:rsid w:val="008E46AA"/>
    <w:rsid w:val="008E4F5C"/>
    <w:rsid w:val="008E552F"/>
    <w:rsid w:val="008E6076"/>
    <w:rsid w:val="008F3701"/>
    <w:rsid w:val="008F44B6"/>
    <w:rsid w:val="009003A9"/>
    <w:rsid w:val="00901BD0"/>
    <w:rsid w:val="0090229C"/>
    <w:rsid w:val="009022FE"/>
    <w:rsid w:val="00903527"/>
    <w:rsid w:val="0090452F"/>
    <w:rsid w:val="00905A2D"/>
    <w:rsid w:val="00907B8A"/>
    <w:rsid w:val="00910ABF"/>
    <w:rsid w:val="00911830"/>
    <w:rsid w:val="0091206E"/>
    <w:rsid w:val="009137A2"/>
    <w:rsid w:val="00914353"/>
    <w:rsid w:val="00914D58"/>
    <w:rsid w:val="00915C88"/>
    <w:rsid w:val="00916D53"/>
    <w:rsid w:val="009171B3"/>
    <w:rsid w:val="00921858"/>
    <w:rsid w:val="00921DF0"/>
    <w:rsid w:val="00923687"/>
    <w:rsid w:val="00924A3F"/>
    <w:rsid w:val="00924BD0"/>
    <w:rsid w:val="00924E9B"/>
    <w:rsid w:val="0092597D"/>
    <w:rsid w:val="009265BE"/>
    <w:rsid w:val="009270D2"/>
    <w:rsid w:val="00931450"/>
    <w:rsid w:val="0093166D"/>
    <w:rsid w:val="00932A26"/>
    <w:rsid w:val="0093362C"/>
    <w:rsid w:val="009356EF"/>
    <w:rsid w:val="0093630F"/>
    <w:rsid w:val="0093699C"/>
    <w:rsid w:val="009405A5"/>
    <w:rsid w:val="0094165D"/>
    <w:rsid w:val="009417BB"/>
    <w:rsid w:val="0094242D"/>
    <w:rsid w:val="009426B3"/>
    <w:rsid w:val="00944017"/>
    <w:rsid w:val="00945A26"/>
    <w:rsid w:val="00951058"/>
    <w:rsid w:val="0095153D"/>
    <w:rsid w:val="00952E1D"/>
    <w:rsid w:val="0095398E"/>
    <w:rsid w:val="00954918"/>
    <w:rsid w:val="00955068"/>
    <w:rsid w:val="00955DA7"/>
    <w:rsid w:val="009575E3"/>
    <w:rsid w:val="0096037C"/>
    <w:rsid w:val="00960655"/>
    <w:rsid w:val="00961E72"/>
    <w:rsid w:val="009624C6"/>
    <w:rsid w:val="009626D5"/>
    <w:rsid w:val="00963159"/>
    <w:rsid w:val="00963A76"/>
    <w:rsid w:val="00964A78"/>
    <w:rsid w:val="00964D52"/>
    <w:rsid w:val="00966B78"/>
    <w:rsid w:val="009708A1"/>
    <w:rsid w:val="00970E12"/>
    <w:rsid w:val="00971956"/>
    <w:rsid w:val="00971CB7"/>
    <w:rsid w:val="00973356"/>
    <w:rsid w:val="00973786"/>
    <w:rsid w:val="00980E0B"/>
    <w:rsid w:val="009825F6"/>
    <w:rsid w:val="00982AC4"/>
    <w:rsid w:val="00982CC7"/>
    <w:rsid w:val="009840C7"/>
    <w:rsid w:val="0098492C"/>
    <w:rsid w:val="00984A43"/>
    <w:rsid w:val="00986837"/>
    <w:rsid w:val="0098764C"/>
    <w:rsid w:val="0099023E"/>
    <w:rsid w:val="0099055B"/>
    <w:rsid w:val="009918B9"/>
    <w:rsid w:val="00992D08"/>
    <w:rsid w:val="00992D22"/>
    <w:rsid w:val="00993197"/>
    <w:rsid w:val="009936F9"/>
    <w:rsid w:val="009958EB"/>
    <w:rsid w:val="009A16C8"/>
    <w:rsid w:val="009A3121"/>
    <w:rsid w:val="009A36D6"/>
    <w:rsid w:val="009A393E"/>
    <w:rsid w:val="009A711A"/>
    <w:rsid w:val="009B4D43"/>
    <w:rsid w:val="009B5582"/>
    <w:rsid w:val="009B7D7D"/>
    <w:rsid w:val="009C0C87"/>
    <w:rsid w:val="009C0FF5"/>
    <w:rsid w:val="009C3077"/>
    <w:rsid w:val="009C3661"/>
    <w:rsid w:val="009C3FFD"/>
    <w:rsid w:val="009C587C"/>
    <w:rsid w:val="009C5CD3"/>
    <w:rsid w:val="009C7E3D"/>
    <w:rsid w:val="009D16DF"/>
    <w:rsid w:val="009D19C3"/>
    <w:rsid w:val="009D29D8"/>
    <w:rsid w:val="009D304E"/>
    <w:rsid w:val="009D3518"/>
    <w:rsid w:val="009D362C"/>
    <w:rsid w:val="009D3F93"/>
    <w:rsid w:val="009D5DA6"/>
    <w:rsid w:val="009D5E76"/>
    <w:rsid w:val="009D71ED"/>
    <w:rsid w:val="009E25C7"/>
    <w:rsid w:val="009E4AC4"/>
    <w:rsid w:val="009E6C0E"/>
    <w:rsid w:val="009F2913"/>
    <w:rsid w:val="009F4904"/>
    <w:rsid w:val="009F6198"/>
    <w:rsid w:val="009F6773"/>
    <w:rsid w:val="009F7C3A"/>
    <w:rsid w:val="009F7CA1"/>
    <w:rsid w:val="00A0098C"/>
    <w:rsid w:val="00A01678"/>
    <w:rsid w:val="00A01C66"/>
    <w:rsid w:val="00A02109"/>
    <w:rsid w:val="00A0315D"/>
    <w:rsid w:val="00A049C8"/>
    <w:rsid w:val="00A062EA"/>
    <w:rsid w:val="00A13F6D"/>
    <w:rsid w:val="00A16B16"/>
    <w:rsid w:val="00A16B56"/>
    <w:rsid w:val="00A177FA"/>
    <w:rsid w:val="00A17BEB"/>
    <w:rsid w:val="00A17E95"/>
    <w:rsid w:val="00A214A2"/>
    <w:rsid w:val="00A22A6D"/>
    <w:rsid w:val="00A2596F"/>
    <w:rsid w:val="00A27B8B"/>
    <w:rsid w:val="00A34B84"/>
    <w:rsid w:val="00A35B3A"/>
    <w:rsid w:val="00A360FA"/>
    <w:rsid w:val="00A37ED8"/>
    <w:rsid w:val="00A41478"/>
    <w:rsid w:val="00A414B3"/>
    <w:rsid w:val="00A44369"/>
    <w:rsid w:val="00A52843"/>
    <w:rsid w:val="00A62C2D"/>
    <w:rsid w:val="00A63FFA"/>
    <w:rsid w:val="00A66F30"/>
    <w:rsid w:val="00A673EA"/>
    <w:rsid w:val="00A679FD"/>
    <w:rsid w:val="00A67F8D"/>
    <w:rsid w:val="00A700E0"/>
    <w:rsid w:val="00A7048E"/>
    <w:rsid w:val="00A72D00"/>
    <w:rsid w:val="00A72E5D"/>
    <w:rsid w:val="00A72F60"/>
    <w:rsid w:val="00A7368F"/>
    <w:rsid w:val="00A74C38"/>
    <w:rsid w:val="00A753B3"/>
    <w:rsid w:val="00A75DD9"/>
    <w:rsid w:val="00A77096"/>
    <w:rsid w:val="00A77ACE"/>
    <w:rsid w:val="00A8170C"/>
    <w:rsid w:val="00A81903"/>
    <w:rsid w:val="00A824AC"/>
    <w:rsid w:val="00A838F7"/>
    <w:rsid w:val="00A85CA0"/>
    <w:rsid w:val="00A86CAC"/>
    <w:rsid w:val="00A91694"/>
    <w:rsid w:val="00A928D1"/>
    <w:rsid w:val="00A92FA8"/>
    <w:rsid w:val="00A934FC"/>
    <w:rsid w:val="00A95FA2"/>
    <w:rsid w:val="00A96138"/>
    <w:rsid w:val="00A97208"/>
    <w:rsid w:val="00AA06B9"/>
    <w:rsid w:val="00AA28B9"/>
    <w:rsid w:val="00AA2D4E"/>
    <w:rsid w:val="00AA3873"/>
    <w:rsid w:val="00AA43A8"/>
    <w:rsid w:val="00AA506A"/>
    <w:rsid w:val="00AA611B"/>
    <w:rsid w:val="00AA6396"/>
    <w:rsid w:val="00AA7601"/>
    <w:rsid w:val="00AA7CA6"/>
    <w:rsid w:val="00AB3B0B"/>
    <w:rsid w:val="00AB3EDC"/>
    <w:rsid w:val="00AB420D"/>
    <w:rsid w:val="00AB5D01"/>
    <w:rsid w:val="00AB5EAE"/>
    <w:rsid w:val="00AB6575"/>
    <w:rsid w:val="00AB6AE4"/>
    <w:rsid w:val="00AB7CD1"/>
    <w:rsid w:val="00AC10A1"/>
    <w:rsid w:val="00AC2CE1"/>
    <w:rsid w:val="00AC36D3"/>
    <w:rsid w:val="00AC4545"/>
    <w:rsid w:val="00AC4859"/>
    <w:rsid w:val="00AC62EF"/>
    <w:rsid w:val="00AC6397"/>
    <w:rsid w:val="00AC7276"/>
    <w:rsid w:val="00AC79E7"/>
    <w:rsid w:val="00AC7C7F"/>
    <w:rsid w:val="00AD0725"/>
    <w:rsid w:val="00AD0842"/>
    <w:rsid w:val="00AD5D27"/>
    <w:rsid w:val="00AD778A"/>
    <w:rsid w:val="00AE1776"/>
    <w:rsid w:val="00AE1C37"/>
    <w:rsid w:val="00AE2FA5"/>
    <w:rsid w:val="00AE59AE"/>
    <w:rsid w:val="00AE70F2"/>
    <w:rsid w:val="00AF1FD3"/>
    <w:rsid w:val="00AF206B"/>
    <w:rsid w:val="00AF377F"/>
    <w:rsid w:val="00AF4218"/>
    <w:rsid w:val="00AF5AF5"/>
    <w:rsid w:val="00AF7E73"/>
    <w:rsid w:val="00B01621"/>
    <w:rsid w:val="00B02B73"/>
    <w:rsid w:val="00B03309"/>
    <w:rsid w:val="00B0592F"/>
    <w:rsid w:val="00B06462"/>
    <w:rsid w:val="00B06581"/>
    <w:rsid w:val="00B06CBF"/>
    <w:rsid w:val="00B07E0B"/>
    <w:rsid w:val="00B11CF3"/>
    <w:rsid w:val="00B12DC1"/>
    <w:rsid w:val="00B15646"/>
    <w:rsid w:val="00B162ED"/>
    <w:rsid w:val="00B16657"/>
    <w:rsid w:val="00B20439"/>
    <w:rsid w:val="00B20619"/>
    <w:rsid w:val="00B22E07"/>
    <w:rsid w:val="00B23A5B"/>
    <w:rsid w:val="00B24274"/>
    <w:rsid w:val="00B24B8C"/>
    <w:rsid w:val="00B26E98"/>
    <w:rsid w:val="00B31C9C"/>
    <w:rsid w:val="00B322DD"/>
    <w:rsid w:val="00B33329"/>
    <w:rsid w:val="00B33827"/>
    <w:rsid w:val="00B33ABF"/>
    <w:rsid w:val="00B36B6C"/>
    <w:rsid w:val="00B370B3"/>
    <w:rsid w:val="00B37FB7"/>
    <w:rsid w:val="00B40324"/>
    <w:rsid w:val="00B40DE9"/>
    <w:rsid w:val="00B43675"/>
    <w:rsid w:val="00B43EFC"/>
    <w:rsid w:val="00B46A0C"/>
    <w:rsid w:val="00B51908"/>
    <w:rsid w:val="00B51F96"/>
    <w:rsid w:val="00B52877"/>
    <w:rsid w:val="00B52BFB"/>
    <w:rsid w:val="00B52FC6"/>
    <w:rsid w:val="00B54285"/>
    <w:rsid w:val="00B5646D"/>
    <w:rsid w:val="00B57D7A"/>
    <w:rsid w:val="00B604D4"/>
    <w:rsid w:val="00B60729"/>
    <w:rsid w:val="00B6281A"/>
    <w:rsid w:val="00B65263"/>
    <w:rsid w:val="00B65E52"/>
    <w:rsid w:val="00B661AC"/>
    <w:rsid w:val="00B705C5"/>
    <w:rsid w:val="00B70D83"/>
    <w:rsid w:val="00B716E1"/>
    <w:rsid w:val="00B71F4E"/>
    <w:rsid w:val="00B721F8"/>
    <w:rsid w:val="00B735CE"/>
    <w:rsid w:val="00B73630"/>
    <w:rsid w:val="00B77049"/>
    <w:rsid w:val="00B80F3F"/>
    <w:rsid w:val="00B817B8"/>
    <w:rsid w:val="00B83306"/>
    <w:rsid w:val="00B86572"/>
    <w:rsid w:val="00B86B58"/>
    <w:rsid w:val="00B90E1A"/>
    <w:rsid w:val="00B923F4"/>
    <w:rsid w:val="00B92C34"/>
    <w:rsid w:val="00B938A7"/>
    <w:rsid w:val="00B9458B"/>
    <w:rsid w:val="00B94CCB"/>
    <w:rsid w:val="00B95ADE"/>
    <w:rsid w:val="00B97CF0"/>
    <w:rsid w:val="00BA2242"/>
    <w:rsid w:val="00BA3C2C"/>
    <w:rsid w:val="00BA3DCC"/>
    <w:rsid w:val="00BA41E1"/>
    <w:rsid w:val="00BA466B"/>
    <w:rsid w:val="00BA48D1"/>
    <w:rsid w:val="00BA56F3"/>
    <w:rsid w:val="00BA6851"/>
    <w:rsid w:val="00BA6F35"/>
    <w:rsid w:val="00BA77C4"/>
    <w:rsid w:val="00BA7F83"/>
    <w:rsid w:val="00BA7F9D"/>
    <w:rsid w:val="00BB019D"/>
    <w:rsid w:val="00BB0B9E"/>
    <w:rsid w:val="00BB2E69"/>
    <w:rsid w:val="00BB3BEC"/>
    <w:rsid w:val="00BC0B5A"/>
    <w:rsid w:val="00BC3E58"/>
    <w:rsid w:val="00BC4DD9"/>
    <w:rsid w:val="00BD0E87"/>
    <w:rsid w:val="00BD1BDA"/>
    <w:rsid w:val="00BD42AC"/>
    <w:rsid w:val="00BD52C7"/>
    <w:rsid w:val="00BD53B2"/>
    <w:rsid w:val="00BD6D85"/>
    <w:rsid w:val="00BD7752"/>
    <w:rsid w:val="00BD7CB1"/>
    <w:rsid w:val="00BE03B7"/>
    <w:rsid w:val="00BE08AE"/>
    <w:rsid w:val="00BE0B8B"/>
    <w:rsid w:val="00BE21FB"/>
    <w:rsid w:val="00BE42A7"/>
    <w:rsid w:val="00BE598C"/>
    <w:rsid w:val="00BE6059"/>
    <w:rsid w:val="00BE7841"/>
    <w:rsid w:val="00BE7C76"/>
    <w:rsid w:val="00BF2BC7"/>
    <w:rsid w:val="00BF5A90"/>
    <w:rsid w:val="00BF65B7"/>
    <w:rsid w:val="00C006FF"/>
    <w:rsid w:val="00C010E4"/>
    <w:rsid w:val="00C01C62"/>
    <w:rsid w:val="00C02C48"/>
    <w:rsid w:val="00C059EF"/>
    <w:rsid w:val="00C06E0D"/>
    <w:rsid w:val="00C073BA"/>
    <w:rsid w:val="00C10076"/>
    <w:rsid w:val="00C10DCB"/>
    <w:rsid w:val="00C113A8"/>
    <w:rsid w:val="00C1286A"/>
    <w:rsid w:val="00C13CB9"/>
    <w:rsid w:val="00C145DD"/>
    <w:rsid w:val="00C14A58"/>
    <w:rsid w:val="00C15D49"/>
    <w:rsid w:val="00C17B60"/>
    <w:rsid w:val="00C2069A"/>
    <w:rsid w:val="00C21DE0"/>
    <w:rsid w:val="00C22CD1"/>
    <w:rsid w:val="00C24D40"/>
    <w:rsid w:val="00C25BAF"/>
    <w:rsid w:val="00C25D58"/>
    <w:rsid w:val="00C321D6"/>
    <w:rsid w:val="00C33160"/>
    <w:rsid w:val="00C348CF"/>
    <w:rsid w:val="00C41FD0"/>
    <w:rsid w:val="00C42ED7"/>
    <w:rsid w:val="00C4388A"/>
    <w:rsid w:val="00C4736B"/>
    <w:rsid w:val="00C47D67"/>
    <w:rsid w:val="00C5191F"/>
    <w:rsid w:val="00C53031"/>
    <w:rsid w:val="00C555FA"/>
    <w:rsid w:val="00C55938"/>
    <w:rsid w:val="00C55BBF"/>
    <w:rsid w:val="00C5757F"/>
    <w:rsid w:val="00C57E63"/>
    <w:rsid w:val="00C60DAF"/>
    <w:rsid w:val="00C63A4E"/>
    <w:rsid w:val="00C653EF"/>
    <w:rsid w:val="00C65818"/>
    <w:rsid w:val="00C65A55"/>
    <w:rsid w:val="00C66F77"/>
    <w:rsid w:val="00C67329"/>
    <w:rsid w:val="00C70F9B"/>
    <w:rsid w:val="00C73143"/>
    <w:rsid w:val="00C7400B"/>
    <w:rsid w:val="00C771BA"/>
    <w:rsid w:val="00C808B2"/>
    <w:rsid w:val="00C83E94"/>
    <w:rsid w:val="00C84109"/>
    <w:rsid w:val="00C8451A"/>
    <w:rsid w:val="00C85CDE"/>
    <w:rsid w:val="00C86ED4"/>
    <w:rsid w:val="00C906ED"/>
    <w:rsid w:val="00C91B7B"/>
    <w:rsid w:val="00C92A86"/>
    <w:rsid w:val="00C92BED"/>
    <w:rsid w:val="00C9458F"/>
    <w:rsid w:val="00C97201"/>
    <w:rsid w:val="00CA135E"/>
    <w:rsid w:val="00CA3F22"/>
    <w:rsid w:val="00CA48B0"/>
    <w:rsid w:val="00CA5747"/>
    <w:rsid w:val="00CA6D6D"/>
    <w:rsid w:val="00CA70E5"/>
    <w:rsid w:val="00CA7683"/>
    <w:rsid w:val="00CB0D1E"/>
    <w:rsid w:val="00CB2D04"/>
    <w:rsid w:val="00CB354D"/>
    <w:rsid w:val="00CB4B5B"/>
    <w:rsid w:val="00CB5AFF"/>
    <w:rsid w:val="00CB652E"/>
    <w:rsid w:val="00CB7357"/>
    <w:rsid w:val="00CB7469"/>
    <w:rsid w:val="00CC4D26"/>
    <w:rsid w:val="00CC570A"/>
    <w:rsid w:val="00CC5D6C"/>
    <w:rsid w:val="00CC6C08"/>
    <w:rsid w:val="00CD1932"/>
    <w:rsid w:val="00CD68E2"/>
    <w:rsid w:val="00CD71BB"/>
    <w:rsid w:val="00CE12E5"/>
    <w:rsid w:val="00CE16B3"/>
    <w:rsid w:val="00CE3BE7"/>
    <w:rsid w:val="00CE4EB1"/>
    <w:rsid w:val="00CE555B"/>
    <w:rsid w:val="00CE7344"/>
    <w:rsid w:val="00CF1688"/>
    <w:rsid w:val="00CF3AD6"/>
    <w:rsid w:val="00CF3C31"/>
    <w:rsid w:val="00CF3F1B"/>
    <w:rsid w:val="00CF411C"/>
    <w:rsid w:val="00CF4157"/>
    <w:rsid w:val="00CF4AEC"/>
    <w:rsid w:val="00CF64A7"/>
    <w:rsid w:val="00D0009A"/>
    <w:rsid w:val="00D018A3"/>
    <w:rsid w:val="00D02BB5"/>
    <w:rsid w:val="00D0417B"/>
    <w:rsid w:val="00D04786"/>
    <w:rsid w:val="00D07619"/>
    <w:rsid w:val="00D10F1D"/>
    <w:rsid w:val="00D11F41"/>
    <w:rsid w:val="00D1238A"/>
    <w:rsid w:val="00D13E32"/>
    <w:rsid w:val="00D13F8B"/>
    <w:rsid w:val="00D1570E"/>
    <w:rsid w:val="00D16918"/>
    <w:rsid w:val="00D16F82"/>
    <w:rsid w:val="00D203BB"/>
    <w:rsid w:val="00D20B2B"/>
    <w:rsid w:val="00D2449C"/>
    <w:rsid w:val="00D255EB"/>
    <w:rsid w:val="00D32DC3"/>
    <w:rsid w:val="00D3308C"/>
    <w:rsid w:val="00D331E0"/>
    <w:rsid w:val="00D33F0F"/>
    <w:rsid w:val="00D362DD"/>
    <w:rsid w:val="00D400DE"/>
    <w:rsid w:val="00D417C0"/>
    <w:rsid w:val="00D45F98"/>
    <w:rsid w:val="00D4663A"/>
    <w:rsid w:val="00D476E2"/>
    <w:rsid w:val="00D50AFD"/>
    <w:rsid w:val="00D523EF"/>
    <w:rsid w:val="00D5372C"/>
    <w:rsid w:val="00D53BDC"/>
    <w:rsid w:val="00D54610"/>
    <w:rsid w:val="00D54B3B"/>
    <w:rsid w:val="00D54C10"/>
    <w:rsid w:val="00D61060"/>
    <w:rsid w:val="00D61B37"/>
    <w:rsid w:val="00D62D82"/>
    <w:rsid w:val="00D63B43"/>
    <w:rsid w:val="00D64943"/>
    <w:rsid w:val="00D663DC"/>
    <w:rsid w:val="00D7083F"/>
    <w:rsid w:val="00D7197A"/>
    <w:rsid w:val="00D719F8"/>
    <w:rsid w:val="00D72BA9"/>
    <w:rsid w:val="00D7399F"/>
    <w:rsid w:val="00D73DDD"/>
    <w:rsid w:val="00D7435E"/>
    <w:rsid w:val="00D76988"/>
    <w:rsid w:val="00D779EA"/>
    <w:rsid w:val="00D77C59"/>
    <w:rsid w:val="00D82B75"/>
    <w:rsid w:val="00D84F84"/>
    <w:rsid w:val="00D90D2C"/>
    <w:rsid w:val="00D97A30"/>
    <w:rsid w:val="00D97DDE"/>
    <w:rsid w:val="00DA085A"/>
    <w:rsid w:val="00DA24F8"/>
    <w:rsid w:val="00DA2ACF"/>
    <w:rsid w:val="00DA4AF1"/>
    <w:rsid w:val="00DA78CC"/>
    <w:rsid w:val="00DB1679"/>
    <w:rsid w:val="00DB6C4C"/>
    <w:rsid w:val="00DC0A2B"/>
    <w:rsid w:val="00DC197C"/>
    <w:rsid w:val="00DC282A"/>
    <w:rsid w:val="00DC49E3"/>
    <w:rsid w:val="00DC6BB8"/>
    <w:rsid w:val="00DD3FA7"/>
    <w:rsid w:val="00DD539E"/>
    <w:rsid w:val="00DD5825"/>
    <w:rsid w:val="00DD5947"/>
    <w:rsid w:val="00DD7DD9"/>
    <w:rsid w:val="00DE2300"/>
    <w:rsid w:val="00DE2ABF"/>
    <w:rsid w:val="00DE3F64"/>
    <w:rsid w:val="00DE63FA"/>
    <w:rsid w:val="00DF0FB7"/>
    <w:rsid w:val="00DF2102"/>
    <w:rsid w:val="00DF33B8"/>
    <w:rsid w:val="00DF3B42"/>
    <w:rsid w:val="00DF52A1"/>
    <w:rsid w:val="00DF69D0"/>
    <w:rsid w:val="00DF7C29"/>
    <w:rsid w:val="00E01DB4"/>
    <w:rsid w:val="00E01F96"/>
    <w:rsid w:val="00E0257A"/>
    <w:rsid w:val="00E0369D"/>
    <w:rsid w:val="00E067EE"/>
    <w:rsid w:val="00E078D3"/>
    <w:rsid w:val="00E10B89"/>
    <w:rsid w:val="00E11A80"/>
    <w:rsid w:val="00E11DE5"/>
    <w:rsid w:val="00E12879"/>
    <w:rsid w:val="00E130BC"/>
    <w:rsid w:val="00E15FDA"/>
    <w:rsid w:val="00E223AE"/>
    <w:rsid w:val="00E234F8"/>
    <w:rsid w:val="00E2404D"/>
    <w:rsid w:val="00E25338"/>
    <w:rsid w:val="00E27B44"/>
    <w:rsid w:val="00E346E2"/>
    <w:rsid w:val="00E34BAF"/>
    <w:rsid w:val="00E3520F"/>
    <w:rsid w:val="00E3759E"/>
    <w:rsid w:val="00E41264"/>
    <w:rsid w:val="00E42836"/>
    <w:rsid w:val="00E42AFB"/>
    <w:rsid w:val="00E44DD9"/>
    <w:rsid w:val="00E458BC"/>
    <w:rsid w:val="00E46374"/>
    <w:rsid w:val="00E46A43"/>
    <w:rsid w:val="00E50447"/>
    <w:rsid w:val="00E54404"/>
    <w:rsid w:val="00E56256"/>
    <w:rsid w:val="00E60137"/>
    <w:rsid w:val="00E60788"/>
    <w:rsid w:val="00E60A18"/>
    <w:rsid w:val="00E6123F"/>
    <w:rsid w:val="00E61AB2"/>
    <w:rsid w:val="00E62DDA"/>
    <w:rsid w:val="00E6330B"/>
    <w:rsid w:val="00E63FB3"/>
    <w:rsid w:val="00E6559D"/>
    <w:rsid w:val="00E65D29"/>
    <w:rsid w:val="00E65DBE"/>
    <w:rsid w:val="00E660C7"/>
    <w:rsid w:val="00E70676"/>
    <w:rsid w:val="00E71BAD"/>
    <w:rsid w:val="00E72323"/>
    <w:rsid w:val="00E7373D"/>
    <w:rsid w:val="00E744BB"/>
    <w:rsid w:val="00E75955"/>
    <w:rsid w:val="00E761A6"/>
    <w:rsid w:val="00E76D2A"/>
    <w:rsid w:val="00E76F44"/>
    <w:rsid w:val="00E770FD"/>
    <w:rsid w:val="00E77332"/>
    <w:rsid w:val="00E77FB7"/>
    <w:rsid w:val="00E82A3F"/>
    <w:rsid w:val="00E83925"/>
    <w:rsid w:val="00E8398A"/>
    <w:rsid w:val="00E83AF9"/>
    <w:rsid w:val="00E84701"/>
    <w:rsid w:val="00E847A8"/>
    <w:rsid w:val="00E856FC"/>
    <w:rsid w:val="00E86F43"/>
    <w:rsid w:val="00E87084"/>
    <w:rsid w:val="00E904EF"/>
    <w:rsid w:val="00E913E2"/>
    <w:rsid w:val="00E91926"/>
    <w:rsid w:val="00E92E04"/>
    <w:rsid w:val="00E94D8C"/>
    <w:rsid w:val="00EA01F0"/>
    <w:rsid w:val="00EA2C8B"/>
    <w:rsid w:val="00EA2E2C"/>
    <w:rsid w:val="00EA4A0E"/>
    <w:rsid w:val="00EA4F7F"/>
    <w:rsid w:val="00EA5030"/>
    <w:rsid w:val="00EA5096"/>
    <w:rsid w:val="00EA6660"/>
    <w:rsid w:val="00EA6B67"/>
    <w:rsid w:val="00EA79FB"/>
    <w:rsid w:val="00EB149E"/>
    <w:rsid w:val="00EB523A"/>
    <w:rsid w:val="00EB711A"/>
    <w:rsid w:val="00EC098B"/>
    <w:rsid w:val="00EC1B7D"/>
    <w:rsid w:val="00EC3CE3"/>
    <w:rsid w:val="00EC4B82"/>
    <w:rsid w:val="00EC669A"/>
    <w:rsid w:val="00EC6DAC"/>
    <w:rsid w:val="00ED115F"/>
    <w:rsid w:val="00ED22FA"/>
    <w:rsid w:val="00ED3DBA"/>
    <w:rsid w:val="00ED414F"/>
    <w:rsid w:val="00ED47DB"/>
    <w:rsid w:val="00ED5607"/>
    <w:rsid w:val="00ED6D65"/>
    <w:rsid w:val="00ED78E4"/>
    <w:rsid w:val="00EE0F68"/>
    <w:rsid w:val="00EE2AAD"/>
    <w:rsid w:val="00EE34D6"/>
    <w:rsid w:val="00EE4200"/>
    <w:rsid w:val="00EE612B"/>
    <w:rsid w:val="00EE6E63"/>
    <w:rsid w:val="00EE7860"/>
    <w:rsid w:val="00EF2468"/>
    <w:rsid w:val="00EF43E7"/>
    <w:rsid w:val="00EF6EA2"/>
    <w:rsid w:val="00EF6EED"/>
    <w:rsid w:val="00EF743D"/>
    <w:rsid w:val="00EF755D"/>
    <w:rsid w:val="00F01D35"/>
    <w:rsid w:val="00F028B9"/>
    <w:rsid w:val="00F04E71"/>
    <w:rsid w:val="00F07D2F"/>
    <w:rsid w:val="00F10391"/>
    <w:rsid w:val="00F106C6"/>
    <w:rsid w:val="00F13667"/>
    <w:rsid w:val="00F13C9E"/>
    <w:rsid w:val="00F13F32"/>
    <w:rsid w:val="00F16CD2"/>
    <w:rsid w:val="00F212C4"/>
    <w:rsid w:val="00F223BA"/>
    <w:rsid w:val="00F22816"/>
    <w:rsid w:val="00F22C83"/>
    <w:rsid w:val="00F22DC0"/>
    <w:rsid w:val="00F24104"/>
    <w:rsid w:val="00F24266"/>
    <w:rsid w:val="00F24BA5"/>
    <w:rsid w:val="00F25416"/>
    <w:rsid w:val="00F269CB"/>
    <w:rsid w:val="00F27874"/>
    <w:rsid w:val="00F27F01"/>
    <w:rsid w:val="00F34AF6"/>
    <w:rsid w:val="00F37861"/>
    <w:rsid w:val="00F400EC"/>
    <w:rsid w:val="00F416E6"/>
    <w:rsid w:val="00F418DE"/>
    <w:rsid w:val="00F41B98"/>
    <w:rsid w:val="00F42580"/>
    <w:rsid w:val="00F428E5"/>
    <w:rsid w:val="00F44488"/>
    <w:rsid w:val="00F44630"/>
    <w:rsid w:val="00F45BA3"/>
    <w:rsid w:val="00F51492"/>
    <w:rsid w:val="00F525D8"/>
    <w:rsid w:val="00F538C3"/>
    <w:rsid w:val="00F54853"/>
    <w:rsid w:val="00F54A2B"/>
    <w:rsid w:val="00F55461"/>
    <w:rsid w:val="00F6178D"/>
    <w:rsid w:val="00F62523"/>
    <w:rsid w:val="00F633DF"/>
    <w:rsid w:val="00F6400E"/>
    <w:rsid w:val="00F650D9"/>
    <w:rsid w:val="00F6520E"/>
    <w:rsid w:val="00F667EA"/>
    <w:rsid w:val="00F713BC"/>
    <w:rsid w:val="00F71AA0"/>
    <w:rsid w:val="00F72C25"/>
    <w:rsid w:val="00F73DC6"/>
    <w:rsid w:val="00F77808"/>
    <w:rsid w:val="00F80622"/>
    <w:rsid w:val="00F813B3"/>
    <w:rsid w:val="00F8174F"/>
    <w:rsid w:val="00F83F55"/>
    <w:rsid w:val="00F84214"/>
    <w:rsid w:val="00F846F8"/>
    <w:rsid w:val="00F8670A"/>
    <w:rsid w:val="00F873F1"/>
    <w:rsid w:val="00F87CD0"/>
    <w:rsid w:val="00F90001"/>
    <w:rsid w:val="00F91195"/>
    <w:rsid w:val="00F915CF"/>
    <w:rsid w:val="00F91BE7"/>
    <w:rsid w:val="00F9375C"/>
    <w:rsid w:val="00F948E5"/>
    <w:rsid w:val="00F95175"/>
    <w:rsid w:val="00F95237"/>
    <w:rsid w:val="00F963A2"/>
    <w:rsid w:val="00F96EFD"/>
    <w:rsid w:val="00FA0648"/>
    <w:rsid w:val="00FA0A97"/>
    <w:rsid w:val="00FA223C"/>
    <w:rsid w:val="00FA224D"/>
    <w:rsid w:val="00FA31F0"/>
    <w:rsid w:val="00FA3854"/>
    <w:rsid w:val="00FA43DD"/>
    <w:rsid w:val="00FA4477"/>
    <w:rsid w:val="00FA48CB"/>
    <w:rsid w:val="00FB0F46"/>
    <w:rsid w:val="00FB3D64"/>
    <w:rsid w:val="00FB4DF3"/>
    <w:rsid w:val="00FB66FF"/>
    <w:rsid w:val="00FB7196"/>
    <w:rsid w:val="00FC3D05"/>
    <w:rsid w:val="00FC4198"/>
    <w:rsid w:val="00FC4A54"/>
    <w:rsid w:val="00FC55F9"/>
    <w:rsid w:val="00FC6D4B"/>
    <w:rsid w:val="00FD4946"/>
    <w:rsid w:val="00FD594D"/>
    <w:rsid w:val="00FD5AC1"/>
    <w:rsid w:val="00FE13EF"/>
    <w:rsid w:val="00FE144B"/>
    <w:rsid w:val="00FE201F"/>
    <w:rsid w:val="00FE2747"/>
    <w:rsid w:val="00FE41EF"/>
    <w:rsid w:val="00FE48DC"/>
    <w:rsid w:val="00FE56E9"/>
    <w:rsid w:val="00FF0AD9"/>
    <w:rsid w:val="00FF6D42"/>
    <w:rsid w:val="00FF78F8"/>
  </w:rsids>
  <m:mathPr>
    <m:mathFont m:val="Cambria Math"/>
    <m:brkBin m:val="before"/>
    <m:brkBinSub m:val="--"/>
    <m:smallFrac m:val="0"/>
    <m:dispDef/>
    <m:lMargin m:val="0"/>
    <m:rMargin m:val="0"/>
    <m:defJc m:val="centerGroup"/>
    <m:wrapIndent m:val="1440"/>
    <m:intLim m:val="subSup"/>
    <m:naryLim m:val="undOvr"/>
  </m:mathPr>
  <w:themeFontLang w:val="en-GB" w:eastAsia="ja-JP" w:bidi="x-non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66F1D09C"/>
  <w15:docId w15:val="{20629BD2-A72A-4BC6-9E10-94BA9E6D9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82">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pPr>
      <w:jc w:val="both"/>
    </w:pPr>
    <w:rPr>
      <w:rFonts w:ascii="Arial" w:eastAsia="MS Mincho" w:hAnsi="Arial"/>
      <w:kern w:val="18"/>
      <w:sz w:val="22"/>
      <w:lang w:eastAsia="en-US"/>
    </w:rPr>
  </w:style>
  <w:style w:type="paragraph" w:styleId="Heading1">
    <w:name w:val="heading 1"/>
    <w:basedOn w:val="Normal"/>
    <w:next w:val="Normal"/>
    <w:qFormat/>
    <w:rsid w:val="001D4C0F"/>
    <w:pPr>
      <w:keepNext/>
      <w:tabs>
        <w:tab w:val="left" w:pos="540"/>
      </w:tabs>
      <w:jc w:val="left"/>
      <w:outlineLvl w:val="0"/>
    </w:pPr>
    <w:rPr>
      <w:rFonts w:ascii="Trebuchet MS" w:eastAsia="Times New Roman" w:hAnsi="Trebuchet MS"/>
      <w:b/>
      <w:bCs/>
      <w:kern w:val="0"/>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alutation">
    <w:name w:val="Salutation"/>
    <w:basedOn w:val="Normal"/>
    <w:next w:val="Normal"/>
    <w:pPr>
      <w:spacing w:before="240" w:after="240" w:line="240" w:lineRule="atLeast"/>
      <w:jc w:val="left"/>
    </w:pPr>
  </w:style>
  <w:style w:type="paragraph" w:styleId="BodyText">
    <w:name w:val="Body Text"/>
    <w:basedOn w:val="Normal"/>
    <w:pPr>
      <w:spacing w:after="240" w:line="240" w:lineRule="atLeast"/>
    </w:pPr>
  </w:style>
  <w:style w:type="paragraph" w:styleId="Closing">
    <w:name w:val="Closing"/>
    <w:basedOn w:val="Normal"/>
    <w:next w:val="Signature"/>
    <w:pPr>
      <w:keepNext/>
      <w:spacing w:after="120" w:line="240" w:lineRule="atLeast"/>
    </w:pPr>
  </w:style>
  <w:style w:type="paragraph" w:styleId="Signature">
    <w:name w:val="Signature"/>
    <w:basedOn w:val="Normal"/>
    <w:next w:val="Normal"/>
    <w:pPr>
      <w:keepNext/>
      <w:spacing w:before="880" w:line="240" w:lineRule="atLeast"/>
      <w:jc w:val="left"/>
    </w:pPr>
  </w:style>
  <w:style w:type="paragraph" w:styleId="Date">
    <w:name w:val="Date"/>
    <w:basedOn w:val="Normal"/>
    <w:next w:val="InsideAddressName"/>
    <w:pPr>
      <w:spacing w:after="220"/>
    </w:pPr>
  </w:style>
  <w:style w:type="paragraph" w:customStyle="1" w:styleId="InsideAddress">
    <w:name w:val="Inside Address"/>
    <w:basedOn w:val="Normal"/>
    <w:pPr>
      <w:spacing w:line="240" w:lineRule="atLeast"/>
    </w:pPr>
  </w:style>
  <w:style w:type="paragraph" w:customStyle="1" w:styleId="InsideAddressName">
    <w:name w:val="Inside Address Name"/>
    <w:basedOn w:val="InsideAddress"/>
    <w:next w:val="InsideAddress"/>
    <w:pPr>
      <w:spacing w:before="220"/>
    </w:pPr>
  </w:style>
  <w:style w:type="paragraph" w:styleId="Header">
    <w:name w:val="header"/>
    <w:basedOn w:val="Normal"/>
    <w:pPr>
      <w:tabs>
        <w:tab w:val="center" w:pos="4320"/>
        <w:tab w:val="right" w:pos="8640"/>
      </w:tabs>
    </w:pPr>
    <w:rPr>
      <w:sz w:val="16"/>
    </w:rPr>
  </w:style>
  <w:style w:type="character" w:styleId="Hyperlink">
    <w:name w:val="Hyperlink"/>
    <w:rPr>
      <w:color w:val="0000FF"/>
      <w:u w:val="single"/>
    </w:rPr>
  </w:style>
  <w:style w:type="paragraph" w:styleId="Footer">
    <w:name w:val="footer"/>
    <w:basedOn w:val="Normal"/>
    <w:link w:val="FooterChar"/>
    <w:uiPriority w:val="99"/>
    <w:pPr>
      <w:tabs>
        <w:tab w:val="center" w:pos="4153"/>
        <w:tab w:val="right" w:pos="8306"/>
      </w:tabs>
    </w:pPr>
    <w:rPr>
      <w:sz w:val="16"/>
    </w:rPr>
  </w:style>
  <w:style w:type="paragraph" w:styleId="BalloonText">
    <w:name w:val="Balloon Text"/>
    <w:basedOn w:val="Normal"/>
    <w:semiHidden/>
    <w:rPr>
      <w:rFonts w:ascii="Tahoma" w:hAnsi="Tahoma" w:cs="Tahoma"/>
      <w:sz w:val="16"/>
      <w:szCs w:val="16"/>
    </w:rPr>
  </w:style>
  <w:style w:type="character" w:customStyle="1" w:styleId="HeaderChar">
    <w:name w:val="Header Char"/>
    <w:rPr>
      <w:rFonts w:ascii="Arial" w:eastAsia="MS Mincho" w:hAnsi="Arial"/>
      <w:kern w:val="18"/>
      <w:sz w:val="16"/>
      <w:lang w:val="en-GB" w:eastAsia="en-US" w:bidi="ar-SA"/>
    </w:rPr>
  </w:style>
  <w:style w:type="character" w:customStyle="1" w:styleId="jaw32">
    <w:name w:val="jaw32"/>
    <w:semiHidden/>
    <w:rsid w:val="00243287"/>
    <w:rPr>
      <w:rFonts w:ascii="Calibri" w:hAnsi="Calibri"/>
      <w:b w:val="0"/>
      <w:bCs w:val="0"/>
      <w:i w:val="0"/>
      <w:iCs w:val="0"/>
      <w:strike w:val="0"/>
      <w:color w:val="0000FF"/>
      <w:sz w:val="24"/>
      <w:szCs w:val="24"/>
      <w:u w:val="none"/>
    </w:rPr>
  </w:style>
  <w:style w:type="character" w:customStyle="1" w:styleId="apple-style-span">
    <w:name w:val="apple-style-span"/>
    <w:basedOn w:val="DefaultParagraphFont"/>
    <w:rsid w:val="001D4C0F"/>
  </w:style>
  <w:style w:type="character" w:customStyle="1" w:styleId="FooterChar">
    <w:name w:val="Footer Char"/>
    <w:link w:val="Footer"/>
    <w:uiPriority w:val="99"/>
    <w:rsid w:val="003A2C08"/>
    <w:rPr>
      <w:rFonts w:ascii="Arial" w:eastAsia="MS Mincho" w:hAnsi="Arial"/>
      <w:kern w:val="18"/>
      <w:sz w:val="16"/>
      <w:lang w:eastAsia="en-US"/>
    </w:rPr>
  </w:style>
  <w:style w:type="character" w:styleId="CommentReference">
    <w:name w:val="annotation reference"/>
    <w:rsid w:val="00534C38"/>
    <w:rPr>
      <w:sz w:val="16"/>
      <w:szCs w:val="16"/>
    </w:rPr>
  </w:style>
  <w:style w:type="paragraph" w:styleId="CommentText">
    <w:name w:val="annotation text"/>
    <w:basedOn w:val="Normal"/>
    <w:link w:val="CommentTextChar"/>
    <w:rsid w:val="00534C38"/>
    <w:rPr>
      <w:sz w:val="20"/>
    </w:rPr>
  </w:style>
  <w:style w:type="character" w:customStyle="1" w:styleId="CommentTextChar">
    <w:name w:val="Comment Text Char"/>
    <w:link w:val="CommentText"/>
    <w:rsid w:val="00534C38"/>
    <w:rPr>
      <w:rFonts w:ascii="Arial" w:eastAsia="MS Mincho" w:hAnsi="Arial"/>
      <w:kern w:val="18"/>
      <w:lang w:eastAsia="en-US"/>
    </w:rPr>
  </w:style>
  <w:style w:type="paragraph" w:styleId="CommentSubject">
    <w:name w:val="annotation subject"/>
    <w:basedOn w:val="CommentText"/>
    <w:next w:val="CommentText"/>
    <w:link w:val="CommentSubjectChar"/>
    <w:rsid w:val="00534C38"/>
    <w:rPr>
      <w:b/>
      <w:bCs/>
    </w:rPr>
  </w:style>
  <w:style w:type="character" w:customStyle="1" w:styleId="CommentSubjectChar">
    <w:name w:val="Comment Subject Char"/>
    <w:link w:val="CommentSubject"/>
    <w:rsid w:val="00534C38"/>
    <w:rPr>
      <w:rFonts w:ascii="Arial" w:eastAsia="MS Mincho" w:hAnsi="Arial"/>
      <w:b/>
      <w:bCs/>
      <w:kern w:val="18"/>
      <w:lang w:eastAsia="en-US"/>
    </w:rPr>
  </w:style>
  <w:style w:type="table" w:styleId="TableGrid">
    <w:name w:val="Table Grid"/>
    <w:basedOn w:val="TableNormal"/>
    <w:rsid w:val="005406C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F04E71"/>
    <w:pPr>
      <w:autoSpaceDE w:val="0"/>
      <w:autoSpaceDN w:val="0"/>
      <w:adjustRightInd w:val="0"/>
    </w:pPr>
    <w:rPr>
      <w:rFonts w:ascii="Shaker 2 Lancet Regular" w:hAnsi="Shaker 2 Lancet Regular" w:cs="Shaker 2 Lancet Regular"/>
      <w:color w:val="000000"/>
      <w:sz w:val="24"/>
      <w:szCs w:val="24"/>
    </w:rPr>
  </w:style>
  <w:style w:type="paragraph" w:styleId="PlainText">
    <w:name w:val="Plain Text"/>
    <w:basedOn w:val="Normal"/>
    <w:link w:val="PlainTextChar"/>
    <w:uiPriority w:val="99"/>
    <w:unhideWhenUsed/>
    <w:rsid w:val="001A65E3"/>
    <w:pPr>
      <w:jc w:val="left"/>
    </w:pPr>
    <w:rPr>
      <w:rFonts w:ascii="Calibri" w:eastAsiaTheme="minorHAnsi" w:hAnsi="Calibri"/>
      <w:kern w:val="0"/>
      <w:szCs w:val="22"/>
    </w:rPr>
  </w:style>
  <w:style w:type="character" w:customStyle="1" w:styleId="PlainTextChar">
    <w:name w:val="Plain Text Char"/>
    <w:basedOn w:val="DefaultParagraphFont"/>
    <w:link w:val="PlainText"/>
    <w:uiPriority w:val="99"/>
    <w:rsid w:val="001A65E3"/>
    <w:rPr>
      <w:rFonts w:ascii="Calibri" w:eastAsiaTheme="minorHAnsi" w:hAnsi="Calibri"/>
      <w:sz w:val="22"/>
      <w:szCs w:val="22"/>
      <w:lang w:eastAsia="en-US"/>
    </w:rPr>
  </w:style>
  <w:style w:type="paragraph" w:styleId="ListParagraph">
    <w:name w:val="List Paragraph"/>
    <w:basedOn w:val="Normal"/>
    <w:uiPriority w:val="34"/>
    <w:qFormat/>
    <w:rsid w:val="0064615F"/>
    <w:pPr>
      <w:ind w:left="720"/>
      <w:contextualSpacing/>
    </w:pPr>
  </w:style>
  <w:style w:type="paragraph" w:styleId="NormalWeb">
    <w:name w:val="Normal (Web)"/>
    <w:basedOn w:val="Normal"/>
    <w:uiPriority w:val="99"/>
    <w:unhideWhenUsed/>
    <w:rsid w:val="000A59D7"/>
    <w:pPr>
      <w:spacing w:before="100" w:beforeAutospacing="1" w:after="100" w:afterAutospacing="1"/>
      <w:jc w:val="left"/>
    </w:pPr>
    <w:rPr>
      <w:rFonts w:ascii="Calibri" w:eastAsiaTheme="minorHAnsi" w:hAnsi="Calibri"/>
      <w:kern w:val="0"/>
      <w:szCs w:val="22"/>
    </w:rPr>
  </w:style>
  <w:style w:type="paragraph" w:customStyle="1" w:styleId="EndNoteBibliographyTitle">
    <w:name w:val="EndNote Bibliography Title"/>
    <w:basedOn w:val="Normal"/>
    <w:link w:val="EndNoteBibliographyTitleChar"/>
    <w:rsid w:val="008C6506"/>
    <w:pPr>
      <w:jc w:val="center"/>
    </w:pPr>
    <w:rPr>
      <w:rFonts w:cs="Arial"/>
      <w:noProof/>
      <w:lang w:val="en-US"/>
    </w:rPr>
  </w:style>
  <w:style w:type="character" w:customStyle="1" w:styleId="EndNoteBibliographyTitleChar">
    <w:name w:val="EndNote Bibliography Title Char"/>
    <w:basedOn w:val="DefaultParagraphFont"/>
    <w:link w:val="EndNoteBibliographyTitle"/>
    <w:rsid w:val="008C6506"/>
    <w:rPr>
      <w:rFonts w:ascii="Arial" w:eastAsia="MS Mincho" w:hAnsi="Arial" w:cs="Arial"/>
      <w:noProof/>
      <w:kern w:val="18"/>
      <w:sz w:val="22"/>
      <w:lang w:val="en-US" w:eastAsia="en-US"/>
    </w:rPr>
  </w:style>
  <w:style w:type="paragraph" w:customStyle="1" w:styleId="EndNoteBibliography">
    <w:name w:val="EndNote Bibliography"/>
    <w:basedOn w:val="Normal"/>
    <w:link w:val="EndNoteBibliographyChar"/>
    <w:rsid w:val="008C6506"/>
    <w:rPr>
      <w:rFonts w:cs="Arial"/>
      <w:noProof/>
      <w:lang w:val="en-US"/>
    </w:rPr>
  </w:style>
  <w:style w:type="character" w:customStyle="1" w:styleId="EndNoteBibliographyChar">
    <w:name w:val="EndNote Bibliography Char"/>
    <w:basedOn w:val="DefaultParagraphFont"/>
    <w:link w:val="EndNoteBibliography"/>
    <w:rsid w:val="008C6506"/>
    <w:rPr>
      <w:rFonts w:ascii="Arial" w:eastAsia="MS Mincho" w:hAnsi="Arial" w:cs="Arial"/>
      <w:noProof/>
      <w:kern w:val="18"/>
      <w:sz w:val="22"/>
      <w:lang w:val="en-US" w:eastAsia="en-US"/>
    </w:rPr>
  </w:style>
  <w:style w:type="character" w:styleId="FollowedHyperlink">
    <w:name w:val="FollowedHyperlink"/>
    <w:basedOn w:val="DefaultParagraphFont"/>
    <w:rsid w:val="00D7197A"/>
    <w:rPr>
      <w:color w:val="800080" w:themeColor="followedHyperlink"/>
      <w:u w:val="single"/>
    </w:rPr>
  </w:style>
  <w:style w:type="paragraph" w:styleId="Revision">
    <w:name w:val="Revision"/>
    <w:hidden/>
    <w:uiPriority w:val="99"/>
    <w:semiHidden/>
    <w:rsid w:val="00826DF3"/>
    <w:rPr>
      <w:rFonts w:ascii="Arial" w:eastAsia="MS Mincho" w:hAnsi="Arial"/>
      <w:kern w:val="18"/>
      <w:sz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7690564">
      <w:bodyDiv w:val="1"/>
      <w:marLeft w:val="0"/>
      <w:marRight w:val="0"/>
      <w:marTop w:val="0"/>
      <w:marBottom w:val="0"/>
      <w:divBdr>
        <w:top w:val="none" w:sz="0" w:space="0" w:color="auto"/>
        <w:left w:val="none" w:sz="0" w:space="0" w:color="auto"/>
        <w:bottom w:val="none" w:sz="0" w:space="0" w:color="auto"/>
        <w:right w:val="none" w:sz="0" w:space="0" w:color="auto"/>
      </w:divBdr>
    </w:div>
    <w:div w:id="471140505">
      <w:bodyDiv w:val="1"/>
      <w:marLeft w:val="0"/>
      <w:marRight w:val="0"/>
      <w:marTop w:val="0"/>
      <w:marBottom w:val="0"/>
      <w:divBdr>
        <w:top w:val="none" w:sz="0" w:space="0" w:color="auto"/>
        <w:left w:val="none" w:sz="0" w:space="0" w:color="auto"/>
        <w:bottom w:val="none" w:sz="0" w:space="0" w:color="auto"/>
        <w:right w:val="none" w:sz="0" w:space="0" w:color="auto"/>
      </w:divBdr>
    </w:div>
    <w:div w:id="938367473">
      <w:bodyDiv w:val="1"/>
      <w:marLeft w:val="0"/>
      <w:marRight w:val="0"/>
      <w:marTop w:val="0"/>
      <w:marBottom w:val="0"/>
      <w:divBdr>
        <w:top w:val="none" w:sz="0" w:space="0" w:color="auto"/>
        <w:left w:val="none" w:sz="0" w:space="0" w:color="auto"/>
        <w:bottom w:val="none" w:sz="0" w:space="0" w:color="auto"/>
        <w:right w:val="none" w:sz="0" w:space="0" w:color="auto"/>
      </w:divBdr>
    </w:div>
    <w:div w:id="1104685835">
      <w:bodyDiv w:val="1"/>
      <w:marLeft w:val="0"/>
      <w:marRight w:val="0"/>
      <w:marTop w:val="0"/>
      <w:marBottom w:val="0"/>
      <w:divBdr>
        <w:top w:val="none" w:sz="0" w:space="0" w:color="auto"/>
        <w:left w:val="none" w:sz="0" w:space="0" w:color="auto"/>
        <w:bottom w:val="none" w:sz="0" w:space="0" w:color="auto"/>
        <w:right w:val="none" w:sz="0" w:space="0" w:color="auto"/>
      </w:divBdr>
    </w:div>
    <w:div w:id="1145656750">
      <w:bodyDiv w:val="1"/>
      <w:marLeft w:val="0"/>
      <w:marRight w:val="0"/>
      <w:marTop w:val="0"/>
      <w:marBottom w:val="0"/>
      <w:divBdr>
        <w:top w:val="none" w:sz="0" w:space="0" w:color="auto"/>
        <w:left w:val="none" w:sz="0" w:space="0" w:color="auto"/>
        <w:bottom w:val="none" w:sz="0" w:space="0" w:color="auto"/>
        <w:right w:val="none" w:sz="0" w:space="0" w:color="auto"/>
      </w:divBdr>
    </w:div>
    <w:div w:id="1327512127">
      <w:bodyDiv w:val="1"/>
      <w:marLeft w:val="0"/>
      <w:marRight w:val="0"/>
      <w:marTop w:val="0"/>
      <w:marBottom w:val="0"/>
      <w:divBdr>
        <w:top w:val="none" w:sz="0" w:space="0" w:color="auto"/>
        <w:left w:val="none" w:sz="0" w:space="0" w:color="auto"/>
        <w:bottom w:val="none" w:sz="0" w:space="0" w:color="auto"/>
        <w:right w:val="none" w:sz="0" w:space="0" w:color="auto"/>
      </w:divBdr>
    </w:div>
    <w:div w:id="1790852741">
      <w:bodyDiv w:val="1"/>
      <w:marLeft w:val="0"/>
      <w:marRight w:val="0"/>
      <w:marTop w:val="0"/>
      <w:marBottom w:val="0"/>
      <w:divBdr>
        <w:top w:val="none" w:sz="0" w:space="0" w:color="auto"/>
        <w:left w:val="none" w:sz="0" w:space="0" w:color="auto"/>
        <w:bottom w:val="none" w:sz="0" w:space="0" w:color="auto"/>
        <w:right w:val="none" w:sz="0" w:space="0" w:color="auto"/>
      </w:divBdr>
    </w:div>
    <w:div w:id="1943687799">
      <w:bodyDiv w:val="1"/>
      <w:marLeft w:val="0"/>
      <w:marRight w:val="0"/>
      <w:marTop w:val="0"/>
      <w:marBottom w:val="0"/>
      <w:divBdr>
        <w:top w:val="none" w:sz="0" w:space="0" w:color="auto"/>
        <w:left w:val="none" w:sz="0" w:space="0" w:color="auto"/>
        <w:bottom w:val="none" w:sz="0" w:space="0" w:color="auto"/>
        <w:right w:val="none" w:sz="0" w:space="0" w:color="auto"/>
      </w:divBdr>
    </w:div>
    <w:div w:id="2135902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ntTable" Target="fontTable.xml"/><Relationship Id="rId14" Type="http://schemas.microsoft.com/office/2011/relationships/people" Target="people.xml"/><Relationship Id="rId15"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comments" Target="comments.xml"/><Relationship Id="rId9" Type="http://schemas.microsoft.com/office/2011/relationships/commentsExtended" Target="commentsExtended.xml"/><Relationship Id="rId10"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pen30\LOCALS~1\Temp\Letterh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139124-BC16-2144-B47D-5C02D83AC7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C:\DOCUME~1\pen30\LOCALS~1\Temp\Letterhead.dot</Template>
  <TotalTime>7</TotalTime>
  <Pages>6</Pages>
  <Words>8046</Words>
  <Characters>45864</Characters>
  <Application>Microsoft Macintosh Word</Application>
  <DocSecurity>0</DocSecurity>
  <Lines>382</Lines>
  <Paragraphs>107</Paragraphs>
  <ScaleCrop>false</ScaleCrop>
  <HeadingPairs>
    <vt:vector size="2" baseType="variant">
      <vt:variant>
        <vt:lpstr>Title</vt:lpstr>
      </vt:variant>
      <vt:variant>
        <vt:i4>1</vt:i4>
      </vt:variant>
    </vt:vector>
  </HeadingPairs>
  <TitlesOfParts>
    <vt:vector size="1" baseType="lpstr">
      <vt:lpstr>16 December 2002</vt:lpstr>
    </vt:vector>
  </TitlesOfParts>
  <Company>Imperial College</Company>
  <LinksUpToDate>false</LinksUpToDate>
  <CharactersWithSpaces>53803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December 2002</dc:title>
  <dc:creator>pen30</dc:creator>
  <cp:lastModifiedBy>Parks, Robbie M</cp:lastModifiedBy>
  <cp:revision>5</cp:revision>
  <cp:lastPrinted>2016-09-20T09:06:00Z</cp:lastPrinted>
  <dcterms:created xsi:type="dcterms:W3CDTF">2018-06-28T11:18:00Z</dcterms:created>
  <dcterms:modified xsi:type="dcterms:W3CDTF">2018-07-02T09:45:00Z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Mendeley Document_1">
    <vt:lpwstr>True</vt:lpwstr>
  </property>
  <property fmtid="{D5CDD505-2E9C-101B-9397-08002B2CF9AE}" pid="4" name="Mendeley Unique User Id_1">
    <vt:lpwstr>7f47c4ec-e20f-36f7-ae86-130308784d82</vt:lpwstr>
  </property>
  <property fmtid="{D5CDD505-2E9C-101B-9397-08002B2CF9AE}" pid="5" name="Mendeley Citation Style_1">
    <vt:lpwstr>http://www.zotero.org/styles/apa</vt:lpwstr>
  </property>
  <property fmtid="{D5CDD505-2E9C-101B-9397-08002B2CF9AE}" pid="6" name="Mendeley Recent Style Id 0_1">
    <vt:lpwstr>http://www.zotero.org/styles/american-political-science-association</vt:lpwstr>
  </property>
  <property fmtid="{D5CDD505-2E9C-101B-9397-08002B2CF9AE}" pid="7" name="Mendeley Recent Style Name 0_1">
    <vt:lpwstr>American Political Science Association</vt:lpwstr>
  </property>
  <property fmtid="{D5CDD505-2E9C-101B-9397-08002B2CF9AE}" pid="8" name="Mendeley Recent Style Id 1_1">
    <vt:lpwstr>http://www.zotero.org/styles/apa</vt:lpwstr>
  </property>
  <property fmtid="{D5CDD505-2E9C-101B-9397-08002B2CF9AE}" pid="9" name="Mendeley Recent Style Name 1_1">
    <vt:lpwstr>American Psychological Association 6th edition</vt:lpwstr>
  </property>
  <property fmtid="{D5CDD505-2E9C-101B-9397-08002B2CF9AE}" pid="10" name="Mendeley Recent Style Id 2_1">
    <vt:lpwstr>http://www.zotero.org/styles/chicago-author-date</vt:lpwstr>
  </property>
  <property fmtid="{D5CDD505-2E9C-101B-9397-08002B2CF9AE}" pid="11" name="Mendeley Recent Style Name 2_1">
    <vt:lpwstr>Chicago Manual of Style 16th edition (author-date)</vt:lpwstr>
  </property>
  <property fmtid="{D5CDD505-2E9C-101B-9397-08002B2CF9AE}" pid="12" name="Mendeley Recent Style Id 3_1">
    <vt:lpwstr>http://www.zotero.org/styles/harvard-cite-them-right</vt:lpwstr>
  </property>
  <property fmtid="{D5CDD505-2E9C-101B-9397-08002B2CF9AE}" pid="13" name="Mendeley Recent Style Name 3_1">
    <vt:lpwstr>Cite Them Right 10th edition - Harvard</vt:lpwstr>
  </property>
  <property fmtid="{D5CDD505-2E9C-101B-9397-08002B2CF9AE}" pid="14" name="Mendeley Recent Style Id 4_1">
    <vt:lpwstr>http://www.zotero.org/styles/harvard1</vt:lpwstr>
  </property>
  <property fmtid="{D5CDD505-2E9C-101B-9397-08002B2CF9AE}" pid="15" name="Mendeley Recent Style Name 4_1">
    <vt:lpwstr>Harvard reference format 1 (deprecated)</vt:lpwstr>
  </property>
  <property fmtid="{D5CDD505-2E9C-101B-9397-08002B2CF9AE}" pid="16" name="Mendeley Recent Style Id 5_1">
    <vt:lpwstr>http://www.zotero.org/styles/ieee</vt:lpwstr>
  </property>
  <property fmtid="{D5CDD505-2E9C-101B-9397-08002B2CF9AE}" pid="17" name="Mendeley Recent Style Name 5_1">
    <vt:lpwstr>IEEE</vt:lpwstr>
  </property>
  <property fmtid="{D5CDD505-2E9C-101B-9397-08002B2CF9AE}" pid="18" name="Mendeley Recent Style Id 6_1">
    <vt:lpwstr>http://www.zotero.org/styles/modern-humanities-research-association</vt:lpwstr>
  </property>
  <property fmtid="{D5CDD505-2E9C-101B-9397-08002B2CF9AE}" pid="19" name="Mendeley Recent Style Name 6_1">
    <vt:lpwstr>Modern Humanities Research Association 3rd edition (note with bibliography)</vt:lpwstr>
  </property>
  <property fmtid="{D5CDD505-2E9C-101B-9397-08002B2CF9AE}" pid="20" name="Mendeley Recent Style Id 7_1">
    <vt:lpwstr>http://www.zotero.org/styles/modern-language-association</vt:lpwstr>
  </property>
  <property fmtid="{D5CDD505-2E9C-101B-9397-08002B2CF9AE}" pid="21" name="Mendeley Recent Style Name 7_1">
    <vt:lpwstr>Modern Language Association 7th edition</vt:lpwstr>
  </property>
  <property fmtid="{D5CDD505-2E9C-101B-9397-08002B2CF9AE}" pid="22" name="Mendeley Recent Style Id 8_1">
    <vt:lpwstr>http://www.zotero.org/styles/nature</vt:lpwstr>
  </property>
  <property fmtid="{D5CDD505-2E9C-101B-9397-08002B2CF9AE}" pid="23" name="Mendeley Recent Style Name 8_1">
    <vt:lpwstr>Nature</vt:lpwstr>
  </property>
  <property fmtid="{D5CDD505-2E9C-101B-9397-08002B2CF9AE}" pid="24" name="Mendeley Recent Style Id 9_1">
    <vt:lpwstr>http://www.zotero.org/styles/the-lancet</vt:lpwstr>
  </property>
  <property fmtid="{D5CDD505-2E9C-101B-9397-08002B2CF9AE}" pid="25" name="Mendeley Recent Style Name 9_1">
    <vt:lpwstr>The Lancet</vt:lpwstr>
  </property>
</Properties>
</file>