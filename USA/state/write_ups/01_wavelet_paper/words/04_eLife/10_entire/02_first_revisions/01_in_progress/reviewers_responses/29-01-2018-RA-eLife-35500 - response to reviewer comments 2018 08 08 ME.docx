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w:t>
      </w:r>
      <w:bookmarkStart w:id="0" w:name="_GoBack"/>
      <w:bookmarkEnd w:id="0"/>
      <w:r w:rsidR="00E154D0">
        <w:rPr>
          <w:bCs/>
        </w:rPr>
        <w:t>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8C10D7" w:rsidRDefault="00A74C38" w:rsidP="006C6128">
      <w:pPr>
        <w:rPr>
          <w:bCs/>
        </w:rPr>
      </w:pPr>
    </w:p>
    <w:p w14:paraId="3619B9CC" w14:textId="22B8E328" w:rsidR="007658CA" w:rsidRDefault="00930328" w:rsidP="006C6128">
      <w:pPr>
        <w:rPr>
          <w:bCs/>
        </w:rPr>
      </w:pPr>
      <w:r>
        <w:rPr>
          <w:bCs/>
        </w:rPr>
        <w:t>We calculated the timing of maximum and minimum mortality using centre of gravity analysis</w:t>
      </w:r>
      <w:del w:id="1" w:author="Ezzati, Majid" w:date="2018-08-08T07:42:00Z">
        <w:r w:rsidDel="00313AE3">
          <w:rPr>
            <w:bCs/>
          </w:rPr>
          <w:delText xml:space="preserve">, using </w:delText>
        </w:r>
      </w:del>
      <w:ins w:id="2" w:author="Ezzati, Majid" w:date="2018-08-08T07:42:00Z">
        <w:r w:rsidR="00313AE3">
          <w:rPr>
            <w:bCs/>
          </w:rPr>
          <w:t xml:space="preserve"> and </w:t>
        </w:r>
      </w:ins>
      <w:r w:rsidR="004904A1">
        <w:rPr>
          <w:bCs/>
        </w:rPr>
        <w:t>circular statistics</w:t>
      </w:r>
      <w:del w:id="3" w:author="Ezzati, Majid" w:date="2018-08-08T07:42:00Z">
        <w:r w:rsidR="004904A1" w:rsidDel="00313AE3">
          <w:rPr>
            <w:bCs/>
          </w:rPr>
          <w:delText xml:space="preserve"> to calculate the mean, and 1000 bootstrap samples to calculate the 95% confidence intervals</w:delText>
        </w:r>
      </w:del>
      <w:r w:rsidR="004904A1">
        <w:rPr>
          <w:bCs/>
        </w:rPr>
        <w:t>.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4841E8E1" w:rsidR="00513796" w:rsidRDefault="002D5E92" w:rsidP="006C6128">
      <w:pPr>
        <w:rPr>
          <w:bCs/>
        </w:rPr>
      </w:pPr>
      <w:r>
        <w:rPr>
          <w:bCs/>
        </w:rPr>
        <w:t xml:space="preserve">We </w:t>
      </w:r>
      <w:del w:id="4" w:author="Ezzati, Majid" w:date="2018-08-08T07:47:00Z">
        <w:r w:rsidDel="00313AE3">
          <w:rPr>
            <w:bCs/>
          </w:rPr>
          <w:delText>reported cross-section</w:delText>
        </w:r>
      </w:del>
      <w:ins w:id="5" w:author="Ezzati, Majid" w:date="2018-08-08T07:47:00Z">
        <w:r w:rsidR="00313AE3">
          <w:rPr>
            <w:bCs/>
          </w:rPr>
          <w:t>report</w:t>
        </w:r>
      </w:ins>
      <w:r>
        <w:rPr>
          <w:bCs/>
        </w:rPr>
        <w:t xml:space="preserve"> percent difference</w:t>
      </w:r>
      <w:ins w:id="6" w:author="Ezzati, Majid" w:date="2018-08-08T07:47:00Z">
        <w:r w:rsidR="00313AE3">
          <w:rPr>
            <w:bCs/>
          </w:rPr>
          <w:t xml:space="preserve"> in death rates between maximum and minimum months</w:t>
        </w:r>
      </w:ins>
      <w:r>
        <w:rPr>
          <w:bCs/>
        </w:rPr>
        <w:t xml:space="preserve"> by reg</w:t>
      </w:r>
      <w:r w:rsidR="00006864">
        <w:rPr>
          <w:bCs/>
        </w:rPr>
        <w:t>io</w:t>
      </w:r>
      <w:del w:id="7" w:author="Ezzati, Majid" w:date="2018-08-08T07:50:00Z">
        <w:r w:rsidR="00006864" w:rsidDel="00510796">
          <w:rPr>
            <w:bCs/>
          </w:rPr>
          <w:delText xml:space="preserve">n </w:delText>
        </w:r>
      </w:del>
      <w:del w:id="8" w:author="Ezzati, Majid" w:date="2018-08-08T07:48:00Z">
        <w:r w:rsidR="00A24284" w:rsidDel="00313AE3">
          <w:rPr>
            <w:bCs/>
          </w:rPr>
          <w:delText>for all-cause death</w:delText>
        </w:r>
        <w:r w:rsidR="00A0329E" w:rsidDel="00313AE3">
          <w:rPr>
            <w:bCs/>
          </w:rPr>
          <w:delText>s</w:delText>
        </w:r>
        <w:r w:rsidR="00D6407A" w:rsidDel="00313AE3">
          <w:rPr>
            <w:bCs/>
          </w:rPr>
          <w:delText xml:space="preserve"> </w:delText>
        </w:r>
      </w:del>
      <w:r w:rsidR="00006864">
        <w:rPr>
          <w:bCs/>
        </w:rPr>
        <w:t>(Figure 6)</w:t>
      </w:r>
      <w:del w:id="9" w:author="Ezzati, Majid" w:date="2018-08-08T07:51:00Z">
        <w:r w:rsidR="002C1120" w:rsidDel="00510796">
          <w:rPr>
            <w:bCs/>
          </w:rPr>
          <w:delText>, after fi</w:delText>
        </w:r>
        <w:r w:rsidR="00CD4036" w:rsidDel="00510796">
          <w:rPr>
            <w:bCs/>
          </w:rPr>
          <w:delText>tting</w:delText>
        </w:r>
        <w:r w:rsidR="002C1120" w:rsidDel="00510796">
          <w:rPr>
            <w:bCs/>
          </w:rPr>
          <w:delText xml:space="preserve"> a linear regression to the time series of seasonal difference in mortality within a year</w:delText>
        </w:r>
      </w:del>
      <w:r w:rsidR="00006864">
        <w:rPr>
          <w:bCs/>
        </w:rPr>
        <w:t>.</w:t>
      </w:r>
      <w:r w:rsidR="00494849">
        <w:rPr>
          <w:bCs/>
        </w:rPr>
        <w:t xml:space="preserve"> </w:t>
      </w:r>
      <w:commentRangeStart w:id="10"/>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del w:id="11" w:author="Ezzati, Majid" w:date="2018-08-08T07:51:00Z">
        <w:r w:rsidR="001D0F94" w:rsidDel="00510796">
          <w:rPr>
            <w:bCs/>
          </w:rPr>
          <w:delText xml:space="preserve">for the </w:delText>
        </w:r>
        <w:r w:rsidR="00A55085" w:rsidDel="00510796">
          <w:rPr>
            <w:bCs/>
          </w:rPr>
          <w:delText xml:space="preserve">clarity of the main points </w:delText>
        </w:r>
        <w:r w:rsidR="00770338" w:rsidDel="00510796">
          <w:rPr>
            <w:bCs/>
          </w:rPr>
          <w:delText>of interest already given</w:delText>
        </w:r>
      </w:del>
      <w:ins w:id="12" w:author="Ezzati, Majid" w:date="2018-08-08T07:51:00Z">
        <w:r w:rsidR="00510796">
          <w:rPr>
            <w:bCs/>
          </w:rPr>
          <w:t xml:space="preserve"> which is already dense with inclusion of a large number of results at the national level</w:t>
        </w:r>
      </w:ins>
      <w:r w:rsidR="00A55085">
        <w:rPr>
          <w:bCs/>
        </w:rPr>
        <w:t>.</w:t>
      </w:r>
      <w:commentRangeEnd w:id="10"/>
      <w:r w:rsidR="00510796">
        <w:rPr>
          <w:rStyle w:val="CommentReference"/>
        </w:rPr>
        <w:commentReference w:id="10"/>
      </w:r>
    </w:p>
    <w:p w14:paraId="57FCA454" w14:textId="208BBE3A" w:rsidR="00513796" w:rsidRDefault="00BD733B" w:rsidP="006C6128">
      <w:pPr>
        <w:rPr>
          <w:bCs/>
          <w:color w:val="FF0000"/>
        </w:rPr>
      </w:pPr>
      <w:commentRangeStart w:id="13"/>
      <w:r>
        <w:rPr>
          <w:bCs/>
          <w:noProof/>
          <w:lang w:eastAsia="en-GB"/>
        </w:rPr>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commentRangeEnd w:id="13"/>
      <w:r w:rsidR="00510796">
        <w:rPr>
          <w:rStyle w:val="CommentReference"/>
        </w:rPr>
        <w:commentReference w:id="13"/>
      </w:r>
      <w:ins w:id="14" w:author="Ezzati, Majid" w:date="2018-08-08T08:05:00Z">
        <w:r w:rsidR="005D11F7">
          <w:rPr>
            <w:bCs/>
            <w:color w:val="FF0000"/>
          </w:rPr>
          <w:t>;</w:t>
        </w:r>
      </w:ins>
    </w:p>
    <w:p w14:paraId="07B9E176" w14:textId="110D55E5" w:rsidR="00BD733B" w:rsidRDefault="00BD733B" w:rsidP="00BD733B">
      <w:pPr>
        <w:rPr>
          <w:bCs/>
        </w:rPr>
      </w:pPr>
      <w:r w:rsidRPr="001B2A4F">
        <w:rPr>
          <w:b/>
          <w:bCs/>
        </w:rPr>
        <w:t>Figure</w:t>
      </w:r>
      <w:r>
        <w:rPr>
          <w:bCs/>
        </w:rPr>
        <w:t xml:space="preserve">: </w:t>
      </w:r>
      <w:del w:id="15" w:author="Ezzati, Majid" w:date="2018-08-08T07:52:00Z">
        <w:r w:rsidDel="00510796">
          <w:rPr>
            <w:color w:val="000000" w:themeColor="text1"/>
          </w:rPr>
          <w:delText>Regional p</w:delText>
        </w:r>
      </w:del>
      <w:ins w:id="16" w:author="Ezzati, Majid" w:date="2018-08-08T07:53:00Z">
        <w:r w:rsidR="00510796">
          <w:rPr>
            <w:color w:val="000000" w:themeColor="text1"/>
          </w:rPr>
          <w:t xml:space="preserve">Change in </w:t>
        </w:r>
      </w:ins>
      <w:ins w:id="17" w:author="Ezzati, Majid" w:date="2018-08-08T07:52:00Z">
        <w:r w:rsidR="00510796">
          <w:rPr>
            <w:color w:val="000000" w:themeColor="text1"/>
          </w:rPr>
          <w:t>p</w:t>
        </w:r>
      </w:ins>
      <w:r>
        <w:rPr>
          <w:color w:val="000000" w:themeColor="text1"/>
        </w:rPr>
        <w:t xml:space="preserve">ercent </w:t>
      </w:r>
      <w:del w:id="18" w:author="Ezzati, Majid" w:date="2018-08-08T07:53:00Z">
        <w:r w:rsidDel="00510796">
          <w:rPr>
            <w:color w:val="000000" w:themeColor="text1"/>
          </w:rPr>
          <w:delText xml:space="preserve">point change </w:delText>
        </w:r>
        <w:r w:rsidR="009D1677" w:rsidDel="00510796">
          <w:rPr>
            <w:color w:val="000000" w:themeColor="text1"/>
          </w:rPr>
          <w:delText xml:space="preserve">per year </w:delText>
        </w:r>
        <w:r w:rsidRPr="00AC73A1" w:rsidDel="00510796">
          <w:rPr>
            <w:color w:val="000000" w:themeColor="text1"/>
          </w:rPr>
          <w:delText>in</w:delText>
        </w:r>
      </w:del>
      <w:ins w:id="19" w:author="Ezzati, Majid" w:date="2018-08-08T07:53:00Z">
        <w:r w:rsidR="00510796">
          <w:rPr>
            <w:color w:val="000000" w:themeColor="text1"/>
          </w:rPr>
          <w:t>difference in</w:t>
        </w:r>
      </w:ins>
      <w:r w:rsidRPr="00AC73A1">
        <w:rPr>
          <w:color w:val="000000" w:themeColor="text1"/>
        </w:rPr>
        <w:t xml:space="preserve">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del w:id="20" w:author="Ezzati, Majid" w:date="2018-08-08T07:56:00Z">
        <w:r w:rsidRPr="00AC73A1" w:rsidDel="00510796">
          <w:rPr>
            <w:color w:val="000000" w:themeColor="text1"/>
          </w:rPr>
          <w:delText xml:space="preserve">in </w:delText>
        </w:r>
      </w:del>
      <w:ins w:id="21" w:author="Ezzati, Majid" w:date="2018-08-08T07:56:00Z">
        <w:r w:rsidR="00510796">
          <w:rPr>
            <w:color w:val="000000" w:themeColor="text1"/>
          </w:rPr>
          <w:t>from 1980 to</w:t>
        </w:r>
        <w:r w:rsidR="00510796" w:rsidRPr="00AC73A1">
          <w:rPr>
            <w:color w:val="000000" w:themeColor="text1"/>
          </w:rPr>
          <w:t xml:space="preserve"> </w:t>
        </w:r>
      </w:ins>
      <w:r w:rsidRPr="00AC73A1">
        <w:rPr>
          <w:color w:val="000000" w:themeColor="text1"/>
        </w:rPr>
        <w:t>201</w:t>
      </w:r>
      <w:r>
        <w:rPr>
          <w:color w:val="000000" w:themeColor="text1"/>
        </w:rPr>
        <w:t>6</w:t>
      </w:r>
      <w:r w:rsidRPr="00AC73A1">
        <w:rPr>
          <w:color w:val="000000" w:themeColor="text1"/>
        </w:rPr>
        <w:t xml:space="preserve"> </w:t>
      </w:r>
      <w:del w:id="22" w:author="Ezzati, Majid" w:date="2018-08-08T07:56:00Z">
        <w:r w:rsidRPr="00AC73A1" w:rsidDel="00510796">
          <w:rPr>
            <w:color w:val="000000" w:themeColor="text1"/>
          </w:rPr>
          <w:delText xml:space="preserve">versus 1980 </w:delText>
        </w:r>
      </w:del>
      <w:r w:rsidRPr="00AC73A1">
        <w:rPr>
          <w:color w:val="000000" w:themeColor="text1"/>
        </w:rPr>
        <w:t>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w:t>
      </w:r>
      <w:commentRangeStart w:id="23"/>
      <w:r w:rsidR="00CE5EA3">
        <w:rPr>
          <w:color w:val="000000" w:themeColor="text1"/>
        </w:rPr>
        <w:t>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commentRangeEnd w:id="23"/>
      <w:r w:rsidR="00510796">
        <w:rPr>
          <w:rStyle w:val="CommentReference"/>
        </w:rPr>
        <w:commentReference w:id="23"/>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0AAB1D1" w14:textId="7C504180" w:rsidR="005D08A3" w:rsidRDefault="005D08A3" w:rsidP="005D08A3">
      <w:pPr>
        <w:rPr>
          <w:bCs/>
        </w:rPr>
      </w:pPr>
      <w:r>
        <w:rPr>
          <w:bCs/>
        </w:rPr>
        <w:t xml:space="preserve">We calculated the </w:t>
      </w:r>
      <w:del w:id="24" w:author="Ezzati, Majid" w:date="2018-08-08T08:00:00Z">
        <w:r w:rsidR="00F72373" w:rsidDel="00510796">
          <w:rPr>
            <w:bCs/>
          </w:rPr>
          <w:delText xml:space="preserve">subnational </w:delText>
        </w:r>
      </w:del>
      <w:r>
        <w:rPr>
          <w:bCs/>
        </w:rPr>
        <w:t>timing of maximum and minimum mortality using centre of gravity analysis</w:t>
      </w:r>
      <w:ins w:id="25" w:author="Ezzati, Majid" w:date="2018-08-08T08:00:00Z">
        <w:r w:rsidR="00510796">
          <w:rPr>
            <w:bCs/>
          </w:rPr>
          <w:t xml:space="preserve"> by region as well as nationally</w:t>
        </w:r>
      </w:ins>
      <w:del w:id="26" w:author="Ezzati, Majid" w:date="2018-08-08T08:00:00Z">
        <w:r w:rsidR="00F72373" w:rsidDel="00510796">
          <w:rPr>
            <w:bCs/>
          </w:rPr>
          <w:delText>, as in the national study</w:delText>
        </w:r>
      </w:del>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p>
    <w:p w14:paraId="7C7AF818" w14:textId="7F0C796D" w:rsidR="00587530" w:rsidRDefault="00587530" w:rsidP="00E61AB2">
      <w:pPr>
        <w:rPr>
          <w:ins w:id="27" w:author="Ezzati, Majid" w:date="2018-08-08T08:00:00Z"/>
          <w:bCs/>
        </w:rPr>
      </w:pPr>
    </w:p>
    <w:p w14:paraId="1C9B567E" w14:textId="77777777" w:rsidR="00510796" w:rsidRDefault="00510796" w:rsidP="00E61AB2">
      <w:pPr>
        <w:rPr>
          <w:bCs/>
        </w:rPr>
      </w:pPr>
    </w:p>
    <w:p w14:paraId="63224B93" w14:textId="41F9960F" w:rsidR="004278B4" w:rsidRDefault="00317DF6" w:rsidP="00E61AB2">
      <w:pPr>
        <w:rPr>
          <w:bCs/>
        </w:rPr>
      </w:pPr>
      <w:del w:id="28" w:author="Ezzati, Majid" w:date="2018-08-08T08:00:00Z">
        <w:r w:rsidDel="00510796">
          <w:rPr>
            <w:bCs/>
          </w:rPr>
          <w:delText>We have t</w:delText>
        </w:r>
      </w:del>
      <w:ins w:id="29" w:author="Ezzati, Majid" w:date="2018-08-08T08:00:00Z">
        <w:r w:rsidR="00510796">
          <w:rPr>
            <w:bCs/>
          </w:rPr>
          <w:t>T</w:t>
        </w:r>
      </w:ins>
      <w:r>
        <w:rPr>
          <w:bCs/>
        </w:rPr>
        <w:t>herefore</w:t>
      </w:r>
      <w:ins w:id="30" w:author="Ezzati, Majid" w:date="2018-08-08T08:00:00Z">
        <w:r w:rsidR="00510796">
          <w:rPr>
            <w:bCs/>
          </w:rPr>
          <w:t>, we have</w:t>
        </w:r>
      </w:ins>
      <w:r>
        <w:rPr>
          <w:bCs/>
        </w:rPr>
        <w:t xml:space="preserve"> successfully answered</w:t>
      </w:r>
      <w:r w:rsidR="004278B4">
        <w:rPr>
          <w:bCs/>
        </w:rPr>
        <w:t xml:space="preserve"> all the questions posed by the reviewers with o</w:t>
      </w:r>
      <w:r>
        <w:rPr>
          <w:bCs/>
        </w:rPr>
        <w:t>ur current methods</w:t>
      </w:r>
      <w:del w:id="31" w:author="Ezzati, Majid" w:date="2018-08-08T08:00:00Z">
        <w:r w:rsidDel="00510796">
          <w:rPr>
            <w:bCs/>
          </w:rPr>
          <w:delText xml:space="preserve"> in the paper</w:delText>
        </w:r>
      </w:del>
      <w:r>
        <w:rPr>
          <w:bCs/>
        </w:rPr>
        <w:t>. T</w:t>
      </w:r>
      <w:r w:rsidR="004278B4">
        <w:rPr>
          <w:bCs/>
        </w:rPr>
        <w:t xml:space="preserve">he </w:t>
      </w:r>
      <w:del w:id="32" w:author="Ezzati, Majid" w:date="2018-08-08T08:00:00Z">
        <w:r w:rsidR="004278B4" w:rsidDel="0068368C">
          <w:rPr>
            <w:bCs/>
          </w:rPr>
          <w:delText xml:space="preserve">further inclusion of the </w:delText>
        </w:r>
      </w:del>
      <w:r w:rsidR="004278B4">
        <w:rPr>
          <w:bCs/>
        </w:rPr>
        <w:t xml:space="preserve">wavelet analysis allows greater flexibility </w:t>
      </w:r>
      <w:r>
        <w:rPr>
          <w:bCs/>
        </w:rPr>
        <w:t xml:space="preserve">when compared to the </w:t>
      </w:r>
      <w:ins w:id="33" w:author="Ezzati, Majid" w:date="2018-08-08T08:00:00Z">
        <w:r w:rsidR="0068368C">
          <w:rPr>
            <w:bCs/>
          </w:rPr>
          <w:t xml:space="preserve">above </w:t>
        </w:r>
      </w:ins>
      <w:r w:rsidR="007F2A40">
        <w:rPr>
          <w:bCs/>
        </w:rPr>
        <w:t xml:space="preserve">model suggested </w:t>
      </w:r>
      <w:del w:id="34" w:author="Ezzati, Majid" w:date="2018-08-08T08:01:00Z">
        <w:r w:rsidR="007F2A40" w:rsidDel="0068368C">
          <w:rPr>
            <w:bCs/>
          </w:rPr>
          <w:delText xml:space="preserve">by the reviewer above, as it </w:delText>
        </w:r>
        <w:r w:rsidR="00D03055" w:rsidDel="0068368C">
          <w:rPr>
            <w:bCs/>
          </w:rPr>
          <w:delText xml:space="preserve">provides a robust framework for </w:delText>
        </w:r>
        <w:r w:rsidR="00587530" w:rsidDel="0068368C">
          <w:rPr>
            <w:bCs/>
          </w:rPr>
          <w:delText xml:space="preserve">an investigation into the dynamics of seasonal behaviour across </w:delText>
        </w:r>
        <w:r w:rsidR="00150AC8" w:rsidDel="0068368C">
          <w:rPr>
            <w:bCs/>
          </w:rPr>
          <w:delText>time without</w:delText>
        </w:r>
      </w:del>
      <w:ins w:id="35" w:author="Ezzati, Majid" w:date="2018-08-08T08:01:00Z">
        <w:r w:rsidR="0068368C">
          <w:rPr>
            <w:bCs/>
          </w:rPr>
          <w:t>because it does not require</w:t>
        </w:r>
      </w:ins>
      <w:r w:rsidR="00150AC8">
        <w:rPr>
          <w:bCs/>
        </w:rPr>
        <w:t xml:space="preserve"> assuming only 6- and 12-month periodicity.</w:t>
      </w:r>
    </w:p>
    <w:p w14:paraId="46009343" w14:textId="77777777" w:rsidR="007658CA" w:rsidRDefault="007658CA" w:rsidP="00E61AB2">
      <w:pPr>
        <w:rPr>
          <w:ins w:id="36" w:author="Ezzati, Majid" w:date="2018-07-27T12:39:00Z"/>
          <w:bCs/>
        </w:rPr>
      </w:pPr>
    </w:p>
    <w:p w14:paraId="7AFD118E" w14:textId="79B0EC25" w:rsidR="007658CA" w:rsidDel="0008358E" w:rsidRDefault="00F56564" w:rsidP="00E61AB2">
      <w:pPr>
        <w:rPr>
          <w:del w:id="37" w:author="Majid" w:date="2018-08-08T09:59:00Z"/>
          <w:bCs/>
        </w:rPr>
      </w:pPr>
      <w:r>
        <w:rPr>
          <w:bCs/>
        </w:rPr>
        <w:t>W</w:t>
      </w:r>
      <w:r w:rsidR="007658CA">
        <w:rPr>
          <w:bCs/>
        </w:rPr>
        <w:t xml:space="preserve">e </w:t>
      </w:r>
      <w:r w:rsidR="00150AC8">
        <w:rPr>
          <w:bCs/>
        </w:rPr>
        <w:t xml:space="preserve">have </w:t>
      </w:r>
      <w:r w:rsidR="007658CA">
        <w:rPr>
          <w:bCs/>
        </w:rPr>
        <w:t>nonetheless implemented the approach above</w:t>
      </w:r>
      <w:del w:id="38" w:author="Ezzati, Majid" w:date="2018-08-08T08:01:00Z">
        <w:r w:rsidR="007F2A40" w:rsidDel="00E36205">
          <w:rPr>
            <w:bCs/>
          </w:rPr>
          <w:delText xml:space="preserve">, with results given for </w:delText>
        </w:r>
        <w:r w:rsidR="00150AC8" w:rsidDel="00E36205">
          <w:rPr>
            <w:bCs/>
          </w:rPr>
          <w:delText xml:space="preserve">change in </w:delText>
        </w:r>
        <w:r w:rsidR="007F2A40" w:rsidDel="00E36205">
          <w:rPr>
            <w:bCs/>
          </w:rPr>
          <w:delText xml:space="preserve">percentage point difference </w:delText>
        </w:r>
        <w:r w:rsidR="00522821" w:rsidDel="00E36205">
          <w:rPr>
            <w:bCs/>
          </w:rPr>
          <w:delText xml:space="preserve">per decade </w:delText>
        </w:r>
        <w:r w:rsidR="00150AC8" w:rsidDel="00E36205">
          <w:rPr>
            <w:bCs/>
          </w:rPr>
          <w:delText xml:space="preserve">for all-cause deaths </w:delText>
        </w:r>
        <w:r w:rsidR="007F2A40" w:rsidDel="00E36205">
          <w:rPr>
            <w:bCs/>
          </w:rPr>
          <w:delText>in</w:delText>
        </w:r>
        <w:r w:rsidR="00150AC8" w:rsidDel="00E36205">
          <w:rPr>
            <w:bCs/>
          </w:rPr>
          <w:delText xml:space="preserve"> the table below</w:delText>
        </w:r>
      </w:del>
      <w:r w:rsidR="005D2F4B">
        <w:rPr>
          <w:bCs/>
        </w:rPr>
        <w:t xml:space="preserve">. </w:t>
      </w:r>
      <w:del w:id="39" w:author="Ezzati, Majid" w:date="2018-08-08T08:03:00Z">
        <w:r w:rsidR="008A7E0A" w:rsidDel="00E36205">
          <w:rPr>
            <w:bCs/>
          </w:rPr>
          <w:delText>Several of</w:delText>
        </w:r>
      </w:del>
      <w:ins w:id="40" w:author="Ezzati, Majid" w:date="2018-08-08T08:03:00Z">
        <w:r w:rsidR="00E36205">
          <w:rPr>
            <w:bCs/>
          </w:rPr>
          <w:t>We note that some</w:t>
        </w:r>
      </w:ins>
      <w:r w:rsidR="008A7E0A">
        <w:rPr>
          <w:bCs/>
        </w:rPr>
        <w:t xml:space="preserve"> the parameters </w:t>
      </w:r>
      <w:ins w:id="41" w:author="Ezzati, Majid" w:date="2018-08-08T08:03:00Z">
        <w:r w:rsidR="00E36205">
          <w:rPr>
            <w:bCs/>
          </w:rPr>
          <w:t>of this model</w:t>
        </w:r>
      </w:ins>
      <w:del w:id="42" w:author="Ezzati, Majid" w:date="2018-08-08T08:03:00Z">
        <w:r w:rsidR="008A7E0A" w:rsidDel="00E36205">
          <w:rPr>
            <w:bCs/>
          </w:rPr>
          <w:delText>above</w:delText>
        </w:r>
      </w:del>
      <w:r w:rsidR="008A7E0A">
        <w:rPr>
          <w:bCs/>
        </w:rPr>
        <w:t xml:space="preserve"> (e.g.</w:t>
      </w:r>
      <w:ins w:id="43" w:author="Ezzati, Majid" w:date="2018-08-08T08:03:00Z">
        <w:r w:rsidR="00E36205">
          <w:rPr>
            <w:bCs/>
          </w:rPr>
          <w:t>,</w:t>
        </w:r>
      </w:ins>
      <w:r w:rsidR="008A7E0A">
        <w:rPr>
          <w:bCs/>
        </w:rPr>
        <w:t xml:space="preserve"> </w:t>
      </w:r>
      <w:r w:rsidR="00412DB0">
        <w:rPr>
          <w:bCs/>
        </w:rPr>
        <w:t xml:space="preserve">the </w:t>
      </w:r>
      <w:r w:rsidR="00412DB0">
        <w:rPr>
          <w:bCs/>
        </w:rPr>
        <w:sym w:font="Symbol" w:char="F072"/>
      </w:r>
      <w:r w:rsidR="00412DB0">
        <w:rPr>
          <w:bCs/>
        </w:rPr>
        <w:t xml:space="preserve">, </w:t>
      </w:r>
      <w:r w:rsidR="00412DB0">
        <w:rPr>
          <w:bCs/>
        </w:rPr>
        <w:sym w:font="Symbol" w:char="F067"/>
      </w:r>
      <w:r w:rsidR="00412DB0">
        <w:rPr>
          <w:bCs/>
        </w:rPr>
        <w:t xml:space="preserve">, and </w:t>
      </w:r>
      <w:r w:rsidR="00412DB0">
        <w:rPr>
          <w:bCs/>
        </w:rPr>
        <w:sym w:font="Symbol" w:char="F061"/>
      </w:r>
      <w:r w:rsidR="00412DB0">
        <w:rPr>
          <w:bCs/>
        </w:rPr>
        <w:t xml:space="preserve"> terms) </w:t>
      </w:r>
      <w:del w:id="44" w:author="Ezzati, Majid" w:date="2018-08-08T08:04:00Z">
        <w:r w:rsidR="00412DB0" w:rsidDel="00E36205">
          <w:rPr>
            <w:bCs/>
          </w:rPr>
          <w:delText xml:space="preserve">are difficult to </w:delText>
        </w:r>
      </w:del>
      <w:ins w:id="45" w:author="Ezzati, Majid" w:date="2018-08-08T08:04:00Z">
        <w:r w:rsidR="00E36205">
          <w:rPr>
            <w:bCs/>
          </w:rPr>
          <w:t xml:space="preserve">cannot be </w:t>
        </w:r>
      </w:ins>
      <w:r w:rsidR="00412DB0">
        <w:rPr>
          <w:bCs/>
        </w:rPr>
        <w:t>interpret</w:t>
      </w:r>
      <w:ins w:id="46" w:author="Ezzati, Majid" w:date="2018-08-08T08:04:00Z">
        <w:r w:rsidR="00E36205">
          <w:rPr>
            <w:bCs/>
          </w:rPr>
          <w:t>ed on their own</w:t>
        </w:r>
      </w:ins>
      <w:r w:rsidR="00412DB0">
        <w:rPr>
          <w:bCs/>
        </w:rPr>
        <w:t xml:space="preserve">, </w:t>
      </w:r>
      <w:del w:id="47" w:author="Ezzati, Majid" w:date="2018-08-08T08:04:00Z">
        <w:r w:rsidR="00412DB0" w:rsidDel="00E36205">
          <w:rPr>
            <w:bCs/>
          </w:rPr>
          <w:delText>as the</w:delText>
        </w:r>
        <w:r w:rsidR="00FB614F" w:rsidDel="00E36205">
          <w:rPr>
            <w:bCs/>
          </w:rPr>
          <w:delText>y</w:delText>
        </w:r>
        <w:r w:rsidR="00412DB0" w:rsidDel="00E36205">
          <w:rPr>
            <w:bCs/>
          </w:rPr>
          <w:delText xml:space="preserve"> produce</w:delText>
        </w:r>
      </w:del>
      <w:ins w:id="48" w:author="Ezzati, Majid" w:date="2018-08-08T08:04:00Z">
        <w:r w:rsidR="00E36205">
          <w:rPr>
            <w:bCs/>
          </w:rPr>
          <w:t>because the final results involve</w:t>
        </w:r>
      </w:ins>
      <w:r w:rsidR="00412DB0">
        <w:rPr>
          <w:bCs/>
        </w:rPr>
        <w:t xml:space="preserve"> interaction terms</w:t>
      </w:r>
      <w:ins w:id="49" w:author="Ezzati, Majid" w:date="2018-08-08T08:04:00Z">
        <w:r w:rsidR="00E36205">
          <w:rPr>
            <w:bCs/>
          </w:rPr>
          <w:t>,</w:t>
        </w:r>
        <w:commentRangeStart w:id="50"/>
        <w:r w:rsidR="00E36205">
          <w:rPr>
            <w:bCs/>
          </w:rPr>
          <w:t xml:space="preserve"> for example XXXXX</w:t>
        </w:r>
      </w:ins>
      <w:del w:id="51" w:author="Ezzati, Majid" w:date="2018-08-08T08:04:00Z">
        <w:r w:rsidR="00412DB0" w:rsidDel="00E36205">
          <w:rPr>
            <w:bCs/>
          </w:rPr>
          <w:delText xml:space="preserve"> in the res</w:delText>
        </w:r>
      </w:del>
      <w:commentRangeEnd w:id="50"/>
      <w:r w:rsidR="00A93AA1">
        <w:rPr>
          <w:rStyle w:val="CommentReference"/>
        </w:rPr>
        <w:commentReference w:id="50"/>
      </w:r>
      <w:del w:id="52" w:author="Ezzati, Majid" w:date="2018-08-08T08:04:00Z">
        <w:r w:rsidR="00412DB0" w:rsidDel="00E36205">
          <w:rPr>
            <w:bCs/>
          </w:rPr>
          <w:delText>ults</w:delText>
        </w:r>
      </w:del>
      <w:r w:rsidR="00412DB0">
        <w:rPr>
          <w:bCs/>
        </w:rPr>
        <w:t xml:space="preserve">. In addition, the interpretation of </w:t>
      </w:r>
      <w:r w:rsidR="00412DB0">
        <w:rPr>
          <w:bCs/>
        </w:rPr>
        <w:sym w:font="Symbol" w:char="F067"/>
      </w:r>
      <w:r w:rsidR="00412DB0">
        <w:rPr>
          <w:bCs/>
        </w:rPr>
        <w:t xml:space="preserve"> is also dependant on the sign of </w:t>
      </w:r>
      <w:r w:rsidR="00412DB0">
        <w:rPr>
          <w:bCs/>
        </w:rPr>
        <w:sym w:font="Symbol" w:char="F061"/>
      </w:r>
      <w:r w:rsidR="00412DB0">
        <w:rPr>
          <w:bCs/>
        </w:rPr>
        <w:t xml:space="preserve">, as, for example, a negative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the percentage difference between maximum and minimum mortality is increasing, whereas a positive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that the </w:t>
      </w:r>
      <w:r w:rsidR="00933338">
        <w:rPr>
          <w:bCs/>
        </w:rPr>
        <w:t>percentage difference between maximum and minimum mortality is decreasing.</w:t>
      </w:r>
      <w:ins w:id="53" w:author="Majid" w:date="2018-08-08T09:55:00Z">
        <w:r w:rsidR="00F80362">
          <w:rPr>
            <w:bCs/>
          </w:rPr>
          <w:t xml:space="preserve"> For these reasons, interpretable results </w:t>
        </w:r>
      </w:ins>
      <w:ins w:id="54" w:author="Majid" w:date="2018-08-08T09:59:00Z">
        <w:r w:rsidR="00F80362">
          <w:rPr>
            <w:bCs/>
          </w:rPr>
          <w:t>require</w:t>
        </w:r>
      </w:ins>
      <w:ins w:id="55" w:author="Majid" w:date="2018-08-08T09:55:00Z">
        <w:r w:rsidR="00F80362">
          <w:rPr>
            <w:bCs/>
          </w:rPr>
          <w:t xml:space="preserve"> predicting the outcomes in specific years</w:t>
        </w:r>
      </w:ins>
      <w:ins w:id="56" w:author="Majid" w:date="2018-08-08T09:56:00Z">
        <w:r w:rsidR="00F80362">
          <w:rPr>
            <w:bCs/>
          </w:rPr>
          <w:t xml:space="preserve"> and not simply the model parameters. We have done so for one of the outcomes presented in the paper, namely percent difference in death rates between maximum and minimum mortality months</w:t>
        </w:r>
      </w:ins>
      <w:ins w:id="57" w:author="Majid" w:date="2018-08-08T10:01:00Z">
        <w:r w:rsidR="0008358E">
          <w:rPr>
            <w:bCs/>
          </w:rPr>
          <w:t>.</w:t>
        </w:r>
      </w:ins>
    </w:p>
    <w:p w14:paraId="1360507D" w14:textId="77777777" w:rsidR="0008358E" w:rsidRDefault="0008358E" w:rsidP="00E61AB2">
      <w:pPr>
        <w:rPr>
          <w:ins w:id="58" w:author="Majid" w:date="2018-08-08T10:01:00Z"/>
          <w:bCs/>
        </w:rPr>
      </w:pPr>
    </w:p>
    <w:p w14:paraId="70FC876D" w14:textId="6C800819" w:rsidR="0008358E" w:rsidRDefault="0008358E" w:rsidP="00E61AB2">
      <w:pPr>
        <w:rPr>
          <w:ins w:id="59" w:author="Majid" w:date="2018-08-08T10:01:00Z"/>
          <w:bCs/>
        </w:rPr>
      </w:pPr>
      <w:ins w:id="60" w:author="Majid" w:date="2018-08-08T10:01:00Z">
        <w:r>
          <w:rPr>
            <w:bCs/>
          </w:rPr>
          <w:t xml:space="preserve">Having done this work, we believe that our current approach has the dual advantage of using a more general and flexible framework and being more easily understandable. We welcome additional suggestions on whether </w:t>
        </w:r>
      </w:ins>
      <w:ins w:id="61" w:author="Majid" w:date="2018-08-08T10:02:00Z">
        <w:r>
          <w:rPr>
            <w:bCs/>
          </w:rPr>
          <w:t>complexifying the paper by adding this alternative method to the paper.</w:t>
        </w:r>
      </w:ins>
    </w:p>
    <w:p w14:paraId="06D40A5F" w14:textId="5F303D1F" w:rsidR="00E36205" w:rsidDel="00F80362" w:rsidRDefault="00E36205" w:rsidP="00E61AB2">
      <w:pPr>
        <w:rPr>
          <w:ins w:id="62" w:author="Ezzati, Majid" w:date="2018-08-08T08:01:00Z"/>
          <w:del w:id="63" w:author="Majid" w:date="2018-08-08T09:59:00Z"/>
          <w:bCs/>
        </w:rPr>
      </w:pPr>
    </w:p>
    <w:p w14:paraId="44506012" w14:textId="657EFA70" w:rsidR="00E36205" w:rsidRDefault="00E36205" w:rsidP="00F80362">
      <w:pPr>
        <w:rPr>
          <w:bCs/>
        </w:rPr>
      </w:pPr>
      <w:ins w:id="64" w:author="Ezzati, Majid" w:date="2018-08-08T08:01:00Z">
        <w:del w:id="65" w:author="Majid" w:date="2018-08-08T09:59:00Z">
          <w:r w:rsidDel="00F80362">
            <w:rPr>
              <w:bCs/>
            </w:rPr>
            <w:delText>, with results given for change in percentage point difference per decade for all-cause deaths</w:delText>
          </w:r>
        </w:del>
      </w:ins>
      <w:ins w:id="66" w:author="Majid" w:date="2018-08-08T09:59:00Z">
        <w:r w:rsidR="00F80362">
          <w:rPr>
            <w:bCs/>
          </w:rPr>
          <w:t>, presented</w:t>
        </w:r>
      </w:ins>
      <w:ins w:id="67" w:author="Ezzati, Majid" w:date="2018-08-08T08:01:00Z">
        <w:r>
          <w:rPr>
            <w:bCs/>
          </w:rPr>
          <w:t xml:space="preserve"> in the table below</w:t>
        </w:r>
      </w:ins>
      <w:ins w:id="68" w:author="Majid" w:date="2018-08-08T09:59:00Z">
        <w:r w:rsidR="00F80362">
          <w:rPr>
            <w:bCs/>
          </w:rPr>
          <w:t>.</w:t>
        </w:r>
      </w:ins>
    </w:p>
    <w:p w14:paraId="4036712F" w14:textId="77777777" w:rsidR="00412DB0" w:rsidRDefault="00412DB0" w:rsidP="00E61AB2">
      <w:pPr>
        <w:rPr>
          <w:bCs/>
        </w:rPr>
      </w:pPr>
    </w:p>
    <w:tbl>
      <w:tblPr>
        <w:tblW w:w="9832" w:type="dxa"/>
        <w:jc w:val="center"/>
        <w:tblLook w:val="04A0" w:firstRow="1" w:lastRow="0" w:firstColumn="1" w:lastColumn="0" w:noHBand="0" w:noVBand="1"/>
      </w:tblPr>
      <w:tblGrid>
        <w:gridCol w:w="1980"/>
        <w:gridCol w:w="1300"/>
        <w:gridCol w:w="1444"/>
        <w:gridCol w:w="1444"/>
        <w:gridCol w:w="2350"/>
        <w:gridCol w:w="1314"/>
      </w:tblGrid>
      <w:tr w:rsidR="00DB625F" w:rsidRPr="005D2F4B" w14:paraId="1EFDE7EC" w14:textId="77777777" w:rsidTr="00677408">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444" w:type="dxa"/>
            <w:tcBorders>
              <w:top w:val="single" w:sz="4" w:space="0" w:color="auto"/>
              <w:left w:val="nil"/>
              <w:bottom w:val="single" w:sz="4" w:space="0" w:color="auto"/>
              <w:right w:val="single" w:sz="4" w:space="0" w:color="auto"/>
            </w:tcBorders>
            <w:vAlign w:val="bottom"/>
          </w:tcPr>
          <w:p w14:paraId="158FEDB8" w14:textId="411B5F3B"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444" w:type="dxa"/>
            <w:tcBorders>
              <w:top w:val="single" w:sz="4" w:space="0" w:color="auto"/>
              <w:left w:val="single" w:sz="4" w:space="0" w:color="auto"/>
              <w:bottom w:val="single" w:sz="4" w:space="0" w:color="auto"/>
              <w:right w:val="single" w:sz="4" w:space="0" w:color="auto"/>
            </w:tcBorders>
            <w:vAlign w:val="bottom"/>
          </w:tcPr>
          <w:p w14:paraId="6DC56986" w14:textId="4027618A"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c>
          <w:tcPr>
            <w:tcW w:w="2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9619" w14:textId="32FC63CA" w:rsidR="00DB625F" w:rsidRPr="005D2F4B" w:rsidRDefault="00DB625F" w:rsidP="00DB625F">
            <w:pPr>
              <w:jc w:val="center"/>
              <w:rPr>
                <w:rFonts w:ascii="Calibri" w:eastAsia="Times New Roman" w:hAnsi="Calibri"/>
                <w:b/>
                <w:color w:val="000000"/>
                <w:kern w:val="0"/>
                <w:sz w:val="24"/>
                <w:szCs w:val="24"/>
                <w:lang w:eastAsia="en-GB"/>
              </w:rPr>
            </w:pPr>
            <w:commentRangeStart w:id="69"/>
            <w:r w:rsidRPr="00511BAD">
              <w:rPr>
                <w:rFonts w:ascii="Calibri" w:eastAsia="Times New Roman" w:hAnsi="Calibri"/>
                <w:b/>
                <w:color w:val="000000"/>
                <w:kern w:val="0"/>
                <w:sz w:val="24"/>
                <w:szCs w:val="24"/>
                <w:lang w:eastAsia="en-GB"/>
              </w:rPr>
              <w:t>Percentage point change per decade</w:t>
            </w:r>
            <w:commentRangeEnd w:id="69"/>
            <w:r w:rsidR="00F80362">
              <w:rPr>
                <w:rStyle w:val="CommentReference"/>
              </w:rPr>
              <w:commentReference w:id="69"/>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14:paraId="631B078F" w14:textId="77777777" w:rsidR="00DB625F" w:rsidRPr="005D2F4B" w:rsidRDefault="00DB625F" w:rsidP="00511BAD">
            <w:pPr>
              <w:jc w:val="center"/>
              <w:rPr>
                <w:rFonts w:ascii="Calibri" w:eastAsia="Times New Roman" w:hAnsi="Calibri"/>
                <w:b/>
                <w:color w:val="000000"/>
                <w:kern w:val="0"/>
                <w:sz w:val="24"/>
                <w:szCs w:val="24"/>
                <w:lang w:eastAsia="en-GB"/>
              </w:rPr>
            </w:pPr>
            <w:commentRangeStart w:id="70"/>
            <w:r w:rsidRPr="005D2F4B">
              <w:rPr>
                <w:rFonts w:ascii="Calibri" w:eastAsia="Times New Roman" w:hAnsi="Calibri"/>
                <w:b/>
                <w:color w:val="000000"/>
                <w:kern w:val="0"/>
                <w:sz w:val="24"/>
                <w:szCs w:val="24"/>
                <w:lang w:eastAsia="en-GB"/>
              </w:rPr>
              <w:t>p-value</w:t>
            </w:r>
            <w:commentRangeEnd w:id="70"/>
            <w:r w:rsidR="0008358E">
              <w:rPr>
                <w:rStyle w:val="CommentReference"/>
              </w:rPr>
              <w:commentReference w:id="70"/>
            </w:r>
          </w:p>
        </w:tc>
      </w:tr>
      <w:tr w:rsidR="00DB625F" w:rsidRPr="005D2F4B" w14:paraId="451625A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793A9A60" w14:textId="7007EA6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444" w:type="dxa"/>
            <w:tcBorders>
              <w:top w:val="nil"/>
              <w:left w:val="single" w:sz="4" w:space="0" w:color="auto"/>
              <w:bottom w:val="single" w:sz="4" w:space="0" w:color="auto"/>
              <w:right w:val="single" w:sz="4" w:space="0" w:color="auto"/>
            </w:tcBorders>
            <w:vAlign w:val="bottom"/>
          </w:tcPr>
          <w:p w14:paraId="25281F6B" w14:textId="7AB82F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45E82BB" w14:textId="496E3D0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-1.340013656</w:t>
            </w:r>
          </w:p>
        </w:tc>
        <w:tc>
          <w:tcPr>
            <w:tcW w:w="1314" w:type="dxa"/>
            <w:tcBorders>
              <w:top w:val="nil"/>
              <w:left w:val="nil"/>
              <w:bottom w:val="single" w:sz="4" w:space="0" w:color="auto"/>
              <w:right w:val="single" w:sz="4" w:space="0" w:color="auto"/>
            </w:tcBorders>
            <w:shd w:val="clear" w:color="auto" w:fill="auto"/>
            <w:noWrap/>
            <w:vAlign w:val="bottom"/>
            <w:hideMark/>
          </w:tcPr>
          <w:p w14:paraId="08C9E9AC" w14:textId="33F1CD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AE15D34"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5D8390C6" w14:textId="070184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444" w:type="dxa"/>
            <w:tcBorders>
              <w:top w:val="nil"/>
              <w:left w:val="single" w:sz="4" w:space="0" w:color="auto"/>
              <w:bottom w:val="single" w:sz="4" w:space="0" w:color="auto"/>
              <w:right w:val="single" w:sz="4" w:space="0" w:color="auto"/>
            </w:tcBorders>
            <w:vAlign w:val="bottom"/>
          </w:tcPr>
          <w:p w14:paraId="289E7F6C" w14:textId="6049E85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A15E89A" w14:textId="0F4A189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-0.991426162</w:t>
            </w:r>
          </w:p>
        </w:tc>
        <w:tc>
          <w:tcPr>
            <w:tcW w:w="1314" w:type="dxa"/>
            <w:tcBorders>
              <w:top w:val="nil"/>
              <w:left w:val="nil"/>
              <w:bottom w:val="single" w:sz="4" w:space="0" w:color="auto"/>
              <w:right w:val="single" w:sz="4" w:space="0" w:color="auto"/>
            </w:tcBorders>
            <w:shd w:val="clear" w:color="auto" w:fill="auto"/>
            <w:noWrap/>
            <w:vAlign w:val="bottom"/>
            <w:hideMark/>
          </w:tcPr>
          <w:p w14:paraId="25892F1E" w14:textId="375AABF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522CB2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471656D1" w14:textId="0E62E88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444" w:type="dxa"/>
            <w:tcBorders>
              <w:top w:val="nil"/>
              <w:left w:val="single" w:sz="4" w:space="0" w:color="auto"/>
              <w:bottom w:val="single" w:sz="4" w:space="0" w:color="auto"/>
              <w:right w:val="single" w:sz="4" w:space="0" w:color="auto"/>
            </w:tcBorders>
            <w:vAlign w:val="bottom"/>
          </w:tcPr>
          <w:p w14:paraId="6BED54AB" w14:textId="037F999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1B236F5" w14:textId="638B23E8"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-9.926342541</w:t>
            </w:r>
          </w:p>
        </w:tc>
        <w:tc>
          <w:tcPr>
            <w:tcW w:w="1314" w:type="dxa"/>
            <w:tcBorders>
              <w:top w:val="nil"/>
              <w:left w:val="nil"/>
              <w:bottom w:val="single" w:sz="4" w:space="0" w:color="auto"/>
              <w:right w:val="single" w:sz="4" w:space="0" w:color="auto"/>
            </w:tcBorders>
            <w:shd w:val="clear" w:color="auto" w:fill="auto"/>
            <w:noWrap/>
            <w:vAlign w:val="bottom"/>
            <w:hideMark/>
          </w:tcPr>
          <w:p w14:paraId="4CF3196A" w14:textId="6BC25D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AAB6F2A" w14:textId="77777777" w:rsidTr="00677408">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7F82C2AD" w14:textId="5133730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444" w:type="dxa"/>
            <w:tcBorders>
              <w:top w:val="nil"/>
              <w:left w:val="single" w:sz="4" w:space="0" w:color="auto"/>
              <w:bottom w:val="single" w:sz="4" w:space="0" w:color="auto"/>
              <w:right w:val="single" w:sz="4" w:space="0" w:color="auto"/>
            </w:tcBorders>
            <w:vAlign w:val="bottom"/>
          </w:tcPr>
          <w:p w14:paraId="527EC9DE" w14:textId="3DD05FC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A05D982" w14:textId="0AD618B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-1.436533268</w:t>
            </w:r>
          </w:p>
        </w:tc>
        <w:tc>
          <w:tcPr>
            <w:tcW w:w="1314" w:type="dxa"/>
            <w:tcBorders>
              <w:top w:val="nil"/>
              <w:left w:val="nil"/>
              <w:bottom w:val="single" w:sz="4" w:space="0" w:color="auto"/>
              <w:right w:val="single" w:sz="4" w:space="0" w:color="auto"/>
            </w:tcBorders>
            <w:shd w:val="clear" w:color="auto" w:fill="auto"/>
            <w:noWrap/>
            <w:vAlign w:val="bottom"/>
            <w:hideMark/>
          </w:tcPr>
          <w:p w14:paraId="7D7633BA" w14:textId="6827FD0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1759F3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221A6882" w14:textId="7DF660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444" w:type="dxa"/>
            <w:tcBorders>
              <w:top w:val="nil"/>
              <w:left w:val="single" w:sz="4" w:space="0" w:color="auto"/>
              <w:bottom w:val="single" w:sz="4" w:space="0" w:color="auto"/>
              <w:right w:val="single" w:sz="4" w:space="0" w:color="auto"/>
            </w:tcBorders>
            <w:vAlign w:val="bottom"/>
          </w:tcPr>
          <w:p w14:paraId="2DF139CB" w14:textId="6FD7821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40AC6E11" w14:textId="65133BF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-7.636125041</w:t>
            </w:r>
          </w:p>
        </w:tc>
        <w:tc>
          <w:tcPr>
            <w:tcW w:w="1314" w:type="dxa"/>
            <w:tcBorders>
              <w:top w:val="nil"/>
              <w:left w:val="nil"/>
              <w:bottom w:val="single" w:sz="4" w:space="0" w:color="auto"/>
              <w:right w:val="single" w:sz="4" w:space="0" w:color="auto"/>
            </w:tcBorders>
            <w:shd w:val="clear" w:color="auto" w:fill="auto"/>
            <w:noWrap/>
            <w:vAlign w:val="bottom"/>
            <w:hideMark/>
          </w:tcPr>
          <w:p w14:paraId="320769E1" w14:textId="79955D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7AA6AF8"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1AABC381" w14:textId="39A69C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444" w:type="dxa"/>
            <w:tcBorders>
              <w:top w:val="nil"/>
              <w:left w:val="single" w:sz="4" w:space="0" w:color="auto"/>
              <w:bottom w:val="single" w:sz="4" w:space="0" w:color="auto"/>
              <w:right w:val="single" w:sz="4" w:space="0" w:color="auto"/>
            </w:tcBorders>
            <w:vAlign w:val="bottom"/>
          </w:tcPr>
          <w:p w14:paraId="15C80759" w14:textId="47CF975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B17AD4E" w14:textId="1A42F54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-3.386452312</w:t>
            </w:r>
          </w:p>
        </w:tc>
        <w:tc>
          <w:tcPr>
            <w:tcW w:w="1314" w:type="dxa"/>
            <w:tcBorders>
              <w:top w:val="nil"/>
              <w:left w:val="nil"/>
              <w:bottom w:val="single" w:sz="4" w:space="0" w:color="auto"/>
              <w:right w:val="single" w:sz="4" w:space="0" w:color="auto"/>
            </w:tcBorders>
            <w:shd w:val="clear" w:color="auto" w:fill="auto"/>
            <w:noWrap/>
            <w:vAlign w:val="bottom"/>
            <w:hideMark/>
          </w:tcPr>
          <w:p w14:paraId="76604E58" w14:textId="231C18F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5A99CB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75DF25D5" w14:textId="01EEF7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444" w:type="dxa"/>
            <w:tcBorders>
              <w:top w:val="nil"/>
              <w:left w:val="single" w:sz="4" w:space="0" w:color="auto"/>
              <w:bottom w:val="single" w:sz="4" w:space="0" w:color="auto"/>
              <w:right w:val="single" w:sz="4" w:space="0" w:color="auto"/>
            </w:tcBorders>
            <w:vAlign w:val="bottom"/>
          </w:tcPr>
          <w:p w14:paraId="54B91222" w14:textId="4796B0E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E6280DC" w14:textId="35CEAC69"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-2.771671552</w:t>
            </w:r>
          </w:p>
        </w:tc>
        <w:tc>
          <w:tcPr>
            <w:tcW w:w="1314" w:type="dxa"/>
            <w:tcBorders>
              <w:top w:val="nil"/>
              <w:left w:val="nil"/>
              <w:bottom w:val="single" w:sz="4" w:space="0" w:color="auto"/>
              <w:right w:val="single" w:sz="4" w:space="0" w:color="auto"/>
            </w:tcBorders>
            <w:shd w:val="clear" w:color="auto" w:fill="auto"/>
            <w:noWrap/>
            <w:vAlign w:val="bottom"/>
            <w:hideMark/>
          </w:tcPr>
          <w:p w14:paraId="73F629AC" w14:textId="235967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DE1B906"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090CC6C7" w14:textId="7B0CFF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444" w:type="dxa"/>
            <w:tcBorders>
              <w:top w:val="nil"/>
              <w:left w:val="single" w:sz="4" w:space="0" w:color="auto"/>
              <w:bottom w:val="single" w:sz="4" w:space="0" w:color="auto"/>
              <w:right w:val="single" w:sz="4" w:space="0" w:color="auto"/>
            </w:tcBorders>
            <w:vAlign w:val="bottom"/>
          </w:tcPr>
          <w:p w14:paraId="30FB8B84" w14:textId="3CB9B9C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D56D760" w14:textId="5AF981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-0.686422475</w:t>
            </w:r>
          </w:p>
        </w:tc>
        <w:tc>
          <w:tcPr>
            <w:tcW w:w="1314" w:type="dxa"/>
            <w:tcBorders>
              <w:top w:val="nil"/>
              <w:left w:val="nil"/>
              <w:bottom w:val="single" w:sz="4" w:space="0" w:color="auto"/>
              <w:right w:val="single" w:sz="4" w:space="0" w:color="auto"/>
            </w:tcBorders>
            <w:shd w:val="clear" w:color="auto" w:fill="auto"/>
            <w:noWrap/>
            <w:vAlign w:val="bottom"/>
            <w:hideMark/>
          </w:tcPr>
          <w:p w14:paraId="679157C9" w14:textId="52B88D6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171094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A87D5A6" w14:textId="3C192C5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444" w:type="dxa"/>
            <w:tcBorders>
              <w:top w:val="nil"/>
              <w:left w:val="single" w:sz="4" w:space="0" w:color="auto"/>
              <w:bottom w:val="single" w:sz="4" w:space="0" w:color="auto"/>
              <w:right w:val="single" w:sz="4" w:space="0" w:color="auto"/>
            </w:tcBorders>
            <w:vAlign w:val="bottom"/>
          </w:tcPr>
          <w:p w14:paraId="2C6A102C" w14:textId="2CC7A52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9486379" w14:textId="3D2415E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-0.240011647</w:t>
            </w:r>
          </w:p>
        </w:tc>
        <w:tc>
          <w:tcPr>
            <w:tcW w:w="1314" w:type="dxa"/>
            <w:tcBorders>
              <w:top w:val="nil"/>
              <w:left w:val="nil"/>
              <w:bottom w:val="single" w:sz="4" w:space="0" w:color="auto"/>
              <w:right w:val="single" w:sz="4" w:space="0" w:color="auto"/>
            </w:tcBorders>
            <w:shd w:val="clear" w:color="auto" w:fill="auto"/>
            <w:noWrap/>
            <w:vAlign w:val="bottom"/>
            <w:hideMark/>
          </w:tcPr>
          <w:p w14:paraId="591CD054" w14:textId="0C4173E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0.07</w:t>
            </w:r>
          </w:p>
        </w:tc>
      </w:tr>
      <w:tr w:rsidR="00DB625F" w:rsidRPr="005D2F4B" w14:paraId="6FA2170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605B1C0" w14:textId="0218B4C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444" w:type="dxa"/>
            <w:tcBorders>
              <w:top w:val="nil"/>
              <w:left w:val="single" w:sz="4" w:space="0" w:color="auto"/>
              <w:bottom w:val="single" w:sz="4" w:space="0" w:color="auto"/>
              <w:right w:val="single" w:sz="4" w:space="0" w:color="auto"/>
            </w:tcBorders>
            <w:vAlign w:val="bottom"/>
          </w:tcPr>
          <w:p w14:paraId="6E980A29" w14:textId="08DCBC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D239D81" w14:textId="7BFB31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0.151999087</w:t>
            </w:r>
          </w:p>
        </w:tc>
        <w:tc>
          <w:tcPr>
            <w:tcW w:w="1314" w:type="dxa"/>
            <w:tcBorders>
              <w:top w:val="nil"/>
              <w:left w:val="nil"/>
              <w:bottom w:val="single" w:sz="4" w:space="0" w:color="auto"/>
              <w:right w:val="single" w:sz="4" w:space="0" w:color="auto"/>
            </w:tcBorders>
            <w:shd w:val="clear" w:color="auto" w:fill="auto"/>
            <w:noWrap/>
            <w:vAlign w:val="bottom"/>
            <w:hideMark/>
          </w:tcPr>
          <w:p w14:paraId="5A5E52FA" w14:textId="4B2B507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D4CD46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1FAE8052" w14:textId="17456FE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444" w:type="dxa"/>
            <w:tcBorders>
              <w:top w:val="nil"/>
              <w:left w:val="single" w:sz="4" w:space="0" w:color="auto"/>
              <w:bottom w:val="single" w:sz="4" w:space="0" w:color="auto"/>
              <w:right w:val="single" w:sz="4" w:space="0" w:color="auto"/>
            </w:tcBorders>
            <w:vAlign w:val="bottom"/>
          </w:tcPr>
          <w:p w14:paraId="52F45F73" w14:textId="5DE3D6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02D7EE8" w14:textId="59CAC4FF"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-0.813651318</w:t>
            </w:r>
          </w:p>
        </w:tc>
        <w:tc>
          <w:tcPr>
            <w:tcW w:w="1314" w:type="dxa"/>
            <w:tcBorders>
              <w:top w:val="nil"/>
              <w:left w:val="nil"/>
              <w:bottom w:val="single" w:sz="4" w:space="0" w:color="auto"/>
              <w:right w:val="single" w:sz="4" w:space="0" w:color="auto"/>
            </w:tcBorders>
            <w:shd w:val="clear" w:color="auto" w:fill="auto"/>
            <w:noWrap/>
            <w:vAlign w:val="bottom"/>
            <w:hideMark/>
          </w:tcPr>
          <w:p w14:paraId="1C6A83BE" w14:textId="12273C1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846035C"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5F38347C" w14:textId="08AA5BF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444" w:type="dxa"/>
            <w:tcBorders>
              <w:top w:val="nil"/>
              <w:left w:val="single" w:sz="4" w:space="0" w:color="auto"/>
              <w:bottom w:val="single" w:sz="4" w:space="0" w:color="auto"/>
              <w:right w:val="single" w:sz="4" w:space="0" w:color="auto"/>
            </w:tcBorders>
            <w:vAlign w:val="bottom"/>
          </w:tcPr>
          <w:p w14:paraId="5A374B4D" w14:textId="0A96DD3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D47DAEE" w14:textId="03FE9F7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-0.067961545</w:t>
            </w:r>
          </w:p>
        </w:tc>
        <w:tc>
          <w:tcPr>
            <w:tcW w:w="1314" w:type="dxa"/>
            <w:tcBorders>
              <w:top w:val="nil"/>
              <w:left w:val="nil"/>
              <w:bottom w:val="single" w:sz="4" w:space="0" w:color="auto"/>
              <w:right w:val="single" w:sz="4" w:space="0" w:color="auto"/>
            </w:tcBorders>
            <w:shd w:val="clear" w:color="auto" w:fill="auto"/>
            <w:noWrap/>
            <w:vAlign w:val="bottom"/>
            <w:hideMark/>
          </w:tcPr>
          <w:p w14:paraId="18A68B98" w14:textId="465781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E068DBA"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D4D41D2" w14:textId="58B1293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444" w:type="dxa"/>
            <w:tcBorders>
              <w:top w:val="nil"/>
              <w:left w:val="single" w:sz="4" w:space="0" w:color="auto"/>
              <w:bottom w:val="single" w:sz="4" w:space="0" w:color="auto"/>
              <w:right w:val="single" w:sz="4" w:space="0" w:color="auto"/>
            </w:tcBorders>
            <w:vAlign w:val="bottom"/>
          </w:tcPr>
          <w:p w14:paraId="2FBC2924" w14:textId="1F8749E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9C8963C" w14:textId="1650AAF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-0.544292675</w:t>
            </w:r>
          </w:p>
        </w:tc>
        <w:tc>
          <w:tcPr>
            <w:tcW w:w="1314" w:type="dxa"/>
            <w:tcBorders>
              <w:top w:val="nil"/>
              <w:left w:val="nil"/>
              <w:bottom w:val="single" w:sz="4" w:space="0" w:color="auto"/>
              <w:right w:val="single" w:sz="4" w:space="0" w:color="auto"/>
            </w:tcBorders>
            <w:shd w:val="clear" w:color="auto" w:fill="auto"/>
            <w:noWrap/>
            <w:vAlign w:val="bottom"/>
            <w:hideMark/>
          </w:tcPr>
          <w:p w14:paraId="5F384D9E" w14:textId="5C4AE30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DEA84A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4731F66" w14:textId="242BB0E3"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444" w:type="dxa"/>
            <w:tcBorders>
              <w:top w:val="nil"/>
              <w:left w:val="single" w:sz="4" w:space="0" w:color="auto"/>
              <w:bottom w:val="single" w:sz="4" w:space="0" w:color="auto"/>
              <w:right w:val="single" w:sz="4" w:space="0" w:color="auto"/>
            </w:tcBorders>
            <w:vAlign w:val="bottom"/>
          </w:tcPr>
          <w:p w14:paraId="1DE10FC4" w14:textId="3B2DB9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06CC94B" w14:textId="6083084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0.052773989</w:t>
            </w:r>
          </w:p>
        </w:tc>
        <w:tc>
          <w:tcPr>
            <w:tcW w:w="1314" w:type="dxa"/>
            <w:tcBorders>
              <w:top w:val="nil"/>
              <w:left w:val="nil"/>
              <w:bottom w:val="single" w:sz="4" w:space="0" w:color="auto"/>
              <w:right w:val="single" w:sz="4" w:space="0" w:color="auto"/>
            </w:tcBorders>
            <w:shd w:val="clear" w:color="auto" w:fill="auto"/>
            <w:noWrap/>
            <w:vAlign w:val="bottom"/>
            <w:hideMark/>
          </w:tcPr>
          <w:p w14:paraId="3872F9EB" w14:textId="503DF8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85A5FF7"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5DB9FF5F" w14:textId="64289C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444" w:type="dxa"/>
            <w:tcBorders>
              <w:top w:val="nil"/>
              <w:left w:val="single" w:sz="4" w:space="0" w:color="auto"/>
              <w:bottom w:val="single" w:sz="4" w:space="0" w:color="auto"/>
              <w:right w:val="single" w:sz="4" w:space="0" w:color="auto"/>
            </w:tcBorders>
            <w:vAlign w:val="bottom"/>
          </w:tcPr>
          <w:p w14:paraId="0A7DEC5F" w14:textId="0502E2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5DB7665" w14:textId="5E269DB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-0.832314313</w:t>
            </w:r>
          </w:p>
        </w:tc>
        <w:tc>
          <w:tcPr>
            <w:tcW w:w="1314" w:type="dxa"/>
            <w:tcBorders>
              <w:top w:val="nil"/>
              <w:left w:val="nil"/>
              <w:bottom w:val="single" w:sz="4" w:space="0" w:color="auto"/>
              <w:right w:val="single" w:sz="4" w:space="0" w:color="auto"/>
            </w:tcBorders>
            <w:shd w:val="clear" w:color="auto" w:fill="auto"/>
            <w:noWrap/>
            <w:vAlign w:val="bottom"/>
            <w:hideMark/>
          </w:tcPr>
          <w:p w14:paraId="5F59F009" w14:textId="5210228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2134BDB"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25AC1EE6" w14:textId="5AC52A2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444" w:type="dxa"/>
            <w:tcBorders>
              <w:top w:val="nil"/>
              <w:left w:val="single" w:sz="4" w:space="0" w:color="auto"/>
              <w:bottom w:val="single" w:sz="4" w:space="0" w:color="auto"/>
              <w:right w:val="single" w:sz="4" w:space="0" w:color="auto"/>
            </w:tcBorders>
            <w:vAlign w:val="bottom"/>
          </w:tcPr>
          <w:p w14:paraId="3E785916" w14:textId="58EEB7B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2EDE2A1" w14:textId="1BE1BF6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-0.316999523</w:t>
            </w:r>
          </w:p>
        </w:tc>
        <w:tc>
          <w:tcPr>
            <w:tcW w:w="1314" w:type="dxa"/>
            <w:tcBorders>
              <w:top w:val="nil"/>
              <w:left w:val="nil"/>
              <w:bottom w:val="single" w:sz="4" w:space="0" w:color="auto"/>
              <w:right w:val="single" w:sz="4" w:space="0" w:color="auto"/>
            </w:tcBorders>
            <w:shd w:val="clear" w:color="auto" w:fill="auto"/>
            <w:noWrap/>
            <w:vAlign w:val="bottom"/>
            <w:hideMark/>
          </w:tcPr>
          <w:p w14:paraId="5B1C270F" w14:textId="334D9B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3FFCAF0"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07DB838B" w14:textId="5909CA8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444" w:type="dxa"/>
            <w:tcBorders>
              <w:top w:val="nil"/>
              <w:left w:val="single" w:sz="4" w:space="0" w:color="auto"/>
              <w:bottom w:val="single" w:sz="4" w:space="0" w:color="auto"/>
              <w:right w:val="single" w:sz="4" w:space="0" w:color="auto"/>
            </w:tcBorders>
            <w:vAlign w:val="bottom"/>
          </w:tcPr>
          <w:p w14:paraId="23AF640F" w14:textId="67AAA2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C010586" w14:textId="29FE813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-1.113157089</w:t>
            </w:r>
          </w:p>
        </w:tc>
        <w:tc>
          <w:tcPr>
            <w:tcW w:w="1314" w:type="dxa"/>
            <w:tcBorders>
              <w:top w:val="nil"/>
              <w:left w:val="nil"/>
              <w:bottom w:val="single" w:sz="4" w:space="0" w:color="auto"/>
              <w:right w:val="single" w:sz="4" w:space="0" w:color="auto"/>
            </w:tcBorders>
            <w:shd w:val="clear" w:color="auto" w:fill="auto"/>
            <w:noWrap/>
            <w:vAlign w:val="bottom"/>
            <w:hideMark/>
          </w:tcPr>
          <w:p w14:paraId="2E3DCD75" w14:textId="0AA87A9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4A648D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670558F0" w14:textId="18275C6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444" w:type="dxa"/>
            <w:tcBorders>
              <w:top w:val="nil"/>
              <w:left w:val="single" w:sz="4" w:space="0" w:color="auto"/>
              <w:bottom w:val="single" w:sz="4" w:space="0" w:color="auto"/>
              <w:right w:val="single" w:sz="4" w:space="0" w:color="auto"/>
            </w:tcBorders>
            <w:vAlign w:val="bottom"/>
          </w:tcPr>
          <w:p w14:paraId="4A01AAFF" w14:textId="391116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4C8A7EA" w14:textId="1A9E67D2"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-0.921860006</w:t>
            </w:r>
          </w:p>
        </w:tc>
        <w:tc>
          <w:tcPr>
            <w:tcW w:w="1314" w:type="dxa"/>
            <w:tcBorders>
              <w:top w:val="nil"/>
              <w:left w:val="nil"/>
              <w:bottom w:val="single" w:sz="4" w:space="0" w:color="auto"/>
              <w:right w:val="single" w:sz="4" w:space="0" w:color="auto"/>
            </w:tcBorders>
            <w:shd w:val="clear" w:color="auto" w:fill="auto"/>
            <w:noWrap/>
            <w:vAlign w:val="bottom"/>
            <w:hideMark/>
          </w:tcPr>
          <w:p w14:paraId="10DE8BCF" w14:textId="45F9578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43065BE"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3D74A41B" w14:textId="5F90EF2B"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444" w:type="dxa"/>
            <w:tcBorders>
              <w:top w:val="nil"/>
              <w:left w:val="single" w:sz="4" w:space="0" w:color="auto"/>
              <w:bottom w:val="single" w:sz="4" w:space="0" w:color="auto"/>
              <w:right w:val="single" w:sz="4" w:space="0" w:color="auto"/>
            </w:tcBorders>
            <w:vAlign w:val="bottom"/>
          </w:tcPr>
          <w:p w14:paraId="3BE24F3E" w14:textId="5634401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BC63869" w14:textId="3D09CB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-2.616143783</w:t>
            </w:r>
          </w:p>
        </w:tc>
        <w:tc>
          <w:tcPr>
            <w:tcW w:w="1314" w:type="dxa"/>
            <w:tcBorders>
              <w:top w:val="nil"/>
              <w:left w:val="nil"/>
              <w:bottom w:val="single" w:sz="4" w:space="0" w:color="auto"/>
              <w:right w:val="single" w:sz="4" w:space="0" w:color="auto"/>
            </w:tcBorders>
            <w:shd w:val="clear" w:color="auto" w:fill="auto"/>
            <w:noWrap/>
            <w:vAlign w:val="bottom"/>
            <w:hideMark/>
          </w:tcPr>
          <w:p w14:paraId="7E6F056F" w14:textId="176A79B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CF3AD7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297183B0" w14:textId="2D8C0C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444" w:type="dxa"/>
            <w:tcBorders>
              <w:top w:val="nil"/>
              <w:left w:val="single" w:sz="4" w:space="0" w:color="auto"/>
              <w:bottom w:val="single" w:sz="4" w:space="0" w:color="auto"/>
              <w:right w:val="single" w:sz="4" w:space="0" w:color="auto"/>
            </w:tcBorders>
            <w:vAlign w:val="bottom"/>
          </w:tcPr>
          <w:p w14:paraId="476C6658" w14:textId="70C74E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112B9D1" w14:textId="7406E42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-1.80539498</w:t>
            </w:r>
          </w:p>
        </w:tc>
        <w:tc>
          <w:tcPr>
            <w:tcW w:w="1314" w:type="dxa"/>
            <w:tcBorders>
              <w:top w:val="nil"/>
              <w:left w:val="nil"/>
              <w:bottom w:val="single" w:sz="4" w:space="0" w:color="auto"/>
              <w:right w:val="single" w:sz="4" w:space="0" w:color="auto"/>
            </w:tcBorders>
            <w:shd w:val="clear" w:color="auto" w:fill="auto"/>
            <w:noWrap/>
            <w:vAlign w:val="bottom"/>
            <w:hideMark/>
          </w:tcPr>
          <w:p w14:paraId="266F754C" w14:textId="0CFC969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bl>
    <w:p w14:paraId="2C0D1FC8" w14:textId="77777777" w:rsidR="005D2F4B" w:rsidRDefault="005D2F4B" w:rsidP="00E61AB2">
      <w:pPr>
        <w:rPr>
          <w:bCs/>
        </w:rPr>
      </w:pPr>
    </w:p>
    <w:p w14:paraId="6AF11E6F" w14:textId="77258EB7" w:rsidR="000A7203" w:rsidRDefault="000A7203" w:rsidP="000A7203">
      <w:pPr>
        <w:rPr>
          <w:bCs/>
        </w:rPr>
      </w:pPr>
      <w:r>
        <w:rPr>
          <w:b/>
          <w:bCs/>
        </w:rPr>
        <w:t>Table</w:t>
      </w:r>
      <w:r>
        <w:rPr>
          <w:bCs/>
        </w:rPr>
        <w:t xml:space="preserve">: </w:t>
      </w:r>
      <w:del w:id="71" w:author="Majid" w:date="2018-08-08T09:59:00Z">
        <w:r w:rsidR="00E16AED" w:rsidRPr="00AC73A1" w:rsidDel="00F80362">
          <w:rPr>
            <w:color w:val="000000" w:themeColor="text1"/>
          </w:rPr>
          <w:delText>National p</w:delText>
        </w:r>
      </w:del>
      <w:ins w:id="72" w:author="Majid" w:date="2018-08-08T09:59:00Z">
        <w:r w:rsidR="00F80362">
          <w:rPr>
            <w:color w:val="000000" w:themeColor="text1"/>
          </w:rPr>
          <w:t>P</w:t>
        </w:r>
      </w:ins>
      <w:r w:rsidR="00E16AED" w:rsidRPr="00AC73A1">
        <w:rPr>
          <w:color w:val="000000" w:themeColor="text1"/>
        </w:rPr>
        <w:t>ercent difference in death rates between the maximum and minimum mortality months</w:t>
      </w:r>
      <w:r w:rsidR="00E16AED">
        <w:rPr>
          <w:color w:val="000000" w:themeColor="text1"/>
        </w:rPr>
        <w:t xml:space="preserve"> for all-cause </w:t>
      </w:r>
      <w:del w:id="73" w:author="Majid" w:date="2018-08-08T10:00:00Z">
        <w:r w:rsidR="00E16AED" w:rsidDel="00F80362">
          <w:rPr>
            <w:color w:val="000000" w:themeColor="text1"/>
          </w:rPr>
          <w:delText xml:space="preserve">and </w:delText>
        </w:r>
        <w:r w:rsidR="00E16AED" w:rsidRPr="00AC73A1" w:rsidDel="00F80362">
          <w:rPr>
            <w:color w:val="000000" w:themeColor="text1"/>
          </w:rPr>
          <w:delText xml:space="preserve">cause-specific </w:delText>
        </w:r>
      </w:del>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DB625F">
        <w:rPr>
          <w:color w:val="000000" w:themeColor="text1"/>
        </w:rPr>
        <w:t xml:space="preserve">, and </w:t>
      </w:r>
      <w:commentRangeStart w:id="74"/>
      <w:r w:rsidR="00DB625F">
        <w:rPr>
          <w:color w:val="000000" w:themeColor="text1"/>
        </w:rPr>
        <w:t xml:space="preserve">percentage point change </w:t>
      </w:r>
      <w:ins w:id="75" w:author="Majid" w:date="2018-08-08T10:00:00Z">
        <w:r w:rsidR="00F80362">
          <w:rPr>
            <w:color w:val="000000" w:themeColor="text1"/>
          </w:rPr>
          <w:t>from 1980 to 2016</w:t>
        </w:r>
      </w:ins>
      <w:del w:id="76" w:author="Majid" w:date="2018-08-08T10:00:00Z">
        <w:r w:rsidR="00DB625F" w:rsidDel="00F80362">
          <w:rPr>
            <w:color w:val="000000" w:themeColor="text1"/>
          </w:rPr>
          <w:delText xml:space="preserve">per </w:delText>
        </w:r>
      </w:del>
      <w:commentRangeEnd w:id="74"/>
      <w:r w:rsidR="00F80362">
        <w:rPr>
          <w:rStyle w:val="CommentReference"/>
        </w:rPr>
        <w:commentReference w:id="74"/>
      </w:r>
      <w:del w:id="77" w:author="Majid" w:date="2018-08-08T10:00:00Z">
        <w:r w:rsidR="00DB625F" w:rsidDel="00F80362">
          <w:rPr>
            <w:color w:val="000000" w:themeColor="text1"/>
          </w:rPr>
          <w:delText>decade</w:delText>
        </w:r>
        <w:r w:rsidR="00677408" w:rsidDel="00F80362">
          <w:rPr>
            <w:color w:val="000000" w:themeColor="text1"/>
          </w:rPr>
          <w:delText xml:space="preserve"> </w:delText>
        </w:r>
      </w:del>
      <w:r w:rsidR="00677408">
        <w:rPr>
          <w:color w:val="000000" w:themeColor="text1"/>
        </w:rPr>
        <w:t>using alternative method</w:t>
      </w:r>
      <w:r w:rsidR="00E16AED" w:rsidRPr="00AC73A1">
        <w:rPr>
          <w:color w:val="000000" w:themeColor="text1"/>
        </w:rPr>
        <w:t>.</w:t>
      </w:r>
    </w:p>
    <w:p w14:paraId="1443CB8D" w14:textId="77777777" w:rsidR="000A7203" w:rsidRDefault="000A7203" w:rsidP="00E61AB2">
      <w:pPr>
        <w:rPr>
          <w:bCs/>
        </w:rPr>
      </w:pP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468A0C9A"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We </w:t>
      </w:r>
      <w:r w:rsidR="00F40365">
        <w:rPr>
          <w:bCs/>
        </w:rPr>
        <w:t>quote</w:t>
      </w:r>
      <w:r w:rsidR="00097BC9">
        <w:rPr>
          <w:bCs/>
        </w:rPr>
        <w:t xml:space="preserve"> p-values in results, as opposed to setting a</w:t>
      </w:r>
      <w:r w:rsidR="00C73D9A">
        <w:rPr>
          <w:bCs/>
        </w:rPr>
        <w:t>n explicit</w:t>
      </w:r>
      <w:r w:rsidR="00097BC9">
        <w:rPr>
          <w:bCs/>
        </w:rPr>
        <w:t xml:space="preserve"> threshold for significance.</w:t>
      </w:r>
      <w:r w:rsidR="00D90CF0">
        <w:rPr>
          <w:bCs/>
        </w:rPr>
        <w:t xml:space="preserve"> We do not adjust for multiple testing</w:t>
      </w:r>
      <w:r w:rsidR="006537B3">
        <w:rPr>
          <w:bCs/>
        </w:rPr>
        <w:t xml:space="preserve"> here</w:t>
      </w:r>
      <w:r w:rsidR="00D90CF0">
        <w:rPr>
          <w:bCs/>
        </w:rPr>
        <w:t xml:space="preserve">, </w:t>
      </w:r>
      <w:r w:rsidR="006537B3">
        <w:rPr>
          <w:bCs/>
        </w:rPr>
        <w:t>due to the lack of independence of the tests.</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78"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https://doi.org/10.1175/1520-0477(1998)079&lt;0061:APGTWA&gt;2.0.CO;2</w:t>
      </w:r>
    </w:p>
    <w:p w14:paraId="094A715E" w14:textId="28937781" w:rsidR="00B11CF3" w:rsidRDefault="008338F8" w:rsidP="00707D8D">
      <w:pPr>
        <w:widowControl w:val="0"/>
        <w:autoSpaceDE w:val="0"/>
        <w:autoSpaceDN w:val="0"/>
        <w:adjustRightInd w:val="0"/>
        <w:ind w:left="480" w:hanging="480"/>
        <w:rPr>
          <w:bCs/>
        </w:rPr>
      </w:pPr>
      <w:ins w:id="79"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Ezzati, Majid" w:date="2018-08-08T07:55:00Z" w:initials="EM">
    <w:p w14:paraId="19B582BC" w14:textId="2DCB7A13" w:rsidR="00510796" w:rsidRDefault="00510796">
      <w:pPr>
        <w:pStyle w:val="CommentText"/>
      </w:pPr>
      <w:r>
        <w:rPr>
          <w:rStyle w:val="CommentReference"/>
        </w:rPr>
        <w:annotationRef/>
      </w:r>
      <w:r>
        <w:t>The comment doesn’t really mention how it changes over time. If so, why should we keep this and not simplify?</w:t>
      </w:r>
    </w:p>
    <w:p w14:paraId="7216F5C1" w14:textId="78938090" w:rsidR="00510796" w:rsidRDefault="00510796">
      <w:pPr>
        <w:pStyle w:val="CommentText"/>
      </w:pPr>
    </w:p>
    <w:p w14:paraId="4DB80E5F" w14:textId="7055A6A1" w:rsidR="00510796" w:rsidRDefault="00510796">
      <w:pPr>
        <w:pStyle w:val="CommentText"/>
      </w:pPr>
      <w:r>
        <w:t>discuss</w:t>
      </w:r>
    </w:p>
  </w:comment>
  <w:comment w:id="13" w:author="Ezzati, Majid" w:date="2018-08-08T07:53:00Z" w:initials="EM">
    <w:p w14:paraId="625E04F1" w14:textId="77777777" w:rsidR="00510796" w:rsidRDefault="00510796">
      <w:pPr>
        <w:pStyle w:val="CommentText"/>
      </w:pPr>
      <w:r>
        <w:rPr>
          <w:rStyle w:val="CommentReference"/>
        </w:rPr>
        <w:annotationRef/>
      </w:r>
      <w:r>
        <w:t>Discuss:</w:t>
      </w:r>
    </w:p>
    <w:p w14:paraId="73271866" w14:textId="77777777" w:rsidR="00510796" w:rsidRDefault="00510796">
      <w:pPr>
        <w:pStyle w:val="CommentText"/>
      </w:pPr>
    </w:p>
    <w:p w14:paraId="5BC4618A" w14:textId="77777777" w:rsidR="00510796" w:rsidRDefault="00510796">
      <w:pPr>
        <w:pStyle w:val="CommentText"/>
      </w:pPr>
      <w:r>
        <w:t>What are the large and small points</w:t>
      </w:r>
    </w:p>
    <w:p w14:paraId="297D2B87" w14:textId="77777777" w:rsidR="00510796" w:rsidRDefault="00510796">
      <w:pPr>
        <w:pStyle w:val="CommentText"/>
      </w:pPr>
    </w:p>
    <w:p w14:paraId="5BD63442" w14:textId="17405180" w:rsidR="00510796" w:rsidRDefault="00510796">
      <w:pPr>
        <w:pStyle w:val="CommentText"/>
      </w:pPr>
      <w:r>
        <w:t>Also, given the complexity of y axis, why not show like figure 4 of the paper even if we keep this</w:t>
      </w:r>
    </w:p>
  </w:comment>
  <w:comment w:id="23" w:author="Ezzati, Majid" w:date="2018-08-08T07:56:00Z" w:initials="EM">
    <w:p w14:paraId="1C83058B" w14:textId="55593E7C" w:rsidR="00510796" w:rsidRDefault="00510796">
      <w:pPr>
        <w:pStyle w:val="CommentText"/>
      </w:pPr>
      <w:r>
        <w:rPr>
          <w:rStyle w:val="CommentReference"/>
        </w:rPr>
        <w:annotationRef/>
      </w:r>
      <w:r>
        <w:t>Take out even if we keep this. The figure is already complex to the point of being incomprehensible for unfamiliar reader</w:t>
      </w:r>
    </w:p>
  </w:comment>
  <w:comment w:id="50" w:author="Ezzati, Majid" w:date="2018-08-08T08:04:00Z" w:initials="EM">
    <w:p w14:paraId="5DD41CCA" w14:textId="500C2EF6" w:rsidR="00A93AA1" w:rsidRDefault="00A93AA1">
      <w:pPr>
        <w:pStyle w:val="CommentText"/>
      </w:pPr>
      <w:r>
        <w:rPr>
          <w:rStyle w:val="CommentReference"/>
        </w:rPr>
        <w:annotationRef/>
      </w:r>
      <w:r>
        <w:t>Give and example</w:t>
      </w:r>
    </w:p>
  </w:comment>
  <w:comment w:id="69" w:author="Majid" w:date="2018-08-08T10:00:00Z" w:initials="M">
    <w:p w14:paraId="76783175" w14:textId="48CD829C" w:rsidR="00F80362" w:rsidRDefault="00F80362">
      <w:pPr>
        <w:pStyle w:val="CommentText"/>
      </w:pPr>
      <w:r>
        <w:rPr>
          <w:rStyle w:val="CommentReference"/>
        </w:rPr>
        <w:annotationRef/>
      </w:r>
      <w:r>
        <w:t>significant digits????</w:t>
      </w:r>
    </w:p>
  </w:comment>
  <w:comment w:id="70" w:author="Majid" w:date="2018-08-08T10:01:00Z" w:initials="M">
    <w:p w14:paraId="577D3061" w14:textId="76496B93" w:rsidR="0008358E" w:rsidRDefault="0008358E">
      <w:pPr>
        <w:pStyle w:val="CommentText"/>
      </w:pPr>
      <w:r>
        <w:rPr>
          <w:rStyle w:val="CommentReference"/>
        </w:rPr>
        <w:annotationRef/>
      </w:r>
      <w:r>
        <w:t>discuss p value</w:t>
      </w:r>
    </w:p>
  </w:comment>
  <w:comment w:id="74" w:author="Majid" w:date="2018-08-08T10:00:00Z" w:initials="M">
    <w:p w14:paraId="3C098D90" w14:textId="74DDA7B8" w:rsidR="00F80362" w:rsidRDefault="00F80362">
      <w:pPr>
        <w:pStyle w:val="CommentText"/>
      </w:pPr>
      <w:r>
        <w:rPr>
          <w:rStyle w:val="CommentReference"/>
        </w:rPr>
        <w:annotationRef/>
      </w:r>
      <w:r>
        <w:t>do for the whole period</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B80E5F" w15:done="0"/>
  <w15:commentEx w15:paraId="5BD63442" w15:done="0"/>
  <w15:commentEx w15:paraId="1C83058B" w15:done="0"/>
  <w15:commentEx w15:paraId="5DD41CCA" w15:done="0"/>
  <w15:commentEx w15:paraId="76783175" w15:done="0"/>
  <w15:commentEx w15:paraId="577D3061" w15:done="0"/>
  <w15:commentEx w15:paraId="3C098D9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F2380" w14:textId="77777777" w:rsidR="007625B0" w:rsidRDefault="007625B0">
      <w:r>
        <w:separator/>
      </w:r>
    </w:p>
  </w:endnote>
  <w:endnote w:type="continuationSeparator" w:id="0">
    <w:p w14:paraId="47EABECB" w14:textId="77777777" w:rsidR="007625B0" w:rsidRDefault="00762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516C9E5" w:rsidR="005530AF" w:rsidRDefault="005530AF">
    <w:pPr>
      <w:pStyle w:val="Footer"/>
      <w:jc w:val="right"/>
    </w:pPr>
    <w:r>
      <w:fldChar w:fldCharType="begin"/>
    </w:r>
    <w:r>
      <w:instrText xml:space="preserve"> PAGE   \* MERGEFORMAT </w:instrText>
    </w:r>
    <w:r>
      <w:fldChar w:fldCharType="separate"/>
    </w:r>
    <w:r w:rsidR="00357CCF">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F54EA1" w:rsidR="005530AF" w:rsidRDefault="005530AF">
    <w:pPr>
      <w:pStyle w:val="Footer"/>
      <w:jc w:val="right"/>
    </w:pPr>
    <w:r>
      <w:fldChar w:fldCharType="begin"/>
    </w:r>
    <w:r>
      <w:instrText xml:space="preserve"> PAGE   \* MERGEFORMAT </w:instrText>
    </w:r>
    <w:r>
      <w:fldChar w:fldCharType="separate"/>
    </w:r>
    <w:r w:rsidR="007625B0">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C6B6FB" w14:textId="77777777" w:rsidR="007625B0" w:rsidRDefault="007625B0">
      <w:r>
        <w:separator/>
      </w:r>
    </w:p>
  </w:footnote>
  <w:footnote w:type="continuationSeparator" w:id="0">
    <w:p w14:paraId="31D5225E" w14:textId="77777777" w:rsidR="007625B0" w:rsidRDefault="007625B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5CF4"/>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17A2"/>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CF"/>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9C4"/>
    <w:rsid w:val="00446E65"/>
    <w:rsid w:val="00452C6D"/>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3940"/>
    <w:rsid w:val="004F41BB"/>
    <w:rsid w:val="004F5471"/>
    <w:rsid w:val="0050038B"/>
    <w:rsid w:val="00501010"/>
    <w:rsid w:val="005014D1"/>
    <w:rsid w:val="005033D5"/>
    <w:rsid w:val="0050414B"/>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25B0"/>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D4FE59-9667-7D49-A89D-07F48CE4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1</TotalTime>
  <Pages>10</Pages>
  <Words>9906</Words>
  <Characters>56470</Characters>
  <Application>Microsoft Macintosh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66244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2018-08-08T09:07:00Z</dcterms:created>
  <dcterms:modified xsi:type="dcterms:W3CDTF">2018-08-08T09:07:00Z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