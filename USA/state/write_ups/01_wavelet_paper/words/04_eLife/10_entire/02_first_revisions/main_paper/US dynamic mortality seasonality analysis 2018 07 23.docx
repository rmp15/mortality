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ins w:id="0" w:author="Ezzati, Majid" w:date="2018-07-20T06:45:00Z">
        <w:r w:rsidR="00D50F7E">
          <w:rPr>
            <w:color w:val="000000" w:themeColor="text1"/>
          </w:rPr>
          <w:t xml:space="preserve">therefore </w:t>
        </w:r>
      </w:ins>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1"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67F1653B" w:rsidR="005872FC" w:rsidRDefault="005902F2" w:rsidP="00365ECB">
      <w:pPr>
        <w:spacing w:line="480" w:lineRule="auto"/>
        <w:jc w:val="both"/>
      </w:pPr>
      <w:r w:rsidRPr="00AC73A1">
        <w:lastRenderedPageBreak/>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w:t>
      </w:r>
      <w:r w:rsidR="00A137B9">
        <w:t>except for</w:t>
      </w:r>
      <w:r w:rsidR="00F91740">
        <w:t xml:space="preserve"> intentional injuries</w:t>
      </w:r>
      <w:r w:rsidR="0008287A">
        <w:t xml:space="preserve"> and substance use disorders</w:t>
      </w:r>
      <w:r w:rsidR="00D551FB">
        <w:t xml:space="preserve"> (Supplementary Figure XX)</w:t>
      </w:r>
      <w:r w:rsidRPr="00AC73A1">
        <w:t>.</w:t>
      </w:r>
      <w:r w:rsidR="00E228F7">
        <w:t xml:space="preserve"> </w:t>
      </w:r>
      <w:r w:rsidR="005861BC">
        <w:t>D</w:t>
      </w:r>
      <w:r w:rsidR="00B91368" w:rsidRPr="00AC73A1">
        <w:t>eaths from cardio</w:t>
      </w:r>
      <w:r w:rsidR="0029208D" w:rsidRPr="00AC73A1">
        <w:t>respiratory</w:t>
      </w:r>
      <w:r w:rsidR="00B91368" w:rsidRPr="00AC73A1">
        <w:t xml:space="preserve"> causes</w:t>
      </w:r>
      <w:ins w:id="2" w:author="Ezzati, Majid" w:date="2018-07-20T06:50:00Z">
        <w:r w:rsidR="00AB2FE3">
          <w:t>,</w:t>
        </w:r>
      </w:ins>
      <w:r w:rsidR="005861BC">
        <w:t xml:space="preserve"> and </w:t>
      </w:r>
      <w:ins w:id="3" w:author="Ezzati, Majid" w:date="2018-07-20T06:50:00Z">
        <w:r w:rsidR="00AB2FE3">
          <w:t xml:space="preserve">within it </w:t>
        </w:r>
      </w:ins>
      <w:r w:rsidR="005861BC">
        <w:t>respiratory infections</w:t>
      </w:r>
      <w:ins w:id="4" w:author="Ezzati, Majid" w:date="2018-07-20T06:50:00Z">
        <w:r w:rsidR="00AB2FE3">
          <w:t>,</w:t>
        </w:r>
      </w:ins>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228F7">
        <w:t xml:space="preserve"> </w:t>
      </w:r>
      <w:r w:rsidR="00E228F7" w:rsidRPr="00AC73A1">
        <w:t>Seasonality in cancer deaths only appeared after 55 years of age</w:t>
      </w:r>
      <w:r w:rsidR="00E228F7">
        <w:t>.</w:t>
      </w:r>
      <w:ins w:id="5" w:author="Ezzati, Majid" w:date="2018-07-20T06:51:00Z">
        <w:r w:rsidR="00AB2FE3">
          <w:t xml:space="preserve"> </w:t>
        </w:r>
      </w:ins>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58CBC615" w:rsidR="008D5D97" w:rsidRDefault="00233A16" w:rsidP="008D5D97">
      <w:pPr>
        <w:spacing w:line="480" w:lineRule="auto"/>
        <w:jc w:val="both"/>
      </w:pPr>
      <w:commentRangeStart w:id="6"/>
      <w:r>
        <w:t xml:space="preserve">Deaths </w:t>
      </w:r>
      <w:ins w:id="7" w:author="Ezzati, Majid" w:date="2018-07-20T06:52:00Z">
        <w:r w:rsidR="008F4745">
          <w:t xml:space="preserve">from every cause were highest in the months of December, January </w:t>
        </w:r>
      </w:ins>
      <w:ins w:id="8" w:author="Parks, Robbie M" w:date="2018-07-23T10:58:00Z">
        <w:r w:rsidR="008E637A">
          <w:t>or</w:t>
        </w:r>
      </w:ins>
      <w:ins w:id="9" w:author="Ezzati, Majid" w:date="2018-07-20T06:52:00Z">
        <w:r w:rsidR="008F4745">
          <w:t xml:space="preserve"> February</w:t>
        </w:r>
      </w:ins>
      <w:r>
        <w:t xml:space="preserve"> </w:t>
      </w:r>
      <w:ins w:id="10" w:author="Ezzati, Majid" w:date="2018-07-20T06:53:00Z">
        <w:r w:rsidR="008F4745">
          <w:t xml:space="preserve">among </w:t>
        </w:r>
      </w:ins>
      <w:r>
        <w:t>males and females aged</w:t>
      </w:r>
      <w:r w:rsidR="00FF5DAC">
        <w:t xml:space="preserve"> 7</w:t>
      </w:r>
      <w:r>
        <w:t xml:space="preserve">5 years and older </w:t>
      </w:r>
      <w:r w:rsidR="00FF5DAC">
        <w:t>(Figure 3)</w:t>
      </w:r>
      <w:r>
        <w:t>, except for intentional injuries which peaked between June and August</w:t>
      </w:r>
      <w:r w:rsidR="00FF5DAC">
        <w:t xml:space="preserve"> (Supplementary Figure XX)</w:t>
      </w:r>
      <w:r>
        <w:t xml:space="preserve">. </w:t>
      </w:r>
      <w:r w:rsidR="008166AA">
        <w:t>Further, d</w:t>
      </w:r>
      <w:r w:rsidR="008166AA" w:rsidRPr="00AC73A1">
        <w:t>eath rates in men aged ≥45 years and women aged ≥35 years peaked in January and February and were lowest in June-August, for all-cause mortality as well as for</w:t>
      </w:r>
      <w:r w:rsidR="008166AA">
        <w:t xml:space="preserve"> all non-injury causes</w:t>
      </w:r>
      <w:r w:rsidR="008166AA" w:rsidRPr="00AC73A1">
        <w:t xml:space="preserve"> of death</w:t>
      </w:r>
      <w:r w:rsidR="008166AA">
        <w:t xml:space="preserve"> (except for maternal conditions, which bore no clear pattern) (Supplementary Figure XX).</w:t>
      </w:r>
      <w:ins w:id="11" w:author="Ezzati, Majid" w:date="2018-07-20T07:03:00Z">
        <w:r w:rsidR="008166AA">
          <w:t xml:space="preserve"> </w:t>
        </w:r>
        <w:commentRangeEnd w:id="6"/>
        <w:r w:rsidR="008166AA">
          <w:rPr>
            <w:rStyle w:val="CommentReference"/>
            <w:rFonts w:asciiTheme="minorHAnsi" w:hAnsiTheme="minorHAnsi" w:cstheme="minorBidi"/>
            <w:lang w:eastAsia="en-US"/>
          </w:rPr>
          <w:commentReference w:id="6"/>
        </w:r>
      </w:ins>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xml:space="preserve">, except for </w:t>
      </w:r>
      <w:bookmarkStart w:id="12" w:name="_GoBack"/>
      <w:bookmarkEnd w:id="12"/>
      <w:r w:rsidR="0069659E">
        <w:t>chronic respiratory diseases</w:t>
      </w:r>
      <w:r w:rsidR="008D5D97">
        <w:t xml:space="preserve"> </w:t>
      </w:r>
      <w:ins w:id="13" w:author="Ezzati, Majid" w:date="2018-07-20T06:54:00Z">
        <w:r w:rsidR="008F4745">
          <w:t xml:space="preserve">in </w:t>
        </w:r>
      </w:ins>
      <w:ins w:id="14" w:author="Ezzati, Majid" w:date="2018-07-20T06:56:00Z">
        <w:r w:rsidR="00C36F42">
          <w:t xml:space="preserve">age </w:t>
        </w:r>
      </w:ins>
      <w:ins w:id="15" w:author="Ezzati, Majid" w:date="2018-07-20T06:54:00Z">
        <w:r w:rsidR="008F4745">
          <w:t>5-24 years</w:t>
        </w:r>
      </w:ins>
      <w:ins w:id="16" w:author="Ezzati, Majid" w:date="2018-07-20T06:56:00Z">
        <w:r w:rsidR="00C36F42">
          <w:t xml:space="preserve"> where there are few deaths from this cause leading to unstable estimates (p-value for seasonality was only XX)</w:t>
        </w:r>
      </w:ins>
      <w:ins w:id="17" w:author="Ezzati, Majid" w:date="2018-07-20T06:54:00Z">
        <w:r w:rsidR="008F4745">
          <w:t xml:space="preserve"> </w:t>
        </w:r>
      </w:ins>
      <w:r w:rsidR="008D5D97">
        <w:t>(</w:t>
      </w:r>
      <w:r w:rsidR="006704B7">
        <w:t xml:space="preserve">Figure 3 and </w:t>
      </w:r>
      <w:r w:rsidR="008D5D97">
        <w:t xml:space="preserve">Supplementary Figure XX). </w:t>
      </w:r>
    </w:p>
    <w:p w14:paraId="5FABCF65" w14:textId="77777777" w:rsidR="008D5D97" w:rsidRDefault="008D5D97" w:rsidP="00C33FFB">
      <w:pPr>
        <w:spacing w:line="480" w:lineRule="auto"/>
        <w:jc w:val="both"/>
      </w:pPr>
    </w:p>
    <w:p w14:paraId="6D4B4E34" w14:textId="77777777" w:rsidR="00D211A0" w:rsidRDefault="00D211A0" w:rsidP="00C33FFB">
      <w:pPr>
        <w:spacing w:line="480" w:lineRule="auto"/>
        <w:jc w:val="both"/>
        <w:rPr>
          <w:ins w:id="18" w:author="Parks, Robbie M" w:date="2018-07-18T08:57:00Z"/>
        </w:rPr>
      </w:pPr>
    </w:p>
    <w:p w14:paraId="3B88980A" w14:textId="35749045" w:rsidR="007846F4" w:rsidRDefault="000210D1" w:rsidP="00C33FFB">
      <w:pPr>
        <w:spacing w:line="480" w:lineRule="auto"/>
        <w:jc w:val="both"/>
      </w:pPr>
      <w:r w:rsidRPr="00AC73A1">
        <w:lastRenderedPageBreak/>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del w:id="19" w:author="Ezzati, Majid" w:date="2018-07-20T07:06:00Z">
        <w:r w:rsidR="007846F4" w:rsidDel="000A68FE">
          <w:delText>males and for females aged</w:delText>
        </w:r>
      </w:del>
      <w:ins w:id="20" w:author="Ezzati, Majid" w:date="2018-07-20T07:06:00Z">
        <w:r w:rsidR="000A68FE">
          <w:t>below</w:t>
        </w:r>
      </w:ins>
      <w:r w:rsidR="007846F4">
        <w:t xml:space="preserve"> 44 years </w:t>
      </w:r>
      <w:del w:id="21" w:author="Ezzati, Majid" w:date="2018-07-20T07:06:00Z">
        <w:r w:rsidR="007846F4" w:rsidDel="000A68FE">
          <w:delText>and younger</w:delText>
        </w:r>
      </w:del>
      <w:ins w:id="22" w:author="Ezzati, Majid" w:date="2018-07-20T07:06:00Z">
        <w:r w:rsidR="000A68FE">
          <w:t>of age</w:t>
        </w:r>
      </w:ins>
      <w:r w:rsidR="007846F4">
        <w:t>.</w:t>
      </w:r>
    </w:p>
    <w:p w14:paraId="7C840BD3" w14:textId="77777777" w:rsidR="00BE6B38" w:rsidRPr="00AC73A1" w:rsidRDefault="00BE6B38" w:rsidP="00C33FFB">
      <w:pPr>
        <w:spacing w:line="480" w:lineRule="auto"/>
        <w:jc w:val="both"/>
      </w:pPr>
    </w:p>
    <w:p w14:paraId="13C55760" w14:textId="5D9B2626"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ins w:id="23" w:author="Ezzati, Majid" w:date="2018-07-20T07:10:00Z">
        <w:r w:rsidR="001446B6">
          <w:t xml:space="preserve">percent </w:t>
        </w:r>
      </w:ins>
      <w:r w:rsidR="000210D1" w:rsidRPr="00AC73A1">
        <w:t xml:space="preserve">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itself driven by increasing difference in non-intentional injuries</w:t>
      </w:r>
      <w:del w:id="24" w:author="Ezzati, Majid" w:date="2018-07-20T07:12:00Z">
        <w:r w:rsidR="009B11D1" w:rsidRPr="00AC73A1" w:rsidDel="001446B6">
          <w:delText>.</w:delText>
        </w:r>
      </w:del>
      <w:r w:rsidR="00564D58">
        <w:t xml:space="preserve"> </w:t>
      </w:r>
      <w:r w:rsidR="00576EFD">
        <w:t>(Supplementary Figure XX</w:t>
      </w:r>
      <w:r w:rsidR="00B34D22">
        <w:t>).</w:t>
      </w:r>
      <w:r w:rsidR="00A833D2">
        <w:t xml:space="preserve"> </w:t>
      </w:r>
      <w:commentRangeStart w:id="25"/>
      <w:del w:id="26" w:author="Ezzati, Majid" w:date="2018-07-20T07:21:00Z">
        <w:r w:rsidR="00706545" w:rsidDel="005C3CBC">
          <w:delText>In contrast to cardiorespiratory, cardiovascular diseases, and chronic respiratory diseases, percent seasonal difference in deaths of under-fives in respiratory infections significantly increased</w:delText>
        </w:r>
      </w:del>
      <w:ins w:id="27" w:author="Ezzati, Majid" w:date="2018-07-20T07:21:00Z">
        <w:r w:rsidR="005C3CBC">
          <w:t>Within the cardiorespiratory cluster in under-five children, percent seasonal</w:t>
        </w:r>
      </w:ins>
      <w:r w:rsidR="00706545">
        <w:t xml:space="preserve"> </w:t>
      </w:r>
      <w:ins w:id="28" w:author="Ezzati, Majid" w:date="2018-07-20T07:22:00Z">
        <w:r w:rsidR="005C3CBC">
          <w:t xml:space="preserve">difference declined for cardiorespiratory, cardiovascular diseases, and chronic respiratory diseases but increased for respiratory infections </w:t>
        </w:r>
      </w:ins>
      <w:r w:rsidR="00706545">
        <w:t>(Supplementary Figure XX)</w:t>
      </w:r>
      <w:r w:rsidR="0049494F">
        <w:t>.</w:t>
      </w:r>
      <w:commentRangeEnd w:id="25"/>
      <w:r w:rsidR="001446B6">
        <w:rPr>
          <w:rStyle w:val="CommentReference"/>
          <w:rFonts w:asciiTheme="minorHAnsi" w:hAnsiTheme="minorHAnsi" w:cstheme="minorBidi"/>
          <w:lang w:eastAsia="en-US"/>
        </w:rPr>
        <w:commentReference w:id="25"/>
      </w:r>
    </w:p>
    <w:p w14:paraId="102D6F4D" w14:textId="77777777" w:rsidR="000210D1" w:rsidRPr="00AC73A1" w:rsidRDefault="000210D1" w:rsidP="00C33FFB">
      <w:pPr>
        <w:spacing w:line="480" w:lineRule="auto"/>
        <w:jc w:val="both"/>
      </w:pPr>
    </w:p>
    <w:p w14:paraId="6A559C4E" w14:textId="486BD71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del w:id="29" w:author="Parks, Robbie M" w:date="2018-07-18T09:10:00Z">
        <w:r w:rsidR="00214C19" w:rsidRPr="00AC73A1" w:rsidDel="00DC40BE">
          <w:delText xml:space="preserve"> </w:delText>
        </w:r>
        <w:commentRangeStart w:id="30"/>
        <w:commentRangeStart w:id="31"/>
        <w:r w:rsidR="00214C19" w:rsidRPr="00AC73A1" w:rsidDel="00DC40BE">
          <w:delText xml:space="preserve">The </w:delText>
        </w:r>
        <w:r w:rsidR="00C125D1" w:rsidRPr="00AC73A1" w:rsidDel="00DC40BE">
          <w:delText xml:space="preserve">only cause of death with regional differences in seasonality was </w:delText>
        </w:r>
        <w:r w:rsidR="00214C19" w:rsidRPr="00AC73A1" w:rsidDel="00DC40BE">
          <w:delText xml:space="preserve">injuries </w:delText>
        </w:r>
        <w:r w:rsidR="00C125D1" w:rsidRPr="00AC73A1" w:rsidDel="00DC40BE">
          <w:delText xml:space="preserve">in men aged </w:delText>
        </w:r>
        <w:r w:rsidR="00214C19" w:rsidRPr="00AC73A1" w:rsidDel="00DC40BE">
          <w:delText xml:space="preserve">55-64 </w:delText>
        </w:r>
        <w:r w:rsidR="00C125D1" w:rsidRPr="00AC73A1" w:rsidDel="00DC40BE">
          <w:delText>years</w:delText>
        </w:r>
        <w:r w:rsidR="00214C19" w:rsidRPr="00AC73A1" w:rsidDel="00DC40BE">
          <w:delText xml:space="preserve"> and </w:delText>
        </w:r>
        <w:r w:rsidR="00C125D1" w:rsidRPr="00AC73A1" w:rsidDel="00DC40BE">
          <w:delText xml:space="preserve">women aged </w:delText>
        </w:r>
        <w:r w:rsidR="00214C19" w:rsidRPr="00AC73A1" w:rsidDel="00DC40BE">
          <w:delText xml:space="preserve">65-74 </w:delText>
        </w:r>
        <w:r w:rsidR="00C125D1" w:rsidRPr="00AC73A1" w:rsidDel="00DC40BE">
          <w:delText xml:space="preserve">years. Injury death rates in these age-sex groups seemed to peak in January in the </w:delText>
        </w:r>
        <w:r w:rsidR="00765400" w:rsidRPr="00AC73A1" w:rsidDel="00DC40BE">
          <w:delText xml:space="preserve">Northeast peak </w:delText>
        </w:r>
        <w:r w:rsidR="00C125D1" w:rsidRPr="00AC73A1" w:rsidDel="00DC40BE">
          <w:delText>and in August in the</w:delText>
        </w:r>
        <w:r w:rsidR="00214C19" w:rsidRPr="00AC73A1" w:rsidDel="00DC40BE">
          <w:delText xml:space="preserve"> (</w:delText>
        </w:r>
        <w:r w:rsidR="00545E85" w:rsidRPr="00AC73A1" w:rsidDel="00DC40BE">
          <w:delText xml:space="preserve">Supplementary Figure </w:delText>
        </w:r>
        <w:r w:rsidR="00407783" w:rsidDel="00DC40BE">
          <w:delText>XX</w:delText>
        </w:r>
        <w:r w:rsidR="006630ED" w:rsidRPr="00AC73A1" w:rsidDel="00DC40BE">
          <w:delText>)</w:delText>
        </w:r>
        <w:r w:rsidR="00214C19" w:rsidRPr="00AC73A1" w:rsidDel="00DC40BE">
          <w:delText>.</w:delText>
        </w:r>
        <w:commentRangeEnd w:id="30"/>
        <w:r w:rsidR="00767823" w:rsidDel="00DC40BE">
          <w:rPr>
            <w:rStyle w:val="CommentReference"/>
            <w:rFonts w:asciiTheme="minorHAnsi" w:hAnsiTheme="minorHAnsi" w:cstheme="minorBidi"/>
            <w:lang w:eastAsia="en-US"/>
          </w:rPr>
          <w:commentReference w:id="30"/>
        </w:r>
        <w:commentRangeEnd w:id="31"/>
        <w:r w:rsidR="00CB584B" w:rsidDel="00DC40BE">
          <w:rPr>
            <w:rStyle w:val="CommentReference"/>
            <w:rFonts w:asciiTheme="minorHAnsi" w:hAnsiTheme="minorHAnsi" w:cstheme="minorBidi"/>
            <w:lang w:eastAsia="en-US"/>
          </w:rPr>
          <w:commentReference w:id="31"/>
        </w:r>
      </w:del>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w:t>
      </w:r>
      <w:r w:rsidR="000210D1" w:rsidRPr="00AC73A1">
        <w:lastRenderedPageBreak/>
        <w:t>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32"/>
      <w:r w:rsidR="00A76EC0" w:rsidRPr="00AC73A1">
        <w:t xml:space="preserve">our subnational analysis over three decades revealed </w:t>
      </w:r>
      <w:commentRangeStart w:id="33"/>
      <w:commentRangeStart w:id="34"/>
      <w:commentRangeStart w:id="35"/>
      <w:r w:rsidR="00A76EC0" w:rsidRPr="00AC73A1">
        <w:t>variations</w:t>
      </w:r>
      <w:commentRangeEnd w:id="33"/>
      <w:r w:rsidR="00B96C91">
        <w:rPr>
          <w:rStyle w:val="CommentReference"/>
          <w:rFonts w:asciiTheme="minorHAnsi" w:hAnsiTheme="minorHAnsi" w:cstheme="minorBidi"/>
          <w:lang w:eastAsia="en-US"/>
        </w:rPr>
        <w:commentReference w:id="33"/>
      </w:r>
      <w:commentRangeEnd w:id="34"/>
      <w:r w:rsidR="00A95B9E">
        <w:rPr>
          <w:rStyle w:val="CommentReference"/>
          <w:rFonts w:asciiTheme="minorHAnsi" w:hAnsiTheme="minorHAnsi" w:cstheme="minorBidi"/>
          <w:lang w:eastAsia="en-US"/>
        </w:rPr>
        <w:commentReference w:id="34"/>
      </w:r>
      <w:commentRangeEnd w:id="35"/>
      <w:r w:rsidR="00175631">
        <w:rPr>
          <w:rStyle w:val="CommentReference"/>
          <w:rFonts w:asciiTheme="minorHAnsi" w:hAnsiTheme="minorHAnsi" w:cstheme="minorBidi"/>
          <w:lang w:eastAsia="en-US"/>
        </w:rPr>
        <w:commentReference w:id="35"/>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32"/>
      <w:r w:rsidR="00737C06">
        <w:rPr>
          <w:rStyle w:val="CommentReference"/>
          <w:rFonts w:asciiTheme="minorHAnsi" w:hAnsiTheme="minorHAnsi" w:cstheme="minorBidi"/>
          <w:lang w:eastAsia="en-US"/>
        </w:rPr>
        <w:commentReference w:id="32"/>
      </w:r>
    </w:p>
    <w:p w14:paraId="6886C687" w14:textId="77777777" w:rsidR="0042218D" w:rsidRPr="00AC73A1" w:rsidRDefault="0042218D" w:rsidP="0042218D">
      <w:pPr>
        <w:spacing w:line="480" w:lineRule="auto"/>
        <w:jc w:val="both"/>
      </w:pPr>
    </w:p>
    <w:p w14:paraId="2B22717B" w14:textId="286B46DF" w:rsidR="00DB2D88" w:rsidRPr="00AC73A1" w:rsidRDefault="000B49CF" w:rsidP="00DB2D88">
      <w:pPr>
        <w:spacing w:line="480" w:lineRule="auto"/>
        <w:jc w:val="both"/>
      </w:pPr>
      <w:commentRangeStart w:id="36"/>
      <w:r>
        <w:t>T</w:t>
      </w:r>
      <w:r w:rsidR="000B343F" w:rsidRPr="00AC73A1">
        <w:t xml:space="preserve">he observed geographical </w:t>
      </w:r>
      <w:r w:rsidR="00EF4585" w:rsidRPr="00AC73A1">
        <w:t xml:space="preserve">similarity </w:t>
      </w:r>
      <w:r w:rsidR="000B343F" w:rsidRPr="00AC73A1">
        <w:t xml:space="preserve">in </w:t>
      </w:r>
      <w:ins w:id="37" w:author="Parks, Robbie M" w:date="2018-07-10T17:46:00Z">
        <w:del w:id="38" w:author="Majid2" w:date="2018-07-16T10:49:00Z">
          <w:r w:rsidR="00BA3E10" w:rsidDel="008C7C85">
            <w:delText xml:space="preserve">non-injury </w:delText>
          </w:r>
        </w:del>
      </w:ins>
      <w:r w:rsidR="000B343F" w:rsidRPr="00AC73A1">
        <w:t>seasonal mortality variation</w:t>
      </w:r>
      <w:ins w:id="39" w:author="Parks, Robbie M" w:date="2018-07-10T18:23:00Z">
        <w:r w:rsidR="00277FF5">
          <w:t xml:space="preserve"> (independent of range of temperature)</w:t>
        </w:r>
      </w:ins>
      <w:r w:rsidR="000B343F" w:rsidRPr="00AC73A1">
        <w:t xml:space="preserve"> </w:t>
      </w:r>
      <w:commentRangeEnd w:id="36"/>
      <w:r w:rsidR="00175631">
        <w:rPr>
          <w:rStyle w:val="CommentReference"/>
          <w:rFonts w:asciiTheme="minorHAnsi" w:hAnsiTheme="minorHAnsi" w:cstheme="minorBidi"/>
          <w:lang w:eastAsia="en-US"/>
        </w:rPr>
        <w:commentReference w:id="36"/>
      </w:r>
      <w:r w:rsidR="000B343F" w:rsidRPr="00AC73A1">
        <w:t>in the USA</w:t>
      </w:r>
      <w:r w:rsidR="005426EF">
        <w:t xml:space="preserve"> was</w:t>
      </w:r>
      <w:r w:rsidR="005426EF" w:rsidRPr="00AC73A1">
        <w:t xml:space="preserve"> </w:t>
      </w:r>
      <w:r w:rsidR="000B343F" w:rsidRPr="00AC73A1">
        <w:t xml:space="preserve">also seen in a study of 36 cities </w:t>
      </w:r>
      <w:del w:id="40" w:author="Majid2" w:date="2018-07-16T10:49:00Z">
        <w:r w:rsidR="000B343F" w:rsidRPr="00AC73A1" w:rsidDel="008C7C85">
          <w:delText xml:space="preserve">using </w:delText>
        </w:r>
      </w:del>
      <w:ins w:id="41" w:author="Parks, Robbie M" w:date="2018-07-10T17:46:00Z">
        <w:del w:id="42" w:author="Majid2" w:date="2018-07-16T10:49:00Z">
          <w:r w:rsidR="0079171F" w:rsidDel="008C7C85">
            <w:delText>all</w:delText>
          </w:r>
          <w:r w:rsidR="001310F1" w:rsidDel="008C7C85">
            <w:delText>-cause</w:delText>
          </w:r>
          <w:r w:rsidR="0079171F" w:rsidDel="008C7C85">
            <w:delText xml:space="preserve"> </w:delText>
          </w:r>
        </w:del>
      </w:ins>
      <w:del w:id="43" w:author="Majid2" w:date="2018-07-16T10:49:00Z">
        <w:r w:rsidR="000B343F" w:rsidRPr="00AC73A1" w:rsidDel="008C7C85">
          <w:delText xml:space="preserve">deaths </w:delText>
        </w:r>
      </w:del>
      <w:r w:rsidR="000B343F" w:rsidRPr="00AC73A1">
        <w:t>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t>
      </w:r>
      <w:r w:rsidR="000B343F" w:rsidRPr="00AC73A1">
        <w:lastRenderedPageBreak/>
        <w:t>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44"/>
      <w:commentRangeStart w:id="45"/>
      <w:commentRangeStart w:id="46"/>
      <w:r w:rsidR="00B96C91">
        <w:t>although the two measures are correlated</w:t>
      </w:r>
      <w:commentRangeEnd w:id="44"/>
      <w:r w:rsidR="00B96C91">
        <w:rPr>
          <w:rStyle w:val="CommentReference"/>
          <w:rFonts w:asciiTheme="minorHAnsi" w:hAnsiTheme="minorHAnsi" w:cstheme="minorBidi"/>
          <w:lang w:eastAsia="en-US"/>
        </w:rPr>
        <w:commentReference w:id="44"/>
      </w:r>
      <w:commentRangeEnd w:id="45"/>
      <w:r w:rsidR="00C7166F">
        <w:rPr>
          <w:rStyle w:val="CommentReference"/>
          <w:rFonts w:asciiTheme="minorHAnsi" w:hAnsiTheme="minorHAnsi" w:cstheme="minorBidi"/>
          <w:lang w:eastAsia="en-US"/>
        </w:rPr>
        <w:commentReference w:id="45"/>
      </w:r>
      <w:commentRangeEnd w:id="46"/>
      <w:r w:rsidR="00175631">
        <w:rPr>
          <w:rStyle w:val="CommentReference"/>
          <w:rFonts w:asciiTheme="minorHAnsi" w:hAnsiTheme="minorHAnsi" w:cstheme="minorBidi"/>
          <w:lang w:eastAsia="en-US"/>
        </w:rPr>
        <w:commentReference w:id="46"/>
      </w:r>
      <w:ins w:id="47" w:author="Ezzati, Majid" w:date="2018-07-09T05:44:00Z">
        <w:r w:rsidR="00B96C91">
          <w:t>)</w:t>
        </w:r>
      </w:ins>
      <w:ins w:id="48"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543BBADD"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175631">
        <w:rPr>
          <w:rStyle w:val="CommentReference"/>
          <w:rFonts w:asciiTheme="minorHAnsi" w:hAnsiTheme="minorHAnsi" w:cstheme="minorBidi"/>
          <w:lang w:eastAsia="en-US"/>
        </w:rPr>
        <w:commentReference w:id="49"/>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w:t>
      </w:r>
      <w:r w:rsidRPr="00AC73A1">
        <w:lastRenderedPageBreak/>
        <w:t xml:space="preserve">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50"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lastRenderedPageBreak/>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51" w:author="Parks, Robbie M" w:date="2018-06-19T14:05:00Z"/>
        </w:rPr>
      </w:pPr>
    </w:p>
    <w:p w14:paraId="6514E41B" w14:textId="321E3FB9" w:rsidR="00E9529D" w:rsidRDefault="004055C0" w:rsidP="00E9529D">
      <w:pPr>
        <w:spacing w:line="480" w:lineRule="auto"/>
        <w:jc w:val="both"/>
        <w:rPr>
          <w:ins w:id="52" w:author="Parks, Robbie M" w:date="2018-07-10T22:50: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53"/>
      <w:ins w:id="54" w:author="Parks, Robbie M" w:date="2018-07-10T22:50:00Z">
        <w:r w:rsidR="00E9529D">
          <w:t>Hottest of all the regions on average annually is the Southeast (18.4°C).</w:t>
        </w:r>
      </w:ins>
      <w:commentRangeEnd w:id="53"/>
      <w:r w:rsidR="00175631">
        <w:rPr>
          <w:rStyle w:val="CommentReference"/>
          <w:rFonts w:asciiTheme="minorHAnsi" w:hAnsiTheme="minorHAnsi" w:cstheme="minorBidi"/>
          <w:lang w:eastAsia="en-US"/>
        </w:rPr>
        <w:commentReference w:id="53"/>
      </w:r>
      <w:ins w:id="55" w:author="Parks, Robbie M" w:date="2018-07-10T22:50:00Z">
        <w:r w:rsidR="00E9529D">
          <w:t xml:space="preserve"> </w:t>
        </w:r>
        <w:commentRangeStart w:id="56"/>
        <w:r w:rsidR="00E9529D">
          <w:t xml:space="preserve">Moving westwards, the South, with the second warmest average annual temperature (18°C), takes up the largest geographic share of the USA (18.8% of contiguous land mass), with half taken up by Texas. </w:t>
        </w:r>
      </w:ins>
      <w:commentRangeEnd w:id="56"/>
      <w:r w:rsidR="00175631">
        <w:rPr>
          <w:rStyle w:val="CommentReference"/>
          <w:rFonts w:asciiTheme="minorHAnsi" w:hAnsiTheme="minorHAnsi" w:cstheme="minorBidi"/>
          <w:lang w:eastAsia="en-US"/>
        </w:rPr>
        <w:commentReference w:id="56"/>
      </w:r>
      <w:commentRangeStart w:id="57"/>
      <w:ins w:id="58" w:author="Parks, Robbie M" w:date="2018-07-10T22:50:00Z">
        <w:r w:rsidR="00E9529D">
          <w:t xml:space="preserve">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commentRangeEnd w:id="57"/>
      <w:r w:rsidR="00175631">
        <w:rPr>
          <w:rStyle w:val="CommentReference"/>
          <w:rFonts w:asciiTheme="minorHAnsi" w:hAnsiTheme="minorHAnsi" w:cstheme="minorBidi"/>
          <w:lang w:eastAsia="en-US"/>
        </w:rPr>
        <w:commentReference w:id="57"/>
      </w:r>
    </w:p>
    <w:p w14:paraId="6D7FBE97" w14:textId="77777777" w:rsidR="00E9529D" w:rsidRDefault="00E9529D" w:rsidP="00E9529D">
      <w:pPr>
        <w:spacing w:line="480" w:lineRule="auto"/>
        <w:jc w:val="both"/>
        <w:rPr>
          <w:ins w:id="59" w:author="Parks, Robbie M" w:date="2018-07-10T22:50:00Z"/>
        </w:rPr>
      </w:pPr>
    </w:p>
    <w:p w14:paraId="6C50800E" w14:textId="00B4687A" w:rsidR="00C66D47" w:rsidRPr="00AC73A1" w:rsidRDefault="00E9529D" w:rsidP="004055C0">
      <w:pPr>
        <w:spacing w:line="480" w:lineRule="auto"/>
        <w:jc w:val="both"/>
        <w:rPr>
          <w:ins w:id="60" w:author="Parks, Robbie M" w:date="2018-06-19T14:05:00Z"/>
        </w:rPr>
      </w:pPr>
      <w:commentRangeStart w:id="61"/>
      <w:ins w:id="62" w:author="Parks, Robbie M" w:date="2018-07-10T22:50:00Z">
        <w:r>
          <w:t>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the climate regions (64,046,741 or 19.8% total population in 2016) is in the Northeast, covering New England, which possesse</w:t>
        </w:r>
        <w:r w:rsidR="00537676">
          <w:t>s a humid, continental climate.</w:t>
        </w:r>
      </w:ins>
      <w:commentRangeEnd w:id="61"/>
      <w:r w:rsidR="00175631">
        <w:rPr>
          <w:rStyle w:val="CommentReference"/>
          <w:rFonts w:asciiTheme="minorHAnsi" w:hAnsiTheme="minorHAnsi" w:cstheme="minorBidi"/>
          <w:lang w:eastAsia="en-US"/>
        </w:rPr>
        <w:commentReference w:id="61"/>
      </w:r>
    </w:p>
    <w:p w14:paraId="12F29E36" w14:textId="77777777" w:rsidR="00C66D47" w:rsidRPr="00AC73A1" w:rsidRDefault="00C66D47" w:rsidP="004055C0">
      <w:pPr>
        <w:spacing w:line="480" w:lineRule="auto"/>
        <w:jc w:val="both"/>
        <w:rPr>
          <w:ins w:id="63" w:author="Parks, Robbie M" w:date="2018-06-19T14:05:00Z"/>
        </w:rPr>
      </w:pPr>
    </w:p>
    <w:p w14:paraId="2396E1FF" w14:textId="4F612136" w:rsidR="0056225E" w:rsidRPr="00AC73A1" w:rsidRDefault="004055C0" w:rsidP="004055C0">
      <w:pPr>
        <w:spacing w:line="480" w:lineRule="auto"/>
        <w:jc w:val="both"/>
        <w:rPr>
          <w:ins w:id="64" w:author="Parks, Robbie M" w:date="2018-06-19T18:49:00Z"/>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 for each age-sex group. Wavelet analysis uncovers the presence, and frequency, of repeated maxima and minima in each age-sex-specific death rate time series</w:t>
      </w:r>
      <w:ins w:id="65" w:author="Parks, Robbie M" w:date="2018-07-10T21:49:00Z">
        <w:r w:rsidR="00F31E70">
          <w:rPr>
            <w:rFonts w:ascii="Times New Roman" w:hAnsi="Times New Roman" w:cs="Times New Roman"/>
            <w:color w:val="000000" w:themeColor="text1"/>
            <w:sz w:val="24"/>
            <w:szCs w:val="24"/>
          </w:rPr>
          <w:t xml:space="preserve"> </w:t>
        </w:r>
      </w:ins>
      <w:ins w:id="66"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67"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68" w:author="Ezzati, Majid" w:date="2018-07-09T06:07:00Z">
        <w:r w:rsidR="00242DD5">
          <w:rPr>
            <w:rFonts w:ascii="Times New Roman" w:hAnsi="Times New Roman" w:cs="Times New Roman"/>
            <w:color w:val="000000" w:themeColor="text1"/>
            <w:sz w:val="24"/>
            <w:szCs w:val="24"/>
          </w:rPr>
          <w:t xml:space="preserve">estimates the probability </w:t>
        </w:r>
      </w:ins>
      <w:ins w:id="69"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70" w:author="Ezzati, Majid" w:date="2018-07-09T06:10:00Z">
        <w:r w:rsidR="00DB0E48">
          <w:rPr>
            <w:rFonts w:ascii="Times New Roman" w:hAnsi="Times New Roman" w:cs="Times New Roman"/>
            <w:color w:val="000000" w:themeColor="text1"/>
            <w:sz w:val="24"/>
            <w:szCs w:val="24"/>
          </w:rPr>
          <w:t xml:space="preserve">report the p values for the </w:t>
        </w:r>
      </w:ins>
      <w:ins w:id="71"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72"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73"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ins w:id="74"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ins w:id="75" w:author="Parks, Robbie M" w:date="2018-07-10T22:00:00Z">
        <w:r w:rsidR="00F418B0">
          <w:rPr>
            <w:rFonts w:ascii="Times New Roman" w:hAnsi="Times New Roman" w:cs="Times New Roman"/>
            <w:noProof/>
            <w:sz w:val="24"/>
            <w:szCs w:val="24"/>
          </w:rPr>
          <w:t xml:space="preserve">representing each month by </w:t>
        </w:r>
      </w:ins>
      <w:ins w:id="76" w:author="Parks, Robbie M" w:date="2018-07-10T22:04:00Z">
        <w:r w:rsidR="00644978">
          <w:rPr>
            <w:rFonts w:ascii="Times New Roman" w:hAnsi="Times New Roman" w:cs="Times New Roman"/>
            <w:noProof/>
            <w:sz w:val="24"/>
            <w:szCs w:val="24"/>
          </w:rPr>
          <w:t xml:space="preserve">an angle subtended from </w:t>
        </w:r>
      </w:ins>
      <w:ins w:id="77"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78" w:author="Parks, Robbie M" w:date="2018-07-10T22:01:00Z">
        <w:r w:rsidR="007B551D">
          <w:rPr>
            <w:rFonts w:ascii="Times New Roman" w:hAnsi="Times New Roman" w:cs="Times New Roman"/>
            <w:noProof/>
            <w:sz w:val="24"/>
            <w:szCs w:val="24"/>
          </w:rPr>
          <w:t xml:space="preserve">, </w:t>
        </w:r>
      </w:ins>
      <w:ins w:id="79" w:author="Parks, Robbie M" w:date="2018-07-10T22:03:00Z">
        <w:r w:rsidR="00251005">
          <w:rPr>
            <w:rFonts w:ascii="Times New Roman" w:hAnsi="Times New Roman" w:cs="Times New Roman"/>
            <w:noProof/>
            <w:sz w:val="24"/>
            <w:szCs w:val="24"/>
          </w:rPr>
          <w:t xml:space="preserve">a mean </w:t>
        </w:r>
        <w:r w:rsidR="00251005">
          <w:rPr>
            <w:rFonts w:ascii="Times New Roman" w:hAnsi="Times New Roman" w:cs="Times New Roman"/>
            <w:noProof/>
            <w:sz w:val="24"/>
            <w:szCs w:val="24"/>
          </w:rPr>
          <w:lastRenderedPageBreak/>
          <w:t xml:space="preserve">of </w:t>
        </w:r>
        <w:r w:rsidR="00644978">
          <w:rPr>
            <w:rFonts w:ascii="Times New Roman" w:hAnsi="Times New Roman" w:cs="Times New Roman"/>
            <w:noProof/>
            <w:sz w:val="24"/>
            <w:szCs w:val="24"/>
          </w:rPr>
          <w:t>the ang</w:t>
        </w:r>
      </w:ins>
      <w:ins w:id="80" w:author="Parks, Robbie M" w:date="2018-07-10T22:04:00Z">
        <w:r w:rsidR="00644978">
          <w:rPr>
            <w:rFonts w:ascii="Times New Roman" w:hAnsi="Times New Roman" w:cs="Times New Roman"/>
            <w:noProof/>
            <w:sz w:val="24"/>
            <w:szCs w:val="24"/>
          </w:rPr>
          <w:t>les (</w:t>
        </w:r>
      </w:ins>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w:ins w:id="81" w:author="Ezzati, Majid" w:date="2018-07-13T21:34:00Z">
          <m:r>
            <w:rPr>
              <w:rFonts w:ascii="Cambria Math" w:hAnsi="Cambria Math" w:cs="Times New Roman"/>
              <w:noProof/>
              <w:sz w:val="24"/>
              <w:szCs w:val="24"/>
            </w:rPr>
            <m:t>,</m:t>
          </m:r>
        </w:ins>
        <m:sSub>
          <m:sSubPr>
            <m:ctrlPr>
              <w:ins w:id="82" w:author="Parks, Robbie M" w:date="2018-07-10T22:06:00Z">
                <w:rPr>
                  <w:rFonts w:ascii="Cambria Math" w:hAnsi="Cambria Math" w:cs="Times New Roman"/>
                  <w:i/>
                  <w:noProof/>
                  <w:sz w:val="24"/>
                  <w:szCs w:val="24"/>
                </w:rPr>
              </w:ins>
            </m:ctrlPr>
          </m:sSubPr>
          <m:e>
            <w:ins w:id="83" w:author="Parks, Robbie M" w:date="2018-07-10T22:06:00Z">
              <m:r>
                <w:rPr>
                  <w:rFonts w:ascii="Cambria Math" w:hAnsi="Cambria Math" w:cs="Times New Roman"/>
                  <w:noProof/>
                  <w:sz w:val="24"/>
                  <w:szCs w:val="24"/>
                </w:rPr>
                <m:t>θ</m:t>
              </m:r>
            </w:ins>
          </m:e>
          <m:sub>
            <w:ins w:id="84" w:author="Parks, Robbie M" w:date="2018-07-10T22:06:00Z">
              <m:r>
                <w:rPr>
                  <w:rFonts w:ascii="Cambria Math" w:hAnsi="Cambria Math" w:cs="Times New Roman"/>
                  <w:noProof/>
                  <w:sz w:val="24"/>
                  <w:szCs w:val="24"/>
                </w:rPr>
                <m:t>2</m:t>
              </m:r>
            </w:ins>
          </m:sub>
        </m:sSub>
        <m:sSub>
          <m:sSubPr>
            <m:ctrlPr>
              <w:ins w:id="85" w:author="Parks, Robbie M" w:date="2018-07-10T22:06:00Z">
                <w:rPr>
                  <w:rFonts w:ascii="Cambria Math" w:hAnsi="Cambria Math" w:cs="Times New Roman"/>
                  <w:i/>
                  <w:noProof/>
                  <w:sz w:val="24"/>
                  <w:szCs w:val="24"/>
                </w:rPr>
              </w:ins>
            </m:ctrlPr>
          </m:sSubPr>
          <m:e>
            <w:ins w:id="86" w:author="Ezzati, Majid" w:date="2018-07-13T21:33:00Z">
              <m:r>
                <w:rPr>
                  <w:rFonts w:ascii="Cambria Math" w:hAnsi="Cambria Math" w:cs="Times New Roman"/>
                  <w:noProof/>
                  <w:sz w:val="24"/>
                  <w:szCs w:val="24"/>
                </w:rPr>
                <m:t>,</m:t>
              </m:r>
            </w:ins>
            <w:ins w:id="87" w:author="Parks, Robbie M" w:date="2018-07-10T22:06:00Z">
              <m:r>
                <w:rPr>
                  <w:rFonts w:ascii="Cambria Math" w:hAnsi="Cambria Math" w:cs="Times New Roman"/>
                  <w:noProof/>
                  <w:sz w:val="24"/>
                  <w:szCs w:val="24"/>
                </w:rPr>
                <m:t>θ</m:t>
              </m:r>
            </w:ins>
          </m:e>
          <m:sub>
            <w:ins w:id="88" w:author="Parks, Robbie M" w:date="2018-07-10T22:06:00Z">
              <m:r>
                <w:rPr>
                  <w:rFonts w:ascii="Cambria Math" w:hAnsi="Cambria Math" w:cs="Times New Roman"/>
                  <w:noProof/>
                  <w:sz w:val="24"/>
                  <w:szCs w:val="24"/>
                </w:rPr>
                <m:t>3</m:t>
              </m:r>
            </w:ins>
          </m:sub>
        </m:sSub>
        <w:ins w:id="89" w:author="Parks, Robbie M" w:date="2018-07-10T22:06:00Z">
          <m:r>
            <w:rPr>
              <w:rFonts w:ascii="Cambria Math" w:hAnsi="Cambria Math" w:cs="Times New Roman"/>
              <w:noProof/>
              <w:sz w:val="24"/>
              <w:szCs w:val="24"/>
            </w:rPr>
            <m:t>…</m:t>
          </m:r>
        </w:ins>
        <m:sSub>
          <m:sSubPr>
            <m:ctrlPr>
              <w:ins w:id="90" w:author="Parks, Robbie M" w:date="2018-07-10T22:06:00Z">
                <w:rPr>
                  <w:rFonts w:ascii="Cambria Math" w:hAnsi="Cambria Math" w:cs="Times New Roman"/>
                  <w:i/>
                  <w:noProof/>
                  <w:sz w:val="24"/>
                  <w:szCs w:val="24"/>
                </w:rPr>
              </w:ins>
            </m:ctrlPr>
          </m:sSubPr>
          <m:e>
            <w:ins w:id="91" w:author="Parks, Robbie M" w:date="2018-07-10T22:06:00Z">
              <m:r>
                <w:rPr>
                  <w:rFonts w:ascii="Cambria Math" w:hAnsi="Cambria Math" w:cs="Times New Roman"/>
                  <w:noProof/>
                  <w:sz w:val="24"/>
                  <w:szCs w:val="24"/>
                </w:rPr>
                <m:t>,θ</m:t>
              </m:r>
            </w:ins>
          </m:e>
          <m:sub>
            <w:ins w:id="92" w:author="Parks, Robbie M" w:date="2018-07-10T22:06:00Z">
              <m:r>
                <w:rPr>
                  <w:rFonts w:ascii="Cambria Math" w:hAnsi="Cambria Math" w:cs="Times New Roman"/>
                  <w:noProof/>
                  <w:sz w:val="24"/>
                  <w:szCs w:val="24"/>
                </w:rPr>
                <m:t>n,</m:t>
              </m:r>
            </w:ins>
          </m:sub>
        </m:sSub>
      </m:oMath>
      <w:ins w:id="93" w:author="Parks, Robbie M" w:date="2018-07-10T22:04:00Z">
        <w:r w:rsidR="00644978">
          <w:rPr>
            <w:rFonts w:ascii="Times New Roman" w:hAnsi="Times New Roman" w:cs="Times New Roman"/>
            <w:noProof/>
            <w:sz w:val="24"/>
            <w:szCs w:val="24"/>
          </w:rPr>
          <w:t>)</w:t>
        </w:r>
      </w:ins>
      <w:ins w:id="94" w:author="Parks, Robbie M" w:date="2018-07-10T22:11:00Z">
        <w:r w:rsidR="00D63463">
          <w:rPr>
            <w:rFonts w:ascii="Times New Roman" w:hAnsi="Times New Roman" w:cs="Times New Roman"/>
            <w:noProof/>
            <w:sz w:val="24"/>
            <w:szCs w:val="24"/>
          </w:rPr>
          <w:t xml:space="preserve"> </w:t>
        </w:r>
      </w:ins>
      <w:ins w:id="95" w:author="Parks, Robbie M" w:date="2018-07-10T22:06:00Z">
        <w:r w:rsidR="00D63463">
          <w:rPr>
            <w:rFonts w:ascii="Times New Roman" w:hAnsi="Times New Roman" w:cs="Times New Roman"/>
            <w:noProof/>
            <w:sz w:val="24"/>
            <w:szCs w:val="24"/>
          </w:rPr>
          <w:t xml:space="preserve">representing the deaths </w:t>
        </w:r>
      </w:ins>
      <w:ins w:id="96"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97" w:author="Parks, Robbie M" w:date="2018-07-10T22:06:00Z">
        <w:r w:rsidR="00644978">
          <w:rPr>
            <w:rFonts w:ascii="Times New Roman" w:hAnsi="Times New Roman" w:cs="Times New Roman"/>
            <w:noProof/>
            <w:sz w:val="24"/>
            <w:szCs w:val="24"/>
          </w:rPr>
          <w:t xml:space="preserve">is </w:t>
        </w:r>
      </w:ins>
      <w:ins w:id="98"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694B7B" w:rsidP="004055C0">
      <w:pPr>
        <w:pStyle w:val="CommentText"/>
        <w:spacing w:line="480" w:lineRule="auto"/>
        <w:jc w:val="both"/>
        <w:rPr>
          <w:ins w:id="99" w:author="Parks, Robbie M" w:date="2018-07-10T22:08:00Z"/>
          <w:rFonts w:ascii="Times New Roman" w:hAnsi="Times New Roman" w:cs="Times New Roman"/>
          <w:noProof/>
          <w:sz w:val="24"/>
          <w:szCs w:val="24"/>
        </w:rPr>
      </w:pPr>
      <m:oMathPara>
        <m:oMath>
          <m:acc>
            <m:accPr>
              <m:chr m:val="̅"/>
              <m:ctrlPr>
                <w:ins w:id="100" w:author="Parks, Robbie M" w:date="2018-07-10T22:08:00Z">
                  <w:rPr>
                    <w:rFonts w:ascii="Cambria Math" w:hAnsi="Cambria Math" w:cs="Times New Roman"/>
                    <w:i/>
                    <w:noProof/>
                    <w:sz w:val="24"/>
                    <w:szCs w:val="24"/>
                  </w:rPr>
                </w:ins>
              </m:ctrlPr>
            </m:accPr>
            <m:e>
              <w:ins w:id="101" w:author="Parks, Robbie M" w:date="2018-07-10T22:08:00Z">
                <m:r>
                  <w:rPr>
                    <w:rFonts w:ascii="Cambria Math" w:hAnsi="Cambria Math" w:cs="Times New Roman"/>
                    <w:noProof/>
                    <w:sz w:val="24"/>
                    <w:szCs w:val="24"/>
                  </w:rPr>
                  <m:t>θ</m:t>
                </m:r>
              </w:ins>
            </m:e>
          </m:acc>
          <w:ins w:id="102" w:author="Parks, Robbie M" w:date="2018-07-10T22:10:00Z">
            <m:r>
              <w:rPr>
                <w:rFonts w:ascii="Cambria Math" w:hAnsi="Cambria Math" w:cs="Times New Roman"/>
                <w:noProof/>
                <w:sz w:val="24"/>
                <w:szCs w:val="24"/>
              </w:rPr>
              <m:t>=arg</m:t>
            </m:r>
          </w:ins>
          <m:d>
            <m:dPr>
              <m:begChr m:val="{"/>
              <m:endChr m:val="}"/>
              <m:ctrlPr>
                <w:ins w:id="103" w:author="Parks, Robbie M" w:date="2018-07-10T22:10:00Z">
                  <w:rPr>
                    <w:rFonts w:ascii="Cambria Math" w:hAnsi="Cambria Math" w:cs="Times New Roman"/>
                    <w:i/>
                    <w:noProof/>
                    <w:sz w:val="24"/>
                    <w:szCs w:val="24"/>
                  </w:rPr>
                </w:ins>
              </m:ctrlPr>
            </m:dPr>
            <m:e>
              <m:nary>
                <m:naryPr>
                  <m:chr m:val="∑"/>
                  <m:limLoc m:val="undOvr"/>
                  <m:ctrlPr>
                    <w:ins w:id="104" w:author="Parks, Robbie M" w:date="2018-07-10T22:10:00Z">
                      <w:rPr>
                        <w:rFonts w:ascii="Cambria Math" w:hAnsi="Cambria Math" w:cs="Times New Roman"/>
                        <w:i/>
                        <w:noProof/>
                        <w:sz w:val="24"/>
                        <w:szCs w:val="24"/>
                      </w:rPr>
                    </w:ins>
                  </m:ctrlPr>
                </m:naryPr>
                <m:sub>
                  <w:ins w:id="105" w:author="Parks, Robbie M" w:date="2018-07-10T22:10:00Z">
                    <m:r>
                      <w:rPr>
                        <w:rFonts w:ascii="Cambria Math" w:hAnsi="Cambria Math" w:cs="Times New Roman"/>
                        <w:noProof/>
                        <w:sz w:val="24"/>
                        <w:szCs w:val="24"/>
                      </w:rPr>
                      <m:t>j=1</m:t>
                    </m:r>
                  </w:ins>
                </m:sub>
                <m:sup>
                  <w:ins w:id="106" w:author="Parks, Robbie M" w:date="2018-07-10T22:10:00Z">
                    <m:r>
                      <w:rPr>
                        <w:rFonts w:ascii="Cambria Math" w:hAnsi="Cambria Math" w:cs="Times New Roman"/>
                        <w:noProof/>
                        <w:sz w:val="24"/>
                        <w:szCs w:val="24"/>
                      </w:rPr>
                      <m:t>n</m:t>
                    </m:r>
                  </w:ins>
                </m:sup>
                <m:e>
                  <w:ins w:id="107" w:author="Parks, Robbie M" w:date="2018-07-10T22:10:00Z">
                    <m:r>
                      <m:rPr>
                        <m:sty m:val="p"/>
                      </m:rPr>
                      <w:rPr>
                        <w:rFonts w:ascii="Cambria Math" w:hAnsi="Cambria Math" w:cs="Times New Roman"/>
                        <w:noProof/>
                        <w:sz w:val="24"/>
                        <w:szCs w:val="24"/>
                      </w:rPr>
                      <m:t>exp⁡(i</m:t>
                    </m:r>
                  </w:ins>
                  <m:sSub>
                    <m:sSubPr>
                      <m:ctrlPr>
                        <w:ins w:id="108" w:author="Parks, Robbie M" w:date="2018-07-10T22:11:00Z">
                          <w:rPr>
                            <w:rFonts w:ascii="Cambria Math" w:hAnsi="Cambria Math" w:cs="Times New Roman"/>
                            <w:i/>
                            <w:noProof/>
                            <w:sz w:val="24"/>
                            <w:szCs w:val="24"/>
                          </w:rPr>
                        </w:ins>
                      </m:ctrlPr>
                    </m:sSubPr>
                    <m:e>
                      <w:ins w:id="109" w:author="Parks, Robbie M" w:date="2018-07-10T22:11:00Z">
                        <m:r>
                          <w:rPr>
                            <w:rFonts w:ascii="Cambria Math" w:hAnsi="Cambria Math" w:cs="Times New Roman"/>
                            <w:noProof/>
                            <w:sz w:val="24"/>
                            <w:szCs w:val="24"/>
                          </w:rPr>
                          <m:t>θ</m:t>
                        </m:r>
                      </w:ins>
                    </m:e>
                    <m:sub>
                      <w:ins w:id="110" w:author="Parks, Robbie M" w:date="2018-07-10T22:11:00Z">
                        <m:r>
                          <w:rPr>
                            <w:rFonts w:ascii="Cambria Math" w:hAnsi="Cambria Math" w:cs="Times New Roman"/>
                            <w:noProof/>
                            <w:sz w:val="24"/>
                            <w:szCs w:val="24"/>
                          </w:rPr>
                          <m:t>j</m:t>
                        </m:r>
                      </w:ins>
                    </m:sub>
                  </m:sSub>
                  <w:ins w:id="111" w:author="Parks, Robbie M" w:date="2018-07-10T22:10:00Z">
                    <m:r>
                      <w:rPr>
                        <w:rFonts w:ascii="Cambria Math" w:hAnsi="Cambria Math" w:cs="Times New Roman"/>
                        <w:noProof/>
                        <w:sz w:val="24"/>
                        <w:szCs w:val="24"/>
                      </w:rPr>
                      <m:t>)</m:t>
                    </m:r>
                  </w:ins>
                </m:e>
              </m:nary>
            </m:e>
          </m:d>
          <w:ins w:id="112" w:author="Parks, Robbie M" w:date="2018-07-10T22:13:00Z">
            <m:r>
              <w:rPr>
                <w:rFonts w:ascii="Cambria Math" w:hAnsi="Cambria Math" w:cs="Times New Roman"/>
                <w:noProof/>
                <w:sz w:val="24"/>
                <w:szCs w:val="24"/>
              </w:rPr>
              <m:t>,</m:t>
            </m:r>
          </w:ins>
        </m:oMath>
      </m:oMathPara>
    </w:p>
    <w:p w14:paraId="55479A64" w14:textId="53D788CD" w:rsidR="00F652A9" w:rsidRDefault="001A0364" w:rsidP="004055C0">
      <w:pPr>
        <w:pStyle w:val="CommentText"/>
        <w:spacing w:line="480" w:lineRule="auto"/>
        <w:jc w:val="both"/>
        <w:rPr>
          <w:ins w:id="113" w:author="Parks, Robbie M" w:date="2018-07-10T22:01:00Z"/>
          <w:rFonts w:ascii="Times New Roman" w:hAnsi="Times New Roman" w:cs="Times New Roman"/>
          <w:noProof/>
          <w:sz w:val="24"/>
          <w:szCs w:val="24"/>
        </w:rPr>
      </w:pPr>
      <w:ins w:id="114" w:author="Parks, Robbie M" w:date="2018-07-10T22:13:00Z">
        <w:r>
          <w:rPr>
            <w:rFonts w:ascii="Times New Roman" w:hAnsi="Times New Roman" w:cs="Times New Roman"/>
            <w:noProof/>
            <w:sz w:val="24"/>
            <w:szCs w:val="24"/>
          </w:rPr>
          <w:t xml:space="preserve">which </w:t>
        </w:r>
      </w:ins>
      <w:ins w:id="115" w:author="Parks, Robbie M" w:date="2018-07-10T22:51:00Z">
        <w:r w:rsidR="00090953">
          <w:rPr>
            <w:rFonts w:ascii="Times New Roman" w:hAnsi="Times New Roman" w:cs="Times New Roman"/>
            <w:noProof/>
            <w:sz w:val="24"/>
            <w:szCs w:val="24"/>
          </w:rPr>
          <w:t>is</w:t>
        </w:r>
      </w:ins>
      <w:ins w:id="116" w:author="Parks, Robbie M" w:date="2018-07-10T22:13:00Z">
        <w:r>
          <w:rPr>
            <w:rFonts w:ascii="Times New Roman" w:hAnsi="Times New Roman" w:cs="Times New Roman"/>
            <w:noProof/>
            <w:sz w:val="24"/>
            <w:szCs w:val="24"/>
          </w:rPr>
          <w:t xml:space="preserve"> then converted back into a month value</w:t>
        </w:r>
      </w:ins>
      <w:ins w:id="117" w:author="Parks, Robbie M" w:date="2018-07-18T08:21:00Z">
        <w:r w:rsidR="00757D69">
          <w:rPr>
            <w:rFonts w:ascii="Times New Roman" w:hAnsi="Times New Roman" w:cs="Times New Roman"/>
            <w:noProof/>
            <w:sz w:val="24"/>
            <w:szCs w:val="24"/>
          </w:rPr>
          <w:t xml:space="preserve"> </w:t>
        </w:r>
      </w:ins>
      <w:ins w:id="118" w:author="Parks, Robbie M" w:date="2018-07-18T08:29:00Z">
        <w:r w:rsidR="002A4B30">
          <w:rPr>
            <w:rFonts w:ascii="Times New Roman" w:hAnsi="Times New Roman" w:cs="Times New Roman"/>
            <w:noProof/>
            <w:sz w:val="24"/>
            <w:szCs w:val="24"/>
          </w:rPr>
          <w:fldChar w:fldCharType="begin" w:fldLock="1"/>
        </w:r>
      </w:ins>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ins w:id="119" w:author="Parks, Robbie M" w:date="2018-07-18T08:29:00Z">
        <w:r w:rsidR="002A4B30">
          <w:rPr>
            <w:rFonts w:ascii="Times New Roman" w:hAnsi="Times New Roman" w:cs="Times New Roman"/>
            <w:noProof/>
            <w:sz w:val="24"/>
            <w:szCs w:val="24"/>
          </w:rPr>
          <w:fldChar w:fldCharType="end"/>
        </w:r>
      </w:ins>
      <w:ins w:id="120" w:author="Parks, Robbie M" w:date="2018-07-10T22:13:00Z">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21" w:author="Parks, Robbie M" w:date="2018-06-24T22:39:00Z"/>
          <w:i/>
          <w:color w:val="000000" w:themeColor="text1"/>
        </w:rPr>
      </w:pPr>
      <w:ins w:id="122" w:author="Parks, Robbie M" w:date="2018-06-24T22:39:00Z">
        <w:r>
          <w:rPr>
            <w:i/>
            <w:color w:val="000000" w:themeColor="text1"/>
          </w:rPr>
          <w:lastRenderedPageBreak/>
          <w:t>Alternative statistical method to estimate trend in seasonality</w:t>
        </w:r>
      </w:ins>
    </w:p>
    <w:p w14:paraId="6D51EC8F" w14:textId="773807C0" w:rsidR="00D74F62" w:rsidRDefault="00D74F62" w:rsidP="00D74F62">
      <w:pPr>
        <w:spacing w:line="480" w:lineRule="auto"/>
        <w:jc w:val="both"/>
        <w:rPr>
          <w:ins w:id="123" w:author="Parks, Robbie M" w:date="2018-06-24T22:39:00Z"/>
          <w:color w:val="000000" w:themeColor="text1"/>
        </w:rPr>
      </w:pPr>
      <w:ins w:id="124"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25" w:author="Parks, Robbie M" w:date="2018-07-03T11:46:00Z">
        <w:r w:rsidR="0032080A">
          <w:rPr>
            <w:color w:val="000000" w:themeColor="text1"/>
          </w:rPr>
          <w:t xml:space="preserve">exists and </w:t>
        </w:r>
      </w:ins>
      <w:ins w:id="126"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27"/>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127"/>
      <w:r w:rsidR="00193F5D">
        <w:rPr>
          <w:rStyle w:val="CommentReference"/>
          <w:rFonts w:asciiTheme="minorHAnsi" w:hAnsiTheme="minorHAnsi" w:cstheme="minorBidi"/>
          <w:lang w:eastAsia="en-US"/>
        </w:rPr>
        <w:commentReference w:id="127"/>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28"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29"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30"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131" w:author="Ezzati, Majid" w:date="2018-07-13T21:35:00Z">
                  <w:rPr>
                    <w:rFonts w:eastAsia="Times New Roman"/>
                    <w:b/>
                    <w:bCs/>
                    <w:color w:val="000000"/>
                  </w:rPr>
                </w:rPrChange>
              </w:rPr>
            </w:pPr>
            <w:r w:rsidRPr="00335759">
              <w:rPr>
                <w:rFonts w:eastAsia="Times New Roman"/>
                <w:b/>
                <w:bCs/>
                <w:color w:val="000000"/>
                <w:sz w:val="20"/>
                <w:szCs w:val="20"/>
                <w:rPrChange w:id="132"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133" w:author="Ezzati, Majid" w:date="2018-07-13T21:35:00Z">
                  <w:rPr>
                    <w:rFonts w:eastAsia="Times New Roman"/>
                    <w:b/>
                    <w:bCs/>
                    <w:color w:val="000000"/>
                  </w:rPr>
                </w:rPrChange>
              </w:rPr>
            </w:pPr>
            <w:r w:rsidRPr="00335759">
              <w:rPr>
                <w:rFonts w:eastAsia="Times New Roman"/>
                <w:b/>
                <w:bCs/>
                <w:color w:val="000000"/>
                <w:sz w:val="20"/>
                <w:szCs w:val="20"/>
                <w:rPrChange w:id="134"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135" w:author="Ezzati, Majid" w:date="2018-07-13T21:35:00Z">
                  <w:rPr>
                    <w:rFonts w:eastAsia="Times New Roman"/>
                    <w:b/>
                    <w:bCs/>
                    <w:color w:val="000000"/>
                  </w:rPr>
                </w:rPrChange>
              </w:rPr>
            </w:pPr>
            <w:r w:rsidRPr="00335759">
              <w:rPr>
                <w:rFonts w:eastAsia="Times New Roman"/>
                <w:b/>
                <w:bCs/>
                <w:color w:val="000000"/>
                <w:sz w:val="20"/>
                <w:szCs w:val="20"/>
                <w:rPrChange w:id="136"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137" w:author="Ezzati, Majid" w:date="2018-07-13T21:35:00Z">
                  <w:rPr>
                    <w:rFonts w:eastAsia="Times New Roman"/>
                    <w:b/>
                    <w:bCs/>
                    <w:color w:val="000000"/>
                  </w:rPr>
                </w:rPrChange>
              </w:rPr>
            </w:pPr>
            <w:r w:rsidRPr="00335759">
              <w:rPr>
                <w:rFonts w:eastAsia="Times New Roman"/>
                <w:b/>
                <w:bCs/>
                <w:color w:val="000000"/>
                <w:sz w:val="20"/>
                <w:szCs w:val="20"/>
                <w:rPrChange w:id="138"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139" w:author="Ezzati, Majid" w:date="2018-07-13T21:35:00Z">
                  <w:rPr>
                    <w:rFonts w:eastAsia="Times New Roman"/>
                    <w:b/>
                    <w:bCs/>
                    <w:color w:val="000000"/>
                  </w:rPr>
                </w:rPrChange>
              </w:rPr>
            </w:pPr>
            <w:r w:rsidRPr="00335759">
              <w:rPr>
                <w:rFonts w:eastAsia="Times New Roman"/>
                <w:b/>
                <w:bCs/>
                <w:color w:val="000000"/>
                <w:sz w:val="20"/>
                <w:szCs w:val="20"/>
                <w:rPrChange w:id="140"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141" w:author="Ezzati, Majid" w:date="2018-07-13T21:35:00Z">
                  <w:rPr>
                    <w:rFonts w:eastAsia="Times New Roman"/>
                    <w:color w:val="000000"/>
                  </w:rPr>
                </w:rPrChange>
              </w:rPr>
            </w:pPr>
            <w:r w:rsidRPr="00335759">
              <w:rPr>
                <w:rFonts w:eastAsia="Times New Roman"/>
                <w:color w:val="000000"/>
                <w:sz w:val="20"/>
                <w:szCs w:val="20"/>
                <w:rPrChange w:id="142"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143" w:author="Ezzati, Majid" w:date="2018-07-13T21:35:00Z">
                  <w:rPr>
                    <w:rFonts w:eastAsia="Times New Roman"/>
                    <w:color w:val="000000"/>
                  </w:rPr>
                </w:rPrChange>
              </w:rPr>
            </w:pPr>
            <w:r w:rsidRPr="00335759">
              <w:rPr>
                <w:rFonts w:eastAsia="Times New Roman"/>
                <w:color w:val="000000"/>
                <w:sz w:val="20"/>
                <w:szCs w:val="20"/>
                <w:rPrChange w:id="144"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145" w:author="Ezzati, Majid" w:date="2018-07-13T21:35:00Z">
                  <w:rPr>
                    <w:rFonts w:eastAsia="Times New Roman"/>
                    <w:color w:val="000000"/>
                  </w:rPr>
                </w:rPrChange>
              </w:rPr>
            </w:pPr>
            <w:r w:rsidRPr="00335759">
              <w:rPr>
                <w:rFonts w:eastAsia="Times New Roman"/>
                <w:color w:val="000000"/>
                <w:sz w:val="20"/>
                <w:szCs w:val="20"/>
                <w:rPrChange w:id="146"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147" w:author="Ezzati, Majid" w:date="2018-07-13T21:35:00Z">
                  <w:rPr>
                    <w:rFonts w:eastAsia="Times New Roman"/>
                    <w:color w:val="000000"/>
                  </w:rPr>
                </w:rPrChange>
              </w:rPr>
            </w:pPr>
            <w:r w:rsidRPr="00335759">
              <w:rPr>
                <w:rFonts w:eastAsia="Times New Roman"/>
                <w:color w:val="000000"/>
                <w:sz w:val="20"/>
                <w:szCs w:val="20"/>
                <w:rPrChange w:id="148"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149" w:author="Ezzati, Majid" w:date="2018-07-13T21:35:00Z">
                  <w:rPr>
                    <w:rFonts w:eastAsia="Times New Roman"/>
                    <w:color w:val="000000"/>
                  </w:rPr>
                </w:rPrChange>
              </w:rPr>
            </w:pPr>
            <w:r w:rsidRPr="00335759">
              <w:rPr>
                <w:rFonts w:eastAsia="Times New Roman"/>
                <w:color w:val="000000"/>
                <w:sz w:val="20"/>
                <w:szCs w:val="20"/>
                <w:rPrChange w:id="150"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151" w:author="Ezzati, Majid" w:date="2018-07-13T21:35:00Z">
                  <w:rPr>
                    <w:rFonts w:eastAsia="Times New Roman"/>
                    <w:color w:val="000000"/>
                  </w:rPr>
                </w:rPrChange>
              </w:rPr>
            </w:pPr>
            <w:r w:rsidRPr="00335759">
              <w:rPr>
                <w:rFonts w:eastAsia="Times New Roman"/>
                <w:color w:val="000000"/>
                <w:sz w:val="20"/>
                <w:szCs w:val="20"/>
                <w:rPrChange w:id="152"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153" w:author="Ezzati, Majid" w:date="2018-07-13T21:35:00Z">
                  <w:rPr>
                    <w:rFonts w:eastAsia="Times New Roman"/>
                    <w:color w:val="000000"/>
                  </w:rPr>
                </w:rPrChange>
              </w:rPr>
            </w:pPr>
            <w:r w:rsidRPr="00335759">
              <w:rPr>
                <w:rFonts w:eastAsia="Times New Roman"/>
                <w:color w:val="000000"/>
                <w:sz w:val="20"/>
                <w:szCs w:val="20"/>
                <w:rPrChange w:id="154"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155" w:author="Ezzati, Majid" w:date="2018-07-13T21:35:00Z">
                  <w:rPr>
                    <w:rFonts w:eastAsia="Times New Roman"/>
                    <w:color w:val="000000"/>
                  </w:rPr>
                </w:rPrChange>
              </w:rPr>
            </w:pPr>
            <w:r w:rsidRPr="00335759">
              <w:rPr>
                <w:rFonts w:eastAsia="Times New Roman"/>
                <w:color w:val="000000"/>
                <w:sz w:val="20"/>
                <w:szCs w:val="20"/>
                <w:rPrChange w:id="156"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157" w:author="Ezzati, Majid" w:date="2018-07-13T21:35:00Z">
                  <w:rPr>
                    <w:rFonts w:eastAsia="Times New Roman"/>
                    <w:color w:val="000000"/>
                  </w:rPr>
                </w:rPrChange>
              </w:rPr>
            </w:pPr>
            <w:r w:rsidRPr="00335759">
              <w:rPr>
                <w:rFonts w:eastAsia="Times New Roman"/>
                <w:color w:val="000000"/>
                <w:sz w:val="20"/>
                <w:szCs w:val="20"/>
                <w:rPrChange w:id="158"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159" w:author="Ezzati, Majid" w:date="2018-07-13T21:35:00Z">
                  <w:rPr>
                    <w:rFonts w:eastAsia="Times New Roman"/>
                    <w:color w:val="000000"/>
                  </w:rPr>
                </w:rPrChange>
              </w:rPr>
            </w:pPr>
            <w:r w:rsidRPr="00335759">
              <w:rPr>
                <w:rFonts w:eastAsia="Times New Roman"/>
                <w:color w:val="000000"/>
                <w:sz w:val="20"/>
                <w:szCs w:val="20"/>
                <w:rPrChange w:id="160"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161" w:author="Ezzati, Majid" w:date="2018-07-13T21:35:00Z">
                  <w:rPr>
                    <w:rFonts w:eastAsia="Times New Roman"/>
                    <w:color w:val="000000"/>
                  </w:rPr>
                </w:rPrChange>
              </w:rPr>
            </w:pPr>
            <w:r w:rsidRPr="00335759">
              <w:rPr>
                <w:rFonts w:eastAsia="Times New Roman"/>
                <w:color w:val="000000"/>
                <w:sz w:val="20"/>
                <w:szCs w:val="20"/>
                <w:rPrChange w:id="162"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163" w:author="Ezzati, Majid" w:date="2018-07-13T21:35:00Z">
                  <w:rPr>
                    <w:rFonts w:eastAsia="Times New Roman"/>
                    <w:color w:val="000000"/>
                  </w:rPr>
                </w:rPrChange>
              </w:rPr>
            </w:pPr>
            <w:r w:rsidRPr="00335759">
              <w:rPr>
                <w:rFonts w:eastAsia="Times New Roman"/>
                <w:color w:val="000000"/>
                <w:sz w:val="20"/>
                <w:szCs w:val="20"/>
                <w:rPrChange w:id="164"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165" w:author="Ezzati, Majid" w:date="2018-07-13T21:35:00Z">
                  <w:rPr>
                    <w:rFonts w:eastAsia="Times New Roman"/>
                    <w:color w:val="000000"/>
                  </w:rPr>
                </w:rPrChange>
              </w:rPr>
            </w:pPr>
            <w:r w:rsidRPr="00335759">
              <w:rPr>
                <w:rFonts w:eastAsia="Times New Roman"/>
                <w:color w:val="000000"/>
                <w:sz w:val="20"/>
                <w:szCs w:val="20"/>
                <w:rPrChange w:id="166"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167" w:author="Ezzati, Majid" w:date="2018-07-13T21:35:00Z">
                  <w:rPr>
                    <w:rFonts w:eastAsia="Times New Roman"/>
                    <w:color w:val="000000"/>
                  </w:rPr>
                </w:rPrChange>
              </w:rPr>
            </w:pPr>
            <w:r w:rsidRPr="00335759">
              <w:rPr>
                <w:rFonts w:eastAsia="Times New Roman"/>
                <w:color w:val="000000"/>
                <w:sz w:val="20"/>
                <w:szCs w:val="20"/>
                <w:rPrChange w:id="168"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169" w:author="Ezzati, Majid" w:date="2018-07-13T21:35:00Z">
                  <w:rPr>
                    <w:rFonts w:eastAsia="Times New Roman"/>
                    <w:color w:val="000000"/>
                  </w:rPr>
                </w:rPrChange>
              </w:rPr>
            </w:pPr>
            <w:r w:rsidRPr="00335759">
              <w:rPr>
                <w:rFonts w:eastAsia="Times New Roman"/>
                <w:color w:val="000000"/>
                <w:sz w:val="20"/>
                <w:szCs w:val="20"/>
                <w:rPrChange w:id="170"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171" w:author="Ezzati, Majid" w:date="2018-07-13T21:35:00Z">
                  <w:rPr>
                    <w:rFonts w:eastAsia="Times New Roman"/>
                    <w:color w:val="000000"/>
                  </w:rPr>
                </w:rPrChange>
              </w:rPr>
            </w:pPr>
            <w:r w:rsidRPr="00335759">
              <w:rPr>
                <w:rFonts w:eastAsia="Times New Roman"/>
                <w:color w:val="000000"/>
                <w:sz w:val="20"/>
                <w:szCs w:val="20"/>
                <w:rPrChange w:id="172"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173" w:author="Ezzati, Majid" w:date="2018-07-13T21:35:00Z">
                  <w:rPr>
                    <w:rFonts w:eastAsia="Times New Roman"/>
                    <w:color w:val="000000"/>
                  </w:rPr>
                </w:rPrChange>
              </w:rPr>
            </w:pPr>
            <w:r w:rsidRPr="00335759">
              <w:rPr>
                <w:rFonts w:eastAsia="Times New Roman"/>
                <w:color w:val="000000"/>
                <w:sz w:val="20"/>
                <w:szCs w:val="20"/>
                <w:rPrChange w:id="174"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175" w:author="Ezzati, Majid" w:date="2018-07-13T21:35:00Z">
                  <w:rPr>
                    <w:rFonts w:eastAsia="Times New Roman"/>
                    <w:color w:val="000000"/>
                  </w:rPr>
                </w:rPrChange>
              </w:rPr>
            </w:pPr>
            <w:r w:rsidRPr="00335759">
              <w:rPr>
                <w:rFonts w:eastAsia="Times New Roman"/>
                <w:color w:val="000000"/>
                <w:sz w:val="20"/>
                <w:szCs w:val="20"/>
                <w:rPrChange w:id="176"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177" w:author="Ezzati, Majid" w:date="2018-07-13T21:35:00Z">
                  <w:rPr>
                    <w:rFonts w:eastAsia="Times New Roman"/>
                    <w:color w:val="000000"/>
                  </w:rPr>
                </w:rPrChange>
              </w:rPr>
            </w:pPr>
            <w:r w:rsidRPr="00335759">
              <w:rPr>
                <w:rFonts w:eastAsia="Times New Roman"/>
                <w:color w:val="000000"/>
                <w:sz w:val="20"/>
                <w:szCs w:val="20"/>
                <w:rPrChange w:id="178"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179" w:author="Ezzati, Majid" w:date="2018-07-13T21:35:00Z">
                  <w:rPr>
                    <w:rFonts w:eastAsia="Times New Roman"/>
                    <w:color w:val="000000"/>
                  </w:rPr>
                </w:rPrChange>
              </w:rPr>
            </w:pPr>
            <w:r w:rsidRPr="00335759">
              <w:rPr>
                <w:rFonts w:eastAsia="Times New Roman"/>
                <w:color w:val="000000"/>
                <w:sz w:val="20"/>
                <w:szCs w:val="20"/>
                <w:rPrChange w:id="180"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181" w:author="Ezzati, Majid" w:date="2018-07-13T21:35:00Z">
                  <w:rPr>
                    <w:rFonts w:eastAsia="Times New Roman"/>
                    <w:color w:val="000000"/>
                  </w:rPr>
                </w:rPrChange>
              </w:rPr>
            </w:pPr>
            <w:r w:rsidRPr="00335759">
              <w:rPr>
                <w:rFonts w:eastAsia="Times New Roman"/>
                <w:color w:val="000000"/>
                <w:sz w:val="20"/>
                <w:szCs w:val="20"/>
                <w:rPrChange w:id="182"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183" w:author="Ezzati, Majid" w:date="2018-07-13T21:35:00Z">
                  <w:rPr>
                    <w:rFonts w:eastAsia="Times New Roman"/>
                    <w:color w:val="000000"/>
                  </w:rPr>
                </w:rPrChange>
              </w:rPr>
            </w:pPr>
            <w:r w:rsidRPr="00335759">
              <w:rPr>
                <w:rFonts w:eastAsia="Times New Roman"/>
                <w:color w:val="000000"/>
                <w:sz w:val="20"/>
                <w:szCs w:val="20"/>
                <w:rPrChange w:id="184"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185" w:author="Ezzati, Majid" w:date="2018-07-13T21:35:00Z">
                  <w:rPr>
                    <w:rFonts w:eastAsia="Times New Roman"/>
                    <w:color w:val="000000"/>
                  </w:rPr>
                </w:rPrChange>
              </w:rPr>
            </w:pPr>
            <w:r w:rsidRPr="00335759">
              <w:rPr>
                <w:rFonts w:eastAsia="Times New Roman"/>
                <w:color w:val="000000"/>
                <w:sz w:val="20"/>
                <w:szCs w:val="20"/>
                <w:rPrChange w:id="186"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187" w:author="Ezzati, Majid" w:date="2018-07-13T21:35:00Z">
                  <w:rPr>
                    <w:rFonts w:eastAsia="Times New Roman"/>
                    <w:color w:val="000000"/>
                  </w:rPr>
                </w:rPrChange>
              </w:rPr>
            </w:pPr>
            <w:r w:rsidRPr="00335759">
              <w:rPr>
                <w:rFonts w:eastAsia="Times New Roman"/>
                <w:color w:val="000000"/>
                <w:sz w:val="20"/>
                <w:szCs w:val="20"/>
                <w:rPrChange w:id="188"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189" w:author="Ezzati, Majid" w:date="2018-07-13T21:35:00Z">
                  <w:rPr>
                    <w:rFonts w:eastAsia="Times New Roman"/>
                    <w:color w:val="000000"/>
                  </w:rPr>
                </w:rPrChange>
              </w:rPr>
            </w:pPr>
            <w:r w:rsidRPr="00335759">
              <w:rPr>
                <w:rFonts w:eastAsia="Times New Roman"/>
                <w:color w:val="000000"/>
                <w:sz w:val="20"/>
                <w:szCs w:val="20"/>
                <w:rPrChange w:id="190"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191" w:author="Ezzati, Majid" w:date="2018-07-13T21:35:00Z">
                  <w:rPr>
                    <w:rFonts w:eastAsia="Times New Roman"/>
                    <w:color w:val="000000"/>
                  </w:rPr>
                </w:rPrChange>
              </w:rPr>
            </w:pPr>
            <w:r w:rsidRPr="00335759">
              <w:rPr>
                <w:rFonts w:eastAsia="Times New Roman"/>
                <w:color w:val="000000"/>
                <w:sz w:val="20"/>
                <w:szCs w:val="20"/>
                <w:rPrChange w:id="192"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193" w:author="Ezzati, Majid" w:date="2018-07-13T21:35:00Z">
                  <w:rPr>
                    <w:rFonts w:eastAsia="Times New Roman"/>
                    <w:color w:val="000000"/>
                  </w:rPr>
                </w:rPrChange>
              </w:rPr>
            </w:pPr>
            <w:r w:rsidRPr="00335759">
              <w:rPr>
                <w:rFonts w:eastAsia="Times New Roman"/>
                <w:color w:val="000000"/>
                <w:sz w:val="20"/>
                <w:szCs w:val="20"/>
                <w:rPrChange w:id="194"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195" w:author="Ezzati, Majid" w:date="2018-07-13T21:35:00Z">
                  <w:rPr>
                    <w:rFonts w:eastAsia="Times New Roman"/>
                    <w:color w:val="000000"/>
                  </w:rPr>
                </w:rPrChange>
              </w:rPr>
            </w:pPr>
            <w:r w:rsidRPr="00335759">
              <w:rPr>
                <w:rFonts w:eastAsia="Times New Roman"/>
                <w:color w:val="000000"/>
                <w:sz w:val="20"/>
                <w:szCs w:val="20"/>
                <w:rPrChange w:id="196"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197" w:author="Ezzati, Majid" w:date="2018-07-13T21:35:00Z">
                  <w:rPr>
                    <w:rFonts w:eastAsia="Times New Roman"/>
                    <w:color w:val="000000"/>
                  </w:rPr>
                </w:rPrChange>
              </w:rPr>
            </w:pPr>
            <w:r w:rsidRPr="00335759">
              <w:rPr>
                <w:rFonts w:eastAsia="Times New Roman"/>
                <w:color w:val="000000"/>
                <w:sz w:val="20"/>
                <w:szCs w:val="20"/>
                <w:rPrChange w:id="198"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199" w:author="Ezzati, Majid" w:date="2018-07-13T21:35:00Z">
                  <w:rPr>
                    <w:rFonts w:eastAsia="Times New Roman"/>
                    <w:color w:val="000000"/>
                  </w:rPr>
                </w:rPrChange>
              </w:rPr>
            </w:pPr>
            <w:r w:rsidRPr="00335759">
              <w:rPr>
                <w:rFonts w:eastAsia="Times New Roman"/>
                <w:color w:val="000000"/>
                <w:sz w:val="20"/>
                <w:szCs w:val="20"/>
                <w:rPrChange w:id="200"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01" w:author="Ezzati, Majid" w:date="2018-07-13T21:35:00Z">
                  <w:rPr>
                    <w:rFonts w:eastAsia="Times New Roman"/>
                    <w:color w:val="000000"/>
                  </w:rPr>
                </w:rPrChange>
              </w:rPr>
            </w:pPr>
            <w:r w:rsidRPr="00335759">
              <w:rPr>
                <w:rFonts w:eastAsia="Times New Roman"/>
                <w:color w:val="000000"/>
                <w:sz w:val="20"/>
                <w:szCs w:val="20"/>
                <w:rPrChange w:id="202"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03" w:author="Ezzati, Majid" w:date="2018-07-13T21:35:00Z">
                  <w:rPr>
                    <w:rFonts w:eastAsia="Times New Roman"/>
                    <w:color w:val="000000"/>
                  </w:rPr>
                </w:rPrChange>
              </w:rPr>
            </w:pPr>
            <w:r w:rsidRPr="00335759">
              <w:rPr>
                <w:rFonts w:eastAsia="Times New Roman"/>
                <w:color w:val="000000"/>
                <w:sz w:val="20"/>
                <w:szCs w:val="20"/>
                <w:rPrChange w:id="204"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05" w:author="Ezzati, Majid" w:date="2018-07-13T21:35:00Z">
                  <w:rPr>
                    <w:rFonts w:eastAsia="Times New Roman"/>
                    <w:color w:val="000000"/>
                  </w:rPr>
                </w:rPrChange>
              </w:rPr>
            </w:pPr>
            <w:r w:rsidRPr="00335759">
              <w:rPr>
                <w:rFonts w:eastAsia="Times New Roman"/>
                <w:color w:val="000000"/>
                <w:sz w:val="20"/>
                <w:szCs w:val="20"/>
                <w:rPrChange w:id="206"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07" w:author="Ezzati, Majid" w:date="2018-07-13T21:35:00Z">
                  <w:rPr>
                    <w:rFonts w:eastAsia="Times New Roman"/>
                    <w:color w:val="000000"/>
                  </w:rPr>
                </w:rPrChange>
              </w:rPr>
            </w:pPr>
            <w:r w:rsidRPr="00335759">
              <w:rPr>
                <w:rFonts w:eastAsia="Times New Roman"/>
                <w:color w:val="000000"/>
                <w:sz w:val="20"/>
                <w:szCs w:val="20"/>
                <w:rPrChange w:id="208"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09" w:author="Ezzati, Majid" w:date="2018-07-13T21:35:00Z">
                  <w:rPr>
                    <w:rFonts w:eastAsia="Times New Roman"/>
                    <w:color w:val="000000"/>
                  </w:rPr>
                </w:rPrChange>
              </w:rPr>
            </w:pPr>
            <w:r w:rsidRPr="00335759">
              <w:rPr>
                <w:rFonts w:eastAsia="Times New Roman"/>
                <w:color w:val="000000"/>
                <w:sz w:val="20"/>
                <w:szCs w:val="20"/>
                <w:rPrChange w:id="210"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11" w:author="Ezzati, Majid" w:date="2018-07-13T21:35:00Z">
                  <w:rPr>
                    <w:rFonts w:eastAsia="Times New Roman"/>
                    <w:color w:val="000000"/>
                  </w:rPr>
                </w:rPrChange>
              </w:rPr>
            </w:pPr>
            <w:r w:rsidRPr="00335759">
              <w:rPr>
                <w:rFonts w:eastAsia="Times New Roman"/>
                <w:color w:val="000000"/>
                <w:sz w:val="20"/>
                <w:szCs w:val="20"/>
                <w:rPrChange w:id="212"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13" w:author="Ezzati, Majid" w:date="2018-07-13T21:35:00Z">
                  <w:rPr>
                    <w:rFonts w:eastAsia="Times New Roman"/>
                    <w:color w:val="000000"/>
                  </w:rPr>
                </w:rPrChange>
              </w:rPr>
            </w:pPr>
            <w:r w:rsidRPr="00335759">
              <w:rPr>
                <w:rFonts w:eastAsia="Times New Roman"/>
                <w:color w:val="000000"/>
                <w:sz w:val="20"/>
                <w:szCs w:val="20"/>
                <w:rPrChange w:id="214"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15" w:author="Ezzati, Majid" w:date="2018-07-13T21:35:00Z">
                  <w:rPr>
                    <w:rFonts w:eastAsia="Times New Roman"/>
                    <w:color w:val="000000"/>
                  </w:rPr>
                </w:rPrChange>
              </w:rPr>
            </w:pPr>
            <w:r w:rsidRPr="00335759">
              <w:rPr>
                <w:rFonts w:eastAsia="Times New Roman"/>
                <w:color w:val="000000"/>
                <w:sz w:val="20"/>
                <w:szCs w:val="20"/>
                <w:rPrChange w:id="216"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17" w:author="Ezzati, Majid" w:date="2018-07-13T21:35:00Z">
                  <w:rPr>
                    <w:rFonts w:eastAsia="Times New Roman"/>
                    <w:color w:val="000000"/>
                  </w:rPr>
                </w:rPrChange>
              </w:rPr>
            </w:pPr>
            <w:r w:rsidRPr="00335759">
              <w:rPr>
                <w:rFonts w:eastAsia="Times New Roman"/>
                <w:color w:val="000000"/>
                <w:sz w:val="20"/>
                <w:szCs w:val="20"/>
                <w:rPrChange w:id="218"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19" w:author="Ezzati, Majid" w:date="2018-07-13T21:35:00Z">
                  <w:rPr>
                    <w:rFonts w:eastAsia="Times New Roman"/>
                    <w:color w:val="000000"/>
                  </w:rPr>
                </w:rPrChange>
              </w:rPr>
            </w:pPr>
            <w:r w:rsidRPr="00335759">
              <w:rPr>
                <w:rFonts w:eastAsia="Times New Roman"/>
                <w:color w:val="000000"/>
                <w:sz w:val="20"/>
                <w:szCs w:val="20"/>
                <w:rPrChange w:id="220"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21" w:author="Ezzati, Majid" w:date="2018-07-13T21:35:00Z">
                  <w:rPr>
                    <w:rFonts w:eastAsia="Times New Roman"/>
                    <w:color w:val="000000"/>
                  </w:rPr>
                </w:rPrChange>
              </w:rPr>
            </w:pPr>
            <w:r w:rsidRPr="00335759">
              <w:rPr>
                <w:rFonts w:eastAsia="Times New Roman"/>
                <w:color w:val="000000"/>
                <w:sz w:val="20"/>
                <w:szCs w:val="20"/>
                <w:rPrChange w:id="222"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231" w:author="Parks, Robbie M" w:date="2018-07-10T22:54:00Z"/>
          <w:b/>
        </w:rPr>
      </w:pPr>
      <w:r w:rsidRPr="00AC73A1">
        <w:rPr>
          <w:b/>
        </w:rPr>
        <w:br w:type="page"/>
      </w:r>
    </w:p>
    <w:p w14:paraId="751E3F10" w14:textId="2A79D978" w:rsidR="000E30F9" w:rsidRDefault="000E30F9">
      <w:pPr>
        <w:rPr>
          <w:color w:val="000000" w:themeColor="text1"/>
        </w:rPr>
      </w:pPr>
      <w:del w:id="232"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3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34" w:author="Parks, Robbie M" w:date="2018-07-03T11:31:00Z"/>
                <w:rFonts w:eastAsia="Times New Roman"/>
                <w:b/>
                <w:bCs/>
                <w:color w:val="000000"/>
              </w:rPr>
            </w:pPr>
            <w:commentRangeStart w:id="235"/>
            <w:del w:id="236"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37" w:author="Parks, Robbie M" w:date="2018-07-03T11:31:00Z"/>
                <w:rFonts w:eastAsia="Times New Roman"/>
                <w:b/>
                <w:bCs/>
                <w:color w:val="000000"/>
              </w:rPr>
            </w:pPr>
            <w:del w:id="238"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39" w:author="Parks, Robbie M" w:date="2018-07-03T11:31:00Z"/>
                <w:rFonts w:eastAsia="Times New Roman"/>
                <w:b/>
                <w:bCs/>
                <w:color w:val="000000"/>
              </w:rPr>
            </w:pPr>
            <w:del w:id="240"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4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42" w:author="Parks, Robbie M" w:date="2018-07-03T11:31:00Z"/>
                <w:rFonts w:eastAsia="Times New Roman"/>
                <w:color w:val="000000"/>
              </w:rPr>
            </w:pPr>
            <w:del w:id="243"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44" w:author="Parks, Robbie M" w:date="2018-07-03T11:31:00Z"/>
                <w:rFonts w:eastAsia="Times New Roman"/>
                <w:color w:val="000000"/>
              </w:rPr>
            </w:pPr>
            <w:del w:id="245"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46" w:author="Parks, Robbie M" w:date="2018-07-03T11:31:00Z"/>
                <w:rFonts w:eastAsia="Times New Roman"/>
                <w:color w:val="000000"/>
              </w:rPr>
            </w:pPr>
            <w:del w:id="247"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4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49" w:author="Parks, Robbie M" w:date="2018-07-03T11:31:00Z"/>
                <w:rFonts w:eastAsia="Times New Roman"/>
                <w:color w:val="000000"/>
              </w:rPr>
            </w:pPr>
            <w:del w:id="250"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51" w:author="Parks, Robbie M" w:date="2018-07-03T11:31:00Z"/>
                <w:rFonts w:eastAsia="Times New Roman"/>
                <w:color w:val="000000"/>
              </w:rPr>
            </w:pPr>
            <w:del w:id="252"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53" w:author="Parks, Robbie M" w:date="2018-07-03T11:31:00Z"/>
                <w:rFonts w:eastAsia="Times New Roman"/>
                <w:color w:val="000000"/>
              </w:rPr>
            </w:pPr>
            <w:del w:id="254"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5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56" w:author="Parks, Robbie M" w:date="2018-07-03T11:31:00Z"/>
                <w:rFonts w:eastAsia="Times New Roman"/>
                <w:color w:val="000000"/>
              </w:rPr>
            </w:pPr>
            <w:del w:id="25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58" w:author="Parks, Robbie M" w:date="2018-07-03T11:31:00Z"/>
                <w:rFonts w:eastAsia="Times New Roman"/>
                <w:color w:val="000000"/>
              </w:rPr>
            </w:pPr>
            <w:del w:id="259"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62" w:author="Parks, Robbie M" w:date="2018-07-03T11:31:00Z"/>
                <w:rFonts w:eastAsia="Times New Roman"/>
                <w:color w:val="000000"/>
              </w:rPr>
            </w:pPr>
            <w:del w:id="263"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6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65" w:author="Parks, Robbie M" w:date="2018-07-03T11:31:00Z"/>
                <w:rFonts w:eastAsia="Times New Roman"/>
                <w:color w:val="000000"/>
              </w:rPr>
            </w:pPr>
            <w:del w:id="26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71" w:author="Parks, Robbie M" w:date="2018-07-03T11:31:00Z"/>
                <w:rFonts w:eastAsia="Times New Roman"/>
                <w:color w:val="000000"/>
              </w:rPr>
            </w:pPr>
            <w:del w:id="272"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7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74" w:author="Parks, Robbie M" w:date="2018-07-03T11:31:00Z"/>
                <w:rFonts w:eastAsia="Times New Roman"/>
                <w:color w:val="000000"/>
              </w:rPr>
            </w:pPr>
            <w:del w:id="27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80" w:author="Parks, Robbie M" w:date="2018-07-03T11:31:00Z"/>
                <w:rFonts w:eastAsia="Times New Roman"/>
                <w:color w:val="000000"/>
              </w:rPr>
            </w:pPr>
            <w:del w:id="281"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8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83" w:author="Parks, Robbie M" w:date="2018-07-03T11:31:00Z"/>
                <w:rFonts w:eastAsia="Times New Roman"/>
                <w:color w:val="000000"/>
              </w:rPr>
            </w:pPr>
            <w:del w:id="284"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8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96" w:author="Parks, Robbie M" w:date="2018-07-03T11:31:00Z"/>
                <w:rFonts w:eastAsia="Times New Roman"/>
                <w:color w:val="000000"/>
              </w:rPr>
            </w:pPr>
            <w:del w:id="29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9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05" w:author="Parks, Robbie M" w:date="2018-07-03T11:31:00Z"/>
                <w:rFonts w:eastAsia="Times New Roman"/>
                <w:color w:val="000000"/>
              </w:rPr>
            </w:pPr>
            <w:del w:id="30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0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15" w:author="Parks, Robbie M" w:date="2018-07-03T11:31:00Z"/>
                <w:rFonts w:eastAsia="Times New Roman"/>
                <w:color w:val="000000"/>
              </w:rPr>
            </w:pPr>
            <w:del w:id="3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24" w:author="Parks, Robbie M" w:date="2018-07-03T11:31:00Z"/>
                <w:rFonts w:eastAsia="Times New Roman"/>
                <w:color w:val="000000"/>
              </w:rPr>
            </w:pPr>
            <w:del w:id="3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4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42" w:author="Parks, Robbie M" w:date="2018-07-03T11:31:00Z"/>
                <w:rFonts w:eastAsia="Times New Roman"/>
                <w:color w:val="000000"/>
              </w:rPr>
            </w:pPr>
            <w:del w:id="34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46" w:author="Parks, Robbie M" w:date="2018-07-03T11:31:00Z"/>
                <w:rFonts w:eastAsia="Times New Roman"/>
                <w:color w:val="000000"/>
              </w:rPr>
            </w:pPr>
            <w:del w:id="347"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48" w:author="Parks, Robbie M" w:date="2018-07-03T11:31:00Z"/>
                <w:rFonts w:eastAsia="Times New Roman"/>
                <w:color w:val="000000"/>
              </w:rPr>
            </w:pPr>
            <w:del w:id="349"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5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51" w:author="Parks, Robbie M" w:date="2018-07-03T11:31:00Z"/>
                <w:rFonts w:eastAsia="Times New Roman"/>
                <w:color w:val="000000"/>
              </w:rPr>
            </w:pPr>
            <w:del w:id="35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55" w:author="Parks, Robbie M" w:date="2018-07-03T11:31:00Z"/>
                <w:rFonts w:eastAsia="Times New Roman"/>
                <w:color w:val="000000"/>
              </w:rPr>
            </w:pPr>
            <w:del w:id="356"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57" w:author="Parks, Robbie M" w:date="2018-07-03T11:31:00Z"/>
                <w:rFonts w:eastAsia="Times New Roman"/>
                <w:color w:val="000000"/>
              </w:rPr>
            </w:pPr>
            <w:del w:id="358"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5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60" w:author="Parks, Robbie M" w:date="2018-07-03T11:31:00Z"/>
                <w:rFonts w:eastAsia="Times New Roman"/>
                <w:color w:val="000000"/>
              </w:rPr>
            </w:pPr>
            <w:del w:id="36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64" w:author="Parks, Robbie M" w:date="2018-07-03T11:31:00Z"/>
                <w:rFonts w:eastAsia="Times New Roman"/>
                <w:color w:val="000000"/>
              </w:rPr>
            </w:pPr>
            <w:del w:id="365"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66" w:author="Parks, Robbie M" w:date="2018-07-03T11:31:00Z"/>
                <w:rFonts w:eastAsia="Times New Roman"/>
                <w:color w:val="000000"/>
              </w:rPr>
            </w:pPr>
            <w:del w:id="367"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6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69" w:author="Parks, Robbie M" w:date="2018-07-03T11:31:00Z"/>
                <w:rFonts w:eastAsia="Times New Roman"/>
                <w:color w:val="000000"/>
              </w:rPr>
            </w:pPr>
            <w:del w:id="37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71" w:author="Parks, Robbie M" w:date="2018-07-03T11:31:00Z"/>
                <w:rFonts w:eastAsia="Times New Roman"/>
                <w:color w:val="000000"/>
              </w:rPr>
            </w:pPr>
            <w:del w:id="372"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73" w:author="Parks, Robbie M" w:date="2018-07-03T11:31:00Z"/>
                <w:rFonts w:eastAsia="Times New Roman"/>
                <w:color w:val="000000"/>
              </w:rPr>
            </w:pPr>
            <w:del w:id="374"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75" w:author="Parks, Robbie M" w:date="2018-07-03T11:31:00Z"/>
                <w:rFonts w:eastAsia="Times New Roman"/>
                <w:color w:val="000000"/>
              </w:rPr>
            </w:pPr>
            <w:del w:id="376"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77" w:author="Parks, Robbie M" w:date="2018-06-19T19:08:00Z"/>
        </w:rPr>
      </w:pPr>
      <w:del w:id="378" w:author="Parks, Robbie M" w:date="2018-07-03T11:31:00Z">
        <w:r w:rsidRPr="00AC73A1" w:rsidDel="00586DA1">
          <w:rPr>
            <w:b/>
          </w:rPr>
          <w:delText xml:space="preserve"> </w:delText>
        </w:r>
      </w:del>
      <w:ins w:id="379" w:author="Parks, Robbie M" w:date="2018-06-19T19:08:00Z">
        <w:r w:rsidR="00EF117B">
          <w:br w:type="page"/>
        </w:r>
      </w:ins>
    </w:p>
    <w:commentRangeEnd w:id="235"/>
    <w:p w14:paraId="62902550" w14:textId="7DD65349" w:rsidR="00002775" w:rsidRPr="00BA38EF" w:rsidRDefault="00473066" w:rsidP="00BE53B4">
      <w:r>
        <w:rPr>
          <w:rStyle w:val="CommentReference"/>
          <w:rFonts w:asciiTheme="minorHAnsi" w:hAnsiTheme="minorHAnsi" w:cstheme="minorBidi"/>
          <w:lang w:eastAsia="en-US"/>
        </w:rPr>
        <w:commentReference w:id="235"/>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Ezzati, Majid" w:date="2018-07-20T07:03:00Z" w:initials="EM">
    <w:p w14:paraId="30AA1DB3" w14:textId="72BB8FB3" w:rsidR="008166AA" w:rsidRDefault="008166AA">
      <w:pPr>
        <w:pStyle w:val="CommentText"/>
      </w:pPr>
      <w:r>
        <w:rPr>
          <w:rStyle w:val="CommentReference"/>
        </w:rPr>
        <w:annotationRef/>
      </w:r>
      <w:r>
        <w:t>Don’t these two sentences say the same for overlapping age groups? Can we integrate somehow? We can discuss if I am missing something</w:t>
      </w:r>
    </w:p>
  </w:comment>
  <w:comment w:id="25" w:author="Ezzati, Majid" w:date="2018-07-20T07:12:00Z" w:initials="EM">
    <w:p w14:paraId="1E1F39F5" w14:textId="73C8AA3B" w:rsidR="001446B6" w:rsidRDefault="001446B6">
      <w:pPr>
        <w:pStyle w:val="CommentText"/>
      </w:pPr>
      <w:r>
        <w:rPr>
          <w:rStyle w:val="CommentReference"/>
        </w:rPr>
        <w:annotationRef/>
      </w:r>
      <w:r>
        <w:t>This follows a sentence about C-R in children so there is no “in contrast”.</w:t>
      </w:r>
    </w:p>
    <w:p w14:paraId="74378028" w14:textId="0299D51C" w:rsidR="001446B6" w:rsidRDefault="001446B6">
      <w:pPr>
        <w:pStyle w:val="CommentText"/>
      </w:pPr>
    </w:p>
    <w:p w14:paraId="62915688" w14:textId="4F58237F" w:rsidR="001446B6" w:rsidRDefault="001446B6">
      <w:pPr>
        <w:pStyle w:val="CommentText"/>
      </w:pPr>
      <w:r>
        <w:t>Use my wording as a start and see if you make it work in terms of flow</w:t>
      </w:r>
    </w:p>
  </w:comment>
  <w:comment w:id="30" w:author="Parks, Robbie M" w:date="2018-07-10T17:44:00Z" w:initials="PRM">
    <w:p w14:paraId="668901A5" w14:textId="2CBA4836" w:rsidR="00125763" w:rsidRDefault="00125763">
      <w:pPr>
        <w:pStyle w:val="CommentText"/>
      </w:pPr>
      <w:r>
        <w:rPr>
          <w:rStyle w:val="CommentReference"/>
        </w:rPr>
        <w:annotationRef/>
      </w:r>
      <w:r>
        <w:rPr>
          <w:rStyle w:val="CommentReference"/>
        </w:rPr>
        <w:annotationRef/>
      </w:r>
      <w:r>
        <w:t>If we are not having other causes as maps (apart from main figure which is just all-cause), then we have to delete this right?</w:t>
      </w:r>
    </w:p>
  </w:comment>
  <w:comment w:id="31" w:author="Ezzati, Majid" w:date="2018-07-13T21:15:00Z" w:initials="EM">
    <w:p w14:paraId="652A5D6C" w14:textId="1C9D97C1" w:rsidR="00125763" w:rsidRDefault="00125763">
      <w:pPr>
        <w:pStyle w:val="CommentText"/>
      </w:pPr>
      <w:r>
        <w:rPr>
          <w:rStyle w:val="CommentReference"/>
        </w:rPr>
        <w:annotationRef/>
      </w:r>
      <w:r>
        <w:t>discuss</w:t>
      </w:r>
    </w:p>
  </w:comment>
  <w:comment w:id="33" w:author="Ezzati, Majid" w:date="2018-07-09T05:43:00Z" w:initials="EM">
    <w:p w14:paraId="137EA2F8" w14:textId="20930252" w:rsidR="00125763" w:rsidRDefault="00125763">
      <w:pPr>
        <w:pStyle w:val="CommentText"/>
      </w:pPr>
      <w:r>
        <w:rPr>
          <w:rStyle w:val="CommentReference"/>
        </w:rPr>
        <w:annotationRef/>
      </w:r>
      <w:r>
        <w:t>Were there variations? Next sentence says similarity</w:t>
      </w:r>
    </w:p>
  </w:comment>
  <w:comment w:id="34" w:author="Parks, Robbie M" w:date="2018-07-09T10:56:00Z" w:initials="PRM">
    <w:p w14:paraId="448D0CF9" w14:textId="3B320DE6" w:rsidR="00125763" w:rsidRDefault="00125763">
      <w:pPr>
        <w:pStyle w:val="CommentText"/>
      </w:pPr>
      <w:r>
        <w:rPr>
          <w:rStyle w:val="CommentReference"/>
        </w:rPr>
        <w:annotationRef/>
      </w:r>
      <w:r>
        <w:t>This is in particular for injury deaths.</w:t>
      </w:r>
    </w:p>
  </w:comment>
  <w:comment w:id="35" w:author="Ezzati, Majid" w:date="2018-07-13T21:21:00Z" w:initials="EM">
    <w:p w14:paraId="29DB7569" w14:textId="4431A722" w:rsidR="00125763" w:rsidRDefault="00125763">
      <w:pPr>
        <w:pStyle w:val="CommentText"/>
      </w:pPr>
      <w:r>
        <w:rPr>
          <w:rStyle w:val="CommentReference"/>
        </w:rPr>
        <w:annotationRef/>
      </w:r>
      <w:r>
        <w:t>discuss</w:t>
      </w:r>
    </w:p>
  </w:comment>
  <w:comment w:id="32" w:author="Parks, Robbie M" w:date="2018-07-10T17:45:00Z" w:initials="PRM">
    <w:p w14:paraId="26BD59AD" w14:textId="204A3995" w:rsidR="00125763" w:rsidRDefault="00125763">
      <w:pPr>
        <w:pStyle w:val="CommentText"/>
      </w:pPr>
      <w:r>
        <w:rPr>
          <w:rStyle w:val="CommentReference"/>
        </w:rPr>
        <w:annotationRef/>
      </w:r>
      <w:r>
        <w:t>Again, if we do not have supplementary figures with maps of sub-causes, this will not be relevant.</w:t>
      </w:r>
    </w:p>
  </w:comment>
  <w:comment w:id="36" w:author="Ezzati, Majid" w:date="2018-07-13T21:20:00Z" w:initials="EM">
    <w:p w14:paraId="5F8D1780" w14:textId="30CD6BF1" w:rsidR="00125763" w:rsidRDefault="00125763">
      <w:pPr>
        <w:pStyle w:val="CommentText"/>
      </w:pPr>
      <w:r>
        <w:rPr>
          <w:rStyle w:val="CommentReference"/>
        </w:rPr>
        <w:annotationRef/>
      </w:r>
      <w:r>
        <w:t>vague</w:t>
      </w:r>
    </w:p>
  </w:comment>
  <w:comment w:id="44" w:author="Ezzati, Majid" w:date="2018-07-09T05:46:00Z" w:initials="EM">
    <w:p w14:paraId="71495A02" w14:textId="79A2E746" w:rsidR="00125763" w:rsidRDefault="00125763">
      <w:pPr>
        <w:pStyle w:val="CommentText"/>
      </w:pPr>
      <w:r>
        <w:rPr>
          <w:rStyle w:val="CommentReference"/>
        </w:rPr>
        <w:annotationRef/>
      </w:r>
      <w:r>
        <w:t>To discuss if they are; see also my addition to responses.</w:t>
      </w:r>
    </w:p>
  </w:comment>
  <w:comment w:id="45" w:author="Parks, Robbie M" w:date="2018-07-10T18:19:00Z" w:initials="PRM">
    <w:p w14:paraId="1FE8D8A7" w14:textId="33B01B35" w:rsidR="00125763" w:rsidRDefault="00125763">
      <w:pPr>
        <w:pStyle w:val="CommentText"/>
      </w:pPr>
      <w:r>
        <w:rPr>
          <w:rStyle w:val="CommentReference"/>
        </w:rPr>
        <w:annotationRef/>
      </w:r>
      <w:r>
        <w:t>Yes the general trend is that when mean temperature goes up the range goes down (see additional  figures)</w:t>
      </w:r>
    </w:p>
  </w:comment>
  <w:comment w:id="46" w:author="Ezzati, Majid" w:date="2018-07-13T21:22:00Z" w:initials="EM">
    <w:p w14:paraId="5E87E292" w14:textId="4EDA9104" w:rsidR="00125763" w:rsidRDefault="00125763">
      <w:pPr>
        <w:pStyle w:val="CommentText"/>
      </w:pPr>
      <w:r>
        <w:rPr>
          <w:rStyle w:val="CommentReference"/>
        </w:rPr>
        <w:annotationRef/>
      </w:r>
      <w:r>
        <w:t>Discuss simplifying the figure. I don’t understand the points but whatever they are, only one size stays.</w:t>
      </w:r>
    </w:p>
  </w:comment>
  <w:comment w:id="49" w:author="Ezzati, Majid" w:date="2018-07-13T21:23:00Z" w:initials="EM">
    <w:p w14:paraId="711D1A11" w14:textId="22575DD7" w:rsidR="00125763" w:rsidRDefault="00125763">
      <w:pPr>
        <w:pStyle w:val="CommentText"/>
      </w:pPr>
      <w:r>
        <w:rPr>
          <w:rStyle w:val="CommentReference"/>
        </w:rPr>
        <w:annotationRef/>
      </w:r>
      <w:r>
        <w:t>You are treating the level 2 and 3 causes as separate analyses. But communicating these has to be integrated. So statemnets like this are confusing (presumably you mean except respiratory infections).  Keep readability in mind; in this case discuss why we should even say something</w:t>
      </w:r>
    </w:p>
  </w:comment>
  <w:comment w:id="53" w:author="Ezzati, Majid" w:date="2018-07-13T21:26:00Z" w:initials="EM">
    <w:p w14:paraId="2290B5F1" w14:textId="597196ED" w:rsidR="00125763" w:rsidRDefault="00125763">
      <w:pPr>
        <w:pStyle w:val="CommentText"/>
      </w:pPr>
      <w:r>
        <w:rPr>
          <w:rStyle w:val="CommentReference"/>
        </w:rPr>
        <w:annotationRef/>
      </w:r>
    </w:p>
    <w:p w14:paraId="75B7DEEE" w14:textId="0D93CAB6" w:rsidR="00125763" w:rsidRDefault="00125763">
      <w:pPr>
        <w:pStyle w:val="CommentText"/>
      </w:pPr>
    </w:p>
    <w:p w14:paraId="79D44F60" w14:textId="5847BB53" w:rsidR="00125763" w:rsidRDefault="00125763">
      <w:pPr>
        <w:pStyle w:val="CommentText"/>
      </w:pPr>
      <w:r>
        <w:t>Start sentences as much as you can with a subject or a way that readability is easy</w:t>
      </w:r>
    </w:p>
  </w:comment>
  <w:comment w:id="56" w:author="Ezzati, Majid" w:date="2018-07-13T21:26:00Z" w:initials="EM">
    <w:p w14:paraId="46DEAACA" w14:textId="0E615A52" w:rsidR="00125763" w:rsidRDefault="00125763">
      <w:pPr>
        <w:pStyle w:val="CommentText"/>
      </w:pPr>
      <w:r>
        <w:rPr>
          <w:rStyle w:val="CommentReference"/>
        </w:rPr>
        <w:annotationRef/>
      </w:r>
      <w:r>
        <w:t>???</w:t>
      </w:r>
    </w:p>
  </w:comment>
  <w:comment w:id="57" w:author="Ezzati, Majid" w:date="2018-07-13T21:26:00Z" w:initials="EM">
    <w:p w14:paraId="60DCFE6B" w14:textId="1F47DF04" w:rsidR="00125763" w:rsidRDefault="00125763">
      <w:pPr>
        <w:pStyle w:val="CommentText"/>
      </w:pPr>
      <w:r>
        <w:rPr>
          <w:rStyle w:val="CommentReference"/>
        </w:rPr>
        <w:annotationRef/>
      </w:r>
      <w:r>
        <w:t>???</w:t>
      </w:r>
    </w:p>
    <w:p w14:paraId="234367AF" w14:textId="2CAA56B9" w:rsidR="00125763" w:rsidRDefault="00125763">
      <w:pPr>
        <w:pStyle w:val="CommentText"/>
      </w:pPr>
    </w:p>
    <w:p w14:paraId="1DCDAF1B" w14:textId="6C4FB452" w:rsidR="00125763" w:rsidRDefault="00125763">
      <w:pPr>
        <w:pStyle w:val="CommentText"/>
      </w:pPr>
    </w:p>
    <w:p w14:paraId="48C5ACB8" w14:textId="73F9D29B" w:rsidR="00125763" w:rsidRDefault="00125763">
      <w:pPr>
        <w:pStyle w:val="CommentText"/>
      </w:pPr>
      <w:r>
        <w:t>Any why are cities relevant in this paper; we don’t touch that</w:t>
      </w:r>
    </w:p>
  </w:comment>
  <w:comment w:id="61" w:author="Ezzati, Majid" w:date="2018-07-13T21:28:00Z" w:initials="EM">
    <w:p w14:paraId="5C14FAA0" w14:textId="3E87E1D3" w:rsidR="00125763" w:rsidRDefault="00125763">
      <w:pPr>
        <w:pStyle w:val="CommentText"/>
      </w:pPr>
      <w:r>
        <w:rPr>
          <w:rStyle w:val="CommentReference"/>
        </w:rPr>
        <w:annotationRef/>
      </w:r>
      <w:r>
        <w:t>Take out the stuff on wet/dry etc; not in your paper</w:t>
      </w:r>
    </w:p>
    <w:p w14:paraId="7DEF34D0" w14:textId="75DCB690" w:rsidR="00125763" w:rsidRDefault="00125763">
      <w:pPr>
        <w:pStyle w:val="CommentText"/>
      </w:pPr>
    </w:p>
    <w:p w14:paraId="2F54A51B" w14:textId="4484AD62" w:rsidR="00125763" w:rsidRDefault="00125763">
      <w:pPr>
        <w:pStyle w:val="CommentText"/>
      </w:pPr>
    </w:p>
    <w:p w14:paraId="30FC6FC7" w14:textId="4A6B8AFB" w:rsidR="00125763" w:rsidRDefault="00125763">
      <w:pPr>
        <w:pStyle w:val="CommentText"/>
      </w:pPr>
      <w:r>
        <w:t>You are still describing each region. Set the story around weather not geography</w:t>
      </w:r>
    </w:p>
    <w:p w14:paraId="1ABF8E9C" w14:textId="6E7AC298" w:rsidR="00125763" w:rsidRDefault="00125763">
      <w:pPr>
        <w:pStyle w:val="CommentText"/>
      </w:pPr>
    </w:p>
    <w:p w14:paraId="76882DA3" w14:textId="5975CBD0" w:rsidR="00125763" w:rsidRDefault="00125763">
      <w:pPr>
        <w:pStyle w:val="CommentText"/>
      </w:pPr>
      <w:r>
        <w:t>Write for yourself (not in this paper) 3-5 key weather stories and discuss</w:t>
      </w:r>
    </w:p>
  </w:comment>
  <w:comment w:id="127" w:author="Ezzati, Majid" w:date="2018-07-09T06:21:00Z" w:initials="EM">
    <w:p w14:paraId="0248F721" w14:textId="712DED6C" w:rsidR="00125763" w:rsidRDefault="00125763">
      <w:pPr>
        <w:pStyle w:val="CommentText"/>
      </w:pPr>
      <w:r>
        <w:rPr>
          <w:rStyle w:val="CommentReference"/>
        </w:rPr>
        <w:annotationRef/>
      </w:r>
      <w:r>
        <w:t>to dsicuss specifying what this p value is</w:t>
      </w:r>
    </w:p>
  </w:comment>
  <w:comment w:id="235" w:author="Ezzati, Majid" w:date="2018-06-26T22:01:00Z" w:initials="EM">
    <w:p w14:paraId="09FFC8D1" w14:textId="5F9EDF1D" w:rsidR="00125763" w:rsidRDefault="0012576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AA1DB3" w15:done="0"/>
  <w15:commentEx w15:paraId="62915688" w15:done="0"/>
  <w15:commentEx w15:paraId="668901A5" w15:done="0"/>
  <w15:commentEx w15:paraId="652A5D6C" w15:paraIdParent="668901A5"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71495A02" w15:done="0"/>
  <w15:commentEx w15:paraId="1FE8D8A7" w15:paraIdParent="71495A02" w15:done="0"/>
  <w15:commentEx w15:paraId="5E87E292" w15:paraIdParent="71495A02" w15:done="0"/>
  <w15:commentEx w15:paraId="711D1A11" w15:done="0"/>
  <w15:commentEx w15:paraId="79D44F60" w15:done="0"/>
  <w15:commentEx w15:paraId="46DEAACA" w15:done="0"/>
  <w15:commentEx w15:paraId="48C5ACB8" w15:done="0"/>
  <w15:commentEx w15:paraId="76882DA3"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52DD2F" w14:textId="77777777" w:rsidR="00694B7B" w:rsidRDefault="00694B7B">
      <w:r>
        <w:separator/>
      </w:r>
    </w:p>
  </w:endnote>
  <w:endnote w:type="continuationSeparator" w:id="0">
    <w:p w14:paraId="097D7293" w14:textId="77777777" w:rsidR="00694B7B" w:rsidRDefault="00694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25763" w:rsidRDefault="00125763"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E637A">
      <w:rPr>
        <w:rStyle w:val="PageNumber"/>
        <w:noProof/>
      </w:rPr>
      <w:t>4</w:t>
    </w:r>
    <w:r>
      <w:rPr>
        <w:rStyle w:val="PageNumber"/>
      </w:rPr>
      <w:fldChar w:fldCharType="end"/>
    </w:r>
  </w:p>
  <w:p w14:paraId="3F8F309C" w14:textId="77777777" w:rsidR="00125763" w:rsidRDefault="00125763"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05C4C" w14:textId="77777777" w:rsidR="00694B7B" w:rsidRDefault="00694B7B">
      <w:r>
        <w:separator/>
      </w:r>
    </w:p>
  </w:footnote>
  <w:footnote w:type="continuationSeparator" w:id="0">
    <w:p w14:paraId="7EE0BF4F" w14:textId="77777777" w:rsidR="00694B7B" w:rsidRDefault="00694B7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68FE"/>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272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8C8"/>
    <w:rsid w:val="00265FBF"/>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E757A"/>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1F19"/>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3A74"/>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45F08"/>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3CBC"/>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34E5"/>
    <w:rsid w:val="006939C1"/>
    <w:rsid w:val="00694B7B"/>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2B86"/>
    <w:rsid w:val="007B2F5A"/>
    <w:rsid w:val="007B3AFF"/>
    <w:rsid w:val="007B3CD8"/>
    <w:rsid w:val="007B5183"/>
    <w:rsid w:val="007B551D"/>
    <w:rsid w:val="007B7697"/>
    <w:rsid w:val="007B7B7F"/>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C85"/>
    <w:rsid w:val="008D1344"/>
    <w:rsid w:val="008D16D9"/>
    <w:rsid w:val="008D2E91"/>
    <w:rsid w:val="008D4C2D"/>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FE3"/>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6F42"/>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0F7E"/>
    <w:rsid w:val="00D511EB"/>
    <w:rsid w:val="00D51760"/>
    <w:rsid w:val="00D53EFC"/>
    <w:rsid w:val="00D5413B"/>
    <w:rsid w:val="00D551FB"/>
    <w:rsid w:val="00D55A8C"/>
    <w:rsid w:val="00D56CDF"/>
    <w:rsid w:val="00D578EC"/>
    <w:rsid w:val="00D57972"/>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BCF"/>
    <w:rsid w:val="00DC63B6"/>
    <w:rsid w:val="00DC6E15"/>
    <w:rsid w:val="00DC6E3A"/>
    <w:rsid w:val="00DC768F"/>
    <w:rsid w:val="00DD1C1B"/>
    <w:rsid w:val="00DE0D8E"/>
    <w:rsid w:val="00DE1EA3"/>
    <w:rsid w:val="00DE21EC"/>
    <w:rsid w:val="00DE2636"/>
    <w:rsid w:val="00DE4035"/>
    <w:rsid w:val="00DF1059"/>
    <w:rsid w:val="00DF62BA"/>
    <w:rsid w:val="00DF682F"/>
    <w:rsid w:val="00DF7E18"/>
    <w:rsid w:val="00E002DD"/>
    <w:rsid w:val="00E033FB"/>
    <w:rsid w:val="00E03995"/>
    <w:rsid w:val="00E0405F"/>
    <w:rsid w:val="00E110D3"/>
    <w:rsid w:val="00E115D4"/>
    <w:rsid w:val="00E11ABD"/>
    <w:rsid w:val="00E144A3"/>
    <w:rsid w:val="00E1504C"/>
    <w:rsid w:val="00E16C74"/>
    <w:rsid w:val="00E175C5"/>
    <w:rsid w:val="00E17CDC"/>
    <w:rsid w:val="00E202D9"/>
    <w:rsid w:val="00E22614"/>
    <w:rsid w:val="00E228F7"/>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477"/>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859CBBD-CD4B-9342-A74A-E345DE28A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21373</Words>
  <Characters>121829</Characters>
  <Application>Microsoft Macintosh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2018-07-23T09:57:00Z</dcterms:created>
  <dcterms:modified xsi:type="dcterms:W3CDTF">2018-07-23T09:59:00Z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