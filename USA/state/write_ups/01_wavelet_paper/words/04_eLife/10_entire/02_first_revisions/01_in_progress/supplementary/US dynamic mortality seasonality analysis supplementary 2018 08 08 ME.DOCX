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67144E" w14:textId="262C0569" w:rsidR="005B7CA5" w:rsidRPr="005B7CA5" w:rsidRDefault="005B7CA5" w:rsidP="00734F89">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Supplementary Note</w:t>
      </w:r>
    </w:p>
    <w:p w14:paraId="21E7E5E4" w14:textId="77777777" w:rsidR="005B7CA5" w:rsidRDefault="005B7CA5" w:rsidP="00CF0CCB">
      <w:pPr>
        <w:spacing w:after="0" w:line="480" w:lineRule="auto"/>
        <w:jc w:val="both"/>
        <w:outlineLvl w:val="0"/>
        <w:rPr>
          <w:rFonts w:ascii="Times New Roman" w:hAnsi="Times New Roman"/>
          <w:b/>
          <w:color w:val="000000" w:themeColor="text1"/>
          <w:sz w:val="24"/>
          <w:szCs w:val="24"/>
        </w:rPr>
      </w:pPr>
    </w:p>
    <w:p w14:paraId="5439A905" w14:textId="23BA538D" w:rsidR="00413B5E" w:rsidRPr="006E585E" w:rsidRDefault="00384D1E" w:rsidP="00CF0CCB">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National and regional seasonal </w:t>
      </w:r>
      <w:r w:rsidR="000210D1" w:rsidRPr="006E585E">
        <w:rPr>
          <w:rFonts w:ascii="Times New Roman" w:hAnsi="Times New Roman"/>
          <w:b/>
          <w:color w:val="000000" w:themeColor="text1"/>
          <w:sz w:val="24"/>
          <w:szCs w:val="24"/>
        </w:rPr>
        <w:t xml:space="preserve">dynamics of </w:t>
      </w:r>
      <w:r w:rsidR="007B3CD8" w:rsidRPr="006E585E">
        <w:rPr>
          <w:rFonts w:ascii="Times New Roman" w:hAnsi="Times New Roman"/>
          <w:b/>
          <w:color w:val="000000" w:themeColor="text1"/>
          <w:sz w:val="24"/>
          <w:szCs w:val="24"/>
        </w:rPr>
        <w:t xml:space="preserve">all-cause and cause-specific </w:t>
      </w:r>
      <w:r w:rsidR="000210D1" w:rsidRPr="006E585E">
        <w:rPr>
          <w:rFonts w:ascii="Times New Roman" w:hAnsi="Times New Roman"/>
          <w:b/>
          <w:color w:val="000000" w:themeColor="text1"/>
          <w:sz w:val="24"/>
          <w:szCs w:val="24"/>
        </w:rPr>
        <w:t xml:space="preserve">mortality in the </w:t>
      </w:r>
      <w:r w:rsidR="00386081" w:rsidRPr="006E585E">
        <w:rPr>
          <w:rFonts w:ascii="Times New Roman" w:hAnsi="Times New Roman"/>
          <w:b/>
          <w:color w:val="000000" w:themeColor="text1"/>
          <w:sz w:val="24"/>
          <w:szCs w:val="24"/>
        </w:rPr>
        <w:t>USA</w:t>
      </w:r>
      <w:r w:rsidR="00881129" w:rsidRPr="006E585E">
        <w:rPr>
          <w:rFonts w:ascii="Times New Roman" w:hAnsi="Times New Roman"/>
          <w:b/>
          <w:color w:val="000000" w:themeColor="text1"/>
          <w:sz w:val="24"/>
          <w:szCs w:val="24"/>
        </w:rPr>
        <w:t xml:space="preserve"> from 1980</w:t>
      </w:r>
      <w:r w:rsidR="000210D1" w:rsidRPr="006E585E">
        <w:rPr>
          <w:rFonts w:ascii="Times New Roman" w:hAnsi="Times New Roman"/>
          <w:b/>
          <w:color w:val="000000" w:themeColor="text1"/>
          <w:sz w:val="24"/>
          <w:szCs w:val="24"/>
        </w:rPr>
        <w:t xml:space="preserve"> to 201</w:t>
      </w:r>
      <w:r w:rsidR="0056661F">
        <w:rPr>
          <w:rFonts w:ascii="Times New Roman" w:hAnsi="Times New Roman"/>
          <w:b/>
          <w:color w:val="000000" w:themeColor="text1"/>
          <w:sz w:val="24"/>
          <w:szCs w:val="24"/>
        </w:rPr>
        <w:t>6</w:t>
      </w:r>
    </w:p>
    <w:p w14:paraId="4712E526" w14:textId="3C8D31C8" w:rsidR="00413B5E" w:rsidRPr="006E585E" w:rsidRDefault="000210D1" w:rsidP="00CF0CCB">
      <w:pPr>
        <w:spacing w:after="0" w:line="480" w:lineRule="auto"/>
        <w:jc w:val="both"/>
        <w:outlineLvl w:val="0"/>
        <w:rPr>
          <w:rFonts w:ascii="Times New Roman" w:hAnsi="Times New Roman"/>
          <w:color w:val="000000" w:themeColor="text1"/>
          <w:sz w:val="24"/>
          <w:szCs w:val="24"/>
          <w:vertAlign w:val="superscript"/>
        </w:rPr>
      </w:pPr>
      <w:r w:rsidRPr="006E585E">
        <w:rPr>
          <w:rFonts w:ascii="Times New Roman" w:hAnsi="Times New Roman"/>
          <w:color w:val="000000" w:themeColor="text1"/>
          <w:sz w:val="24"/>
          <w:szCs w:val="24"/>
        </w:rPr>
        <w:t>Robbie M Parks</w:t>
      </w:r>
      <w:r w:rsidRPr="006E585E">
        <w:rPr>
          <w:rFonts w:ascii="Times New Roman" w:hAnsi="Times New Roman"/>
          <w:color w:val="000000" w:themeColor="text1"/>
          <w:sz w:val="24"/>
          <w:szCs w:val="24"/>
          <w:vertAlign w:val="superscript"/>
        </w:rPr>
        <w:t>1,2</w:t>
      </w:r>
      <w:r w:rsidRPr="006E585E">
        <w:rPr>
          <w:rFonts w:ascii="Times New Roman" w:hAnsi="Times New Roman"/>
          <w:color w:val="000000" w:themeColor="text1"/>
          <w:sz w:val="24"/>
          <w:szCs w:val="24"/>
        </w:rPr>
        <w:t>, James E Bennett</w:t>
      </w:r>
      <w:r w:rsidRPr="006E585E">
        <w:rPr>
          <w:rFonts w:ascii="Times New Roman" w:hAnsi="Times New Roman"/>
          <w:color w:val="000000" w:themeColor="text1"/>
          <w:sz w:val="24"/>
          <w:szCs w:val="24"/>
          <w:vertAlign w:val="superscript"/>
        </w:rPr>
        <w:t>1,2,3</w:t>
      </w:r>
      <w:r w:rsidRPr="006E585E">
        <w:rPr>
          <w:rFonts w:ascii="Times New Roman" w:hAnsi="Times New Roman"/>
          <w:color w:val="000000" w:themeColor="text1"/>
          <w:sz w:val="24"/>
          <w:szCs w:val="24"/>
        </w:rPr>
        <w:t>, Kyle J Foreman</w:t>
      </w:r>
      <w:r w:rsidRPr="006E585E">
        <w:rPr>
          <w:rFonts w:ascii="Times New Roman" w:hAnsi="Times New Roman"/>
          <w:color w:val="000000" w:themeColor="text1"/>
          <w:sz w:val="24"/>
          <w:szCs w:val="24"/>
          <w:vertAlign w:val="superscript"/>
        </w:rPr>
        <w:t>1,2,4</w:t>
      </w:r>
      <w:r w:rsidRPr="006E585E">
        <w:rPr>
          <w:rFonts w:ascii="Times New Roman" w:hAnsi="Times New Roman"/>
          <w:color w:val="000000" w:themeColor="text1"/>
          <w:sz w:val="24"/>
          <w:szCs w:val="24"/>
        </w:rPr>
        <w:t>, Ralf Toumi</w:t>
      </w:r>
      <w:r w:rsidRPr="006E585E">
        <w:rPr>
          <w:rFonts w:ascii="Times New Roman" w:hAnsi="Times New Roman"/>
          <w:color w:val="000000" w:themeColor="text1"/>
          <w:sz w:val="24"/>
          <w:szCs w:val="24"/>
          <w:vertAlign w:val="superscript"/>
        </w:rPr>
        <w:t>5</w:t>
      </w:r>
      <w:r w:rsidRPr="006E585E">
        <w:rPr>
          <w:rFonts w:ascii="Times New Roman" w:hAnsi="Times New Roman"/>
          <w:color w:val="000000" w:themeColor="text1"/>
          <w:sz w:val="24"/>
          <w:szCs w:val="24"/>
        </w:rPr>
        <w:t>, Majid Ezzati</w:t>
      </w:r>
      <w:r w:rsidRPr="006E585E">
        <w:rPr>
          <w:rFonts w:ascii="Times New Roman" w:hAnsi="Times New Roman"/>
          <w:color w:val="000000" w:themeColor="text1"/>
          <w:sz w:val="24"/>
          <w:szCs w:val="24"/>
          <w:vertAlign w:val="superscript"/>
        </w:rPr>
        <w:t>1,2,3*</w:t>
      </w:r>
    </w:p>
    <w:p w14:paraId="7312A7F4" w14:textId="04E8ADF1" w:rsidR="000210D1" w:rsidRPr="006E585E" w:rsidRDefault="000210D1" w:rsidP="00445112">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1 </w:t>
      </w:r>
      <w:r w:rsidRPr="006E585E">
        <w:rPr>
          <w:rFonts w:ascii="Times New Roman" w:hAnsi="Times New Roman"/>
          <w:color w:val="000000" w:themeColor="text1"/>
          <w:sz w:val="24"/>
          <w:szCs w:val="24"/>
        </w:rPr>
        <w:t>MRC-PHE Centre for Environment and Health, Imperial College London, London, United Kingdom</w:t>
      </w:r>
      <w:r w:rsidR="001D0F84" w:rsidRPr="006E585E">
        <w:rPr>
          <w:rFonts w:ascii="Times New Roman" w:hAnsi="Times New Roman"/>
          <w:color w:val="000000" w:themeColor="text1"/>
          <w:sz w:val="24"/>
          <w:szCs w:val="24"/>
        </w:rPr>
        <w:t>, W2 1PG</w:t>
      </w:r>
    </w:p>
    <w:p w14:paraId="2DC243DD" w14:textId="673FE5E3" w:rsidR="000210D1" w:rsidRPr="006E585E" w:rsidRDefault="000210D1">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2 </w:t>
      </w:r>
      <w:r w:rsidRPr="006E585E">
        <w:rPr>
          <w:rFonts w:ascii="Times New Roman" w:hAnsi="Times New Roman"/>
          <w:color w:val="000000" w:themeColor="text1"/>
          <w:sz w:val="24"/>
          <w:szCs w:val="24"/>
        </w:rPr>
        <w:t>Department of Epidemiology and Biostatistics, School of Public Health, Imperial College London, London, United Kingdom</w:t>
      </w:r>
      <w:r w:rsidR="00B461EC" w:rsidRPr="006E585E">
        <w:rPr>
          <w:rFonts w:ascii="Times New Roman" w:hAnsi="Times New Roman"/>
          <w:color w:val="000000" w:themeColor="text1"/>
          <w:sz w:val="24"/>
          <w:szCs w:val="24"/>
        </w:rPr>
        <w:t>, W2 1PG</w:t>
      </w:r>
    </w:p>
    <w:p w14:paraId="10B23175" w14:textId="0A00D240" w:rsidR="000210D1" w:rsidRPr="006E585E" w:rsidRDefault="000210D1">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3 </w:t>
      </w:r>
      <w:r w:rsidRPr="006E585E">
        <w:rPr>
          <w:rFonts w:ascii="Times New Roman" w:hAnsi="Times New Roman"/>
          <w:color w:val="000000" w:themeColor="text1"/>
          <w:sz w:val="24"/>
          <w:szCs w:val="24"/>
        </w:rPr>
        <w:t>WHO Collaborating Centre on NCD Surveillance and Epidemiology, Imperial College London, London, United Kingdom</w:t>
      </w:r>
      <w:r w:rsidR="00AF552B" w:rsidRPr="006E585E">
        <w:rPr>
          <w:rFonts w:ascii="Times New Roman" w:hAnsi="Times New Roman"/>
          <w:color w:val="000000" w:themeColor="text1"/>
          <w:sz w:val="24"/>
          <w:szCs w:val="24"/>
        </w:rPr>
        <w:t>, W2 1PG</w:t>
      </w:r>
    </w:p>
    <w:p w14:paraId="1F200383" w14:textId="20D2FACF" w:rsidR="000210D1" w:rsidRPr="006E585E" w:rsidRDefault="000210D1">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4 </w:t>
      </w:r>
      <w:r w:rsidRPr="006E585E">
        <w:rPr>
          <w:rFonts w:ascii="Times New Roman" w:hAnsi="Times New Roman"/>
          <w:color w:val="000000" w:themeColor="text1"/>
          <w:sz w:val="24"/>
          <w:szCs w:val="24"/>
        </w:rPr>
        <w:t>Institute for Health Metrics and Evaluation, University of Washington, Seattle, USA</w:t>
      </w:r>
      <w:r w:rsidR="00A43C02" w:rsidRPr="006E585E">
        <w:rPr>
          <w:rFonts w:ascii="Times New Roman" w:hAnsi="Times New Roman"/>
          <w:color w:val="000000" w:themeColor="text1"/>
          <w:sz w:val="24"/>
          <w:szCs w:val="24"/>
        </w:rPr>
        <w:t>, WA 98121</w:t>
      </w:r>
    </w:p>
    <w:p w14:paraId="4847AB2B" w14:textId="1DBD97D9" w:rsidR="002D5AE8" w:rsidRDefault="000210D1">
      <w:pPr>
        <w:spacing w:after="0" w:line="480" w:lineRule="auto"/>
        <w:jc w:val="both"/>
        <w:rPr>
          <w:rFonts w:ascii="Times New Roman" w:hAnsi="Times New Roman"/>
          <w:b/>
          <w:sz w:val="24"/>
          <w:szCs w:val="24"/>
        </w:rPr>
      </w:pPr>
      <w:r w:rsidRPr="006E585E">
        <w:rPr>
          <w:rFonts w:ascii="Times New Roman" w:hAnsi="Times New Roman"/>
          <w:color w:val="000000" w:themeColor="text1"/>
          <w:sz w:val="24"/>
          <w:szCs w:val="24"/>
          <w:vertAlign w:val="superscript"/>
        </w:rPr>
        <w:t xml:space="preserve">5 </w:t>
      </w:r>
      <w:r w:rsidRPr="006E585E">
        <w:rPr>
          <w:rFonts w:ascii="Times New Roman" w:hAnsi="Times New Roman"/>
          <w:color w:val="000000" w:themeColor="text1"/>
          <w:sz w:val="24"/>
          <w:szCs w:val="24"/>
        </w:rPr>
        <w:t>Space and Atmospheric Physics, Imperial College London, London, United Kingdom</w:t>
      </w:r>
      <w:r w:rsidR="00A53CD7" w:rsidRPr="006E585E">
        <w:rPr>
          <w:rFonts w:ascii="Times New Roman" w:hAnsi="Times New Roman"/>
          <w:color w:val="000000" w:themeColor="text1"/>
          <w:sz w:val="24"/>
          <w:szCs w:val="24"/>
        </w:rPr>
        <w:t>, W7 2AZ</w:t>
      </w:r>
      <w:r w:rsidR="002D5AE8">
        <w:rPr>
          <w:rFonts w:ascii="Times New Roman" w:hAnsi="Times New Roman"/>
          <w:b/>
          <w:sz w:val="24"/>
          <w:szCs w:val="24"/>
        </w:rPr>
        <w:br w:type="page"/>
      </w:r>
    </w:p>
    <w:p w14:paraId="01E63E83" w14:textId="1CD22F7E" w:rsidR="00E34590" w:rsidRPr="00DC768C" w:rsidRDefault="00E34590" w:rsidP="00DC768C">
      <w:pPr>
        <w:spacing w:after="0" w:line="480" w:lineRule="auto"/>
        <w:jc w:val="both"/>
        <w:outlineLvl w:val="0"/>
        <w:rPr>
          <w:rFonts w:ascii="Times New Roman" w:hAnsi="Times New Roman"/>
          <w:color w:val="000000" w:themeColor="text1"/>
          <w:sz w:val="24"/>
          <w:szCs w:val="24"/>
          <w:rPrChange w:id="0" w:author="Ezzati, Majid" w:date="2018-08-08T20:55:00Z">
            <w:rPr>
              <w:color w:val="000000" w:themeColor="text1"/>
            </w:rPr>
          </w:rPrChange>
        </w:rPr>
        <w:pPrChange w:id="1" w:author="Ezzati, Majid" w:date="2018-08-08T20:54:00Z">
          <w:pPr>
            <w:spacing w:line="480" w:lineRule="auto"/>
            <w:jc w:val="both"/>
            <w:outlineLvl w:val="0"/>
          </w:pPr>
        </w:pPrChange>
      </w:pPr>
      <w:commentRangeStart w:id="2"/>
      <w:r w:rsidRPr="00DC768C">
        <w:rPr>
          <w:rFonts w:ascii="Times New Roman" w:hAnsi="Times New Roman"/>
          <w:b/>
          <w:color w:val="000000" w:themeColor="text1"/>
          <w:sz w:val="24"/>
          <w:szCs w:val="24"/>
          <w:rPrChange w:id="3" w:author="Ezzati, Majid" w:date="2018-08-08T20:55:00Z">
            <w:rPr>
              <w:b/>
              <w:color w:val="000000" w:themeColor="text1"/>
            </w:rPr>
          </w:rPrChange>
        </w:rPr>
        <w:lastRenderedPageBreak/>
        <w:t xml:space="preserve">Supplementary Figure 1: </w:t>
      </w:r>
      <w:r w:rsidR="00741752" w:rsidRPr="00DC768C">
        <w:rPr>
          <w:rFonts w:ascii="Times New Roman" w:hAnsi="Times New Roman"/>
          <w:color w:val="000000" w:themeColor="text1"/>
          <w:sz w:val="24"/>
          <w:szCs w:val="24"/>
          <w:rPrChange w:id="4" w:author="Ezzati, Majid" w:date="2018-08-08T20:55:00Z">
            <w:rPr>
              <w:color w:val="000000" w:themeColor="text1"/>
            </w:rPr>
          </w:rPrChange>
        </w:rPr>
        <w:t xml:space="preserve">Wavelet power spectra for national time series of </w:t>
      </w:r>
      <w:r w:rsidR="009E56ED" w:rsidRPr="00DC768C">
        <w:rPr>
          <w:rFonts w:ascii="Times New Roman" w:hAnsi="Times New Roman"/>
          <w:color w:val="000000" w:themeColor="text1"/>
          <w:sz w:val="24"/>
          <w:szCs w:val="24"/>
          <w:rPrChange w:id="5" w:author="Ezzati, Majid" w:date="2018-08-08T20:55:00Z">
            <w:rPr>
              <w:color w:val="000000" w:themeColor="text1"/>
            </w:rPr>
          </w:rPrChange>
        </w:rPr>
        <w:t>additional</w:t>
      </w:r>
      <w:r w:rsidR="00741752" w:rsidRPr="00DC768C">
        <w:rPr>
          <w:rFonts w:ascii="Times New Roman" w:hAnsi="Times New Roman"/>
          <w:color w:val="000000" w:themeColor="text1"/>
          <w:sz w:val="24"/>
          <w:szCs w:val="24"/>
          <w:rPrChange w:id="6" w:author="Ezzati, Majid" w:date="2018-08-08T20:55:00Z">
            <w:rPr>
              <w:color w:val="000000" w:themeColor="text1"/>
            </w:rPr>
          </w:rPrChange>
        </w:rPr>
        <w:t xml:space="preserve"> cause-specific death rates for 1980-2016, by sex and age group for (A) males and (B)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 </w:t>
      </w:r>
      <w:r w:rsidRPr="00DC768C">
        <w:rPr>
          <w:rFonts w:ascii="Times New Roman" w:hAnsi="Times New Roman"/>
          <w:color w:val="000000" w:themeColor="text1"/>
          <w:sz w:val="24"/>
          <w:szCs w:val="24"/>
          <w:rPrChange w:id="7" w:author="Ezzati, Majid" w:date="2018-08-08T20:55:00Z">
            <w:rPr>
              <w:color w:val="000000" w:themeColor="text1"/>
            </w:rPr>
          </w:rPrChange>
        </w:rPr>
        <w:br w:type="page"/>
      </w:r>
      <w:commentRangeEnd w:id="2"/>
      <w:r w:rsidR="00DC768C">
        <w:rPr>
          <w:rStyle w:val="CommentReference"/>
          <w:rFonts w:asciiTheme="minorHAnsi" w:eastAsiaTheme="minorHAnsi" w:hAnsiTheme="minorHAnsi" w:cstheme="minorBidi"/>
        </w:rPr>
        <w:commentReference w:id="2"/>
      </w:r>
    </w:p>
    <w:p w14:paraId="7BB1671A" w14:textId="3781817B" w:rsidR="00E34590" w:rsidRDefault="00E34590" w:rsidP="0031089D">
      <w:pPr>
        <w:spacing w:line="480" w:lineRule="auto"/>
        <w:jc w:val="both"/>
        <w:outlineLvl w:val="0"/>
        <w:rPr>
          <w:color w:val="000000" w:themeColor="text1"/>
        </w:rPr>
      </w:pPr>
      <w:r>
        <w:rPr>
          <w:b/>
          <w:color w:val="000000" w:themeColor="text1"/>
        </w:rPr>
        <w:lastRenderedPageBreak/>
        <w:t xml:space="preserve">Supplementary Figure 2: </w:t>
      </w:r>
      <w:r w:rsidR="00D92FF7" w:rsidRPr="00AC73A1">
        <w:rPr>
          <w:color w:val="000000" w:themeColor="text1"/>
        </w:rPr>
        <w:t xml:space="preserve">Mean timing of </w:t>
      </w:r>
      <w:del w:id="8" w:author="Ezzati, Majid" w:date="2018-08-08T20:56:00Z">
        <w:r w:rsidR="00D92FF7" w:rsidRPr="00AC73A1" w:rsidDel="00DC768C">
          <w:rPr>
            <w:color w:val="000000" w:themeColor="text1"/>
          </w:rPr>
          <w:delText xml:space="preserve">national </w:delText>
        </w:r>
      </w:del>
      <w:r w:rsidR="00D92FF7" w:rsidRPr="00AC73A1">
        <w:rPr>
          <w:color w:val="000000" w:themeColor="text1"/>
        </w:rPr>
        <w:t>maximum and minimum cause-specific mortality</w:t>
      </w:r>
      <w:r w:rsidR="00D92FF7">
        <w:rPr>
          <w:color w:val="000000" w:themeColor="text1"/>
        </w:rPr>
        <w:t xml:space="preserve"> </w:t>
      </w:r>
      <w:del w:id="9" w:author="Ezzati, Majid" w:date="2018-08-08T20:56:00Z">
        <w:r w:rsidR="00D92FF7" w:rsidDel="00DC768C">
          <w:rPr>
            <w:color w:val="000000" w:themeColor="text1"/>
          </w:rPr>
          <w:delText xml:space="preserve">of </w:delText>
        </w:r>
      </w:del>
      <w:ins w:id="10" w:author="Ezzati, Majid" w:date="2018-08-08T20:56:00Z">
        <w:r w:rsidR="00DC768C">
          <w:rPr>
            <w:color w:val="000000" w:themeColor="text1"/>
          </w:rPr>
          <w:t xml:space="preserve">at the national level for </w:t>
        </w:r>
      </w:ins>
      <w:r w:rsidR="00D92FF7">
        <w:rPr>
          <w:color w:val="000000" w:themeColor="text1"/>
        </w:rPr>
        <w:t>additional causes</w:t>
      </w:r>
      <w:ins w:id="11" w:author="Ezzati, Majid" w:date="2018-08-08T20:56:00Z">
        <w:r w:rsidR="00DC768C">
          <w:rPr>
            <w:color w:val="000000" w:themeColor="text1"/>
          </w:rPr>
          <w:t xml:space="preserve"> of death</w:t>
        </w:r>
      </w:ins>
      <w:r w:rsidR="00D92FF7" w:rsidRPr="00AC73A1">
        <w:rPr>
          <w:color w:val="000000" w:themeColor="text1"/>
        </w:rPr>
        <w:t>, by sex and age group for 1980-201</w:t>
      </w:r>
      <w:r w:rsidR="00D92FF7">
        <w:rPr>
          <w:color w:val="000000" w:themeColor="text1"/>
        </w:rPr>
        <w:t>6</w:t>
      </w:r>
      <w:r w:rsidR="00D92FF7" w:rsidRPr="00AC73A1">
        <w:rPr>
          <w:color w:val="000000" w:themeColor="text1"/>
        </w:rPr>
        <w:t xml:space="preserve">. Red arrows indicate the month of maximum mortality, and green arrows that of minimum mortality. The size of the arrow is inversely proportional to its respective </w:t>
      </w:r>
      <w:r w:rsidR="00D92FF7">
        <w:rPr>
          <w:color w:val="000000" w:themeColor="text1"/>
        </w:rPr>
        <w:t>variance</w:t>
      </w:r>
      <w:r w:rsidR="00D92FF7" w:rsidRPr="00AC73A1">
        <w:rPr>
          <w:color w:val="000000" w:themeColor="text1"/>
        </w:rPr>
        <w:t>.</w:t>
      </w:r>
      <w:r w:rsidR="00D92FF7">
        <w:rPr>
          <w:color w:val="000000" w:themeColor="text1"/>
        </w:rPr>
        <w:t xml:space="preserve"> </w:t>
      </w:r>
      <w:r>
        <w:rPr>
          <w:color w:val="000000" w:themeColor="text1"/>
        </w:rPr>
        <w:br w:type="page"/>
      </w:r>
    </w:p>
    <w:p w14:paraId="69814D16" w14:textId="7B7B2580" w:rsidR="00445112" w:rsidRPr="00CF0CCB" w:rsidRDefault="00E34590" w:rsidP="0031089D">
      <w:pPr>
        <w:spacing w:line="480" w:lineRule="auto"/>
        <w:jc w:val="both"/>
        <w:outlineLvl w:val="0"/>
        <w:rPr>
          <w:color w:val="000000" w:themeColor="text1"/>
        </w:rPr>
      </w:pPr>
      <w:r>
        <w:rPr>
          <w:b/>
          <w:color w:val="000000" w:themeColor="text1"/>
        </w:rPr>
        <w:lastRenderedPageBreak/>
        <w:t xml:space="preserve">Supplementary Figure 3: </w:t>
      </w:r>
      <w:r w:rsidR="00CE6665" w:rsidRPr="00AC73A1">
        <w:rPr>
          <w:color w:val="000000" w:themeColor="text1"/>
        </w:rPr>
        <w:t>National percent difference in death rates between the maximum and minimum mortality months</w:t>
      </w:r>
      <w:r w:rsidR="00CE6665">
        <w:rPr>
          <w:color w:val="000000" w:themeColor="text1"/>
        </w:rPr>
        <w:t xml:space="preserve"> for additional </w:t>
      </w:r>
      <w:del w:id="12" w:author="Ezzati, Majid" w:date="2018-08-08T20:59:00Z">
        <w:r w:rsidR="00CE6665" w:rsidRPr="00AC73A1" w:rsidDel="00DC768C">
          <w:rPr>
            <w:color w:val="000000" w:themeColor="text1"/>
          </w:rPr>
          <w:delText>cause-specific mortality</w:delText>
        </w:r>
      </w:del>
      <w:ins w:id="13" w:author="Ezzati, Majid" w:date="2018-08-08T20:59:00Z">
        <w:r w:rsidR="00DC768C">
          <w:rPr>
            <w:color w:val="000000" w:themeColor="text1"/>
          </w:rPr>
          <w:t>causes of death</w:t>
        </w:r>
      </w:ins>
      <w:r w:rsidR="00CE6665" w:rsidDel="00F84E39">
        <w:rPr>
          <w:color w:val="000000" w:themeColor="text1"/>
        </w:rPr>
        <w:t xml:space="preserve"> </w:t>
      </w:r>
      <w:r w:rsidR="00CE6665" w:rsidRPr="00AC73A1">
        <w:rPr>
          <w:color w:val="000000" w:themeColor="text1"/>
        </w:rPr>
        <w:t>in 201</w:t>
      </w:r>
      <w:r w:rsidR="00CE6665">
        <w:rPr>
          <w:color w:val="000000" w:themeColor="text1"/>
        </w:rPr>
        <w:t>6</w:t>
      </w:r>
      <w:r w:rsidR="00CE6665" w:rsidRPr="00AC73A1">
        <w:rPr>
          <w:color w:val="000000" w:themeColor="text1"/>
        </w:rPr>
        <w:t xml:space="preserve"> versus 1980</w:t>
      </w:r>
      <w:ins w:id="14" w:author="Ezzati, Majid" w:date="2018-08-08T20:59:00Z">
        <w:r w:rsidR="00DC768C">
          <w:rPr>
            <w:color w:val="000000" w:themeColor="text1"/>
          </w:rPr>
          <w:t>,</w:t>
        </w:r>
      </w:ins>
      <w:bookmarkStart w:id="15" w:name="_GoBack"/>
      <w:bookmarkEnd w:id="15"/>
      <w:r w:rsidR="00CE6665" w:rsidRPr="00AC73A1">
        <w:rPr>
          <w:color w:val="000000" w:themeColor="text1"/>
        </w:rPr>
        <w:t xml:space="preserve"> by sex and age group. </w:t>
      </w:r>
    </w:p>
    <w:sectPr w:rsidR="00445112" w:rsidRPr="00CF0CCB" w:rsidSect="00A454D7">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Ezzati, Majid" w:date="2018-08-08T20:55:00Z" w:initials="EM">
    <w:p w14:paraId="0E76FB8F" w14:textId="5F0EBC79" w:rsidR="00DC768C" w:rsidRDefault="00DC768C">
      <w:pPr>
        <w:pStyle w:val="CommentText"/>
      </w:pPr>
      <w:r>
        <w:rPr>
          <w:rStyle w:val="CommentReference"/>
        </w:rPr>
        <w:annotationRef/>
      </w:r>
      <w:r>
        <w:t>Fonts and line spaces to be consistent and as in the main paper. Use paste special only not to mix formats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E76FB8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4CEF1C" w14:textId="77777777" w:rsidR="007613F9" w:rsidRDefault="007613F9">
      <w:pPr>
        <w:spacing w:after="0" w:line="240" w:lineRule="auto"/>
      </w:pPr>
      <w:r>
        <w:separator/>
      </w:r>
    </w:p>
  </w:endnote>
  <w:endnote w:type="continuationSeparator" w:id="0">
    <w:p w14:paraId="6F316D1E" w14:textId="77777777" w:rsidR="007613F9" w:rsidRDefault="00761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125D1" w:rsidRDefault="00C125D1" w:rsidP="005B67C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6A2D0CE6"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C768C">
      <w:rPr>
        <w:rStyle w:val="PageNumber"/>
        <w:noProof/>
      </w:rPr>
      <w:t>3</w:t>
    </w:r>
    <w:r>
      <w:rPr>
        <w:rStyle w:val="PageNumber"/>
      </w:rPr>
      <w:fldChar w:fldCharType="end"/>
    </w:r>
  </w:p>
  <w:p w14:paraId="3F8F309C" w14:textId="77777777" w:rsidR="00C125D1" w:rsidRDefault="00C125D1" w:rsidP="005B67C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D8F599" w14:textId="77777777" w:rsidR="007613F9" w:rsidRDefault="007613F9">
      <w:pPr>
        <w:spacing w:after="0" w:line="240" w:lineRule="auto"/>
      </w:pPr>
      <w:r>
        <w:separator/>
      </w:r>
    </w:p>
  </w:footnote>
  <w:footnote w:type="continuationSeparator" w:id="0">
    <w:p w14:paraId="3AF03A17" w14:textId="77777777" w:rsidR="007613F9" w:rsidRDefault="007613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2612B8"/>
    <w:multiLevelType w:val="hybridMultilevel"/>
    <w:tmpl w:val="7EA04A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DC0B23"/>
    <w:multiLevelType w:val="hybridMultilevel"/>
    <w:tmpl w:val="DBA00E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2568"/>
    <w:rsid w:val="000156AA"/>
    <w:rsid w:val="00016C20"/>
    <w:rsid w:val="000171E9"/>
    <w:rsid w:val="000210D1"/>
    <w:rsid w:val="000218F0"/>
    <w:rsid w:val="0002552E"/>
    <w:rsid w:val="00033C40"/>
    <w:rsid w:val="00035017"/>
    <w:rsid w:val="0003657E"/>
    <w:rsid w:val="00037CC3"/>
    <w:rsid w:val="00040FE5"/>
    <w:rsid w:val="0004316E"/>
    <w:rsid w:val="00047456"/>
    <w:rsid w:val="00050A3D"/>
    <w:rsid w:val="000559D5"/>
    <w:rsid w:val="0005648A"/>
    <w:rsid w:val="00057B55"/>
    <w:rsid w:val="0006004E"/>
    <w:rsid w:val="00061E82"/>
    <w:rsid w:val="00066C53"/>
    <w:rsid w:val="00070EF4"/>
    <w:rsid w:val="000711BB"/>
    <w:rsid w:val="00071653"/>
    <w:rsid w:val="00072F64"/>
    <w:rsid w:val="000826AA"/>
    <w:rsid w:val="0008315C"/>
    <w:rsid w:val="00084F55"/>
    <w:rsid w:val="000855D2"/>
    <w:rsid w:val="0009224B"/>
    <w:rsid w:val="000A0AFB"/>
    <w:rsid w:val="000A0CBB"/>
    <w:rsid w:val="000B0D4A"/>
    <w:rsid w:val="000B343F"/>
    <w:rsid w:val="000B49C7"/>
    <w:rsid w:val="000B6495"/>
    <w:rsid w:val="000B7625"/>
    <w:rsid w:val="000C19A1"/>
    <w:rsid w:val="000C6C91"/>
    <w:rsid w:val="000C6ED9"/>
    <w:rsid w:val="000C7277"/>
    <w:rsid w:val="000E0177"/>
    <w:rsid w:val="000E19E2"/>
    <w:rsid w:val="000E1B1B"/>
    <w:rsid w:val="000E2CF4"/>
    <w:rsid w:val="000E3486"/>
    <w:rsid w:val="000E3A7A"/>
    <w:rsid w:val="000E3F11"/>
    <w:rsid w:val="000E5516"/>
    <w:rsid w:val="000E5F6C"/>
    <w:rsid w:val="000E6B25"/>
    <w:rsid w:val="000E7E2F"/>
    <w:rsid w:val="000F4A23"/>
    <w:rsid w:val="000F58BA"/>
    <w:rsid w:val="000F5E5D"/>
    <w:rsid w:val="00101D00"/>
    <w:rsid w:val="00103132"/>
    <w:rsid w:val="001073C5"/>
    <w:rsid w:val="00111621"/>
    <w:rsid w:val="00115046"/>
    <w:rsid w:val="00115F35"/>
    <w:rsid w:val="001163FE"/>
    <w:rsid w:val="00131404"/>
    <w:rsid w:val="00132C6C"/>
    <w:rsid w:val="00133606"/>
    <w:rsid w:val="00142A44"/>
    <w:rsid w:val="001435DE"/>
    <w:rsid w:val="00143F59"/>
    <w:rsid w:val="001526EA"/>
    <w:rsid w:val="0015398F"/>
    <w:rsid w:val="00156FC7"/>
    <w:rsid w:val="00161E98"/>
    <w:rsid w:val="0016206E"/>
    <w:rsid w:val="00180945"/>
    <w:rsid w:val="0019228F"/>
    <w:rsid w:val="001925D8"/>
    <w:rsid w:val="0019272E"/>
    <w:rsid w:val="00194CDD"/>
    <w:rsid w:val="00196C4A"/>
    <w:rsid w:val="001A017E"/>
    <w:rsid w:val="001A0673"/>
    <w:rsid w:val="001A0CB6"/>
    <w:rsid w:val="001A1F00"/>
    <w:rsid w:val="001A3870"/>
    <w:rsid w:val="001A477E"/>
    <w:rsid w:val="001A5AD8"/>
    <w:rsid w:val="001A6909"/>
    <w:rsid w:val="001A7900"/>
    <w:rsid w:val="001A7A93"/>
    <w:rsid w:val="001A7DC8"/>
    <w:rsid w:val="001B23D1"/>
    <w:rsid w:val="001B3247"/>
    <w:rsid w:val="001B44B8"/>
    <w:rsid w:val="001C0102"/>
    <w:rsid w:val="001C049B"/>
    <w:rsid w:val="001C2F97"/>
    <w:rsid w:val="001C3C8D"/>
    <w:rsid w:val="001C613C"/>
    <w:rsid w:val="001C6F5C"/>
    <w:rsid w:val="001D0836"/>
    <w:rsid w:val="001D0F84"/>
    <w:rsid w:val="001D36DD"/>
    <w:rsid w:val="001D78FC"/>
    <w:rsid w:val="001D7BA9"/>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48C8"/>
    <w:rsid w:val="002662B1"/>
    <w:rsid w:val="00271614"/>
    <w:rsid w:val="002734E8"/>
    <w:rsid w:val="00283502"/>
    <w:rsid w:val="002877D1"/>
    <w:rsid w:val="0029208D"/>
    <w:rsid w:val="002931FC"/>
    <w:rsid w:val="002946F4"/>
    <w:rsid w:val="00296101"/>
    <w:rsid w:val="00296A5E"/>
    <w:rsid w:val="002A4569"/>
    <w:rsid w:val="002A4A3A"/>
    <w:rsid w:val="002A7FE4"/>
    <w:rsid w:val="002B5E66"/>
    <w:rsid w:val="002C33D5"/>
    <w:rsid w:val="002D0212"/>
    <w:rsid w:val="002D1F5C"/>
    <w:rsid w:val="002D5AE8"/>
    <w:rsid w:val="002D5F29"/>
    <w:rsid w:val="002E0DC3"/>
    <w:rsid w:val="002F0EE2"/>
    <w:rsid w:val="002F2133"/>
    <w:rsid w:val="002F4DC5"/>
    <w:rsid w:val="002F6B9A"/>
    <w:rsid w:val="00306685"/>
    <w:rsid w:val="0031089D"/>
    <w:rsid w:val="00310C35"/>
    <w:rsid w:val="003110FD"/>
    <w:rsid w:val="00320003"/>
    <w:rsid w:val="003206D2"/>
    <w:rsid w:val="0032227A"/>
    <w:rsid w:val="00325BCE"/>
    <w:rsid w:val="00325E17"/>
    <w:rsid w:val="00332CF8"/>
    <w:rsid w:val="003339E3"/>
    <w:rsid w:val="0033413A"/>
    <w:rsid w:val="003377A4"/>
    <w:rsid w:val="003406C1"/>
    <w:rsid w:val="00341373"/>
    <w:rsid w:val="003453DE"/>
    <w:rsid w:val="00346839"/>
    <w:rsid w:val="00346CE7"/>
    <w:rsid w:val="00353A6E"/>
    <w:rsid w:val="0035630E"/>
    <w:rsid w:val="003572E4"/>
    <w:rsid w:val="00357AC1"/>
    <w:rsid w:val="00362019"/>
    <w:rsid w:val="0036381E"/>
    <w:rsid w:val="00373FD7"/>
    <w:rsid w:val="0038389B"/>
    <w:rsid w:val="00384D1E"/>
    <w:rsid w:val="00385CAD"/>
    <w:rsid w:val="00386081"/>
    <w:rsid w:val="00387B37"/>
    <w:rsid w:val="0039732C"/>
    <w:rsid w:val="0039751B"/>
    <w:rsid w:val="003A23C3"/>
    <w:rsid w:val="003A3A3F"/>
    <w:rsid w:val="003B0DF1"/>
    <w:rsid w:val="003B214A"/>
    <w:rsid w:val="003B2BCB"/>
    <w:rsid w:val="003B5AA4"/>
    <w:rsid w:val="003C153C"/>
    <w:rsid w:val="003D394A"/>
    <w:rsid w:val="003D6587"/>
    <w:rsid w:val="003E1F81"/>
    <w:rsid w:val="003E213C"/>
    <w:rsid w:val="003E6E8C"/>
    <w:rsid w:val="003E7BB5"/>
    <w:rsid w:val="003F22B3"/>
    <w:rsid w:val="003F30D1"/>
    <w:rsid w:val="003F5EC1"/>
    <w:rsid w:val="00400938"/>
    <w:rsid w:val="004018CB"/>
    <w:rsid w:val="00402D6F"/>
    <w:rsid w:val="0040449F"/>
    <w:rsid w:val="004055C0"/>
    <w:rsid w:val="004116D2"/>
    <w:rsid w:val="00413B5E"/>
    <w:rsid w:val="00415980"/>
    <w:rsid w:val="00421068"/>
    <w:rsid w:val="00421105"/>
    <w:rsid w:val="0042218D"/>
    <w:rsid w:val="004243A2"/>
    <w:rsid w:val="004258D7"/>
    <w:rsid w:val="004273F1"/>
    <w:rsid w:val="00433EDB"/>
    <w:rsid w:val="004344EB"/>
    <w:rsid w:val="00440599"/>
    <w:rsid w:val="00441B14"/>
    <w:rsid w:val="00442BEF"/>
    <w:rsid w:val="00445112"/>
    <w:rsid w:val="004475C0"/>
    <w:rsid w:val="0044771A"/>
    <w:rsid w:val="004508FE"/>
    <w:rsid w:val="00455623"/>
    <w:rsid w:val="00456632"/>
    <w:rsid w:val="004566E5"/>
    <w:rsid w:val="00457A51"/>
    <w:rsid w:val="0046173B"/>
    <w:rsid w:val="00464C54"/>
    <w:rsid w:val="00465E33"/>
    <w:rsid w:val="00466D5F"/>
    <w:rsid w:val="004717CE"/>
    <w:rsid w:val="00474BAB"/>
    <w:rsid w:val="00475674"/>
    <w:rsid w:val="0047597D"/>
    <w:rsid w:val="00476FC9"/>
    <w:rsid w:val="004817FA"/>
    <w:rsid w:val="00484C32"/>
    <w:rsid w:val="004873B6"/>
    <w:rsid w:val="00487E60"/>
    <w:rsid w:val="004A5074"/>
    <w:rsid w:val="004A5369"/>
    <w:rsid w:val="004B1D5A"/>
    <w:rsid w:val="004B1D6B"/>
    <w:rsid w:val="004B374F"/>
    <w:rsid w:val="004B3808"/>
    <w:rsid w:val="004B3A3B"/>
    <w:rsid w:val="004B4A30"/>
    <w:rsid w:val="004C1040"/>
    <w:rsid w:val="004C2CEE"/>
    <w:rsid w:val="004C3449"/>
    <w:rsid w:val="004C4C80"/>
    <w:rsid w:val="004C546E"/>
    <w:rsid w:val="004D0817"/>
    <w:rsid w:val="004D273F"/>
    <w:rsid w:val="004D2BCA"/>
    <w:rsid w:val="004D6279"/>
    <w:rsid w:val="004E008C"/>
    <w:rsid w:val="004E461D"/>
    <w:rsid w:val="004E69CB"/>
    <w:rsid w:val="004E72FD"/>
    <w:rsid w:val="004E75ED"/>
    <w:rsid w:val="004F1CE2"/>
    <w:rsid w:val="004F2FDD"/>
    <w:rsid w:val="004F404D"/>
    <w:rsid w:val="004F60F9"/>
    <w:rsid w:val="004F7FD8"/>
    <w:rsid w:val="005028B3"/>
    <w:rsid w:val="00504124"/>
    <w:rsid w:val="00506AF4"/>
    <w:rsid w:val="0051013D"/>
    <w:rsid w:val="00511306"/>
    <w:rsid w:val="005130C5"/>
    <w:rsid w:val="0053029A"/>
    <w:rsid w:val="0053237F"/>
    <w:rsid w:val="00541914"/>
    <w:rsid w:val="005450E2"/>
    <w:rsid w:val="00545E85"/>
    <w:rsid w:val="00545E92"/>
    <w:rsid w:val="00555DCE"/>
    <w:rsid w:val="005604F3"/>
    <w:rsid w:val="005612F0"/>
    <w:rsid w:val="0056316D"/>
    <w:rsid w:val="00565921"/>
    <w:rsid w:val="00565B41"/>
    <w:rsid w:val="0056661F"/>
    <w:rsid w:val="00567BA7"/>
    <w:rsid w:val="005773A8"/>
    <w:rsid w:val="00577BB1"/>
    <w:rsid w:val="00577D56"/>
    <w:rsid w:val="00577DE0"/>
    <w:rsid w:val="005866BD"/>
    <w:rsid w:val="00590032"/>
    <w:rsid w:val="005902F2"/>
    <w:rsid w:val="00592119"/>
    <w:rsid w:val="00592638"/>
    <w:rsid w:val="00592BE6"/>
    <w:rsid w:val="0059341A"/>
    <w:rsid w:val="00593EAA"/>
    <w:rsid w:val="005A76F0"/>
    <w:rsid w:val="005B03DF"/>
    <w:rsid w:val="005B5156"/>
    <w:rsid w:val="005B6397"/>
    <w:rsid w:val="005B67C9"/>
    <w:rsid w:val="005B7C1A"/>
    <w:rsid w:val="005B7CA5"/>
    <w:rsid w:val="005C2851"/>
    <w:rsid w:val="005D22AA"/>
    <w:rsid w:val="005F06A5"/>
    <w:rsid w:val="005F0F34"/>
    <w:rsid w:val="005F1013"/>
    <w:rsid w:val="005F50AC"/>
    <w:rsid w:val="00601585"/>
    <w:rsid w:val="00602D21"/>
    <w:rsid w:val="00604288"/>
    <w:rsid w:val="00604A42"/>
    <w:rsid w:val="006112BC"/>
    <w:rsid w:val="00611ED8"/>
    <w:rsid w:val="006124E6"/>
    <w:rsid w:val="00617238"/>
    <w:rsid w:val="0062759F"/>
    <w:rsid w:val="00635195"/>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825A7"/>
    <w:rsid w:val="00690402"/>
    <w:rsid w:val="00692F7F"/>
    <w:rsid w:val="006934E5"/>
    <w:rsid w:val="006939C1"/>
    <w:rsid w:val="006959B5"/>
    <w:rsid w:val="00696DE7"/>
    <w:rsid w:val="00697F11"/>
    <w:rsid w:val="006A5B04"/>
    <w:rsid w:val="006A677D"/>
    <w:rsid w:val="006B277C"/>
    <w:rsid w:val="006B2CBD"/>
    <w:rsid w:val="006B3776"/>
    <w:rsid w:val="006B4F92"/>
    <w:rsid w:val="006B55AC"/>
    <w:rsid w:val="006C147D"/>
    <w:rsid w:val="006C41B5"/>
    <w:rsid w:val="006C50E6"/>
    <w:rsid w:val="006D0249"/>
    <w:rsid w:val="006D5AA9"/>
    <w:rsid w:val="006D68AA"/>
    <w:rsid w:val="006D6F45"/>
    <w:rsid w:val="006E0E6B"/>
    <w:rsid w:val="006E202B"/>
    <w:rsid w:val="006E3DFC"/>
    <w:rsid w:val="006E585E"/>
    <w:rsid w:val="006E5AD1"/>
    <w:rsid w:val="006E6E0D"/>
    <w:rsid w:val="006E70EA"/>
    <w:rsid w:val="006E7853"/>
    <w:rsid w:val="006F25A2"/>
    <w:rsid w:val="006F348A"/>
    <w:rsid w:val="006F382C"/>
    <w:rsid w:val="006F4CA6"/>
    <w:rsid w:val="006F59ED"/>
    <w:rsid w:val="006F78C7"/>
    <w:rsid w:val="00702978"/>
    <w:rsid w:val="00704498"/>
    <w:rsid w:val="00704ACF"/>
    <w:rsid w:val="00706154"/>
    <w:rsid w:val="00707E3F"/>
    <w:rsid w:val="00712E39"/>
    <w:rsid w:val="0071406C"/>
    <w:rsid w:val="00715F58"/>
    <w:rsid w:val="00716D2A"/>
    <w:rsid w:val="0072142C"/>
    <w:rsid w:val="00725C10"/>
    <w:rsid w:val="0073479E"/>
    <w:rsid w:val="00734F89"/>
    <w:rsid w:val="00734FDB"/>
    <w:rsid w:val="00741752"/>
    <w:rsid w:val="00744393"/>
    <w:rsid w:val="007471B0"/>
    <w:rsid w:val="0075546D"/>
    <w:rsid w:val="007613F9"/>
    <w:rsid w:val="00763760"/>
    <w:rsid w:val="00765400"/>
    <w:rsid w:val="007657EB"/>
    <w:rsid w:val="00766A54"/>
    <w:rsid w:val="00766E22"/>
    <w:rsid w:val="007671B3"/>
    <w:rsid w:val="0076751F"/>
    <w:rsid w:val="00771AD0"/>
    <w:rsid w:val="00772531"/>
    <w:rsid w:val="00773692"/>
    <w:rsid w:val="00780D25"/>
    <w:rsid w:val="0078487A"/>
    <w:rsid w:val="007852FE"/>
    <w:rsid w:val="00786AD0"/>
    <w:rsid w:val="00787EB7"/>
    <w:rsid w:val="0079291D"/>
    <w:rsid w:val="00795E96"/>
    <w:rsid w:val="00797FF3"/>
    <w:rsid w:val="007A61E2"/>
    <w:rsid w:val="007B3AFF"/>
    <w:rsid w:val="007B3CD8"/>
    <w:rsid w:val="007B416C"/>
    <w:rsid w:val="007B7B7F"/>
    <w:rsid w:val="007E021F"/>
    <w:rsid w:val="007E031A"/>
    <w:rsid w:val="007E13E7"/>
    <w:rsid w:val="007E30DC"/>
    <w:rsid w:val="007F05EF"/>
    <w:rsid w:val="007F1359"/>
    <w:rsid w:val="007F2345"/>
    <w:rsid w:val="007F2E1E"/>
    <w:rsid w:val="007F54F2"/>
    <w:rsid w:val="00800663"/>
    <w:rsid w:val="008016FA"/>
    <w:rsid w:val="00802C27"/>
    <w:rsid w:val="008038BB"/>
    <w:rsid w:val="00803D84"/>
    <w:rsid w:val="008174C7"/>
    <w:rsid w:val="00820615"/>
    <w:rsid w:val="00841B48"/>
    <w:rsid w:val="00843A73"/>
    <w:rsid w:val="00845970"/>
    <w:rsid w:val="008510DB"/>
    <w:rsid w:val="00852228"/>
    <w:rsid w:val="00856C5D"/>
    <w:rsid w:val="0086062E"/>
    <w:rsid w:val="00860CFB"/>
    <w:rsid w:val="008662AD"/>
    <w:rsid w:val="008669E9"/>
    <w:rsid w:val="00874C67"/>
    <w:rsid w:val="00880190"/>
    <w:rsid w:val="008807C6"/>
    <w:rsid w:val="00881129"/>
    <w:rsid w:val="008829B0"/>
    <w:rsid w:val="00885D24"/>
    <w:rsid w:val="008A287F"/>
    <w:rsid w:val="008A6465"/>
    <w:rsid w:val="008A6C6B"/>
    <w:rsid w:val="008B54BC"/>
    <w:rsid w:val="008B7DDD"/>
    <w:rsid w:val="008C4931"/>
    <w:rsid w:val="008C4B74"/>
    <w:rsid w:val="008D16D9"/>
    <w:rsid w:val="008D2E91"/>
    <w:rsid w:val="008D6B6B"/>
    <w:rsid w:val="008D7ED7"/>
    <w:rsid w:val="008E4728"/>
    <w:rsid w:val="008F16FF"/>
    <w:rsid w:val="00907632"/>
    <w:rsid w:val="00910BC9"/>
    <w:rsid w:val="00911EE8"/>
    <w:rsid w:val="009134D8"/>
    <w:rsid w:val="00922A69"/>
    <w:rsid w:val="00925FBE"/>
    <w:rsid w:val="00932BD5"/>
    <w:rsid w:val="00934D53"/>
    <w:rsid w:val="00935167"/>
    <w:rsid w:val="00937AF1"/>
    <w:rsid w:val="00943F5B"/>
    <w:rsid w:val="009509FF"/>
    <w:rsid w:val="00951A28"/>
    <w:rsid w:val="009546CB"/>
    <w:rsid w:val="00963B19"/>
    <w:rsid w:val="00964975"/>
    <w:rsid w:val="00971022"/>
    <w:rsid w:val="009715E6"/>
    <w:rsid w:val="009725F7"/>
    <w:rsid w:val="00973308"/>
    <w:rsid w:val="0098603C"/>
    <w:rsid w:val="00986A66"/>
    <w:rsid w:val="00987583"/>
    <w:rsid w:val="00992E34"/>
    <w:rsid w:val="009A1890"/>
    <w:rsid w:val="009A475F"/>
    <w:rsid w:val="009A75F1"/>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E5196"/>
    <w:rsid w:val="009E56ED"/>
    <w:rsid w:val="009F3128"/>
    <w:rsid w:val="009F377D"/>
    <w:rsid w:val="00A01E9E"/>
    <w:rsid w:val="00A0361C"/>
    <w:rsid w:val="00A04968"/>
    <w:rsid w:val="00A10491"/>
    <w:rsid w:val="00A17972"/>
    <w:rsid w:val="00A17E6D"/>
    <w:rsid w:val="00A21338"/>
    <w:rsid w:val="00A22028"/>
    <w:rsid w:val="00A24BBA"/>
    <w:rsid w:val="00A252DB"/>
    <w:rsid w:val="00A256A5"/>
    <w:rsid w:val="00A25BFD"/>
    <w:rsid w:val="00A27056"/>
    <w:rsid w:val="00A35211"/>
    <w:rsid w:val="00A43C02"/>
    <w:rsid w:val="00A4520B"/>
    <w:rsid w:val="00A454D7"/>
    <w:rsid w:val="00A509B8"/>
    <w:rsid w:val="00A53CD7"/>
    <w:rsid w:val="00A54142"/>
    <w:rsid w:val="00A55A47"/>
    <w:rsid w:val="00A56493"/>
    <w:rsid w:val="00A57D16"/>
    <w:rsid w:val="00A6117A"/>
    <w:rsid w:val="00A62D0E"/>
    <w:rsid w:val="00A718C6"/>
    <w:rsid w:val="00A72C90"/>
    <w:rsid w:val="00A73337"/>
    <w:rsid w:val="00A73650"/>
    <w:rsid w:val="00A740DA"/>
    <w:rsid w:val="00A76EC0"/>
    <w:rsid w:val="00A76F66"/>
    <w:rsid w:val="00A77996"/>
    <w:rsid w:val="00A80B45"/>
    <w:rsid w:val="00A817BA"/>
    <w:rsid w:val="00A8195E"/>
    <w:rsid w:val="00A8345C"/>
    <w:rsid w:val="00A87A63"/>
    <w:rsid w:val="00A87EFB"/>
    <w:rsid w:val="00A90A4A"/>
    <w:rsid w:val="00AA0329"/>
    <w:rsid w:val="00AA1780"/>
    <w:rsid w:val="00AA22F0"/>
    <w:rsid w:val="00AA2F95"/>
    <w:rsid w:val="00AA30BB"/>
    <w:rsid w:val="00AA3B09"/>
    <w:rsid w:val="00AA5EC2"/>
    <w:rsid w:val="00AB3E0F"/>
    <w:rsid w:val="00AB4FD9"/>
    <w:rsid w:val="00AB66EA"/>
    <w:rsid w:val="00AB7395"/>
    <w:rsid w:val="00AC3981"/>
    <w:rsid w:val="00AC49BC"/>
    <w:rsid w:val="00AC5BF7"/>
    <w:rsid w:val="00AC6A7C"/>
    <w:rsid w:val="00AD2DD2"/>
    <w:rsid w:val="00AE341C"/>
    <w:rsid w:val="00AE56C4"/>
    <w:rsid w:val="00AE6A16"/>
    <w:rsid w:val="00AF44BC"/>
    <w:rsid w:val="00AF552B"/>
    <w:rsid w:val="00AF5E8C"/>
    <w:rsid w:val="00B025C4"/>
    <w:rsid w:val="00B11556"/>
    <w:rsid w:val="00B128A3"/>
    <w:rsid w:val="00B204AC"/>
    <w:rsid w:val="00B233D4"/>
    <w:rsid w:val="00B23634"/>
    <w:rsid w:val="00B27741"/>
    <w:rsid w:val="00B304B4"/>
    <w:rsid w:val="00B305D2"/>
    <w:rsid w:val="00B31D5F"/>
    <w:rsid w:val="00B3504F"/>
    <w:rsid w:val="00B35118"/>
    <w:rsid w:val="00B35C46"/>
    <w:rsid w:val="00B368B6"/>
    <w:rsid w:val="00B41144"/>
    <w:rsid w:val="00B45F2D"/>
    <w:rsid w:val="00B461EC"/>
    <w:rsid w:val="00B46AD5"/>
    <w:rsid w:val="00B51B1A"/>
    <w:rsid w:val="00B539D8"/>
    <w:rsid w:val="00B62D3F"/>
    <w:rsid w:val="00B66775"/>
    <w:rsid w:val="00B66895"/>
    <w:rsid w:val="00B67C7C"/>
    <w:rsid w:val="00B70782"/>
    <w:rsid w:val="00B7166D"/>
    <w:rsid w:val="00B85B28"/>
    <w:rsid w:val="00B86D7A"/>
    <w:rsid w:val="00B91368"/>
    <w:rsid w:val="00B91584"/>
    <w:rsid w:val="00BA01B0"/>
    <w:rsid w:val="00BB36A2"/>
    <w:rsid w:val="00BB4B3A"/>
    <w:rsid w:val="00BB5047"/>
    <w:rsid w:val="00BB5F35"/>
    <w:rsid w:val="00BB6B7A"/>
    <w:rsid w:val="00BB6E7F"/>
    <w:rsid w:val="00BB739D"/>
    <w:rsid w:val="00BC06EB"/>
    <w:rsid w:val="00BC242F"/>
    <w:rsid w:val="00BC655C"/>
    <w:rsid w:val="00BD3722"/>
    <w:rsid w:val="00BD7179"/>
    <w:rsid w:val="00BE13F4"/>
    <w:rsid w:val="00BE50E6"/>
    <w:rsid w:val="00BE5840"/>
    <w:rsid w:val="00BE6766"/>
    <w:rsid w:val="00BE6A78"/>
    <w:rsid w:val="00BE7C5B"/>
    <w:rsid w:val="00BF3FD9"/>
    <w:rsid w:val="00C02149"/>
    <w:rsid w:val="00C04B90"/>
    <w:rsid w:val="00C0501F"/>
    <w:rsid w:val="00C125D1"/>
    <w:rsid w:val="00C13D9B"/>
    <w:rsid w:val="00C14611"/>
    <w:rsid w:val="00C1470A"/>
    <w:rsid w:val="00C163B5"/>
    <w:rsid w:val="00C16C83"/>
    <w:rsid w:val="00C23D9A"/>
    <w:rsid w:val="00C24822"/>
    <w:rsid w:val="00C25541"/>
    <w:rsid w:val="00C25CEC"/>
    <w:rsid w:val="00C33FFB"/>
    <w:rsid w:val="00C37144"/>
    <w:rsid w:val="00C4447B"/>
    <w:rsid w:val="00C52535"/>
    <w:rsid w:val="00C56688"/>
    <w:rsid w:val="00C57CDC"/>
    <w:rsid w:val="00C60D59"/>
    <w:rsid w:val="00C62D73"/>
    <w:rsid w:val="00C62D97"/>
    <w:rsid w:val="00C641C2"/>
    <w:rsid w:val="00C646B4"/>
    <w:rsid w:val="00C72ADA"/>
    <w:rsid w:val="00C77FA7"/>
    <w:rsid w:val="00C80B03"/>
    <w:rsid w:val="00C846EA"/>
    <w:rsid w:val="00C86A4C"/>
    <w:rsid w:val="00C9555C"/>
    <w:rsid w:val="00CA6179"/>
    <w:rsid w:val="00CB331E"/>
    <w:rsid w:val="00CB4CD7"/>
    <w:rsid w:val="00CB57D1"/>
    <w:rsid w:val="00CC4555"/>
    <w:rsid w:val="00CC4896"/>
    <w:rsid w:val="00CD61F1"/>
    <w:rsid w:val="00CE1DCB"/>
    <w:rsid w:val="00CE3E2E"/>
    <w:rsid w:val="00CE56F0"/>
    <w:rsid w:val="00CE6665"/>
    <w:rsid w:val="00CF0CCB"/>
    <w:rsid w:val="00CF138F"/>
    <w:rsid w:val="00CF318B"/>
    <w:rsid w:val="00CF5F29"/>
    <w:rsid w:val="00D038DF"/>
    <w:rsid w:val="00D03948"/>
    <w:rsid w:val="00D0474A"/>
    <w:rsid w:val="00D04AD1"/>
    <w:rsid w:val="00D06AEF"/>
    <w:rsid w:val="00D06CDA"/>
    <w:rsid w:val="00D117B9"/>
    <w:rsid w:val="00D15C80"/>
    <w:rsid w:val="00D241C2"/>
    <w:rsid w:val="00D24DC4"/>
    <w:rsid w:val="00D257CC"/>
    <w:rsid w:val="00D277AA"/>
    <w:rsid w:val="00D31B63"/>
    <w:rsid w:val="00D34505"/>
    <w:rsid w:val="00D349E0"/>
    <w:rsid w:val="00D361AE"/>
    <w:rsid w:val="00D42725"/>
    <w:rsid w:val="00D435B3"/>
    <w:rsid w:val="00D44595"/>
    <w:rsid w:val="00D44B32"/>
    <w:rsid w:val="00D51760"/>
    <w:rsid w:val="00D53EFC"/>
    <w:rsid w:val="00D56CDF"/>
    <w:rsid w:val="00D578EC"/>
    <w:rsid w:val="00D57972"/>
    <w:rsid w:val="00D61489"/>
    <w:rsid w:val="00D64CF4"/>
    <w:rsid w:val="00D7364D"/>
    <w:rsid w:val="00D74BA2"/>
    <w:rsid w:val="00D75325"/>
    <w:rsid w:val="00D84009"/>
    <w:rsid w:val="00D8629D"/>
    <w:rsid w:val="00D8714D"/>
    <w:rsid w:val="00D910AD"/>
    <w:rsid w:val="00D92672"/>
    <w:rsid w:val="00D92A88"/>
    <w:rsid w:val="00D92FF7"/>
    <w:rsid w:val="00D94AB5"/>
    <w:rsid w:val="00D97444"/>
    <w:rsid w:val="00DA178A"/>
    <w:rsid w:val="00DA5F0A"/>
    <w:rsid w:val="00DA6C08"/>
    <w:rsid w:val="00DA7A56"/>
    <w:rsid w:val="00DB1F30"/>
    <w:rsid w:val="00DB2D88"/>
    <w:rsid w:val="00DB4B8F"/>
    <w:rsid w:val="00DB65EC"/>
    <w:rsid w:val="00DB7D92"/>
    <w:rsid w:val="00DB7F7E"/>
    <w:rsid w:val="00DC1680"/>
    <w:rsid w:val="00DC4352"/>
    <w:rsid w:val="00DC768C"/>
    <w:rsid w:val="00DD1C1B"/>
    <w:rsid w:val="00DE1EA3"/>
    <w:rsid w:val="00DE2636"/>
    <w:rsid w:val="00DE2FDE"/>
    <w:rsid w:val="00DF62BA"/>
    <w:rsid w:val="00E002DD"/>
    <w:rsid w:val="00E03995"/>
    <w:rsid w:val="00E110D3"/>
    <w:rsid w:val="00E115D4"/>
    <w:rsid w:val="00E11ABD"/>
    <w:rsid w:val="00E23271"/>
    <w:rsid w:val="00E24970"/>
    <w:rsid w:val="00E26342"/>
    <w:rsid w:val="00E30DF9"/>
    <w:rsid w:val="00E34465"/>
    <w:rsid w:val="00E34590"/>
    <w:rsid w:val="00E34FC6"/>
    <w:rsid w:val="00E367B6"/>
    <w:rsid w:val="00E370E5"/>
    <w:rsid w:val="00E40247"/>
    <w:rsid w:val="00E41E51"/>
    <w:rsid w:val="00E42E99"/>
    <w:rsid w:val="00E45865"/>
    <w:rsid w:val="00E46600"/>
    <w:rsid w:val="00E5284B"/>
    <w:rsid w:val="00E610FC"/>
    <w:rsid w:val="00E618D1"/>
    <w:rsid w:val="00E62060"/>
    <w:rsid w:val="00E62B00"/>
    <w:rsid w:val="00E65AEC"/>
    <w:rsid w:val="00E71D20"/>
    <w:rsid w:val="00E77CD5"/>
    <w:rsid w:val="00E803FE"/>
    <w:rsid w:val="00E80BC8"/>
    <w:rsid w:val="00E827DA"/>
    <w:rsid w:val="00E85B65"/>
    <w:rsid w:val="00E909F5"/>
    <w:rsid w:val="00E9239A"/>
    <w:rsid w:val="00E95C08"/>
    <w:rsid w:val="00E97949"/>
    <w:rsid w:val="00EA1274"/>
    <w:rsid w:val="00EA21F1"/>
    <w:rsid w:val="00EA5E28"/>
    <w:rsid w:val="00EB02E8"/>
    <w:rsid w:val="00EB2ED6"/>
    <w:rsid w:val="00EB2F43"/>
    <w:rsid w:val="00EB736D"/>
    <w:rsid w:val="00EC004F"/>
    <w:rsid w:val="00EC07C7"/>
    <w:rsid w:val="00EC559F"/>
    <w:rsid w:val="00ED0384"/>
    <w:rsid w:val="00ED09FF"/>
    <w:rsid w:val="00ED3EB5"/>
    <w:rsid w:val="00ED78D3"/>
    <w:rsid w:val="00EE0CA6"/>
    <w:rsid w:val="00EE196B"/>
    <w:rsid w:val="00EE40BC"/>
    <w:rsid w:val="00EE7E4F"/>
    <w:rsid w:val="00EF0C40"/>
    <w:rsid w:val="00EF0DEC"/>
    <w:rsid w:val="00EF4283"/>
    <w:rsid w:val="00EF4585"/>
    <w:rsid w:val="00EF4FB4"/>
    <w:rsid w:val="00EF58F0"/>
    <w:rsid w:val="00EF6AD5"/>
    <w:rsid w:val="00F01B41"/>
    <w:rsid w:val="00F022F6"/>
    <w:rsid w:val="00F04AEE"/>
    <w:rsid w:val="00F0534A"/>
    <w:rsid w:val="00F06B28"/>
    <w:rsid w:val="00F110C1"/>
    <w:rsid w:val="00F11CCD"/>
    <w:rsid w:val="00F147B2"/>
    <w:rsid w:val="00F25917"/>
    <w:rsid w:val="00F31435"/>
    <w:rsid w:val="00F43484"/>
    <w:rsid w:val="00F44160"/>
    <w:rsid w:val="00F45D72"/>
    <w:rsid w:val="00F52153"/>
    <w:rsid w:val="00F5304D"/>
    <w:rsid w:val="00F53B44"/>
    <w:rsid w:val="00F557A4"/>
    <w:rsid w:val="00F55A45"/>
    <w:rsid w:val="00F56EE5"/>
    <w:rsid w:val="00F601F1"/>
    <w:rsid w:val="00F62450"/>
    <w:rsid w:val="00F636D9"/>
    <w:rsid w:val="00F64873"/>
    <w:rsid w:val="00F64E7E"/>
    <w:rsid w:val="00F653C8"/>
    <w:rsid w:val="00F66D1B"/>
    <w:rsid w:val="00F71592"/>
    <w:rsid w:val="00F722A7"/>
    <w:rsid w:val="00F73868"/>
    <w:rsid w:val="00F73CE1"/>
    <w:rsid w:val="00F76061"/>
    <w:rsid w:val="00F92934"/>
    <w:rsid w:val="00F949E5"/>
    <w:rsid w:val="00FA2809"/>
    <w:rsid w:val="00FA2B3B"/>
    <w:rsid w:val="00FA30B3"/>
    <w:rsid w:val="00FA7BCF"/>
    <w:rsid w:val="00FA7F26"/>
    <w:rsid w:val="00FB0F7A"/>
    <w:rsid w:val="00FB162A"/>
    <w:rsid w:val="00FB2FE0"/>
    <w:rsid w:val="00FB4E0C"/>
    <w:rsid w:val="00FB6151"/>
    <w:rsid w:val="00FB6E65"/>
    <w:rsid w:val="00FC4FE7"/>
    <w:rsid w:val="00FC7D12"/>
    <w:rsid w:val="00FD464A"/>
    <w:rsid w:val="00FD7E90"/>
    <w:rsid w:val="00FE1F35"/>
    <w:rsid w:val="00FE26BC"/>
    <w:rsid w:val="00FE2F81"/>
    <w:rsid w:val="00FE5AB4"/>
    <w:rsid w:val="00FE5FE6"/>
    <w:rsid w:val="00FF30A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682479">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39891378">
      <w:bodyDiv w:val="1"/>
      <w:marLeft w:val="0"/>
      <w:marRight w:val="0"/>
      <w:marTop w:val="0"/>
      <w:marBottom w:val="0"/>
      <w:divBdr>
        <w:top w:val="none" w:sz="0" w:space="0" w:color="auto"/>
        <w:left w:val="none" w:sz="0" w:space="0" w:color="auto"/>
        <w:bottom w:val="none" w:sz="0" w:space="0" w:color="auto"/>
        <w:right w:val="none" w:sz="0" w:space="0" w:color="auto"/>
      </w:divBdr>
    </w:div>
    <w:div w:id="392700291">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51381501">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272008839">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C042B45-3914-4B5C-AC2B-7727D0559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Ezzati, Majid</cp:lastModifiedBy>
  <cp:revision>17</cp:revision>
  <dcterms:created xsi:type="dcterms:W3CDTF">2018-06-25T10:15:00Z</dcterms:created>
  <dcterms:modified xsi:type="dcterms:W3CDTF">2018-08-08T19:59:00Z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