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095F69EA" w:rsidR="000210D1" w:rsidRPr="00C0501F" w:rsidRDefault="000210D1" w:rsidP="00604288">
      <w:pPr>
        <w:spacing w:after="0" w:line="240" w:lineRule="auto"/>
        <w:jc w:val="both"/>
        <w:outlineLvl w:val="0"/>
        <w:rPr>
          <w:rFonts w:ascii="Times New Roman" w:hAnsi="Times New Roman"/>
          <w:b/>
          <w:color w:val="000000" w:themeColor="text1"/>
          <w:sz w:val="24"/>
          <w:szCs w:val="24"/>
          <w:lang w:val="en-US"/>
        </w:rPr>
      </w:pPr>
      <w:r w:rsidRPr="00C0501F">
        <w:rPr>
          <w:rFonts w:ascii="Times New Roman" w:hAnsi="Times New Roman"/>
          <w:b/>
          <w:color w:val="000000" w:themeColor="text1"/>
          <w:sz w:val="24"/>
          <w:szCs w:val="24"/>
          <w:lang w:val="en-US"/>
        </w:rPr>
        <w:t xml:space="preserve">Seasonal </w:t>
      </w:r>
      <w:ins w:id="0" w:author="Robbie Parks" w:date="2018-01-18T11:07:00Z">
        <w:r w:rsidR="006E6E0D">
          <w:rPr>
            <w:rFonts w:ascii="Times New Roman" w:hAnsi="Times New Roman"/>
            <w:b/>
            <w:color w:val="000000" w:themeColor="text1"/>
            <w:sz w:val="24"/>
            <w:szCs w:val="24"/>
            <w:lang w:val="en-US"/>
          </w:rPr>
          <w:t xml:space="preserve">and regional </w:t>
        </w:r>
      </w:ins>
      <w:r w:rsidRPr="00C0501F">
        <w:rPr>
          <w:rFonts w:ascii="Times New Roman" w:hAnsi="Times New Roman"/>
          <w:b/>
          <w:color w:val="000000" w:themeColor="text1"/>
          <w:sz w:val="24"/>
          <w:szCs w:val="24"/>
          <w:lang w:val="en-US"/>
        </w:rPr>
        <w:t xml:space="preserve">dynamics of </w:t>
      </w:r>
      <w:r w:rsidR="007B3CD8">
        <w:rPr>
          <w:rFonts w:ascii="Times New Roman" w:hAnsi="Times New Roman"/>
          <w:b/>
          <w:color w:val="000000" w:themeColor="text1"/>
          <w:sz w:val="24"/>
          <w:szCs w:val="24"/>
          <w:lang w:val="en-US"/>
        </w:rPr>
        <w:t xml:space="preserve">all-cause and cause-specific </w:t>
      </w:r>
      <w:r w:rsidRPr="00C0501F">
        <w:rPr>
          <w:rFonts w:ascii="Times New Roman" w:hAnsi="Times New Roman"/>
          <w:b/>
          <w:color w:val="000000" w:themeColor="text1"/>
          <w:sz w:val="24"/>
          <w:szCs w:val="24"/>
          <w:lang w:val="en-US"/>
        </w:rPr>
        <w:t xml:space="preserve">mortality in the </w:t>
      </w:r>
      <w:r w:rsidR="00386081" w:rsidRPr="00C0501F">
        <w:rPr>
          <w:rFonts w:ascii="Times New Roman" w:hAnsi="Times New Roman"/>
          <w:b/>
          <w:color w:val="000000" w:themeColor="text1"/>
          <w:sz w:val="24"/>
          <w:szCs w:val="24"/>
          <w:lang w:val="en-US"/>
        </w:rPr>
        <w:t>USA</w:t>
      </w:r>
      <w:r w:rsidR="00881129">
        <w:rPr>
          <w:rFonts w:ascii="Times New Roman" w:hAnsi="Times New Roman"/>
          <w:b/>
          <w:color w:val="000000" w:themeColor="text1"/>
          <w:sz w:val="24"/>
          <w:szCs w:val="24"/>
          <w:lang w:val="en-US"/>
        </w:rPr>
        <w:t xml:space="preserve"> from 1980</w:t>
      </w:r>
      <w:r w:rsidRPr="00C0501F">
        <w:rPr>
          <w:rFonts w:ascii="Times New Roman" w:hAnsi="Times New Roman"/>
          <w:b/>
          <w:color w:val="000000" w:themeColor="text1"/>
          <w:sz w:val="24"/>
          <w:szCs w:val="24"/>
          <w:lang w:val="en-US"/>
        </w:rPr>
        <w:t xml:space="preserve"> to 2013</w:t>
      </w:r>
    </w:p>
    <w:p w14:paraId="5439A905" w14:textId="77777777" w:rsidR="00413B5E" w:rsidRPr="00C0501F" w:rsidRDefault="00413B5E" w:rsidP="00604288">
      <w:pPr>
        <w:spacing w:after="0" w:line="240" w:lineRule="auto"/>
        <w:jc w:val="both"/>
        <w:outlineLvl w:val="0"/>
        <w:rPr>
          <w:rFonts w:ascii="Times New Roman" w:hAnsi="Times New Roman"/>
          <w:b/>
          <w:color w:val="000000" w:themeColor="text1"/>
          <w:sz w:val="24"/>
          <w:szCs w:val="24"/>
          <w:lang w:val="en-US"/>
        </w:rPr>
      </w:pPr>
    </w:p>
    <w:p w14:paraId="4E3F7259" w14:textId="7A10933D" w:rsidR="000210D1" w:rsidRPr="00C0501F" w:rsidRDefault="000210D1" w:rsidP="00604288">
      <w:pPr>
        <w:spacing w:after="0" w:line="240" w:lineRule="auto"/>
        <w:jc w:val="both"/>
        <w:outlineLvl w:val="0"/>
        <w:rPr>
          <w:rFonts w:ascii="Times New Roman" w:hAnsi="Times New Roman"/>
          <w:color w:val="000000" w:themeColor="text1"/>
          <w:sz w:val="24"/>
          <w:szCs w:val="24"/>
          <w:vertAlign w:val="superscript"/>
          <w:lang w:val="en-US"/>
        </w:rPr>
      </w:pPr>
      <w:r w:rsidRPr="00C0501F">
        <w:rPr>
          <w:rFonts w:ascii="Times New Roman" w:hAnsi="Times New Roman"/>
          <w:color w:val="000000" w:themeColor="text1"/>
          <w:sz w:val="24"/>
          <w:szCs w:val="24"/>
          <w:lang w:val="en-US"/>
        </w:rPr>
        <w:t>Robbie M Parks</w:t>
      </w:r>
      <w:r w:rsidRPr="00C0501F">
        <w:rPr>
          <w:rFonts w:ascii="Times New Roman" w:hAnsi="Times New Roman"/>
          <w:color w:val="000000" w:themeColor="text1"/>
          <w:sz w:val="24"/>
          <w:szCs w:val="24"/>
          <w:vertAlign w:val="superscript"/>
          <w:lang w:val="en-US"/>
        </w:rPr>
        <w:t>1,2</w:t>
      </w:r>
      <w:r w:rsidRPr="00C0501F">
        <w:rPr>
          <w:rFonts w:ascii="Times New Roman" w:hAnsi="Times New Roman"/>
          <w:color w:val="000000" w:themeColor="text1"/>
          <w:sz w:val="24"/>
          <w:szCs w:val="24"/>
          <w:lang w:val="en-US"/>
        </w:rPr>
        <w:t>, James E Bennett</w:t>
      </w:r>
      <w:r w:rsidRPr="00C0501F">
        <w:rPr>
          <w:rFonts w:ascii="Times New Roman" w:hAnsi="Times New Roman"/>
          <w:color w:val="000000" w:themeColor="text1"/>
          <w:sz w:val="24"/>
          <w:szCs w:val="24"/>
          <w:vertAlign w:val="superscript"/>
          <w:lang w:val="en-US"/>
        </w:rPr>
        <w:t>1,2,3</w:t>
      </w:r>
      <w:r w:rsidRPr="00C0501F">
        <w:rPr>
          <w:rFonts w:ascii="Times New Roman" w:hAnsi="Times New Roman"/>
          <w:color w:val="000000" w:themeColor="text1"/>
          <w:sz w:val="24"/>
          <w:szCs w:val="24"/>
          <w:lang w:val="en-US"/>
        </w:rPr>
        <w:t>, Kyle J Foreman</w:t>
      </w:r>
      <w:r w:rsidRPr="00C0501F">
        <w:rPr>
          <w:rFonts w:ascii="Times New Roman" w:hAnsi="Times New Roman"/>
          <w:color w:val="000000" w:themeColor="text1"/>
          <w:sz w:val="24"/>
          <w:szCs w:val="24"/>
          <w:vertAlign w:val="superscript"/>
          <w:lang w:val="en-US"/>
        </w:rPr>
        <w:t>1,2,4</w:t>
      </w:r>
      <w:r w:rsidRPr="00C0501F">
        <w:rPr>
          <w:rFonts w:ascii="Times New Roman" w:hAnsi="Times New Roman"/>
          <w:color w:val="000000" w:themeColor="text1"/>
          <w:sz w:val="24"/>
          <w:szCs w:val="24"/>
          <w:lang w:val="en-US"/>
        </w:rPr>
        <w:t>, Ralf Toumi</w:t>
      </w:r>
      <w:r w:rsidRPr="00C0501F">
        <w:rPr>
          <w:rFonts w:ascii="Times New Roman" w:hAnsi="Times New Roman"/>
          <w:color w:val="000000" w:themeColor="text1"/>
          <w:sz w:val="24"/>
          <w:szCs w:val="24"/>
          <w:vertAlign w:val="superscript"/>
          <w:lang w:val="en-US"/>
        </w:rPr>
        <w:t>5</w:t>
      </w:r>
      <w:r w:rsidRPr="00C0501F">
        <w:rPr>
          <w:rFonts w:ascii="Times New Roman" w:hAnsi="Times New Roman"/>
          <w:color w:val="000000" w:themeColor="text1"/>
          <w:sz w:val="24"/>
          <w:szCs w:val="24"/>
          <w:lang w:val="en-US"/>
        </w:rPr>
        <w:t>, Majid Ezzati</w:t>
      </w:r>
      <w:r w:rsidRPr="00C0501F">
        <w:rPr>
          <w:rFonts w:ascii="Times New Roman" w:hAnsi="Times New Roman"/>
          <w:color w:val="000000" w:themeColor="text1"/>
          <w:sz w:val="24"/>
          <w:szCs w:val="24"/>
          <w:vertAlign w:val="superscript"/>
          <w:lang w:val="en-US"/>
        </w:rPr>
        <w:t>1,2,3*</w:t>
      </w:r>
    </w:p>
    <w:p w14:paraId="4712E526" w14:textId="77777777" w:rsidR="00413B5E" w:rsidRPr="00C0501F" w:rsidRDefault="00413B5E" w:rsidP="00604288">
      <w:pPr>
        <w:spacing w:after="0" w:line="240" w:lineRule="auto"/>
        <w:jc w:val="both"/>
        <w:outlineLvl w:val="0"/>
        <w:rPr>
          <w:rFonts w:ascii="Times New Roman" w:hAnsi="Times New Roman"/>
          <w:color w:val="000000" w:themeColor="text1"/>
          <w:sz w:val="24"/>
          <w:szCs w:val="24"/>
          <w:lang w:val="en-US"/>
        </w:rPr>
      </w:pPr>
    </w:p>
    <w:p w14:paraId="7312A7F4" w14:textId="04E8ADF1" w:rsidR="000210D1" w:rsidRPr="00C0501F" w:rsidRDefault="000210D1"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vertAlign w:val="superscript"/>
          <w:lang w:val="en-US"/>
        </w:rPr>
        <w:t xml:space="preserve">1 </w:t>
      </w:r>
      <w:r w:rsidRPr="00C0501F">
        <w:rPr>
          <w:rFonts w:ascii="Times New Roman" w:hAnsi="Times New Roman"/>
          <w:color w:val="000000" w:themeColor="text1"/>
          <w:sz w:val="24"/>
          <w:szCs w:val="24"/>
          <w:lang w:val="en-US"/>
        </w:rPr>
        <w:t>MRC-PHE Centre for Environment and Health, Imperial College London, London, United Kingdom</w:t>
      </w:r>
      <w:r w:rsidR="001D0F84" w:rsidRPr="00C0501F">
        <w:rPr>
          <w:rFonts w:ascii="Times New Roman" w:hAnsi="Times New Roman"/>
          <w:color w:val="000000" w:themeColor="text1"/>
          <w:sz w:val="24"/>
          <w:szCs w:val="24"/>
          <w:lang w:val="en-US"/>
        </w:rPr>
        <w:t>, W2 1PG</w:t>
      </w:r>
    </w:p>
    <w:p w14:paraId="2DC243DD" w14:textId="673FE5E3" w:rsidR="000210D1" w:rsidRPr="00C0501F" w:rsidRDefault="000210D1"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vertAlign w:val="superscript"/>
          <w:lang w:val="en-US"/>
        </w:rPr>
        <w:t xml:space="preserve">2 </w:t>
      </w:r>
      <w:r w:rsidRPr="00C0501F">
        <w:rPr>
          <w:rFonts w:ascii="Times New Roman" w:hAnsi="Times New Roman"/>
          <w:color w:val="000000" w:themeColor="text1"/>
          <w:sz w:val="24"/>
          <w:szCs w:val="24"/>
          <w:lang w:val="en-US"/>
        </w:rPr>
        <w:t>Department of Epidemiology and Biostatistics, School of Public Health, Imperial College London, London, United Kingdom</w:t>
      </w:r>
      <w:r w:rsidR="00B461EC" w:rsidRPr="00C0501F">
        <w:rPr>
          <w:rFonts w:ascii="Times New Roman" w:hAnsi="Times New Roman"/>
          <w:color w:val="000000" w:themeColor="text1"/>
          <w:sz w:val="24"/>
          <w:szCs w:val="24"/>
          <w:lang w:val="en-US"/>
        </w:rPr>
        <w:t>, W2 1PG</w:t>
      </w:r>
    </w:p>
    <w:p w14:paraId="10B23175" w14:textId="0A00D240" w:rsidR="000210D1" w:rsidRPr="00C0501F" w:rsidRDefault="000210D1"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vertAlign w:val="superscript"/>
          <w:lang w:val="en-US"/>
        </w:rPr>
        <w:t xml:space="preserve">3 </w:t>
      </w:r>
      <w:r w:rsidRPr="00C0501F">
        <w:rPr>
          <w:rFonts w:ascii="Times New Roman" w:hAnsi="Times New Roman"/>
          <w:color w:val="000000" w:themeColor="text1"/>
          <w:sz w:val="24"/>
          <w:szCs w:val="24"/>
          <w:lang w:val="en-US"/>
        </w:rPr>
        <w:t>WHO Collaborating Centre on NCD Surveillance and Epidemiology, Imperial College London, London, United Kingdom</w:t>
      </w:r>
      <w:r w:rsidR="00AF552B" w:rsidRPr="00C0501F">
        <w:rPr>
          <w:rFonts w:ascii="Times New Roman" w:hAnsi="Times New Roman"/>
          <w:color w:val="000000" w:themeColor="text1"/>
          <w:sz w:val="24"/>
          <w:szCs w:val="24"/>
          <w:lang w:val="en-US"/>
        </w:rPr>
        <w:t>, W2 1PG</w:t>
      </w:r>
    </w:p>
    <w:p w14:paraId="1F200383" w14:textId="20D2FACF" w:rsidR="000210D1" w:rsidRPr="00C0501F" w:rsidRDefault="000210D1"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vertAlign w:val="superscript"/>
          <w:lang w:val="en-US"/>
        </w:rPr>
        <w:t xml:space="preserve">4 </w:t>
      </w:r>
      <w:r w:rsidRPr="00C0501F">
        <w:rPr>
          <w:rFonts w:ascii="Times New Roman" w:hAnsi="Times New Roman"/>
          <w:color w:val="000000" w:themeColor="text1"/>
          <w:sz w:val="24"/>
          <w:szCs w:val="24"/>
          <w:lang w:val="en-US"/>
        </w:rPr>
        <w:t>Institute for Health Metrics and Evaluation, University of Washington, Seattle, USA</w:t>
      </w:r>
      <w:r w:rsidR="00A43C02" w:rsidRPr="00C0501F">
        <w:rPr>
          <w:rFonts w:ascii="Times New Roman" w:hAnsi="Times New Roman"/>
          <w:color w:val="000000" w:themeColor="text1"/>
          <w:sz w:val="24"/>
          <w:szCs w:val="24"/>
          <w:lang w:val="en-US"/>
        </w:rPr>
        <w:t>, WA 98121</w:t>
      </w:r>
    </w:p>
    <w:p w14:paraId="015BDC3A" w14:textId="3C1C551E" w:rsidR="00C57CDC" w:rsidRPr="00C0501F" w:rsidRDefault="000210D1"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vertAlign w:val="superscript"/>
          <w:lang w:val="en-US"/>
        </w:rPr>
        <w:t xml:space="preserve">5 </w:t>
      </w:r>
      <w:r w:rsidRPr="00C0501F">
        <w:rPr>
          <w:rFonts w:ascii="Times New Roman" w:hAnsi="Times New Roman"/>
          <w:color w:val="000000" w:themeColor="text1"/>
          <w:sz w:val="24"/>
          <w:szCs w:val="24"/>
          <w:lang w:val="en-US"/>
        </w:rPr>
        <w:t>Space and Atmospheric Physics, Imperial College London, London, United Kingdom</w:t>
      </w:r>
      <w:r w:rsidR="00A53CD7" w:rsidRPr="00C0501F">
        <w:rPr>
          <w:rFonts w:ascii="Times New Roman" w:hAnsi="Times New Roman"/>
          <w:color w:val="000000" w:themeColor="text1"/>
          <w:sz w:val="24"/>
          <w:szCs w:val="24"/>
          <w:lang w:val="en-US"/>
        </w:rPr>
        <w:t>, W7 2AZ</w:t>
      </w:r>
    </w:p>
    <w:p w14:paraId="76054332" w14:textId="77777777" w:rsidR="00413B5E" w:rsidRPr="00C0501F" w:rsidRDefault="00413B5E" w:rsidP="00604288">
      <w:pPr>
        <w:spacing w:after="0" w:line="240" w:lineRule="auto"/>
        <w:jc w:val="both"/>
        <w:rPr>
          <w:rFonts w:ascii="Times New Roman" w:hAnsi="Times New Roman"/>
          <w:color w:val="000000" w:themeColor="text1"/>
          <w:sz w:val="24"/>
          <w:szCs w:val="24"/>
          <w:lang w:val="en-US"/>
        </w:rPr>
      </w:pPr>
    </w:p>
    <w:p w14:paraId="4D8E15DD" w14:textId="7EFBED0E" w:rsidR="004873B6" w:rsidRPr="00A56493" w:rsidRDefault="00413B5E" w:rsidP="00A56493">
      <w:pPr>
        <w:spacing w:line="240" w:lineRule="auto"/>
        <w:jc w:val="both"/>
        <w:rPr>
          <w:rFonts w:ascii="Times New Roman" w:hAnsi="Times New Roman"/>
          <w:sz w:val="24"/>
          <w:szCs w:val="24"/>
          <w:lang w:val="en-US"/>
        </w:rPr>
      </w:pPr>
      <w:r w:rsidRPr="00C0501F">
        <w:rPr>
          <w:rFonts w:ascii="Times New Roman" w:hAnsi="Times New Roman"/>
          <w:b/>
          <w:sz w:val="24"/>
          <w:szCs w:val="24"/>
          <w:lang w:val="en-US"/>
        </w:rPr>
        <w:t>Conflict of interest:</w:t>
      </w:r>
      <w:r w:rsidRPr="00C0501F">
        <w:rPr>
          <w:rFonts w:ascii="Times New Roman" w:hAnsi="Times New Roman"/>
          <w:sz w:val="24"/>
          <w:szCs w:val="24"/>
          <w:lang w:val="en-US"/>
        </w:rPr>
        <w:t xml:space="preserve"> None</w:t>
      </w:r>
    </w:p>
    <w:p w14:paraId="339F68DF" w14:textId="21C23896" w:rsidR="00AB3E0F" w:rsidRPr="00A56493" w:rsidRDefault="00413B5E" w:rsidP="00A56493">
      <w:pPr>
        <w:snapToGrid w:val="0"/>
        <w:spacing w:line="240" w:lineRule="auto"/>
        <w:jc w:val="both"/>
        <w:rPr>
          <w:rFonts w:ascii="Times New Roman" w:hAnsi="Times New Roman"/>
          <w:sz w:val="24"/>
          <w:szCs w:val="24"/>
          <w:lang w:val="en-US"/>
        </w:rPr>
      </w:pPr>
      <w:r w:rsidRPr="00C0501F">
        <w:rPr>
          <w:rFonts w:ascii="Times New Roman" w:hAnsi="Times New Roman"/>
          <w:b/>
          <w:sz w:val="24"/>
          <w:szCs w:val="24"/>
          <w:lang w:val="en-US"/>
        </w:rPr>
        <w:t>Corresponding author:</w:t>
      </w:r>
      <w:r w:rsidRPr="00C0501F">
        <w:rPr>
          <w:rFonts w:ascii="Times New Roman" w:hAnsi="Times New Roman"/>
          <w:sz w:val="24"/>
          <w:szCs w:val="24"/>
          <w:lang w:val="en-US"/>
        </w:rPr>
        <w:t xml:space="preserve"> Majid </w:t>
      </w:r>
      <w:proofErr w:type="spellStart"/>
      <w:r w:rsidRPr="00C0501F">
        <w:rPr>
          <w:rFonts w:ascii="Times New Roman" w:hAnsi="Times New Roman"/>
          <w:sz w:val="24"/>
          <w:szCs w:val="24"/>
          <w:lang w:val="en-US"/>
        </w:rPr>
        <w:t>Ezzati</w:t>
      </w:r>
      <w:proofErr w:type="spellEnd"/>
      <w:r w:rsidRPr="00C0501F">
        <w:rPr>
          <w:rFonts w:ascii="Times New Roman" w:hAnsi="Times New Roman"/>
          <w:sz w:val="24"/>
          <w:szCs w:val="24"/>
          <w:lang w:val="en-US"/>
        </w:rPr>
        <w:t>, Medical Faculty Building, Imperial College London, Norfolk Place, London W2 1PG, UK; +44-20-7594-0767; majid.ezzati@imperial.ac.uk</w:t>
      </w:r>
    </w:p>
    <w:p w14:paraId="2A33804C" w14:textId="5BB75078" w:rsidR="000210D1" w:rsidRPr="00C0501F" w:rsidRDefault="000210D1"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br w:type="page"/>
      </w:r>
    </w:p>
    <w:p w14:paraId="0D79FC31" w14:textId="312BBAD4" w:rsidR="004A5074" w:rsidRPr="00C0501F" w:rsidRDefault="00A6117A" w:rsidP="00E23271">
      <w:pPr>
        <w:spacing w:after="0" w:line="480" w:lineRule="auto"/>
        <w:jc w:val="both"/>
        <w:rPr>
          <w:rFonts w:ascii="Times New Roman" w:hAnsi="Times New Roman"/>
          <w:b/>
          <w:color w:val="000000" w:themeColor="text1"/>
          <w:sz w:val="24"/>
          <w:szCs w:val="24"/>
          <w:lang w:val="en-US"/>
        </w:rPr>
      </w:pPr>
      <w:commentRangeStart w:id="1"/>
      <w:r w:rsidRPr="00C0501F">
        <w:rPr>
          <w:rFonts w:ascii="Times New Roman" w:hAnsi="Times New Roman"/>
          <w:b/>
          <w:color w:val="000000" w:themeColor="text1"/>
          <w:sz w:val="24"/>
          <w:szCs w:val="24"/>
          <w:lang w:val="en-US"/>
        </w:rPr>
        <w:lastRenderedPageBreak/>
        <w:t>Abstract</w:t>
      </w:r>
      <w:commentRangeEnd w:id="1"/>
      <w:r w:rsidR="00D42725">
        <w:rPr>
          <w:rStyle w:val="CommentReference"/>
          <w:rFonts w:asciiTheme="minorHAnsi" w:eastAsiaTheme="minorHAnsi" w:hAnsiTheme="minorHAnsi" w:cstheme="minorBidi"/>
        </w:rPr>
        <w:commentReference w:id="1"/>
      </w:r>
    </w:p>
    <w:p w14:paraId="46341449" w14:textId="72953FD6" w:rsidR="00773692" w:rsidRPr="00C0501F" w:rsidRDefault="0072142C" w:rsidP="006D0249">
      <w:pPr>
        <w:spacing w:after="0" w:line="480" w:lineRule="auto"/>
        <w:jc w:val="both"/>
        <w:rPr>
          <w:rFonts w:ascii="Times New Roman" w:hAnsi="Times New Roman"/>
          <w:color w:val="000000" w:themeColor="text1"/>
          <w:sz w:val="24"/>
          <w:szCs w:val="24"/>
          <w:lang w:val="en-US"/>
        </w:rPr>
      </w:pPr>
      <w:r w:rsidRPr="00E23271">
        <w:rPr>
          <w:rFonts w:ascii="Times New Roman" w:hAnsi="Times New Roman"/>
          <w:color w:val="000000" w:themeColor="text1"/>
          <w:sz w:val="24"/>
          <w:szCs w:val="24"/>
          <w:lang w:val="en-US"/>
        </w:rPr>
        <w:t>Because in temperate climates there tend to be more deaths in winter than in summer, i</w:t>
      </w:r>
      <w:r w:rsidR="00773692" w:rsidRPr="00E23271">
        <w:rPr>
          <w:rFonts w:ascii="Times New Roman" w:hAnsi="Times New Roman"/>
          <w:color w:val="000000" w:themeColor="text1"/>
          <w:sz w:val="24"/>
          <w:szCs w:val="24"/>
          <w:lang w:val="en-US"/>
        </w:rPr>
        <w:t xml:space="preserve">t has been </w:t>
      </w:r>
      <w:r w:rsidR="00C0501F" w:rsidRPr="00E23271">
        <w:rPr>
          <w:rFonts w:ascii="Times New Roman" w:hAnsi="Times New Roman"/>
          <w:color w:val="000000" w:themeColor="text1"/>
          <w:sz w:val="24"/>
          <w:szCs w:val="24"/>
          <w:lang w:val="en-US"/>
        </w:rPr>
        <w:t>hypothesized</w:t>
      </w:r>
      <w:r w:rsidR="00773692" w:rsidRPr="00E23271">
        <w:rPr>
          <w:rFonts w:ascii="Times New Roman" w:hAnsi="Times New Roman"/>
          <w:color w:val="000000" w:themeColor="text1"/>
          <w:sz w:val="24"/>
          <w:szCs w:val="24"/>
          <w:lang w:val="en-US"/>
        </w:rPr>
        <w:t xml:space="preserve"> that a warmer world may lower winter mortality in temperate climates.</w:t>
      </w:r>
      <w:r w:rsidRPr="00E23271">
        <w:rPr>
          <w:rFonts w:ascii="Times New Roman" w:hAnsi="Times New Roman"/>
          <w:sz w:val="24"/>
          <w:szCs w:val="24"/>
        </w:rPr>
        <w:t xml:space="preserve"> </w:t>
      </w:r>
      <w:r w:rsidR="008A6C6B">
        <w:rPr>
          <w:rFonts w:ascii="Times New Roman" w:hAnsi="Times New Roman"/>
          <w:sz w:val="24"/>
          <w:szCs w:val="24"/>
        </w:rPr>
        <w:t>We</w:t>
      </w:r>
      <w:r w:rsidR="00773692" w:rsidRPr="00E23271">
        <w:rPr>
          <w:rFonts w:ascii="Times New Roman" w:hAnsi="Times New Roman"/>
          <w:color w:val="000000" w:themeColor="text1"/>
          <w:sz w:val="24"/>
          <w:szCs w:val="24"/>
          <w:lang w:val="en-US"/>
        </w:rPr>
        <w:t xml:space="preserve"> use</w:t>
      </w:r>
      <w:r w:rsidR="00E23271">
        <w:rPr>
          <w:rFonts w:ascii="Times New Roman" w:hAnsi="Times New Roman"/>
          <w:color w:val="000000" w:themeColor="text1"/>
          <w:sz w:val="24"/>
          <w:szCs w:val="24"/>
          <w:lang w:val="en-US"/>
        </w:rPr>
        <w:t>d</w:t>
      </w:r>
      <w:r w:rsidR="00773692" w:rsidRPr="00E23271">
        <w:rPr>
          <w:rFonts w:ascii="Times New Roman" w:hAnsi="Times New Roman"/>
          <w:color w:val="000000" w:themeColor="text1"/>
          <w:sz w:val="24"/>
          <w:szCs w:val="24"/>
          <w:lang w:val="en-US"/>
        </w:rPr>
        <w:t xml:space="preserve"> geo-coded data on </w:t>
      </w:r>
      <w:r w:rsidR="00AA2F95" w:rsidRPr="00E23271">
        <w:rPr>
          <w:rFonts w:ascii="Times New Roman" w:hAnsi="Times New Roman"/>
          <w:color w:val="000000" w:themeColor="text1"/>
          <w:sz w:val="24"/>
          <w:szCs w:val="24"/>
          <w:lang w:val="en-US"/>
        </w:rPr>
        <w:t xml:space="preserve">all </w:t>
      </w:r>
      <w:r w:rsidR="00773692" w:rsidRPr="00E23271">
        <w:rPr>
          <w:rFonts w:ascii="Times New Roman" w:hAnsi="Times New Roman"/>
          <w:color w:val="000000" w:themeColor="text1"/>
          <w:sz w:val="24"/>
          <w:szCs w:val="24"/>
          <w:lang w:val="en-US"/>
        </w:rPr>
        <w:t>deaths in the USA and wavelet analytical techniques to</w:t>
      </w:r>
      <w:r w:rsidR="00773692" w:rsidRPr="00C0501F">
        <w:rPr>
          <w:rFonts w:ascii="Times New Roman" w:hAnsi="Times New Roman"/>
          <w:color w:val="000000" w:themeColor="text1"/>
          <w:sz w:val="24"/>
          <w:szCs w:val="24"/>
          <w:lang w:val="en-US"/>
        </w:rPr>
        <w:t xml:space="preserve"> </w:t>
      </w:r>
      <w:r w:rsidR="00236AF3" w:rsidRPr="00C0501F">
        <w:rPr>
          <w:rFonts w:ascii="Times New Roman" w:hAnsi="Times New Roman"/>
          <w:color w:val="000000" w:themeColor="text1"/>
          <w:sz w:val="24"/>
          <w:szCs w:val="24"/>
          <w:lang w:val="en-US"/>
        </w:rPr>
        <w:t>analyze</w:t>
      </w:r>
      <w:r w:rsidR="00773692" w:rsidRPr="00C0501F">
        <w:rPr>
          <w:rFonts w:ascii="Times New Roman" w:hAnsi="Times New Roman"/>
          <w:color w:val="000000" w:themeColor="text1"/>
          <w:sz w:val="24"/>
          <w:szCs w:val="24"/>
          <w:lang w:val="en-US"/>
        </w:rPr>
        <w:t xml:space="preserve"> the seasonality of</w:t>
      </w:r>
      <w:r w:rsidR="00771AD0">
        <w:rPr>
          <w:rFonts w:ascii="Times New Roman" w:hAnsi="Times New Roman"/>
          <w:color w:val="000000" w:themeColor="text1"/>
          <w:sz w:val="24"/>
          <w:szCs w:val="24"/>
          <w:lang w:val="en-US"/>
        </w:rPr>
        <w:t xml:space="preserve"> all-cause and cause-specific</w:t>
      </w:r>
      <w:r w:rsidR="00773692" w:rsidRPr="00C0501F">
        <w:rPr>
          <w:rFonts w:ascii="Times New Roman" w:hAnsi="Times New Roman"/>
          <w:color w:val="000000" w:themeColor="text1"/>
          <w:sz w:val="24"/>
          <w:szCs w:val="24"/>
          <w:lang w:val="en-US"/>
        </w:rPr>
        <w:t xml:space="preserve"> mortalit</w:t>
      </w:r>
      <w:r w:rsidR="00C25CEC">
        <w:rPr>
          <w:rFonts w:ascii="Times New Roman" w:hAnsi="Times New Roman"/>
          <w:color w:val="000000" w:themeColor="text1"/>
          <w:sz w:val="24"/>
          <w:szCs w:val="24"/>
          <w:lang w:val="en-US"/>
        </w:rPr>
        <w:t>y by age group and sex from 1980</w:t>
      </w:r>
      <w:r w:rsidR="00773692" w:rsidRPr="00C0501F">
        <w:rPr>
          <w:rFonts w:ascii="Times New Roman" w:hAnsi="Times New Roman"/>
          <w:color w:val="000000" w:themeColor="text1"/>
          <w:sz w:val="24"/>
          <w:szCs w:val="24"/>
          <w:lang w:val="en-US"/>
        </w:rPr>
        <w:t xml:space="preserve"> to 2013, nationally and in subnational climatic regions. Death rates in men and women older than 45 years exhibit</w:t>
      </w:r>
      <w:r w:rsidR="00E23271">
        <w:rPr>
          <w:rFonts w:ascii="Times New Roman" w:hAnsi="Times New Roman"/>
          <w:color w:val="000000" w:themeColor="text1"/>
          <w:sz w:val="24"/>
          <w:szCs w:val="24"/>
          <w:lang w:val="en-US"/>
        </w:rPr>
        <w:t>ed</w:t>
      </w:r>
      <w:r w:rsidR="00773692" w:rsidRPr="00C0501F">
        <w:rPr>
          <w:rFonts w:ascii="Times New Roman" w:hAnsi="Times New Roman"/>
          <w:color w:val="000000" w:themeColor="text1"/>
          <w:sz w:val="24"/>
          <w:szCs w:val="24"/>
          <w:lang w:val="en-US"/>
        </w:rPr>
        <w:t xml:space="preserve"> statistically significant seasonality with peak in January/February and minimum in June/July</w:t>
      </w:r>
      <w:r w:rsidR="008A6C6B">
        <w:rPr>
          <w:rFonts w:ascii="Times New Roman" w:hAnsi="Times New Roman"/>
          <w:color w:val="000000" w:themeColor="text1"/>
          <w:sz w:val="24"/>
          <w:szCs w:val="24"/>
          <w:lang w:val="en-US"/>
        </w:rPr>
        <w:t>, driven b</w:t>
      </w:r>
      <w:r w:rsidR="001C6F5C">
        <w:rPr>
          <w:rFonts w:ascii="Times New Roman" w:hAnsi="Times New Roman"/>
          <w:color w:val="000000" w:themeColor="text1"/>
          <w:sz w:val="24"/>
          <w:szCs w:val="24"/>
          <w:lang w:val="en-US"/>
        </w:rPr>
        <w:t>y seasonality of cardiorespiratory</w:t>
      </w:r>
      <w:r w:rsidR="008A6C6B">
        <w:rPr>
          <w:rFonts w:ascii="Times New Roman" w:hAnsi="Times New Roman"/>
          <w:color w:val="000000" w:themeColor="text1"/>
          <w:sz w:val="24"/>
          <w:szCs w:val="24"/>
          <w:lang w:val="en-US"/>
        </w:rPr>
        <w:t xml:space="preserve"> diseases and injuries</w:t>
      </w:r>
      <w:r w:rsidR="00773692" w:rsidRPr="00C0501F">
        <w:rPr>
          <w:rFonts w:ascii="Times New Roman" w:hAnsi="Times New Roman"/>
          <w:color w:val="000000" w:themeColor="text1"/>
          <w:sz w:val="24"/>
          <w:szCs w:val="24"/>
          <w:lang w:val="en-US"/>
        </w:rPr>
        <w:t xml:space="preserve">. </w:t>
      </w:r>
      <w:r w:rsidR="00AA2F95" w:rsidRPr="00C0501F">
        <w:rPr>
          <w:rFonts w:ascii="Times New Roman" w:hAnsi="Times New Roman"/>
          <w:color w:val="000000" w:themeColor="text1"/>
          <w:sz w:val="24"/>
          <w:szCs w:val="24"/>
          <w:lang w:val="en-US"/>
        </w:rPr>
        <w:t>In these ages, p</w:t>
      </w:r>
      <w:r w:rsidR="00773692" w:rsidRPr="00C0501F">
        <w:rPr>
          <w:rFonts w:ascii="Times New Roman" w:hAnsi="Times New Roman"/>
          <w:color w:val="000000" w:themeColor="text1"/>
          <w:sz w:val="24"/>
          <w:szCs w:val="24"/>
          <w:lang w:val="en-US"/>
        </w:rPr>
        <w:t>ercent difference in death rates between peak and minimum months declined by less than s</w:t>
      </w:r>
      <w:r w:rsidR="009B509E">
        <w:rPr>
          <w:rFonts w:ascii="Times New Roman" w:hAnsi="Times New Roman"/>
          <w:color w:val="000000" w:themeColor="text1"/>
          <w:sz w:val="24"/>
          <w:szCs w:val="24"/>
          <w:lang w:val="en-US"/>
        </w:rPr>
        <w:t>even percentage points from 1980</w:t>
      </w:r>
      <w:r w:rsidR="00773692" w:rsidRPr="00C0501F">
        <w:rPr>
          <w:rFonts w:ascii="Times New Roman" w:hAnsi="Times New Roman"/>
          <w:color w:val="000000" w:themeColor="text1"/>
          <w:sz w:val="24"/>
          <w:szCs w:val="24"/>
          <w:lang w:val="en-US"/>
        </w:rPr>
        <w:t xml:space="preserve"> to 2013 nationally, and was independent of temperature difference between these two months in different climate regions. Under five years of age, seasonality of </w:t>
      </w:r>
      <w:r w:rsidR="008A6C6B">
        <w:rPr>
          <w:rFonts w:ascii="Times New Roman" w:hAnsi="Times New Roman"/>
          <w:color w:val="000000" w:themeColor="text1"/>
          <w:sz w:val="24"/>
          <w:szCs w:val="24"/>
          <w:lang w:val="en-US"/>
        </w:rPr>
        <w:t xml:space="preserve">all-cause </w:t>
      </w:r>
      <w:r w:rsidR="00773692" w:rsidRPr="00C0501F">
        <w:rPr>
          <w:rFonts w:ascii="Times New Roman" w:hAnsi="Times New Roman"/>
          <w:color w:val="000000" w:themeColor="text1"/>
          <w:sz w:val="24"/>
          <w:szCs w:val="24"/>
          <w:lang w:val="en-US"/>
        </w:rPr>
        <w:t>mortality largely disappeared after the 1990s. In adolescents and young adults, especially in males, death rates peak</w:t>
      </w:r>
      <w:r w:rsidR="00421068" w:rsidRPr="00C0501F">
        <w:rPr>
          <w:rFonts w:ascii="Times New Roman" w:hAnsi="Times New Roman"/>
          <w:color w:val="000000" w:themeColor="text1"/>
          <w:sz w:val="24"/>
          <w:szCs w:val="24"/>
          <w:lang w:val="en-US"/>
        </w:rPr>
        <w:t>ed</w:t>
      </w:r>
      <w:r w:rsidR="00773692" w:rsidRPr="00C0501F">
        <w:rPr>
          <w:rFonts w:ascii="Times New Roman" w:hAnsi="Times New Roman"/>
          <w:color w:val="000000" w:themeColor="text1"/>
          <w:sz w:val="24"/>
          <w:szCs w:val="24"/>
          <w:lang w:val="en-US"/>
        </w:rPr>
        <w:t xml:space="preserve"> in June/July and </w:t>
      </w:r>
      <w:r w:rsidR="00421068" w:rsidRPr="00C0501F">
        <w:rPr>
          <w:rFonts w:ascii="Times New Roman" w:hAnsi="Times New Roman"/>
          <w:color w:val="000000" w:themeColor="text1"/>
          <w:sz w:val="24"/>
          <w:szCs w:val="24"/>
          <w:lang w:val="en-US"/>
        </w:rPr>
        <w:t xml:space="preserve">were </w:t>
      </w:r>
      <w:r w:rsidR="00773692" w:rsidRPr="00C0501F">
        <w:rPr>
          <w:rFonts w:ascii="Times New Roman" w:hAnsi="Times New Roman"/>
          <w:color w:val="000000" w:themeColor="text1"/>
          <w:sz w:val="24"/>
          <w:szCs w:val="24"/>
          <w:lang w:val="en-US"/>
        </w:rPr>
        <w:t xml:space="preserve">lowest in December/January, </w:t>
      </w:r>
      <w:r w:rsidR="008807C6">
        <w:rPr>
          <w:rFonts w:ascii="Times New Roman" w:hAnsi="Times New Roman"/>
          <w:color w:val="000000" w:themeColor="text1"/>
          <w:sz w:val="24"/>
          <w:szCs w:val="24"/>
          <w:lang w:val="en-US"/>
        </w:rPr>
        <w:t xml:space="preserve">driven by seasonality of injury deaths, </w:t>
      </w:r>
      <w:r w:rsidR="00421068" w:rsidRPr="00C0501F">
        <w:rPr>
          <w:rFonts w:ascii="Times New Roman" w:hAnsi="Times New Roman"/>
          <w:color w:val="000000" w:themeColor="text1"/>
          <w:sz w:val="24"/>
          <w:szCs w:val="24"/>
          <w:lang w:val="en-US"/>
        </w:rPr>
        <w:t xml:space="preserve">with </w:t>
      </w:r>
      <w:r w:rsidR="00773692" w:rsidRPr="00C0501F">
        <w:rPr>
          <w:rFonts w:ascii="Times New Roman" w:hAnsi="Times New Roman"/>
          <w:color w:val="000000" w:themeColor="text1"/>
          <w:sz w:val="24"/>
          <w:szCs w:val="24"/>
          <w:lang w:val="en-US"/>
        </w:rPr>
        <w:t>the percent difference peak and minimum months shr</w:t>
      </w:r>
      <w:r w:rsidR="00421068" w:rsidRPr="00C0501F">
        <w:rPr>
          <w:rFonts w:ascii="Times New Roman" w:hAnsi="Times New Roman"/>
          <w:color w:val="000000" w:themeColor="text1"/>
          <w:sz w:val="24"/>
          <w:szCs w:val="24"/>
          <w:lang w:val="en-US"/>
        </w:rPr>
        <w:t>i</w:t>
      </w:r>
      <w:r w:rsidR="00773692" w:rsidRPr="00C0501F">
        <w:rPr>
          <w:rFonts w:ascii="Times New Roman" w:hAnsi="Times New Roman"/>
          <w:color w:val="000000" w:themeColor="text1"/>
          <w:sz w:val="24"/>
          <w:szCs w:val="24"/>
          <w:lang w:val="en-US"/>
        </w:rPr>
        <w:t>nk</w:t>
      </w:r>
      <w:r w:rsidR="00421068" w:rsidRPr="00C0501F">
        <w:rPr>
          <w:rFonts w:ascii="Times New Roman" w:hAnsi="Times New Roman"/>
          <w:color w:val="000000" w:themeColor="text1"/>
          <w:sz w:val="24"/>
          <w:szCs w:val="24"/>
          <w:lang w:val="en-US"/>
        </w:rPr>
        <w:t>ing</w:t>
      </w:r>
      <w:r w:rsidR="00773692" w:rsidRPr="00C0501F">
        <w:rPr>
          <w:rFonts w:ascii="Times New Roman" w:hAnsi="Times New Roman"/>
          <w:color w:val="000000" w:themeColor="text1"/>
          <w:sz w:val="24"/>
          <w:szCs w:val="24"/>
          <w:lang w:val="en-US"/>
        </w:rPr>
        <w:t xml:space="preserve"> over time. </w:t>
      </w:r>
    </w:p>
    <w:p w14:paraId="3D3F0E5A" w14:textId="5F861092" w:rsidR="00413B5E" w:rsidRDefault="00413B5E" w:rsidP="006D0249">
      <w:pPr>
        <w:spacing w:after="0" w:line="480" w:lineRule="auto"/>
        <w:jc w:val="both"/>
        <w:rPr>
          <w:rFonts w:ascii="Times New Roman" w:hAnsi="Times New Roman"/>
          <w:b/>
          <w:color w:val="000000" w:themeColor="text1"/>
          <w:sz w:val="24"/>
          <w:szCs w:val="24"/>
          <w:lang w:val="en-US"/>
        </w:rPr>
      </w:pPr>
    </w:p>
    <w:p w14:paraId="2216F31D" w14:textId="66EE39CB" w:rsidR="002015BB" w:rsidRDefault="002015BB">
      <w:pPr>
        <w:spacing w:after="0" w:line="240" w:lineRule="auto"/>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br w:type="page"/>
      </w:r>
    </w:p>
    <w:p w14:paraId="1576DA0C" w14:textId="7D8942EE" w:rsidR="0079291D" w:rsidRPr="0079291D" w:rsidRDefault="0079291D" w:rsidP="006D0249">
      <w:pPr>
        <w:spacing w:after="0" w:line="480" w:lineRule="auto"/>
        <w:jc w:val="both"/>
        <w:rPr>
          <w:rFonts w:ascii="Times New Roman" w:hAnsi="Times New Roman"/>
          <w:b/>
          <w:color w:val="000000" w:themeColor="text1"/>
          <w:sz w:val="24"/>
          <w:szCs w:val="24"/>
          <w:lang w:val="en-US"/>
        </w:rPr>
      </w:pPr>
      <w:r w:rsidRPr="0079291D">
        <w:rPr>
          <w:rFonts w:ascii="Times New Roman" w:hAnsi="Times New Roman"/>
          <w:b/>
          <w:color w:val="000000" w:themeColor="text1"/>
          <w:sz w:val="24"/>
          <w:szCs w:val="24"/>
          <w:lang w:val="en-US"/>
        </w:rPr>
        <w:lastRenderedPageBreak/>
        <w:t>Introduction</w:t>
      </w:r>
    </w:p>
    <w:p w14:paraId="44CFEFC3" w14:textId="34F6C46D" w:rsidR="002015BB" w:rsidRDefault="000210D1" w:rsidP="00C33FFB">
      <w:pPr>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It is well-established that death rates vary throughout the year, and in temperate climates there tend to be more deaths in winter than in summer.</w:t>
      </w:r>
      <w:r w:rsidR="00943F5B">
        <w:rPr>
          <w:rFonts w:ascii="Times New Roman" w:hAnsi="Times New Roman"/>
          <w:color w:val="000000" w:themeColor="text1"/>
          <w:sz w:val="24"/>
          <w:szCs w:val="24"/>
          <w:lang w:val="en-US"/>
        </w:rPr>
        <w:fldChar w:fldCharType="begin" w:fldLock="1"/>
      </w:r>
      <w:r w:rsidR="00BF3FD9">
        <w:rPr>
          <w:rFonts w:ascii="Times New Roman" w:hAnsi="Times New Roman"/>
          <w:color w:val="000000" w:themeColor="text1"/>
          <w:sz w:val="24"/>
          <w:szCs w:val="24"/>
          <w:lang w:val="en-US"/>
        </w:rPr>
        <w:instrText>ADDIN CSL_CITATION { "citationItems" : [ { "id" : "ITEM-1",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"ITEM-1", "issue" : "2", "issued" : { "date-parts" : [ [ "1989" ] ] }, "page" : "178-182", "title" : "Deaths in winter: Can Britain learn from Europe?", "type" : "article-journal", "volume" : "5" }, "uris" : [ "http://www.mendeley.com/documents/?uuid=3cd840a5-addb-4d68-9dcf-039d2f2f1220"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"author" : [ { "dropping-particle" : "", "family" : "Campbell", "given" : "A", "non-dropping-particle" : "", "parse-names" : false, "suffix" : "" } ], "container-title" : "Statistical bulletin, Office for National Statistics", "id" : "ITEM-3", "issued" : { "date-parts" : [ [ "2017" ] ] }, "title" : "Excess winter mortality in England and Wales: 2016 to 2017 (provisional) and 2015 to 2016 (final)", "type" : "article-journal" }, "uris" : [ "http://www.mendeley.com/documents/?uuid=2a758779-bddf-4c37-a907-4fb36862c28f" ] }, { "id" : "ITEM-4",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"ITEM-4", "issue" : "2", "issued" : { "date-parts" : [ [ "2015" ] ] }, "page" : "339-345", "title" : "Excess winter deaths in Europe: A multi-country descriptive analysis", "type" : "article-journal", "volume" : "25" }, "uris" : [ "http://www.mendeley.com/documents/?uuid=b30766a9-cdc0-41a0-95d8-1ca7a2391ddd" ] } ], "mendeley" : { "formattedCitation" : "&lt;sup&gt;1\u20134&lt;/sup&gt;", "plainTextFormattedCitation" : "1\u20134", "previouslyFormattedCitation" : "&lt;sup&gt;1\u20134&lt;/sup&gt;" }, "properties" : {  }, "schema" : "https://github.com/citation-style-language/schema/raw/master/csl-citation.json" }</w:instrText>
      </w:r>
      <w:r w:rsidR="00943F5B">
        <w:rPr>
          <w:rFonts w:ascii="Times New Roman" w:hAnsi="Times New Roman"/>
          <w:color w:val="000000" w:themeColor="text1"/>
          <w:sz w:val="24"/>
          <w:szCs w:val="24"/>
          <w:lang w:val="en-US"/>
        </w:rPr>
        <w:fldChar w:fldCharType="separate"/>
      </w:r>
      <w:r w:rsidR="00BF3FD9" w:rsidRPr="00BF3FD9">
        <w:rPr>
          <w:rFonts w:ascii="Times New Roman" w:hAnsi="Times New Roman"/>
          <w:noProof/>
          <w:color w:val="000000" w:themeColor="text1"/>
          <w:sz w:val="24"/>
          <w:szCs w:val="24"/>
          <w:vertAlign w:val="superscript"/>
          <w:lang w:val="en-US"/>
        </w:rPr>
        <w:t>1–4</w:t>
      </w:r>
      <w:r w:rsidR="00943F5B">
        <w:rPr>
          <w:rFonts w:ascii="Times New Roman" w:hAnsi="Times New Roman"/>
          <w:color w:val="000000" w:themeColor="text1"/>
          <w:sz w:val="24"/>
          <w:szCs w:val="24"/>
          <w:lang w:val="en-US"/>
        </w:rPr>
        <w:fldChar w:fldCharType="end"/>
      </w:r>
      <w:r w:rsidR="00F06B28">
        <w:rPr>
          <w:rFonts w:ascii="Times New Roman" w:hAnsi="Times New Roman"/>
          <w:color w:val="000000" w:themeColor="text1"/>
          <w:sz w:val="24"/>
          <w:szCs w:val="24"/>
          <w:lang w:val="en-US"/>
        </w:rPr>
        <w:t xml:space="preserve"> </w:t>
      </w:r>
      <w:r w:rsidRPr="00C0501F">
        <w:rPr>
          <w:rFonts w:ascii="Times New Roman" w:hAnsi="Times New Roman"/>
          <w:color w:val="000000" w:themeColor="text1"/>
          <w:sz w:val="24"/>
          <w:szCs w:val="24"/>
          <w:lang w:val="en-US"/>
        </w:rPr>
        <w:t xml:space="preserve">Therefore, it has been </w:t>
      </w:r>
      <w:r w:rsidR="00236AF3" w:rsidRPr="00C0501F">
        <w:rPr>
          <w:rFonts w:ascii="Times New Roman" w:hAnsi="Times New Roman"/>
          <w:color w:val="000000" w:themeColor="text1"/>
          <w:sz w:val="24"/>
          <w:szCs w:val="24"/>
          <w:lang w:val="en-US"/>
        </w:rPr>
        <w:t>hypothesized</w:t>
      </w:r>
      <w:r w:rsidRPr="00C0501F">
        <w:rPr>
          <w:rFonts w:ascii="Times New Roman" w:hAnsi="Times New Roman"/>
          <w:color w:val="000000" w:themeColor="text1"/>
          <w:sz w:val="24"/>
          <w:szCs w:val="24"/>
          <w:lang w:val="en-US"/>
        </w:rPr>
        <w:t xml:space="preserve"> that a warmer world may lower winter mortality in temperate climates.</w:t>
      </w:r>
      <w:r w:rsidR="004258D7">
        <w:rPr>
          <w:rFonts w:ascii="Times New Roman" w:hAnsi="Times New Roman"/>
          <w:color w:val="000000" w:themeColor="text1"/>
          <w:sz w:val="24"/>
          <w:szCs w:val="24"/>
          <w:lang w:val="en-US"/>
        </w:rPr>
        <w:t xml:space="preserve"> </w:t>
      </w:r>
      <w:r w:rsidR="004258D7">
        <w:rPr>
          <w:rFonts w:ascii="Times New Roman" w:hAnsi="Times New Roman"/>
          <w:color w:val="000000" w:themeColor="text1"/>
          <w:sz w:val="24"/>
          <w:szCs w:val="24"/>
          <w:lang w:val="en-US"/>
        </w:rPr>
        <w:fldChar w:fldCharType="begin" w:fldLock="1"/>
      </w:r>
      <w:r w:rsidR="00BF3FD9">
        <w:rPr>
          <w:rFonts w:ascii="Times New Roman" w:hAnsi="Times New Roman"/>
          <w:color w:val="000000" w:themeColor="text1"/>
          <w:sz w:val="24"/>
          <w:szCs w:val="24"/>
          <w:lang w:val="en-US"/>
        </w:rPr>
        <w:instrText>ADDIN CSL_CITATION { "citationItems" : [ { "id" : "ITEM-1", "itemData" : { "ISSN" : "0020-7128 (Print) 0020-7128 (Linking)", "abstract" : "In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 "author" : [ { "dropping-particle" : "", "family" : "Langford", "given" : "I H", "non-dropping-particle" : "", "parse-names" : false, "suffix" : "" }, { "dropping-particle" : "", "family" : "Bentham", "given" : "G", "non-dropping-particle" : "", "parse-names" : false, "suffix" : "" } ], "container-title" : "Int J Biometeorol", "id" : "ITEM-1", "issue" : "3", "issued" : { "date-parts" : [ [ "1995" ] ] }, "note" : "Langford, I H\nBentham, G\neng\nReview\n1995/03/01\nInt J Biometeorol. 1995 Mar;38(3):141-7.", "page" : "141-147", "publisher-place" : "Health Policy and Practice Unit, School of Health and Social Work, University of East Anglia, Norwich, UK.", "title" : "The potential effects of climate change on winter mortality in England and Wales", "type" : "article-journal", "volume" : "38" }, "uris" : [ "http://www.mendeley.com/documents/?uuid=3126ff34-727a-4f7c-b241-0a13146aa5a7" ] }, { "id" : "ITEM-2", "itemData" : { "ISSN" : "0277-9536 (Print) 0277-9536 (Linking)", "abstract" : "One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 "author" : [ { "dropping-particle" : "", "family" : "Martens", "given" : "W J", "non-dropping-particle" : "", "parse-names" : false, "suffix" : "" } ], "container-title" : "Soc Sci Med", "id" : "ITEM-2", "issue" : "3", "issued" : { "date-parts" : [ [ "1998" ] ] }, "note" : "Martens, W J\neng\nMeta-Analysis\nEngland\n1998/02/14\nSoc Sci Med. 1998 Feb;46(3):331-44.", "page" : "331-344", "publisher-place" : "Maastricht University, Department of Mathematics, The Netherlands.", "title" : "Climate change, thermal stress and mortality changes", "type" : "article-journal", "volume" : "46" }, "uris" : [ "http://www.mendeley.com/documents/?uuid=0a2cb328-6536-42c0-8ca8-ff67ad1e97dd" ] } ], "mendeley" : { "formattedCitation" : "&lt;sup&gt;5,6&lt;/sup&gt;", "plainTextFormattedCitation" : "5,6", "previouslyFormattedCitation" : "&lt;sup&gt;5,6&lt;/sup&gt;" }, "properties" : {  }, "schema" : "https://github.com/citation-style-language/schema/raw/master/csl-citation.json" }</w:instrText>
      </w:r>
      <w:r w:rsidR="004258D7">
        <w:rPr>
          <w:rFonts w:ascii="Times New Roman" w:hAnsi="Times New Roman"/>
          <w:color w:val="000000" w:themeColor="text1"/>
          <w:sz w:val="24"/>
          <w:szCs w:val="24"/>
          <w:lang w:val="en-US"/>
        </w:rPr>
        <w:fldChar w:fldCharType="separate"/>
      </w:r>
      <w:r w:rsidR="00BF3FD9" w:rsidRPr="00BF3FD9">
        <w:rPr>
          <w:rFonts w:ascii="Times New Roman" w:hAnsi="Times New Roman"/>
          <w:noProof/>
          <w:color w:val="000000" w:themeColor="text1"/>
          <w:sz w:val="24"/>
          <w:szCs w:val="24"/>
          <w:vertAlign w:val="superscript"/>
          <w:lang w:val="en-US"/>
        </w:rPr>
        <w:t>5,6</w:t>
      </w:r>
      <w:r w:rsidR="004258D7">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t xml:space="preserve"> </w:t>
      </w:r>
      <w:commentRangeStart w:id="2"/>
      <w:r w:rsidR="004508FE" w:rsidRPr="00C0501F">
        <w:rPr>
          <w:rFonts w:ascii="Times New Roman" w:hAnsi="Times New Roman"/>
          <w:color w:val="000000" w:themeColor="text1"/>
          <w:sz w:val="24"/>
          <w:szCs w:val="24"/>
          <w:lang w:val="en-US"/>
        </w:rPr>
        <w:t>I</w:t>
      </w:r>
      <w:r w:rsidRPr="00C0501F">
        <w:rPr>
          <w:rFonts w:ascii="Times New Roman" w:hAnsi="Times New Roman"/>
          <w:color w:val="000000" w:themeColor="text1"/>
          <w:sz w:val="24"/>
          <w:szCs w:val="24"/>
          <w:lang w:val="en-US"/>
        </w:rPr>
        <w:t>n</w:t>
      </w:r>
      <w:commentRangeEnd w:id="2"/>
      <w:r w:rsidR="00FC4FE7">
        <w:rPr>
          <w:rStyle w:val="CommentReference"/>
          <w:rFonts w:asciiTheme="minorHAnsi" w:eastAsiaTheme="minorHAnsi" w:hAnsiTheme="minorHAnsi" w:cstheme="minorBidi"/>
        </w:rPr>
        <w:commentReference w:id="2"/>
      </w:r>
      <w:r w:rsidRPr="00C0501F">
        <w:rPr>
          <w:rFonts w:ascii="Times New Roman" w:hAnsi="Times New Roman"/>
          <w:color w:val="000000" w:themeColor="text1"/>
          <w:sz w:val="24"/>
          <w:szCs w:val="24"/>
          <w:lang w:val="en-US"/>
        </w:rPr>
        <w:t xml:space="preserve"> a large country like the USA, which possesses distinct climate regions, the seasonality of mortality may vary</w:t>
      </w:r>
      <w:r w:rsidR="006D0249">
        <w:rPr>
          <w:rFonts w:ascii="Times New Roman" w:hAnsi="Times New Roman"/>
          <w:color w:val="000000" w:themeColor="text1"/>
          <w:sz w:val="24"/>
          <w:szCs w:val="24"/>
          <w:lang w:val="en-US"/>
        </w:rPr>
        <w:t xml:space="preserve"> geographically</w:t>
      </w:r>
      <w:r w:rsidRPr="00C0501F">
        <w:rPr>
          <w:rFonts w:ascii="Times New Roman" w:hAnsi="Times New Roman"/>
          <w:color w:val="000000" w:themeColor="text1"/>
          <w:sz w:val="24"/>
          <w:szCs w:val="24"/>
          <w:lang w:val="en-US"/>
        </w:rPr>
        <w:t xml:space="preserve">, due to </w:t>
      </w:r>
      <w:r w:rsidR="006D0249">
        <w:rPr>
          <w:rFonts w:ascii="Times New Roman" w:hAnsi="Times New Roman"/>
          <w:color w:val="000000" w:themeColor="text1"/>
          <w:sz w:val="24"/>
          <w:szCs w:val="24"/>
          <w:lang w:val="en-US"/>
        </w:rPr>
        <w:t xml:space="preserve">geographical variations in all-cause and cause-specific death mortality, </w:t>
      </w:r>
      <w:r w:rsidRPr="00C0501F">
        <w:rPr>
          <w:rFonts w:ascii="Times New Roman" w:hAnsi="Times New Roman"/>
          <w:color w:val="000000" w:themeColor="text1"/>
          <w:sz w:val="24"/>
          <w:szCs w:val="24"/>
          <w:lang w:val="en-US"/>
        </w:rPr>
        <w:t xml:space="preserve"> </w:t>
      </w:r>
      <w:r w:rsidR="00236AF3" w:rsidRPr="00C0501F">
        <w:rPr>
          <w:rFonts w:ascii="Times New Roman" w:hAnsi="Times New Roman"/>
          <w:color w:val="000000" w:themeColor="text1"/>
          <w:sz w:val="24"/>
          <w:szCs w:val="24"/>
          <w:lang w:val="en-US"/>
        </w:rPr>
        <w:t>localized</w:t>
      </w:r>
      <w:r w:rsidRPr="00C0501F">
        <w:rPr>
          <w:rFonts w:ascii="Times New Roman" w:hAnsi="Times New Roman"/>
          <w:color w:val="000000" w:themeColor="text1"/>
          <w:sz w:val="24"/>
          <w:szCs w:val="24"/>
          <w:lang w:val="en-US"/>
        </w:rPr>
        <w:t xml:space="preserve"> weather patterns</w:t>
      </w:r>
      <w:r w:rsidR="006D0249">
        <w:rPr>
          <w:rFonts w:ascii="Times New Roman" w:hAnsi="Times New Roman"/>
          <w:color w:val="000000" w:themeColor="text1"/>
          <w:sz w:val="24"/>
          <w:szCs w:val="24"/>
          <w:lang w:val="en-US"/>
        </w:rPr>
        <w:t>,</w:t>
      </w:r>
      <w:r w:rsidRPr="00C0501F">
        <w:rPr>
          <w:rFonts w:ascii="Times New Roman" w:hAnsi="Times New Roman"/>
          <w:color w:val="000000" w:themeColor="text1"/>
          <w:sz w:val="24"/>
          <w:szCs w:val="24"/>
          <w:lang w:val="en-US"/>
        </w:rPr>
        <w:t xml:space="preserve"> and regional differences in adaptation measures such as heating, air conditioning, and healthcare</w:t>
      </w:r>
      <w:r w:rsidR="00F06B28">
        <w:rPr>
          <w:rFonts w:ascii="Times New Roman" w:hAnsi="Times New Roman"/>
          <w:color w:val="000000" w:themeColor="text1"/>
          <w:sz w:val="24"/>
          <w:szCs w:val="24"/>
          <w:lang w:val="en-US"/>
        </w:rPr>
        <w:t>.</w:t>
      </w:r>
      <w:r w:rsidR="004717CE">
        <w:rPr>
          <w:rFonts w:ascii="Times New Roman" w:hAnsi="Times New Roman"/>
          <w:color w:val="000000" w:themeColor="text1"/>
          <w:sz w:val="24"/>
          <w:szCs w:val="24"/>
          <w:lang w:val="en-US"/>
        </w:rPr>
        <w:fldChar w:fldCharType="begin" w:fldLock="1"/>
      </w:r>
      <w:r w:rsidR="00BF3FD9">
        <w:rPr>
          <w:rFonts w:ascii="Times New Roman" w:hAnsi="Times New Roman"/>
          <w:color w:val="000000" w:themeColor="text1"/>
          <w:sz w:val="24"/>
          <w:szCs w:val="24"/>
          <w:lang w:val="en-US"/>
        </w:rPr>
        <w:instrText>ADDIN CSL_CITATION { "citationItems" : [ { "id" : "ITEM-1", "itemData" : { "ISSN" : "0936-577X", "author" : [ { "dropping-particle" : "", "family" : "Davis", "given" : "Robert E", "non-dropping-particle" : "", "parse-names" : false, "suffix" : "" }, { "dropping-particle" : "", "family" : "Knappenberger", "given" : "Paul C", "non-dropping-particle" : "", "parse-names" : false, "suffix" : "" }, { "dropping-particle" : "", "family" : "Michaels", "given" : "Patrick J", "non-dropping-particle" : "", "parse-names" : false, "suffix" : "" }, { "dropping-particle" : "", "family" : "Novicoff", "given" : "Wendy M", "non-dropping-particle" : "", "parse-names" : false, "suffix" : "" } ], "container-title" : "Climate Research", "id" : "ITEM-1", "issue" : "1", "issued" : { "date-parts" : [ [ "2004" ] ] }, "page" : "61-76", "title" : "Seasonality of climate-human mortality relationships in US cities and impacts of climate change", "type" : "article-journal", "volume" : "26" }, "uris" : [ "http://www.mendeley.com/documents/?uuid=f784c2e9-323b-4c0a-a347-c09f272bc278" ] }, { "id" : "ITEM-2", "itemData" : { "DOI" : "10.1136/oem.2007.033175", "ISBN" : "1470-7926", "ISSN" : "13510711", "PMID" : "17600037", "abstract" : "OBJECTIVES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6\u2009513\u2009330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 "author" : [ { "dropping-particle" : "", "family" : "Medina-Ram\u00f3n", "given" : "M.", "non-dropping-particle" : "", "parse-names" : false, "suffix" : "" }, { "dropping-particle" : "", "family" : "Schwartz", "given" : "J.", "non-dropping-particle" : "", "parse-names" : false, "suffix" : "" } ], "container-title" : "Occupational and Environmental Medicine", "id" : "ITEM-2", "issue" : "12", "issued" : { "date-parts" : [ [ "2007" ] ] }, "page" : "827-833", "title" : "Temperature, temperature extremes, and mortality: A study of acclimatisation and effect modification in 50 US cities", "type" : "article-journal", "volume" : "64" }, "uris" : [ "http://www.mendeley.com/documents/?uuid=a23bd195-1d02-4ac9-86f6-d82065b33b29" ] }, { "id" : "ITEM-3", "itemData" : { "DOI" : "10.1371/journal.pone.0063971", "ISBN" : "1932-6203 (Electronic)\\r1932-6203 (Linking)", "ISSN" : "19326203", "PMID" : "23734179", "abstract" : "Human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 "author" : [ { "dropping-particle" : "", "family" : "Kalkstein", "given" : "Adam J.", "non-dropping-particle" : "", "parse-names" : false, "suffix" : "" } ], "container-title" : "PLoS ONE", "id" : "ITEM-3", "issue" : "5", "issued" : { "date-parts" : [ [ "2013" ] ] }, "title" : "Regional Similarities in Seasonal Mortality across the United States: An Examination of 28 Metropolitan Statistical Areas", "type" : "article-journal", "volume" : "8" }, "uris" : [ "http://www.mendeley.com/documents/?uuid=50b74cb8-33dd-4519-ac6d-9a36289002e0" ] }, { "id" : "ITEM-4", "itemData" : { "DOI" : "10.1097/00001648-200111000-00014", "ISBN" : "1044-3983", "ISSN" : "10443983", "PMID" : "11679794", "abstract" : "We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 "author" : [ { "dropping-particle" : "", "family" : "Ferreira Braga", "given" : "Alf??sio Lu??s", "non-dropping-particle" : "", "parse-names" : false, "suffix" : "" }, { "dropping-particle" : "", "family" : "Zanobetti", "given" : "Antonella", "non-dropping-particle" : "", "parse-names" : false, "suffix" : "" }, { "dropping-particle" : "", "family" : "Schwartz", "given" : "Joel", "non-dropping-particle" : "", "parse-names" : false, "suffix" : "" } ], "container-title" : "Epidemiology", "id" : "ITEM-4", "issue" : "6", "issued" : { "date-parts" : [ [ "2001" ] ] }, "page" : "662-667", "title" : "The time course of weather-related deaths", "type" : "article-journal", "volume" : "12" }, "uris" : [ "http://www.mendeley.com/documents/?uuid=be110b7e-0808-41cf-85b9-f62c55bb14c9" ] } ], "mendeley" : { "formattedCitation" : "&lt;sup&gt;7\u201310&lt;/sup&gt;", "plainTextFormattedCitation" : "7\u201310", "previouslyFormattedCitation" : "&lt;sup&gt;7\u201310&lt;/sup&gt;" }, "properties" : {  }, "schema" : "https://github.com/citation-style-language/schema/raw/master/csl-citation.json" }</w:instrText>
      </w:r>
      <w:r w:rsidR="004717CE">
        <w:rPr>
          <w:rFonts w:ascii="Times New Roman" w:hAnsi="Times New Roman"/>
          <w:color w:val="000000" w:themeColor="text1"/>
          <w:sz w:val="24"/>
          <w:szCs w:val="24"/>
          <w:lang w:val="en-US"/>
        </w:rPr>
        <w:fldChar w:fldCharType="separate"/>
      </w:r>
      <w:r w:rsidR="00BF3FD9" w:rsidRPr="00BF3FD9">
        <w:rPr>
          <w:rFonts w:ascii="Times New Roman" w:hAnsi="Times New Roman"/>
          <w:noProof/>
          <w:color w:val="000000" w:themeColor="text1"/>
          <w:sz w:val="24"/>
          <w:szCs w:val="24"/>
          <w:vertAlign w:val="superscript"/>
          <w:lang w:val="en-US"/>
        </w:rPr>
        <w:t>7–10</w:t>
      </w:r>
      <w:r w:rsidR="004717CE">
        <w:rPr>
          <w:rFonts w:ascii="Times New Roman" w:hAnsi="Times New Roman"/>
          <w:color w:val="000000" w:themeColor="text1"/>
          <w:sz w:val="24"/>
          <w:szCs w:val="24"/>
          <w:lang w:val="en-US"/>
        </w:rPr>
        <w:fldChar w:fldCharType="end"/>
      </w:r>
      <w:r w:rsidR="00F06B28">
        <w:rPr>
          <w:rFonts w:ascii="Times New Roman" w:hAnsi="Times New Roman"/>
          <w:color w:val="000000" w:themeColor="text1"/>
          <w:sz w:val="24"/>
          <w:szCs w:val="24"/>
          <w:lang w:val="en-US"/>
        </w:rPr>
        <w:t xml:space="preserve"> </w:t>
      </w:r>
      <w:r w:rsidRPr="00C0501F">
        <w:rPr>
          <w:rFonts w:ascii="Times New Roman" w:hAnsi="Times New Roman"/>
          <w:color w:val="000000" w:themeColor="text1"/>
          <w:sz w:val="24"/>
          <w:szCs w:val="24"/>
          <w:lang w:val="en-US"/>
        </w:rPr>
        <w:t xml:space="preserve">The presence and extent of seasonal variation in mortality may also itself change over time, due to shifts in weather regimes, lifestyle, adaptation technologies, and healthcare. </w:t>
      </w:r>
      <w:r w:rsidR="002C33D5">
        <w:rPr>
          <w:rFonts w:ascii="Times New Roman" w:hAnsi="Times New Roman"/>
          <w:color w:val="000000" w:themeColor="text1"/>
          <w:sz w:val="24"/>
          <w:szCs w:val="24"/>
          <w:lang w:val="en-US"/>
        </w:rPr>
        <w:fldChar w:fldCharType="begin" w:fldLock="1"/>
      </w:r>
      <w:r w:rsidR="00BF3FD9">
        <w:rPr>
          <w:rFonts w:ascii="Times New Roman" w:hAnsi="Times New Roman"/>
          <w:color w:val="000000" w:themeColor="text1"/>
          <w:sz w:val="24"/>
          <w:szCs w:val="24"/>
          <w:lang w:val="en-US"/>
        </w:rPr>
        <w:instrText>ADDIN CSL_CITATION { "citationItems" : [ { "id" : "ITEM-1", "itemData" : { "DOI" : "10.1001/jama.1997.03550120072036", "ISSN" : "0098-7484", "author" : [ { "dropping-particle" : "", "family" : "Seretakis", "given" : "Dimitrios", "non-dropping-particle" : "", "parse-names" : false, "suffix" : "" } ], "container-title" : "JAMA: The Journal of the American Medical Association", "id" : "ITEM-1", "issue" : "12", "issued" : { "date-parts" : [ [ "1997" ] ] }, "page" : "1012", "title" : "Changing Seasonality of Mortality From Coronary Heart Disease", "type" : "article-journal", "volume" : "278" }, "uris" : [ "http://www.mendeley.com/documents/?uuid=f8f1d39a-cba5-4b07-8183-8e346932439a" ] }, { "id" : "ITEM-2", "itemData" : { "DOI" : "10.1093/aje/kwj147", "ISBN" : "0002-9262 (Print) 0002-9262 (Linking)", "ISSN" : "00029262", "PMID" : "16624968", "abstract" : "The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 "author" : [ { "dropping-particle" : "", "family" : "Carson", "given" : "Claire", "non-dropping-particle" : "", "parse-names" : false, "suffix" : "" }, { "dropping-particle" : "", "family" : "Hajat", "given" : "Shakoor", "non-dropping-particle" : "", "parse-names" : false, "suffix" : "" }, { "dropping-particle" : "", "family" : "Armstrong", "given" : "Ben", "non-dropping-particle" : "", "parse-names" : false, "suffix" : "" }, { "dropping-particle" : "", "family" : "Wilkinson", "given" : "Paul", "non-dropping-particle" : "", "parse-names" : false, "suffix" : "" } ], "container-title" : "American Journal of Epidemiology", "id" : "ITEM-2", "issue" : "1", "issued" : { "date-parts" : [ [ "2006" ] ] }, "page" : "77-84", "title" : "Declining vulnerability to temperature-related mortality in London over the 20th century", "type" : "article-journal", "volume" : "164" }, "uris" : [ "http://www.mendeley.com/documents/?uuid=c909b360-8d2b-4aac-a03d-eb05b74619ee" ] }, { "id" : "ITEM-3", "itemData" : { "DOI" : "10.1007/s11069-008-9327-2", "ISBN" : "0921-030X", "ISSN" : "0921030X", "PMID" : "282", "abstract" : "This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\u201coppressive\u201d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 "author" : [ { "dropping-particle" : "", "family" : "Sheridan", "given" : "Scott C.", "non-dropping-particle" : "", "parse-names" : false, "suffix" : "" }, { "dropping-particle" : "", "family" : "Kalkstein", "given" : "Adam J.", "non-dropping-particle" : "", "parse-names" : false, "suffix" : "" }, { "dropping-particle" : "", "family" : "Kalkstein", "given" : "Laurence S.", "non-dropping-particle" : "", "parse-names" : false, "suffix" : "" } ], "container-title" : "Natural Hazards", "id" : "ITEM-3", "issue" : "1", "issued" : { "date-parts" : [ [ "2009" ] ] }, "page" : "145-160", "title" : "Trends in heat-related mortality in the United States, 1975-2004", "type" : "article-journal", "volume" : "50" }, "uris" : [ "http://www.mendeley.com/documents/?uuid=eb3d5076-8711-4144-af91-fba1e56f2993" ] }, { "id" : "ITEM-4", "itemData" : { "DOI" : "10.1289/ehp.1307392", "ISBN" : "00916765", "ISSN" : "15529924", "PMID" : "24780880", "abstract" : "BACKGROUND: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10\u00b0F increase in same-day temperature decreased from 51 [95% posterior interval (PI): 42, 61] in 1987 to 19 (95% PI: 12, 27) in 2005. This decline was largest among those \u2265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5\u00b0F (central climate projection) would lead to an additional 1,907 deaths per summer across all cities.", "author" : [ { "dropping-particle" : "", "family" : "Bobb", "given" : "Jennifer F.", "non-dropping-particle" : "", "parse-names" : false, "suffix" : "" }, { "dropping-particle" : "", "family" : "Peng", "given" : "Roger D.", "non-dropping-particle" : "", "parse-names" : false, "suffix" : "" }, { "dropping-particle" : "", "family" : "Bell", "given" : "Michelle L.", "non-dropping-particle" : "", "parse-names" : false, "suffix" : "" }, { "dropping-particle" : "", "family" : "Dominici", "given" : "Francesca", "non-dropping-particle" : "", "parse-names" : false, "suffix" : "" } ], "container-title" : "Environmental Health Perspectives", "id" : "ITEM-4", "issue" : "8", "issued" : { "date-parts" : [ [ "2014" ] ] }, "page" : "811-816", "title" : "Heat-related mortality and adaptation to heat in the United States", "type" : "article-journal", "volume" : "122" }, "uris" : [ "http://www.mendeley.com/documents/?uuid=c9f7dbd2-00af-408a-a3fa-10494a700366" ] } ], "mendeley" : { "formattedCitation" : "&lt;sup&gt;11\u201314&lt;/sup&gt;", "plainTextFormattedCitation" : "11\u201314", "previouslyFormattedCitation" : "&lt;sup&gt;11\u201314&lt;/sup&gt;" }, "properties" : {  }, "schema" : "https://github.com/citation-style-language/schema/raw/master/csl-citation.json" }</w:instrText>
      </w:r>
      <w:r w:rsidR="002C33D5">
        <w:rPr>
          <w:rFonts w:ascii="Times New Roman" w:hAnsi="Times New Roman"/>
          <w:color w:val="000000" w:themeColor="text1"/>
          <w:sz w:val="24"/>
          <w:szCs w:val="24"/>
          <w:lang w:val="en-US"/>
        </w:rPr>
        <w:fldChar w:fldCharType="separate"/>
      </w:r>
      <w:r w:rsidR="00BF3FD9" w:rsidRPr="00BF3FD9">
        <w:rPr>
          <w:rFonts w:ascii="Times New Roman" w:hAnsi="Times New Roman"/>
          <w:noProof/>
          <w:color w:val="000000" w:themeColor="text1"/>
          <w:sz w:val="24"/>
          <w:szCs w:val="24"/>
          <w:vertAlign w:val="superscript"/>
          <w:lang w:val="en-US"/>
        </w:rPr>
        <w:t>11–14</w:t>
      </w:r>
      <w:r w:rsidR="002C33D5">
        <w:rPr>
          <w:rFonts w:ascii="Times New Roman" w:hAnsi="Times New Roman"/>
          <w:color w:val="000000" w:themeColor="text1"/>
          <w:sz w:val="24"/>
          <w:szCs w:val="24"/>
          <w:lang w:val="en-US"/>
        </w:rPr>
        <w:fldChar w:fldCharType="end"/>
      </w:r>
    </w:p>
    <w:p w14:paraId="752CCF68" w14:textId="77777777" w:rsidR="002015BB" w:rsidRDefault="002015BB" w:rsidP="00C33FFB">
      <w:pPr>
        <w:spacing w:after="0" w:line="480" w:lineRule="auto"/>
        <w:jc w:val="both"/>
        <w:rPr>
          <w:rFonts w:ascii="Times New Roman" w:hAnsi="Times New Roman"/>
          <w:color w:val="000000" w:themeColor="text1"/>
          <w:sz w:val="24"/>
          <w:szCs w:val="24"/>
          <w:lang w:val="en-US"/>
        </w:rPr>
      </w:pPr>
    </w:p>
    <w:p w14:paraId="52BC0D7B" w14:textId="4BA9B1F6" w:rsidR="000210D1" w:rsidRPr="00C0501F" w:rsidRDefault="000210D1" w:rsidP="00C33FFB">
      <w:pPr>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 xml:space="preserve">A thorough understanding of the long-term dynamics of seasonality of mortality, and its geographical and demographic patterns, is needed to identify at-risk groups, plan responses </w:t>
      </w:r>
      <w:proofErr w:type="gramStart"/>
      <w:r w:rsidRPr="00C0501F">
        <w:rPr>
          <w:rFonts w:ascii="Times New Roman" w:hAnsi="Times New Roman"/>
          <w:color w:val="000000" w:themeColor="text1"/>
          <w:sz w:val="24"/>
          <w:szCs w:val="24"/>
          <w:lang w:val="en-US"/>
        </w:rPr>
        <w:t>at the present time</w:t>
      </w:r>
      <w:proofErr w:type="gramEnd"/>
      <w:r w:rsidRPr="00C0501F">
        <w:rPr>
          <w:rFonts w:ascii="Times New Roman" w:hAnsi="Times New Roman"/>
          <w:color w:val="000000" w:themeColor="text1"/>
          <w:sz w:val="24"/>
          <w:szCs w:val="24"/>
          <w:lang w:val="en-US"/>
        </w:rPr>
        <w:t xml:space="preserve"> as well as under changing climate conditions. </w:t>
      </w:r>
      <w:r w:rsidR="002015BB">
        <w:rPr>
          <w:rFonts w:ascii="Times New Roman" w:hAnsi="Times New Roman"/>
          <w:color w:val="000000" w:themeColor="text1"/>
          <w:sz w:val="24"/>
          <w:szCs w:val="24"/>
          <w:lang w:val="en-US"/>
        </w:rPr>
        <w:t>Although mortality seasonality is well-established, t</w:t>
      </w:r>
      <w:r w:rsidR="004508FE" w:rsidRPr="00C0501F">
        <w:rPr>
          <w:rFonts w:ascii="Times New Roman" w:hAnsi="Times New Roman"/>
          <w:color w:val="000000" w:themeColor="text1"/>
          <w:sz w:val="24"/>
          <w:szCs w:val="24"/>
          <w:lang w:val="en-US"/>
        </w:rPr>
        <w:t xml:space="preserve">here is limited </w:t>
      </w:r>
      <w:r w:rsidR="002015BB">
        <w:rPr>
          <w:rFonts w:ascii="Times New Roman" w:hAnsi="Times New Roman"/>
          <w:color w:val="000000" w:themeColor="text1"/>
          <w:sz w:val="24"/>
          <w:szCs w:val="24"/>
          <w:lang w:val="en-US"/>
        </w:rPr>
        <w:t xml:space="preserve">information on how it varies by local climate and how it </w:t>
      </w:r>
      <w:r w:rsidR="004508FE" w:rsidRPr="00C0501F">
        <w:rPr>
          <w:rFonts w:ascii="Times New Roman" w:hAnsi="Times New Roman"/>
          <w:color w:val="000000" w:themeColor="text1"/>
          <w:sz w:val="24"/>
          <w:szCs w:val="24"/>
          <w:lang w:val="en-US"/>
        </w:rPr>
        <w:t>has changed over time</w:t>
      </w:r>
      <w:r w:rsidR="002015BB">
        <w:rPr>
          <w:rFonts w:ascii="Times New Roman" w:hAnsi="Times New Roman"/>
          <w:color w:val="000000" w:themeColor="text1"/>
          <w:sz w:val="24"/>
          <w:szCs w:val="24"/>
          <w:lang w:val="en-US"/>
        </w:rPr>
        <w:t>, especially in relation to age-group, sex and medical cause of death</w:t>
      </w:r>
      <w:r w:rsidR="004508FE" w:rsidRPr="00C0501F">
        <w:rPr>
          <w:rFonts w:ascii="Times New Roman" w:hAnsi="Times New Roman"/>
          <w:color w:val="000000" w:themeColor="text1"/>
          <w:sz w:val="24"/>
          <w:szCs w:val="24"/>
          <w:lang w:val="en-US"/>
        </w:rPr>
        <w:t>.</w:t>
      </w:r>
      <w:r w:rsidR="002015BB">
        <w:rPr>
          <w:rFonts w:ascii="Times New Roman" w:hAnsi="Times New Roman"/>
          <w:color w:val="000000" w:themeColor="text1"/>
          <w:sz w:val="24"/>
          <w:szCs w:val="24"/>
          <w:lang w:val="en-US"/>
        </w:rPr>
        <w:t xml:space="preserve"> </w:t>
      </w:r>
      <w:r w:rsidR="004508FE" w:rsidRPr="00C0501F">
        <w:rPr>
          <w:rFonts w:ascii="Times New Roman" w:hAnsi="Times New Roman"/>
          <w:color w:val="000000" w:themeColor="text1"/>
          <w:sz w:val="24"/>
          <w:szCs w:val="24"/>
          <w:lang w:val="en-US"/>
        </w:rPr>
        <w:t>In this paper, w</w:t>
      </w:r>
      <w:r w:rsidRPr="00C0501F">
        <w:rPr>
          <w:rFonts w:ascii="Times New Roman" w:hAnsi="Times New Roman"/>
          <w:color w:val="000000" w:themeColor="text1"/>
          <w:sz w:val="24"/>
          <w:szCs w:val="24"/>
          <w:lang w:val="en-US"/>
        </w:rPr>
        <w:t xml:space="preserve">e comprehensively </w:t>
      </w:r>
      <w:r w:rsidR="00236AF3" w:rsidRPr="00C0501F">
        <w:rPr>
          <w:rFonts w:ascii="Times New Roman" w:hAnsi="Times New Roman"/>
          <w:color w:val="000000" w:themeColor="text1"/>
          <w:sz w:val="24"/>
          <w:szCs w:val="24"/>
          <w:lang w:val="en-US"/>
        </w:rPr>
        <w:t>characterize</w:t>
      </w:r>
      <w:r w:rsidRPr="00C0501F">
        <w:rPr>
          <w:rFonts w:ascii="Times New Roman" w:hAnsi="Times New Roman"/>
          <w:color w:val="000000" w:themeColor="text1"/>
          <w:sz w:val="24"/>
          <w:szCs w:val="24"/>
          <w:lang w:val="en-US"/>
        </w:rPr>
        <w:t xml:space="preserve"> the demographic, spatial and temporal patterns of </w:t>
      </w:r>
      <w:r w:rsidR="002015BB">
        <w:rPr>
          <w:rFonts w:ascii="Times New Roman" w:hAnsi="Times New Roman"/>
          <w:color w:val="000000" w:themeColor="text1"/>
          <w:sz w:val="24"/>
          <w:szCs w:val="24"/>
          <w:lang w:val="en-US"/>
        </w:rPr>
        <w:t xml:space="preserve">all-cause and cause-specific </w:t>
      </w:r>
      <w:r w:rsidRPr="00C0501F">
        <w:rPr>
          <w:rFonts w:ascii="Times New Roman" w:hAnsi="Times New Roman"/>
          <w:color w:val="000000" w:themeColor="text1"/>
          <w:sz w:val="24"/>
          <w:szCs w:val="24"/>
          <w:lang w:val="en-US"/>
        </w:rPr>
        <w:t>mortality seasonality in the USA, through the application of wavelet analytical techniques</w:t>
      </w:r>
      <w:r w:rsidR="002015BB">
        <w:rPr>
          <w:rFonts w:ascii="Times New Roman" w:hAnsi="Times New Roman"/>
          <w:color w:val="000000" w:themeColor="text1"/>
          <w:sz w:val="24"/>
          <w:szCs w:val="24"/>
          <w:lang w:val="en-US"/>
        </w:rPr>
        <w:t>,</w:t>
      </w:r>
      <w:r w:rsidRPr="00C0501F">
        <w:rPr>
          <w:rFonts w:ascii="Times New Roman" w:hAnsi="Times New Roman"/>
          <w:color w:val="000000" w:themeColor="text1"/>
          <w:sz w:val="24"/>
          <w:szCs w:val="24"/>
          <w:lang w:val="en-US"/>
        </w:rPr>
        <w:t xml:space="preserve"> </w:t>
      </w:r>
      <w:r w:rsidR="002015BB">
        <w:rPr>
          <w:rFonts w:ascii="Times New Roman" w:hAnsi="Times New Roman"/>
          <w:color w:val="000000" w:themeColor="text1"/>
          <w:sz w:val="24"/>
          <w:szCs w:val="24"/>
          <w:lang w:val="en-US"/>
        </w:rPr>
        <w:t>which</w:t>
      </w:r>
      <w:r w:rsidRPr="00C0501F">
        <w:rPr>
          <w:rFonts w:ascii="Times New Roman" w:hAnsi="Times New Roman"/>
          <w:color w:val="000000" w:themeColor="text1"/>
          <w:sz w:val="24"/>
          <w:szCs w:val="24"/>
          <w:lang w:val="en-US"/>
        </w:rPr>
        <w:t xml:space="preserve"> have been used to study the dynamics of weather phenome</w:t>
      </w:r>
      <w:r w:rsidR="00BF3FD9">
        <w:rPr>
          <w:rFonts w:ascii="Times New Roman" w:hAnsi="Times New Roman"/>
          <w:color w:val="000000" w:themeColor="text1"/>
          <w:sz w:val="24"/>
          <w:szCs w:val="24"/>
          <w:lang w:val="en-US"/>
        </w:rPr>
        <w:t>na</w:t>
      </w:r>
      <w:r w:rsidR="00BF3FD9">
        <w:rPr>
          <w:rFonts w:ascii="Times New Roman" w:hAnsi="Times New Roman"/>
          <w:color w:val="000000" w:themeColor="text1"/>
          <w:sz w:val="24"/>
          <w:szCs w:val="24"/>
          <w:lang w:val="en-US"/>
        </w:rPr>
        <w:fldChar w:fldCharType="begin" w:fldLock="1"/>
      </w:r>
      <w:r w:rsidR="00BF3FD9">
        <w:rPr>
          <w:rFonts w:ascii="Times New Roman" w:hAnsi="Times New Roman"/>
          <w:color w:val="000000" w:themeColor="text1"/>
          <w:sz w:val="24"/>
          <w:szCs w:val="24"/>
          <w:lang w:val="en-US"/>
        </w:rPr>
        <w:instrText>ADDIN CSL_CITATION { "citationItems" : [ { "id" : "ITEM-1", "itemData" : { "DOI" : "10.1038/nature01163.1.", "author" : [ { "dropping-particle" : "", "family" : "Moy CM, Seltzer GO, Rodbell DT", "given" : "&amp; Anderson DM", "non-dropping-particle" : "", "parse-names" : false, "suffix" : "" } ], "container-title" : "Nature", "id" : "ITEM-1", "issue" : "November", "issued" : { "date-parts" : [ [ "2002" ] ] }, "title" : "Variability of El Nino/Southern Oscillation activity at millennial timescales during the Holocene epoch", "type" : "article-journal", "volume" : "420" }, "uris" : [ "http://www.mendeley.com/documents/?uuid=6bf2cf17-7c16-4741-8277-1196f0c2adbb" ] } ], "mendeley" : { "formattedCitation" : "&lt;sup&gt;15&lt;/sup&gt;", "plainTextFormattedCitation" : "15", "previouslyFormattedCitation" : "&lt;sup&gt;15&lt;/sup&gt;" }, "properties" : {  }, "schema" : "https://github.com/citation-style-language/schema/raw/master/csl-citation.json" }</w:instrText>
      </w:r>
      <w:r w:rsidR="00BF3FD9">
        <w:rPr>
          <w:rFonts w:ascii="Times New Roman" w:hAnsi="Times New Roman"/>
          <w:color w:val="000000" w:themeColor="text1"/>
          <w:sz w:val="24"/>
          <w:szCs w:val="24"/>
          <w:lang w:val="en-US"/>
        </w:rPr>
        <w:fldChar w:fldCharType="separate"/>
      </w:r>
      <w:r w:rsidR="00BF3FD9" w:rsidRPr="00BF3FD9">
        <w:rPr>
          <w:rFonts w:ascii="Times New Roman" w:hAnsi="Times New Roman"/>
          <w:noProof/>
          <w:color w:val="000000" w:themeColor="text1"/>
          <w:sz w:val="24"/>
          <w:szCs w:val="24"/>
          <w:vertAlign w:val="superscript"/>
          <w:lang w:val="en-US"/>
        </w:rPr>
        <w:t>15</w:t>
      </w:r>
      <w:r w:rsidR="00BF3FD9">
        <w:rPr>
          <w:rFonts w:ascii="Times New Roman" w:hAnsi="Times New Roman"/>
          <w:color w:val="000000" w:themeColor="text1"/>
          <w:sz w:val="24"/>
          <w:szCs w:val="24"/>
          <w:lang w:val="en-US"/>
        </w:rPr>
        <w:fldChar w:fldCharType="end"/>
      </w:r>
      <w:r w:rsidR="00BF3FD9">
        <w:rPr>
          <w:rFonts w:ascii="Times New Roman" w:hAnsi="Times New Roman"/>
          <w:color w:val="000000" w:themeColor="text1"/>
          <w:sz w:val="24"/>
          <w:szCs w:val="24"/>
          <w:lang w:val="en-US"/>
        </w:rPr>
        <w:t xml:space="preserve"> </w:t>
      </w:r>
      <w:r w:rsidRPr="00C0501F">
        <w:rPr>
          <w:rFonts w:ascii="Times New Roman" w:hAnsi="Times New Roman"/>
          <w:color w:val="000000" w:themeColor="text1"/>
          <w:sz w:val="24"/>
          <w:szCs w:val="24"/>
          <w:lang w:val="en-US"/>
        </w:rPr>
        <w:t>and infectious diseases</w:t>
      </w:r>
      <w:r w:rsidR="00BF3FD9">
        <w:rPr>
          <w:rFonts w:ascii="Times New Roman" w:hAnsi="Times New Roman"/>
          <w:color w:val="000000" w:themeColor="text1"/>
          <w:sz w:val="24"/>
          <w:szCs w:val="24"/>
          <w:lang w:val="en-US"/>
        </w:rPr>
        <w:fldChar w:fldCharType="begin" w:fldLock="1"/>
      </w:r>
      <w:r w:rsidR="00BF3FD9">
        <w:rPr>
          <w:rFonts w:ascii="Times New Roman" w:hAnsi="Times New Roman"/>
          <w:color w:val="000000" w:themeColor="text1"/>
          <w:sz w:val="24"/>
          <w:szCs w:val="24"/>
          <w:lang w:val="en-US"/>
        </w:rPr>
        <w:instrText>ADDIN CSL_CITATION { "citationItems" : [ { "id" : "ITEM-1", "itemData" : { "DOI" : "10.1038/414716a", "ISBN" : "0028-0836", "ISSN" : "00280836", "PMID" : "11742391", "abstract" : "Spatio-temporal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 "author" : [ { "dropping-particle" : "", "family" : "Grenfell", "given" : "B. T.", "non-dropping-particle" : "", "parse-names" : false, "suffix" : "" }, { "dropping-particle" : "", "family" : "Bj\u00f8rnstad", "given" : "O. N.", "non-dropping-particle" : "", "parse-names" : false, "suffix" : "" }, { "dropping-particle" : "", "family" : "Kappey", "given" : "J.", "non-dropping-particle" : "", "parse-names" : false, "suffix" : "" } ], "container-title" : "Nature", "id" : "ITEM-1", "issue" : "6865", "issued" : { "date-parts" : [ [ "2001" ] ] }, "page" : "716-723", "title" : "Travelling waves and spatial hierarchies in measles epidemics", "type" : "article-journal", "volume" : "414" }, "uris" : [ "http://www.mendeley.com/documents/?uuid=a83e09d1-1d49-4349-ba0e-7126e1caba90" ] } ], "mendeley" : { "formattedCitation" : "&lt;sup&gt;16&lt;/sup&gt;", "plainTextFormattedCitation" : "16", "previouslyFormattedCitation" : "&lt;sup&gt;16&lt;/sup&gt;" }, "properties" : {  }, "schema" : "https://github.com/citation-style-language/schema/raw/master/csl-citation.json" }</w:instrText>
      </w:r>
      <w:r w:rsidR="00BF3FD9">
        <w:rPr>
          <w:rFonts w:ascii="Times New Roman" w:hAnsi="Times New Roman"/>
          <w:color w:val="000000" w:themeColor="text1"/>
          <w:sz w:val="24"/>
          <w:szCs w:val="24"/>
          <w:lang w:val="en-US"/>
        </w:rPr>
        <w:fldChar w:fldCharType="separate"/>
      </w:r>
      <w:r w:rsidR="00BF3FD9" w:rsidRPr="00BF3FD9">
        <w:rPr>
          <w:rFonts w:ascii="Times New Roman" w:hAnsi="Times New Roman"/>
          <w:noProof/>
          <w:color w:val="000000" w:themeColor="text1"/>
          <w:sz w:val="24"/>
          <w:szCs w:val="24"/>
          <w:vertAlign w:val="superscript"/>
          <w:lang w:val="en-US"/>
        </w:rPr>
        <w:t>16</w:t>
      </w:r>
      <w:r w:rsidR="00BF3FD9">
        <w:rPr>
          <w:rFonts w:ascii="Times New Roman" w:hAnsi="Times New Roman"/>
          <w:color w:val="000000" w:themeColor="text1"/>
          <w:sz w:val="24"/>
          <w:szCs w:val="24"/>
          <w:lang w:val="en-US"/>
        </w:rPr>
        <w:fldChar w:fldCharType="end"/>
      </w:r>
      <w:r w:rsidR="002015BB">
        <w:rPr>
          <w:rFonts w:ascii="Times New Roman" w:hAnsi="Times New Roman"/>
          <w:color w:val="000000" w:themeColor="text1"/>
          <w:sz w:val="24"/>
          <w:szCs w:val="24"/>
          <w:lang w:val="en-US"/>
        </w:rPr>
        <w:t>,</w:t>
      </w:r>
      <w:r w:rsidRPr="00C0501F">
        <w:rPr>
          <w:rFonts w:ascii="Times New Roman" w:hAnsi="Times New Roman"/>
          <w:color w:val="000000" w:themeColor="text1"/>
          <w:sz w:val="24"/>
          <w:szCs w:val="24"/>
          <w:lang w:val="en-US"/>
        </w:rPr>
        <w:t xml:space="preserve"> to over three decades of national mortality data.</w:t>
      </w:r>
      <w:ins w:id="3" w:author="Robbie Parks" w:date="2018-01-17T18:00:00Z">
        <w:r w:rsidR="00EC07C7">
          <w:rPr>
            <w:rFonts w:ascii="Times New Roman" w:hAnsi="Times New Roman"/>
            <w:color w:val="000000" w:themeColor="text1"/>
            <w:sz w:val="24"/>
            <w:szCs w:val="24"/>
            <w:lang w:val="en-US"/>
          </w:rPr>
          <w:t xml:space="preserve"> </w:t>
        </w:r>
        <w:commentRangeStart w:id="4"/>
        <w:r w:rsidR="00EC07C7">
          <w:rPr>
            <w:rFonts w:ascii="Times New Roman" w:hAnsi="Times New Roman"/>
            <w:color w:val="000000" w:themeColor="text1"/>
            <w:sz w:val="24"/>
            <w:szCs w:val="24"/>
            <w:lang w:val="en-US"/>
          </w:rPr>
          <w:t>&lt;&lt;Mention book by Rau?&gt;&gt;</w:t>
        </w:r>
      </w:ins>
      <w:commentRangeEnd w:id="4"/>
      <w:ins w:id="5" w:author="Robbie Parks" w:date="2018-01-18T11:17:00Z">
        <w:r w:rsidR="002A4569">
          <w:rPr>
            <w:rStyle w:val="CommentReference"/>
            <w:rFonts w:asciiTheme="minorHAnsi" w:eastAsiaTheme="minorHAnsi" w:hAnsiTheme="minorHAnsi" w:cstheme="minorBidi"/>
          </w:rPr>
          <w:commentReference w:id="4"/>
        </w:r>
      </w:ins>
    </w:p>
    <w:p w14:paraId="22DAF3F7" w14:textId="77777777" w:rsidR="009C267E" w:rsidRDefault="009C267E" w:rsidP="00C33FFB">
      <w:pPr>
        <w:spacing w:after="0" w:line="480" w:lineRule="auto"/>
        <w:jc w:val="both"/>
        <w:rPr>
          <w:rFonts w:ascii="Times New Roman" w:hAnsi="Times New Roman"/>
          <w:sz w:val="24"/>
          <w:szCs w:val="24"/>
          <w:lang w:val="en-US"/>
        </w:rPr>
      </w:pPr>
    </w:p>
    <w:p w14:paraId="7F5933A5" w14:textId="71517BAF" w:rsidR="009C267E" w:rsidRPr="00C0501F" w:rsidRDefault="007A61E2" w:rsidP="009C267E">
      <w:pPr>
        <w:spacing w:after="0" w:line="480" w:lineRule="auto"/>
        <w:jc w:val="both"/>
        <w:outlineLvl w:val="0"/>
        <w:rPr>
          <w:rFonts w:ascii="Times New Roman" w:hAnsi="Times New Roman"/>
          <w:b/>
          <w:color w:val="000000" w:themeColor="text1"/>
          <w:sz w:val="24"/>
          <w:szCs w:val="24"/>
          <w:lang w:val="en-US"/>
        </w:rPr>
      </w:pPr>
      <w:r>
        <w:rPr>
          <w:rFonts w:ascii="Times New Roman" w:hAnsi="Times New Roman"/>
          <w:b/>
          <w:color w:val="000000" w:themeColor="text1"/>
          <w:sz w:val="24"/>
          <w:szCs w:val="24"/>
          <w:lang w:val="en-US"/>
        </w:rPr>
        <w:t>Materials and m</w:t>
      </w:r>
      <w:commentRangeStart w:id="6"/>
      <w:r w:rsidR="009C267E" w:rsidRPr="00C0501F">
        <w:rPr>
          <w:rFonts w:ascii="Times New Roman" w:hAnsi="Times New Roman"/>
          <w:b/>
          <w:color w:val="000000" w:themeColor="text1"/>
          <w:sz w:val="24"/>
          <w:szCs w:val="24"/>
          <w:lang w:val="en-US"/>
        </w:rPr>
        <w:t xml:space="preserve">ethods </w:t>
      </w:r>
      <w:commentRangeEnd w:id="6"/>
      <w:r w:rsidR="00E45865">
        <w:rPr>
          <w:rStyle w:val="CommentReference"/>
          <w:rFonts w:asciiTheme="minorHAnsi" w:eastAsiaTheme="minorHAnsi" w:hAnsiTheme="minorHAnsi" w:cstheme="minorBidi"/>
        </w:rPr>
        <w:commentReference w:id="6"/>
      </w:r>
    </w:p>
    <w:p w14:paraId="1C1F4784" w14:textId="77777777" w:rsidR="009C267E" w:rsidRPr="00C0501F" w:rsidRDefault="009C267E" w:rsidP="009C267E">
      <w:pPr>
        <w:spacing w:after="0" w:line="480" w:lineRule="auto"/>
        <w:jc w:val="both"/>
        <w:outlineLvl w:val="0"/>
        <w:rPr>
          <w:rFonts w:ascii="Times New Roman" w:hAnsi="Times New Roman"/>
          <w:i/>
          <w:color w:val="000000" w:themeColor="text1"/>
          <w:sz w:val="24"/>
          <w:szCs w:val="24"/>
          <w:lang w:val="en-US"/>
        </w:rPr>
      </w:pPr>
      <w:r w:rsidRPr="00C0501F">
        <w:rPr>
          <w:rFonts w:ascii="Times New Roman" w:hAnsi="Times New Roman"/>
          <w:i/>
          <w:color w:val="000000" w:themeColor="text1"/>
          <w:sz w:val="24"/>
          <w:szCs w:val="24"/>
          <w:lang w:val="en-US"/>
        </w:rPr>
        <w:t>Data</w:t>
      </w:r>
    </w:p>
    <w:p w14:paraId="77074F1E" w14:textId="6D3FA766" w:rsidR="009C267E" w:rsidRPr="0046173B" w:rsidRDefault="009C267E" w:rsidP="009C267E">
      <w:pPr>
        <w:spacing w:after="0" w:line="480" w:lineRule="auto"/>
        <w:jc w:val="both"/>
        <w:rPr>
          <w:rFonts w:ascii="Times New Roman" w:hAnsi="Times New Roman"/>
          <w:color w:val="000000" w:themeColor="text1"/>
          <w:sz w:val="24"/>
          <w:szCs w:val="24"/>
          <w:lang w:val="en-US"/>
        </w:rPr>
      </w:pPr>
      <w:r w:rsidRPr="00C0501F">
        <w:rPr>
          <w:rStyle w:val="apple-style-span"/>
          <w:rFonts w:ascii="Times New Roman" w:hAnsi="Times New Roman"/>
          <w:color w:val="000000" w:themeColor="text1"/>
          <w:sz w:val="24"/>
          <w:szCs w:val="24"/>
          <w:lang w:val="en-US"/>
        </w:rPr>
        <w:lastRenderedPageBreak/>
        <w:t xml:space="preserve">We used data on all </w:t>
      </w:r>
      <w:r w:rsidR="00EA5E28" w:rsidRPr="00EA5E28">
        <w:rPr>
          <w:rStyle w:val="apple-style-span"/>
          <w:rFonts w:ascii="Times New Roman" w:hAnsi="Times New Roman"/>
          <w:color w:val="000000" w:themeColor="text1"/>
          <w:sz w:val="24"/>
          <w:szCs w:val="24"/>
          <w:lang w:val="en-US"/>
        </w:rPr>
        <w:t>7</w:t>
      </w:r>
      <w:r w:rsidR="00EA5E28">
        <w:rPr>
          <w:rStyle w:val="apple-style-span"/>
          <w:rFonts w:ascii="Times New Roman" w:hAnsi="Times New Roman"/>
          <w:color w:val="000000" w:themeColor="text1"/>
          <w:sz w:val="24"/>
          <w:szCs w:val="24"/>
          <w:lang w:val="en-US"/>
        </w:rPr>
        <w:t>,</w:t>
      </w:r>
      <w:r w:rsidR="00EA5E28" w:rsidRPr="00EA5E28">
        <w:rPr>
          <w:rStyle w:val="apple-style-span"/>
          <w:rFonts w:ascii="Times New Roman" w:hAnsi="Times New Roman"/>
          <w:color w:val="000000" w:themeColor="text1"/>
          <w:sz w:val="24"/>
          <w:szCs w:val="24"/>
          <w:lang w:val="en-US"/>
        </w:rPr>
        <w:t>777</w:t>
      </w:r>
      <w:r w:rsidR="00EA5E28">
        <w:rPr>
          <w:rStyle w:val="apple-style-span"/>
          <w:rFonts w:ascii="Times New Roman" w:hAnsi="Times New Roman"/>
          <w:color w:val="000000" w:themeColor="text1"/>
          <w:sz w:val="24"/>
          <w:szCs w:val="24"/>
          <w:lang w:val="en-US"/>
        </w:rPr>
        <w:t>,</w:t>
      </w:r>
      <w:r w:rsidR="00EA5E28" w:rsidRPr="00EA5E28">
        <w:rPr>
          <w:rStyle w:val="apple-style-span"/>
          <w:rFonts w:ascii="Times New Roman" w:hAnsi="Times New Roman"/>
          <w:color w:val="000000" w:themeColor="text1"/>
          <w:sz w:val="24"/>
          <w:szCs w:val="24"/>
          <w:lang w:val="en-US"/>
        </w:rPr>
        <w:t xml:space="preserve">1264 </w:t>
      </w:r>
      <w:r w:rsidR="009B509E">
        <w:rPr>
          <w:rStyle w:val="apple-style-span"/>
          <w:rFonts w:ascii="Times New Roman" w:hAnsi="Times New Roman"/>
          <w:color w:val="000000" w:themeColor="text1"/>
          <w:sz w:val="24"/>
          <w:szCs w:val="24"/>
          <w:lang w:val="en-US"/>
        </w:rPr>
        <w:t>deaths in the USA from 1980</w:t>
      </w:r>
      <w:r w:rsidRPr="00C0501F">
        <w:rPr>
          <w:rStyle w:val="apple-style-span"/>
          <w:rFonts w:ascii="Times New Roman" w:hAnsi="Times New Roman"/>
          <w:color w:val="000000" w:themeColor="text1"/>
          <w:sz w:val="24"/>
          <w:szCs w:val="24"/>
          <w:lang w:val="en-US"/>
        </w:rPr>
        <w:t xml:space="preserve"> to 2013 from the National Center for Health Statistics (NCHS). </w:t>
      </w:r>
      <w:r w:rsidRPr="00C0501F">
        <w:rPr>
          <w:rFonts w:ascii="Times New Roman" w:hAnsi="Times New Roman"/>
          <w:color w:val="000000" w:themeColor="text1"/>
          <w:sz w:val="24"/>
          <w:szCs w:val="24"/>
          <w:lang w:val="en-US"/>
        </w:rPr>
        <w:t>Age, sex, state of residence, month of death</w:t>
      </w:r>
      <w:r>
        <w:rPr>
          <w:rFonts w:ascii="Times New Roman" w:hAnsi="Times New Roman"/>
          <w:color w:val="000000" w:themeColor="text1"/>
          <w:sz w:val="24"/>
          <w:szCs w:val="24"/>
          <w:lang w:val="en-US"/>
        </w:rPr>
        <w:t>, and underlying cause of death</w:t>
      </w:r>
      <w:r w:rsidRPr="00C0501F">
        <w:rPr>
          <w:rFonts w:ascii="Times New Roman" w:hAnsi="Times New Roman"/>
          <w:color w:val="000000" w:themeColor="text1"/>
          <w:sz w:val="24"/>
          <w:szCs w:val="24"/>
          <w:lang w:val="en-US"/>
        </w:rPr>
        <w:t xml:space="preserve"> were available for each record. Yearly population counts were available from NCHS for 1990 to 2013 and from the US Census Bureau prior to 1990.</w:t>
      </w:r>
      <w:r w:rsidR="0053029A">
        <w:rPr>
          <w:rFonts w:ascii="Times New Roman" w:hAnsi="Times New Roman"/>
          <w:color w:val="000000" w:themeColor="text1"/>
          <w:sz w:val="24"/>
          <w:szCs w:val="24"/>
          <w:lang w:val="en-US"/>
        </w:rPr>
        <w:fldChar w:fldCharType="begin" w:fldLock="1"/>
      </w:r>
      <w:r w:rsidR="0053029A">
        <w:rPr>
          <w:rFonts w:ascii="Times New Roman" w:hAnsi="Times New Roman"/>
          <w:color w:val="000000" w:themeColor="text1"/>
          <w:sz w:val="24"/>
          <w:szCs w:val="24"/>
          <w:lang w:val="en-US"/>
        </w:rPr>
        <w:instrText>ADDIN CSL_CITATION { "citationItems" : [ { "id" : "ITEM-1", "itemData" : { "ISSN" : "0083-2057", "author" : [ { "dropping-particle" : "", "family" : "Ingram", "given" : "Deborah D", "non-dropping-particle" : "", "parse-names" : false, "suffix" : "" }, { "dropping-particle" : "", "family" : "Parker", "given" : "Jennifer D", "non-dropping-particle" : "", "parse-names" : false, "suffix" : "" }, { "dropping-particle" : "", "family" : "Schenker", "given" : "Nathaniel", "non-dropping-particle" : "", "parse-names" : false, "suffix" : "" }, { "dropping-particle" : "", "family" : "Weed", "given" : "James A", "non-dropping-particle" : "", "parse-names" : false, "suffix" : "" }, { "dropping-particle" : "", "family" : "Hamilton", "given" : "Brady", "non-dropping-particle" : "", "parse-names" : false, "suffix" : "" }, { "dropping-particle" : "", "family" : "Arias", "given" : "Elizabeth", "non-dropping-particle" : "", "parse-names" : false, "suffix" : "" }, { "dropping-particle" : "", "family" : "Madans", "given" : "Jennifer H", "non-dropping-particle" : "", "parse-names" : false, "suffix" : "" } ], "container-title" : "Vital and health statistics. Series 2, Data evaluation and methods research", "id" : "ITEM-1", "issue" : "135", "issued" : { "date-parts" : [ [ "2003" ] ] }, "page" : "1-55", "title" : "United States Census 2000 population with bridged race categories", "type" : "article-journal" }, "uris" : [ "http://www.mendeley.com/documents/?uuid=cec18cd9-fc20-45ce-a8c5-cd97d54e10c2" ] } ], "mendeley" : { "formattedCitation" : "&lt;sup&gt;17&lt;/sup&gt;", "plainTextFormattedCitation" : "17", "previouslyFormattedCitation" : "&lt;sup&gt;17&lt;/sup&gt;" }, "properties" : {  }, "schema" : "https://github.com/citation-style-language/schema/raw/master/csl-citation.json" }</w:instrText>
      </w:r>
      <w:r w:rsidR="0053029A">
        <w:rPr>
          <w:rFonts w:ascii="Times New Roman" w:hAnsi="Times New Roman"/>
          <w:color w:val="000000" w:themeColor="text1"/>
          <w:sz w:val="24"/>
          <w:szCs w:val="24"/>
          <w:lang w:val="en-US"/>
        </w:rPr>
        <w:fldChar w:fldCharType="separate"/>
      </w:r>
      <w:r w:rsidR="0053029A" w:rsidRPr="0053029A">
        <w:rPr>
          <w:rFonts w:ascii="Times New Roman" w:hAnsi="Times New Roman"/>
          <w:noProof/>
          <w:color w:val="000000" w:themeColor="text1"/>
          <w:sz w:val="24"/>
          <w:szCs w:val="24"/>
          <w:vertAlign w:val="superscript"/>
          <w:lang w:val="en-US"/>
        </w:rPr>
        <w:t>17</w:t>
      </w:r>
      <w:r w:rsidR="0053029A">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t xml:space="preserve"> We inferred monthly population counts through linear interpolation, assigning each yearly count to July.</w:t>
      </w:r>
      <w:r w:rsidRPr="00C0501F">
        <w:rPr>
          <w:rFonts w:ascii="Times New Roman" w:hAnsi="Times New Roman"/>
          <w:sz w:val="24"/>
          <w:szCs w:val="24"/>
          <w:lang w:val="en-US"/>
        </w:rPr>
        <w:t xml:space="preserve"> We also subdivided the national data geographically by climate regions used by the National Oceanic and Atmospheric Administration (Figure 1).</w:t>
      </w:r>
      <w:r w:rsidR="0053029A">
        <w:rPr>
          <w:rFonts w:ascii="Times New Roman" w:hAnsi="Times New Roman"/>
          <w:sz w:val="24"/>
          <w:szCs w:val="24"/>
          <w:lang w:val="en-US"/>
        </w:rPr>
        <w:fldChar w:fldCharType="begin" w:fldLock="1"/>
      </w:r>
      <w:r w:rsidR="0053029A">
        <w:rPr>
          <w:rFonts w:ascii="Times New Roman" w:hAnsi="Times New Roman"/>
          <w:sz w:val="24"/>
          <w:szCs w:val="24"/>
          <w:lang w:val="en-US"/>
        </w:rPr>
        <w:instrText>ADDIN CSL_CITATION { "citationItems" : [ { "id" : "ITEM-1", "itemData" : { "abstract" : "By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 "author" : [ { "dropping-particle" : "", "family" : "Karl", "given" : "Thomas R", "non-dropping-particle" : "", "parse-names" : false, "suffix" : "" }, { "dropping-particle" : "", "family" : "Koss", "given" : "Walter J", "non-dropping-particle" : "", "parse-names" : false, "suffix" : "" } ], "container-title" : "Historical Climatology Series 3-3", "id" : "ITEM-1", "issued" : { "date-parts" : [ [ "1984" ] ] }, "page" : "38", "title" : "Regional and national monthly, seasonal, and annual temperature weighted by area, 1895-1983", "type" : "webpage" }, "uris" : [ "http://www.mendeley.com/documents/?uuid=b7f8ed30-4839-4494-bfc2-8917e328ea06" ] } ], "mendeley" : { "formattedCitation" : "&lt;sup&gt;18&lt;/sup&gt;", "plainTextFormattedCitation" : "18", "previouslyFormattedCitation" : "&lt;sup&gt;18&lt;/sup&gt;" }, "properties" : {  }, "schema" : "https://github.com/citation-style-language/schema/raw/master/csl-citation.json" }</w:instrText>
      </w:r>
      <w:r w:rsidR="0053029A">
        <w:rPr>
          <w:rFonts w:ascii="Times New Roman" w:hAnsi="Times New Roman"/>
          <w:sz w:val="24"/>
          <w:szCs w:val="24"/>
          <w:lang w:val="en-US"/>
        </w:rPr>
        <w:fldChar w:fldCharType="separate"/>
      </w:r>
      <w:r w:rsidR="0053029A" w:rsidRPr="0053029A">
        <w:rPr>
          <w:rFonts w:ascii="Times New Roman" w:hAnsi="Times New Roman"/>
          <w:noProof/>
          <w:sz w:val="24"/>
          <w:szCs w:val="24"/>
          <w:vertAlign w:val="superscript"/>
          <w:lang w:val="en-US"/>
        </w:rPr>
        <w:t>18</w:t>
      </w:r>
      <w:r w:rsidR="0053029A">
        <w:rPr>
          <w:rFonts w:ascii="Times New Roman" w:hAnsi="Times New Roman"/>
          <w:sz w:val="24"/>
          <w:szCs w:val="24"/>
          <w:lang w:val="en-US"/>
        </w:rPr>
        <w:fldChar w:fldCharType="end"/>
      </w:r>
      <w:r w:rsidRPr="00C0501F">
        <w:rPr>
          <w:rFonts w:ascii="Times New Roman" w:hAnsi="Times New Roman"/>
          <w:sz w:val="24"/>
          <w:szCs w:val="24"/>
          <w:lang w:val="en-US"/>
        </w:rPr>
        <w:t xml:space="preserve"> </w:t>
      </w:r>
      <w:r>
        <w:rPr>
          <w:rFonts w:ascii="Times New Roman" w:hAnsi="Times New Roman"/>
          <w:sz w:val="24"/>
          <w:szCs w:val="24"/>
          <w:lang w:val="en-US"/>
        </w:rPr>
        <w:t xml:space="preserve">The underlying cause of death was coded </w:t>
      </w:r>
      <w:r w:rsidRPr="0046173B">
        <w:rPr>
          <w:rFonts w:ascii="Times New Roman" w:hAnsi="Times New Roman"/>
          <w:color w:val="000000" w:themeColor="text1"/>
          <w:sz w:val="24"/>
          <w:szCs w:val="24"/>
          <w:lang w:val="en-US"/>
        </w:rPr>
        <w:t>according to the international classification of diseases (ICD)</w:t>
      </w:r>
      <w:r>
        <w:rPr>
          <w:rFonts w:ascii="Times New Roman" w:hAnsi="Times New Roman"/>
          <w:color w:val="000000" w:themeColor="text1"/>
          <w:sz w:val="24"/>
          <w:szCs w:val="24"/>
          <w:lang w:val="en-US"/>
        </w:rPr>
        <w:t xml:space="preserve"> </w:t>
      </w:r>
      <w:r w:rsidRPr="0046173B">
        <w:rPr>
          <w:rFonts w:ascii="Times New Roman" w:hAnsi="Times New Roman"/>
          <w:color w:val="000000" w:themeColor="text1"/>
          <w:sz w:val="24"/>
          <w:szCs w:val="24"/>
          <w:lang w:val="en-US"/>
        </w:rPr>
        <w:t>system (9</w:t>
      </w:r>
      <w:r w:rsidRPr="003377A4">
        <w:rPr>
          <w:rFonts w:ascii="Times New Roman" w:hAnsi="Times New Roman"/>
          <w:color w:val="000000" w:themeColor="text1"/>
          <w:sz w:val="24"/>
          <w:szCs w:val="24"/>
          <w:vertAlign w:val="superscript"/>
          <w:lang w:val="en-US"/>
        </w:rPr>
        <w:t>th</w:t>
      </w:r>
      <w:r>
        <w:rPr>
          <w:rFonts w:ascii="Times New Roman" w:hAnsi="Times New Roman"/>
          <w:color w:val="000000" w:themeColor="text1"/>
          <w:sz w:val="24"/>
          <w:szCs w:val="24"/>
          <w:lang w:val="en-US"/>
        </w:rPr>
        <w:t xml:space="preserve"> revision</w:t>
      </w:r>
      <w:r w:rsidRPr="0046173B">
        <w:rPr>
          <w:rFonts w:ascii="Times New Roman" w:hAnsi="Times New Roman"/>
          <w:color w:val="000000" w:themeColor="text1"/>
          <w:sz w:val="24"/>
          <w:szCs w:val="24"/>
          <w:lang w:val="en-US"/>
        </w:rPr>
        <w:t xml:space="preserve"> </w:t>
      </w:r>
      <w:r w:rsidR="009B509E">
        <w:rPr>
          <w:rFonts w:ascii="Times New Roman" w:hAnsi="Times New Roman"/>
          <w:color w:val="000000" w:themeColor="text1"/>
          <w:sz w:val="24"/>
          <w:szCs w:val="24"/>
          <w:lang w:val="en-US"/>
        </w:rPr>
        <w:t>of ICD from 1980</w:t>
      </w:r>
      <w:r>
        <w:rPr>
          <w:rFonts w:ascii="Times New Roman" w:hAnsi="Times New Roman"/>
          <w:color w:val="000000" w:themeColor="text1"/>
          <w:sz w:val="24"/>
          <w:szCs w:val="24"/>
          <w:lang w:val="en-US"/>
        </w:rPr>
        <w:t xml:space="preserve"> to 1</w:t>
      </w:r>
      <w:r w:rsidRPr="0046173B">
        <w:rPr>
          <w:rFonts w:ascii="Times New Roman" w:hAnsi="Times New Roman"/>
          <w:color w:val="000000" w:themeColor="text1"/>
          <w:sz w:val="24"/>
          <w:szCs w:val="24"/>
          <w:lang w:val="en-US"/>
        </w:rPr>
        <w:t xml:space="preserve">998 and </w:t>
      </w:r>
      <w:r>
        <w:rPr>
          <w:rFonts w:ascii="Times New Roman" w:hAnsi="Times New Roman"/>
          <w:color w:val="000000" w:themeColor="text1"/>
          <w:sz w:val="24"/>
          <w:szCs w:val="24"/>
          <w:lang w:val="en-US"/>
        </w:rPr>
        <w:t>10</w:t>
      </w:r>
      <w:r w:rsidRPr="003377A4">
        <w:rPr>
          <w:rFonts w:ascii="Times New Roman" w:hAnsi="Times New Roman"/>
          <w:color w:val="000000" w:themeColor="text1"/>
          <w:sz w:val="24"/>
          <w:szCs w:val="24"/>
          <w:vertAlign w:val="superscript"/>
          <w:lang w:val="en-US"/>
        </w:rPr>
        <w:t>th</w:t>
      </w:r>
      <w:r>
        <w:rPr>
          <w:rFonts w:ascii="Times New Roman" w:hAnsi="Times New Roman"/>
          <w:color w:val="000000" w:themeColor="text1"/>
          <w:sz w:val="24"/>
          <w:szCs w:val="24"/>
          <w:lang w:val="en-US"/>
        </w:rPr>
        <w:t xml:space="preserve"> revision</w:t>
      </w:r>
      <w:r w:rsidRPr="0046173B">
        <w:rPr>
          <w:rFonts w:ascii="Times New Roman" w:hAnsi="Times New Roman"/>
          <w:color w:val="000000" w:themeColor="text1"/>
          <w:sz w:val="24"/>
          <w:szCs w:val="24"/>
          <w:lang w:val="en-US"/>
        </w:rPr>
        <w:t xml:space="preserve"> </w:t>
      </w:r>
      <w:r>
        <w:rPr>
          <w:rFonts w:ascii="Times New Roman" w:hAnsi="Times New Roman"/>
          <w:color w:val="000000" w:themeColor="text1"/>
          <w:sz w:val="24"/>
          <w:szCs w:val="24"/>
          <w:lang w:val="en-US"/>
        </w:rPr>
        <w:t>of ICD thereafter).</w:t>
      </w:r>
    </w:p>
    <w:p w14:paraId="6E732CA1" w14:textId="77777777" w:rsidR="009C267E" w:rsidRPr="00C0501F" w:rsidRDefault="009C267E" w:rsidP="009C267E">
      <w:pPr>
        <w:spacing w:after="0" w:line="480" w:lineRule="auto"/>
        <w:jc w:val="both"/>
        <w:rPr>
          <w:rFonts w:ascii="Times New Roman" w:hAnsi="Times New Roman"/>
          <w:color w:val="000000" w:themeColor="text1"/>
          <w:sz w:val="24"/>
          <w:szCs w:val="24"/>
          <w:lang w:val="en-US"/>
        </w:rPr>
      </w:pPr>
    </w:p>
    <w:p w14:paraId="53840AB5" w14:textId="77777777" w:rsidR="009C267E" w:rsidRDefault="009C267E" w:rsidP="009C267E">
      <w:pPr>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 xml:space="preserve">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w:t>
      </w:r>
      <w:r w:rsidRPr="00C86A4C">
        <w:rPr>
          <w:rFonts w:ascii="Times New Roman" w:hAnsi="Times New Roman"/>
          <w:color w:val="000000" w:themeColor="text1"/>
          <w:sz w:val="24"/>
          <w:szCs w:val="24"/>
          <w:lang w:val="en-US"/>
        </w:rPr>
        <w:t>count by a factor that would make it equivalent to a 31-day month. For analysis of seasonality by cause of death, we mapped each ICD-9 and ICD-10 codes to the following four disease categories:</w:t>
      </w:r>
    </w:p>
    <w:p w14:paraId="0B9BA317" w14:textId="7356440D" w:rsidR="009C267E" w:rsidRPr="00C86A4C" w:rsidRDefault="009C267E" w:rsidP="009C267E">
      <w:pPr>
        <w:pStyle w:val="ListParagraph"/>
        <w:numPr>
          <w:ilvl w:val="0"/>
          <w:numId w:val="3"/>
        </w:numPr>
        <w:spacing w:after="0" w:line="480" w:lineRule="auto"/>
        <w:jc w:val="both"/>
        <w:rPr>
          <w:rFonts w:ascii="Times New Roman" w:hAnsi="Times New Roman"/>
          <w:color w:val="000000" w:themeColor="text1"/>
          <w:sz w:val="24"/>
          <w:szCs w:val="24"/>
          <w:lang w:val="en-US"/>
        </w:rPr>
      </w:pPr>
      <w:r w:rsidRPr="00C86A4C">
        <w:rPr>
          <w:rFonts w:ascii="Times New Roman" w:hAnsi="Times New Roman"/>
          <w:color w:val="000000" w:themeColor="text1"/>
          <w:sz w:val="24"/>
          <w:szCs w:val="24"/>
          <w:lang w:val="en-US"/>
        </w:rPr>
        <w:t>C</w:t>
      </w:r>
      <w:r w:rsidR="001C6F5C">
        <w:rPr>
          <w:rFonts w:ascii="Times New Roman" w:hAnsi="Times New Roman"/>
          <w:color w:val="000000" w:themeColor="text1"/>
          <w:sz w:val="24"/>
          <w:szCs w:val="24"/>
          <w:lang w:val="en-US"/>
        </w:rPr>
        <w:t>ancers: ICD-9 140.0 – 239.9</w:t>
      </w:r>
      <w:r w:rsidRPr="00C86A4C">
        <w:rPr>
          <w:rFonts w:ascii="Times New Roman" w:hAnsi="Times New Roman"/>
          <w:color w:val="000000" w:themeColor="text1"/>
          <w:sz w:val="24"/>
          <w:szCs w:val="24"/>
          <w:lang w:val="en-US"/>
        </w:rPr>
        <w:t xml:space="preserve"> and ICD-10 </w:t>
      </w:r>
      <w:r w:rsidR="001C6F5C">
        <w:rPr>
          <w:rFonts w:ascii="Times New Roman" w:hAnsi="Times New Roman"/>
          <w:color w:val="000000" w:themeColor="text1"/>
          <w:sz w:val="24"/>
          <w:szCs w:val="24"/>
          <w:lang w:val="en-US"/>
        </w:rPr>
        <w:t>C00 – D48</w:t>
      </w:r>
    </w:p>
    <w:p w14:paraId="6CCC5AF5" w14:textId="2A1D70DF" w:rsidR="009C267E" w:rsidRPr="00C86A4C" w:rsidRDefault="009C267E" w:rsidP="009C267E">
      <w:pPr>
        <w:pStyle w:val="ListParagraph"/>
        <w:numPr>
          <w:ilvl w:val="0"/>
          <w:numId w:val="3"/>
        </w:numPr>
        <w:spacing w:after="0" w:line="480" w:lineRule="auto"/>
        <w:jc w:val="both"/>
        <w:rPr>
          <w:rFonts w:ascii="Times New Roman" w:hAnsi="Times New Roman"/>
          <w:color w:val="000000" w:themeColor="text1"/>
          <w:sz w:val="24"/>
          <w:szCs w:val="24"/>
          <w:lang w:val="en-US"/>
        </w:rPr>
      </w:pPr>
      <w:r w:rsidRPr="00C86A4C">
        <w:rPr>
          <w:rFonts w:ascii="Times New Roman" w:hAnsi="Times New Roman"/>
          <w:color w:val="000000" w:themeColor="text1"/>
          <w:sz w:val="24"/>
          <w:szCs w:val="24"/>
          <w:lang w:val="en-US"/>
        </w:rPr>
        <w:t>Cardio</w:t>
      </w:r>
      <w:r>
        <w:rPr>
          <w:rFonts w:ascii="Times New Roman" w:hAnsi="Times New Roman"/>
          <w:color w:val="000000" w:themeColor="text1"/>
          <w:sz w:val="24"/>
          <w:szCs w:val="24"/>
          <w:lang w:val="en-US"/>
        </w:rPr>
        <w:t>respiratory</w:t>
      </w:r>
      <w:r w:rsidRPr="00C86A4C">
        <w:rPr>
          <w:rFonts w:ascii="Times New Roman" w:hAnsi="Times New Roman"/>
          <w:color w:val="000000" w:themeColor="text1"/>
          <w:sz w:val="24"/>
          <w:szCs w:val="24"/>
          <w:lang w:val="en-US"/>
        </w:rPr>
        <w:t xml:space="preserve"> diseases: ICD-9 </w:t>
      </w:r>
      <w:r w:rsidR="001C6F5C">
        <w:rPr>
          <w:rFonts w:ascii="Times New Roman" w:hAnsi="Times New Roman"/>
          <w:color w:val="000000" w:themeColor="text1"/>
          <w:sz w:val="24"/>
          <w:szCs w:val="24"/>
          <w:lang w:val="en-US"/>
        </w:rPr>
        <w:t>390.0 – 519.9</w:t>
      </w:r>
      <w:r w:rsidRPr="00C86A4C">
        <w:rPr>
          <w:rFonts w:ascii="Times New Roman" w:hAnsi="Times New Roman"/>
          <w:color w:val="000000" w:themeColor="text1"/>
          <w:sz w:val="24"/>
          <w:szCs w:val="24"/>
          <w:lang w:val="en-US"/>
        </w:rPr>
        <w:t xml:space="preserve"> and ICD-10 </w:t>
      </w:r>
      <w:r w:rsidR="001C6F5C">
        <w:rPr>
          <w:rFonts w:ascii="Times New Roman" w:hAnsi="Times New Roman"/>
          <w:color w:val="000000" w:themeColor="text1"/>
          <w:sz w:val="24"/>
          <w:szCs w:val="24"/>
          <w:lang w:val="en-US"/>
        </w:rPr>
        <w:t>I00 – J99</w:t>
      </w:r>
    </w:p>
    <w:p w14:paraId="76CA4C48" w14:textId="070CC176" w:rsidR="009C267E" w:rsidRPr="00C86A4C" w:rsidRDefault="009C267E" w:rsidP="009C267E">
      <w:pPr>
        <w:pStyle w:val="ListParagraph"/>
        <w:numPr>
          <w:ilvl w:val="0"/>
          <w:numId w:val="3"/>
        </w:numPr>
        <w:spacing w:after="0" w:line="480"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Injuries (external causes)</w:t>
      </w:r>
      <w:r w:rsidRPr="00C86A4C">
        <w:rPr>
          <w:rFonts w:ascii="Times New Roman" w:hAnsi="Times New Roman"/>
          <w:color w:val="000000" w:themeColor="text1"/>
          <w:sz w:val="24"/>
          <w:szCs w:val="24"/>
          <w:lang w:val="en-US"/>
        </w:rPr>
        <w:t xml:space="preserve">: ICD-9 </w:t>
      </w:r>
      <w:r w:rsidR="001C6F5C">
        <w:rPr>
          <w:rFonts w:ascii="Times New Roman" w:hAnsi="Times New Roman"/>
          <w:color w:val="000000" w:themeColor="text1"/>
          <w:sz w:val="24"/>
          <w:szCs w:val="24"/>
          <w:lang w:val="en-US"/>
        </w:rPr>
        <w:t xml:space="preserve">800 – 999.9 </w:t>
      </w:r>
      <w:r w:rsidRPr="00C86A4C">
        <w:rPr>
          <w:rFonts w:ascii="Times New Roman" w:hAnsi="Times New Roman"/>
          <w:color w:val="000000" w:themeColor="text1"/>
          <w:sz w:val="24"/>
          <w:szCs w:val="24"/>
          <w:lang w:val="en-US"/>
        </w:rPr>
        <w:t xml:space="preserve">and ICD-10 </w:t>
      </w:r>
      <w:r w:rsidR="00F53B44">
        <w:rPr>
          <w:rFonts w:ascii="Times New Roman" w:hAnsi="Times New Roman"/>
          <w:color w:val="000000" w:themeColor="text1"/>
          <w:sz w:val="24"/>
          <w:szCs w:val="24"/>
          <w:lang w:val="en-US"/>
        </w:rPr>
        <w:t>S00 – Z99</w:t>
      </w:r>
      <w:bookmarkStart w:id="7" w:name="_GoBack"/>
      <w:bookmarkEnd w:id="7"/>
      <w:del w:id="8" w:author="Robbie Parks" w:date="2018-01-19T09:38:00Z">
        <w:r w:rsidR="001C6F5C" w:rsidDel="00F53B44">
          <w:rPr>
            <w:rFonts w:ascii="Times New Roman" w:hAnsi="Times New Roman"/>
            <w:color w:val="000000" w:themeColor="text1"/>
            <w:sz w:val="24"/>
            <w:szCs w:val="24"/>
            <w:lang w:val="en-US"/>
          </w:rPr>
          <w:delText>STVWXYZ</w:delText>
        </w:r>
      </w:del>
    </w:p>
    <w:p w14:paraId="49DD59EC" w14:textId="28FA5220" w:rsidR="009C267E" w:rsidRPr="00C86A4C" w:rsidRDefault="009C267E" w:rsidP="009C267E">
      <w:pPr>
        <w:pStyle w:val="ListParagraph"/>
        <w:numPr>
          <w:ilvl w:val="0"/>
          <w:numId w:val="3"/>
        </w:numPr>
        <w:spacing w:after="0" w:line="480" w:lineRule="auto"/>
        <w:jc w:val="both"/>
        <w:rPr>
          <w:rFonts w:ascii="Times New Roman" w:hAnsi="Times New Roman"/>
          <w:color w:val="000000" w:themeColor="text1"/>
          <w:sz w:val="24"/>
          <w:szCs w:val="24"/>
          <w:lang w:val="en-US"/>
        </w:rPr>
      </w:pPr>
      <w:r w:rsidRPr="00C86A4C">
        <w:rPr>
          <w:rFonts w:ascii="Times New Roman" w:hAnsi="Times New Roman"/>
          <w:color w:val="000000" w:themeColor="text1"/>
          <w:sz w:val="24"/>
          <w:szCs w:val="24"/>
          <w:lang w:val="en-US"/>
        </w:rPr>
        <w:t xml:space="preserve">Other causes: </w:t>
      </w:r>
      <w:r w:rsidR="001C6F5C">
        <w:rPr>
          <w:rFonts w:ascii="Times New Roman" w:hAnsi="Times New Roman"/>
          <w:color w:val="000000" w:themeColor="text1"/>
          <w:sz w:val="24"/>
          <w:szCs w:val="24"/>
          <w:lang w:val="en-US"/>
        </w:rPr>
        <w:t>ICD-9 and ICD-10 codes not in the above three categories</w:t>
      </w:r>
    </w:p>
    <w:p w14:paraId="4BCF7EA3" w14:textId="77777777" w:rsidR="009C267E" w:rsidRDefault="009C267E" w:rsidP="009C267E">
      <w:pPr>
        <w:spacing w:after="0" w:line="480" w:lineRule="auto"/>
        <w:jc w:val="both"/>
        <w:rPr>
          <w:rFonts w:ascii="Times New Roman" w:hAnsi="Times New Roman"/>
          <w:color w:val="000000" w:themeColor="text1"/>
          <w:sz w:val="24"/>
          <w:szCs w:val="24"/>
          <w:lang w:val="en-US"/>
        </w:rPr>
      </w:pPr>
    </w:p>
    <w:p w14:paraId="723A0D20" w14:textId="2BACD29F" w:rsidR="009C267E" w:rsidRPr="00C0501F" w:rsidRDefault="009C267E" w:rsidP="009C267E">
      <w:pPr>
        <w:spacing w:after="0" w:line="480"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Cardiorespiratory disea</w:t>
      </w:r>
      <w:r w:rsidR="00070EF4">
        <w:rPr>
          <w:rFonts w:ascii="Times New Roman" w:hAnsi="Times New Roman"/>
          <w:color w:val="000000" w:themeColor="text1"/>
          <w:sz w:val="24"/>
          <w:szCs w:val="24"/>
          <w:lang w:val="en-US"/>
        </w:rPr>
        <w:t xml:space="preserve">ses and cancers accounted for 56.4% and </w:t>
      </w:r>
      <w:r w:rsidR="00F25917">
        <w:rPr>
          <w:rFonts w:ascii="Times New Roman" w:hAnsi="Times New Roman"/>
          <w:color w:val="000000" w:themeColor="text1"/>
          <w:sz w:val="24"/>
          <w:szCs w:val="24"/>
          <w:lang w:val="en-US"/>
        </w:rPr>
        <w:t>21.2</w:t>
      </w:r>
      <w:r>
        <w:rPr>
          <w:rFonts w:ascii="Times New Roman" w:hAnsi="Times New Roman"/>
          <w:color w:val="000000" w:themeColor="text1"/>
          <w:sz w:val="24"/>
          <w:szCs w:val="24"/>
          <w:lang w:val="en-US"/>
        </w:rPr>
        <w:t>% of all deaths i</w:t>
      </w:r>
      <w:r w:rsidR="009B509E">
        <w:rPr>
          <w:rFonts w:ascii="Times New Roman" w:hAnsi="Times New Roman"/>
          <w:color w:val="000000" w:themeColor="text1"/>
          <w:sz w:val="24"/>
          <w:szCs w:val="24"/>
          <w:lang w:val="en-US"/>
        </w:rPr>
        <w:t>n the USA, respectively, in 1980</w:t>
      </w:r>
      <w:r>
        <w:rPr>
          <w:rFonts w:ascii="Times New Roman" w:hAnsi="Times New Roman"/>
          <w:color w:val="000000" w:themeColor="text1"/>
          <w:sz w:val="24"/>
          <w:szCs w:val="24"/>
          <w:lang w:val="en-US"/>
        </w:rPr>
        <w:t xml:space="preserve">, and </w:t>
      </w:r>
      <w:r w:rsidR="00BE6766">
        <w:rPr>
          <w:rFonts w:ascii="Times New Roman" w:hAnsi="Times New Roman"/>
          <w:color w:val="000000" w:themeColor="text1"/>
          <w:sz w:val="24"/>
          <w:szCs w:val="24"/>
          <w:lang w:val="en-US"/>
        </w:rPr>
        <w:t>40.9</w:t>
      </w:r>
      <w:r>
        <w:rPr>
          <w:rFonts w:ascii="Times New Roman" w:hAnsi="Times New Roman"/>
          <w:color w:val="000000" w:themeColor="text1"/>
          <w:sz w:val="24"/>
          <w:szCs w:val="24"/>
          <w:lang w:val="en-US"/>
        </w:rPr>
        <w:t xml:space="preserve">% and </w:t>
      </w:r>
      <w:r w:rsidR="00BE6766">
        <w:rPr>
          <w:rFonts w:ascii="Times New Roman" w:hAnsi="Times New Roman"/>
          <w:color w:val="000000" w:themeColor="text1"/>
          <w:sz w:val="24"/>
          <w:szCs w:val="24"/>
          <w:lang w:val="en-US"/>
        </w:rPr>
        <w:t>23.5</w:t>
      </w:r>
      <w:r>
        <w:rPr>
          <w:rFonts w:ascii="Times New Roman" w:hAnsi="Times New Roman"/>
          <w:color w:val="000000" w:themeColor="text1"/>
          <w:sz w:val="24"/>
          <w:szCs w:val="24"/>
          <w:lang w:val="en-US"/>
        </w:rPr>
        <w:t>%, respectively, in 2013</w:t>
      </w:r>
      <w:r w:rsidR="001C6F5C">
        <w:rPr>
          <w:rFonts w:ascii="Times New Roman" w:hAnsi="Times New Roman"/>
          <w:color w:val="000000" w:themeColor="text1"/>
          <w:sz w:val="24"/>
          <w:szCs w:val="24"/>
          <w:lang w:val="en-US"/>
        </w:rPr>
        <w:t>; deaths from cardiorespiratory</w:t>
      </w:r>
      <w:r>
        <w:rPr>
          <w:rFonts w:ascii="Times New Roman" w:hAnsi="Times New Roman"/>
          <w:color w:val="000000" w:themeColor="text1"/>
          <w:sz w:val="24"/>
          <w:szCs w:val="24"/>
          <w:lang w:val="en-US"/>
        </w:rPr>
        <w:t xml:space="preserve"> diseases have been associated with </w:t>
      </w:r>
      <w:r w:rsidR="00987583">
        <w:rPr>
          <w:rFonts w:ascii="Times New Roman" w:hAnsi="Times New Roman"/>
          <w:color w:val="000000" w:themeColor="text1"/>
          <w:sz w:val="24"/>
          <w:szCs w:val="24"/>
          <w:lang w:val="en-US"/>
        </w:rPr>
        <w:t xml:space="preserve">anomalous </w:t>
      </w:r>
      <w:r>
        <w:rPr>
          <w:rFonts w:ascii="Times New Roman" w:hAnsi="Times New Roman"/>
          <w:color w:val="000000" w:themeColor="text1"/>
          <w:sz w:val="24"/>
          <w:szCs w:val="24"/>
          <w:lang w:val="en-US"/>
        </w:rPr>
        <w:t>cold and warm temperatures.</w:t>
      </w:r>
      <w:r w:rsidR="00CA6179">
        <w:rPr>
          <w:rFonts w:ascii="Times New Roman" w:hAnsi="Times New Roman"/>
          <w:color w:val="000000" w:themeColor="text1"/>
          <w:sz w:val="24"/>
          <w:szCs w:val="24"/>
          <w:lang w:val="en-US"/>
        </w:rPr>
        <w:fldChar w:fldCharType="begin" w:fldLock="1"/>
      </w:r>
      <w:r w:rsidR="00EE7E4F">
        <w:rPr>
          <w:rFonts w:ascii="Times New Roman" w:hAnsi="Times New Roman"/>
          <w:color w:val="000000" w:themeColor="text1"/>
          <w:sz w:val="24"/>
          <w:szCs w:val="24"/>
          <w:lang w:val="en-US"/>
        </w:rPr>
        <w:instrText>ADDIN CSL_CITATION { "citationItems" : [ { "id" : "ITEM-1", "itemData" : { "DOI" : "10.1038/nclimate2123", "ISBN" : "1758-678X 1758-6798", "ISSN" : "17586798", "abstract" : "Warm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temperature1\u20134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\u25e6 C warmer temperature, compared with virtually no effect in the most resilient districts, which were in the far north. A 2 \u25e6 C warmer summer may result in 1,552 (95% credible interval 1,307\u20131,762)additional deaths,aboutone-half of which would occur in 95 districts. The findings enable risk and adaptation analyses to incorporate local vulnerability to warm temperature and to quantify inequality in its effects. Events", "author" : [ { "dropping-particle" : "", "family" : "Bennett", "given" : "James E.", "non-dropping-particle" : "", "parse-names" : false, "suffix" : "" }, { "dropping-particle" : "", "family" : "Blangiardo", "given" : "Marta", "non-dropping-particle" : "", "parse-names" : false, "suffix" : "" }, { "dropping-particle" : "", "family" : "Fecht", "given" : "Daniela", "non-dropping-particle" : "", "parse-names" : false, "suffix" : "" }, { "dropping-particle" : "", "family" : "Elliott", "given" : "Paul", "non-dropping-particle" : "", "parse-names" : false, "suffix" : "" }, { "dropping-particle" : "", "family" : "Ezzati", "given" : "Majid", "non-dropping-particle" : "", "parse-names" : false, "suffix" : "" } ], "container-title" : "Nature Climate Change", "id" : "ITEM-1", "issue" : "4", "issued" : { "date-parts" : [ [ "2014" ] ] }, "page" : "269-273", "title" : "Vulnerability to the mortality effects of warm temperature in the districts of England and Wales", "type" : "article-journal", "volume" : "4" }, "uris" : [ "http://www.mendeley.com/documents/?uuid=5f34f7af-83b0-4896-a914-0daa32211ebb" ] }, { "id" : "ITEM-2", "itemData" : { "DOI" : "10.1093/epirev/mxf007", "ISBN" : "0193-936X", "ISSN" : "0193936X", "PMID" : "12762092", "abstract" : "%Z %+ %^", "author" : [ { "dropping-particle" : "", "family" : "Basu", "given" : "Rupa", "non-dropping-particle" : "", "parse-names" : false, "suffix" : "" }, { "dropping-particle" : "", "family" : "Samet", "given" : "Jonathan M.", "non-dropping-particle" : "", "parse-names" : false, "suffix" : "" } ], "container-title" : "Epidemiologic Reviews", "id" : "ITEM-2", "issue" : "2", "issued" : { "date-parts" : [ [ "2002" ] ] }, "page" : "190-202", "title" : "Relation between elevated ambient temperature and mortality: A review of the epidemiologic evidence", "type" : "article", "volume" : "24" }, "uris" : [ "http://www.mendeley.com/documents/?uuid=8c8cd126-6856-41d0-9232-6508902ee696" ] }, { "id" : "ITEM-3", "itemData" : { "DOI" : "10.1289/ehp.02110859", "ISBN" : "0091-6765 (Print)\\r0091-6765 (Linking)", "ISSN" : "00916765", "PMID" : "12204818", "abstract" : "We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 "author" : [ { "dropping-particle" : "", "family" : "Braga", "given" : "Alf\u00e9sio L.F.", "non-dropping-particle" : "", "parse-names" : false, "suffix" : "" }, { "dropping-particle" : "", "family" : "Zanobetti", "given" : "Antonella", "non-dropping-particle" : "", "parse-names" : false, "suffix" : "" }, { "dropping-particle" : "", "family" : "Schwartz", "given" : "Joel", "non-dropping-particle" : "", "parse-names" : false, "suffix" : "" } ], "container-title" : "Environmental Health Perspectives", "id" : "ITEM-3", "issue" : "9", "issued" : { "date-parts" : [ [ "2002" ] ] }, "page" : "859-863", "title" : "The effect of weather on respiratory and cardiovascular deaths in 12 U.S. cities", "type" : "article-journal", "volume" : "110" }, "uris" : [ "http://www.mendeley.com/documents/?uuid=3e710881-527a-42d3-bc7e-34c21f9cc47e" ] } ], "mendeley" : { "formattedCitation" : "&lt;sup&gt;19\u201321&lt;/sup&gt;", "plainTextFormattedCitation" : "19\u201321", "previouslyFormattedCitation" : "&lt;sup&gt;19\u201321&lt;/sup&gt;" }, "properties" : {  }, "schema" : "https://github.com/citation-style-language/schema/raw/master/csl-citation.json" }</w:instrText>
      </w:r>
      <w:r w:rsidR="00CA6179">
        <w:rPr>
          <w:rFonts w:ascii="Times New Roman" w:hAnsi="Times New Roman"/>
          <w:color w:val="000000" w:themeColor="text1"/>
          <w:sz w:val="24"/>
          <w:szCs w:val="24"/>
          <w:lang w:val="en-US"/>
        </w:rPr>
        <w:fldChar w:fldCharType="separate"/>
      </w:r>
      <w:r w:rsidR="00EE7E4F" w:rsidRPr="00EE7E4F">
        <w:rPr>
          <w:rFonts w:ascii="Times New Roman" w:hAnsi="Times New Roman"/>
          <w:noProof/>
          <w:color w:val="000000" w:themeColor="text1"/>
          <w:sz w:val="24"/>
          <w:szCs w:val="24"/>
          <w:vertAlign w:val="superscript"/>
          <w:lang w:val="en-US"/>
        </w:rPr>
        <w:t>19–21</w:t>
      </w:r>
      <w:r w:rsidR="00CA6179">
        <w:rPr>
          <w:rFonts w:ascii="Times New Roman" w:hAnsi="Times New Roman"/>
          <w:color w:val="000000" w:themeColor="text1"/>
          <w:sz w:val="24"/>
          <w:szCs w:val="24"/>
          <w:lang w:val="en-US"/>
        </w:rPr>
        <w:fldChar w:fldCharType="end"/>
      </w:r>
      <w:ins w:id="9" w:author="Robbie Parks" w:date="2018-01-17T17:45:00Z">
        <w:r w:rsidR="003572E4">
          <w:rPr>
            <w:rFonts w:ascii="Times New Roman" w:hAnsi="Times New Roman"/>
            <w:color w:val="000000" w:themeColor="text1"/>
            <w:sz w:val="24"/>
            <w:szCs w:val="24"/>
            <w:lang w:val="en-US"/>
          </w:rPr>
          <w:t xml:space="preserve"> Seasonality of cancer incidence and prognosis has been studied,</w:t>
        </w:r>
      </w:ins>
      <w:ins w:id="10" w:author="Robbie Parks" w:date="2018-01-17T17:46:00Z">
        <w:r w:rsidR="003572E4">
          <w:rPr>
            <w:rFonts w:ascii="Times New Roman" w:hAnsi="Times New Roman"/>
            <w:color w:val="000000" w:themeColor="text1"/>
            <w:sz w:val="24"/>
            <w:szCs w:val="24"/>
            <w:lang w:val="en-US"/>
          </w:rPr>
          <w:t xml:space="preserve"> while </w:t>
        </w:r>
      </w:ins>
      <w:ins w:id="11" w:author="Robbie Parks" w:date="2018-01-17T17:49:00Z">
        <w:r w:rsidR="00763760">
          <w:rPr>
            <w:rFonts w:ascii="Times New Roman" w:hAnsi="Times New Roman"/>
            <w:color w:val="000000" w:themeColor="text1"/>
            <w:sz w:val="24"/>
            <w:szCs w:val="24"/>
            <w:lang w:val="en-US"/>
          </w:rPr>
          <w:t xml:space="preserve">no </w:t>
        </w:r>
        <w:r w:rsidR="00763760">
          <w:rPr>
            <w:rFonts w:ascii="Times New Roman" w:hAnsi="Times New Roman"/>
            <w:color w:val="000000" w:themeColor="text1"/>
            <w:sz w:val="24"/>
            <w:szCs w:val="24"/>
            <w:lang w:val="en-US"/>
          </w:rPr>
          <w:lastRenderedPageBreak/>
          <w:t>association</w:t>
        </w:r>
      </w:ins>
      <w:ins w:id="12" w:author="Robbie Parks" w:date="2018-01-17T23:07:00Z">
        <w:r w:rsidR="0059341A">
          <w:rPr>
            <w:rFonts w:ascii="Times New Roman" w:hAnsi="Times New Roman"/>
            <w:color w:val="000000" w:themeColor="text1"/>
            <w:sz w:val="24"/>
            <w:szCs w:val="24"/>
            <w:lang w:val="en-US"/>
          </w:rPr>
          <w:t>s between cancer mortality and</w:t>
        </w:r>
      </w:ins>
      <w:ins w:id="13" w:author="Robbie Parks" w:date="2018-01-17T17:49:00Z">
        <w:r w:rsidR="00763760">
          <w:rPr>
            <w:rFonts w:ascii="Times New Roman" w:hAnsi="Times New Roman"/>
            <w:color w:val="000000" w:themeColor="text1"/>
            <w:sz w:val="24"/>
            <w:szCs w:val="24"/>
            <w:lang w:val="en-US"/>
          </w:rPr>
          <w:t xml:space="preserve"> anomalous cold and w</w:t>
        </w:r>
        <w:r w:rsidR="0059341A">
          <w:rPr>
            <w:rFonts w:ascii="Times New Roman" w:hAnsi="Times New Roman"/>
            <w:color w:val="000000" w:themeColor="text1"/>
            <w:sz w:val="24"/>
            <w:szCs w:val="24"/>
            <w:lang w:val="en-US"/>
          </w:rPr>
          <w:t xml:space="preserve">arm temperatures have been </w:t>
        </w:r>
        <w:proofErr w:type="gramStart"/>
        <w:r w:rsidR="0059341A">
          <w:rPr>
            <w:rFonts w:ascii="Times New Roman" w:hAnsi="Times New Roman"/>
            <w:color w:val="000000" w:themeColor="text1"/>
            <w:sz w:val="24"/>
            <w:szCs w:val="24"/>
            <w:lang w:val="en-US"/>
          </w:rPr>
          <w:t>noted</w:t>
        </w:r>
        <w:r w:rsidR="00763760">
          <w:rPr>
            <w:rFonts w:ascii="Times New Roman" w:hAnsi="Times New Roman"/>
            <w:color w:val="000000" w:themeColor="text1"/>
            <w:sz w:val="24"/>
            <w:szCs w:val="24"/>
            <w:lang w:val="en-US"/>
          </w:rPr>
          <w:t>.[</w:t>
        </w:r>
        <w:proofErr w:type="gramEnd"/>
        <w:r w:rsidR="00763760">
          <w:rPr>
            <w:rFonts w:ascii="Times New Roman" w:hAnsi="Times New Roman"/>
            <w:color w:val="000000" w:themeColor="text1"/>
            <w:sz w:val="24"/>
            <w:szCs w:val="24"/>
            <w:lang w:val="en-US"/>
          </w:rPr>
          <w:t>ref]</w:t>
        </w:r>
      </w:ins>
      <w:ins w:id="14" w:author="Robbie Parks" w:date="2018-01-17T17:45:00Z">
        <w:r w:rsidR="003572E4">
          <w:rPr>
            <w:rFonts w:ascii="Times New Roman" w:hAnsi="Times New Roman"/>
            <w:color w:val="000000" w:themeColor="text1"/>
            <w:sz w:val="24"/>
            <w:szCs w:val="24"/>
            <w:lang w:val="en-US"/>
          </w:rPr>
          <w:t xml:space="preserve"> Injuries</w:t>
        </w:r>
      </w:ins>
      <w:r>
        <w:rPr>
          <w:rFonts w:ascii="Times New Roman" w:hAnsi="Times New Roman"/>
          <w:color w:val="000000" w:themeColor="text1"/>
          <w:sz w:val="24"/>
          <w:szCs w:val="24"/>
          <w:lang w:val="en-US"/>
        </w:rPr>
        <w:t xml:space="preserve">, which accounted for </w:t>
      </w:r>
      <w:r w:rsidR="00A77996">
        <w:rPr>
          <w:rFonts w:ascii="Times New Roman" w:hAnsi="Times New Roman"/>
          <w:color w:val="000000" w:themeColor="text1"/>
          <w:sz w:val="24"/>
          <w:szCs w:val="24"/>
          <w:lang w:val="en-US"/>
        </w:rPr>
        <w:t>8</w:t>
      </w:r>
      <w:r>
        <w:rPr>
          <w:rFonts w:ascii="Times New Roman" w:hAnsi="Times New Roman"/>
          <w:color w:val="000000" w:themeColor="text1"/>
          <w:sz w:val="24"/>
          <w:szCs w:val="24"/>
          <w:lang w:val="en-US"/>
        </w:rPr>
        <w:t xml:space="preserve">% </w:t>
      </w:r>
      <w:r w:rsidR="009B509E">
        <w:rPr>
          <w:rFonts w:ascii="Times New Roman" w:hAnsi="Times New Roman"/>
          <w:color w:val="000000" w:themeColor="text1"/>
          <w:sz w:val="24"/>
          <w:szCs w:val="24"/>
          <w:lang w:val="en-US"/>
        </w:rPr>
        <w:t>of all deaths in the USA in 1980</w:t>
      </w:r>
      <w:r>
        <w:rPr>
          <w:rFonts w:ascii="Times New Roman" w:hAnsi="Times New Roman"/>
          <w:color w:val="000000" w:themeColor="text1"/>
          <w:sz w:val="24"/>
          <w:szCs w:val="24"/>
          <w:lang w:val="en-US"/>
        </w:rPr>
        <w:t xml:space="preserve"> and </w:t>
      </w:r>
      <w:r w:rsidR="00987583">
        <w:rPr>
          <w:rFonts w:ascii="Times New Roman" w:hAnsi="Times New Roman"/>
          <w:color w:val="000000" w:themeColor="text1"/>
          <w:sz w:val="24"/>
          <w:szCs w:val="24"/>
          <w:lang w:val="en-US"/>
        </w:rPr>
        <w:t>7.5</w:t>
      </w:r>
      <w:r>
        <w:rPr>
          <w:rFonts w:ascii="Times New Roman" w:hAnsi="Times New Roman"/>
          <w:color w:val="000000" w:themeColor="text1"/>
          <w:sz w:val="24"/>
          <w:szCs w:val="24"/>
          <w:lang w:val="en-US"/>
        </w:rPr>
        <w:t>% in 2013, may have seasonality that is distinct from so-called natural causes. We did not further divide other causes because the number of deaths could become very small when divided by age group, sex and climate region.</w:t>
      </w:r>
    </w:p>
    <w:p w14:paraId="381683A1" w14:textId="77777777" w:rsidR="009C267E" w:rsidRPr="00C0501F" w:rsidRDefault="009C267E" w:rsidP="009C267E">
      <w:pPr>
        <w:spacing w:after="0" w:line="480" w:lineRule="auto"/>
        <w:jc w:val="both"/>
        <w:rPr>
          <w:rFonts w:ascii="Times New Roman" w:hAnsi="Times New Roman"/>
          <w:color w:val="000000" w:themeColor="text1"/>
          <w:sz w:val="24"/>
          <w:szCs w:val="24"/>
          <w:lang w:val="en-US"/>
        </w:rPr>
      </w:pPr>
    </w:p>
    <w:p w14:paraId="52C48CD5" w14:textId="7F70F49E" w:rsidR="009C267E" w:rsidRPr="00C0501F" w:rsidRDefault="009C267E" w:rsidP="009C267E">
      <w:pPr>
        <w:spacing w:after="0" w:line="480" w:lineRule="auto"/>
        <w:jc w:val="both"/>
        <w:outlineLvl w:val="0"/>
        <w:rPr>
          <w:rFonts w:ascii="Times New Roman" w:hAnsi="Times New Roman"/>
          <w:sz w:val="24"/>
          <w:szCs w:val="24"/>
          <w:lang w:val="en-US"/>
        </w:rPr>
      </w:pPr>
      <w:r w:rsidRPr="00C0501F">
        <w:rPr>
          <w:rFonts w:ascii="Times New Roman" w:hAnsi="Times New Roman"/>
          <w:sz w:val="24"/>
          <w:szCs w:val="24"/>
          <w:lang w:val="en-US"/>
        </w:rPr>
        <w:t>We obtained data on temperature from ERA-Interim, which combines predictions from a physical model with ground-based and satellite measurements.</w:t>
      </w:r>
      <w:r w:rsidR="0053029A">
        <w:rPr>
          <w:rFonts w:ascii="Times New Roman" w:hAnsi="Times New Roman"/>
          <w:sz w:val="24"/>
          <w:szCs w:val="24"/>
          <w:lang w:val="en-US"/>
        </w:rPr>
        <w:fldChar w:fldCharType="begin" w:fldLock="1"/>
      </w:r>
      <w:r w:rsidR="00EE7E4F">
        <w:rPr>
          <w:rFonts w:ascii="Times New Roman" w:hAnsi="Times New Roman"/>
          <w:sz w:val="24"/>
          <w:szCs w:val="24"/>
          <w:lang w:val="en-US"/>
        </w:rPr>
        <w:instrText>ADDIN CSL_CITATION { "citationItems" : [ { "id" : "ITEM-1", "itemData" : { "DOI" : "10.1002/qj.828", "ISSN" : "0035-9009", "author" : [ { "dropping-particle" : "", "family" : "Dee", "given" : "D P", "non-dropping-particle" : "", "parse-names" : false, "suffix" : "" }, { "dropping-particle" : "", "family" : "Uppala", "given" : "S M", "non-dropping-particle" : "", "parse-names" : false, "suffix" : "" }, { "dropping-particle" : "", "family" : "Simmons", "given" : "A J", "non-dropping-particle" : "", "parse-names" : false, "suffix" : "" }, { "dropping-particle" : "", "family" : "Berrisford", "given" : "P", "non-dropping-particle" : "", "parse-names" : false, "suffix" : "" }, { "dropping-particle" : "", "family" : "Poli", "given" : "P", "non-dropping-particle" : "", "parse-names" : false, "suffix" : "" }, { "dropping-particle" : "", "family" : "Kobayashi", "given" : "S", "non-dropping-particle" : "", "parse-names" : false, "suffix" : "" }, { "dropping-particle" : "", "family" : "Andrae", "given" : "U", "non-dropping-particle" : "", "parse-names" : false, "suffix" : "" }, { "dropping-particle" : "", "family" : "Balmaseda", "given" : "M A", "non-dropping-particle" : "", "parse-names" : false, "suffix" : "" }, { "dropping-particle" : "", "family" : "Balsamo", "given" : "G", "non-dropping-particle" : "", "parse-names" : false, "suffix" : "" }, { "dropping-particle" : "", "family" : "Bauer", "given" : "P", "non-dropping-particle" : "", "parse-names" : false, "suffix" : "" }, { "dropping-particle" : "", "family" : "Bechtold", "given" : "P", "non-dropping-particle" : "", "parse-names" : false, "suffix" : "" }, { "dropping-particle" : "", "family" : "Beljaars", "given" : "A C M", "non-dropping-particle" : "", "parse-names" : false, "suffix" : "" }, { "dropping-particle" : "", "family" : "Berg", "given" : "L", "non-dropping-particle" : "van de", "parse-names" : false, "suffix" : "" }, { "dropping-particle" : "", "family" : "Bidlot", "given" : "J", "non-dropping-particle" : "", "parse-names" : false, "suffix" : "" }, { "dropping-particle" : "", "family" : "Bormann", "given" : "N", "non-dropping-particle" : "", "parse-names" : false, "suffix" : "" }, { "dropping-particle" : "", "family" : "Delsol", "given" : "C", "non-dropping-particle" : "", "parse-names" : false, "suffix" : "" }, { "dropping-particle" : "", "family" : "Dragani", "given" : "R", "non-dropping-particle" : "", "parse-names" : false, "suffix" : "" }, { "dropping-particle" : "", "family" : "Fuentes", "given" : "M", "non-dropping-particle" : "", "parse-names" : false, "suffix" : "" }, { "dropping-particle" : "", "family" : "Geer", "given" : "A J", "non-dropping-particle" : "", "parse-names" : false, "suffix" : "" }, { "dropping-particle" : "", "family" : "Haimberger", "given" : "L", "non-dropping-particle" : "", "parse-names" : false, "suffix" : "" }, { "dropping-particle" : "", "family" : "Healy", "given" : "S B", "non-dropping-particle" : "", "parse-names" : false, "suffix" : "" }, { "dropping-particle" : "", "family" : "Hersbach", "given" : "H", "non-dropping-particle" : "", "parse-names" : false, "suffix" : "" }, { "dropping-particle" : "V", "family" : "Holm", "given" : "E", "non-dropping-particle" : "", "parse-names" : false, "suffix" : "" }, { "dropping-particle" : "", "family" : "Isaksen", "given" : "L", "non-dropping-particle" : "", "parse-names" : false, "suffix" : "" }, { "dropping-particle" : "", "family" : "Kallberg", "given" : "P", "non-dropping-particle" : "", "parse-names" : false, "suffix" : "" }, { "dropping-particle" : "", "family" : "Koehler", "given" : "M", "non-dropping-particle" : "", "parse-names" : false, "suffix" : "" }, { "dropping-particle" : "", "family" : "Matricardi", "given" : "M", "non-dropping-particle" : "", "parse-names" : false, "suffix" : "" }, { "dropping-particle" : "", "family" : "McNally", "given" : "A P", "non-dropping-particle" : "", "parse-names" : false, "suffix" : "" }, { "dropping-particle" : "", "family" : "Monge-Sanz", "given" : "B M", "non-dropping-particle" : "", "parse-names" : false, "suffix" : "" }, { "dropping-particle" : "", "family" : "Morcrette", "given" : "J J", "non-dropping-particle" : "", "parse-names" : false, "suffix" : "" }, { "dropping-particle" : "", "family" : "Park", "given" : "B K", "non-dropping-particle" : "", "parse-names" : false, "suffix" : "" }, { "dropping-particle" : "", "family" : "Peubey", "given" : "C", "non-dropping-particle" : "", "parse-names" : false, "suffix" : "" }, { "dropping-particle" : "", "family" : "Rosnay", "given" : "P", "non-dropping-particle" : "de", "parse-names" : false, "suffix" : "" }, { "dropping-particle" : "", "family" : "Tavolato", "given" : "C", "non-dropping-particle" : "", "parse-names" : false, "suffix" : "" }, { "dropping-particle" : "", "family" : "Thepaut", "given" : "J N", "non-dropping-particle" : "", "parse-names" : false, "suffix" : "" }, { "dropping-particle" : "", "family" : "Vitart", "given" : "F", "non-dropping-particle" : "", "parse-names" : false, "suffix" : "" } ], "container-title" : "Quarterly Journal of the Royal Meteorological Society", "id" : "ITEM-1", "issue" : "656", "issued" : { "date-parts" : [ [ "2011" ] ] }, "note" : "Balsamo, Gianpaolo/I-3362-2013; de Rosnay, Patricia/M-8203-2013; Vuichard, Nicolas/A-6629-2011\nBalsamo, Gianpaolo/0000-0002-1745-3634; de Rosnay, Patricia/0000-0002-7374-3820;\nA\n3929", "page" : "553-597", "title" : "The ERA-Interim reanalysis: configuration and performance of the data assimilation system", "type" : "article-journal", "volume" : "137" }, "uris" : [ "http://www.mendeley.com/documents/?uuid=68d977a8-9daf-4912-825a-6764f476448a" ] } ], "mendeley" : { "formattedCitation" : "&lt;sup&gt;22&lt;/sup&gt;", "plainTextFormattedCitation" : "22", "previouslyFormattedCitation" : "&lt;sup&gt;22&lt;/sup&gt;" }, "properties" : {  }, "schema" : "https://github.com/citation-style-language/schema/raw/master/csl-citation.json" }</w:instrText>
      </w:r>
      <w:r w:rsidR="0053029A">
        <w:rPr>
          <w:rFonts w:ascii="Times New Roman" w:hAnsi="Times New Roman"/>
          <w:sz w:val="24"/>
          <w:szCs w:val="24"/>
          <w:lang w:val="en-US"/>
        </w:rPr>
        <w:fldChar w:fldCharType="separate"/>
      </w:r>
      <w:r w:rsidR="00EE7E4F" w:rsidRPr="00EE7E4F">
        <w:rPr>
          <w:rFonts w:ascii="Times New Roman" w:hAnsi="Times New Roman"/>
          <w:noProof/>
          <w:sz w:val="24"/>
          <w:szCs w:val="24"/>
          <w:vertAlign w:val="superscript"/>
          <w:lang w:val="en-US"/>
        </w:rPr>
        <w:t>22</w:t>
      </w:r>
      <w:r w:rsidR="0053029A">
        <w:rPr>
          <w:rFonts w:ascii="Times New Roman" w:hAnsi="Times New Roman"/>
          <w:sz w:val="24"/>
          <w:szCs w:val="24"/>
          <w:lang w:val="en-US"/>
        </w:rPr>
        <w:fldChar w:fldCharType="end"/>
      </w:r>
      <w:r w:rsidRPr="00C0501F">
        <w:rPr>
          <w:rFonts w:ascii="Times New Roman" w:hAnsi="Times New Roman"/>
          <w:sz w:val="24"/>
          <w:szCs w:val="24"/>
          <w:lang w:val="en-US"/>
        </w:rPr>
        <w:t xml:space="preserve"> We used gridded four-times-daily estimates at a resolution of 80km to generate monthly population-weighted temperature by climate region throughout the analysis period.</w:t>
      </w:r>
    </w:p>
    <w:p w14:paraId="595B9CF2" w14:textId="77777777" w:rsidR="009C267E" w:rsidRPr="00C0501F" w:rsidRDefault="009C267E" w:rsidP="009C267E">
      <w:pPr>
        <w:spacing w:after="0" w:line="480" w:lineRule="auto"/>
        <w:jc w:val="both"/>
        <w:rPr>
          <w:rFonts w:ascii="Times New Roman" w:hAnsi="Times New Roman"/>
          <w:color w:val="000000" w:themeColor="text1"/>
          <w:sz w:val="24"/>
          <w:szCs w:val="24"/>
          <w:lang w:val="en-US"/>
        </w:rPr>
      </w:pPr>
    </w:p>
    <w:p w14:paraId="2AA0DA64" w14:textId="77777777" w:rsidR="009C267E" w:rsidRPr="00C0501F" w:rsidRDefault="009C267E" w:rsidP="009C267E">
      <w:pPr>
        <w:spacing w:after="0" w:line="480" w:lineRule="auto"/>
        <w:jc w:val="both"/>
        <w:outlineLvl w:val="0"/>
        <w:rPr>
          <w:rFonts w:ascii="Times New Roman" w:hAnsi="Times New Roman"/>
          <w:i/>
          <w:color w:val="000000" w:themeColor="text1"/>
          <w:sz w:val="24"/>
          <w:szCs w:val="24"/>
          <w:lang w:val="en-US"/>
        </w:rPr>
      </w:pPr>
      <w:commentRangeStart w:id="15"/>
      <w:r w:rsidRPr="00C0501F">
        <w:rPr>
          <w:rFonts w:ascii="Times New Roman" w:hAnsi="Times New Roman"/>
          <w:i/>
          <w:color w:val="000000" w:themeColor="text1"/>
          <w:sz w:val="24"/>
          <w:szCs w:val="24"/>
          <w:lang w:val="en-US"/>
        </w:rPr>
        <w:t>Statistical methods</w:t>
      </w:r>
      <w:commentRangeEnd w:id="15"/>
      <w:r w:rsidR="006E70EA">
        <w:rPr>
          <w:rStyle w:val="CommentReference"/>
          <w:rFonts w:asciiTheme="minorHAnsi" w:eastAsiaTheme="minorHAnsi" w:hAnsiTheme="minorHAnsi" w:cstheme="minorBidi"/>
        </w:rPr>
        <w:commentReference w:id="15"/>
      </w:r>
    </w:p>
    <w:p w14:paraId="77E6E612" w14:textId="39D59061" w:rsidR="009C267E" w:rsidRPr="00C0501F" w:rsidRDefault="009C267E" w:rsidP="009C267E">
      <w:pPr>
        <w:widowControl w:val="0"/>
        <w:autoSpaceDE w:val="0"/>
        <w:autoSpaceDN w:val="0"/>
        <w:adjustRightInd w:val="0"/>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 xml:space="preserve">We used wavelet analysis to investigate seasonality, both nationally and sub-nationally, for each age-sex group. Wavelet analysis uncovers the presence, and frequency, of repeated maxima and minima in each age-sex-specific death rate time series. In brief, a </w:t>
      </w:r>
      <w:proofErr w:type="spellStart"/>
      <w:r w:rsidRPr="00C0501F">
        <w:rPr>
          <w:rFonts w:ascii="Times New Roman" w:hAnsi="Times New Roman"/>
          <w:color w:val="000000" w:themeColor="text1"/>
          <w:sz w:val="24"/>
          <w:szCs w:val="24"/>
          <w:lang w:val="en-US"/>
        </w:rPr>
        <w:t>Morlet</w:t>
      </w:r>
      <w:proofErr w:type="spellEnd"/>
      <w:r w:rsidRPr="00C0501F">
        <w:rPr>
          <w:rFonts w:ascii="Times New Roman" w:hAnsi="Times New Roman"/>
          <w:color w:val="000000" w:themeColor="text1"/>
          <w:sz w:val="24"/>
          <w:szCs w:val="24"/>
          <w:lang w:val="en-US"/>
        </w:rPr>
        <w:t xml:space="preserve"> wavelet, described in detail elsewhere,</w:t>
      </w:r>
      <w:r w:rsidR="0053029A">
        <w:rPr>
          <w:rFonts w:ascii="Times New Roman" w:hAnsi="Times New Roman"/>
          <w:color w:val="000000" w:themeColor="text1"/>
          <w:sz w:val="24"/>
          <w:szCs w:val="24"/>
          <w:lang w:val="en-US"/>
        </w:rPr>
        <w:fldChar w:fldCharType="begin" w:fldLock="1"/>
      </w:r>
      <w:r w:rsidR="00EE7E4F">
        <w:rPr>
          <w:rFonts w:ascii="Times New Roman" w:hAnsi="Times New Roman"/>
          <w:color w:val="000000" w:themeColor="text1"/>
          <w:sz w:val="24"/>
          <w:szCs w:val="24"/>
          <w:lang w:val="en-US"/>
        </w:rPr>
        <w:instrText>ADDIN CSL_CITATION { "citationItems" : [ { "id" : "ITEM-1", "itemData" : { "DOI" : "10.1007/s00442-008-0993-2", "ISBN" : "0029-8549", "ISSN" : "00298549", "PMID" : "18322705", "abstract" : "Wavelet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 "author" : [ { "dropping-particle" : "", "family" : "Cazelles", "given" : "Bernard", "non-dropping-particle" : "", "parse-names" : false, "suffix" : "" }, { "dropping-particle" : "", "family" : "Chavez", "given" : "Mario", "non-dropping-particle" : "", "parse-names" : false, "suffix" : "" }, { "dropping-particle" : "", "family" : "Berteaux", "given" : "Dominique", "non-dropping-particle" : "", "parse-names" : false, "suffix" : "" }, { "dropping-particle" : "", "family" : "M\u00e9nard", "given" : "Fr\u00e9d\u00e9ric", "non-dropping-particle" : "", "parse-names" : false, "suffix" : "" }, { "dropping-particle" : "", "family" : "Vik", "given" : "Jon Olav", "non-dropping-particle" : "", "parse-names" : false, "suffix" : "" }, { "dropping-particle" : "", "family" : "Jenouvrier", "given" : "St\u00e9phanie", "non-dropping-particle" : "", "parse-names" : false, "suffix" : "" }, { "dropping-particle" : "", "family" : "Stenseth", "given" : "Nils C.", "non-dropping-particle" : "", "parse-names" : false, "suffix" : "" } ], "container-title" : "Oecologia", "id" : "ITEM-1", "issue" : "2", "issued" : { "date-parts" : [ [ "2008" ] ] }, "page" : "287-304", "title" : "Wavelet analysis of ecological time series", "type" : "article", "volume" : "156" }, "uris" : [ "http://www.mendeley.com/documents/?uuid=59ae7ae3-a0f5-410c-a027-ae0977becaa1" ] } ], "mendeley" : { "formattedCitation" : "&lt;sup&gt;23&lt;/sup&gt;", "plainTextFormattedCitation" : "23", "previouslyFormattedCitation" : "&lt;sup&gt;23&lt;/sup&gt;" }, "properties" : {  }, "schema" : "https://github.com/citation-style-language/schema/raw/master/csl-citation.json" }</w:instrText>
      </w:r>
      <w:r w:rsidR="0053029A">
        <w:rPr>
          <w:rFonts w:ascii="Times New Roman" w:hAnsi="Times New Roman"/>
          <w:color w:val="000000" w:themeColor="text1"/>
          <w:sz w:val="24"/>
          <w:szCs w:val="24"/>
          <w:lang w:val="en-US"/>
        </w:rPr>
        <w:fldChar w:fldCharType="separate"/>
      </w:r>
      <w:r w:rsidR="00EE7E4F" w:rsidRPr="00EE7E4F">
        <w:rPr>
          <w:rFonts w:ascii="Times New Roman" w:hAnsi="Times New Roman"/>
          <w:noProof/>
          <w:color w:val="000000" w:themeColor="text1"/>
          <w:sz w:val="24"/>
          <w:szCs w:val="24"/>
          <w:vertAlign w:val="superscript"/>
          <w:lang w:val="en-US"/>
        </w:rPr>
        <w:t>23</w:t>
      </w:r>
      <w:r w:rsidR="0053029A">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t xml:space="preserve"> is equivalent to using a moving window on the death rate time series and analyzing periodicity in each window using a short-form Fourier transform, hence generating a dynamic spectral analysis. The resulting coefficients can be presented on a two-dimensional plot of time against frequency (Figure 2). Importantly, wavelet analysis </w:t>
      </w:r>
      <w:proofErr w:type="gramStart"/>
      <w:r w:rsidRPr="00C0501F">
        <w:rPr>
          <w:rFonts w:ascii="Times New Roman" w:hAnsi="Times New Roman"/>
          <w:color w:val="000000" w:themeColor="text1"/>
          <w:sz w:val="24"/>
          <w:szCs w:val="24"/>
          <w:lang w:val="en-US"/>
        </w:rPr>
        <w:t>is able to</w:t>
      </w:r>
      <w:proofErr w:type="gramEnd"/>
      <w:r w:rsidRPr="00C0501F">
        <w:rPr>
          <w:rFonts w:ascii="Times New Roman" w:hAnsi="Times New Roman"/>
          <w:color w:val="000000" w:themeColor="text1"/>
          <w:sz w:val="24"/>
          <w:szCs w:val="24"/>
          <w:lang w:val="en-US"/>
        </w:rPr>
        <w:t xml:space="preserve"> measure dynamic seasonal behavior, in which the periodicity of death rates may disappear, emerge, or change over time. This is not possible in standard Fourier analysis or when fitting a statistical model with a period basis function</w:t>
      </w:r>
      <w:r>
        <w:rPr>
          <w:rFonts w:ascii="Times New Roman" w:hAnsi="Times New Roman"/>
          <w:color w:val="000000" w:themeColor="text1"/>
          <w:sz w:val="24"/>
          <w:szCs w:val="24"/>
          <w:lang w:val="en-US"/>
        </w:rPr>
        <w:t xml:space="preserve">, both of which only measure average (vs. time-varying) </w:t>
      </w:r>
      <w:r w:rsidR="008E4728">
        <w:rPr>
          <w:rFonts w:ascii="Times New Roman" w:hAnsi="Times New Roman"/>
          <w:color w:val="000000" w:themeColor="text1"/>
          <w:sz w:val="24"/>
          <w:szCs w:val="24"/>
          <w:lang w:val="en-US"/>
        </w:rPr>
        <w:t>seasonality</w:t>
      </w:r>
      <w:r w:rsidRPr="00C0501F">
        <w:rPr>
          <w:rFonts w:ascii="Times New Roman" w:hAnsi="Times New Roman"/>
          <w:color w:val="000000" w:themeColor="text1"/>
          <w:sz w:val="24"/>
          <w:szCs w:val="24"/>
          <w:lang w:val="en-US"/>
        </w:rPr>
        <w:t xml:space="preserve">. We used the R package </w:t>
      </w:r>
      <w:proofErr w:type="spellStart"/>
      <w:r w:rsidRPr="00C0501F">
        <w:rPr>
          <w:rFonts w:ascii="Times New Roman" w:hAnsi="Times New Roman"/>
          <w:color w:val="000000" w:themeColor="text1"/>
          <w:sz w:val="24"/>
          <w:szCs w:val="24"/>
          <w:lang w:val="en-US"/>
        </w:rPr>
        <w:t>WaveletComp</w:t>
      </w:r>
      <w:proofErr w:type="spellEnd"/>
      <w:r w:rsidRPr="00C0501F">
        <w:rPr>
          <w:rFonts w:ascii="Times New Roman" w:hAnsi="Times New Roman"/>
          <w:color w:val="000000" w:themeColor="text1"/>
          <w:sz w:val="24"/>
          <w:szCs w:val="24"/>
          <w:lang w:val="en-US"/>
        </w:rPr>
        <w:t xml:space="preserve"> (version 1.0) for the wavelet analysis. Before analysis, we logarithmically transformed death rates, </w:t>
      </w:r>
      <w:proofErr w:type="spellStart"/>
      <w:r w:rsidRPr="00C0501F">
        <w:rPr>
          <w:rFonts w:ascii="Times New Roman" w:hAnsi="Times New Roman"/>
          <w:color w:val="000000" w:themeColor="text1"/>
          <w:sz w:val="24"/>
          <w:szCs w:val="24"/>
          <w:lang w:val="en-US"/>
        </w:rPr>
        <w:t>detrended</w:t>
      </w:r>
      <w:proofErr w:type="spellEnd"/>
      <w:r w:rsidRPr="00C0501F">
        <w:rPr>
          <w:rFonts w:ascii="Times New Roman" w:hAnsi="Times New Roman"/>
          <w:color w:val="000000" w:themeColor="text1"/>
          <w:sz w:val="24"/>
          <w:szCs w:val="24"/>
          <w:lang w:val="en-US"/>
        </w:rPr>
        <w:t xml:space="preserve"> using a polynomial regression, and rescaled each all-cause mortality death rate time series </w:t>
      </w:r>
      <w:proofErr w:type="gramStart"/>
      <w:r w:rsidRPr="00C0501F">
        <w:rPr>
          <w:rFonts w:ascii="Times New Roman" w:hAnsi="Times New Roman"/>
          <w:color w:val="000000" w:themeColor="text1"/>
          <w:sz w:val="24"/>
          <w:szCs w:val="24"/>
          <w:lang w:val="en-US"/>
        </w:rPr>
        <w:t>so as to</w:t>
      </w:r>
      <w:proofErr w:type="gramEnd"/>
      <w:r w:rsidRPr="00C0501F">
        <w:rPr>
          <w:rFonts w:ascii="Times New Roman" w:hAnsi="Times New Roman"/>
          <w:color w:val="000000" w:themeColor="text1"/>
          <w:sz w:val="24"/>
          <w:szCs w:val="24"/>
          <w:lang w:val="en-US"/>
        </w:rPr>
        <w:t xml:space="preserve"> </w:t>
      </w:r>
      <w:r w:rsidRPr="00C0501F">
        <w:rPr>
          <w:rFonts w:ascii="Times New Roman" w:hAnsi="Times New Roman"/>
          <w:color w:val="000000" w:themeColor="text1"/>
          <w:sz w:val="24"/>
          <w:szCs w:val="24"/>
          <w:lang w:val="en-US"/>
        </w:rPr>
        <w:lastRenderedPageBreak/>
        <w:t xml:space="preserve">range between 1 and -1. </w:t>
      </w:r>
    </w:p>
    <w:p w14:paraId="70154622" w14:textId="77777777" w:rsidR="009C267E" w:rsidRPr="00C0501F" w:rsidRDefault="009C267E" w:rsidP="009C267E">
      <w:pPr>
        <w:spacing w:after="0" w:line="480" w:lineRule="auto"/>
        <w:jc w:val="both"/>
        <w:rPr>
          <w:rFonts w:ascii="Times New Roman" w:hAnsi="Times New Roman"/>
          <w:color w:val="000000" w:themeColor="text1"/>
          <w:sz w:val="24"/>
          <w:szCs w:val="24"/>
          <w:lang w:val="en-US"/>
        </w:rPr>
      </w:pPr>
    </w:p>
    <w:p w14:paraId="7B308175" w14:textId="621B03B6" w:rsidR="009C267E" w:rsidRPr="00C0501F" w:rsidRDefault="009C267E" w:rsidP="009C267E">
      <w:pPr>
        <w:pStyle w:val="CommentText"/>
        <w:spacing w:line="480" w:lineRule="auto"/>
        <w:jc w:val="both"/>
        <w:rPr>
          <w:rFonts w:ascii="Times New Roman" w:hAnsi="Times New Roman" w:cs="Times New Roman"/>
          <w:noProof/>
          <w:sz w:val="24"/>
          <w:szCs w:val="24"/>
          <w:lang w:val="en-US"/>
        </w:rPr>
      </w:pPr>
      <w:r w:rsidRPr="00C0501F">
        <w:rPr>
          <w:rFonts w:ascii="Times New Roman" w:hAnsi="Times New Roman" w:cs="Times New Roman"/>
          <w:color w:val="000000" w:themeColor="text1"/>
          <w:sz w:val="24"/>
          <w:szCs w:val="24"/>
          <w:lang w:val="en-US"/>
        </w:rPr>
        <w:t xml:space="preserve">We identified age-sex groups whose wavelet power spectra differed from that of a white noise spectrum, which represents random fluctuations, at 5% significance level, </w:t>
      </w:r>
      <w:r w:rsidR="009B509E">
        <w:rPr>
          <w:rFonts w:ascii="Times New Roman" w:hAnsi="Times New Roman" w:cs="Times New Roman"/>
          <w:color w:val="000000" w:themeColor="text1"/>
          <w:sz w:val="24"/>
          <w:szCs w:val="24"/>
          <w:lang w:val="en-US"/>
        </w:rPr>
        <w:t>for the entire study period (1980</w:t>
      </w:r>
      <w:r w:rsidRPr="00C0501F">
        <w:rPr>
          <w:rFonts w:ascii="Times New Roman" w:hAnsi="Times New Roman" w:cs="Times New Roman"/>
          <w:color w:val="000000" w:themeColor="text1"/>
          <w:sz w:val="24"/>
          <w:szCs w:val="24"/>
          <w:lang w:val="en-US"/>
        </w:rPr>
        <w:t>-2013), as well as in se</w:t>
      </w:r>
      <w:r w:rsidR="009B509E">
        <w:rPr>
          <w:rFonts w:ascii="Times New Roman" w:hAnsi="Times New Roman" w:cs="Times New Roman"/>
          <w:color w:val="000000" w:themeColor="text1"/>
          <w:sz w:val="24"/>
          <w:szCs w:val="24"/>
          <w:lang w:val="en-US"/>
        </w:rPr>
        <w:t>parate wavelet analyses for 1980</w:t>
      </w:r>
      <w:r w:rsidRPr="00C0501F">
        <w:rPr>
          <w:rFonts w:ascii="Times New Roman" w:hAnsi="Times New Roman" w:cs="Times New Roman"/>
          <w:color w:val="000000" w:themeColor="text1"/>
          <w:sz w:val="24"/>
          <w:szCs w:val="24"/>
          <w:lang w:val="en-US"/>
        </w:rPr>
        <w:t>-1997 and 1998-2013.  For age-sex groups which had statistically si</w:t>
      </w:r>
      <w:r w:rsidR="009B509E">
        <w:rPr>
          <w:rFonts w:ascii="Times New Roman" w:hAnsi="Times New Roman" w:cs="Times New Roman"/>
          <w:color w:val="000000" w:themeColor="text1"/>
          <w:sz w:val="24"/>
          <w:szCs w:val="24"/>
          <w:lang w:val="en-US"/>
        </w:rPr>
        <w:t>gnificant power spectra for 1980</w:t>
      </w:r>
      <w:r w:rsidRPr="00C0501F">
        <w:rPr>
          <w:rFonts w:ascii="Times New Roman" w:hAnsi="Times New Roman" w:cs="Times New Roman"/>
          <w:color w:val="000000" w:themeColor="text1"/>
          <w:sz w:val="24"/>
          <w:szCs w:val="24"/>
          <w:lang w:val="en-US"/>
        </w:rPr>
        <w:t>-2013, as well</w:t>
      </w:r>
      <w:r w:rsidR="009B509E">
        <w:rPr>
          <w:rFonts w:ascii="Times New Roman" w:hAnsi="Times New Roman" w:cs="Times New Roman"/>
          <w:color w:val="000000" w:themeColor="text1"/>
          <w:sz w:val="24"/>
          <w:szCs w:val="24"/>
          <w:lang w:val="en-US"/>
        </w:rPr>
        <w:t xml:space="preserve"> as for both time sections (1980</w:t>
      </w:r>
      <w:r w:rsidRPr="00C0501F">
        <w:rPr>
          <w:rFonts w:ascii="Times New Roman" w:hAnsi="Times New Roman" w:cs="Times New Roman"/>
          <w:color w:val="000000" w:themeColor="text1"/>
          <w:sz w:val="24"/>
          <w:szCs w:val="24"/>
          <w:lang w:val="en-US"/>
        </w:rPr>
        <w:t xml:space="preserve">-1997 and 1998-2013), we calculated the center of gravity and the negative center of gravity of monthly death rates. These parameters </w:t>
      </w:r>
      <w:r>
        <w:rPr>
          <w:rFonts w:ascii="Times New Roman" w:hAnsi="Times New Roman" w:cs="Times New Roman"/>
          <w:color w:val="000000" w:themeColor="text1"/>
          <w:sz w:val="24"/>
          <w:szCs w:val="24"/>
          <w:lang w:val="en-US"/>
        </w:rPr>
        <w:t>shown</w:t>
      </w:r>
      <w:r w:rsidRPr="00C0501F">
        <w:rPr>
          <w:rFonts w:ascii="Times New Roman" w:hAnsi="Times New Roman" w:cs="Times New Roman"/>
          <w:color w:val="000000" w:themeColor="text1"/>
          <w:sz w:val="24"/>
          <w:szCs w:val="24"/>
          <w:lang w:val="en-US"/>
        </w:rPr>
        <w:t xml:space="preserve"> when in the year, on average, maximum and minimum death rates occur, respectively. For calculating center of gravity, each month was weighted by its death rate; for negative center of gravity, each month was weighted by the difference between its death rate and the year’s maximum death rate. </w:t>
      </w:r>
      <w:r w:rsidRPr="00C0501F">
        <w:rPr>
          <w:rFonts w:ascii="Times New Roman" w:hAnsi="Times New Roman" w:cs="Times New Roman"/>
          <w:sz w:val="24"/>
          <w:szCs w:val="24"/>
          <w:lang w:val="en-US"/>
        </w:rPr>
        <w:t xml:space="preserve">In taking the weighted average, we allowed </w:t>
      </w:r>
      <w:r w:rsidRPr="00C0501F">
        <w:rPr>
          <w:rFonts w:ascii="Times New Roman" w:hAnsi="Times New Roman" w:cs="Times New Roman"/>
          <w:noProof/>
          <w:sz w:val="24"/>
          <w:szCs w:val="24"/>
          <w:lang w:val="en-US"/>
        </w:rPr>
        <w:t xml:space="preserve">January (month 1) to neighbour December (month 12), a technique called circular statistics. </w:t>
      </w:r>
      <w:r w:rsidRPr="00C0501F">
        <w:rPr>
          <w:rFonts w:ascii="Times New Roman" w:hAnsi="Times New Roman" w:cs="Times New Roman"/>
          <w:color w:val="000000" w:themeColor="text1"/>
          <w:sz w:val="24"/>
          <w:szCs w:val="24"/>
          <w:lang w:val="en-US"/>
        </w:rPr>
        <w:t xml:space="preserve">Along with each circular mean, a 95% confidence interval (CI) was calculated by using 1000 bootstrap samples. The R package </w:t>
      </w:r>
      <w:proofErr w:type="spellStart"/>
      <w:r w:rsidRPr="00C0501F">
        <w:rPr>
          <w:rFonts w:ascii="Times New Roman" w:hAnsi="Times New Roman" w:cs="Times New Roman"/>
          <w:color w:val="000000" w:themeColor="text1"/>
          <w:sz w:val="24"/>
          <w:szCs w:val="24"/>
          <w:lang w:val="en-US"/>
        </w:rPr>
        <w:t>CircStats</w:t>
      </w:r>
      <w:proofErr w:type="spellEnd"/>
      <w:r w:rsidRPr="00C0501F">
        <w:rPr>
          <w:rFonts w:ascii="Times New Roman" w:hAnsi="Times New Roman" w:cs="Times New Roman"/>
          <w:color w:val="000000" w:themeColor="text1"/>
          <w:sz w:val="24"/>
          <w:szCs w:val="24"/>
          <w:lang w:val="en-US"/>
        </w:rPr>
        <w:t xml:space="preserve"> (version 0.2.4) was used for this purpose.</w:t>
      </w:r>
    </w:p>
    <w:p w14:paraId="0EE35021" w14:textId="77777777" w:rsidR="009C267E" w:rsidRPr="00C0501F" w:rsidRDefault="009C267E" w:rsidP="009C267E">
      <w:pPr>
        <w:spacing w:after="0" w:line="480" w:lineRule="auto"/>
        <w:jc w:val="both"/>
        <w:rPr>
          <w:rFonts w:ascii="Times New Roman" w:hAnsi="Times New Roman"/>
          <w:color w:val="000000" w:themeColor="text1"/>
          <w:sz w:val="24"/>
          <w:szCs w:val="24"/>
          <w:lang w:val="en-US"/>
        </w:rPr>
      </w:pPr>
    </w:p>
    <w:p w14:paraId="4185C7BF" w14:textId="25D063E4" w:rsidR="009C267E" w:rsidRPr="00C0501F" w:rsidRDefault="009C267E" w:rsidP="009C267E">
      <w:pPr>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For each age-sex group and year, we used a Poisson model to estimate the percentage difference in death rates between the maximum and minimum mortality months for each year, and its standard error which accounts for population size. We then fitted a linear regression to the time series of seasonal differences for each age and sex group, weighting each by the inverse of the square of its standard error. We calculated chang</w:t>
      </w:r>
      <w:r w:rsidR="009B509E">
        <w:rPr>
          <w:rFonts w:ascii="Times New Roman" w:hAnsi="Times New Roman"/>
          <w:color w:val="000000" w:themeColor="text1"/>
          <w:sz w:val="24"/>
          <w:szCs w:val="24"/>
          <w:lang w:val="en-US"/>
        </w:rPr>
        <w:t>e in the fitted values from 1980</w:t>
      </w:r>
      <w:r w:rsidRPr="00C0501F">
        <w:rPr>
          <w:rFonts w:ascii="Times New Roman" w:hAnsi="Times New Roman"/>
          <w:color w:val="000000" w:themeColor="text1"/>
          <w:sz w:val="24"/>
          <w:szCs w:val="24"/>
          <w:lang w:val="en-US"/>
        </w:rPr>
        <w:t xml:space="preserve"> to 2013, reported as percentage point difference, as a quantitative measure of how the seasonality of death rates has changed over time. </w:t>
      </w:r>
    </w:p>
    <w:p w14:paraId="18513B36" w14:textId="77777777" w:rsidR="009C267E" w:rsidRPr="00C0501F" w:rsidRDefault="009C267E" w:rsidP="00C33FFB">
      <w:pPr>
        <w:spacing w:after="0" w:line="480" w:lineRule="auto"/>
        <w:jc w:val="both"/>
        <w:rPr>
          <w:rFonts w:ascii="Times New Roman" w:hAnsi="Times New Roman"/>
          <w:sz w:val="24"/>
          <w:szCs w:val="24"/>
          <w:lang w:val="en-US"/>
        </w:rPr>
      </w:pPr>
    </w:p>
    <w:p w14:paraId="4B176582" w14:textId="77777777" w:rsidR="000210D1" w:rsidRPr="00C0501F" w:rsidRDefault="000210D1" w:rsidP="00C33FFB">
      <w:pPr>
        <w:spacing w:after="0" w:line="480" w:lineRule="auto"/>
        <w:jc w:val="both"/>
        <w:rPr>
          <w:rFonts w:ascii="Times New Roman" w:hAnsi="Times New Roman"/>
          <w:b/>
          <w:sz w:val="24"/>
          <w:szCs w:val="24"/>
          <w:lang w:val="en-US"/>
        </w:rPr>
      </w:pPr>
      <w:r w:rsidRPr="00C0501F">
        <w:rPr>
          <w:rFonts w:ascii="Times New Roman" w:hAnsi="Times New Roman"/>
          <w:b/>
          <w:sz w:val="24"/>
          <w:szCs w:val="24"/>
          <w:lang w:val="en-US"/>
        </w:rPr>
        <w:t>Results</w:t>
      </w:r>
    </w:p>
    <w:p w14:paraId="5B9DF667" w14:textId="785E4E61" w:rsidR="000210D1" w:rsidRDefault="000210D1"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lastRenderedPageBreak/>
        <w:t>All-cause mortality</w:t>
      </w:r>
      <w:r w:rsidR="00421068" w:rsidRPr="00C0501F">
        <w:rPr>
          <w:rFonts w:ascii="Times New Roman" w:hAnsi="Times New Roman"/>
          <w:sz w:val="24"/>
          <w:szCs w:val="24"/>
          <w:lang w:val="en-US"/>
        </w:rPr>
        <w:t xml:space="preserve"> in males</w:t>
      </w:r>
      <w:r w:rsidRPr="00C0501F">
        <w:rPr>
          <w:rFonts w:ascii="Times New Roman" w:hAnsi="Times New Roman"/>
          <w:sz w:val="24"/>
          <w:szCs w:val="24"/>
          <w:lang w:val="en-US"/>
        </w:rPr>
        <w:t xml:space="preserve"> had a statistically significant 12-month seasonality in all age groups</w:t>
      </w:r>
      <w:r w:rsidR="00421068" w:rsidRPr="00C0501F">
        <w:rPr>
          <w:rFonts w:ascii="Times New Roman" w:hAnsi="Times New Roman"/>
          <w:sz w:val="24"/>
          <w:szCs w:val="24"/>
          <w:lang w:val="en-US"/>
        </w:rPr>
        <w:t>,</w:t>
      </w:r>
      <w:r w:rsidRPr="00C0501F">
        <w:rPr>
          <w:rFonts w:ascii="Times New Roman" w:hAnsi="Times New Roman"/>
          <w:sz w:val="24"/>
          <w:szCs w:val="24"/>
          <w:lang w:val="en-US"/>
        </w:rPr>
        <w:t xml:space="preserve"> except in </w:t>
      </w:r>
      <w:r w:rsidR="00B91368">
        <w:rPr>
          <w:rFonts w:ascii="Times New Roman" w:hAnsi="Times New Roman"/>
          <w:sz w:val="24"/>
          <w:szCs w:val="24"/>
          <w:lang w:val="en-US"/>
        </w:rPr>
        <w:t>those aged</w:t>
      </w:r>
      <w:r w:rsidRPr="00C0501F">
        <w:rPr>
          <w:rFonts w:ascii="Times New Roman" w:hAnsi="Times New Roman"/>
          <w:sz w:val="24"/>
          <w:szCs w:val="24"/>
          <w:lang w:val="en-US"/>
        </w:rPr>
        <w:t xml:space="preserve"> 35-44 years, </w:t>
      </w:r>
      <w:r w:rsidR="00B91368">
        <w:rPr>
          <w:rFonts w:ascii="Times New Roman" w:hAnsi="Times New Roman"/>
          <w:sz w:val="24"/>
          <w:szCs w:val="24"/>
          <w:lang w:val="en-US"/>
        </w:rPr>
        <w:t xml:space="preserve">for whom there was </w:t>
      </w:r>
      <w:r w:rsidRPr="00C0501F">
        <w:rPr>
          <w:rFonts w:ascii="Times New Roman" w:hAnsi="Times New Roman"/>
          <w:sz w:val="24"/>
          <w:szCs w:val="24"/>
          <w:lang w:val="en-US"/>
        </w:rPr>
        <w:t xml:space="preserve">statistically significant periodicity at 6 months (Figure </w:t>
      </w:r>
      <w:r w:rsidR="00040FE5" w:rsidRPr="00C0501F">
        <w:rPr>
          <w:rFonts w:ascii="Times New Roman" w:hAnsi="Times New Roman"/>
          <w:sz w:val="24"/>
          <w:szCs w:val="24"/>
          <w:lang w:val="en-US"/>
        </w:rPr>
        <w:t>2</w:t>
      </w:r>
      <w:r w:rsidRPr="00C0501F">
        <w:rPr>
          <w:rFonts w:ascii="Times New Roman" w:hAnsi="Times New Roman"/>
          <w:sz w:val="24"/>
          <w:szCs w:val="24"/>
          <w:lang w:val="en-US"/>
        </w:rPr>
        <w:t xml:space="preserve">). In females, there was </w:t>
      </w:r>
      <w:del w:id="16" w:author="Robbie Parks" w:date="2018-01-17T23:10:00Z">
        <w:r w:rsidRPr="00C0501F" w:rsidDel="005D22AA">
          <w:rPr>
            <w:rFonts w:ascii="Times New Roman" w:hAnsi="Times New Roman"/>
            <w:sz w:val="24"/>
            <w:szCs w:val="24"/>
            <w:lang w:val="en-US"/>
          </w:rPr>
          <w:delText xml:space="preserve">no </w:delText>
        </w:r>
      </w:del>
      <w:r w:rsidRPr="00C0501F">
        <w:rPr>
          <w:rFonts w:ascii="Times New Roman" w:hAnsi="Times New Roman"/>
          <w:sz w:val="24"/>
          <w:szCs w:val="24"/>
          <w:lang w:val="en-US"/>
        </w:rPr>
        <w:t xml:space="preserve">significant 12-month seasonality in </w:t>
      </w:r>
      <w:del w:id="17" w:author="Robbie Parks" w:date="2018-01-17T23:10:00Z">
        <w:r w:rsidRPr="00C0501F" w:rsidDel="005D22AA">
          <w:rPr>
            <w:rFonts w:ascii="Times New Roman" w:hAnsi="Times New Roman"/>
            <w:sz w:val="24"/>
            <w:szCs w:val="24"/>
            <w:lang w:val="en-US"/>
          </w:rPr>
          <w:delText>ages 5 to 34 years</w:delText>
        </w:r>
      </w:del>
      <w:ins w:id="18" w:author="Robbie Parks" w:date="2018-01-17T23:10:00Z">
        <w:r w:rsidR="005D22AA">
          <w:rPr>
            <w:rFonts w:ascii="Times New Roman" w:hAnsi="Times New Roman"/>
            <w:sz w:val="24"/>
            <w:szCs w:val="24"/>
            <w:lang w:val="en-US"/>
          </w:rPr>
          <w:t>all groups</w:t>
        </w:r>
      </w:ins>
      <w:r w:rsidRPr="00C0501F">
        <w:rPr>
          <w:rFonts w:ascii="Times New Roman" w:hAnsi="Times New Roman"/>
          <w:sz w:val="24"/>
          <w:szCs w:val="24"/>
          <w:lang w:val="en-US"/>
        </w:rPr>
        <w:t xml:space="preserve"> </w:t>
      </w:r>
      <w:ins w:id="19" w:author="Robbie Parks" w:date="2018-01-17T23:44:00Z">
        <w:r w:rsidR="002662B1">
          <w:rPr>
            <w:rFonts w:ascii="Times New Roman" w:hAnsi="Times New Roman"/>
            <w:sz w:val="24"/>
            <w:szCs w:val="24"/>
            <w:lang w:val="en-US"/>
          </w:rPr>
          <w:t xml:space="preserve">apart from </w:t>
        </w:r>
        <w:r w:rsidR="001A0CB6">
          <w:rPr>
            <w:rFonts w:ascii="Times New Roman" w:hAnsi="Times New Roman"/>
            <w:sz w:val="24"/>
            <w:szCs w:val="24"/>
            <w:lang w:val="en-US"/>
          </w:rPr>
          <w:t xml:space="preserve">5-14 and 25-35 years </w:t>
        </w:r>
      </w:ins>
      <w:r w:rsidRPr="00C0501F">
        <w:rPr>
          <w:rFonts w:ascii="Times New Roman" w:hAnsi="Times New Roman"/>
          <w:sz w:val="24"/>
          <w:szCs w:val="24"/>
          <w:lang w:val="en-US"/>
        </w:rPr>
        <w:t xml:space="preserve">(Figure </w:t>
      </w:r>
      <w:r w:rsidR="00040FE5" w:rsidRPr="00C0501F">
        <w:rPr>
          <w:rFonts w:ascii="Times New Roman" w:hAnsi="Times New Roman"/>
          <w:sz w:val="24"/>
          <w:szCs w:val="24"/>
          <w:lang w:val="en-US"/>
        </w:rPr>
        <w:t>2</w:t>
      </w:r>
      <w:r w:rsidRPr="00C0501F">
        <w:rPr>
          <w:rFonts w:ascii="Times New Roman" w:hAnsi="Times New Roman"/>
          <w:sz w:val="24"/>
          <w:szCs w:val="24"/>
          <w:lang w:val="en-US"/>
        </w:rPr>
        <w:t xml:space="preserve">); </w:t>
      </w:r>
      <w:r w:rsidR="00421068" w:rsidRPr="00C0501F">
        <w:rPr>
          <w:rFonts w:ascii="Times New Roman" w:hAnsi="Times New Roman"/>
          <w:sz w:val="24"/>
          <w:szCs w:val="24"/>
          <w:lang w:val="en-US"/>
        </w:rPr>
        <w:t xml:space="preserve">however, </w:t>
      </w:r>
      <w:r w:rsidRPr="00C0501F">
        <w:rPr>
          <w:rFonts w:ascii="Times New Roman" w:hAnsi="Times New Roman"/>
          <w:sz w:val="24"/>
          <w:szCs w:val="24"/>
          <w:lang w:val="en-US"/>
        </w:rPr>
        <w:t>girls aged 5-14 years exhibited periodicity at 6 months for most of the analysis period</w:t>
      </w:r>
      <w:ins w:id="20" w:author="Robbie Parks" w:date="2018-01-17T23:11:00Z">
        <w:r w:rsidR="005D22AA">
          <w:rPr>
            <w:rFonts w:ascii="Times New Roman" w:hAnsi="Times New Roman"/>
            <w:sz w:val="24"/>
            <w:szCs w:val="24"/>
            <w:lang w:val="en-US"/>
          </w:rPr>
          <w:t>, and the significant seasonality for 15-24</w:t>
        </w:r>
      </w:ins>
      <w:ins w:id="21" w:author="Robbie Parks" w:date="2018-01-17T23:12:00Z">
        <w:r w:rsidR="001A0CB6">
          <w:rPr>
            <w:rFonts w:ascii="Times New Roman" w:hAnsi="Times New Roman"/>
            <w:sz w:val="24"/>
            <w:szCs w:val="24"/>
            <w:lang w:val="en-US"/>
          </w:rPr>
          <w:t xml:space="preserve"> </w:t>
        </w:r>
      </w:ins>
      <w:ins w:id="22" w:author="Robbie Parks" w:date="2018-01-17T23:11:00Z">
        <w:r w:rsidR="005D22AA">
          <w:rPr>
            <w:rFonts w:ascii="Times New Roman" w:hAnsi="Times New Roman"/>
            <w:sz w:val="24"/>
            <w:szCs w:val="24"/>
            <w:lang w:val="en-US"/>
          </w:rPr>
          <w:t xml:space="preserve">years resulted from </w:t>
        </w:r>
      </w:ins>
      <w:ins w:id="23" w:author="Robbie Parks" w:date="2018-01-17T23:45:00Z">
        <w:r w:rsidR="001A0CB6">
          <w:rPr>
            <w:rFonts w:ascii="Times New Roman" w:hAnsi="Times New Roman"/>
            <w:sz w:val="24"/>
            <w:szCs w:val="24"/>
            <w:lang w:val="en-US"/>
          </w:rPr>
          <w:t>the significant seasonality in 1980s which had gone by the mid 1990s</w:t>
        </w:r>
      </w:ins>
      <w:r w:rsidRPr="00C0501F">
        <w:rPr>
          <w:rFonts w:ascii="Times New Roman" w:hAnsi="Times New Roman"/>
          <w:sz w:val="24"/>
          <w:szCs w:val="24"/>
          <w:lang w:val="en-US"/>
        </w:rPr>
        <w:t xml:space="preserve">. While seasonality persisted throughout the entire analysis period in older ages, it largely disappeared after late 1990s in children aged 0-4 years in both sexes and in women aged 15-24 years. </w:t>
      </w:r>
    </w:p>
    <w:p w14:paraId="35CC5CEA" w14:textId="3EF01652" w:rsidR="00B91368" w:rsidRDefault="00B91368" w:rsidP="00C33FFB">
      <w:pPr>
        <w:spacing w:after="0" w:line="480" w:lineRule="auto"/>
        <w:jc w:val="both"/>
        <w:rPr>
          <w:rFonts w:ascii="Times New Roman" w:hAnsi="Times New Roman"/>
          <w:sz w:val="24"/>
          <w:szCs w:val="24"/>
          <w:lang w:val="en-US"/>
        </w:rPr>
      </w:pPr>
    </w:p>
    <w:p w14:paraId="1B95139E" w14:textId="16B674F2" w:rsidR="00B91368" w:rsidRPr="00C0501F" w:rsidRDefault="005902F2" w:rsidP="00C33FFB">
      <w:pPr>
        <w:spacing w:after="0" w:line="480" w:lineRule="auto"/>
        <w:jc w:val="both"/>
        <w:rPr>
          <w:rFonts w:ascii="Times New Roman" w:hAnsi="Times New Roman"/>
          <w:sz w:val="24"/>
          <w:szCs w:val="24"/>
          <w:lang w:val="en-US"/>
        </w:rPr>
      </w:pPr>
      <w:r>
        <w:rPr>
          <w:rFonts w:ascii="Times New Roman" w:hAnsi="Times New Roman"/>
          <w:sz w:val="24"/>
          <w:szCs w:val="24"/>
          <w:lang w:val="en-US"/>
        </w:rPr>
        <w:t>M</w:t>
      </w:r>
      <w:r w:rsidR="0029208D">
        <w:rPr>
          <w:rFonts w:ascii="Times New Roman" w:hAnsi="Times New Roman"/>
          <w:sz w:val="24"/>
          <w:szCs w:val="24"/>
          <w:lang w:val="en-US"/>
        </w:rPr>
        <w:t xml:space="preserve">ortality from all four </w:t>
      </w:r>
      <w:proofErr w:type="gramStart"/>
      <w:r w:rsidR="0029208D">
        <w:rPr>
          <w:rFonts w:ascii="Times New Roman" w:hAnsi="Times New Roman"/>
          <w:sz w:val="24"/>
          <w:szCs w:val="24"/>
          <w:lang w:val="en-US"/>
        </w:rPr>
        <w:t>cause</w:t>
      </w:r>
      <w:proofErr w:type="gramEnd"/>
      <w:r>
        <w:rPr>
          <w:rFonts w:ascii="Times New Roman" w:hAnsi="Times New Roman"/>
          <w:sz w:val="24"/>
          <w:szCs w:val="24"/>
          <w:lang w:val="en-US"/>
        </w:rPr>
        <w:t xml:space="preserve"> groups </w:t>
      </w:r>
      <w:r w:rsidR="0029208D">
        <w:rPr>
          <w:rFonts w:ascii="Times New Roman" w:hAnsi="Times New Roman"/>
          <w:sz w:val="24"/>
          <w:szCs w:val="24"/>
          <w:lang w:val="en-US"/>
        </w:rPr>
        <w:t>was</w:t>
      </w:r>
      <w:r>
        <w:rPr>
          <w:rFonts w:ascii="Times New Roman" w:hAnsi="Times New Roman"/>
          <w:sz w:val="24"/>
          <w:szCs w:val="24"/>
          <w:lang w:val="en-US"/>
        </w:rPr>
        <w:t xml:space="preserve"> seasonal above 75 years of age (Figure 2). </w:t>
      </w:r>
      <w:r w:rsidR="00B91368">
        <w:rPr>
          <w:rFonts w:ascii="Times New Roman" w:hAnsi="Times New Roman"/>
          <w:sz w:val="24"/>
          <w:szCs w:val="24"/>
          <w:lang w:val="en-US"/>
        </w:rPr>
        <w:t xml:space="preserve">Seasonality in cancer deaths only appeared after </w:t>
      </w:r>
      <w:ins w:id="24" w:author="Robbie Parks" w:date="2018-01-17T23:48:00Z">
        <w:r w:rsidR="00DA6C08">
          <w:rPr>
            <w:rFonts w:ascii="Times New Roman" w:hAnsi="Times New Roman"/>
            <w:sz w:val="24"/>
            <w:szCs w:val="24"/>
            <w:lang w:val="en-US"/>
          </w:rPr>
          <w:t>5</w:t>
        </w:r>
      </w:ins>
      <w:del w:id="25" w:author="Robbie Parks" w:date="2018-01-17T23:48:00Z">
        <w:r w:rsidR="00B91368" w:rsidDel="00DA6C08">
          <w:rPr>
            <w:rFonts w:ascii="Times New Roman" w:hAnsi="Times New Roman"/>
            <w:sz w:val="24"/>
            <w:szCs w:val="24"/>
            <w:lang w:val="en-US"/>
          </w:rPr>
          <w:delText>6</w:delText>
        </w:r>
      </w:del>
      <w:r w:rsidR="00B91368">
        <w:rPr>
          <w:rFonts w:ascii="Times New Roman" w:hAnsi="Times New Roman"/>
          <w:sz w:val="24"/>
          <w:szCs w:val="24"/>
          <w:lang w:val="en-US"/>
        </w:rPr>
        <w:t>5 years of age, whereas deaths from cardio</w:t>
      </w:r>
      <w:r w:rsidR="0029208D">
        <w:rPr>
          <w:rFonts w:ascii="Times New Roman" w:hAnsi="Times New Roman"/>
          <w:sz w:val="24"/>
          <w:szCs w:val="24"/>
          <w:lang w:val="en-US"/>
        </w:rPr>
        <w:t>respiratory</w:t>
      </w:r>
      <w:r w:rsidR="00B91368">
        <w:rPr>
          <w:rFonts w:ascii="Times New Roman" w:hAnsi="Times New Roman"/>
          <w:sz w:val="24"/>
          <w:szCs w:val="24"/>
          <w:lang w:val="en-US"/>
        </w:rPr>
        <w:t xml:space="preserve"> causes exhibited statistically significant seasonality </w:t>
      </w:r>
      <w:r w:rsidR="0029208D">
        <w:rPr>
          <w:rFonts w:ascii="Times New Roman" w:hAnsi="Times New Roman"/>
          <w:sz w:val="24"/>
          <w:szCs w:val="24"/>
          <w:lang w:val="en-US"/>
        </w:rPr>
        <w:t>throughout the life-course</w:t>
      </w:r>
      <w:del w:id="26" w:author="Robbie Parks" w:date="2018-01-17T23:48:00Z">
        <w:r w:rsidR="00B91368" w:rsidDel="00A01E9E">
          <w:rPr>
            <w:rFonts w:ascii="Times New Roman" w:hAnsi="Times New Roman"/>
            <w:sz w:val="24"/>
            <w:szCs w:val="24"/>
            <w:lang w:val="en-US"/>
          </w:rPr>
          <w:delText xml:space="preserve">, </w:delText>
        </w:r>
        <w:r w:rsidR="0029208D" w:rsidDel="00A01E9E">
          <w:rPr>
            <w:rFonts w:ascii="Times New Roman" w:hAnsi="Times New Roman"/>
            <w:sz w:val="24"/>
            <w:szCs w:val="24"/>
            <w:lang w:val="en-US"/>
          </w:rPr>
          <w:delText>except in males aged 5-24 years and females aged 5-34 years</w:delText>
        </w:r>
      </w:del>
      <w:r w:rsidR="00F56EE5">
        <w:rPr>
          <w:rFonts w:ascii="Times New Roman" w:hAnsi="Times New Roman"/>
          <w:sz w:val="24"/>
          <w:szCs w:val="24"/>
          <w:lang w:val="en-US"/>
        </w:rPr>
        <w:t xml:space="preserve">. </w:t>
      </w:r>
      <w:r w:rsidR="004C1040">
        <w:rPr>
          <w:rFonts w:ascii="Times New Roman" w:hAnsi="Times New Roman"/>
          <w:sz w:val="24"/>
          <w:szCs w:val="24"/>
          <w:lang w:val="en-US"/>
        </w:rPr>
        <w:t>In addition to older ages,</w:t>
      </w:r>
      <w:r w:rsidR="00B91368">
        <w:rPr>
          <w:rFonts w:ascii="Times New Roman" w:hAnsi="Times New Roman"/>
          <w:sz w:val="24"/>
          <w:szCs w:val="24"/>
          <w:lang w:val="en-US"/>
        </w:rPr>
        <w:t xml:space="preserve"> </w:t>
      </w:r>
      <w:r w:rsidR="004C1040">
        <w:rPr>
          <w:rFonts w:ascii="Times New Roman" w:hAnsi="Times New Roman"/>
          <w:sz w:val="24"/>
          <w:szCs w:val="24"/>
          <w:lang w:val="en-US"/>
        </w:rPr>
        <w:t>i</w:t>
      </w:r>
      <w:r>
        <w:rPr>
          <w:rFonts w:ascii="Times New Roman" w:hAnsi="Times New Roman"/>
          <w:sz w:val="24"/>
          <w:szCs w:val="24"/>
          <w:lang w:val="en-US"/>
        </w:rPr>
        <w:t xml:space="preserve">njuries were </w:t>
      </w:r>
      <w:r w:rsidR="004C1040">
        <w:rPr>
          <w:rFonts w:ascii="Times New Roman" w:hAnsi="Times New Roman"/>
          <w:sz w:val="24"/>
          <w:szCs w:val="24"/>
          <w:lang w:val="en-US"/>
        </w:rPr>
        <w:t xml:space="preserve">also </w:t>
      </w:r>
      <w:r>
        <w:rPr>
          <w:rFonts w:ascii="Times New Roman" w:hAnsi="Times New Roman"/>
          <w:sz w:val="24"/>
          <w:szCs w:val="24"/>
          <w:lang w:val="en-US"/>
        </w:rPr>
        <w:t xml:space="preserve">seasonal from childhood through </w:t>
      </w:r>
      <w:del w:id="27" w:author="Robbie Parks" w:date="2018-01-17T23:52:00Z">
        <w:r w:rsidDel="00A01E9E">
          <w:rPr>
            <w:rFonts w:ascii="Times New Roman" w:hAnsi="Times New Roman"/>
            <w:sz w:val="24"/>
            <w:szCs w:val="24"/>
            <w:lang w:val="en-US"/>
          </w:rPr>
          <w:delText>middle ages (</w:delText>
        </w:r>
      </w:del>
      <w:ins w:id="28" w:author="Robbie Parks" w:date="2018-01-17T23:52:00Z">
        <w:r w:rsidR="00A01E9E">
          <w:rPr>
            <w:rFonts w:ascii="Times New Roman" w:hAnsi="Times New Roman"/>
            <w:sz w:val="24"/>
            <w:szCs w:val="24"/>
            <w:lang w:val="en-US"/>
          </w:rPr>
          <w:t>4</w:t>
        </w:r>
      </w:ins>
      <w:del w:id="29" w:author="Robbie Parks" w:date="2018-01-17T23:52:00Z">
        <w:r w:rsidDel="00A01E9E">
          <w:rPr>
            <w:rFonts w:ascii="Times New Roman" w:hAnsi="Times New Roman"/>
            <w:sz w:val="24"/>
            <w:szCs w:val="24"/>
            <w:lang w:val="en-US"/>
          </w:rPr>
          <w:delText>3</w:delText>
        </w:r>
      </w:del>
      <w:r>
        <w:rPr>
          <w:rFonts w:ascii="Times New Roman" w:hAnsi="Times New Roman"/>
          <w:sz w:val="24"/>
          <w:szCs w:val="24"/>
          <w:lang w:val="en-US"/>
        </w:rPr>
        <w:t xml:space="preserve">4 years in women and </w:t>
      </w:r>
      <w:ins w:id="30" w:author="Robbie Parks" w:date="2018-01-17T23:52:00Z">
        <w:r w:rsidR="00A01E9E">
          <w:rPr>
            <w:rFonts w:ascii="Times New Roman" w:hAnsi="Times New Roman"/>
            <w:sz w:val="24"/>
            <w:szCs w:val="24"/>
            <w:lang w:val="en-US"/>
          </w:rPr>
          <w:t>6</w:t>
        </w:r>
      </w:ins>
      <w:del w:id="31" w:author="Robbie Parks" w:date="2018-01-17T23:52:00Z">
        <w:r w:rsidDel="00A01E9E">
          <w:rPr>
            <w:rFonts w:ascii="Times New Roman" w:hAnsi="Times New Roman"/>
            <w:sz w:val="24"/>
            <w:szCs w:val="24"/>
            <w:lang w:val="en-US"/>
          </w:rPr>
          <w:delText>4</w:delText>
        </w:r>
      </w:del>
      <w:r>
        <w:rPr>
          <w:rFonts w:ascii="Times New Roman" w:hAnsi="Times New Roman"/>
          <w:sz w:val="24"/>
          <w:szCs w:val="24"/>
          <w:lang w:val="en-US"/>
        </w:rPr>
        <w:t>4 years in men</w:t>
      </w:r>
      <w:del w:id="32" w:author="Robbie Parks" w:date="2018-01-17T23:52:00Z">
        <w:r w:rsidDel="00A01E9E">
          <w:rPr>
            <w:rFonts w:ascii="Times New Roman" w:hAnsi="Times New Roman"/>
            <w:sz w:val="24"/>
            <w:szCs w:val="24"/>
            <w:lang w:val="en-US"/>
          </w:rPr>
          <w:delText>)</w:delText>
        </w:r>
      </w:del>
      <w:r>
        <w:rPr>
          <w:rFonts w:ascii="Times New Roman" w:hAnsi="Times New Roman"/>
          <w:sz w:val="24"/>
          <w:szCs w:val="24"/>
          <w:lang w:val="en-US"/>
        </w:rPr>
        <w:t>.</w:t>
      </w:r>
    </w:p>
    <w:p w14:paraId="5602C6E0" w14:textId="77777777" w:rsidR="000210D1" w:rsidRPr="00C0501F" w:rsidRDefault="000210D1" w:rsidP="00C33FFB">
      <w:pPr>
        <w:spacing w:after="0" w:line="480" w:lineRule="auto"/>
        <w:jc w:val="both"/>
        <w:rPr>
          <w:rFonts w:ascii="Times New Roman" w:hAnsi="Times New Roman"/>
          <w:sz w:val="24"/>
          <w:szCs w:val="24"/>
          <w:lang w:val="en-US"/>
        </w:rPr>
      </w:pPr>
    </w:p>
    <w:p w14:paraId="43946A13" w14:textId="4FE16D8F" w:rsidR="000210D1" w:rsidRPr="00C0501F" w:rsidRDefault="000210D1"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Death rates in men aged ≥45 years and women aged ≥35 years peaked in January and February</w:t>
      </w:r>
      <w:r w:rsidR="00005B06">
        <w:rPr>
          <w:rFonts w:ascii="Times New Roman" w:hAnsi="Times New Roman"/>
          <w:sz w:val="24"/>
          <w:szCs w:val="24"/>
          <w:lang w:val="en-US"/>
        </w:rPr>
        <w:t xml:space="preserve"> </w:t>
      </w:r>
      <w:r w:rsidR="004C1040" w:rsidRPr="00C0501F">
        <w:rPr>
          <w:rFonts w:ascii="Times New Roman" w:hAnsi="Times New Roman"/>
          <w:sz w:val="24"/>
          <w:szCs w:val="24"/>
          <w:lang w:val="en-US"/>
        </w:rPr>
        <w:t>and were lowest in July and August</w:t>
      </w:r>
      <w:r w:rsidR="004C1040">
        <w:rPr>
          <w:rFonts w:ascii="Times New Roman" w:hAnsi="Times New Roman"/>
          <w:sz w:val="24"/>
          <w:szCs w:val="24"/>
          <w:lang w:val="en-US"/>
        </w:rPr>
        <w:t>,</w:t>
      </w:r>
      <w:r w:rsidR="004C1040" w:rsidRPr="00C0501F">
        <w:rPr>
          <w:rFonts w:ascii="Times New Roman" w:hAnsi="Times New Roman"/>
          <w:sz w:val="24"/>
          <w:szCs w:val="24"/>
          <w:lang w:val="en-US"/>
        </w:rPr>
        <w:t xml:space="preserve"> </w:t>
      </w:r>
      <w:r w:rsidR="00005B06">
        <w:rPr>
          <w:rFonts w:ascii="Times New Roman" w:hAnsi="Times New Roman"/>
          <w:sz w:val="24"/>
          <w:szCs w:val="24"/>
          <w:lang w:val="en-US"/>
        </w:rPr>
        <w:t xml:space="preserve">for all-cause mortality as </w:t>
      </w:r>
      <w:r w:rsidR="00F44160">
        <w:rPr>
          <w:rFonts w:ascii="Times New Roman" w:hAnsi="Times New Roman"/>
          <w:sz w:val="24"/>
          <w:szCs w:val="24"/>
          <w:lang w:val="en-US"/>
        </w:rPr>
        <w:t>well as for causes of death with statistically significant seasonality</w:t>
      </w:r>
      <w:r w:rsidRPr="00C0501F">
        <w:rPr>
          <w:rFonts w:ascii="Times New Roman" w:hAnsi="Times New Roman"/>
          <w:sz w:val="24"/>
          <w:szCs w:val="24"/>
          <w:lang w:val="en-US"/>
        </w:rPr>
        <w:t xml:space="preserve"> (Figure </w:t>
      </w:r>
      <w:r w:rsidR="00040FE5" w:rsidRPr="00C0501F">
        <w:rPr>
          <w:rFonts w:ascii="Times New Roman" w:hAnsi="Times New Roman"/>
          <w:sz w:val="24"/>
          <w:szCs w:val="24"/>
          <w:lang w:val="en-US"/>
        </w:rPr>
        <w:t>3</w:t>
      </w:r>
      <w:r w:rsidRPr="00C0501F">
        <w:rPr>
          <w:rFonts w:ascii="Times New Roman" w:hAnsi="Times New Roman"/>
          <w:sz w:val="24"/>
          <w:szCs w:val="24"/>
          <w:lang w:val="en-US"/>
        </w:rPr>
        <w:t xml:space="preserve">). A similar temporal pattern was seen </w:t>
      </w:r>
      <w:r w:rsidR="00F44160">
        <w:rPr>
          <w:rFonts w:ascii="Times New Roman" w:hAnsi="Times New Roman"/>
          <w:sz w:val="24"/>
          <w:szCs w:val="24"/>
          <w:lang w:val="en-US"/>
        </w:rPr>
        <w:t>for</w:t>
      </w:r>
      <w:r w:rsidR="00F44160" w:rsidRPr="00C0501F">
        <w:rPr>
          <w:rFonts w:ascii="Times New Roman" w:hAnsi="Times New Roman"/>
          <w:sz w:val="24"/>
          <w:szCs w:val="24"/>
          <w:lang w:val="en-US"/>
        </w:rPr>
        <w:t xml:space="preserve"> </w:t>
      </w:r>
      <w:r w:rsidR="00F44160">
        <w:rPr>
          <w:rFonts w:ascii="Times New Roman" w:hAnsi="Times New Roman"/>
          <w:sz w:val="24"/>
          <w:szCs w:val="24"/>
          <w:lang w:val="en-US"/>
        </w:rPr>
        <w:t xml:space="preserve">all-cause </w:t>
      </w:r>
      <w:r w:rsidR="00F44160" w:rsidRPr="00C0501F">
        <w:rPr>
          <w:rFonts w:ascii="Times New Roman" w:hAnsi="Times New Roman"/>
          <w:sz w:val="24"/>
          <w:szCs w:val="24"/>
          <w:lang w:val="en-US"/>
        </w:rPr>
        <w:t xml:space="preserve">mortality </w:t>
      </w:r>
      <w:r w:rsidRPr="00C0501F">
        <w:rPr>
          <w:rFonts w:ascii="Times New Roman" w:hAnsi="Times New Roman"/>
          <w:sz w:val="24"/>
          <w:szCs w:val="24"/>
          <w:lang w:val="en-US"/>
        </w:rPr>
        <w:t xml:space="preserve">in children younger than five years of age, </w:t>
      </w:r>
      <w:r w:rsidR="00F44160">
        <w:rPr>
          <w:rFonts w:ascii="Times New Roman" w:hAnsi="Times New Roman"/>
          <w:sz w:val="24"/>
          <w:szCs w:val="24"/>
          <w:lang w:val="en-US"/>
        </w:rPr>
        <w:t xml:space="preserve">whose </w:t>
      </w:r>
      <w:r w:rsidR="004C1040">
        <w:rPr>
          <w:rFonts w:ascii="Times New Roman" w:hAnsi="Times New Roman"/>
          <w:sz w:val="24"/>
          <w:szCs w:val="24"/>
          <w:lang w:val="en-US"/>
        </w:rPr>
        <w:t>all-cause death rate</w:t>
      </w:r>
      <w:r w:rsidR="00F44160">
        <w:rPr>
          <w:rFonts w:ascii="Times New Roman" w:hAnsi="Times New Roman"/>
          <w:sz w:val="24"/>
          <w:szCs w:val="24"/>
          <w:lang w:val="en-US"/>
        </w:rPr>
        <w:t xml:space="preserve"> </w:t>
      </w:r>
      <w:r w:rsidRPr="00C0501F">
        <w:rPr>
          <w:rFonts w:ascii="Times New Roman" w:hAnsi="Times New Roman"/>
          <w:sz w:val="24"/>
          <w:szCs w:val="24"/>
          <w:lang w:val="en-US"/>
        </w:rPr>
        <w:t>was highest in February and lowest in August.</w:t>
      </w:r>
      <w:r w:rsidR="00F44160">
        <w:rPr>
          <w:rFonts w:ascii="Times New Roman" w:hAnsi="Times New Roman"/>
          <w:sz w:val="24"/>
          <w:szCs w:val="24"/>
          <w:lang w:val="en-US"/>
        </w:rPr>
        <w:t xml:space="preserve"> These months also represented maximum and minimum mortality of children for </w:t>
      </w:r>
      <w:r w:rsidR="0029208D">
        <w:rPr>
          <w:rFonts w:ascii="Times New Roman" w:hAnsi="Times New Roman"/>
          <w:sz w:val="24"/>
          <w:szCs w:val="24"/>
          <w:lang w:val="en-US"/>
        </w:rPr>
        <w:t>non-injury</w:t>
      </w:r>
      <w:r w:rsidR="00F44160">
        <w:rPr>
          <w:rFonts w:ascii="Times New Roman" w:hAnsi="Times New Roman"/>
          <w:sz w:val="24"/>
          <w:szCs w:val="24"/>
          <w:lang w:val="en-US"/>
        </w:rPr>
        <w:t xml:space="preserve"> causes. In contrast injury deaths in children, adolescents and young and middle-aged adults peaked in </w:t>
      </w:r>
      <w:r w:rsidR="00F44160" w:rsidRPr="00C0501F">
        <w:rPr>
          <w:rFonts w:ascii="Times New Roman" w:hAnsi="Times New Roman"/>
          <w:sz w:val="24"/>
          <w:szCs w:val="24"/>
          <w:lang w:val="en-US"/>
        </w:rPr>
        <w:t>June/Jul</w:t>
      </w:r>
      <w:r w:rsidR="00F44160">
        <w:rPr>
          <w:rFonts w:ascii="Times New Roman" w:hAnsi="Times New Roman"/>
          <w:sz w:val="24"/>
          <w:szCs w:val="24"/>
          <w:lang w:val="en-US"/>
        </w:rPr>
        <w:t xml:space="preserve">y and was lowest in </w:t>
      </w:r>
      <w:r w:rsidR="00F44160" w:rsidRPr="00C0501F">
        <w:rPr>
          <w:rFonts w:ascii="Times New Roman" w:hAnsi="Times New Roman"/>
          <w:sz w:val="24"/>
          <w:szCs w:val="24"/>
          <w:lang w:val="en-US"/>
        </w:rPr>
        <w:t>December/January</w:t>
      </w:r>
      <w:r w:rsidR="004C1040">
        <w:rPr>
          <w:rFonts w:ascii="Times New Roman" w:hAnsi="Times New Roman"/>
          <w:sz w:val="24"/>
          <w:szCs w:val="24"/>
          <w:lang w:val="en-US"/>
        </w:rPr>
        <w:t>. Among</w:t>
      </w:r>
      <w:r w:rsidR="00F44160">
        <w:rPr>
          <w:rFonts w:ascii="Times New Roman" w:hAnsi="Times New Roman"/>
          <w:sz w:val="24"/>
          <w:szCs w:val="24"/>
          <w:lang w:val="en-US"/>
        </w:rPr>
        <w:t xml:space="preserve"> </w:t>
      </w:r>
      <w:r w:rsidRPr="00C0501F">
        <w:rPr>
          <w:rFonts w:ascii="Times New Roman" w:hAnsi="Times New Roman"/>
          <w:sz w:val="24"/>
          <w:szCs w:val="24"/>
          <w:lang w:val="en-US"/>
        </w:rPr>
        <w:t>older boys and young men</w:t>
      </w:r>
      <w:r w:rsidR="004C1040">
        <w:rPr>
          <w:rFonts w:ascii="Times New Roman" w:hAnsi="Times New Roman"/>
          <w:sz w:val="24"/>
          <w:szCs w:val="24"/>
          <w:lang w:val="en-US"/>
        </w:rPr>
        <w:t xml:space="preserve">, not-only did injury mortality peak in in </w:t>
      </w:r>
      <w:r w:rsidR="004C1040" w:rsidRPr="00C0501F">
        <w:rPr>
          <w:rFonts w:ascii="Times New Roman" w:hAnsi="Times New Roman"/>
          <w:sz w:val="24"/>
          <w:szCs w:val="24"/>
          <w:lang w:val="en-US"/>
        </w:rPr>
        <w:t>June/Jul</w:t>
      </w:r>
      <w:r w:rsidR="004C1040">
        <w:rPr>
          <w:rFonts w:ascii="Times New Roman" w:hAnsi="Times New Roman"/>
          <w:sz w:val="24"/>
          <w:szCs w:val="24"/>
          <w:lang w:val="en-US"/>
        </w:rPr>
        <w:t>y but also did all-cause mortality</w:t>
      </w:r>
      <w:r w:rsidRPr="00C0501F">
        <w:rPr>
          <w:rFonts w:ascii="Times New Roman" w:hAnsi="Times New Roman"/>
          <w:sz w:val="24"/>
          <w:szCs w:val="24"/>
          <w:lang w:val="en-US"/>
        </w:rPr>
        <w:t xml:space="preserve">. </w:t>
      </w:r>
      <w:ins w:id="33" w:author="Robbie Parks" w:date="2018-01-18T00:46:00Z">
        <w:r w:rsidR="00635195">
          <w:rPr>
            <w:rFonts w:ascii="Times New Roman" w:hAnsi="Times New Roman"/>
            <w:sz w:val="24"/>
            <w:szCs w:val="24"/>
            <w:lang w:val="en-US"/>
          </w:rPr>
          <w:t xml:space="preserve">The significant 6-month seasonality for 35-44 </w:t>
        </w:r>
        <w:proofErr w:type="gramStart"/>
        <w:r w:rsidR="00635195">
          <w:rPr>
            <w:rFonts w:ascii="Times New Roman" w:hAnsi="Times New Roman"/>
            <w:sz w:val="24"/>
            <w:szCs w:val="24"/>
            <w:lang w:val="en-US"/>
          </w:rPr>
          <w:t>years</w:t>
        </w:r>
        <w:proofErr w:type="gramEnd"/>
        <w:r w:rsidR="00635195">
          <w:rPr>
            <w:rFonts w:ascii="Times New Roman" w:hAnsi="Times New Roman"/>
            <w:sz w:val="24"/>
            <w:szCs w:val="24"/>
            <w:lang w:val="en-US"/>
          </w:rPr>
          <w:t xml:space="preserve"> </w:t>
        </w:r>
      </w:ins>
      <w:ins w:id="34" w:author="Robbie Parks" w:date="2018-01-18T00:48:00Z">
        <w:r w:rsidR="00635195">
          <w:rPr>
            <w:rFonts w:ascii="Times New Roman" w:hAnsi="Times New Roman"/>
            <w:sz w:val="24"/>
            <w:szCs w:val="24"/>
            <w:lang w:val="en-US"/>
          </w:rPr>
          <w:t xml:space="preserve">men for </w:t>
        </w:r>
        <w:proofErr w:type="spellStart"/>
        <w:r w:rsidR="00635195">
          <w:rPr>
            <w:rFonts w:ascii="Times New Roman" w:hAnsi="Times New Roman"/>
            <w:sz w:val="24"/>
            <w:szCs w:val="24"/>
            <w:lang w:val="en-US"/>
          </w:rPr>
          <w:t>all cause</w:t>
        </w:r>
        <w:proofErr w:type="spellEnd"/>
        <w:r w:rsidR="00635195">
          <w:rPr>
            <w:rFonts w:ascii="Times New Roman" w:hAnsi="Times New Roman"/>
            <w:sz w:val="24"/>
            <w:szCs w:val="24"/>
            <w:lang w:val="en-US"/>
          </w:rPr>
          <w:t xml:space="preserve"> </w:t>
        </w:r>
        <w:r w:rsidR="00635195">
          <w:rPr>
            <w:rFonts w:ascii="Times New Roman" w:hAnsi="Times New Roman"/>
            <w:sz w:val="24"/>
            <w:szCs w:val="24"/>
            <w:lang w:val="en-US"/>
          </w:rPr>
          <w:lastRenderedPageBreak/>
          <w:t xml:space="preserve">mortality </w:t>
        </w:r>
      </w:ins>
      <w:ins w:id="35" w:author="Robbie Parks" w:date="2018-01-18T00:51:00Z">
        <w:r w:rsidR="00A76F66">
          <w:rPr>
            <w:rFonts w:ascii="Times New Roman" w:hAnsi="Times New Roman"/>
            <w:sz w:val="24"/>
            <w:szCs w:val="24"/>
            <w:lang w:val="en-US"/>
          </w:rPr>
          <w:t xml:space="preserve">from Figure </w:t>
        </w:r>
        <w:r w:rsidR="00016C20">
          <w:rPr>
            <w:rFonts w:ascii="Times New Roman" w:hAnsi="Times New Roman"/>
            <w:sz w:val="24"/>
            <w:szCs w:val="24"/>
            <w:lang w:val="en-US"/>
          </w:rPr>
          <w:t>2 is</w:t>
        </w:r>
      </w:ins>
      <w:ins w:id="36" w:author="Robbie Parks" w:date="2018-01-18T00:46:00Z">
        <w:r w:rsidR="00635195">
          <w:rPr>
            <w:rFonts w:ascii="Times New Roman" w:hAnsi="Times New Roman"/>
            <w:sz w:val="24"/>
            <w:szCs w:val="24"/>
            <w:lang w:val="en-US"/>
          </w:rPr>
          <w:t xml:space="preserve"> explained by the influence of external deaths</w:t>
        </w:r>
      </w:ins>
      <w:ins w:id="37" w:author="Robbie Parks" w:date="2018-01-18T00:49:00Z">
        <w:r w:rsidR="00635195">
          <w:rPr>
            <w:rFonts w:ascii="Times New Roman" w:hAnsi="Times New Roman"/>
            <w:sz w:val="24"/>
            <w:szCs w:val="24"/>
            <w:lang w:val="en-US"/>
          </w:rPr>
          <w:t xml:space="preserve"> peaking</w:t>
        </w:r>
      </w:ins>
      <w:ins w:id="38" w:author="Robbie Parks" w:date="2018-01-18T00:46:00Z">
        <w:r w:rsidR="00635195">
          <w:rPr>
            <w:rFonts w:ascii="Times New Roman" w:hAnsi="Times New Roman"/>
            <w:sz w:val="24"/>
            <w:szCs w:val="24"/>
            <w:lang w:val="en-US"/>
          </w:rPr>
          <w:t xml:space="preserve"> 6 months </w:t>
        </w:r>
      </w:ins>
      <w:ins w:id="39" w:author="Robbie Parks" w:date="2018-01-18T00:49:00Z">
        <w:r w:rsidR="00635195">
          <w:rPr>
            <w:rFonts w:ascii="Times New Roman" w:hAnsi="Times New Roman"/>
            <w:sz w:val="24"/>
            <w:szCs w:val="24"/>
            <w:lang w:val="en-US"/>
          </w:rPr>
          <w:t>apart from the other causes of death.</w:t>
        </w:r>
      </w:ins>
    </w:p>
    <w:p w14:paraId="2FB6278E" w14:textId="77777777" w:rsidR="000210D1" w:rsidRPr="00C0501F" w:rsidRDefault="000210D1" w:rsidP="00C33FFB">
      <w:pPr>
        <w:spacing w:after="0" w:line="480" w:lineRule="auto"/>
        <w:jc w:val="both"/>
        <w:rPr>
          <w:rFonts w:ascii="Times New Roman" w:hAnsi="Times New Roman"/>
          <w:sz w:val="24"/>
          <w:szCs w:val="24"/>
          <w:lang w:val="en-US"/>
        </w:rPr>
      </w:pPr>
    </w:p>
    <w:p w14:paraId="72CD43A6" w14:textId="353EFD2B" w:rsidR="009F3128" w:rsidRPr="00C0501F" w:rsidRDefault="000210D1"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 xml:space="preserve">Percent difference in </w:t>
      </w:r>
      <w:r w:rsidR="00F44160">
        <w:rPr>
          <w:rFonts w:ascii="Times New Roman" w:hAnsi="Times New Roman"/>
          <w:sz w:val="24"/>
          <w:szCs w:val="24"/>
          <w:lang w:val="en-US"/>
        </w:rPr>
        <w:t xml:space="preserve">all-cause </w:t>
      </w:r>
      <w:r w:rsidRPr="00C0501F">
        <w:rPr>
          <w:rFonts w:ascii="Times New Roman" w:hAnsi="Times New Roman"/>
          <w:sz w:val="24"/>
          <w:szCs w:val="24"/>
          <w:lang w:val="en-US"/>
        </w:rPr>
        <w:t xml:space="preserve">death rates between mortality in peak and minimum months declined </w:t>
      </w:r>
      <w:ins w:id="40" w:author="Robbie Parks" w:date="2018-01-18T01:22:00Z">
        <w:r w:rsidR="00B62D3F">
          <w:rPr>
            <w:rFonts w:ascii="Times New Roman" w:hAnsi="Times New Roman"/>
            <w:sz w:val="24"/>
            <w:szCs w:val="24"/>
            <w:lang w:val="en-US"/>
          </w:rPr>
          <w:t xml:space="preserve">non-significantly </w:t>
        </w:r>
      </w:ins>
      <w:r w:rsidRPr="00C0501F">
        <w:rPr>
          <w:rFonts w:ascii="Times New Roman" w:hAnsi="Times New Roman"/>
          <w:sz w:val="24"/>
          <w:szCs w:val="24"/>
          <w:lang w:val="en-US"/>
        </w:rPr>
        <w:t xml:space="preserve">by less than </w:t>
      </w:r>
      <w:ins w:id="41" w:author="Robbie Parks" w:date="2018-01-18T01:18:00Z">
        <w:r w:rsidR="00A87A63">
          <w:rPr>
            <w:rFonts w:ascii="Times New Roman" w:hAnsi="Times New Roman"/>
            <w:sz w:val="24"/>
            <w:szCs w:val="24"/>
            <w:lang w:val="en-US"/>
          </w:rPr>
          <w:t>eight</w:t>
        </w:r>
      </w:ins>
      <w:del w:id="42" w:author="Robbie Parks" w:date="2018-01-18T01:18:00Z">
        <w:r w:rsidRPr="00C0501F" w:rsidDel="00A87A63">
          <w:rPr>
            <w:rFonts w:ascii="Times New Roman" w:hAnsi="Times New Roman"/>
            <w:sz w:val="24"/>
            <w:szCs w:val="24"/>
            <w:lang w:val="en-US"/>
          </w:rPr>
          <w:delText>seven</w:delText>
        </w:r>
      </w:del>
      <w:r w:rsidRPr="00C0501F">
        <w:rPr>
          <w:rFonts w:ascii="Times New Roman" w:hAnsi="Times New Roman"/>
          <w:sz w:val="24"/>
          <w:szCs w:val="24"/>
          <w:lang w:val="en-US"/>
        </w:rPr>
        <w:t xml:space="preserve"> percentage points for people olde</w:t>
      </w:r>
      <w:r w:rsidR="009B509E">
        <w:rPr>
          <w:rFonts w:ascii="Times New Roman" w:hAnsi="Times New Roman"/>
          <w:sz w:val="24"/>
          <w:szCs w:val="24"/>
          <w:lang w:val="en-US"/>
        </w:rPr>
        <w:t>r than 45 years of age from 1980</w:t>
      </w:r>
      <w:r w:rsidRPr="00C0501F">
        <w:rPr>
          <w:rFonts w:ascii="Times New Roman" w:hAnsi="Times New Roman"/>
          <w:sz w:val="24"/>
          <w:szCs w:val="24"/>
          <w:lang w:val="en-US"/>
        </w:rPr>
        <w:t xml:space="preserve"> to 2013 (Figure </w:t>
      </w:r>
      <w:r w:rsidR="00040FE5" w:rsidRPr="00C0501F">
        <w:rPr>
          <w:rFonts w:ascii="Times New Roman" w:hAnsi="Times New Roman"/>
          <w:sz w:val="24"/>
          <w:szCs w:val="24"/>
          <w:lang w:val="en-US"/>
        </w:rPr>
        <w:t>4</w:t>
      </w:r>
      <w:r w:rsidR="00EF58F0">
        <w:rPr>
          <w:rFonts w:ascii="Times New Roman" w:hAnsi="Times New Roman"/>
          <w:sz w:val="24"/>
          <w:szCs w:val="24"/>
          <w:lang w:val="en-US"/>
        </w:rPr>
        <w:t xml:space="preserve">), </w:t>
      </w:r>
      <w:commentRangeStart w:id="43"/>
      <w:commentRangeStart w:id="44"/>
      <w:r w:rsidR="00EF58F0">
        <w:rPr>
          <w:rFonts w:ascii="Times New Roman" w:hAnsi="Times New Roman"/>
          <w:sz w:val="24"/>
          <w:szCs w:val="24"/>
          <w:lang w:val="en-US"/>
        </w:rPr>
        <w:t>driven by declining seasonal differences in injury deaths</w:t>
      </w:r>
      <w:r w:rsidR="004C1040">
        <w:rPr>
          <w:rFonts w:ascii="Times New Roman" w:hAnsi="Times New Roman"/>
          <w:sz w:val="24"/>
          <w:szCs w:val="24"/>
          <w:lang w:val="en-US"/>
        </w:rPr>
        <w:t xml:space="preserve"> and by the fact that the share of deaths from cardiorespiratory deaths declined over time</w:t>
      </w:r>
      <w:r w:rsidR="00EF58F0">
        <w:rPr>
          <w:rFonts w:ascii="Times New Roman" w:hAnsi="Times New Roman"/>
          <w:sz w:val="24"/>
          <w:szCs w:val="24"/>
          <w:lang w:val="en-US"/>
        </w:rPr>
        <w:t>.</w:t>
      </w:r>
      <w:commentRangeEnd w:id="43"/>
      <w:r w:rsidR="00EF58F0">
        <w:rPr>
          <w:rStyle w:val="CommentReference"/>
          <w:rFonts w:asciiTheme="minorHAnsi" w:eastAsiaTheme="minorHAnsi" w:hAnsiTheme="minorHAnsi" w:cstheme="minorBidi"/>
        </w:rPr>
        <w:commentReference w:id="43"/>
      </w:r>
      <w:commentRangeEnd w:id="44"/>
      <w:r w:rsidR="0071406C">
        <w:rPr>
          <w:rStyle w:val="CommentReference"/>
          <w:rFonts w:asciiTheme="minorHAnsi" w:eastAsiaTheme="minorHAnsi" w:hAnsiTheme="minorHAnsi" w:cstheme="minorBidi"/>
        </w:rPr>
        <w:commentReference w:id="44"/>
      </w:r>
      <w:r w:rsidR="00EF58F0">
        <w:rPr>
          <w:rFonts w:ascii="Times New Roman" w:hAnsi="Times New Roman"/>
          <w:sz w:val="24"/>
          <w:szCs w:val="24"/>
          <w:lang w:val="en-US"/>
        </w:rPr>
        <w:t xml:space="preserve"> </w:t>
      </w:r>
      <w:r w:rsidRPr="00C0501F">
        <w:rPr>
          <w:rFonts w:ascii="Times New Roman" w:hAnsi="Times New Roman"/>
          <w:sz w:val="24"/>
          <w:szCs w:val="24"/>
          <w:lang w:val="en-US"/>
        </w:rPr>
        <w:t xml:space="preserve">In contrast, the difference between peak (summer) and minimum (winter) </w:t>
      </w:r>
      <w:r w:rsidR="005866BD" w:rsidRPr="00C0501F">
        <w:rPr>
          <w:rFonts w:ascii="Times New Roman" w:hAnsi="Times New Roman"/>
          <w:sz w:val="24"/>
          <w:szCs w:val="24"/>
          <w:lang w:val="en-US"/>
        </w:rPr>
        <w:t xml:space="preserve">death rates </w:t>
      </w:r>
      <w:r w:rsidRPr="00C0501F">
        <w:rPr>
          <w:rFonts w:ascii="Times New Roman" w:hAnsi="Times New Roman"/>
          <w:sz w:val="24"/>
          <w:szCs w:val="24"/>
          <w:lang w:val="en-US"/>
        </w:rPr>
        <w:t xml:space="preserve">declined significantly in younger ages, by </w:t>
      </w:r>
      <w:ins w:id="45" w:author="Robbie Parks" w:date="2018-01-18T01:24:00Z">
        <w:r w:rsidR="00B62D3F">
          <w:rPr>
            <w:rFonts w:ascii="Times New Roman" w:hAnsi="Times New Roman"/>
            <w:sz w:val="24"/>
            <w:szCs w:val="24"/>
            <w:lang w:val="en-US"/>
          </w:rPr>
          <w:t>over</w:t>
        </w:r>
      </w:ins>
      <w:del w:id="46" w:author="Robbie Parks" w:date="2018-01-18T01:24:00Z">
        <w:r w:rsidRPr="00C0501F" w:rsidDel="00B62D3F">
          <w:rPr>
            <w:rFonts w:ascii="Times New Roman" w:hAnsi="Times New Roman"/>
            <w:sz w:val="24"/>
            <w:szCs w:val="24"/>
            <w:lang w:val="en-US"/>
          </w:rPr>
          <w:delText>nearly 25</w:delText>
        </w:r>
      </w:del>
      <w:r w:rsidRPr="00C0501F">
        <w:rPr>
          <w:rFonts w:ascii="Times New Roman" w:hAnsi="Times New Roman"/>
          <w:sz w:val="24"/>
          <w:szCs w:val="24"/>
          <w:lang w:val="en-US"/>
        </w:rPr>
        <w:t xml:space="preserve"> </w:t>
      </w:r>
      <w:ins w:id="47" w:author="Robbie Parks" w:date="2018-01-18T01:33:00Z">
        <w:r w:rsidR="0071406C">
          <w:rPr>
            <w:rFonts w:ascii="Times New Roman" w:hAnsi="Times New Roman"/>
            <w:sz w:val="24"/>
            <w:szCs w:val="24"/>
            <w:lang w:val="en-US"/>
          </w:rPr>
          <w:t xml:space="preserve">25 </w:t>
        </w:r>
      </w:ins>
      <w:r w:rsidRPr="00C0501F">
        <w:rPr>
          <w:rFonts w:ascii="Times New Roman" w:hAnsi="Times New Roman"/>
          <w:sz w:val="24"/>
          <w:szCs w:val="24"/>
          <w:lang w:val="en-US"/>
        </w:rPr>
        <w:t>percentage points in males aged 5-14 years and 15-24</w:t>
      </w:r>
      <w:r w:rsidR="005866BD" w:rsidRPr="00C0501F">
        <w:rPr>
          <w:rFonts w:ascii="Times New Roman" w:hAnsi="Times New Roman"/>
          <w:sz w:val="24"/>
          <w:szCs w:val="24"/>
          <w:lang w:val="en-US"/>
        </w:rPr>
        <w:t xml:space="preserve"> </w:t>
      </w:r>
      <w:r w:rsidRPr="00C0501F">
        <w:rPr>
          <w:rFonts w:ascii="Times New Roman" w:hAnsi="Times New Roman"/>
          <w:sz w:val="24"/>
          <w:szCs w:val="24"/>
          <w:lang w:val="en-US"/>
        </w:rPr>
        <w:t>years</w:t>
      </w:r>
      <w:r w:rsidR="00EF58F0">
        <w:rPr>
          <w:rFonts w:ascii="Times New Roman" w:hAnsi="Times New Roman"/>
          <w:sz w:val="24"/>
          <w:szCs w:val="24"/>
          <w:lang w:val="en-US"/>
        </w:rPr>
        <w:t xml:space="preserve">, largely </w:t>
      </w:r>
      <w:r w:rsidR="009B11D1">
        <w:rPr>
          <w:rFonts w:ascii="Times New Roman" w:hAnsi="Times New Roman"/>
          <w:sz w:val="24"/>
          <w:szCs w:val="24"/>
          <w:lang w:val="en-US"/>
        </w:rPr>
        <w:t>driven</w:t>
      </w:r>
      <w:r w:rsidR="004C1040">
        <w:rPr>
          <w:rFonts w:ascii="Times New Roman" w:hAnsi="Times New Roman"/>
          <w:sz w:val="24"/>
          <w:szCs w:val="24"/>
          <w:lang w:val="en-US"/>
        </w:rPr>
        <w:t xml:space="preserve"> in </w:t>
      </w:r>
      <w:r w:rsidR="009B11D1">
        <w:rPr>
          <w:rFonts w:ascii="Times New Roman" w:hAnsi="Times New Roman"/>
          <w:sz w:val="24"/>
          <w:szCs w:val="24"/>
          <w:lang w:val="en-US"/>
        </w:rPr>
        <w:t xml:space="preserve">the declining difference between </w:t>
      </w:r>
      <w:r w:rsidR="004C1040">
        <w:rPr>
          <w:rFonts w:ascii="Times New Roman" w:hAnsi="Times New Roman"/>
          <w:sz w:val="24"/>
          <w:szCs w:val="24"/>
          <w:lang w:val="en-US"/>
        </w:rPr>
        <w:t>summer and winter</w:t>
      </w:r>
      <w:r w:rsidR="00EF58F0">
        <w:rPr>
          <w:rFonts w:ascii="Times New Roman" w:hAnsi="Times New Roman"/>
          <w:sz w:val="24"/>
          <w:szCs w:val="24"/>
          <w:lang w:val="en-US"/>
        </w:rPr>
        <w:t xml:space="preserve"> </w:t>
      </w:r>
      <w:r w:rsidR="009B11D1">
        <w:rPr>
          <w:rFonts w:ascii="Times New Roman" w:hAnsi="Times New Roman"/>
          <w:sz w:val="24"/>
          <w:szCs w:val="24"/>
          <w:lang w:val="en-US"/>
        </w:rPr>
        <w:t>injury deaths</w:t>
      </w:r>
      <w:r w:rsidRPr="00C0501F">
        <w:rPr>
          <w:rFonts w:ascii="Times New Roman" w:hAnsi="Times New Roman"/>
          <w:sz w:val="24"/>
          <w:szCs w:val="24"/>
          <w:lang w:val="en-US"/>
        </w:rPr>
        <w:t>. Under five years of age, percent seasonal difference</w:t>
      </w:r>
      <w:r w:rsidR="009B11D1">
        <w:rPr>
          <w:rFonts w:ascii="Times New Roman" w:hAnsi="Times New Roman"/>
          <w:sz w:val="24"/>
          <w:szCs w:val="24"/>
          <w:lang w:val="en-US"/>
        </w:rPr>
        <w:t xml:space="preserve"> in all-cause death rates</w:t>
      </w:r>
      <w:r w:rsidRPr="00C0501F">
        <w:rPr>
          <w:rFonts w:ascii="Times New Roman" w:hAnsi="Times New Roman"/>
          <w:sz w:val="24"/>
          <w:szCs w:val="24"/>
          <w:lang w:val="en-US"/>
        </w:rPr>
        <w:t xml:space="preserve"> declined by a statistically-significant 13.2 percentage points (95% CI 8.1 to 18.2) for boys but only a statistically insignificant 5.0 percentage points (-12.0 to 2.0) for girls.</w:t>
      </w:r>
      <w:r w:rsidR="009B11D1">
        <w:rPr>
          <w:rFonts w:ascii="Times New Roman" w:hAnsi="Times New Roman"/>
          <w:sz w:val="24"/>
          <w:szCs w:val="24"/>
          <w:lang w:val="en-US"/>
        </w:rPr>
        <w:t xml:space="preserve"> This decline was a net effect of declining winter-summer difference in cardiorespiratory deaths and increasing summer-winter difference in injury deaths.</w:t>
      </w:r>
      <w:ins w:id="48" w:author="Robbie Parks" w:date="2018-01-18T01:35:00Z">
        <w:r w:rsidR="009F3128">
          <w:rPr>
            <w:rFonts w:ascii="Times New Roman" w:hAnsi="Times New Roman"/>
            <w:sz w:val="24"/>
            <w:szCs w:val="24"/>
            <w:lang w:val="en-US"/>
          </w:rPr>
          <w:t xml:space="preserve"> Significant </w:t>
        </w:r>
      </w:ins>
      <w:ins w:id="49" w:author="Robbie Parks" w:date="2018-01-18T01:36:00Z">
        <w:r w:rsidR="009F3128">
          <w:rPr>
            <w:rFonts w:ascii="Times New Roman" w:hAnsi="Times New Roman"/>
            <w:sz w:val="24"/>
            <w:szCs w:val="24"/>
            <w:lang w:val="en-US"/>
          </w:rPr>
          <w:t>changes</w:t>
        </w:r>
      </w:ins>
      <w:ins w:id="50" w:author="Robbie Parks" w:date="2018-01-18T01:35:00Z">
        <w:r w:rsidR="009F3128">
          <w:rPr>
            <w:rFonts w:ascii="Times New Roman" w:hAnsi="Times New Roman"/>
            <w:sz w:val="24"/>
            <w:szCs w:val="24"/>
            <w:lang w:val="en-US"/>
          </w:rPr>
          <w:t xml:space="preserve"> in </w:t>
        </w:r>
      </w:ins>
      <w:ins w:id="51" w:author="Robbie Parks" w:date="2018-01-18T01:36:00Z">
        <w:r w:rsidR="009F3128">
          <w:rPr>
            <w:rFonts w:ascii="Times New Roman" w:hAnsi="Times New Roman"/>
            <w:sz w:val="24"/>
            <w:szCs w:val="24"/>
            <w:lang w:val="en-US"/>
          </w:rPr>
          <w:t>cardiorespiratory deaths were restricted to</w:t>
        </w:r>
      </w:ins>
      <w:ins w:id="52" w:author="Robbie Parks" w:date="2018-01-18T01:37:00Z">
        <w:r w:rsidR="009F3128">
          <w:rPr>
            <w:rFonts w:ascii="Times New Roman" w:hAnsi="Times New Roman"/>
            <w:sz w:val="24"/>
            <w:szCs w:val="24"/>
            <w:lang w:val="en-US"/>
          </w:rPr>
          <w:t xml:space="preserve"> a decrease for</w:t>
        </w:r>
      </w:ins>
      <w:ins w:id="53" w:author="Robbie Parks" w:date="2018-01-18T01:36:00Z">
        <w:r w:rsidR="009F3128">
          <w:rPr>
            <w:rFonts w:ascii="Times New Roman" w:hAnsi="Times New Roman"/>
            <w:sz w:val="24"/>
            <w:szCs w:val="24"/>
            <w:lang w:val="en-US"/>
          </w:rPr>
          <w:t xml:space="preserve"> 0-4 boys of -41.0 percentage points (-13.2 to -68.8)</w:t>
        </w:r>
      </w:ins>
      <w:ins w:id="54" w:author="Robbie Parks" w:date="2018-01-18T01:37:00Z">
        <w:r w:rsidR="009F3128">
          <w:rPr>
            <w:rFonts w:ascii="Times New Roman" w:hAnsi="Times New Roman"/>
            <w:sz w:val="24"/>
            <w:szCs w:val="24"/>
            <w:lang w:val="en-US"/>
          </w:rPr>
          <w:t xml:space="preserve"> and </w:t>
        </w:r>
      </w:ins>
      <w:ins w:id="55" w:author="Robbie Parks" w:date="2018-01-18T01:38:00Z">
        <w:r w:rsidR="009F3128">
          <w:rPr>
            <w:rFonts w:ascii="Times New Roman" w:hAnsi="Times New Roman"/>
            <w:sz w:val="24"/>
            <w:szCs w:val="24"/>
            <w:lang w:val="en-US"/>
          </w:rPr>
          <w:t xml:space="preserve">an increase in </w:t>
        </w:r>
        <w:r w:rsidR="005773A8">
          <w:rPr>
            <w:rFonts w:ascii="Times New Roman" w:hAnsi="Times New Roman"/>
            <w:sz w:val="24"/>
            <w:szCs w:val="24"/>
            <w:lang w:val="en-US"/>
          </w:rPr>
          <w:t>25-34</w:t>
        </w:r>
        <w:r w:rsidR="009F3128">
          <w:rPr>
            <w:rFonts w:ascii="Times New Roman" w:hAnsi="Times New Roman"/>
            <w:sz w:val="24"/>
            <w:szCs w:val="24"/>
            <w:lang w:val="en-US"/>
          </w:rPr>
          <w:t xml:space="preserve"> </w:t>
        </w:r>
      </w:ins>
      <w:ins w:id="56" w:author="Robbie Parks" w:date="2018-01-18T01:40:00Z">
        <w:r w:rsidR="005773A8">
          <w:rPr>
            <w:rFonts w:ascii="Times New Roman" w:hAnsi="Times New Roman"/>
            <w:sz w:val="24"/>
            <w:szCs w:val="24"/>
            <w:lang w:val="en-US"/>
          </w:rPr>
          <w:t>men</w:t>
        </w:r>
      </w:ins>
      <w:ins w:id="57" w:author="Robbie Parks" w:date="2018-01-18T01:38:00Z">
        <w:r w:rsidR="009F3128">
          <w:rPr>
            <w:rFonts w:ascii="Times New Roman" w:hAnsi="Times New Roman"/>
            <w:sz w:val="24"/>
            <w:szCs w:val="24"/>
            <w:lang w:val="en-US"/>
          </w:rPr>
          <w:t xml:space="preserve"> of </w:t>
        </w:r>
      </w:ins>
      <w:ins w:id="58" w:author="Robbie Parks" w:date="2018-01-18T01:40:00Z">
        <w:r w:rsidR="005773A8">
          <w:rPr>
            <w:rFonts w:ascii="Times New Roman" w:hAnsi="Times New Roman"/>
            <w:sz w:val="24"/>
            <w:szCs w:val="24"/>
            <w:lang w:val="en-US"/>
          </w:rPr>
          <w:t>12.1 percentage points (</w:t>
        </w:r>
      </w:ins>
      <w:ins w:id="59" w:author="Robbie Parks" w:date="2018-01-18T01:41:00Z">
        <w:r w:rsidR="005773A8">
          <w:rPr>
            <w:rFonts w:ascii="Times New Roman" w:hAnsi="Times New Roman"/>
            <w:sz w:val="24"/>
            <w:szCs w:val="24"/>
            <w:lang w:val="en-US"/>
          </w:rPr>
          <w:t>0.5 to 23.7).</w:t>
        </w:r>
      </w:ins>
    </w:p>
    <w:p w14:paraId="102D6F4D" w14:textId="77777777" w:rsidR="000210D1" w:rsidRPr="00C0501F" w:rsidRDefault="000210D1" w:rsidP="00C33FFB">
      <w:pPr>
        <w:spacing w:after="0" w:line="480" w:lineRule="auto"/>
        <w:jc w:val="both"/>
        <w:rPr>
          <w:rFonts w:ascii="Times New Roman" w:hAnsi="Times New Roman"/>
          <w:sz w:val="24"/>
          <w:szCs w:val="24"/>
          <w:lang w:val="en-US"/>
        </w:rPr>
      </w:pPr>
    </w:p>
    <w:p w14:paraId="6A559C4E" w14:textId="20806EEE" w:rsidR="000B343F" w:rsidRDefault="009B11D1" w:rsidP="00C33FFB">
      <w:pPr>
        <w:spacing w:after="0" w:line="480" w:lineRule="auto"/>
        <w:jc w:val="both"/>
        <w:rPr>
          <w:rFonts w:ascii="Times New Roman" w:hAnsi="Times New Roman"/>
          <w:sz w:val="24"/>
          <w:szCs w:val="24"/>
          <w:lang w:val="en-US"/>
        </w:rPr>
      </w:pPr>
      <w:r>
        <w:rPr>
          <w:rFonts w:ascii="Times New Roman" w:hAnsi="Times New Roman"/>
          <w:sz w:val="24"/>
          <w:szCs w:val="24"/>
          <w:lang w:val="en-US"/>
        </w:rPr>
        <w:t>The sub</w:t>
      </w:r>
      <w:r w:rsidR="000210D1" w:rsidRPr="00C0501F">
        <w:rPr>
          <w:rFonts w:ascii="Times New Roman" w:hAnsi="Times New Roman"/>
          <w:sz w:val="24"/>
          <w:szCs w:val="24"/>
          <w:lang w:val="en-US"/>
        </w:rPr>
        <w:t xml:space="preserve">national </w:t>
      </w:r>
      <w:r w:rsidR="00236AF3" w:rsidRPr="00C0501F">
        <w:rPr>
          <w:rFonts w:ascii="Times New Roman" w:hAnsi="Times New Roman"/>
          <w:sz w:val="24"/>
          <w:szCs w:val="24"/>
          <w:lang w:val="en-US"/>
        </w:rPr>
        <w:t>center</w:t>
      </w:r>
      <w:r w:rsidR="000210D1" w:rsidRPr="00C0501F">
        <w:rPr>
          <w:rFonts w:ascii="Times New Roman" w:hAnsi="Times New Roman"/>
          <w:sz w:val="24"/>
          <w:szCs w:val="24"/>
          <w:lang w:val="en-US"/>
        </w:rPr>
        <w:t xml:space="preserve"> of gravity analysis shows that </w:t>
      </w:r>
      <w:r w:rsidR="000B343F">
        <w:rPr>
          <w:rFonts w:ascii="Times New Roman" w:hAnsi="Times New Roman"/>
          <w:sz w:val="24"/>
          <w:szCs w:val="24"/>
          <w:lang w:val="en-US"/>
        </w:rPr>
        <w:t xml:space="preserve">all-cause </w:t>
      </w:r>
      <w:r w:rsidR="000210D1" w:rsidRPr="00C0501F">
        <w:rPr>
          <w:rFonts w:ascii="Times New Roman" w:hAnsi="Times New Roman"/>
          <w:sz w:val="24"/>
          <w:szCs w:val="24"/>
          <w:lang w:val="en-US"/>
        </w:rPr>
        <w:t xml:space="preserve">mortality peaks and minima in different climate regions are consistent with the national ones (Figure </w:t>
      </w:r>
      <w:r w:rsidR="00040FE5" w:rsidRPr="00C0501F">
        <w:rPr>
          <w:rFonts w:ascii="Times New Roman" w:hAnsi="Times New Roman"/>
          <w:sz w:val="24"/>
          <w:szCs w:val="24"/>
          <w:lang w:val="en-US"/>
        </w:rPr>
        <w:t>5</w:t>
      </w:r>
      <w:r w:rsidR="000210D1" w:rsidRPr="00C0501F">
        <w:rPr>
          <w:rFonts w:ascii="Times New Roman" w:hAnsi="Times New Roman"/>
          <w:sz w:val="24"/>
          <w:szCs w:val="24"/>
          <w:lang w:val="en-US"/>
        </w:rPr>
        <w:t>), indicating the seasonality is largely independent of geography. The relative homogeneity of the timing of maximum</w:t>
      </w:r>
      <w:ins w:id="60" w:author="Robbie Parks" w:date="2018-01-18T02:05:00Z">
        <w:r w:rsidR="00A8195E">
          <w:rPr>
            <w:rFonts w:ascii="Times New Roman" w:hAnsi="Times New Roman"/>
            <w:sz w:val="24"/>
            <w:szCs w:val="24"/>
            <w:lang w:val="en-US"/>
          </w:rPr>
          <w:t xml:space="preserve"> and minimum</w:t>
        </w:r>
      </w:ins>
      <w:del w:id="61" w:author="Robbie Parks" w:date="2018-01-18T01:51:00Z">
        <w:r w:rsidR="000210D1" w:rsidRPr="00C0501F" w:rsidDel="00214C19">
          <w:rPr>
            <w:rFonts w:ascii="Times New Roman" w:hAnsi="Times New Roman"/>
            <w:sz w:val="24"/>
            <w:szCs w:val="24"/>
            <w:lang w:val="en-US"/>
          </w:rPr>
          <w:delText xml:space="preserve"> and</w:delText>
        </w:r>
      </w:del>
      <w:r w:rsidR="000210D1" w:rsidRPr="00C0501F">
        <w:rPr>
          <w:rFonts w:ascii="Times New Roman" w:hAnsi="Times New Roman"/>
          <w:sz w:val="24"/>
          <w:szCs w:val="24"/>
          <w:lang w:val="en-US"/>
        </w:rPr>
        <w:t xml:space="preserve"> mortality is evident, despite the large variation in temperatures that exist between climate regions during the same months. For example, in men and women aged 65-74 years, </w:t>
      </w:r>
      <w:r w:rsidR="000B343F">
        <w:rPr>
          <w:rFonts w:ascii="Times New Roman" w:hAnsi="Times New Roman"/>
          <w:sz w:val="24"/>
          <w:szCs w:val="24"/>
          <w:lang w:val="en-US"/>
        </w:rPr>
        <w:t xml:space="preserve">all-cause </w:t>
      </w:r>
      <w:r w:rsidR="000210D1" w:rsidRPr="00C0501F">
        <w:rPr>
          <w:rFonts w:ascii="Times New Roman" w:hAnsi="Times New Roman"/>
          <w:sz w:val="24"/>
          <w:szCs w:val="24"/>
          <w:lang w:val="en-US"/>
        </w:rPr>
        <w:t xml:space="preserve">mortality peaked in February in the Northeast and Southeast, even though the average temperatures for those regions were different by over 13 degrees Celsius </w:t>
      </w:r>
      <w:r w:rsidR="000210D1" w:rsidRPr="00C0501F">
        <w:rPr>
          <w:rFonts w:ascii="Times New Roman" w:hAnsi="Times New Roman"/>
          <w:sz w:val="24"/>
          <w:szCs w:val="24"/>
          <w:lang w:val="en-US"/>
        </w:rPr>
        <w:lastRenderedPageBreak/>
        <w:t xml:space="preserve">(9.3 in the Southeast compared with -3.8 in the Northeast). </w:t>
      </w:r>
      <w:commentRangeStart w:id="62"/>
      <w:r w:rsidR="000210D1" w:rsidRPr="00C0501F">
        <w:rPr>
          <w:rFonts w:ascii="Times New Roman" w:hAnsi="Times New Roman"/>
          <w:sz w:val="24"/>
          <w:szCs w:val="24"/>
          <w:lang w:val="en-US"/>
        </w:rPr>
        <w:t>Furthermore, above 45 years of age, there is little inter-region variation in the percent seasonal difference</w:t>
      </w:r>
      <w:r w:rsidR="00325E17">
        <w:rPr>
          <w:rFonts w:ascii="Times New Roman" w:hAnsi="Times New Roman"/>
          <w:sz w:val="24"/>
          <w:szCs w:val="24"/>
          <w:lang w:val="en-US"/>
        </w:rPr>
        <w:t xml:space="preserve"> in all-cause mortality</w:t>
      </w:r>
      <w:r w:rsidR="000210D1" w:rsidRPr="00C0501F">
        <w:rPr>
          <w:rFonts w:ascii="Times New Roman" w:hAnsi="Times New Roman"/>
          <w:sz w:val="24"/>
          <w:szCs w:val="24"/>
          <w:lang w:val="en-US"/>
        </w:rPr>
        <w:t xml:space="preserve">, despite the large variation in temperature difference between the peak and minimum months (Figure </w:t>
      </w:r>
      <w:r w:rsidR="00040FE5" w:rsidRPr="00C0501F">
        <w:rPr>
          <w:rFonts w:ascii="Times New Roman" w:hAnsi="Times New Roman"/>
          <w:sz w:val="24"/>
          <w:szCs w:val="24"/>
          <w:lang w:val="en-US"/>
        </w:rPr>
        <w:t>6</w:t>
      </w:r>
      <w:r w:rsidR="000210D1" w:rsidRPr="00C0501F">
        <w:rPr>
          <w:rFonts w:ascii="Times New Roman" w:hAnsi="Times New Roman"/>
          <w:sz w:val="24"/>
          <w:szCs w:val="24"/>
          <w:lang w:val="en-US"/>
        </w:rPr>
        <w:t xml:space="preserve">; none of the associations with temperature difference were statistically significant above 45 years of age). </w:t>
      </w:r>
      <w:commentRangeEnd w:id="62"/>
      <w:r w:rsidR="00325E17">
        <w:rPr>
          <w:rStyle w:val="CommentReference"/>
          <w:rFonts w:asciiTheme="minorHAnsi" w:eastAsiaTheme="minorHAnsi" w:hAnsiTheme="minorHAnsi" w:cstheme="minorBidi"/>
        </w:rPr>
        <w:commentReference w:id="62"/>
      </w:r>
      <w:ins w:id="63" w:author="Robbie Parks" w:date="2018-01-18T01:52:00Z">
        <w:r w:rsidR="00214C19" w:rsidRPr="00214C19">
          <w:rPr>
            <w:rFonts w:ascii="Times New Roman" w:hAnsi="Times New Roman"/>
            <w:sz w:val="24"/>
            <w:szCs w:val="24"/>
            <w:lang w:val="en-US"/>
          </w:rPr>
          <w:t xml:space="preserve"> </w:t>
        </w:r>
        <w:r w:rsidR="00214C19">
          <w:rPr>
            <w:rFonts w:ascii="Times New Roman" w:hAnsi="Times New Roman"/>
            <w:sz w:val="24"/>
            <w:szCs w:val="24"/>
            <w:lang w:val="en-US"/>
          </w:rPr>
          <w:t xml:space="preserve">The homogeneity of peak mortality through climate regions is generally true of the cause-specific analysis too, </w:t>
        </w:r>
      </w:ins>
      <w:ins w:id="64" w:author="Robbie Parks" w:date="2018-01-18T11:21:00Z">
        <w:r w:rsidR="00FF6541">
          <w:rPr>
            <w:rFonts w:ascii="Times New Roman" w:hAnsi="Times New Roman"/>
            <w:sz w:val="24"/>
            <w:szCs w:val="24"/>
            <w:lang w:val="en-US"/>
          </w:rPr>
          <w:t xml:space="preserve">with </w:t>
        </w:r>
        <w:proofErr w:type="gramStart"/>
        <w:r w:rsidR="00FF6541">
          <w:rPr>
            <w:rFonts w:ascii="Times New Roman" w:hAnsi="Times New Roman"/>
            <w:sz w:val="24"/>
            <w:szCs w:val="24"/>
            <w:lang w:val="en-US"/>
          </w:rPr>
          <w:t xml:space="preserve">a </w:t>
        </w:r>
      </w:ins>
      <w:ins w:id="65" w:author="Robbie Parks" w:date="2018-01-18T01:52:00Z">
        <w:r w:rsidR="00214C19">
          <w:rPr>
            <w:rFonts w:ascii="Times New Roman" w:hAnsi="Times New Roman"/>
            <w:sz w:val="24"/>
            <w:szCs w:val="24"/>
            <w:lang w:val="en-US"/>
          </w:rPr>
          <w:t xml:space="preserve"> notable</w:t>
        </w:r>
        <w:proofErr w:type="gramEnd"/>
        <w:r w:rsidR="00214C19">
          <w:rPr>
            <w:rFonts w:ascii="Times New Roman" w:hAnsi="Times New Roman"/>
            <w:sz w:val="24"/>
            <w:szCs w:val="24"/>
            <w:lang w:val="en-US"/>
          </w:rPr>
          <w:t xml:space="preserve"> except</w:t>
        </w:r>
      </w:ins>
      <w:ins w:id="66" w:author="Robbie Parks" w:date="2018-01-18T11:20:00Z">
        <w:r w:rsidR="00FF6541">
          <w:rPr>
            <w:rFonts w:ascii="Times New Roman" w:hAnsi="Times New Roman"/>
            <w:sz w:val="24"/>
            <w:szCs w:val="24"/>
            <w:lang w:val="en-US"/>
          </w:rPr>
          <w:t>ion</w:t>
        </w:r>
      </w:ins>
      <w:ins w:id="67" w:author="Robbie Parks" w:date="2018-01-18T01:52:00Z">
        <w:r w:rsidR="00214C19">
          <w:rPr>
            <w:rFonts w:ascii="Times New Roman" w:hAnsi="Times New Roman"/>
            <w:sz w:val="24"/>
            <w:szCs w:val="24"/>
            <w:lang w:val="en-US"/>
          </w:rPr>
          <w:t xml:space="preserve"> in injuries </w:t>
        </w:r>
      </w:ins>
      <w:ins w:id="68" w:author="Robbie Parks" w:date="2018-01-18T01:53:00Z">
        <w:r w:rsidR="00214C19">
          <w:rPr>
            <w:rFonts w:ascii="Times New Roman" w:hAnsi="Times New Roman"/>
            <w:sz w:val="24"/>
            <w:szCs w:val="24"/>
            <w:lang w:val="en-US"/>
          </w:rPr>
          <w:t>with</w:t>
        </w:r>
      </w:ins>
      <w:ins w:id="69" w:author="Robbie Parks" w:date="2018-01-18T01:52:00Z">
        <w:r w:rsidR="00214C19">
          <w:rPr>
            <w:rFonts w:ascii="Times New Roman" w:hAnsi="Times New Roman"/>
            <w:sz w:val="24"/>
            <w:szCs w:val="24"/>
            <w:lang w:val="en-US"/>
          </w:rPr>
          <w:t xml:space="preserve"> 55-64 men and 65-74 women strong regional differences</w:t>
        </w:r>
      </w:ins>
      <w:ins w:id="70" w:author="Robbie Parks" w:date="2018-01-18T01:53:00Z">
        <w:r w:rsidR="00765400">
          <w:rPr>
            <w:rFonts w:ascii="Times New Roman" w:hAnsi="Times New Roman"/>
            <w:sz w:val="24"/>
            <w:szCs w:val="24"/>
            <w:lang w:val="en-US"/>
          </w:rPr>
          <w:t>, (with Northeast peak mortality for injuries in January and Northwest peak mortality in August)</w:t>
        </w:r>
      </w:ins>
      <w:ins w:id="71" w:author="Robbie Parks" w:date="2018-01-18T01:52:00Z">
        <w:r w:rsidR="00214C19">
          <w:rPr>
            <w:rFonts w:ascii="Times New Roman" w:hAnsi="Times New Roman"/>
            <w:sz w:val="24"/>
            <w:szCs w:val="24"/>
            <w:lang w:val="en-US"/>
          </w:rPr>
          <w:t xml:space="preserve"> (Figure S?).</w:t>
        </w:r>
      </w:ins>
    </w:p>
    <w:p w14:paraId="78F6061F" w14:textId="43E94D44" w:rsidR="000B343F" w:rsidRDefault="000B343F" w:rsidP="00C33FFB">
      <w:pPr>
        <w:spacing w:after="0" w:line="480" w:lineRule="auto"/>
        <w:jc w:val="both"/>
        <w:rPr>
          <w:rFonts w:ascii="Times New Roman" w:hAnsi="Times New Roman"/>
          <w:sz w:val="24"/>
          <w:szCs w:val="24"/>
          <w:lang w:val="en-US"/>
        </w:rPr>
      </w:pPr>
    </w:p>
    <w:p w14:paraId="6845EF9C" w14:textId="060FDBCE" w:rsidR="0042218D" w:rsidRPr="0042218D" w:rsidRDefault="0042218D" w:rsidP="00C33FFB">
      <w:pPr>
        <w:spacing w:after="0" w:line="480" w:lineRule="auto"/>
        <w:jc w:val="both"/>
        <w:rPr>
          <w:rFonts w:ascii="Times New Roman" w:hAnsi="Times New Roman"/>
          <w:b/>
          <w:sz w:val="24"/>
          <w:szCs w:val="24"/>
          <w:lang w:val="en-US"/>
        </w:rPr>
      </w:pPr>
      <w:r w:rsidRPr="0042218D">
        <w:rPr>
          <w:rFonts w:ascii="Times New Roman" w:hAnsi="Times New Roman"/>
          <w:b/>
          <w:sz w:val="24"/>
          <w:szCs w:val="24"/>
          <w:lang w:val="en-US"/>
        </w:rPr>
        <w:t>Strengths and limitations</w:t>
      </w:r>
    </w:p>
    <w:p w14:paraId="63228387" w14:textId="07AA70B7" w:rsidR="0042218D" w:rsidRPr="00C0501F" w:rsidRDefault="0042218D" w:rsidP="0042218D">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The strengths of our study are its innovative methods of characterizing seasonality of mort</w:t>
      </w:r>
      <w:r>
        <w:rPr>
          <w:rFonts w:ascii="Times New Roman" w:hAnsi="Times New Roman"/>
          <w:sz w:val="24"/>
          <w:szCs w:val="24"/>
          <w:lang w:val="en-US"/>
        </w:rPr>
        <w:t xml:space="preserve">ality dynamically over space and </w:t>
      </w:r>
      <w:r w:rsidRPr="00C0501F">
        <w:rPr>
          <w:rFonts w:ascii="Times New Roman" w:hAnsi="Times New Roman"/>
          <w:sz w:val="24"/>
          <w:szCs w:val="24"/>
          <w:lang w:val="en-US"/>
        </w:rPr>
        <w:t>time</w:t>
      </w:r>
      <w:r>
        <w:rPr>
          <w:rFonts w:ascii="Times New Roman" w:hAnsi="Times New Roman"/>
          <w:sz w:val="24"/>
          <w:szCs w:val="24"/>
          <w:lang w:val="en-US"/>
        </w:rPr>
        <w:t>, by age group and cause of death</w:t>
      </w:r>
      <w:r w:rsidRPr="00C0501F">
        <w:rPr>
          <w:rFonts w:ascii="Times New Roman" w:hAnsi="Times New Roman"/>
          <w:sz w:val="24"/>
          <w:szCs w:val="24"/>
          <w:lang w:val="en-US"/>
        </w:rPr>
        <w:t>; using wavelet and center of gravity analyses; using ERA-Interim data output to compare the association between temperature and seasonality of death</w:t>
      </w:r>
      <w:r>
        <w:rPr>
          <w:rFonts w:ascii="Times New Roman" w:hAnsi="Times New Roman"/>
          <w:sz w:val="24"/>
          <w:szCs w:val="24"/>
          <w:lang w:val="en-US"/>
        </w:rPr>
        <w:t xml:space="preserve"> across regions</w:t>
      </w:r>
      <w:r w:rsidRPr="00C0501F">
        <w:rPr>
          <w:rFonts w:ascii="Times New Roman" w:hAnsi="Times New Roman"/>
          <w:sz w:val="24"/>
          <w:szCs w:val="24"/>
          <w:lang w:val="en-US"/>
        </w:rPr>
        <w:t>.</w:t>
      </w:r>
      <w:r>
        <w:rPr>
          <w:rFonts w:ascii="Times New Roman" w:hAnsi="Times New Roman"/>
          <w:sz w:val="24"/>
          <w:szCs w:val="24"/>
          <w:lang w:val="en-US"/>
        </w:rPr>
        <w:t xml:space="preserve"> </w:t>
      </w:r>
      <w:commentRangeStart w:id="72"/>
      <w:r w:rsidRPr="0042218D">
        <w:rPr>
          <w:rFonts w:ascii="Times New Roman" w:hAnsi="Times New Roman"/>
          <w:sz w:val="24"/>
          <w:szCs w:val="24"/>
          <w:lang w:val="en-US"/>
        </w:rPr>
        <w:t>A limitation of our study is that we used broad causes of death so that we have sufficient number of deaths by age group, sex, year, climatic region and cause of death. Different diseases and injuries may be different</w:t>
      </w:r>
      <w:r w:rsidR="00101D00">
        <w:rPr>
          <w:rFonts w:ascii="Times New Roman" w:hAnsi="Times New Roman"/>
          <w:sz w:val="24"/>
          <w:szCs w:val="24"/>
          <w:lang w:val="en-US"/>
        </w:rPr>
        <w:t xml:space="preserve">ially affected by environmental, </w:t>
      </w:r>
      <w:r w:rsidRPr="0042218D">
        <w:rPr>
          <w:rFonts w:ascii="Times New Roman" w:hAnsi="Times New Roman"/>
          <w:sz w:val="24"/>
          <w:szCs w:val="24"/>
          <w:lang w:val="en-US"/>
        </w:rPr>
        <w:t>behavioral</w:t>
      </w:r>
      <w:r w:rsidR="00101D00">
        <w:rPr>
          <w:rFonts w:ascii="Times New Roman" w:hAnsi="Times New Roman"/>
          <w:sz w:val="24"/>
          <w:szCs w:val="24"/>
          <w:lang w:val="en-US"/>
        </w:rPr>
        <w:t xml:space="preserve"> and healthcare</w:t>
      </w:r>
      <w:r w:rsidRPr="0042218D">
        <w:rPr>
          <w:rFonts w:ascii="Times New Roman" w:hAnsi="Times New Roman"/>
          <w:sz w:val="24"/>
          <w:szCs w:val="24"/>
          <w:lang w:val="en-US"/>
        </w:rPr>
        <w:t xml:space="preserve"> factors associated with season and hence differ in their seasonal behavior. For example, suicides have been found to peak in early spring,</w:t>
      </w:r>
      <w:ins w:id="73" w:author="Robbie Parks" w:date="2018-01-18T02:16:00Z">
        <w:r w:rsidR="00577DE0">
          <w:rPr>
            <w:rFonts w:ascii="Times New Roman" w:hAnsi="Times New Roman"/>
            <w:sz w:val="24"/>
            <w:szCs w:val="24"/>
            <w:lang w:val="en-US"/>
          </w:rPr>
          <w:fldChar w:fldCharType="begin" w:fldLock="1"/>
        </w:r>
      </w:ins>
      <w:r w:rsidR="00577DE0">
        <w:rPr>
          <w:rFonts w:ascii="Times New Roman" w:hAnsi="Times New Roman"/>
          <w:sz w:val="24"/>
          <w:szCs w:val="24"/>
          <w:lang w:val="en-US"/>
        </w:rPr>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"mendeley" : { "formattedCitation" : "&lt;sup&gt;24&lt;/sup&gt;", "plainTextFormattedCitation" : "24", "previouslyFormattedCitation" : "&lt;sup&gt;24&lt;/sup&gt;" }, "properties" : {  }, "schema" : "https://github.com/citation-style-language/schema/raw/master/csl-citation.json" }</w:instrText>
      </w:r>
      <w:r w:rsidR="00577DE0">
        <w:rPr>
          <w:rFonts w:ascii="Times New Roman" w:hAnsi="Times New Roman"/>
          <w:sz w:val="24"/>
          <w:szCs w:val="24"/>
          <w:lang w:val="en-US"/>
        </w:rPr>
        <w:fldChar w:fldCharType="separate"/>
      </w:r>
      <w:r w:rsidR="00577DE0" w:rsidRPr="00577DE0">
        <w:rPr>
          <w:rFonts w:ascii="Times New Roman" w:hAnsi="Times New Roman"/>
          <w:noProof/>
          <w:sz w:val="24"/>
          <w:szCs w:val="24"/>
          <w:vertAlign w:val="superscript"/>
          <w:lang w:val="en-US"/>
        </w:rPr>
        <w:t>24</w:t>
      </w:r>
      <w:ins w:id="74" w:author="Robbie Parks" w:date="2018-01-18T02:16:00Z">
        <w:r w:rsidR="00577DE0">
          <w:rPr>
            <w:rFonts w:ascii="Times New Roman" w:hAnsi="Times New Roman"/>
            <w:sz w:val="24"/>
            <w:szCs w:val="24"/>
            <w:lang w:val="en-US"/>
          </w:rPr>
          <w:fldChar w:fldCharType="end"/>
        </w:r>
      </w:ins>
      <w:del w:id="75" w:author="Robbie Parks" w:date="2018-01-18T02:16:00Z">
        <w:r w:rsidRPr="0042218D" w:rsidDel="00577DE0">
          <w:rPr>
            <w:rFonts w:ascii="Times New Roman" w:hAnsi="Times New Roman"/>
            <w:sz w:val="24"/>
            <w:szCs w:val="24"/>
            <w:lang w:val="en-US"/>
          </w:rPr>
          <w:fldChar w:fldCharType="begin"/>
        </w:r>
        <w:r w:rsidRPr="0042218D" w:rsidDel="00577DE0">
          <w:rPr>
            <w:rFonts w:ascii="Times New Roman" w:hAnsi="Times New Roman"/>
            <w:sz w:val="24"/>
            <w:szCs w:val="24"/>
            <w:lang w:val="en-US"/>
          </w:rPr>
          <w:delInstrText xml:space="preserve"> ADDIN EN.CITE &lt;EndNote&gt;&lt;Cite&gt;&lt;Author&gt;Feinstein&lt;/Author&gt;&lt;Year&gt;2002&lt;/Year&gt;&lt;RecNum&gt;361&lt;/RecNum&gt;&lt;DisplayText&gt;(17)&lt;/DisplayText&gt;&lt;record&gt;&lt;rec-number&gt;361&lt;/rec-number&gt;&lt;foreign-keys&gt;&lt;key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delInstrText>
        </w:r>
        <w:r w:rsidRPr="0042218D" w:rsidDel="00577DE0">
          <w:rPr>
            <w:rFonts w:ascii="Times New Roman" w:hAnsi="Times New Roman"/>
            <w:sz w:val="24"/>
            <w:szCs w:val="24"/>
            <w:lang w:val="en-US"/>
          </w:rPr>
          <w:fldChar w:fldCharType="separate"/>
        </w:r>
        <w:r w:rsidRPr="0042218D" w:rsidDel="00577DE0">
          <w:rPr>
            <w:rFonts w:ascii="Times New Roman" w:hAnsi="Times New Roman"/>
            <w:noProof/>
            <w:sz w:val="24"/>
            <w:szCs w:val="24"/>
            <w:lang w:val="en-US"/>
          </w:rPr>
          <w:delText>(17)</w:delText>
        </w:r>
        <w:r w:rsidRPr="0042218D" w:rsidDel="00577DE0">
          <w:rPr>
            <w:rFonts w:ascii="Times New Roman" w:hAnsi="Times New Roman"/>
            <w:sz w:val="24"/>
            <w:szCs w:val="24"/>
            <w:lang w:val="en-US"/>
          </w:rPr>
          <w:fldChar w:fldCharType="end"/>
        </w:r>
      </w:del>
      <w:r w:rsidRPr="0042218D">
        <w:rPr>
          <w:rFonts w:ascii="Times New Roman" w:hAnsi="Times New Roman"/>
          <w:sz w:val="24"/>
          <w:szCs w:val="24"/>
          <w:lang w:val="en-US"/>
        </w:rPr>
        <w:t xml:space="preserve"> and cardiovascular disease mortality may peak earlier in the winter than that from respiratory conditions.</w:t>
      </w:r>
      <w:ins w:id="76" w:author="Robbie Parks" w:date="2018-01-18T02:15:00Z">
        <w:r w:rsidR="00577DE0">
          <w:rPr>
            <w:rFonts w:ascii="Times New Roman" w:hAnsi="Times New Roman"/>
            <w:sz w:val="24"/>
            <w:szCs w:val="24"/>
            <w:lang w:val="en-US"/>
          </w:rPr>
          <w:fldChar w:fldCharType="begin" w:fldLock="1"/>
        </w:r>
      </w:ins>
      <w:r w:rsidR="00577DE0">
        <w:rPr>
          <w:rFonts w:ascii="Times New Roman" w:hAnsi="Times New Roman"/>
          <w:sz w:val="24"/>
          <w:szCs w:val="24"/>
          <w:lang w:val="en-US"/>
        </w:rPr>
        <w:instrText>ADDIN CSL_CITATION { "citationItems" : [ { "id" : "ITEM-1", "itemData" : { "DOI" : "10.1136/jech.46.3.261", "ISBN" : "0143-005X (Print)\\r0143-005X (Linking)", "ISSN" : "0143005X", "PMID" : "1645083", "abstract" : "The aim was to describe the pattern of seasonal variation in all cause mortality in The Netherlands, and to analyse the contribution of specific causes of death to the winter excess of all cause mortality.", "author" : [ { "dropping-particle" : "", "family" : "Mackenbach", "given" : "J. P.", "non-dropping-particle" : "", "parse-names" : false, "suffix" : "" }, { "dropping-particle" : "", "family" : "Kunst", "given" : "A. E.", "non-dropping-particle" : "", "parse-names" : false, "suffix" : "" }, { "dropping-particle" : "", "family" : "Looman", "given" : "C. W.N.", "non-dropping-particle" : "", "parse-names" : false, "suffix" : "" } ], "container-title" : "Journal of Epidemiology and Community Health", "id" : "ITEM-1", "issue" : "3", "issued" : { "date-parts" : [ [ "1992" ] ] }, "page" : "261-265", "title" : "Seasonal variation in mortality in The Netherlands", "type" : "article-journal", "volume" : "46" }, "uris" : [ "http://www.mendeley.com/documents/?uuid=c6fd80d1-2713-4c87-9c92-52f99af3b3c9" ] } ], "mendeley" : { "formattedCitation" : "&lt;sup&gt;25&lt;/sup&gt;", "plainTextFormattedCitation" : "25", "previouslyFormattedCitation" : "&lt;sup&gt;25&lt;/sup&gt;" }, "properties" : {  }, "schema" : "https://github.com/citation-style-language/schema/raw/master/csl-citation.json" }</w:instrText>
      </w:r>
      <w:r w:rsidR="00577DE0">
        <w:rPr>
          <w:rFonts w:ascii="Times New Roman" w:hAnsi="Times New Roman"/>
          <w:sz w:val="24"/>
          <w:szCs w:val="24"/>
          <w:lang w:val="en-US"/>
        </w:rPr>
        <w:fldChar w:fldCharType="separate"/>
      </w:r>
      <w:r w:rsidR="00577DE0" w:rsidRPr="00577DE0">
        <w:rPr>
          <w:rFonts w:ascii="Times New Roman" w:hAnsi="Times New Roman"/>
          <w:noProof/>
          <w:sz w:val="24"/>
          <w:szCs w:val="24"/>
          <w:vertAlign w:val="superscript"/>
          <w:lang w:val="en-US"/>
        </w:rPr>
        <w:t>25</w:t>
      </w:r>
      <w:ins w:id="77" w:author="Robbie Parks" w:date="2018-01-18T02:15:00Z">
        <w:r w:rsidR="00577DE0">
          <w:rPr>
            <w:rFonts w:ascii="Times New Roman" w:hAnsi="Times New Roman"/>
            <w:sz w:val="24"/>
            <w:szCs w:val="24"/>
            <w:lang w:val="en-US"/>
          </w:rPr>
          <w:fldChar w:fldCharType="end"/>
        </w:r>
      </w:ins>
      <w:del w:id="78" w:author="Robbie Parks" w:date="2018-01-18T02:15:00Z">
        <w:r w:rsidRPr="0042218D" w:rsidDel="00577DE0">
          <w:rPr>
            <w:rFonts w:ascii="Times New Roman" w:hAnsi="Times New Roman"/>
            <w:sz w:val="24"/>
            <w:szCs w:val="24"/>
            <w:lang w:val="en-US"/>
          </w:rPr>
          <w:fldChar w:fldCharType="begin"/>
        </w:r>
        <w:r w:rsidRPr="0042218D" w:rsidDel="00577DE0">
          <w:rPr>
            <w:rFonts w:ascii="Times New Roman" w:hAnsi="Times New Roman"/>
            <w:sz w:val="24"/>
            <w:szCs w:val="24"/>
            <w:lang w:val="en-US"/>
          </w:rPr>
          <w:delInstrText xml:space="preserve"> ADDIN EN.CITE &lt;EndNote&gt;&lt;Cite&gt;&lt;Author&gt;Mackenbach&lt;/Author&gt;&lt;Year&gt;1992&lt;/Year&gt;&lt;RecNum&gt;457&lt;/RecNum&gt;&lt;DisplayText&gt;(18)&lt;/DisplayText&gt;&lt;record&gt;&lt;rec-number&gt;457&lt;/rec-number&gt;&lt;foreign-keys&gt;&lt;key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delInstrText>
        </w:r>
        <w:r w:rsidRPr="0042218D" w:rsidDel="00577DE0">
          <w:rPr>
            <w:rFonts w:ascii="Times New Roman" w:hAnsi="Times New Roman"/>
            <w:sz w:val="24"/>
            <w:szCs w:val="24"/>
            <w:lang w:val="en-US"/>
          </w:rPr>
          <w:fldChar w:fldCharType="separate"/>
        </w:r>
        <w:r w:rsidRPr="0042218D" w:rsidDel="00577DE0">
          <w:rPr>
            <w:rFonts w:ascii="Times New Roman" w:hAnsi="Times New Roman"/>
            <w:noProof/>
            <w:sz w:val="24"/>
            <w:szCs w:val="24"/>
            <w:lang w:val="en-US"/>
          </w:rPr>
          <w:delText>(18)</w:delText>
        </w:r>
        <w:r w:rsidRPr="0042218D" w:rsidDel="00577DE0">
          <w:rPr>
            <w:rFonts w:ascii="Times New Roman" w:hAnsi="Times New Roman"/>
            <w:sz w:val="24"/>
            <w:szCs w:val="24"/>
            <w:lang w:val="en-US"/>
          </w:rPr>
          <w:fldChar w:fldCharType="end"/>
        </w:r>
      </w:del>
      <w:r w:rsidRPr="0042218D">
        <w:rPr>
          <w:rFonts w:ascii="Times New Roman" w:hAnsi="Times New Roman"/>
          <w:sz w:val="24"/>
          <w:szCs w:val="24"/>
          <w:lang w:val="en-US"/>
        </w:rPr>
        <w:t xml:space="preserve"> </w:t>
      </w:r>
      <w:commentRangeEnd w:id="72"/>
      <w:r>
        <w:rPr>
          <w:rStyle w:val="CommentReference"/>
          <w:rFonts w:asciiTheme="minorHAnsi" w:eastAsiaTheme="minorHAnsi" w:hAnsiTheme="minorHAnsi" w:cstheme="minorBidi"/>
        </w:rPr>
        <w:commentReference w:id="72"/>
      </w:r>
      <w:r w:rsidR="00101D00">
        <w:rPr>
          <w:rFonts w:ascii="Times New Roman" w:hAnsi="Times New Roman"/>
          <w:sz w:val="24"/>
          <w:szCs w:val="24"/>
          <w:lang w:val="en-US"/>
        </w:rPr>
        <w:t xml:space="preserve"> </w:t>
      </w:r>
      <w:ins w:id="79" w:author="Robbie Parks" w:date="2018-01-17T17:55:00Z">
        <w:r w:rsidR="00592119">
          <w:rPr>
            <w:rFonts w:ascii="Times New Roman" w:hAnsi="Times New Roman"/>
            <w:sz w:val="24"/>
            <w:szCs w:val="24"/>
            <w:lang w:val="en-US"/>
          </w:rPr>
          <w:t>In addition, investigatin</w:t>
        </w:r>
        <w:r w:rsidR="00A22028">
          <w:rPr>
            <w:rFonts w:ascii="Times New Roman" w:hAnsi="Times New Roman"/>
            <w:sz w:val="24"/>
            <w:szCs w:val="24"/>
            <w:lang w:val="en-US"/>
          </w:rPr>
          <w:t xml:space="preserve">g </w:t>
        </w:r>
      </w:ins>
      <w:ins w:id="80" w:author="Robbie Parks" w:date="2018-01-17T18:01:00Z">
        <w:r w:rsidR="00A22028">
          <w:rPr>
            <w:rFonts w:ascii="Times New Roman" w:hAnsi="Times New Roman"/>
            <w:sz w:val="24"/>
            <w:szCs w:val="24"/>
            <w:lang w:val="en-US"/>
          </w:rPr>
          <w:t xml:space="preserve">how seasonality of mortality has changed </w:t>
        </w:r>
      </w:ins>
      <w:ins w:id="81" w:author="Robbie Parks" w:date="2018-01-17T17:55:00Z">
        <w:r w:rsidR="00A22028">
          <w:rPr>
            <w:rFonts w:ascii="Times New Roman" w:hAnsi="Times New Roman"/>
            <w:sz w:val="24"/>
            <w:szCs w:val="24"/>
            <w:lang w:val="en-US"/>
          </w:rPr>
          <w:t xml:space="preserve">by socio-economic background </w:t>
        </w:r>
        <w:r w:rsidR="00592119">
          <w:rPr>
            <w:rFonts w:ascii="Times New Roman" w:hAnsi="Times New Roman"/>
            <w:sz w:val="24"/>
            <w:szCs w:val="24"/>
            <w:lang w:val="en-US"/>
          </w:rPr>
          <w:t>may help to und</w:t>
        </w:r>
        <w:r w:rsidR="00A22028">
          <w:rPr>
            <w:rFonts w:ascii="Times New Roman" w:hAnsi="Times New Roman"/>
            <w:sz w:val="24"/>
            <w:szCs w:val="24"/>
            <w:lang w:val="en-US"/>
          </w:rPr>
          <w:t xml:space="preserve">erstand if there </w:t>
        </w:r>
      </w:ins>
      <w:ins w:id="82" w:author="Robbie Parks" w:date="2018-01-18T02:05:00Z">
        <w:r w:rsidR="00565921">
          <w:rPr>
            <w:rFonts w:ascii="Times New Roman" w:hAnsi="Times New Roman"/>
            <w:sz w:val="24"/>
            <w:szCs w:val="24"/>
            <w:lang w:val="en-US"/>
          </w:rPr>
          <w:t>is any further differential</w:t>
        </w:r>
      </w:ins>
      <w:ins w:id="83" w:author="Robbie Parks" w:date="2018-01-18T02:14:00Z">
        <w:r w:rsidR="00A256A5">
          <w:rPr>
            <w:rFonts w:ascii="Times New Roman" w:hAnsi="Times New Roman"/>
            <w:sz w:val="24"/>
            <w:szCs w:val="24"/>
            <w:lang w:val="en-US"/>
          </w:rPr>
          <w:t xml:space="preserve">, </w:t>
        </w:r>
      </w:ins>
      <w:ins w:id="84" w:author="Robbie Parks" w:date="2018-01-18T02:16:00Z">
        <w:r w:rsidR="00577DE0">
          <w:rPr>
            <w:rFonts w:ascii="Times New Roman" w:hAnsi="Times New Roman"/>
            <w:sz w:val="24"/>
            <w:szCs w:val="24"/>
            <w:lang w:val="en-US"/>
          </w:rPr>
          <w:t>as our study does not have the capability of doing so</w:t>
        </w:r>
      </w:ins>
      <w:ins w:id="85" w:author="Robbie Parks" w:date="2018-01-17T17:55:00Z">
        <w:r w:rsidR="00A22028">
          <w:rPr>
            <w:rFonts w:ascii="Times New Roman" w:hAnsi="Times New Roman"/>
            <w:sz w:val="24"/>
            <w:szCs w:val="24"/>
            <w:lang w:val="en-US"/>
          </w:rPr>
          <w:t xml:space="preserve">. </w:t>
        </w:r>
      </w:ins>
      <w:r w:rsidR="00101D00" w:rsidRPr="00101D00">
        <w:rPr>
          <w:rFonts w:ascii="Times New Roman" w:hAnsi="Times New Roman"/>
          <w:sz w:val="24"/>
          <w:szCs w:val="24"/>
          <w:highlight w:val="yellow"/>
          <w:lang w:val="en-US"/>
        </w:rPr>
        <w:t xml:space="preserve">[[[add an example the flu stuff and cite </w:t>
      </w:r>
      <w:proofErr w:type="spellStart"/>
      <w:r w:rsidR="00101D00" w:rsidRPr="00101D00">
        <w:rPr>
          <w:rFonts w:ascii="Times New Roman" w:hAnsi="Times New Roman"/>
          <w:sz w:val="24"/>
          <w:szCs w:val="24"/>
          <w:highlight w:val="yellow"/>
          <w:lang w:val="en-US"/>
        </w:rPr>
        <w:t>Simonsen</w:t>
      </w:r>
      <w:proofErr w:type="spellEnd"/>
      <w:r w:rsidR="00101D00" w:rsidRPr="00101D00">
        <w:rPr>
          <w:rFonts w:ascii="Times New Roman" w:hAnsi="Times New Roman"/>
          <w:sz w:val="24"/>
          <w:szCs w:val="24"/>
          <w:highlight w:val="yellow"/>
          <w:lang w:val="en-US"/>
        </w:rPr>
        <w:t>]]]</w:t>
      </w:r>
    </w:p>
    <w:p w14:paraId="3E1CCE80" w14:textId="77777777" w:rsidR="0042218D" w:rsidRPr="00C0501F" w:rsidRDefault="0042218D" w:rsidP="0042218D">
      <w:pPr>
        <w:spacing w:after="0" w:line="480" w:lineRule="auto"/>
        <w:jc w:val="both"/>
        <w:outlineLvl w:val="0"/>
        <w:rPr>
          <w:rFonts w:ascii="Times New Roman" w:hAnsi="Times New Roman"/>
          <w:sz w:val="24"/>
          <w:szCs w:val="24"/>
          <w:lang w:val="en-US"/>
        </w:rPr>
      </w:pPr>
    </w:p>
    <w:p w14:paraId="16E2BB43" w14:textId="77777777" w:rsidR="000210D1" w:rsidRPr="00C0501F" w:rsidRDefault="000210D1" w:rsidP="00C33FFB">
      <w:pPr>
        <w:spacing w:after="0" w:line="480" w:lineRule="auto"/>
        <w:jc w:val="both"/>
        <w:rPr>
          <w:rFonts w:ascii="Times New Roman" w:hAnsi="Times New Roman"/>
          <w:b/>
          <w:sz w:val="24"/>
          <w:szCs w:val="24"/>
          <w:lang w:val="en-US"/>
        </w:rPr>
      </w:pPr>
      <w:r w:rsidRPr="00C0501F">
        <w:rPr>
          <w:rFonts w:ascii="Times New Roman" w:hAnsi="Times New Roman"/>
          <w:b/>
          <w:sz w:val="24"/>
          <w:szCs w:val="24"/>
          <w:lang w:val="en-US"/>
        </w:rPr>
        <w:t>Discussion</w:t>
      </w:r>
    </w:p>
    <w:p w14:paraId="1336C3D2" w14:textId="43D5CB1F" w:rsidR="000210D1" w:rsidRPr="00C0501F" w:rsidRDefault="00DF62BA"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lastRenderedPageBreak/>
        <w:t xml:space="preserve">In a novel </w:t>
      </w:r>
      <w:r w:rsidR="005866BD" w:rsidRPr="00C0501F">
        <w:rPr>
          <w:rFonts w:ascii="Times New Roman" w:hAnsi="Times New Roman"/>
          <w:sz w:val="24"/>
          <w:szCs w:val="24"/>
          <w:lang w:val="en-US"/>
        </w:rPr>
        <w:t>analysis of</w:t>
      </w:r>
      <w:r w:rsidRPr="00C0501F">
        <w:rPr>
          <w:rFonts w:ascii="Times New Roman" w:hAnsi="Times New Roman"/>
          <w:sz w:val="24"/>
          <w:szCs w:val="24"/>
          <w:lang w:val="en-US"/>
        </w:rPr>
        <w:t xml:space="preserve"> mortality seasonality, we used wavelet and </w:t>
      </w:r>
      <w:r w:rsidR="00F557A4" w:rsidRPr="00C0501F">
        <w:rPr>
          <w:rFonts w:ascii="Times New Roman" w:hAnsi="Times New Roman"/>
          <w:sz w:val="24"/>
          <w:szCs w:val="24"/>
          <w:lang w:val="en-US"/>
        </w:rPr>
        <w:t>center</w:t>
      </w:r>
      <w:r w:rsidRPr="00C0501F">
        <w:rPr>
          <w:rFonts w:ascii="Times New Roman" w:hAnsi="Times New Roman"/>
          <w:sz w:val="24"/>
          <w:szCs w:val="24"/>
          <w:lang w:val="en-US"/>
        </w:rPr>
        <w:t xml:space="preserve"> of gravity analyses, which allowed not only systematically identifying and </w:t>
      </w:r>
      <w:r w:rsidR="00F557A4" w:rsidRPr="00C0501F">
        <w:rPr>
          <w:rFonts w:ascii="Times New Roman" w:hAnsi="Times New Roman"/>
          <w:sz w:val="24"/>
          <w:szCs w:val="24"/>
          <w:lang w:val="en-US"/>
        </w:rPr>
        <w:t>characterizing</w:t>
      </w:r>
      <w:r w:rsidRPr="00C0501F">
        <w:rPr>
          <w:rFonts w:ascii="Times New Roman" w:hAnsi="Times New Roman"/>
          <w:sz w:val="24"/>
          <w:szCs w:val="24"/>
          <w:lang w:val="en-US"/>
        </w:rPr>
        <w:t xml:space="preserve"> seasonality, but also examining how it changes or disappears over time. </w:t>
      </w:r>
      <w:r w:rsidR="00F557A4" w:rsidRPr="00C0501F">
        <w:rPr>
          <w:rFonts w:ascii="Times New Roman" w:hAnsi="Times New Roman"/>
          <w:sz w:val="24"/>
          <w:szCs w:val="24"/>
          <w:lang w:val="en-US"/>
        </w:rPr>
        <w:t>Analyzing</w:t>
      </w:r>
      <w:r w:rsidR="000210D1" w:rsidRPr="00C0501F">
        <w:rPr>
          <w:rFonts w:ascii="Times New Roman" w:hAnsi="Times New Roman"/>
          <w:sz w:val="24"/>
          <w:szCs w:val="24"/>
          <w:lang w:val="en-US"/>
        </w:rPr>
        <w:t xml:space="preserve"> seasonality over three decades in relation to age, sex, geography</w:t>
      </w:r>
      <w:r w:rsidR="00325E17">
        <w:rPr>
          <w:rFonts w:ascii="Times New Roman" w:hAnsi="Times New Roman"/>
          <w:sz w:val="24"/>
          <w:szCs w:val="24"/>
          <w:lang w:val="en-US"/>
        </w:rPr>
        <w:t xml:space="preserve"> and cause of death</w:t>
      </w:r>
      <w:r w:rsidR="000210D1" w:rsidRPr="00C0501F">
        <w:rPr>
          <w:rFonts w:ascii="Times New Roman" w:hAnsi="Times New Roman"/>
          <w:sz w:val="24"/>
          <w:szCs w:val="24"/>
          <w:lang w:val="en-US"/>
        </w:rPr>
        <w:t xml:space="preserve"> allowed us to identify distinct seasonal </w:t>
      </w:r>
      <w:r w:rsidR="00F557A4" w:rsidRPr="00C0501F">
        <w:rPr>
          <w:rFonts w:ascii="Times New Roman" w:hAnsi="Times New Roman"/>
          <w:sz w:val="24"/>
          <w:szCs w:val="24"/>
          <w:lang w:val="en-US"/>
        </w:rPr>
        <w:t>behaviors</w:t>
      </w:r>
      <w:r w:rsidR="000210D1" w:rsidRPr="00C0501F">
        <w:rPr>
          <w:rFonts w:ascii="Times New Roman" w:hAnsi="Times New Roman"/>
          <w:sz w:val="24"/>
          <w:szCs w:val="24"/>
          <w:lang w:val="en-US"/>
        </w:rPr>
        <w:t xml:space="preserve"> in relation to age and sex, including the higher summer mortality in young men</w:t>
      </w:r>
      <w:r w:rsidR="00325E17">
        <w:rPr>
          <w:rFonts w:ascii="Times New Roman" w:hAnsi="Times New Roman"/>
          <w:sz w:val="24"/>
          <w:szCs w:val="24"/>
          <w:lang w:val="en-US"/>
        </w:rPr>
        <w:t>.</w:t>
      </w:r>
      <w:r w:rsidR="00AB66EA">
        <w:rPr>
          <w:rFonts w:ascii="Times New Roman" w:hAnsi="Times New Roman"/>
          <w:sz w:val="24"/>
          <w:szCs w:val="24"/>
          <w:lang w:val="en-US"/>
        </w:rPr>
        <w:fldChar w:fldCharType="begin" w:fldLock="1"/>
      </w:r>
      <w:r w:rsidR="00577DE0">
        <w:rPr>
          <w:rFonts w:ascii="Times New Roman" w:hAnsi="Times New Roman"/>
          <w:sz w:val="24"/>
          <w:szCs w:val="24"/>
          <w:lang w:val="en-US"/>
        </w:rPr>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"mendeley" : { "formattedCitation" : "&lt;sup&gt;24&lt;/sup&gt;", "plainTextFormattedCitation" : "24", "previouslyFormattedCitation" : "&lt;sup&gt;24&lt;/sup&gt;" }, "properties" : {  }, "schema" : "https://github.com/citation-style-language/schema/raw/master/csl-citation.json" }</w:instrText>
      </w:r>
      <w:r w:rsidR="00AB66EA">
        <w:rPr>
          <w:rFonts w:ascii="Times New Roman" w:hAnsi="Times New Roman"/>
          <w:sz w:val="24"/>
          <w:szCs w:val="24"/>
          <w:lang w:val="en-US"/>
        </w:rPr>
        <w:fldChar w:fldCharType="separate"/>
      </w:r>
      <w:r w:rsidR="00577DE0" w:rsidRPr="00577DE0">
        <w:rPr>
          <w:rFonts w:ascii="Times New Roman" w:hAnsi="Times New Roman"/>
          <w:noProof/>
          <w:sz w:val="24"/>
          <w:szCs w:val="24"/>
          <w:vertAlign w:val="superscript"/>
          <w:lang w:val="en-US"/>
        </w:rPr>
        <w:t>24</w:t>
      </w:r>
      <w:r w:rsidR="00AB66EA">
        <w:rPr>
          <w:rFonts w:ascii="Times New Roman" w:hAnsi="Times New Roman"/>
          <w:sz w:val="24"/>
          <w:szCs w:val="24"/>
          <w:lang w:val="en-US"/>
        </w:rPr>
        <w:fldChar w:fldCharType="end"/>
      </w:r>
      <w:r w:rsidR="00325E17">
        <w:rPr>
          <w:rFonts w:ascii="Times New Roman" w:hAnsi="Times New Roman"/>
          <w:sz w:val="24"/>
          <w:szCs w:val="24"/>
          <w:lang w:val="en-US"/>
        </w:rPr>
        <w:t xml:space="preserve"> Importantly, we also showed that</w:t>
      </w:r>
      <w:r w:rsidR="000210D1" w:rsidRPr="00C0501F">
        <w:rPr>
          <w:rFonts w:ascii="Times New Roman" w:hAnsi="Times New Roman"/>
          <w:sz w:val="24"/>
          <w:szCs w:val="24"/>
          <w:lang w:val="en-US"/>
        </w:rPr>
        <w:t xml:space="preserve"> </w:t>
      </w:r>
      <w:ins w:id="86" w:author="Robbie Parks" w:date="2018-01-18T01:54:00Z">
        <w:r w:rsidR="00765400">
          <w:rPr>
            <w:rFonts w:ascii="Times New Roman" w:hAnsi="Times New Roman"/>
            <w:sz w:val="24"/>
            <w:szCs w:val="24"/>
            <w:lang w:val="en-US"/>
          </w:rPr>
          <w:t xml:space="preserve">all-cause and cause-specific </w:t>
        </w:r>
      </w:ins>
      <w:r w:rsidR="000210D1" w:rsidRPr="00C0501F">
        <w:rPr>
          <w:rFonts w:ascii="Times New Roman" w:hAnsi="Times New Roman"/>
          <w:sz w:val="24"/>
          <w:szCs w:val="24"/>
          <w:lang w:val="en-US"/>
        </w:rPr>
        <w:t xml:space="preserve">mortality seasonality is </w:t>
      </w:r>
      <w:ins w:id="87" w:author="Robbie Parks" w:date="2018-01-18T01:54:00Z">
        <w:r w:rsidR="00765400">
          <w:rPr>
            <w:rFonts w:ascii="Times New Roman" w:hAnsi="Times New Roman"/>
            <w:sz w:val="24"/>
            <w:szCs w:val="24"/>
            <w:lang w:val="en-US"/>
          </w:rPr>
          <w:t xml:space="preserve">largely </w:t>
        </w:r>
      </w:ins>
      <w:r w:rsidR="000210D1" w:rsidRPr="00C0501F">
        <w:rPr>
          <w:rFonts w:ascii="Times New Roman" w:hAnsi="Times New Roman"/>
          <w:sz w:val="24"/>
          <w:szCs w:val="24"/>
          <w:lang w:val="en-US"/>
        </w:rPr>
        <w:t>consistent sub-nationally in terms of both timing and magnitude</w:t>
      </w:r>
      <w:del w:id="88" w:author="Robbie Parks" w:date="2018-01-18T01:55:00Z">
        <w:r w:rsidR="000210D1" w:rsidRPr="00C0501F" w:rsidDel="00765400">
          <w:rPr>
            <w:rFonts w:ascii="Times New Roman" w:hAnsi="Times New Roman"/>
            <w:sz w:val="24"/>
            <w:szCs w:val="24"/>
            <w:lang w:val="en-US"/>
          </w:rPr>
          <w:delText xml:space="preserve">. </w:delText>
        </w:r>
      </w:del>
      <w:ins w:id="89" w:author="Robbie Parks" w:date="2018-01-18T01:55:00Z">
        <w:r w:rsidR="00765400">
          <w:rPr>
            <w:rFonts w:ascii="Times New Roman" w:hAnsi="Times New Roman"/>
            <w:sz w:val="24"/>
            <w:szCs w:val="24"/>
            <w:lang w:val="en-US"/>
          </w:rPr>
          <w:t>, with a notable exception of injuries in older age groups.</w:t>
        </w:r>
        <w:r w:rsidR="00765400" w:rsidRPr="00C0501F">
          <w:rPr>
            <w:rFonts w:ascii="Times New Roman" w:hAnsi="Times New Roman"/>
            <w:sz w:val="24"/>
            <w:szCs w:val="24"/>
            <w:lang w:val="en-US"/>
          </w:rPr>
          <w:t xml:space="preserve"> </w:t>
        </w:r>
      </w:ins>
      <w:r w:rsidR="000210D1" w:rsidRPr="00C0501F">
        <w:rPr>
          <w:rFonts w:ascii="Times New Roman" w:hAnsi="Times New Roman"/>
          <w:sz w:val="24"/>
          <w:szCs w:val="24"/>
          <w:lang w:val="en-US"/>
        </w:rPr>
        <w:t xml:space="preserve">Insights of this kind would not have been possible </w:t>
      </w:r>
      <w:r w:rsidR="00F557A4" w:rsidRPr="00C0501F">
        <w:rPr>
          <w:rFonts w:ascii="Times New Roman" w:hAnsi="Times New Roman"/>
          <w:sz w:val="24"/>
          <w:szCs w:val="24"/>
          <w:lang w:val="en-US"/>
        </w:rPr>
        <w:t>analyzing</w:t>
      </w:r>
      <w:r w:rsidR="000210D1" w:rsidRPr="00C0501F">
        <w:rPr>
          <w:rFonts w:ascii="Times New Roman" w:hAnsi="Times New Roman"/>
          <w:sz w:val="24"/>
          <w:szCs w:val="24"/>
          <w:lang w:val="en-US"/>
        </w:rPr>
        <w:t xml:space="preserve"> data averaged over time</w:t>
      </w:r>
      <w:ins w:id="90" w:author="Robbie Parks" w:date="2018-01-18T02:21:00Z">
        <w:r w:rsidR="00780D25">
          <w:rPr>
            <w:rFonts w:ascii="Times New Roman" w:hAnsi="Times New Roman"/>
            <w:sz w:val="24"/>
            <w:szCs w:val="24"/>
            <w:lang w:val="en-US"/>
          </w:rPr>
          <w:t>,</w:t>
        </w:r>
      </w:ins>
      <w:del w:id="91" w:author="Robbie Parks" w:date="2018-01-18T02:21:00Z">
        <w:r w:rsidR="000210D1" w:rsidRPr="00C0501F" w:rsidDel="00780D25">
          <w:rPr>
            <w:rFonts w:ascii="Times New Roman" w:hAnsi="Times New Roman"/>
            <w:sz w:val="24"/>
            <w:szCs w:val="24"/>
            <w:lang w:val="en-US"/>
          </w:rPr>
          <w:delText xml:space="preserve"> or</w:delText>
        </w:r>
      </w:del>
      <w:r w:rsidR="000210D1" w:rsidRPr="00C0501F">
        <w:rPr>
          <w:rFonts w:ascii="Times New Roman" w:hAnsi="Times New Roman"/>
          <w:sz w:val="24"/>
          <w:szCs w:val="24"/>
          <w:lang w:val="en-US"/>
        </w:rPr>
        <w:t xml:space="preserve"> fixed to pre-specified frequencies</w:t>
      </w:r>
      <w:ins w:id="92" w:author="Robbie Parks" w:date="2018-01-18T02:21:00Z">
        <w:r w:rsidR="00780D25">
          <w:rPr>
            <w:rFonts w:ascii="Times New Roman" w:hAnsi="Times New Roman"/>
            <w:sz w:val="24"/>
            <w:szCs w:val="24"/>
            <w:lang w:val="en-US"/>
          </w:rPr>
          <w:t xml:space="preserve"> or restricted to national studies</w:t>
        </w:r>
      </w:ins>
      <w:r w:rsidR="000210D1" w:rsidRPr="00C0501F">
        <w:rPr>
          <w:rFonts w:ascii="Times New Roman" w:hAnsi="Times New Roman"/>
          <w:sz w:val="24"/>
          <w:szCs w:val="24"/>
          <w:lang w:val="en-US"/>
        </w:rPr>
        <w:t xml:space="preserve">. </w:t>
      </w:r>
    </w:p>
    <w:p w14:paraId="5EC142FC" w14:textId="77777777" w:rsidR="00325E17" w:rsidRDefault="00325E17" w:rsidP="000B343F">
      <w:pPr>
        <w:spacing w:after="0" w:line="480" w:lineRule="auto"/>
        <w:jc w:val="both"/>
        <w:rPr>
          <w:rFonts w:ascii="Times New Roman" w:hAnsi="Times New Roman"/>
          <w:sz w:val="24"/>
          <w:szCs w:val="24"/>
          <w:highlight w:val="yellow"/>
          <w:lang w:val="en-US"/>
        </w:rPr>
      </w:pPr>
      <w:commentRangeStart w:id="93"/>
    </w:p>
    <w:p w14:paraId="772849EA" w14:textId="53358310" w:rsidR="0042218D" w:rsidRPr="0042218D" w:rsidRDefault="0042218D" w:rsidP="0042218D">
      <w:pPr>
        <w:spacing w:after="0" w:line="480" w:lineRule="auto"/>
        <w:jc w:val="both"/>
        <w:rPr>
          <w:rFonts w:ascii="Times New Roman" w:hAnsi="Times New Roman"/>
          <w:sz w:val="24"/>
          <w:szCs w:val="24"/>
          <w:highlight w:val="yellow"/>
          <w:lang w:val="en-US"/>
        </w:rPr>
      </w:pPr>
      <w:r w:rsidRPr="0042218D">
        <w:rPr>
          <w:rFonts w:ascii="Times New Roman" w:hAnsi="Times New Roman"/>
          <w:sz w:val="24"/>
          <w:szCs w:val="24"/>
          <w:highlight w:val="yellow"/>
          <w:lang w:val="en-US"/>
        </w:rPr>
        <w:t>Some comparison of our cause-specific results with other studies</w:t>
      </w:r>
      <w:r w:rsidR="00101D00">
        <w:rPr>
          <w:rFonts w:ascii="Times New Roman" w:hAnsi="Times New Roman"/>
          <w:sz w:val="24"/>
          <w:szCs w:val="24"/>
          <w:highlight w:val="yellow"/>
          <w:lang w:val="en-US"/>
        </w:rPr>
        <w:t xml:space="preserve"> both in terms of </w:t>
      </w:r>
      <w:ins w:id="94" w:author="Robbie Parks" w:date="2018-01-17T17:56:00Z">
        <w:r w:rsidR="00592119">
          <w:rPr>
            <w:rFonts w:ascii="Times New Roman" w:hAnsi="Times New Roman"/>
            <w:sz w:val="24"/>
            <w:szCs w:val="24"/>
            <w:highlight w:val="yellow"/>
            <w:lang w:val="en-US"/>
          </w:rPr>
          <w:t>seasonality</w:t>
        </w:r>
      </w:ins>
      <w:r w:rsidR="00101D00">
        <w:rPr>
          <w:rFonts w:ascii="Times New Roman" w:hAnsi="Times New Roman"/>
          <w:sz w:val="24"/>
          <w:szCs w:val="24"/>
          <w:highlight w:val="yellow"/>
          <w:lang w:val="en-US"/>
        </w:rPr>
        <w:t xml:space="preserve"> and how it has changed over time</w:t>
      </w:r>
    </w:p>
    <w:p w14:paraId="5FA8862D" w14:textId="77777777" w:rsidR="0042218D" w:rsidRPr="0042218D" w:rsidRDefault="0042218D" w:rsidP="0042218D">
      <w:pPr>
        <w:spacing w:after="0" w:line="480" w:lineRule="auto"/>
        <w:jc w:val="both"/>
        <w:rPr>
          <w:rFonts w:ascii="Times New Roman" w:hAnsi="Times New Roman"/>
          <w:sz w:val="24"/>
          <w:szCs w:val="24"/>
          <w:highlight w:val="yellow"/>
          <w:lang w:val="en-US"/>
        </w:rPr>
      </w:pPr>
      <w:r w:rsidRPr="0042218D">
        <w:rPr>
          <w:rFonts w:ascii="Times New Roman" w:hAnsi="Times New Roman"/>
          <w:sz w:val="24"/>
          <w:szCs w:val="24"/>
          <w:highlight w:val="yellow"/>
          <w:lang w:val="en-US"/>
        </w:rPr>
        <w:t>cancer show little or no seasonality.</w:t>
      </w:r>
      <w:r w:rsidRPr="0042218D">
        <w:rPr>
          <w:rFonts w:ascii="Times New Roman" w:hAnsi="Times New Roman"/>
          <w:sz w:val="24"/>
          <w:szCs w:val="24"/>
          <w:highlight w:val="yellow"/>
          <w:lang w:val="en-US"/>
        </w:rPr>
        <w:fldChar w:fldCharType="begin"/>
      </w:r>
      <w:r w:rsidRPr="0042218D">
        <w:rPr>
          <w:rFonts w:ascii="Times New Roman" w:hAnsi="Times New Roman"/>
          <w:sz w:val="24"/>
          <w:szCs w:val="24"/>
          <w:highlight w:val="yellow"/>
          <w:lang w:val="en-US"/>
        </w:rPr>
        <w:instrText xml:space="preserve"> ADDIN EN.CITE &lt;EndNote&gt;&lt;Cite&gt;&lt;Author&gt;Rosenwaike&lt;/Author&gt;&lt;Year&gt;1966&lt;/Year&gt;&lt;RecNum&gt;355&lt;/RecNum&gt;&lt;DisplayText&gt;(19)&lt;/DisplayText&gt;&lt;record&gt;&lt;rec-number&gt;355&lt;/rec-number&gt;&lt;foreign-keys&gt;&lt;key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sidRPr="0042218D">
        <w:rPr>
          <w:rFonts w:ascii="Times New Roman" w:hAnsi="Times New Roman"/>
          <w:sz w:val="24"/>
          <w:szCs w:val="24"/>
          <w:highlight w:val="yellow"/>
          <w:lang w:val="en-US"/>
        </w:rPr>
        <w:fldChar w:fldCharType="separate"/>
      </w:r>
      <w:r w:rsidRPr="0042218D">
        <w:rPr>
          <w:rFonts w:ascii="Times New Roman" w:hAnsi="Times New Roman"/>
          <w:noProof/>
          <w:sz w:val="24"/>
          <w:szCs w:val="24"/>
          <w:highlight w:val="yellow"/>
          <w:lang w:val="en-US"/>
        </w:rPr>
        <w:t>(19)</w:t>
      </w:r>
      <w:r w:rsidRPr="0042218D">
        <w:rPr>
          <w:rFonts w:ascii="Times New Roman" w:hAnsi="Times New Roman"/>
          <w:sz w:val="24"/>
          <w:szCs w:val="24"/>
          <w:highlight w:val="yellow"/>
          <w:lang w:val="en-US"/>
        </w:rPr>
        <w:fldChar w:fldCharType="end"/>
      </w:r>
      <w:r w:rsidRPr="0042218D">
        <w:rPr>
          <w:rFonts w:ascii="Times New Roman" w:hAnsi="Times New Roman"/>
          <w:sz w:val="24"/>
          <w:szCs w:val="24"/>
          <w:highlight w:val="yellow"/>
          <w:lang w:val="en-US"/>
        </w:rPr>
        <w:t xml:space="preserve"> </w:t>
      </w:r>
    </w:p>
    <w:p w14:paraId="5F30430A" w14:textId="77777777" w:rsidR="0042218D" w:rsidRPr="0042218D" w:rsidRDefault="0042218D" w:rsidP="0042218D">
      <w:pPr>
        <w:spacing w:after="0" w:line="480" w:lineRule="auto"/>
        <w:jc w:val="both"/>
        <w:rPr>
          <w:rFonts w:ascii="Times New Roman" w:hAnsi="Times New Roman"/>
          <w:sz w:val="24"/>
          <w:szCs w:val="24"/>
          <w:highlight w:val="yellow"/>
          <w:lang w:val="en-US"/>
        </w:rPr>
      </w:pPr>
      <w:r w:rsidRPr="0042218D">
        <w:rPr>
          <w:rFonts w:ascii="Times New Roman" w:hAnsi="Times New Roman"/>
          <w:sz w:val="24"/>
          <w:szCs w:val="24"/>
          <w:highlight w:val="yellow"/>
          <w:lang w:val="en-US"/>
        </w:rPr>
        <w:t>comparison with key injury seasonality studies</w:t>
      </w:r>
    </w:p>
    <w:p w14:paraId="5988B68A" w14:textId="1E6352EC" w:rsidR="0042218D" w:rsidRDefault="0042218D" w:rsidP="00101D00">
      <w:pPr>
        <w:spacing w:after="0" w:line="480" w:lineRule="auto"/>
        <w:jc w:val="both"/>
        <w:rPr>
          <w:rFonts w:ascii="Times New Roman" w:hAnsi="Times New Roman"/>
          <w:sz w:val="24"/>
          <w:szCs w:val="24"/>
          <w:lang w:val="en-US"/>
        </w:rPr>
      </w:pPr>
      <w:r w:rsidRPr="0042218D">
        <w:rPr>
          <w:rFonts w:ascii="Times New Roman" w:hAnsi="Times New Roman"/>
          <w:sz w:val="24"/>
          <w:szCs w:val="24"/>
          <w:highlight w:val="yellow"/>
          <w:lang w:val="en-US"/>
        </w:rPr>
        <w:t xml:space="preserve">same with </w:t>
      </w:r>
      <w:proofErr w:type="gramStart"/>
      <w:r w:rsidR="001C6F5C">
        <w:rPr>
          <w:rFonts w:ascii="Times New Roman" w:hAnsi="Times New Roman"/>
          <w:sz w:val="24"/>
          <w:szCs w:val="24"/>
          <w:highlight w:val="yellow"/>
          <w:lang w:val="en-US"/>
        </w:rPr>
        <w:t>cardiorespirato</w:t>
      </w:r>
      <w:r w:rsidRPr="00101D00">
        <w:rPr>
          <w:rFonts w:ascii="Times New Roman" w:hAnsi="Times New Roman"/>
          <w:sz w:val="24"/>
          <w:szCs w:val="24"/>
          <w:highlight w:val="yellow"/>
          <w:lang w:val="en-US"/>
        </w:rPr>
        <w:t>ry</w:t>
      </w:r>
      <w:r w:rsidR="00101D00" w:rsidRPr="00101D00">
        <w:rPr>
          <w:rFonts w:ascii="Times New Roman" w:hAnsi="Times New Roman"/>
          <w:sz w:val="24"/>
          <w:szCs w:val="24"/>
          <w:highlight w:val="yellow"/>
          <w:lang w:val="en-US"/>
        </w:rPr>
        <w:t xml:space="preserve">  [</w:t>
      </w:r>
      <w:proofErr w:type="gramEnd"/>
      <w:r w:rsidR="00101D00" w:rsidRPr="00101D00">
        <w:rPr>
          <w:rFonts w:ascii="Times New Roman" w:hAnsi="Times New Roman"/>
          <w:sz w:val="24"/>
          <w:szCs w:val="24"/>
          <w:highlight w:val="yellow"/>
          <w:lang w:val="en-US"/>
        </w:rPr>
        <w:t>[[</w:t>
      </w:r>
      <w:proofErr w:type="spellStart"/>
      <w:r w:rsidR="00101D00" w:rsidRPr="00101D00">
        <w:rPr>
          <w:rFonts w:ascii="Times New Roman" w:hAnsi="Times New Roman"/>
          <w:sz w:val="24"/>
          <w:szCs w:val="24"/>
          <w:highlight w:val="yellow"/>
          <w:lang w:val="en-US"/>
        </w:rPr>
        <w:t>Seretakis</w:t>
      </w:r>
      <w:proofErr w:type="spellEnd"/>
      <w:r w:rsidR="00101D00" w:rsidRPr="00101D00">
        <w:rPr>
          <w:rFonts w:ascii="Times New Roman" w:hAnsi="Times New Roman"/>
          <w:sz w:val="24"/>
          <w:szCs w:val="24"/>
          <w:highlight w:val="yellow"/>
          <w:lang w:val="en-US"/>
        </w:rPr>
        <w:t xml:space="preserve"> and other relevant ones]]]</w:t>
      </w:r>
    </w:p>
    <w:commentRangeEnd w:id="93"/>
    <w:p w14:paraId="6886C687" w14:textId="77777777" w:rsidR="0042218D" w:rsidRPr="00C0501F" w:rsidRDefault="006E70EA" w:rsidP="0042218D">
      <w:pPr>
        <w:spacing w:after="0" w:line="480" w:lineRule="auto"/>
        <w:jc w:val="both"/>
        <w:rPr>
          <w:rFonts w:ascii="Times New Roman" w:hAnsi="Times New Roman"/>
          <w:sz w:val="24"/>
          <w:szCs w:val="24"/>
          <w:lang w:val="en-US"/>
        </w:rPr>
      </w:pPr>
      <w:r>
        <w:rPr>
          <w:rStyle w:val="CommentReference"/>
          <w:rFonts w:asciiTheme="minorHAnsi" w:eastAsiaTheme="minorHAnsi" w:hAnsiTheme="minorHAnsi" w:cstheme="minorBidi"/>
        </w:rPr>
        <w:commentReference w:id="93"/>
      </w:r>
    </w:p>
    <w:p w14:paraId="2B22717B" w14:textId="5588121E" w:rsidR="00DB2D88" w:rsidRDefault="000B343F" w:rsidP="00DB2D88">
      <w:pPr>
        <w:spacing w:after="0" w:line="480" w:lineRule="auto"/>
        <w:jc w:val="both"/>
        <w:rPr>
          <w:rFonts w:ascii="Times New Roman" w:hAnsi="Times New Roman"/>
          <w:sz w:val="24"/>
          <w:szCs w:val="24"/>
          <w:lang w:val="en-US"/>
        </w:rPr>
      </w:pPr>
      <w:r w:rsidRPr="00DB2D88">
        <w:rPr>
          <w:rFonts w:ascii="Times New Roman" w:hAnsi="Times New Roman"/>
          <w:sz w:val="24"/>
          <w:szCs w:val="24"/>
          <w:lang w:val="en-US"/>
        </w:rPr>
        <w:t>The observed geographical consistency in seasonal mortality variation in the USA, also seen in a study of 36 cities using deaths aggregated across age groups and over time,</w:t>
      </w:r>
      <w:r w:rsidR="00AB66EA">
        <w:rPr>
          <w:rFonts w:ascii="Times New Roman" w:hAnsi="Times New Roman"/>
          <w:sz w:val="24"/>
          <w:szCs w:val="24"/>
          <w:lang w:val="en-US"/>
        </w:rPr>
        <w:fldChar w:fldCharType="begin" w:fldLock="1"/>
      </w:r>
      <w:r w:rsidR="00577DE0">
        <w:rPr>
          <w:rFonts w:ascii="Times New Roman" w:hAnsi="Times New Roman"/>
          <w:sz w:val="24"/>
          <w:szCs w:val="24"/>
          <w:lang w:val="en-US"/>
        </w:rPr>
        <w:instrText>ADDIN CSL_CITATION { "citationItems" : [ { "id" : "ITEM-1", "itemData" : { "DOI" : "10.1088/1748-9326/10/6/064016", "ISSN" : "17489326", "PMID" : "26495037", "abstract" : "Extreme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 "author" : [ { "dropping-particle" : "", "family" : "Kinney", "given" : "Patrick L.", "non-dropping-particle" : "", "parse-names" : false, "suffix" : "" }, { "dropping-particle" : "", "family" : "Schwartz", "given" : "Joel", "non-dropping-particle" : "", "parse-names" : false, "suffix" : "" }, { "dropping-particle" : "", "family" : "Pascal", "given" : "Mathilde", "non-dropping-particle" : "", "parse-names" : false, "suffix" : "" }, { "dropping-particle" : "", "family" : "Petkova", "given" : "Elisaveta", "non-dropping-particle" : "", "parse-names" : false, "suffix" : "" }, { "dropping-particle" : "Le", "family" : "Tertre", "given" : "Alain", "non-dropping-particle" : "", "parse-names" : false, "suffix" : "" }, { "dropping-particle" : "", "family" : "Medina", "given" : "Sylvia", "non-dropping-particle" : "", "parse-names" : false, "suffix" : "" }, { "dropping-particle" : "", "family" : "Vautard", "given" : "Robert", "non-dropping-particle" : "", "parse-names" : false, "suffix" : "" } ], "container-title" : "Environmental Research Letters", "id" : "ITEM-1", "issue" : "6", "issued" : { "date-parts" : [ [ "2015" ] ] }, "title" : "Winter season mortality: Will climate warming bring benefits?", "type" : "article-journal", "volume" : "10" }, "uris" : [ "http://www.mendeley.com/documents/?uuid=d2c6b903-6bd0-4558-b3ce-eb7f3fbf3539" ] } ], "mendeley" : { "formattedCitation" : "&lt;sup&gt;26&lt;/sup&gt;", "plainTextFormattedCitation" : "26", "previouslyFormattedCitation" : "&lt;sup&gt;26&lt;/sup&gt;" }, "properties" : {  }, "schema" : "https://github.com/citation-style-language/schema/raw/master/csl-citation.json" }</w:instrText>
      </w:r>
      <w:r w:rsidR="00AB66EA">
        <w:rPr>
          <w:rFonts w:ascii="Times New Roman" w:hAnsi="Times New Roman"/>
          <w:sz w:val="24"/>
          <w:szCs w:val="24"/>
          <w:lang w:val="en-US"/>
        </w:rPr>
        <w:fldChar w:fldCharType="separate"/>
      </w:r>
      <w:r w:rsidR="00577DE0" w:rsidRPr="00577DE0">
        <w:rPr>
          <w:rFonts w:ascii="Times New Roman" w:hAnsi="Times New Roman"/>
          <w:noProof/>
          <w:sz w:val="24"/>
          <w:szCs w:val="24"/>
          <w:vertAlign w:val="superscript"/>
          <w:lang w:val="en-US"/>
        </w:rPr>
        <w:t>26</w:t>
      </w:r>
      <w:r w:rsidR="00AB66EA">
        <w:rPr>
          <w:rFonts w:ascii="Times New Roman" w:hAnsi="Times New Roman"/>
          <w:sz w:val="24"/>
          <w:szCs w:val="24"/>
          <w:lang w:val="en-US"/>
        </w:rPr>
        <w:fldChar w:fldCharType="end"/>
      </w:r>
      <w:r w:rsidRPr="00DB2D88">
        <w:rPr>
          <w:rFonts w:ascii="Times New Roman" w:hAnsi="Times New Roman"/>
          <w:sz w:val="24"/>
          <w:szCs w:val="24"/>
          <w:lang w:val="en-US"/>
        </w:rPr>
        <w:t xml:space="preserve"> contrasts from the pattern observed across Europe, where the difference between winter and summer mortality tends to be lower in the colder Nordic countries than in warmer southern European nations, possibly because the former have put in place environmental (e.g., housing insulation and heating) and health system measures to counter the effects of cold winters.</w:t>
      </w:r>
      <w:r w:rsidR="00AB66EA">
        <w:rPr>
          <w:rFonts w:ascii="Times New Roman" w:hAnsi="Times New Roman"/>
          <w:sz w:val="24"/>
          <w:szCs w:val="24"/>
          <w:lang w:val="en-US"/>
        </w:rPr>
        <w:fldChar w:fldCharType="begin" w:fldLock="1"/>
      </w:r>
      <w:r w:rsidR="00AB66EA">
        <w:rPr>
          <w:rFonts w:ascii="Times New Roman" w:hAnsi="Times New Roman"/>
          <w:sz w:val="24"/>
          <w:szCs w:val="24"/>
          <w:lang w:val="en-US"/>
        </w:rPr>
        <w:instrText>ADDIN CSL_CITATION { "citationItems" : [ { "id" : "ITEM-1",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"ITEM-1", "issue" : "2", "issued" : { "date-parts" : [ [ "1989" ] ] }, "page" : "178-182", "title" : "Deaths in winter: Can Britain learn from Europe?", "type" : "article-journal", "volume" : "5" }, "uris" : [ "http://www.mendeley.com/documents/?uuid=3cd840a5-addb-4d68-9dcf-039d2f2f1220"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"ITEM-3", "issue" : "2", "issued" : { "date-parts" : [ [ "2015" ] ] }, "page" : "339-345", "title" : "Excess winter deaths in Europe: A multi-country descriptive analysis", "type" : "article-journal", "volume" : "25" }, "uris" : [ "http://www.mendeley.com/documents/?uuid=b30766a9-cdc0-41a0-95d8-1ca7a2391ddd" ] } ], "mendeley" : { "formattedCitation" : "&lt;sup&gt;1,2,4&lt;/sup&gt;", "plainTextFormattedCitation" : "1,2,4", "previouslyFormattedCitation" : "&lt;sup&gt;1,2,4&lt;/sup&gt;" }, "properties" : {  }, "schema" : "https://github.com/citation-style-language/schema/raw/master/csl-citation.json" }</w:instrText>
      </w:r>
      <w:r w:rsidR="00AB66EA">
        <w:rPr>
          <w:rFonts w:ascii="Times New Roman" w:hAnsi="Times New Roman"/>
          <w:sz w:val="24"/>
          <w:szCs w:val="24"/>
          <w:lang w:val="en-US"/>
        </w:rPr>
        <w:fldChar w:fldCharType="separate"/>
      </w:r>
      <w:r w:rsidR="00AB66EA" w:rsidRPr="00AB66EA">
        <w:rPr>
          <w:rFonts w:ascii="Times New Roman" w:hAnsi="Times New Roman"/>
          <w:noProof/>
          <w:sz w:val="24"/>
          <w:szCs w:val="24"/>
          <w:vertAlign w:val="superscript"/>
          <w:lang w:val="en-US"/>
        </w:rPr>
        <w:t>1,2,4</w:t>
      </w:r>
      <w:r w:rsidR="00AB66EA">
        <w:rPr>
          <w:rFonts w:ascii="Times New Roman" w:hAnsi="Times New Roman"/>
          <w:sz w:val="24"/>
          <w:szCs w:val="24"/>
          <w:lang w:val="en-US"/>
        </w:rPr>
        <w:fldChar w:fldCharType="end"/>
      </w:r>
      <w:r w:rsidRPr="00DB2D88">
        <w:rPr>
          <w:rFonts w:ascii="Times New Roman" w:hAnsi="Times New Roman"/>
          <w:sz w:val="24"/>
          <w:szCs w:val="24"/>
          <w:lang w:val="en-US"/>
        </w:rPr>
        <w:t xml:space="preserve"> The absence of association between the magnitude of mortality seasonality and seasonal temperature difference indicates that different regions in the USA are similarly adapted to temperature seasonality.</w:t>
      </w:r>
      <w:r w:rsidRPr="00C0501F">
        <w:rPr>
          <w:rFonts w:ascii="Times New Roman" w:hAnsi="Times New Roman"/>
          <w:sz w:val="24"/>
          <w:szCs w:val="24"/>
          <w:lang w:val="en-US"/>
        </w:rPr>
        <w:t xml:space="preserve"> </w:t>
      </w:r>
    </w:p>
    <w:p w14:paraId="5D4068DF" w14:textId="77777777" w:rsidR="000B343F" w:rsidRPr="00C0501F" w:rsidRDefault="000B343F" w:rsidP="000B343F">
      <w:pPr>
        <w:spacing w:after="0" w:line="480" w:lineRule="auto"/>
        <w:jc w:val="both"/>
        <w:rPr>
          <w:rFonts w:ascii="Times New Roman" w:hAnsi="Times New Roman"/>
          <w:sz w:val="24"/>
          <w:szCs w:val="24"/>
          <w:lang w:val="en-US"/>
        </w:rPr>
      </w:pPr>
    </w:p>
    <w:p w14:paraId="670B2812" w14:textId="49741CA6" w:rsidR="000210D1" w:rsidRPr="00C0501F" w:rsidRDefault="000210D1"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The</w:t>
      </w:r>
      <w:r w:rsidR="0042218D">
        <w:rPr>
          <w:rFonts w:ascii="Times New Roman" w:hAnsi="Times New Roman"/>
          <w:sz w:val="24"/>
          <w:szCs w:val="24"/>
          <w:lang w:val="en-US"/>
        </w:rPr>
        <w:t xml:space="preserve"> cause-specific analysis showed that the</w:t>
      </w:r>
      <w:r w:rsidRPr="00C0501F">
        <w:rPr>
          <w:rFonts w:ascii="Times New Roman" w:hAnsi="Times New Roman"/>
          <w:sz w:val="24"/>
          <w:szCs w:val="24"/>
          <w:lang w:val="en-US"/>
        </w:rPr>
        <w:t xml:space="preserve"> substantial decline in seasonal mortality differences in adolescents and young adults </w:t>
      </w:r>
      <w:r w:rsidR="0042218D">
        <w:rPr>
          <w:rFonts w:ascii="Times New Roman" w:hAnsi="Times New Roman"/>
          <w:sz w:val="24"/>
          <w:szCs w:val="24"/>
          <w:lang w:val="en-US"/>
        </w:rPr>
        <w:t>was</w:t>
      </w:r>
      <w:r w:rsidRPr="00C0501F">
        <w:rPr>
          <w:rFonts w:ascii="Times New Roman" w:hAnsi="Times New Roman"/>
          <w:sz w:val="24"/>
          <w:szCs w:val="24"/>
          <w:lang w:val="en-US"/>
        </w:rPr>
        <w:t xml:space="preserve"> related to </w:t>
      </w:r>
      <w:r w:rsidR="0042218D">
        <w:rPr>
          <w:rFonts w:ascii="Times New Roman" w:hAnsi="Times New Roman"/>
          <w:sz w:val="24"/>
          <w:szCs w:val="24"/>
          <w:lang w:val="en-US"/>
        </w:rPr>
        <w:t xml:space="preserve">the </w:t>
      </w:r>
      <w:commentRangeStart w:id="95"/>
      <w:commentRangeStart w:id="96"/>
      <w:r w:rsidRPr="00C0501F">
        <w:rPr>
          <w:rFonts w:ascii="Times New Roman" w:hAnsi="Times New Roman"/>
          <w:sz w:val="24"/>
          <w:szCs w:val="24"/>
          <w:lang w:val="en-US"/>
        </w:rPr>
        <w:t xml:space="preserve">diminishing </w:t>
      </w:r>
      <w:del w:id="97" w:author="Robbie Parks" w:date="2018-01-18T02:26:00Z">
        <w:r w:rsidRPr="00C0501F" w:rsidDel="002E0DC3">
          <w:rPr>
            <w:rFonts w:ascii="Times New Roman" w:hAnsi="Times New Roman"/>
            <w:sz w:val="24"/>
            <w:szCs w:val="24"/>
            <w:lang w:val="en-US"/>
          </w:rPr>
          <w:delText xml:space="preserve">role </w:delText>
        </w:r>
      </w:del>
      <w:proofErr w:type="spellStart"/>
      <w:ins w:id="98" w:author="Robbie Parks" w:date="2018-01-18T02:26:00Z">
        <w:r w:rsidR="002E0DC3">
          <w:rPr>
            <w:rFonts w:ascii="Times New Roman" w:hAnsi="Times New Roman"/>
            <w:sz w:val="24"/>
            <w:szCs w:val="24"/>
            <w:lang w:val="en-US"/>
          </w:rPr>
          <w:t>seasonlity</w:t>
        </w:r>
        <w:proofErr w:type="spellEnd"/>
        <w:r w:rsidR="002E0DC3" w:rsidRPr="00C0501F">
          <w:rPr>
            <w:rFonts w:ascii="Times New Roman" w:hAnsi="Times New Roman"/>
            <w:sz w:val="24"/>
            <w:szCs w:val="24"/>
            <w:lang w:val="en-US"/>
          </w:rPr>
          <w:t xml:space="preserve"> </w:t>
        </w:r>
      </w:ins>
      <w:r w:rsidRPr="00C0501F">
        <w:rPr>
          <w:rFonts w:ascii="Times New Roman" w:hAnsi="Times New Roman"/>
          <w:sz w:val="24"/>
          <w:szCs w:val="24"/>
          <w:lang w:val="en-US"/>
        </w:rPr>
        <w:t>of injuries</w:t>
      </w:r>
      <w:commentRangeEnd w:id="95"/>
      <w:r w:rsidR="0042218D">
        <w:rPr>
          <w:rStyle w:val="CommentReference"/>
          <w:rFonts w:asciiTheme="minorHAnsi" w:eastAsiaTheme="minorHAnsi" w:hAnsiTheme="minorHAnsi" w:cstheme="minorBidi"/>
        </w:rPr>
        <w:commentReference w:id="95"/>
      </w:r>
      <w:commentRangeEnd w:id="96"/>
      <w:r w:rsidR="002E0DC3">
        <w:rPr>
          <w:rStyle w:val="CommentReference"/>
          <w:rFonts w:asciiTheme="minorHAnsi" w:eastAsiaTheme="minorHAnsi" w:hAnsiTheme="minorHAnsi" w:cstheme="minorBidi"/>
        </w:rPr>
        <w:commentReference w:id="96"/>
      </w:r>
      <w:r w:rsidRPr="00C0501F">
        <w:rPr>
          <w:rFonts w:ascii="Times New Roman" w:hAnsi="Times New Roman"/>
          <w:sz w:val="24"/>
          <w:szCs w:val="24"/>
          <w:lang w:val="en-US"/>
        </w:rPr>
        <w:t>, especially from road traffic crashes, which are more likely to occur in the summer months</w:t>
      </w:r>
      <w:r w:rsidR="00AB66EA">
        <w:rPr>
          <w:rFonts w:ascii="Times New Roman" w:hAnsi="Times New Roman"/>
          <w:sz w:val="24"/>
          <w:szCs w:val="24"/>
          <w:lang w:val="en-US"/>
        </w:rPr>
        <w:fldChar w:fldCharType="begin" w:fldLock="1"/>
      </w:r>
      <w:r w:rsidR="00577DE0">
        <w:rPr>
          <w:rFonts w:ascii="Times New Roman" w:hAnsi="Times New Roman"/>
          <w:sz w:val="24"/>
          <w:szCs w:val="24"/>
          <w:lang w:val="en-US"/>
        </w:rPr>
        <w:instrText>ADDIN CSL_CITATION { "citationItems" : [ { "id" : "ITEM-1", "itemData" : { "author" : [ { "dropping-particle" : "", "family" : "Centers for Disease Control and Prevention (CDC).", "given" : "", "non-dropping-particle" : "", "parse-names" : false, "suffix" : "" } ], "container-title" : "National Center for Health Statistics (NCHS).", "id" : "ITEM-1", "issued" : { "date-parts" : [ [ "2016" ] ] }, "title" : "Leading causes of death and numbers of deaths, by sex, race, and Hispanic origin: United States, 2015", "type" : "article-journal" }, "uris" : [ "http://www.mendeley.com/documents/?uuid=07d7e9b6-be7d-45f4-9077-6b00a3ec0022" ] }, { "id" : "ITEM-2", "itemData" : { "author" : [ { "dropping-particle" : "", "family" : "National Highway Traffic Safety Administration", "given" : "", "non-dropping-particle" : "", "parse-names" : false, "suffix" : "" } ], "container-title" : "National Center for Statistics and Analysis (NCHS)", "id" : "ITEM-2", "issue" : "March", "issued" : { "date-parts" : [ [ "2005" ] ] }, "title" : "Trend and Pattern Analysis of Highway Crash Fatality By Month and Day", "type" : "article-journal" }, "uris" : [ "http://www.mendeley.com/documents/?uuid=e660a00d-5039-4361-97dc-e5563df2412f" ] } ], "mendeley" : { "formattedCitation" : "&lt;sup&gt;27,28&lt;/sup&gt;", "plainTextFormattedCitation" : "27,28", "previouslyFormattedCitation" : "&lt;sup&gt;27,28&lt;/sup&gt;" }, "properties" : {  }, "schema" : "https://github.com/citation-style-language/schema/raw/master/csl-citation.json" }</w:instrText>
      </w:r>
      <w:r w:rsidR="00AB66EA">
        <w:rPr>
          <w:rFonts w:ascii="Times New Roman" w:hAnsi="Times New Roman"/>
          <w:sz w:val="24"/>
          <w:szCs w:val="24"/>
          <w:lang w:val="en-US"/>
        </w:rPr>
        <w:fldChar w:fldCharType="separate"/>
      </w:r>
      <w:r w:rsidR="00577DE0" w:rsidRPr="00577DE0">
        <w:rPr>
          <w:rFonts w:ascii="Times New Roman" w:hAnsi="Times New Roman"/>
          <w:noProof/>
          <w:sz w:val="24"/>
          <w:szCs w:val="24"/>
          <w:vertAlign w:val="superscript"/>
          <w:lang w:val="en-US"/>
        </w:rPr>
        <w:t>27,28</w:t>
      </w:r>
      <w:r w:rsidR="00AB66EA">
        <w:rPr>
          <w:rFonts w:ascii="Times New Roman" w:hAnsi="Times New Roman"/>
          <w:sz w:val="24"/>
          <w:szCs w:val="24"/>
          <w:lang w:val="en-US"/>
        </w:rPr>
        <w:fldChar w:fldCharType="end"/>
      </w:r>
      <w:r w:rsidR="00AB66EA">
        <w:rPr>
          <w:rFonts w:ascii="Times New Roman" w:hAnsi="Times New Roman"/>
          <w:sz w:val="24"/>
          <w:szCs w:val="24"/>
          <w:lang w:val="en-US"/>
        </w:rPr>
        <w:t xml:space="preserve"> </w:t>
      </w:r>
      <w:r w:rsidRPr="00C0501F">
        <w:rPr>
          <w:rFonts w:ascii="Times New Roman" w:hAnsi="Times New Roman"/>
          <w:sz w:val="24"/>
          <w:szCs w:val="24"/>
          <w:lang w:val="en-US"/>
        </w:rPr>
        <w:t>and are more common in men.</w:t>
      </w:r>
      <w:r w:rsidR="0042218D">
        <w:rPr>
          <w:rFonts w:ascii="Times New Roman" w:hAnsi="Times New Roman"/>
          <w:sz w:val="24"/>
          <w:szCs w:val="24"/>
          <w:lang w:val="en-US"/>
        </w:rPr>
        <w:t xml:space="preserve"> </w:t>
      </w:r>
      <w:commentRangeStart w:id="99"/>
      <w:r w:rsidR="0042218D">
        <w:rPr>
          <w:rFonts w:ascii="Times New Roman" w:hAnsi="Times New Roman"/>
          <w:sz w:val="24"/>
          <w:szCs w:val="24"/>
          <w:lang w:val="en-US"/>
        </w:rPr>
        <w:t>Further, the seasonal difference in injuries itself declined over time.</w:t>
      </w:r>
      <w:commentRangeEnd w:id="99"/>
      <w:r w:rsidR="0042218D">
        <w:rPr>
          <w:rStyle w:val="CommentReference"/>
          <w:rFonts w:asciiTheme="minorHAnsi" w:eastAsiaTheme="minorHAnsi" w:hAnsiTheme="minorHAnsi" w:cstheme="minorBidi"/>
        </w:rPr>
        <w:commentReference w:id="99"/>
      </w:r>
      <w:r w:rsidR="0042218D">
        <w:rPr>
          <w:rFonts w:ascii="Times New Roman" w:hAnsi="Times New Roman"/>
          <w:sz w:val="24"/>
          <w:szCs w:val="24"/>
          <w:lang w:val="en-US"/>
        </w:rPr>
        <w:t xml:space="preserve"> </w:t>
      </w:r>
      <w:r w:rsidRPr="00C0501F">
        <w:rPr>
          <w:rFonts w:ascii="Times New Roman" w:hAnsi="Times New Roman"/>
          <w:sz w:val="24"/>
          <w:szCs w:val="24"/>
          <w:lang w:val="en-US"/>
        </w:rPr>
        <w:t xml:space="preserve"> The weakening of seasonality in </w:t>
      </w:r>
      <w:del w:id="100" w:author="Robbie Parks" w:date="2018-01-18T02:28:00Z">
        <w:r w:rsidRPr="00C0501F" w:rsidDel="008A287F">
          <w:rPr>
            <w:rFonts w:ascii="Times New Roman" w:hAnsi="Times New Roman"/>
            <w:sz w:val="24"/>
            <w:szCs w:val="24"/>
            <w:lang w:val="en-US"/>
          </w:rPr>
          <w:delText xml:space="preserve">children </w:delText>
        </w:r>
      </w:del>
      <w:ins w:id="101" w:author="Robbie Parks" w:date="2018-01-18T02:28:00Z">
        <w:r w:rsidR="008A287F">
          <w:rPr>
            <w:rFonts w:ascii="Times New Roman" w:hAnsi="Times New Roman"/>
            <w:sz w:val="24"/>
            <w:szCs w:val="24"/>
            <w:lang w:val="en-US"/>
          </w:rPr>
          <w:t>boys</w:t>
        </w:r>
        <w:r w:rsidR="008A287F" w:rsidRPr="00C0501F">
          <w:rPr>
            <w:rFonts w:ascii="Times New Roman" w:hAnsi="Times New Roman"/>
            <w:sz w:val="24"/>
            <w:szCs w:val="24"/>
            <w:lang w:val="en-US"/>
          </w:rPr>
          <w:t xml:space="preserve"> </w:t>
        </w:r>
      </w:ins>
      <w:r w:rsidRPr="00C0501F">
        <w:rPr>
          <w:rFonts w:ascii="Times New Roman" w:hAnsi="Times New Roman"/>
          <w:sz w:val="24"/>
          <w:szCs w:val="24"/>
          <w:lang w:val="en-US"/>
        </w:rPr>
        <w:t xml:space="preserve">under five years of age </w:t>
      </w:r>
      <w:r w:rsidR="0042218D">
        <w:rPr>
          <w:rFonts w:ascii="Times New Roman" w:hAnsi="Times New Roman"/>
          <w:sz w:val="24"/>
          <w:szCs w:val="24"/>
          <w:lang w:val="en-US"/>
        </w:rPr>
        <w:t>was</w:t>
      </w:r>
      <w:r w:rsidRPr="00C0501F">
        <w:rPr>
          <w:rFonts w:ascii="Times New Roman" w:hAnsi="Times New Roman"/>
          <w:sz w:val="24"/>
          <w:szCs w:val="24"/>
          <w:lang w:val="en-US"/>
        </w:rPr>
        <w:t xml:space="preserve"> related to the reduction of </w:t>
      </w:r>
      <w:del w:id="102" w:author="Robbie Parks" w:date="2018-01-18T02:28:00Z">
        <w:r w:rsidRPr="00C0501F" w:rsidDel="008A287F">
          <w:rPr>
            <w:rFonts w:ascii="Times New Roman" w:hAnsi="Times New Roman"/>
            <w:sz w:val="24"/>
            <w:szCs w:val="24"/>
            <w:lang w:val="en-US"/>
          </w:rPr>
          <w:delText xml:space="preserve">deaths </w:delText>
        </w:r>
      </w:del>
      <w:ins w:id="103" w:author="Robbie Parks" w:date="2018-01-18T02:28:00Z">
        <w:r w:rsidR="008A287F">
          <w:rPr>
            <w:rFonts w:ascii="Times New Roman" w:hAnsi="Times New Roman"/>
            <w:sz w:val="24"/>
            <w:szCs w:val="24"/>
            <w:lang w:val="en-US"/>
          </w:rPr>
          <w:t>season</w:t>
        </w:r>
      </w:ins>
      <w:ins w:id="104" w:author="Robbie Parks" w:date="2018-01-18T02:29:00Z">
        <w:r w:rsidR="008A287F">
          <w:rPr>
            <w:rFonts w:ascii="Times New Roman" w:hAnsi="Times New Roman"/>
            <w:sz w:val="24"/>
            <w:szCs w:val="24"/>
            <w:lang w:val="en-US"/>
          </w:rPr>
          <w:t>a</w:t>
        </w:r>
      </w:ins>
      <w:ins w:id="105" w:author="Robbie Parks" w:date="2018-01-18T02:28:00Z">
        <w:r w:rsidR="008A287F">
          <w:rPr>
            <w:rFonts w:ascii="Times New Roman" w:hAnsi="Times New Roman"/>
            <w:sz w:val="24"/>
            <w:szCs w:val="24"/>
            <w:lang w:val="en-US"/>
          </w:rPr>
          <w:t>lity of death</w:t>
        </w:r>
        <w:r w:rsidR="008A287F" w:rsidRPr="00C0501F">
          <w:rPr>
            <w:rFonts w:ascii="Times New Roman" w:hAnsi="Times New Roman"/>
            <w:sz w:val="24"/>
            <w:szCs w:val="24"/>
            <w:lang w:val="en-US"/>
          </w:rPr>
          <w:t xml:space="preserve"> </w:t>
        </w:r>
      </w:ins>
      <w:r w:rsidRPr="00C0501F">
        <w:rPr>
          <w:rFonts w:ascii="Times New Roman" w:hAnsi="Times New Roman"/>
          <w:sz w:val="24"/>
          <w:szCs w:val="24"/>
          <w:lang w:val="en-US"/>
        </w:rPr>
        <w:t xml:space="preserve">from </w:t>
      </w:r>
      <w:del w:id="106" w:author="Robbie Parks" w:date="2018-01-18T02:28:00Z">
        <w:r w:rsidRPr="00C0501F" w:rsidDel="008A287F">
          <w:rPr>
            <w:rFonts w:ascii="Times New Roman" w:hAnsi="Times New Roman"/>
            <w:sz w:val="24"/>
            <w:szCs w:val="24"/>
            <w:lang w:val="en-US"/>
          </w:rPr>
          <w:delText>respiratory causes</w:delText>
        </w:r>
      </w:del>
      <w:ins w:id="107" w:author="Robbie Parks" w:date="2018-01-18T02:28:00Z">
        <w:r w:rsidR="008A287F">
          <w:rPr>
            <w:rFonts w:ascii="Times New Roman" w:hAnsi="Times New Roman"/>
            <w:sz w:val="24"/>
            <w:szCs w:val="24"/>
            <w:lang w:val="en-US"/>
          </w:rPr>
          <w:t>other causes</w:t>
        </w:r>
      </w:ins>
      <w:ins w:id="108" w:author="Robbie Parks" w:date="2018-01-18T02:29:00Z">
        <w:r w:rsidR="008A287F">
          <w:rPr>
            <w:rFonts w:ascii="Times New Roman" w:hAnsi="Times New Roman"/>
            <w:sz w:val="24"/>
            <w:szCs w:val="24"/>
            <w:lang w:val="en-US"/>
          </w:rPr>
          <w:t>, largely from deaths during the perinatal period.</w:t>
        </w:r>
      </w:ins>
      <w:del w:id="109" w:author="Robbie Parks" w:date="2018-01-18T02:28:00Z">
        <w:r w:rsidRPr="00C0501F" w:rsidDel="008A287F">
          <w:rPr>
            <w:rFonts w:ascii="Times New Roman" w:hAnsi="Times New Roman"/>
            <w:sz w:val="24"/>
            <w:szCs w:val="24"/>
            <w:lang w:val="en-US"/>
          </w:rPr>
          <w:delText xml:space="preserve">, which have a strong seasonality, </w:delText>
        </w:r>
      </w:del>
      <w:del w:id="110" w:author="Robbie Parks" w:date="2018-01-18T02:29:00Z">
        <w:r w:rsidR="002317EC" w:rsidRPr="00C0501F" w:rsidDel="008A287F">
          <w:rPr>
            <w:rFonts w:ascii="Times New Roman" w:hAnsi="Times New Roman"/>
            <w:sz w:val="24"/>
            <w:szCs w:val="24"/>
            <w:lang w:val="en-US"/>
          </w:rPr>
          <w:delText>and the accompanying</w:delText>
        </w:r>
        <w:r w:rsidRPr="00C0501F" w:rsidDel="008A287F">
          <w:rPr>
            <w:rFonts w:ascii="Times New Roman" w:hAnsi="Times New Roman"/>
            <w:sz w:val="24"/>
            <w:szCs w:val="24"/>
            <w:lang w:val="en-US"/>
          </w:rPr>
          <w:delText xml:space="preserve"> increase in the proportion of deaths that occur in the neonatal period, which do not vary noticeably throughout the year.</w:delText>
        </w:r>
      </w:del>
      <w:r w:rsidR="00AB66EA">
        <w:rPr>
          <w:rFonts w:ascii="Times New Roman" w:hAnsi="Times New Roman"/>
          <w:sz w:val="24"/>
          <w:szCs w:val="24"/>
          <w:lang w:val="en-US"/>
        </w:rPr>
        <w:fldChar w:fldCharType="begin" w:fldLock="1"/>
      </w:r>
      <w:r w:rsidR="00577DE0">
        <w:rPr>
          <w:rFonts w:ascii="Times New Roman" w:hAnsi="Times New Roman"/>
          <w:sz w:val="24"/>
          <w:szCs w:val="24"/>
          <w:lang w:val="en-US"/>
        </w:rPr>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"id" : "ITEM-2", "itemData" : { "author" : [ { "dropping-particle" : "", "family" : "Centers for Disease Control and Prevention (CDC).", "given" : "", "non-dropping-particle" : "", "parse-names" : false, "suffix" : "" } ], "container-title" : "National Center for Health Statistics (NCHS).", "id" : "ITEM-2", "issued" : { "date-parts" : [ [ "2016" ] ] }, "title" : "Leading causes of death and numbers of deaths, by sex, race, and Hispanic origin: United States, 2015", "type" : "article-journal" }, "uris" : [ "http://www.mendeley.com/documents/?uuid=07d7e9b6-be7d-45f4-9077-6b00a3ec0022" ] }, { "id" : "ITEM-3", "itemData" : { "id" : "ITEM-3", "issue" : "January 1993", "issued" : { "date-parts" : [ [ "1993" ] ] }, "title" : "Trends in infant mortality by cause of death and other characteristics, 1960-88", "type" : "article-journal" }, "uris" : [ "http://www.mendeley.com/documents/?uuid=7e610f19-5038-4b03-95f3-076baf581515" ] }, { "id" : "ITEM-4", "itemData" : { "ISBN" : "1551-8922 (Print)\\r1551-8922 (Linking)", "ISSN" : "1551-8922", "PMID" : "24979974", "abstract" : "Results\u2014The U.S. infant mortality rate was 5.96 infant deaths per 1,000 live births in 2013, similar to the rate of 5.98 in 2012. Objectives\u2014This report presents 2013 period infant mortality The number of infant deaths was 23,446 in 2013, a decline of 208 statistics from the linked birth/infant death data set (linked file) by infant deaths from 2012. From 2012 to 2013, infant mortality rates maternal and infant characteristics. The linked file differs from the were stable for most race and Hispanic origin groups; declines were mortality file, which is based entirely on death certificate data. reported for two Hispanic subgroups: Cuban and Puerto Rican. Methods\u2014Descriptive tabulations of data are presented and Since 2005, the most recent high, the U.S. infant mortality rate interpreted. has declined 13% (from 6.86), with declines in both neonatal and their corresponding birth records. These records were weighted to postneonatal mortality overall and for most groups. In 2013, infants adjust for the 1.0% of infant death records that were not linked to born at 37\u201338 weeks of gestation (early term) had mortality rates their corresponding birth certificates (see Technical Notes). that were 63% higher than for full-term (39\u201340 week) infants. For Information on births by age, race, or marital status of mother is multiple births, the infant mortality rate was 25.84, 5 times the rate imputed if it is not reported on the birth certificate. These items were of 5.25 for singleton births. In 2013, 36% of infant deaths were due not reported for less than 2% of U.S. births in 2013 (2,3). to preterm-related causes of death, and an additional 15% were due Race and Hispanic origin are reported independently on the birth to causes grouped into the sudden unexpected infant death category. certificate. In tabulations of birth data by race and Hispanic origin, data for Hispanic persons are not further classified by race, as the Keywords: infant health, birthweight, gestational age, maternal majority of women of Hispanic origin are reported as white. Data for characteristics American Indian or Alaska Native (AIAN) and Asian or Pacific Islander (API) births are not shown separately by Hispanic origin because the", "author" : [ { "dropping-particle" : "", "family" : "Mathews", "given" : "T J", "non-dropping-particle" : "", "parse-names" : false, "suffix" : "" }, { "dropping-particle" : "", "family" : "Macdorman", "given" : "Marian F", "non-dropping-particle" : "", "parse-names" : false, "suffix" : "" }, { "dropping-particle" : "", "family" : "Thoma", "given" : "Marie E", "non-dropping-particle" : "", "parse-names" : false, "suffix" : "" } ], "container-title" : "National Vital Statistics Reports", "id" : "ITEM-4", "issue" : "9", "issued" : { "date-parts" : [ [ "2015" ] ] }, "page" : "2000-2013", "title" : "Infant Mortality Statistics From the 2013 Period Linked Birth/Infant Death Data Set", "type" : "article-journal", "volume" : "64" }, "uris" : [ "http://www.mendeley.com/documents/?uuid=367562af-14e7-438c-a4d6-1622eff7b1d5" ] } ], "mendeley" : { "formattedCitation" : "&lt;sup&gt;24,27,29,30&lt;/sup&gt;", "plainTextFormattedCitation" : "24,27,29,30", "previouslyFormattedCitation" : "&lt;sup&gt;24,27,29,30&lt;/sup&gt;" }, "properties" : {  }, "schema" : "https://github.com/citation-style-language/schema/raw/master/csl-citation.json" }</w:instrText>
      </w:r>
      <w:r w:rsidR="00AB66EA">
        <w:rPr>
          <w:rFonts w:ascii="Times New Roman" w:hAnsi="Times New Roman"/>
          <w:sz w:val="24"/>
          <w:szCs w:val="24"/>
          <w:lang w:val="en-US"/>
        </w:rPr>
        <w:fldChar w:fldCharType="separate"/>
      </w:r>
      <w:r w:rsidR="00577DE0" w:rsidRPr="00577DE0">
        <w:rPr>
          <w:rFonts w:ascii="Times New Roman" w:hAnsi="Times New Roman"/>
          <w:noProof/>
          <w:sz w:val="24"/>
          <w:szCs w:val="24"/>
          <w:vertAlign w:val="superscript"/>
          <w:lang w:val="en-US"/>
        </w:rPr>
        <w:t>24,27,29,30</w:t>
      </w:r>
      <w:r w:rsidR="00AB66EA">
        <w:rPr>
          <w:rFonts w:ascii="Times New Roman" w:hAnsi="Times New Roman"/>
          <w:sz w:val="24"/>
          <w:szCs w:val="24"/>
          <w:lang w:val="en-US"/>
        </w:rPr>
        <w:fldChar w:fldCharType="end"/>
      </w:r>
      <w:r w:rsidRPr="00C0501F">
        <w:rPr>
          <w:rFonts w:ascii="Times New Roman" w:hAnsi="Times New Roman"/>
          <w:sz w:val="24"/>
          <w:szCs w:val="24"/>
          <w:lang w:val="en-US"/>
        </w:rPr>
        <w:t xml:space="preserve"> </w:t>
      </w:r>
    </w:p>
    <w:p w14:paraId="320D38F2" w14:textId="77777777" w:rsidR="000210D1" w:rsidRPr="00C0501F" w:rsidRDefault="000210D1" w:rsidP="00C33FFB">
      <w:pPr>
        <w:spacing w:after="0" w:line="480" w:lineRule="auto"/>
        <w:jc w:val="both"/>
        <w:rPr>
          <w:rFonts w:ascii="Times New Roman" w:hAnsi="Times New Roman"/>
          <w:sz w:val="24"/>
          <w:szCs w:val="24"/>
          <w:lang w:val="en-US"/>
        </w:rPr>
      </w:pPr>
    </w:p>
    <w:p w14:paraId="404E5FCD" w14:textId="3613FE99" w:rsidR="000210D1" w:rsidRPr="00C0501F" w:rsidRDefault="000210D1"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sidRPr="00C0501F">
        <w:rPr>
          <w:rFonts w:ascii="Times New Roman" w:hAnsi="Times New Roman"/>
          <w:sz w:val="24"/>
          <w:szCs w:val="24"/>
          <w:lang w:val="en-US"/>
        </w:rPr>
        <w:t xml:space="preserve">of such interventions </w:t>
      </w:r>
      <w:r w:rsidRPr="00C0501F">
        <w:rPr>
          <w:rFonts w:ascii="Times New Roman" w:hAnsi="Times New Roman"/>
          <w:sz w:val="24"/>
          <w:szCs w:val="24"/>
          <w:lang w:val="en-US"/>
        </w:rPr>
        <w:t>include enhancing the availability of both environmental and medical protective factors, such as better insulation of homes, winter heating provision and flu vaccinations, for the vulnerable older population.</w:t>
      </w:r>
      <w:r w:rsidR="00AB66EA">
        <w:rPr>
          <w:rFonts w:ascii="Times New Roman" w:hAnsi="Times New Roman"/>
          <w:sz w:val="24"/>
          <w:szCs w:val="24"/>
          <w:lang w:val="en-US"/>
        </w:rPr>
        <w:fldChar w:fldCharType="begin" w:fldLock="1"/>
      </w:r>
      <w:r w:rsidR="00577DE0">
        <w:rPr>
          <w:rFonts w:ascii="Times New Roman" w:hAnsi="Times New Roman"/>
          <w:sz w:val="24"/>
          <w:szCs w:val="24"/>
          <w:lang w:val="en-US"/>
        </w:rPr>
        <w:instrText>ADDIN CSL_CITATION { "citationItems" : [ { "id" : "ITEM-1", "itemData" : { "author" : [ { "dropping-particle" : "", "family" : "Public Health England", "given" : "", "non-dropping-particle" : "", "parse-names" : false, "suffix" : "" } ], "container-title" : "Public Health England", "id" : "ITEM-1", "issue" : "October", "issued" : { "date-parts" : [ [ "2017" ] ] }, "title" : "The Cold Weather Plan for England", "type" : "article-journal" }, "uris" : [ "http://www.mendeley.com/documents/?uuid=2962c795-bb5a-4e69-824c-54260bfff8d5" ] } ], "mendeley" : { "formattedCitation" : "&lt;sup&gt;31&lt;/sup&gt;", "plainTextFormattedCitation" : "31", "previouslyFormattedCitation" : "&lt;sup&gt;31&lt;/sup&gt;" }, "properties" : {  }, "schema" : "https://github.com/citation-style-language/schema/raw/master/csl-citation.json" }</w:instrText>
      </w:r>
      <w:r w:rsidR="00AB66EA">
        <w:rPr>
          <w:rFonts w:ascii="Times New Roman" w:hAnsi="Times New Roman"/>
          <w:sz w:val="24"/>
          <w:szCs w:val="24"/>
          <w:lang w:val="en-US"/>
        </w:rPr>
        <w:fldChar w:fldCharType="separate"/>
      </w:r>
      <w:r w:rsidR="00577DE0" w:rsidRPr="00577DE0">
        <w:rPr>
          <w:rFonts w:ascii="Times New Roman" w:hAnsi="Times New Roman"/>
          <w:noProof/>
          <w:sz w:val="24"/>
          <w:szCs w:val="24"/>
          <w:vertAlign w:val="superscript"/>
          <w:lang w:val="en-US"/>
        </w:rPr>
        <w:t>31</w:t>
      </w:r>
      <w:r w:rsidR="00AB66EA">
        <w:rPr>
          <w:rFonts w:ascii="Times New Roman" w:hAnsi="Times New Roman"/>
          <w:sz w:val="24"/>
          <w:szCs w:val="24"/>
          <w:lang w:val="en-US"/>
        </w:rPr>
        <w:fldChar w:fldCharType="end"/>
      </w:r>
      <w:r w:rsidRPr="00C0501F">
        <w:rPr>
          <w:rFonts w:ascii="Times New Roman" w:hAnsi="Times New Roman"/>
          <w:sz w:val="24"/>
          <w:szCs w:val="24"/>
          <w:lang w:val="en-US"/>
        </w:rPr>
        <w:t xml:space="preserve"> Social interventions, including regular visits to the isolated elderly during peak mortality periods to ensure that they are optimally prepared for adverse conditions, and responsive and high-quality emergency care, are also important to protect this vulnerable group.</w:t>
      </w:r>
      <w:r w:rsidR="00AB66EA">
        <w:rPr>
          <w:rFonts w:ascii="Times New Roman" w:hAnsi="Times New Roman"/>
          <w:sz w:val="24"/>
          <w:szCs w:val="24"/>
          <w:lang w:val="en-US"/>
        </w:rPr>
        <w:fldChar w:fldCharType="begin" w:fldLock="1"/>
      </w:r>
      <w:r w:rsidR="00577DE0">
        <w:rPr>
          <w:rFonts w:ascii="Times New Roman" w:hAnsi="Times New Roman"/>
          <w:sz w:val="24"/>
          <w:szCs w:val="24"/>
          <w:lang w:val="en-US"/>
        </w:rPr>
        <w:instrText>ADDIN CSL_CITATION { "citationItems" : [ { "id" : "ITEM-1",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"ITEM-1", "issue" : "10", "issued" : { "date-parts" : [ [ "2003" ] ] }, "page" : "784-789", "title" : "Excess winter mortality in Europe: A cross country analysis identifying key risk factors", "type" : "article-journal", "volume" : "57" }, "uris" : [ "http://www.mendeley.com/documents/?uuid=f7ab7783-971a-4e21-9158-84e008745163" ] }, { "id" : "ITEM-2", "itemData" : { "author" : [ { "dropping-particle" : "", "family" : "Public Health England", "given" : "", "non-dropping-particle" : "", "parse-names" : false, "suffix" : "" } ], "container-title" : "Public Health England", "id" : "ITEM-2", "issue" : "October", "issued" : { "date-parts" : [ [ "2017" ] ] }, "title" : "The Cold Weather Plan for England", "type" : "article-journal" }, "uris" : [ "http://www.mendeley.com/documents/?uuid=2962c795-bb5a-4e69-824c-54260bfff8d5" ] }, { "id" : "ITEM-3", "itemData" : { "DOI" : "10.1007/s004840050089", "ISBN" : "0020-7128", "ISSN" : "0020-7128", "PMID" : "9923200", "abstract" : "Based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 "author" : [ { "dropping-particle" : "", "family" : "Lerchl", "given" : "A", "non-dropping-particle" : "", "parse-names" : false, "suffix" : "" } ], "container-title" : "International journal of biometeorology", "id" : "ITEM-3", "issue" : "2", "issued" : { "date-parts" : [ [ "1998" ] ] }, "page" : "84-88", "title" : "Changes in the seasonality of mortality in Germany from 1946 to 1995: the role of temperature.", "type" : "article-journal", "volume" : "42" }, "uris" : [ "http://www.mendeley.com/documents/?uuid=32c1e232-4697-4015-8c20-6ff5c2cf6f75" ] } ], "mendeley" : { "formattedCitation" : "&lt;sup&gt;2,31,32&lt;/sup&gt;", "plainTextFormattedCitation" : "2,31,32", "previouslyFormattedCitation" : "&lt;sup&gt;2,31,32&lt;/sup&gt;" }, "properties" : {  }, "schema" : "https://github.com/citation-style-language/schema/raw/master/csl-citation.json" }</w:instrText>
      </w:r>
      <w:r w:rsidR="00AB66EA">
        <w:rPr>
          <w:rFonts w:ascii="Times New Roman" w:hAnsi="Times New Roman"/>
          <w:sz w:val="24"/>
          <w:szCs w:val="24"/>
          <w:lang w:val="en-US"/>
        </w:rPr>
        <w:fldChar w:fldCharType="separate"/>
      </w:r>
      <w:r w:rsidR="00577DE0" w:rsidRPr="00577DE0">
        <w:rPr>
          <w:rFonts w:ascii="Times New Roman" w:hAnsi="Times New Roman"/>
          <w:noProof/>
          <w:sz w:val="24"/>
          <w:szCs w:val="24"/>
          <w:vertAlign w:val="superscript"/>
          <w:lang w:val="en-US"/>
        </w:rPr>
        <w:t>2,31,32</w:t>
      </w:r>
      <w:r w:rsidR="00AB66EA">
        <w:rPr>
          <w:rFonts w:ascii="Times New Roman" w:hAnsi="Times New Roman"/>
          <w:sz w:val="24"/>
          <w:szCs w:val="24"/>
          <w:lang w:val="en-US"/>
        </w:rPr>
        <w:fldChar w:fldCharType="end"/>
      </w:r>
      <w:r w:rsidRPr="00C0501F">
        <w:rPr>
          <w:rFonts w:ascii="Times New Roman" w:hAnsi="Times New Roman"/>
          <w:sz w:val="24"/>
          <w:szCs w:val="24"/>
          <w:lang w:val="en-US"/>
        </w:rPr>
        <w:t xml:space="preserve"> In many countries such services are increasingly under strain in an era of austerity.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w:t>
      </w:r>
      <w:r w:rsidRPr="00C0501F">
        <w:rPr>
          <w:rFonts w:ascii="Times New Roman" w:hAnsi="Times New Roman"/>
          <w:sz w:val="24"/>
          <w:szCs w:val="24"/>
          <w:lang w:val="en-US"/>
        </w:rPr>
        <w:lastRenderedPageBreak/>
        <w:t>interactions</w:t>
      </w:r>
      <w:r w:rsidR="00AB66EA">
        <w:rPr>
          <w:rFonts w:ascii="Times New Roman" w:hAnsi="Times New Roman"/>
          <w:sz w:val="24"/>
          <w:szCs w:val="24"/>
          <w:lang w:val="en-US"/>
        </w:rPr>
        <w:t>.</w:t>
      </w:r>
      <w:r w:rsidR="00AB66EA">
        <w:rPr>
          <w:rFonts w:ascii="Times New Roman" w:hAnsi="Times New Roman"/>
          <w:sz w:val="24"/>
          <w:szCs w:val="24"/>
          <w:lang w:val="en-US"/>
        </w:rPr>
        <w:fldChar w:fldCharType="begin" w:fldLock="1"/>
      </w:r>
      <w:r w:rsidR="00577DE0">
        <w:rPr>
          <w:rFonts w:ascii="Times New Roman" w:hAnsi="Times New Roman"/>
          <w:sz w:val="24"/>
          <w:szCs w:val="24"/>
          <w:lang w:val="en-US"/>
        </w:rPr>
        <w:instrText>ADDIN CSL_CITATION { "citationItems" : [ { "id" : "ITEM-1", "itemData" : { "DOI" : "10.4172/2329-8847.1000101", "ISSN" : "23298847", "abstract" : "Smart-home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 "author" : [ { "dropping-particle" : "", "family" : "Kimberly Miller", "given" : "Arooke Adair", "non-dropping-particle" : "", "parse-names" : false, "suffix" : "" } ], "container-title" : "Journal of Aging Science", "id" : "ITEM-1", "issue" : "01", "issued" : { "date-parts" : [ [ "2013" ] ] }, "title" : "Smart-Home Technologies to Assist Older People to Live Well at Home", "type" : "article-journal", "volume" : "01" }, "uris" : [ "http://www.mendeley.com/documents/?uuid=634c7734-68da-4c87-b21c-82593d0dafd6" ] } ], "mendeley" : { "formattedCitation" : "&lt;sup&gt;33&lt;/sup&gt;", "plainTextFormattedCitation" : "33", "previouslyFormattedCitation" : "&lt;sup&gt;33&lt;/sup&gt;" }, "properties" : {  }, "schema" : "https://github.com/citation-style-language/schema/raw/master/csl-citation.json" }</w:instrText>
      </w:r>
      <w:r w:rsidR="00AB66EA">
        <w:rPr>
          <w:rFonts w:ascii="Times New Roman" w:hAnsi="Times New Roman"/>
          <w:sz w:val="24"/>
          <w:szCs w:val="24"/>
          <w:lang w:val="en-US"/>
        </w:rPr>
        <w:fldChar w:fldCharType="separate"/>
      </w:r>
      <w:r w:rsidR="00577DE0" w:rsidRPr="00577DE0">
        <w:rPr>
          <w:rFonts w:ascii="Times New Roman" w:hAnsi="Times New Roman"/>
          <w:noProof/>
          <w:sz w:val="24"/>
          <w:szCs w:val="24"/>
          <w:vertAlign w:val="superscript"/>
          <w:lang w:val="en-US"/>
        </w:rPr>
        <w:t>33</w:t>
      </w:r>
      <w:r w:rsidR="00AB66EA">
        <w:rPr>
          <w:rFonts w:ascii="Times New Roman" w:hAnsi="Times New Roman"/>
          <w:sz w:val="24"/>
          <w:szCs w:val="24"/>
          <w:lang w:val="en-US"/>
        </w:rPr>
        <w:fldChar w:fldCharType="end"/>
      </w:r>
      <w:r w:rsidRPr="00C0501F">
        <w:rPr>
          <w:rFonts w:ascii="Times New Roman" w:hAnsi="Times New Roman"/>
          <w:sz w:val="24"/>
          <w:szCs w:val="24"/>
          <w:lang w:val="en-US"/>
        </w:rPr>
        <w:t xml:space="preserve"> Such interventions are important today, and will remain so as the population ages and climate change increases the within- and between-season weather variability.</w:t>
      </w:r>
    </w:p>
    <w:p w14:paraId="7AC6197F" w14:textId="77777777" w:rsidR="001C3C8D" w:rsidRPr="00C0501F" w:rsidRDefault="001C3C8D" w:rsidP="00C33FFB">
      <w:pPr>
        <w:spacing w:after="0" w:line="480" w:lineRule="auto"/>
        <w:jc w:val="both"/>
        <w:rPr>
          <w:rFonts w:ascii="Times New Roman" w:hAnsi="Times New Roman"/>
          <w:sz w:val="24"/>
          <w:szCs w:val="24"/>
          <w:lang w:val="en-US"/>
        </w:rPr>
      </w:pPr>
    </w:p>
    <w:p w14:paraId="376F84F6" w14:textId="77777777" w:rsidR="000210D1" w:rsidRPr="00C0501F" w:rsidRDefault="000210D1" w:rsidP="00C33FFB">
      <w:pPr>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br w:type="page"/>
      </w:r>
    </w:p>
    <w:p w14:paraId="4C4C9926" w14:textId="51650CF3" w:rsidR="000210D1" w:rsidRPr="00C0501F" w:rsidRDefault="000210D1" w:rsidP="00C33FFB">
      <w:pPr>
        <w:spacing w:after="0" w:line="480" w:lineRule="auto"/>
        <w:jc w:val="both"/>
        <w:outlineLvl w:val="0"/>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lastRenderedPageBreak/>
        <w:t>References</w:t>
      </w:r>
      <w:r w:rsidR="009D5B4B">
        <w:rPr>
          <w:rFonts w:ascii="Times New Roman" w:hAnsi="Times New Roman"/>
          <w:b/>
          <w:color w:val="000000" w:themeColor="text1"/>
          <w:sz w:val="24"/>
          <w:szCs w:val="24"/>
          <w:lang w:val="en-US"/>
        </w:rPr>
        <w:t xml:space="preserve"> LEGACY</w:t>
      </w:r>
    </w:p>
    <w:p w14:paraId="17CB209E" w14:textId="38011E15" w:rsidR="000E3A7A" w:rsidRPr="008038BB" w:rsidRDefault="000210D1" w:rsidP="000E3A7A">
      <w:pPr>
        <w:pStyle w:val="EndNoteBibliography"/>
        <w:spacing w:after="0"/>
        <w:ind w:left="720" w:hanging="720"/>
        <w:rPr>
          <w:rFonts w:ascii="Times New Roman" w:hAnsi="Times New Roman"/>
          <w:noProof/>
        </w:rPr>
      </w:pPr>
      <w:r w:rsidRPr="00FF6256">
        <w:rPr>
          <w:rFonts w:ascii="Times New Roman" w:hAnsi="Times New Roman"/>
          <w:color w:val="000000" w:themeColor="text1"/>
          <w:sz w:val="24"/>
          <w:szCs w:val="24"/>
        </w:rPr>
        <w:fldChar w:fldCharType="begin"/>
      </w:r>
      <w:r w:rsidRPr="00FF6256">
        <w:rPr>
          <w:rFonts w:ascii="Times New Roman" w:hAnsi="Times New Roman"/>
          <w:color w:val="000000" w:themeColor="text1"/>
          <w:sz w:val="24"/>
          <w:szCs w:val="24"/>
        </w:rPr>
        <w:instrText xml:space="preserve"> ADDIN EN.REFLIST </w:instrText>
      </w:r>
      <w:r w:rsidRPr="00FF6256">
        <w:rPr>
          <w:rFonts w:ascii="Times New Roman" w:hAnsi="Times New Roman"/>
          <w:color w:val="000000" w:themeColor="text1"/>
          <w:sz w:val="24"/>
          <w:szCs w:val="24"/>
        </w:rPr>
        <w:fldChar w:fldCharType="separate"/>
      </w:r>
      <w:r w:rsidR="000E3A7A" w:rsidRPr="008038BB">
        <w:rPr>
          <w:rFonts w:ascii="Times New Roman" w:hAnsi="Times New Roman"/>
          <w:noProof/>
        </w:rPr>
        <w:t>1.</w:t>
      </w:r>
      <w:r w:rsidR="000E3A7A" w:rsidRPr="008038BB">
        <w:rPr>
          <w:rFonts w:ascii="Times New Roman" w:hAnsi="Times New Roman"/>
          <w:noProof/>
        </w:rPr>
        <w:tab/>
        <w:t xml:space="preserve">Langford IH &amp; Bentham G (1995) The potential effects of climate change on winter mortality in England and Wales. </w:t>
      </w:r>
      <w:r w:rsidR="000E3A7A" w:rsidRPr="008038BB">
        <w:rPr>
          <w:rFonts w:ascii="Times New Roman" w:hAnsi="Times New Roman"/>
          <w:i/>
          <w:noProof/>
        </w:rPr>
        <w:t>Int J Biometeorol</w:t>
      </w:r>
      <w:r w:rsidR="000E3A7A" w:rsidRPr="008038BB">
        <w:rPr>
          <w:rFonts w:ascii="Times New Roman" w:hAnsi="Times New Roman"/>
          <w:noProof/>
        </w:rPr>
        <w:t xml:space="preserve"> 38(3):141-147.</w:t>
      </w:r>
    </w:p>
    <w:p w14:paraId="64B9DC59"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w:t>
      </w:r>
      <w:r w:rsidRPr="008038BB">
        <w:rPr>
          <w:rFonts w:ascii="Times New Roman" w:hAnsi="Times New Roman"/>
          <w:noProof/>
        </w:rPr>
        <w:tab/>
        <w:t xml:space="preserve">Martens WJ (1998) Climate change, thermal stress and mortality changes. </w:t>
      </w:r>
      <w:r w:rsidRPr="008038BB">
        <w:rPr>
          <w:rFonts w:ascii="Times New Roman" w:hAnsi="Times New Roman"/>
          <w:i/>
          <w:noProof/>
        </w:rPr>
        <w:t>Soc Sci Med</w:t>
      </w:r>
      <w:r w:rsidRPr="008038BB">
        <w:rPr>
          <w:rFonts w:ascii="Times New Roman" w:hAnsi="Times New Roman"/>
          <w:noProof/>
        </w:rPr>
        <w:t xml:space="preserve"> 46(3):331-344.</w:t>
      </w:r>
    </w:p>
    <w:p w14:paraId="3EAE95E3"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3.</w:t>
      </w:r>
      <w:r w:rsidRPr="008038BB">
        <w:rPr>
          <w:rFonts w:ascii="Times New Roman" w:hAnsi="Times New Roman"/>
          <w:noProof/>
        </w:rPr>
        <w:tab/>
        <w:t xml:space="preserve">McKee C (1989) Deaths in winter: can Britain learn from Europe? </w:t>
      </w:r>
      <w:r w:rsidRPr="008038BB">
        <w:rPr>
          <w:rFonts w:ascii="Times New Roman" w:hAnsi="Times New Roman"/>
          <w:i/>
          <w:noProof/>
        </w:rPr>
        <w:t>European journal of epidemiology</w:t>
      </w:r>
      <w:r w:rsidRPr="008038BB">
        <w:rPr>
          <w:rFonts w:ascii="Times New Roman" w:hAnsi="Times New Roman"/>
          <w:noProof/>
        </w:rPr>
        <w:t xml:space="preserve"> 5(2):178-182.</w:t>
      </w:r>
    </w:p>
    <w:p w14:paraId="289C4A56"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4.</w:t>
      </w:r>
      <w:r w:rsidRPr="008038BB">
        <w:rPr>
          <w:rFonts w:ascii="Times New Roman" w:hAnsi="Times New Roman"/>
          <w:noProof/>
        </w:rPr>
        <w:tab/>
        <w:t xml:space="preserve">Healy JD (2003) Excess winter mortality in Europe: a cross country analysis identifying key risk factors. </w:t>
      </w:r>
      <w:r w:rsidRPr="008038BB">
        <w:rPr>
          <w:rFonts w:ascii="Times New Roman" w:hAnsi="Times New Roman"/>
          <w:i/>
          <w:noProof/>
        </w:rPr>
        <w:t>Journal of Epidemiology and Community Health</w:t>
      </w:r>
      <w:r w:rsidRPr="008038BB">
        <w:rPr>
          <w:rFonts w:ascii="Times New Roman" w:hAnsi="Times New Roman"/>
          <w:noProof/>
        </w:rPr>
        <w:t xml:space="preserve"> 57(10):784-789.</w:t>
      </w:r>
    </w:p>
    <w:p w14:paraId="3B5D9906"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5.</w:t>
      </w:r>
      <w:r w:rsidRPr="008038BB">
        <w:rPr>
          <w:rFonts w:ascii="Times New Roman" w:hAnsi="Times New Roman"/>
          <w:noProof/>
        </w:rPr>
        <w:tab/>
        <w:t xml:space="preserve">Campbell A (2016) Excess winter mortality in England and Wales: 2015/16 (provisional) and 2014/15 (final). </w:t>
      </w:r>
      <w:r w:rsidRPr="008038BB">
        <w:rPr>
          <w:rFonts w:ascii="Times New Roman" w:hAnsi="Times New Roman"/>
          <w:i/>
          <w:noProof/>
        </w:rPr>
        <w:t>Statistical bulletin, Office for National Statistics</w:t>
      </w:r>
      <w:r w:rsidRPr="008038BB">
        <w:rPr>
          <w:rFonts w:ascii="Times New Roman" w:hAnsi="Times New Roman"/>
          <w:noProof/>
        </w:rPr>
        <w:t>.</w:t>
      </w:r>
    </w:p>
    <w:p w14:paraId="5CDB9BE1"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6.</w:t>
      </w:r>
      <w:r w:rsidRPr="008038BB">
        <w:rPr>
          <w:rFonts w:ascii="Times New Roman" w:hAnsi="Times New Roman"/>
          <w:noProof/>
        </w:rPr>
        <w:tab/>
        <w:t>Fowler T</w:t>
      </w:r>
      <w:r w:rsidRPr="008038BB">
        <w:rPr>
          <w:rFonts w:ascii="Times New Roman" w:hAnsi="Times New Roman"/>
          <w:i/>
          <w:noProof/>
        </w:rPr>
        <w:t>, et al.</w:t>
      </w:r>
      <w:r w:rsidRPr="008038BB">
        <w:rPr>
          <w:rFonts w:ascii="Times New Roman" w:hAnsi="Times New Roman"/>
          <w:noProof/>
        </w:rPr>
        <w:t xml:space="preserve"> (2015) Excess winter deaths in Europe: a multi-country descriptive analysis. </w:t>
      </w:r>
      <w:r w:rsidRPr="008038BB">
        <w:rPr>
          <w:rFonts w:ascii="Times New Roman" w:hAnsi="Times New Roman"/>
          <w:i/>
          <w:noProof/>
        </w:rPr>
        <w:t>Eur J Public Health</w:t>
      </w:r>
      <w:r w:rsidRPr="008038BB">
        <w:rPr>
          <w:rFonts w:ascii="Times New Roman" w:hAnsi="Times New Roman"/>
          <w:noProof/>
        </w:rPr>
        <w:t xml:space="preserve"> 25(2):339-345.</w:t>
      </w:r>
    </w:p>
    <w:p w14:paraId="59EE196C"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7.</w:t>
      </w:r>
      <w:r w:rsidRPr="008038BB">
        <w:rPr>
          <w:rFonts w:ascii="Times New Roman" w:hAnsi="Times New Roman"/>
          <w:noProof/>
        </w:rPr>
        <w:tab/>
        <w:t xml:space="preserve">Davis RE, Knappenberger PC, Michaels PJ, &amp; Novicoff WM (2004) Seasonality of climate-human mortality relationships in US cities and impacts of climate change. </w:t>
      </w:r>
      <w:r w:rsidRPr="008038BB">
        <w:rPr>
          <w:rFonts w:ascii="Times New Roman" w:hAnsi="Times New Roman"/>
          <w:i/>
          <w:noProof/>
        </w:rPr>
        <w:t>Climate Research</w:t>
      </w:r>
      <w:r w:rsidRPr="008038BB">
        <w:rPr>
          <w:rFonts w:ascii="Times New Roman" w:hAnsi="Times New Roman"/>
          <w:noProof/>
        </w:rPr>
        <w:t xml:space="preserve"> 26(1):61-76.</w:t>
      </w:r>
    </w:p>
    <w:p w14:paraId="5189175B"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8.</w:t>
      </w:r>
      <w:r w:rsidRPr="008038BB">
        <w:rPr>
          <w:rFonts w:ascii="Times New Roman" w:hAnsi="Times New Roman"/>
          <w:noProof/>
        </w:rPr>
        <w:tab/>
        <w:t xml:space="preserve">Medina-Ramon M &amp; Schwartz J (2007) Temperature, temperature extremes, and mortality: a study of acclimatisation and effect modification in 50 US cities. </w:t>
      </w:r>
      <w:r w:rsidRPr="008038BB">
        <w:rPr>
          <w:rFonts w:ascii="Times New Roman" w:hAnsi="Times New Roman"/>
          <w:i/>
          <w:noProof/>
        </w:rPr>
        <w:t>Occupational and Environmental Medicine</w:t>
      </w:r>
      <w:r w:rsidRPr="008038BB">
        <w:rPr>
          <w:rFonts w:ascii="Times New Roman" w:hAnsi="Times New Roman"/>
          <w:noProof/>
        </w:rPr>
        <w:t xml:space="preserve"> 64(12):827-833.</w:t>
      </w:r>
    </w:p>
    <w:p w14:paraId="0BDC8E2B"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9.</w:t>
      </w:r>
      <w:r w:rsidRPr="008038BB">
        <w:rPr>
          <w:rFonts w:ascii="Times New Roman" w:hAnsi="Times New Roman"/>
          <w:noProof/>
        </w:rPr>
        <w:tab/>
        <w:t xml:space="preserve">Kalkstein AJ (2013) Regional similarities in seasonal mortality across the United States: an examination of 28 metropolitan statistical areas. </w:t>
      </w:r>
      <w:r w:rsidRPr="008038BB">
        <w:rPr>
          <w:rFonts w:ascii="Times New Roman" w:hAnsi="Times New Roman"/>
          <w:i/>
          <w:noProof/>
        </w:rPr>
        <w:t>PloS one</w:t>
      </w:r>
      <w:r w:rsidRPr="008038BB">
        <w:rPr>
          <w:rFonts w:ascii="Times New Roman" w:hAnsi="Times New Roman"/>
          <w:noProof/>
        </w:rPr>
        <w:t xml:space="preserve"> 8(5):e63971.</w:t>
      </w:r>
    </w:p>
    <w:p w14:paraId="5EF4C638"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10.</w:t>
      </w:r>
      <w:r w:rsidRPr="008038BB">
        <w:rPr>
          <w:rFonts w:ascii="Times New Roman" w:hAnsi="Times New Roman"/>
          <w:noProof/>
        </w:rPr>
        <w:tab/>
        <w:t xml:space="preserve">Braga AL, Zanobetti A, &amp; Schwartz J (2001) The time course of weather-related deaths. </w:t>
      </w:r>
      <w:r w:rsidRPr="008038BB">
        <w:rPr>
          <w:rFonts w:ascii="Times New Roman" w:hAnsi="Times New Roman"/>
          <w:i/>
          <w:noProof/>
        </w:rPr>
        <w:t>Epidemiology</w:t>
      </w:r>
      <w:r w:rsidRPr="008038BB">
        <w:rPr>
          <w:rFonts w:ascii="Times New Roman" w:hAnsi="Times New Roman"/>
          <w:noProof/>
        </w:rPr>
        <w:t xml:space="preserve"> 12(6):662-667.</w:t>
      </w:r>
    </w:p>
    <w:p w14:paraId="22900CCF"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11.</w:t>
      </w:r>
      <w:r w:rsidRPr="008038BB">
        <w:rPr>
          <w:rFonts w:ascii="Times New Roman" w:hAnsi="Times New Roman"/>
          <w:noProof/>
        </w:rPr>
        <w:tab/>
        <w:t xml:space="preserve">Carson C, Hajat S, Armstrong B, &amp; Wilkinson P (2006) Declining vulnerability to temperature-related mortality in London over the 20th century. </w:t>
      </w:r>
      <w:r w:rsidRPr="008038BB">
        <w:rPr>
          <w:rFonts w:ascii="Times New Roman" w:hAnsi="Times New Roman"/>
          <w:i/>
          <w:noProof/>
        </w:rPr>
        <w:t>American Journal of Epidemiology</w:t>
      </w:r>
      <w:r w:rsidRPr="008038BB">
        <w:rPr>
          <w:rFonts w:ascii="Times New Roman" w:hAnsi="Times New Roman"/>
          <w:noProof/>
        </w:rPr>
        <w:t xml:space="preserve"> 164(1):77-84.</w:t>
      </w:r>
    </w:p>
    <w:p w14:paraId="518317B5"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12.</w:t>
      </w:r>
      <w:r w:rsidRPr="008038BB">
        <w:rPr>
          <w:rFonts w:ascii="Times New Roman" w:hAnsi="Times New Roman"/>
          <w:noProof/>
        </w:rPr>
        <w:tab/>
        <w:t xml:space="preserve">Sheridan SC, Kalkstein AJ, &amp; Kalkstein LS (2009) Trends in heat-related mortality in the United States, 1975-2004. </w:t>
      </w:r>
      <w:r w:rsidRPr="008038BB">
        <w:rPr>
          <w:rFonts w:ascii="Times New Roman" w:hAnsi="Times New Roman"/>
          <w:i/>
          <w:noProof/>
        </w:rPr>
        <w:t>Natural Hazards</w:t>
      </w:r>
      <w:r w:rsidRPr="008038BB">
        <w:rPr>
          <w:rFonts w:ascii="Times New Roman" w:hAnsi="Times New Roman"/>
          <w:noProof/>
        </w:rPr>
        <w:t xml:space="preserve"> 50(1):145-160.</w:t>
      </w:r>
    </w:p>
    <w:p w14:paraId="58701DED"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13.</w:t>
      </w:r>
      <w:r w:rsidRPr="008038BB">
        <w:rPr>
          <w:rFonts w:ascii="Times New Roman" w:hAnsi="Times New Roman"/>
          <w:noProof/>
        </w:rPr>
        <w:tab/>
        <w:t xml:space="preserve">Bobb JF, Peng RD, Bell ML, &amp; Dominici F (2014) Heat-related mortality and adaptation to heat in the United States. </w:t>
      </w:r>
      <w:r w:rsidRPr="008038BB">
        <w:rPr>
          <w:rFonts w:ascii="Times New Roman" w:hAnsi="Times New Roman"/>
          <w:i/>
          <w:noProof/>
        </w:rPr>
        <w:t>Environ Health Perspect</w:t>
      </w:r>
      <w:r w:rsidRPr="008038BB">
        <w:rPr>
          <w:rFonts w:ascii="Times New Roman" w:hAnsi="Times New Roman"/>
          <w:noProof/>
        </w:rPr>
        <w:t xml:space="preserve"> 122(8):811-816.</w:t>
      </w:r>
    </w:p>
    <w:p w14:paraId="489CCBD7"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14.</w:t>
      </w:r>
      <w:r w:rsidRPr="008038BB">
        <w:rPr>
          <w:rFonts w:ascii="Times New Roman" w:hAnsi="Times New Roman"/>
          <w:noProof/>
        </w:rPr>
        <w:tab/>
        <w:t xml:space="preserve">Moy CM, Seltzer GO, Rodbell DT, &amp; Anderson DM (2002) Variability of El Nino/Southern Oscillation activity at millennial timescales during the Holocene epoch. </w:t>
      </w:r>
      <w:r w:rsidRPr="008038BB">
        <w:rPr>
          <w:rFonts w:ascii="Times New Roman" w:hAnsi="Times New Roman"/>
          <w:i/>
          <w:noProof/>
        </w:rPr>
        <w:t>Nature</w:t>
      </w:r>
      <w:r w:rsidRPr="008038BB">
        <w:rPr>
          <w:rFonts w:ascii="Times New Roman" w:hAnsi="Times New Roman"/>
          <w:noProof/>
        </w:rPr>
        <w:t xml:space="preserve"> 420(6912):162-165.</w:t>
      </w:r>
    </w:p>
    <w:p w14:paraId="15516AB5"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15.</w:t>
      </w:r>
      <w:r w:rsidRPr="008038BB">
        <w:rPr>
          <w:rFonts w:ascii="Times New Roman" w:hAnsi="Times New Roman"/>
          <w:noProof/>
        </w:rPr>
        <w:tab/>
        <w:t xml:space="preserve">Grenfell B, Bjørnstad O, &amp; Kappey J (2001) Travelling waves and spatial hierarchies in measles epidemics. </w:t>
      </w:r>
      <w:r w:rsidRPr="008038BB">
        <w:rPr>
          <w:rFonts w:ascii="Times New Roman" w:hAnsi="Times New Roman"/>
          <w:i/>
          <w:noProof/>
        </w:rPr>
        <w:t>Nature</w:t>
      </w:r>
      <w:r w:rsidRPr="008038BB">
        <w:rPr>
          <w:rFonts w:ascii="Times New Roman" w:hAnsi="Times New Roman"/>
          <w:noProof/>
        </w:rPr>
        <w:t xml:space="preserve"> 414(6865):716-723.</w:t>
      </w:r>
    </w:p>
    <w:p w14:paraId="4FB46E1D"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16.</w:t>
      </w:r>
      <w:r w:rsidRPr="008038BB">
        <w:rPr>
          <w:rFonts w:ascii="Times New Roman" w:hAnsi="Times New Roman"/>
          <w:noProof/>
        </w:rPr>
        <w:tab/>
        <w:t>Kinney PL</w:t>
      </w:r>
      <w:r w:rsidRPr="008038BB">
        <w:rPr>
          <w:rFonts w:ascii="Times New Roman" w:hAnsi="Times New Roman"/>
          <w:i/>
          <w:noProof/>
        </w:rPr>
        <w:t>, et al.</w:t>
      </w:r>
      <w:r w:rsidRPr="008038BB">
        <w:rPr>
          <w:rFonts w:ascii="Times New Roman" w:hAnsi="Times New Roman"/>
          <w:noProof/>
        </w:rPr>
        <w:t xml:space="preserve"> (2015) Winter season mortality: will climate warming bring benefits? </w:t>
      </w:r>
      <w:r w:rsidRPr="008038BB">
        <w:rPr>
          <w:rFonts w:ascii="Times New Roman" w:hAnsi="Times New Roman"/>
          <w:i/>
          <w:noProof/>
        </w:rPr>
        <w:t>Environmental Research Letters</w:t>
      </w:r>
      <w:r w:rsidRPr="008038BB">
        <w:rPr>
          <w:rFonts w:ascii="Times New Roman" w:hAnsi="Times New Roman"/>
          <w:noProof/>
        </w:rPr>
        <w:t xml:space="preserve"> 10(6).</w:t>
      </w:r>
    </w:p>
    <w:p w14:paraId="11B7F652"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17.</w:t>
      </w:r>
      <w:r w:rsidRPr="008038BB">
        <w:rPr>
          <w:rFonts w:ascii="Times New Roman" w:hAnsi="Times New Roman"/>
          <w:noProof/>
        </w:rPr>
        <w:tab/>
        <w:t xml:space="preserve">Feinstein CA (2002) Seasonality of deaths in the US by age and cause. </w:t>
      </w:r>
      <w:r w:rsidRPr="008038BB">
        <w:rPr>
          <w:rFonts w:ascii="Times New Roman" w:hAnsi="Times New Roman"/>
          <w:i/>
          <w:noProof/>
        </w:rPr>
        <w:t>Demographic Research</w:t>
      </w:r>
      <w:r w:rsidRPr="008038BB">
        <w:rPr>
          <w:rFonts w:ascii="Times New Roman" w:hAnsi="Times New Roman"/>
          <w:noProof/>
        </w:rPr>
        <w:t xml:space="preserve"> 6(17):469-486.</w:t>
      </w:r>
    </w:p>
    <w:p w14:paraId="6E7EDD96"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18.</w:t>
      </w:r>
      <w:r w:rsidRPr="008038BB">
        <w:rPr>
          <w:rFonts w:ascii="Times New Roman" w:hAnsi="Times New Roman"/>
          <w:noProof/>
        </w:rPr>
        <w:tab/>
        <w:t xml:space="preserve">Mackenbach J, Kunst A, &amp; Looman C (1992) Seasonal variation in mortality in The Netherlands. </w:t>
      </w:r>
      <w:r w:rsidRPr="008038BB">
        <w:rPr>
          <w:rFonts w:ascii="Times New Roman" w:hAnsi="Times New Roman"/>
          <w:i/>
          <w:noProof/>
        </w:rPr>
        <w:t>Journal of Epidemiology and Community Health</w:t>
      </w:r>
      <w:r w:rsidRPr="008038BB">
        <w:rPr>
          <w:rFonts w:ascii="Times New Roman" w:hAnsi="Times New Roman"/>
          <w:noProof/>
        </w:rPr>
        <w:t xml:space="preserve"> 46(3):261-265.</w:t>
      </w:r>
    </w:p>
    <w:p w14:paraId="223EA46A"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19.</w:t>
      </w:r>
      <w:r w:rsidRPr="008038BB">
        <w:rPr>
          <w:rFonts w:ascii="Times New Roman" w:hAnsi="Times New Roman"/>
          <w:noProof/>
        </w:rPr>
        <w:tab/>
        <w:t xml:space="preserve">Rosenwaike I (1966) Seasonal variation of deaths in the United States, 1951–1960. </w:t>
      </w:r>
      <w:r w:rsidRPr="008038BB">
        <w:rPr>
          <w:rFonts w:ascii="Times New Roman" w:hAnsi="Times New Roman"/>
          <w:i/>
          <w:noProof/>
        </w:rPr>
        <w:t>Journal of the American Statistical Association</w:t>
      </w:r>
      <w:r w:rsidRPr="008038BB">
        <w:rPr>
          <w:rFonts w:ascii="Times New Roman" w:hAnsi="Times New Roman"/>
          <w:noProof/>
        </w:rPr>
        <w:t xml:space="preserve"> 61(315):706-719.</w:t>
      </w:r>
    </w:p>
    <w:p w14:paraId="1B06ADF6"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20.</w:t>
      </w:r>
      <w:r w:rsidRPr="008038BB">
        <w:rPr>
          <w:rFonts w:ascii="Times New Roman" w:hAnsi="Times New Roman"/>
          <w:noProof/>
        </w:rPr>
        <w:tab/>
        <w:t xml:space="preserve">National Center for Health Statistics (2012) Leading causes of death and numbers of deaths, by sex, race, and Hispanic origin: United States, 1980 and 2010. </w:t>
      </w:r>
      <w:r w:rsidRPr="008038BB">
        <w:rPr>
          <w:rFonts w:ascii="Times New Roman" w:hAnsi="Times New Roman"/>
          <w:i/>
          <w:noProof/>
        </w:rPr>
        <w:t>National Center for Health Statistics (NCHS)</w:t>
      </w:r>
      <w:r w:rsidRPr="008038BB">
        <w:rPr>
          <w:rFonts w:ascii="Times New Roman" w:hAnsi="Times New Roman"/>
          <w:noProof/>
        </w:rPr>
        <w:t>.</w:t>
      </w:r>
    </w:p>
    <w:p w14:paraId="101AF9EE"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21.</w:t>
      </w:r>
      <w:r w:rsidRPr="008038BB">
        <w:rPr>
          <w:rFonts w:ascii="Times New Roman" w:hAnsi="Times New Roman"/>
          <w:noProof/>
        </w:rPr>
        <w:tab/>
        <w:t xml:space="preserve">National Highway Traffic Safety Administration (2005) Trend and Pattern Analysis of Highway Crash Fatality By Month and Day. </w:t>
      </w:r>
      <w:r w:rsidRPr="008038BB">
        <w:rPr>
          <w:rFonts w:ascii="Times New Roman" w:hAnsi="Times New Roman"/>
          <w:i/>
          <w:noProof/>
        </w:rPr>
        <w:t>National Center for Statistics and Analysis</w:t>
      </w:r>
      <w:r w:rsidRPr="008038BB">
        <w:rPr>
          <w:rFonts w:ascii="Times New Roman" w:hAnsi="Times New Roman"/>
          <w:noProof/>
        </w:rPr>
        <w:t>.</w:t>
      </w:r>
    </w:p>
    <w:p w14:paraId="190D7F77"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22.</w:t>
      </w:r>
      <w:r w:rsidRPr="008038BB">
        <w:rPr>
          <w:rFonts w:ascii="Times New Roman" w:hAnsi="Times New Roman"/>
          <w:noProof/>
        </w:rPr>
        <w:tab/>
        <w:t xml:space="preserve">MacDorman MF &amp; Rosenberg HM (1993) Trends in infant mortality by cause of death and other characteristics, 1960-88. </w:t>
      </w:r>
      <w:r w:rsidRPr="008038BB">
        <w:rPr>
          <w:rFonts w:ascii="Times New Roman" w:hAnsi="Times New Roman"/>
          <w:i/>
          <w:noProof/>
        </w:rPr>
        <w:t>Vital Health Stat 20</w:t>
      </w:r>
      <w:r w:rsidRPr="008038BB">
        <w:rPr>
          <w:rFonts w:ascii="Times New Roman" w:hAnsi="Times New Roman"/>
          <w:noProof/>
        </w:rPr>
        <w:t xml:space="preserve"> (20):1-57.</w:t>
      </w:r>
    </w:p>
    <w:p w14:paraId="432D4010"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23.</w:t>
      </w:r>
      <w:r w:rsidRPr="008038BB">
        <w:rPr>
          <w:rFonts w:ascii="Times New Roman" w:hAnsi="Times New Roman"/>
          <w:noProof/>
        </w:rPr>
        <w:tab/>
        <w:t xml:space="preserve">Matthews TJ, MacDorman MF, &amp; Thoma ME (2015) Infant Mortality Statistics From the 2013 Period Linked Birth/Infant Death Data Set. </w:t>
      </w:r>
      <w:r w:rsidRPr="008038BB">
        <w:rPr>
          <w:rFonts w:ascii="Times New Roman" w:hAnsi="Times New Roman"/>
          <w:i/>
          <w:noProof/>
        </w:rPr>
        <w:t>Natl Vital Stat Rep</w:t>
      </w:r>
      <w:r w:rsidRPr="008038BB">
        <w:rPr>
          <w:rFonts w:ascii="Times New Roman" w:hAnsi="Times New Roman"/>
          <w:noProof/>
        </w:rPr>
        <w:t xml:space="preserve"> 64(9):1-30.</w:t>
      </w:r>
    </w:p>
    <w:p w14:paraId="1AD0CFD5"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24.</w:t>
      </w:r>
      <w:r w:rsidRPr="008038BB">
        <w:rPr>
          <w:rFonts w:ascii="Times New Roman" w:hAnsi="Times New Roman"/>
          <w:noProof/>
        </w:rPr>
        <w:tab/>
        <w:t xml:space="preserve">Public Health England (2016) The cold weather plan for England. </w:t>
      </w:r>
      <w:r w:rsidRPr="008038BB">
        <w:rPr>
          <w:rFonts w:ascii="Times New Roman" w:hAnsi="Times New Roman"/>
          <w:i/>
          <w:noProof/>
        </w:rPr>
        <w:t>Public Health England</w:t>
      </w:r>
      <w:r w:rsidRPr="008038BB">
        <w:rPr>
          <w:rFonts w:ascii="Times New Roman" w:hAnsi="Times New Roman"/>
          <w:noProof/>
        </w:rPr>
        <w:t>.</w:t>
      </w:r>
    </w:p>
    <w:p w14:paraId="049296E2"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lastRenderedPageBreak/>
        <w:t>25.</w:t>
      </w:r>
      <w:r w:rsidRPr="008038BB">
        <w:rPr>
          <w:rFonts w:ascii="Times New Roman" w:hAnsi="Times New Roman"/>
          <w:noProof/>
        </w:rPr>
        <w:tab/>
        <w:t xml:space="preserve">Lerchl A (1998) Changes in the seasonality of mortality in Germany from 1946 to 1995: the role of temperature. </w:t>
      </w:r>
      <w:r w:rsidRPr="008038BB">
        <w:rPr>
          <w:rFonts w:ascii="Times New Roman" w:hAnsi="Times New Roman"/>
          <w:i/>
          <w:noProof/>
        </w:rPr>
        <w:t>International Journal of Biometeorology</w:t>
      </w:r>
      <w:r w:rsidRPr="008038BB">
        <w:rPr>
          <w:rFonts w:ascii="Times New Roman" w:hAnsi="Times New Roman"/>
          <w:noProof/>
        </w:rPr>
        <w:t xml:space="preserve"> 42(2):84-88.</w:t>
      </w:r>
    </w:p>
    <w:p w14:paraId="1D77FD4E"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26.</w:t>
      </w:r>
      <w:r w:rsidRPr="008038BB">
        <w:rPr>
          <w:rFonts w:ascii="Times New Roman" w:hAnsi="Times New Roman"/>
          <w:noProof/>
        </w:rPr>
        <w:tab/>
        <w:t>Morris ME</w:t>
      </w:r>
      <w:r w:rsidRPr="008038BB">
        <w:rPr>
          <w:rFonts w:ascii="Times New Roman" w:hAnsi="Times New Roman"/>
          <w:i/>
          <w:noProof/>
        </w:rPr>
        <w:t>, et al.</w:t>
      </w:r>
      <w:r w:rsidRPr="008038BB">
        <w:rPr>
          <w:rFonts w:ascii="Times New Roman" w:hAnsi="Times New Roman"/>
          <w:noProof/>
        </w:rPr>
        <w:t xml:space="preserve"> (2013) Smart-home technologies to assist older people to live well at home. </w:t>
      </w:r>
      <w:r w:rsidRPr="008038BB">
        <w:rPr>
          <w:rFonts w:ascii="Times New Roman" w:hAnsi="Times New Roman"/>
          <w:i/>
          <w:noProof/>
        </w:rPr>
        <w:t>Journal of aging science</w:t>
      </w:r>
      <w:r w:rsidRPr="008038BB">
        <w:rPr>
          <w:rFonts w:ascii="Times New Roman" w:hAnsi="Times New Roman"/>
          <w:noProof/>
        </w:rPr>
        <w:t xml:space="preserve"> 1(1):1-9.</w:t>
      </w:r>
    </w:p>
    <w:p w14:paraId="1381E789"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27.</w:t>
      </w:r>
      <w:r w:rsidRPr="008038BB">
        <w:rPr>
          <w:rFonts w:ascii="Times New Roman" w:hAnsi="Times New Roman"/>
          <w:noProof/>
        </w:rPr>
        <w:tab/>
        <w:t>Ingram DD</w:t>
      </w:r>
      <w:r w:rsidRPr="008038BB">
        <w:rPr>
          <w:rFonts w:ascii="Times New Roman" w:hAnsi="Times New Roman"/>
          <w:i/>
          <w:noProof/>
        </w:rPr>
        <w:t>, et al.</w:t>
      </w:r>
      <w:r w:rsidRPr="008038BB">
        <w:rPr>
          <w:rFonts w:ascii="Times New Roman" w:hAnsi="Times New Roman"/>
          <w:noProof/>
        </w:rPr>
        <w:t xml:space="preserve"> (2003) United States Census 2000 population with bridged race categories. </w:t>
      </w:r>
      <w:r w:rsidRPr="008038BB">
        <w:rPr>
          <w:rFonts w:ascii="Times New Roman" w:hAnsi="Times New Roman"/>
          <w:i/>
          <w:noProof/>
        </w:rPr>
        <w:t>Vital and health statistics. Series 2, Data evaluation and methods research</w:t>
      </w:r>
      <w:r w:rsidRPr="008038BB">
        <w:rPr>
          <w:rFonts w:ascii="Times New Roman" w:hAnsi="Times New Roman"/>
          <w:noProof/>
        </w:rPr>
        <w:t xml:space="preserve"> (135):1-55.</w:t>
      </w:r>
    </w:p>
    <w:p w14:paraId="750CC0B9"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28.</w:t>
      </w:r>
      <w:r w:rsidRPr="008038BB">
        <w:rPr>
          <w:rFonts w:ascii="Times New Roman" w:hAnsi="Times New Roman"/>
          <w:noProof/>
        </w:rPr>
        <w:tab/>
        <w:t xml:space="preserve">Karl T &amp; Koss WJ (1984) Regional and national monthly, seasonal, and annual temperature weighted by area, 1895-1983. </w:t>
      </w:r>
      <w:r w:rsidRPr="008038BB">
        <w:rPr>
          <w:rFonts w:ascii="Times New Roman" w:hAnsi="Times New Roman"/>
          <w:i/>
          <w:noProof/>
        </w:rPr>
        <w:t>National Climatic Data Center</w:t>
      </w:r>
      <w:r w:rsidRPr="008038BB">
        <w:rPr>
          <w:rFonts w:ascii="Times New Roman" w:hAnsi="Times New Roman"/>
          <w:noProof/>
        </w:rPr>
        <w:t>.</w:t>
      </w:r>
    </w:p>
    <w:p w14:paraId="3D5301C5"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29.</w:t>
      </w:r>
      <w:r w:rsidRPr="008038BB">
        <w:rPr>
          <w:rFonts w:ascii="Times New Roman" w:hAnsi="Times New Roman"/>
          <w:noProof/>
        </w:rPr>
        <w:tab/>
        <w:t>Dee DP</w:t>
      </w:r>
      <w:r w:rsidRPr="008038BB">
        <w:rPr>
          <w:rFonts w:ascii="Times New Roman" w:hAnsi="Times New Roman"/>
          <w:i/>
          <w:noProof/>
        </w:rPr>
        <w:t>, et al.</w:t>
      </w:r>
      <w:r w:rsidRPr="008038BB">
        <w:rPr>
          <w:rFonts w:ascii="Times New Roman" w:hAnsi="Times New Roman"/>
          <w:noProof/>
        </w:rPr>
        <w:t xml:space="preserve"> (2011) The ERA-Interim reanalysis: configuration and performance of the data assimilation system. </w:t>
      </w:r>
      <w:r w:rsidRPr="008038BB">
        <w:rPr>
          <w:rFonts w:ascii="Times New Roman" w:hAnsi="Times New Roman"/>
          <w:i/>
          <w:noProof/>
        </w:rPr>
        <w:t>Quarterly Journal of the Royal Meteorological Society</w:t>
      </w:r>
      <w:r w:rsidRPr="008038BB">
        <w:rPr>
          <w:rFonts w:ascii="Times New Roman" w:hAnsi="Times New Roman"/>
          <w:noProof/>
        </w:rPr>
        <w:t xml:space="preserve"> 137(656):553-597.</w:t>
      </w:r>
    </w:p>
    <w:p w14:paraId="626C6C76" w14:textId="77777777" w:rsidR="000E3A7A" w:rsidRPr="008038BB" w:rsidRDefault="000E3A7A" w:rsidP="000E3A7A">
      <w:pPr>
        <w:pStyle w:val="EndNoteBibliography"/>
        <w:ind w:left="720" w:hanging="720"/>
        <w:rPr>
          <w:rFonts w:ascii="Times New Roman" w:hAnsi="Times New Roman"/>
          <w:noProof/>
        </w:rPr>
      </w:pPr>
      <w:r w:rsidRPr="008038BB">
        <w:rPr>
          <w:rFonts w:ascii="Times New Roman" w:hAnsi="Times New Roman"/>
          <w:noProof/>
        </w:rPr>
        <w:t>30.</w:t>
      </w:r>
      <w:r w:rsidRPr="008038BB">
        <w:rPr>
          <w:rFonts w:ascii="Times New Roman" w:hAnsi="Times New Roman"/>
          <w:noProof/>
        </w:rPr>
        <w:tab/>
        <w:t>Cazelles B</w:t>
      </w:r>
      <w:r w:rsidRPr="008038BB">
        <w:rPr>
          <w:rFonts w:ascii="Times New Roman" w:hAnsi="Times New Roman"/>
          <w:i/>
          <w:noProof/>
        </w:rPr>
        <w:t>, et al.</w:t>
      </w:r>
      <w:r w:rsidRPr="008038BB">
        <w:rPr>
          <w:rFonts w:ascii="Times New Roman" w:hAnsi="Times New Roman"/>
          <w:noProof/>
        </w:rPr>
        <w:t xml:space="preserve"> (2008) Wavelet analysis of ecological time series. </w:t>
      </w:r>
      <w:r w:rsidRPr="008038BB">
        <w:rPr>
          <w:rFonts w:ascii="Times New Roman" w:hAnsi="Times New Roman"/>
          <w:i/>
          <w:noProof/>
        </w:rPr>
        <w:t>Oecologia</w:t>
      </w:r>
      <w:r w:rsidRPr="008038BB">
        <w:rPr>
          <w:rFonts w:ascii="Times New Roman" w:hAnsi="Times New Roman"/>
          <w:noProof/>
        </w:rPr>
        <w:t xml:space="preserve"> 156(2):287-304.</w:t>
      </w:r>
    </w:p>
    <w:p w14:paraId="538F727D" w14:textId="6EAC48A9" w:rsidR="00433EDB" w:rsidRPr="00FF6256" w:rsidRDefault="000210D1" w:rsidP="00C33FFB">
      <w:pPr>
        <w:jc w:val="both"/>
        <w:rPr>
          <w:rFonts w:ascii="Times New Roman" w:hAnsi="Times New Roman"/>
          <w:sz w:val="24"/>
          <w:szCs w:val="24"/>
          <w:lang w:val="en-US"/>
        </w:rPr>
      </w:pPr>
      <w:r w:rsidRPr="00FF6256">
        <w:rPr>
          <w:rFonts w:ascii="Times New Roman" w:hAnsi="Times New Roman"/>
          <w:sz w:val="24"/>
          <w:szCs w:val="24"/>
          <w:lang w:val="en-US"/>
        </w:rPr>
        <w:fldChar w:fldCharType="end"/>
      </w:r>
    </w:p>
    <w:p w14:paraId="4127FF2D" w14:textId="77777777" w:rsidR="000210D1" w:rsidRPr="00FF6256" w:rsidRDefault="000210D1" w:rsidP="00C33FFB">
      <w:pPr>
        <w:jc w:val="both"/>
        <w:rPr>
          <w:rFonts w:ascii="Times New Roman" w:hAnsi="Times New Roman"/>
          <w:sz w:val="24"/>
          <w:szCs w:val="24"/>
          <w:lang w:val="en-US"/>
        </w:rPr>
      </w:pPr>
    </w:p>
    <w:p w14:paraId="7AB9CFC4" w14:textId="77777777" w:rsidR="000210D1" w:rsidRPr="00FF6256" w:rsidRDefault="000210D1" w:rsidP="00C33FFB">
      <w:pPr>
        <w:jc w:val="both"/>
        <w:rPr>
          <w:rFonts w:ascii="Times New Roman" w:hAnsi="Times New Roman"/>
          <w:sz w:val="24"/>
          <w:szCs w:val="24"/>
          <w:lang w:val="en-US"/>
        </w:rPr>
      </w:pPr>
    </w:p>
    <w:p w14:paraId="45647AA7" w14:textId="77777777" w:rsidR="000210D1" w:rsidRPr="00FF6256" w:rsidRDefault="000210D1" w:rsidP="00C33FFB">
      <w:pPr>
        <w:jc w:val="both"/>
        <w:rPr>
          <w:rFonts w:ascii="Times New Roman" w:hAnsi="Times New Roman"/>
          <w:sz w:val="24"/>
          <w:szCs w:val="24"/>
          <w:lang w:val="en-US"/>
        </w:rPr>
      </w:pPr>
    </w:p>
    <w:p w14:paraId="3AC23A9A" w14:textId="2AD15234" w:rsidR="00F62450" w:rsidRPr="00FF6256" w:rsidRDefault="00F62450" w:rsidP="00C33FFB">
      <w:pPr>
        <w:spacing w:after="0" w:line="240" w:lineRule="auto"/>
        <w:jc w:val="both"/>
        <w:rPr>
          <w:rFonts w:ascii="Times New Roman" w:hAnsi="Times New Roman"/>
          <w:sz w:val="24"/>
          <w:szCs w:val="24"/>
          <w:lang w:val="en-US"/>
        </w:rPr>
      </w:pPr>
      <w:r w:rsidRPr="00FF6256">
        <w:rPr>
          <w:rFonts w:ascii="Times New Roman" w:hAnsi="Times New Roman"/>
          <w:sz w:val="24"/>
          <w:szCs w:val="24"/>
          <w:lang w:val="en-US"/>
        </w:rPr>
        <w:br w:type="page"/>
      </w:r>
    </w:p>
    <w:p w14:paraId="2CAEACC8" w14:textId="300451F4" w:rsidR="009D5B4B" w:rsidRPr="009D5B4B" w:rsidRDefault="009D5B4B" w:rsidP="009D5B4B">
      <w:pPr>
        <w:widowControl w:val="0"/>
        <w:autoSpaceDE w:val="0"/>
        <w:autoSpaceDN w:val="0"/>
        <w:adjustRightInd w:val="0"/>
        <w:spacing w:after="0" w:line="240" w:lineRule="auto"/>
        <w:ind w:left="640" w:hanging="640"/>
        <w:rPr>
          <w:rFonts w:ascii="Times New Roman" w:hAnsi="Times New Roman"/>
          <w:b/>
          <w:color w:val="000000" w:themeColor="text1"/>
          <w:sz w:val="24"/>
          <w:szCs w:val="24"/>
          <w:lang w:val="en-US"/>
        </w:rPr>
      </w:pPr>
      <w:r w:rsidRPr="009D5B4B">
        <w:rPr>
          <w:rFonts w:ascii="Times New Roman" w:hAnsi="Times New Roman"/>
          <w:b/>
          <w:color w:val="000000" w:themeColor="text1"/>
          <w:sz w:val="24"/>
          <w:szCs w:val="24"/>
          <w:lang w:val="en-US"/>
        </w:rPr>
        <w:lastRenderedPageBreak/>
        <w:t>References</w:t>
      </w:r>
    </w:p>
    <w:p w14:paraId="44273AB7" w14:textId="77777777" w:rsidR="009D5B4B" w:rsidRDefault="009D5B4B" w:rsidP="009D5B4B">
      <w:pPr>
        <w:widowControl w:val="0"/>
        <w:autoSpaceDE w:val="0"/>
        <w:autoSpaceDN w:val="0"/>
        <w:adjustRightInd w:val="0"/>
        <w:spacing w:after="0" w:line="240" w:lineRule="auto"/>
        <w:ind w:left="640" w:hanging="640"/>
        <w:rPr>
          <w:rFonts w:ascii="Times New Roman" w:hAnsi="Times New Roman"/>
          <w:b/>
          <w:color w:val="000000" w:themeColor="text1"/>
          <w:sz w:val="24"/>
          <w:szCs w:val="24"/>
          <w:lang w:val="en-US"/>
        </w:rPr>
      </w:pPr>
    </w:p>
    <w:p w14:paraId="36E7E59E" w14:textId="5B4261AB" w:rsidR="00577DE0" w:rsidRPr="00577DE0" w:rsidRDefault="009D5B4B" w:rsidP="00577DE0">
      <w:pPr>
        <w:widowControl w:val="0"/>
        <w:autoSpaceDE w:val="0"/>
        <w:autoSpaceDN w:val="0"/>
        <w:adjustRightInd w:val="0"/>
        <w:spacing w:after="0" w:line="240" w:lineRule="auto"/>
        <w:ind w:left="640" w:hanging="640"/>
        <w:rPr>
          <w:rFonts w:ascii="Times New Roman" w:eastAsia="Times New Roman" w:hAnsi="Times New Roman"/>
          <w:noProof/>
          <w:sz w:val="24"/>
        </w:rPr>
      </w:pPr>
      <w:r>
        <w:rPr>
          <w:rFonts w:ascii="Times New Roman" w:hAnsi="Times New Roman"/>
          <w:b/>
          <w:color w:val="000000" w:themeColor="text1"/>
          <w:sz w:val="24"/>
          <w:szCs w:val="24"/>
          <w:lang w:val="en-US"/>
        </w:rPr>
        <w:fldChar w:fldCharType="begin" w:fldLock="1"/>
      </w:r>
      <w:r>
        <w:rPr>
          <w:rFonts w:ascii="Times New Roman" w:hAnsi="Times New Roman"/>
          <w:b/>
          <w:color w:val="000000" w:themeColor="text1"/>
          <w:sz w:val="24"/>
          <w:szCs w:val="24"/>
          <w:lang w:val="en-US"/>
        </w:rPr>
        <w:instrText xml:space="preserve">ADDIN Mendeley Bibliography CSL_BIBLIOGRAPHY </w:instrText>
      </w:r>
      <w:r>
        <w:rPr>
          <w:rFonts w:ascii="Times New Roman" w:hAnsi="Times New Roman"/>
          <w:b/>
          <w:color w:val="000000" w:themeColor="text1"/>
          <w:sz w:val="24"/>
          <w:szCs w:val="24"/>
          <w:lang w:val="en-US"/>
        </w:rPr>
        <w:fldChar w:fldCharType="separate"/>
      </w:r>
      <w:r w:rsidR="00577DE0" w:rsidRPr="00577DE0">
        <w:rPr>
          <w:rFonts w:ascii="Times New Roman" w:eastAsia="Times New Roman" w:hAnsi="Times New Roman"/>
          <w:noProof/>
          <w:sz w:val="24"/>
        </w:rPr>
        <w:t>1</w:t>
      </w:r>
      <w:r w:rsidR="00577DE0" w:rsidRPr="00577DE0">
        <w:rPr>
          <w:rFonts w:ascii="Times New Roman" w:eastAsia="Times New Roman" w:hAnsi="Times New Roman"/>
          <w:noProof/>
          <w:sz w:val="24"/>
        </w:rPr>
        <w:tab/>
        <w:t xml:space="preserve">McKee CM. Deaths in winter: Can Britain learn from Europe? </w:t>
      </w:r>
      <w:r w:rsidR="00577DE0" w:rsidRPr="00577DE0">
        <w:rPr>
          <w:rFonts w:ascii="Times New Roman" w:eastAsia="Times New Roman" w:hAnsi="Times New Roman"/>
          <w:i/>
          <w:iCs/>
          <w:noProof/>
          <w:sz w:val="24"/>
        </w:rPr>
        <w:t>Eur J Epidemiol</w:t>
      </w:r>
      <w:r w:rsidR="00577DE0" w:rsidRPr="00577DE0">
        <w:rPr>
          <w:rFonts w:ascii="Times New Roman" w:eastAsia="Times New Roman" w:hAnsi="Times New Roman"/>
          <w:noProof/>
          <w:sz w:val="24"/>
        </w:rPr>
        <w:t xml:space="preserve"> 1989; </w:t>
      </w:r>
      <w:r w:rsidR="00577DE0" w:rsidRPr="00577DE0">
        <w:rPr>
          <w:rFonts w:ascii="Times New Roman" w:eastAsia="Times New Roman" w:hAnsi="Times New Roman"/>
          <w:b/>
          <w:bCs/>
          <w:noProof/>
          <w:sz w:val="24"/>
        </w:rPr>
        <w:t>5</w:t>
      </w:r>
      <w:r w:rsidR="00577DE0" w:rsidRPr="00577DE0">
        <w:rPr>
          <w:rFonts w:ascii="Times New Roman" w:eastAsia="Times New Roman" w:hAnsi="Times New Roman"/>
          <w:noProof/>
          <w:sz w:val="24"/>
        </w:rPr>
        <w:t>: 178–82.</w:t>
      </w:r>
    </w:p>
    <w:p w14:paraId="7960A308" w14:textId="77777777" w:rsidR="00577DE0" w:rsidRPr="00577DE0" w:rsidRDefault="00577DE0" w:rsidP="00577DE0">
      <w:pPr>
        <w:widowControl w:val="0"/>
        <w:autoSpaceDE w:val="0"/>
        <w:autoSpaceDN w:val="0"/>
        <w:adjustRightInd w:val="0"/>
        <w:spacing w:after="0" w:line="240" w:lineRule="auto"/>
        <w:ind w:left="640" w:hanging="640"/>
        <w:rPr>
          <w:rFonts w:ascii="Times New Roman" w:eastAsia="Times New Roman" w:hAnsi="Times New Roman"/>
          <w:noProof/>
          <w:sz w:val="24"/>
        </w:rPr>
      </w:pPr>
      <w:r w:rsidRPr="00577DE0">
        <w:rPr>
          <w:rFonts w:ascii="Times New Roman" w:eastAsia="Times New Roman" w:hAnsi="Times New Roman"/>
          <w:noProof/>
          <w:sz w:val="24"/>
        </w:rPr>
        <w:t>2</w:t>
      </w:r>
      <w:r w:rsidRPr="00577DE0">
        <w:rPr>
          <w:rFonts w:ascii="Times New Roman" w:eastAsia="Times New Roman" w:hAnsi="Times New Roman"/>
          <w:noProof/>
          <w:sz w:val="24"/>
        </w:rPr>
        <w:tab/>
        <w:t xml:space="preserve">Healy JD. Excess winter mortality in Europe: A cross country analysis identifying key risk factors. </w:t>
      </w:r>
      <w:r w:rsidRPr="00577DE0">
        <w:rPr>
          <w:rFonts w:ascii="Times New Roman" w:eastAsia="Times New Roman" w:hAnsi="Times New Roman"/>
          <w:i/>
          <w:iCs/>
          <w:noProof/>
          <w:sz w:val="24"/>
        </w:rPr>
        <w:t>J Epidemiol Community Health</w:t>
      </w:r>
      <w:r w:rsidRPr="00577DE0">
        <w:rPr>
          <w:rFonts w:ascii="Times New Roman" w:eastAsia="Times New Roman" w:hAnsi="Times New Roman"/>
          <w:noProof/>
          <w:sz w:val="24"/>
        </w:rPr>
        <w:t xml:space="preserve"> 2003; </w:t>
      </w:r>
      <w:r w:rsidRPr="00577DE0">
        <w:rPr>
          <w:rFonts w:ascii="Times New Roman" w:eastAsia="Times New Roman" w:hAnsi="Times New Roman"/>
          <w:b/>
          <w:bCs/>
          <w:noProof/>
          <w:sz w:val="24"/>
        </w:rPr>
        <w:t>57</w:t>
      </w:r>
      <w:r w:rsidRPr="00577DE0">
        <w:rPr>
          <w:rFonts w:ascii="Times New Roman" w:eastAsia="Times New Roman" w:hAnsi="Times New Roman"/>
          <w:noProof/>
          <w:sz w:val="24"/>
        </w:rPr>
        <w:t>: 784–9.</w:t>
      </w:r>
    </w:p>
    <w:p w14:paraId="0B5B526F" w14:textId="77777777" w:rsidR="00577DE0" w:rsidRPr="00577DE0" w:rsidRDefault="00577DE0" w:rsidP="00577DE0">
      <w:pPr>
        <w:widowControl w:val="0"/>
        <w:autoSpaceDE w:val="0"/>
        <w:autoSpaceDN w:val="0"/>
        <w:adjustRightInd w:val="0"/>
        <w:spacing w:after="0" w:line="240" w:lineRule="auto"/>
        <w:ind w:left="640" w:hanging="640"/>
        <w:rPr>
          <w:rFonts w:ascii="Times New Roman" w:eastAsia="Times New Roman" w:hAnsi="Times New Roman"/>
          <w:noProof/>
          <w:sz w:val="24"/>
        </w:rPr>
      </w:pPr>
      <w:r w:rsidRPr="00577DE0">
        <w:rPr>
          <w:rFonts w:ascii="Times New Roman" w:eastAsia="Times New Roman" w:hAnsi="Times New Roman"/>
          <w:noProof/>
          <w:sz w:val="24"/>
        </w:rPr>
        <w:t>3</w:t>
      </w:r>
      <w:r w:rsidRPr="00577DE0">
        <w:rPr>
          <w:rFonts w:ascii="Times New Roman" w:eastAsia="Times New Roman" w:hAnsi="Times New Roman"/>
          <w:noProof/>
          <w:sz w:val="24"/>
        </w:rPr>
        <w:tab/>
        <w:t xml:space="preserve">Campbell A. Excess winter mortality in England and Wales: 2016 to 2017 (provisional) and 2015 to 2016 (final). </w:t>
      </w:r>
      <w:r w:rsidRPr="00577DE0">
        <w:rPr>
          <w:rFonts w:ascii="Times New Roman" w:eastAsia="Times New Roman" w:hAnsi="Times New Roman"/>
          <w:i/>
          <w:iCs/>
          <w:noProof/>
          <w:sz w:val="24"/>
        </w:rPr>
        <w:t>Stat Bull Off Natl Stat</w:t>
      </w:r>
      <w:r w:rsidRPr="00577DE0">
        <w:rPr>
          <w:rFonts w:ascii="Times New Roman" w:eastAsia="Times New Roman" w:hAnsi="Times New Roman"/>
          <w:noProof/>
          <w:sz w:val="24"/>
        </w:rPr>
        <w:t xml:space="preserve"> 2017.</w:t>
      </w:r>
    </w:p>
    <w:p w14:paraId="49762EC9" w14:textId="77777777" w:rsidR="00577DE0" w:rsidRPr="00577DE0" w:rsidRDefault="00577DE0" w:rsidP="00577DE0">
      <w:pPr>
        <w:widowControl w:val="0"/>
        <w:autoSpaceDE w:val="0"/>
        <w:autoSpaceDN w:val="0"/>
        <w:adjustRightInd w:val="0"/>
        <w:spacing w:after="0" w:line="240" w:lineRule="auto"/>
        <w:ind w:left="640" w:hanging="640"/>
        <w:rPr>
          <w:rFonts w:ascii="Times New Roman" w:eastAsia="Times New Roman" w:hAnsi="Times New Roman"/>
          <w:noProof/>
          <w:sz w:val="24"/>
        </w:rPr>
      </w:pPr>
      <w:r w:rsidRPr="00577DE0">
        <w:rPr>
          <w:rFonts w:ascii="Times New Roman" w:eastAsia="Times New Roman" w:hAnsi="Times New Roman"/>
          <w:noProof/>
          <w:sz w:val="24"/>
        </w:rPr>
        <w:t>4</w:t>
      </w:r>
      <w:r w:rsidRPr="00577DE0">
        <w:rPr>
          <w:rFonts w:ascii="Times New Roman" w:eastAsia="Times New Roman" w:hAnsi="Times New Roman"/>
          <w:noProof/>
          <w:sz w:val="24"/>
        </w:rPr>
        <w:tab/>
        <w:t xml:space="preserve">Fowler T, Southgate RJ, Waite T, </w:t>
      </w:r>
      <w:r w:rsidRPr="00577DE0">
        <w:rPr>
          <w:rFonts w:ascii="Times New Roman" w:eastAsia="Times New Roman" w:hAnsi="Times New Roman"/>
          <w:i/>
          <w:iCs/>
          <w:noProof/>
          <w:sz w:val="24"/>
        </w:rPr>
        <w:t>et al.</w:t>
      </w:r>
      <w:r w:rsidRPr="00577DE0">
        <w:rPr>
          <w:rFonts w:ascii="Times New Roman" w:eastAsia="Times New Roman" w:hAnsi="Times New Roman"/>
          <w:noProof/>
          <w:sz w:val="24"/>
        </w:rPr>
        <w:t xml:space="preserve"> Excess winter deaths in Europe: A multi-country descriptive analysis. </w:t>
      </w:r>
      <w:r w:rsidRPr="00577DE0">
        <w:rPr>
          <w:rFonts w:ascii="Times New Roman" w:eastAsia="Times New Roman" w:hAnsi="Times New Roman"/>
          <w:i/>
          <w:iCs/>
          <w:noProof/>
          <w:sz w:val="24"/>
        </w:rPr>
        <w:t>Eur J Public Health</w:t>
      </w:r>
      <w:r w:rsidRPr="00577DE0">
        <w:rPr>
          <w:rFonts w:ascii="Times New Roman" w:eastAsia="Times New Roman" w:hAnsi="Times New Roman"/>
          <w:noProof/>
          <w:sz w:val="24"/>
        </w:rPr>
        <w:t xml:space="preserve"> 2015; </w:t>
      </w:r>
      <w:r w:rsidRPr="00577DE0">
        <w:rPr>
          <w:rFonts w:ascii="Times New Roman" w:eastAsia="Times New Roman" w:hAnsi="Times New Roman"/>
          <w:b/>
          <w:bCs/>
          <w:noProof/>
          <w:sz w:val="24"/>
        </w:rPr>
        <w:t>25</w:t>
      </w:r>
      <w:r w:rsidRPr="00577DE0">
        <w:rPr>
          <w:rFonts w:ascii="Times New Roman" w:eastAsia="Times New Roman" w:hAnsi="Times New Roman"/>
          <w:noProof/>
          <w:sz w:val="24"/>
        </w:rPr>
        <w:t>: 339–45.</w:t>
      </w:r>
    </w:p>
    <w:p w14:paraId="55EDB347" w14:textId="77777777" w:rsidR="00577DE0" w:rsidRPr="00577DE0" w:rsidRDefault="00577DE0" w:rsidP="00577DE0">
      <w:pPr>
        <w:widowControl w:val="0"/>
        <w:autoSpaceDE w:val="0"/>
        <w:autoSpaceDN w:val="0"/>
        <w:adjustRightInd w:val="0"/>
        <w:spacing w:after="0" w:line="240" w:lineRule="auto"/>
        <w:ind w:left="640" w:hanging="640"/>
        <w:rPr>
          <w:rFonts w:ascii="Times New Roman" w:eastAsia="Times New Roman" w:hAnsi="Times New Roman"/>
          <w:noProof/>
          <w:sz w:val="24"/>
        </w:rPr>
      </w:pPr>
      <w:r w:rsidRPr="00577DE0">
        <w:rPr>
          <w:rFonts w:ascii="Times New Roman" w:eastAsia="Times New Roman" w:hAnsi="Times New Roman"/>
          <w:noProof/>
          <w:sz w:val="24"/>
        </w:rPr>
        <w:t>5</w:t>
      </w:r>
      <w:r w:rsidRPr="00577DE0">
        <w:rPr>
          <w:rFonts w:ascii="Times New Roman" w:eastAsia="Times New Roman" w:hAnsi="Times New Roman"/>
          <w:noProof/>
          <w:sz w:val="24"/>
        </w:rPr>
        <w:tab/>
        <w:t xml:space="preserve">Langford IH, Bentham G. The potential effects of climate change on winter mortality in England and Wales. </w:t>
      </w:r>
      <w:r w:rsidRPr="00577DE0">
        <w:rPr>
          <w:rFonts w:ascii="Times New Roman" w:eastAsia="Times New Roman" w:hAnsi="Times New Roman"/>
          <w:i/>
          <w:iCs/>
          <w:noProof/>
          <w:sz w:val="24"/>
        </w:rPr>
        <w:t>Int J Biometeorol</w:t>
      </w:r>
      <w:r w:rsidRPr="00577DE0">
        <w:rPr>
          <w:rFonts w:ascii="Times New Roman" w:eastAsia="Times New Roman" w:hAnsi="Times New Roman"/>
          <w:noProof/>
          <w:sz w:val="24"/>
        </w:rPr>
        <w:t xml:space="preserve"> 1995; </w:t>
      </w:r>
      <w:r w:rsidRPr="00577DE0">
        <w:rPr>
          <w:rFonts w:ascii="Times New Roman" w:eastAsia="Times New Roman" w:hAnsi="Times New Roman"/>
          <w:b/>
          <w:bCs/>
          <w:noProof/>
          <w:sz w:val="24"/>
        </w:rPr>
        <w:t>38</w:t>
      </w:r>
      <w:r w:rsidRPr="00577DE0">
        <w:rPr>
          <w:rFonts w:ascii="Times New Roman" w:eastAsia="Times New Roman" w:hAnsi="Times New Roman"/>
          <w:noProof/>
          <w:sz w:val="24"/>
        </w:rPr>
        <w:t>: 141–7.</w:t>
      </w:r>
    </w:p>
    <w:p w14:paraId="1B0397F7" w14:textId="77777777" w:rsidR="00577DE0" w:rsidRPr="00577DE0" w:rsidRDefault="00577DE0" w:rsidP="00577DE0">
      <w:pPr>
        <w:widowControl w:val="0"/>
        <w:autoSpaceDE w:val="0"/>
        <w:autoSpaceDN w:val="0"/>
        <w:adjustRightInd w:val="0"/>
        <w:spacing w:after="0" w:line="240" w:lineRule="auto"/>
        <w:ind w:left="640" w:hanging="640"/>
        <w:rPr>
          <w:rFonts w:ascii="Times New Roman" w:eastAsia="Times New Roman" w:hAnsi="Times New Roman"/>
          <w:noProof/>
          <w:sz w:val="24"/>
        </w:rPr>
      </w:pPr>
      <w:r w:rsidRPr="00577DE0">
        <w:rPr>
          <w:rFonts w:ascii="Times New Roman" w:eastAsia="Times New Roman" w:hAnsi="Times New Roman"/>
          <w:noProof/>
          <w:sz w:val="24"/>
        </w:rPr>
        <w:t>6</w:t>
      </w:r>
      <w:r w:rsidRPr="00577DE0">
        <w:rPr>
          <w:rFonts w:ascii="Times New Roman" w:eastAsia="Times New Roman" w:hAnsi="Times New Roman"/>
          <w:noProof/>
          <w:sz w:val="24"/>
        </w:rPr>
        <w:tab/>
        <w:t xml:space="preserve">Martens WJ. Climate change, thermal stress and mortality changes. </w:t>
      </w:r>
      <w:r w:rsidRPr="00577DE0">
        <w:rPr>
          <w:rFonts w:ascii="Times New Roman" w:eastAsia="Times New Roman" w:hAnsi="Times New Roman"/>
          <w:i/>
          <w:iCs/>
          <w:noProof/>
          <w:sz w:val="24"/>
        </w:rPr>
        <w:t>Soc Sci Med</w:t>
      </w:r>
      <w:r w:rsidRPr="00577DE0">
        <w:rPr>
          <w:rFonts w:ascii="Times New Roman" w:eastAsia="Times New Roman" w:hAnsi="Times New Roman"/>
          <w:noProof/>
          <w:sz w:val="24"/>
        </w:rPr>
        <w:t xml:space="preserve"> 1998; </w:t>
      </w:r>
      <w:r w:rsidRPr="00577DE0">
        <w:rPr>
          <w:rFonts w:ascii="Times New Roman" w:eastAsia="Times New Roman" w:hAnsi="Times New Roman"/>
          <w:b/>
          <w:bCs/>
          <w:noProof/>
          <w:sz w:val="24"/>
        </w:rPr>
        <w:t>46</w:t>
      </w:r>
      <w:r w:rsidRPr="00577DE0">
        <w:rPr>
          <w:rFonts w:ascii="Times New Roman" w:eastAsia="Times New Roman" w:hAnsi="Times New Roman"/>
          <w:noProof/>
          <w:sz w:val="24"/>
        </w:rPr>
        <w:t>: 331–44.</w:t>
      </w:r>
    </w:p>
    <w:p w14:paraId="73E9AB28" w14:textId="77777777" w:rsidR="00577DE0" w:rsidRPr="00577DE0" w:rsidRDefault="00577DE0" w:rsidP="00577DE0">
      <w:pPr>
        <w:widowControl w:val="0"/>
        <w:autoSpaceDE w:val="0"/>
        <w:autoSpaceDN w:val="0"/>
        <w:adjustRightInd w:val="0"/>
        <w:spacing w:after="0" w:line="240" w:lineRule="auto"/>
        <w:ind w:left="640" w:hanging="640"/>
        <w:rPr>
          <w:rFonts w:ascii="Times New Roman" w:eastAsia="Times New Roman" w:hAnsi="Times New Roman"/>
          <w:noProof/>
          <w:sz w:val="24"/>
        </w:rPr>
      </w:pPr>
      <w:r w:rsidRPr="00577DE0">
        <w:rPr>
          <w:rFonts w:ascii="Times New Roman" w:eastAsia="Times New Roman" w:hAnsi="Times New Roman"/>
          <w:noProof/>
          <w:sz w:val="24"/>
        </w:rPr>
        <w:t>7</w:t>
      </w:r>
      <w:r w:rsidRPr="00577DE0">
        <w:rPr>
          <w:rFonts w:ascii="Times New Roman" w:eastAsia="Times New Roman" w:hAnsi="Times New Roman"/>
          <w:noProof/>
          <w:sz w:val="24"/>
        </w:rPr>
        <w:tab/>
        <w:t xml:space="preserve">Davis RE, Knappenberger PC, Michaels PJ, Novicoff WM. Seasonality of climate-human mortality relationships in US cities and impacts of climate change. </w:t>
      </w:r>
      <w:r w:rsidRPr="00577DE0">
        <w:rPr>
          <w:rFonts w:ascii="Times New Roman" w:eastAsia="Times New Roman" w:hAnsi="Times New Roman"/>
          <w:i/>
          <w:iCs/>
          <w:noProof/>
          <w:sz w:val="24"/>
        </w:rPr>
        <w:t>Clim Res</w:t>
      </w:r>
      <w:r w:rsidRPr="00577DE0">
        <w:rPr>
          <w:rFonts w:ascii="Times New Roman" w:eastAsia="Times New Roman" w:hAnsi="Times New Roman"/>
          <w:noProof/>
          <w:sz w:val="24"/>
        </w:rPr>
        <w:t xml:space="preserve"> 2004; </w:t>
      </w:r>
      <w:r w:rsidRPr="00577DE0">
        <w:rPr>
          <w:rFonts w:ascii="Times New Roman" w:eastAsia="Times New Roman" w:hAnsi="Times New Roman"/>
          <w:b/>
          <w:bCs/>
          <w:noProof/>
          <w:sz w:val="24"/>
        </w:rPr>
        <w:t>26</w:t>
      </w:r>
      <w:r w:rsidRPr="00577DE0">
        <w:rPr>
          <w:rFonts w:ascii="Times New Roman" w:eastAsia="Times New Roman" w:hAnsi="Times New Roman"/>
          <w:noProof/>
          <w:sz w:val="24"/>
        </w:rPr>
        <w:t>: 61–76.</w:t>
      </w:r>
    </w:p>
    <w:p w14:paraId="665801DC" w14:textId="77777777" w:rsidR="00577DE0" w:rsidRPr="00577DE0" w:rsidRDefault="00577DE0" w:rsidP="00577DE0">
      <w:pPr>
        <w:widowControl w:val="0"/>
        <w:autoSpaceDE w:val="0"/>
        <w:autoSpaceDN w:val="0"/>
        <w:adjustRightInd w:val="0"/>
        <w:spacing w:after="0" w:line="240" w:lineRule="auto"/>
        <w:ind w:left="640" w:hanging="640"/>
        <w:rPr>
          <w:rFonts w:ascii="Times New Roman" w:eastAsia="Times New Roman" w:hAnsi="Times New Roman"/>
          <w:noProof/>
          <w:sz w:val="24"/>
        </w:rPr>
      </w:pPr>
      <w:r w:rsidRPr="00577DE0">
        <w:rPr>
          <w:rFonts w:ascii="Times New Roman" w:eastAsia="Times New Roman" w:hAnsi="Times New Roman"/>
          <w:noProof/>
          <w:sz w:val="24"/>
        </w:rPr>
        <w:t>8</w:t>
      </w:r>
      <w:r w:rsidRPr="00577DE0">
        <w:rPr>
          <w:rFonts w:ascii="Times New Roman" w:eastAsia="Times New Roman" w:hAnsi="Times New Roman"/>
          <w:noProof/>
          <w:sz w:val="24"/>
        </w:rPr>
        <w:tab/>
        <w:t xml:space="preserve">Medina-Ramón M, Schwartz J. Temperature, temperature extremes, and mortality: A study of acclimatisation and effect modification in 50 US cities. </w:t>
      </w:r>
      <w:r w:rsidRPr="00577DE0">
        <w:rPr>
          <w:rFonts w:ascii="Times New Roman" w:eastAsia="Times New Roman" w:hAnsi="Times New Roman"/>
          <w:i/>
          <w:iCs/>
          <w:noProof/>
          <w:sz w:val="24"/>
        </w:rPr>
        <w:t>Occup Environ Med</w:t>
      </w:r>
      <w:r w:rsidRPr="00577DE0">
        <w:rPr>
          <w:rFonts w:ascii="Times New Roman" w:eastAsia="Times New Roman" w:hAnsi="Times New Roman"/>
          <w:noProof/>
          <w:sz w:val="24"/>
        </w:rPr>
        <w:t xml:space="preserve"> 2007; </w:t>
      </w:r>
      <w:r w:rsidRPr="00577DE0">
        <w:rPr>
          <w:rFonts w:ascii="Times New Roman" w:eastAsia="Times New Roman" w:hAnsi="Times New Roman"/>
          <w:b/>
          <w:bCs/>
          <w:noProof/>
          <w:sz w:val="24"/>
        </w:rPr>
        <w:t>64</w:t>
      </w:r>
      <w:r w:rsidRPr="00577DE0">
        <w:rPr>
          <w:rFonts w:ascii="Times New Roman" w:eastAsia="Times New Roman" w:hAnsi="Times New Roman"/>
          <w:noProof/>
          <w:sz w:val="24"/>
        </w:rPr>
        <w:t>: 827–33.</w:t>
      </w:r>
    </w:p>
    <w:p w14:paraId="594C3727" w14:textId="77777777" w:rsidR="00577DE0" w:rsidRPr="00577DE0" w:rsidRDefault="00577DE0" w:rsidP="00577DE0">
      <w:pPr>
        <w:widowControl w:val="0"/>
        <w:autoSpaceDE w:val="0"/>
        <w:autoSpaceDN w:val="0"/>
        <w:adjustRightInd w:val="0"/>
        <w:spacing w:after="0" w:line="240" w:lineRule="auto"/>
        <w:ind w:left="640" w:hanging="640"/>
        <w:rPr>
          <w:rFonts w:ascii="Times New Roman" w:eastAsia="Times New Roman" w:hAnsi="Times New Roman"/>
          <w:noProof/>
          <w:sz w:val="24"/>
        </w:rPr>
      </w:pPr>
      <w:r w:rsidRPr="00577DE0">
        <w:rPr>
          <w:rFonts w:ascii="Times New Roman" w:eastAsia="Times New Roman" w:hAnsi="Times New Roman"/>
          <w:noProof/>
          <w:sz w:val="24"/>
        </w:rPr>
        <w:t>9</w:t>
      </w:r>
      <w:r w:rsidRPr="00577DE0">
        <w:rPr>
          <w:rFonts w:ascii="Times New Roman" w:eastAsia="Times New Roman" w:hAnsi="Times New Roman"/>
          <w:noProof/>
          <w:sz w:val="24"/>
        </w:rPr>
        <w:tab/>
        <w:t xml:space="preserve">Kalkstein AJ. Regional Similarities in Seasonal Mortality across the United States: An Examination of 28 Metropolitan Statistical Areas. </w:t>
      </w:r>
      <w:r w:rsidRPr="00577DE0">
        <w:rPr>
          <w:rFonts w:ascii="Times New Roman" w:eastAsia="Times New Roman" w:hAnsi="Times New Roman"/>
          <w:i/>
          <w:iCs/>
          <w:noProof/>
          <w:sz w:val="24"/>
        </w:rPr>
        <w:t>PLoS One</w:t>
      </w:r>
      <w:r w:rsidRPr="00577DE0">
        <w:rPr>
          <w:rFonts w:ascii="Times New Roman" w:eastAsia="Times New Roman" w:hAnsi="Times New Roman"/>
          <w:noProof/>
          <w:sz w:val="24"/>
        </w:rPr>
        <w:t xml:space="preserve"> 2013; </w:t>
      </w:r>
      <w:r w:rsidRPr="00577DE0">
        <w:rPr>
          <w:rFonts w:ascii="Times New Roman" w:eastAsia="Times New Roman" w:hAnsi="Times New Roman"/>
          <w:b/>
          <w:bCs/>
          <w:noProof/>
          <w:sz w:val="24"/>
        </w:rPr>
        <w:t>8</w:t>
      </w:r>
      <w:r w:rsidRPr="00577DE0">
        <w:rPr>
          <w:rFonts w:ascii="Times New Roman" w:eastAsia="Times New Roman" w:hAnsi="Times New Roman"/>
          <w:noProof/>
          <w:sz w:val="24"/>
        </w:rPr>
        <w:t>. DOI:10.1371/journal.pone.0063971.</w:t>
      </w:r>
    </w:p>
    <w:p w14:paraId="5BECB207" w14:textId="77777777" w:rsidR="00577DE0" w:rsidRPr="00577DE0" w:rsidRDefault="00577DE0" w:rsidP="00577DE0">
      <w:pPr>
        <w:widowControl w:val="0"/>
        <w:autoSpaceDE w:val="0"/>
        <w:autoSpaceDN w:val="0"/>
        <w:adjustRightInd w:val="0"/>
        <w:spacing w:after="0" w:line="240" w:lineRule="auto"/>
        <w:ind w:left="640" w:hanging="640"/>
        <w:rPr>
          <w:rFonts w:ascii="Times New Roman" w:eastAsia="Times New Roman" w:hAnsi="Times New Roman"/>
          <w:noProof/>
          <w:sz w:val="24"/>
        </w:rPr>
      </w:pPr>
      <w:r w:rsidRPr="00577DE0">
        <w:rPr>
          <w:rFonts w:ascii="Times New Roman" w:eastAsia="Times New Roman" w:hAnsi="Times New Roman"/>
          <w:noProof/>
          <w:sz w:val="24"/>
        </w:rPr>
        <w:t>10</w:t>
      </w:r>
      <w:r w:rsidRPr="00577DE0">
        <w:rPr>
          <w:rFonts w:ascii="Times New Roman" w:eastAsia="Times New Roman" w:hAnsi="Times New Roman"/>
          <w:noProof/>
          <w:sz w:val="24"/>
        </w:rPr>
        <w:tab/>
        <w:t xml:space="preserve">Ferreira Braga AL, Zanobetti A, Schwartz J. The time course of weather-related deaths. </w:t>
      </w:r>
      <w:r w:rsidRPr="00577DE0">
        <w:rPr>
          <w:rFonts w:ascii="Times New Roman" w:eastAsia="Times New Roman" w:hAnsi="Times New Roman"/>
          <w:i/>
          <w:iCs/>
          <w:noProof/>
          <w:sz w:val="24"/>
        </w:rPr>
        <w:t>Epidemiology</w:t>
      </w:r>
      <w:r w:rsidRPr="00577DE0">
        <w:rPr>
          <w:rFonts w:ascii="Times New Roman" w:eastAsia="Times New Roman" w:hAnsi="Times New Roman"/>
          <w:noProof/>
          <w:sz w:val="24"/>
        </w:rPr>
        <w:t xml:space="preserve"> 2001; </w:t>
      </w:r>
      <w:r w:rsidRPr="00577DE0">
        <w:rPr>
          <w:rFonts w:ascii="Times New Roman" w:eastAsia="Times New Roman" w:hAnsi="Times New Roman"/>
          <w:b/>
          <w:bCs/>
          <w:noProof/>
          <w:sz w:val="24"/>
        </w:rPr>
        <w:t>12</w:t>
      </w:r>
      <w:r w:rsidRPr="00577DE0">
        <w:rPr>
          <w:rFonts w:ascii="Times New Roman" w:eastAsia="Times New Roman" w:hAnsi="Times New Roman"/>
          <w:noProof/>
          <w:sz w:val="24"/>
        </w:rPr>
        <w:t>: 662–7.</w:t>
      </w:r>
    </w:p>
    <w:p w14:paraId="22768EBC" w14:textId="77777777" w:rsidR="00577DE0" w:rsidRPr="00577DE0" w:rsidRDefault="00577DE0" w:rsidP="00577DE0">
      <w:pPr>
        <w:widowControl w:val="0"/>
        <w:autoSpaceDE w:val="0"/>
        <w:autoSpaceDN w:val="0"/>
        <w:adjustRightInd w:val="0"/>
        <w:spacing w:after="0" w:line="240" w:lineRule="auto"/>
        <w:ind w:left="640" w:hanging="640"/>
        <w:rPr>
          <w:rFonts w:ascii="Times New Roman" w:eastAsia="Times New Roman" w:hAnsi="Times New Roman"/>
          <w:noProof/>
          <w:sz w:val="24"/>
        </w:rPr>
      </w:pPr>
      <w:r w:rsidRPr="00577DE0">
        <w:rPr>
          <w:rFonts w:ascii="Times New Roman" w:eastAsia="Times New Roman" w:hAnsi="Times New Roman"/>
          <w:noProof/>
          <w:sz w:val="24"/>
        </w:rPr>
        <w:t>11</w:t>
      </w:r>
      <w:r w:rsidRPr="00577DE0">
        <w:rPr>
          <w:rFonts w:ascii="Times New Roman" w:eastAsia="Times New Roman" w:hAnsi="Times New Roman"/>
          <w:noProof/>
          <w:sz w:val="24"/>
        </w:rPr>
        <w:tab/>
        <w:t xml:space="preserve">Seretakis D. Changing Seasonality of Mortality From Coronary Heart Disease. </w:t>
      </w:r>
      <w:r w:rsidRPr="00577DE0">
        <w:rPr>
          <w:rFonts w:ascii="Times New Roman" w:eastAsia="Times New Roman" w:hAnsi="Times New Roman"/>
          <w:i/>
          <w:iCs/>
          <w:noProof/>
          <w:sz w:val="24"/>
        </w:rPr>
        <w:t>JAMA J Am Med Assoc</w:t>
      </w:r>
      <w:r w:rsidRPr="00577DE0">
        <w:rPr>
          <w:rFonts w:ascii="Times New Roman" w:eastAsia="Times New Roman" w:hAnsi="Times New Roman"/>
          <w:noProof/>
          <w:sz w:val="24"/>
        </w:rPr>
        <w:t xml:space="preserve"> 1997; </w:t>
      </w:r>
      <w:r w:rsidRPr="00577DE0">
        <w:rPr>
          <w:rFonts w:ascii="Times New Roman" w:eastAsia="Times New Roman" w:hAnsi="Times New Roman"/>
          <w:b/>
          <w:bCs/>
          <w:noProof/>
          <w:sz w:val="24"/>
        </w:rPr>
        <w:t>278</w:t>
      </w:r>
      <w:r w:rsidRPr="00577DE0">
        <w:rPr>
          <w:rFonts w:ascii="Times New Roman" w:eastAsia="Times New Roman" w:hAnsi="Times New Roman"/>
          <w:noProof/>
          <w:sz w:val="24"/>
        </w:rPr>
        <w:t>: 1012.</w:t>
      </w:r>
    </w:p>
    <w:p w14:paraId="394E941F" w14:textId="77777777" w:rsidR="00577DE0" w:rsidRPr="00577DE0" w:rsidRDefault="00577DE0" w:rsidP="00577DE0">
      <w:pPr>
        <w:widowControl w:val="0"/>
        <w:autoSpaceDE w:val="0"/>
        <w:autoSpaceDN w:val="0"/>
        <w:adjustRightInd w:val="0"/>
        <w:spacing w:after="0" w:line="240" w:lineRule="auto"/>
        <w:ind w:left="640" w:hanging="640"/>
        <w:rPr>
          <w:rFonts w:ascii="Times New Roman" w:eastAsia="Times New Roman" w:hAnsi="Times New Roman"/>
          <w:noProof/>
          <w:sz w:val="24"/>
        </w:rPr>
      </w:pPr>
      <w:r w:rsidRPr="00577DE0">
        <w:rPr>
          <w:rFonts w:ascii="Times New Roman" w:eastAsia="Times New Roman" w:hAnsi="Times New Roman"/>
          <w:noProof/>
          <w:sz w:val="24"/>
        </w:rPr>
        <w:t>12</w:t>
      </w:r>
      <w:r w:rsidRPr="00577DE0">
        <w:rPr>
          <w:rFonts w:ascii="Times New Roman" w:eastAsia="Times New Roman" w:hAnsi="Times New Roman"/>
          <w:noProof/>
          <w:sz w:val="24"/>
        </w:rPr>
        <w:tab/>
        <w:t xml:space="preserve">Carson C, Hajat S, Armstrong B, Wilkinson P. Declining vulnerability to temperature-related mortality in London over the 20th century. </w:t>
      </w:r>
      <w:r w:rsidRPr="00577DE0">
        <w:rPr>
          <w:rFonts w:ascii="Times New Roman" w:eastAsia="Times New Roman" w:hAnsi="Times New Roman"/>
          <w:i/>
          <w:iCs/>
          <w:noProof/>
          <w:sz w:val="24"/>
        </w:rPr>
        <w:t>Am J Epidemiol</w:t>
      </w:r>
      <w:r w:rsidRPr="00577DE0">
        <w:rPr>
          <w:rFonts w:ascii="Times New Roman" w:eastAsia="Times New Roman" w:hAnsi="Times New Roman"/>
          <w:noProof/>
          <w:sz w:val="24"/>
        </w:rPr>
        <w:t xml:space="preserve"> 2006; </w:t>
      </w:r>
      <w:r w:rsidRPr="00577DE0">
        <w:rPr>
          <w:rFonts w:ascii="Times New Roman" w:eastAsia="Times New Roman" w:hAnsi="Times New Roman"/>
          <w:b/>
          <w:bCs/>
          <w:noProof/>
          <w:sz w:val="24"/>
        </w:rPr>
        <w:t>164</w:t>
      </w:r>
      <w:r w:rsidRPr="00577DE0">
        <w:rPr>
          <w:rFonts w:ascii="Times New Roman" w:eastAsia="Times New Roman" w:hAnsi="Times New Roman"/>
          <w:noProof/>
          <w:sz w:val="24"/>
        </w:rPr>
        <w:t>: 77–84.</w:t>
      </w:r>
    </w:p>
    <w:p w14:paraId="16952A3A" w14:textId="77777777" w:rsidR="00577DE0" w:rsidRPr="00577DE0" w:rsidRDefault="00577DE0" w:rsidP="00577DE0">
      <w:pPr>
        <w:widowControl w:val="0"/>
        <w:autoSpaceDE w:val="0"/>
        <w:autoSpaceDN w:val="0"/>
        <w:adjustRightInd w:val="0"/>
        <w:spacing w:after="0" w:line="240" w:lineRule="auto"/>
        <w:ind w:left="640" w:hanging="640"/>
        <w:rPr>
          <w:rFonts w:ascii="Times New Roman" w:eastAsia="Times New Roman" w:hAnsi="Times New Roman"/>
          <w:noProof/>
          <w:sz w:val="24"/>
        </w:rPr>
      </w:pPr>
      <w:r w:rsidRPr="00577DE0">
        <w:rPr>
          <w:rFonts w:ascii="Times New Roman" w:eastAsia="Times New Roman" w:hAnsi="Times New Roman"/>
          <w:noProof/>
          <w:sz w:val="24"/>
        </w:rPr>
        <w:t>13</w:t>
      </w:r>
      <w:r w:rsidRPr="00577DE0">
        <w:rPr>
          <w:rFonts w:ascii="Times New Roman" w:eastAsia="Times New Roman" w:hAnsi="Times New Roman"/>
          <w:noProof/>
          <w:sz w:val="24"/>
        </w:rPr>
        <w:tab/>
        <w:t xml:space="preserve">Sheridan SC, Kalkstein AJ, Kalkstein LS. Trends in heat-related mortality in the United States, 1975-2004. </w:t>
      </w:r>
      <w:r w:rsidRPr="00577DE0">
        <w:rPr>
          <w:rFonts w:ascii="Times New Roman" w:eastAsia="Times New Roman" w:hAnsi="Times New Roman"/>
          <w:i/>
          <w:iCs/>
          <w:noProof/>
          <w:sz w:val="24"/>
        </w:rPr>
        <w:t>Nat Hazards</w:t>
      </w:r>
      <w:r w:rsidRPr="00577DE0">
        <w:rPr>
          <w:rFonts w:ascii="Times New Roman" w:eastAsia="Times New Roman" w:hAnsi="Times New Roman"/>
          <w:noProof/>
          <w:sz w:val="24"/>
        </w:rPr>
        <w:t xml:space="preserve"> 2009; </w:t>
      </w:r>
      <w:r w:rsidRPr="00577DE0">
        <w:rPr>
          <w:rFonts w:ascii="Times New Roman" w:eastAsia="Times New Roman" w:hAnsi="Times New Roman"/>
          <w:b/>
          <w:bCs/>
          <w:noProof/>
          <w:sz w:val="24"/>
        </w:rPr>
        <w:t>50</w:t>
      </w:r>
      <w:r w:rsidRPr="00577DE0">
        <w:rPr>
          <w:rFonts w:ascii="Times New Roman" w:eastAsia="Times New Roman" w:hAnsi="Times New Roman"/>
          <w:noProof/>
          <w:sz w:val="24"/>
        </w:rPr>
        <w:t>: 145–60.</w:t>
      </w:r>
    </w:p>
    <w:p w14:paraId="7381B90D" w14:textId="77777777" w:rsidR="00577DE0" w:rsidRPr="00577DE0" w:rsidRDefault="00577DE0" w:rsidP="00577DE0">
      <w:pPr>
        <w:widowControl w:val="0"/>
        <w:autoSpaceDE w:val="0"/>
        <w:autoSpaceDN w:val="0"/>
        <w:adjustRightInd w:val="0"/>
        <w:spacing w:after="0" w:line="240" w:lineRule="auto"/>
        <w:ind w:left="640" w:hanging="640"/>
        <w:rPr>
          <w:rFonts w:ascii="Times New Roman" w:eastAsia="Times New Roman" w:hAnsi="Times New Roman"/>
          <w:noProof/>
          <w:sz w:val="24"/>
        </w:rPr>
      </w:pPr>
      <w:r w:rsidRPr="00577DE0">
        <w:rPr>
          <w:rFonts w:ascii="Times New Roman" w:eastAsia="Times New Roman" w:hAnsi="Times New Roman"/>
          <w:noProof/>
          <w:sz w:val="24"/>
        </w:rPr>
        <w:t>14</w:t>
      </w:r>
      <w:r w:rsidRPr="00577DE0">
        <w:rPr>
          <w:rFonts w:ascii="Times New Roman" w:eastAsia="Times New Roman" w:hAnsi="Times New Roman"/>
          <w:noProof/>
          <w:sz w:val="24"/>
        </w:rPr>
        <w:tab/>
        <w:t xml:space="preserve">Bobb JF, Peng RD, Bell ML, Dominici F. Heat-related mortality and adaptation to heat in the United States. </w:t>
      </w:r>
      <w:r w:rsidRPr="00577DE0">
        <w:rPr>
          <w:rFonts w:ascii="Times New Roman" w:eastAsia="Times New Roman" w:hAnsi="Times New Roman"/>
          <w:i/>
          <w:iCs/>
          <w:noProof/>
          <w:sz w:val="24"/>
        </w:rPr>
        <w:t>Environ Health Perspect</w:t>
      </w:r>
      <w:r w:rsidRPr="00577DE0">
        <w:rPr>
          <w:rFonts w:ascii="Times New Roman" w:eastAsia="Times New Roman" w:hAnsi="Times New Roman"/>
          <w:noProof/>
          <w:sz w:val="24"/>
        </w:rPr>
        <w:t xml:space="preserve"> 2014; </w:t>
      </w:r>
      <w:r w:rsidRPr="00577DE0">
        <w:rPr>
          <w:rFonts w:ascii="Times New Roman" w:eastAsia="Times New Roman" w:hAnsi="Times New Roman"/>
          <w:b/>
          <w:bCs/>
          <w:noProof/>
          <w:sz w:val="24"/>
        </w:rPr>
        <w:t>122</w:t>
      </w:r>
      <w:r w:rsidRPr="00577DE0">
        <w:rPr>
          <w:rFonts w:ascii="Times New Roman" w:eastAsia="Times New Roman" w:hAnsi="Times New Roman"/>
          <w:noProof/>
          <w:sz w:val="24"/>
        </w:rPr>
        <w:t>: 811–6.</w:t>
      </w:r>
    </w:p>
    <w:p w14:paraId="52A51A96" w14:textId="77777777" w:rsidR="00577DE0" w:rsidRPr="00577DE0" w:rsidRDefault="00577DE0" w:rsidP="00577DE0">
      <w:pPr>
        <w:widowControl w:val="0"/>
        <w:autoSpaceDE w:val="0"/>
        <w:autoSpaceDN w:val="0"/>
        <w:adjustRightInd w:val="0"/>
        <w:spacing w:after="0" w:line="240" w:lineRule="auto"/>
        <w:ind w:left="640" w:hanging="640"/>
        <w:rPr>
          <w:rFonts w:ascii="Times New Roman" w:eastAsia="Times New Roman" w:hAnsi="Times New Roman"/>
          <w:noProof/>
          <w:sz w:val="24"/>
        </w:rPr>
      </w:pPr>
      <w:r w:rsidRPr="00577DE0">
        <w:rPr>
          <w:rFonts w:ascii="Times New Roman" w:eastAsia="Times New Roman" w:hAnsi="Times New Roman"/>
          <w:noProof/>
          <w:sz w:val="24"/>
        </w:rPr>
        <w:t>15</w:t>
      </w:r>
      <w:r w:rsidRPr="00577DE0">
        <w:rPr>
          <w:rFonts w:ascii="Times New Roman" w:eastAsia="Times New Roman" w:hAnsi="Times New Roman"/>
          <w:noProof/>
          <w:sz w:val="24"/>
        </w:rPr>
        <w:tab/>
        <w:t xml:space="preserve">Moy CM, Seltzer GO, Rodbell DT &amp; AD. Variability of El Nino/Southern Oscillation activity at millennial timescales during the Holocene epoch. </w:t>
      </w:r>
      <w:r w:rsidRPr="00577DE0">
        <w:rPr>
          <w:rFonts w:ascii="Times New Roman" w:eastAsia="Times New Roman" w:hAnsi="Times New Roman"/>
          <w:i/>
          <w:iCs/>
          <w:noProof/>
          <w:sz w:val="24"/>
        </w:rPr>
        <w:t>Nature</w:t>
      </w:r>
      <w:r w:rsidRPr="00577DE0">
        <w:rPr>
          <w:rFonts w:ascii="Times New Roman" w:eastAsia="Times New Roman" w:hAnsi="Times New Roman"/>
          <w:noProof/>
          <w:sz w:val="24"/>
        </w:rPr>
        <w:t xml:space="preserve"> 2002; </w:t>
      </w:r>
      <w:r w:rsidRPr="00577DE0">
        <w:rPr>
          <w:rFonts w:ascii="Times New Roman" w:eastAsia="Times New Roman" w:hAnsi="Times New Roman"/>
          <w:b/>
          <w:bCs/>
          <w:noProof/>
          <w:sz w:val="24"/>
        </w:rPr>
        <w:t>420</w:t>
      </w:r>
      <w:r w:rsidRPr="00577DE0">
        <w:rPr>
          <w:rFonts w:ascii="Times New Roman" w:eastAsia="Times New Roman" w:hAnsi="Times New Roman"/>
          <w:noProof/>
          <w:sz w:val="24"/>
        </w:rPr>
        <w:t>. DOI:10.1038/nature01163.1.</w:t>
      </w:r>
    </w:p>
    <w:p w14:paraId="22F9D7DE" w14:textId="77777777" w:rsidR="00577DE0" w:rsidRPr="00577DE0" w:rsidRDefault="00577DE0" w:rsidP="00577DE0">
      <w:pPr>
        <w:widowControl w:val="0"/>
        <w:autoSpaceDE w:val="0"/>
        <w:autoSpaceDN w:val="0"/>
        <w:adjustRightInd w:val="0"/>
        <w:spacing w:after="0" w:line="240" w:lineRule="auto"/>
        <w:ind w:left="640" w:hanging="640"/>
        <w:rPr>
          <w:rFonts w:ascii="Times New Roman" w:eastAsia="Times New Roman" w:hAnsi="Times New Roman"/>
          <w:noProof/>
          <w:sz w:val="24"/>
        </w:rPr>
      </w:pPr>
      <w:r w:rsidRPr="00577DE0">
        <w:rPr>
          <w:rFonts w:ascii="Times New Roman" w:eastAsia="Times New Roman" w:hAnsi="Times New Roman"/>
          <w:noProof/>
          <w:sz w:val="24"/>
        </w:rPr>
        <w:t>16</w:t>
      </w:r>
      <w:r w:rsidRPr="00577DE0">
        <w:rPr>
          <w:rFonts w:ascii="Times New Roman" w:eastAsia="Times New Roman" w:hAnsi="Times New Roman"/>
          <w:noProof/>
          <w:sz w:val="24"/>
        </w:rPr>
        <w:tab/>
        <w:t xml:space="preserve">Grenfell BT, Bjørnstad ON, Kappey J. Travelling waves and spatial hierarchies in measles epidemics. </w:t>
      </w:r>
      <w:r w:rsidRPr="00577DE0">
        <w:rPr>
          <w:rFonts w:ascii="Times New Roman" w:eastAsia="Times New Roman" w:hAnsi="Times New Roman"/>
          <w:i/>
          <w:iCs/>
          <w:noProof/>
          <w:sz w:val="24"/>
        </w:rPr>
        <w:t>Nature</w:t>
      </w:r>
      <w:r w:rsidRPr="00577DE0">
        <w:rPr>
          <w:rFonts w:ascii="Times New Roman" w:eastAsia="Times New Roman" w:hAnsi="Times New Roman"/>
          <w:noProof/>
          <w:sz w:val="24"/>
        </w:rPr>
        <w:t xml:space="preserve"> 2001; </w:t>
      </w:r>
      <w:r w:rsidRPr="00577DE0">
        <w:rPr>
          <w:rFonts w:ascii="Times New Roman" w:eastAsia="Times New Roman" w:hAnsi="Times New Roman"/>
          <w:b/>
          <w:bCs/>
          <w:noProof/>
          <w:sz w:val="24"/>
        </w:rPr>
        <w:t>414</w:t>
      </w:r>
      <w:r w:rsidRPr="00577DE0">
        <w:rPr>
          <w:rFonts w:ascii="Times New Roman" w:eastAsia="Times New Roman" w:hAnsi="Times New Roman"/>
          <w:noProof/>
          <w:sz w:val="24"/>
        </w:rPr>
        <w:t>: 716–23.</w:t>
      </w:r>
    </w:p>
    <w:p w14:paraId="65DB1E49" w14:textId="77777777" w:rsidR="00577DE0" w:rsidRPr="00577DE0" w:rsidRDefault="00577DE0" w:rsidP="00577DE0">
      <w:pPr>
        <w:widowControl w:val="0"/>
        <w:autoSpaceDE w:val="0"/>
        <w:autoSpaceDN w:val="0"/>
        <w:adjustRightInd w:val="0"/>
        <w:spacing w:after="0" w:line="240" w:lineRule="auto"/>
        <w:ind w:left="640" w:hanging="640"/>
        <w:rPr>
          <w:rFonts w:ascii="Times New Roman" w:eastAsia="Times New Roman" w:hAnsi="Times New Roman"/>
          <w:noProof/>
          <w:sz w:val="24"/>
        </w:rPr>
      </w:pPr>
      <w:r w:rsidRPr="00577DE0">
        <w:rPr>
          <w:rFonts w:ascii="Times New Roman" w:eastAsia="Times New Roman" w:hAnsi="Times New Roman"/>
          <w:noProof/>
          <w:sz w:val="24"/>
        </w:rPr>
        <w:t>17</w:t>
      </w:r>
      <w:r w:rsidRPr="00577DE0">
        <w:rPr>
          <w:rFonts w:ascii="Times New Roman" w:eastAsia="Times New Roman" w:hAnsi="Times New Roman"/>
          <w:noProof/>
          <w:sz w:val="24"/>
        </w:rPr>
        <w:tab/>
        <w:t xml:space="preserve">Ingram DD, Parker JD, Schenker N, </w:t>
      </w:r>
      <w:r w:rsidRPr="00577DE0">
        <w:rPr>
          <w:rFonts w:ascii="Times New Roman" w:eastAsia="Times New Roman" w:hAnsi="Times New Roman"/>
          <w:i/>
          <w:iCs/>
          <w:noProof/>
          <w:sz w:val="24"/>
        </w:rPr>
        <w:t>et al.</w:t>
      </w:r>
      <w:r w:rsidRPr="00577DE0">
        <w:rPr>
          <w:rFonts w:ascii="Times New Roman" w:eastAsia="Times New Roman" w:hAnsi="Times New Roman"/>
          <w:noProof/>
          <w:sz w:val="24"/>
        </w:rPr>
        <w:t xml:space="preserve"> United States Census 2000 population with bridged race categories. </w:t>
      </w:r>
      <w:r w:rsidRPr="00577DE0">
        <w:rPr>
          <w:rFonts w:ascii="Times New Roman" w:eastAsia="Times New Roman" w:hAnsi="Times New Roman"/>
          <w:i/>
          <w:iCs/>
          <w:noProof/>
          <w:sz w:val="24"/>
        </w:rPr>
        <w:t>Vital Health Stat 2</w:t>
      </w:r>
      <w:r w:rsidRPr="00577DE0">
        <w:rPr>
          <w:rFonts w:ascii="Times New Roman" w:eastAsia="Times New Roman" w:hAnsi="Times New Roman"/>
          <w:noProof/>
          <w:sz w:val="24"/>
        </w:rPr>
        <w:t xml:space="preserve"> 2003; : 1–55.</w:t>
      </w:r>
    </w:p>
    <w:p w14:paraId="2225D108" w14:textId="77777777" w:rsidR="00577DE0" w:rsidRPr="00577DE0" w:rsidRDefault="00577DE0" w:rsidP="00577DE0">
      <w:pPr>
        <w:widowControl w:val="0"/>
        <w:autoSpaceDE w:val="0"/>
        <w:autoSpaceDN w:val="0"/>
        <w:adjustRightInd w:val="0"/>
        <w:spacing w:after="0" w:line="240" w:lineRule="auto"/>
        <w:ind w:left="640" w:hanging="640"/>
        <w:rPr>
          <w:rFonts w:ascii="Times New Roman" w:eastAsia="Times New Roman" w:hAnsi="Times New Roman"/>
          <w:noProof/>
          <w:sz w:val="24"/>
        </w:rPr>
      </w:pPr>
      <w:r w:rsidRPr="00577DE0">
        <w:rPr>
          <w:rFonts w:ascii="Times New Roman" w:eastAsia="Times New Roman" w:hAnsi="Times New Roman"/>
          <w:noProof/>
          <w:sz w:val="24"/>
        </w:rPr>
        <w:t>18</w:t>
      </w:r>
      <w:r w:rsidRPr="00577DE0">
        <w:rPr>
          <w:rFonts w:ascii="Times New Roman" w:eastAsia="Times New Roman" w:hAnsi="Times New Roman"/>
          <w:noProof/>
          <w:sz w:val="24"/>
        </w:rPr>
        <w:tab/>
        <w:t>Karl TR, Koss WJ. Regional and national monthly, seasonal, and annual temperature weighted by area, 1895-1983. Hist. Climatol. Ser. 3-3. 1984; : 38.</w:t>
      </w:r>
    </w:p>
    <w:p w14:paraId="1FD0D2B6" w14:textId="77777777" w:rsidR="00577DE0" w:rsidRPr="00577DE0" w:rsidRDefault="00577DE0" w:rsidP="00577DE0">
      <w:pPr>
        <w:widowControl w:val="0"/>
        <w:autoSpaceDE w:val="0"/>
        <w:autoSpaceDN w:val="0"/>
        <w:adjustRightInd w:val="0"/>
        <w:spacing w:after="0" w:line="240" w:lineRule="auto"/>
        <w:ind w:left="640" w:hanging="640"/>
        <w:rPr>
          <w:rFonts w:ascii="Times New Roman" w:eastAsia="Times New Roman" w:hAnsi="Times New Roman"/>
          <w:noProof/>
          <w:sz w:val="24"/>
        </w:rPr>
      </w:pPr>
      <w:r w:rsidRPr="00577DE0">
        <w:rPr>
          <w:rFonts w:ascii="Times New Roman" w:eastAsia="Times New Roman" w:hAnsi="Times New Roman"/>
          <w:noProof/>
          <w:sz w:val="24"/>
        </w:rPr>
        <w:t>19</w:t>
      </w:r>
      <w:r w:rsidRPr="00577DE0">
        <w:rPr>
          <w:rFonts w:ascii="Times New Roman" w:eastAsia="Times New Roman" w:hAnsi="Times New Roman"/>
          <w:noProof/>
          <w:sz w:val="24"/>
        </w:rPr>
        <w:tab/>
        <w:t xml:space="preserve">Bennett JE, Blangiardo M, Fecht D, Elliott P, Ezzati M. Vulnerability to the mortality effects of warm temperature in the districts of England and Wales. </w:t>
      </w:r>
      <w:r w:rsidRPr="00577DE0">
        <w:rPr>
          <w:rFonts w:ascii="Times New Roman" w:eastAsia="Times New Roman" w:hAnsi="Times New Roman"/>
          <w:i/>
          <w:iCs/>
          <w:noProof/>
          <w:sz w:val="24"/>
        </w:rPr>
        <w:t>Nat Clim Chang</w:t>
      </w:r>
      <w:r w:rsidRPr="00577DE0">
        <w:rPr>
          <w:rFonts w:ascii="Times New Roman" w:eastAsia="Times New Roman" w:hAnsi="Times New Roman"/>
          <w:noProof/>
          <w:sz w:val="24"/>
        </w:rPr>
        <w:t xml:space="preserve"> 2014; </w:t>
      </w:r>
      <w:r w:rsidRPr="00577DE0">
        <w:rPr>
          <w:rFonts w:ascii="Times New Roman" w:eastAsia="Times New Roman" w:hAnsi="Times New Roman"/>
          <w:b/>
          <w:bCs/>
          <w:noProof/>
          <w:sz w:val="24"/>
        </w:rPr>
        <w:t>4</w:t>
      </w:r>
      <w:r w:rsidRPr="00577DE0">
        <w:rPr>
          <w:rFonts w:ascii="Times New Roman" w:eastAsia="Times New Roman" w:hAnsi="Times New Roman"/>
          <w:noProof/>
          <w:sz w:val="24"/>
        </w:rPr>
        <w:t>: 269–73.</w:t>
      </w:r>
    </w:p>
    <w:p w14:paraId="29304970" w14:textId="77777777" w:rsidR="00577DE0" w:rsidRPr="00577DE0" w:rsidRDefault="00577DE0" w:rsidP="00577DE0">
      <w:pPr>
        <w:widowControl w:val="0"/>
        <w:autoSpaceDE w:val="0"/>
        <w:autoSpaceDN w:val="0"/>
        <w:adjustRightInd w:val="0"/>
        <w:spacing w:after="0" w:line="240" w:lineRule="auto"/>
        <w:ind w:left="640" w:hanging="640"/>
        <w:rPr>
          <w:rFonts w:ascii="Times New Roman" w:eastAsia="Times New Roman" w:hAnsi="Times New Roman"/>
          <w:noProof/>
          <w:sz w:val="24"/>
        </w:rPr>
      </w:pPr>
      <w:r w:rsidRPr="00577DE0">
        <w:rPr>
          <w:rFonts w:ascii="Times New Roman" w:eastAsia="Times New Roman" w:hAnsi="Times New Roman"/>
          <w:noProof/>
          <w:sz w:val="24"/>
        </w:rPr>
        <w:t>20</w:t>
      </w:r>
      <w:r w:rsidRPr="00577DE0">
        <w:rPr>
          <w:rFonts w:ascii="Times New Roman" w:eastAsia="Times New Roman" w:hAnsi="Times New Roman"/>
          <w:noProof/>
          <w:sz w:val="24"/>
        </w:rPr>
        <w:tab/>
        <w:t xml:space="preserve">Basu R, Samet JM. Relation between elevated ambient temperature and mortality: A review of the epidemiologic evidence. Epidemiol. Rev. 2002; </w:t>
      </w:r>
      <w:r w:rsidRPr="00577DE0">
        <w:rPr>
          <w:rFonts w:ascii="Times New Roman" w:eastAsia="Times New Roman" w:hAnsi="Times New Roman"/>
          <w:b/>
          <w:bCs/>
          <w:noProof/>
          <w:sz w:val="24"/>
        </w:rPr>
        <w:t>24</w:t>
      </w:r>
      <w:r w:rsidRPr="00577DE0">
        <w:rPr>
          <w:rFonts w:ascii="Times New Roman" w:eastAsia="Times New Roman" w:hAnsi="Times New Roman"/>
          <w:noProof/>
          <w:sz w:val="24"/>
        </w:rPr>
        <w:t>: 190–202.</w:t>
      </w:r>
    </w:p>
    <w:p w14:paraId="3C7E25CE" w14:textId="77777777" w:rsidR="00577DE0" w:rsidRPr="00577DE0" w:rsidRDefault="00577DE0" w:rsidP="00577DE0">
      <w:pPr>
        <w:widowControl w:val="0"/>
        <w:autoSpaceDE w:val="0"/>
        <w:autoSpaceDN w:val="0"/>
        <w:adjustRightInd w:val="0"/>
        <w:spacing w:after="0" w:line="240" w:lineRule="auto"/>
        <w:ind w:left="640" w:hanging="640"/>
        <w:rPr>
          <w:rFonts w:ascii="Times New Roman" w:eastAsia="Times New Roman" w:hAnsi="Times New Roman"/>
          <w:noProof/>
          <w:sz w:val="24"/>
        </w:rPr>
      </w:pPr>
      <w:r w:rsidRPr="00577DE0">
        <w:rPr>
          <w:rFonts w:ascii="Times New Roman" w:eastAsia="Times New Roman" w:hAnsi="Times New Roman"/>
          <w:noProof/>
          <w:sz w:val="24"/>
        </w:rPr>
        <w:t>21</w:t>
      </w:r>
      <w:r w:rsidRPr="00577DE0">
        <w:rPr>
          <w:rFonts w:ascii="Times New Roman" w:eastAsia="Times New Roman" w:hAnsi="Times New Roman"/>
          <w:noProof/>
          <w:sz w:val="24"/>
        </w:rPr>
        <w:tab/>
        <w:t xml:space="preserve">Braga ALF, Zanobetti A, Schwartz J. The effect of weather on respiratory and cardiovascular deaths in 12 U.S. cities. </w:t>
      </w:r>
      <w:r w:rsidRPr="00577DE0">
        <w:rPr>
          <w:rFonts w:ascii="Times New Roman" w:eastAsia="Times New Roman" w:hAnsi="Times New Roman"/>
          <w:i/>
          <w:iCs/>
          <w:noProof/>
          <w:sz w:val="24"/>
        </w:rPr>
        <w:t>Environ Health Perspect</w:t>
      </w:r>
      <w:r w:rsidRPr="00577DE0">
        <w:rPr>
          <w:rFonts w:ascii="Times New Roman" w:eastAsia="Times New Roman" w:hAnsi="Times New Roman"/>
          <w:noProof/>
          <w:sz w:val="24"/>
        </w:rPr>
        <w:t xml:space="preserve"> 2002; </w:t>
      </w:r>
      <w:r w:rsidRPr="00577DE0">
        <w:rPr>
          <w:rFonts w:ascii="Times New Roman" w:eastAsia="Times New Roman" w:hAnsi="Times New Roman"/>
          <w:b/>
          <w:bCs/>
          <w:noProof/>
          <w:sz w:val="24"/>
        </w:rPr>
        <w:t>110</w:t>
      </w:r>
      <w:r w:rsidRPr="00577DE0">
        <w:rPr>
          <w:rFonts w:ascii="Times New Roman" w:eastAsia="Times New Roman" w:hAnsi="Times New Roman"/>
          <w:noProof/>
          <w:sz w:val="24"/>
        </w:rPr>
        <w:t>: 859–63.</w:t>
      </w:r>
    </w:p>
    <w:p w14:paraId="4E7D1AB0" w14:textId="77777777" w:rsidR="00577DE0" w:rsidRPr="00577DE0" w:rsidRDefault="00577DE0" w:rsidP="00577DE0">
      <w:pPr>
        <w:widowControl w:val="0"/>
        <w:autoSpaceDE w:val="0"/>
        <w:autoSpaceDN w:val="0"/>
        <w:adjustRightInd w:val="0"/>
        <w:spacing w:after="0" w:line="240" w:lineRule="auto"/>
        <w:ind w:left="640" w:hanging="640"/>
        <w:rPr>
          <w:rFonts w:ascii="Times New Roman" w:eastAsia="Times New Roman" w:hAnsi="Times New Roman"/>
          <w:noProof/>
          <w:sz w:val="24"/>
        </w:rPr>
      </w:pPr>
      <w:r w:rsidRPr="00577DE0">
        <w:rPr>
          <w:rFonts w:ascii="Times New Roman" w:eastAsia="Times New Roman" w:hAnsi="Times New Roman"/>
          <w:noProof/>
          <w:sz w:val="24"/>
        </w:rPr>
        <w:t>22</w:t>
      </w:r>
      <w:r w:rsidRPr="00577DE0">
        <w:rPr>
          <w:rFonts w:ascii="Times New Roman" w:eastAsia="Times New Roman" w:hAnsi="Times New Roman"/>
          <w:noProof/>
          <w:sz w:val="24"/>
        </w:rPr>
        <w:tab/>
        <w:t xml:space="preserve">Dee DP, Uppala SM, Simmons AJ, </w:t>
      </w:r>
      <w:r w:rsidRPr="00577DE0">
        <w:rPr>
          <w:rFonts w:ascii="Times New Roman" w:eastAsia="Times New Roman" w:hAnsi="Times New Roman"/>
          <w:i/>
          <w:iCs/>
          <w:noProof/>
          <w:sz w:val="24"/>
        </w:rPr>
        <w:t>et al.</w:t>
      </w:r>
      <w:r w:rsidRPr="00577DE0">
        <w:rPr>
          <w:rFonts w:ascii="Times New Roman" w:eastAsia="Times New Roman" w:hAnsi="Times New Roman"/>
          <w:noProof/>
          <w:sz w:val="24"/>
        </w:rPr>
        <w:t xml:space="preserve"> The ERA-Interim reanalysis: configuration </w:t>
      </w:r>
      <w:r w:rsidRPr="00577DE0">
        <w:rPr>
          <w:rFonts w:ascii="Times New Roman" w:eastAsia="Times New Roman" w:hAnsi="Times New Roman"/>
          <w:noProof/>
          <w:sz w:val="24"/>
        </w:rPr>
        <w:lastRenderedPageBreak/>
        <w:t xml:space="preserve">and performance of the data assimilation system. </w:t>
      </w:r>
      <w:r w:rsidRPr="00577DE0">
        <w:rPr>
          <w:rFonts w:ascii="Times New Roman" w:eastAsia="Times New Roman" w:hAnsi="Times New Roman"/>
          <w:i/>
          <w:iCs/>
          <w:noProof/>
          <w:sz w:val="24"/>
        </w:rPr>
        <w:t>Q J R Meteorol Soc</w:t>
      </w:r>
      <w:r w:rsidRPr="00577DE0">
        <w:rPr>
          <w:rFonts w:ascii="Times New Roman" w:eastAsia="Times New Roman" w:hAnsi="Times New Roman"/>
          <w:noProof/>
          <w:sz w:val="24"/>
        </w:rPr>
        <w:t xml:space="preserve"> 2011; </w:t>
      </w:r>
      <w:r w:rsidRPr="00577DE0">
        <w:rPr>
          <w:rFonts w:ascii="Times New Roman" w:eastAsia="Times New Roman" w:hAnsi="Times New Roman"/>
          <w:b/>
          <w:bCs/>
          <w:noProof/>
          <w:sz w:val="24"/>
        </w:rPr>
        <w:t>137</w:t>
      </w:r>
      <w:r w:rsidRPr="00577DE0">
        <w:rPr>
          <w:rFonts w:ascii="Times New Roman" w:eastAsia="Times New Roman" w:hAnsi="Times New Roman"/>
          <w:noProof/>
          <w:sz w:val="24"/>
        </w:rPr>
        <w:t>: 553–97.</w:t>
      </w:r>
    </w:p>
    <w:p w14:paraId="3075BD63" w14:textId="77777777" w:rsidR="00577DE0" w:rsidRPr="00577DE0" w:rsidRDefault="00577DE0" w:rsidP="00577DE0">
      <w:pPr>
        <w:widowControl w:val="0"/>
        <w:autoSpaceDE w:val="0"/>
        <w:autoSpaceDN w:val="0"/>
        <w:adjustRightInd w:val="0"/>
        <w:spacing w:after="0" w:line="240" w:lineRule="auto"/>
        <w:ind w:left="640" w:hanging="640"/>
        <w:rPr>
          <w:rFonts w:ascii="Times New Roman" w:eastAsia="Times New Roman" w:hAnsi="Times New Roman"/>
          <w:noProof/>
          <w:sz w:val="24"/>
        </w:rPr>
      </w:pPr>
      <w:r w:rsidRPr="00577DE0">
        <w:rPr>
          <w:rFonts w:ascii="Times New Roman" w:eastAsia="Times New Roman" w:hAnsi="Times New Roman"/>
          <w:noProof/>
          <w:sz w:val="24"/>
        </w:rPr>
        <w:t>23</w:t>
      </w:r>
      <w:r w:rsidRPr="00577DE0">
        <w:rPr>
          <w:rFonts w:ascii="Times New Roman" w:eastAsia="Times New Roman" w:hAnsi="Times New Roman"/>
          <w:noProof/>
          <w:sz w:val="24"/>
        </w:rPr>
        <w:tab/>
        <w:t xml:space="preserve">Cazelles B, Chavez M, Berteaux D, </w:t>
      </w:r>
      <w:r w:rsidRPr="00577DE0">
        <w:rPr>
          <w:rFonts w:ascii="Times New Roman" w:eastAsia="Times New Roman" w:hAnsi="Times New Roman"/>
          <w:i/>
          <w:iCs/>
          <w:noProof/>
          <w:sz w:val="24"/>
        </w:rPr>
        <w:t>et al.</w:t>
      </w:r>
      <w:r w:rsidRPr="00577DE0">
        <w:rPr>
          <w:rFonts w:ascii="Times New Roman" w:eastAsia="Times New Roman" w:hAnsi="Times New Roman"/>
          <w:noProof/>
          <w:sz w:val="24"/>
        </w:rPr>
        <w:t xml:space="preserve"> Wavelet analysis of ecological time series. Oecologia. 2008; </w:t>
      </w:r>
      <w:r w:rsidRPr="00577DE0">
        <w:rPr>
          <w:rFonts w:ascii="Times New Roman" w:eastAsia="Times New Roman" w:hAnsi="Times New Roman"/>
          <w:b/>
          <w:bCs/>
          <w:noProof/>
          <w:sz w:val="24"/>
        </w:rPr>
        <w:t>156</w:t>
      </w:r>
      <w:r w:rsidRPr="00577DE0">
        <w:rPr>
          <w:rFonts w:ascii="Times New Roman" w:eastAsia="Times New Roman" w:hAnsi="Times New Roman"/>
          <w:noProof/>
          <w:sz w:val="24"/>
        </w:rPr>
        <w:t>: 287–304.</w:t>
      </w:r>
    </w:p>
    <w:p w14:paraId="2FEF4493" w14:textId="77777777" w:rsidR="00577DE0" w:rsidRPr="00577DE0" w:rsidRDefault="00577DE0" w:rsidP="00577DE0">
      <w:pPr>
        <w:widowControl w:val="0"/>
        <w:autoSpaceDE w:val="0"/>
        <w:autoSpaceDN w:val="0"/>
        <w:adjustRightInd w:val="0"/>
        <w:spacing w:after="0" w:line="240" w:lineRule="auto"/>
        <w:ind w:left="640" w:hanging="640"/>
        <w:rPr>
          <w:rFonts w:ascii="Times New Roman" w:eastAsia="Times New Roman" w:hAnsi="Times New Roman"/>
          <w:noProof/>
          <w:sz w:val="24"/>
        </w:rPr>
      </w:pPr>
      <w:r w:rsidRPr="00577DE0">
        <w:rPr>
          <w:rFonts w:ascii="Times New Roman" w:eastAsia="Times New Roman" w:hAnsi="Times New Roman"/>
          <w:noProof/>
          <w:sz w:val="24"/>
        </w:rPr>
        <w:t>24</w:t>
      </w:r>
      <w:r w:rsidRPr="00577DE0">
        <w:rPr>
          <w:rFonts w:ascii="Times New Roman" w:eastAsia="Times New Roman" w:hAnsi="Times New Roman"/>
          <w:noProof/>
          <w:sz w:val="24"/>
        </w:rPr>
        <w:tab/>
        <w:t xml:space="preserve">Feinstein CA. Seasonality of deaths in the U.S. by age and cause. </w:t>
      </w:r>
      <w:r w:rsidRPr="00577DE0">
        <w:rPr>
          <w:rFonts w:ascii="Times New Roman" w:eastAsia="Times New Roman" w:hAnsi="Times New Roman"/>
          <w:i/>
          <w:iCs/>
          <w:noProof/>
          <w:sz w:val="24"/>
        </w:rPr>
        <w:t>Demogr Res</w:t>
      </w:r>
      <w:r w:rsidRPr="00577DE0">
        <w:rPr>
          <w:rFonts w:ascii="Times New Roman" w:eastAsia="Times New Roman" w:hAnsi="Times New Roman"/>
          <w:noProof/>
          <w:sz w:val="24"/>
        </w:rPr>
        <w:t xml:space="preserve"> 2002; </w:t>
      </w:r>
      <w:r w:rsidRPr="00577DE0">
        <w:rPr>
          <w:rFonts w:ascii="Times New Roman" w:eastAsia="Times New Roman" w:hAnsi="Times New Roman"/>
          <w:b/>
          <w:bCs/>
          <w:noProof/>
          <w:sz w:val="24"/>
        </w:rPr>
        <w:t>6</w:t>
      </w:r>
      <w:r w:rsidRPr="00577DE0">
        <w:rPr>
          <w:rFonts w:ascii="Times New Roman" w:eastAsia="Times New Roman" w:hAnsi="Times New Roman"/>
          <w:noProof/>
          <w:sz w:val="24"/>
        </w:rPr>
        <w:t>: 469–86.</w:t>
      </w:r>
    </w:p>
    <w:p w14:paraId="09268B6E" w14:textId="77777777" w:rsidR="00577DE0" w:rsidRPr="00577DE0" w:rsidRDefault="00577DE0" w:rsidP="00577DE0">
      <w:pPr>
        <w:widowControl w:val="0"/>
        <w:autoSpaceDE w:val="0"/>
        <w:autoSpaceDN w:val="0"/>
        <w:adjustRightInd w:val="0"/>
        <w:spacing w:after="0" w:line="240" w:lineRule="auto"/>
        <w:ind w:left="640" w:hanging="640"/>
        <w:rPr>
          <w:rFonts w:ascii="Times New Roman" w:eastAsia="Times New Roman" w:hAnsi="Times New Roman"/>
          <w:noProof/>
          <w:sz w:val="24"/>
        </w:rPr>
      </w:pPr>
      <w:r w:rsidRPr="00577DE0">
        <w:rPr>
          <w:rFonts w:ascii="Times New Roman" w:eastAsia="Times New Roman" w:hAnsi="Times New Roman"/>
          <w:noProof/>
          <w:sz w:val="24"/>
        </w:rPr>
        <w:t>25</w:t>
      </w:r>
      <w:r w:rsidRPr="00577DE0">
        <w:rPr>
          <w:rFonts w:ascii="Times New Roman" w:eastAsia="Times New Roman" w:hAnsi="Times New Roman"/>
          <w:noProof/>
          <w:sz w:val="24"/>
        </w:rPr>
        <w:tab/>
        <w:t xml:space="preserve">Mackenbach JP, Kunst AE, Looman CWN. Seasonal variation in mortality in The Netherlands. </w:t>
      </w:r>
      <w:r w:rsidRPr="00577DE0">
        <w:rPr>
          <w:rFonts w:ascii="Times New Roman" w:eastAsia="Times New Roman" w:hAnsi="Times New Roman"/>
          <w:i/>
          <w:iCs/>
          <w:noProof/>
          <w:sz w:val="24"/>
        </w:rPr>
        <w:t>J Epidemiol Community Health</w:t>
      </w:r>
      <w:r w:rsidRPr="00577DE0">
        <w:rPr>
          <w:rFonts w:ascii="Times New Roman" w:eastAsia="Times New Roman" w:hAnsi="Times New Roman"/>
          <w:noProof/>
          <w:sz w:val="24"/>
        </w:rPr>
        <w:t xml:space="preserve"> 1992; </w:t>
      </w:r>
      <w:r w:rsidRPr="00577DE0">
        <w:rPr>
          <w:rFonts w:ascii="Times New Roman" w:eastAsia="Times New Roman" w:hAnsi="Times New Roman"/>
          <w:b/>
          <w:bCs/>
          <w:noProof/>
          <w:sz w:val="24"/>
        </w:rPr>
        <w:t>46</w:t>
      </w:r>
      <w:r w:rsidRPr="00577DE0">
        <w:rPr>
          <w:rFonts w:ascii="Times New Roman" w:eastAsia="Times New Roman" w:hAnsi="Times New Roman"/>
          <w:noProof/>
          <w:sz w:val="24"/>
        </w:rPr>
        <w:t>: 261–5.</w:t>
      </w:r>
    </w:p>
    <w:p w14:paraId="26BFAE24" w14:textId="77777777" w:rsidR="00577DE0" w:rsidRPr="00577DE0" w:rsidRDefault="00577DE0" w:rsidP="00577DE0">
      <w:pPr>
        <w:widowControl w:val="0"/>
        <w:autoSpaceDE w:val="0"/>
        <w:autoSpaceDN w:val="0"/>
        <w:adjustRightInd w:val="0"/>
        <w:spacing w:after="0" w:line="240" w:lineRule="auto"/>
        <w:ind w:left="640" w:hanging="640"/>
        <w:rPr>
          <w:rFonts w:ascii="Times New Roman" w:eastAsia="Times New Roman" w:hAnsi="Times New Roman"/>
          <w:noProof/>
          <w:sz w:val="24"/>
        </w:rPr>
      </w:pPr>
      <w:r w:rsidRPr="00577DE0">
        <w:rPr>
          <w:rFonts w:ascii="Times New Roman" w:eastAsia="Times New Roman" w:hAnsi="Times New Roman"/>
          <w:noProof/>
          <w:sz w:val="24"/>
        </w:rPr>
        <w:t>26</w:t>
      </w:r>
      <w:r w:rsidRPr="00577DE0">
        <w:rPr>
          <w:rFonts w:ascii="Times New Roman" w:eastAsia="Times New Roman" w:hAnsi="Times New Roman"/>
          <w:noProof/>
          <w:sz w:val="24"/>
        </w:rPr>
        <w:tab/>
        <w:t xml:space="preserve">Kinney PL, Schwartz J, Pascal M, </w:t>
      </w:r>
      <w:r w:rsidRPr="00577DE0">
        <w:rPr>
          <w:rFonts w:ascii="Times New Roman" w:eastAsia="Times New Roman" w:hAnsi="Times New Roman"/>
          <w:i/>
          <w:iCs/>
          <w:noProof/>
          <w:sz w:val="24"/>
        </w:rPr>
        <w:t>et al.</w:t>
      </w:r>
      <w:r w:rsidRPr="00577DE0">
        <w:rPr>
          <w:rFonts w:ascii="Times New Roman" w:eastAsia="Times New Roman" w:hAnsi="Times New Roman"/>
          <w:noProof/>
          <w:sz w:val="24"/>
        </w:rPr>
        <w:t xml:space="preserve"> Winter season mortality: Will climate warming bring benefits? </w:t>
      </w:r>
      <w:r w:rsidRPr="00577DE0">
        <w:rPr>
          <w:rFonts w:ascii="Times New Roman" w:eastAsia="Times New Roman" w:hAnsi="Times New Roman"/>
          <w:i/>
          <w:iCs/>
          <w:noProof/>
          <w:sz w:val="24"/>
        </w:rPr>
        <w:t>Environ Res Lett</w:t>
      </w:r>
      <w:r w:rsidRPr="00577DE0">
        <w:rPr>
          <w:rFonts w:ascii="Times New Roman" w:eastAsia="Times New Roman" w:hAnsi="Times New Roman"/>
          <w:noProof/>
          <w:sz w:val="24"/>
        </w:rPr>
        <w:t xml:space="preserve"> 2015; </w:t>
      </w:r>
      <w:r w:rsidRPr="00577DE0">
        <w:rPr>
          <w:rFonts w:ascii="Times New Roman" w:eastAsia="Times New Roman" w:hAnsi="Times New Roman"/>
          <w:b/>
          <w:bCs/>
          <w:noProof/>
          <w:sz w:val="24"/>
        </w:rPr>
        <w:t>10</w:t>
      </w:r>
      <w:r w:rsidRPr="00577DE0">
        <w:rPr>
          <w:rFonts w:ascii="Times New Roman" w:eastAsia="Times New Roman" w:hAnsi="Times New Roman"/>
          <w:noProof/>
          <w:sz w:val="24"/>
        </w:rPr>
        <w:t>. DOI:10.1088/1748-9326/10/6/064016.</w:t>
      </w:r>
    </w:p>
    <w:p w14:paraId="228850E1" w14:textId="77777777" w:rsidR="00577DE0" w:rsidRPr="00577DE0" w:rsidRDefault="00577DE0" w:rsidP="00577DE0">
      <w:pPr>
        <w:widowControl w:val="0"/>
        <w:autoSpaceDE w:val="0"/>
        <w:autoSpaceDN w:val="0"/>
        <w:adjustRightInd w:val="0"/>
        <w:spacing w:after="0" w:line="240" w:lineRule="auto"/>
        <w:ind w:left="640" w:hanging="640"/>
        <w:rPr>
          <w:rFonts w:ascii="Times New Roman" w:eastAsia="Times New Roman" w:hAnsi="Times New Roman"/>
          <w:noProof/>
          <w:sz w:val="24"/>
        </w:rPr>
      </w:pPr>
      <w:r w:rsidRPr="00577DE0">
        <w:rPr>
          <w:rFonts w:ascii="Times New Roman" w:eastAsia="Times New Roman" w:hAnsi="Times New Roman"/>
          <w:noProof/>
          <w:sz w:val="24"/>
        </w:rPr>
        <w:t>27</w:t>
      </w:r>
      <w:r w:rsidRPr="00577DE0">
        <w:rPr>
          <w:rFonts w:ascii="Times New Roman" w:eastAsia="Times New Roman" w:hAnsi="Times New Roman"/>
          <w:noProof/>
          <w:sz w:val="24"/>
        </w:rPr>
        <w:tab/>
        <w:t xml:space="preserve">Centers for Disease Control and Prevention (CDC). Leading causes of death and numbers of deaths, by sex, race, and Hispanic origin: United States, 2015. </w:t>
      </w:r>
      <w:r w:rsidRPr="00577DE0">
        <w:rPr>
          <w:rFonts w:ascii="Times New Roman" w:eastAsia="Times New Roman" w:hAnsi="Times New Roman"/>
          <w:i/>
          <w:iCs/>
          <w:noProof/>
          <w:sz w:val="24"/>
        </w:rPr>
        <w:t>Natl Cent Heal Stat (NCHS)</w:t>
      </w:r>
      <w:r w:rsidRPr="00577DE0">
        <w:rPr>
          <w:rFonts w:ascii="Times New Roman" w:eastAsia="Times New Roman" w:hAnsi="Times New Roman"/>
          <w:noProof/>
          <w:sz w:val="24"/>
        </w:rPr>
        <w:t xml:space="preserve"> 2016. https://www.cdc.gov/nchs/data/hus/2016/019.pdf.</w:t>
      </w:r>
    </w:p>
    <w:p w14:paraId="62938B3F" w14:textId="77777777" w:rsidR="00577DE0" w:rsidRPr="00577DE0" w:rsidRDefault="00577DE0" w:rsidP="00577DE0">
      <w:pPr>
        <w:widowControl w:val="0"/>
        <w:autoSpaceDE w:val="0"/>
        <w:autoSpaceDN w:val="0"/>
        <w:adjustRightInd w:val="0"/>
        <w:spacing w:after="0" w:line="240" w:lineRule="auto"/>
        <w:ind w:left="640" w:hanging="640"/>
        <w:rPr>
          <w:rFonts w:ascii="Times New Roman" w:eastAsia="Times New Roman" w:hAnsi="Times New Roman"/>
          <w:noProof/>
          <w:sz w:val="24"/>
        </w:rPr>
      </w:pPr>
      <w:r w:rsidRPr="00577DE0">
        <w:rPr>
          <w:rFonts w:ascii="Times New Roman" w:eastAsia="Times New Roman" w:hAnsi="Times New Roman"/>
          <w:noProof/>
          <w:sz w:val="24"/>
        </w:rPr>
        <w:t>28</w:t>
      </w:r>
      <w:r w:rsidRPr="00577DE0">
        <w:rPr>
          <w:rFonts w:ascii="Times New Roman" w:eastAsia="Times New Roman" w:hAnsi="Times New Roman"/>
          <w:noProof/>
          <w:sz w:val="24"/>
        </w:rPr>
        <w:tab/>
        <w:t xml:space="preserve">National Highway Traffic Safety Administration. Trend and Pattern Analysis of Highway Crash Fatality By Month and Day. </w:t>
      </w:r>
      <w:r w:rsidRPr="00577DE0">
        <w:rPr>
          <w:rFonts w:ascii="Times New Roman" w:eastAsia="Times New Roman" w:hAnsi="Times New Roman"/>
          <w:i/>
          <w:iCs/>
          <w:noProof/>
          <w:sz w:val="24"/>
        </w:rPr>
        <w:t>Natl Cent Stat Anal</w:t>
      </w:r>
      <w:r w:rsidRPr="00577DE0">
        <w:rPr>
          <w:rFonts w:ascii="Times New Roman" w:eastAsia="Times New Roman" w:hAnsi="Times New Roman"/>
          <w:noProof/>
          <w:sz w:val="24"/>
        </w:rPr>
        <w:t xml:space="preserve"> 2005.</w:t>
      </w:r>
    </w:p>
    <w:p w14:paraId="5151E2FA" w14:textId="77777777" w:rsidR="00577DE0" w:rsidRPr="00577DE0" w:rsidRDefault="00577DE0" w:rsidP="00577DE0">
      <w:pPr>
        <w:widowControl w:val="0"/>
        <w:autoSpaceDE w:val="0"/>
        <w:autoSpaceDN w:val="0"/>
        <w:adjustRightInd w:val="0"/>
        <w:spacing w:after="0" w:line="240" w:lineRule="auto"/>
        <w:ind w:left="640" w:hanging="640"/>
        <w:rPr>
          <w:rFonts w:ascii="Times New Roman" w:eastAsia="Times New Roman" w:hAnsi="Times New Roman"/>
          <w:noProof/>
          <w:sz w:val="24"/>
        </w:rPr>
      </w:pPr>
      <w:r w:rsidRPr="00577DE0">
        <w:rPr>
          <w:rFonts w:ascii="Times New Roman" w:eastAsia="Times New Roman" w:hAnsi="Times New Roman"/>
          <w:noProof/>
          <w:sz w:val="24"/>
        </w:rPr>
        <w:t>29</w:t>
      </w:r>
      <w:r w:rsidRPr="00577DE0">
        <w:rPr>
          <w:rFonts w:ascii="Times New Roman" w:eastAsia="Times New Roman" w:hAnsi="Times New Roman"/>
          <w:noProof/>
          <w:sz w:val="24"/>
        </w:rPr>
        <w:tab/>
        <w:t>Trends in infant mortality by cause of death and other characteristics, 1960-88. 1993.</w:t>
      </w:r>
    </w:p>
    <w:p w14:paraId="4D7D6AA9" w14:textId="77777777" w:rsidR="00577DE0" w:rsidRPr="00577DE0" w:rsidRDefault="00577DE0" w:rsidP="00577DE0">
      <w:pPr>
        <w:widowControl w:val="0"/>
        <w:autoSpaceDE w:val="0"/>
        <w:autoSpaceDN w:val="0"/>
        <w:adjustRightInd w:val="0"/>
        <w:spacing w:after="0" w:line="240" w:lineRule="auto"/>
        <w:ind w:left="640" w:hanging="640"/>
        <w:rPr>
          <w:rFonts w:ascii="Times New Roman" w:eastAsia="Times New Roman" w:hAnsi="Times New Roman"/>
          <w:noProof/>
          <w:sz w:val="24"/>
        </w:rPr>
      </w:pPr>
      <w:r w:rsidRPr="00577DE0">
        <w:rPr>
          <w:rFonts w:ascii="Times New Roman" w:eastAsia="Times New Roman" w:hAnsi="Times New Roman"/>
          <w:noProof/>
          <w:sz w:val="24"/>
        </w:rPr>
        <w:t>30</w:t>
      </w:r>
      <w:r w:rsidRPr="00577DE0">
        <w:rPr>
          <w:rFonts w:ascii="Times New Roman" w:eastAsia="Times New Roman" w:hAnsi="Times New Roman"/>
          <w:noProof/>
          <w:sz w:val="24"/>
        </w:rPr>
        <w:tab/>
        <w:t xml:space="preserve">Mathews TJ, Macdorman MF, Thoma ME. Infant Mortality Statistics From the 2013 Period Linked Birth/Infant Death Data Set. </w:t>
      </w:r>
      <w:r w:rsidRPr="00577DE0">
        <w:rPr>
          <w:rFonts w:ascii="Times New Roman" w:eastAsia="Times New Roman" w:hAnsi="Times New Roman"/>
          <w:i/>
          <w:iCs/>
          <w:noProof/>
          <w:sz w:val="24"/>
        </w:rPr>
        <w:t>Natl Vital Stat Reports</w:t>
      </w:r>
      <w:r w:rsidRPr="00577DE0">
        <w:rPr>
          <w:rFonts w:ascii="Times New Roman" w:eastAsia="Times New Roman" w:hAnsi="Times New Roman"/>
          <w:noProof/>
          <w:sz w:val="24"/>
        </w:rPr>
        <w:t xml:space="preserve"> 2015; </w:t>
      </w:r>
      <w:r w:rsidRPr="00577DE0">
        <w:rPr>
          <w:rFonts w:ascii="Times New Roman" w:eastAsia="Times New Roman" w:hAnsi="Times New Roman"/>
          <w:b/>
          <w:bCs/>
          <w:noProof/>
          <w:sz w:val="24"/>
        </w:rPr>
        <w:t>64</w:t>
      </w:r>
      <w:r w:rsidRPr="00577DE0">
        <w:rPr>
          <w:rFonts w:ascii="Times New Roman" w:eastAsia="Times New Roman" w:hAnsi="Times New Roman"/>
          <w:noProof/>
          <w:sz w:val="24"/>
        </w:rPr>
        <w:t>: 2000–13.</w:t>
      </w:r>
    </w:p>
    <w:p w14:paraId="5F71A711" w14:textId="77777777" w:rsidR="00577DE0" w:rsidRPr="00577DE0" w:rsidRDefault="00577DE0" w:rsidP="00577DE0">
      <w:pPr>
        <w:widowControl w:val="0"/>
        <w:autoSpaceDE w:val="0"/>
        <w:autoSpaceDN w:val="0"/>
        <w:adjustRightInd w:val="0"/>
        <w:spacing w:after="0" w:line="240" w:lineRule="auto"/>
        <w:ind w:left="640" w:hanging="640"/>
        <w:rPr>
          <w:rFonts w:ascii="Times New Roman" w:eastAsia="Times New Roman" w:hAnsi="Times New Roman"/>
          <w:noProof/>
          <w:sz w:val="24"/>
        </w:rPr>
      </w:pPr>
      <w:r w:rsidRPr="00577DE0">
        <w:rPr>
          <w:rFonts w:ascii="Times New Roman" w:eastAsia="Times New Roman" w:hAnsi="Times New Roman"/>
          <w:noProof/>
          <w:sz w:val="24"/>
        </w:rPr>
        <w:t>31</w:t>
      </w:r>
      <w:r w:rsidRPr="00577DE0">
        <w:rPr>
          <w:rFonts w:ascii="Times New Roman" w:eastAsia="Times New Roman" w:hAnsi="Times New Roman"/>
          <w:noProof/>
          <w:sz w:val="24"/>
        </w:rPr>
        <w:tab/>
        <w:t xml:space="preserve">Public Health England. The Cold Weather Plan for England. </w:t>
      </w:r>
      <w:r w:rsidRPr="00577DE0">
        <w:rPr>
          <w:rFonts w:ascii="Times New Roman" w:eastAsia="Times New Roman" w:hAnsi="Times New Roman"/>
          <w:i/>
          <w:iCs/>
          <w:noProof/>
          <w:sz w:val="24"/>
        </w:rPr>
        <w:t>Public Heal Engl</w:t>
      </w:r>
      <w:r w:rsidRPr="00577DE0">
        <w:rPr>
          <w:rFonts w:ascii="Times New Roman" w:eastAsia="Times New Roman" w:hAnsi="Times New Roman"/>
          <w:noProof/>
          <w:sz w:val="24"/>
        </w:rPr>
        <w:t xml:space="preserve"> 2017.</w:t>
      </w:r>
    </w:p>
    <w:p w14:paraId="26231091" w14:textId="77777777" w:rsidR="00577DE0" w:rsidRPr="00577DE0" w:rsidRDefault="00577DE0" w:rsidP="00577DE0">
      <w:pPr>
        <w:widowControl w:val="0"/>
        <w:autoSpaceDE w:val="0"/>
        <w:autoSpaceDN w:val="0"/>
        <w:adjustRightInd w:val="0"/>
        <w:spacing w:after="0" w:line="240" w:lineRule="auto"/>
        <w:ind w:left="640" w:hanging="640"/>
        <w:rPr>
          <w:rFonts w:ascii="Times New Roman" w:eastAsia="Times New Roman" w:hAnsi="Times New Roman"/>
          <w:noProof/>
          <w:sz w:val="24"/>
        </w:rPr>
      </w:pPr>
      <w:r w:rsidRPr="00577DE0">
        <w:rPr>
          <w:rFonts w:ascii="Times New Roman" w:eastAsia="Times New Roman" w:hAnsi="Times New Roman"/>
          <w:noProof/>
          <w:sz w:val="24"/>
        </w:rPr>
        <w:t>32</w:t>
      </w:r>
      <w:r w:rsidRPr="00577DE0">
        <w:rPr>
          <w:rFonts w:ascii="Times New Roman" w:eastAsia="Times New Roman" w:hAnsi="Times New Roman"/>
          <w:noProof/>
          <w:sz w:val="24"/>
        </w:rPr>
        <w:tab/>
        <w:t xml:space="preserve">Lerchl A. Changes in the seasonality of mortality in Germany from 1946 to 1995: the role of temperature. </w:t>
      </w:r>
      <w:r w:rsidRPr="00577DE0">
        <w:rPr>
          <w:rFonts w:ascii="Times New Roman" w:eastAsia="Times New Roman" w:hAnsi="Times New Roman"/>
          <w:i/>
          <w:iCs/>
          <w:noProof/>
          <w:sz w:val="24"/>
        </w:rPr>
        <w:t>Int J Biometeorol</w:t>
      </w:r>
      <w:r w:rsidRPr="00577DE0">
        <w:rPr>
          <w:rFonts w:ascii="Times New Roman" w:eastAsia="Times New Roman" w:hAnsi="Times New Roman"/>
          <w:noProof/>
          <w:sz w:val="24"/>
        </w:rPr>
        <w:t xml:space="preserve"> 1998; </w:t>
      </w:r>
      <w:r w:rsidRPr="00577DE0">
        <w:rPr>
          <w:rFonts w:ascii="Times New Roman" w:eastAsia="Times New Roman" w:hAnsi="Times New Roman"/>
          <w:b/>
          <w:bCs/>
          <w:noProof/>
          <w:sz w:val="24"/>
        </w:rPr>
        <w:t>42</w:t>
      </w:r>
      <w:r w:rsidRPr="00577DE0">
        <w:rPr>
          <w:rFonts w:ascii="Times New Roman" w:eastAsia="Times New Roman" w:hAnsi="Times New Roman"/>
          <w:noProof/>
          <w:sz w:val="24"/>
        </w:rPr>
        <w:t>: 84–8.</w:t>
      </w:r>
    </w:p>
    <w:p w14:paraId="2A3F58E7" w14:textId="77777777" w:rsidR="00577DE0" w:rsidRPr="00577DE0" w:rsidRDefault="00577DE0" w:rsidP="00577DE0">
      <w:pPr>
        <w:widowControl w:val="0"/>
        <w:autoSpaceDE w:val="0"/>
        <w:autoSpaceDN w:val="0"/>
        <w:adjustRightInd w:val="0"/>
        <w:spacing w:after="0" w:line="240" w:lineRule="auto"/>
        <w:ind w:left="640" w:hanging="640"/>
        <w:rPr>
          <w:rFonts w:ascii="Times New Roman" w:hAnsi="Times New Roman"/>
          <w:noProof/>
          <w:sz w:val="24"/>
        </w:rPr>
      </w:pPr>
      <w:r w:rsidRPr="00577DE0">
        <w:rPr>
          <w:rFonts w:ascii="Times New Roman" w:eastAsia="Times New Roman" w:hAnsi="Times New Roman"/>
          <w:noProof/>
          <w:sz w:val="24"/>
        </w:rPr>
        <w:t>33</w:t>
      </w:r>
      <w:r w:rsidRPr="00577DE0">
        <w:rPr>
          <w:rFonts w:ascii="Times New Roman" w:eastAsia="Times New Roman" w:hAnsi="Times New Roman"/>
          <w:noProof/>
          <w:sz w:val="24"/>
        </w:rPr>
        <w:tab/>
        <w:t xml:space="preserve">Kimberly Miller AA. Smart-Home Technologies to Assist Older People to Live Well at Home. </w:t>
      </w:r>
      <w:r w:rsidRPr="00577DE0">
        <w:rPr>
          <w:rFonts w:ascii="Times New Roman" w:eastAsia="Times New Roman" w:hAnsi="Times New Roman"/>
          <w:i/>
          <w:iCs/>
          <w:noProof/>
          <w:sz w:val="24"/>
        </w:rPr>
        <w:t>J Aging Sci</w:t>
      </w:r>
      <w:r w:rsidRPr="00577DE0">
        <w:rPr>
          <w:rFonts w:ascii="Times New Roman" w:eastAsia="Times New Roman" w:hAnsi="Times New Roman"/>
          <w:noProof/>
          <w:sz w:val="24"/>
        </w:rPr>
        <w:t xml:space="preserve"> 2013; </w:t>
      </w:r>
      <w:r w:rsidRPr="00577DE0">
        <w:rPr>
          <w:rFonts w:ascii="Times New Roman" w:eastAsia="Times New Roman" w:hAnsi="Times New Roman"/>
          <w:b/>
          <w:bCs/>
          <w:noProof/>
          <w:sz w:val="24"/>
        </w:rPr>
        <w:t>1</w:t>
      </w:r>
      <w:r w:rsidRPr="00577DE0">
        <w:rPr>
          <w:rFonts w:ascii="Times New Roman" w:eastAsia="Times New Roman" w:hAnsi="Times New Roman"/>
          <w:noProof/>
          <w:sz w:val="24"/>
        </w:rPr>
        <w:t>. DOI:10.4172/2329-8847.1000101.</w:t>
      </w:r>
    </w:p>
    <w:p w14:paraId="47F9BFAE" w14:textId="38C59577" w:rsidR="002C33D5" w:rsidRDefault="009D5B4B" w:rsidP="00577DE0">
      <w:pPr>
        <w:widowControl w:val="0"/>
        <w:autoSpaceDE w:val="0"/>
        <w:autoSpaceDN w:val="0"/>
        <w:adjustRightInd w:val="0"/>
        <w:spacing w:after="0" w:line="240" w:lineRule="auto"/>
        <w:ind w:left="640" w:hanging="640"/>
        <w:rPr>
          <w:rFonts w:ascii="Times New Roman" w:hAnsi="Times New Roman"/>
          <w:b/>
          <w:color w:val="000000" w:themeColor="text1"/>
          <w:sz w:val="24"/>
          <w:szCs w:val="24"/>
          <w:lang w:val="en-US"/>
        </w:rPr>
      </w:pPr>
      <w:r>
        <w:rPr>
          <w:rFonts w:ascii="Times New Roman" w:hAnsi="Times New Roman"/>
          <w:b/>
          <w:color w:val="000000" w:themeColor="text1"/>
          <w:sz w:val="24"/>
          <w:szCs w:val="24"/>
          <w:lang w:val="en-US"/>
        </w:rPr>
        <w:fldChar w:fldCharType="end"/>
      </w:r>
      <w:r w:rsidR="002C33D5">
        <w:rPr>
          <w:rFonts w:ascii="Times New Roman" w:hAnsi="Times New Roman"/>
          <w:b/>
          <w:color w:val="000000" w:themeColor="text1"/>
          <w:sz w:val="24"/>
          <w:szCs w:val="24"/>
          <w:lang w:val="en-US"/>
        </w:rPr>
        <w:br w:type="page"/>
      </w:r>
    </w:p>
    <w:p w14:paraId="1D59C1FB" w14:textId="5AFD718B" w:rsidR="0036381E" w:rsidRPr="00C0501F" w:rsidRDefault="005B03DF" w:rsidP="0036381E">
      <w:pPr>
        <w:spacing w:after="0" w:line="240" w:lineRule="auto"/>
        <w:jc w:val="both"/>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lastRenderedPageBreak/>
        <w:t>Figure 1</w:t>
      </w:r>
      <w:r w:rsidR="00B66895" w:rsidRPr="00C0501F">
        <w:rPr>
          <w:rFonts w:ascii="Times New Roman" w:hAnsi="Times New Roman"/>
          <w:color w:val="000000" w:themeColor="text1"/>
          <w:sz w:val="24"/>
          <w:szCs w:val="24"/>
          <w:lang w:val="en-US"/>
        </w:rPr>
        <w:t xml:space="preserve">: </w:t>
      </w:r>
      <w:r w:rsidRPr="00C0501F">
        <w:rPr>
          <w:rFonts w:ascii="Times New Roman" w:hAnsi="Times New Roman"/>
          <w:color w:val="000000" w:themeColor="text1"/>
          <w:sz w:val="24"/>
          <w:szCs w:val="24"/>
          <w:lang w:val="en-US"/>
        </w:rPr>
        <w:t>Climate regions of the United States</w:t>
      </w:r>
      <w:r w:rsidR="004D0817" w:rsidRPr="00C0501F">
        <w:rPr>
          <w:rFonts w:ascii="Times New Roman" w:hAnsi="Times New Roman"/>
          <w:color w:val="000000" w:themeColor="text1"/>
          <w:sz w:val="24"/>
          <w:szCs w:val="24"/>
          <w:lang w:val="en-US"/>
        </w:rPr>
        <w:t>.</w:t>
      </w:r>
    </w:p>
    <w:p w14:paraId="6295BEF3" w14:textId="77777777" w:rsidR="0036381E" w:rsidRPr="00C0501F" w:rsidRDefault="0036381E" w:rsidP="0036381E">
      <w:pPr>
        <w:spacing w:after="0" w:line="240" w:lineRule="auto"/>
        <w:jc w:val="both"/>
        <w:rPr>
          <w:rFonts w:ascii="Times New Roman" w:hAnsi="Times New Roman"/>
          <w:b/>
          <w:color w:val="000000" w:themeColor="text1"/>
          <w:sz w:val="24"/>
          <w:szCs w:val="24"/>
          <w:lang w:val="en-US"/>
        </w:rPr>
      </w:pPr>
    </w:p>
    <w:p w14:paraId="1EF3EEF7" w14:textId="1594FED2" w:rsidR="0036381E" w:rsidRPr="00C0501F" w:rsidRDefault="000210D1" w:rsidP="00B66895">
      <w:pPr>
        <w:spacing w:after="0" w:line="240" w:lineRule="auto"/>
        <w:jc w:val="both"/>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t xml:space="preserve">Figure </w:t>
      </w:r>
      <w:r w:rsidR="00040FE5" w:rsidRPr="00C0501F">
        <w:rPr>
          <w:rFonts w:ascii="Times New Roman" w:hAnsi="Times New Roman"/>
          <w:b/>
          <w:color w:val="000000" w:themeColor="text1"/>
          <w:sz w:val="24"/>
          <w:szCs w:val="24"/>
          <w:lang w:val="en-US"/>
        </w:rPr>
        <w:t>2</w:t>
      </w:r>
      <w:r w:rsidR="00B66895" w:rsidRPr="00C0501F">
        <w:rPr>
          <w:rFonts w:ascii="Times New Roman" w:hAnsi="Times New Roman"/>
          <w:b/>
          <w:color w:val="000000" w:themeColor="text1"/>
          <w:sz w:val="24"/>
          <w:szCs w:val="24"/>
          <w:lang w:val="en-US"/>
        </w:rPr>
        <w:t>:</w:t>
      </w:r>
      <w:r w:rsidRPr="00C0501F">
        <w:rPr>
          <w:rFonts w:ascii="Times New Roman" w:hAnsi="Times New Roman"/>
          <w:b/>
          <w:color w:val="000000" w:themeColor="text1"/>
          <w:sz w:val="24"/>
          <w:szCs w:val="24"/>
          <w:lang w:val="en-US"/>
        </w:rPr>
        <w:t xml:space="preserve"> </w:t>
      </w:r>
      <w:r w:rsidRPr="00C0501F">
        <w:rPr>
          <w:rFonts w:ascii="Times New Roman" w:hAnsi="Times New Roman"/>
          <w:color w:val="000000" w:themeColor="text1"/>
          <w:sz w:val="24"/>
          <w:szCs w:val="24"/>
          <w:lang w:val="en-US"/>
        </w:rPr>
        <w:t xml:space="preserve">Wavelet power spectra for national time series </w:t>
      </w:r>
      <w:r w:rsidR="00D03948">
        <w:rPr>
          <w:rFonts w:ascii="Times New Roman" w:hAnsi="Times New Roman"/>
          <w:color w:val="000000" w:themeColor="text1"/>
          <w:sz w:val="24"/>
          <w:szCs w:val="24"/>
          <w:lang w:val="en-US"/>
        </w:rPr>
        <w:t>of death rates</w:t>
      </w:r>
      <w:r w:rsidR="009B509E">
        <w:rPr>
          <w:rFonts w:ascii="Times New Roman" w:hAnsi="Times New Roman"/>
          <w:color w:val="000000" w:themeColor="text1"/>
          <w:sz w:val="24"/>
          <w:szCs w:val="24"/>
          <w:lang w:val="en-US"/>
        </w:rPr>
        <w:t xml:space="preserve"> for 1980</w:t>
      </w:r>
      <w:r w:rsidRPr="00C0501F">
        <w:rPr>
          <w:rFonts w:ascii="Times New Roman" w:hAnsi="Times New Roman"/>
          <w:color w:val="000000" w:themeColor="text1"/>
          <w:sz w:val="24"/>
          <w:szCs w:val="24"/>
          <w:lang w:val="en-US"/>
        </w:rPr>
        <w:t>-2013, by age group</w:t>
      </w:r>
      <w:r w:rsidR="00D03948">
        <w:rPr>
          <w:rFonts w:ascii="Times New Roman" w:hAnsi="Times New Roman"/>
          <w:color w:val="000000" w:themeColor="text1"/>
          <w:sz w:val="24"/>
          <w:szCs w:val="24"/>
          <w:lang w:val="en-US"/>
        </w:rPr>
        <w:t xml:space="preserve"> and cause of death</w:t>
      </w:r>
      <w:r w:rsidRPr="00C0501F">
        <w:rPr>
          <w:rFonts w:ascii="Times New Roman" w:hAnsi="Times New Roman"/>
          <w:color w:val="000000" w:themeColor="text1"/>
          <w:sz w:val="24"/>
          <w:szCs w:val="24"/>
          <w:lang w:val="en-US"/>
        </w:rPr>
        <w:t xml:space="preserve"> for (A) men and (B) women. Wavelet power values increase from blue to red, with white contour lines indicating the 5% significance level against a white noise spectrum</w:t>
      </w:r>
      <w:r w:rsidR="00D03948">
        <w:rPr>
          <w:rFonts w:ascii="Times New Roman" w:hAnsi="Times New Roman"/>
          <w:color w:val="000000" w:themeColor="text1"/>
          <w:sz w:val="24"/>
          <w:szCs w:val="24"/>
          <w:lang w:val="en-US"/>
        </w:rPr>
        <w:t xml:space="preserve"> </w:t>
      </w:r>
      <w:r w:rsidR="00D03948" w:rsidRPr="00C0501F">
        <w:rPr>
          <w:rFonts w:ascii="Times New Roman" w:hAnsi="Times New Roman"/>
          <w:color w:val="000000" w:themeColor="text1"/>
          <w:sz w:val="24"/>
          <w:szCs w:val="24"/>
          <w:lang w:val="en-US"/>
        </w:rPr>
        <w:t>(the same age groups would remain significant if significance had been measured against a red noise spectrum</w:t>
      </w:r>
      <w:r w:rsidR="00D03948">
        <w:rPr>
          <w:rFonts w:ascii="Times New Roman" w:hAnsi="Times New Roman"/>
          <w:color w:val="000000" w:themeColor="text1"/>
          <w:sz w:val="24"/>
          <w:szCs w:val="24"/>
          <w:lang w:val="en-US"/>
        </w:rPr>
        <w:t>)</w:t>
      </w:r>
      <w:r w:rsidRPr="00C0501F">
        <w:rPr>
          <w:rFonts w:ascii="Times New Roman" w:hAnsi="Times New Roman"/>
          <w:color w:val="000000" w:themeColor="text1"/>
          <w:sz w:val="24"/>
          <w:szCs w:val="24"/>
          <w:lang w:val="en-US"/>
        </w:rPr>
        <w:t>. Age groups with significant 12-month periodicity for the ent</w:t>
      </w:r>
      <w:r w:rsidR="009B509E">
        <w:rPr>
          <w:rFonts w:ascii="Times New Roman" w:hAnsi="Times New Roman"/>
          <w:color w:val="000000" w:themeColor="text1"/>
          <w:sz w:val="24"/>
          <w:szCs w:val="24"/>
          <w:lang w:val="en-US"/>
        </w:rPr>
        <w:t>ire period and for both the 1980</w:t>
      </w:r>
      <w:r w:rsidRPr="00C0501F">
        <w:rPr>
          <w:rFonts w:ascii="Times New Roman" w:hAnsi="Times New Roman"/>
          <w:color w:val="000000" w:themeColor="text1"/>
          <w:sz w:val="24"/>
          <w:szCs w:val="24"/>
          <w:lang w:val="en-US"/>
        </w:rPr>
        <w:t>-1999 and 2000-2013 periods are highlighted with a bold black box. The shaded regions at the left and right edge of each box indicate the cone of influence, where spectral analysis is less robust</w:t>
      </w:r>
      <w:r w:rsidR="0036381E" w:rsidRPr="00C0501F">
        <w:rPr>
          <w:rFonts w:ascii="Times New Roman" w:hAnsi="Times New Roman"/>
          <w:color w:val="000000" w:themeColor="text1"/>
          <w:sz w:val="24"/>
          <w:szCs w:val="24"/>
          <w:lang w:val="en-US"/>
        </w:rPr>
        <w:t>.</w:t>
      </w:r>
    </w:p>
    <w:p w14:paraId="25CB4F37" w14:textId="77777777" w:rsidR="0036381E" w:rsidRPr="00C0501F" w:rsidRDefault="0036381E" w:rsidP="00643A32">
      <w:pPr>
        <w:spacing w:after="0" w:line="240" w:lineRule="auto"/>
        <w:jc w:val="both"/>
        <w:rPr>
          <w:rFonts w:ascii="Times New Roman" w:hAnsi="Times New Roman"/>
          <w:color w:val="000000" w:themeColor="text1"/>
          <w:sz w:val="24"/>
          <w:szCs w:val="24"/>
          <w:lang w:val="en-US"/>
        </w:rPr>
      </w:pPr>
    </w:p>
    <w:p w14:paraId="34A26BBF" w14:textId="7EDC5E0F" w:rsidR="0036381E" w:rsidRPr="00C0501F" w:rsidRDefault="0036381E" w:rsidP="00643A32">
      <w:pPr>
        <w:spacing w:after="0" w:line="240" w:lineRule="auto"/>
        <w:jc w:val="both"/>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t>Figure 3</w:t>
      </w:r>
      <w:r w:rsidR="00B66895" w:rsidRPr="00C0501F">
        <w:rPr>
          <w:rFonts w:ascii="Times New Roman" w:hAnsi="Times New Roman"/>
          <w:b/>
          <w:color w:val="000000" w:themeColor="text1"/>
          <w:sz w:val="24"/>
          <w:szCs w:val="24"/>
          <w:lang w:val="en-US"/>
        </w:rPr>
        <w:t>:</w:t>
      </w:r>
      <w:r w:rsidRPr="00C0501F">
        <w:rPr>
          <w:rFonts w:ascii="Times New Roman" w:hAnsi="Times New Roman"/>
          <w:b/>
          <w:color w:val="000000" w:themeColor="text1"/>
          <w:sz w:val="24"/>
          <w:szCs w:val="24"/>
          <w:lang w:val="en-US"/>
        </w:rPr>
        <w:t xml:space="preserve"> </w:t>
      </w:r>
      <w:r w:rsidRPr="00C0501F">
        <w:rPr>
          <w:rFonts w:ascii="Times New Roman" w:hAnsi="Times New Roman"/>
          <w:color w:val="000000" w:themeColor="text1"/>
          <w:sz w:val="24"/>
          <w:szCs w:val="24"/>
          <w:lang w:val="en-US"/>
        </w:rPr>
        <w:t xml:space="preserve">Mean timing of national maximum and minimum all-cause mortality, by sex and age </w:t>
      </w:r>
      <w:r w:rsidR="009B509E">
        <w:rPr>
          <w:rFonts w:ascii="Times New Roman" w:hAnsi="Times New Roman"/>
          <w:color w:val="000000" w:themeColor="text1"/>
          <w:sz w:val="24"/>
          <w:szCs w:val="24"/>
          <w:lang w:val="en-US"/>
        </w:rPr>
        <w:t>group for 1980</w:t>
      </w:r>
      <w:r w:rsidRPr="00C0501F">
        <w:rPr>
          <w:rFonts w:ascii="Times New Roman" w:hAnsi="Times New Roman"/>
          <w:color w:val="000000" w:themeColor="text1"/>
          <w:sz w:val="24"/>
          <w:szCs w:val="24"/>
          <w:lang w:val="en-US"/>
        </w:rPr>
        <w:t>-2013. Red dots indicate the month of maximum mortality, and green dots that of minimum mortality. Vertical segments represent 95% confidence intervals. Only age-sex groups with statistically significant 12-month seasonality are included.</w:t>
      </w:r>
    </w:p>
    <w:p w14:paraId="03AAA9C8" w14:textId="77777777" w:rsidR="0036381E" w:rsidRPr="00C0501F" w:rsidRDefault="0036381E" w:rsidP="00643A32">
      <w:pPr>
        <w:spacing w:after="0" w:line="240" w:lineRule="auto"/>
        <w:jc w:val="both"/>
        <w:rPr>
          <w:rFonts w:ascii="Times New Roman" w:hAnsi="Times New Roman"/>
          <w:color w:val="000000" w:themeColor="text1"/>
          <w:sz w:val="24"/>
          <w:szCs w:val="24"/>
          <w:lang w:val="en-US"/>
        </w:rPr>
      </w:pPr>
    </w:p>
    <w:p w14:paraId="325C7DD9" w14:textId="1EF1A663" w:rsidR="0036381E" w:rsidRPr="00C0501F" w:rsidRDefault="0036381E" w:rsidP="00643A32">
      <w:pPr>
        <w:spacing w:after="0" w:line="240" w:lineRule="auto"/>
        <w:jc w:val="both"/>
        <w:rPr>
          <w:rFonts w:ascii="Times New Roman" w:hAnsi="Times New Roman"/>
          <w:color w:val="000000" w:themeColor="text1"/>
          <w:sz w:val="24"/>
          <w:szCs w:val="24"/>
          <w:lang w:val="en-US"/>
        </w:rPr>
      </w:pPr>
      <w:commentRangeStart w:id="111"/>
      <w:r w:rsidRPr="00C0501F">
        <w:rPr>
          <w:rFonts w:ascii="Times New Roman" w:hAnsi="Times New Roman"/>
          <w:b/>
          <w:color w:val="000000" w:themeColor="text1"/>
          <w:sz w:val="24"/>
          <w:szCs w:val="24"/>
          <w:lang w:val="en-US"/>
        </w:rPr>
        <w:t>Figure 4</w:t>
      </w:r>
      <w:r w:rsidR="00B66895" w:rsidRPr="00C0501F">
        <w:rPr>
          <w:rFonts w:ascii="Times New Roman" w:hAnsi="Times New Roman"/>
          <w:b/>
          <w:color w:val="000000" w:themeColor="text1"/>
          <w:sz w:val="24"/>
          <w:szCs w:val="24"/>
          <w:lang w:val="en-US"/>
        </w:rPr>
        <w:t>:</w:t>
      </w:r>
      <w:r w:rsidRPr="00C0501F">
        <w:rPr>
          <w:rFonts w:ascii="Times New Roman" w:hAnsi="Times New Roman"/>
          <w:color w:val="000000" w:themeColor="text1"/>
          <w:sz w:val="24"/>
          <w:szCs w:val="24"/>
          <w:lang w:val="en-US"/>
        </w:rPr>
        <w:t xml:space="preserve"> National percent difference in death rates between the maximum and minimum mort</w:t>
      </w:r>
      <w:r w:rsidR="009B509E">
        <w:rPr>
          <w:rFonts w:ascii="Times New Roman" w:hAnsi="Times New Roman"/>
          <w:color w:val="000000" w:themeColor="text1"/>
          <w:sz w:val="24"/>
          <w:szCs w:val="24"/>
          <w:lang w:val="en-US"/>
        </w:rPr>
        <w:t>ality months in 2013 versus 1980</w:t>
      </w:r>
      <w:r w:rsidRPr="00C0501F">
        <w:rPr>
          <w:rFonts w:ascii="Times New Roman" w:hAnsi="Times New Roman"/>
          <w:color w:val="000000" w:themeColor="text1"/>
          <w:sz w:val="24"/>
          <w:szCs w:val="24"/>
          <w:lang w:val="en-US"/>
        </w:rPr>
        <w:t xml:space="preserve"> by sex and age group. Age-sex groups with a statistically significant change at the 5% level are highlighted with a bold black outline.</w:t>
      </w:r>
      <w:commentRangeEnd w:id="111"/>
      <w:r w:rsidR="00B233D4">
        <w:rPr>
          <w:rStyle w:val="CommentReference"/>
          <w:rFonts w:asciiTheme="minorHAnsi" w:eastAsiaTheme="minorHAnsi" w:hAnsiTheme="minorHAnsi" w:cstheme="minorBidi"/>
        </w:rPr>
        <w:commentReference w:id="111"/>
      </w:r>
    </w:p>
    <w:p w14:paraId="454004FE" w14:textId="77777777" w:rsidR="0036381E" w:rsidRPr="00C0501F" w:rsidRDefault="0036381E" w:rsidP="00643A32">
      <w:pPr>
        <w:spacing w:after="0" w:line="240" w:lineRule="auto"/>
        <w:jc w:val="both"/>
        <w:rPr>
          <w:rFonts w:ascii="Times New Roman" w:hAnsi="Times New Roman"/>
          <w:color w:val="000000" w:themeColor="text1"/>
          <w:sz w:val="24"/>
          <w:szCs w:val="24"/>
          <w:lang w:val="en-US"/>
        </w:rPr>
      </w:pPr>
    </w:p>
    <w:p w14:paraId="507D35A2" w14:textId="1913EC56" w:rsidR="0036381E" w:rsidRPr="00C0501F" w:rsidRDefault="0036381E" w:rsidP="004F1CE2">
      <w:pPr>
        <w:spacing w:line="240" w:lineRule="auto"/>
        <w:jc w:val="both"/>
        <w:rPr>
          <w:lang w:val="en-US"/>
        </w:rPr>
      </w:pPr>
      <w:r w:rsidRPr="00C0501F">
        <w:rPr>
          <w:rFonts w:ascii="Times New Roman" w:hAnsi="Times New Roman"/>
          <w:b/>
          <w:color w:val="000000" w:themeColor="text1"/>
          <w:sz w:val="24"/>
          <w:szCs w:val="24"/>
          <w:lang w:val="en-US"/>
        </w:rPr>
        <w:t>Figure 5</w:t>
      </w:r>
      <w:r w:rsidR="00B66895" w:rsidRPr="00C0501F">
        <w:rPr>
          <w:rFonts w:ascii="Times New Roman" w:hAnsi="Times New Roman"/>
          <w:b/>
          <w:color w:val="000000" w:themeColor="text1"/>
          <w:sz w:val="24"/>
          <w:szCs w:val="24"/>
          <w:lang w:val="en-US"/>
        </w:rPr>
        <w:t>:</w:t>
      </w:r>
      <w:r w:rsidRPr="00C0501F">
        <w:rPr>
          <w:rFonts w:ascii="Times New Roman" w:hAnsi="Times New Roman"/>
          <w:color w:val="000000" w:themeColor="text1"/>
          <w:sz w:val="24"/>
          <w:szCs w:val="24"/>
          <w:lang w:val="en-US"/>
        </w:rPr>
        <w:t xml:space="preserve"> Mean timing of (A) maximum and (B) minimum all-cause mortality, by climate re</w:t>
      </w:r>
      <w:r w:rsidR="009B509E">
        <w:rPr>
          <w:rFonts w:ascii="Times New Roman" w:hAnsi="Times New Roman"/>
          <w:color w:val="000000" w:themeColor="text1"/>
          <w:sz w:val="24"/>
          <w:szCs w:val="24"/>
          <w:lang w:val="en-US"/>
        </w:rPr>
        <w:t>gion, sex and age group for 1980</w:t>
      </w:r>
      <w:r w:rsidRPr="00C0501F">
        <w:rPr>
          <w:rFonts w:ascii="Times New Roman" w:hAnsi="Times New Roman"/>
          <w:color w:val="000000" w:themeColor="text1"/>
          <w:sz w:val="24"/>
          <w:szCs w:val="24"/>
          <w:lang w:val="en-US"/>
        </w:rPr>
        <w:t>-2013. Only age-sex groups with significant 12-month seasonality in the national analysis are included. Average temperatures (in degrees Celsius) are included in white for the corresponding month of maximum and minimum mortality for each climate region.</w:t>
      </w:r>
      <w:r w:rsidR="00325E17">
        <w:rPr>
          <w:rFonts w:ascii="Times New Roman" w:hAnsi="Times New Roman"/>
          <w:color w:val="000000" w:themeColor="text1"/>
          <w:sz w:val="24"/>
          <w:szCs w:val="24"/>
          <w:lang w:val="en-US"/>
        </w:rPr>
        <w:t xml:space="preserve"> </w:t>
      </w:r>
      <w:commentRangeStart w:id="112"/>
      <w:r w:rsidR="00325E17">
        <w:rPr>
          <w:rFonts w:ascii="Times New Roman" w:hAnsi="Times New Roman"/>
          <w:color w:val="000000" w:themeColor="text1"/>
          <w:sz w:val="24"/>
          <w:szCs w:val="24"/>
          <w:lang w:val="en-US"/>
        </w:rPr>
        <w:t>See XXXXX for results by cause of death.</w:t>
      </w:r>
      <w:commentRangeEnd w:id="112"/>
      <w:r w:rsidR="00325E17">
        <w:rPr>
          <w:rStyle w:val="CommentReference"/>
          <w:rFonts w:asciiTheme="minorHAnsi" w:eastAsiaTheme="minorHAnsi" w:hAnsiTheme="minorHAnsi" w:cstheme="minorBidi"/>
        </w:rPr>
        <w:commentReference w:id="112"/>
      </w:r>
    </w:p>
    <w:p w14:paraId="26D6A05B" w14:textId="61A05E2A" w:rsidR="0036381E" w:rsidRPr="00C0501F" w:rsidRDefault="0036381E" w:rsidP="0036381E">
      <w:pPr>
        <w:spacing w:after="0" w:line="240" w:lineRule="auto"/>
        <w:jc w:val="both"/>
        <w:outlineLvl w:val="0"/>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t>Figure 6</w:t>
      </w:r>
      <w:r w:rsidR="00B66895" w:rsidRPr="00C0501F">
        <w:rPr>
          <w:rFonts w:ascii="Times New Roman" w:hAnsi="Times New Roman"/>
          <w:b/>
          <w:color w:val="000000" w:themeColor="text1"/>
          <w:sz w:val="24"/>
          <w:szCs w:val="24"/>
          <w:lang w:val="en-US"/>
        </w:rPr>
        <w:t>:</w:t>
      </w:r>
      <w:r w:rsidRPr="00C0501F">
        <w:rPr>
          <w:rFonts w:ascii="Times New Roman" w:hAnsi="Times New Roman"/>
          <w:color w:val="000000" w:themeColor="text1"/>
          <w:sz w:val="24"/>
          <w:szCs w:val="24"/>
          <w:lang w:val="en-US"/>
        </w:rPr>
        <w:t xml:space="preserve"> The relationship between percent difference in death rates and temperature difference between months in which mortality peaks versus troughs across climate regions, by sex and age group in 2013. Only age-sex groups with significant 12-month seasonality in the national analysis are included.</w:t>
      </w:r>
    </w:p>
    <w:p w14:paraId="7632D701" w14:textId="77777777" w:rsidR="00F44160" w:rsidRDefault="00F44160">
      <w:pPr>
        <w:spacing w:after="0" w:line="240" w:lineRule="auto"/>
        <w:rPr>
          <w:lang w:val="en-US"/>
        </w:rPr>
      </w:pPr>
    </w:p>
    <w:p w14:paraId="3BCDA78D" w14:textId="139F5FF1" w:rsidR="00F44160" w:rsidRDefault="00F44160">
      <w:pPr>
        <w:spacing w:after="0" w:line="240" w:lineRule="auto"/>
        <w:rPr>
          <w:lang w:val="en-US"/>
        </w:rPr>
      </w:pPr>
    </w:p>
    <w:sectPr w:rsidR="00F44160" w:rsidSect="00795E96">
      <w:footerReference w:type="even" r:id="rId10"/>
      <w:footerReference w:type="default" r:id="rId11"/>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Robbie Parks" w:date="2018-01-17T14:26:00Z" w:initials="RP">
    <w:p w14:paraId="645E7DB7" w14:textId="49522F09" w:rsidR="00D42725" w:rsidRDefault="00D42725">
      <w:pPr>
        <w:pStyle w:val="CommentText"/>
      </w:pPr>
      <w:r>
        <w:rPr>
          <w:rStyle w:val="CommentReference"/>
        </w:rPr>
        <w:annotationRef/>
      </w:r>
      <w:r>
        <w:t>Needs to be 150 words or fewer</w:t>
      </w:r>
    </w:p>
  </w:comment>
  <w:comment w:id="2" w:author="Robbie Parks" w:date="2018-01-17T14:49:00Z" w:initials="RP">
    <w:p w14:paraId="69175E6B" w14:textId="27B2807B" w:rsidR="00FC4FE7" w:rsidRDefault="00FC4FE7">
      <w:pPr>
        <w:pStyle w:val="CommentText"/>
      </w:pPr>
      <w:r>
        <w:rPr>
          <w:rStyle w:val="CommentReference"/>
        </w:rPr>
        <w:annotationRef/>
      </w:r>
      <w:r>
        <w:rPr>
          <w:rStyle w:val="CommentReference"/>
        </w:rPr>
        <w:annotationRef/>
      </w:r>
      <w:r>
        <w:t>To see if we should add any that emerged from PNAS review</w:t>
      </w:r>
    </w:p>
  </w:comment>
  <w:comment w:id="4" w:author="Robbie Parks" w:date="2018-01-18T11:17:00Z" w:initials="RP">
    <w:p w14:paraId="0F9A669C" w14:textId="7C0B6E7E" w:rsidR="002A4569" w:rsidRDefault="002A4569">
      <w:pPr>
        <w:pStyle w:val="CommentText"/>
      </w:pPr>
      <w:r>
        <w:rPr>
          <w:rStyle w:val="CommentReference"/>
        </w:rPr>
        <w:annotationRef/>
      </w:r>
      <w:r>
        <w:t>Send Rau’s two books in zips</w:t>
      </w:r>
    </w:p>
  </w:comment>
  <w:comment w:id="6" w:author="Robbie Parks" w:date="2018-01-17T14:38:00Z" w:initials="RP">
    <w:p w14:paraId="57ACF77E" w14:textId="44328E63" w:rsidR="00E45865" w:rsidRDefault="00E45865">
      <w:pPr>
        <w:pStyle w:val="CommentText"/>
      </w:pPr>
      <w:r>
        <w:rPr>
          <w:rStyle w:val="CommentReference"/>
        </w:rPr>
        <w:annotationRef/>
      </w:r>
      <w:r>
        <w:t xml:space="preserve">Have moved methods here </w:t>
      </w:r>
      <w:r w:rsidRPr="00143F59">
        <w:rPr>
          <w:i/>
        </w:rPr>
        <w:t>although</w:t>
      </w:r>
      <w:r>
        <w:t xml:space="preserve"> eLife quotes the order of </w:t>
      </w:r>
      <w:r w:rsidR="0032227A">
        <w:t>‘Introduction, Results, Discussion, Materials and Methods’:</w:t>
      </w:r>
    </w:p>
    <w:p w14:paraId="628D3D2F" w14:textId="1459E031" w:rsidR="0032227A" w:rsidRDefault="0032227A">
      <w:pPr>
        <w:pStyle w:val="CommentText"/>
      </w:pPr>
      <w:r w:rsidRPr="0032227A">
        <w:t>https://submit.elifesciences.org/html/elife_author_instructions.html#initial</w:t>
      </w:r>
    </w:p>
  </w:comment>
  <w:comment w:id="15" w:author="Robbie Parks" w:date="2018-01-18T11:23:00Z" w:initials="RP">
    <w:p w14:paraId="1069E5D0" w14:textId="6A2B7758" w:rsidR="006E70EA" w:rsidRDefault="006E70EA">
      <w:pPr>
        <w:pStyle w:val="CommentText"/>
      </w:pPr>
      <w:r>
        <w:rPr>
          <w:rStyle w:val="CommentReference"/>
        </w:rPr>
        <w:annotationRef/>
      </w:r>
      <w:r>
        <w:t>Add sentence about wavelet and how the advantages of giving a value over white/red noise</w:t>
      </w:r>
    </w:p>
  </w:comment>
  <w:comment w:id="43" w:author="Ezzati, Majid" w:date="2018-01-12T12:41:00Z" w:initials="EM">
    <w:p w14:paraId="776A8519" w14:textId="7D26064F" w:rsidR="00EF58F0" w:rsidRDefault="00EF58F0">
      <w:pPr>
        <w:pStyle w:val="CommentText"/>
      </w:pPr>
      <w:r>
        <w:rPr>
          <w:rStyle w:val="CommentReference"/>
        </w:rPr>
        <w:annotationRef/>
      </w:r>
      <w:r>
        <w:t xml:space="preserve">But not </w:t>
      </w:r>
      <w:r w:rsidR="001C6F5C">
        <w:t>cardiorespiratory</w:t>
      </w:r>
      <w:r>
        <w:t xml:space="preserve">, right? </w:t>
      </w:r>
    </w:p>
    <w:p w14:paraId="3602F680" w14:textId="56E2B5E3" w:rsidR="00EF58F0" w:rsidRDefault="00EF58F0">
      <w:pPr>
        <w:pStyle w:val="CommentText"/>
      </w:pPr>
    </w:p>
    <w:p w14:paraId="5268B329" w14:textId="4DFEEB97" w:rsidR="00EF58F0" w:rsidRDefault="00EF58F0">
      <w:pPr>
        <w:pStyle w:val="CommentText"/>
      </w:pPr>
      <w:r>
        <w:t xml:space="preserve">However, these are % so the interpretation may be tricky if their contribution to total is changing.    </w:t>
      </w:r>
    </w:p>
    <w:p w14:paraId="47A0DB7E" w14:textId="38A29FD3" w:rsidR="00EF58F0" w:rsidRDefault="00EF58F0">
      <w:pPr>
        <w:pStyle w:val="CommentText"/>
      </w:pPr>
    </w:p>
    <w:p w14:paraId="51DA2A8F" w14:textId="264F06CB" w:rsidR="00EF58F0" w:rsidRDefault="00EF58F0">
      <w:pPr>
        <w:pStyle w:val="CommentText"/>
      </w:pPr>
      <w:r>
        <w:t xml:space="preserve">i.e. </w:t>
      </w:r>
      <w:proofErr w:type="gramStart"/>
      <w:r>
        <w:t>as long as</w:t>
      </w:r>
      <w:proofErr w:type="gramEnd"/>
      <w:r>
        <w:t xml:space="preserve"> share of CP is going down, its strong seasonality will have less and less influence on that of all-cause.</w:t>
      </w:r>
    </w:p>
    <w:p w14:paraId="40C46161" w14:textId="25355A16" w:rsidR="00EF58F0" w:rsidRDefault="00EF58F0">
      <w:pPr>
        <w:pStyle w:val="CommentText"/>
      </w:pPr>
    </w:p>
    <w:p w14:paraId="0ACDC4E1" w14:textId="38DF8CEB" w:rsidR="00EF58F0" w:rsidRDefault="00EF58F0">
      <w:pPr>
        <w:pStyle w:val="CommentText"/>
      </w:pPr>
      <w:r>
        <w:t>To discuss</w:t>
      </w:r>
    </w:p>
  </w:comment>
  <w:comment w:id="44" w:author="Robbie Parks" w:date="2018-01-18T01:33:00Z" w:initials="RP">
    <w:p w14:paraId="06B733C3" w14:textId="4469CCA7" w:rsidR="0071406C" w:rsidRDefault="0071406C">
      <w:pPr>
        <w:pStyle w:val="CommentText"/>
      </w:pPr>
      <w:r>
        <w:rPr>
          <w:rStyle w:val="CommentReference"/>
        </w:rPr>
        <w:annotationRef/>
      </w:r>
      <w:r>
        <w:t>Looking at the figures this makes sense</w:t>
      </w:r>
    </w:p>
  </w:comment>
  <w:comment w:id="62" w:author="Ezzati, Majid" w:date="2018-01-12T15:09:00Z" w:initials="EM">
    <w:p w14:paraId="54E874E3" w14:textId="793D539C" w:rsidR="00325E17" w:rsidRDefault="00325E17">
      <w:pPr>
        <w:pStyle w:val="CommentText"/>
      </w:pPr>
      <w:r>
        <w:rPr>
          <w:rStyle w:val="CommentReference"/>
        </w:rPr>
        <w:annotationRef/>
      </w:r>
      <w:r>
        <w:t>To discuss what emerges as interesting for cause-specific</w:t>
      </w:r>
      <w:r w:rsidR="00DB2D88">
        <w:t>. Perhaps a bit more signal for injuries or …</w:t>
      </w:r>
    </w:p>
  </w:comment>
  <w:comment w:id="72" w:author="Ezzati, Majid" w:date="2018-01-12T22:33:00Z" w:initials="EM">
    <w:p w14:paraId="722AD306" w14:textId="27327A0D" w:rsidR="0042218D" w:rsidRDefault="0042218D" w:rsidP="0042218D">
      <w:pPr>
        <w:pStyle w:val="CommentText"/>
      </w:pPr>
      <w:r>
        <w:rPr>
          <w:rStyle w:val="CommentReference"/>
        </w:rPr>
        <w:annotationRef/>
      </w:r>
      <w:r>
        <w:t xml:space="preserve">What else. We can say, for the sake of having something else, that for example we didn’t analyse by socioeconomic measures like poverty </w:t>
      </w:r>
      <w:proofErr w:type="spellStart"/>
      <w:r>
        <w:t>etc</w:t>
      </w:r>
      <w:proofErr w:type="spellEnd"/>
      <w:r>
        <w:t xml:space="preserve">? </w:t>
      </w:r>
    </w:p>
    <w:p w14:paraId="56810981" w14:textId="3EC14FD4" w:rsidR="00101D00" w:rsidRDefault="00101D00" w:rsidP="0042218D">
      <w:pPr>
        <w:pStyle w:val="CommentText"/>
      </w:pPr>
    </w:p>
    <w:p w14:paraId="19203FCD" w14:textId="3CE3FF2E" w:rsidR="00101D00" w:rsidRDefault="00101D00" w:rsidP="0042218D">
      <w:pPr>
        <w:pStyle w:val="CommentText"/>
      </w:pPr>
    </w:p>
    <w:p w14:paraId="11C16932" w14:textId="69CD0A64" w:rsidR="00101D00" w:rsidRDefault="00101D00" w:rsidP="0042218D">
      <w:pPr>
        <w:pStyle w:val="CommentText"/>
      </w:pPr>
    </w:p>
  </w:comment>
  <w:comment w:id="93" w:author="Robbie Parks" w:date="2018-01-18T11:23:00Z" w:initials="RP">
    <w:p w14:paraId="7E9C9B12" w14:textId="595FA337" w:rsidR="006E70EA" w:rsidRDefault="006E70EA">
      <w:pPr>
        <w:pStyle w:val="CommentText"/>
      </w:pPr>
      <w:r>
        <w:rPr>
          <w:rStyle w:val="CommentReference"/>
        </w:rPr>
        <w:annotationRef/>
      </w:r>
      <w:r>
        <w:t>Update and send tonight/tomorrow</w:t>
      </w:r>
    </w:p>
  </w:comment>
  <w:comment w:id="95" w:author="Ezzati, Majid" w:date="2018-01-12T22:36:00Z" w:initials="EM">
    <w:p w14:paraId="3B92B57C" w14:textId="6B8A8D0A" w:rsidR="0042218D" w:rsidRDefault="0042218D">
      <w:pPr>
        <w:pStyle w:val="CommentText"/>
      </w:pPr>
      <w:r>
        <w:rPr>
          <w:rStyle w:val="CommentReference"/>
        </w:rPr>
        <w:annotationRef/>
      </w:r>
      <w:r>
        <w:t xml:space="preserve">Do they decline as share of </w:t>
      </w:r>
      <w:proofErr w:type="gramStart"/>
      <w:r>
        <w:t>causes</w:t>
      </w:r>
      <w:proofErr w:type="gramEnd"/>
    </w:p>
  </w:comment>
  <w:comment w:id="96" w:author="Robbie Parks" w:date="2018-01-18T02:25:00Z" w:initials="RP">
    <w:p w14:paraId="24F047A2" w14:textId="271C6D34" w:rsidR="002E0DC3" w:rsidRDefault="002E0DC3">
      <w:pPr>
        <w:pStyle w:val="CommentText"/>
      </w:pPr>
      <w:r>
        <w:rPr>
          <w:rStyle w:val="CommentReference"/>
        </w:rPr>
        <w:annotationRef/>
      </w:r>
      <w:r>
        <w:t xml:space="preserve">Not </w:t>
      </w:r>
      <w:proofErr w:type="gramStart"/>
      <w:r>
        <w:t>really but</w:t>
      </w:r>
      <w:proofErr w:type="gramEnd"/>
      <w:r>
        <w:t xml:space="preserve"> the values for a lot of young ages are significantly smaller</w:t>
      </w:r>
    </w:p>
  </w:comment>
  <w:comment w:id="99" w:author="Ezzati, Majid" w:date="2018-01-12T22:37:00Z" w:initials="EM">
    <w:p w14:paraId="07F5E87C" w14:textId="39106767" w:rsidR="0042218D" w:rsidRDefault="0042218D">
      <w:pPr>
        <w:pStyle w:val="CommentText"/>
      </w:pPr>
      <w:r>
        <w:rPr>
          <w:rStyle w:val="CommentReference"/>
        </w:rPr>
        <w:annotationRef/>
      </w:r>
      <w:r>
        <w:t>Ok?</w:t>
      </w:r>
    </w:p>
  </w:comment>
  <w:comment w:id="111" w:author="Robbie Parks" w:date="2018-01-18T11:25:00Z" w:initials="RP">
    <w:p w14:paraId="0529EE9F" w14:textId="72F6E759" w:rsidR="00B233D4" w:rsidRDefault="00B233D4">
      <w:pPr>
        <w:pStyle w:val="CommentText"/>
      </w:pPr>
      <w:r>
        <w:rPr>
          <w:rStyle w:val="CommentReference"/>
        </w:rPr>
        <w:annotationRef/>
      </w:r>
      <w:r>
        <w:t>Without colons and remove work sex. Add (years) to key and make font smaller</w:t>
      </w:r>
    </w:p>
  </w:comment>
  <w:comment w:id="112" w:author="Ezzati, Majid" w:date="2018-01-12T15:07:00Z" w:initials="EM">
    <w:p w14:paraId="20CC64D1" w14:textId="44830CDD" w:rsidR="00325E17" w:rsidRDefault="00325E17">
      <w:pPr>
        <w:pStyle w:val="CommentText"/>
      </w:pPr>
      <w:r>
        <w:rPr>
          <w:rStyle w:val="CommentReference"/>
        </w:rPr>
        <w:annotationRef/>
      </w:r>
      <w:r>
        <w:t>To discuss</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45E7DB7" w15:done="0"/>
  <w15:commentEx w15:paraId="69175E6B" w15:done="0"/>
  <w15:commentEx w15:paraId="0F9A669C" w15:done="0"/>
  <w15:commentEx w15:paraId="628D3D2F" w15:done="0"/>
  <w15:commentEx w15:paraId="1069E5D0" w15:done="0"/>
  <w15:commentEx w15:paraId="0ACDC4E1" w15:done="0"/>
  <w15:commentEx w15:paraId="06B733C3" w15:paraIdParent="0ACDC4E1" w15:done="0"/>
  <w15:commentEx w15:paraId="54E874E3" w15:done="0"/>
  <w15:commentEx w15:paraId="11C16932" w15:done="0"/>
  <w15:commentEx w15:paraId="7E9C9B12" w15:done="0"/>
  <w15:commentEx w15:paraId="3B92B57C" w15:done="0"/>
  <w15:commentEx w15:paraId="24F047A2" w15:paraIdParent="3B92B57C" w15:done="0"/>
  <w15:commentEx w15:paraId="07F5E87C" w15:done="0"/>
  <w15:commentEx w15:paraId="0529EE9F" w15:done="0"/>
  <w15:commentEx w15:paraId="20CC64D1"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A4E21DA" w14:textId="77777777" w:rsidR="006E5471" w:rsidRDefault="006E5471">
      <w:pPr>
        <w:spacing w:after="0" w:line="240" w:lineRule="auto"/>
      </w:pPr>
      <w:r>
        <w:separator/>
      </w:r>
    </w:p>
  </w:endnote>
  <w:endnote w:type="continuationSeparator" w:id="0">
    <w:p w14:paraId="1B19C95B" w14:textId="77777777" w:rsidR="006E5471" w:rsidRDefault="006E54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5B67C9" w:rsidRDefault="00DB1F30"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5B67C9" w:rsidRDefault="005B67C9" w:rsidP="005B67C9">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7D602E05" w:rsidR="005B67C9" w:rsidRDefault="00DB1F30"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53B44">
      <w:rPr>
        <w:rStyle w:val="PageNumber"/>
        <w:noProof/>
      </w:rPr>
      <w:t>5</w:t>
    </w:r>
    <w:r>
      <w:rPr>
        <w:rStyle w:val="PageNumber"/>
      </w:rPr>
      <w:fldChar w:fldCharType="end"/>
    </w:r>
  </w:p>
  <w:p w14:paraId="3F8F309C" w14:textId="77777777" w:rsidR="005B67C9" w:rsidRDefault="005B67C9" w:rsidP="005B67C9">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86786EA" w14:textId="77777777" w:rsidR="006E5471" w:rsidRDefault="006E5471">
      <w:pPr>
        <w:spacing w:after="0" w:line="240" w:lineRule="auto"/>
      </w:pPr>
      <w:r>
        <w:separator/>
      </w:r>
    </w:p>
  </w:footnote>
  <w:footnote w:type="continuationSeparator" w:id="0">
    <w:p w14:paraId="38C1376E" w14:textId="77777777" w:rsidR="006E5471" w:rsidRDefault="006E5471">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Robbie Parks">
    <w15:presenceInfo w15:providerId="None" w15:userId="Robbie Parks"/>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3248"/>
    <w:rsid w:val="00004649"/>
    <w:rsid w:val="00005B06"/>
    <w:rsid w:val="00010088"/>
    <w:rsid w:val="00016C20"/>
    <w:rsid w:val="000171E9"/>
    <w:rsid w:val="000210D1"/>
    <w:rsid w:val="0003657E"/>
    <w:rsid w:val="00040FE5"/>
    <w:rsid w:val="0004316E"/>
    <w:rsid w:val="000559D5"/>
    <w:rsid w:val="00061E82"/>
    <w:rsid w:val="00066C53"/>
    <w:rsid w:val="00070EF4"/>
    <w:rsid w:val="000711BB"/>
    <w:rsid w:val="00071653"/>
    <w:rsid w:val="00072F64"/>
    <w:rsid w:val="000826AA"/>
    <w:rsid w:val="0008315C"/>
    <w:rsid w:val="00084F55"/>
    <w:rsid w:val="000A0CBB"/>
    <w:rsid w:val="000B0D4A"/>
    <w:rsid w:val="000B343F"/>
    <w:rsid w:val="000B49C7"/>
    <w:rsid w:val="000B6495"/>
    <w:rsid w:val="000B7625"/>
    <w:rsid w:val="000C6C91"/>
    <w:rsid w:val="000C7277"/>
    <w:rsid w:val="000E19E2"/>
    <w:rsid w:val="000E2CF4"/>
    <w:rsid w:val="000E3486"/>
    <w:rsid w:val="000E3A7A"/>
    <w:rsid w:val="000E5F6C"/>
    <w:rsid w:val="000E7E2F"/>
    <w:rsid w:val="000F58BA"/>
    <w:rsid w:val="00101D00"/>
    <w:rsid w:val="001073C5"/>
    <w:rsid w:val="00111621"/>
    <w:rsid w:val="00115046"/>
    <w:rsid w:val="00115F35"/>
    <w:rsid w:val="001163FE"/>
    <w:rsid w:val="00131404"/>
    <w:rsid w:val="00132C6C"/>
    <w:rsid w:val="00142A44"/>
    <w:rsid w:val="00143F59"/>
    <w:rsid w:val="0015398F"/>
    <w:rsid w:val="00156FC7"/>
    <w:rsid w:val="00161E98"/>
    <w:rsid w:val="0016206E"/>
    <w:rsid w:val="00180945"/>
    <w:rsid w:val="0019228F"/>
    <w:rsid w:val="0019272E"/>
    <w:rsid w:val="00196C4A"/>
    <w:rsid w:val="001A0673"/>
    <w:rsid w:val="001A0CB6"/>
    <w:rsid w:val="001A1F00"/>
    <w:rsid w:val="001A3870"/>
    <w:rsid w:val="001A477E"/>
    <w:rsid w:val="001A5AD8"/>
    <w:rsid w:val="001A6909"/>
    <w:rsid w:val="001A7900"/>
    <w:rsid w:val="001B23D1"/>
    <w:rsid w:val="001B3247"/>
    <w:rsid w:val="001C2F97"/>
    <w:rsid w:val="001C3C8D"/>
    <w:rsid w:val="001C613C"/>
    <w:rsid w:val="001C6F5C"/>
    <w:rsid w:val="001D0F84"/>
    <w:rsid w:val="001D36DD"/>
    <w:rsid w:val="001D78FC"/>
    <w:rsid w:val="001D7BA9"/>
    <w:rsid w:val="001E4AF8"/>
    <w:rsid w:val="001F0FFF"/>
    <w:rsid w:val="001F3D58"/>
    <w:rsid w:val="002015BB"/>
    <w:rsid w:val="002061AD"/>
    <w:rsid w:val="00214C19"/>
    <w:rsid w:val="002166AE"/>
    <w:rsid w:val="00217F61"/>
    <w:rsid w:val="00220C4B"/>
    <w:rsid w:val="002231AC"/>
    <w:rsid w:val="002317EC"/>
    <w:rsid w:val="00235CE2"/>
    <w:rsid w:val="00236AF3"/>
    <w:rsid w:val="002452E3"/>
    <w:rsid w:val="00260281"/>
    <w:rsid w:val="0026033D"/>
    <w:rsid w:val="00260B02"/>
    <w:rsid w:val="002662B1"/>
    <w:rsid w:val="00271614"/>
    <w:rsid w:val="0029208D"/>
    <w:rsid w:val="002946F4"/>
    <w:rsid w:val="00296A5E"/>
    <w:rsid w:val="002A4569"/>
    <w:rsid w:val="002C33D5"/>
    <w:rsid w:val="002D0212"/>
    <w:rsid w:val="002D1F5C"/>
    <w:rsid w:val="002D5F29"/>
    <w:rsid w:val="002E0DC3"/>
    <w:rsid w:val="002F2133"/>
    <w:rsid w:val="002F4DC5"/>
    <w:rsid w:val="00306685"/>
    <w:rsid w:val="00310C35"/>
    <w:rsid w:val="003110FD"/>
    <w:rsid w:val="00320003"/>
    <w:rsid w:val="003206D2"/>
    <w:rsid w:val="0032227A"/>
    <w:rsid w:val="00325BCE"/>
    <w:rsid w:val="00325E17"/>
    <w:rsid w:val="00332CF8"/>
    <w:rsid w:val="003339E3"/>
    <w:rsid w:val="0033413A"/>
    <w:rsid w:val="003377A4"/>
    <w:rsid w:val="00341373"/>
    <w:rsid w:val="003453DE"/>
    <w:rsid w:val="00353A6E"/>
    <w:rsid w:val="003572E4"/>
    <w:rsid w:val="00357AC1"/>
    <w:rsid w:val="00362019"/>
    <w:rsid w:val="0036381E"/>
    <w:rsid w:val="00385CAD"/>
    <w:rsid w:val="00386081"/>
    <w:rsid w:val="00387B37"/>
    <w:rsid w:val="0039751B"/>
    <w:rsid w:val="003A23C3"/>
    <w:rsid w:val="003A3A3F"/>
    <w:rsid w:val="003B2BCB"/>
    <w:rsid w:val="003C153C"/>
    <w:rsid w:val="003D394A"/>
    <w:rsid w:val="003D6587"/>
    <w:rsid w:val="003E1F81"/>
    <w:rsid w:val="003E6E8C"/>
    <w:rsid w:val="003F22B3"/>
    <w:rsid w:val="004018CB"/>
    <w:rsid w:val="00402D6F"/>
    <w:rsid w:val="0040449F"/>
    <w:rsid w:val="00413B5E"/>
    <w:rsid w:val="00415980"/>
    <w:rsid w:val="00421068"/>
    <w:rsid w:val="0042218D"/>
    <w:rsid w:val="004243A2"/>
    <w:rsid w:val="004258D7"/>
    <w:rsid w:val="004273F1"/>
    <w:rsid w:val="00433EDB"/>
    <w:rsid w:val="00440599"/>
    <w:rsid w:val="0044771A"/>
    <w:rsid w:val="004508FE"/>
    <w:rsid w:val="00455623"/>
    <w:rsid w:val="00456632"/>
    <w:rsid w:val="004566E5"/>
    <w:rsid w:val="00457A51"/>
    <w:rsid w:val="0046173B"/>
    <w:rsid w:val="00464C54"/>
    <w:rsid w:val="00465E33"/>
    <w:rsid w:val="00466D5F"/>
    <w:rsid w:val="004717CE"/>
    <w:rsid w:val="00474BAB"/>
    <w:rsid w:val="004873B6"/>
    <w:rsid w:val="004A5074"/>
    <w:rsid w:val="004A5369"/>
    <w:rsid w:val="004B3808"/>
    <w:rsid w:val="004C1040"/>
    <w:rsid w:val="004C2CEE"/>
    <w:rsid w:val="004C3449"/>
    <w:rsid w:val="004C4C80"/>
    <w:rsid w:val="004C546E"/>
    <w:rsid w:val="004D0817"/>
    <w:rsid w:val="004D273F"/>
    <w:rsid w:val="004E461D"/>
    <w:rsid w:val="004E69CB"/>
    <w:rsid w:val="004E72FD"/>
    <w:rsid w:val="004E75ED"/>
    <w:rsid w:val="004F1CE2"/>
    <w:rsid w:val="004F2FDD"/>
    <w:rsid w:val="004F404D"/>
    <w:rsid w:val="004F60F9"/>
    <w:rsid w:val="004F7FD8"/>
    <w:rsid w:val="005028B3"/>
    <w:rsid w:val="00504124"/>
    <w:rsid w:val="00506AF4"/>
    <w:rsid w:val="0051013D"/>
    <w:rsid w:val="005130C5"/>
    <w:rsid w:val="0053029A"/>
    <w:rsid w:val="00541914"/>
    <w:rsid w:val="005450E2"/>
    <w:rsid w:val="005612F0"/>
    <w:rsid w:val="00565921"/>
    <w:rsid w:val="00565B41"/>
    <w:rsid w:val="005773A8"/>
    <w:rsid w:val="00577BB1"/>
    <w:rsid w:val="00577D56"/>
    <w:rsid w:val="00577DE0"/>
    <w:rsid w:val="005866BD"/>
    <w:rsid w:val="00590032"/>
    <w:rsid w:val="005902F2"/>
    <w:rsid w:val="00592119"/>
    <w:rsid w:val="0059341A"/>
    <w:rsid w:val="00593EAA"/>
    <w:rsid w:val="005A76F0"/>
    <w:rsid w:val="005B03DF"/>
    <w:rsid w:val="005B5156"/>
    <w:rsid w:val="005B67C9"/>
    <w:rsid w:val="005B7C1A"/>
    <w:rsid w:val="005C2851"/>
    <w:rsid w:val="005D22AA"/>
    <w:rsid w:val="005F0F34"/>
    <w:rsid w:val="005F1013"/>
    <w:rsid w:val="005F50AC"/>
    <w:rsid w:val="00602D21"/>
    <w:rsid w:val="00604288"/>
    <w:rsid w:val="00604A42"/>
    <w:rsid w:val="00611ED8"/>
    <w:rsid w:val="006124E6"/>
    <w:rsid w:val="00617238"/>
    <w:rsid w:val="00635195"/>
    <w:rsid w:val="006412F8"/>
    <w:rsid w:val="00641AF0"/>
    <w:rsid w:val="00643A32"/>
    <w:rsid w:val="006441C9"/>
    <w:rsid w:val="006445F8"/>
    <w:rsid w:val="00650609"/>
    <w:rsid w:val="00652AC7"/>
    <w:rsid w:val="00654669"/>
    <w:rsid w:val="006633AD"/>
    <w:rsid w:val="0067689E"/>
    <w:rsid w:val="006825A7"/>
    <w:rsid w:val="00690402"/>
    <w:rsid w:val="006934E5"/>
    <w:rsid w:val="006959B5"/>
    <w:rsid w:val="00696DE7"/>
    <w:rsid w:val="006A5B04"/>
    <w:rsid w:val="006A677D"/>
    <w:rsid w:val="006B277C"/>
    <w:rsid w:val="006B3776"/>
    <w:rsid w:val="006B4F92"/>
    <w:rsid w:val="006C147D"/>
    <w:rsid w:val="006C41B5"/>
    <w:rsid w:val="006C50E6"/>
    <w:rsid w:val="006D0249"/>
    <w:rsid w:val="006D5AA9"/>
    <w:rsid w:val="006E0E6B"/>
    <w:rsid w:val="006E3DFC"/>
    <w:rsid w:val="006E5471"/>
    <w:rsid w:val="006E5AD1"/>
    <w:rsid w:val="006E6E0D"/>
    <w:rsid w:val="006E70EA"/>
    <w:rsid w:val="006E7853"/>
    <w:rsid w:val="006F25A2"/>
    <w:rsid w:val="006F382C"/>
    <w:rsid w:val="006F4CA6"/>
    <w:rsid w:val="006F59ED"/>
    <w:rsid w:val="00702978"/>
    <w:rsid w:val="00704498"/>
    <w:rsid w:val="00707E3F"/>
    <w:rsid w:val="00712E39"/>
    <w:rsid w:val="0071406C"/>
    <w:rsid w:val="00715F58"/>
    <w:rsid w:val="00716D2A"/>
    <w:rsid w:val="0072142C"/>
    <w:rsid w:val="00734FDB"/>
    <w:rsid w:val="00744393"/>
    <w:rsid w:val="007471B0"/>
    <w:rsid w:val="00763760"/>
    <w:rsid w:val="00765400"/>
    <w:rsid w:val="007657EB"/>
    <w:rsid w:val="00766A54"/>
    <w:rsid w:val="00766E22"/>
    <w:rsid w:val="007671B3"/>
    <w:rsid w:val="00771AD0"/>
    <w:rsid w:val="00772531"/>
    <w:rsid w:val="00773692"/>
    <w:rsid w:val="00780D25"/>
    <w:rsid w:val="0078487A"/>
    <w:rsid w:val="007852FE"/>
    <w:rsid w:val="0079291D"/>
    <w:rsid w:val="00795E96"/>
    <w:rsid w:val="007A61E2"/>
    <w:rsid w:val="007B3CD8"/>
    <w:rsid w:val="007B7B7F"/>
    <w:rsid w:val="007E021F"/>
    <w:rsid w:val="007E13E7"/>
    <w:rsid w:val="007E30DC"/>
    <w:rsid w:val="007F2345"/>
    <w:rsid w:val="007F2E1E"/>
    <w:rsid w:val="007F54F2"/>
    <w:rsid w:val="00800663"/>
    <w:rsid w:val="00802C27"/>
    <w:rsid w:val="008038BB"/>
    <w:rsid w:val="008174C7"/>
    <w:rsid w:val="00841B48"/>
    <w:rsid w:val="00843A73"/>
    <w:rsid w:val="00852228"/>
    <w:rsid w:val="00856C5D"/>
    <w:rsid w:val="008662AD"/>
    <w:rsid w:val="008669E9"/>
    <w:rsid w:val="00880190"/>
    <w:rsid w:val="008807C6"/>
    <w:rsid w:val="00881129"/>
    <w:rsid w:val="008829B0"/>
    <w:rsid w:val="00885D24"/>
    <w:rsid w:val="008A287F"/>
    <w:rsid w:val="008A6465"/>
    <w:rsid w:val="008A6C6B"/>
    <w:rsid w:val="008B54BC"/>
    <w:rsid w:val="008B7DDD"/>
    <w:rsid w:val="008C4931"/>
    <w:rsid w:val="008C4B74"/>
    <w:rsid w:val="008D16D9"/>
    <w:rsid w:val="008D6B6B"/>
    <w:rsid w:val="008D7ED7"/>
    <w:rsid w:val="008E4728"/>
    <w:rsid w:val="008F16FF"/>
    <w:rsid w:val="00910BC9"/>
    <w:rsid w:val="00911EE8"/>
    <w:rsid w:val="00922A69"/>
    <w:rsid w:val="00925FBE"/>
    <w:rsid w:val="00932BD5"/>
    <w:rsid w:val="00935167"/>
    <w:rsid w:val="00937AF1"/>
    <w:rsid w:val="00943F5B"/>
    <w:rsid w:val="009509FF"/>
    <w:rsid w:val="00963B19"/>
    <w:rsid w:val="00971022"/>
    <w:rsid w:val="00973308"/>
    <w:rsid w:val="0098603C"/>
    <w:rsid w:val="00987583"/>
    <w:rsid w:val="009A475F"/>
    <w:rsid w:val="009B11D1"/>
    <w:rsid w:val="009B275D"/>
    <w:rsid w:val="009B509E"/>
    <w:rsid w:val="009B52E7"/>
    <w:rsid w:val="009B60EF"/>
    <w:rsid w:val="009C267E"/>
    <w:rsid w:val="009C4D03"/>
    <w:rsid w:val="009C5745"/>
    <w:rsid w:val="009D16DD"/>
    <w:rsid w:val="009D20AE"/>
    <w:rsid w:val="009D529E"/>
    <w:rsid w:val="009D5647"/>
    <w:rsid w:val="009D5B4B"/>
    <w:rsid w:val="009E25B4"/>
    <w:rsid w:val="009E450A"/>
    <w:rsid w:val="009F3128"/>
    <w:rsid w:val="00A01E9E"/>
    <w:rsid w:val="00A10491"/>
    <w:rsid w:val="00A17972"/>
    <w:rsid w:val="00A21338"/>
    <w:rsid w:val="00A22028"/>
    <w:rsid w:val="00A252DB"/>
    <w:rsid w:val="00A256A5"/>
    <w:rsid w:val="00A25BFD"/>
    <w:rsid w:val="00A35211"/>
    <w:rsid w:val="00A43C02"/>
    <w:rsid w:val="00A509B8"/>
    <w:rsid w:val="00A53CD7"/>
    <w:rsid w:val="00A54142"/>
    <w:rsid w:val="00A55A47"/>
    <w:rsid w:val="00A56493"/>
    <w:rsid w:val="00A57D16"/>
    <w:rsid w:val="00A6117A"/>
    <w:rsid w:val="00A62D0E"/>
    <w:rsid w:val="00A718C6"/>
    <w:rsid w:val="00A73337"/>
    <w:rsid w:val="00A740DA"/>
    <w:rsid w:val="00A76F66"/>
    <w:rsid w:val="00A77996"/>
    <w:rsid w:val="00A80B45"/>
    <w:rsid w:val="00A817BA"/>
    <w:rsid w:val="00A8195E"/>
    <w:rsid w:val="00A87A63"/>
    <w:rsid w:val="00A87EFB"/>
    <w:rsid w:val="00A90A4A"/>
    <w:rsid w:val="00AA0329"/>
    <w:rsid w:val="00AA1780"/>
    <w:rsid w:val="00AA22F0"/>
    <w:rsid w:val="00AA2F95"/>
    <w:rsid w:val="00AA30BB"/>
    <w:rsid w:val="00AA5EC2"/>
    <w:rsid w:val="00AB3E0F"/>
    <w:rsid w:val="00AB4FD9"/>
    <w:rsid w:val="00AB66EA"/>
    <w:rsid w:val="00AC3981"/>
    <w:rsid w:val="00AC49BC"/>
    <w:rsid w:val="00AC6A7C"/>
    <w:rsid w:val="00AD2DD2"/>
    <w:rsid w:val="00AE341C"/>
    <w:rsid w:val="00AE56C4"/>
    <w:rsid w:val="00AF44BC"/>
    <w:rsid w:val="00AF552B"/>
    <w:rsid w:val="00B11556"/>
    <w:rsid w:val="00B128A3"/>
    <w:rsid w:val="00B233D4"/>
    <w:rsid w:val="00B23634"/>
    <w:rsid w:val="00B31D5F"/>
    <w:rsid w:val="00B3504F"/>
    <w:rsid w:val="00B35118"/>
    <w:rsid w:val="00B35C46"/>
    <w:rsid w:val="00B41144"/>
    <w:rsid w:val="00B45F2D"/>
    <w:rsid w:val="00B461EC"/>
    <w:rsid w:val="00B46AD5"/>
    <w:rsid w:val="00B62D3F"/>
    <w:rsid w:val="00B66895"/>
    <w:rsid w:val="00B67C7C"/>
    <w:rsid w:val="00B70782"/>
    <w:rsid w:val="00B7166D"/>
    <w:rsid w:val="00B85B28"/>
    <w:rsid w:val="00B86D7A"/>
    <w:rsid w:val="00B91368"/>
    <w:rsid w:val="00B91584"/>
    <w:rsid w:val="00BB36A2"/>
    <w:rsid w:val="00BB5047"/>
    <w:rsid w:val="00BB6E7F"/>
    <w:rsid w:val="00BB739D"/>
    <w:rsid w:val="00BD7179"/>
    <w:rsid w:val="00BE13F4"/>
    <w:rsid w:val="00BE5840"/>
    <w:rsid w:val="00BE6766"/>
    <w:rsid w:val="00BE6A78"/>
    <w:rsid w:val="00BE7C5B"/>
    <w:rsid w:val="00BF3FD9"/>
    <w:rsid w:val="00C02149"/>
    <w:rsid w:val="00C0501F"/>
    <w:rsid w:val="00C13D9B"/>
    <w:rsid w:val="00C14611"/>
    <w:rsid w:val="00C163B5"/>
    <w:rsid w:val="00C23D9A"/>
    <w:rsid w:val="00C24822"/>
    <w:rsid w:val="00C25541"/>
    <w:rsid w:val="00C25CEC"/>
    <w:rsid w:val="00C33FFB"/>
    <w:rsid w:val="00C4447B"/>
    <w:rsid w:val="00C52535"/>
    <w:rsid w:val="00C56688"/>
    <w:rsid w:val="00C57CDC"/>
    <w:rsid w:val="00C60D59"/>
    <w:rsid w:val="00C62D97"/>
    <w:rsid w:val="00C646B4"/>
    <w:rsid w:val="00C77FA7"/>
    <w:rsid w:val="00C86A4C"/>
    <w:rsid w:val="00CA6179"/>
    <w:rsid w:val="00CE1DCB"/>
    <w:rsid w:val="00CE3E2E"/>
    <w:rsid w:val="00CF138F"/>
    <w:rsid w:val="00CF318B"/>
    <w:rsid w:val="00D03948"/>
    <w:rsid w:val="00D0474A"/>
    <w:rsid w:val="00D04AD1"/>
    <w:rsid w:val="00D117B9"/>
    <w:rsid w:val="00D15C80"/>
    <w:rsid w:val="00D24DC4"/>
    <w:rsid w:val="00D31B63"/>
    <w:rsid w:val="00D349E0"/>
    <w:rsid w:val="00D361AE"/>
    <w:rsid w:val="00D42725"/>
    <w:rsid w:val="00D435B3"/>
    <w:rsid w:val="00D44595"/>
    <w:rsid w:val="00D44B32"/>
    <w:rsid w:val="00D56CDF"/>
    <w:rsid w:val="00D578EC"/>
    <w:rsid w:val="00D57972"/>
    <w:rsid w:val="00D61489"/>
    <w:rsid w:val="00D64CF4"/>
    <w:rsid w:val="00D7364D"/>
    <w:rsid w:val="00D74BA2"/>
    <w:rsid w:val="00D75325"/>
    <w:rsid w:val="00D84009"/>
    <w:rsid w:val="00D8629D"/>
    <w:rsid w:val="00D8714D"/>
    <w:rsid w:val="00D92672"/>
    <w:rsid w:val="00D92A88"/>
    <w:rsid w:val="00D94AB5"/>
    <w:rsid w:val="00DA178A"/>
    <w:rsid w:val="00DA5F0A"/>
    <w:rsid w:val="00DA6C08"/>
    <w:rsid w:val="00DB1F30"/>
    <w:rsid w:val="00DB2D88"/>
    <w:rsid w:val="00DB4B8F"/>
    <w:rsid w:val="00DB65EC"/>
    <w:rsid w:val="00DB7F7E"/>
    <w:rsid w:val="00DC1680"/>
    <w:rsid w:val="00DC4352"/>
    <w:rsid w:val="00DE1EA3"/>
    <w:rsid w:val="00DE2636"/>
    <w:rsid w:val="00DF62BA"/>
    <w:rsid w:val="00E03995"/>
    <w:rsid w:val="00E11ABD"/>
    <w:rsid w:val="00E23271"/>
    <w:rsid w:val="00E26342"/>
    <w:rsid w:val="00E30DF9"/>
    <w:rsid w:val="00E34FC6"/>
    <w:rsid w:val="00E42E99"/>
    <w:rsid w:val="00E45865"/>
    <w:rsid w:val="00E46600"/>
    <w:rsid w:val="00E610FC"/>
    <w:rsid w:val="00E618D1"/>
    <w:rsid w:val="00E62060"/>
    <w:rsid w:val="00E65AEC"/>
    <w:rsid w:val="00E71D20"/>
    <w:rsid w:val="00E803FE"/>
    <w:rsid w:val="00E80BC8"/>
    <w:rsid w:val="00E827DA"/>
    <w:rsid w:val="00E85B65"/>
    <w:rsid w:val="00E95C08"/>
    <w:rsid w:val="00EA1274"/>
    <w:rsid w:val="00EA5E28"/>
    <w:rsid w:val="00EB02E8"/>
    <w:rsid w:val="00EB2F43"/>
    <w:rsid w:val="00EC004F"/>
    <w:rsid w:val="00EC07C7"/>
    <w:rsid w:val="00EC559F"/>
    <w:rsid w:val="00ED0384"/>
    <w:rsid w:val="00ED3EB5"/>
    <w:rsid w:val="00EE0CA6"/>
    <w:rsid w:val="00EE196B"/>
    <w:rsid w:val="00EE40BC"/>
    <w:rsid w:val="00EE7E4F"/>
    <w:rsid w:val="00EF0C40"/>
    <w:rsid w:val="00EF0DEC"/>
    <w:rsid w:val="00EF4283"/>
    <w:rsid w:val="00EF4FB4"/>
    <w:rsid w:val="00EF58F0"/>
    <w:rsid w:val="00F01B41"/>
    <w:rsid w:val="00F022F6"/>
    <w:rsid w:val="00F04AEE"/>
    <w:rsid w:val="00F06B28"/>
    <w:rsid w:val="00F11CCD"/>
    <w:rsid w:val="00F147B2"/>
    <w:rsid w:val="00F25917"/>
    <w:rsid w:val="00F43484"/>
    <w:rsid w:val="00F44160"/>
    <w:rsid w:val="00F45D72"/>
    <w:rsid w:val="00F53B44"/>
    <w:rsid w:val="00F557A4"/>
    <w:rsid w:val="00F55A45"/>
    <w:rsid w:val="00F56EE5"/>
    <w:rsid w:val="00F62450"/>
    <w:rsid w:val="00F636D9"/>
    <w:rsid w:val="00F64873"/>
    <w:rsid w:val="00F64E7E"/>
    <w:rsid w:val="00F653C8"/>
    <w:rsid w:val="00F71592"/>
    <w:rsid w:val="00F73CE1"/>
    <w:rsid w:val="00F92934"/>
    <w:rsid w:val="00FA2809"/>
    <w:rsid w:val="00FB0F7A"/>
    <w:rsid w:val="00FB162A"/>
    <w:rsid w:val="00FB2FE0"/>
    <w:rsid w:val="00FB4E0C"/>
    <w:rsid w:val="00FB6151"/>
    <w:rsid w:val="00FC4FE7"/>
    <w:rsid w:val="00FD464A"/>
    <w:rsid w:val="00FE26BC"/>
    <w:rsid w:val="00FE2F81"/>
    <w:rsid w:val="00FE5FE6"/>
    <w:rsid w:val="00FF42B0"/>
    <w:rsid w:val="00FF6256"/>
    <w:rsid w:val="00FF6541"/>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A6E21D19-6EB3-4D50-8E00-601FD4E73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C57CDC"/>
    <w:pPr>
      <w:ind w:left="720"/>
      <w:contextualSpacing/>
    </w:p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769037732">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microsoft.com/office/2011/relationships/people" Target="peop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78AFC1EA-20D3-B846-B985-71D92C218C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17</Pages>
  <Words>16951</Words>
  <Characters>96621</Characters>
  <Application>Microsoft Macintosh Word</Application>
  <DocSecurity>0</DocSecurity>
  <Lines>805</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Robbie Parks</cp:lastModifiedBy>
  <cp:revision>9</cp:revision>
  <dcterms:created xsi:type="dcterms:W3CDTF">2018-01-18T11:07:00Z</dcterms:created>
  <dcterms:modified xsi:type="dcterms:W3CDTF">2018-01-19T09:38:00Z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http://www.zotero.org/styles/the-lancet</vt:lpwstr>
  </property>
  <property fmtid="{D5CDD505-2E9C-101B-9397-08002B2CF9AE}" pid="4" name="Mendeley Unique User Id_1">
    <vt:lpwstr>7f47c4ec-e20f-36f7-ae86-130308784d82</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16th edition (author-date)</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10th edition - Harvard</vt:lpwstr>
  </property>
  <property fmtid="{D5CDD505-2E9C-101B-9397-08002B2CF9AE}" pid="13" name="Mendeley Recent Style Id 4_1">
    <vt:lpwstr>http://www.zotero.org/styles/harvard1</vt:lpwstr>
  </property>
  <property fmtid="{D5CDD505-2E9C-101B-9397-08002B2CF9AE}" pid="14" name="Mendeley Recent Style Name 4_1">
    <vt:lpwstr>Harvard reference format 1 (deprecated)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7th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http://www.zotero.org/styles/the-lancet</vt:lpwstr>
  </property>
  <property fmtid="{D5CDD505-2E9C-101B-9397-08002B2CF9AE}" pid="24" name="Mendeley Recent Style Name 9_1">
    <vt:lpwstr>The Lancet</vt:lpwstr>
  </property>
</Properties>
</file>