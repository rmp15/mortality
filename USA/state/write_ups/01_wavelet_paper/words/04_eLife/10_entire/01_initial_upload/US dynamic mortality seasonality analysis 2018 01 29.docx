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5251441E" w:rsidR="00413B5E" w:rsidRPr="006E585E" w:rsidRDefault="00384D1E" w:rsidP="001B44B8">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National and regional seasonal </w:t>
      </w:r>
      <w:r w:rsidR="000210D1" w:rsidRPr="006E585E">
        <w:rPr>
          <w:rFonts w:ascii="Times New Roman" w:hAnsi="Times New Roman"/>
          <w:b/>
          <w:color w:val="000000" w:themeColor="text1"/>
          <w:sz w:val="24"/>
          <w:szCs w:val="24"/>
        </w:rPr>
        <w:t xml:space="preserve">dynamics of </w:t>
      </w:r>
      <w:r w:rsidR="007B3CD8" w:rsidRPr="006E585E">
        <w:rPr>
          <w:rFonts w:ascii="Times New Roman" w:hAnsi="Times New Roman"/>
          <w:b/>
          <w:color w:val="000000" w:themeColor="text1"/>
          <w:sz w:val="24"/>
          <w:szCs w:val="24"/>
        </w:rPr>
        <w:t xml:space="preserve">all-cause and cause-specific </w:t>
      </w:r>
      <w:r w:rsidR="000210D1" w:rsidRPr="006E585E">
        <w:rPr>
          <w:rFonts w:ascii="Times New Roman" w:hAnsi="Times New Roman"/>
          <w:b/>
          <w:color w:val="000000" w:themeColor="text1"/>
          <w:sz w:val="24"/>
          <w:szCs w:val="24"/>
        </w:rPr>
        <w:t xml:space="preserve">mortality in the </w:t>
      </w:r>
      <w:r w:rsidR="00386081" w:rsidRPr="006E585E">
        <w:rPr>
          <w:rFonts w:ascii="Times New Roman" w:hAnsi="Times New Roman"/>
          <w:b/>
          <w:color w:val="000000" w:themeColor="text1"/>
          <w:sz w:val="24"/>
          <w:szCs w:val="24"/>
        </w:rPr>
        <w:t>USA</w:t>
      </w:r>
      <w:r w:rsidR="00881129" w:rsidRPr="006E585E">
        <w:rPr>
          <w:rFonts w:ascii="Times New Roman" w:hAnsi="Times New Roman"/>
          <w:b/>
          <w:color w:val="000000" w:themeColor="text1"/>
          <w:sz w:val="24"/>
          <w:szCs w:val="24"/>
        </w:rPr>
        <w:t xml:space="preserve"> from 1980</w:t>
      </w:r>
      <w:r w:rsidR="000210D1" w:rsidRPr="006E585E">
        <w:rPr>
          <w:rFonts w:ascii="Times New Roman" w:hAnsi="Times New Roman"/>
          <w:b/>
          <w:color w:val="000000" w:themeColor="text1"/>
          <w:sz w:val="24"/>
          <w:szCs w:val="24"/>
        </w:rPr>
        <w:t xml:space="preserve"> to 2013</w:t>
      </w:r>
    </w:p>
    <w:p w14:paraId="4712E526" w14:textId="3C8D31C8" w:rsidR="00413B5E" w:rsidRPr="006E585E" w:rsidRDefault="000210D1" w:rsidP="001B44B8">
      <w:pPr>
        <w:spacing w:after="0" w:line="480" w:lineRule="auto"/>
        <w:jc w:val="both"/>
        <w:outlineLvl w:val="0"/>
        <w:rPr>
          <w:rFonts w:ascii="Times New Roman" w:hAnsi="Times New Roman"/>
          <w:color w:val="000000" w:themeColor="text1"/>
          <w:sz w:val="24"/>
          <w:szCs w:val="24"/>
          <w:vertAlign w:val="superscript"/>
        </w:rPr>
      </w:pPr>
      <w:r w:rsidRPr="006E585E">
        <w:rPr>
          <w:rFonts w:ascii="Times New Roman" w:hAnsi="Times New Roman"/>
          <w:color w:val="000000" w:themeColor="text1"/>
          <w:sz w:val="24"/>
          <w:szCs w:val="24"/>
        </w:rPr>
        <w:t>Robbie M Parks</w:t>
      </w:r>
      <w:r w:rsidRPr="006E585E">
        <w:rPr>
          <w:rFonts w:ascii="Times New Roman" w:hAnsi="Times New Roman"/>
          <w:color w:val="000000" w:themeColor="text1"/>
          <w:sz w:val="24"/>
          <w:szCs w:val="24"/>
          <w:vertAlign w:val="superscript"/>
        </w:rPr>
        <w:t>1,2</w:t>
      </w:r>
      <w:r w:rsidRPr="006E585E">
        <w:rPr>
          <w:rFonts w:ascii="Times New Roman" w:hAnsi="Times New Roman"/>
          <w:color w:val="000000" w:themeColor="text1"/>
          <w:sz w:val="24"/>
          <w:szCs w:val="24"/>
        </w:rPr>
        <w:t>, James E Bennett</w:t>
      </w:r>
      <w:r w:rsidRPr="006E585E">
        <w:rPr>
          <w:rFonts w:ascii="Times New Roman" w:hAnsi="Times New Roman"/>
          <w:color w:val="000000" w:themeColor="text1"/>
          <w:sz w:val="24"/>
          <w:szCs w:val="24"/>
          <w:vertAlign w:val="superscript"/>
        </w:rPr>
        <w:t>1,2,3</w:t>
      </w:r>
      <w:r w:rsidRPr="006E585E">
        <w:rPr>
          <w:rFonts w:ascii="Times New Roman" w:hAnsi="Times New Roman"/>
          <w:color w:val="000000" w:themeColor="text1"/>
          <w:sz w:val="24"/>
          <w:szCs w:val="24"/>
        </w:rPr>
        <w:t>, Kyle J Foreman</w:t>
      </w:r>
      <w:r w:rsidRPr="006E585E">
        <w:rPr>
          <w:rFonts w:ascii="Times New Roman" w:hAnsi="Times New Roman"/>
          <w:color w:val="000000" w:themeColor="text1"/>
          <w:sz w:val="24"/>
          <w:szCs w:val="24"/>
          <w:vertAlign w:val="superscript"/>
        </w:rPr>
        <w:t>1,2,4</w:t>
      </w:r>
      <w:r w:rsidRPr="006E585E">
        <w:rPr>
          <w:rFonts w:ascii="Times New Roman" w:hAnsi="Times New Roman"/>
          <w:color w:val="000000" w:themeColor="text1"/>
          <w:sz w:val="24"/>
          <w:szCs w:val="24"/>
        </w:rPr>
        <w:t>, Ralf Toumi</w:t>
      </w:r>
      <w:r w:rsidRPr="006E585E">
        <w:rPr>
          <w:rFonts w:ascii="Times New Roman" w:hAnsi="Times New Roman"/>
          <w:color w:val="000000" w:themeColor="text1"/>
          <w:sz w:val="24"/>
          <w:szCs w:val="24"/>
          <w:vertAlign w:val="superscript"/>
        </w:rPr>
        <w:t>5</w:t>
      </w:r>
      <w:r w:rsidRPr="006E585E">
        <w:rPr>
          <w:rFonts w:ascii="Times New Roman" w:hAnsi="Times New Roman"/>
          <w:color w:val="000000" w:themeColor="text1"/>
          <w:sz w:val="24"/>
          <w:szCs w:val="24"/>
        </w:rPr>
        <w:t>, Majid Ezzati</w:t>
      </w:r>
      <w:r w:rsidRPr="006E585E">
        <w:rPr>
          <w:rFonts w:ascii="Times New Roman" w:hAnsi="Times New Roman"/>
          <w:color w:val="000000" w:themeColor="text1"/>
          <w:sz w:val="24"/>
          <w:szCs w:val="24"/>
          <w:vertAlign w:val="superscript"/>
        </w:rPr>
        <w:t>1,2,3*</w:t>
      </w:r>
    </w:p>
    <w:p w14:paraId="7312A7F4" w14:textId="04E8ADF1"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1 </w:t>
      </w:r>
      <w:r w:rsidRPr="006E585E">
        <w:rPr>
          <w:rFonts w:ascii="Times New Roman" w:hAnsi="Times New Roman"/>
          <w:color w:val="000000" w:themeColor="text1"/>
          <w:sz w:val="24"/>
          <w:szCs w:val="24"/>
        </w:rPr>
        <w:t>MRC-PHE Centre for Environment and Health, Imperial College London, London, United Kingdom</w:t>
      </w:r>
      <w:r w:rsidR="001D0F84" w:rsidRPr="006E585E">
        <w:rPr>
          <w:rFonts w:ascii="Times New Roman" w:hAnsi="Times New Roman"/>
          <w:color w:val="000000" w:themeColor="text1"/>
          <w:sz w:val="24"/>
          <w:szCs w:val="24"/>
        </w:rPr>
        <w:t>, W2 1PG</w:t>
      </w:r>
    </w:p>
    <w:p w14:paraId="2DC243DD" w14:textId="673FE5E3"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2 </w:t>
      </w:r>
      <w:r w:rsidRPr="006E585E">
        <w:rPr>
          <w:rFonts w:ascii="Times New Roman" w:hAnsi="Times New Roman"/>
          <w:color w:val="000000" w:themeColor="text1"/>
          <w:sz w:val="24"/>
          <w:szCs w:val="24"/>
        </w:rPr>
        <w:t>Department of Epidemiology and Biostatistics, School of Public Health, Imperial College London, London, United Kingdom</w:t>
      </w:r>
      <w:r w:rsidR="00B461EC" w:rsidRPr="006E585E">
        <w:rPr>
          <w:rFonts w:ascii="Times New Roman" w:hAnsi="Times New Roman"/>
          <w:color w:val="000000" w:themeColor="text1"/>
          <w:sz w:val="24"/>
          <w:szCs w:val="24"/>
        </w:rPr>
        <w:t>, W2 1PG</w:t>
      </w:r>
    </w:p>
    <w:p w14:paraId="10B23175" w14:textId="0A00D240"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3 </w:t>
      </w:r>
      <w:r w:rsidRPr="006E585E">
        <w:rPr>
          <w:rFonts w:ascii="Times New Roman" w:hAnsi="Times New Roman"/>
          <w:color w:val="000000" w:themeColor="text1"/>
          <w:sz w:val="24"/>
          <w:szCs w:val="24"/>
        </w:rPr>
        <w:t>WHO Collaborating Centre on NCD Surveillance and Epidemiology, Imperial College London, London, United Kingdom</w:t>
      </w:r>
      <w:r w:rsidR="00AF552B" w:rsidRPr="006E585E">
        <w:rPr>
          <w:rFonts w:ascii="Times New Roman" w:hAnsi="Times New Roman"/>
          <w:color w:val="000000" w:themeColor="text1"/>
          <w:sz w:val="24"/>
          <w:szCs w:val="24"/>
        </w:rPr>
        <w:t>, W2 1PG</w:t>
      </w:r>
    </w:p>
    <w:p w14:paraId="1F200383" w14:textId="20D2FACF"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4 </w:t>
      </w:r>
      <w:r w:rsidRPr="006E585E">
        <w:rPr>
          <w:rFonts w:ascii="Times New Roman" w:hAnsi="Times New Roman"/>
          <w:color w:val="000000" w:themeColor="text1"/>
          <w:sz w:val="24"/>
          <w:szCs w:val="24"/>
        </w:rPr>
        <w:t>Institute for Health Metrics and Evaluation, University of Washington, Seattle, USA</w:t>
      </w:r>
      <w:r w:rsidR="00A43C02" w:rsidRPr="006E585E">
        <w:rPr>
          <w:rFonts w:ascii="Times New Roman" w:hAnsi="Times New Roman"/>
          <w:color w:val="000000" w:themeColor="text1"/>
          <w:sz w:val="24"/>
          <w:szCs w:val="24"/>
        </w:rPr>
        <w:t>, WA 98121</w:t>
      </w:r>
    </w:p>
    <w:p w14:paraId="015BDC3A" w14:textId="3C1C551E" w:rsidR="00C57CDC"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5 </w:t>
      </w:r>
      <w:r w:rsidRPr="006E585E">
        <w:rPr>
          <w:rFonts w:ascii="Times New Roman" w:hAnsi="Times New Roman"/>
          <w:color w:val="000000" w:themeColor="text1"/>
          <w:sz w:val="24"/>
          <w:szCs w:val="24"/>
        </w:rPr>
        <w:t>Space and Atmospheric Physics, Imperial College London, London, United Kingdom</w:t>
      </w:r>
      <w:r w:rsidR="00A53CD7" w:rsidRPr="006E585E">
        <w:rPr>
          <w:rFonts w:ascii="Times New Roman" w:hAnsi="Times New Roman"/>
          <w:color w:val="000000" w:themeColor="text1"/>
          <w:sz w:val="24"/>
          <w:szCs w:val="24"/>
        </w:rPr>
        <w:t>, W7 2AZ</w:t>
      </w:r>
    </w:p>
    <w:p w14:paraId="76054332" w14:textId="77777777" w:rsidR="00413B5E" w:rsidRPr="006E585E" w:rsidRDefault="00413B5E" w:rsidP="001B44B8">
      <w:pPr>
        <w:spacing w:after="0" w:line="480" w:lineRule="auto"/>
        <w:jc w:val="both"/>
        <w:rPr>
          <w:rFonts w:ascii="Times New Roman" w:hAnsi="Times New Roman"/>
          <w:color w:val="000000" w:themeColor="text1"/>
          <w:sz w:val="24"/>
          <w:szCs w:val="24"/>
        </w:rPr>
      </w:pPr>
    </w:p>
    <w:p w14:paraId="339F68DF" w14:textId="2FB6892D" w:rsidR="00AB3E0F" w:rsidRPr="006E585E" w:rsidRDefault="00545E92" w:rsidP="001B44B8">
      <w:pPr>
        <w:snapToGrid w:val="0"/>
        <w:spacing w:line="480" w:lineRule="auto"/>
        <w:jc w:val="both"/>
        <w:rPr>
          <w:rFonts w:ascii="Times New Roman" w:hAnsi="Times New Roman"/>
          <w:sz w:val="24"/>
          <w:szCs w:val="24"/>
        </w:rPr>
      </w:pPr>
      <w:r w:rsidRPr="006E585E">
        <w:rPr>
          <w:rFonts w:ascii="Times New Roman" w:hAnsi="Times New Roman"/>
          <w:sz w:val="24"/>
          <w:szCs w:val="24"/>
        </w:rPr>
        <w:t>Address correspondence to Majid Ezzati (majid.ezzati@imperial.ac.uk)</w:t>
      </w:r>
    </w:p>
    <w:p w14:paraId="2DC3378B" w14:textId="77777777" w:rsidR="001B44B8" w:rsidRPr="006E585E" w:rsidRDefault="001B44B8" w:rsidP="001B44B8">
      <w:pPr>
        <w:spacing w:after="0" w:line="480" w:lineRule="auto"/>
        <w:jc w:val="both"/>
        <w:rPr>
          <w:ins w:id="0" w:author="Robbie Parks" w:date="2018-01-24T10:02:00Z"/>
          <w:rFonts w:ascii="Times New Roman" w:hAnsi="Times New Roman"/>
          <w:b/>
          <w:color w:val="000000" w:themeColor="text1"/>
          <w:sz w:val="24"/>
          <w:szCs w:val="24"/>
        </w:rPr>
      </w:pPr>
    </w:p>
    <w:p w14:paraId="0D79FC31" w14:textId="312BBAD4" w:rsidR="004A5074" w:rsidRPr="006E585E" w:rsidRDefault="00A6117A" w:rsidP="001B44B8">
      <w:pPr>
        <w:spacing w:after="0" w:line="480" w:lineRule="auto"/>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t>Abstract</w:t>
      </w:r>
    </w:p>
    <w:p w14:paraId="46341449" w14:textId="6726DD5A" w:rsidR="00773692" w:rsidRPr="006E585E" w:rsidRDefault="004B1D5A" w:rsidP="006D024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w:t>
      </w:r>
      <w:r w:rsidR="00773692" w:rsidRPr="006E585E">
        <w:rPr>
          <w:rFonts w:ascii="Times New Roman" w:hAnsi="Times New Roman"/>
          <w:color w:val="000000" w:themeColor="text1"/>
          <w:sz w:val="24"/>
          <w:szCs w:val="24"/>
        </w:rPr>
        <w:t xml:space="preserve">t has been </w:t>
      </w:r>
      <w:r w:rsidR="00C0501F" w:rsidRPr="006E585E">
        <w:rPr>
          <w:rFonts w:ascii="Times New Roman" w:hAnsi="Times New Roman"/>
          <w:color w:val="000000" w:themeColor="text1"/>
          <w:sz w:val="24"/>
          <w:szCs w:val="24"/>
        </w:rPr>
        <w:t>hypothesized</w:t>
      </w:r>
      <w:r w:rsidR="00773692" w:rsidRPr="006E585E">
        <w:rPr>
          <w:rFonts w:ascii="Times New Roman" w:hAnsi="Times New Roman"/>
          <w:color w:val="000000" w:themeColor="text1"/>
          <w:sz w:val="24"/>
          <w:szCs w:val="24"/>
        </w:rPr>
        <w:t xml:space="preserve"> that a warmer world may lower winter mortality in temperate climates</w:t>
      </w:r>
      <w:r w:rsidRPr="006E585E">
        <w:rPr>
          <w:rFonts w:ascii="Times New Roman" w:hAnsi="Times New Roman"/>
          <w:color w:val="000000" w:themeColor="text1"/>
          <w:sz w:val="24"/>
          <w:szCs w:val="24"/>
        </w:rPr>
        <w:t>, where winter deaths exceed summer ones</w:t>
      </w:r>
      <w:r w:rsidR="00773692" w:rsidRPr="006E585E">
        <w:rPr>
          <w:rFonts w:ascii="Times New Roman" w:hAnsi="Times New Roman"/>
          <w:color w:val="000000" w:themeColor="text1"/>
          <w:sz w:val="24"/>
          <w:szCs w:val="24"/>
        </w:rPr>
        <w:t>.</w:t>
      </w:r>
      <w:r w:rsidR="0072142C" w:rsidRPr="006E585E">
        <w:rPr>
          <w:rFonts w:ascii="Times New Roman" w:hAnsi="Times New Roman"/>
          <w:sz w:val="24"/>
          <w:szCs w:val="24"/>
        </w:rPr>
        <w:t xml:space="preserve"> </w:t>
      </w:r>
      <w:r w:rsidR="008A6C6B" w:rsidRPr="006E585E">
        <w:rPr>
          <w:rFonts w:ascii="Times New Roman" w:hAnsi="Times New Roman"/>
          <w:sz w:val="24"/>
          <w:szCs w:val="24"/>
        </w:rPr>
        <w:t>We</w:t>
      </w:r>
      <w:r w:rsidR="00773692" w:rsidRPr="006E585E">
        <w:rPr>
          <w:rFonts w:ascii="Times New Roman" w:hAnsi="Times New Roman"/>
          <w:color w:val="000000" w:themeColor="text1"/>
          <w:sz w:val="24"/>
          <w:szCs w:val="24"/>
        </w:rPr>
        <w:t xml:space="preserve"> use</w:t>
      </w:r>
      <w:r w:rsidR="00E23271" w:rsidRPr="006E585E">
        <w:rPr>
          <w:rFonts w:ascii="Times New Roman" w:hAnsi="Times New Roman"/>
          <w:color w:val="000000" w:themeColor="text1"/>
          <w:sz w:val="24"/>
          <w:szCs w:val="24"/>
        </w:rPr>
        <w:t>d</w:t>
      </w:r>
      <w:r w:rsidR="00773692" w:rsidRPr="006E585E">
        <w:rPr>
          <w:rFonts w:ascii="Times New Roman" w:hAnsi="Times New Roman"/>
          <w:color w:val="000000" w:themeColor="text1"/>
          <w:sz w:val="24"/>
          <w:szCs w:val="24"/>
        </w:rPr>
        <w:t xml:space="preserve"> geo-coded </w:t>
      </w:r>
      <w:r w:rsidRPr="006E585E">
        <w:rPr>
          <w:rFonts w:ascii="Times New Roman" w:hAnsi="Times New Roman"/>
          <w:color w:val="000000" w:themeColor="text1"/>
          <w:sz w:val="24"/>
          <w:szCs w:val="24"/>
        </w:rPr>
        <w:t xml:space="preserve">mortality </w:t>
      </w:r>
      <w:r w:rsidR="00773692" w:rsidRPr="006E585E">
        <w:rPr>
          <w:rFonts w:ascii="Times New Roman" w:hAnsi="Times New Roman"/>
          <w:color w:val="000000" w:themeColor="text1"/>
          <w:sz w:val="24"/>
          <w:szCs w:val="24"/>
        </w:rPr>
        <w:t xml:space="preserve">data and wavelet analytical techniques to </w:t>
      </w:r>
      <w:r w:rsidR="00236AF3" w:rsidRPr="006E585E">
        <w:rPr>
          <w:rFonts w:ascii="Times New Roman" w:hAnsi="Times New Roman"/>
          <w:color w:val="000000" w:themeColor="text1"/>
          <w:sz w:val="24"/>
          <w:szCs w:val="24"/>
        </w:rPr>
        <w:t>analy</w:t>
      </w:r>
      <w:r w:rsidR="006630ED">
        <w:rPr>
          <w:rFonts w:ascii="Times New Roman" w:hAnsi="Times New Roman"/>
          <w:color w:val="000000" w:themeColor="text1"/>
          <w:sz w:val="24"/>
          <w:szCs w:val="24"/>
        </w:rPr>
        <w:t>s</w:t>
      </w:r>
      <w:r w:rsidR="00236AF3" w:rsidRPr="006E585E">
        <w:rPr>
          <w:rFonts w:ascii="Times New Roman" w:hAnsi="Times New Roman"/>
          <w:color w:val="000000" w:themeColor="text1"/>
          <w:sz w:val="24"/>
          <w:szCs w:val="24"/>
        </w:rPr>
        <w:t>e</w:t>
      </w:r>
      <w:r w:rsidR="00773692" w:rsidRPr="006E585E">
        <w:rPr>
          <w:rFonts w:ascii="Times New Roman" w:hAnsi="Times New Roman"/>
          <w:color w:val="000000" w:themeColor="text1"/>
          <w:sz w:val="24"/>
          <w:szCs w:val="24"/>
        </w:rPr>
        <w:t xml:space="preserve"> the seasonality of</w:t>
      </w:r>
      <w:r w:rsidR="00771AD0" w:rsidRPr="006E585E">
        <w:rPr>
          <w:rFonts w:ascii="Times New Roman" w:hAnsi="Times New Roman"/>
          <w:color w:val="000000" w:themeColor="text1"/>
          <w:sz w:val="24"/>
          <w:szCs w:val="24"/>
        </w:rPr>
        <w:t xml:space="preserve"> all-cause and cause-specific</w:t>
      </w:r>
      <w:r w:rsidR="00773692" w:rsidRPr="006E585E">
        <w:rPr>
          <w:rFonts w:ascii="Times New Roman" w:hAnsi="Times New Roman"/>
          <w:color w:val="000000" w:themeColor="text1"/>
          <w:sz w:val="24"/>
          <w:szCs w:val="24"/>
        </w:rPr>
        <w:t xml:space="preserve"> mortalit</w:t>
      </w:r>
      <w:r w:rsidR="00C25CEC" w:rsidRPr="006E585E">
        <w:rPr>
          <w:rFonts w:ascii="Times New Roman" w:hAnsi="Times New Roman"/>
          <w:color w:val="000000" w:themeColor="text1"/>
          <w:sz w:val="24"/>
          <w:szCs w:val="24"/>
        </w:rPr>
        <w:t>y by age group and sex from 1980</w:t>
      </w:r>
      <w:r w:rsidR="00773692" w:rsidRPr="006E585E">
        <w:rPr>
          <w:rFonts w:ascii="Times New Roman" w:hAnsi="Times New Roman"/>
          <w:color w:val="000000" w:themeColor="text1"/>
          <w:sz w:val="24"/>
          <w:szCs w:val="24"/>
        </w:rPr>
        <w:t xml:space="preserve"> to 2013</w:t>
      </w:r>
      <w:r w:rsidRPr="006E585E">
        <w:rPr>
          <w:rFonts w:ascii="Times New Roman" w:hAnsi="Times New Roman"/>
          <w:color w:val="000000" w:themeColor="text1"/>
          <w:sz w:val="24"/>
          <w:szCs w:val="24"/>
        </w:rPr>
        <w:t xml:space="preserve"> in the USA</w:t>
      </w:r>
      <w:r w:rsidR="00773692" w:rsidRPr="006E585E">
        <w:rPr>
          <w:rFonts w:ascii="Times New Roman" w:hAnsi="Times New Roman"/>
          <w:color w:val="000000" w:themeColor="text1"/>
          <w:sz w:val="24"/>
          <w:szCs w:val="24"/>
        </w:rPr>
        <w:t xml:space="preserve">, nationally and in subnational climatic regions. Death rates in men and women </w:t>
      </w:r>
      <w:r w:rsidRPr="006E585E">
        <w:rPr>
          <w:rFonts w:ascii="Times New Roman" w:hAnsi="Times New Roman"/>
          <w:color w:val="000000" w:themeColor="text1"/>
          <w:sz w:val="24"/>
          <w:szCs w:val="24"/>
        </w:rPr>
        <w:t>≥</w:t>
      </w:r>
      <w:r w:rsidR="00773692" w:rsidRPr="006E585E">
        <w:rPr>
          <w:rFonts w:ascii="Times New Roman" w:hAnsi="Times New Roman"/>
          <w:color w:val="000000" w:themeColor="text1"/>
          <w:sz w:val="24"/>
          <w:szCs w:val="24"/>
        </w:rPr>
        <w:t>45 years exhibit</w:t>
      </w:r>
      <w:r w:rsidR="00E23271"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statistically significant seasonality with peak in January/February and minimum in June/July</w:t>
      </w:r>
      <w:r w:rsidR="008A6C6B" w:rsidRPr="006E585E">
        <w:rPr>
          <w:rFonts w:ascii="Times New Roman" w:hAnsi="Times New Roman"/>
          <w:color w:val="000000" w:themeColor="text1"/>
          <w:sz w:val="24"/>
          <w:szCs w:val="24"/>
        </w:rPr>
        <w:t>, driven b</w:t>
      </w:r>
      <w:r w:rsidR="001C6F5C" w:rsidRPr="006E585E">
        <w:rPr>
          <w:rFonts w:ascii="Times New Roman" w:hAnsi="Times New Roman"/>
          <w:color w:val="000000" w:themeColor="text1"/>
          <w:sz w:val="24"/>
          <w:szCs w:val="24"/>
        </w:rPr>
        <w:t>y seasonality of cardiorespiratory</w:t>
      </w:r>
      <w:r w:rsidR="008A6C6B" w:rsidRPr="006E585E">
        <w:rPr>
          <w:rFonts w:ascii="Times New Roman" w:hAnsi="Times New Roman"/>
          <w:color w:val="000000" w:themeColor="text1"/>
          <w:sz w:val="24"/>
          <w:szCs w:val="24"/>
        </w:rPr>
        <w:t xml:space="preserve"> diseases and injuries</w:t>
      </w:r>
      <w:r w:rsidR="00773692" w:rsidRPr="006E585E">
        <w:rPr>
          <w:rFonts w:ascii="Times New Roman" w:hAnsi="Times New Roman"/>
          <w:color w:val="000000" w:themeColor="text1"/>
          <w:sz w:val="24"/>
          <w:szCs w:val="24"/>
        </w:rPr>
        <w:t xml:space="preserve">. </w:t>
      </w:r>
      <w:r w:rsidR="00AA2F95" w:rsidRPr="006E585E">
        <w:rPr>
          <w:rFonts w:ascii="Times New Roman" w:hAnsi="Times New Roman"/>
          <w:color w:val="000000" w:themeColor="text1"/>
          <w:sz w:val="24"/>
          <w:szCs w:val="24"/>
        </w:rPr>
        <w:t>In these ages, p</w:t>
      </w:r>
      <w:r w:rsidR="00773692" w:rsidRPr="006E585E">
        <w:rPr>
          <w:rFonts w:ascii="Times New Roman" w:hAnsi="Times New Roman"/>
          <w:color w:val="000000" w:themeColor="text1"/>
          <w:sz w:val="24"/>
          <w:szCs w:val="24"/>
        </w:rPr>
        <w:t xml:space="preserve">ercent difference in death rates between peak and minimum months </w:t>
      </w:r>
      <w:r w:rsidRPr="006E585E">
        <w:rPr>
          <w:rFonts w:ascii="Times New Roman" w:hAnsi="Times New Roman"/>
          <w:color w:val="000000" w:themeColor="text1"/>
          <w:sz w:val="24"/>
          <w:szCs w:val="24"/>
        </w:rPr>
        <w:t>did not vary across</w:t>
      </w:r>
      <w:r w:rsidR="00773692" w:rsidRPr="006E585E">
        <w:rPr>
          <w:rFonts w:ascii="Times New Roman" w:hAnsi="Times New Roman"/>
          <w:color w:val="000000" w:themeColor="text1"/>
          <w:sz w:val="24"/>
          <w:szCs w:val="24"/>
        </w:rPr>
        <w:t xml:space="preserve"> climate regions</w:t>
      </w:r>
      <w:r w:rsidRPr="006E585E">
        <w:rPr>
          <w:rFonts w:ascii="Times New Roman" w:hAnsi="Times New Roman"/>
          <w:color w:val="000000" w:themeColor="text1"/>
          <w:sz w:val="24"/>
          <w:szCs w:val="24"/>
        </w:rPr>
        <w:t xml:space="preserve">, and was largely unchanged </w:t>
      </w:r>
      <w:r w:rsidRPr="006E585E">
        <w:rPr>
          <w:rFonts w:ascii="Times New Roman" w:hAnsi="Times New Roman"/>
          <w:color w:val="000000" w:themeColor="text1"/>
          <w:sz w:val="24"/>
          <w:szCs w:val="24"/>
        </w:rPr>
        <w:lastRenderedPageBreak/>
        <w:t>from 1980 to 2013</w:t>
      </w:r>
      <w:r w:rsidR="00773692" w:rsidRPr="006E585E">
        <w:rPr>
          <w:rFonts w:ascii="Times New Roman" w:hAnsi="Times New Roman"/>
          <w:color w:val="000000" w:themeColor="text1"/>
          <w:sz w:val="24"/>
          <w:szCs w:val="24"/>
        </w:rPr>
        <w:t xml:space="preserve">. Under five years of age, seasonality of </w:t>
      </w:r>
      <w:r w:rsidR="008A6C6B" w:rsidRPr="006E585E">
        <w:rPr>
          <w:rFonts w:ascii="Times New Roman" w:hAnsi="Times New Roman"/>
          <w:color w:val="000000" w:themeColor="text1"/>
          <w:sz w:val="24"/>
          <w:szCs w:val="24"/>
        </w:rPr>
        <w:t xml:space="preserve">all-cause </w:t>
      </w:r>
      <w:r w:rsidR="00773692" w:rsidRPr="006E585E">
        <w:rPr>
          <w:rFonts w:ascii="Times New Roman" w:hAnsi="Times New Roman"/>
          <w:color w:val="000000" w:themeColor="text1"/>
          <w:sz w:val="24"/>
          <w:szCs w:val="24"/>
        </w:rPr>
        <w:t>mortality largely disappeared after the 1990s. In adolescents and young adults, especially in males, death rates peak</w:t>
      </w:r>
      <w:r w:rsidR="00421068"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in June/July and </w:t>
      </w:r>
      <w:r w:rsidR="00421068" w:rsidRPr="006E585E">
        <w:rPr>
          <w:rFonts w:ascii="Times New Roman" w:hAnsi="Times New Roman"/>
          <w:color w:val="000000" w:themeColor="text1"/>
          <w:sz w:val="24"/>
          <w:szCs w:val="24"/>
        </w:rPr>
        <w:t xml:space="preserve">were </w:t>
      </w:r>
      <w:r w:rsidR="00773692" w:rsidRPr="006E585E">
        <w:rPr>
          <w:rFonts w:ascii="Times New Roman" w:hAnsi="Times New Roman"/>
          <w:color w:val="000000" w:themeColor="text1"/>
          <w:sz w:val="24"/>
          <w:szCs w:val="24"/>
        </w:rPr>
        <w:t xml:space="preserve">lowest in December/January, </w:t>
      </w:r>
      <w:r w:rsidR="008807C6" w:rsidRPr="006E585E">
        <w:rPr>
          <w:rFonts w:ascii="Times New Roman" w:hAnsi="Times New Roman"/>
          <w:color w:val="000000" w:themeColor="text1"/>
          <w:sz w:val="24"/>
          <w:szCs w:val="24"/>
        </w:rPr>
        <w:t>driven by seasonality of injury deaths</w:t>
      </w:r>
      <w:r w:rsidR="00773692" w:rsidRPr="006E585E">
        <w:rPr>
          <w:rFonts w:ascii="Times New Roman" w:hAnsi="Times New Roman"/>
          <w:color w:val="000000" w:themeColor="text1"/>
          <w:sz w:val="24"/>
          <w:szCs w:val="24"/>
        </w:rPr>
        <w:t xml:space="preserve">. </w:t>
      </w:r>
    </w:p>
    <w:p w14:paraId="3D3F0E5A" w14:textId="5F861092" w:rsidR="00413B5E" w:rsidRPr="006E585E" w:rsidRDefault="00413B5E" w:rsidP="006D0249">
      <w:pPr>
        <w:spacing w:after="0" w:line="480" w:lineRule="auto"/>
        <w:jc w:val="both"/>
        <w:rPr>
          <w:rFonts w:ascii="Times New Roman" w:hAnsi="Times New Roman"/>
          <w:b/>
          <w:color w:val="000000" w:themeColor="text1"/>
          <w:sz w:val="24"/>
          <w:szCs w:val="24"/>
        </w:rPr>
      </w:pPr>
    </w:p>
    <w:p w14:paraId="3924A74C" w14:textId="5ADCFC3F" w:rsidR="00D53EFC" w:rsidRPr="006E585E" w:rsidRDefault="0079291D" w:rsidP="00D53EFC">
      <w:pPr>
        <w:spacing w:after="0" w:line="480" w:lineRule="auto"/>
        <w:rPr>
          <w:rFonts w:ascii="Times New Roman" w:hAnsi="Times New Roman"/>
          <w:b/>
          <w:color w:val="000000" w:themeColor="text1"/>
          <w:sz w:val="24"/>
          <w:szCs w:val="24"/>
        </w:rPr>
      </w:pPr>
      <w:r w:rsidRPr="006E585E">
        <w:rPr>
          <w:rFonts w:ascii="Times New Roman" w:hAnsi="Times New Roman"/>
          <w:b/>
          <w:color w:val="000000" w:themeColor="text1"/>
          <w:sz w:val="24"/>
          <w:szCs w:val="24"/>
        </w:rPr>
        <w:t>Introduction</w:t>
      </w:r>
    </w:p>
    <w:p w14:paraId="44CFEFC3" w14:textId="73109A2E" w:rsidR="002015BB" w:rsidRPr="006E585E" w:rsidRDefault="000210D1" w:rsidP="00D53EFC">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A8345C">
        <w:rPr>
          <w:rFonts w:ascii="Times New Roman" w:hAnsi="Times New Roman"/>
          <w:color w:val="000000" w:themeColor="text1"/>
          <w:sz w:val="24"/>
          <w:szCs w:val="24"/>
        </w:rPr>
        <w:t xml:space="preserve"> </w:t>
      </w:r>
      <w:r w:rsidR="00943F5B"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"&lt;sup&gt;1\u20134&lt;/sup&gt;" }, "properties" : {  }, "schema" : "https://github.com/citation-style-language/schema/raw/master/csl-citation.json" }</w:instrText>
      </w:r>
      <w:r w:rsidR="00943F5B"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(Campbell, 2017; Fowler et al., 2015; Healy, 2003; McKee, 1989)</w:t>
      </w:r>
      <w:r w:rsidR="00943F5B"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Therefore, it has been </w:t>
      </w:r>
      <w:r w:rsidR="00236AF3" w:rsidRPr="006E585E">
        <w:rPr>
          <w:rFonts w:ascii="Times New Roman" w:hAnsi="Times New Roman"/>
          <w:color w:val="000000" w:themeColor="text1"/>
          <w:sz w:val="24"/>
          <w:szCs w:val="24"/>
        </w:rPr>
        <w:t>hypothesized</w:t>
      </w:r>
      <w:r w:rsidRPr="006E585E">
        <w:rPr>
          <w:rFonts w:ascii="Times New Roman" w:hAnsi="Times New Roman"/>
          <w:color w:val="000000" w:themeColor="text1"/>
          <w:sz w:val="24"/>
          <w:szCs w:val="24"/>
        </w:rPr>
        <w:t xml:space="preserve"> that a warmer world may lower winter mortality in temperate climates</w:t>
      </w:r>
      <w:r w:rsidR="00A8345C">
        <w:rPr>
          <w:rFonts w:ascii="Times New Roman" w:hAnsi="Times New Roman"/>
          <w:color w:val="000000" w:themeColor="text1"/>
          <w:sz w:val="24"/>
          <w:szCs w:val="24"/>
        </w:rPr>
        <w:t xml:space="preserve"> </w:t>
      </w:r>
      <w:r w:rsidR="004258D7"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"&lt;sup&gt;5,6&lt;/sup&gt;" }, "properties" : {  }, "schema" : "https://github.com/citation-style-language/schema/raw/master/csl-citation.json" }</w:instrText>
      </w:r>
      <w:r w:rsidR="004258D7"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(Langford &amp; Bentham, 1995; Martens, 1998)</w:t>
      </w:r>
      <w:r w:rsidR="004258D7"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w:t>
      </w:r>
      <w:r w:rsidR="004508FE" w:rsidRPr="006E585E">
        <w:rPr>
          <w:rFonts w:ascii="Times New Roman" w:hAnsi="Times New Roman"/>
          <w:color w:val="000000" w:themeColor="text1"/>
          <w:sz w:val="24"/>
          <w:szCs w:val="24"/>
        </w:rPr>
        <w:t>I</w:t>
      </w:r>
      <w:r w:rsidRPr="006E585E">
        <w:rPr>
          <w:rFonts w:ascii="Times New Roman" w:hAnsi="Times New Roman"/>
          <w:color w:val="000000" w:themeColor="text1"/>
          <w:sz w:val="24"/>
          <w:szCs w:val="24"/>
        </w:rPr>
        <w:t>n a large country like the USA, which possesses distinct climate regions, the seasonality of mortality may vary</w:t>
      </w:r>
      <w:r w:rsidR="006D0249" w:rsidRPr="006E585E">
        <w:rPr>
          <w:rFonts w:ascii="Times New Roman" w:hAnsi="Times New Roman"/>
          <w:color w:val="000000" w:themeColor="text1"/>
          <w:sz w:val="24"/>
          <w:szCs w:val="24"/>
        </w:rPr>
        <w:t xml:space="preserve"> geographically</w:t>
      </w:r>
      <w:r w:rsidRPr="006E585E">
        <w:rPr>
          <w:rFonts w:ascii="Times New Roman" w:hAnsi="Times New Roman"/>
          <w:color w:val="000000" w:themeColor="text1"/>
          <w:sz w:val="24"/>
          <w:szCs w:val="24"/>
        </w:rPr>
        <w:t xml:space="preserve">, due to </w:t>
      </w:r>
      <w:r w:rsidR="006D0249" w:rsidRPr="006E585E">
        <w:rPr>
          <w:rFonts w:ascii="Times New Roman" w:hAnsi="Times New Roman"/>
          <w:color w:val="000000" w:themeColor="text1"/>
          <w:sz w:val="24"/>
          <w:szCs w:val="24"/>
        </w:rPr>
        <w:t xml:space="preserve">geographical variations in mortality, </w:t>
      </w:r>
      <w:r w:rsidRPr="006E585E">
        <w:rPr>
          <w:rFonts w:ascii="Times New Roman" w:hAnsi="Times New Roman"/>
          <w:color w:val="000000" w:themeColor="text1"/>
          <w:sz w:val="24"/>
          <w:szCs w:val="24"/>
        </w:rPr>
        <w:t xml:space="preserve"> </w:t>
      </w:r>
      <w:r w:rsidR="00236AF3" w:rsidRPr="006E585E">
        <w:rPr>
          <w:rFonts w:ascii="Times New Roman" w:hAnsi="Times New Roman"/>
          <w:color w:val="000000" w:themeColor="text1"/>
          <w:sz w:val="24"/>
          <w:szCs w:val="24"/>
        </w:rPr>
        <w:t>localized</w:t>
      </w:r>
      <w:r w:rsidRPr="006E585E">
        <w:rPr>
          <w:rFonts w:ascii="Times New Roman" w:hAnsi="Times New Roman"/>
          <w:color w:val="000000" w:themeColor="text1"/>
          <w:sz w:val="24"/>
          <w:szCs w:val="24"/>
        </w:rPr>
        <w:t xml:space="preserve"> weather patterns</w:t>
      </w:r>
      <w:r w:rsidR="006D0249"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and regional differences in adaptation measures such as heating, air conditioning and healthcare</w:t>
      </w:r>
      <w:r w:rsidR="00A8345C">
        <w:rPr>
          <w:rFonts w:ascii="Times New Roman" w:hAnsi="Times New Roman"/>
          <w:color w:val="000000" w:themeColor="text1"/>
          <w:sz w:val="24"/>
          <w:szCs w:val="24"/>
        </w:rPr>
        <w:t xml:space="preserve"> </w:t>
      </w:r>
      <w:r w:rsidR="004717CE"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"&lt;sup&gt;7\u201310&lt;/sup&gt;" }, "properties" : {  }, "schema" : "https://github.com/citation-style-language/schema/raw/master/csl-citation.json" }</w:instrText>
      </w:r>
      <w:r w:rsidR="004717CE"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(Davis, Knappenberger, Michaels, &amp; Novicoff, 2004; Ferreira Braga, Zanobetti, &amp; Schwartz, 2001; Kalkstein, 2013; Medina-Ramón &amp; Schwartz, 2007)</w:t>
      </w:r>
      <w:r w:rsidR="004717CE"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The presence and extent of seasonal variation in mortality may also itself change over time, due to shifts in weather regimes, lifestyle, adaptati</w:t>
      </w:r>
      <w:r w:rsidR="00A8345C">
        <w:rPr>
          <w:rFonts w:ascii="Times New Roman" w:hAnsi="Times New Roman"/>
          <w:color w:val="000000" w:themeColor="text1"/>
          <w:sz w:val="24"/>
          <w:szCs w:val="24"/>
        </w:rPr>
        <w:t>on technologies, and healthcare</w:t>
      </w:r>
      <w:r w:rsidRPr="006E585E">
        <w:rPr>
          <w:rFonts w:ascii="Times New Roman" w:hAnsi="Times New Roman"/>
          <w:color w:val="000000" w:themeColor="text1"/>
          <w:sz w:val="24"/>
          <w:szCs w:val="24"/>
        </w:rPr>
        <w:t xml:space="preserve"> </w:t>
      </w:r>
      <w:r w:rsidR="002C33D5"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"&lt;sup&gt;11\u201314&lt;/sup&gt;" }, "properties" : {  }, "schema" : "https://github.com/citation-style-language/schema/raw/master/csl-citation.json" }</w:instrText>
      </w:r>
      <w:r w:rsidR="002C33D5"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(Bobb, Peng, Bell, &amp; Dominici, 2014; Carson, Hajat, Armstrong, &amp; Wilkinson, 2006; Seretakis, 1997; Sheridan, Kalkstein, &amp; Kalkstein, 2009)</w:t>
      </w:r>
      <w:r w:rsidR="002C33D5"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p>
    <w:p w14:paraId="752CCF68" w14:textId="77777777" w:rsidR="002015BB" w:rsidRPr="006E585E" w:rsidRDefault="002015BB" w:rsidP="00C33FFB">
      <w:pPr>
        <w:spacing w:after="0" w:line="480" w:lineRule="auto"/>
        <w:jc w:val="both"/>
        <w:rPr>
          <w:rFonts w:ascii="Times New Roman" w:hAnsi="Times New Roman"/>
          <w:color w:val="000000" w:themeColor="text1"/>
          <w:sz w:val="24"/>
          <w:szCs w:val="24"/>
        </w:rPr>
      </w:pPr>
    </w:p>
    <w:p w14:paraId="57A78B25" w14:textId="50054A05" w:rsidR="00B025C4" w:rsidRPr="006E585E" w:rsidRDefault="000210D1" w:rsidP="00C33FFB">
      <w:pPr>
        <w:spacing w:after="0" w:line="480" w:lineRule="auto"/>
        <w:jc w:val="both"/>
        <w:rPr>
          <w:ins w:id="1" w:author="Robbie Parks" w:date="2018-01-23T22:36:00Z"/>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w:t>
      </w:r>
      <w:proofErr w:type="gramStart"/>
      <w:r w:rsidRPr="006E585E">
        <w:rPr>
          <w:rFonts w:ascii="Times New Roman" w:hAnsi="Times New Roman"/>
          <w:color w:val="000000" w:themeColor="text1"/>
          <w:sz w:val="24"/>
          <w:szCs w:val="24"/>
        </w:rPr>
        <w:t>at the present time</w:t>
      </w:r>
      <w:proofErr w:type="gramEnd"/>
      <w:r w:rsidRPr="006E585E">
        <w:rPr>
          <w:rFonts w:ascii="Times New Roman" w:hAnsi="Times New Roman"/>
          <w:color w:val="000000" w:themeColor="text1"/>
          <w:sz w:val="24"/>
          <w:szCs w:val="24"/>
        </w:rPr>
        <w:t xml:space="preserve"> as well as under changing climate conditions. </w:t>
      </w:r>
      <w:r w:rsidR="002015BB" w:rsidRPr="006E585E" w:rsidDel="007B3AFF">
        <w:rPr>
          <w:rFonts w:ascii="Times New Roman" w:hAnsi="Times New Roman"/>
          <w:color w:val="000000" w:themeColor="text1"/>
          <w:sz w:val="24"/>
          <w:szCs w:val="24"/>
        </w:rPr>
        <w:t>Although mortality seasonality is well-established, t</w:t>
      </w:r>
      <w:r w:rsidR="004508FE" w:rsidRPr="006E585E" w:rsidDel="007B3AFF">
        <w:rPr>
          <w:rFonts w:ascii="Times New Roman" w:hAnsi="Times New Roman"/>
          <w:color w:val="000000" w:themeColor="text1"/>
          <w:sz w:val="24"/>
          <w:szCs w:val="24"/>
        </w:rPr>
        <w:t xml:space="preserve">here is limited </w:t>
      </w:r>
      <w:r w:rsidR="002015BB" w:rsidRPr="006E585E" w:rsidDel="007B3AFF">
        <w:rPr>
          <w:rFonts w:ascii="Times New Roman" w:hAnsi="Times New Roman"/>
          <w:color w:val="000000" w:themeColor="text1"/>
          <w:sz w:val="24"/>
          <w:szCs w:val="24"/>
        </w:rPr>
        <w:t xml:space="preserve">information on how </w:t>
      </w:r>
      <w:r w:rsidR="004475C0" w:rsidRPr="006E585E">
        <w:rPr>
          <w:rFonts w:ascii="Times New Roman" w:hAnsi="Times New Roman"/>
          <w:color w:val="000000" w:themeColor="text1"/>
          <w:sz w:val="24"/>
          <w:szCs w:val="24"/>
        </w:rPr>
        <w:t>seasonality, including the timing of minimum and maximum mortality,</w:t>
      </w:r>
      <w:r w:rsidR="004475C0" w:rsidRPr="006E585E" w:rsidDel="007B3AFF">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 xml:space="preserve">varies by local climate and how </w:t>
      </w:r>
      <w:r w:rsidR="004475C0" w:rsidRPr="006E585E">
        <w:rPr>
          <w:rFonts w:ascii="Times New Roman" w:hAnsi="Times New Roman"/>
          <w:color w:val="000000" w:themeColor="text1"/>
          <w:sz w:val="24"/>
          <w:szCs w:val="24"/>
        </w:rPr>
        <w:t>these features</w:t>
      </w:r>
      <w:r w:rsidR="004475C0" w:rsidRPr="006E585E" w:rsidDel="007B3AFF">
        <w:rPr>
          <w:rFonts w:ascii="Times New Roman" w:hAnsi="Times New Roman"/>
          <w:color w:val="000000" w:themeColor="text1"/>
          <w:sz w:val="24"/>
          <w:szCs w:val="24"/>
        </w:rPr>
        <w:t xml:space="preserve"> </w:t>
      </w:r>
      <w:r w:rsidR="004508FE" w:rsidRPr="006E585E" w:rsidDel="007B3AFF">
        <w:rPr>
          <w:rFonts w:ascii="Times New Roman" w:hAnsi="Times New Roman"/>
          <w:color w:val="000000" w:themeColor="text1"/>
          <w:sz w:val="24"/>
          <w:szCs w:val="24"/>
        </w:rPr>
        <w:t>ha</w:t>
      </w:r>
      <w:r w:rsidR="004475C0" w:rsidRPr="006E585E">
        <w:rPr>
          <w:rFonts w:ascii="Times New Roman" w:hAnsi="Times New Roman"/>
          <w:color w:val="000000" w:themeColor="text1"/>
          <w:sz w:val="24"/>
          <w:szCs w:val="24"/>
        </w:rPr>
        <w:t>ve</w:t>
      </w:r>
      <w:r w:rsidR="004508FE" w:rsidRPr="006E585E" w:rsidDel="007B3AFF">
        <w:rPr>
          <w:rFonts w:ascii="Times New Roman" w:hAnsi="Times New Roman"/>
          <w:color w:val="000000" w:themeColor="text1"/>
          <w:sz w:val="24"/>
          <w:szCs w:val="24"/>
        </w:rPr>
        <w:t xml:space="preserve"> </w:t>
      </w:r>
      <w:r w:rsidR="004508FE" w:rsidRPr="006E585E" w:rsidDel="007B3AFF">
        <w:rPr>
          <w:rFonts w:ascii="Times New Roman" w:hAnsi="Times New Roman"/>
          <w:color w:val="000000" w:themeColor="text1"/>
          <w:sz w:val="24"/>
          <w:szCs w:val="24"/>
        </w:rPr>
        <w:lastRenderedPageBreak/>
        <w:t>changed over time</w:t>
      </w:r>
      <w:r w:rsidR="002015BB" w:rsidRPr="006E585E" w:rsidDel="007B3AFF">
        <w:rPr>
          <w:rFonts w:ascii="Times New Roman" w:hAnsi="Times New Roman"/>
          <w:color w:val="000000" w:themeColor="text1"/>
          <w:sz w:val="24"/>
          <w:szCs w:val="24"/>
        </w:rPr>
        <w:t>, especially in relation to age</w:t>
      </w:r>
      <w:r w:rsidR="004475C0" w:rsidRPr="006E585E">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group, sex and medical cause of death</w:t>
      </w:r>
      <w:r w:rsidR="00964975"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"&lt;sup&gt;15,16&lt;/sup&gt;" }, "properties" : {  }, "schema" : "https://github.com/citation-style-language/schema/raw/master/csl-citation.json" }</w:instrText>
      </w:r>
      <w:r w:rsidR="00964975"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(Rau, 2004; Rau, Bohk-Ewald, Muszyńska, &amp; Vaupel, 2018)</w:t>
      </w:r>
      <w:r w:rsidR="00964975" w:rsidRPr="006E585E">
        <w:rPr>
          <w:rFonts w:ascii="Times New Roman" w:hAnsi="Times New Roman"/>
          <w:color w:val="000000" w:themeColor="text1"/>
          <w:sz w:val="24"/>
          <w:szCs w:val="24"/>
        </w:rPr>
        <w:fldChar w:fldCharType="end"/>
      </w:r>
      <w:r w:rsidR="006112BC">
        <w:rPr>
          <w:rFonts w:ascii="Times New Roman" w:hAnsi="Times New Roman"/>
          <w:color w:val="000000" w:themeColor="text1"/>
          <w:sz w:val="24"/>
          <w:szCs w:val="24"/>
        </w:rPr>
        <w:t>.</w:t>
      </w:r>
    </w:p>
    <w:p w14:paraId="660EE2E5" w14:textId="77777777" w:rsidR="00B025C4" w:rsidRPr="006E585E" w:rsidRDefault="00B025C4" w:rsidP="00C33FFB">
      <w:pPr>
        <w:spacing w:after="0" w:line="480" w:lineRule="auto"/>
        <w:jc w:val="both"/>
        <w:rPr>
          <w:ins w:id="2" w:author="Robbie Parks" w:date="2018-01-23T22:36:00Z"/>
          <w:rFonts w:ascii="Times New Roman" w:hAnsi="Times New Roman"/>
          <w:color w:val="000000" w:themeColor="text1"/>
          <w:sz w:val="24"/>
          <w:szCs w:val="24"/>
        </w:rPr>
      </w:pPr>
    </w:p>
    <w:p w14:paraId="52BC0D7B" w14:textId="376FB06D" w:rsidR="000210D1" w:rsidRPr="006E585E" w:rsidRDefault="004508FE"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In this paper, w</w:t>
      </w:r>
      <w:r w:rsidR="000210D1" w:rsidRPr="006E585E">
        <w:rPr>
          <w:rFonts w:ascii="Times New Roman" w:hAnsi="Times New Roman"/>
          <w:color w:val="000000" w:themeColor="text1"/>
          <w:sz w:val="24"/>
          <w:szCs w:val="24"/>
        </w:rPr>
        <w:t xml:space="preserve">e comprehensively </w:t>
      </w:r>
      <w:r w:rsidR="00236AF3" w:rsidRPr="006E585E">
        <w:rPr>
          <w:rFonts w:ascii="Times New Roman" w:hAnsi="Times New Roman"/>
          <w:color w:val="000000" w:themeColor="text1"/>
          <w:sz w:val="24"/>
          <w:szCs w:val="24"/>
        </w:rPr>
        <w:t>characterize</w:t>
      </w:r>
      <w:r w:rsidR="000210D1" w:rsidRPr="006E585E">
        <w:rPr>
          <w:rFonts w:ascii="Times New Roman" w:hAnsi="Times New Roman"/>
          <w:color w:val="000000" w:themeColor="text1"/>
          <w:sz w:val="24"/>
          <w:szCs w:val="24"/>
        </w:rPr>
        <w:t xml:space="preserve"> the spatial and temporal patterns of </w:t>
      </w:r>
      <w:r w:rsidR="002015BB" w:rsidRPr="006E585E">
        <w:rPr>
          <w:rFonts w:ascii="Times New Roman" w:hAnsi="Times New Roman"/>
          <w:color w:val="000000" w:themeColor="text1"/>
          <w:sz w:val="24"/>
          <w:szCs w:val="24"/>
        </w:rPr>
        <w:t xml:space="preserve">all-cause and cause-specific </w:t>
      </w:r>
      <w:r w:rsidR="000210D1" w:rsidRPr="006E585E">
        <w:rPr>
          <w:rFonts w:ascii="Times New Roman" w:hAnsi="Times New Roman"/>
          <w:color w:val="000000" w:themeColor="text1"/>
          <w:sz w:val="24"/>
          <w:szCs w:val="24"/>
        </w:rPr>
        <w:t>mortality seasonality in the USA</w:t>
      </w:r>
      <w:r w:rsidR="000F5E5D" w:rsidRPr="006E585E">
        <w:rPr>
          <w:rFonts w:ascii="Times New Roman" w:hAnsi="Times New Roman"/>
          <w:color w:val="000000" w:themeColor="text1"/>
          <w:sz w:val="24"/>
          <w:szCs w:val="24"/>
        </w:rPr>
        <w:t xml:space="preserve"> by sex and age group</w:t>
      </w:r>
      <w:r w:rsidR="000210D1" w:rsidRPr="006E585E">
        <w:rPr>
          <w:rFonts w:ascii="Times New Roman" w:hAnsi="Times New Roman"/>
          <w:color w:val="000000" w:themeColor="text1"/>
          <w:sz w:val="24"/>
          <w:szCs w:val="24"/>
        </w:rPr>
        <w:t>, through the application of wavelet analytical techniques</w:t>
      </w:r>
      <w:r w:rsidR="00F110C1" w:rsidRPr="006E585E">
        <w:rPr>
          <w:rFonts w:ascii="Times New Roman" w:hAnsi="Times New Roman"/>
          <w:color w:val="000000" w:themeColor="text1"/>
          <w:sz w:val="24"/>
          <w:szCs w:val="24"/>
        </w:rPr>
        <w:t xml:space="preserve">, </w:t>
      </w:r>
      <w:r w:rsidR="002015BB" w:rsidRPr="006E585E">
        <w:rPr>
          <w:rFonts w:ascii="Times New Roman" w:hAnsi="Times New Roman"/>
          <w:color w:val="000000" w:themeColor="text1"/>
          <w:sz w:val="24"/>
          <w:szCs w:val="24"/>
        </w:rPr>
        <w:t>which</w:t>
      </w:r>
      <w:r w:rsidR="000210D1" w:rsidRPr="006E585E">
        <w:rPr>
          <w:rFonts w:ascii="Times New Roman" w:hAnsi="Times New Roman"/>
          <w:color w:val="000000" w:themeColor="text1"/>
          <w:sz w:val="24"/>
          <w:szCs w:val="24"/>
        </w:rPr>
        <w:t xml:space="preserve"> have been used to study the dynamics of weather phenome</w:t>
      </w:r>
      <w:r w:rsidR="00BF3FD9" w:rsidRPr="006E585E">
        <w:rPr>
          <w:rFonts w:ascii="Times New Roman" w:hAnsi="Times New Roman"/>
          <w:color w:val="000000" w:themeColor="text1"/>
          <w:sz w:val="24"/>
          <w:szCs w:val="24"/>
        </w:rPr>
        <w:t>na</w:t>
      </w:r>
      <w:r w:rsidR="00FC7D12">
        <w:rPr>
          <w:rFonts w:ascii="Times New Roman" w:hAnsi="Times New Roman"/>
          <w:color w:val="000000" w:themeColor="text1"/>
          <w:sz w:val="24"/>
          <w:szCs w:val="24"/>
        </w:rPr>
        <w:t xml:space="preserve"> </w:t>
      </w:r>
      <w:r w:rsidR="00BF3FD9"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"&lt;sup&gt;17&lt;/sup&gt;"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(Moy CM, Seltzer GO, Rodbell DT, 2002)</w:t>
      </w:r>
      <w:r w:rsidR="00BF3FD9" w:rsidRPr="006E585E">
        <w:rPr>
          <w:rFonts w:ascii="Times New Roman" w:hAnsi="Times New Roman"/>
          <w:color w:val="000000" w:themeColor="text1"/>
          <w:sz w:val="24"/>
          <w:szCs w:val="24"/>
        </w:rPr>
        <w:fldChar w:fldCharType="end"/>
      </w:r>
      <w:r w:rsidR="00BF3FD9" w:rsidRPr="006E585E">
        <w:rPr>
          <w:rFonts w:ascii="Times New Roman" w:hAnsi="Times New Roman"/>
          <w:color w:val="000000" w:themeColor="text1"/>
          <w:sz w:val="24"/>
          <w:szCs w:val="24"/>
        </w:rPr>
        <w:t xml:space="preserve"> </w:t>
      </w:r>
      <w:r w:rsidR="000210D1" w:rsidRPr="006E585E">
        <w:rPr>
          <w:rFonts w:ascii="Times New Roman" w:hAnsi="Times New Roman"/>
          <w:color w:val="000000" w:themeColor="text1"/>
          <w:sz w:val="24"/>
          <w:szCs w:val="24"/>
        </w:rPr>
        <w:t>and infectious diseases</w:t>
      </w:r>
      <w:r w:rsidR="006112BC">
        <w:rPr>
          <w:rFonts w:ascii="Times New Roman" w:hAnsi="Times New Roman"/>
          <w:color w:val="000000" w:themeColor="text1"/>
          <w:sz w:val="24"/>
          <w:szCs w:val="24"/>
        </w:rPr>
        <w:t xml:space="preserve"> </w:t>
      </w:r>
      <w:r w:rsidR="00BF3FD9"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"&lt;sup&gt;18&lt;/sup&gt;"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(Grenfell, Bjørnstad, &amp; Kappey, 2001)</w:t>
      </w:r>
      <w:r w:rsidR="00BF3FD9" w:rsidRPr="006E585E">
        <w:rPr>
          <w:rFonts w:ascii="Times New Roman" w:hAnsi="Times New Roman"/>
          <w:color w:val="000000" w:themeColor="text1"/>
          <w:sz w:val="24"/>
          <w:szCs w:val="24"/>
        </w:rPr>
        <w:fldChar w:fldCharType="end"/>
      </w:r>
      <w:r w:rsidR="002015BB" w:rsidRPr="006E585E">
        <w:rPr>
          <w:rFonts w:ascii="Times New Roman" w:hAnsi="Times New Roman"/>
          <w:color w:val="000000" w:themeColor="text1"/>
          <w:sz w:val="24"/>
          <w:szCs w:val="24"/>
        </w:rPr>
        <w:t>,</w:t>
      </w:r>
      <w:r w:rsidR="000210D1" w:rsidRPr="006E585E">
        <w:rPr>
          <w:rFonts w:ascii="Times New Roman" w:hAnsi="Times New Roman"/>
          <w:color w:val="000000" w:themeColor="text1"/>
          <w:sz w:val="24"/>
          <w:szCs w:val="24"/>
        </w:rPr>
        <w:t xml:space="preserve"> to over three decades of national mortality data.</w:t>
      </w:r>
      <w:r w:rsidR="00EC07C7" w:rsidRPr="006E585E">
        <w:rPr>
          <w:rFonts w:ascii="Times New Roman" w:hAnsi="Times New Roman"/>
          <w:color w:val="000000" w:themeColor="text1"/>
          <w:sz w:val="24"/>
          <w:szCs w:val="24"/>
        </w:rPr>
        <w:t xml:space="preserve"> </w:t>
      </w:r>
      <w:r w:rsidR="006630ED">
        <w:rPr>
          <w:rFonts w:ascii="Times New Roman" w:hAnsi="Times New Roman"/>
          <w:color w:val="000000" w:themeColor="text1"/>
          <w:sz w:val="24"/>
          <w:szCs w:val="24"/>
        </w:rPr>
        <w:t>We also used cent</w:t>
      </w:r>
      <w:r w:rsidR="000F5E5D" w:rsidRPr="006E585E">
        <w:rPr>
          <w:rFonts w:ascii="Times New Roman" w:hAnsi="Times New Roman"/>
          <w:color w:val="000000" w:themeColor="text1"/>
          <w:sz w:val="24"/>
          <w:szCs w:val="24"/>
        </w:rPr>
        <w:t>r</w:t>
      </w:r>
      <w:r w:rsidR="006630ED">
        <w:rPr>
          <w:rFonts w:ascii="Times New Roman" w:hAnsi="Times New Roman"/>
          <w:color w:val="000000" w:themeColor="text1"/>
          <w:sz w:val="24"/>
          <w:szCs w:val="24"/>
        </w:rPr>
        <w:t>e</w:t>
      </w:r>
      <w:r w:rsidR="000F5E5D" w:rsidRPr="006E585E">
        <w:rPr>
          <w:rFonts w:ascii="Times New Roman" w:hAnsi="Times New Roman"/>
          <w:color w:val="000000" w:themeColor="text1"/>
          <w:sz w:val="24"/>
          <w:szCs w:val="24"/>
        </w:rPr>
        <w:t xml:space="preserve"> </w:t>
      </w:r>
      <w:r w:rsidR="00F110C1" w:rsidRPr="006E585E">
        <w:rPr>
          <w:rFonts w:ascii="Times New Roman" w:hAnsi="Times New Roman"/>
          <w:color w:val="000000" w:themeColor="text1"/>
          <w:sz w:val="24"/>
          <w:szCs w:val="24"/>
        </w:rPr>
        <w:t xml:space="preserve">of gravity analysis </w:t>
      </w:r>
      <w:r w:rsidR="000F5E5D" w:rsidRPr="006E585E">
        <w:rPr>
          <w:rFonts w:ascii="Times New Roman" w:hAnsi="Times New Roman"/>
          <w:color w:val="000000" w:themeColor="text1"/>
          <w:sz w:val="24"/>
          <w:szCs w:val="24"/>
        </w:rPr>
        <w:t xml:space="preserve">and </w:t>
      </w:r>
      <w:r w:rsidR="00F110C1" w:rsidRPr="006E585E">
        <w:rPr>
          <w:rFonts w:ascii="Times New Roman" w:hAnsi="Times New Roman"/>
          <w:color w:val="000000" w:themeColor="text1"/>
          <w:sz w:val="24"/>
          <w:szCs w:val="24"/>
        </w:rPr>
        <w:t xml:space="preserve">circular statistics methods to understand the timing of mortality </w:t>
      </w:r>
      <w:r w:rsidR="000F5E5D" w:rsidRPr="006E585E">
        <w:rPr>
          <w:rFonts w:ascii="Times New Roman" w:hAnsi="Times New Roman"/>
          <w:color w:val="000000" w:themeColor="text1"/>
          <w:sz w:val="24"/>
          <w:szCs w:val="24"/>
        </w:rPr>
        <w:t xml:space="preserve">minimum and maximum </w:t>
      </w:r>
      <w:r w:rsidR="00F110C1" w:rsidRPr="006E585E">
        <w:rPr>
          <w:rFonts w:ascii="Times New Roman" w:hAnsi="Times New Roman"/>
          <w:color w:val="000000" w:themeColor="text1"/>
          <w:sz w:val="24"/>
          <w:szCs w:val="24"/>
        </w:rPr>
        <w:t>where seasonality has been identified.</w:t>
      </w:r>
    </w:p>
    <w:p w14:paraId="08A26284" w14:textId="77777777" w:rsidR="004055C0" w:rsidRPr="006E585E" w:rsidRDefault="004055C0" w:rsidP="00C33FFB">
      <w:pPr>
        <w:spacing w:after="0" w:line="480" w:lineRule="auto"/>
        <w:jc w:val="both"/>
        <w:rPr>
          <w:rFonts w:ascii="Times New Roman" w:hAnsi="Times New Roman"/>
          <w:sz w:val="24"/>
          <w:szCs w:val="24"/>
        </w:rPr>
      </w:pPr>
    </w:p>
    <w:p w14:paraId="4B176582"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Results</w:t>
      </w:r>
    </w:p>
    <w:p w14:paraId="5B9DF667" w14:textId="2F5750F3"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All-cause mortality</w:t>
      </w:r>
      <w:r w:rsidR="00421068" w:rsidRPr="006E585E">
        <w:rPr>
          <w:rFonts w:ascii="Times New Roman" w:hAnsi="Times New Roman"/>
          <w:sz w:val="24"/>
          <w:szCs w:val="24"/>
        </w:rPr>
        <w:t xml:space="preserve"> in males</w:t>
      </w:r>
      <w:r w:rsidRPr="006E585E">
        <w:rPr>
          <w:rFonts w:ascii="Times New Roman" w:hAnsi="Times New Roman"/>
          <w:sz w:val="24"/>
          <w:szCs w:val="24"/>
        </w:rPr>
        <w:t xml:space="preserve"> had a statistically significant 12-month seasonality in all age groups</w:t>
      </w:r>
      <w:r w:rsidR="00421068" w:rsidRPr="006E585E">
        <w:rPr>
          <w:rFonts w:ascii="Times New Roman" w:hAnsi="Times New Roman"/>
          <w:sz w:val="24"/>
          <w:szCs w:val="24"/>
        </w:rPr>
        <w:t>,</w:t>
      </w:r>
      <w:r w:rsidRPr="006E585E">
        <w:rPr>
          <w:rFonts w:ascii="Times New Roman" w:hAnsi="Times New Roman"/>
          <w:sz w:val="24"/>
          <w:szCs w:val="24"/>
        </w:rPr>
        <w:t xml:space="preserve"> except in </w:t>
      </w:r>
      <w:r w:rsidR="00B91368" w:rsidRPr="006E585E">
        <w:rPr>
          <w:rFonts w:ascii="Times New Roman" w:hAnsi="Times New Roman"/>
          <w:sz w:val="24"/>
          <w:szCs w:val="24"/>
        </w:rPr>
        <w:t>those aged</w:t>
      </w:r>
      <w:r w:rsidRPr="006E585E">
        <w:rPr>
          <w:rFonts w:ascii="Times New Roman" w:hAnsi="Times New Roman"/>
          <w:sz w:val="24"/>
          <w:szCs w:val="24"/>
        </w:rPr>
        <w:t xml:space="preserve"> 35-44 years, </w:t>
      </w:r>
      <w:r w:rsidR="00B91368" w:rsidRPr="006E585E">
        <w:rPr>
          <w:rFonts w:ascii="Times New Roman" w:hAnsi="Times New Roman"/>
          <w:sz w:val="24"/>
          <w:szCs w:val="24"/>
        </w:rPr>
        <w:t xml:space="preserve">for whom there was </w:t>
      </w:r>
      <w:r w:rsidRPr="006E585E">
        <w:rPr>
          <w:rFonts w:ascii="Times New Roman" w:hAnsi="Times New Roman"/>
          <w:sz w:val="24"/>
          <w:szCs w:val="24"/>
        </w:rPr>
        <w:t xml:space="preserve">statistically significant periodicity at 6 months (Figure </w:t>
      </w:r>
      <w:r w:rsidR="00040FE5" w:rsidRPr="006E585E">
        <w:rPr>
          <w:rFonts w:ascii="Times New Roman" w:hAnsi="Times New Roman"/>
          <w:sz w:val="24"/>
          <w:szCs w:val="24"/>
        </w:rPr>
        <w:t>2</w:t>
      </w:r>
      <w:r w:rsidRPr="006E585E">
        <w:rPr>
          <w:rFonts w:ascii="Times New Roman" w:hAnsi="Times New Roman"/>
          <w:sz w:val="24"/>
          <w:szCs w:val="24"/>
        </w:rPr>
        <w:t xml:space="preserve">). In females, there was significant 12-month seasonality in </w:t>
      </w:r>
      <w:r w:rsidR="005D22AA" w:rsidRPr="006E585E">
        <w:rPr>
          <w:rFonts w:ascii="Times New Roman" w:hAnsi="Times New Roman"/>
          <w:sz w:val="24"/>
          <w:szCs w:val="24"/>
        </w:rPr>
        <w:t>all groups</w:t>
      </w:r>
      <w:r w:rsidRPr="006E585E">
        <w:rPr>
          <w:rFonts w:ascii="Times New Roman" w:hAnsi="Times New Roman"/>
          <w:sz w:val="24"/>
          <w:szCs w:val="24"/>
        </w:rPr>
        <w:t xml:space="preserve"> </w:t>
      </w:r>
      <w:r w:rsidR="002648C8" w:rsidRPr="006E585E">
        <w:rPr>
          <w:rFonts w:ascii="Times New Roman" w:hAnsi="Times New Roman"/>
          <w:sz w:val="24"/>
          <w:szCs w:val="24"/>
        </w:rPr>
        <w:t>except</w:t>
      </w:r>
      <w:r w:rsidR="002662B1" w:rsidRPr="006E585E">
        <w:rPr>
          <w:rFonts w:ascii="Times New Roman" w:hAnsi="Times New Roman"/>
          <w:sz w:val="24"/>
          <w:szCs w:val="24"/>
        </w:rPr>
        <w:t xml:space="preserve"> </w:t>
      </w:r>
      <w:r w:rsidR="001A0CB6" w:rsidRPr="006E585E">
        <w:rPr>
          <w:rFonts w:ascii="Times New Roman" w:hAnsi="Times New Roman"/>
          <w:sz w:val="24"/>
          <w:szCs w:val="24"/>
        </w:rPr>
        <w:t xml:space="preserve">5-14 and 25-35 years </w:t>
      </w:r>
      <w:r w:rsidRPr="006E585E">
        <w:rPr>
          <w:rFonts w:ascii="Times New Roman" w:hAnsi="Times New Roman"/>
          <w:sz w:val="24"/>
          <w:szCs w:val="24"/>
        </w:rPr>
        <w:t xml:space="preserve">(Figure </w:t>
      </w:r>
      <w:r w:rsidR="00040FE5" w:rsidRPr="006E585E">
        <w:rPr>
          <w:rFonts w:ascii="Times New Roman" w:hAnsi="Times New Roman"/>
          <w:sz w:val="24"/>
          <w:szCs w:val="24"/>
        </w:rPr>
        <w:t>2</w:t>
      </w:r>
      <w:r w:rsidRPr="006E585E">
        <w:rPr>
          <w:rFonts w:ascii="Times New Roman" w:hAnsi="Times New Roman"/>
          <w:sz w:val="24"/>
          <w:szCs w:val="24"/>
        </w:rPr>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6E585E" w:rsidRDefault="00B91368" w:rsidP="00C33FFB">
      <w:pPr>
        <w:spacing w:after="0" w:line="480" w:lineRule="auto"/>
        <w:jc w:val="both"/>
        <w:rPr>
          <w:rFonts w:ascii="Times New Roman" w:hAnsi="Times New Roman"/>
          <w:sz w:val="24"/>
          <w:szCs w:val="24"/>
        </w:rPr>
      </w:pPr>
    </w:p>
    <w:p w14:paraId="1B95139E" w14:textId="1D4F32FE" w:rsidR="00B91368" w:rsidRPr="006E585E" w:rsidRDefault="005902F2" w:rsidP="00C33FFB">
      <w:pPr>
        <w:spacing w:after="0" w:line="480" w:lineRule="auto"/>
        <w:jc w:val="both"/>
        <w:rPr>
          <w:rFonts w:ascii="Times New Roman" w:hAnsi="Times New Roman"/>
          <w:sz w:val="24"/>
          <w:szCs w:val="24"/>
        </w:rPr>
      </w:pPr>
      <w:r w:rsidRPr="006E585E">
        <w:rPr>
          <w:rFonts w:ascii="Times New Roman" w:hAnsi="Times New Roman"/>
          <w:sz w:val="24"/>
          <w:szCs w:val="24"/>
        </w:rPr>
        <w:t>M</w:t>
      </w:r>
      <w:r w:rsidR="0029208D" w:rsidRPr="006E585E">
        <w:rPr>
          <w:rFonts w:ascii="Times New Roman" w:hAnsi="Times New Roman"/>
          <w:sz w:val="24"/>
          <w:szCs w:val="24"/>
        </w:rPr>
        <w:t>ortality from all four cause</w:t>
      </w:r>
      <w:r w:rsidRPr="006E585E">
        <w:rPr>
          <w:rFonts w:ascii="Times New Roman" w:hAnsi="Times New Roman"/>
          <w:sz w:val="24"/>
          <w:szCs w:val="24"/>
        </w:rPr>
        <w:t xml:space="preserve"> groups </w:t>
      </w:r>
      <w:r w:rsidR="0029208D" w:rsidRPr="006E585E">
        <w:rPr>
          <w:rFonts w:ascii="Times New Roman" w:hAnsi="Times New Roman"/>
          <w:sz w:val="24"/>
          <w:szCs w:val="24"/>
        </w:rPr>
        <w:t>was</w:t>
      </w:r>
      <w:r w:rsidRPr="006E585E">
        <w:rPr>
          <w:rFonts w:ascii="Times New Roman" w:hAnsi="Times New Roman"/>
          <w:sz w:val="24"/>
          <w:szCs w:val="24"/>
        </w:rPr>
        <w:t xml:space="preserve"> seasonal above 75 years of age (Figure 2). </w:t>
      </w:r>
      <w:r w:rsidR="00B91368" w:rsidRPr="006E585E">
        <w:rPr>
          <w:rFonts w:ascii="Times New Roman" w:hAnsi="Times New Roman"/>
          <w:sz w:val="24"/>
          <w:szCs w:val="24"/>
        </w:rPr>
        <w:t xml:space="preserve">Seasonality in cancer deaths only appeared after </w:t>
      </w:r>
      <w:r w:rsidR="00DA6C08" w:rsidRPr="006E585E">
        <w:rPr>
          <w:rFonts w:ascii="Times New Roman" w:hAnsi="Times New Roman"/>
          <w:sz w:val="24"/>
          <w:szCs w:val="24"/>
        </w:rPr>
        <w:t>5</w:t>
      </w:r>
      <w:r w:rsidR="00B91368" w:rsidRPr="006E585E">
        <w:rPr>
          <w:rFonts w:ascii="Times New Roman" w:hAnsi="Times New Roman"/>
          <w:sz w:val="24"/>
          <w:szCs w:val="24"/>
        </w:rPr>
        <w:t>5 years of age, whereas deaths from cardio</w:t>
      </w:r>
      <w:r w:rsidR="0029208D" w:rsidRPr="006E585E">
        <w:rPr>
          <w:rFonts w:ascii="Times New Roman" w:hAnsi="Times New Roman"/>
          <w:sz w:val="24"/>
          <w:szCs w:val="24"/>
        </w:rPr>
        <w:t>respiratory</w:t>
      </w:r>
      <w:r w:rsidR="00B91368" w:rsidRPr="006E585E">
        <w:rPr>
          <w:rFonts w:ascii="Times New Roman" w:hAnsi="Times New Roman"/>
          <w:sz w:val="24"/>
          <w:szCs w:val="24"/>
        </w:rPr>
        <w:t xml:space="preserve"> causes exhibited statistically significant seasonality </w:t>
      </w:r>
      <w:r w:rsidR="0029208D" w:rsidRPr="006E585E">
        <w:rPr>
          <w:rFonts w:ascii="Times New Roman" w:hAnsi="Times New Roman"/>
          <w:sz w:val="24"/>
          <w:szCs w:val="24"/>
        </w:rPr>
        <w:t>throughout the life-course</w:t>
      </w:r>
      <w:r w:rsidR="00F56EE5" w:rsidRPr="006E585E">
        <w:rPr>
          <w:rFonts w:ascii="Times New Roman" w:hAnsi="Times New Roman"/>
          <w:sz w:val="24"/>
          <w:szCs w:val="24"/>
        </w:rPr>
        <w:t xml:space="preserve">. </w:t>
      </w:r>
      <w:r w:rsidR="004C1040" w:rsidRPr="006E585E">
        <w:rPr>
          <w:rFonts w:ascii="Times New Roman" w:hAnsi="Times New Roman"/>
          <w:sz w:val="24"/>
          <w:szCs w:val="24"/>
        </w:rPr>
        <w:t>In addition to older ages,</w:t>
      </w:r>
      <w:r w:rsidR="00B91368" w:rsidRPr="006E585E">
        <w:rPr>
          <w:rFonts w:ascii="Times New Roman" w:hAnsi="Times New Roman"/>
          <w:sz w:val="24"/>
          <w:szCs w:val="24"/>
        </w:rPr>
        <w:t xml:space="preserve"> </w:t>
      </w:r>
      <w:r w:rsidR="004C1040" w:rsidRPr="006E585E">
        <w:rPr>
          <w:rFonts w:ascii="Times New Roman" w:hAnsi="Times New Roman"/>
          <w:sz w:val="24"/>
          <w:szCs w:val="24"/>
        </w:rPr>
        <w:t>i</w:t>
      </w:r>
      <w:r w:rsidRPr="006E585E">
        <w:rPr>
          <w:rFonts w:ascii="Times New Roman" w:hAnsi="Times New Roman"/>
          <w:sz w:val="24"/>
          <w:szCs w:val="24"/>
        </w:rPr>
        <w:t xml:space="preserve">njuries were </w:t>
      </w:r>
      <w:r w:rsidR="004C1040" w:rsidRPr="006E585E">
        <w:rPr>
          <w:rFonts w:ascii="Times New Roman" w:hAnsi="Times New Roman"/>
          <w:sz w:val="24"/>
          <w:szCs w:val="24"/>
        </w:rPr>
        <w:t xml:space="preserve">also </w:t>
      </w:r>
      <w:r w:rsidRPr="006E585E">
        <w:rPr>
          <w:rFonts w:ascii="Times New Roman" w:hAnsi="Times New Roman"/>
          <w:sz w:val="24"/>
          <w:szCs w:val="24"/>
        </w:rPr>
        <w:t xml:space="preserve">seasonal from childhood through </w:t>
      </w:r>
      <w:r w:rsidR="00A01E9E" w:rsidRPr="006E585E">
        <w:rPr>
          <w:rFonts w:ascii="Times New Roman" w:hAnsi="Times New Roman"/>
          <w:sz w:val="24"/>
          <w:szCs w:val="24"/>
        </w:rPr>
        <w:t>4</w:t>
      </w:r>
      <w:r w:rsidRPr="006E585E">
        <w:rPr>
          <w:rFonts w:ascii="Times New Roman" w:hAnsi="Times New Roman"/>
          <w:sz w:val="24"/>
          <w:szCs w:val="24"/>
        </w:rPr>
        <w:t xml:space="preserve">4 years in women and </w:t>
      </w:r>
      <w:r w:rsidR="00A01E9E" w:rsidRPr="006E585E">
        <w:rPr>
          <w:rFonts w:ascii="Times New Roman" w:hAnsi="Times New Roman"/>
          <w:sz w:val="24"/>
          <w:szCs w:val="24"/>
        </w:rPr>
        <w:t>6</w:t>
      </w:r>
      <w:r w:rsidRPr="006E585E">
        <w:rPr>
          <w:rFonts w:ascii="Times New Roman" w:hAnsi="Times New Roman"/>
          <w:sz w:val="24"/>
          <w:szCs w:val="24"/>
        </w:rPr>
        <w:t>4 years in men.</w:t>
      </w:r>
    </w:p>
    <w:p w14:paraId="5602C6E0" w14:textId="77777777" w:rsidR="000210D1" w:rsidRPr="006E585E" w:rsidRDefault="000210D1" w:rsidP="00C33FFB">
      <w:pPr>
        <w:spacing w:after="0" w:line="480" w:lineRule="auto"/>
        <w:jc w:val="both"/>
        <w:rPr>
          <w:rFonts w:ascii="Times New Roman" w:hAnsi="Times New Roman"/>
          <w:sz w:val="24"/>
          <w:szCs w:val="24"/>
        </w:rPr>
      </w:pPr>
    </w:p>
    <w:p w14:paraId="43946A13" w14:textId="2D78E9EA"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lastRenderedPageBreak/>
        <w:t>Death rates in men aged ≥45 years and women aged ≥35 years peaked in January and February</w:t>
      </w:r>
      <w:r w:rsidR="00005B06" w:rsidRPr="006E585E">
        <w:rPr>
          <w:rFonts w:ascii="Times New Roman" w:hAnsi="Times New Roman"/>
          <w:sz w:val="24"/>
          <w:szCs w:val="24"/>
        </w:rPr>
        <w:t xml:space="preserve"> </w:t>
      </w:r>
      <w:r w:rsidR="004C1040" w:rsidRPr="006E585E">
        <w:rPr>
          <w:rFonts w:ascii="Times New Roman" w:hAnsi="Times New Roman"/>
          <w:sz w:val="24"/>
          <w:szCs w:val="24"/>
        </w:rPr>
        <w:t xml:space="preserve">and were lowest in </w:t>
      </w:r>
      <w:r w:rsidR="0086062E" w:rsidRPr="006E585E">
        <w:rPr>
          <w:rFonts w:ascii="Times New Roman" w:hAnsi="Times New Roman"/>
          <w:sz w:val="24"/>
          <w:szCs w:val="24"/>
        </w:rPr>
        <w:t>June-August</w:t>
      </w:r>
      <w:r w:rsidR="004C1040" w:rsidRPr="006E585E">
        <w:rPr>
          <w:rFonts w:ascii="Times New Roman" w:hAnsi="Times New Roman"/>
          <w:sz w:val="24"/>
          <w:szCs w:val="24"/>
        </w:rPr>
        <w:t xml:space="preserve">, </w:t>
      </w:r>
      <w:r w:rsidR="00005B06" w:rsidRPr="006E585E">
        <w:rPr>
          <w:rFonts w:ascii="Times New Roman" w:hAnsi="Times New Roman"/>
          <w:sz w:val="24"/>
          <w:szCs w:val="24"/>
        </w:rPr>
        <w:t xml:space="preserve">for all-cause mortality as </w:t>
      </w:r>
      <w:r w:rsidR="00F44160" w:rsidRPr="006E585E">
        <w:rPr>
          <w:rFonts w:ascii="Times New Roman" w:hAnsi="Times New Roman"/>
          <w:sz w:val="24"/>
          <w:szCs w:val="24"/>
        </w:rPr>
        <w:t>well as for causes of death with statistically significant seasonality</w:t>
      </w:r>
      <w:r w:rsidR="0086062E" w:rsidRPr="006E585E">
        <w:rPr>
          <w:rFonts w:ascii="Times New Roman" w:hAnsi="Times New Roman"/>
          <w:sz w:val="24"/>
          <w:szCs w:val="24"/>
        </w:rPr>
        <w:t>, including injuries</w:t>
      </w:r>
      <w:r w:rsidRPr="006E585E">
        <w:rPr>
          <w:rFonts w:ascii="Times New Roman" w:hAnsi="Times New Roman"/>
          <w:sz w:val="24"/>
          <w:szCs w:val="24"/>
        </w:rPr>
        <w:t xml:space="preserve"> (Figure </w:t>
      </w:r>
      <w:r w:rsidR="00040FE5" w:rsidRPr="006E585E">
        <w:rPr>
          <w:rFonts w:ascii="Times New Roman" w:hAnsi="Times New Roman"/>
          <w:sz w:val="24"/>
          <w:szCs w:val="24"/>
        </w:rPr>
        <w:t>3</w:t>
      </w:r>
      <w:r w:rsidRPr="006E585E">
        <w:rPr>
          <w:rFonts w:ascii="Times New Roman" w:hAnsi="Times New Roman"/>
          <w:sz w:val="24"/>
          <w:szCs w:val="24"/>
        </w:rPr>
        <w:t xml:space="preserve">). A similar temporal pattern was seen </w:t>
      </w:r>
      <w:r w:rsidR="00F44160" w:rsidRPr="006E585E">
        <w:rPr>
          <w:rFonts w:ascii="Times New Roman" w:hAnsi="Times New Roman"/>
          <w:sz w:val="24"/>
          <w:szCs w:val="24"/>
        </w:rPr>
        <w:t xml:space="preserve">for all-cause mortality </w:t>
      </w:r>
      <w:r w:rsidRPr="006E585E">
        <w:rPr>
          <w:rFonts w:ascii="Times New Roman" w:hAnsi="Times New Roman"/>
          <w:sz w:val="24"/>
          <w:szCs w:val="24"/>
        </w:rPr>
        <w:t xml:space="preserve">in children younger than five years of age, </w:t>
      </w:r>
      <w:r w:rsidR="00F44160" w:rsidRPr="006E585E">
        <w:rPr>
          <w:rFonts w:ascii="Times New Roman" w:hAnsi="Times New Roman"/>
          <w:sz w:val="24"/>
          <w:szCs w:val="24"/>
        </w:rPr>
        <w:t xml:space="preserve">whose </w:t>
      </w:r>
      <w:r w:rsidR="004C1040" w:rsidRPr="006E585E">
        <w:rPr>
          <w:rFonts w:ascii="Times New Roman" w:hAnsi="Times New Roman"/>
          <w:sz w:val="24"/>
          <w:szCs w:val="24"/>
        </w:rPr>
        <w:t>all-cause death rate</w:t>
      </w:r>
      <w:r w:rsidR="00F44160" w:rsidRPr="006E585E">
        <w:rPr>
          <w:rFonts w:ascii="Times New Roman" w:hAnsi="Times New Roman"/>
          <w:sz w:val="24"/>
          <w:szCs w:val="24"/>
        </w:rPr>
        <w:t xml:space="preserve"> </w:t>
      </w:r>
      <w:r w:rsidRPr="006E585E">
        <w:rPr>
          <w:rFonts w:ascii="Times New Roman" w:hAnsi="Times New Roman"/>
          <w:sz w:val="24"/>
          <w:szCs w:val="24"/>
        </w:rPr>
        <w:t>was highest in February and lowest in August.</w:t>
      </w:r>
      <w:r w:rsidR="00F44160" w:rsidRPr="006E585E">
        <w:rPr>
          <w:rFonts w:ascii="Times New Roman" w:hAnsi="Times New Roman"/>
          <w:sz w:val="24"/>
          <w:szCs w:val="24"/>
        </w:rPr>
        <w:t xml:space="preserve"> These months also represented maximum and minimum mortality of children for </w:t>
      </w:r>
      <w:r w:rsidR="0029208D" w:rsidRPr="006E585E">
        <w:rPr>
          <w:rFonts w:ascii="Times New Roman" w:hAnsi="Times New Roman"/>
          <w:sz w:val="24"/>
          <w:szCs w:val="24"/>
        </w:rPr>
        <w:t>non-injury</w:t>
      </w:r>
      <w:r w:rsidR="00F44160" w:rsidRPr="006E585E">
        <w:rPr>
          <w:rFonts w:ascii="Times New Roman" w:hAnsi="Times New Roman"/>
          <w:sz w:val="24"/>
          <w:szCs w:val="24"/>
        </w:rPr>
        <w:t xml:space="preserve"> causes. In contrast injury deaths in children, adolescents and young and middle-aged adults peaked in June/July and </w:t>
      </w:r>
      <w:r w:rsidR="0086062E" w:rsidRPr="006E585E">
        <w:rPr>
          <w:rFonts w:ascii="Times New Roman" w:hAnsi="Times New Roman"/>
          <w:sz w:val="24"/>
          <w:szCs w:val="24"/>
        </w:rPr>
        <w:t xml:space="preserve">were </w:t>
      </w:r>
      <w:r w:rsidR="00F44160" w:rsidRPr="006E585E">
        <w:rPr>
          <w:rFonts w:ascii="Times New Roman" w:hAnsi="Times New Roman"/>
          <w:sz w:val="24"/>
          <w:szCs w:val="24"/>
        </w:rPr>
        <w:t>lowest in December/January</w:t>
      </w:r>
      <w:r w:rsidR="004C1040" w:rsidRPr="006E585E">
        <w:rPr>
          <w:rFonts w:ascii="Times New Roman" w:hAnsi="Times New Roman"/>
          <w:sz w:val="24"/>
          <w:szCs w:val="24"/>
        </w:rPr>
        <w:t>. Among</w:t>
      </w:r>
      <w:r w:rsidR="00F44160" w:rsidRPr="006E585E">
        <w:rPr>
          <w:rFonts w:ascii="Times New Roman" w:hAnsi="Times New Roman"/>
          <w:sz w:val="24"/>
          <w:szCs w:val="24"/>
        </w:rPr>
        <w:t xml:space="preserve"> </w:t>
      </w:r>
      <w:r w:rsidRPr="006E585E">
        <w:rPr>
          <w:rFonts w:ascii="Times New Roman" w:hAnsi="Times New Roman"/>
          <w:sz w:val="24"/>
          <w:szCs w:val="24"/>
        </w:rPr>
        <w:t>older boys and young men</w:t>
      </w:r>
      <w:r w:rsidR="004C1040" w:rsidRPr="006E585E">
        <w:rPr>
          <w:rFonts w:ascii="Times New Roman" w:hAnsi="Times New Roman"/>
          <w:sz w:val="24"/>
          <w:szCs w:val="24"/>
        </w:rPr>
        <w:t>, not-only did injury mortality peak in in June/July but also did all-cause mortality</w:t>
      </w:r>
      <w:r w:rsidRPr="006E585E">
        <w:rPr>
          <w:rFonts w:ascii="Times New Roman" w:hAnsi="Times New Roman"/>
          <w:sz w:val="24"/>
          <w:szCs w:val="24"/>
        </w:rPr>
        <w:t xml:space="preserve">. </w:t>
      </w:r>
    </w:p>
    <w:p w14:paraId="2FB6278E" w14:textId="77777777" w:rsidR="000210D1" w:rsidRPr="006E585E" w:rsidRDefault="000210D1" w:rsidP="00C33FFB">
      <w:pPr>
        <w:spacing w:after="0" w:line="480" w:lineRule="auto"/>
        <w:jc w:val="both"/>
        <w:rPr>
          <w:rFonts w:ascii="Times New Roman" w:hAnsi="Times New Roman"/>
          <w:sz w:val="24"/>
          <w:szCs w:val="24"/>
        </w:rPr>
      </w:pPr>
    </w:p>
    <w:p w14:paraId="72CD43A6" w14:textId="29089C5A" w:rsidR="009F3128" w:rsidRPr="006E585E" w:rsidRDefault="0086062E" w:rsidP="00C33FFB">
      <w:pPr>
        <w:spacing w:after="0" w:line="480" w:lineRule="auto"/>
        <w:jc w:val="both"/>
        <w:rPr>
          <w:rFonts w:ascii="Times New Roman" w:hAnsi="Times New Roman"/>
          <w:sz w:val="24"/>
          <w:szCs w:val="24"/>
        </w:rPr>
      </w:pPr>
      <w:r w:rsidRPr="006E585E">
        <w:rPr>
          <w:rFonts w:ascii="Times New Roman" w:hAnsi="Times New Roman"/>
          <w:sz w:val="24"/>
          <w:szCs w:val="24"/>
        </w:rPr>
        <w:t>From 1980 to 2013, the proportional (p</w:t>
      </w:r>
      <w:r w:rsidR="000210D1" w:rsidRPr="006E585E">
        <w:rPr>
          <w:rFonts w:ascii="Times New Roman" w:hAnsi="Times New Roman"/>
          <w:sz w:val="24"/>
          <w:szCs w:val="24"/>
        </w:rPr>
        <w:t>ercent</w:t>
      </w:r>
      <w:r w:rsidRPr="006E585E">
        <w:rPr>
          <w:rFonts w:ascii="Times New Roman" w:hAnsi="Times New Roman"/>
          <w:sz w:val="24"/>
          <w:szCs w:val="24"/>
        </w:rPr>
        <w:t>)</w:t>
      </w:r>
      <w:r w:rsidR="000210D1" w:rsidRPr="006E585E">
        <w:rPr>
          <w:rFonts w:ascii="Times New Roman" w:hAnsi="Times New Roman"/>
          <w:sz w:val="24"/>
          <w:szCs w:val="24"/>
        </w:rPr>
        <w:t xml:space="preserve"> difference in </w:t>
      </w:r>
      <w:r w:rsidR="00F44160" w:rsidRPr="006E585E">
        <w:rPr>
          <w:rFonts w:ascii="Times New Roman" w:hAnsi="Times New Roman"/>
          <w:sz w:val="24"/>
          <w:szCs w:val="24"/>
        </w:rPr>
        <w:t xml:space="preserve">all-cause </w:t>
      </w:r>
      <w:r w:rsidR="000210D1" w:rsidRPr="006E585E">
        <w:rPr>
          <w:rFonts w:ascii="Times New Roman" w:hAnsi="Times New Roman"/>
          <w:sz w:val="24"/>
          <w:szCs w:val="24"/>
        </w:rPr>
        <w:t xml:space="preserve">death rates between peak and minimum months declined </w:t>
      </w:r>
      <w:r w:rsidRPr="006E585E">
        <w:rPr>
          <w:rFonts w:ascii="Times New Roman" w:hAnsi="Times New Roman"/>
          <w:sz w:val="24"/>
          <w:szCs w:val="24"/>
        </w:rPr>
        <w:t xml:space="preserve">little </w:t>
      </w:r>
      <w:r w:rsidR="000210D1" w:rsidRPr="006E585E">
        <w:rPr>
          <w:rFonts w:ascii="Times New Roman" w:hAnsi="Times New Roman"/>
          <w:sz w:val="24"/>
          <w:szCs w:val="24"/>
        </w:rPr>
        <w:t>for people olde</w:t>
      </w:r>
      <w:r w:rsidR="009B509E" w:rsidRPr="006E585E">
        <w:rPr>
          <w:rFonts w:ascii="Times New Roman" w:hAnsi="Times New Roman"/>
          <w:sz w:val="24"/>
          <w:szCs w:val="24"/>
        </w:rPr>
        <w:t>r than 45 years of age</w:t>
      </w:r>
      <w:r w:rsidR="00E40247" w:rsidRPr="006E585E">
        <w:rPr>
          <w:rFonts w:ascii="Times New Roman" w:hAnsi="Times New Roman"/>
          <w:sz w:val="24"/>
          <w:szCs w:val="24"/>
        </w:rPr>
        <w:t xml:space="preserve"> (non-significantly and by less than eight percentage points)</w:t>
      </w:r>
      <w:r w:rsidR="009B509E" w:rsidRPr="006E585E">
        <w:rPr>
          <w:rFonts w:ascii="Times New Roman" w:hAnsi="Times New Roman"/>
          <w:sz w:val="24"/>
          <w:szCs w:val="24"/>
        </w:rPr>
        <w:t xml:space="preserve"> </w:t>
      </w:r>
      <w:r w:rsidR="000210D1" w:rsidRPr="006E585E">
        <w:rPr>
          <w:rFonts w:ascii="Times New Roman" w:hAnsi="Times New Roman"/>
          <w:sz w:val="24"/>
          <w:szCs w:val="24"/>
        </w:rPr>
        <w:t xml:space="preserve">(Figure </w:t>
      </w:r>
      <w:r w:rsidR="00040FE5" w:rsidRPr="006E585E">
        <w:rPr>
          <w:rFonts w:ascii="Times New Roman" w:hAnsi="Times New Roman"/>
          <w:sz w:val="24"/>
          <w:szCs w:val="24"/>
        </w:rPr>
        <w:t>4</w:t>
      </w:r>
      <w:r w:rsidR="00EF58F0" w:rsidRPr="006E585E">
        <w:rPr>
          <w:rFonts w:ascii="Times New Roman" w:hAnsi="Times New Roman"/>
          <w:sz w:val="24"/>
          <w:szCs w:val="24"/>
        </w:rPr>
        <w:t xml:space="preserve">). </w:t>
      </w:r>
      <w:r w:rsidR="000210D1" w:rsidRPr="006E585E">
        <w:rPr>
          <w:rFonts w:ascii="Times New Roman" w:hAnsi="Times New Roman"/>
          <w:sz w:val="24"/>
          <w:szCs w:val="24"/>
        </w:rPr>
        <w:t xml:space="preserve">In contrast, the difference between peak (summer) and minimum (winter) </w:t>
      </w:r>
      <w:r w:rsidR="005866BD" w:rsidRPr="006E585E">
        <w:rPr>
          <w:rFonts w:ascii="Times New Roman" w:hAnsi="Times New Roman"/>
          <w:sz w:val="24"/>
          <w:szCs w:val="24"/>
        </w:rPr>
        <w:t xml:space="preserve">death rates </w:t>
      </w:r>
      <w:r w:rsidR="000210D1" w:rsidRPr="006E585E">
        <w:rPr>
          <w:rFonts w:ascii="Times New Roman" w:hAnsi="Times New Roman"/>
          <w:sz w:val="24"/>
          <w:szCs w:val="24"/>
        </w:rPr>
        <w:t xml:space="preserve">declined significantly in younger ages, by </w:t>
      </w:r>
      <w:r w:rsidR="00B62D3F" w:rsidRPr="006E585E">
        <w:rPr>
          <w:rFonts w:ascii="Times New Roman" w:hAnsi="Times New Roman"/>
          <w:sz w:val="24"/>
          <w:szCs w:val="24"/>
        </w:rPr>
        <w:t>over</w:t>
      </w:r>
      <w:r w:rsidR="000210D1" w:rsidRPr="006E585E">
        <w:rPr>
          <w:rFonts w:ascii="Times New Roman" w:hAnsi="Times New Roman"/>
          <w:sz w:val="24"/>
          <w:szCs w:val="24"/>
        </w:rPr>
        <w:t xml:space="preserve"> </w:t>
      </w:r>
      <w:r w:rsidR="0071406C" w:rsidRPr="006E585E">
        <w:rPr>
          <w:rFonts w:ascii="Times New Roman" w:hAnsi="Times New Roman"/>
          <w:sz w:val="24"/>
          <w:szCs w:val="24"/>
        </w:rPr>
        <w:t xml:space="preserve">25 </w:t>
      </w:r>
      <w:r w:rsidR="000210D1" w:rsidRPr="006E585E">
        <w:rPr>
          <w:rFonts w:ascii="Times New Roman" w:hAnsi="Times New Roman"/>
          <w:sz w:val="24"/>
          <w:szCs w:val="24"/>
        </w:rPr>
        <w:t>percentage points in males aged 5-14 years and 15-24</w:t>
      </w:r>
      <w:r w:rsidR="005866BD" w:rsidRPr="006E585E">
        <w:rPr>
          <w:rFonts w:ascii="Times New Roman" w:hAnsi="Times New Roman"/>
          <w:sz w:val="24"/>
          <w:szCs w:val="24"/>
        </w:rPr>
        <w:t xml:space="preserve"> </w:t>
      </w:r>
      <w:r w:rsidR="000210D1" w:rsidRPr="006E585E">
        <w:rPr>
          <w:rFonts w:ascii="Times New Roman" w:hAnsi="Times New Roman"/>
          <w:sz w:val="24"/>
          <w:szCs w:val="24"/>
        </w:rPr>
        <w:t>years</w:t>
      </w:r>
      <w:r w:rsidR="00EF58F0" w:rsidRPr="006E585E">
        <w:rPr>
          <w:rFonts w:ascii="Times New Roman" w:hAnsi="Times New Roman"/>
          <w:sz w:val="24"/>
          <w:szCs w:val="24"/>
        </w:rPr>
        <w:t xml:space="preserve">, largely </w:t>
      </w:r>
      <w:r w:rsidR="009B11D1" w:rsidRPr="006E585E">
        <w:rPr>
          <w:rFonts w:ascii="Times New Roman" w:hAnsi="Times New Roman"/>
          <w:sz w:val="24"/>
          <w:szCs w:val="24"/>
        </w:rPr>
        <w:t>driven</w:t>
      </w:r>
      <w:r w:rsidR="004C1040" w:rsidRPr="006E585E">
        <w:rPr>
          <w:rFonts w:ascii="Times New Roman" w:hAnsi="Times New Roman"/>
          <w:sz w:val="24"/>
          <w:szCs w:val="24"/>
        </w:rPr>
        <w:t xml:space="preserve"> in </w:t>
      </w:r>
      <w:r w:rsidR="009B11D1" w:rsidRPr="006E585E">
        <w:rPr>
          <w:rFonts w:ascii="Times New Roman" w:hAnsi="Times New Roman"/>
          <w:sz w:val="24"/>
          <w:szCs w:val="24"/>
        </w:rPr>
        <w:t xml:space="preserve">the declining difference between </w:t>
      </w:r>
      <w:r w:rsidR="004C1040" w:rsidRPr="006E585E">
        <w:rPr>
          <w:rFonts w:ascii="Times New Roman" w:hAnsi="Times New Roman"/>
          <w:sz w:val="24"/>
          <w:szCs w:val="24"/>
        </w:rPr>
        <w:t>summer and winter</w:t>
      </w:r>
      <w:r w:rsidR="00EF58F0" w:rsidRPr="006E585E">
        <w:rPr>
          <w:rFonts w:ascii="Times New Roman" w:hAnsi="Times New Roman"/>
          <w:sz w:val="24"/>
          <w:szCs w:val="24"/>
        </w:rPr>
        <w:t xml:space="preserve"> </w:t>
      </w:r>
      <w:r w:rsidR="009B11D1" w:rsidRPr="006E585E">
        <w:rPr>
          <w:rFonts w:ascii="Times New Roman" w:hAnsi="Times New Roman"/>
          <w:sz w:val="24"/>
          <w:szCs w:val="24"/>
        </w:rPr>
        <w:t>injury deaths</w:t>
      </w:r>
      <w:r w:rsidR="000210D1" w:rsidRPr="006E585E">
        <w:rPr>
          <w:rFonts w:ascii="Times New Roman" w:hAnsi="Times New Roman"/>
          <w:sz w:val="24"/>
          <w:szCs w:val="24"/>
        </w:rPr>
        <w:t>. Under five years of age, percent seasonal difference</w:t>
      </w:r>
      <w:r w:rsidR="009B11D1" w:rsidRPr="006E585E">
        <w:rPr>
          <w:rFonts w:ascii="Times New Roman" w:hAnsi="Times New Roman"/>
          <w:sz w:val="24"/>
          <w:szCs w:val="24"/>
        </w:rPr>
        <w:t xml:space="preserve"> in all-cause death rates</w:t>
      </w:r>
      <w:r w:rsidR="000210D1" w:rsidRPr="006E585E">
        <w:rPr>
          <w:rFonts w:ascii="Times New Roman" w:hAnsi="Times New Roman"/>
          <w:sz w:val="24"/>
          <w:szCs w:val="24"/>
        </w:rPr>
        <w:t xml:space="preserve"> declined by a statistically-significant 13 percentage points (95% CI 8 to 18) for boys but only a statistically</w:t>
      </w:r>
      <w:r w:rsidR="00E40247" w:rsidRPr="006E585E">
        <w:rPr>
          <w:rFonts w:ascii="Times New Roman" w:hAnsi="Times New Roman"/>
          <w:sz w:val="24"/>
          <w:szCs w:val="24"/>
        </w:rPr>
        <w:t>-non-</w:t>
      </w:r>
      <w:r w:rsidR="000210D1" w:rsidRPr="006E585E">
        <w:rPr>
          <w:rFonts w:ascii="Times New Roman" w:hAnsi="Times New Roman"/>
          <w:sz w:val="24"/>
          <w:szCs w:val="24"/>
        </w:rPr>
        <w:t>significant 5 percentage points (-12 to 2) for girls.</w:t>
      </w:r>
      <w:r w:rsidR="009B11D1" w:rsidRPr="006E585E">
        <w:rPr>
          <w:rFonts w:ascii="Times New Roman" w:hAnsi="Times New Roman"/>
          <w:sz w:val="24"/>
          <w:szCs w:val="24"/>
        </w:rPr>
        <w:t xml:space="preserve"> </w:t>
      </w:r>
      <w:r w:rsidR="00E40247" w:rsidRPr="006E585E">
        <w:rPr>
          <w:rFonts w:ascii="Times New Roman" w:hAnsi="Times New Roman"/>
          <w:sz w:val="24"/>
          <w:szCs w:val="24"/>
        </w:rPr>
        <w:t>These declines in seasonality of child deaths we</w:t>
      </w:r>
      <w:r w:rsidR="00986A66" w:rsidRPr="006E585E">
        <w:rPr>
          <w:rFonts w:ascii="Times New Roman" w:hAnsi="Times New Roman"/>
          <w:sz w:val="24"/>
          <w:szCs w:val="24"/>
        </w:rPr>
        <w:t>re</w:t>
      </w:r>
      <w:r w:rsidR="009B11D1" w:rsidRPr="006E585E">
        <w:rPr>
          <w:rFonts w:ascii="Times New Roman" w:hAnsi="Times New Roman"/>
          <w:sz w:val="24"/>
          <w:szCs w:val="24"/>
        </w:rPr>
        <w:t xml:space="preserve"> a net effect of declining winter-summer difference in cardiorespiratory deaths and increasing summer-winter difference in injury deaths.</w:t>
      </w:r>
      <w:r w:rsidR="009F3128" w:rsidRPr="006E585E">
        <w:rPr>
          <w:rFonts w:ascii="Times New Roman" w:hAnsi="Times New Roman"/>
          <w:sz w:val="24"/>
          <w:szCs w:val="24"/>
        </w:rPr>
        <w:t xml:space="preserve"> </w:t>
      </w:r>
    </w:p>
    <w:p w14:paraId="102D6F4D" w14:textId="77777777" w:rsidR="000210D1" w:rsidRPr="006E585E" w:rsidRDefault="000210D1" w:rsidP="00C33FFB">
      <w:pPr>
        <w:spacing w:after="0" w:line="480" w:lineRule="auto"/>
        <w:jc w:val="both"/>
        <w:rPr>
          <w:rFonts w:ascii="Times New Roman" w:hAnsi="Times New Roman"/>
          <w:sz w:val="24"/>
          <w:szCs w:val="24"/>
        </w:rPr>
      </w:pPr>
    </w:p>
    <w:p w14:paraId="6A559C4E" w14:textId="0412D6EE" w:rsidR="000B343F" w:rsidRPr="006E585E" w:rsidRDefault="009B11D1" w:rsidP="00C33FFB">
      <w:pPr>
        <w:spacing w:after="0" w:line="480" w:lineRule="auto"/>
        <w:jc w:val="both"/>
        <w:rPr>
          <w:rFonts w:ascii="Times New Roman" w:hAnsi="Times New Roman"/>
          <w:sz w:val="24"/>
          <w:szCs w:val="24"/>
        </w:rPr>
      </w:pPr>
      <w:r w:rsidRPr="006E585E">
        <w:rPr>
          <w:rFonts w:ascii="Times New Roman" w:hAnsi="Times New Roman"/>
          <w:sz w:val="24"/>
          <w:szCs w:val="24"/>
        </w:rPr>
        <w:t>The sub</w:t>
      </w:r>
      <w:r w:rsidR="000210D1" w:rsidRPr="006E585E">
        <w:rPr>
          <w:rFonts w:ascii="Times New Roman" w:hAnsi="Times New Roman"/>
          <w:sz w:val="24"/>
          <w:szCs w:val="24"/>
        </w:rPr>
        <w:t xml:space="preserve">national </w:t>
      </w:r>
      <w:r w:rsidR="006630ED">
        <w:rPr>
          <w:rFonts w:ascii="Times New Roman" w:hAnsi="Times New Roman"/>
          <w:sz w:val="24"/>
          <w:szCs w:val="24"/>
        </w:rPr>
        <w:t>centre</w:t>
      </w:r>
      <w:r w:rsidR="000210D1" w:rsidRPr="006E585E">
        <w:rPr>
          <w:rFonts w:ascii="Times New Roman" w:hAnsi="Times New Roman"/>
          <w:sz w:val="24"/>
          <w:szCs w:val="24"/>
        </w:rPr>
        <w:t xml:space="preserve"> of gravity analysis shows that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peaks and minima in different climate regions are consistent with the national ones (Figure </w:t>
      </w:r>
      <w:r w:rsidR="00040FE5" w:rsidRPr="006E585E">
        <w:rPr>
          <w:rFonts w:ascii="Times New Roman" w:hAnsi="Times New Roman"/>
          <w:sz w:val="24"/>
          <w:szCs w:val="24"/>
        </w:rPr>
        <w:t>5</w:t>
      </w:r>
      <w:r w:rsidR="000210D1" w:rsidRPr="006E585E">
        <w:rPr>
          <w:rFonts w:ascii="Times New Roman" w:hAnsi="Times New Roman"/>
          <w:sz w:val="24"/>
          <w:szCs w:val="24"/>
        </w:rPr>
        <w:t xml:space="preserve">), indicating the seasonality is largely independent of geography. The relative homogeneity of the timing of </w:t>
      </w:r>
      <w:r w:rsidR="000210D1" w:rsidRPr="006E585E">
        <w:rPr>
          <w:rFonts w:ascii="Times New Roman" w:hAnsi="Times New Roman"/>
          <w:sz w:val="24"/>
          <w:szCs w:val="24"/>
        </w:rPr>
        <w:lastRenderedPageBreak/>
        <w:t>maximum</w:t>
      </w:r>
      <w:r w:rsidR="00A8195E" w:rsidRPr="006E585E">
        <w:rPr>
          <w:rFonts w:ascii="Times New Roman" w:hAnsi="Times New Roman"/>
          <w:sz w:val="24"/>
          <w:szCs w:val="24"/>
        </w:rPr>
        <w:t xml:space="preserve"> and minimum</w:t>
      </w:r>
      <w:r w:rsidR="000210D1" w:rsidRPr="006E585E">
        <w:rPr>
          <w:rFonts w:ascii="Times New Roman" w:hAnsi="Times New Roman"/>
          <w:sz w:val="24"/>
          <w:szCs w:val="24"/>
        </w:rPr>
        <w:t xml:space="preserve"> mortality </w:t>
      </w:r>
      <w:r w:rsidR="002931FC" w:rsidRPr="006E585E">
        <w:rPr>
          <w:rFonts w:ascii="Times New Roman" w:hAnsi="Times New Roman"/>
          <w:sz w:val="24"/>
          <w:szCs w:val="24"/>
        </w:rPr>
        <w:t>contrasts with</w:t>
      </w:r>
      <w:r w:rsidR="000210D1" w:rsidRPr="006E585E">
        <w:rPr>
          <w:rFonts w:ascii="Times New Roman" w:hAnsi="Times New Roman"/>
          <w:sz w:val="24"/>
          <w:szCs w:val="24"/>
        </w:rPr>
        <w:t xml:space="preserve"> the large variation in </w:t>
      </w:r>
      <w:r w:rsidR="002931FC" w:rsidRPr="006E585E">
        <w:rPr>
          <w:rFonts w:ascii="Times New Roman" w:hAnsi="Times New Roman"/>
          <w:sz w:val="24"/>
          <w:szCs w:val="24"/>
        </w:rPr>
        <w:t xml:space="preserve">seasonal </w:t>
      </w:r>
      <w:r w:rsidR="000210D1" w:rsidRPr="006E585E">
        <w:rPr>
          <w:rFonts w:ascii="Times New Roman" w:hAnsi="Times New Roman"/>
          <w:sz w:val="24"/>
          <w:szCs w:val="24"/>
        </w:rPr>
        <w:t xml:space="preserve">temperatures </w:t>
      </w:r>
      <w:r w:rsidR="002931FC" w:rsidRPr="006E585E">
        <w:rPr>
          <w:rFonts w:ascii="Times New Roman" w:hAnsi="Times New Roman"/>
          <w:sz w:val="24"/>
          <w:szCs w:val="24"/>
        </w:rPr>
        <w:t xml:space="preserve">among </w:t>
      </w:r>
      <w:r w:rsidR="000210D1" w:rsidRPr="006E585E">
        <w:rPr>
          <w:rFonts w:ascii="Times New Roman" w:hAnsi="Times New Roman"/>
          <w:sz w:val="24"/>
          <w:szCs w:val="24"/>
        </w:rPr>
        <w:t xml:space="preserve">climate regions. For example, in men and women aged 65-74 years,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6E585E">
        <w:rPr>
          <w:rFonts w:ascii="Times New Roman" w:hAnsi="Times New Roman"/>
          <w:sz w:val="24"/>
          <w:szCs w:val="24"/>
        </w:rPr>
        <w:t xml:space="preserve">was </w:t>
      </w:r>
      <w:r w:rsidR="000210D1" w:rsidRPr="006E585E">
        <w:rPr>
          <w:rFonts w:ascii="Times New Roman" w:hAnsi="Times New Roman"/>
          <w:sz w:val="24"/>
          <w:szCs w:val="24"/>
        </w:rPr>
        <w:t>little inter-region variation in the percent seasonal difference</w:t>
      </w:r>
      <w:r w:rsidR="00325E17" w:rsidRPr="006E585E">
        <w:rPr>
          <w:rFonts w:ascii="Times New Roman" w:hAnsi="Times New Roman"/>
          <w:sz w:val="24"/>
          <w:szCs w:val="24"/>
        </w:rPr>
        <w:t xml:space="preserve"> in all-cause mortality</w:t>
      </w:r>
      <w:r w:rsidR="000210D1" w:rsidRPr="006E585E">
        <w:rPr>
          <w:rFonts w:ascii="Times New Roman" w:hAnsi="Times New Roman"/>
          <w:sz w:val="24"/>
          <w:szCs w:val="24"/>
        </w:rPr>
        <w:t xml:space="preserve">, despite the large variation in temperature difference between the peak and minimum months (Figure </w:t>
      </w:r>
      <w:r w:rsidR="00040FE5" w:rsidRPr="006E585E">
        <w:rPr>
          <w:rFonts w:ascii="Times New Roman" w:hAnsi="Times New Roman"/>
          <w:sz w:val="24"/>
          <w:szCs w:val="24"/>
        </w:rPr>
        <w:t>6</w:t>
      </w:r>
      <w:r w:rsidR="000210D1" w:rsidRPr="006E585E">
        <w:rPr>
          <w:rFonts w:ascii="Times New Roman" w:hAnsi="Times New Roman"/>
          <w:sz w:val="24"/>
          <w:szCs w:val="24"/>
        </w:rPr>
        <w:t xml:space="preserve">). </w:t>
      </w:r>
      <w:r w:rsidR="00214C19" w:rsidRPr="006E585E">
        <w:rPr>
          <w:rFonts w:ascii="Times New Roman" w:hAnsi="Times New Roman"/>
          <w:sz w:val="24"/>
          <w:szCs w:val="24"/>
        </w:rPr>
        <w:t xml:space="preserve"> The </w:t>
      </w:r>
      <w:r w:rsidR="00C125D1" w:rsidRPr="006E585E">
        <w:rPr>
          <w:rFonts w:ascii="Times New Roman" w:hAnsi="Times New Roman"/>
          <w:sz w:val="24"/>
          <w:szCs w:val="24"/>
        </w:rPr>
        <w:t xml:space="preserve">only cause of death with regional differences in seasonality was </w:t>
      </w:r>
      <w:r w:rsidR="00214C19" w:rsidRPr="006E585E">
        <w:rPr>
          <w:rFonts w:ascii="Times New Roman" w:hAnsi="Times New Roman"/>
          <w:sz w:val="24"/>
          <w:szCs w:val="24"/>
        </w:rPr>
        <w:t xml:space="preserve">injuries </w:t>
      </w:r>
      <w:r w:rsidR="00C125D1" w:rsidRPr="006E585E">
        <w:rPr>
          <w:rFonts w:ascii="Times New Roman" w:hAnsi="Times New Roman"/>
          <w:sz w:val="24"/>
          <w:szCs w:val="24"/>
        </w:rPr>
        <w:t xml:space="preserve">in men aged </w:t>
      </w:r>
      <w:r w:rsidR="00214C19" w:rsidRPr="006E585E">
        <w:rPr>
          <w:rFonts w:ascii="Times New Roman" w:hAnsi="Times New Roman"/>
          <w:sz w:val="24"/>
          <w:szCs w:val="24"/>
        </w:rPr>
        <w:t xml:space="preserve">55-64 </w:t>
      </w:r>
      <w:r w:rsidR="00C125D1" w:rsidRPr="006E585E">
        <w:rPr>
          <w:rFonts w:ascii="Times New Roman" w:hAnsi="Times New Roman"/>
          <w:sz w:val="24"/>
          <w:szCs w:val="24"/>
        </w:rPr>
        <w:t>years</w:t>
      </w:r>
      <w:r w:rsidR="00214C19" w:rsidRPr="006E585E">
        <w:rPr>
          <w:rFonts w:ascii="Times New Roman" w:hAnsi="Times New Roman"/>
          <w:sz w:val="24"/>
          <w:szCs w:val="24"/>
        </w:rPr>
        <w:t xml:space="preserve"> and </w:t>
      </w:r>
      <w:r w:rsidR="00C125D1" w:rsidRPr="006E585E">
        <w:rPr>
          <w:rFonts w:ascii="Times New Roman" w:hAnsi="Times New Roman"/>
          <w:sz w:val="24"/>
          <w:szCs w:val="24"/>
        </w:rPr>
        <w:t xml:space="preserve">women aged </w:t>
      </w:r>
      <w:r w:rsidR="00214C19" w:rsidRPr="006E585E">
        <w:rPr>
          <w:rFonts w:ascii="Times New Roman" w:hAnsi="Times New Roman"/>
          <w:sz w:val="24"/>
          <w:szCs w:val="24"/>
        </w:rPr>
        <w:t xml:space="preserve">65-74 </w:t>
      </w:r>
      <w:r w:rsidR="00C125D1" w:rsidRPr="006E585E">
        <w:rPr>
          <w:rFonts w:ascii="Times New Roman" w:hAnsi="Times New Roman"/>
          <w:sz w:val="24"/>
          <w:szCs w:val="24"/>
        </w:rPr>
        <w:t xml:space="preserve">years. Injury death rates in these age-sex groups seemed to peak in January in the </w:t>
      </w:r>
      <w:r w:rsidR="00765400" w:rsidRPr="006E585E">
        <w:rPr>
          <w:rFonts w:ascii="Times New Roman" w:hAnsi="Times New Roman"/>
          <w:sz w:val="24"/>
          <w:szCs w:val="24"/>
        </w:rPr>
        <w:t xml:space="preserve">Northeast peak </w:t>
      </w:r>
      <w:r w:rsidR="00C125D1" w:rsidRPr="006E585E">
        <w:rPr>
          <w:rFonts w:ascii="Times New Roman" w:hAnsi="Times New Roman"/>
          <w:sz w:val="24"/>
          <w:szCs w:val="24"/>
        </w:rPr>
        <w:t>and in August in the</w:t>
      </w:r>
      <w:r w:rsidR="00214C19" w:rsidRPr="006E585E">
        <w:rPr>
          <w:rFonts w:ascii="Times New Roman" w:hAnsi="Times New Roman"/>
          <w:sz w:val="24"/>
          <w:szCs w:val="24"/>
        </w:rPr>
        <w:t xml:space="preserve"> (Figure S</w:t>
      </w:r>
      <w:r w:rsidR="006630ED">
        <w:rPr>
          <w:rFonts w:ascii="Times New Roman" w:hAnsi="Times New Roman"/>
          <w:sz w:val="24"/>
          <w:szCs w:val="24"/>
        </w:rPr>
        <w:t>1)</w:t>
      </w:r>
      <w:r w:rsidR="00214C19" w:rsidRPr="006E585E">
        <w:rPr>
          <w:rFonts w:ascii="Times New Roman" w:hAnsi="Times New Roman"/>
          <w:sz w:val="24"/>
          <w:szCs w:val="24"/>
        </w:rPr>
        <w:t>.</w:t>
      </w:r>
    </w:p>
    <w:p w14:paraId="5585EDAE" w14:textId="77777777" w:rsidR="007F05EF" w:rsidRPr="006E585E" w:rsidRDefault="007F05EF" w:rsidP="00C33FFB">
      <w:pPr>
        <w:spacing w:after="0" w:line="480" w:lineRule="auto"/>
        <w:jc w:val="both"/>
        <w:rPr>
          <w:rFonts w:ascii="Times New Roman" w:hAnsi="Times New Roman"/>
          <w:sz w:val="24"/>
          <w:szCs w:val="24"/>
        </w:rPr>
      </w:pPr>
    </w:p>
    <w:p w14:paraId="6845EF9C" w14:textId="060FDBCE" w:rsidR="0042218D" w:rsidRPr="006E585E" w:rsidRDefault="0042218D" w:rsidP="00C33FFB">
      <w:pPr>
        <w:spacing w:after="0" w:line="480" w:lineRule="auto"/>
        <w:jc w:val="both"/>
        <w:rPr>
          <w:rFonts w:ascii="Times New Roman" w:hAnsi="Times New Roman"/>
          <w:b/>
          <w:sz w:val="24"/>
          <w:szCs w:val="24"/>
        </w:rPr>
      </w:pPr>
      <w:r w:rsidRPr="006E585E">
        <w:rPr>
          <w:rFonts w:ascii="Times New Roman" w:hAnsi="Times New Roman"/>
          <w:b/>
          <w:sz w:val="24"/>
          <w:szCs w:val="24"/>
        </w:rPr>
        <w:t>Strengths and limitations</w:t>
      </w:r>
    </w:p>
    <w:p w14:paraId="63228387" w14:textId="16BF0F23" w:rsidR="0042218D" w:rsidRPr="006E585E" w:rsidRDefault="0042218D" w:rsidP="0042218D">
      <w:pPr>
        <w:spacing w:after="0" w:line="480" w:lineRule="auto"/>
        <w:jc w:val="both"/>
        <w:rPr>
          <w:rFonts w:ascii="Times New Roman" w:hAnsi="Times New Roman"/>
          <w:sz w:val="24"/>
          <w:szCs w:val="24"/>
        </w:rPr>
      </w:pPr>
      <w:r w:rsidRPr="006E585E">
        <w:rPr>
          <w:rFonts w:ascii="Times New Roman" w:hAnsi="Times New Roman"/>
          <w:sz w:val="24"/>
          <w:szCs w:val="24"/>
        </w:rPr>
        <w:t>The strengths of our study are its innovative methods of characterizing seasonality of mortality dynamically over space and time, by age group and cause of death; using wavelet and cent</w:t>
      </w:r>
      <w:r w:rsidR="006B55AC">
        <w:rPr>
          <w:rFonts w:ascii="Times New Roman" w:hAnsi="Times New Roman"/>
          <w:sz w:val="24"/>
          <w:szCs w:val="24"/>
        </w:rPr>
        <w:t>re</w:t>
      </w:r>
      <w:r w:rsidRPr="006E585E">
        <w:rPr>
          <w:rFonts w:ascii="Times New Roman" w:hAnsi="Times New Roman"/>
          <w:sz w:val="24"/>
          <w:szCs w:val="24"/>
        </w:rPr>
        <w:t xml:space="preserve"> of gravity analyses; using ERA-Interim data output to compare the association between temperature and seasonality of death across regions. A limitation of our study is that we used broad causes of death so that we have sufficient number of deaths by age group, sex, year, climatic region and cause of death. Different diseases and injuries may be different</w:t>
      </w:r>
      <w:r w:rsidR="00101D00" w:rsidRPr="006E585E">
        <w:rPr>
          <w:rFonts w:ascii="Times New Roman" w:hAnsi="Times New Roman"/>
          <w:sz w:val="24"/>
          <w:szCs w:val="24"/>
        </w:rPr>
        <w:t xml:space="preserve">ially affected by environmental, </w:t>
      </w:r>
      <w:r w:rsidRPr="006E585E">
        <w:rPr>
          <w:rFonts w:ascii="Times New Roman" w:hAnsi="Times New Roman"/>
          <w:sz w:val="24"/>
          <w:szCs w:val="24"/>
        </w:rPr>
        <w:t>behavio</w:t>
      </w:r>
      <w:r w:rsidR="006B55AC">
        <w:rPr>
          <w:rFonts w:ascii="Times New Roman" w:hAnsi="Times New Roman"/>
          <w:sz w:val="24"/>
          <w:szCs w:val="24"/>
        </w:rPr>
        <w:t>u</w:t>
      </w:r>
      <w:r w:rsidRPr="006E585E">
        <w:rPr>
          <w:rFonts w:ascii="Times New Roman" w:hAnsi="Times New Roman"/>
          <w:sz w:val="24"/>
          <w:szCs w:val="24"/>
        </w:rPr>
        <w:t>ral</w:t>
      </w:r>
      <w:r w:rsidR="00101D00" w:rsidRPr="006E585E">
        <w:rPr>
          <w:rFonts w:ascii="Times New Roman" w:hAnsi="Times New Roman"/>
          <w:sz w:val="24"/>
          <w:szCs w:val="24"/>
        </w:rPr>
        <w:t xml:space="preserve"> and healthcare</w:t>
      </w:r>
      <w:r w:rsidRPr="006E585E">
        <w:rPr>
          <w:rFonts w:ascii="Times New Roman" w:hAnsi="Times New Roman"/>
          <w:sz w:val="24"/>
          <w:szCs w:val="24"/>
        </w:rPr>
        <w:t xml:space="preserve"> factors associated with season and hence differ in their seasonal behavio</w:t>
      </w:r>
      <w:r w:rsidR="006B55AC">
        <w:rPr>
          <w:rFonts w:ascii="Times New Roman" w:hAnsi="Times New Roman"/>
          <w:sz w:val="24"/>
          <w:szCs w:val="24"/>
        </w:rPr>
        <w:t>u</w:t>
      </w:r>
      <w:r w:rsidRPr="006E585E">
        <w:rPr>
          <w:rFonts w:ascii="Times New Roman" w:hAnsi="Times New Roman"/>
          <w:sz w:val="24"/>
          <w:szCs w:val="24"/>
        </w:rPr>
        <w:t>r. For example, suicides have bee</w:t>
      </w:r>
      <w:r w:rsidR="00035017">
        <w:rPr>
          <w:rFonts w:ascii="Times New Roman" w:hAnsi="Times New Roman"/>
          <w:sz w:val="24"/>
          <w:szCs w:val="24"/>
        </w:rPr>
        <w:t xml:space="preserve">n found to peak in early spring </w:t>
      </w:r>
      <w:r w:rsidR="00577DE0"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"&lt;sup&gt;19&lt;/sup&gt;" }, "properties" : {  }, "schema" : "https://github.com/citation-style-language/schema/raw/master/csl-citation.json" }</w:instrText>
      </w:r>
      <w:r w:rsidR="00577DE0"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w:t>
      </w:r>
      <w:r w:rsidR="00577DE0" w:rsidRPr="006E585E">
        <w:rPr>
          <w:rFonts w:ascii="Times New Roman" w:hAnsi="Times New Roman"/>
          <w:sz w:val="24"/>
          <w:szCs w:val="24"/>
        </w:rPr>
        <w:fldChar w:fldCharType="end"/>
      </w:r>
      <w:r w:rsidR="00035017">
        <w:rPr>
          <w:rFonts w:ascii="Times New Roman" w:hAnsi="Times New Roman"/>
          <w:sz w:val="24"/>
          <w:szCs w:val="24"/>
        </w:rPr>
        <w:t>,</w:t>
      </w:r>
      <w:r w:rsidRPr="006E585E">
        <w:rPr>
          <w:rFonts w:ascii="Times New Roman" w:hAnsi="Times New Roman"/>
          <w:sz w:val="24"/>
          <w:szCs w:val="24"/>
        </w:rPr>
        <w:t xml:space="preserve"> and cardiovascular disease mortality may peak earlier in the winter than that from respiratory conditions</w:t>
      </w:r>
      <w:r w:rsidR="00035017">
        <w:rPr>
          <w:rFonts w:ascii="Times New Roman" w:hAnsi="Times New Roman"/>
          <w:sz w:val="24"/>
          <w:szCs w:val="24"/>
        </w:rPr>
        <w:t xml:space="preserve"> </w:t>
      </w:r>
      <w:r w:rsidR="00577DE0"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"&lt;sup&gt;20&lt;/sup&gt;" }, "properties" : {  }, "schema" : "https://github.com/citation-style-language/schema/raw/master/csl-citation.json" }</w:instrText>
      </w:r>
      <w:r w:rsidR="00577DE0" w:rsidRPr="006E585E">
        <w:rPr>
          <w:rFonts w:ascii="Times New Roman" w:hAnsi="Times New Roman"/>
          <w:sz w:val="24"/>
          <w:szCs w:val="24"/>
        </w:rPr>
        <w:fldChar w:fldCharType="separate"/>
      </w:r>
      <w:r w:rsidR="00BC655C" w:rsidRPr="00BC655C">
        <w:rPr>
          <w:rFonts w:ascii="Times New Roman" w:hAnsi="Times New Roman"/>
          <w:noProof/>
          <w:sz w:val="24"/>
          <w:szCs w:val="24"/>
        </w:rPr>
        <w:t>(Mackenbach, Kunst, &amp; Looman, 1992)</w:t>
      </w:r>
      <w:r w:rsidR="00577DE0" w:rsidRPr="006E585E">
        <w:rPr>
          <w:rFonts w:ascii="Times New Roman" w:hAnsi="Times New Roman"/>
          <w:sz w:val="24"/>
          <w:szCs w:val="24"/>
        </w:rPr>
        <w:fldChar w:fldCharType="end"/>
      </w:r>
      <w:r w:rsidR="00035017">
        <w:rPr>
          <w:rFonts w:ascii="Times New Roman" w:hAnsi="Times New Roman"/>
          <w:sz w:val="24"/>
          <w:szCs w:val="24"/>
        </w:rPr>
        <w:t>.</w:t>
      </w:r>
      <w:r w:rsidRPr="006E585E">
        <w:rPr>
          <w:rFonts w:ascii="Times New Roman" w:hAnsi="Times New Roman"/>
          <w:sz w:val="24"/>
          <w:szCs w:val="24"/>
        </w:rPr>
        <w:t xml:space="preserve"> </w:t>
      </w:r>
      <w:r w:rsidR="009A1890">
        <w:rPr>
          <w:rFonts w:ascii="Times New Roman" w:hAnsi="Times New Roman"/>
          <w:sz w:val="24"/>
          <w:szCs w:val="24"/>
        </w:rPr>
        <w:t>I</w:t>
      </w:r>
      <w:ins w:id="3" w:author="Robbie Parks" w:date="2018-01-27T13:13:00Z">
        <w:r w:rsidR="00BB6B7A">
          <w:rPr>
            <w:rFonts w:ascii="Times New Roman" w:hAnsi="Times New Roman"/>
            <w:sz w:val="24"/>
            <w:szCs w:val="24"/>
          </w:rPr>
          <w:t>nterventions</w:t>
        </w:r>
      </w:ins>
      <w:ins w:id="4" w:author="Robbie Parks" w:date="2018-01-27T13:17:00Z">
        <w:r w:rsidR="00E370E5">
          <w:rPr>
            <w:rFonts w:ascii="Times New Roman" w:hAnsi="Times New Roman"/>
            <w:sz w:val="24"/>
            <w:szCs w:val="24"/>
          </w:rPr>
          <w:t xml:space="preserve"> have been attempt</w:t>
        </w:r>
      </w:ins>
      <w:ins w:id="5" w:author="Robbie Parks" w:date="2018-01-29T13:33:00Z">
        <w:r w:rsidR="0047597D">
          <w:rPr>
            <w:rFonts w:ascii="Times New Roman" w:hAnsi="Times New Roman"/>
            <w:sz w:val="24"/>
            <w:szCs w:val="24"/>
          </w:rPr>
          <w:t xml:space="preserve">ed for diseases such as influenza </w:t>
        </w:r>
      </w:ins>
      <w:ins w:id="6" w:author="Robbie Parks" w:date="2018-01-29T13:38:00Z">
        <w:r w:rsidR="00601585">
          <w:rPr>
            <w:rFonts w:ascii="Times New Roman" w:hAnsi="Times New Roman"/>
            <w:sz w:val="24"/>
            <w:szCs w:val="24"/>
          </w:rPr>
          <w:t>which</w:t>
        </w:r>
      </w:ins>
      <w:ins w:id="7" w:author="Robbie Parks" w:date="2018-01-29T13:33:00Z">
        <w:r w:rsidR="0047597D">
          <w:rPr>
            <w:rFonts w:ascii="Times New Roman" w:hAnsi="Times New Roman"/>
            <w:sz w:val="24"/>
            <w:szCs w:val="24"/>
          </w:rPr>
          <w:t xml:space="preserve"> may explain </w:t>
        </w:r>
      </w:ins>
      <w:ins w:id="8" w:author="Robbie Parks" w:date="2018-01-29T13:34:00Z">
        <w:r w:rsidR="0047597D">
          <w:rPr>
            <w:rFonts w:ascii="Times New Roman" w:hAnsi="Times New Roman"/>
            <w:sz w:val="24"/>
            <w:szCs w:val="24"/>
          </w:rPr>
          <w:t>changes in seasonality</w:t>
        </w:r>
      </w:ins>
      <w:ins w:id="9" w:author="Robbie Parks" w:date="2018-01-29T13:39:00Z">
        <w:r w:rsidR="00601585">
          <w:rPr>
            <w:rFonts w:ascii="Times New Roman" w:hAnsi="Times New Roman"/>
            <w:sz w:val="24"/>
            <w:szCs w:val="24"/>
          </w:rPr>
          <w:t xml:space="preserve"> over time</w:t>
        </w:r>
      </w:ins>
      <w:ins w:id="10" w:author="Robbie Parks" w:date="2018-01-29T13:34:00Z">
        <w:r w:rsidR="0047597D">
          <w:rPr>
            <w:rFonts w:ascii="Times New Roman" w:hAnsi="Times New Roman"/>
            <w:sz w:val="24"/>
            <w:szCs w:val="24"/>
          </w:rPr>
          <w:t>, although it is noted tha</w:t>
        </w:r>
        <w:r w:rsidR="00601585">
          <w:rPr>
            <w:rFonts w:ascii="Times New Roman" w:hAnsi="Times New Roman"/>
            <w:sz w:val="24"/>
            <w:szCs w:val="24"/>
          </w:rPr>
          <w:t xml:space="preserve">t there were no significant changes in seasonality for </w:t>
        </w:r>
      </w:ins>
      <w:ins w:id="11" w:author="Robbie Parks" w:date="2018-01-29T13:38:00Z">
        <w:r w:rsidR="00601585">
          <w:rPr>
            <w:rFonts w:ascii="Times New Roman" w:hAnsi="Times New Roman"/>
            <w:sz w:val="24"/>
            <w:szCs w:val="24"/>
          </w:rPr>
          <w:t>older age groups</w:t>
        </w:r>
      </w:ins>
      <w:r w:rsidR="009A1890">
        <w:rPr>
          <w:rFonts w:ascii="Times New Roman" w:hAnsi="Times New Roman"/>
          <w:sz w:val="24"/>
          <w:szCs w:val="24"/>
        </w:rPr>
        <w:t xml:space="preserve"> </w:t>
      </w:r>
      <w:ins w:id="12" w:author="Robbie Parks" w:date="2018-01-27T13:29:00Z">
        <w:r w:rsidR="00033C40">
          <w:rPr>
            <w:rFonts w:ascii="Times New Roman" w:hAnsi="Times New Roman"/>
            <w:sz w:val="24"/>
            <w:szCs w:val="24"/>
          </w:rPr>
          <w:fldChar w:fldCharType="begin" w:fldLock="1"/>
        </w:r>
      </w:ins>
      <w:r w:rsidR="00BC655C">
        <w:rPr>
          <w:rFonts w:ascii="Times New Roman" w:hAnsi="Times New Roman"/>
          <w:sz w:val="24"/>
          <w:szCs w:val="24"/>
        </w:rPr>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"&lt;sup&gt;21&lt;/sup&gt;" }, "properties" : {  }, "schema" : "https://github.com/citation-style-language/schema/raw/master/csl-citation.json" }</w:instrText>
      </w:r>
      <w:r w:rsidR="00033C40">
        <w:rPr>
          <w:rFonts w:ascii="Times New Roman" w:hAnsi="Times New Roman"/>
          <w:sz w:val="24"/>
          <w:szCs w:val="24"/>
        </w:rPr>
        <w:fldChar w:fldCharType="separate"/>
      </w:r>
      <w:r w:rsidR="00BC655C" w:rsidRPr="00BC655C">
        <w:rPr>
          <w:rFonts w:ascii="Times New Roman" w:hAnsi="Times New Roman"/>
          <w:noProof/>
          <w:sz w:val="24"/>
          <w:szCs w:val="24"/>
        </w:rPr>
        <w:t>(Simonsen et al., 2005)</w:t>
      </w:r>
      <w:ins w:id="13" w:author="Robbie Parks" w:date="2018-01-27T13:29:00Z">
        <w:r w:rsidR="00033C40">
          <w:rPr>
            <w:rFonts w:ascii="Times New Roman" w:hAnsi="Times New Roman"/>
            <w:sz w:val="24"/>
            <w:szCs w:val="24"/>
          </w:rPr>
          <w:fldChar w:fldCharType="end"/>
        </w:r>
      </w:ins>
      <w:r w:rsidR="009A1890">
        <w:rPr>
          <w:rFonts w:ascii="Times New Roman" w:hAnsi="Times New Roman"/>
          <w:sz w:val="24"/>
          <w:szCs w:val="24"/>
        </w:rPr>
        <w:t xml:space="preserve">. </w:t>
      </w:r>
      <w:r w:rsidR="00592119" w:rsidRPr="006E585E">
        <w:rPr>
          <w:rFonts w:ascii="Times New Roman" w:hAnsi="Times New Roman"/>
          <w:sz w:val="24"/>
          <w:szCs w:val="24"/>
        </w:rPr>
        <w:t>In addition, investigatin</w:t>
      </w:r>
      <w:r w:rsidR="00A22028" w:rsidRPr="006E585E">
        <w:rPr>
          <w:rFonts w:ascii="Times New Roman" w:hAnsi="Times New Roman"/>
          <w:sz w:val="24"/>
          <w:szCs w:val="24"/>
        </w:rPr>
        <w:t xml:space="preserve">g how seasonality of mortality has </w:t>
      </w:r>
      <w:r w:rsidR="00A22028" w:rsidRPr="006E585E">
        <w:rPr>
          <w:rFonts w:ascii="Times New Roman" w:hAnsi="Times New Roman"/>
          <w:sz w:val="24"/>
          <w:szCs w:val="24"/>
        </w:rPr>
        <w:lastRenderedPageBreak/>
        <w:t xml:space="preserve">changed by socioeconomic </w:t>
      </w:r>
      <w:r w:rsidR="006D68AA" w:rsidRPr="006E585E">
        <w:rPr>
          <w:rFonts w:ascii="Times New Roman" w:hAnsi="Times New Roman"/>
          <w:sz w:val="24"/>
          <w:szCs w:val="24"/>
        </w:rPr>
        <w:t xml:space="preserve">characteristics </w:t>
      </w:r>
      <w:r w:rsidR="00786AD0" w:rsidRPr="006E585E">
        <w:rPr>
          <w:rFonts w:ascii="Times New Roman" w:hAnsi="Times New Roman"/>
          <w:sz w:val="24"/>
          <w:szCs w:val="24"/>
        </w:rPr>
        <w:t>or urban</w:t>
      </w:r>
      <w:r w:rsidR="006D68AA" w:rsidRPr="006E585E">
        <w:rPr>
          <w:rFonts w:ascii="Times New Roman" w:hAnsi="Times New Roman"/>
          <w:sz w:val="24"/>
          <w:szCs w:val="24"/>
        </w:rPr>
        <w:t xml:space="preserve"> and </w:t>
      </w:r>
      <w:r w:rsidR="00786AD0" w:rsidRPr="006E585E">
        <w:rPr>
          <w:rFonts w:ascii="Times New Roman" w:hAnsi="Times New Roman"/>
          <w:sz w:val="24"/>
          <w:szCs w:val="24"/>
        </w:rPr>
        <w:t xml:space="preserve">rural </w:t>
      </w:r>
      <w:r w:rsidR="006D68AA" w:rsidRPr="006E585E">
        <w:rPr>
          <w:rFonts w:ascii="Times New Roman" w:hAnsi="Times New Roman"/>
          <w:sz w:val="24"/>
          <w:szCs w:val="24"/>
        </w:rPr>
        <w:t>place of residence</w:t>
      </w:r>
      <w:r w:rsidR="00786AD0" w:rsidRPr="006E585E">
        <w:rPr>
          <w:rFonts w:ascii="Times New Roman" w:hAnsi="Times New Roman"/>
          <w:sz w:val="24"/>
          <w:szCs w:val="24"/>
        </w:rPr>
        <w:t xml:space="preserve"> </w:t>
      </w:r>
      <w:r w:rsidR="00592119" w:rsidRPr="006E585E">
        <w:rPr>
          <w:rFonts w:ascii="Times New Roman" w:hAnsi="Times New Roman"/>
          <w:sz w:val="24"/>
          <w:szCs w:val="24"/>
        </w:rPr>
        <w:t xml:space="preserve">may help </w:t>
      </w:r>
      <w:r w:rsidR="006D68AA" w:rsidRPr="006E585E">
        <w:rPr>
          <w:rFonts w:ascii="Times New Roman" w:hAnsi="Times New Roman"/>
          <w:sz w:val="24"/>
          <w:szCs w:val="24"/>
        </w:rPr>
        <w:t>with understanding its drivers and planning responses</w:t>
      </w:r>
      <w:r w:rsidR="00A22028" w:rsidRPr="006E585E">
        <w:rPr>
          <w:rFonts w:ascii="Times New Roman" w:hAnsi="Times New Roman"/>
          <w:sz w:val="24"/>
          <w:szCs w:val="24"/>
        </w:rPr>
        <w:t xml:space="preserve">. </w:t>
      </w:r>
    </w:p>
    <w:p w14:paraId="3E1CCE80" w14:textId="77777777" w:rsidR="0042218D" w:rsidRPr="006E585E" w:rsidRDefault="0042218D" w:rsidP="0042218D">
      <w:pPr>
        <w:spacing w:after="0" w:line="480" w:lineRule="auto"/>
        <w:jc w:val="both"/>
        <w:outlineLvl w:val="0"/>
        <w:rPr>
          <w:rFonts w:ascii="Times New Roman" w:hAnsi="Times New Roman"/>
          <w:sz w:val="24"/>
          <w:szCs w:val="24"/>
        </w:rPr>
      </w:pPr>
    </w:p>
    <w:p w14:paraId="16E2BB43"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Discussion</w:t>
      </w:r>
    </w:p>
    <w:p w14:paraId="1336C3D2" w14:textId="2CA9D41C" w:rsidR="000210D1" w:rsidRPr="006E585E" w:rsidRDefault="00C04B90" w:rsidP="00C33FFB">
      <w:pPr>
        <w:spacing w:after="0" w:line="480" w:lineRule="auto"/>
        <w:jc w:val="both"/>
        <w:rPr>
          <w:rFonts w:ascii="Times New Roman" w:hAnsi="Times New Roman"/>
          <w:sz w:val="24"/>
          <w:szCs w:val="24"/>
        </w:rPr>
      </w:pPr>
      <w:r w:rsidRPr="006E585E">
        <w:rPr>
          <w:rFonts w:ascii="Times New Roman" w:hAnsi="Times New Roman"/>
          <w:sz w:val="24"/>
          <w:szCs w:val="24"/>
        </w:rPr>
        <w:t>W</w:t>
      </w:r>
      <w:r w:rsidR="00DF62BA" w:rsidRPr="006E585E">
        <w:rPr>
          <w:rFonts w:ascii="Times New Roman" w:hAnsi="Times New Roman"/>
          <w:sz w:val="24"/>
          <w:szCs w:val="24"/>
        </w:rPr>
        <w:t xml:space="preserve">e used wavelet and </w:t>
      </w:r>
      <w:r w:rsidR="0075546D">
        <w:rPr>
          <w:rFonts w:ascii="Times New Roman" w:hAnsi="Times New Roman"/>
          <w:sz w:val="24"/>
          <w:szCs w:val="24"/>
        </w:rPr>
        <w:t>centre</w:t>
      </w:r>
      <w:r w:rsidR="00DF62BA" w:rsidRPr="006E585E">
        <w:rPr>
          <w:rFonts w:ascii="Times New Roman" w:hAnsi="Times New Roman"/>
          <w:sz w:val="24"/>
          <w:szCs w:val="24"/>
        </w:rPr>
        <w:t xml:space="preserve"> of gravity analyses, which allowed not only systematically identifying and </w:t>
      </w:r>
      <w:r w:rsidR="00F557A4" w:rsidRPr="006E585E">
        <w:rPr>
          <w:rFonts w:ascii="Times New Roman" w:hAnsi="Times New Roman"/>
          <w:sz w:val="24"/>
          <w:szCs w:val="24"/>
        </w:rPr>
        <w:t>characterizing</w:t>
      </w:r>
      <w:r w:rsidR="00DF62BA" w:rsidRPr="006E585E">
        <w:rPr>
          <w:rFonts w:ascii="Times New Roman" w:hAnsi="Times New Roman"/>
          <w:sz w:val="24"/>
          <w:szCs w:val="24"/>
        </w:rPr>
        <w:t xml:space="preserve"> seasonality, but also examining how it changes or disappears over time. </w:t>
      </w:r>
      <w:r w:rsidRPr="006E585E">
        <w:rPr>
          <w:rFonts w:ascii="Times New Roman" w:hAnsi="Times New Roman"/>
          <w:sz w:val="24"/>
          <w:szCs w:val="24"/>
        </w:rPr>
        <w:t>We</w:t>
      </w:r>
      <w:r w:rsidR="000210D1" w:rsidRPr="006E585E">
        <w:rPr>
          <w:rFonts w:ascii="Times New Roman" w:hAnsi="Times New Roman"/>
          <w:sz w:val="24"/>
          <w:szCs w:val="24"/>
        </w:rPr>
        <w:t xml:space="preserve"> identif</w:t>
      </w:r>
      <w:r w:rsidRPr="006E585E">
        <w:rPr>
          <w:rFonts w:ascii="Times New Roman" w:hAnsi="Times New Roman"/>
          <w:sz w:val="24"/>
          <w:szCs w:val="24"/>
        </w:rPr>
        <w:t>ied</w:t>
      </w:r>
      <w:r w:rsidR="000210D1" w:rsidRPr="006E585E">
        <w:rPr>
          <w:rFonts w:ascii="Times New Roman" w:hAnsi="Times New Roman"/>
          <w:sz w:val="24"/>
          <w:szCs w:val="24"/>
        </w:rPr>
        <w:t xml:space="preserve"> distinct seasonal </w:t>
      </w:r>
      <w:r w:rsidR="00F557A4" w:rsidRPr="006E585E">
        <w:rPr>
          <w:rFonts w:ascii="Times New Roman" w:hAnsi="Times New Roman"/>
          <w:sz w:val="24"/>
          <w:szCs w:val="24"/>
        </w:rPr>
        <w:t>behavio</w:t>
      </w:r>
      <w:r w:rsidR="0075546D">
        <w:rPr>
          <w:rFonts w:ascii="Times New Roman" w:hAnsi="Times New Roman"/>
          <w:sz w:val="24"/>
          <w:szCs w:val="24"/>
        </w:rPr>
        <w:t>u</w:t>
      </w:r>
      <w:r w:rsidR="00F557A4" w:rsidRPr="006E585E">
        <w:rPr>
          <w:rFonts w:ascii="Times New Roman" w:hAnsi="Times New Roman"/>
          <w:sz w:val="24"/>
          <w:szCs w:val="24"/>
        </w:rPr>
        <w:t>rs</w:t>
      </w:r>
      <w:r w:rsidR="000210D1" w:rsidRPr="006E585E">
        <w:rPr>
          <w:rFonts w:ascii="Times New Roman" w:hAnsi="Times New Roman"/>
          <w:sz w:val="24"/>
          <w:szCs w:val="24"/>
        </w:rPr>
        <w:t xml:space="preserve"> in relation to age and sex, including the higher summer mortality in young men</w:t>
      </w:r>
      <w:r w:rsidR="00C1470A">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"&lt;sup&gt;15,19&lt;/sup&gt;"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w:t>
      </w:r>
      <w:r w:rsidR="00AB66EA" w:rsidRPr="006E585E">
        <w:rPr>
          <w:rFonts w:ascii="Times New Roman" w:hAnsi="Times New Roman"/>
          <w:sz w:val="24"/>
          <w:szCs w:val="24"/>
        </w:rPr>
        <w:fldChar w:fldCharType="end"/>
      </w:r>
      <w:r w:rsidR="00C1470A">
        <w:rPr>
          <w:rFonts w:ascii="Times New Roman" w:hAnsi="Times New Roman"/>
          <w:sz w:val="24"/>
          <w:szCs w:val="24"/>
        </w:rPr>
        <w:t>.</w:t>
      </w:r>
      <w:r w:rsidR="00325E17" w:rsidRPr="006E585E">
        <w:rPr>
          <w:rFonts w:ascii="Times New Roman" w:hAnsi="Times New Roman"/>
          <w:sz w:val="24"/>
          <w:szCs w:val="24"/>
        </w:rPr>
        <w:t xml:space="preserve"> Importantly, we also showed that</w:t>
      </w:r>
      <w:r w:rsidR="000210D1" w:rsidRPr="006E585E">
        <w:rPr>
          <w:rFonts w:ascii="Times New Roman" w:hAnsi="Times New Roman"/>
          <w:sz w:val="24"/>
          <w:szCs w:val="24"/>
        </w:rPr>
        <w:t xml:space="preserve"> </w:t>
      </w:r>
      <w:r w:rsidR="00765400" w:rsidRPr="006E585E">
        <w:rPr>
          <w:rFonts w:ascii="Times New Roman" w:hAnsi="Times New Roman"/>
          <w:sz w:val="24"/>
          <w:szCs w:val="24"/>
        </w:rPr>
        <w:t xml:space="preserve">all-cause and cause-specific </w:t>
      </w:r>
      <w:r w:rsidR="000210D1" w:rsidRPr="006E585E">
        <w:rPr>
          <w:rFonts w:ascii="Times New Roman" w:hAnsi="Times New Roman"/>
          <w:sz w:val="24"/>
          <w:szCs w:val="24"/>
        </w:rPr>
        <w:t xml:space="preserve">mortality seasonality is </w:t>
      </w:r>
      <w:r w:rsidR="00765400" w:rsidRPr="006E585E">
        <w:rPr>
          <w:rFonts w:ascii="Times New Roman" w:hAnsi="Times New Roman"/>
          <w:sz w:val="24"/>
          <w:szCs w:val="24"/>
        </w:rPr>
        <w:t xml:space="preserve">largely </w:t>
      </w:r>
      <w:r w:rsidR="00511306" w:rsidRPr="006E585E">
        <w:rPr>
          <w:rFonts w:ascii="Times New Roman" w:hAnsi="Times New Roman"/>
          <w:sz w:val="24"/>
          <w:szCs w:val="24"/>
        </w:rPr>
        <w:t xml:space="preserve">similar </w:t>
      </w:r>
      <w:r w:rsidR="000210D1" w:rsidRPr="006E585E">
        <w:rPr>
          <w:rFonts w:ascii="Times New Roman" w:hAnsi="Times New Roman"/>
          <w:sz w:val="24"/>
          <w:szCs w:val="24"/>
        </w:rPr>
        <w:t>in terms of both timing and magnitude</w:t>
      </w:r>
      <w:r w:rsidR="00511306" w:rsidRPr="006E585E">
        <w:rPr>
          <w:rFonts w:ascii="Times New Roman" w:hAnsi="Times New Roman"/>
          <w:sz w:val="24"/>
          <w:szCs w:val="24"/>
        </w:rPr>
        <w:t xml:space="preserve"> across diverse climatic regions</w:t>
      </w:r>
      <w:r w:rsidR="00765400" w:rsidRPr="006E585E">
        <w:rPr>
          <w:rFonts w:ascii="Times New Roman" w:hAnsi="Times New Roman"/>
          <w:sz w:val="24"/>
          <w:szCs w:val="24"/>
        </w:rPr>
        <w:t>, with a notable exception of injuries in older age</w:t>
      </w:r>
      <w:r w:rsidR="00511306" w:rsidRPr="006E585E">
        <w:rPr>
          <w:rFonts w:ascii="Times New Roman" w:hAnsi="Times New Roman"/>
          <w:sz w:val="24"/>
          <w:szCs w:val="24"/>
        </w:rPr>
        <w:t>s</w:t>
      </w:r>
      <w:r w:rsidR="00765400" w:rsidRPr="006E585E">
        <w:rPr>
          <w:rFonts w:ascii="Times New Roman" w:hAnsi="Times New Roman"/>
          <w:sz w:val="24"/>
          <w:szCs w:val="24"/>
        </w:rPr>
        <w:t xml:space="preserve">. </w:t>
      </w:r>
      <w:r w:rsidR="000210D1" w:rsidRPr="006E585E">
        <w:rPr>
          <w:rFonts w:ascii="Times New Roman" w:hAnsi="Times New Roman"/>
          <w:sz w:val="24"/>
          <w:szCs w:val="24"/>
        </w:rPr>
        <w:t xml:space="preserve">Insights of this kind would not have been possible </w:t>
      </w:r>
      <w:r w:rsidR="0075546D">
        <w:rPr>
          <w:rFonts w:ascii="Times New Roman" w:hAnsi="Times New Roman"/>
          <w:sz w:val="24"/>
          <w:szCs w:val="24"/>
        </w:rPr>
        <w:t>analys</w:t>
      </w:r>
      <w:r w:rsidR="00F557A4" w:rsidRPr="006E585E">
        <w:rPr>
          <w:rFonts w:ascii="Times New Roman" w:hAnsi="Times New Roman"/>
          <w:sz w:val="24"/>
          <w:szCs w:val="24"/>
        </w:rPr>
        <w:t>ing</w:t>
      </w:r>
      <w:r w:rsidR="000210D1" w:rsidRPr="006E585E">
        <w:rPr>
          <w:rFonts w:ascii="Times New Roman" w:hAnsi="Times New Roman"/>
          <w:sz w:val="24"/>
          <w:szCs w:val="24"/>
        </w:rPr>
        <w:t xml:space="preserve"> data averaged over time</w:t>
      </w:r>
      <w:r w:rsidR="00511306" w:rsidRPr="006E585E">
        <w:rPr>
          <w:rFonts w:ascii="Times New Roman" w:hAnsi="Times New Roman"/>
          <w:sz w:val="24"/>
          <w:szCs w:val="24"/>
        </w:rPr>
        <w:t xml:space="preserve"> or nationally</w:t>
      </w:r>
      <w:r w:rsidR="00780D25" w:rsidRPr="006E585E">
        <w:rPr>
          <w:rFonts w:ascii="Times New Roman" w:hAnsi="Times New Roman"/>
          <w:sz w:val="24"/>
          <w:szCs w:val="24"/>
        </w:rPr>
        <w:t>,</w:t>
      </w:r>
      <w:r w:rsidR="000210D1" w:rsidRPr="006E585E">
        <w:rPr>
          <w:rFonts w:ascii="Times New Roman" w:hAnsi="Times New Roman"/>
          <w:sz w:val="24"/>
          <w:szCs w:val="24"/>
        </w:rPr>
        <w:t xml:space="preserve"> </w:t>
      </w:r>
      <w:r w:rsidR="00511306" w:rsidRPr="006E585E">
        <w:rPr>
          <w:rFonts w:ascii="Times New Roman" w:hAnsi="Times New Roman"/>
          <w:sz w:val="24"/>
          <w:szCs w:val="24"/>
        </w:rPr>
        <w:t xml:space="preserve">or </w:t>
      </w:r>
      <w:r w:rsidR="000210D1" w:rsidRPr="006E585E">
        <w:rPr>
          <w:rFonts w:ascii="Times New Roman" w:hAnsi="Times New Roman"/>
          <w:sz w:val="24"/>
          <w:szCs w:val="24"/>
        </w:rPr>
        <w:t xml:space="preserve">fixed to pre-specified frequencies. </w:t>
      </w:r>
    </w:p>
    <w:p w14:paraId="64DA09E3" w14:textId="77777777" w:rsidR="00D97444" w:rsidRPr="006E585E" w:rsidRDefault="00D97444" w:rsidP="000B343F">
      <w:pPr>
        <w:spacing w:after="0" w:line="480" w:lineRule="auto"/>
        <w:jc w:val="both"/>
        <w:rPr>
          <w:rFonts w:ascii="Times New Roman" w:hAnsi="Times New Roman"/>
          <w:sz w:val="24"/>
          <w:szCs w:val="24"/>
        </w:rPr>
      </w:pPr>
    </w:p>
    <w:p w14:paraId="114E4BEA" w14:textId="7F6834CC" w:rsidR="009E5196" w:rsidRPr="006E585E" w:rsidRDefault="000156AA" w:rsidP="000B343F">
      <w:pPr>
        <w:spacing w:after="0" w:line="480" w:lineRule="auto"/>
        <w:jc w:val="both"/>
        <w:rPr>
          <w:ins w:id="14" w:author="Robbie Parks" w:date="2018-01-24T16:22:00Z"/>
          <w:rFonts w:ascii="Times New Roman" w:hAnsi="Times New Roman"/>
          <w:sz w:val="24"/>
          <w:szCs w:val="24"/>
        </w:rPr>
      </w:pPr>
      <w:r w:rsidRPr="006E585E">
        <w:rPr>
          <w:rFonts w:ascii="Times New Roman" w:hAnsi="Times New Roman"/>
          <w:sz w:val="24"/>
          <w:szCs w:val="24"/>
        </w:rPr>
        <w:t>Prior studies have noted seasonality of mortality for all-cause mortality and for specific causes of death</w:t>
      </w:r>
      <w:r w:rsidR="00EB2ED6" w:rsidRPr="006E585E">
        <w:rPr>
          <w:rFonts w:ascii="Times New Roman" w:hAnsi="Times New Roman"/>
          <w:sz w:val="24"/>
          <w:szCs w:val="24"/>
        </w:rPr>
        <w:t xml:space="preserve"> in the USA</w:t>
      </w:r>
      <w:r w:rsidR="00C1470A">
        <w:rPr>
          <w:rFonts w:ascii="Times New Roman" w:hAnsi="Times New Roman"/>
          <w:sz w:val="24"/>
          <w:szCs w:val="24"/>
        </w:rPr>
        <w:t xml:space="preserve"> </w:t>
      </w:r>
      <w:r w:rsidR="009134D8"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"&lt;sup&gt;9,11,15,16,19,22&lt;/sup&gt;" }, "properties" : {  }, "schema" : "https://github.com/citation-style-language/schema/raw/master/csl-citation.json" }</w:instrText>
      </w:r>
      <w:r w:rsidR="009134D8"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Kalkstein, 2013; Rau, 2004; Rau et al., 2018; Rosenwaike, 1966; Seretakis, 1997)</w:t>
      </w:r>
      <w:r w:rsidR="009134D8" w:rsidRPr="006E585E">
        <w:rPr>
          <w:rFonts w:ascii="Times New Roman" w:hAnsi="Times New Roman"/>
          <w:sz w:val="24"/>
          <w:szCs w:val="24"/>
        </w:rPr>
        <w:fldChar w:fldCharType="end"/>
      </w:r>
      <w:r w:rsidR="00C1470A">
        <w:rPr>
          <w:rFonts w:ascii="Times New Roman" w:hAnsi="Times New Roman"/>
          <w:sz w:val="24"/>
          <w:szCs w:val="24"/>
        </w:rPr>
        <w:t>.</w:t>
      </w:r>
      <w:r w:rsidRPr="006E585E">
        <w:rPr>
          <w:rFonts w:ascii="Times New Roman" w:hAnsi="Times New Roman"/>
          <w:sz w:val="24"/>
          <w:szCs w:val="24"/>
        </w:rPr>
        <w:t xml:space="preserve"> </w:t>
      </w:r>
      <w:r w:rsidR="00EB2ED6" w:rsidRPr="006E585E">
        <w:rPr>
          <w:rFonts w:ascii="Times New Roman" w:hAnsi="Times New Roman"/>
          <w:sz w:val="24"/>
          <w:szCs w:val="24"/>
        </w:rPr>
        <w:t>Few of these studies have done consistent national and subnational analyses, and none that has done so over time</w:t>
      </w:r>
      <w:r w:rsidR="00A76EC0" w:rsidRPr="006E585E">
        <w:rPr>
          <w:rFonts w:ascii="Times New Roman" w:hAnsi="Times New Roman"/>
          <w:sz w:val="24"/>
          <w:szCs w:val="24"/>
        </w:rPr>
        <w:t>,</w:t>
      </w:r>
      <w:r w:rsidR="00EB2ED6" w:rsidRPr="006E585E">
        <w:rPr>
          <w:rFonts w:ascii="Times New Roman" w:hAnsi="Times New Roman"/>
          <w:sz w:val="24"/>
          <w:szCs w:val="24"/>
        </w:rPr>
        <w:t xml:space="preserve"> for a comprehensive set of age groups and causes of death, and in relation to regional temperature differences. Our results on strong seasonality of cardiorespiratory deaths </w:t>
      </w:r>
      <w:r w:rsidR="001A017E" w:rsidRPr="006E585E">
        <w:rPr>
          <w:rFonts w:ascii="Times New Roman" w:hAnsi="Times New Roman"/>
          <w:sz w:val="24"/>
          <w:szCs w:val="24"/>
        </w:rPr>
        <w:t>and weak seasonality of cancer deaths, restricted to older ages, are broadl</w:t>
      </w:r>
      <w:r w:rsidR="00C1470A">
        <w:rPr>
          <w:rFonts w:ascii="Times New Roman" w:hAnsi="Times New Roman"/>
          <w:sz w:val="24"/>
          <w:szCs w:val="24"/>
        </w:rPr>
        <w:t>y consistent with these studies</w:t>
      </w:r>
      <w:r w:rsidR="00E5284B"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"&lt;sup&gt;11,15,19,22&lt;/sup&gt;" }, "properties" : {  }, "schema" : "https://github.com/citation-style-language/schema/raw/master/csl-citation.json" }</w:instrText>
      </w:r>
      <w:r w:rsidR="00E5284B"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 Seretakis, 1997)</w:t>
      </w:r>
      <w:r w:rsidR="00E5284B" w:rsidRPr="006E585E">
        <w:rPr>
          <w:rFonts w:ascii="Times New Roman" w:hAnsi="Times New Roman"/>
          <w:sz w:val="24"/>
          <w:szCs w:val="24"/>
        </w:rPr>
        <w:fldChar w:fldCharType="end"/>
      </w:r>
      <w:r w:rsidR="00C1470A">
        <w:rPr>
          <w:rFonts w:ascii="Times New Roman" w:hAnsi="Times New Roman"/>
          <w:sz w:val="24"/>
          <w:szCs w:val="24"/>
        </w:rPr>
        <w:t>,</w:t>
      </w:r>
      <w:r w:rsidR="00A76EC0" w:rsidRPr="006E585E">
        <w:rPr>
          <w:rFonts w:ascii="Times New Roman" w:hAnsi="Times New Roman"/>
          <w:sz w:val="24"/>
          <w:szCs w:val="24"/>
        </w:rPr>
        <w:t xml:space="preserve"> which had limited analysis on how seasonality changes over time</w:t>
      </w:r>
      <w:ins w:id="15" w:author="Robbie Parks" w:date="2018-01-24T16:22:00Z">
        <w:r w:rsidR="00103132">
          <w:rPr>
            <w:rFonts w:ascii="Times New Roman" w:hAnsi="Times New Roman"/>
            <w:sz w:val="24"/>
            <w:szCs w:val="24"/>
          </w:rPr>
          <w:t xml:space="preserve"> and/or geography</w:t>
        </w:r>
      </w:ins>
      <w:r w:rsidR="00C1470A">
        <w:rPr>
          <w:rFonts w:ascii="Times New Roman" w:hAnsi="Times New Roman"/>
          <w:sz w:val="24"/>
          <w:szCs w:val="24"/>
        </w:rPr>
        <w:t xml:space="preserve"> </w:t>
      </w:r>
      <w:r w:rsidR="00992E34">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"&lt;sup&gt;15,19,22&lt;/sup&gt;" }, "properties" : {  }, "schema" : "https://github.com/citation-style-language/schema/raw/master/csl-citation.json" }</w:instrText>
      </w:r>
      <w:r w:rsidR="00992E34">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w:t>
      </w:r>
      <w:r w:rsidR="00992E34">
        <w:rPr>
          <w:rFonts w:ascii="Times New Roman" w:hAnsi="Times New Roman"/>
          <w:sz w:val="24"/>
          <w:szCs w:val="24"/>
        </w:rPr>
        <w:fldChar w:fldCharType="end"/>
      </w:r>
      <w:r w:rsidR="00C1470A">
        <w:rPr>
          <w:rFonts w:ascii="Times New Roman" w:hAnsi="Times New Roman"/>
          <w:sz w:val="24"/>
          <w:szCs w:val="24"/>
        </w:rPr>
        <w:t>.</w:t>
      </w:r>
      <w:r w:rsidR="00555DCE">
        <w:rPr>
          <w:rFonts w:ascii="Times New Roman" w:hAnsi="Times New Roman"/>
          <w:sz w:val="24"/>
          <w:szCs w:val="24"/>
        </w:rPr>
        <w:t xml:space="preserve"> </w:t>
      </w:r>
      <w:r w:rsidR="00A76EC0" w:rsidRPr="006E585E">
        <w:rPr>
          <w:rFonts w:ascii="Times New Roman" w:hAnsi="Times New Roman"/>
          <w:sz w:val="24"/>
          <w:szCs w:val="24"/>
        </w:rPr>
        <w:t>Similarly, our results on seasonality of injury deaths are supported by a few prior studies</w:t>
      </w:r>
      <w:r w:rsidR="00C1470A">
        <w:rPr>
          <w:rFonts w:ascii="Times New Roman" w:hAnsi="Times New Roman"/>
          <w:sz w:val="24"/>
          <w:szCs w:val="24"/>
        </w:rPr>
        <w:t xml:space="preserve"> </w:t>
      </w:r>
      <w:r w:rsidR="00E5284B"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"&lt;sup&gt;15,19,22&lt;/sup&gt;" }, "properties" : {  }, "schema" : "https://github.com/citation-style-language/schema/raw/master/csl-citation.json" }</w:instrText>
      </w:r>
      <w:r w:rsidR="00E5284B"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w:t>
      </w:r>
      <w:r w:rsidR="00E5284B" w:rsidRPr="006E585E">
        <w:rPr>
          <w:rFonts w:ascii="Times New Roman" w:hAnsi="Times New Roman"/>
          <w:sz w:val="24"/>
          <w:szCs w:val="24"/>
        </w:rPr>
        <w:fldChar w:fldCharType="end"/>
      </w:r>
      <w:r w:rsidR="00C1470A">
        <w:rPr>
          <w:rFonts w:ascii="Times New Roman" w:hAnsi="Times New Roman"/>
          <w:sz w:val="24"/>
          <w:szCs w:val="24"/>
        </w:rPr>
        <w:t>,</w:t>
      </w:r>
      <w:r w:rsidR="00A76EC0" w:rsidRPr="006E585E">
        <w:rPr>
          <w:rFonts w:ascii="Times New Roman" w:hAnsi="Times New Roman"/>
          <w:sz w:val="24"/>
          <w:szCs w:val="24"/>
        </w:rPr>
        <w:t xml:space="preserve"> but our subnational analysis over three decades revealed </w:t>
      </w:r>
      <w:r w:rsidR="00A76EC0" w:rsidRPr="006E585E">
        <w:rPr>
          <w:rFonts w:ascii="Times New Roman" w:hAnsi="Times New Roman"/>
          <w:sz w:val="24"/>
          <w:szCs w:val="24"/>
        </w:rPr>
        <w:lastRenderedPageBreak/>
        <w:t>heterogeneities spatial variations in timing of peak and changes in the seasonal difference in injury deaths not reported before.</w:t>
      </w:r>
    </w:p>
    <w:p w14:paraId="6886C687" w14:textId="77777777" w:rsidR="0042218D" w:rsidRPr="006E585E" w:rsidRDefault="0042218D" w:rsidP="0042218D">
      <w:pPr>
        <w:spacing w:after="0" w:line="480" w:lineRule="auto"/>
        <w:jc w:val="both"/>
        <w:rPr>
          <w:rFonts w:ascii="Times New Roman" w:hAnsi="Times New Roman"/>
          <w:sz w:val="24"/>
          <w:szCs w:val="24"/>
        </w:rPr>
      </w:pPr>
    </w:p>
    <w:p w14:paraId="2B22717B" w14:textId="5E9C8A83" w:rsidR="00DB2D88" w:rsidRPr="006E585E" w:rsidRDefault="000B343F" w:rsidP="00DB2D88">
      <w:pPr>
        <w:spacing w:after="0" w:line="480" w:lineRule="auto"/>
        <w:jc w:val="both"/>
        <w:rPr>
          <w:rFonts w:ascii="Times New Roman" w:hAnsi="Times New Roman"/>
          <w:sz w:val="24"/>
          <w:szCs w:val="24"/>
        </w:rPr>
      </w:pPr>
      <w:r w:rsidRPr="006E585E">
        <w:rPr>
          <w:rFonts w:ascii="Times New Roman" w:hAnsi="Times New Roman"/>
          <w:sz w:val="24"/>
          <w:szCs w:val="24"/>
        </w:rPr>
        <w:t xml:space="preserve">The observed geographical </w:t>
      </w:r>
      <w:r w:rsidR="00EF4585" w:rsidRPr="006E585E">
        <w:rPr>
          <w:rFonts w:ascii="Times New Roman" w:hAnsi="Times New Roman"/>
          <w:sz w:val="24"/>
          <w:szCs w:val="24"/>
        </w:rPr>
        <w:t xml:space="preserve">similarity </w:t>
      </w:r>
      <w:r w:rsidRPr="006E585E">
        <w:rPr>
          <w:rFonts w:ascii="Times New Roman" w:hAnsi="Times New Roman"/>
          <w:sz w:val="24"/>
          <w:szCs w:val="24"/>
        </w:rPr>
        <w:t>in seasonal mortality variation in the USA, also seen in a study of 36 cities using deaths aggregated across age groups and over time</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"&lt;sup&gt;23&lt;/sup&gt;"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(Kinney et al., 2015)</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"&lt;sup&gt;1,2,4&lt;/sup&gt;"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(Fowler et al., 2015; Healy, 2003; McKee, 1989)</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w:t>
      </w:r>
      <w:r w:rsidR="00EF4585" w:rsidRPr="006E585E">
        <w:rPr>
          <w:rFonts w:ascii="Times New Roman" w:hAnsi="Times New Roman"/>
          <w:sz w:val="24"/>
          <w:szCs w:val="24"/>
        </w:rPr>
        <w:t>, whereas Nordic countries may better environmental (e.g., housing insulation and heating) and health system measures to counter the effects of cold winters are more than those in southern Europe</w:t>
      </w:r>
      <w:r w:rsidRPr="006E585E">
        <w:rPr>
          <w:rFonts w:ascii="Times New Roman" w:hAnsi="Times New Roman"/>
          <w:sz w:val="24"/>
          <w:szCs w:val="24"/>
        </w:rPr>
        <w:t xml:space="preserve">. </w:t>
      </w:r>
    </w:p>
    <w:p w14:paraId="5D4068DF" w14:textId="77777777" w:rsidR="000B343F" w:rsidRPr="006E585E" w:rsidRDefault="000B343F" w:rsidP="000B343F">
      <w:pPr>
        <w:spacing w:after="0" w:line="480" w:lineRule="auto"/>
        <w:jc w:val="both"/>
        <w:rPr>
          <w:rFonts w:ascii="Times New Roman" w:hAnsi="Times New Roman"/>
          <w:sz w:val="24"/>
          <w:szCs w:val="24"/>
        </w:rPr>
      </w:pPr>
    </w:p>
    <w:p w14:paraId="320D38F2" w14:textId="3F894929" w:rsidR="000210D1" w:rsidRDefault="000210D1" w:rsidP="00C33FFB">
      <w:pPr>
        <w:spacing w:after="0" w:line="480" w:lineRule="auto"/>
        <w:jc w:val="both"/>
        <w:rPr>
          <w:ins w:id="16" w:author="Robbie Parks" w:date="2018-01-24T16:24:00Z"/>
          <w:rFonts w:ascii="Times New Roman" w:hAnsi="Times New Roman"/>
          <w:sz w:val="24"/>
          <w:szCs w:val="24"/>
        </w:rPr>
      </w:pPr>
      <w:r w:rsidRPr="006E585E">
        <w:rPr>
          <w:rFonts w:ascii="Times New Roman" w:hAnsi="Times New Roman"/>
          <w:sz w:val="24"/>
          <w:szCs w:val="24"/>
        </w:rPr>
        <w:t>The</w:t>
      </w:r>
      <w:r w:rsidR="0042218D" w:rsidRPr="006E585E">
        <w:rPr>
          <w:rFonts w:ascii="Times New Roman" w:hAnsi="Times New Roman"/>
          <w:sz w:val="24"/>
          <w:szCs w:val="24"/>
        </w:rPr>
        <w:t xml:space="preserve"> cause-specific analysis showed that the</w:t>
      </w:r>
      <w:r w:rsidRPr="006E585E">
        <w:rPr>
          <w:rFonts w:ascii="Times New Roman" w:hAnsi="Times New Roman"/>
          <w:sz w:val="24"/>
          <w:szCs w:val="24"/>
        </w:rPr>
        <w:t xml:space="preserve"> substantial decline in seasonal mortality differences in adolescents and young adults </w:t>
      </w:r>
      <w:r w:rsidR="0042218D" w:rsidRPr="006E585E">
        <w:rPr>
          <w:rFonts w:ascii="Times New Roman" w:hAnsi="Times New Roman"/>
          <w:sz w:val="24"/>
          <w:szCs w:val="24"/>
        </w:rPr>
        <w:t>was</w:t>
      </w:r>
      <w:r w:rsidRPr="006E585E">
        <w:rPr>
          <w:rFonts w:ascii="Times New Roman" w:hAnsi="Times New Roman"/>
          <w:sz w:val="24"/>
          <w:szCs w:val="24"/>
        </w:rPr>
        <w:t xml:space="preserve"> related to </w:t>
      </w:r>
      <w:r w:rsidR="0042218D" w:rsidRPr="006E585E">
        <w:rPr>
          <w:rFonts w:ascii="Times New Roman" w:hAnsi="Times New Roman"/>
          <w:sz w:val="24"/>
          <w:szCs w:val="24"/>
        </w:rPr>
        <w:t xml:space="preserve">the </w:t>
      </w:r>
      <w:r w:rsidRPr="006E585E">
        <w:rPr>
          <w:rFonts w:ascii="Times New Roman" w:hAnsi="Times New Roman"/>
          <w:sz w:val="24"/>
          <w:szCs w:val="24"/>
        </w:rPr>
        <w:t xml:space="preserve">diminishing </w:t>
      </w:r>
      <w:r w:rsidR="002E0DC3" w:rsidRPr="006E585E">
        <w:rPr>
          <w:rFonts w:ascii="Times New Roman" w:hAnsi="Times New Roman"/>
          <w:sz w:val="24"/>
          <w:szCs w:val="24"/>
        </w:rPr>
        <w:t>season</w:t>
      </w:r>
      <w:r w:rsidR="00C37144" w:rsidRPr="006E585E">
        <w:rPr>
          <w:rFonts w:ascii="Times New Roman" w:hAnsi="Times New Roman"/>
          <w:sz w:val="24"/>
          <w:szCs w:val="24"/>
        </w:rPr>
        <w:t>a</w:t>
      </w:r>
      <w:r w:rsidR="002E0DC3" w:rsidRPr="006E585E">
        <w:rPr>
          <w:rFonts w:ascii="Times New Roman" w:hAnsi="Times New Roman"/>
          <w:sz w:val="24"/>
          <w:szCs w:val="24"/>
        </w:rPr>
        <w:t xml:space="preserve">lity </w:t>
      </w:r>
      <w:r w:rsidRPr="006E585E">
        <w:rPr>
          <w:rFonts w:ascii="Times New Roman" w:hAnsi="Times New Roman"/>
          <w:sz w:val="24"/>
          <w:szCs w:val="24"/>
        </w:rPr>
        <w:t>of injuries, especially from road traffic crashes, which are more likely to occur in the summer months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"author" : [ { "dropping-particle" : "", "family" : "Centers for Disease Control and Prevention (CDC).", "given" : "", "non-dropping-particle" : "", "parse-names" : false, "suffix" : "" } ], "container-title" : "National Center for Health Statistics (NCHS).", "id" : "ITEM-1", "issued" : { "date-parts" : [ [ "2016" ] ] }, "title" : "Leading causes of death and numbers of deaths, by sex, race, and Hispanic origin: United States, 2015", "type" : "article-journal" }, "uris" : [ "http://www.mendeley.com/documents/?uuid=07d7e9b6-be7d-45f4-9077-6b00a3ec0022" ] }, { "id" : "ITEM-2", "itemData" : { "author" : [ { "dropping-particle" : "", "family" : "National Highway Traffic Safety Administration", "given" : "", "non-dropping-particle" : "", "parse-names" : false, "suffix" : "" } ], "container-title" : "National Center for Statistics and Analysis (NCHS)", "id" : "ITEM-2", "issue" : "March", "issued" : { "date-parts" : [ [ "2005" ] ] }, "title" : "Trend and Pattern Analysis of Highway Crash Fatality By Month and Day", "type" : "article-journal" }, "uris" : [ "http://www.mendeley.com/documents/?uuid=e660a00d-5039-4361-97dc-e5563df2412f" ] } ], "mendeley" : { "formattedCitation" : "(Centers for Disease Control and Prevention (CDC)., 2016; National Highway Traffic Safety Administration, 2005)", "plainTextFormattedCitation" : "(Centers for Disease Control and Prevention (CDC)., 2016; National Highway Traffic Safety Administration, 2005)", "previouslyFormattedCitation" : "&lt;sup&gt;24,25&lt;/sup&gt;"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(Centers for Disease Control and Prevention (CDC)., 2016; National Highway Traffic Safety Administration, 2005)</w:t>
      </w:r>
      <w:r w:rsidR="00AB66EA" w:rsidRPr="006E585E">
        <w:rPr>
          <w:rFonts w:ascii="Times New Roman" w:hAnsi="Times New Roman"/>
          <w:sz w:val="24"/>
          <w:szCs w:val="24"/>
        </w:rPr>
        <w:fldChar w:fldCharType="end"/>
      </w:r>
      <w:r w:rsidR="00AB66EA" w:rsidRPr="006E585E">
        <w:rPr>
          <w:rFonts w:ascii="Times New Roman" w:hAnsi="Times New Roman"/>
          <w:sz w:val="24"/>
          <w:szCs w:val="24"/>
        </w:rPr>
        <w:t xml:space="preserve"> </w:t>
      </w:r>
      <w:r w:rsidRPr="006E585E">
        <w:rPr>
          <w:rFonts w:ascii="Times New Roman" w:hAnsi="Times New Roman"/>
          <w:sz w:val="24"/>
          <w:szCs w:val="24"/>
        </w:rPr>
        <w:t>and are more common in men.</w:t>
      </w:r>
      <w:r w:rsidR="0042218D" w:rsidRPr="006E585E">
        <w:rPr>
          <w:rFonts w:ascii="Times New Roman" w:hAnsi="Times New Roman"/>
          <w:sz w:val="24"/>
          <w:szCs w:val="24"/>
        </w:rPr>
        <w:t xml:space="preserve"> </w:t>
      </w:r>
      <w:r w:rsidRPr="006E585E">
        <w:rPr>
          <w:rFonts w:ascii="Times New Roman" w:hAnsi="Times New Roman"/>
          <w:sz w:val="24"/>
          <w:szCs w:val="24"/>
        </w:rPr>
        <w:t xml:space="preserve">The weakening of seasonality in </w:t>
      </w:r>
      <w:r w:rsidR="008A287F" w:rsidRPr="006E585E">
        <w:rPr>
          <w:rFonts w:ascii="Times New Roman" w:hAnsi="Times New Roman"/>
          <w:sz w:val="24"/>
          <w:szCs w:val="24"/>
        </w:rPr>
        <w:t xml:space="preserve">boys </w:t>
      </w:r>
      <w:r w:rsidRPr="006E585E">
        <w:rPr>
          <w:rFonts w:ascii="Times New Roman" w:hAnsi="Times New Roman"/>
          <w:sz w:val="24"/>
          <w:szCs w:val="24"/>
        </w:rPr>
        <w:t xml:space="preserve">under five years of age </w:t>
      </w:r>
      <w:r w:rsidR="0042218D" w:rsidRPr="006E585E">
        <w:rPr>
          <w:rFonts w:ascii="Times New Roman" w:hAnsi="Times New Roman"/>
          <w:sz w:val="24"/>
          <w:szCs w:val="24"/>
        </w:rPr>
        <w:t>was</w:t>
      </w:r>
      <w:r w:rsidRPr="006E585E">
        <w:rPr>
          <w:rFonts w:ascii="Times New Roman" w:hAnsi="Times New Roman"/>
          <w:sz w:val="24"/>
          <w:szCs w:val="24"/>
        </w:rPr>
        <w:t xml:space="preserve"> related to the reduction of </w:t>
      </w:r>
      <w:r w:rsidR="008A287F" w:rsidRPr="006E585E">
        <w:rPr>
          <w:rFonts w:ascii="Times New Roman" w:hAnsi="Times New Roman"/>
          <w:sz w:val="24"/>
          <w:szCs w:val="24"/>
        </w:rPr>
        <w:t xml:space="preserve">seasonality of death </w:t>
      </w:r>
      <w:r w:rsidRPr="006E585E">
        <w:rPr>
          <w:rFonts w:ascii="Times New Roman" w:hAnsi="Times New Roman"/>
          <w:sz w:val="24"/>
          <w:szCs w:val="24"/>
        </w:rPr>
        <w:t xml:space="preserve">from </w:t>
      </w:r>
      <w:r w:rsidR="008A287F" w:rsidRPr="006E585E">
        <w:rPr>
          <w:rFonts w:ascii="Times New Roman" w:hAnsi="Times New Roman"/>
          <w:sz w:val="24"/>
          <w:szCs w:val="24"/>
        </w:rPr>
        <w:t>other causes,</w:t>
      </w:r>
      <w:r w:rsidR="003B5AA4">
        <w:rPr>
          <w:rFonts w:ascii="Times New Roman" w:hAnsi="Times New Roman"/>
          <w:sz w:val="24"/>
          <w:szCs w:val="24"/>
        </w:rPr>
        <w:t xml:space="preserve"> </w:t>
      </w:r>
      <w:ins w:id="17" w:author="Robbie Parks" w:date="2018-01-24T14:33:00Z">
        <w:r w:rsidR="005F06A5" w:rsidRPr="006E585E">
          <w:rPr>
            <w:rFonts w:ascii="Times New Roman" w:hAnsi="Times New Roman"/>
            <w:sz w:val="24"/>
            <w:szCs w:val="24"/>
          </w:rPr>
          <w:t xml:space="preserve">from the significant reduction in </w:t>
        </w:r>
      </w:ins>
      <w:ins w:id="18" w:author="Robbie Parks" w:date="2018-01-24T14:34:00Z">
        <w:r w:rsidR="005F06A5" w:rsidRPr="006E585E">
          <w:rPr>
            <w:rFonts w:ascii="Times New Roman" w:hAnsi="Times New Roman"/>
            <w:sz w:val="24"/>
            <w:szCs w:val="24"/>
          </w:rPr>
          <w:t>cardiorespiratory seasonality mortality</w:t>
        </w:r>
      </w:ins>
      <w:ins w:id="19" w:author="Robbie Parks" w:date="2018-01-24T14:45:00Z">
        <w:r w:rsidR="009F377D" w:rsidRPr="006E585E">
          <w:rPr>
            <w:rFonts w:ascii="Times New Roman" w:hAnsi="Times New Roman"/>
            <w:sz w:val="24"/>
            <w:szCs w:val="24"/>
          </w:rPr>
          <w:t xml:space="preserve"> and decreasing seasonality of other causes of death</w:t>
        </w:r>
      </w:ins>
      <w:r w:rsidR="003B5AA4">
        <w:rPr>
          <w:rFonts w:ascii="Times New Roman" w:hAnsi="Times New Roman"/>
          <w:sz w:val="24"/>
          <w:szCs w:val="24"/>
        </w:rPr>
        <w:t xml:space="preserve">, as well as </w:t>
      </w:r>
      <w:r w:rsidR="006D6F45">
        <w:rPr>
          <w:rFonts w:ascii="Times New Roman" w:hAnsi="Times New Roman"/>
          <w:sz w:val="24"/>
          <w:szCs w:val="24"/>
        </w:rPr>
        <w:t>the increasing proportion of deaths during the perinatal period</w:t>
      </w:r>
      <w:r w:rsidR="00BE50E6">
        <w:rPr>
          <w:rFonts w:ascii="Times New Roman" w:hAnsi="Times New Roman"/>
          <w:sz w:val="24"/>
          <w:szCs w:val="24"/>
        </w:rPr>
        <w:t xml:space="preserve"> </w:t>
      </w:r>
      <w:r w:rsidR="00050A3D">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"author" : [ { "dropping-particle" : "", "family" : "Centers for Disease Control and Prevention (CDC).", "given" : "", "non-dropping-particle" : "", "parse-names" : false, "suffix" : "" } ], "container-title" : "National Center for Health Statistics (NCHS).", "id" : "ITEM-1", "issued" : { "date-parts" : [ [ "2016" ] ] }, "title" : "Leading causes of death and numbers of deaths, by sex, race, and Hispanic origin: United States, 2015", "type" : "article-journal" }, "uris" : [ "http://www.mendeley.com/documents/?uuid=07d7e9b6-be7d-45f4-9077-6b00a3ec0022" ] }, { "id" : "ITEM-2", "itemData" : { "author" : [ { "dropping-particle" : "", "family" : "National Center for Health Statistics", "given" : "", "non-dropping-particle" : "", "parse-names" : false, "suffix" : "" } ], "container-title" : "Vital and Health Statistics", "id" : "ITEM-2", "issue" : "January 1993", "issued" : { "date-parts" : [ [ "1993" ] ] }, "title" : "Trends in infant mortality by cause of death and other characteristics, 1960-88", "type" : "article-journal" }, "uris" : [ "http://www.mendeley.com/documents/?uuid=7e610f19-5038-4b03-95f3-076baf581515" ] }, { "id" : "ITEM-3", "itemData" : { "ISBN" : "1551-8922 (Print)\\r1551-8922 (Linking)", "ISSN" : "1551-8922", "PMID" : "24979974", "abstract" : "Results\u2014The U.S. infant mortality rate was 5.96 infant deaths per 1,000 live births in 2013, similar to the rate of 5.98 in 2012. Objectives\u2014This report presents 2013 period infant mortality The number of infant deaths was 23,446 in 2013, a decline of 208 statistics from the linked birth/infant death data set (linked file) by infant deaths from 2012. From 2012 to 2013, infant mortality rates maternal and infant characteristics. The linked file differs from the were stable for most race and Hispanic origin groups; declines were mortality file, which is based entirely on death certificate data. reported for two Hispanic subgroups: Cuban and Puerto Rican. Methods\u2014Descriptive tabulations of data are presented and Since 2005, the most recent high, the U.S. infant mortality rate interpreted. has declined 13% (from 6.86), with declines in both neonatal and their corresponding birth records. These records were weighted to postneonatal mortality overall and for most groups. In 2013, infants adjust for the 1.0% of infant death records that were not linked to born at 37\u201338 weeks of gestation (early term) had mortality rates their corresponding birth certificates (see Technical Notes). that were 63% higher than for full-term (39\u201340 week) infants. For Information on births by age, race, or marital status of mother is multiple births, the infant mortality rate was 25.84, 5 times the rate imputed if it is not reported on the birth certificate. These items were of 5.25 for singleton births. In 2013, 36% of infant deaths were due not reported for less than 2% of U.S. births in 2013 (2,3). to preterm-related causes of death, and an additional 15% were due Race and Hispanic origin are reported independently on the birth to causes grouped into the sudden unexpected infant death category. certificate. In tabulations of birth data by race and Hispanic origin, data for Hispanic persons are not further classified by race, as the Keywords: infant health, birthweight, gestational age, maternal majority of women of Hispanic origin are reported as white. Data for characteristics American Indian or Alaska Native (AIAN) and Asian or Pacific Islander (API) births are not shown separately by Hispanic origin because the", "author" : [ { "dropping-particle" : "", "family" : "Mathews", "given" : "T J", "non-dropping-particle" : "", "parse-names" : false, "suffix" : "" }, { "dropping-particle" : "", "family" : "Macdorman", "given" : "Marian F", "non-dropping-particle" : "", "parse-names" : false, "suffix" : "" }, { "dropping-particle" : "", "family" : "Thoma", "given" : "Marie E", "non-dropping-particle" : "", "parse-names" : false, "suffix" : "" } ], "container-title" : "National Vital Statistics Reports", "id" : "ITEM-3", "issue" : "9", "issued" : { "date-parts" : [ [ "2015" ] ] }, "page" : "2000-2013", "title" : "Infant Mortality Statistics From the 2013 Period Linked Birth/Infant Death Data Set", "type" : "article-journal", "volume" : "64" }, "uris" : [ "http://www.mendeley.com/documents/?uuid=367562af-14e7-438c-a4d6-1622eff7b1d5" ] } ], "mendeley" : { "formattedCitation" : "(Centers for Disease Control and Prevention (CDC)., 2016; Mathews, Macdorman, &amp; Thoma, 2015; National Center for Health Statistics, 1993)", "plainTextFormattedCitation" : "(Centers for Disease Control and Prevention (CDC)., 2016; Mathews, Macdorman, &amp; Thoma, 2015; National Center for Health Statistics, 1993)", "previouslyFormattedCitation" : "&lt;sup&gt;24,26,27&lt;/sup&gt;" }, "properties" : {  }, "schema" : "https://github.com/citation-style-language/schema/raw/master/csl-citation.json" }</w:instrText>
      </w:r>
      <w:r w:rsidR="00050A3D">
        <w:rPr>
          <w:rFonts w:ascii="Times New Roman" w:hAnsi="Times New Roman"/>
          <w:sz w:val="24"/>
          <w:szCs w:val="24"/>
        </w:rPr>
        <w:fldChar w:fldCharType="separate"/>
      </w:r>
      <w:r w:rsidR="00BC655C" w:rsidRPr="00BC655C">
        <w:rPr>
          <w:rFonts w:ascii="Times New Roman" w:hAnsi="Times New Roman"/>
          <w:noProof/>
          <w:sz w:val="24"/>
          <w:szCs w:val="24"/>
        </w:rPr>
        <w:t>(Centers for Disease Control and Prevention (CDC)., 2016; Mathews, Macdorman, &amp; Thoma, 2015; National Center for Health Statistics, 1993)</w:t>
      </w:r>
      <w:r w:rsidR="00050A3D">
        <w:rPr>
          <w:rFonts w:ascii="Times New Roman" w:hAnsi="Times New Roman"/>
          <w:sz w:val="24"/>
          <w:szCs w:val="24"/>
        </w:rPr>
        <w:fldChar w:fldCharType="end"/>
      </w:r>
      <w:r w:rsidR="00BE50E6">
        <w:rPr>
          <w:rFonts w:ascii="Times New Roman" w:hAnsi="Times New Roman"/>
          <w:sz w:val="24"/>
          <w:szCs w:val="24"/>
        </w:rPr>
        <w:t>.</w:t>
      </w:r>
    </w:p>
    <w:p w14:paraId="4942F9DC" w14:textId="77777777" w:rsidR="00D038DF" w:rsidRPr="006E585E" w:rsidRDefault="00D038DF" w:rsidP="00C33FFB">
      <w:pPr>
        <w:spacing w:after="0" w:line="480" w:lineRule="auto"/>
        <w:jc w:val="both"/>
        <w:rPr>
          <w:rFonts w:ascii="Times New Roman" w:hAnsi="Times New Roman"/>
          <w:sz w:val="24"/>
          <w:szCs w:val="24"/>
        </w:rPr>
      </w:pPr>
    </w:p>
    <w:p w14:paraId="404E5FCD" w14:textId="74CB0354"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6E585E">
        <w:rPr>
          <w:rFonts w:ascii="Times New Roman" w:hAnsi="Times New Roman"/>
          <w:sz w:val="24"/>
          <w:szCs w:val="24"/>
        </w:rPr>
        <w:t xml:space="preserve">of such interventions </w:t>
      </w:r>
      <w:r w:rsidRPr="006E585E">
        <w:rPr>
          <w:rFonts w:ascii="Times New Roman" w:hAnsi="Times New Roman"/>
          <w:sz w:val="24"/>
          <w:szCs w:val="24"/>
        </w:rPr>
        <w:t>include enhancing the availability of both environmental and medical protective factors, such as better insulation of homes, winter heating provision and flu vaccinations, for the vulnerable older population</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"&lt;sup&gt;28&lt;/sup&gt;"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(Public Health England, 2017)</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"&lt;sup&gt;2,28,29&lt;/sup&gt;"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(Healy, 2003; Lerchl, 1998; Public Health England, 2017)</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In many </w:t>
      </w:r>
      <w:proofErr w:type="gramStart"/>
      <w:r w:rsidRPr="006E585E">
        <w:rPr>
          <w:rFonts w:ascii="Times New Roman" w:hAnsi="Times New Roman"/>
          <w:sz w:val="24"/>
          <w:szCs w:val="24"/>
        </w:rPr>
        <w:t>countries</w:t>
      </w:r>
      <w:bookmarkStart w:id="20" w:name="_GoBack"/>
      <w:bookmarkEnd w:id="20"/>
      <w:proofErr w:type="gramEnd"/>
      <w:r w:rsidRPr="006E585E">
        <w:rPr>
          <w:rFonts w:ascii="Times New Roman" w:hAnsi="Times New Roman"/>
          <w:sz w:val="24"/>
          <w:szCs w:val="24"/>
        </w:rPr>
        <w:t xml:space="preserve">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"&lt;sup&gt;30&lt;/sup&gt;"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(Kimberly Miller, 2013)</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0DFC14BD" w14:textId="77777777" w:rsidR="007F05EF" w:rsidRPr="006E585E" w:rsidRDefault="007F05EF" w:rsidP="00C33FFB">
      <w:pPr>
        <w:spacing w:after="0" w:line="480" w:lineRule="auto"/>
        <w:jc w:val="both"/>
        <w:rPr>
          <w:rFonts w:ascii="Times New Roman" w:hAnsi="Times New Roman"/>
          <w:sz w:val="24"/>
          <w:szCs w:val="24"/>
        </w:rPr>
      </w:pPr>
    </w:p>
    <w:p w14:paraId="58AA22C4" w14:textId="77777777" w:rsidR="004055C0" w:rsidRPr="006E585E" w:rsidRDefault="004055C0" w:rsidP="004055C0">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Materials and methods </w:t>
      </w:r>
    </w:p>
    <w:p w14:paraId="1204979E"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Data</w:t>
      </w:r>
    </w:p>
    <w:p w14:paraId="553936C7" w14:textId="7C15D97C" w:rsidR="004055C0" w:rsidRPr="006E585E" w:rsidRDefault="004055C0" w:rsidP="004055C0">
      <w:pPr>
        <w:spacing w:after="0" w:line="480" w:lineRule="auto"/>
        <w:jc w:val="both"/>
        <w:rPr>
          <w:rFonts w:ascii="Times New Roman" w:hAnsi="Times New Roman"/>
          <w:color w:val="000000" w:themeColor="text1"/>
          <w:sz w:val="24"/>
          <w:szCs w:val="24"/>
        </w:rPr>
      </w:pPr>
      <w:r w:rsidRPr="006E585E">
        <w:rPr>
          <w:rStyle w:val="apple-style-span"/>
          <w:rFonts w:ascii="Times New Roman" w:hAnsi="Times New Roman"/>
          <w:color w:val="000000" w:themeColor="text1"/>
          <w:sz w:val="24"/>
          <w:szCs w:val="24"/>
        </w:rPr>
        <w:t xml:space="preserve">We used data on all 7,777,1264 deaths in the USA from 1980 to 2013 from the National Center for Health Statistics (NCHS). </w:t>
      </w:r>
      <w:r w:rsidRPr="006E585E">
        <w:rPr>
          <w:rFonts w:ascii="Times New Roman" w:hAnsi="Times New Roman"/>
          <w:color w:val="000000" w:themeColor="text1"/>
          <w:sz w:val="24"/>
          <w:szCs w:val="24"/>
        </w:rPr>
        <w:t xml:space="preserve">Age, sex, state of residence, month of death, and underlying </w:t>
      </w:r>
      <w:r w:rsidRPr="006E585E">
        <w:rPr>
          <w:rFonts w:ascii="Times New Roman" w:hAnsi="Times New Roman"/>
          <w:color w:val="000000" w:themeColor="text1"/>
          <w:sz w:val="24"/>
          <w:szCs w:val="24"/>
        </w:rPr>
        <w:lastRenderedPageBreak/>
        <w:t>cause of death were available for each record. Yearly population counts were available from NCHS for 1990 to 2013 and from the US Census Bureau prior to 1990</w:t>
      </w:r>
      <w:r w:rsidR="00C9555C">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"&lt;sup&gt;31&lt;/sup&gt;"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(Ingram et al., 2003)</w:t>
      </w:r>
      <w:r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We </w:t>
      </w:r>
      <w:r w:rsidR="00B368B6" w:rsidRPr="006E585E">
        <w:rPr>
          <w:rFonts w:ascii="Times New Roman" w:hAnsi="Times New Roman"/>
          <w:color w:val="000000" w:themeColor="text1"/>
          <w:sz w:val="24"/>
          <w:szCs w:val="24"/>
        </w:rPr>
        <w:t xml:space="preserve">calculated </w:t>
      </w:r>
      <w:r w:rsidRPr="006E585E">
        <w:rPr>
          <w:rFonts w:ascii="Times New Roman" w:hAnsi="Times New Roman"/>
          <w:color w:val="000000" w:themeColor="text1"/>
          <w:sz w:val="24"/>
          <w:szCs w:val="24"/>
        </w:rPr>
        <w:t>monthly population counts through linear interpolation, assigning each yearly count to July.</w:t>
      </w:r>
      <w:r w:rsidRPr="006E585E">
        <w:rPr>
          <w:rFonts w:ascii="Times New Roman" w:hAnsi="Times New Roman"/>
          <w:sz w:val="24"/>
          <w:szCs w:val="24"/>
        </w:rPr>
        <w:t xml:space="preserve"> We also subdivided the national data geographically by climate regions used by the National Oceanic and Atmos</w:t>
      </w:r>
      <w:r w:rsidR="00C9555C">
        <w:rPr>
          <w:rFonts w:ascii="Times New Roman" w:hAnsi="Times New Roman"/>
          <w:sz w:val="24"/>
          <w:szCs w:val="24"/>
        </w:rPr>
        <w:t xml:space="preserve">pheric Administration (Figure 1) </w:t>
      </w:r>
      <w:r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"&lt;sup&gt;32&lt;/sup&gt;" }, "properties" : {  }, "schema" : "https://github.com/citation-style-language/schema/raw/master/csl-citation.json" }</w:instrText>
      </w:r>
      <w:r w:rsidRPr="006E585E">
        <w:rPr>
          <w:rFonts w:ascii="Times New Roman" w:hAnsi="Times New Roman"/>
          <w:sz w:val="24"/>
          <w:szCs w:val="24"/>
        </w:rPr>
        <w:fldChar w:fldCharType="separate"/>
      </w:r>
      <w:r w:rsidR="00BC655C" w:rsidRPr="00BC655C">
        <w:rPr>
          <w:rFonts w:ascii="Times New Roman" w:hAnsi="Times New Roman"/>
          <w:noProof/>
          <w:sz w:val="24"/>
          <w:szCs w:val="24"/>
        </w:rPr>
        <w:t>(Karl &amp; Koss, 1984)</w:t>
      </w:r>
      <w:r w:rsidRPr="006E585E">
        <w:rPr>
          <w:rFonts w:ascii="Times New Roman" w:hAnsi="Times New Roman"/>
          <w:sz w:val="24"/>
          <w:szCs w:val="24"/>
        </w:rPr>
        <w:fldChar w:fldCharType="end"/>
      </w:r>
      <w:r w:rsidR="00C9555C">
        <w:rPr>
          <w:rFonts w:ascii="Times New Roman" w:hAnsi="Times New Roman"/>
          <w:sz w:val="24"/>
          <w:szCs w:val="24"/>
        </w:rPr>
        <w:t>.</w:t>
      </w:r>
      <w:r w:rsidRPr="006E585E">
        <w:rPr>
          <w:rFonts w:ascii="Times New Roman" w:hAnsi="Times New Roman"/>
          <w:sz w:val="24"/>
          <w:szCs w:val="24"/>
        </w:rPr>
        <w:t xml:space="preserve"> The underlying cause of death was coded </w:t>
      </w:r>
      <w:r w:rsidRPr="006E585E">
        <w:rPr>
          <w:rFonts w:ascii="Times New Roman" w:hAnsi="Times New Roman"/>
          <w:color w:val="000000" w:themeColor="text1"/>
          <w:sz w:val="24"/>
          <w:szCs w:val="24"/>
        </w:rPr>
        <w:t>according to the international classification of diseases (ICD) system (9</w:t>
      </w:r>
      <w:r w:rsidRPr="006E585E">
        <w:rPr>
          <w:rFonts w:ascii="Times New Roman" w:hAnsi="Times New Roman"/>
          <w:color w:val="000000" w:themeColor="text1"/>
          <w:sz w:val="24"/>
          <w:szCs w:val="24"/>
          <w:vertAlign w:val="superscript"/>
        </w:rPr>
        <w:t>th</w:t>
      </w:r>
      <w:r w:rsidRPr="006E585E">
        <w:rPr>
          <w:rFonts w:ascii="Times New Roman" w:hAnsi="Times New Roman"/>
          <w:color w:val="000000" w:themeColor="text1"/>
          <w:sz w:val="24"/>
          <w:szCs w:val="24"/>
        </w:rPr>
        <w:t xml:space="preserve"> revision of ICD from 1980 to 1998 and 10</w:t>
      </w:r>
      <w:r w:rsidRPr="006E585E">
        <w:rPr>
          <w:rFonts w:ascii="Times New Roman" w:hAnsi="Times New Roman"/>
          <w:color w:val="000000" w:themeColor="text1"/>
          <w:sz w:val="24"/>
          <w:szCs w:val="24"/>
          <w:vertAlign w:val="superscript"/>
        </w:rPr>
        <w:t>th</w:t>
      </w:r>
      <w:r w:rsidRPr="006E585E">
        <w:rPr>
          <w:rFonts w:ascii="Times New Roman" w:hAnsi="Times New Roman"/>
          <w:color w:val="000000" w:themeColor="text1"/>
          <w:sz w:val="24"/>
          <w:szCs w:val="24"/>
        </w:rPr>
        <w:t xml:space="preserve"> revision of ICD thereafter).</w:t>
      </w:r>
    </w:p>
    <w:p w14:paraId="0EF75AD8"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513E57A8" w14:textId="6C130816" w:rsidR="003F5EC1" w:rsidRPr="006E585E"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following four disease categories:</w:t>
      </w:r>
    </w:p>
    <w:p w14:paraId="306D1930" w14:textId="64450273"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w:t>
      </w:r>
      <w:r w:rsidR="006F78C7" w:rsidRPr="006E585E">
        <w:rPr>
          <w:rFonts w:ascii="Times New Roman" w:hAnsi="Times New Roman"/>
          <w:color w:val="000000" w:themeColor="text1"/>
          <w:sz w:val="24"/>
          <w:szCs w:val="24"/>
        </w:rPr>
        <w:t xml:space="preserve">ancers: ICD-9 </w:t>
      </w:r>
      <w:r w:rsidRPr="006E585E">
        <w:rPr>
          <w:rFonts w:ascii="Times New Roman" w:hAnsi="Times New Roman"/>
          <w:color w:val="000000" w:themeColor="text1"/>
          <w:sz w:val="24"/>
          <w:szCs w:val="24"/>
        </w:rPr>
        <w:t>140.0 – 239.9 and ICD-10 C00 – D48</w:t>
      </w:r>
    </w:p>
    <w:p w14:paraId="646C1B7B" w14:textId="7A65F8F1"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ICD-9 390.0 – 519.9 and ICD-10 I00 – J99</w:t>
      </w:r>
    </w:p>
    <w:p w14:paraId="22671DBE" w14:textId="229502B0"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Injuries (external causes): ICD-9 </w:t>
      </w:r>
      <w:r w:rsidRPr="006E585E">
        <w:rPr>
          <w:rFonts w:ascii="Times New Roman" w:hAnsi="Times New Roman"/>
          <w:color w:val="000000" w:themeColor="text1"/>
          <w:sz w:val="24"/>
          <w:szCs w:val="24"/>
        </w:rPr>
        <w:tab/>
        <w:t xml:space="preserve">800.0 – 999.9 </w:t>
      </w:r>
      <w:r w:rsidRPr="006E585E">
        <w:rPr>
          <w:rFonts w:ascii="Times New Roman" w:hAnsi="Times New Roman"/>
          <w:color w:val="000000" w:themeColor="text1"/>
          <w:sz w:val="24"/>
          <w:szCs w:val="24"/>
        </w:rPr>
        <w:tab/>
        <w:t>and ICD-10 S00 – Z99</w:t>
      </w:r>
    </w:p>
    <w:p w14:paraId="68ECD69E" w14:textId="2311D4CD"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Other causes: ICD-9 and ICD-10 codes not in the above three categories</w:t>
      </w:r>
    </w:p>
    <w:p w14:paraId="60F24802"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9C1620C" w14:textId="4049859F" w:rsidR="004055C0" w:rsidRPr="006E585E"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and cancers accounted for 56.4% and 21.2% of all deaths in the USA, respectively, in 1980, and 40.9% and 23.5%, respectively, in 2013</w:t>
      </w:r>
      <w:r w:rsidR="00B368B6" w:rsidRPr="006E585E">
        <w:rPr>
          <w:rFonts w:ascii="Times New Roman" w:hAnsi="Times New Roman"/>
          <w:color w:val="000000" w:themeColor="text1"/>
          <w:sz w:val="24"/>
          <w:szCs w:val="24"/>
        </w:rPr>
        <w:t>. D</w:t>
      </w:r>
      <w:r w:rsidRPr="006E585E">
        <w:rPr>
          <w:rFonts w:ascii="Times New Roman" w:hAnsi="Times New Roman"/>
          <w:color w:val="000000" w:themeColor="text1"/>
          <w:sz w:val="24"/>
          <w:szCs w:val="24"/>
        </w:rPr>
        <w:t>eaths from cardiorespiratory diseases have been associated with cold and warm temperatures</w:t>
      </w:r>
      <w:r w:rsidR="00C9555C">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"&lt;sup&gt;33\u201337&lt;/sup&gt;"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(Basu, 2009; Basu &amp; Samet, 2002; Bennett, Blangiardo, Fecht, Elliott, &amp; Ezzati, 2014; Braga, Zanobetti, &amp; Schwartz, 2002; Gasparrini et al., 2015)</w:t>
      </w:r>
      <w:r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Injuries, which accounted for 8% of all deaths in the USA in 1980 and 7.5% in 2013, may have seasonality that is distinct from so-called natural </w:t>
      </w:r>
      <w:r w:rsidRPr="006E585E">
        <w:rPr>
          <w:rFonts w:ascii="Times New Roman" w:hAnsi="Times New Roman"/>
          <w:color w:val="000000" w:themeColor="text1"/>
          <w:sz w:val="24"/>
          <w:szCs w:val="24"/>
        </w:rPr>
        <w:lastRenderedPageBreak/>
        <w:t xml:space="preserve">causes. We did not further divide other causes because the number of deaths could become </w:t>
      </w:r>
      <w:r w:rsidR="00B368B6" w:rsidRPr="006E585E">
        <w:rPr>
          <w:rFonts w:ascii="Times New Roman" w:hAnsi="Times New Roman"/>
          <w:color w:val="000000" w:themeColor="text1"/>
          <w:sz w:val="24"/>
          <w:szCs w:val="24"/>
        </w:rPr>
        <w:t xml:space="preserve">too </w:t>
      </w:r>
      <w:r w:rsidRPr="006E585E">
        <w:rPr>
          <w:rFonts w:ascii="Times New Roman" w:hAnsi="Times New Roman"/>
          <w:color w:val="000000" w:themeColor="text1"/>
          <w:sz w:val="24"/>
          <w:szCs w:val="24"/>
        </w:rPr>
        <w:t>small</w:t>
      </w:r>
      <w:r w:rsidR="00B368B6" w:rsidRPr="006E585E">
        <w:rPr>
          <w:rFonts w:ascii="Times New Roman" w:hAnsi="Times New Roman"/>
          <w:color w:val="000000" w:themeColor="text1"/>
          <w:sz w:val="24"/>
          <w:szCs w:val="24"/>
        </w:rPr>
        <w:t xml:space="preserve"> to allow stable estimates</w:t>
      </w:r>
      <w:r w:rsidRPr="006E585E">
        <w:rPr>
          <w:rFonts w:ascii="Times New Roman" w:hAnsi="Times New Roman"/>
          <w:color w:val="000000" w:themeColor="text1"/>
          <w:sz w:val="24"/>
          <w:szCs w:val="24"/>
        </w:rPr>
        <w:t xml:space="preserve"> when divided by age group, sex and climate region.</w:t>
      </w:r>
    </w:p>
    <w:p w14:paraId="1ADB40BA"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684ED54B" w14:textId="579088FB" w:rsidR="004055C0" w:rsidRPr="006E585E" w:rsidRDefault="004055C0" w:rsidP="004055C0">
      <w:pPr>
        <w:spacing w:after="0" w:line="480" w:lineRule="auto"/>
        <w:jc w:val="both"/>
        <w:outlineLvl w:val="0"/>
        <w:rPr>
          <w:rFonts w:ascii="Times New Roman" w:hAnsi="Times New Roman"/>
          <w:sz w:val="24"/>
          <w:szCs w:val="24"/>
        </w:rPr>
      </w:pPr>
      <w:r w:rsidRPr="006E585E">
        <w:rPr>
          <w:rFonts w:ascii="Times New Roman" w:hAnsi="Times New Roman"/>
          <w:sz w:val="24"/>
          <w:szCs w:val="24"/>
        </w:rPr>
        <w:t>We obtained data on temperature from ERA-Interim, which combines predictions from a physical model with ground-based and satellite measurements</w:t>
      </w:r>
      <w:r w:rsidR="00C9555C">
        <w:rPr>
          <w:rFonts w:ascii="Times New Roman" w:hAnsi="Times New Roman"/>
          <w:sz w:val="24"/>
          <w:szCs w:val="24"/>
        </w:rPr>
        <w:t xml:space="preserve"> </w:t>
      </w:r>
      <w:r w:rsidRPr="006E585E">
        <w:rPr>
          <w:rFonts w:ascii="Times New Roman" w:hAnsi="Times New Roman"/>
          <w:sz w:val="24"/>
          <w:szCs w:val="24"/>
        </w:rPr>
        <w:fldChar w:fldCharType="begin" w:fldLock="1"/>
      </w:r>
      <w:r w:rsidR="00BC655C">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"&lt;sup&gt;38&lt;/sup&gt;" }, "properties" : {  }, "schema" : "https://github.com/citation-style-language/schema/raw/master/csl-citation.json" }</w:instrText>
      </w:r>
      <w:r w:rsidRPr="006E585E">
        <w:rPr>
          <w:rFonts w:ascii="Times New Roman" w:hAnsi="Times New Roman"/>
          <w:sz w:val="24"/>
          <w:szCs w:val="24"/>
        </w:rPr>
        <w:fldChar w:fldCharType="separate"/>
      </w:r>
      <w:r w:rsidR="00BC655C" w:rsidRPr="00BC655C">
        <w:rPr>
          <w:rFonts w:ascii="Times New Roman" w:hAnsi="Times New Roman"/>
          <w:noProof/>
          <w:sz w:val="24"/>
          <w:szCs w:val="24"/>
        </w:rPr>
        <w:t>(Dee et al., 2011)</w:t>
      </w:r>
      <w:r w:rsidRPr="006E585E">
        <w:rPr>
          <w:rFonts w:ascii="Times New Roman" w:hAnsi="Times New Roman"/>
          <w:sz w:val="24"/>
          <w:szCs w:val="24"/>
        </w:rPr>
        <w:fldChar w:fldCharType="end"/>
      </w:r>
      <w:r w:rsidR="00C9555C">
        <w:rPr>
          <w:rFonts w:ascii="Times New Roman" w:hAnsi="Times New Roman"/>
          <w:sz w:val="24"/>
          <w:szCs w:val="24"/>
        </w:rPr>
        <w:t>.</w:t>
      </w:r>
      <w:r w:rsidRPr="006E585E">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33598127"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0BBC8605"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Statistical methods</w:t>
      </w:r>
    </w:p>
    <w:p w14:paraId="5A6E20EB" w14:textId="5EBB1DFF" w:rsidR="004055C0" w:rsidRPr="006E585E" w:rsidRDefault="004055C0" w:rsidP="004055C0">
      <w:pPr>
        <w:widowControl w:val="0"/>
        <w:autoSpaceDE w:val="0"/>
        <w:autoSpaceDN w:val="0"/>
        <w:adjustRightInd w:val="0"/>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fldChar w:fldCharType="begin" w:fldLock="1"/>
      </w:r>
      <w:r w:rsidR="00BC655C">
        <w:rPr>
          <w:rFonts w:ascii="Times New Roman" w:hAnsi="Times New Roman"/>
          <w:color w:val="000000" w:themeColor="text1"/>
          <w:sz w:val="24"/>
          <w:szCs w:val="24"/>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"&lt;sup&gt;39&lt;/sup&gt;"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(Cazelles et al., 2008)</w:t>
      </w:r>
      <w:r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is equivalent to using a moving window on the death rate time series and </w:t>
      </w:r>
      <w:r w:rsidR="00592638">
        <w:rPr>
          <w:rFonts w:ascii="Times New Roman" w:hAnsi="Times New Roman"/>
          <w:color w:val="000000" w:themeColor="text1"/>
          <w:sz w:val="24"/>
          <w:szCs w:val="24"/>
        </w:rPr>
        <w:t>analy</w:t>
      </w:r>
      <w:r w:rsidR="007E031A">
        <w:rPr>
          <w:rFonts w:ascii="Times New Roman" w:hAnsi="Times New Roman"/>
          <w:color w:val="000000" w:themeColor="text1"/>
          <w:sz w:val="24"/>
          <w:szCs w:val="24"/>
        </w:rPr>
        <w:t>s</w:t>
      </w:r>
      <w:r w:rsidRPr="006E585E">
        <w:rPr>
          <w:rFonts w:ascii="Times New Roman" w:hAnsi="Times New Roman"/>
          <w:color w:val="000000" w:themeColor="text1"/>
          <w:sz w:val="24"/>
          <w:szCs w:val="24"/>
        </w:rPr>
        <w:t>ing periodicity in each window using a short-form Fourier transform, hence generating a dynamic spectral analysis</w:t>
      </w:r>
      <w:r w:rsidR="00C04B90" w:rsidRPr="006E585E">
        <w:rPr>
          <w:rFonts w:ascii="Times New Roman" w:hAnsi="Times New Roman"/>
          <w:color w:val="000000" w:themeColor="text1"/>
          <w:sz w:val="24"/>
          <w:szCs w:val="24"/>
        </w:rPr>
        <w:t>, which allows</w:t>
      </w:r>
      <w:r w:rsidRPr="006E585E">
        <w:rPr>
          <w:rFonts w:ascii="Times New Roman" w:hAnsi="Times New Roman"/>
          <w:color w:val="000000" w:themeColor="text1"/>
          <w:sz w:val="24"/>
          <w:szCs w:val="24"/>
        </w:rPr>
        <w:t xml:space="preserve"> measur</w:t>
      </w:r>
      <w:r w:rsidR="00C04B90" w:rsidRPr="006E585E">
        <w:rPr>
          <w:rFonts w:ascii="Times New Roman" w:hAnsi="Times New Roman"/>
          <w:color w:val="000000" w:themeColor="text1"/>
          <w:sz w:val="24"/>
          <w:szCs w:val="24"/>
        </w:rPr>
        <w:t>ing</w:t>
      </w:r>
      <w:r w:rsidRPr="006E585E">
        <w:rPr>
          <w:rFonts w:ascii="Times New Roman" w:hAnsi="Times New Roman"/>
          <w:color w:val="000000" w:themeColor="text1"/>
          <w:sz w:val="24"/>
          <w:szCs w:val="24"/>
        </w:rPr>
        <w:t xml:space="preserve"> dynamic seasonal behavio</w:t>
      </w:r>
      <w:r w:rsidR="007E031A">
        <w:rPr>
          <w:rFonts w:ascii="Times New Roman" w:hAnsi="Times New Roman"/>
          <w:color w:val="000000" w:themeColor="text1"/>
          <w:sz w:val="24"/>
          <w:szCs w:val="24"/>
        </w:rPr>
        <w:t>u</w:t>
      </w:r>
      <w:r w:rsidRPr="006E585E">
        <w:rPr>
          <w:rFonts w:ascii="Times New Roman" w:hAnsi="Times New Roman"/>
          <w:color w:val="000000" w:themeColor="text1"/>
          <w:sz w:val="24"/>
          <w:szCs w:val="24"/>
        </w:rPr>
        <w:t xml:space="preserve">r, in which the periodicity of death rates may disappear, emerge, or change over time. </w:t>
      </w:r>
      <w:r w:rsidR="00C04B90" w:rsidRPr="006E585E">
        <w:rPr>
          <w:rFonts w:ascii="Times New Roman" w:hAnsi="Times New Roman"/>
          <w:color w:val="000000" w:themeColor="text1"/>
          <w:sz w:val="24"/>
          <w:szCs w:val="24"/>
        </w:rPr>
        <w:t>In addition to coefficients that measure the frequency of periodicity, wavelet analysis gives an indication of statistical significance of results compared with random fluctuations that can be represented with white</w:t>
      </w:r>
      <w:r w:rsidR="006F78C7" w:rsidRPr="006E585E">
        <w:rPr>
          <w:rFonts w:ascii="Times New Roman" w:hAnsi="Times New Roman"/>
          <w:color w:val="000000" w:themeColor="text1"/>
          <w:sz w:val="24"/>
          <w:szCs w:val="24"/>
        </w:rPr>
        <w:t xml:space="preserve"> (an independent random process)</w:t>
      </w:r>
      <w:r w:rsidR="00C04B90" w:rsidRPr="006E585E">
        <w:rPr>
          <w:rFonts w:ascii="Times New Roman" w:hAnsi="Times New Roman"/>
          <w:color w:val="000000" w:themeColor="text1"/>
          <w:sz w:val="24"/>
          <w:szCs w:val="24"/>
        </w:rPr>
        <w:t xml:space="preserve"> or red </w:t>
      </w:r>
      <w:r w:rsidR="006F78C7" w:rsidRPr="006E585E">
        <w:rPr>
          <w:rFonts w:ascii="Times New Roman" w:hAnsi="Times New Roman"/>
          <w:color w:val="000000" w:themeColor="text1"/>
          <w:sz w:val="24"/>
          <w:szCs w:val="24"/>
        </w:rPr>
        <w:t xml:space="preserve">(autoregressive of order 1 process) </w:t>
      </w:r>
      <w:r w:rsidR="00C04B90" w:rsidRPr="006E585E">
        <w:rPr>
          <w:rFonts w:ascii="Times New Roman" w:hAnsi="Times New Roman"/>
          <w:color w:val="000000" w:themeColor="text1"/>
          <w:sz w:val="24"/>
          <w:szCs w:val="24"/>
        </w:rPr>
        <w:t xml:space="preserve">noise. </w:t>
      </w:r>
      <w:r w:rsidRPr="006E585E">
        <w:rPr>
          <w:rFonts w:ascii="Times New Roman" w:hAnsi="Times New Roman"/>
          <w:color w:val="000000" w:themeColor="text1"/>
          <w:sz w:val="24"/>
          <w:szCs w:val="24"/>
        </w:rPr>
        <w:t>We used the R package WaveletComp (version 1.0) for the wavelet analysis. Before analysis, we logarithmically transformed death rates, de</w:t>
      </w:r>
      <w:r w:rsidR="00C04B90"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trended using a polynomial regression, and rescaled each all-cause mortality death rate time series </w:t>
      </w:r>
      <w:proofErr w:type="gramStart"/>
      <w:r w:rsidRPr="006E585E">
        <w:rPr>
          <w:rFonts w:ascii="Times New Roman" w:hAnsi="Times New Roman"/>
          <w:color w:val="000000" w:themeColor="text1"/>
          <w:sz w:val="24"/>
          <w:szCs w:val="24"/>
        </w:rPr>
        <w:t>so as to</w:t>
      </w:r>
      <w:proofErr w:type="gramEnd"/>
      <w:r w:rsidRPr="006E585E">
        <w:rPr>
          <w:rFonts w:ascii="Times New Roman" w:hAnsi="Times New Roman"/>
          <w:color w:val="000000" w:themeColor="text1"/>
          <w:sz w:val="24"/>
          <w:szCs w:val="24"/>
        </w:rPr>
        <w:t xml:space="preserve"> range between 1 and -1. </w:t>
      </w:r>
    </w:p>
    <w:p w14:paraId="4DF1AC90"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B75FE4F" w14:textId="7B78C186" w:rsidR="004055C0" w:rsidRPr="006E585E" w:rsidRDefault="004055C0" w:rsidP="004055C0">
      <w:pPr>
        <w:pStyle w:val="CommentText"/>
        <w:spacing w:line="480" w:lineRule="auto"/>
        <w:jc w:val="both"/>
        <w:rPr>
          <w:rFonts w:ascii="Times New Roman" w:hAnsi="Times New Roman" w:cs="Times New Roman"/>
          <w:noProof/>
          <w:sz w:val="24"/>
          <w:szCs w:val="24"/>
        </w:rPr>
      </w:pPr>
      <w:r w:rsidRPr="006E585E">
        <w:rPr>
          <w:rFonts w:ascii="Times New Roman" w:hAnsi="Times New Roman" w:cs="Times New Roman"/>
          <w:color w:val="000000" w:themeColor="text1"/>
          <w:sz w:val="24"/>
          <w:szCs w:val="24"/>
        </w:rPr>
        <w:lastRenderedPageBreak/>
        <w:t xml:space="preserve">We identified age-sex groups whose wavelet power spectra differed from that of a white noise spectrum, which represents random fluctuations, at 5% significance level, for the entire study period (1980-2013).  For age-sex groups which had statistically significant power spectra for 1980-2013, we calculated the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and the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of monthly death rates. These parameters shown when in the year, on average, maximum and minimum death rates occur, respectively. For calculating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each month was weighted by its death rate; for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each month was weighted by the difference between its death rate and the year’s maximum death rate. </w:t>
      </w:r>
      <w:r w:rsidRPr="006E585E">
        <w:rPr>
          <w:rFonts w:ascii="Times New Roman" w:hAnsi="Times New Roman" w:cs="Times New Roman"/>
          <w:sz w:val="24"/>
          <w:szCs w:val="24"/>
        </w:rPr>
        <w:t xml:space="preserve">In taking the weighted average, we allowed </w:t>
      </w:r>
      <w:r w:rsidRPr="006E585E">
        <w:rPr>
          <w:rFonts w:ascii="Times New Roman" w:hAnsi="Times New Roman" w:cs="Times New Roman"/>
          <w:noProof/>
          <w:sz w:val="24"/>
          <w:szCs w:val="24"/>
        </w:rPr>
        <w:t xml:space="preserve">January (month 1) to neighbour December (month 12), a technique called circular statistics. </w:t>
      </w:r>
      <w:r w:rsidRPr="006E585E">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795E7515" w14:textId="77777777" w:rsidR="004055C0"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1980 to 2013, reported as percentage point difference, as a quantitative measure of how the seasonality of death rates has changed over time. </w:t>
      </w:r>
    </w:p>
    <w:p w14:paraId="5C438619" w14:textId="77777777" w:rsidR="00592BE6" w:rsidRPr="00592BE6" w:rsidRDefault="00592BE6" w:rsidP="00592BE6">
      <w:pPr>
        <w:spacing w:after="0" w:line="480" w:lineRule="auto"/>
        <w:jc w:val="both"/>
        <w:rPr>
          <w:rFonts w:ascii="Times New Roman" w:hAnsi="Times New Roman"/>
          <w:b/>
          <w:color w:val="000000" w:themeColor="text1"/>
          <w:sz w:val="24"/>
          <w:szCs w:val="24"/>
        </w:rPr>
      </w:pPr>
      <w:r w:rsidRPr="00592BE6">
        <w:rPr>
          <w:rFonts w:ascii="Times New Roman" w:hAnsi="Times New Roman"/>
          <w:b/>
          <w:color w:val="000000" w:themeColor="text1"/>
          <w:sz w:val="24"/>
          <w:szCs w:val="24"/>
        </w:rPr>
        <w:t xml:space="preserve">Acknowledgments </w:t>
      </w:r>
    </w:p>
    <w:p w14:paraId="257C4CC4" w14:textId="77777777" w:rsidR="00592BE6" w:rsidRPr="00592BE6" w:rsidRDefault="00592BE6" w:rsidP="00592BE6">
      <w:pPr>
        <w:spacing w:after="0" w:line="480" w:lineRule="auto"/>
        <w:jc w:val="both"/>
        <w:rPr>
          <w:rFonts w:ascii="Times New Roman" w:hAnsi="Times New Roman"/>
          <w:color w:val="000000" w:themeColor="text1"/>
          <w:sz w:val="24"/>
          <w:szCs w:val="24"/>
        </w:rPr>
      </w:pPr>
      <w:r w:rsidRPr="00592BE6">
        <w:rPr>
          <w:rFonts w:ascii="Times New Roman" w:hAnsi="Times New Roman"/>
          <w:color w:val="000000" w:themeColor="text1"/>
          <w:sz w:val="24"/>
          <w:szCs w:val="24"/>
        </w:rPr>
        <w:t>Robbie Parks is supported by a Wellcome Trust ISSF Studentship. Work on the US mortality data is supported by a grant from US Environmental Protection Agency.</w:t>
      </w:r>
    </w:p>
    <w:p w14:paraId="2C99D352" w14:textId="77777777" w:rsidR="00592BE6" w:rsidRPr="00592BE6" w:rsidRDefault="00592BE6" w:rsidP="00592BE6">
      <w:pPr>
        <w:spacing w:after="0" w:line="480" w:lineRule="auto"/>
        <w:jc w:val="both"/>
        <w:rPr>
          <w:rFonts w:ascii="Times New Roman" w:hAnsi="Times New Roman"/>
          <w:b/>
          <w:color w:val="000000" w:themeColor="text1"/>
          <w:sz w:val="24"/>
          <w:szCs w:val="24"/>
        </w:rPr>
      </w:pPr>
    </w:p>
    <w:p w14:paraId="244CBBA5" w14:textId="77777777" w:rsidR="00592BE6" w:rsidRPr="00592BE6" w:rsidRDefault="00592BE6" w:rsidP="00592BE6">
      <w:pPr>
        <w:spacing w:after="0" w:line="480" w:lineRule="auto"/>
        <w:jc w:val="both"/>
        <w:rPr>
          <w:rFonts w:ascii="Times New Roman" w:hAnsi="Times New Roman"/>
          <w:b/>
          <w:color w:val="000000" w:themeColor="text1"/>
          <w:sz w:val="24"/>
          <w:szCs w:val="24"/>
        </w:rPr>
      </w:pPr>
      <w:r w:rsidRPr="00592BE6">
        <w:rPr>
          <w:rFonts w:ascii="Times New Roman" w:hAnsi="Times New Roman"/>
          <w:b/>
          <w:color w:val="000000" w:themeColor="text1"/>
          <w:sz w:val="24"/>
          <w:szCs w:val="24"/>
        </w:rPr>
        <w:t>Author contributions</w:t>
      </w:r>
    </w:p>
    <w:p w14:paraId="2EC76E07" w14:textId="77777777" w:rsidR="00592BE6" w:rsidRPr="00592BE6" w:rsidRDefault="00592BE6" w:rsidP="00592BE6">
      <w:pPr>
        <w:spacing w:after="0" w:line="480" w:lineRule="auto"/>
        <w:jc w:val="both"/>
        <w:rPr>
          <w:rFonts w:ascii="Times New Roman" w:hAnsi="Times New Roman"/>
          <w:color w:val="000000" w:themeColor="text1"/>
          <w:sz w:val="24"/>
          <w:szCs w:val="24"/>
        </w:rPr>
      </w:pPr>
      <w:r w:rsidRPr="00592BE6">
        <w:rPr>
          <w:rFonts w:ascii="Times New Roman" w:hAnsi="Times New Roman"/>
          <w:color w:val="000000" w:themeColor="text1"/>
          <w:sz w:val="24"/>
          <w:szCs w:val="24"/>
        </w:rPr>
        <w:lastRenderedPageBreak/>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Default="00592BE6" w:rsidP="004055C0">
      <w:pPr>
        <w:spacing w:after="0" w:line="480" w:lineRule="auto"/>
        <w:jc w:val="both"/>
        <w:rPr>
          <w:rFonts w:ascii="Times New Roman" w:hAnsi="Times New Roman"/>
          <w:color w:val="000000" w:themeColor="text1"/>
          <w:sz w:val="24"/>
          <w:szCs w:val="24"/>
        </w:rPr>
      </w:pPr>
    </w:p>
    <w:p w14:paraId="3081419C" w14:textId="2332348A" w:rsidR="00FA30B3" w:rsidRDefault="00FA30B3" w:rsidP="004055C0">
      <w:pPr>
        <w:spacing w:after="0" w:line="480" w:lineRule="auto"/>
        <w:jc w:val="both"/>
        <w:rPr>
          <w:rFonts w:ascii="Times New Roman" w:hAnsi="Times New Roman"/>
          <w:b/>
          <w:color w:val="000000" w:themeColor="text1"/>
          <w:sz w:val="24"/>
          <w:szCs w:val="24"/>
        </w:rPr>
      </w:pPr>
      <w:r w:rsidRPr="00FA30B3">
        <w:rPr>
          <w:rFonts w:ascii="Times New Roman" w:hAnsi="Times New Roman"/>
          <w:b/>
          <w:color w:val="000000" w:themeColor="text1"/>
          <w:sz w:val="24"/>
          <w:szCs w:val="24"/>
        </w:rPr>
        <w:t>Competing financial interests</w:t>
      </w:r>
    </w:p>
    <w:p w14:paraId="376F84F6" w14:textId="1DF1BB7C" w:rsidR="000210D1" w:rsidRPr="006E585E" w:rsidRDefault="00FA30B3"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 authors declare no competing financial interests.</w:t>
      </w:r>
      <w:r w:rsidR="000210D1" w:rsidRPr="006E585E">
        <w:rPr>
          <w:rFonts w:ascii="Times New Roman" w:hAnsi="Times New Roman"/>
          <w:color w:val="000000" w:themeColor="text1"/>
          <w:sz w:val="24"/>
          <w:szCs w:val="24"/>
        </w:rPr>
        <w:br w:type="page"/>
      </w:r>
    </w:p>
    <w:p w14:paraId="2CAEACC8" w14:textId="300451F4" w:rsidR="009D5B4B" w:rsidRPr="006E585E" w:rsidRDefault="009D5B4B" w:rsidP="00704ACF">
      <w:pPr>
        <w:widowControl w:val="0"/>
        <w:autoSpaceDE w:val="0"/>
        <w:autoSpaceDN w:val="0"/>
        <w:adjustRightInd w:val="0"/>
        <w:spacing w:after="0" w:line="240" w:lineRule="auto"/>
        <w:ind w:left="640" w:hanging="640"/>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lastRenderedPageBreak/>
        <w:t>References</w:t>
      </w:r>
    </w:p>
    <w:p w14:paraId="44273AB7" w14:textId="77777777" w:rsidR="009D5B4B" w:rsidRPr="006E585E" w:rsidRDefault="009D5B4B" w:rsidP="00704ACF">
      <w:pPr>
        <w:widowControl w:val="0"/>
        <w:autoSpaceDE w:val="0"/>
        <w:autoSpaceDN w:val="0"/>
        <w:adjustRightInd w:val="0"/>
        <w:spacing w:after="0" w:line="240" w:lineRule="auto"/>
        <w:ind w:left="640" w:hanging="640"/>
        <w:jc w:val="both"/>
        <w:rPr>
          <w:rFonts w:ascii="Times New Roman" w:hAnsi="Times New Roman"/>
          <w:b/>
          <w:color w:val="000000" w:themeColor="text1"/>
          <w:sz w:val="24"/>
          <w:szCs w:val="24"/>
        </w:rPr>
      </w:pPr>
    </w:p>
    <w:p w14:paraId="2F524C94" w14:textId="081B53CB" w:rsidR="00BC655C" w:rsidRPr="00BC655C" w:rsidRDefault="009D5B4B"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6E585E">
        <w:rPr>
          <w:rFonts w:ascii="Times New Roman" w:hAnsi="Times New Roman"/>
          <w:b/>
          <w:color w:val="000000" w:themeColor="text1"/>
          <w:sz w:val="24"/>
          <w:szCs w:val="24"/>
        </w:rPr>
        <w:fldChar w:fldCharType="begin" w:fldLock="1"/>
      </w:r>
      <w:r w:rsidRPr="006E585E">
        <w:rPr>
          <w:rFonts w:ascii="Times New Roman" w:hAnsi="Times New Roman"/>
          <w:b/>
          <w:color w:val="000000" w:themeColor="text1"/>
          <w:sz w:val="24"/>
          <w:szCs w:val="24"/>
        </w:rPr>
        <w:instrText xml:space="preserve">ADDIN Mendeley Bibliography CSL_BIBLIOGRAPHY </w:instrText>
      </w:r>
      <w:r w:rsidRPr="006E585E">
        <w:rPr>
          <w:rFonts w:ascii="Times New Roman" w:hAnsi="Times New Roman"/>
          <w:b/>
          <w:color w:val="000000" w:themeColor="text1"/>
          <w:sz w:val="24"/>
          <w:szCs w:val="24"/>
        </w:rPr>
        <w:fldChar w:fldCharType="separate"/>
      </w:r>
      <w:r w:rsidR="00BC655C" w:rsidRPr="00BC655C">
        <w:rPr>
          <w:rFonts w:ascii="Times New Roman" w:eastAsia="Times New Roman" w:hAnsi="Times New Roman"/>
          <w:noProof/>
          <w:sz w:val="24"/>
        </w:rPr>
        <w:t xml:space="preserve">Basu, R. (2009). High ambient temperature and mortality: a review of epidemiologic studies from 2001 to 2008. </w:t>
      </w:r>
      <w:r w:rsidR="00BC655C" w:rsidRPr="00BC655C">
        <w:rPr>
          <w:rFonts w:ascii="Times New Roman" w:eastAsia="Times New Roman" w:hAnsi="Times New Roman"/>
          <w:i/>
          <w:iCs/>
          <w:noProof/>
          <w:sz w:val="24"/>
        </w:rPr>
        <w:t>Environmental Health</w:t>
      </w:r>
      <w:r w:rsidR="00BC655C" w:rsidRPr="00BC655C">
        <w:rPr>
          <w:rFonts w:ascii="Times New Roman" w:eastAsia="Times New Roman" w:hAnsi="Times New Roman"/>
          <w:noProof/>
          <w:sz w:val="24"/>
        </w:rPr>
        <w:t xml:space="preserve">, </w:t>
      </w:r>
      <w:r w:rsidR="00BC655C" w:rsidRPr="00BC655C">
        <w:rPr>
          <w:rFonts w:ascii="Times New Roman" w:eastAsia="Times New Roman" w:hAnsi="Times New Roman"/>
          <w:i/>
          <w:iCs/>
          <w:noProof/>
          <w:sz w:val="24"/>
        </w:rPr>
        <w:t>8</w:t>
      </w:r>
      <w:r w:rsidR="00BC655C" w:rsidRPr="00BC655C">
        <w:rPr>
          <w:rFonts w:ascii="Times New Roman" w:eastAsia="Times New Roman" w:hAnsi="Times New Roman"/>
          <w:noProof/>
          <w:sz w:val="24"/>
        </w:rPr>
        <w:t>(1), 40. https://doi.org/10.1186/1476-069X-8-40</w:t>
      </w:r>
    </w:p>
    <w:p w14:paraId="035085B6"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Basu, R., &amp; Samet, J. M. (2002). Relation between elevated ambient temperature and mortality: A review of the epidemiologic evidence. </w:t>
      </w:r>
      <w:r w:rsidRPr="00BC655C">
        <w:rPr>
          <w:rFonts w:ascii="Times New Roman" w:eastAsia="Times New Roman" w:hAnsi="Times New Roman"/>
          <w:i/>
          <w:iCs/>
          <w:noProof/>
          <w:sz w:val="24"/>
        </w:rPr>
        <w:t>Epidemiologic Reviews</w:t>
      </w:r>
      <w:r w:rsidRPr="00BC655C">
        <w:rPr>
          <w:rFonts w:ascii="Times New Roman" w:eastAsia="Times New Roman" w:hAnsi="Times New Roman"/>
          <w:noProof/>
          <w:sz w:val="24"/>
        </w:rPr>
        <w:t>. https://doi.org/10.1093/epirev/mxf007</w:t>
      </w:r>
    </w:p>
    <w:p w14:paraId="43265695"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Bennett, J. E., Blangiardo, M., Fecht, D., Elliott, P., &amp; Ezzati, M. (2014). Vulnerability to the mortality effects of warm temperature in the districts of England and Wales. </w:t>
      </w:r>
      <w:r w:rsidRPr="00BC655C">
        <w:rPr>
          <w:rFonts w:ascii="Times New Roman" w:eastAsia="Times New Roman" w:hAnsi="Times New Roman"/>
          <w:i/>
          <w:iCs/>
          <w:noProof/>
          <w:sz w:val="24"/>
        </w:rPr>
        <w:t>Nature Climate Change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w:t>
      </w:r>
      <w:r w:rsidRPr="00BC655C">
        <w:rPr>
          <w:rFonts w:ascii="Times New Roman" w:eastAsia="Times New Roman" w:hAnsi="Times New Roman"/>
          <w:noProof/>
          <w:sz w:val="24"/>
        </w:rPr>
        <w:t>(4), 269–273. https://doi.org/10.1038/nclimate2123</w:t>
      </w:r>
    </w:p>
    <w:p w14:paraId="30D46634"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Bobb, J. F., Peng, R. D., Bell, M. L., &amp; Dominici, F. (2014). Heat-related mortality and adaptation to heat in the United States. </w:t>
      </w:r>
      <w:r w:rsidRPr="00BC655C">
        <w:rPr>
          <w:rFonts w:ascii="Times New Roman" w:eastAsia="Times New Roman" w:hAnsi="Times New Roman"/>
          <w:i/>
          <w:iCs/>
          <w:noProof/>
          <w:sz w:val="24"/>
        </w:rPr>
        <w:t>Environmental Health Perspectives</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122</w:t>
      </w:r>
      <w:r w:rsidRPr="00BC655C">
        <w:rPr>
          <w:rFonts w:ascii="Times New Roman" w:eastAsia="Times New Roman" w:hAnsi="Times New Roman"/>
          <w:noProof/>
          <w:sz w:val="24"/>
        </w:rPr>
        <w:t>(8), 811–816. https://doi.org/10.1289/ehp.1307392</w:t>
      </w:r>
    </w:p>
    <w:p w14:paraId="5F619BBA"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Braga, A. L. F., Zanobetti, A., &amp; Schwartz, J. (2002). The effect of weather on respiratory and cardiovascular deaths in 12 U.S. cities. </w:t>
      </w:r>
      <w:r w:rsidRPr="00BC655C">
        <w:rPr>
          <w:rFonts w:ascii="Times New Roman" w:eastAsia="Times New Roman" w:hAnsi="Times New Roman"/>
          <w:i/>
          <w:iCs/>
          <w:noProof/>
          <w:sz w:val="24"/>
        </w:rPr>
        <w:t>Environmental Health Perspectives</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110</w:t>
      </w:r>
      <w:r w:rsidRPr="00BC655C">
        <w:rPr>
          <w:rFonts w:ascii="Times New Roman" w:eastAsia="Times New Roman" w:hAnsi="Times New Roman"/>
          <w:noProof/>
          <w:sz w:val="24"/>
        </w:rPr>
        <w:t>(9), 859–863. https://doi.org/10.1289/ehp.02110859</w:t>
      </w:r>
    </w:p>
    <w:p w14:paraId="3EA0094F"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Campbell, A. (2017). Excess winter mortality in England and Wales: 2016 to 2017 (provisional) and 2015 to 2016 (final). </w:t>
      </w:r>
      <w:r w:rsidRPr="00BC655C">
        <w:rPr>
          <w:rFonts w:ascii="Times New Roman" w:eastAsia="Times New Roman" w:hAnsi="Times New Roman"/>
          <w:i/>
          <w:iCs/>
          <w:noProof/>
          <w:sz w:val="24"/>
        </w:rPr>
        <w:t>Statistical Bulletin, Office for National Statistics</w:t>
      </w:r>
      <w:r w:rsidRPr="00BC655C">
        <w:rPr>
          <w:rFonts w:ascii="Times New Roman" w:eastAsia="Times New Roman" w:hAnsi="Times New Roman"/>
          <w:noProof/>
          <w:sz w:val="24"/>
        </w:rPr>
        <w:t>.</w:t>
      </w:r>
    </w:p>
    <w:p w14:paraId="1C91F444"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Carson, C., Hajat, S., Armstrong, B., &amp; Wilkinson, P. (2006). Declining vulnerability to temperature-related mortality in London over the 20th century. </w:t>
      </w:r>
      <w:r w:rsidRPr="00BC655C">
        <w:rPr>
          <w:rFonts w:ascii="Times New Roman" w:eastAsia="Times New Roman" w:hAnsi="Times New Roman"/>
          <w:i/>
          <w:iCs/>
          <w:noProof/>
          <w:sz w:val="24"/>
        </w:rPr>
        <w:t>American Journal of Epidemiology</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164</w:t>
      </w:r>
      <w:r w:rsidRPr="00BC655C">
        <w:rPr>
          <w:rFonts w:ascii="Times New Roman" w:eastAsia="Times New Roman" w:hAnsi="Times New Roman"/>
          <w:noProof/>
          <w:sz w:val="24"/>
        </w:rPr>
        <w:t>(1), 77–84. https://doi.org/10.1093/aje/kwj147</w:t>
      </w:r>
    </w:p>
    <w:p w14:paraId="2654A301"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Cazelles, B., Chavez, M., Berteaux, D., Ménard, F., Vik, J. O., Jenouvrier, S., &amp; Stenseth, N. C. (2008). Wavelet analysis of ecological time series. </w:t>
      </w:r>
      <w:r w:rsidRPr="00BC655C">
        <w:rPr>
          <w:rFonts w:ascii="Times New Roman" w:eastAsia="Times New Roman" w:hAnsi="Times New Roman"/>
          <w:i/>
          <w:iCs/>
          <w:noProof/>
          <w:sz w:val="24"/>
        </w:rPr>
        <w:t>Oecologia</w:t>
      </w:r>
      <w:r w:rsidRPr="00BC655C">
        <w:rPr>
          <w:rFonts w:ascii="Times New Roman" w:eastAsia="Times New Roman" w:hAnsi="Times New Roman"/>
          <w:noProof/>
          <w:sz w:val="24"/>
        </w:rPr>
        <w:t>. https://doi.org/10.1007/s00442-008-0993-2</w:t>
      </w:r>
    </w:p>
    <w:p w14:paraId="17FE3016"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Centers for Disease Control and Prevention (CDC). (2016). Leading causes of death and numbers of deaths, by sex, race, and Hispanic origin: United States, 2015. </w:t>
      </w:r>
      <w:r w:rsidRPr="00BC655C">
        <w:rPr>
          <w:rFonts w:ascii="Times New Roman" w:eastAsia="Times New Roman" w:hAnsi="Times New Roman"/>
          <w:i/>
          <w:iCs/>
          <w:noProof/>
          <w:sz w:val="24"/>
        </w:rPr>
        <w:t>National Center for Health Statistics (NCHS).</w:t>
      </w:r>
      <w:r w:rsidRPr="00BC655C">
        <w:rPr>
          <w:rFonts w:ascii="Times New Roman" w:eastAsia="Times New Roman" w:hAnsi="Times New Roman"/>
          <w:noProof/>
          <w:sz w:val="24"/>
        </w:rPr>
        <w:t xml:space="preserve"> Retrieved from https://www.cdc.gov/nchs/data/hus/2016/019.pdf</w:t>
      </w:r>
    </w:p>
    <w:p w14:paraId="0D8783DA"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Davis, R. E., Knappenberger, P. C., Michaels, P. J., &amp; Novicoff, W. M. (2004). Seasonality of climate-human mortality relationships in US cities and impacts of climate change. </w:t>
      </w:r>
      <w:r w:rsidRPr="00BC655C">
        <w:rPr>
          <w:rFonts w:ascii="Times New Roman" w:eastAsia="Times New Roman" w:hAnsi="Times New Roman"/>
          <w:i/>
          <w:iCs/>
          <w:noProof/>
          <w:sz w:val="24"/>
        </w:rPr>
        <w:t>Climate Research</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26</w:t>
      </w:r>
      <w:r w:rsidRPr="00BC655C">
        <w:rPr>
          <w:rFonts w:ascii="Times New Roman" w:eastAsia="Times New Roman" w:hAnsi="Times New Roman"/>
          <w:noProof/>
          <w:sz w:val="24"/>
        </w:rPr>
        <w:t>(1), 61–76. Retrieved from internal-pdf://32.0.35.211/paper.pdf</w:t>
      </w:r>
    </w:p>
    <w:p w14:paraId="22D9FD17"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Dee, D. P., Uppala, S. M., Simmons, A. J., Berrisford, P., Poli, P., Kobayashi, S., … Vitart, F. (2011). The ERA-Interim reanalysis: configuration and performance of the data assimilation system. </w:t>
      </w:r>
      <w:r w:rsidRPr="00BC655C">
        <w:rPr>
          <w:rFonts w:ascii="Times New Roman" w:eastAsia="Times New Roman" w:hAnsi="Times New Roman"/>
          <w:i/>
          <w:iCs/>
          <w:noProof/>
          <w:sz w:val="24"/>
        </w:rPr>
        <w:t>Quarterly Journal of the Royal Meteorological Society</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137</w:t>
      </w:r>
      <w:r w:rsidRPr="00BC655C">
        <w:rPr>
          <w:rFonts w:ascii="Times New Roman" w:eastAsia="Times New Roman" w:hAnsi="Times New Roman"/>
          <w:noProof/>
          <w:sz w:val="24"/>
        </w:rPr>
        <w:t>(656), 553–597. https://doi.org/10.1002/qj.828</w:t>
      </w:r>
    </w:p>
    <w:p w14:paraId="1FCF2C5B"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Feinstein, C. A. (2002). Seasonality of deaths in the U.S. by age and cause. </w:t>
      </w:r>
      <w:r w:rsidRPr="00BC655C">
        <w:rPr>
          <w:rFonts w:ascii="Times New Roman" w:eastAsia="Times New Roman" w:hAnsi="Times New Roman"/>
          <w:i/>
          <w:iCs/>
          <w:noProof/>
          <w:sz w:val="24"/>
        </w:rPr>
        <w:t>Demographic Research</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6</w:t>
      </w:r>
      <w:r w:rsidRPr="00BC655C">
        <w:rPr>
          <w:rFonts w:ascii="Times New Roman" w:eastAsia="Times New Roman" w:hAnsi="Times New Roman"/>
          <w:noProof/>
          <w:sz w:val="24"/>
        </w:rPr>
        <w:t>, 469–486. https://doi.org/10.4054/DemRes.2002.6.17</w:t>
      </w:r>
    </w:p>
    <w:p w14:paraId="69E56018"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Ferreira Braga, A. L., Zanobetti, A., &amp; Schwartz, J. (2001). The time course of weather-related deaths. </w:t>
      </w:r>
      <w:r w:rsidRPr="00BC655C">
        <w:rPr>
          <w:rFonts w:ascii="Times New Roman" w:eastAsia="Times New Roman" w:hAnsi="Times New Roman"/>
          <w:i/>
          <w:iCs/>
          <w:noProof/>
          <w:sz w:val="24"/>
        </w:rPr>
        <w:t>Epidemiology</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12</w:t>
      </w:r>
      <w:r w:rsidRPr="00BC655C">
        <w:rPr>
          <w:rFonts w:ascii="Times New Roman" w:eastAsia="Times New Roman" w:hAnsi="Times New Roman"/>
          <w:noProof/>
          <w:sz w:val="24"/>
        </w:rPr>
        <w:t>(6), 662–667. https://doi.org/10.1097/00001648-200111000-00014</w:t>
      </w:r>
    </w:p>
    <w:p w14:paraId="1FA46C09"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Fowler, T., Southgate, R. J., Waite, T., Harrell, R., Kovats, S., Bone, A., … Murray, V. (2015). Excess winter deaths in Europe: A multi-country descriptive analysis. </w:t>
      </w:r>
      <w:r w:rsidRPr="00BC655C">
        <w:rPr>
          <w:rFonts w:ascii="Times New Roman" w:eastAsia="Times New Roman" w:hAnsi="Times New Roman"/>
          <w:i/>
          <w:iCs/>
          <w:noProof/>
          <w:sz w:val="24"/>
        </w:rPr>
        <w:t>European Journal of Public Health</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25</w:t>
      </w:r>
      <w:r w:rsidRPr="00BC655C">
        <w:rPr>
          <w:rFonts w:ascii="Times New Roman" w:eastAsia="Times New Roman" w:hAnsi="Times New Roman"/>
          <w:noProof/>
          <w:sz w:val="24"/>
        </w:rPr>
        <w:t>(2), 339–345. https://doi.org/10.1093/eurpub/cku073</w:t>
      </w:r>
    </w:p>
    <w:p w14:paraId="01D15DA8"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Gasparrini, A., Guo, Y., Hashizume, M., Lavigne, E., Zanobetti, A., Schwartz, J., … Armstrong, B. (2015). Mortality risk attributable to high and low ambient temperature: A multicountry observational study. </w:t>
      </w:r>
      <w:r w:rsidRPr="00BC655C">
        <w:rPr>
          <w:rFonts w:ascii="Times New Roman" w:eastAsia="Times New Roman" w:hAnsi="Times New Roman"/>
          <w:i/>
          <w:iCs/>
          <w:noProof/>
          <w:sz w:val="24"/>
        </w:rPr>
        <w:t>The Lancet</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386</w:t>
      </w:r>
      <w:r w:rsidRPr="00BC655C">
        <w:rPr>
          <w:rFonts w:ascii="Times New Roman" w:eastAsia="Times New Roman" w:hAnsi="Times New Roman"/>
          <w:noProof/>
          <w:sz w:val="24"/>
        </w:rPr>
        <w:t>(9991), 369–375. https://doi.org/10.1016/S0140-6736(14)62114-0</w:t>
      </w:r>
    </w:p>
    <w:p w14:paraId="580294FA"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Grenfell, B. T., Bjørnstad, O. N., &amp; Kappey, J. (2001). Travelling waves and spatial hierarchies in measles epidemics. </w:t>
      </w:r>
      <w:r w:rsidRPr="00BC655C">
        <w:rPr>
          <w:rFonts w:ascii="Times New Roman" w:eastAsia="Times New Roman" w:hAnsi="Times New Roman"/>
          <w:i/>
          <w:iCs/>
          <w:noProof/>
          <w:sz w:val="24"/>
        </w:rPr>
        <w:t>Nature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414</w:t>
      </w:r>
      <w:r w:rsidRPr="00BC655C">
        <w:rPr>
          <w:rFonts w:ascii="Times New Roman" w:eastAsia="Times New Roman" w:hAnsi="Times New Roman"/>
          <w:noProof/>
          <w:sz w:val="24"/>
        </w:rPr>
        <w:t>(6865), 716–723. https://doi.org/10.1038/414716a</w:t>
      </w:r>
    </w:p>
    <w:p w14:paraId="761A1555"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lastRenderedPageBreak/>
        <w:t xml:space="preserve">Healy, J. D. (2003). Excess winter mortality in Europe: A cross country analysis identifying key risk factors. </w:t>
      </w:r>
      <w:r w:rsidRPr="00BC655C">
        <w:rPr>
          <w:rFonts w:ascii="Times New Roman" w:eastAsia="Times New Roman" w:hAnsi="Times New Roman"/>
          <w:i/>
          <w:iCs/>
          <w:noProof/>
          <w:sz w:val="24"/>
        </w:rPr>
        <w:t>Journal of Epidemiology and Community Health</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57</w:t>
      </w:r>
      <w:r w:rsidRPr="00BC655C">
        <w:rPr>
          <w:rFonts w:ascii="Times New Roman" w:eastAsia="Times New Roman" w:hAnsi="Times New Roman"/>
          <w:noProof/>
          <w:sz w:val="24"/>
        </w:rPr>
        <w:t>(10), 784–789. https://doi.org/10.1136/jech.57.10.784</w:t>
      </w:r>
    </w:p>
    <w:p w14:paraId="61B15EE7"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Ingram, D. D., Parker, J. D., Schenker, N., Weed, J. A., Hamilton, B., Arias, E., &amp; Madans, J. H. (2003). United States Census 2000 population with bridged race categories. </w:t>
      </w:r>
      <w:r w:rsidRPr="00BC655C">
        <w:rPr>
          <w:rFonts w:ascii="Times New Roman" w:eastAsia="Times New Roman" w:hAnsi="Times New Roman"/>
          <w:i/>
          <w:iCs/>
          <w:noProof/>
          <w:sz w:val="24"/>
        </w:rPr>
        <w:t>Vital and Health Statistics. Series 2, Data Evaluation and Methods Research</w:t>
      </w:r>
      <w:r w:rsidRPr="00BC655C">
        <w:rPr>
          <w:rFonts w:ascii="Times New Roman" w:eastAsia="Times New Roman" w:hAnsi="Times New Roman"/>
          <w:noProof/>
          <w:sz w:val="24"/>
        </w:rPr>
        <w:t>, (135), 1–55. Retrieved from internal-pdf://103.99.132.94/paper.pdf</w:t>
      </w:r>
    </w:p>
    <w:p w14:paraId="6C92BC07"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Kalkstein, A. J. (2013). Regional Similarities in Seasonal Mortality across the United States: An Examination of 28 Metropolitan Statistical Areas. </w:t>
      </w:r>
      <w:r w:rsidRPr="00BC655C">
        <w:rPr>
          <w:rFonts w:ascii="Times New Roman" w:eastAsia="Times New Roman" w:hAnsi="Times New Roman"/>
          <w:i/>
          <w:iCs/>
          <w:noProof/>
          <w:sz w:val="24"/>
        </w:rPr>
        <w:t>PLoS ONE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8</w:t>
      </w:r>
      <w:r w:rsidRPr="00BC655C">
        <w:rPr>
          <w:rFonts w:ascii="Times New Roman" w:eastAsia="Times New Roman" w:hAnsi="Times New Roman"/>
          <w:noProof/>
          <w:sz w:val="24"/>
        </w:rPr>
        <w:t>(5). https://doi.org/10.1371/journal.pone.0063971</w:t>
      </w:r>
    </w:p>
    <w:p w14:paraId="544438E6"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Karl, T. R., &amp; Koss, W. J. (1984). Regional and national monthly, seasonal, and annual temperature weighted by area, 1895-1983.</w:t>
      </w:r>
    </w:p>
    <w:p w14:paraId="5847C02C"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Kimberly Miller, A. A. (2013). Smart-Home Technologies to Assist Older People to Live Well at Home. </w:t>
      </w:r>
      <w:r w:rsidRPr="00BC655C">
        <w:rPr>
          <w:rFonts w:ascii="Times New Roman" w:eastAsia="Times New Roman" w:hAnsi="Times New Roman"/>
          <w:i/>
          <w:iCs/>
          <w:noProof/>
          <w:sz w:val="24"/>
        </w:rPr>
        <w:t>Journal of Aging Science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w:t>
      </w:r>
      <w:r w:rsidRPr="00BC655C">
        <w:rPr>
          <w:rFonts w:ascii="Times New Roman" w:eastAsia="Times New Roman" w:hAnsi="Times New Roman"/>
          <w:noProof/>
          <w:sz w:val="24"/>
        </w:rPr>
        <w:t>(1). https://doi.org/10.4172/2329-8847.1000101</w:t>
      </w:r>
    </w:p>
    <w:p w14:paraId="53A4320C"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Kinney, P. L., Schwartz, J., Pascal, M., Petkova, E., Tertre, A. Le, Medina, S., &amp; Vautard, R. (2015). Winter season mortality: Will climate warming bring benefits? </w:t>
      </w:r>
      <w:r w:rsidRPr="00BC655C">
        <w:rPr>
          <w:rFonts w:ascii="Times New Roman" w:eastAsia="Times New Roman" w:hAnsi="Times New Roman"/>
          <w:i/>
          <w:iCs/>
          <w:noProof/>
          <w:sz w:val="24"/>
        </w:rPr>
        <w:t>Environmental Research Letters</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10</w:t>
      </w:r>
      <w:r w:rsidRPr="00BC655C">
        <w:rPr>
          <w:rFonts w:ascii="Times New Roman" w:eastAsia="Times New Roman" w:hAnsi="Times New Roman"/>
          <w:noProof/>
          <w:sz w:val="24"/>
        </w:rPr>
        <w:t>(6). https://doi.org/10.1088/1748-9326/10/6/064016</w:t>
      </w:r>
    </w:p>
    <w:p w14:paraId="5D20DCEF"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Langford, I. H., &amp; Bentham, G. (1995). The potential effects of climate change on winter mortality in England and Wales. </w:t>
      </w:r>
      <w:r w:rsidRPr="00BC655C">
        <w:rPr>
          <w:rFonts w:ascii="Times New Roman" w:eastAsia="Times New Roman" w:hAnsi="Times New Roman"/>
          <w:i/>
          <w:iCs/>
          <w:noProof/>
          <w:sz w:val="24"/>
        </w:rPr>
        <w:t>Int J Biometeorol</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38</w:t>
      </w:r>
      <w:r w:rsidRPr="00BC655C">
        <w:rPr>
          <w:rFonts w:ascii="Times New Roman" w:eastAsia="Times New Roman" w:hAnsi="Times New Roman"/>
          <w:noProof/>
          <w:sz w:val="24"/>
        </w:rPr>
        <w:t>(3), 141–147. Retrieved from internal-pdf://189.27.88.183/art%253A10.1007%252FBF01208491.pdf</w:t>
      </w:r>
    </w:p>
    <w:p w14:paraId="50C8B037"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Lerchl, A. (1998). Changes in the seasonality of mortality in Germany from 1946 to 1995: the role of temperature. </w:t>
      </w:r>
      <w:r w:rsidRPr="00BC655C">
        <w:rPr>
          <w:rFonts w:ascii="Times New Roman" w:eastAsia="Times New Roman" w:hAnsi="Times New Roman"/>
          <w:i/>
          <w:iCs/>
          <w:noProof/>
          <w:sz w:val="24"/>
        </w:rPr>
        <w:t>International Journal of Biometeorology</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42</w:t>
      </w:r>
      <w:r w:rsidRPr="00BC655C">
        <w:rPr>
          <w:rFonts w:ascii="Times New Roman" w:eastAsia="Times New Roman" w:hAnsi="Times New Roman"/>
          <w:noProof/>
          <w:sz w:val="24"/>
        </w:rPr>
        <w:t>(2), 84–88. https://doi.org/10.1007/s004840050089</w:t>
      </w:r>
    </w:p>
    <w:p w14:paraId="3E1CFD54"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Mackenbach, J. P., Kunst, A. E., &amp; Looman, C. W. N. (1992). Seasonal variation in mortality in The Netherlands. </w:t>
      </w:r>
      <w:r w:rsidRPr="00BC655C">
        <w:rPr>
          <w:rFonts w:ascii="Times New Roman" w:eastAsia="Times New Roman" w:hAnsi="Times New Roman"/>
          <w:i/>
          <w:iCs/>
          <w:noProof/>
          <w:sz w:val="24"/>
        </w:rPr>
        <w:t>Journal of Epidemiology and Community Health</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46</w:t>
      </w:r>
      <w:r w:rsidRPr="00BC655C">
        <w:rPr>
          <w:rFonts w:ascii="Times New Roman" w:eastAsia="Times New Roman" w:hAnsi="Times New Roman"/>
          <w:noProof/>
          <w:sz w:val="24"/>
        </w:rPr>
        <w:t>(3), 261–265. https://doi.org/10.1136/jech.46.3.261</w:t>
      </w:r>
    </w:p>
    <w:p w14:paraId="792F6710"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Martens, W. J. (1998). Climate change, thermal stress and mortality changes. </w:t>
      </w:r>
      <w:r w:rsidRPr="00BC655C">
        <w:rPr>
          <w:rFonts w:ascii="Times New Roman" w:eastAsia="Times New Roman" w:hAnsi="Times New Roman"/>
          <w:i/>
          <w:iCs/>
          <w:noProof/>
          <w:sz w:val="24"/>
        </w:rPr>
        <w:t>Soc Sci Med</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46</w:t>
      </w:r>
      <w:r w:rsidRPr="00BC655C">
        <w:rPr>
          <w:rFonts w:ascii="Times New Roman" w:eastAsia="Times New Roman" w:hAnsi="Times New Roman"/>
          <w:noProof/>
          <w:sz w:val="24"/>
        </w:rPr>
        <w:t>(3), 331–344. Retrieved from internal-pdf://57.13.130.132/1-s2.0-S0277953697001627-main.pdf</w:t>
      </w:r>
    </w:p>
    <w:p w14:paraId="2A91D211"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Mathews, T. J., Macdorman, M. F., &amp; Thoma, M. E. (2015). Infant Mortality Statistics From the 2013 Period Linked Birth/Infant Death Data Set. </w:t>
      </w:r>
      <w:r w:rsidRPr="00BC655C">
        <w:rPr>
          <w:rFonts w:ascii="Times New Roman" w:eastAsia="Times New Roman" w:hAnsi="Times New Roman"/>
          <w:i/>
          <w:iCs/>
          <w:noProof/>
          <w:sz w:val="24"/>
        </w:rPr>
        <w:t>National Vital Statistics Reports</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64</w:t>
      </w:r>
      <w:r w:rsidRPr="00BC655C">
        <w:rPr>
          <w:rFonts w:ascii="Times New Roman" w:eastAsia="Times New Roman" w:hAnsi="Times New Roman"/>
          <w:noProof/>
          <w:sz w:val="24"/>
        </w:rPr>
        <w:t>(9), 2000–2013.</w:t>
      </w:r>
    </w:p>
    <w:p w14:paraId="37349664"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McKee, C. M. (1989). Deaths in winter: Can Britain learn from Europe? </w:t>
      </w:r>
      <w:r w:rsidRPr="00BC655C">
        <w:rPr>
          <w:rFonts w:ascii="Times New Roman" w:eastAsia="Times New Roman" w:hAnsi="Times New Roman"/>
          <w:i/>
          <w:iCs/>
          <w:noProof/>
          <w:sz w:val="24"/>
        </w:rPr>
        <w:t>European Journal of Epidemiology</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5</w:t>
      </w:r>
      <w:r w:rsidRPr="00BC655C">
        <w:rPr>
          <w:rFonts w:ascii="Times New Roman" w:eastAsia="Times New Roman" w:hAnsi="Times New Roman"/>
          <w:noProof/>
          <w:sz w:val="24"/>
        </w:rPr>
        <w:t>(2), 178–182. https://doi.org/10.1007/BF00156826</w:t>
      </w:r>
    </w:p>
    <w:p w14:paraId="777A475A"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Medina-Ramón, M., &amp; Schwartz, J. (2007). Temperature, temperature extremes, and mortality: A study of acclimatisation and effect modification in 50 US cities. </w:t>
      </w:r>
      <w:r w:rsidRPr="00BC655C">
        <w:rPr>
          <w:rFonts w:ascii="Times New Roman" w:eastAsia="Times New Roman" w:hAnsi="Times New Roman"/>
          <w:i/>
          <w:iCs/>
          <w:noProof/>
          <w:sz w:val="24"/>
        </w:rPr>
        <w:t>Occupational and Environmental Medicine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64</w:t>
      </w:r>
      <w:r w:rsidRPr="00BC655C">
        <w:rPr>
          <w:rFonts w:ascii="Times New Roman" w:eastAsia="Times New Roman" w:hAnsi="Times New Roman"/>
          <w:noProof/>
          <w:sz w:val="24"/>
        </w:rPr>
        <w:t>(12), 827–833. https://doi.org/10.1136/oem.2007.033175</w:t>
      </w:r>
    </w:p>
    <w:p w14:paraId="29103D69"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Moy CM, Seltzer GO, Rodbell DT, &amp; A. D. (2002). Variability of El Nino/Southern Oscillation activity at millennial timescales during the Holocene epoch. </w:t>
      </w:r>
      <w:r w:rsidRPr="00BC655C">
        <w:rPr>
          <w:rFonts w:ascii="Times New Roman" w:eastAsia="Times New Roman" w:hAnsi="Times New Roman"/>
          <w:i/>
          <w:iCs/>
          <w:noProof/>
          <w:sz w:val="24"/>
        </w:rPr>
        <w:t>Nature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420</w:t>
      </w:r>
      <w:r w:rsidRPr="00BC655C">
        <w:rPr>
          <w:rFonts w:ascii="Times New Roman" w:eastAsia="Times New Roman" w:hAnsi="Times New Roman"/>
          <w:noProof/>
          <w:sz w:val="24"/>
        </w:rPr>
        <w:t>(November). https://doi.org/10.1038/nature01163.1.</w:t>
      </w:r>
    </w:p>
    <w:p w14:paraId="6F10A668"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National Center for Health Statistics. (1993). Trends in infant mortality by cause of death and other characteristics, 1960-88. </w:t>
      </w:r>
      <w:r w:rsidRPr="00BC655C">
        <w:rPr>
          <w:rFonts w:ascii="Times New Roman" w:eastAsia="Times New Roman" w:hAnsi="Times New Roman"/>
          <w:i/>
          <w:iCs/>
          <w:noProof/>
          <w:sz w:val="24"/>
        </w:rPr>
        <w:t>Vital and Health Statistics</w:t>
      </w:r>
      <w:r w:rsidRPr="00BC655C">
        <w:rPr>
          <w:rFonts w:ascii="Times New Roman" w:eastAsia="Times New Roman" w:hAnsi="Times New Roman"/>
          <w:noProof/>
          <w:sz w:val="24"/>
        </w:rPr>
        <w:t>, (January 1993).</w:t>
      </w:r>
    </w:p>
    <w:p w14:paraId="6CCCC5A3"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National Highway Traffic Safety Administration. (2005). Trend and Pattern Analysis of Highway Crash Fatality By Month and Day. </w:t>
      </w:r>
      <w:r w:rsidRPr="00BC655C">
        <w:rPr>
          <w:rFonts w:ascii="Times New Roman" w:eastAsia="Times New Roman" w:hAnsi="Times New Roman"/>
          <w:i/>
          <w:iCs/>
          <w:noProof/>
          <w:sz w:val="24"/>
        </w:rPr>
        <w:t>National Center for Statistics and Analysis (NCHS)</w:t>
      </w:r>
      <w:r w:rsidRPr="00BC655C">
        <w:rPr>
          <w:rFonts w:ascii="Times New Roman" w:eastAsia="Times New Roman" w:hAnsi="Times New Roman"/>
          <w:noProof/>
          <w:sz w:val="24"/>
        </w:rPr>
        <w:t>, (March).</w:t>
      </w:r>
    </w:p>
    <w:p w14:paraId="06C6E0C0"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Public Health England. (2017). The Cold Weather Plan for England. </w:t>
      </w:r>
      <w:r w:rsidRPr="00BC655C">
        <w:rPr>
          <w:rFonts w:ascii="Times New Roman" w:eastAsia="Times New Roman" w:hAnsi="Times New Roman"/>
          <w:i/>
          <w:iCs/>
          <w:noProof/>
          <w:sz w:val="24"/>
        </w:rPr>
        <w:t>Public Health England</w:t>
      </w:r>
      <w:r w:rsidRPr="00BC655C">
        <w:rPr>
          <w:rFonts w:ascii="Times New Roman" w:eastAsia="Times New Roman" w:hAnsi="Times New Roman"/>
          <w:noProof/>
          <w:sz w:val="24"/>
        </w:rPr>
        <w:t>, (October).</w:t>
      </w:r>
    </w:p>
    <w:p w14:paraId="16A8D3D5"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Rau, R. (2004). Seasonality in Human Mortality.  A Demographic Approach. </w:t>
      </w:r>
      <w:r w:rsidRPr="00BC655C">
        <w:rPr>
          <w:rFonts w:ascii="Times New Roman" w:eastAsia="Times New Roman" w:hAnsi="Times New Roman"/>
          <w:i/>
          <w:iCs/>
          <w:noProof/>
          <w:sz w:val="24"/>
        </w:rPr>
        <w:t>Wirtschafts- Und Sozialwissenschaftlichen Fakultät</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PhD</w:t>
      </w:r>
      <w:r w:rsidRPr="00BC655C">
        <w:rPr>
          <w:rFonts w:ascii="Times New Roman" w:eastAsia="Times New Roman" w:hAnsi="Times New Roman"/>
          <w:noProof/>
          <w:sz w:val="24"/>
        </w:rPr>
        <w:t>, 361. https://doi.org/10.1007/978-3-540-44902-7</w:t>
      </w:r>
    </w:p>
    <w:p w14:paraId="65D3610D"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Rau, R., Bohk-Ewald, C., Muszyńska, M. M., &amp; Vaupel, J. W. (2018). </w:t>
      </w:r>
      <w:r w:rsidRPr="00BC655C">
        <w:rPr>
          <w:rFonts w:ascii="Times New Roman" w:eastAsia="Times New Roman" w:hAnsi="Times New Roman"/>
          <w:i/>
          <w:iCs/>
          <w:noProof/>
          <w:sz w:val="24"/>
        </w:rPr>
        <w:t xml:space="preserve">Visualizing Mortality </w:t>
      </w:r>
      <w:r w:rsidRPr="00BC655C">
        <w:rPr>
          <w:rFonts w:ascii="Times New Roman" w:eastAsia="Times New Roman" w:hAnsi="Times New Roman"/>
          <w:i/>
          <w:iCs/>
          <w:noProof/>
          <w:sz w:val="24"/>
        </w:rPr>
        <w:lastRenderedPageBreak/>
        <w:t>Dynamics in the Lexis Diagram</w:t>
      </w:r>
      <w:r w:rsidRPr="00BC655C">
        <w:rPr>
          <w:rFonts w:ascii="Times New Roman" w:eastAsia="Times New Roman" w:hAnsi="Times New Roman"/>
          <w:noProof/>
          <w:sz w:val="24"/>
        </w:rPr>
        <w:t>. https://doi.org/10.1007/978-3-319-64820-0</w:t>
      </w:r>
    </w:p>
    <w:p w14:paraId="793F2548"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Rosenwaike, I. (1966). Seasonal Variation of Deaths in the United States, 1951–1960. </w:t>
      </w:r>
      <w:r w:rsidRPr="00BC655C">
        <w:rPr>
          <w:rFonts w:ascii="Times New Roman" w:eastAsia="Times New Roman" w:hAnsi="Times New Roman"/>
          <w:i/>
          <w:iCs/>
          <w:noProof/>
          <w:sz w:val="24"/>
        </w:rPr>
        <w:t>Journal of the American Statistical Association</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61</w:t>
      </w:r>
      <w:r w:rsidRPr="00BC655C">
        <w:rPr>
          <w:rFonts w:ascii="Times New Roman" w:eastAsia="Times New Roman" w:hAnsi="Times New Roman"/>
          <w:noProof/>
          <w:sz w:val="24"/>
        </w:rPr>
        <w:t>(315), 706–719. https://doi.org/10.1080/01621459.1966.10480899</w:t>
      </w:r>
    </w:p>
    <w:p w14:paraId="06863B23"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Seretakis, D. (1997). Changing Seasonality of Mortality From Coronary Heart Disease. </w:t>
      </w:r>
      <w:r w:rsidRPr="00BC655C">
        <w:rPr>
          <w:rFonts w:ascii="Times New Roman" w:eastAsia="Times New Roman" w:hAnsi="Times New Roman"/>
          <w:i/>
          <w:iCs/>
          <w:noProof/>
          <w:sz w:val="24"/>
        </w:rPr>
        <w:t>JAMA: The Journal of the American Medical Association</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278</w:t>
      </w:r>
      <w:r w:rsidRPr="00BC655C">
        <w:rPr>
          <w:rFonts w:ascii="Times New Roman" w:eastAsia="Times New Roman" w:hAnsi="Times New Roman"/>
          <w:noProof/>
          <w:sz w:val="24"/>
        </w:rPr>
        <w:t>(12), 1012. https://doi.org/10.1001/jama.1997.03550120072036</w:t>
      </w:r>
    </w:p>
    <w:p w14:paraId="66976A7B"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eastAsia="Times New Roman" w:hAnsi="Times New Roman"/>
          <w:noProof/>
          <w:sz w:val="24"/>
        </w:rPr>
      </w:pPr>
      <w:r w:rsidRPr="00BC655C">
        <w:rPr>
          <w:rFonts w:ascii="Times New Roman" w:eastAsia="Times New Roman" w:hAnsi="Times New Roman"/>
          <w:noProof/>
          <w:sz w:val="24"/>
        </w:rPr>
        <w:t xml:space="preserve">Sheridan, S. C., Kalkstein, A. J., &amp; Kalkstein, L. S. (2009). Trends in heat-related mortality in the United States, 1975-2004. </w:t>
      </w:r>
      <w:r w:rsidRPr="00BC655C">
        <w:rPr>
          <w:rFonts w:ascii="Times New Roman" w:eastAsia="Times New Roman" w:hAnsi="Times New Roman"/>
          <w:i/>
          <w:iCs/>
          <w:noProof/>
          <w:sz w:val="24"/>
        </w:rPr>
        <w:t>Natural Hazards</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50</w:t>
      </w:r>
      <w:r w:rsidRPr="00BC655C">
        <w:rPr>
          <w:rFonts w:ascii="Times New Roman" w:eastAsia="Times New Roman" w:hAnsi="Times New Roman"/>
          <w:noProof/>
          <w:sz w:val="24"/>
        </w:rPr>
        <w:t>(1), 145–160. https://doi.org/10.1007/s11069-008-9327-2</w:t>
      </w:r>
    </w:p>
    <w:p w14:paraId="59DCD66F" w14:textId="77777777" w:rsidR="00BC655C" w:rsidRPr="00BC655C" w:rsidRDefault="00BC655C" w:rsidP="00673416">
      <w:pPr>
        <w:widowControl w:val="0"/>
        <w:autoSpaceDE w:val="0"/>
        <w:autoSpaceDN w:val="0"/>
        <w:adjustRightInd w:val="0"/>
        <w:spacing w:after="0" w:line="240" w:lineRule="auto"/>
        <w:ind w:left="480" w:hanging="480"/>
        <w:jc w:val="both"/>
        <w:rPr>
          <w:rFonts w:ascii="Times New Roman" w:hAnsi="Times New Roman"/>
          <w:noProof/>
          <w:sz w:val="24"/>
        </w:rPr>
      </w:pPr>
      <w:r w:rsidRPr="00BC655C">
        <w:rPr>
          <w:rFonts w:ascii="Times New Roman" w:eastAsia="Times New Roman" w:hAnsi="Times New Roman"/>
          <w:noProof/>
          <w:sz w:val="24"/>
        </w:rPr>
        <w:t xml:space="preserve">Simonsen, L., Reichert, T. A., Viboud, C., Blackwelder, W. C., Taylor, R. J., &amp; Miller, M. A. (2005). Impact of influenza vaccination on seasonal mortality in the US elderly population. </w:t>
      </w:r>
      <w:r w:rsidRPr="00BC655C">
        <w:rPr>
          <w:rFonts w:ascii="Times New Roman" w:eastAsia="Times New Roman" w:hAnsi="Times New Roman"/>
          <w:i/>
          <w:iCs/>
          <w:noProof/>
          <w:sz w:val="24"/>
        </w:rPr>
        <w:t>Archives of Internal Medicine</w:t>
      </w:r>
      <w:r w:rsidRPr="00BC655C">
        <w:rPr>
          <w:rFonts w:ascii="Times New Roman" w:eastAsia="Times New Roman" w:hAnsi="Times New Roman"/>
          <w:noProof/>
          <w:sz w:val="24"/>
        </w:rPr>
        <w:t xml:space="preserve">, </w:t>
      </w:r>
      <w:r w:rsidRPr="00BC655C">
        <w:rPr>
          <w:rFonts w:ascii="Times New Roman" w:eastAsia="Times New Roman" w:hAnsi="Times New Roman"/>
          <w:i/>
          <w:iCs/>
          <w:noProof/>
          <w:sz w:val="24"/>
        </w:rPr>
        <w:t>165</w:t>
      </w:r>
      <w:r w:rsidRPr="00BC655C">
        <w:rPr>
          <w:rFonts w:ascii="Times New Roman" w:eastAsia="Times New Roman" w:hAnsi="Times New Roman"/>
          <w:noProof/>
          <w:sz w:val="24"/>
        </w:rPr>
        <w:t>(3), 265–272. https://doi.org/10.1001/archinte.165.3.265</w:t>
      </w:r>
    </w:p>
    <w:p w14:paraId="47F9BFAE" w14:textId="37E1BB37" w:rsidR="002C33D5" w:rsidRPr="006E585E" w:rsidRDefault="009D5B4B" w:rsidP="00673416">
      <w:pPr>
        <w:widowControl w:val="0"/>
        <w:autoSpaceDE w:val="0"/>
        <w:autoSpaceDN w:val="0"/>
        <w:adjustRightInd w:val="0"/>
        <w:spacing w:after="0" w:line="240" w:lineRule="auto"/>
        <w:ind w:left="640" w:hanging="640"/>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fldChar w:fldCharType="end"/>
      </w:r>
      <w:r w:rsidR="002C33D5" w:rsidRPr="006E585E">
        <w:rPr>
          <w:rFonts w:ascii="Times New Roman" w:hAnsi="Times New Roman"/>
          <w:b/>
          <w:color w:val="000000" w:themeColor="text1"/>
          <w:sz w:val="24"/>
          <w:szCs w:val="24"/>
        </w:rPr>
        <w:br w:type="page"/>
      </w:r>
    </w:p>
    <w:p w14:paraId="639FE8C4" w14:textId="37789565" w:rsidR="00AB7395" w:rsidRPr="00A24BBA" w:rsidRDefault="005B03DF"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1</w:t>
      </w:r>
      <w:r w:rsidR="00B66895"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Climate regions of the </w:t>
      </w:r>
      <w:r w:rsidR="00F5304D" w:rsidRPr="006E585E">
        <w:rPr>
          <w:rFonts w:ascii="Times New Roman" w:hAnsi="Times New Roman"/>
          <w:color w:val="000000" w:themeColor="text1"/>
          <w:sz w:val="24"/>
          <w:szCs w:val="24"/>
        </w:rPr>
        <w:t>USA</w:t>
      </w:r>
      <w:r w:rsidR="004D0817" w:rsidRPr="006E585E">
        <w:rPr>
          <w:rFonts w:ascii="Times New Roman" w:hAnsi="Times New Roman"/>
          <w:color w:val="000000" w:themeColor="text1"/>
          <w:sz w:val="24"/>
          <w:szCs w:val="24"/>
        </w:rPr>
        <w:t>.</w:t>
      </w:r>
      <w:r w:rsidR="00AB7395">
        <w:rPr>
          <w:rFonts w:ascii="Times New Roman" w:hAnsi="Times New Roman"/>
          <w:b/>
          <w:color w:val="000000" w:themeColor="text1"/>
          <w:sz w:val="24"/>
          <w:szCs w:val="24"/>
        </w:rPr>
        <w:br w:type="page"/>
      </w:r>
    </w:p>
    <w:p w14:paraId="7F649069" w14:textId="77777777" w:rsidR="00AB7395" w:rsidRDefault="00AB739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br w:type="page"/>
      </w:r>
    </w:p>
    <w:p w14:paraId="11A2DD44" w14:textId="04168795" w:rsidR="00AB7395" w:rsidRPr="00A24BBA" w:rsidRDefault="000210D1"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 xml:space="preserve">Figure </w:t>
      </w:r>
      <w:r w:rsidR="00040FE5" w:rsidRPr="006E585E">
        <w:rPr>
          <w:rFonts w:ascii="Times New Roman" w:hAnsi="Times New Roman"/>
          <w:b/>
          <w:color w:val="000000" w:themeColor="text1"/>
          <w:sz w:val="24"/>
          <w:szCs w:val="24"/>
        </w:rPr>
        <w:t>2</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 xml:space="preserve">Wavelet power spectra for national time series </w:t>
      </w:r>
      <w:r w:rsidR="00D03948" w:rsidRPr="006E585E">
        <w:rPr>
          <w:rFonts w:ascii="Times New Roman" w:hAnsi="Times New Roman"/>
          <w:color w:val="000000" w:themeColor="text1"/>
          <w:sz w:val="24"/>
          <w:szCs w:val="24"/>
        </w:rPr>
        <w:t xml:space="preserve">of </w:t>
      </w:r>
      <w:r w:rsidR="00B51B1A" w:rsidRPr="006E585E">
        <w:rPr>
          <w:rFonts w:ascii="Times New Roman" w:hAnsi="Times New Roman"/>
          <w:color w:val="000000" w:themeColor="text1"/>
          <w:sz w:val="24"/>
          <w:szCs w:val="24"/>
        </w:rPr>
        <w:t xml:space="preserve">all-cause and cause-specific </w:t>
      </w:r>
      <w:r w:rsidR="00D03948" w:rsidRPr="006E585E">
        <w:rPr>
          <w:rFonts w:ascii="Times New Roman" w:hAnsi="Times New Roman"/>
          <w:color w:val="000000" w:themeColor="text1"/>
          <w:sz w:val="24"/>
          <w:szCs w:val="24"/>
        </w:rPr>
        <w:t>death rates</w:t>
      </w:r>
      <w:r w:rsidR="009B509E" w:rsidRPr="006E585E">
        <w:rPr>
          <w:rFonts w:ascii="Times New Roman" w:hAnsi="Times New Roman"/>
          <w:color w:val="000000" w:themeColor="text1"/>
          <w:sz w:val="24"/>
          <w:szCs w:val="24"/>
        </w:rPr>
        <w:t xml:space="preserve"> for 1980</w:t>
      </w:r>
      <w:r w:rsidRPr="006E585E">
        <w:rPr>
          <w:rFonts w:ascii="Times New Roman" w:hAnsi="Times New Roman"/>
          <w:color w:val="000000" w:themeColor="text1"/>
          <w:sz w:val="24"/>
          <w:szCs w:val="24"/>
        </w:rPr>
        <w:t>-2013, by age group</w:t>
      </w:r>
      <w:r w:rsidR="00D03948" w:rsidRPr="006E585E">
        <w:rPr>
          <w:rFonts w:ascii="Times New Roman" w:hAnsi="Times New Roman"/>
          <w:color w:val="000000" w:themeColor="text1"/>
          <w:sz w:val="24"/>
          <w:szCs w:val="24"/>
        </w:rPr>
        <w:t xml:space="preserve"> and cause of death</w:t>
      </w:r>
      <w:r w:rsidRPr="006E585E">
        <w:rPr>
          <w:rFonts w:ascii="Times New Roman" w:hAnsi="Times New Roman"/>
          <w:color w:val="000000" w:themeColor="text1"/>
          <w:sz w:val="24"/>
          <w:szCs w:val="24"/>
        </w:rPr>
        <w:t xml:space="preserve"> for (A) men and (B) women. Wavelet power values increase from blue to red, with white contour lines indicating the 5% significance level against a white noise spectrum</w:t>
      </w:r>
      <w:r w:rsidR="00D03948" w:rsidRPr="006E585E">
        <w:rPr>
          <w:rFonts w:ascii="Times New Roman" w:hAnsi="Times New Roman"/>
          <w:color w:val="000000" w:themeColor="text1"/>
          <w:sz w:val="24"/>
          <w:szCs w:val="24"/>
        </w:rPr>
        <w:t xml:space="preserve"> (the same age groups would remain significant if significance had been measured against a red noise spectrum)</w:t>
      </w:r>
      <w:r w:rsidR="00934D53">
        <w:rPr>
          <w:rFonts w:ascii="Times New Roman" w:hAnsi="Times New Roman"/>
          <w:color w:val="000000" w:themeColor="text1"/>
          <w:sz w:val="24"/>
          <w:szCs w:val="24"/>
        </w:rPr>
        <w:t>.</w:t>
      </w:r>
      <w:r w:rsidR="00EF6AD5">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The shaded regions at the left and right edge of each box indicate the cone of influence, where spectral analysis is less robust</w:t>
      </w:r>
      <w:r w:rsidR="0036381E" w:rsidRPr="006E585E">
        <w:rPr>
          <w:rFonts w:ascii="Times New Roman" w:hAnsi="Times New Roman"/>
          <w:color w:val="000000" w:themeColor="text1"/>
          <w:sz w:val="24"/>
          <w:szCs w:val="24"/>
        </w:rPr>
        <w:t>.</w:t>
      </w:r>
      <w:ins w:id="21" w:author="Robbie Parks" w:date="2018-01-24T14:43:00Z">
        <w:r w:rsidR="0053237F" w:rsidRPr="006E585E">
          <w:rPr>
            <w:rFonts w:ascii="Times New Roman" w:hAnsi="Times New Roman"/>
            <w:color w:val="000000" w:themeColor="text1"/>
            <w:sz w:val="24"/>
            <w:szCs w:val="24"/>
          </w:rPr>
          <w:t xml:space="preserve"> </w:t>
        </w:r>
      </w:ins>
      <w:r w:rsidR="00AB7395">
        <w:rPr>
          <w:rFonts w:ascii="Times New Roman" w:hAnsi="Times New Roman"/>
          <w:b/>
          <w:color w:val="000000" w:themeColor="text1"/>
          <w:sz w:val="24"/>
          <w:szCs w:val="24"/>
        </w:rPr>
        <w:br w:type="page"/>
      </w:r>
    </w:p>
    <w:p w14:paraId="1E990617" w14:textId="59955ADD" w:rsidR="00AB7395" w:rsidRPr="00A24BBA" w:rsidRDefault="0036381E"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3</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Mean timing of national maximum and minimum all-cause</w:t>
      </w:r>
      <w:r w:rsidR="00DD1C1B" w:rsidRPr="006E585E">
        <w:rPr>
          <w:rFonts w:ascii="Times New Roman" w:hAnsi="Times New Roman"/>
          <w:color w:val="000000" w:themeColor="text1"/>
          <w:sz w:val="24"/>
          <w:szCs w:val="24"/>
        </w:rPr>
        <w:t xml:space="preserve"> and cause-specific</w:t>
      </w:r>
      <w:r w:rsidRPr="006E585E">
        <w:rPr>
          <w:rFonts w:ascii="Times New Roman" w:hAnsi="Times New Roman"/>
          <w:color w:val="000000" w:themeColor="text1"/>
          <w:sz w:val="24"/>
          <w:szCs w:val="24"/>
        </w:rPr>
        <w:t xml:space="preserve"> mortality, by sex and age </w:t>
      </w:r>
      <w:r w:rsidR="009B509E" w:rsidRPr="006E585E">
        <w:rPr>
          <w:rFonts w:ascii="Times New Roman" w:hAnsi="Times New Roman"/>
          <w:color w:val="000000" w:themeColor="text1"/>
          <w:sz w:val="24"/>
          <w:szCs w:val="24"/>
        </w:rPr>
        <w:t>group for 1980</w:t>
      </w:r>
      <w:r w:rsidR="004D2BCA">
        <w:rPr>
          <w:rFonts w:ascii="Times New Roman" w:hAnsi="Times New Roman"/>
          <w:color w:val="000000" w:themeColor="text1"/>
          <w:sz w:val="24"/>
          <w:szCs w:val="24"/>
        </w:rPr>
        <w:t>-2013. Red arrows</w:t>
      </w:r>
      <w:r w:rsidRPr="006E585E">
        <w:rPr>
          <w:rFonts w:ascii="Times New Roman" w:hAnsi="Times New Roman"/>
          <w:color w:val="000000" w:themeColor="text1"/>
          <w:sz w:val="24"/>
          <w:szCs w:val="24"/>
        </w:rPr>
        <w:t xml:space="preserve"> indicate the month of m</w:t>
      </w:r>
      <w:r w:rsidR="004D2BCA">
        <w:rPr>
          <w:rFonts w:ascii="Times New Roman" w:hAnsi="Times New Roman"/>
          <w:color w:val="000000" w:themeColor="text1"/>
          <w:sz w:val="24"/>
          <w:szCs w:val="24"/>
        </w:rPr>
        <w:t>aximum mortality, and green arrows</w:t>
      </w:r>
      <w:r w:rsidRPr="006E585E">
        <w:rPr>
          <w:rFonts w:ascii="Times New Roman" w:hAnsi="Times New Roman"/>
          <w:color w:val="000000" w:themeColor="text1"/>
          <w:sz w:val="24"/>
          <w:szCs w:val="24"/>
        </w:rPr>
        <w:t xml:space="preserve"> that of minimum mortality. </w:t>
      </w:r>
      <w:r w:rsidR="004D2BCA">
        <w:rPr>
          <w:rFonts w:ascii="Times New Roman" w:hAnsi="Times New Roman"/>
          <w:color w:val="000000" w:themeColor="text1"/>
          <w:sz w:val="24"/>
          <w:szCs w:val="24"/>
        </w:rPr>
        <w:t>The size of the arrow is inversely proportional to its respective 95% confidence interval</w:t>
      </w:r>
      <w:r w:rsidRPr="006E585E">
        <w:rPr>
          <w:rFonts w:ascii="Times New Roman" w:hAnsi="Times New Roman"/>
          <w:color w:val="000000" w:themeColor="text1"/>
          <w:sz w:val="24"/>
          <w:szCs w:val="24"/>
        </w:rPr>
        <w:t>. Only age-sex groups with statistically significant 12-month seasonality are included.</w:t>
      </w:r>
      <w:r w:rsidR="00AB7395">
        <w:rPr>
          <w:rFonts w:ascii="Times New Roman" w:hAnsi="Times New Roman"/>
          <w:b/>
          <w:color w:val="000000" w:themeColor="text1"/>
          <w:sz w:val="24"/>
          <w:szCs w:val="24"/>
        </w:rPr>
        <w:br w:type="page"/>
      </w:r>
    </w:p>
    <w:p w14:paraId="6C0EFD26" w14:textId="38892A08" w:rsidR="00AB7395" w:rsidRPr="00A24BBA" w:rsidRDefault="0036381E"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4</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National percent difference in death rates between the maximum and minimum mort</w:t>
      </w:r>
      <w:r w:rsidR="009B509E" w:rsidRPr="006E585E">
        <w:rPr>
          <w:rFonts w:ascii="Times New Roman" w:hAnsi="Times New Roman"/>
          <w:color w:val="000000" w:themeColor="text1"/>
          <w:sz w:val="24"/>
          <w:szCs w:val="24"/>
        </w:rPr>
        <w:t>ality months in 2013 versus 1980</w:t>
      </w:r>
      <w:r w:rsidRPr="006E585E">
        <w:rPr>
          <w:rFonts w:ascii="Times New Roman" w:hAnsi="Times New Roman"/>
          <w:color w:val="000000" w:themeColor="text1"/>
          <w:sz w:val="24"/>
          <w:szCs w:val="24"/>
        </w:rPr>
        <w:t xml:space="preserve"> by sex and age group. </w:t>
      </w:r>
      <w:r w:rsidR="00DD1C1B" w:rsidRPr="006E585E">
        <w:rPr>
          <w:rFonts w:ascii="Times New Roman" w:hAnsi="Times New Roman"/>
          <w:color w:val="000000" w:themeColor="text1"/>
          <w:sz w:val="24"/>
          <w:szCs w:val="24"/>
        </w:rPr>
        <w:t xml:space="preserve">Only age-sex groups with statistically significant 12-month seasonality are included. </w:t>
      </w:r>
      <w:r w:rsidRPr="006E585E">
        <w:rPr>
          <w:rFonts w:ascii="Times New Roman" w:hAnsi="Times New Roman"/>
          <w:color w:val="000000" w:themeColor="text1"/>
          <w:sz w:val="24"/>
          <w:szCs w:val="24"/>
        </w:rPr>
        <w:t xml:space="preserve">Age-sex groups with a statistically significant change at the 5% level are highlighted with a bold </w:t>
      </w:r>
      <w:r w:rsidR="0053237F" w:rsidRPr="006E585E">
        <w:rPr>
          <w:rFonts w:ascii="Times New Roman" w:hAnsi="Times New Roman"/>
          <w:color w:val="000000" w:themeColor="text1"/>
          <w:sz w:val="24"/>
          <w:szCs w:val="24"/>
        </w:rPr>
        <w:t xml:space="preserve">pink </w:t>
      </w:r>
      <w:r w:rsidRPr="006E585E">
        <w:rPr>
          <w:rFonts w:ascii="Times New Roman" w:hAnsi="Times New Roman"/>
          <w:color w:val="000000" w:themeColor="text1"/>
          <w:sz w:val="24"/>
          <w:szCs w:val="24"/>
        </w:rPr>
        <w:t>outline.</w:t>
      </w:r>
      <w:r w:rsidR="00AB7395">
        <w:rPr>
          <w:rFonts w:ascii="Times New Roman" w:hAnsi="Times New Roman"/>
          <w:b/>
          <w:color w:val="000000" w:themeColor="text1"/>
          <w:sz w:val="24"/>
          <w:szCs w:val="24"/>
        </w:rPr>
        <w:br w:type="page"/>
      </w:r>
    </w:p>
    <w:p w14:paraId="163DABAC" w14:textId="54EE7D2C" w:rsidR="00AB7395" w:rsidRPr="00A24BBA" w:rsidRDefault="0036381E" w:rsidP="00A24BBA">
      <w:pPr>
        <w:spacing w:line="480" w:lineRule="auto"/>
        <w:jc w:val="both"/>
      </w:pPr>
      <w:r w:rsidRPr="006E585E">
        <w:rPr>
          <w:rFonts w:ascii="Times New Roman" w:hAnsi="Times New Roman"/>
          <w:b/>
          <w:color w:val="000000" w:themeColor="text1"/>
          <w:sz w:val="24"/>
          <w:szCs w:val="24"/>
        </w:rPr>
        <w:lastRenderedPageBreak/>
        <w:t>Figure 5</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Mean timing of (A) maximum and (B) minimum all-cause mortality, by climate re</w:t>
      </w:r>
      <w:r w:rsidR="009B509E" w:rsidRPr="006E585E">
        <w:rPr>
          <w:rFonts w:ascii="Times New Roman" w:hAnsi="Times New Roman"/>
          <w:color w:val="000000" w:themeColor="text1"/>
          <w:sz w:val="24"/>
          <w:szCs w:val="24"/>
        </w:rPr>
        <w:t>gion, sex and age group for 1980</w:t>
      </w:r>
      <w:r w:rsidRPr="006E585E">
        <w:rPr>
          <w:rFonts w:ascii="Times New Roman" w:hAnsi="Times New Roman"/>
          <w:color w:val="000000" w:themeColor="text1"/>
          <w:sz w:val="24"/>
          <w:szCs w:val="24"/>
        </w:rPr>
        <w:t>-2013. Only age-sex groups with significant 12-month seasonality in the national analysis are included. Average temperatures (in degrees Celsius) are included in white for the corresponding month of maximum and minimum mortality for each climate region.</w:t>
      </w:r>
      <w:r w:rsidR="00325E17" w:rsidRPr="006E585E">
        <w:rPr>
          <w:rFonts w:ascii="Times New Roman" w:hAnsi="Times New Roman"/>
          <w:color w:val="000000" w:themeColor="text1"/>
          <w:sz w:val="24"/>
          <w:szCs w:val="24"/>
        </w:rPr>
        <w:t xml:space="preserve"> </w:t>
      </w:r>
      <w:r w:rsidR="0053237F" w:rsidRPr="006E585E">
        <w:rPr>
          <w:rFonts w:ascii="Times New Roman" w:hAnsi="Times New Roman"/>
          <w:color w:val="000000" w:themeColor="text1"/>
          <w:sz w:val="24"/>
          <w:szCs w:val="24"/>
        </w:rPr>
        <w:t>See Figure S</w:t>
      </w:r>
      <w:r w:rsidR="00FA2B3B">
        <w:rPr>
          <w:rFonts w:ascii="Times New Roman" w:hAnsi="Times New Roman"/>
          <w:color w:val="000000" w:themeColor="text1"/>
          <w:sz w:val="24"/>
          <w:szCs w:val="24"/>
        </w:rPr>
        <w:t>1</w:t>
      </w:r>
      <w:r w:rsidR="0053237F" w:rsidRPr="006E585E">
        <w:rPr>
          <w:rFonts w:ascii="Times New Roman" w:hAnsi="Times New Roman"/>
          <w:color w:val="000000" w:themeColor="text1"/>
          <w:sz w:val="24"/>
          <w:szCs w:val="24"/>
        </w:rPr>
        <w:t xml:space="preserve"> for results by cause of death.</w:t>
      </w:r>
      <w:r w:rsidR="00AB7395">
        <w:rPr>
          <w:rFonts w:ascii="Times New Roman" w:hAnsi="Times New Roman"/>
          <w:b/>
          <w:color w:val="000000" w:themeColor="text1"/>
          <w:sz w:val="24"/>
          <w:szCs w:val="24"/>
        </w:rPr>
        <w:br w:type="page"/>
      </w:r>
    </w:p>
    <w:p w14:paraId="448A4DE3" w14:textId="2DD07E91" w:rsidR="00AB7395" w:rsidRPr="00A24BBA" w:rsidRDefault="0036381E" w:rsidP="00A24BBA">
      <w:pPr>
        <w:spacing w:after="0" w:line="480" w:lineRule="auto"/>
        <w:jc w:val="both"/>
        <w:outlineLvl w:val="0"/>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6</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The relationship between percent difference in death rates and temperature difference between months </w:t>
      </w:r>
      <w:r w:rsidR="0038389B" w:rsidRPr="006E585E">
        <w:rPr>
          <w:rFonts w:ascii="Times New Roman" w:hAnsi="Times New Roman"/>
          <w:color w:val="000000" w:themeColor="text1"/>
          <w:sz w:val="24"/>
          <w:szCs w:val="24"/>
        </w:rPr>
        <w:t>with maximum and minimum mortality</w:t>
      </w:r>
      <w:r w:rsidRPr="006E585E">
        <w:rPr>
          <w:rFonts w:ascii="Times New Roman" w:hAnsi="Times New Roman"/>
          <w:color w:val="000000" w:themeColor="text1"/>
          <w:sz w:val="24"/>
          <w:szCs w:val="24"/>
        </w:rPr>
        <w:t xml:space="preserve"> across climate regions, by sex and age group in 2013. Only age-sex groups with significant 12-month seasonality in the national analysis are included.</w:t>
      </w:r>
      <w:r w:rsidR="00AB7395">
        <w:rPr>
          <w:rFonts w:ascii="Times New Roman" w:hAnsi="Times New Roman"/>
          <w:b/>
          <w:sz w:val="24"/>
          <w:szCs w:val="24"/>
        </w:rPr>
        <w:br w:type="page"/>
      </w:r>
    </w:p>
    <w:p w14:paraId="3BCDA78D" w14:textId="161801D6" w:rsidR="00F44160" w:rsidRPr="00A24BBA" w:rsidRDefault="0053237F" w:rsidP="00A24BBA">
      <w:pPr>
        <w:spacing w:after="0" w:line="480" w:lineRule="auto"/>
        <w:jc w:val="both"/>
        <w:rPr>
          <w:b/>
        </w:rPr>
      </w:pPr>
      <w:r w:rsidRPr="007E031A">
        <w:rPr>
          <w:rFonts w:ascii="Times New Roman" w:hAnsi="Times New Roman"/>
          <w:b/>
          <w:sz w:val="24"/>
          <w:szCs w:val="24"/>
        </w:rPr>
        <w:lastRenderedPageBreak/>
        <w:t>Figure S</w:t>
      </w:r>
      <w:r w:rsidR="004B374F" w:rsidRPr="007E031A">
        <w:rPr>
          <w:rFonts w:ascii="Times New Roman" w:hAnsi="Times New Roman"/>
          <w:b/>
          <w:sz w:val="24"/>
          <w:szCs w:val="24"/>
        </w:rPr>
        <w:t>1</w:t>
      </w:r>
      <w:r w:rsidRPr="007E031A">
        <w:rPr>
          <w:rFonts w:ascii="Times New Roman" w:hAnsi="Times New Roman"/>
          <w:b/>
          <w:sz w:val="24"/>
          <w:szCs w:val="24"/>
        </w:rPr>
        <w:t>:</w:t>
      </w:r>
      <w:r w:rsidRPr="00934D53">
        <w:rPr>
          <w:rFonts w:ascii="Times New Roman" w:hAnsi="Times New Roman"/>
          <w:b/>
        </w:rPr>
        <w:t xml:space="preserve"> </w:t>
      </w:r>
      <w:r w:rsidRPr="00934D53">
        <w:rPr>
          <w:rFonts w:ascii="Times New Roman" w:hAnsi="Times New Roman"/>
          <w:color w:val="000000" w:themeColor="text1"/>
          <w:sz w:val="24"/>
          <w:szCs w:val="24"/>
        </w:rPr>
        <w:t>Mean timing of (A) maximum and (B) minimum cause-specific mortality, by climate region, sex and age group for 1980-2013. Only age-sex groups with significant 12-month seasonality in the national analysis are included. Average temperatures (in degrees Celsius) are included</w:t>
      </w:r>
      <w:r w:rsidRPr="006E585E">
        <w:rPr>
          <w:rFonts w:ascii="Times New Roman" w:hAnsi="Times New Roman"/>
          <w:color w:val="000000" w:themeColor="text1"/>
          <w:sz w:val="24"/>
          <w:szCs w:val="24"/>
        </w:rPr>
        <w:t xml:space="preserve"> in white for the corresponding month of maximum and</w:t>
      </w:r>
      <w:r w:rsidR="00D038DF">
        <w:rPr>
          <w:rFonts w:ascii="Times New Roman" w:hAnsi="Times New Roman"/>
          <w:color w:val="000000" w:themeColor="text1"/>
          <w:sz w:val="24"/>
          <w:szCs w:val="24"/>
        </w:rPr>
        <w:t xml:space="preserve"> </w:t>
      </w:r>
      <w:r w:rsidR="00D038DF" w:rsidRPr="006E585E">
        <w:rPr>
          <w:rFonts w:ascii="Times New Roman" w:hAnsi="Times New Roman"/>
          <w:color w:val="000000" w:themeColor="text1"/>
          <w:sz w:val="24"/>
          <w:szCs w:val="24"/>
        </w:rPr>
        <w:t>mortality for each climate region.</w:t>
      </w:r>
    </w:p>
    <w:sectPr w:rsidR="00F44160" w:rsidRPr="00A24BBA" w:rsidSect="00E41E51">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188EF0" w14:textId="77777777" w:rsidR="009F4870" w:rsidRDefault="009F4870">
      <w:pPr>
        <w:spacing w:after="0" w:line="240" w:lineRule="auto"/>
      </w:pPr>
      <w:r>
        <w:separator/>
      </w:r>
    </w:p>
  </w:endnote>
  <w:endnote w:type="continuationSeparator" w:id="0">
    <w:p w14:paraId="6AA5EEFA" w14:textId="77777777" w:rsidR="009F4870" w:rsidRDefault="009F4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125D1" w:rsidRDefault="00C125D1"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25A47E2"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34465">
      <w:rPr>
        <w:rStyle w:val="PageNumber"/>
        <w:noProof/>
      </w:rPr>
      <w:t>8</w:t>
    </w:r>
    <w:r>
      <w:rPr>
        <w:rStyle w:val="PageNumber"/>
      </w:rPr>
      <w:fldChar w:fldCharType="end"/>
    </w:r>
  </w:p>
  <w:p w14:paraId="3F8F309C" w14:textId="77777777" w:rsidR="00C125D1" w:rsidRDefault="00C125D1"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E46736" w14:textId="77777777" w:rsidR="009F4870" w:rsidRDefault="009F4870">
      <w:pPr>
        <w:spacing w:after="0" w:line="240" w:lineRule="auto"/>
      </w:pPr>
      <w:r>
        <w:separator/>
      </w:r>
    </w:p>
  </w:footnote>
  <w:footnote w:type="continuationSeparator" w:id="0">
    <w:p w14:paraId="41650549" w14:textId="77777777" w:rsidR="009F4870" w:rsidRDefault="009F487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2568"/>
    <w:rsid w:val="000156AA"/>
    <w:rsid w:val="00016C20"/>
    <w:rsid w:val="000171E9"/>
    <w:rsid w:val="000210D1"/>
    <w:rsid w:val="0002552E"/>
    <w:rsid w:val="00033C40"/>
    <w:rsid w:val="00035017"/>
    <w:rsid w:val="0003657E"/>
    <w:rsid w:val="00037CC3"/>
    <w:rsid w:val="00040FE5"/>
    <w:rsid w:val="0004316E"/>
    <w:rsid w:val="00047456"/>
    <w:rsid w:val="00050A3D"/>
    <w:rsid w:val="000559D5"/>
    <w:rsid w:val="00057B55"/>
    <w:rsid w:val="0006004E"/>
    <w:rsid w:val="00061E82"/>
    <w:rsid w:val="00066C53"/>
    <w:rsid w:val="00070EF4"/>
    <w:rsid w:val="000711BB"/>
    <w:rsid w:val="00071653"/>
    <w:rsid w:val="00072F64"/>
    <w:rsid w:val="000826AA"/>
    <w:rsid w:val="0008315C"/>
    <w:rsid w:val="00084F55"/>
    <w:rsid w:val="000855D2"/>
    <w:rsid w:val="0009224B"/>
    <w:rsid w:val="000A0AFB"/>
    <w:rsid w:val="000A0CBB"/>
    <w:rsid w:val="000B0D4A"/>
    <w:rsid w:val="000B343F"/>
    <w:rsid w:val="000B49C7"/>
    <w:rsid w:val="000B6495"/>
    <w:rsid w:val="000B7625"/>
    <w:rsid w:val="000C19A1"/>
    <w:rsid w:val="000C6C91"/>
    <w:rsid w:val="000C6ED9"/>
    <w:rsid w:val="000C7277"/>
    <w:rsid w:val="000E0177"/>
    <w:rsid w:val="000E19E2"/>
    <w:rsid w:val="000E1B1B"/>
    <w:rsid w:val="000E2CF4"/>
    <w:rsid w:val="000E3486"/>
    <w:rsid w:val="000E3A7A"/>
    <w:rsid w:val="000E5F6C"/>
    <w:rsid w:val="000E6B25"/>
    <w:rsid w:val="000E7E2F"/>
    <w:rsid w:val="000F58BA"/>
    <w:rsid w:val="000F5E5D"/>
    <w:rsid w:val="00101D00"/>
    <w:rsid w:val="00103132"/>
    <w:rsid w:val="001073C5"/>
    <w:rsid w:val="00111621"/>
    <w:rsid w:val="00115046"/>
    <w:rsid w:val="00115F35"/>
    <w:rsid w:val="001163FE"/>
    <w:rsid w:val="00131404"/>
    <w:rsid w:val="00132C6C"/>
    <w:rsid w:val="00133606"/>
    <w:rsid w:val="00142A44"/>
    <w:rsid w:val="001435DE"/>
    <w:rsid w:val="00143F59"/>
    <w:rsid w:val="0015398F"/>
    <w:rsid w:val="00156FC7"/>
    <w:rsid w:val="00161E98"/>
    <w:rsid w:val="0016206E"/>
    <w:rsid w:val="00180945"/>
    <w:rsid w:val="0019228F"/>
    <w:rsid w:val="001925D8"/>
    <w:rsid w:val="0019272E"/>
    <w:rsid w:val="00196C4A"/>
    <w:rsid w:val="001A017E"/>
    <w:rsid w:val="001A0673"/>
    <w:rsid w:val="001A0CB6"/>
    <w:rsid w:val="001A1F00"/>
    <w:rsid w:val="001A3870"/>
    <w:rsid w:val="001A477E"/>
    <w:rsid w:val="001A5AD8"/>
    <w:rsid w:val="001A6909"/>
    <w:rsid w:val="001A7900"/>
    <w:rsid w:val="001A7DC8"/>
    <w:rsid w:val="001B23D1"/>
    <w:rsid w:val="001B3247"/>
    <w:rsid w:val="001B44B8"/>
    <w:rsid w:val="001C0102"/>
    <w:rsid w:val="001C049B"/>
    <w:rsid w:val="001C2F97"/>
    <w:rsid w:val="001C3C8D"/>
    <w:rsid w:val="001C613C"/>
    <w:rsid w:val="001C6F5C"/>
    <w:rsid w:val="001D0F84"/>
    <w:rsid w:val="001D36DD"/>
    <w:rsid w:val="001D78FC"/>
    <w:rsid w:val="001D7BA9"/>
    <w:rsid w:val="001E4AF8"/>
    <w:rsid w:val="001F0FFF"/>
    <w:rsid w:val="001F3D58"/>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48C8"/>
    <w:rsid w:val="002662B1"/>
    <w:rsid w:val="00271614"/>
    <w:rsid w:val="002734E8"/>
    <w:rsid w:val="00283502"/>
    <w:rsid w:val="0029208D"/>
    <w:rsid w:val="002931FC"/>
    <w:rsid w:val="002946F4"/>
    <w:rsid w:val="00296101"/>
    <w:rsid w:val="00296A5E"/>
    <w:rsid w:val="002A4569"/>
    <w:rsid w:val="002A4A3A"/>
    <w:rsid w:val="002B5E66"/>
    <w:rsid w:val="002C33D5"/>
    <w:rsid w:val="002D0212"/>
    <w:rsid w:val="002D1F5C"/>
    <w:rsid w:val="002D5F29"/>
    <w:rsid w:val="002E0DC3"/>
    <w:rsid w:val="002F0EE2"/>
    <w:rsid w:val="002F2133"/>
    <w:rsid w:val="002F4DC5"/>
    <w:rsid w:val="002F6B9A"/>
    <w:rsid w:val="00306685"/>
    <w:rsid w:val="00310C35"/>
    <w:rsid w:val="003110FD"/>
    <w:rsid w:val="00320003"/>
    <w:rsid w:val="003206D2"/>
    <w:rsid w:val="0032227A"/>
    <w:rsid w:val="00325BCE"/>
    <w:rsid w:val="00325E17"/>
    <w:rsid w:val="00332CF8"/>
    <w:rsid w:val="003339E3"/>
    <w:rsid w:val="0033413A"/>
    <w:rsid w:val="003377A4"/>
    <w:rsid w:val="003406C1"/>
    <w:rsid w:val="00341373"/>
    <w:rsid w:val="003453DE"/>
    <w:rsid w:val="00346839"/>
    <w:rsid w:val="00346CE7"/>
    <w:rsid w:val="00353A6E"/>
    <w:rsid w:val="0035630E"/>
    <w:rsid w:val="003572E4"/>
    <w:rsid w:val="00357AC1"/>
    <w:rsid w:val="00362019"/>
    <w:rsid w:val="0036381E"/>
    <w:rsid w:val="00373FD7"/>
    <w:rsid w:val="0038389B"/>
    <w:rsid w:val="00384D1E"/>
    <w:rsid w:val="00385CAD"/>
    <w:rsid w:val="00386081"/>
    <w:rsid w:val="00387B37"/>
    <w:rsid w:val="0039751B"/>
    <w:rsid w:val="003A23C3"/>
    <w:rsid w:val="003A3A3F"/>
    <w:rsid w:val="003B0DF1"/>
    <w:rsid w:val="003B214A"/>
    <w:rsid w:val="003B2BCB"/>
    <w:rsid w:val="003B5AA4"/>
    <w:rsid w:val="003C153C"/>
    <w:rsid w:val="003D394A"/>
    <w:rsid w:val="003D6587"/>
    <w:rsid w:val="003E1F81"/>
    <w:rsid w:val="003E213C"/>
    <w:rsid w:val="003E6E8C"/>
    <w:rsid w:val="003F22B3"/>
    <w:rsid w:val="003F5EC1"/>
    <w:rsid w:val="00400938"/>
    <w:rsid w:val="004018CB"/>
    <w:rsid w:val="00402D6F"/>
    <w:rsid w:val="0040449F"/>
    <w:rsid w:val="004055C0"/>
    <w:rsid w:val="004116D2"/>
    <w:rsid w:val="00413B5E"/>
    <w:rsid w:val="00415980"/>
    <w:rsid w:val="00421068"/>
    <w:rsid w:val="00421105"/>
    <w:rsid w:val="0042218D"/>
    <w:rsid w:val="004243A2"/>
    <w:rsid w:val="004258D7"/>
    <w:rsid w:val="004273F1"/>
    <w:rsid w:val="00433EDB"/>
    <w:rsid w:val="004344EB"/>
    <w:rsid w:val="00440599"/>
    <w:rsid w:val="00441B14"/>
    <w:rsid w:val="00442BEF"/>
    <w:rsid w:val="004475C0"/>
    <w:rsid w:val="0044771A"/>
    <w:rsid w:val="004508FE"/>
    <w:rsid w:val="00455623"/>
    <w:rsid w:val="00456632"/>
    <w:rsid w:val="004566E5"/>
    <w:rsid w:val="00457A51"/>
    <w:rsid w:val="0046173B"/>
    <w:rsid w:val="00464C54"/>
    <w:rsid w:val="00465E33"/>
    <w:rsid w:val="00466D5F"/>
    <w:rsid w:val="004717CE"/>
    <w:rsid w:val="00474BAB"/>
    <w:rsid w:val="00475674"/>
    <w:rsid w:val="0047597D"/>
    <w:rsid w:val="00476FC9"/>
    <w:rsid w:val="004817FA"/>
    <w:rsid w:val="004873B6"/>
    <w:rsid w:val="00487E60"/>
    <w:rsid w:val="004A5074"/>
    <w:rsid w:val="004A5369"/>
    <w:rsid w:val="004B1D5A"/>
    <w:rsid w:val="004B1D6B"/>
    <w:rsid w:val="004B374F"/>
    <w:rsid w:val="004B3808"/>
    <w:rsid w:val="004B3A3B"/>
    <w:rsid w:val="004B4A30"/>
    <w:rsid w:val="004C1040"/>
    <w:rsid w:val="004C2CEE"/>
    <w:rsid w:val="004C3449"/>
    <w:rsid w:val="004C4C80"/>
    <w:rsid w:val="004C546E"/>
    <w:rsid w:val="004D0817"/>
    <w:rsid w:val="004D273F"/>
    <w:rsid w:val="004D2BCA"/>
    <w:rsid w:val="004D6279"/>
    <w:rsid w:val="004E008C"/>
    <w:rsid w:val="004E461D"/>
    <w:rsid w:val="004E69CB"/>
    <w:rsid w:val="004E72FD"/>
    <w:rsid w:val="004E75ED"/>
    <w:rsid w:val="004F1CE2"/>
    <w:rsid w:val="004F2FDD"/>
    <w:rsid w:val="004F404D"/>
    <w:rsid w:val="004F60F9"/>
    <w:rsid w:val="004F7FD8"/>
    <w:rsid w:val="005028B3"/>
    <w:rsid w:val="00504124"/>
    <w:rsid w:val="00506AF4"/>
    <w:rsid w:val="0051013D"/>
    <w:rsid w:val="00511306"/>
    <w:rsid w:val="005130C5"/>
    <w:rsid w:val="0053029A"/>
    <w:rsid w:val="0053237F"/>
    <w:rsid w:val="00541914"/>
    <w:rsid w:val="005450E2"/>
    <w:rsid w:val="00545E92"/>
    <w:rsid w:val="00555DCE"/>
    <w:rsid w:val="005604F3"/>
    <w:rsid w:val="005612F0"/>
    <w:rsid w:val="0056316D"/>
    <w:rsid w:val="00565921"/>
    <w:rsid w:val="00565B41"/>
    <w:rsid w:val="00567BA7"/>
    <w:rsid w:val="005773A8"/>
    <w:rsid w:val="00577BB1"/>
    <w:rsid w:val="00577D56"/>
    <w:rsid w:val="00577DE0"/>
    <w:rsid w:val="005866BD"/>
    <w:rsid w:val="00590032"/>
    <w:rsid w:val="005902F2"/>
    <w:rsid w:val="00592119"/>
    <w:rsid w:val="00592638"/>
    <w:rsid w:val="00592BE6"/>
    <w:rsid w:val="0059341A"/>
    <w:rsid w:val="00593EAA"/>
    <w:rsid w:val="005A76F0"/>
    <w:rsid w:val="005B03DF"/>
    <w:rsid w:val="005B5156"/>
    <w:rsid w:val="005B6397"/>
    <w:rsid w:val="005B67C9"/>
    <w:rsid w:val="005B7C1A"/>
    <w:rsid w:val="005C2851"/>
    <w:rsid w:val="005D22AA"/>
    <w:rsid w:val="005F06A5"/>
    <w:rsid w:val="005F0F34"/>
    <w:rsid w:val="005F1013"/>
    <w:rsid w:val="005F50AC"/>
    <w:rsid w:val="00601585"/>
    <w:rsid w:val="00602D21"/>
    <w:rsid w:val="00604288"/>
    <w:rsid w:val="00604A42"/>
    <w:rsid w:val="006112BC"/>
    <w:rsid w:val="00611ED8"/>
    <w:rsid w:val="006124E6"/>
    <w:rsid w:val="00617238"/>
    <w:rsid w:val="0062759F"/>
    <w:rsid w:val="00635195"/>
    <w:rsid w:val="006412F8"/>
    <w:rsid w:val="00641AF0"/>
    <w:rsid w:val="00643A32"/>
    <w:rsid w:val="006441C9"/>
    <w:rsid w:val="006445F8"/>
    <w:rsid w:val="00650609"/>
    <w:rsid w:val="00652AC7"/>
    <w:rsid w:val="00654669"/>
    <w:rsid w:val="00656CF3"/>
    <w:rsid w:val="006630ED"/>
    <w:rsid w:val="006633AD"/>
    <w:rsid w:val="00665B8F"/>
    <w:rsid w:val="00673416"/>
    <w:rsid w:val="0067689E"/>
    <w:rsid w:val="006825A7"/>
    <w:rsid w:val="00690402"/>
    <w:rsid w:val="006934E5"/>
    <w:rsid w:val="006939C1"/>
    <w:rsid w:val="006959B5"/>
    <w:rsid w:val="00696DE7"/>
    <w:rsid w:val="00697F11"/>
    <w:rsid w:val="006A5B04"/>
    <w:rsid w:val="006A677D"/>
    <w:rsid w:val="006B277C"/>
    <w:rsid w:val="006B2CBD"/>
    <w:rsid w:val="006B3776"/>
    <w:rsid w:val="006B4F92"/>
    <w:rsid w:val="006B55AC"/>
    <w:rsid w:val="006C147D"/>
    <w:rsid w:val="006C41B5"/>
    <w:rsid w:val="006C50E6"/>
    <w:rsid w:val="006D0249"/>
    <w:rsid w:val="006D5AA9"/>
    <w:rsid w:val="006D68AA"/>
    <w:rsid w:val="006D6F45"/>
    <w:rsid w:val="006E0E6B"/>
    <w:rsid w:val="006E202B"/>
    <w:rsid w:val="006E3DFC"/>
    <w:rsid w:val="006E585E"/>
    <w:rsid w:val="006E5AD1"/>
    <w:rsid w:val="006E6E0D"/>
    <w:rsid w:val="006E70EA"/>
    <w:rsid w:val="006E7853"/>
    <w:rsid w:val="006F25A2"/>
    <w:rsid w:val="006F348A"/>
    <w:rsid w:val="006F382C"/>
    <w:rsid w:val="006F4CA6"/>
    <w:rsid w:val="006F59ED"/>
    <w:rsid w:val="006F78C7"/>
    <w:rsid w:val="00702978"/>
    <w:rsid w:val="00704498"/>
    <w:rsid w:val="00704ACF"/>
    <w:rsid w:val="00706154"/>
    <w:rsid w:val="00707E3F"/>
    <w:rsid w:val="00712E39"/>
    <w:rsid w:val="0071406C"/>
    <w:rsid w:val="00715F58"/>
    <w:rsid w:val="00716D2A"/>
    <w:rsid w:val="0072142C"/>
    <w:rsid w:val="00725C10"/>
    <w:rsid w:val="0073479E"/>
    <w:rsid w:val="00734FDB"/>
    <w:rsid w:val="00744393"/>
    <w:rsid w:val="007471B0"/>
    <w:rsid w:val="0075546D"/>
    <w:rsid w:val="00763760"/>
    <w:rsid w:val="00765400"/>
    <w:rsid w:val="007657EB"/>
    <w:rsid w:val="00766A54"/>
    <w:rsid w:val="00766E22"/>
    <w:rsid w:val="007671B3"/>
    <w:rsid w:val="0076751F"/>
    <w:rsid w:val="00771AD0"/>
    <w:rsid w:val="00772531"/>
    <w:rsid w:val="00773692"/>
    <w:rsid w:val="00780D25"/>
    <w:rsid w:val="0078487A"/>
    <w:rsid w:val="007852FE"/>
    <w:rsid w:val="00786AD0"/>
    <w:rsid w:val="0079291D"/>
    <w:rsid w:val="00795E96"/>
    <w:rsid w:val="007A61E2"/>
    <w:rsid w:val="007B3AFF"/>
    <w:rsid w:val="007B3CD8"/>
    <w:rsid w:val="007B7B7F"/>
    <w:rsid w:val="007E021F"/>
    <w:rsid w:val="007E031A"/>
    <w:rsid w:val="007E13E7"/>
    <w:rsid w:val="007E30DC"/>
    <w:rsid w:val="007F05EF"/>
    <w:rsid w:val="007F1359"/>
    <w:rsid w:val="007F2345"/>
    <w:rsid w:val="007F2E1E"/>
    <w:rsid w:val="007F54F2"/>
    <w:rsid w:val="00800663"/>
    <w:rsid w:val="008016FA"/>
    <w:rsid w:val="00802C27"/>
    <w:rsid w:val="008038BB"/>
    <w:rsid w:val="00803D84"/>
    <w:rsid w:val="008174C7"/>
    <w:rsid w:val="00820615"/>
    <w:rsid w:val="00841B48"/>
    <w:rsid w:val="00843A73"/>
    <w:rsid w:val="00845970"/>
    <w:rsid w:val="008510DB"/>
    <w:rsid w:val="00852228"/>
    <w:rsid w:val="00856C5D"/>
    <w:rsid w:val="0086062E"/>
    <w:rsid w:val="00860CFB"/>
    <w:rsid w:val="008662AD"/>
    <w:rsid w:val="008669E9"/>
    <w:rsid w:val="00874C67"/>
    <w:rsid w:val="00880190"/>
    <w:rsid w:val="008807C6"/>
    <w:rsid w:val="00881129"/>
    <w:rsid w:val="008829B0"/>
    <w:rsid w:val="00885D24"/>
    <w:rsid w:val="008A287F"/>
    <w:rsid w:val="008A6465"/>
    <w:rsid w:val="008A6C6B"/>
    <w:rsid w:val="008B54BC"/>
    <w:rsid w:val="008B7DDD"/>
    <w:rsid w:val="008C4931"/>
    <w:rsid w:val="008C4B74"/>
    <w:rsid w:val="008D16D9"/>
    <w:rsid w:val="008D6B6B"/>
    <w:rsid w:val="008D7ED7"/>
    <w:rsid w:val="008E4728"/>
    <w:rsid w:val="008F16FF"/>
    <w:rsid w:val="00907632"/>
    <w:rsid w:val="00910BC9"/>
    <w:rsid w:val="00911EE8"/>
    <w:rsid w:val="009134D8"/>
    <w:rsid w:val="00922A69"/>
    <w:rsid w:val="00925FBE"/>
    <w:rsid w:val="00932BD5"/>
    <w:rsid w:val="00934D53"/>
    <w:rsid w:val="00935167"/>
    <w:rsid w:val="00937AF1"/>
    <w:rsid w:val="00943F5B"/>
    <w:rsid w:val="009509FF"/>
    <w:rsid w:val="009546CB"/>
    <w:rsid w:val="00963B19"/>
    <w:rsid w:val="00964975"/>
    <w:rsid w:val="00971022"/>
    <w:rsid w:val="009715E6"/>
    <w:rsid w:val="009725F7"/>
    <w:rsid w:val="00973308"/>
    <w:rsid w:val="0098603C"/>
    <w:rsid w:val="00986A66"/>
    <w:rsid w:val="00987583"/>
    <w:rsid w:val="00992E34"/>
    <w:rsid w:val="009A1890"/>
    <w:rsid w:val="009A475F"/>
    <w:rsid w:val="009A75F1"/>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E5196"/>
    <w:rsid w:val="009F3128"/>
    <w:rsid w:val="009F377D"/>
    <w:rsid w:val="009F4870"/>
    <w:rsid w:val="00A01E9E"/>
    <w:rsid w:val="00A0361C"/>
    <w:rsid w:val="00A04968"/>
    <w:rsid w:val="00A10491"/>
    <w:rsid w:val="00A17972"/>
    <w:rsid w:val="00A17E6D"/>
    <w:rsid w:val="00A21338"/>
    <w:rsid w:val="00A22028"/>
    <w:rsid w:val="00A24BBA"/>
    <w:rsid w:val="00A252DB"/>
    <w:rsid w:val="00A256A5"/>
    <w:rsid w:val="00A25BFD"/>
    <w:rsid w:val="00A27056"/>
    <w:rsid w:val="00A35211"/>
    <w:rsid w:val="00A43C02"/>
    <w:rsid w:val="00A4520B"/>
    <w:rsid w:val="00A509B8"/>
    <w:rsid w:val="00A53CD7"/>
    <w:rsid w:val="00A54142"/>
    <w:rsid w:val="00A55A47"/>
    <w:rsid w:val="00A56493"/>
    <w:rsid w:val="00A57D16"/>
    <w:rsid w:val="00A6117A"/>
    <w:rsid w:val="00A62D0E"/>
    <w:rsid w:val="00A718C6"/>
    <w:rsid w:val="00A72C90"/>
    <w:rsid w:val="00A73337"/>
    <w:rsid w:val="00A740DA"/>
    <w:rsid w:val="00A76EC0"/>
    <w:rsid w:val="00A76F66"/>
    <w:rsid w:val="00A77996"/>
    <w:rsid w:val="00A80B45"/>
    <w:rsid w:val="00A817BA"/>
    <w:rsid w:val="00A8195E"/>
    <w:rsid w:val="00A8345C"/>
    <w:rsid w:val="00A87A63"/>
    <w:rsid w:val="00A87EFB"/>
    <w:rsid w:val="00A90A4A"/>
    <w:rsid w:val="00AA0329"/>
    <w:rsid w:val="00AA1780"/>
    <w:rsid w:val="00AA22F0"/>
    <w:rsid w:val="00AA2F95"/>
    <w:rsid w:val="00AA30BB"/>
    <w:rsid w:val="00AA3B09"/>
    <w:rsid w:val="00AA5EC2"/>
    <w:rsid w:val="00AB3E0F"/>
    <w:rsid w:val="00AB4FD9"/>
    <w:rsid w:val="00AB66EA"/>
    <w:rsid w:val="00AB7395"/>
    <w:rsid w:val="00AC3981"/>
    <w:rsid w:val="00AC49BC"/>
    <w:rsid w:val="00AC5BF7"/>
    <w:rsid w:val="00AC6A7C"/>
    <w:rsid w:val="00AD2DD2"/>
    <w:rsid w:val="00AE341C"/>
    <w:rsid w:val="00AE56C4"/>
    <w:rsid w:val="00AE6A16"/>
    <w:rsid w:val="00AF44BC"/>
    <w:rsid w:val="00AF552B"/>
    <w:rsid w:val="00AF5E8C"/>
    <w:rsid w:val="00B025C4"/>
    <w:rsid w:val="00B11556"/>
    <w:rsid w:val="00B128A3"/>
    <w:rsid w:val="00B204AC"/>
    <w:rsid w:val="00B233D4"/>
    <w:rsid w:val="00B23634"/>
    <w:rsid w:val="00B27741"/>
    <w:rsid w:val="00B304B4"/>
    <w:rsid w:val="00B305D2"/>
    <w:rsid w:val="00B31D5F"/>
    <w:rsid w:val="00B3504F"/>
    <w:rsid w:val="00B35118"/>
    <w:rsid w:val="00B35C46"/>
    <w:rsid w:val="00B368B6"/>
    <w:rsid w:val="00B41144"/>
    <w:rsid w:val="00B45F2D"/>
    <w:rsid w:val="00B461EC"/>
    <w:rsid w:val="00B46AD5"/>
    <w:rsid w:val="00B51B1A"/>
    <w:rsid w:val="00B539D8"/>
    <w:rsid w:val="00B62D3F"/>
    <w:rsid w:val="00B66775"/>
    <w:rsid w:val="00B66895"/>
    <w:rsid w:val="00B67C7C"/>
    <w:rsid w:val="00B70782"/>
    <w:rsid w:val="00B7166D"/>
    <w:rsid w:val="00B85B28"/>
    <w:rsid w:val="00B86D7A"/>
    <w:rsid w:val="00B91368"/>
    <w:rsid w:val="00B91584"/>
    <w:rsid w:val="00BA01B0"/>
    <w:rsid w:val="00BB36A2"/>
    <w:rsid w:val="00BB4B3A"/>
    <w:rsid w:val="00BB5047"/>
    <w:rsid w:val="00BB5F35"/>
    <w:rsid w:val="00BB6B7A"/>
    <w:rsid w:val="00BB6E7F"/>
    <w:rsid w:val="00BB739D"/>
    <w:rsid w:val="00BC06EB"/>
    <w:rsid w:val="00BC242F"/>
    <w:rsid w:val="00BC655C"/>
    <w:rsid w:val="00BD3722"/>
    <w:rsid w:val="00BD7179"/>
    <w:rsid w:val="00BE13F4"/>
    <w:rsid w:val="00BE50E6"/>
    <w:rsid w:val="00BE5840"/>
    <w:rsid w:val="00BE6766"/>
    <w:rsid w:val="00BE6A78"/>
    <w:rsid w:val="00BE7C5B"/>
    <w:rsid w:val="00BF3FD9"/>
    <w:rsid w:val="00C02149"/>
    <w:rsid w:val="00C04B90"/>
    <w:rsid w:val="00C0501F"/>
    <w:rsid w:val="00C125D1"/>
    <w:rsid w:val="00C13D9B"/>
    <w:rsid w:val="00C14611"/>
    <w:rsid w:val="00C1470A"/>
    <w:rsid w:val="00C163B5"/>
    <w:rsid w:val="00C16C83"/>
    <w:rsid w:val="00C23D9A"/>
    <w:rsid w:val="00C24822"/>
    <w:rsid w:val="00C25541"/>
    <w:rsid w:val="00C25CEC"/>
    <w:rsid w:val="00C33FFB"/>
    <w:rsid w:val="00C37144"/>
    <w:rsid w:val="00C4447B"/>
    <w:rsid w:val="00C52535"/>
    <w:rsid w:val="00C56688"/>
    <w:rsid w:val="00C57CDC"/>
    <w:rsid w:val="00C60D59"/>
    <w:rsid w:val="00C62D73"/>
    <w:rsid w:val="00C62D97"/>
    <w:rsid w:val="00C641C2"/>
    <w:rsid w:val="00C646B4"/>
    <w:rsid w:val="00C72ADA"/>
    <w:rsid w:val="00C77FA7"/>
    <w:rsid w:val="00C80B03"/>
    <w:rsid w:val="00C846EA"/>
    <w:rsid w:val="00C86A4C"/>
    <w:rsid w:val="00C9555C"/>
    <w:rsid w:val="00CA6179"/>
    <w:rsid w:val="00CB331E"/>
    <w:rsid w:val="00CB4CD7"/>
    <w:rsid w:val="00CB57D1"/>
    <w:rsid w:val="00CC4896"/>
    <w:rsid w:val="00CE1DCB"/>
    <w:rsid w:val="00CE3E2E"/>
    <w:rsid w:val="00CE56F0"/>
    <w:rsid w:val="00CF138F"/>
    <w:rsid w:val="00CF318B"/>
    <w:rsid w:val="00CF5F29"/>
    <w:rsid w:val="00D038DF"/>
    <w:rsid w:val="00D03948"/>
    <w:rsid w:val="00D0474A"/>
    <w:rsid w:val="00D04AD1"/>
    <w:rsid w:val="00D06AEF"/>
    <w:rsid w:val="00D06CDA"/>
    <w:rsid w:val="00D117B9"/>
    <w:rsid w:val="00D15C80"/>
    <w:rsid w:val="00D241C2"/>
    <w:rsid w:val="00D24DC4"/>
    <w:rsid w:val="00D277AA"/>
    <w:rsid w:val="00D31B63"/>
    <w:rsid w:val="00D34505"/>
    <w:rsid w:val="00D349E0"/>
    <w:rsid w:val="00D361AE"/>
    <w:rsid w:val="00D42725"/>
    <w:rsid w:val="00D435B3"/>
    <w:rsid w:val="00D44595"/>
    <w:rsid w:val="00D44B32"/>
    <w:rsid w:val="00D51760"/>
    <w:rsid w:val="00D53EFC"/>
    <w:rsid w:val="00D56CDF"/>
    <w:rsid w:val="00D578EC"/>
    <w:rsid w:val="00D57972"/>
    <w:rsid w:val="00D61489"/>
    <w:rsid w:val="00D64CF4"/>
    <w:rsid w:val="00D7364D"/>
    <w:rsid w:val="00D74BA2"/>
    <w:rsid w:val="00D75325"/>
    <w:rsid w:val="00D84009"/>
    <w:rsid w:val="00D8629D"/>
    <w:rsid w:val="00D8714D"/>
    <w:rsid w:val="00D910AD"/>
    <w:rsid w:val="00D92672"/>
    <w:rsid w:val="00D92A88"/>
    <w:rsid w:val="00D94AB5"/>
    <w:rsid w:val="00D97444"/>
    <w:rsid w:val="00DA178A"/>
    <w:rsid w:val="00DA5F0A"/>
    <w:rsid w:val="00DA6C08"/>
    <w:rsid w:val="00DA7A56"/>
    <w:rsid w:val="00DB1F30"/>
    <w:rsid w:val="00DB2D88"/>
    <w:rsid w:val="00DB4B8F"/>
    <w:rsid w:val="00DB65EC"/>
    <w:rsid w:val="00DB7D92"/>
    <w:rsid w:val="00DB7F7E"/>
    <w:rsid w:val="00DC1680"/>
    <w:rsid w:val="00DC4352"/>
    <w:rsid w:val="00DD1C1B"/>
    <w:rsid w:val="00DE1EA3"/>
    <w:rsid w:val="00DE2636"/>
    <w:rsid w:val="00DF62BA"/>
    <w:rsid w:val="00E002DD"/>
    <w:rsid w:val="00E03995"/>
    <w:rsid w:val="00E115D4"/>
    <w:rsid w:val="00E11ABD"/>
    <w:rsid w:val="00E23271"/>
    <w:rsid w:val="00E24970"/>
    <w:rsid w:val="00E26342"/>
    <w:rsid w:val="00E30DF9"/>
    <w:rsid w:val="00E34465"/>
    <w:rsid w:val="00E34FC6"/>
    <w:rsid w:val="00E367B6"/>
    <w:rsid w:val="00E370E5"/>
    <w:rsid w:val="00E40247"/>
    <w:rsid w:val="00E41E51"/>
    <w:rsid w:val="00E42E99"/>
    <w:rsid w:val="00E45865"/>
    <w:rsid w:val="00E46600"/>
    <w:rsid w:val="00E5284B"/>
    <w:rsid w:val="00E610FC"/>
    <w:rsid w:val="00E618D1"/>
    <w:rsid w:val="00E62060"/>
    <w:rsid w:val="00E62B00"/>
    <w:rsid w:val="00E65AEC"/>
    <w:rsid w:val="00E71D20"/>
    <w:rsid w:val="00E803FE"/>
    <w:rsid w:val="00E80BC8"/>
    <w:rsid w:val="00E827DA"/>
    <w:rsid w:val="00E85B65"/>
    <w:rsid w:val="00E909F5"/>
    <w:rsid w:val="00E9239A"/>
    <w:rsid w:val="00E95C08"/>
    <w:rsid w:val="00E97949"/>
    <w:rsid w:val="00EA1274"/>
    <w:rsid w:val="00EA21F1"/>
    <w:rsid w:val="00EA5E28"/>
    <w:rsid w:val="00EB02E8"/>
    <w:rsid w:val="00EB2ED6"/>
    <w:rsid w:val="00EB2F43"/>
    <w:rsid w:val="00EC004F"/>
    <w:rsid w:val="00EC07C7"/>
    <w:rsid w:val="00EC559F"/>
    <w:rsid w:val="00ED0384"/>
    <w:rsid w:val="00ED09FF"/>
    <w:rsid w:val="00ED3EB5"/>
    <w:rsid w:val="00ED78D3"/>
    <w:rsid w:val="00EE0CA6"/>
    <w:rsid w:val="00EE196B"/>
    <w:rsid w:val="00EE40BC"/>
    <w:rsid w:val="00EE7E4F"/>
    <w:rsid w:val="00EF0C40"/>
    <w:rsid w:val="00EF0DEC"/>
    <w:rsid w:val="00EF4283"/>
    <w:rsid w:val="00EF4585"/>
    <w:rsid w:val="00EF4FB4"/>
    <w:rsid w:val="00EF58F0"/>
    <w:rsid w:val="00EF6AD5"/>
    <w:rsid w:val="00F01B41"/>
    <w:rsid w:val="00F022F6"/>
    <w:rsid w:val="00F04AEE"/>
    <w:rsid w:val="00F0534A"/>
    <w:rsid w:val="00F06B28"/>
    <w:rsid w:val="00F110C1"/>
    <w:rsid w:val="00F11CCD"/>
    <w:rsid w:val="00F147B2"/>
    <w:rsid w:val="00F25917"/>
    <w:rsid w:val="00F31435"/>
    <w:rsid w:val="00F43484"/>
    <w:rsid w:val="00F44160"/>
    <w:rsid w:val="00F45D72"/>
    <w:rsid w:val="00F5304D"/>
    <w:rsid w:val="00F53B44"/>
    <w:rsid w:val="00F557A4"/>
    <w:rsid w:val="00F55A45"/>
    <w:rsid w:val="00F56EE5"/>
    <w:rsid w:val="00F62450"/>
    <w:rsid w:val="00F636D9"/>
    <w:rsid w:val="00F64873"/>
    <w:rsid w:val="00F64E7E"/>
    <w:rsid w:val="00F653C8"/>
    <w:rsid w:val="00F66D1B"/>
    <w:rsid w:val="00F71592"/>
    <w:rsid w:val="00F722A7"/>
    <w:rsid w:val="00F73868"/>
    <w:rsid w:val="00F73CE1"/>
    <w:rsid w:val="00F76061"/>
    <w:rsid w:val="00F92934"/>
    <w:rsid w:val="00FA2809"/>
    <w:rsid w:val="00FA2B3B"/>
    <w:rsid w:val="00FA30B3"/>
    <w:rsid w:val="00FA7BCF"/>
    <w:rsid w:val="00FA7F26"/>
    <w:rsid w:val="00FB0F7A"/>
    <w:rsid w:val="00FB162A"/>
    <w:rsid w:val="00FB2FE0"/>
    <w:rsid w:val="00FB4E0C"/>
    <w:rsid w:val="00FB6151"/>
    <w:rsid w:val="00FB6E65"/>
    <w:rsid w:val="00FC4FE7"/>
    <w:rsid w:val="00FC7D12"/>
    <w:rsid w:val="00FD464A"/>
    <w:rsid w:val="00FD7E90"/>
    <w:rsid w:val="00FE1F35"/>
    <w:rsid w:val="00FE26BC"/>
    <w:rsid w:val="00FE2F81"/>
    <w:rsid w:val="00FE5AB4"/>
    <w:rsid w:val="00FE5FE6"/>
    <w:rsid w:val="00FF30A6"/>
    <w:rsid w:val="00FF42B0"/>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microsoft.com/office/2011/relationships/people" Target="peop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EBB4E53-072E-1047-964A-4C0B43EF3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22141</Words>
  <Characters>126204</Characters>
  <Application>Microsoft Macintosh Word</Application>
  <DocSecurity>0</DocSecurity>
  <Lines>1051</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Robbie Parks</cp:lastModifiedBy>
  <cp:revision>2</cp:revision>
  <dcterms:created xsi:type="dcterms:W3CDTF">2018-01-29T15:00:00Z</dcterms:created>
  <dcterms:modified xsi:type="dcterms:W3CDTF">2018-01-29T15:00:00Z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