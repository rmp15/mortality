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95F69EA" w:rsidR="000210D1" w:rsidRPr="00C0501F" w:rsidRDefault="000210D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Seasonal </w:t>
      </w:r>
      <w:ins w:id="0" w:author="Robbie Parks" w:date="2018-01-18T11:07:00Z">
        <w:r w:rsidR="006E6E0D">
          <w:rPr>
            <w:rFonts w:ascii="Times New Roman" w:hAnsi="Times New Roman"/>
            <w:b/>
            <w:color w:val="000000" w:themeColor="text1"/>
            <w:sz w:val="24"/>
            <w:szCs w:val="24"/>
            <w:lang w:val="en-US"/>
          </w:rPr>
          <w:t xml:space="preserve">and regional </w:t>
        </w:r>
      </w:ins>
      <w:r w:rsidRPr="00C0501F">
        <w:rPr>
          <w:rFonts w:ascii="Times New Roman" w:hAnsi="Times New Roman"/>
          <w:b/>
          <w:color w:val="000000" w:themeColor="text1"/>
          <w:sz w:val="24"/>
          <w:szCs w:val="24"/>
          <w:lang w:val="en-US"/>
        </w:rPr>
        <w:t xml:space="preserve">dynamics of </w:t>
      </w:r>
      <w:r w:rsidR="007B3CD8">
        <w:rPr>
          <w:rFonts w:ascii="Times New Roman" w:hAnsi="Times New Roman"/>
          <w:b/>
          <w:color w:val="000000" w:themeColor="text1"/>
          <w:sz w:val="24"/>
          <w:szCs w:val="24"/>
          <w:lang w:val="en-US"/>
        </w:rPr>
        <w:t xml:space="preserve">all-cause and cause-specific </w:t>
      </w:r>
      <w:r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00881129">
        <w:rPr>
          <w:rFonts w:ascii="Times New Roman" w:hAnsi="Times New Roman"/>
          <w:b/>
          <w:color w:val="000000" w:themeColor="text1"/>
          <w:sz w:val="24"/>
          <w:szCs w:val="24"/>
          <w:lang w:val="en-US"/>
        </w:rPr>
        <w:t xml:space="preserve"> from 1980</w:t>
      </w:r>
      <w:r w:rsidRPr="00C0501F">
        <w:rPr>
          <w:rFonts w:ascii="Times New Roman" w:hAnsi="Times New Roman"/>
          <w:b/>
          <w:color w:val="000000" w:themeColor="text1"/>
          <w:sz w:val="24"/>
          <w:szCs w:val="24"/>
          <w:lang w:val="en-US"/>
        </w:rPr>
        <w:t xml:space="preserve"> to 2013</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w:t>
      </w:r>
      <w:proofErr w:type="spellStart"/>
      <w:r w:rsidRPr="00C0501F">
        <w:rPr>
          <w:rFonts w:ascii="Times New Roman" w:hAnsi="Times New Roman"/>
          <w:sz w:val="24"/>
          <w:szCs w:val="24"/>
          <w:lang w:val="en-US"/>
        </w:rPr>
        <w:t>Ezzati</w:t>
      </w:r>
      <w:proofErr w:type="spellEnd"/>
      <w:r w:rsidRPr="00C0501F">
        <w:rPr>
          <w:rFonts w:ascii="Times New Roman" w:hAnsi="Times New Roman"/>
          <w:sz w:val="24"/>
          <w:szCs w:val="24"/>
          <w:lang w:val="en-US"/>
        </w:rPr>
        <w:t>, Medical Faculty Building, Imperial College London, Norfolk Place, London W2 1PG, UK; +44-20-7594-0767; majid.ezzati@imperial.ac.uk</w:t>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commentRangeStart w:id="1"/>
      <w:r w:rsidRPr="00C0501F">
        <w:rPr>
          <w:rFonts w:ascii="Times New Roman" w:hAnsi="Times New Roman"/>
          <w:b/>
          <w:color w:val="000000" w:themeColor="text1"/>
          <w:sz w:val="24"/>
          <w:szCs w:val="24"/>
          <w:lang w:val="en-US"/>
        </w:rPr>
        <w:lastRenderedPageBreak/>
        <w:t>Abstract</w:t>
      </w:r>
      <w:commentRangeEnd w:id="1"/>
      <w:r w:rsidR="00D42725">
        <w:rPr>
          <w:rStyle w:val="CommentReference"/>
          <w:rFonts w:asciiTheme="minorHAnsi" w:eastAsiaTheme="minorHAnsi" w:hAnsiTheme="minorHAnsi" w:cstheme="minorBidi"/>
        </w:rPr>
        <w:commentReference w:id="1"/>
      </w:r>
    </w:p>
    <w:p w14:paraId="46341449" w14:textId="72953FD6" w:rsidR="00773692" w:rsidRPr="00C0501F" w:rsidRDefault="0072142C" w:rsidP="006D0249">
      <w:pPr>
        <w:spacing w:after="0" w:line="480" w:lineRule="auto"/>
        <w:jc w:val="both"/>
        <w:rPr>
          <w:rFonts w:ascii="Times New Roman" w:hAnsi="Times New Roman"/>
          <w:color w:val="000000" w:themeColor="text1"/>
          <w:sz w:val="24"/>
          <w:szCs w:val="24"/>
          <w:lang w:val="en-US"/>
        </w:rPr>
      </w:pPr>
      <w:r w:rsidRPr="00E23271">
        <w:rPr>
          <w:rFonts w:ascii="Times New Roman" w:hAnsi="Times New Roman"/>
          <w:color w:val="000000" w:themeColor="text1"/>
          <w:sz w:val="24"/>
          <w:szCs w:val="24"/>
          <w:lang w:val="en-US"/>
        </w:rPr>
        <w:t>Because in temperate climates there tend to be more deaths in winter than in summer, i</w:t>
      </w:r>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data on </w:t>
      </w:r>
      <w:r w:rsidR="00AA2F95" w:rsidRPr="00E23271">
        <w:rPr>
          <w:rFonts w:ascii="Times New Roman" w:hAnsi="Times New Roman"/>
          <w:color w:val="000000" w:themeColor="text1"/>
          <w:sz w:val="24"/>
          <w:szCs w:val="24"/>
          <w:lang w:val="en-US"/>
        </w:rPr>
        <w:t xml:space="preserve">all </w:t>
      </w:r>
      <w:r w:rsidR="00773692" w:rsidRPr="00E23271">
        <w:rPr>
          <w:rFonts w:ascii="Times New Roman" w:hAnsi="Times New Roman"/>
          <w:color w:val="000000" w:themeColor="text1"/>
          <w:sz w:val="24"/>
          <w:szCs w:val="24"/>
          <w:lang w:val="en-US"/>
        </w:rPr>
        <w:t>deaths in the USA 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w:t>
      </w:r>
      <w:r w:rsidR="00C25CEC">
        <w:rPr>
          <w:rFonts w:ascii="Times New Roman" w:hAnsi="Times New Roman"/>
          <w:color w:val="000000" w:themeColor="text1"/>
          <w:sz w:val="24"/>
          <w:szCs w:val="24"/>
          <w:lang w:val="en-US"/>
        </w:rPr>
        <w:t>y by age group and sex from 1980</w:t>
      </w:r>
      <w:r w:rsidR="00773692" w:rsidRPr="00C0501F">
        <w:rPr>
          <w:rFonts w:ascii="Times New Roman" w:hAnsi="Times New Roman"/>
          <w:color w:val="000000" w:themeColor="text1"/>
          <w:sz w:val="24"/>
          <w:szCs w:val="24"/>
          <w:lang w:val="en-US"/>
        </w:rPr>
        <w:t xml:space="preserve"> to 2013, nationally and in subnational climatic regions. Death rates in men and women older than 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w:t>
      </w:r>
      <w:r w:rsidR="001C6F5C">
        <w:rPr>
          <w:rFonts w:ascii="Times New Roman" w:hAnsi="Times New Roman"/>
          <w:color w:val="000000" w:themeColor="text1"/>
          <w:sz w:val="24"/>
          <w:szCs w:val="24"/>
          <w:lang w:val="en-US"/>
        </w:rPr>
        <w:t>y seasonality of cardiorespiratory</w:t>
      </w:r>
      <w:r w:rsidR="008A6C6B">
        <w:rPr>
          <w:rFonts w:ascii="Times New Roman" w:hAnsi="Times New Roman"/>
          <w:color w:val="000000" w:themeColor="text1"/>
          <w:sz w:val="24"/>
          <w:szCs w:val="24"/>
          <w:lang w:val="en-US"/>
        </w:rPr>
        <w:t xml:space="preserve">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ercent difference in death rates between peak and minimum months declined by less than s</w:t>
      </w:r>
      <w:r w:rsidR="009B509E">
        <w:rPr>
          <w:rFonts w:ascii="Times New Roman" w:hAnsi="Times New Roman"/>
          <w:color w:val="000000" w:themeColor="text1"/>
          <w:sz w:val="24"/>
          <w:szCs w:val="24"/>
          <w:lang w:val="en-US"/>
        </w:rPr>
        <w:t>even percentage points from 1980</w:t>
      </w:r>
      <w:r w:rsidR="00773692" w:rsidRPr="00C0501F">
        <w:rPr>
          <w:rFonts w:ascii="Times New Roman" w:hAnsi="Times New Roman"/>
          <w:color w:val="000000" w:themeColor="text1"/>
          <w:sz w:val="24"/>
          <w:szCs w:val="24"/>
          <w:lang w:val="en-US"/>
        </w:rPr>
        <w:t xml:space="preserve"> to 2013 nationally, and was independent of temperature difference between these two months in different climate regions.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 xml:space="preserve">driven by seasonality of injury deaths, </w:t>
      </w:r>
      <w:r w:rsidR="00421068" w:rsidRPr="00C0501F">
        <w:rPr>
          <w:rFonts w:ascii="Times New Roman" w:hAnsi="Times New Roman"/>
          <w:color w:val="000000" w:themeColor="text1"/>
          <w:sz w:val="24"/>
          <w:szCs w:val="24"/>
          <w:lang w:val="en-US"/>
        </w:rPr>
        <w:t xml:space="preserve">with </w:t>
      </w:r>
      <w:r w:rsidR="00773692"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00773692"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00773692" w:rsidRPr="00C0501F">
        <w:rPr>
          <w:rFonts w:ascii="Times New Roman" w:hAnsi="Times New Roman"/>
          <w:color w:val="000000" w:themeColor="text1"/>
          <w:sz w:val="24"/>
          <w:szCs w:val="24"/>
          <w:lang w:val="en-US"/>
        </w:rPr>
        <w:t xml:space="preserve"> over time.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34F6C46D" w:rsidR="002015BB"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00943F5B">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1–4</w:t>
      </w:r>
      <w:r w:rsidR="00943F5B">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004258D7">
        <w:rPr>
          <w:rFonts w:ascii="Times New Roman" w:hAnsi="Times New Roman"/>
          <w:color w:val="000000" w:themeColor="text1"/>
          <w:sz w:val="24"/>
          <w:szCs w:val="24"/>
          <w:lang w:val="en-US"/>
        </w:rPr>
        <w:t xml:space="preserve"> </w:t>
      </w:r>
      <w:r w:rsidR="004258D7">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5,6</w:t>
      </w:r>
      <w:r w:rsidR="004258D7">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2"/>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w:t>
      </w:r>
      <w:commentRangeEnd w:id="2"/>
      <w:r w:rsidR="00FC4FE7">
        <w:rPr>
          <w:rStyle w:val="CommentReference"/>
          <w:rFonts w:asciiTheme="minorHAnsi" w:eastAsiaTheme="minorHAnsi" w:hAnsiTheme="minorHAnsi" w:cstheme="minorBidi"/>
        </w:rPr>
        <w:commentReference w:id="2"/>
      </w:r>
      <w:r w:rsidRPr="00C0501F">
        <w:rPr>
          <w:rFonts w:ascii="Times New Roman" w:hAnsi="Times New Roman"/>
          <w:color w:val="000000" w:themeColor="text1"/>
          <w:sz w:val="24"/>
          <w:szCs w:val="24"/>
          <w:lang w:val="en-US"/>
        </w:rPr>
        <w:t xml:space="preserve">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all-cause and cause-specific death 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 and healthcare</w:t>
      </w:r>
      <w:r w:rsidR="00F06B28">
        <w:rPr>
          <w:rFonts w:ascii="Times New Roman" w:hAnsi="Times New Roman"/>
          <w:color w:val="000000" w:themeColor="text1"/>
          <w:sz w:val="24"/>
          <w:szCs w:val="24"/>
          <w:lang w:val="en-US"/>
        </w:rPr>
        <w:t>.</w:t>
      </w:r>
      <w:r w:rsidR="004717CE">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7–10</w:t>
      </w:r>
      <w:r w:rsidR="004717CE">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 presence and extent of seasonal variation in mortality may also itself change over time, due to shifts in weather regimes, lifestyle, adaptation technologies, and healthcare. </w:t>
      </w:r>
      <w:r w:rsidR="002C33D5">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11–14</w:t>
      </w:r>
      <w:r w:rsidR="002C33D5">
        <w:rPr>
          <w:rFonts w:ascii="Times New Roman" w:hAnsi="Times New Roman"/>
          <w:color w:val="000000" w:themeColor="text1"/>
          <w:sz w:val="24"/>
          <w:szCs w:val="24"/>
          <w:lang w:val="en-US"/>
        </w:rPr>
        <w:fldChar w:fldCharType="end"/>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6FC664E6" w14:textId="41BDA0D6" w:rsidR="00F73868" w:rsidRDefault="000210D1" w:rsidP="00C33FFB">
      <w:pPr>
        <w:spacing w:after="0" w:line="480" w:lineRule="auto"/>
        <w:jc w:val="both"/>
        <w:rPr>
          <w:ins w:id="3" w:author="Robbie Parks" w:date="2018-01-19T10:24: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as well as under changing climate conditions. </w:t>
      </w:r>
      <w:moveFromRangeStart w:id="4" w:author="Robbie Parks" w:date="2018-01-20T14:19:00Z" w:name="move504221321"/>
      <w:moveFrom w:id="5" w:author="Robbie Parks" w:date="2018-01-20T14:19:00Z">
        <w:r w:rsidR="002015BB" w:rsidDel="007B3AFF">
          <w:rPr>
            <w:rFonts w:ascii="Times New Roman" w:hAnsi="Times New Roman"/>
            <w:color w:val="000000" w:themeColor="text1"/>
            <w:sz w:val="24"/>
            <w:szCs w:val="24"/>
            <w:lang w:val="en-US"/>
          </w:rPr>
          <w:t>Although mortality seasonality is well-established, t</w:t>
        </w:r>
        <w:r w:rsidR="004508FE" w:rsidRPr="00C0501F" w:rsidDel="007B3AFF">
          <w:rPr>
            <w:rFonts w:ascii="Times New Roman" w:hAnsi="Times New Roman"/>
            <w:color w:val="000000" w:themeColor="text1"/>
            <w:sz w:val="24"/>
            <w:szCs w:val="24"/>
            <w:lang w:val="en-US"/>
          </w:rPr>
          <w:t xml:space="preserve">here is limited </w:t>
        </w:r>
        <w:r w:rsidR="002015BB" w:rsidDel="007B3AFF">
          <w:rPr>
            <w:rFonts w:ascii="Times New Roman" w:hAnsi="Times New Roman"/>
            <w:color w:val="000000" w:themeColor="text1"/>
            <w:sz w:val="24"/>
            <w:szCs w:val="24"/>
            <w:lang w:val="en-US"/>
          </w:rPr>
          <w:t xml:space="preserve">information on how it varies by local climate and how it </w:t>
        </w:r>
        <w:r w:rsidR="004508FE" w:rsidRPr="00C0501F" w:rsidDel="007B3AFF">
          <w:rPr>
            <w:rFonts w:ascii="Times New Roman" w:hAnsi="Times New Roman"/>
            <w:color w:val="000000" w:themeColor="text1"/>
            <w:sz w:val="24"/>
            <w:szCs w:val="24"/>
            <w:lang w:val="en-US"/>
          </w:rPr>
          <w:t>has changed over time</w:t>
        </w:r>
        <w:r w:rsidR="002015BB" w:rsidDel="007B3AFF">
          <w:rPr>
            <w:rFonts w:ascii="Times New Roman" w:hAnsi="Times New Roman"/>
            <w:color w:val="000000" w:themeColor="text1"/>
            <w:sz w:val="24"/>
            <w:szCs w:val="24"/>
            <w:lang w:val="en-US"/>
          </w:rPr>
          <w:t>, especially in relation to age-group, sex and medical cause of death</w:t>
        </w:r>
        <w:r w:rsidR="004508FE" w:rsidRPr="00C0501F" w:rsidDel="007B3AFF">
          <w:rPr>
            <w:rFonts w:ascii="Times New Roman" w:hAnsi="Times New Roman"/>
            <w:color w:val="000000" w:themeColor="text1"/>
            <w:sz w:val="24"/>
            <w:szCs w:val="24"/>
            <w:lang w:val="en-US"/>
          </w:rPr>
          <w:t>.</w:t>
        </w:r>
      </w:moveFrom>
      <w:moveFromRangeEnd w:id="4"/>
      <w:ins w:id="6" w:author="Robbie Parks" w:date="2018-01-19T10:39:00Z">
        <w:r w:rsidR="00F110C1">
          <w:rPr>
            <w:rFonts w:ascii="Times New Roman" w:hAnsi="Times New Roman"/>
            <w:color w:val="000000" w:themeColor="text1"/>
            <w:sz w:val="24"/>
            <w:szCs w:val="24"/>
            <w:lang w:val="en-US"/>
          </w:rPr>
          <w:t>One</w:t>
        </w:r>
      </w:ins>
      <w:ins w:id="7" w:author="Robbie Parks" w:date="2018-01-19T10:22:00Z">
        <w:r w:rsidR="002F6B9A">
          <w:rPr>
            <w:rFonts w:ascii="Times New Roman" w:hAnsi="Times New Roman"/>
            <w:color w:val="000000" w:themeColor="text1"/>
            <w:sz w:val="24"/>
            <w:szCs w:val="24"/>
            <w:lang w:val="en-US"/>
          </w:rPr>
          <w:t xml:space="preserve"> study</w:t>
        </w:r>
        <w:r w:rsidR="00F73868">
          <w:rPr>
            <w:rFonts w:ascii="Times New Roman" w:hAnsi="Times New Roman"/>
            <w:color w:val="000000" w:themeColor="text1"/>
            <w:sz w:val="24"/>
            <w:szCs w:val="24"/>
            <w:lang w:val="en-US"/>
          </w:rPr>
          <w:t xml:space="preserve"> has</w:t>
        </w:r>
        <w:r w:rsidR="002F6B9A">
          <w:rPr>
            <w:rFonts w:ascii="Times New Roman" w:hAnsi="Times New Roman"/>
            <w:color w:val="000000" w:themeColor="text1"/>
            <w:sz w:val="24"/>
            <w:szCs w:val="24"/>
            <w:lang w:val="en-US"/>
          </w:rPr>
          <w:t xml:space="preserve"> explored </w:t>
        </w:r>
      </w:ins>
      <w:ins w:id="8" w:author="Robbie Parks" w:date="2018-01-19T11:41:00Z">
        <w:r w:rsidR="00B539D8">
          <w:rPr>
            <w:rFonts w:ascii="Times New Roman" w:hAnsi="Times New Roman"/>
            <w:color w:val="000000" w:themeColor="text1"/>
            <w:sz w:val="24"/>
            <w:szCs w:val="24"/>
            <w:lang w:val="en-US"/>
          </w:rPr>
          <w:t>dynamics</w:t>
        </w:r>
      </w:ins>
      <w:ins w:id="9" w:author="Robbie Parks" w:date="2018-01-19T10:22:00Z">
        <w:r w:rsidR="002F6B9A">
          <w:rPr>
            <w:rFonts w:ascii="Times New Roman" w:hAnsi="Times New Roman"/>
            <w:color w:val="000000" w:themeColor="text1"/>
            <w:sz w:val="24"/>
            <w:szCs w:val="24"/>
            <w:lang w:val="en-US"/>
          </w:rPr>
          <w:t xml:space="preserve"> seasonality of mortality</w:t>
        </w:r>
      </w:ins>
      <w:ins w:id="10" w:author="Robbie Parks" w:date="2018-01-19T10:24:00Z">
        <w:r w:rsidR="00F73868">
          <w:rPr>
            <w:rFonts w:ascii="Times New Roman" w:hAnsi="Times New Roman"/>
            <w:color w:val="000000" w:themeColor="text1"/>
            <w:sz w:val="24"/>
            <w:szCs w:val="24"/>
            <w:lang w:val="en-US"/>
          </w:rPr>
          <w:t xml:space="preserve"> by cause and age group in the United States on a national level</w:t>
        </w:r>
      </w:ins>
      <w:ins w:id="11" w:author="Robbie Parks" w:date="2018-01-19T10:25:00Z">
        <w:r w:rsidR="00E9239A">
          <w:rPr>
            <w:rFonts w:ascii="Times New Roman" w:hAnsi="Times New Roman"/>
            <w:color w:val="000000" w:themeColor="text1"/>
            <w:sz w:val="24"/>
            <w:szCs w:val="24"/>
            <w:lang w:val="en-US"/>
          </w:rPr>
          <w:t xml:space="preserve"> using the Lexis Diagram</w:t>
        </w:r>
      </w:ins>
      <w:ins w:id="12" w:author="Robbie Parks" w:date="2018-01-19T10:22:00Z">
        <w:r w:rsidR="00B27741">
          <w:rPr>
            <w:rFonts w:ascii="Times New Roman" w:hAnsi="Times New Roman"/>
            <w:color w:val="000000" w:themeColor="text1"/>
            <w:sz w:val="24"/>
            <w:szCs w:val="24"/>
            <w:lang w:val="en-US"/>
          </w:rPr>
          <w:t>.</w:t>
        </w:r>
      </w:ins>
      <w:ins w:id="13" w:author="Robbie Parks" w:date="2018-01-19T10:25:00Z">
        <w:r w:rsidR="00B27741">
          <w:rPr>
            <w:rFonts w:ascii="Times New Roman" w:hAnsi="Times New Roman"/>
            <w:color w:val="000000" w:themeColor="text1"/>
            <w:sz w:val="24"/>
            <w:szCs w:val="24"/>
            <w:lang w:val="en-US"/>
          </w:rPr>
          <w:fldChar w:fldCharType="begin" w:fldLock="1"/>
        </w:r>
      </w:ins>
      <w:r w:rsidR="00B27741">
        <w:rPr>
          <w:rFonts w:ascii="Times New Roman" w:hAnsi="Times New Roman"/>
          <w:color w:val="000000" w:themeColor="text1"/>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"mendeley" : { "formattedCitation" : "&lt;sup&gt;15&lt;/sup&gt;", "plainTextFormattedCitation" : "15", "previouslyFormattedCitation" : "&lt;sup&gt;15&lt;/sup&gt;" }, "properties" : {  }, "schema" : "https://github.com/citation-style-language/schema/raw/master/csl-citation.json" }</w:instrText>
      </w:r>
      <w:r w:rsidR="00B27741">
        <w:rPr>
          <w:rFonts w:ascii="Times New Roman" w:hAnsi="Times New Roman"/>
          <w:color w:val="000000" w:themeColor="text1"/>
          <w:sz w:val="24"/>
          <w:szCs w:val="24"/>
          <w:lang w:val="en-US"/>
        </w:rPr>
        <w:fldChar w:fldCharType="separate"/>
      </w:r>
      <w:r w:rsidR="00B27741" w:rsidRPr="00B27741">
        <w:rPr>
          <w:rFonts w:ascii="Times New Roman" w:hAnsi="Times New Roman"/>
          <w:noProof/>
          <w:color w:val="000000" w:themeColor="text1"/>
          <w:sz w:val="24"/>
          <w:szCs w:val="24"/>
          <w:vertAlign w:val="superscript"/>
          <w:lang w:val="en-US"/>
        </w:rPr>
        <w:t>15</w:t>
      </w:r>
      <w:ins w:id="14" w:author="Robbie Parks" w:date="2018-01-19T10:25:00Z">
        <w:r w:rsidR="00B27741">
          <w:rPr>
            <w:rFonts w:ascii="Times New Roman" w:hAnsi="Times New Roman"/>
            <w:color w:val="000000" w:themeColor="text1"/>
            <w:sz w:val="24"/>
            <w:szCs w:val="24"/>
            <w:lang w:val="en-US"/>
          </w:rPr>
          <w:fldChar w:fldCharType="end"/>
        </w:r>
      </w:ins>
      <w:ins w:id="15" w:author="Robbie Parks" w:date="2018-01-19T10:39:00Z">
        <w:r w:rsidR="00F110C1">
          <w:rPr>
            <w:rFonts w:ascii="Times New Roman" w:hAnsi="Times New Roman"/>
            <w:color w:val="000000" w:themeColor="text1"/>
            <w:sz w:val="24"/>
            <w:szCs w:val="24"/>
            <w:lang w:val="en-US"/>
          </w:rPr>
          <w:t xml:space="preserve"> Another has examined seasonality by region of the USA</w:t>
        </w:r>
      </w:ins>
      <w:ins w:id="16" w:author="Robbie Parks" w:date="2018-01-19T10:42:00Z">
        <w:r w:rsidR="0006004E">
          <w:rPr>
            <w:rFonts w:ascii="Times New Roman" w:hAnsi="Times New Roman"/>
            <w:color w:val="000000" w:themeColor="text1"/>
            <w:sz w:val="24"/>
            <w:szCs w:val="24"/>
            <w:lang w:val="en-US"/>
          </w:rPr>
          <w:t>, but</w:t>
        </w:r>
      </w:ins>
      <w:ins w:id="17" w:author="Robbie Parks" w:date="2018-01-19T10:39:00Z">
        <w:r w:rsidR="00F110C1">
          <w:rPr>
            <w:rFonts w:ascii="Times New Roman" w:hAnsi="Times New Roman"/>
            <w:color w:val="000000" w:themeColor="text1"/>
            <w:sz w:val="24"/>
            <w:szCs w:val="24"/>
            <w:lang w:val="en-US"/>
          </w:rPr>
          <w:t xml:space="preserve"> without an examination of the timing of maximum and minimum mortality</w:t>
        </w:r>
      </w:ins>
      <w:ins w:id="18" w:author="Robbie Parks" w:date="2018-01-19T10:42:00Z">
        <w:r w:rsidR="0006004E">
          <w:rPr>
            <w:rFonts w:ascii="Times New Roman" w:hAnsi="Times New Roman"/>
            <w:color w:val="000000" w:themeColor="text1"/>
            <w:sz w:val="24"/>
            <w:szCs w:val="24"/>
            <w:lang w:val="en-US"/>
          </w:rPr>
          <w:t>, nationally or sub-nationally</w:t>
        </w:r>
      </w:ins>
      <w:ins w:id="19" w:author="Robbie Parks" w:date="2018-01-19T10:45:00Z">
        <w:r w:rsidR="00487E60">
          <w:rPr>
            <w:rFonts w:ascii="Times New Roman" w:hAnsi="Times New Roman"/>
            <w:color w:val="000000" w:themeColor="text1"/>
            <w:sz w:val="24"/>
            <w:szCs w:val="24"/>
            <w:lang w:val="en-US"/>
          </w:rPr>
          <w:t>, and with a study of those only over 50 years old</w:t>
        </w:r>
      </w:ins>
      <w:ins w:id="20" w:author="Robbie Parks" w:date="2018-01-19T10:39:00Z">
        <w:r w:rsidR="00F110C1">
          <w:rPr>
            <w:rFonts w:ascii="Times New Roman" w:hAnsi="Times New Roman"/>
            <w:color w:val="000000" w:themeColor="text1"/>
            <w:sz w:val="24"/>
            <w:szCs w:val="24"/>
            <w:lang w:val="en-US"/>
          </w:rPr>
          <w:t>.</w:t>
        </w:r>
      </w:ins>
      <w:ins w:id="21" w:author="Robbie Parks" w:date="2018-01-19T10:43:00Z">
        <w:r w:rsidR="00A0361C">
          <w:rPr>
            <w:rFonts w:ascii="Times New Roman" w:hAnsi="Times New Roman"/>
            <w:color w:val="000000" w:themeColor="text1"/>
            <w:sz w:val="24"/>
            <w:szCs w:val="24"/>
            <w:lang w:val="en-US"/>
          </w:rPr>
          <w:fldChar w:fldCharType="begin" w:fldLock="1"/>
        </w:r>
      </w:ins>
      <w:r w:rsidR="00A0361C">
        <w:rPr>
          <w:rFonts w:ascii="Times New Roman" w:hAnsi="Times New Roman"/>
          <w:color w:val="000000" w:themeColor="text1"/>
          <w:sz w:val="24"/>
          <w:szCs w:val="24"/>
          <w:lang w:val="en-US"/>
        </w:rPr>
        <w:instrText>ADDIN CSL_CITATION { "citationItems" : [ { "id" : "ITEM-1",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"ITEM-1", "issued" : { "date-parts" : [ [ "2004" ] ] }, "page" : "361", "title" : "Seasonality in Human Mortality.  A Demographic Approach", "type" : "article-journal", "volume" : "PhD" }, "uris" : [ "http://www.mendeley.com/documents/?uuid=735ffa52-a2fc-4bed-ab59-d84289752b70" ] } ], "mendeley" : { "formattedCitation" : "&lt;sup&gt;16&lt;/sup&gt;", "plainTextFormattedCitation" : "16", "previouslyFormattedCitation" : "&lt;sup&gt;16&lt;/sup&gt;" }, "properties" : {  }, "schema" : "https://github.com/citation-style-language/schema/raw/master/csl-citation.json" }</w:instrText>
      </w:r>
      <w:r w:rsidR="00A0361C">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16</w:t>
      </w:r>
      <w:ins w:id="22" w:author="Robbie Parks" w:date="2018-01-19T10:43:00Z">
        <w:r w:rsidR="00A0361C">
          <w:rPr>
            <w:rFonts w:ascii="Times New Roman" w:hAnsi="Times New Roman"/>
            <w:color w:val="000000" w:themeColor="text1"/>
            <w:sz w:val="24"/>
            <w:szCs w:val="24"/>
            <w:lang w:val="en-US"/>
          </w:rPr>
          <w:fldChar w:fldCharType="end"/>
        </w:r>
      </w:ins>
      <w:ins w:id="23" w:author="Robbie Parks" w:date="2018-01-20T14:19:00Z">
        <w:r w:rsidR="007B3AFF">
          <w:rPr>
            <w:rFonts w:ascii="Times New Roman" w:hAnsi="Times New Roman"/>
            <w:color w:val="000000" w:themeColor="text1"/>
            <w:sz w:val="24"/>
            <w:szCs w:val="24"/>
            <w:lang w:val="en-US"/>
          </w:rPr>
          <w:t xml:space="preserve"> </w:t>
        </w:r>
      </w:ins>
      <w:moveToRangeStart w:id="24" w:author="Robbie Parks" w:date="2018-01-20T14:19:00Z" w:name="move504221321"/>
      <w:moveTo w:id="25" w:author="Robbie Parks" w:date="2018-01-20T14:19:00Z">
        <w:r w:rsidR="007B3AFF">
          <w:rPr>
            <w:rFonts w:ascii="Times New Roman" w:hAnsi="Times New Roman"/>
            <w:color w:val="000000" w:themeColor="text1"/>
            <w:sz w:val="24"/>
            <w:szCs w:val="24"/>
            <w:lang w:val="en-US"/>
          </w:rPr>
          <w:t>Although mortality seasonality is well-established, t</w:t>
        </w:r>
        <w:r w:rsidR="007B3AFF" w:rsidRPr="00C0501F">
          <w:rPr>
            <w:rFonts w:ascii="Times New Roman" w:hAnsi="Times New Roman"/>
            <w:color w:val="000000" w:themeColor="text1"/>
            <w:sz w:val="24"/>
            <w:szCs w:val="24"/>
            <w:lang w:val="en-US"/>
          </w:rPr>
          <w:t xml:space="preserve">here is limited </w:t>
        </w:r>
        <w:r w:rsidR="007B3AFF">
          <w:rPr>
            <w:rFonts w:ascii="Times New Roman" w:hAnsi="Times New Roman"/>
            <w:color w:val="000000" w:themeColor="text1"/>
            <w:sz w:val="24"/>
            <w:szCs w:val="24"/>
            <w:lang w:val="en-US"/>
          </w:rPr>
          <w:t xml:space="preserve">information on how it varies by local climate and how it </w:t>
        </w:r>
        <w:r w:rsidR="007B3AFF" w:rsidRPr="00C0501F">
          <w:rPr>
            <w:rFonts w:ascii="Times New Roman" w:hAnsi="Times New Roman"/>
            <w:color w:val="000000" w:themeColor="text1"/>
            <w:sz w:val="24"/>
            <w:szCs w:val="24"/>
            <w:lang w:val="en-US"/>
          </w:rPr>
          <w:t>has changed over time</w:t>
        </w:r>
        <w:r w:rsidR="007B3AFF">
          <w:rPr>
            <w:rFonts w:ascii="Times New Roman" w:hAnsi="Times New Roman"/>
            <w:color w:val="000000" w:themeColor="text1"/>
            <w:sz w:val="24"/>
            <w:szCs w:val="24"/>
            <w:lang w:val="en-US"/>
          </w:rPr>
          <w:t>, especially in relation to age-group, sex and medical cause of death</w:t>
        </w:r>
        <w:r w:rsidR="007B3AFF" w:rsidRPr="00C0501F">
          <w:rPr>
            <w:rFonts w:ascii="Times New Roman" w:hAnsi="Times New Roman"/>
            <w:color w:val="000000" w:themeColor="text1"/>
            <w:sz w:val="24"/>
            <w:szCs w:val="24"/>
            <w:lang w:val="en-US"/>
          </w:rPr>
          <w:t>.</w:t>
        </w:r>
      </w:moveTo>
      <w:moveToRangeEnd w:id="24"/>
    </w:p>
    <w:p w14:paraId="5BD3386E" w14:textId="77777777" w:rsidR="00F73868" w:rsidRDefault="00F73868" w:rsidP="00C33FFB">
      <w:pPr>
        <w:spacing w:after="0" w:line="480" w:lineRule="auto"/>
        <w:jc w:val="both"/>
        <w:rPr>
          <w:ins w:id="26" w:author="Robbie Parks" w:date="2018-01-19T10:24:00Z"/>
          <w:rFonts w:ascii="Times New Roman" w:hAnsi="Times New Roman"/>
          <w:color w:val="000000" w:themeColor="text1"/>
          <w:sz w:val="24"/>
          <w:szCs w:val="24"/>
          <w:lang w:val="en-US"/>
        </w:rPr>
      </w:pPr>
    </w:p>
    <w:p w14:paraId="52BC0D7B" w14:textId="764EA7F4"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w:t>
      </w:r>
      <w:r w:rsidR="002015BB">
        <w:rPr>
          <w:rFonts w:ascii="Times New Roman" w:hAnsi="Times New Roman"/>
          <w:color w:val="000000" w:themeColor="text1"/>
          <w:sz w:val="24"/>
          <w:szCs w:val="24"/>
          <w:lang w:val="en-US"/>
        </w:rPr>
        <w:t xml:space="preserve">all-cause and cause-specific </w:t>
      </w:r>
      <w:r w:rsidR="000210D1" w:rsidRPr="00C0501F">
        <w:rPr>
          <w:rFonts w:ascii="Times New Roman" w:hAnsi="Times New Roman"/>
          <w:color w:val="000000" w:themeColor="text1"/>
          <w:sz w:val="24"/>
          <w:szCs w:val="24"/>
          <w:lang w:val="en-US"/>
        </w:rPr>
        <w:t>mortality seasonality in the USA, through the application of wavelet analytical techniques</w:t>
      </w:r>
      <w:ins w:id="27" w:author="Robbie Parks" w:date="2018-01-19T10:40:00Z">
        <w:r w:rsidR="00F110C1">
          <w:rPr>
            <w:rFonts w:ascii="Times New Roman" w:hAnsi="Times New Roman"/>
            <w:color w:val="000000" w:themeColor="text1"/>
            <w:sz w:val="24"/>
            <w:szCs w:val="24"/>
            <w:lang w:val="en-US"/>
          </w:rPr>
          <w:t xml:space="preserve">, </w:t>
        </w:r>
      </w:ins>
      <w:del w:id="28" w:author="Robbie Parks" w:date="2018-01-19T10:40:00Z">
        <w:r w:rsidR="002015BB" w:rsidDel="00F110C1">
          <w:rPr>
            <w:rFonts w:ascii="Times New Roman" w:hAnsi="Times New Roman"/>
            <w:color w:val="000000" w:themeColor="text1"/>
            <w:sz w:val="24"/>
            <w:szCs w:val="24"/>
            <w:lang w:val="en-US"/>
          </w:rPr>
          <w:delText>,</w:delText>
        </w:r>
        <w:r w:rsidR="000210D1" w:rsidRPr="00C0501F" w:rsidDel="00F110C1">
          <w:rPr>
            <w:rFonts w:ascii="Times New Roman" w:hAnsi="Times New Roman"/>
            <w:color w:val="000000" w:themeColor="text1"/>
            <w:sz w:val="24"/>
            <w:szCs w:val="24"/>
            <w:lang w:val="en-US"/>
          </w:rPr>
          <w:delText xml:space="preserve"> </w:delText>
        </w:r>
      </w:del>
      <w:r w:rsidR="002015BB">
        <w:rPr>
          <w:rFonts w:ascii="Times New Roman" w:hAnsi="Times New Roman"/>
          <w:color w:val="000000" w:themeColor="text1"/>
          <w:sz w:val="24"/>
          <w:szCs w:val="24"/>
          <w:lang w:val="en-US"/>
        </w:rPr>
        <w:t>which</w:t>
      </w:r>
      <w:r w:rsidR="000210D1" w:rsidRPr="00C0501F">
        <w:rPr>
          <w:rFonts w:ascii="Times New Roman" w:hAnsi="Times New Roman"/>
          <w:color w:val="000000" w:themeColor="text1"/>
          <w:sz w:val="24"/>
          <w:szCs w:val="24"/>
          <w:lang w:val="en-US"/>
        </w:rPr>
        <w:t xml:space="preserve"> have been used to study the dynamics of weather phenome</w:t>
      </w:r>
      <w:r w:rsidR="00BF3FD9">
        <w:rPr>
          <w:rFonts w:ascii="Times New Roman" w:hAnsi="Times New Roman"/>
          <w:color w:val="000000" w:themeColor="text1"/>
          <w:sz w:val="24"/>
          <w:szCs w:val="24"/>
          <w:lang w:val="en-US"/>
        </w:rPr>
        <w:t>na</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"&lt;sup&gt;17&lt;/sup&gt;", "plainTextFormattedCitation" : "17", "previouslyFormattedCitation" : "&lt;sup&gt;17&lt;/sup&gt;"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17</w:t>
      </w:r>
      <w:r w:rsidR="00BF3FD9">
        <w:rPr>
          <w:rFonts w:ascii="Times New Roman" w:hAnsi="Times New Roman"/>
          <w:color w:val="000000" w:themeColor="text1"/>
          <w:sz w:val="24"/>
          <w:szCs w:val="24"/>
          <w:lang w:val="en-US"/>
        </w:rPr>
        <w:fldChar w:fldCharType="end"/>
      </w:r>
      <w:r w:rsidR="00BF3FD9">
        <w:rPr>
          <w:rFonts w:ascii="Times New Roman" w:hAnsi="Times New Roman"/>
          <w:color w:val="000000" w:themeColor="text1"/>
          <w:sz w:val="24"/>
          <w:szCs w:val="24"/>
          <w:lang w:val="en-US"/>
        </w:rPr>
        <w:t xml:space="preserve"> </w:t>
      </w:r>
      <w:r w:rsidR="000210D1" w:rsidRPr="00C0501F">
        <w:rPr>
          <w:rFonts w:ascii="Times New Roman" w:hAnsi="Times New Roman"/>
          <w:color w:val="000000" w:themeColor="text1"/>
          <w:sz w:val="24"/>
          <w:szCs w:val="24"/>
          <w:lang w:val="en-US"/>
        </w:rPr>
        <w:t>and infectious diseases</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"&lt;sup&gt;18&lt;/sup&gt;", "plainTextFormattedCitation" : "18", "previouslyFormattedCitation" : "&lt;sup&gt;18&lt;/sup&gt;"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18</w:t>
      </w:r>
      <w:r w:rsidR="00BF3FD9">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000210D1" w:rsidRPr="00C0501F">
        <w:rPr>
          <w:rFonts w:ascii="Times New Roman" w:hAnsi="Times New Roman"/>
          <w:color w:val="000000" w:themeColor="text1"/>
          <w:sz w:val="24"/>
          <w:szCs w:val="24"/>
          <w:lang w:val="en-US"/>
        </w:rPr>
        <w:t xml:space="preserve"> to over three decades of national mortality data.</w:t>
      </w:r>
      <w:ins w:id="29" w:author="Robbie Parks" w:date="2018-01-17T18:00:00Z">
        <w:r w:rsidR="00EC07C7">
          <w:rPr>
            <w:rFonts w:ascii="Times New Roman" w:hAnsi="Times New Roman"/>
            <w:color w:val="000000" w:themeColor="text1"/>
            <w:sz w:val="24"/>
            <w:szCs w:val="24"/>
            <w:lang w:val="en-US"/>
          </w:rPr>
          <w:t xml:space="preserve"> </w:t>
        </w:r>
      </w:ins>
      <w:ins w:id="30" w:author="Robbie Parks" w:date="2018-01-19T10:40:00Z">
        <w:r w:rsidR="00F110C1">
          <w:rPr>
            <w:rFonts w:ascii="Times New Roman" w:hAnsi="Times New Roman"/>
            <w:color w:val="000000" w:themeColor="text1"/>
            <w:sz w:val="24"/>
            <w:szCs w:val="24"/>
            <w:lang w:val="en-US"/>
          </w:rPr>
          <w:t xml:space="preserve">Centre </w:t>
        </w:r>
        <w:r w:rsidR="00F110C1">
          <w:rPr>
            <w:rFonts w:ascii="Times New Roman" w:hAnsi="Times New Roman"/>
            <w:color w:val="000000" w:themeColor="text1"/>
            <w:sz w:val="24"/>
            <w:szCs w:val="24"/>
            <w:lang w:val="en-US"/>
          </w:rPr>
          <w:lastRenderedPageBreak/>
          <w:t>of gravity analysis using circular statistics methods is employed to understand the timing of mortality where seasonality has been identified.</w:t>
        </w:r>
      </w:ins>
    </w:p>
    <w:p w14:paraId="22DAF3F7" w14:textId="77777777" w:rsidR="009C267E" w:rsidRDefault="009C267E" w:rsidP="00C33FFB">
      <w:pPr>
        <w:spacing w:after="0" w:line="480" w:lineRule="auto"/>
        <w:jc w:val="both"/>
        <w:rPr>
          <w:rFonts w:ascii="Times New Roman" w:hAnsi="Times New Roman"/>
          <w:sz w:val="24"/>
          <w:szCs w:val="24"/>
          <w:lang w:val="en-US"/>
        </w:rPr>
      </w:pPr>
    </w:p>
    <w:p w14:paraId="08A26284" w14:textId="77777777" w:rsidR="004055C0" w:rsidRDefault="004055C0"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785E4E61"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w:t>
      </w:r>
      <w:del w:id="31" w:author="Robbie Parks" w:date="2018-01-17T23:10:00Z">
        <w:r w:rsidRPr="00C0501F" w:rsidDel="005D22AA">
          <w:rPr>
            <w:rFonts w:ascii="Times New Roman" w:hAnsi="Times New Roman"/>
            <w:sz w:val="24"/>
            <w:szCs w:val="24"/>
            <w:lang w:val="en-US"/>
          </w:rPr>
          <w:delText xml:space="preserve">no </w:delText>
        </w:r>
      </w:del>
      <w:r w:rsidRPr="00C0501F">
        <w:rPr>
          <w:rFonts w:ascii="Times New Roman" w:hAnsi="Times New Roman"/>
          <w:sz w:val="24"/>
          <w:szCs w:val="24"/>
          <w:lang w:val="en-US"/>
        </w:rPr>
        <w:t xml:space="preserve">significant 12-month seasonality in </w:t>
      </w:r>
      <w:del w:id="32" w:author="Robbie Parks" w:date="2018-01-17T23:10:00Z">
        <w:r w:rsidRPr="00C0501F" w:rsidDel="005D22AA">
          <w:rPr>
            <w:rFonts w:ascii="Times New Roman" w:hAnsi="Times New Roman"/>
            <w:sz w:val="24"/>
            <w:szCs w:val="24"/>
            <w:lang w:val="en-US"/>
          </w:rPr>
          <w:delText>ages 5 to 34 years</w:delText>
        </w:r>
      </w:del>
      <w:ins w:id="33" w:author="Robbie Parks" w:date="2018-01-17T23:10:00Z">
        <w:r w:rsidR="005D22AA">
          <w:rPr>
            <w:rFonts w:ascii="Times New Roman" w:hAnsi="Times New Roman"/>
            <w:sz w:val="24"/>
            <w:szCs w:val="24"/>
            <w:lang w:val="en-US"/>
          </w:rPr>
          <w:t>all groups</w:t>
        </w:r>
      </w:ins>
      <w:r w:rsidRPr="00C0501F">
        <w:rPr>
          <w:rFonts w:ascii="Times New Roman" w:hAnsi="Times New Roman"/>
          <w:sz w:val="24"/>
          <w:szCs w:val="24"/>
          <w:lang w:val="en-US"/>
        </w:rPr>
        <w:t xml:space="preserve"> </w:t>
      </w:r>
      <w:ins w:id="34" w:author="Robbie Parks" w:date="2018-01-17T23:44:00Z">
        <w:r w:rsidR="002662B1">
          <w:rPr>
            <w:rFonts w:ascii="Times New Roman" w:hAnsi="Times New Roman"/>
            <w:sz w:val="24"/>
            <w:szCs w:val="24"/>
            <w:lang w:val="en-US"/>
          </w:rPr>
          <w:t xml:space="preserve">apart from </w:t>
        </w:r>
        <w:r w:rsidR="001A0CB6">
          <w:rPr>
            <w:rFonts w:ascii="Times New Roman" w:hAnsi="Times New Roman"/>
            <w:sz w:val="24"/>
            <w:szCs w:val="24"/>
            <w:lang w:val="en-US"/>
          </w:rPr>
          <w:t xml:space="preserve">5-14 and 25-35 years </w:t>
        </w:r>
      </w:ins>
      <w:r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girls aged 5-14 years exhibited periodicity at 6 months for most of the analysis period</w:t>
      </w:r>
      <w:ins w:id="35" w:author="Robbie Parks" w:date="2018-01-17T23:11:00Z">
        <w:r w:rsidR="005D22AA">
          <w:rPr>
            <w:rFonts w:ascii="Times New Roman" w:hAnsi="Times New Roman"/>
            <w:sz w:val="24"/>
            <w:szCs w:val="24"/>
            <w:lang w:val="en-US"/>
          </w:rPr>
          <w:t>, and the significant seasonality for 15-24</w:t>
        </w:r>
      </w:ins>
      <w:ins w:id="36" w:author="Robbie Parks" w:date="2018-01-17T23:12:00Z">
        <w:r w:rsidR="001A0CB6">
          <w:rPr>
            <w:rFonts w:ascii="Times New Roman" w:hAnsi="Times New Roman"/>
            <w:sz w:val="24"/>
            <w:szCs w:val="24"/>
            <w:lang w:val="en-US"/>
          </w:rPr>
          <w:t xml:space="preserve"> </w:t>
        </w:r>
      </w:ins>
      <w:ins w:id="37" w:author="Robbie Parks" w:date="2018-01-17T23:11:00Z">
        <w:r w:rsidR="005D22AA">
          <w:rPr>
            <w:rFonts w:ascii="Times New Roman" w:hAnsi="Times New Roman"/>
            <w:sz w:val="24"/>
            <w:szCs w:val="24"/>
            <w:lang w:val="en-US"/>
          </w:rPr>
          <w:t xml:space="preserve">years resulted from </w:t>
        </w:r>
      </w:ins>
      <w:ins w:id="38" w:author="Robbie Parks" w:date="2018-01-17T23:45:00Z">
        <w:r w:rsidR="001A0CB6">
          <w:rPr>
            <w:rFonts w:ascii="Times New Roman" w:hAnsi="Times New Roman"/>
            <w:sz w:val="24"/>
            <w:szCs w:val="24"/>
            <w:lang w:val="en-US"/>
          </w:rPr>
          <w:t>the significant seasonality in 1980s which had gone by the mid 1990s</w:t>
        </w:r>
      </w:ins>
      <w:r w:rsidRPr="00C0501F">
        <w:rPr>
          <w:rFonts w:ascii="Times New Roman" w:hAnsi="Times New Roman"/>
          <w:sz w:val="24"/>
          <w:szCs w:val="24"/>
          <w:lang w:val="en-US"/>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16B674F2" w:rsidR="00B91368" w:rsidRPr="00C0501F" w:rsidRDefault="005902F2"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M</w:t>
      </w:r>
      <w:r w:rsidR="0029208D">
        <w:rPr>
          <w:rFonts w:ascii="Times New Roman" w:hAnsi="Times New Roman"/>
          <w:sz w:val="24"/>
          <w:szCs w:val="24"/>
          <w:lang w:val="en-US"/>
        </w:rPr>
        <w:t xml:space="preserve">ortality from all four </w:t>
      </w:r>
      <w:proofErr w:type="gramStart"/>
      <w:r w:rsidR="0029208D">
        <w:rPr>
          <w:rFonts w:ascii="Times New Roman" w:hAnsi="Times New Roman"/>
          <w:sz w:val="24"/>
          <w:szCs w:val="24"/>
          <w:lang w:val="en-US"/>
        </w:rPr>
        <w:t>cause</w:t>
      </w:r>
      <w:proofErr w:type="gramEnd"/>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(Figure 2). </w:t>
      </w:r>
      <w:r w:rsidR="00B91368">
        <w:rPr>
          <w:rFonts w:ascii="Times New Roman" w:hAnsi="Times New Roman"/>
          <w:sz w:val="24"/>
          <w:szCs w:val="24"/>
          <w:lang w:val="en-US"/>
        </w:rPr>
        <w:t xml:space="preserve">Seasonality in cancer deaths only appeared after </w:t>
      </w:r>
      <w:ins w:id="39" w:author="Robbie Parks" w:date="2018-01-17T23:48:00Z">
        <w:r w:rsidR="00DA6C08">
          <w:rPr>
            <w:rFonts w:ascii="Times New Roman" w:hAnsi="Times New Roman"/>
            <w:sz w:val="24"/>
            <w:szCs w:val="24"/>
            <w:lang w:val="en-US"/>
          </w:rPr>
          <w:t>5</w:t>
        </w:r>
      </w:ins>
      <w:del w:id="40" w:author="Robbie Parks" w:date="2018-01-17T23:48:00Z">
        <w:r w:rsidR="00B91368" w:rsidDel="00DA6C08">
          <w:rPr>
            <w:rFonts w:ascii="Times New Roman" w:hAnsi="Times New Roman"/>
            <w:sz w:val="24"/>
            <w:szCs w:val="24"/>
            <w:lang w:val="en-US"/>
          </w:rPr>
          <w:delText>6</w:delText>
        </w:r>
      </w:del>
      <w:r w:rsidR="00B91368">
        <w:rPr>
          <w:rFonts w:ascii="Times New Roman" w:hAnsi="Times New Roman"/>
          <w:sz w:val="24"/>
          <w:szCs w:val="24"/>
          <w:lang w:val="en-US"/>
        </w:rPr>
        <w:t>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del w:id="41" w:author="Robbie Parks" w:date="2018-01-17T23:48:00Z">
        <w:r w:rsidR="00B91368" w:rsidDel="00A01E9E">
          <w:rPr>
            <w:rFonts w:ascii="Times New Roman" w:hAnsi="Times New Roman"/>
            <w:sz w:val="24"/>
            <w:szCs w:val="24"/>
            <w:lang w:val="en-US"/>
          </w:rPr>
          <w:delText xml:space="preserve">, </w:delText>
        </w:r>
        <w:r w:rsidR="0029208D" w:rsidDel="00A01E9E">
          <w:rPr>
            <w:rFonts w:ascii="Times New Roman" w:hAnsi="Times New Roman"/>
            <w:sz w:val="24"/>
            <w:szCs w:val="24"/>
            <w:lang w:val="en-US"/>
          </w:rPr>
          <w:delText>except in males aged 5-24 years and females aged 5-34 years</w:delText>
        </w:r>
      </w:del>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 xml:space="preserve">seasonal from childhood through </w:t>
      </w:r>
      <w:del w:id="42" w:author="Robbie Parks" w:date="2018-01-17T23:52:00Z">
        <w:r w:rsidDel="00A01E9E">
          <w:rPr>
            <w:rFonts w:ascii="Times New Roman" w:hAnsi="Times New Roman"/>
            <w:sz w:val="24"/>
            <w:szCs w:val="24"/>
            <w:lang w:val="en-US"/>
          </w:rPr>
          <w:delText>middle ages (</w:delText>
        </w:r>
      </w:del>
      <w:ins w:id="43" w:author="Robbie Parks" w:date="2018-01-17T23:52:00Z">
        <w:r w:rsidR="00A01E9E">
          <w:rPr>
            <w:rFonts w:ascii="Times New Roman" w:hAnsi="Times New Roman"/>
            <w:sz w:val="24"/>
            <w:szCs w:val="24"/>
            <w:lang w:val="en-US"/>
          </w:rPr>
          <w:t>4</w:t>
        </w:r>
      </w:ins>
      <w:del w:id="44" w:author="Robbie Parks" w:date="2018-01-17T23:52:00Z">
        <w:r w:rsidDel="00A01E9E">
          <w:rPr>
            <w:rFonts w:ascii="Times New Roman" w:hAnsi="Times New Roman"/>
            <w:sz w:val="24"/>
            <w:szCs w:val="24"/>
            <w:lang w:val="en-US"/>
          </w:rPr>
          <w:delText>3</w:delText>
        </w:r>
      </w:del>
      <w:r>
        <w:rPr>
          <w:rFonts w:ascii="Times New Roman" w:hAnsi="Times New Roman"/>
          <w:sz w:val="24"/>
          <w:szCs w:val="24"/>
          <w:lang w:val="en-US"/>
        </w:rPr>
        <w:t xml:space="preserve">4 years in women and </w:t>
      </w:r>
      <w:ins w:id="45" w:author="Robbie Parks" w:date="2018-01-17T23:52:00Z">
        <w:r w:rsidR="00A01E9E">
          <w:rPr>
            <w:rFonts w:ascii="Times New Roman" w:hAnsi="Times New Roman"/>
            <w:sz w:val="24"/>
            <w:szCs w:val="24"/>
            <w:lang w:val="en-US"/>
          </w:rPr>
          <w:t>6</w:t>
        </w:r>
      </w:ins>
      <w:del w:id="46" w:author="Robbie Parks" w:date="2018-01-17T23:52:00Z">
        <w:r w:rsidDel="00A01E9E">
          <w:rPr>
            <w:rFonts w:ascii="Times New Roman" w:hAnsi="Times New Roman"/>
            <w:sz w:val="24"/>
            <w:szCs w:val="24"/>
            <w:lang w:val="en-US"/>
          </w:rPr>
          <w:delText>4</w:delText>
        </w:r>
      </w:del>
      <w:r>
        <w:rPr>
          <w:rFonts w:ascii="Times New Roman" w:hAnsi="Times New Roman"/>
          <w:sz w:val="24"/>
          <w:szCs w:val="24"/>
          <w:lang w:val="en-US"/>
        </w:rPr>
        <w:t>4 years in men</w:t>
      </w:r>
      <w:del w:id="47" w:author="Robbie Parks" w:date="2018-01-17T23:52:00Z">
        <w:r w:rsidDel="00A01E9E">
          <w:rPr>
            <w:rFonts w:ascii="Times New Roman" w:hAnsi="Times New Roman"/>
            <w:sz w:val="24"/>
            <w:szCs w:val="24"/>
            <w:lang w:val="en-US"/>
          </w:rPr>
          <w:delText>)</w:delText>
        </w:r>
      </w:del>
      <w:r>
        <w:rPr>
          <w:rFonts w:ascii="Times New Roman" w:hAnsi="Times New Roman"/>
          <w:sz w:val="24"/>
          <w:szCs w:val="24"/>
          <w:lang w:val="en-US"/>
        </w:rPr>
        <w:t>.</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21F4EC28"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and were lowest in July and August</w:t>
      </w:r>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well as for causes of death with statistically significant seasonality</w:t>
      </w:r>
      <w:r w:rsidRPr="00C0501F">
        <w:rPr>
          <w:rFonts w:ascii="Times New Roman" w:hAnsi="Times New Roman"/>
          <w:sz w:val="24"/>
          <w:szCs w:val="24"/>
          <w:lang w:val="en-US"/>
        </w:rPr>
        <w:t xml:space="preserve">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 xml:space="preserve">was highest in </w:t>
      </w:r>
      <w:r w:rsidRPr="00C0501F">
        <w:rPr>
          <w:rFonts w:ascii="Times New Roman" w:hAnsi="Times New Roman"/>
          <w:sz w:val="24"/>
          <w:szCs w:val="24"/>
          <w:lang w:val="en-US"/>
        </w:rPr>
        <w:lastRenderedPageBreak/>
        <w:t>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was 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ins w:id="48" w:author="Robbie Parks" w:date="2018-01-18T00:46:00Z">
        <w:r w:rsidR="00635195">
          <w:rPr>
            <w:rFonts w:ascii="Times New Roman" w:hAnsi="Times New Roman"/>
            <w:sz w:val="24"/>
            <w:szCs w:val="24"/>
            <w:lang w:val="en-US"/>
          </w:rPr>
          <w:t>The significant 6-month seasonality for</w:t>
        </w:r>
      </w:ins>
      <w:ins w:id="49" w:author="Robbie Parks" w:date="2018-01-19T10:26:00Z">
        <w:r w:rsidR="00E24970">
          <w:rPr>
            <w:rFonts w:ascii="Times New Roman" w:hAnsi="Times New Roman"/>
            <w:sz w:val="24"/>
            <w:szCs w:val="24"/>
            <w:lang w:val="en-US"/>
          </w:rPr>
          <w:t xml:space="preserve"> men of</w:t>
        </w:r>
      </w:ins>
      <w:ins w:id="50" w:author="Robbie Parks" w:date="2018-01-18T00:46:00Z">
        <w:r w:rsidR="00635195">
          <w:rPr>
            <w:rFonts w:ascii="Times New Roman" w:hAnsi="Times New Roman"/>
            <w:sz w:val="24"/>
            <w:szCs w:val="24"/>
            <w:lang w:val="en-US"/>
          </w:rPr>
          <w:t xml:space="preserve"> 35-</w:t>
        </w:r>
        <w:r w:rsidR="00E24970">
          <w:rPr>
            <w:rFonts w:ascii="Times New Roman" w:hAnsi="Times New Roman"/>
            <w:sz w:val="24"/>
            <w:szCs w:val="24"/>
            <w:lang w:val="en-US"/>
          </w:rPr>
          <w:t xml:space="preserve">44 </w:t>
        </w:r>
      </w:ins>
      <w:ins w:id="51" w:author="Robbie Parks" w:date="2018-01-19T10:26:00Z">
        <w:r w:rsidR="00E24970">
          <w:rPr>
            <w:rFonts w:ascii="Times New Roman" w:hAnsi="Times New Roman"/>
            <w:sz w:val="24"/>
            <w:szCs w:val="24"/>
            <w:lang w:val="en-US"/>
          </w:rPr>
          <w:t xml:space="preserve">years </w:t>
        </w:r>
      </w:ins>
      <w:ins w:id="52" w:author="Robbie Parks" w:date="2018-01-18T00:48:00Z">
        <w:r w:rsidR="00E24970">
          <w:rPr>
            <w:rFonts w:ascii="Times New Roman" w:hAnsi="Times New Roman"/>
            <w:sz w:val="24"/>
            <w:szCs w:val="24"/>
            <w:lang w:val="en-US"/>
          </w:rPr>
          <w:t>for all</w:t>
        </w:r>
      </w:ins>
      <w:ins w:id="53" w:author="Robbie Parks" w:date="2018-01-19T10:26:00Z">
        <w:r w:rsidR="00E24970">
          <w:rPr>
            <w:rFonts w:ascii="Times New Roman" w:hAnsi="Times New Roman"/>
            <w:sz w:val="24"/>
            <w:szCs w:val="24"/>
            <w:lang w:val="en-US"/>
          </w:rPr>
          <w:t>-</w:t>
        </w:r>
      </w:ins>
      <w:ins w:id="54" w:author="Robbie Parks" w:date="2018-01-18T00:48:00Z">
        <w:r w:rsidR="00635195">
          <w:rPr>
            <w:rFonts w:ascii="Times New Roman" w:hAnsi="Times New Roman"/>
            <w:sz w:val="24"/>
            <w:szCs w:val="24"/>
            <w:lang w:val="en-US"/>
          </w:rPr>
          <w:t xml:space="preserve">cause mortality </w:t>
        </w:r>
      </w:ins>
      <w:ins w:id="55" w:author="Robbie Parks" w:date="2018-01-18T00:51:00Z">
        <w:r w:rsidR="00A76F66">
          <w:rPr>
            <w:rFonts w:ascii="Times New Roman" w:hAnsi="Times New Roman"/>
            <w:sz w:val="24"/>
            <w:szCs w:val="24"/>
            <w:lang w:val="en-US"/>
          </w:rPr>
          <w:t xml:space="preserve">from Figure </w:t>
        </w:r>
        <w:r w:rsidR="00016C20">
          <w:rPr>
            <w:rFonts w:ascii="Times New Roman" w:hAnsi="Times New Roman"/>
            <w:sz w:val="24"/>
            <w:szCs w:val="24"/>
            <w:lang w:val="en-US"/>
          </w:rPr>
          <w:t>2 is</w:t>
        </w:r>
      </w:ins>
      <w:ins w:id="56" w:author="Robbie Parks" w:date="2018-01-18T00:46:00Z">
        <w:r w:rsidR="00635195">
          <w:rPr>
            <w:rFonts w:ascii="Times New Roman" w:hAnsi="Times New Roman"/>
            <w:sz w:val="24"/>
            <w:szCs w:val="24"/>
            <w:lang w:val="en-US"/>
          </w:rPr>
          <w:t xml:space="preserve"> explained by the influence of external deaths</w:t>
        </w:r>
      </w:ins>
      <w:ins w:id="57" w:author="Robbie Parks" w:date="2018-01-18T00:49:00Z">
        <w:r w:rsidR="00635195">
          <w:rPr>
            <w:rFonts w:ascii="Times New Roman" w:hAnsi="Times New Roman"/>
            <w:sz w:val="24"/>
            <w:szCs w:val="24"/>
            <w:lang w:val="en-US"/>
          </w:rPr>
          <w:t xml:space="preserve"> peaking</w:t>
        </w:r>
      </w:ins>
      <w:ins w:id="58" w:author="Robbie Parks" w:date="2018-01-18T00:46:00Z">
        <w:r w:rsidR="00635195">
          <w:rPr>
            <w:rFonts w:ascii="Times New Roman" w:hAnsi="Times New Roman"/>
            <w:sz w:val="24"/>
            <w:szCs w:val="24"/>
            <w:lang w:val="en-US"/>
          </w:rPr>
          <w:t xml:space="preserve"> 6 months </w:t>
        </w:r>
      </w:ins>
      <w:ins w:id="59" w:author="Robbie Parks" w:date="2018-01-18T00:49:00Z">
        <w:r w:rsidR="00635195">
          <w:rPr>
            <w:rFonts w:ascii="Times New Roman" w:hAnsi="Times New Roman"/>
            <w:sz w:val="24"/>
            <w:szCs w:val="24"/>
            <w:lang w:val="en-US"/>
          </w:rPr>
          <w:t>apart from the other causes of death.</w:t>
        </w:r>
      </w:ins>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2CD43A6" w14:textId="353EFD2B" w:rsidR="009F3128"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w:t>
      </w:r>
      <w:r w:rsidR="00F44160">
        <w:rPr>
          <w:rFonts w:ascii="Times New Roman" w:hAnsi="Times New Roman"/>
          <w:sz w:val="24"/>
          <w:szCs w:val="24"/>
          <w:lang w:val="en-US"/>
        </w:rPr>
        <w:t xml:space="preserve">all-cause </w:t>
      </w:r>
      <w:r w:rsidRPr="00C0501F">
        <w:rPr>
          <w:rFonts w:ascii="Times New Roman" w:hAnsi="Times New Roman"/>
          <w:sz w:val="24"/>
          <w:szCs w:val="24"/>
          <w:lang w:val="en-US"/>
        </w:rPr>
        <w:t xml:space="preserve">death rates between mortality in peak and minimum months declined </w:t>
      </w:r>
      <w:ins w:id="60" w:author="Robbie Parks" w:date="2018-01-18T01:22:00Z">
        <w:r w:rsidR="00B62D3F">
          <w:rPr>
            <w:rFonts w:ascii="Times New Roman" w:hAnsi="Times New Roman"/>
            <w:sz w:val="24"/>
            <w:szCs w:val="24"/>
            <w:lang w:val="en-US"/>
          </w:rPr>
          <w:t xml:space="preserve">non-significantly </w:t>
        </w:r>
      </w:ins>
      <w:r w:rsidRPr="00C0501F">
        <w:rPr>
          <w:rFonts w:ascii="Times New Roman" w:hAnsi="Times New Roman"/>
          <w:sz w:val="24"/>
          <w:szCs w:val="24"/>
          <w:lang w:val="en-US"/>
        </w:rPr>
        <w:t xml:space="preserve">by less than </w:t>
      </w:r>
      <w:ins w:id="61" w:author="Robbie Parks" w:date="2018-01-18T01:18:00Z">
        <w:r w:rsidR="00A87A63">
          <w:rPr>
            <w:rFonts w:ascii="Times New Roman" w:hAnsi="Times New Roman"/>
            <w:sz w:val="24"/>
            <w:szCs w:val="24"/>
            <w:lang w:val="en-US"/>
          </w:rPr>
          <w:t>eight</w:t>
        </w:r>
      </w:ins>
      <w:del w:id="62" w:author="Robbie Parks" w:date="2018-01-18T01:18:00Z">
        <w:r w:rsidRPr="00C0501F" w:rsidDel="00A87A63">
          <w:rPr>
            <w:rFonts w:ascii="Times New Roman" w:hAnsi="Times New Roman"/>
            <w:sz w:val="24"/>
            <w:szCs w:val="24"/>
            <w:lang w:val="en-US"/>
          </w:rPr>
          <w:delText>seven</w:delText>
        </w:r>
      </w:del>
      <w:r w:rsidRPr="00C0501F">
        <w:rPr>
          <w:rFonts w:ascii="Times New Roman" w:hAnsi="Times New Roman"/>
          <w:sz w:val="24"/>
          <w:szCs w:val="24"/>
          <w:lang w:val="en-US"/>
        </w:rPr>
        <w:t xml:space="preserve"> percentage points for people olde</w:t>
      </w:r>
      <w:r w:rsidR="009B509E">
        <w:rPr>
          <w:rFonts w:ascii="Times New Roman" w:hAnsi="Times New Roman"/>
          <w:sz w:val="24"/>
          <w:szCs w:val="24"/>
          <w:lang w:val="en-US"/>
        </w:rPr>
        <w:t>r than 45 years of age from 1980</w:t>
      </w:r>
      <w:r w:rsidRPr="00C0501F">
        <w:rPr>
          <w:rFonts w:ascii="Times New Roman" w:hAnsi="Times New Roman"/>
          <w:sz w:val="24"/>
          <w:szCs w:val="24"/>
          <w:lang w:val="en-US"/>
        </w:rPr>
        <w:t xml:space="preserve"> to 2013 (Figure </w:t>
      </w:r>
      <w:r w:rsidR="00040FE5" w:rsidRPr="00C0501F">
        <w:rPr>
          <w:rFonts w:ascii="Times New Roman" w:hAnsi="Times New Roman"/>
          <w:sz w:val="24"/>
          <w:szCs w:val="24"/>
          <w:lang w:val="en-US"/>
        </w:rPr>
        <w:t>4</w:t>
      </w:r>
      <w:r w:rsidR="00EF58F0">
        <w:rPr>
          <w:rFonts w:ascii="Times New Roman" w:hAnsi="Times New Roman"/>
          <w:sz w:val="24"/>
          <w:szCs w:val="24"/>
          <w:lang w:val="en-US"/>
        </w:rPr>
        <w:t xml:space="preserve">), </w:t>
      </w:r>
      <w:commentRangeStart w:id="63"/>
      <w:commentRangeStart w:id="64"/>
      <w:r w:rsidR="00EF58F0">
        <w:rPr>
          <w:rFonts w:ascii="Times New Roman" w:hAnsi="Times New Roman"/>
          <w:sz w:val="24"/>
          <w:szCs w:val="24"/>
          <w:lang w:val="en-US"/>
        </w:rPr>
        <w:t>driven by declining seasonal differences in injury deaths</w:t>
      </w:r>
      <w:r w:rsidR="004C1040">
        <w:rPr>
          <w:rFonts w:ascii="Times New Roman" w:hAnsi="Times New Roman"/>
          <w:sz w:val="24"/>
          <w:szCs w:val="24"/>
          <w:lang w:val="en-US"/>
        </w:rPr>
        <w:t xml:space="preserve"> and by the fact that the share of deaths from cardiorespiratory deaths declined over time</w:t>
      </w:r>
      <w:r w:rsidR="00EF58F0">
        <w:rPr>
          <w:rFonts w:ascii="Times New Roman" w:hAnsi="Times New Roman"/>
          <w:sz w:val="24"/>
          <w:szCs w:val="24"/>
          <w:lang w:val="en-US"/>
        </w:rPr>
        <w:t>.</w:t>
      </w:r>
      <w:commentRangeEnd w:id="63"/>
      <w:r w:rsidR="00EF58F0">
        <w:rPr>
          <w:rStyle w:val="CommentReference"/>
          <w:rFonts w:asciiTheme="minorHAnsi" w:eastAsiaTheme="minorHAnsi" w:hAnsiTheme="minorHAnsi" w:cstheme="minorBidi"/>
        </w:rPr>
        <w:commentReference w:id="63"/>
      </w:r>
      <w:commentRangeEnd w:id="64"/>
      <w:r w:rsidR="0071406C">
        <w:rPr>
          <w:rStyle w:val="CommentReference"/>
          <w:rFonts w:asciiTheme="minorHAnsi" w:eastAsiaTheme="minorHAnsi" w:hAnsiTheme="minorHAnsi" w:cstheme="minorBidi"/>
        </w:rPr>
        <w:commentReference w:id="64"/>
      </w:r>
      <w:r w:rsidR="00EF58F0">
        <w:rPr>
          <w:rFonts w:ascii="Times New Roman" w:hAnsi="Times New Roman"/>
          <w:sz w:val="24"/>
          <w:szCs w:val="24"/>
          <w:lang w:val="en-US"/>
        </w:rPr>
        <w:t xml:space="preserve"> </w:t>
      </w:r>
      <w:r w:rsidRPr="00C0501F">
        <w:rPr>
          <w:rFonts w:ascii="Times New Roman" w:hAnsi="Times New Roman"/>
          <w:sz w:val="24"/>
          <w:szCs w:val="24"/>
          <w:lang w:val="en-US"/>
        </w:rPr>
        <w:t xml:space="preserve">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 xml:space="preserve">declined significantly in younger ages, by </w:t>
      </w:r>
      <w:ins w:id="65" w:author="Robbie Parks" w:date="2018-01-18T01:24:00Z">
        <w:r w:rsidR="00B62D3F">
          <w:rPr>
            <w:rFonts w:ascii="Times New Roman" w:hAnsi="Times New Roman"/>
            <w:sz w:val="24"/>
            <w:szCs w:val="24"/>
            <w:lang w:val="en-US"/>
          </w:rPr>
          <w:t>over</w:t>
        </w:r>
      </w:ins>
      <w:del w:id="66" w:author="Robbie Parks" w:date="2018-01-18T01:24:00Z">
        <w:r w:rsidRPr="00C0501F" w:rsidDel="00B62D3F">
          <w:rPr>
            <w:rFonts w:ascii="Times New Roman" w:hAnsi="Times New Roman"/>
            <w:sz w:val="24"/>
            <w:szCs w:val="24"/>
            <w:lang w:val="en-US"/>
          </w:rPr>
          <w:delText>nearly 25</w:delText>
        </w:r>
      </w:del>
      <w:r w:rsidRPr="00C0501F">
        <w:rPr>
          <w:rFonts w:ascii="Times New Roman" w:hAnsi="Times New Roman"/>
          <w:sz w:val="24"/>
          <w:szCs w:val="24"/>
          <w:lang w:val="en-US"/>
        </w:rPr>
        <w:t xml:space="preserve"> </w:t>
      </w:r>
      <w:ins w:id="67" w:author="Robbie Parks" w:date="2018-01-18T01:33:00Z">
        <w:r w:rsidR="0071406C">
          <w:rPr>
            <w:rFonts w:ascii="Times New Roman" w:hAnsi="Times New Roman"/>
            <w:sz w:val="24"/>
            <w:szCs w:val="24"/>
            <w:lang w:val="en-US"/>
          </w:rPr>
          <w:t xml:space="preserve">25 </w:t>
        </w:r>
      </w:ins>
      <w:r w:rsidRPr="00C0501F">
        <w:rPr>
          <w:rFonts w:ascii="Times New Roman" w:hAnsi="Times New Roman"/>
          <w:sz w:val="24"/>
          <w:szCs w:val="24"/>
          <w:lang w:val="en-US"/>
        </w:rPr>
        <w:t>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Pr="00C0501F">
        <w:rPr>
          <w:rFonts w:ascii="Times New Roman" w:hAnsi="Times New Roman"/>
          <w:sz w:val="24"/>
          <w:szCs w:val="24"/>
          <w:lang w:val="en-US"/>
        </w:rPr>
        <w:t xml:space="preserve"> declined by a statistically-significant 13.2 percentage points (95% CI 8.1 to 18.2) for boys but only a statistically insignificant 5.0 percentage points (-12.0 to 2.0) for girls.</w:t>
      </w:r>
      <w:r w:rsidR="009B11D1">
        <w:rPr>
          <w:rFonts w:ascii="Times New Roman" w:hAnsi="Times New Roman"/>
          <w:sz w:val="24"/>
          <w:szCs w:val="24"/>
          <w:lang w:val="en-US"/>
        </w:rPr>
        <w:t xml:space="preserve"> This decline was a net effect of declining winter-summer difference in cardiorespiratory deaths and increasing summer-winter difference in injury deaths.</w:t>
      </w:r>
      <w:ins w:id="68" w:author="Robbie Parks" w:date="2018-01-18T01:35:00Z">
        <w:r w:rsidR="009F3128">
          <w:rPr>
            <w:rFonts w:ascii="Times New Roman" w:hAnsi="Times New Roman"/>
            <w:sz w:val="24"/>
            <w:szCs w:val="24"/>
            <w:lang w:val="en-US"/>
          </w:rPr>
          <w:t xml:space="preserve"> Significant </w:t>
        </w:r>
      </w:ins>
      <w:ins w:id="69" w:author="Robbie Parks" w:date="2018-01-18T01:36:00Z">
        <w:r w:rsidR="009F3128">
          <w:rPr>
            <w:rFonts w:ascii="Times New Roman" w:hAnsi="Times New Roman"/>
            <w:sz w:val="24"/>
            <w:szCs w:val="24"/>
            <w:lang w:val="en-US"/>
          </w:rPr>
          <w:t>changes</w:t>
        </w:r>
      </w:ins>
      <w:ins w:id="70" w:author="Robbie Parks" w:date="2018-01-18T01:35:00Z">
        <w:r w:rsidR="009F3128">
          <w:rPr>
            <w:rFonts w:ascii="Times New Roman" w:hAnsi="Times New Roman"/>
            <w:sz w:val="24"/>
            <w:szCs w:val="24"/>
            <w:lang w:val="en-US"/>
          </w:rPr>
          <w:t xml:space="preserve"> in </w:t>
        </w:r>
      </w:ins>
      <w:ins w:id="71" w:author="Robbie Parks" w:date="2018-01-18T01:36:00Z">
        <w:r w:rsidR="009F3128">
          <w:rPr>
            <w:rFonts w:ascii="Times New Roman" w:hAnsi="Times New Roman"/>
            <w:sz w:val="24"/>
            <w:szCs w:val="24"/>
            <w:lang w:val="en-US"/>
          </w:rPr>
          <w:t>cardiorespiratory deaths were restricted to</w:t>
        </w:r>
      </w:ins>
      <w:ins w:id="72" w:author="Robbie Parks" w:date="2018-01-18T01:37:00Z">
        <w:r w:rsidR="009F3128">
          <w:rPr>
            <w:rFonts w:ascii="Times New Roman" w:hAnsi="Times New Roman"/>
            <w:sz w:val="24"/>
            <w:szCs w:val="24"/>
            <w:lang w:val="en-US"/>
          </w:rPr>
          <w:t xml:space="preserve"> a decrease for</w:t>
        </w:r>
      </w:ins>
      <w:ins w:id="73" w:author="Robbie Parks" w:date="2018-01-18T01:36:00Z">
        <w:r w:rsidR="009F3128">
          <w:rPr>
            <w:rFonts w:ascii="Times New Roman" w:hAnsi="Times New Roman"/>
            <w:sz w:val="24"/>
            <w:szCs w:val="24"/>
            <w:lang w:val="en-US"/>
          </w:rPr>
          <w:t xml:space="preserve"> 0-4 boys of -41.0 percentage points (-13.2 to -68.8)</w:t>
        </w:r>
      </w:ins>
      <w:ins w:id="74" w:author="Robbie Parks" w:date="2018-01-18T01:37:00Z">
        <w:r w:rsidR="009F3128">
          <w:rPr>
            <w:rFonts w:ascii="Times New Roman" w:hAnsi="Times New Roman"/>
            <w:sz w:val="24"/>
            <w:szCs w:val="24"/>
            <w:lang w:val="en-US"/>
          </w:rPr>
          <w:t xml:space="preserve"> and </w:t>
        </w:r>
      </w:ins>
      <w:ins w:id="75" w:author="Robbie Parks" w:date="2018-01-18T01:38:00Z">
        <w:r w:rsidR="009F3128">
          <w:rPr>
            <w:rFonts w:ascii="Times New Roman" w:hAnsi="Times New Roman"/>
            <w:sz w:val="24"/>
            <w:szCs w:val="24"/>
            <w:lang w:val="en-US"/>
          </w:rPr>
          <w:t xml:space="preserve">an increase in </w:t>
        </w:r>
        <w:r w:rsidR="005773A8">
          <w:rPr>
            <w:rFonts w:ascii="Times New Roman" w:hAnsi="Times New Roman"/>
            <w:sz w:val="24"/>
            <w:szCs w:val="24"/>
            <w:lang w:val="en-US"/>
          </w:rPr>
          <w:t>25-34</w:t>
        </w:r>
        <w:r w:rsidR="009F3128">
          <w:rPr>
            <w:rFonts w:ascii="Times New Roman" w:hAnsi="Times New Roman"/>
            <w:sz w:val="24"/>
            <w:szCs w:val="24"/>
            <w:lang w:val="en-US"/>
          </w:rPr>
          <w:t xml:space="preserve"> </w:t>
        </w:r>
      </w:ins>
      <w:ins w:id="76" w:author="Robbie Parks" w:date="2018-01-18T01:40:00Z">
        <w:r w:rsidR="005773A8">
          <w:rPr>
            <w:rFonts w:ascii="Times New Roman" w:hAnsi="Times New Roman"/>
            <w:sz w:val="24"/>
            <w:szCs w:val="24"/>
            <w:lang w:val="en-US"/>
          </w:rPr>
          <w:t>men</w:t>
        </w:r>
      </w:ins>
      <w:ins w:id="77" w:author="Robbie Parks" w:date="2018-01-18T01:38:00Z">
        <w:r w:rsidR="009F3128">
          <w:rPr>
            <w:rFonts w:ascii="Times New Roman" w:hAnsi="Times New Roman"/>
            <w:sz w:val="24"/>
            <w:szCs w:val="24"/>
            <w:lang w:val="en-US"/>
          </w:rPr>
          <w:t xml:space="preserve"> of </w:t>
        </w:r>
      </w:ins>
      <w:ins w:id="78" w:author="Robbie Parks" w:date="2018-01-18T01:40:00Z">
        <w:r w:rsidR="005773A8">
          <w:rPr>
            <w:rFonts w:ascii="Times New Roman" w:hAnsi="Times New Roman"/>
            <w:sz w:val="24"/>
            <w:szCs w:val="24"/>
            <w:lang w:val="en-US"/>
          </w:rPr>
          <w:t>12.1 percentage points (</w:t>
        </w:r>
      </w:ins>
      <w:ins w:id="79" w:author="Robbie Parks" w:date="2018-01-18T01:41:00Z">
        <w:r w:rsidR="005773A8">
          <w:rPr>
            <w:rFonts w:ascii="Times New Roman" w:hAnsi="Times New Roman"/>
            <w:sz w:val="24"/>
            <w:szCs w:val="24"/>
            <w:lang w:val="en-US"/>
          </w:rPr>
          <w:t>0.5 to 23.7).</w:t>
        </w:r>
      </w:ins>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43A770B3" w:rsidR="000B343F" w:rsidRDefault="009B11D1"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xml:space="preserve">), indicating the </w:t>
      </w:r>
      <w:r w:rsidR="000210D1" w:rsidRPr="00C0501F">
        <w:rPr>
          <w:rFonts w:ascii="Times New Roman" w:hAnsi="Times New Roman"/>
          <w:sz w:val="24"/>
          <w:szCs w:val="24"/>
          <w:lang w:val="en-US"/>
        </w:rPr>
        <w:lastRenderedPageBreak/>
        <w:t>seasonality is largely independent of geography. The relative homogeneity of the timing of maximum</w:t>
      </w:r>
      <w:ins w:id="80" w:author="Robbie Parks" w:date="2018-01-18T02:05:00Z">
        <w:r w:rsidR="00A8195E">
          <w:rPr>
            <w:rFonts w:ascii="Times New Roman" w:hAnsi="Times New Roman"/>
            <w:sz w:val="24"/>
            <w:szCs w:val="24"/>
            <w:lang w:val="en-US"/>
          </w:rPr>
          <w:t xml:space="preserve"> and minimum</w:t>
        </w:r>
      </w:ins>
      <w:del w:id="81" w:author="Robbie Parks" w:date="2018-01-18T01:51:00Z">
        <w:r w:rsidR="000210D1" w:rsidRPr="00C0501F" w:rsidDel="00214C19">
          <w:rPr>
            <w:rFonts w:ascii="Times New Roman" w:hAnsi="Times New Roman"/>
            <w:sz w:val="24"/>
            <w:szCs w:val="24"/>
            <w:lang w:val="en-US"/>
          </w:rPr>
          <w:delText xml:space="preserve"> and</w:delText>
        </w:r>
      </w:del>
      <w:r w:rsidR="000210D1" w:rsidRPr="00C0501F">
        <w:rPr>
          <w:rFonts w:ascii="Times New Roman" w:hAnsi="Times New Roman"/>
          <w:sz w:val="24"/>
          <w:szCs w:val="24"/>
          <w:lang w:val="en-US"/>
        </w:rPr>
        <w:t xml:space="preserve"> mortality is evident, despite the large variation in temperatures that exist between climate regions during the same months.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r w:rsidR="000210D1" w:rsidRPr="00C0501F">
        <w:rPr>
          <w:rFonts w:ascii="Times New Roman" w:hAnsi="Times New Roman"/>
          <w:sz w:val="24"/>
          <w:szCs w:val="24"/>
          <w:lang w:val="en-US"/>
        </w:rPr>
        <w:t xml:space="preserve">; none of the associations with temperature difference were statistically significant above </w:t>
      </w:r>
      <w:ins w:id="82" w:author="Robbie Parks" w:date="2018-01-22T00:11:00Z">
        <w:r w:rsidR="00037CC3">
          <w:rPr>
            <w:rFonts w:ascii="Times New Roman" w:hAnsi="Times New Roman"/>
            <w:sz w:val="24"/>
            <w:szCs w:val="24"/>
            <w:lang w:val="en-US"/>
          </w:rPr>
          <w:t>2</w:t>
        </w:r>
      </w:ins>
      <w:del w:id="83" w:author="Robbie Parks" w:date="2018-01-22T00:11:00Z">
        <w:r w:rsidR="000210D1" w:rsidRPr="00C0501F" w:rsidDel="00037CC3">
          <w:rPr>
            <w:rFonts w:ascii="Times New Roman" w:hAnsi="Times New Roman"/>
            <w:sz w:val="24"/>
            <w:szCs w:val="24"/>
            <w:lang w:val="en-US"/>
          </w:rPr>
          <w:delText>4</w:delText>
        </w:r>
      </w:del>
      <w:r w:rsidR="000210D1" w:rsidRPr="00C0501F">
        <w:rPr>
          <w:rFonts w:ascii="Times New Roman" w:hAnsi="Times New Roman"/>
          <w:sz w:val="24"/>
          <w:szCs w:val="24"/>
          <w:lang w:val="en-US"/>
        </w:rPr>
        <w:t>5 years of age</w:t>
      </w:r>
      <w:ins w:id="84" w:author="Robbie Parks" w:date="2018-01-22T00:11:00Z">
        <w:r w:rsidR="00037CC3">
          <w:rPr>
            <w:rFonts w:ascii="Times New Roman" w:hAnsi="Times New Roman"/>
            <w:sz w:val="24"/>
            <w:szCs w:val="24"/>
            <w:lang w:val="en-US"/>
          </w:rPr>
          <w:t>, although there were three significant age groups of</w:t>
        </w:r>
      </w:ins>
      <w:ins w:id="85" w:author="Robbie Parks" w:date="2018-01-22T00:12:00Z">
        <w:r w:rsidR="00567BA7">
          <w:rPr>
            <w:rFonts w:ascii="Times New Roman" w:hAnsi="Times New Roman"/>
            <w:sz w:val="24"/>
            <w:szCs w:val="24"/>
            <w:lang w:val="en-US"/>
          </w:rPr>
          <w:t xml:space="preserve"> girls of </w:t>
        </w:r>
      </w:ins>
      <w:ins w:id="86" w:author="Robbie Parks" w:date="2018-01-22T00:11:00Z">
        <w:r w:rsidR="00567BA7">
          <w:rPr>
            <w:rFonts w:ascii="Times New Roman" w:hAnsi="Times New Roman"/>
            <w:sz w:val="24"/>
            <w:szCs w:val="24"/>
            <w:lang w:val="en-US"/>
          </w:rPr>
          <w:t xml:space="preserve">0-4, </w:t>
        </w:r>
      </w:ins>
      <w:ins w:id="87" w:author="Robbie Parks" w:date="2018-01-22T00:12:00Z">
        <w:r w:rsidR="00567BA7">
          <w:rPr>
            <w:rFonts w:ascii="Times New Roman" w:hAnsi="Times New Roman"/>
            <w:sz w:val="24"/>
            <w:szCs w:val="24"/>
            <w:lang w:val="en-US"/>
          </w:rPr>
          <w:t xml:space="preserve">and men of </w:t>
        </w:r>
      </w:ins>
      <w:ins w:id="88" w:author="Robbie Parks" w:date="2018-01-22T00:11:00Z">
        <w:r w:rsidR="00567BA7">
          <w:rPr>
            <w:rFonts w:ascii="Times New Roman" w:hAnsi="Times New Roman"/>
            <w:sz w:val="24"/>
            <w:szCs w:val="24"/>
            <w:lang w:val="en-US"/>
          </w:rPr>
          <w:t>15-24</w:t>
        </w:r>
      </w:ins>
      <w:ins w:id="89" w:author="Robbie Parks" w:date="2018-01-22T00:12:00Z">
        <w:r w:rsidR="00567BA7">
          <w:rPr>
            <w:rFonts w:ascii="Times New Roman" w:hAnsi="Times New Roman"/>
            <w:sz w:val="24"/>
            <w:szCs w:val="24"/>
            <w:lang w:val="en-US"/>
          </w:rPr>
          <w:t>,</w:t>
        </w:r>
      </w:ins>
      <w:ins w:id="90" w:author="Robbie Parks" w:date="2018-01-22T00:11:00Z">
        <w:r w:rsidR="00567BA7">
          <w:rPr>
            <w:rFonts w:ascii="Times New Roman" w:hAnsi="Times New Roman"/>
            <w:sz w:val="24"/>
            <w:szCs w:val="24"/>
            <w:lang w:val="en-US"/>
          </w:rPr>
          <w:t xml:space="preserve"> </w:t>
        </w:r>
      </w:ins>
      <w:ins w:id="91" w:author="Robbie Parks" w:date="2018-01-22T00:12:00Z">
        <w:r w:rsidR="00567BA7">
          <w:rPr>
            <w:rFonts w:ascii="Times New Roman" w:hAnsi="Times New Roman"/>
            <w:sz w:val="24"/>
            <w:szCs w:val="24"/>
            <w:lang w:val="en-US"/>
          </w:rPr>
          <w:t>25-34 years</w:t>
        </w:r>
      </w:ins>
      <w:r w:rsidR="000210D1" w:rsidRPr="00C0501F">
        <w:rPr>
          <w:rFonts w:ascii="Times New Roman" w:hAnsi="Times New Roman"/>
          <w:sz w:val="24"/>
          <w:szCs w:val="24"/>
          <w:lang w:val="en-US"/>
        </w:rPr>
        <w:t xml:space="preserve">). </w:t>
      </w:r>
      <w:ins w:id="92" w:author="Robbie Parks" w:date="2018-01-18T01:52:00Z">
        <w:r w:rsidR="00214C19" w:rsidRPr="00214C19">
          <w:rPr>
            <w:rFonts w:ascii="Times New Roman" w:hAnsi="Times New Roman"/>
            <w:sz w:val="24"/>
            <w:szCs w:val="24"/>
            <w:lang w:val="en-US"/>
          </w:rPr>
          <w:t xml:space="preserve"> </w:t>
        </w:r>
        <w:r w:rsidR="00214C19">
          <w:rPr>
            <w:rFonts w:ascii="Times New Roman" w:hAnsi="Times New Roman"/>
            <w:sz w:val="24"/>
            <w:szCs w:val="24"/>
            <w:lang w:val="en-US"/>
          </w:rPr>
          <w:t xml:space="preserve">The homogeneity of peak mortality through climate regions is generally true of the cause-specific analysis too, </w:t>
        </w:r>
      </w:ins>
      <w:ins w:id="93" w:author="Robbie Parks" w:date="2018-01-18T11:21:00Z">
        <w:r w:rsidR="00FF6541">
          <w:rPr>
            <w:rFonts w:ascii="Times New Roman" w:hAnsi="Times New Roman"/>
            <w:sz w:val="24"/>
            <w:szCs w:val="24"/>
            <w:lang w:val="en-US"/>
          </w:rPr>
          <w:t xml:space="preserve">with a </w:t>
        </w:r>
      </w:ins>
      <w:ins w:id="94" w:author="Robbie Parks" w:date="2018-01-18T01:52:00Z">
        <w:r w:rsidR="00214C19">
          <w:rPr>
            <w:rFonts w:ascii="Times New Roman" w:hAnsi="Times New Roman"/>
            <w:sz w:val="24"/>
            <w:szCs w:val="24"/>
            <w:lang w:val="en-US"/>
          </w:rPr>
          <w:t>notable except</w:t>
        </w:r>
      </w:ins>
      <w:ins w:id="95" w:author="Robbie Parks" w:date="2018-01-18T11:20:00Z">
        <w:r w:rsidR="00FF6541">
          <w:rPr>
            <w:rFonts w:ascii="Times New Roman" w:hAnsi="Times New Roman"/>
            <w:sz w:val="24"/>
            <w:szCs w:val="24"/>
            <w:lang w:val="en-US"/>
          </w:rPr>
          <w:t>ion</w:t>
        </w:r>
      </w:ins>
      <w:ins w:id="96" w:author="Robbie Parks" w:date="2018-01-18T01:52:00Z">
        <w:r w:rsidR="00214C19">
          <w:rPr>
            <w:rFonts w:ascii="Times New Roman" w:hAnsi="Times New Roman"/>
            <w:sz w:val="24"/>
            <w:szCs w:val="24"/>
            <w:lang w:val="en-US"/>
          </w:rPr>
          <w:t xml:space="preserve"> in injuries </w:t>
        </w:r>
      </w:ins>
      <w:ins w:id="97" w:author="Robbie Parks" w:date="2018-01-18T01:53:00Z">
        <w:r w:rsidR="00214C19">
          <w:rPr>
            <w:rFonts w:ascii="Times New Roman" w:hAnsi="Times New Roman"/>
            <w:sz w:val="24"/>
            <w:szCs w:val="24"/>
            <w:lang w:val="en-US"/>
          </w:rPr>
          <w:t>with</w:t>
        </w:r>
      </w:ins>
      <w:ins w:id="98" w:author="Robbie Parks" w:date="2018-01-18T01:52:00Z">
        <w:r w:rsidR="00214C19">
          <w:rPr>
            <w:rFonts w:ascii="Times New Roman" w:hAnsi="Times New Roman"/>
            <w:sz w:val="24"/>
            <w:szCs w:val="24"/>
            <w:lang w:val="en-US"/>
          </w:rPr>
          <w:t xml:space="preserve"> 55-64 men and 65-74 women strong regional differences</w:t>
        </w:r>
      </w:ins>
      <w:ins w:id="99" w:author="Robbie Parks" w:date="2018-01-18T01:53:00Z">
        <w:r w:rsidR="00765400">
          <w:rPr>
            <w:rFonts w:ascii="Times New Roman" w:hAnsi="Times New Roman"/>
            <w:sz w:val="24"/>
            <w:szCs w:val="24"/>
            <w:lang w:val="en-US"/>
          </w:rPr>
          <w:t>, (with Northeast peak mortality for injuries in January and Northwest peak mortality in August)</w:t>
        </w:r>
      </w:ins>
      <w:ins w:id="100" w:author="Robbie Parks" w:date="2018-01-18T01:52:00Z">
        <w:r w:rsidR="00214C19">
          <w:rPr>
            <w:rFonts w:ascii="Times New Roman" w:hAnsi="Times New Roman"/>
            <w:sz w:val="24"/>
            <w:szCs w:val="24"/>
            <w:lang w:val="en-US"/>
          </w:rPr>
          <w:t xml:space="preserve"> (Figure S?).</w:t>
        </w:r>
      </w:ins>
    </w:p>
    <w:p w14:paraId="78F6061F" w14:textId="43E94D44" w:rsidR="000B343F" w:rsidRDefault="000B343F" w:rsidP="00C33FFB">
      <w:pPr>
        <w:spacing w:after="0" w:line="480" w:lineRule="auto"/>
        <w:jc w:val="both"/>
        <w:rPr>
          <w:ins w:id="101" w:author="Robbie Parks" w:date="2018-01-19T10:07:00Z"/>
          <w:rFonts w:ascii="Times New Roman" w:hAnsi="Times New Roman"/>
          <w:sz w:val="24"/>
          <w:szCs w:val="24"/>
          <w:lang w:val="en-US"/>
        </w:rPr>
      </w:pPr>
    </w:p>
    <w:p w14:paraId="5585EDAE" w14:textId="77777777" w:rsidR="007F05EF" w:rsidRDefault="007F05E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04D6C698"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using wavelet and center 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w:t>
      </w:r>
      <w:r w:rsidRPr="0042218D">
        <w:rPr>
          <w:rFonts w:ascii="Times New Roman" w:hAnsi="Times New Roman"/>
          <w:sz w:val="24"/>
          <w:szCs w:val="24"/>
          <w:lang w:val="en-US"/>
        </w:rPr>
        <w:lastRenderedPageBreak/>
        <w:t>spring,</w:t>
      </w:r>
      <w:ins w:id="102" w:author="Robbie Parks" w:date="2018-01-18T02:16:00Z">
        <w:r w:rsidR="00577DE0">
          <w:rPr>
            <w:rFonts w:ascii="Times New Roman" w:hAnsi="Times New Roman"/>
            <w:sz w:val="24"/>
            <w:szCs w:val="24"/>
            <w:lang w:val="en-US"/>
          </w:rPr>
          <w:fldChar w:fldCharType="begin" w:fldLock="1"/>
        </w:r>
      </w:ins>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ins w:id="103" w:author="Robbie Parks" w:date="2018-01-18T02:16:00Z">
        <w:r w:rsidR="00577DE0">
          <w:rPr>
            <w:rFonts w:ascii="Times New Roman" w:hAnsi="Times New Roman"/>
            <w:sz w:val="24"/>
            <w:szCs w:val="24"/>
            <w:lang w:val="en-US"/>
          </w:rPr>
          <w:fldChar w:fldCharType="end"/>
        </w:r>
      </w:ins>
      <w:r w:rsidRPr="0042218D">
        <w:rPr>
          <w:rFonts w:ascii="Times New Roman" w:hAnsi="Times New Roman"/>
          <w:sz w:val="24"/>
          <w:szCs w:val="24"/>
          <w:lang w:val="en-US"/>
        </w:rPr>
        <w:t xml:space="preserve"> and cardiovascular disease mortality may peak earlier in the winter than that from respiratory conditions.</w:t>
      </w:r>
      <w:ins w:id="104" w:author="Robbie Parks" w:date="2018-01-18T02:15:00Z">
        <w:r w:rsidR="00577DE0">
          <w:rPr>
            <w:rFonts w:ascii="Times New Roman" w:hAnsi="Times New Roman"/>
            <w:sz w:val="24"/>
            <w:szCs w:val="24"/>
            <w:lang w:val="en-US"/>
          </w:rPr>
          <w:fldChar w:fldCharType="begin" w:fldLock="1"/>
        </w:r>
      </w:ins>
      <w:r w:rsidR="00A0361C">
        <w:rPr>
          <w:rFonts w:ascii="Times New Roman" w:hAnsi="Times New Roman"/>
          <w:sz w:val="24"/>
          <w:szCs w:val="24"/>
          <w:lang w:val="en-US"/>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"&lt;sup&gt;20&lt;/sup&gt;", "plainTextFormattedCitation" : "20", "previouslyFormattedCitation" : "&lt;sup&gt;20&lt;/sup&gt;"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20</w:t>
      </w:r>
      <w:ins w:id="105" w:author="Robbie Parks" w:date="2018-01-18T02:15:00Z">
        <w:r w:rsidR="00577DE0">
          <w:rPr>
            <w:rFonts w:ascii="Times New Roman" w:hAnsi="Times New Roman"/>
            <w:sz w:val="24"/>
            <w:szCs w:val="24"/>
            <w:lang w:val="en-US"/>
          </w:rPr>
          <w:fldChar w:fldCharType="end"/>
        </w:r>
      </w:ins>
      <w:r w:rsidRPr="0042218D">
        <w:rPr>
          <w:rFonts w:ascii="Times New Roman" w:hAnsi="Times New Roman"/>
          <w:sz w:val="24"/>
          <w:szCs w:val="24"/>
          <w:lang w:val="en-US"/>
        </w:rPr>
        <w:t xml:space="preserve"> </w:t>
      </w:r>
      <w:r w:rsidR="00101D00">
        <w:rPr>
          <w:rFonts w:ascii="Times New Roman" w:hAnsi="Times New Roman"/>
          <w:sz w:val="24"/>
          <w:szCs w:val="24"/>
          <w:lang w:val="en-US"/>
        </w:rPr>
        <w:t xml:space="preserve"> </w:t>
      </w:r>
      <w:ins w:id="106" w:author="Robbie Parks" w:date="2018-01-17T17:55:00Z">
        <w:r w:rsidR="00592119">
          <w:rPr>
            <w:rFonts w:ascii="Times New Roman" w:hAnsi="Times New Roman"/>
            <w:sz w:val="24"/>
            <w:szCs w:val="24"/>
            <w:lang w:val="en-US"/>
          </w:rPr>
          <w:t>In addition, investigatin</w:t>
        </w:r>
        <w:r w:rsidR="00A22028">
          <w:rPr>
            <w:rFonts w:ascii="Times New Roman" w:hAnsi="Times New Roman"/>
            <w:sz w:val="24"/>
            <w:szCs w:val="24"/>
            <w:lang w:val="en-US"/>
          </w:rPr>
          <w:t xml:space="preserve">g </w:t>
        </w:r>
      </w:ins>
      <w:ins w:id="107" w:author="Robbie Parks" w:date="2018-01-17T18:01:00Z">
        <w:r w:rsidR="00A22028">
          <w:rPr>
            <w:rFonts w:ascii="Times New Roman" w:hAnsi="Times New Roman"/>
            <w:sz w:val="24"/>
            <w:szCs w:val="24"/>
            <w:lang w:val="en-US"/>
          </w:rPr>
          <w:t xml:space="preserve">how seasonality of mortality has changed </w:t>
        </w:r>
      </w:ins>
      <w:ins w:id="108" w:author="Robbie Parks" w:date="2018-01-17T17:55:00Z">
        <w:r w:rsidR="00A22028">
          <w:rPr>
            <w:rFonts w:ascii="Times New Roman" w:hAnsi="Times New Roman"/>
            <w:sz w:val="24"/>
            <w:szCs w:val="24"/>
            <w:lang w:val="en-US"/>
          </w:rPr>
          <w:t xml:space="preserve">by socio-economic background </w:t>
        </w:r>
      </w:ins>
      <w:ins w:id="109" w:author="Robbie Parks" w:date="2018-01-19T10:15:00Z">
        <w:r w:rsidR="00786AD0">
          <w:rPr>
            <w:rFonts w:ascii="Times New Roman" w:hAnsi="Times New Roman"/>
            <w:sz w:val="24"/>
            <w:szCs w:val="24"/>
            <w:lang w:val="en-US"/>
          </w:rPr>
          <w:t xml:space="preserve">or urban/rural status </w:t>
        </w:r>
      </w:ins>
      <w:ins w:id="110" w:author="Robbie Parks" w:date="2018-01-17T17:55:00Z">
        <w:r w:rsidR="00592119">
          <w:rPr>
            <w:rFonts w:ascii="Times New Roman" w:hAnsi="Times New Roman"/>
            <w:sz w:val="24"/>
            <w:szCs w:val="24"/>
            <w:lang w:val="en-US"/>
          </w:rPr>
          <w:t>may help to und</w:t>
        </w:r>
        <w:r w:rsidR="00A22028">
          <w:rPr>
            <w:rFonts w:ascii="Times New Roman" w:hAnsi="Times New Roman"/>
            <w:sz w:val="24"/>
            <w:szCs w:val="24"/>
            <w:lang w:val="en-US"/>
          </w:rPr>
          <w:t xml:space="preserve">erstand if there </w:t>
        </w:r>
      </w:ins>
      <w:ins w:id="111" w:author="Robbie Parks" w:date="2018-01-18T02:05:00Z">
        <w:r w:rsidR="00565921">
          <w:rPr>
            <w:rFonts w:ascii="Times New Roman" w:hAnsi="Times New Roman"/>
            <w:sz w:val="24"/>
            <w:szCs w:val="24"/>
            <w:lang w:val="en-US"/>
          </w:rPr>
          <w:t>is any further differential</w:t>
        </w:r>
      </w:ins>
      <w:ins w:id="112" w:author="Robbie Parks" w:date="2018-01-18T02:14:00Z">
        <w:r w:rsidR="00A256A5">
          <w:rPr>
            <w:rFonts w:ascii="Times New Roman" w:hAnsi="Times New Roman"/>
            <w:sz w:val="24"/>
            <w:szCs w:val="24"/>
            <w:lang w:val="en-US"/>
          </w:rPr>
          <w:t xml:space="preserve">, </w:t>
        </w:r>
      </w:ins>
      <w:ins w:id="113" w:author="Robbie Parks" w:date="2018-01-18T02:16:00Z">
        <w:r w:rsidR="00577DE0">
          <w:rPr>
            <w:rFonts w:ascii="Times New Roman" w:hAnsi="Times New Roman"/>
            <w:sz w:val="24"/>
            <w:szCs w:val="24"/>
            <w:lang w:val="en-US"/>
          </w:rPr>
          <w:t xml:space="preserve">as our study </w:t>
        </w:r>
      </w:ins>
      <w:ins w:id="114" w:author="Robbie Parks" w:date="2018-01-19T10:15:00Z">
        <w:r w:rsidR="00786AD0">
          <w:rPr>
            <w:rFonts w:ascii="Times New Roman" w:hAnsi="Times New Roman"/>
            <w:sz w:val="24"/>
            <w:szCs w:val="24"/>
            <w:lang w:val="en-US"/>
          </w:rPr>
          <w:t xml:space="preserve">currently </w:t>
        </w:r>
      </w:ins>
      <w:ins w:id="115" w:author="Robbie Parks" w:date="2018-01-18T02:16:00Z">
        <w:r w:rsidR="00577DE0">
          <w:rPr>
            <w:rFonts w:ascii="Times New Roman" w:hAnsi="Times New Roman"/>
            <w:sz w:val="24"/>
            <w:szCs w:val="24"/>
            <w:lang w:val="en-US"/>
          </w:rPr>
          <w:t>does not have the capability of doing so</w:t>
        </w:r>
      </w:ins>
      <w:ins w:id="116" w:author="Robbie Parks" w:date="2018-01-17T17:55:00Z">
        <w:r w:rsidR="00A22028">
          <w:rPr>
            <w:rFonts w:ascii="Times New Roman" w:hAnsi="Times New Roman"/>
            <w:sz w:val="24"/>
            <w:szCs w:val="24"/>
            <w:lang w:val="en-US"/>
          </w:rPr>
          <w:t xml:space="preserve">. </w:t>
        </w:r>
      </w:ins>
      <w:commentRangeStart w:id="117"/>
      <w:r w:rsidR="00101D00" w:rsidRPr="00101D00">
        <w:rPr>
          <w:rFonts w:ascii="Times New Roman" w:hAnsi="Times New Roman"/>
          <w:sz w:val="24"/>
          <w:szCs w:val="24"/>
          <w:highlight w:val="yellow"/>
          <w:lang w:val="en-US"/>
        </w:rPr>
        <w:t xml:space="preserve">[[[add an example the flu stuff and cite </w:t>
      </w:r>
      <w:proofErr w:type="spellStart"/>
      <w:r w:rsidR="00101D00" w:rsidRPr="00101D00">
        <w:rPr>
          <w:rFonts w:ascii="Times New Roman" w:hAnsi="Times New Roman"/>
          <w:sz w:val="24"/>
          <w:szCs w:val="24"/>
          <w:highlight w:val="yellow"/>
          <w:lang w:val="en-US"/>
        </w:rPr>
        <w:t>Simonsen</w:t>
      </w:r>
      <w:proofErr w:type="spellEnd"/>
      <w:r w:rsidR="00101D00" w:rsidRPr="00101D00">
        <w:rPr>
          <w:rFonts w:ascii="Times New Roman" w:hAnsi="Times New Roman"/>
          <w:sz w:val="24"/>
          <w:szCs w:val="24"/>
          <w:highlight w:val="yellow"/>
          <w:lang w:val="en-US"/>
        </w:rPr>
        <w:t>]]]</w:t>
      </w:r>
      <w:commentRangeEnd w:id="117"/>
      <w:r w:rsidR="00665B8F">
        <w:rPr>
          <w:rStyle w:val="CommentReference"/>
          <w:rFonts w:asciiTheme="minorHAnsi" w:eastAsiaTheme="minorHAnsi" w:hAnsiTheme="minorHAnsi" w:cstheme="minorBidi"/>
        </w:rPr>
        <w:commentReference w:id="117"/>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25A6461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geography</w:t>
      </w:r>
      <w:r w:rsidR="00325E17">
        <w:rPr>
          <w:rFonts w:ascii="Times New Roman" w:hAnsi="Times New Roman"/>
          <w:sz w:val="24"/>
          <w:szCs w:val="24"/>
          <w:lang w:val="en-US"/>
        </w:rPr>
        <w:t xml:space="preserve"> and cause of death</w:t>
      </w:r>
      <w:r w:rsidR="000210D1" w:rsidRPr="00C0501F">
        <w:rPr>
          <w:rFonts w:ascii="Times New Roman" w:hAnsi="Times New Roman"/>
          <w:sz w:val="24"/>
          <w:szCs w:val="24"/>
          <w:lang w:val="en-US"/>
        </w:rPr>
        <w:t xml:space="preserve">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AB66EA">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r w:rsidR="00AB66EA">
        <w:rPr>
          <w:rFonts w:ascii="Times New Roman" w:hAnsi="Times New Roman"/>
          <w:sz w:val="24"/>
          <w:szCs w:val="24"/>
          <w:lang w:val="en-US"/>
        </w:rPr>
        <w:fldChar w:fldCharType="end"/>
      </w:r>
      <w:r w:rsidR="00325E17">
        <w:rPr>
          <w:rFonts w:ascii="Times New Roman" w:hAnsi="Times New Roman"/>
          <w:sz w:val="24"/>
          <w:szCs w:val="24"/>
          <w:lang w:val="en-US"/>
        </w:rPr>
        <w:t xml:space="preserve"> Importantly, we also showed that</w:t>
      </w:r>
      <w:r w:rsidR="000210D1" w:rsidRPr="00C0501F">
        <w:rPr>
          <w:rFonts w:ascii="Times New Roman" w:hAnsi="Times New Roman"/>
          <w:sz w:val="24"/>
          <w:szCs w:val="24"/>
          <w:lang w:val="en-US"/>
        </w:rPr>
        <w:t xml:space="preserve"> </w:t>
      </w:r>
      <w:ins w:id="118" w:author="Robbie Parks" w:date="2018-01-18T01:54:00Z">
        <w:r w:rsidR="00765400">
          <w:rPr>
            <w:rFonts w:ascii="Times New Roman" w:hAnsi="Times New Roman"/>
            <w:sz w:val="24"/>
            <w:szCs w:val="24"/>
            <w:lang w:val="en-US"/>
          </w:rPr>
          <w:t xml:space="preserve">all-cause and cause-specific </w:t>
        </w:r>
      </w:ins>
      <w:r w:rsidR="000210D1" w:rsidRPr="00C0501F">
        <w:rPr>
          <w:rFonts w:ascii="Times New Roman" w:hAnsi="Times New Roman"/>
          <w:sz w:val="24"/>
          <w:szCs w:val="24"/>
          <w:lang w:val="en-US"/>
        </w:rPr>
        <w:t xml:space="preserve">mortality seasonality is </w:t>
      </w:r>
      <w:ins w:id="119" w:author="Robbie Parks" w:date="2018-01-18T01:54:00Z">
        <w:r w:rsidR="00765400">
          <w:rPr>
            <w:rFonts w:ascii="Times New Roman" w:hAnsi="Times New Roman"/>
            <w:sz w:val="24"/>
            <w:szCs w:val="24"/>
            <w:lang w:val="en-US"/>
          </w:rPr>
          <w:t xml:space="preserve">largely </w:t>
        </w:r>
      </w:ins>
      <w:r w:rsidR="000210D1" w:rsidRPr="00C0501F">
        <w:rPr>
          <w:rFonts w:ascii="Times New Roman" w:hAnsi="Times New Roman"/>
          <w:sz w:val="24"/>
          <w:szCs w:val="24"/>
          <w:lang w:val="en-US"/>
        </w:rPr>
        <w:t>consistent sub-nationally in terms of both timing and magnitude</w:t>
      </w:r>
      <w:ins w:id="120" w:author="Robbie Parks" w:date="2018-01-18T01:55:00Z">
        <w:r w:rsidR="00765400">
          <w:rPr>
            <w:rFonts w:ascii="Times New Roman" w:hAnsi="Times New Roman"/>
            <w:sz w:val="24"/>
            <w:szCs w:val="24"/>
            <w:lang w:val="en-US"/>
          </w:rPr>
          <w:t>, with a notable exception of injuries in older age groups.</w:t>
        </w:r>
        <w:r w:rsidR="00765400"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 xml:space="preserve">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w:t>
      </w:r>
      <w:ins w:id="121" w:author="Robbie Parks" w:date="2018-01-18T02:21:00Z">
        <w:r w:rsidR="00780D25">
          <w:rPr>
            <w:rFonts w:ascii="Times New Roman" w:hAnsi="Times New Roman"/>
            <w:sz w:val="24"/>
            <w:szCs w:val="24"/>
            <w:lang w:val="en-US"/>
          </w:rPr>
          <w:t>,</w:t>
        </w:r>
      </w:ins>
      <w:r w:rsidR="000210D1" w:rsidRPr="00C0501F">
        <w:rPr>
          <w:rFonts w:ascii="Times New Roman" w:hAnsi="Times New Roman"/>
          <w:sz w:val="24"/>
          <w:szCs w:val="24"/>
          <w:lang w:val="en-US"/>
        </w:rPr>
        <w:t xml:space="preserve"> fixed to pre-specified frequencies</w:t>
      </w:r>
      <w:ins w:id="122" w:author="Robbie Parks" w:date="2018-01-18T02:21:00Z">
        <w:r w:rsidR="00780D25">
          <w:rPr>
            <w:rFonts w:ascii="Times New Roman" w:hAnsi="Times New Roman"/>
            <w:sz w:val="24"/>
            <w:szCs w:val="24"/>
            <w:lang w:val="en-US"/>
          </w:rPr>
          <w:t xml:space="preserve"> or restricted to national studies</w:t>
        </w:r>
      </w:ins>
      <w:r w:rsidR="000210D1" w:rsidRPr="00C0501F">
        <w:rPr>
          <w:rFonts w:ascii="Times New Roman" w:hAnsi="Times New Roman"/>
          <w:sz w:val="24"/>
          <w:szCs w:val="24"/>
          <w:lang w:val="en-US"/>
        </w:rPr>
        <w:t xml:space="preserve">. </w:t>
      </w:r>
    </w:p>
    <w:p w14:paraId="64DA09E3" w14:textId="77777777" w:rsidR="00D97444" w:rsidRDefault="00D97444" w:rsidP="000B343F">
      <w:pPr>
        <w:spacing w:after="0" w:line="480" w:lineRule="auto"/>
        <w:jc w:val="both"/>
        <w:rPr>
          <w:ins w:id="123" w:author="Robbie Parks" w:date="2018-01-19T11:01:00Z"/>
          <w:rFonts w:ascii="Times New Roman" w:hAnsi="Times New Roman"/>
          <w:sz w:val="24"/>
          <w:szCs w:val="24"/>
          <w:lang w:val="en-US"/>
        </w:rPr>
      </w:pPr>
    </w:p>
    <w:p w14:paraId="63BAC110" w14:textId="58E4B27F" w:rsidR="009546CB" w:rsidRDefault="00860CFB" w:rsidP="000B343F">
      <w:pPr>
        <w:spacing w:after="0" w:line="480" w:lineRule="auto"/>
        <w:jc w:val="both"/>
        <w:rPr>
          <w:ins w:id="124" w:author="Robbie Parks" w:date="2018-01-19T11:38:00Z"/>
          <w:rFonts w:ascii="Times New Roman" w:hAnsi="Times New Roman"/>
          <w:sz w:val="24"/>
          <w:szCs w:val="24"/>
          <w:lang w:val="en-US"/>
        </w:rPr>
      </w:pPr>
      <w:ins w:id="125" w:author="Robbie Parks" w:date="2018-01-19T10:33:00Z">
        <w:r w:rsidRPr="00D97444">
          <w:rPr>
            <w:rFonts w:ascii="Times New Roman" w:hAnsi="Times New Roman"/>
            <w:sz w:val="24"/>
            <w:szCs w:val="24"/>
            <w:lang w:val="en-US"/>
          </w:rPr>
          <w:t xml:space="preserve">Our </w:t>
        </w:r>
      </w:ins>
      <w:ins w:id="126" w:author="Robbie Parks" w:date="2018-01-19T10:43:00Z">
        <w:r w:rsidR="00A0361C">
          <w:rPr>
            <w:rFonts w:ascii="Times New Roman" w:hAnsi="Times New Roman"/>
            <w:sz w:val="24"/>
            <w:szCs w:val="24"/>
            <w:lang w:val="en-US"/>
          </w:rPr>
          <w:t>fin</w:t>
        </w:r>
        <w:r w:rsidR="00FA7F26">
          <w:rPr>
            <w:rFonts w:ascii="Times New Roman" w:hAnsi="Times New Roman"/>
            <w:sz w:val="24"/>
            <w:szCs w:val="24"/>
            <w:lang w:val="en-US"/>
          </w:rPr>
          <w:t xml:space="preserve">ding </w:t>
        </w:r>
      </w:ins>
      <w:ins w:id="127" w:author="Robbie Parks" w:date="2018-01-19T11:19:00Z">
        <w:r w:rsidR="00421105">
          <w:rPr>
            <w:rFonts w:ascii="Times New Roman" w:hAnsi="Times New Roman"/>
            <w:sz w:val="24"/>
            <w:szCs w:val="24"/>
            <w:lang w:val="en-US"/>
          </w:rPr>
          <w:t xml:space="preserve">adds to </w:t>
        </w:r>
      </w:ins>
      <w:ins w:id="128" w:author="Robbie Parks" w:date="2018-01-19T10:34:00Z">
        <w:r>
          <w:rPr>
            <w:rFonts w:ascii="Times New Roman" w:hAnsi="Times New Roman"/>
            <w:sz w:val="24"/>
            <w:szCs w:val="24"/>
            <w:lang w:val="en-US"/>
          </w:rPr>
          <w:t>previous studies</w:t>
        </w:r>
        <w:r w:rsidR="00803D84">
          <w:rPr>
            <w:rFonts w:ascii="Times New Roman" w:hAnsi="Times New Roman"/>
            <w:sz w:val="24"/>
            <w:szCs w:val="24"/>
            <w:lang w:val="en-US"/>
          </w:rPr>
          <w:t xml:space="preserve"> of</w:t>
        </w:r>
      </w:ins>
      <w:ins w:id="129" w:author="Robbie Parks" w:date="2018-01-19T11:19:00Z">
        <w:r w:rsidR="00421105">
          <w:rPr>
            <w:rFonts w:ascii="Times New Roman" w:hAnsi="Times New Roman"/>
            <w:sz w:val="24"/>
            <w:szCs w:val="24"/>
            <w:lang w:val="en-US"/>
          </w:rPr>
          <w:t xml:space="preserve"> seasonality of</w:t>
        </w:r>
      </w:ins>
      <w:ins w:id="130" w:author="Robbie Parks" w:date="2018-01-19T10:34:00Z">
        <w:r>
          <w:rPr>
            <w:rFonts w:ascii="Times New Roman" w:hAnsi="Times New Roman"/>
            <w:sz w:val="24"/>
            <w:szCs w:val="24"/>
            <w:lang w:val="en-US"/>
          </w:rPr>
          <w:t xml:space="preserve"> </w:t>
        </w:r>
      </w:ins>
      <w:ins w:id="131" w:author="Robbie Parks" w:date="2018-01-19T11:19:00Z">
        <w:r w:rsidR="00421105">
          <w:rPr>
            <w:rFonts w:ascii="Times New Roman" w:hAnsi="Times New Roman"/>
            <w:sz w:val="24"/>
            <w:szCs w:val="24"/>
            <w:lang w:val="en-US"/>
          </w:rPr>
          <w:t xml:space="preserve">cancer </w:t>
        </w:r>
      </w:ins>
      <w:ins w:id="132" w:author="Robbie Parks" w:date="2018-01-19T10:35:00Z">
        <w:r>
          <w:rPr>
            <w:rFonts w:ascii="Times New Roman" w:hAnsi="Times New Roman"/>
            <w:sz w:val="24"/>
            <w:szCs w:val="24"/>
            <w:lang w:val="en-US"/>
          </w:rPr>
          <w:t>mortality</w:t>
        </w:r>
      </w:ins>
      <w:ins w:id="133" w:author="Robbie Parks" w:date="2018-01-19T11:19:00Z">
        <w:r w:rsidR="00421105">
          <w:rPr>
            <w:rFonts w:ascii="Times New Roman" w:hAnsi="Times New Roman"/>
            <w:sz w:val="24"/>
            <w:szCs w:val="24"/>
            <w:lang w:val="en-US"/>
          </w:rPr>
          <w:t xml:space="preserve"> in the USA</w:t>
        </w:r>
      </w:ins>
      <w:ins w:id="134" w:author="Robbie Parks" w:date="2018-01-19T10:34:00Z">
        <w:r>
          <w:rPr>
            <w:rFonts w:ascii="Times New Roman" w:hAnsi="Times New Roman"/>
            <w:sz w:val="24"/>
            <w:szCs w:val="24"/>
            <w:lang w:val="en-US"/>
          </w:rPr>
          <w:t>, where no</w:t>
        </w:r>
      </w:ins>
      <w:ins w:id="135" w:author="Robbie Parks" w:date="2018-01-19T11:19:00Z">
        <w:r w:rsidR="00421105">
          <w:rPr>
            <w:rFonts w:ascii="Times New Roman" w:hAnsi="Times New Roman"/>
            <w:sz w:val="24"/>
            <w:szCs w:val="24"/>
            <w:lang w:val="en-US"/>
          </w:rPr>
          <w:t xml:space="preserve"> strong</w:t>
        </w:r>
      </w:ins>
      <w:ins w:id="136" w:author="Robbie Parks" w:date="2018-01-19T10:34:00Z">
        <w:r>
          <w:rPr>
            <w:rFonts w:ascii="Times New Roman" w:hAnsi="Times New Roman"/>
            <w:sz w:val="24"/>
            <w:szCs w:val="24"/>
            <w:lang w:val="en-US"/>
          </w:rPr>
          <w:t xml:space="preserve"> seasonality </w:t>
        </w:r>
      </w:ins>
      <w:ins w:id="137" w:author="Robbie Parks" w:date="2018-01-19T11:19:00Z">
        <w:r w:rsidR="00421105">
          <w:rPr>
            <w:rFonts w:ascii="Times New Roman" w:hAnsi="Times New Roman"/>
            <w:sz w:val="24"/>
            <w:szCs w:val="24"/>
            <w:lang w:val="en-US"/>
          </w:rPr>
          <w:t>was found</w:t>
        </w:r>
      </w:ins>
      <w:ins w:id="138" w:author="Robbie Parks" w:date="2018-01-19T11:20:00Z">
        <w:r w:rsidR="00421105">
          <w:rPr>
            <w:rFonts w:ascii="Times New Roman" w:hAnsi="Times New Roman"/>
            <w:sz w:val="24"/>
            <w:szCs w:val="24"/>
            <w:lang w:val="en-US"/>
          </w:rPr>
          <w:t>.</w:t>
        </w:r>
        <w:r w:rsidR="00421105">
          <w:rPr>
            <w:rFonts w:ascii="Times New Roman" w:hAnsi="Times New Roman"/>
            <w:sz w:val="24"/>
            <w:szCs w:val="24"/>
            <w:lang w:val="en-US"/>
          </w:rPr>
          <w:fldChar w:fldCharType="begin" w:fldLock="1"/>
        </w:r>
      </w:ins>
      <w:r w:rsidR="00421105">
        <w:rPr>
          <w:rFonts w:ascii="Times New Roman" w:hAnsi="Times New Roman"/>
          <w:sz w:val="24"/>
          <w:szCs w:val="24"/>
          <w:lang w:val="en-US"/>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"mendeley" : { "formattedCitation" : "&lt;sup&gt;21&lt;/sup&gt;", "plainTextFormattedCitation" : "21", "previouslyFormattedCitation" : "&lt;sup&gt;21&lt;/sup&gt;" }, "properties" : {  }, "schema" : "https://github.com/citation-style-language/schema/raw/master/csl-citation.json" }</w:instrText>
      </w:r>
      <w:r w:rsidR="00421105">
        <w:rPr>
          <w:rFonts w:ascii="Times New Roman" w:hAnsi="Times New Roman"/>
          <w:sz w:val="24"/>
          <w:szCs w:val="24"/>
          <w:lang w:val="en-US"/>
        </w:rPr>
        <w:fldChar w:fldCharType="separate"/>
      </w:r>
      <w:r w:rsidR="00421105" w:rsidRPr="00421105">
        <w:rPr>
          <w:rFonts w:ascii="Times New Roman" w:hAnsi="Times New Roman"/>
          <w:noProof/>
          <w:sz w:val="24"/>
          <w:szCs w:val="24"/>
          <w:vertAlign w:val="superscript"/>
          <w:lang w:val="en-US"/>
        </w:rPr>
        <w:t>21</w:t>
      </w:r>
      <w:ins w:id="139" w:author="Robbie Parks" w:date="2018-01-19T11:20:00Z">
        <w:r w:rsidR="00421105">
          <w:rPr>
            <w:rFonts w:ascii="Times New Roman" w:hAnsi="Times New Roman"/>
            <w:sz w:val="24"/>
            <w:szCs w:val="24"/>
            <w:lang w:val="en-US"/>
          </w:rPr>
          <w:fldChar w:fldCharType="end"/>
        </w:r>
        <w:r w:rsidR="00421105">
          <w:rPr>
            <w:rFonts w:ascii="Times New Roman" w:hAnsi="Times New Roman"/>
            <w:sz w:val="24"/>
            <w:szCs w:val="24"/>
            <w:lang w:val="en-US"/>
          </w:rPr>
          <w:t xml:space="preserve"> Our results diverge, however, as the age-specific analysis shows significant 12-month seasonality for all over the age of for men and women</w:t>
        </w:r>
      </w:ins>
      <w:ins w:id="140" w:author="Robbie Parks" w:date="2018-01-19T11:25:00Z">
        <w:r w:rsidR="002A4A3A">
          <w:rPr>
            <w:rFonts w:ascii="Times New Roman" w:hAnsi="Times New Roman"/>
            <w:sz w:val="24"/>
            <w:szCs w:val="24"/>
            <w:lang w:val="en-US"/>
          </w:rPr>
          <w:t>. This agrees with other studies</w:t>
        </w:r>
        <w:r w:rsidR="00D241C2">
          <w:rPr>
            <w:rFonts w:ascii="Times New Roman" w:hAnsi="Times New Roman"/>
            <w:sz w:val="24"/>
            <w:szCs w:val="24"/>
            <w:lang w:val="en-US"/>
          </w:rPr>
          <w:t xml:space="preserve"> which nationally finds that seasonality of </w:t>
        </w:r>
        <w:r w:rsidR="002A4A3A">
          <w:rPr>
            <w:rFonts w:ascii="Times New Roman" w:hAnsi="Times New Roman"/>
            <w:sz w:val="24"/>
            <w:szCs w:val="24"/>
            <w:lang w:val="en-US"/>
          </w:rPr>
          <w:t>cancer mortality appears in older</w:t>
        </w:r>
      </w:ins>
      <w:ins w:id="141" w:author="Robbie Parks" w:date="2018-01-19T11:28:00Z">
        <w:r w:rsidR="002A4A3A">
          <w:rPr>
            <w:rFonts w:ascii="Times New Roman" w:hAnsi="Times New Roman"/>
            <w:sz w:val="24"/>
            <w:szCs w:val="24"/>
            <w:lang w:val="en-US"/>
          </w:rPr>
          <w:t xml:space="preserve"> </w:t>
        </w:r>
      </w:ins>
      <w:ins w:id="142" w:author="Robbie Parks" w:date="2018-01-19T11:25:00Z">
        <w:r w:rsidR="002A4A3A">
          <w:rPr>
            <w:rFonts w:ascii="Times New Roman" w:hAnsi="Times New Roman"/>
            <w:sz w:val="24"/>
            <w:szCs w:val="24"/>
            <w:lang w:val="en-US"/>
          </w:rPr>
          <w:t>ages.</w:t>
        </w:r>
      </w:ins>
      <w:ins w:id="143" w:author="Robbie Parks" w:date="2018-01-19T11:28:00Z">
        <w:r w:rsidR="002A4A3A">
          <w:rPr>
            <w:rFonts w:ascii="Times New Roman" w:hAnsi="Times New Roman"/>
            <w:sz w:val="24"/>
            <w:szCs w:val="24"/>
            <w:lang w:val="en-US"/>
          </w:rPr>
          <w:fldChar w:fldCharType="begin" w:fldLock="1"/>
        </w:r>
      </w:ins>
      <w:r w:rsidR="002A4A3A">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sidR="002A4A3A">
        <w:rPr>
          <w:rFonts w:ascii="Times New Roman" w:hAnsi="Times New Roman"/>
          <w:sz w:val="24"/>
          <w:szCs w:val="24"/>
          <w:lang w:val="en-US"/>
        </w:rPr>
        <w:fldChar w:fldCharType="separate"/>
      </w:r>
      <w:r w:rsidR="002A4A3A" w:rsidRPr="002A4A3A">
        <w:rPr>
          <w:rFonts w:ascii="Times New Roman" w:hAnsi="Times New Roman"/>
          <w:noProof/>
          <w:sz w:val="24"/>
          <w:szCs w:val="24"/>
          <w:vertAlign w:val="superscript"/>
          <w:lang w:val="en-US"/>
        </w:rPr>
        <w:t>15,19</w:t>
      </w:r>
      <w:ins w:id="144" w:author="Robbie Parks" w:date="2018-01-19T11:28:00Z">
        <w:r w:rsidR="002A4A3A">
          <w:rPr>
            <w:rFonts w:ascii="Times New Roman" w:hAnsi="Times New Roman"/>
            <w:sz w:val="24"/>
            <w:szCs w:val="24"/>
            <w:lang w:val="en-US"/>
          </w:rPr>
          <w:fldChar w:fldCharType="end"/>
        </w:r>
      </w:ins>
      <w:ins w:id="145" w:author="Robbie Parks" w:date="2018-01-19T11:30:00Z">
        <w:r w:rsidR="009A75F1">
          <w:rPr>
            <w:rFonts w:ascii="Times New Roman" w:hAnsi="Times New Roman"/>
            <w:sz w:val="24"/>
            <w:szCs w:val="24"/>
            <w:lang w:val="en-US"/>
          </w:rPr>
          <w:t xml:space="preserve"> </w:t>
        </w:r>
        <w:r w:rsidR="00D97444">
          <w:rPr>
            <w:rFonts w:ascii="Times New Roman" w:hAnsi="Times New Roman"/>
            <w:sz w:val="24"/>
            <w:szCs w:val="24"/>
            <w:lang w:val="en-US"/>
          </w:rPr>
          <w:t>The timing of cancer death (</w:t>
        </w:r>
      </w:ins>
      <w:ins w:id="146" w:author="Robbie Parks" w:date="2018-01-19T11:31:00Z">
        <w:r w:rsidR="00D97444">
          <w:rPr>
            <w:rFonts w:ascii="Times New Roman" w:hAnsi="Times New Roman"/>
            <w:sz w:val="24"/>
            <w:szCs w:val="24"/>
            <w:lang w:val="en-US"/>
          </w:rPr>
          <w:t>peaking in January/February) and the relative homogeneity of the regional patterns in seasonal deaths are new contributions here.</w:t>
        </w:r>
      </w:ins>
      <w:ins w:id="147" w:author="Robbie Parks" w:date="2018-01-19T11:38:00Z">
        <w:r w:rsidR="00C72ADA">
          <w:rPr>
            <w:rFonts w:ascii="Times New Roman" w:hAnsi="Times New Roman"/>
            <w:sz w:val="24"/>
            <w:szCs w:val="24"/>
            <w:lang w:val="en-US"/>
          </w:rPr>
          <w:t xml:space="preserve"> The relative change between, maximum and minimum months of mortality, however, is small compared with other causes of death (Figure 3)</w:t>
        </w:r>
      </w:ins>
      <w:ins w:id="148" w:author="Robbie Parks" w:date="2018-01-19T11:55:00Z">
        <w:r w:rsidR="004B1D6B">
          <w:rPr>
            <w:rFonts w:ascii="Times New Roman" w:hAnsi="Times New Roman"/>
            <w:sz w:val="24"/>
            <w:szCs w:val="24"/>
            <w:lang w:val="en-US"/>
          </w:rPr>
          <w:t>, in agreement with other studies</w:t>
        </w:r>
      </w:ins>
      <w:ins w:id="149" w:author="Robbie Parks" w:date="2018-01-19T11:38:00Z">
        <w:r w:rsidR="00C72ADA">
          <w:rPr>
            <w:rFonts w:ascii="Times New Roman" w:hAnsi="Times New Roman"/>
            <w:sz w:val="24"/>
            <w:szCs w:val="24"/>
            <w:lang w:val="en-US"/>
          </w:rPr>
          <w:t>.</w:t>
        </w:r>
      </w:ins>
      <w:ins w:id="150" w:author="Robbie Parks" w:date="2018-01-19T11:56:00Z">
        <w:r w:rsidR="004B1D6B">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"mendeley" : { "formattedCitation" : "&lt;sup&gt;15,19&lt;/sup&gt;", "plainTextFormattedCitation" : "15,19", "previouslyFormattedCitation" : "&lt;sup&gt;15,19&lt;/sup&gt;" }, "properties" : {  }, "schema" : "https://github.com/citation-style-language/schema/raw/master/csl-citation.json" }</w:instrText>
      </w:r>
      <w:r w:rsidR="004B1D6B">
        <w:rPr>
          <w:rFonts w:ascii="Times New Roman" w:hAnsi="Times New Roman"/>
          <w:sz w:val="24"/>
          <w:szCs w:val="24"/>
          <w:lang w:val="en-US"/>
        </w:rPr>
        <w:fldChar w:fldCharType="separate"/>
      </w:r>
      <w:r w:rsidR="004B1D6B" w:rsidRPr="004B1D6B">
        <w:rPr>
          <w:rFonts w:ascii="Times New Roman" w:hAnsi="Times New Roman"/>
          <w:noProof/>
          <w:sz w:val="24"/>
          <w:szCs w:val="24"/>
          <w:vertAlign w:val="superscript"/>
          <w:lang w:val="en-US"/>
        </w:rPr>
        <w:t>15,19</w:t>
      </w:r>
      <w:ins w:id="151" w:author="Robbie Parks" w:date="2018-01-19T11:56:00Z">
        <w:r w:rsidR="004B1D6B">
          <w:rPr>
            <w:rFonts w:ascii="Times New Roman" w:hAnsi="Times New Roman"/>
            <w:sz w:val="24"/>
            <w:szCs w:val="24"/>
            <w:lang w:val="en-US"/>
          </w:rPr>
          <w:fldChar w:fldCharType="end"/>
        </w:r>
      </w:ins>
    </w:p>
    <w:p w14:paraId="7327E83B" w14:textId="77777777" w:rsidR="00C72ADA" w:rsidRDefault="00C72ADA" w:rsidP="000B343F">
      <w:pPr>
        <w:spacing w:after="0" w:line="480" w:lineRule="auto"/>
        <w:jc w:val="both"/>
        <w:rPr>
          <w:ins w:id="152" w:author="Robbie Parks" w:date="2018-01-19T11:01:00Z"/>
          <w:rFonts w:ascii="Times New Roman" w:hAnsi="Times New Roman"/>
          <w:sz w:val="24"/>
          <w:szCs w:val="24"/>
          <w:lang w:val="en-US"/>
        </w:rPr>
      </w:pPr>
    </w:p>
    <w:p w14:paraId="622A2AA4" w14:textId="448F938A" w:rsidR="0056316D" w:rsidRDefault="00D34505" w:rsidP="000B343F">
      <w:pPr>
        <w:spacing w:after="0" w:line="480" w:lineRule="auto"/>
        <w:jc w:val="both"/>
        <w:rPr>
          <w:ins w:id="153" w:author="Robbie Parks" w:date="2018-01-19T11:33:00Z"/>
          <w:rFonts w:ascii="Times New Roman" w:hAnsi="Times New Roman"/>
          <w:sz w:val="24"/>
          <w:szCs w:val="24"/>
          <w:lang w:val="en-US"/>
        </w:rPr>
      </w:pPr>
      <w:ins w:id="154" w:author="Robbie Parks" w:date="2018-01-19T11:51:00Z">
        <w:r>
          <w:rPr>
            <w:rFonts w:ascii="Times New Roman" w:hAnsi="Times New Roman"/>
            <w:sz w:val="24"/>
            <w:szCs w:val="24"/>
            <w:lang w:val="en-US"/>
          </w:rPr>
          <w:t>The presence of s</w:t>
        </w:r>
      </w:ins>
      <w:ins w:id="155" w:author="Robbie Parks" w:date="2018-01-19T11:46:00Z">
        <w:r w:rsidR="00D910AD">
          <w:rPr>
            <w:rFonts w:ascii="Times New Roman" w:hAnsi="Times New Roman"/>
            <w:sz w:val="24"/>
            <w:szCs w:val="24"/>
            <w:lang w:val="en-US"/>
          </w:rPr>
          <w:t xml:space="preserve">easonality in </w:t>
        </w:r>
      </w:ins>
      <w:ins w:id="156" w:author="Robbie Parks" w:date="2018-01-19T11:48:00Z">
        <w:r>
          <w:rPr>
            <w:rFonts w:ascii="Times New Roman" w:hAnsi="Times New Roman"/>
            <w:sz w:val="24"/>
            <w:szCs w:val="24"/>
            <w:lang w:val="en-US"/>
          </w:rPr>
          <w:t>cardiorespiratory deaths has been well-documented in other studies.</w:t>
        </w:r>
      </w:ins>
      <w:ins w:id="157" w:author="Robbie Parks" w:date="2018-01-19T11:52:00Z">
        <w:r w:rsidR="00F722A7">
          <w:rPr>
            <w:rFonts w:ascii="Times New Roman" w:hAnsi="Times New Roman"/>
            <w:sz w:val="24"/>
            <w:szCs w:val="24"/>
            <w:lang w:val="en-US"/>
          </w:rPr>
          <w:fldChar w:fldCharType="begin" w:fldLock="1"/>
        </w:r>
      </w:ins>
      <w:r w:rsidR="00F722A7">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"mendeley" : { "formattedCitation" : "&lt;sup&gt;15,19,21&lt;/sup&gt;", "plainTextFormattedCitation" : "15,19,21", "previouslyFormattedCitation" : "&lt;sup&gt;15,19,21&lt;/sup&gt;" }, "properties" : {  }, "schema" : "https://github.com/citation-style-language/schema/raw/master/csl-citation.json" }</w:instrText>
      </w:r>
      <w:r w:rsidR="00F722A7">
        <w:rPr>
          <w:rFonts w:ascii="Times New Roman" w:hAnsi="Times New Roman"/>
          <w:sz w:val="24"/>
          <w:szCs w:val="24"/>
          <w:lang w:val="en-US"/>
        </w:rPr>
        <w:fldChar w:fldCharType="separate"/>
      </w:r>
      <w:r w:rsidR="00F722A7" w:rsidRPr="00F722A7">
        <w:rPr>
          <w:rFonts w:ascii="Times New Roman" w:hAnsi="Times New Roman"/>
          <w:noProof/>
          <w:sz w:val="24"/>
          <w:szCs w:val="24"/>
          <w:vertAlign w:val="superscript"/>
          <w:lang w:val="en-US"/>
        </w:rPr>
        <w:t>15,19,21</w:t>
      </w:r>
      <w:ins w:id="158" w:author="Robbie Parks" w:date="2018-01-19T11:52:00Z">
        <w:r w:rsidR="00F722A7">
          <w:rPr>
            <w:rFonts w:ascii="Times New Roman" w:hAnsi="Times New Roman"/>
            <w:sz w:val="24"/>
            <w:szCs w:val="24"/>
            <w:lang w:val="en-US"/>
          </w:rPr>
          <w:fldChar w:fldCharType="end"/>
        </w:r>
      </w:ins>
      <w:ins w:id="159" w:author="Robbie Parks" w:date="2018-01-19T11:54:00Z">
        <w:r w:rsidR="001C0102">
          <w:rPr>
            <w:rFonts w:ascii="Times New Roman" w:hAnsi="Times New Roman"/>
            <w:sz w:val="24"/>
            <w:szCs w:val="24"/>
            <w:lang w:val="en-US"/>
          </w:rPr>
          <w:t xml:space="preserve"> </w:t>
        </w:r>
      </w:ins>
      <w:ins w:id="160" w:author="Robbie Parks" w:date="2018-01-19T11:59:00Z">
        <w:r w:rsidR="00E909F5">
          <w:rPr>
            <w:rFonts w:ascii="Times New Roman" w:hAnsi="Times New Roman"/>
            <w:sz w:val="24"/>
            <w:szCs w:val="24"/>
            <w:lang w:val="en-US"/>
          </w:rPr>
          <w:t xml:space="preserve">Another study found </w:t>
        </w:r>
        <w:r w:rsidR="006B2CBD">
          <w:rPr>
            <w:rFonts w:ascii="Times New Roman" w:hAnsi="Times New Roman"/>
            <w:sz w:val="24"/>
            <w:szCs w:val="24"/>
            <w:lang w:val="en-US"/>
          </w:rPr>
          <w:t>significant changes of all-age coronary heart disease deaths.</w:t>
        </w:r>
      </w:ins>
      <w:ins w:id="161" w:author="Robbie Parks" w:date="2018-01-19T12:01: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"author" : [ { "dropping-particle" : "", "family" : "Direc\u00e7\u00e3o Geral de Sa\u00fade", "given" : "Dgs", "non-dropping-particle" : "", "parse-names" : false, "suffix" : "" } ], "id" : "ITEM-1", "issued" : { "date-parts" : [ [ "2014" ] ] }, "title" : "TEMPERATURAS EXTREMAS ADVERSAS M\u00d3DULO CALOR 2014 Direc\u00e7\u00e3o de Servi\u00e7os de Preven\u00e7\u00e3o da Doen\u00e7a e Promo\u00e7\u00e3o da Sa\u00fade Divis\u00e3o de Sa\u00fade Ambiental e Ocupacional", "type" : "article-journal" }, "uris" : [ "http://www.mendeley.com/documents/?uuid=c8ee349d-c000-4e5b-97ab-bf4f41d0f5f7" ] } ], "mendeley" : { "formattedCitation" : "&lt;sup&gt;22&lt;/sup&gt;", "plainTextFormattedCitation" : "22", "previouslyFormattedCitation" : "&lt;sup&gt;22&lt;/sup&gt;"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w:t>
      </w:r>
      <w:ins w:id="162" w:author="Robbie Parks" w:date="2018-01-19T12:01:00Z">
        <w:r w:rsidR="006B2CBD">
          <w:rPr>
            <w:rFonts w:ascii="Times New Roman" w:hAnsi="Times New Roman"/>
            <w:sz w:val="24"/>
            <w:szCs w:val="24"/>
            <w:lang w:val="en-US"/>
          </w:rPr>
          <w:fldChar w:fldCharType="end"/>
        </w:r>
      </w:ins>
      <w:ins w:id="163" w:author="Robbie Parks" w:date="2018-01-19T11:56:00Z">
        <w:r w:rsidR="000E1B1B">
          <w:rPr>
            <w:rFonts w:ascii="Times New Roman" w:hAnsi="Times New Roman"/>
            <w:sz w:val="24"/>
            <w:szCs w:val="24"/>
            <w:lang w:val="en-US"/>
          </w:rPr>
          <w:t xml:space="preserve"> </w:t>
        </w:r>
      </w:ins>
      <w:ins w:id="164" w:author="Robbie Parks" w:date="2018-01-19T11:54:00Z">
        <w:r w:rsidR="001C0102">
          <w:rPr>
            <w:rFonts w:ascii="Times New Roman" w:hAnsi="Times New Roman"/>
            <w:sz w:val="24"/>
            <w:szCs w:val="24"/>
            <w:lang w:val="en-US"/>
          </w:rPr>
          <w:t xml:space="preserve"> However, the significant decline </w:t>
        </w:r>
      </w:ins>
      <w:ins w:id="165" w:author="Robbie Parks" w:date="2018-01-19T12:00:00Z">
        <w:r w:rsidR="006B2CBD">
          <w:rPr>
            <w:rFonts w:ascii="Times New Roman" w:hAnsi="Times New Roman"/>
            <w:sz w:val="24"/>
            <w:szCs w:val="24"/>
            <w:lang w:val="en-US"/>
          </w:rPr>
          <w:t xml:space="preserve">of 0-4 boys </w:t>
        </w:r>
      </w:ins>
      <w:ins w:id="166" w:author="Robbie Parks" w:date="2018-01-19T12:01:00Z">
        <w:r w:rsidR="006B2CBD">
          <w:rPr>
            <w:rFonts w:ascii="Times New Roman" w:hAnsi="Times New Roman"/>
            <w:sz w:val="24"/>
            <w:szCs w:val="24"/>
            <w:lang w:val="en-US"/>
          </w:rPr>
          <w:t xml:space="preserve">and rise in 25-24 men </w:t>
        </w:r>
      </w:ins>
      <w:ins w:id="167" w:author="Robbie Parks" w:date="2018-01-19T11:58:00Z">
        <w:r w:rsidR="006B2CBD">
          <w:rPr>
            <w:rFonts w:ascii="Times New Roman" w:hAnsi="Times New Roman"/>
            <w:sz w:val="24"/>
            <w:szCs w:val="24"/>
            <w:lang w:val="en-US"/>
          </w:rPr>
          <w:t xml:space="preserve">was not </w:t>
        </w:r>
      </w:ins>
      <w:ins w:id="168" w:author="Robbie Parks" w:date="2018-01-19T12:02:00Z">
        <w:r w:rsidR="006B2CBD">
          <w:rPr>
            <w:rFonts w:ascii="Times New Roman" w:hAnsi="Times New Roman"/>
            <w:sz w:val="24"/>
            <w:szCs w:val="24"/>
            <w:lang w:val="en-US"/>
          </w:rPr>
          <w:t>examined in that</w:t>
        </w:r>
      </w:ins>
      <w:ins w:id="169" w:author="Robbie Parks" w:date="2018-01-19T12:00:00Z">
        <w:r w:rsidR="006B2CBD">
          <w:rPr>
            <w:rFonts w:ascii="Times New Roman" w:hAnsi="Times New Roman"/>
            <w:sz w:val="24"/>
            <w:szCs w:val="24"/>
            <w:lang w:val="en-US"/>
          </w:rPr>
          <w:t xml:space="preserve"> study </w:t>
        </w:r>
      </w:ins>
      <w:ins w:id="170" w:author="Robbie Parks" w:date="2018-01-19T12:01:00Z">
        <w:r w:rsidR="006B2CBD">
          <w:rPr>
            <w:rFonts w:ascii="Times New Roman" w:hAnsi="Times New Roman"/>
            <w:sz w:val="24"/>
            <w:szCs w:val="24"/>
            <w:lang w:val="en-US"/>
          </w:rPr>
          <w:t>design</w:t>
        </w:r>
      </w:ins>
      <w:ins w:id="171" w:author="Robbie Parks" w:date="2018-01-19T12:02:00Z">
        <w:r w:rsidR="006B2CBD">
          <w:rPr>
            <w:rFonts w:ascii="Times New Roman" w:hAnsi="Times New Roman"/>
            <w:sz w:val="24"/>
            <w:szCs w:val="24"/>
            <w:lang w:val="en-US"/>
          </w:rPr>
          <w:t>, and so is not comparable</w:t>
        </w:r>
      </w:ins>
      <w:ins w:id="172" w:author="Robbie Parks" w:date="2018-01-19T12:01:00Z">
        <w:r w:rsidR="006B2CBD">
          <w:rPr>
            <w:rFonts w:ascii="Times New Roman" w:hAnsi="Times New Roman"/>
            <w:sz w:val="24"/>
            <w:szCs w:val="24"/>
            <w:lang w:val="en-US"/>
          </w:rPr>
          <w:t>.</w:t>
        </w:r>
      </w:ins>
      <w:ins w:id="173" w:author="Robbie Parks" w:date="2018-01-19T12:02: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"mendeley" : { "formattedCitation" : "&lt;sup&gt;11&lt;/sup&gt;", "plainTextFormattedCitation" : "11", "previouslyFormattedCitation" : "&lt;sup&gt;11&lt;/sup&gt;"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11</w:t>
      </w:r>
      <w:ins w:id="174" w:author="Robbie Parks" w:date="2018-01-19T12:02:00Z">
        <w:r w:rsidR="006B2CBD">
          <w:rPr>
            <w:rFonts w:ascii="Times New Roman" w:hAnsi="Times New Roman"/>
            <w:sz w:val="24"/>
            <w:szCs w:val="24"/>
            <w:lang w:val="en-US"/>
          </w:rPr>
          <w:fldChar w:fldCharType="end"/>
        </w:r>
      </w:ins>
    </w:p>
    <w:p w14:paraId="62CBC5F2" w14:textId="77777777" w:rsidR="009546CB" w:rsidRDefault="009546CB" w:rsidP="000B343F">
      <w:pPr>
        <w:spacing w:after="0" w:line="480" w:lineRule="auto"/>
        <w:jc w:val="both"/>
        <w:rPr>
          <w:ins w:id="175" w:author="Robbie Parks" w:date="2018-01-19T11:01:00Z"/>
          <w:rFonts w:ascii="Times New Roman" w:hAnsi="Times New Roman"/>
          <w:sz w:val="24"/>
          <w:szCs w:val="24"/>
          <w:lang w:val="en-US"/>
        </w:rPr>
      </w:pPr>
    </w:p>
    <w:p w14:paraId="3E75CB4D" w14:textId="1EA30FC2" w:rsidR="009546CB" w:rsidRDefault="00283502" w:rsidP="000B343F">
      <w:pPr>
        <w:spacing w:after="0" w:line="480" w:lineRule="auto"/>
        <w:jc w:val="both"/>
        <w:rPr>
          <w:ins w:id="176" w:author="Robbie Parks" w:date="2018-01-19T11:36:00Z"/>
          <w:rFonts w:ascii="Times New Roman" w:hAnsi="Times New Roman"/>
          <w:sz w:val="24"/>
          <w:szCs w:val="24"/>
          <w:lang w:val="en-US"/>
        </w:rPr>
      </w:pPr>
      <w:ins w:id="177" w:author="Robbie Parks" w:date="2018-01-19T11:34:00Z">
        <w:r>
          <w:rPr>
            <w:rFonts w:ascii="Times New Roman" w:hAnsi="Times New Roman"/>
            <w:sz w:val="24"/>
            <w:szCs w:val="24"/>
            <w:lang w:val="en-US"/>
          </w:rPr>
          <w:t xml:space="preserve">Seasonality of mortality from </w:t>
        </w:r>
      </w:ins>
      <w:ins w:id="178" w:author="Robbie Parks" w:date="2018-01-19T11:33:00Z">
        <w:r>
          <w:rPr>
            <w:rFonts w:ascii="Times New Roman" w:hAnsi="Times New Roman"/>
            <w:sz w:val="24"/>
            <w:szCs w:val="24"/>
            <w:lang w:val="en-US"/>
          </w:rPr>
          <w:t>i</w:t>
        </w:r>
        <w:r w:rsidR="009546CB">
          <w:rPr>
            <w:rFonts w:ascii="Times New Roman" w:hAnsi="Times New Roman"/>
            <w:sz w:val="24"/>
            <w:szCs w:val="24"/>
            <w:lang w:val="en-US"/>
          </w:rPr>
          <w:t xml:space="preserve">njuries have previously been </w:t>
        </w:r>
      </w:ins>
      <w:ins w:id="179" w:author="Robbie Parks" w:date="2018-01-19T11:34:00Z">
        <w:r>
          <w:rPr>
            <w:rFonts w:ascii="Times New Roman" w:hAnsi="Times New Roman"/>
            <w:sz w:val="24"/>
            <w:szCs w:val="24"/>
            <w:lang w:val="en-US"/>
          </w:rPr>
          <w:t>identified in young men and older men and women.</w:t>
        </w:r>
      </w:ins>
      <w:ins w:id="180" w:author="Robbie Parks" w:date="2018-01-19T11:35:00Z">
        <w:r>
          <w:rPr>
            <w:rFonts w:ascii="Times New Roman" w:hAnsi="Times New Roman"/>
            <w:sz w:val="24"/>
            <w:szCs w:val="24"/>
            <w:lang w:val="en-US"/>
          </w:rPr>
          <w:fldChar w:fldCharType="begin" w:fldLock="1"/>
        </w:r>
      </w:ins>
      <w:r w:rsidR="004344EB">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Pr>
          <w:rFonts w:ascii="Times New Roman" w:hAnsi="Times New Roman"/>
          <w:sz w:val="24"/>
          <w:szCs w:val="24"/>
          <w:lang w:val="en-US"/>
        </w:rPr>
        <w:fldChar w:fldCharType="separate"/>
      </w:r>
      <w:r w:rsidR="004344EB" w:rsidRPr="004344EB">
        <w:rPr>
          <w:rFonts w:ascii="Times New Roman" w:hAnsi="Times New Roman"/>
          <w:noProof/>
          <w:sz w:val="24"/>
          <w:szCs w:val="24"/>
          <w:vertAlign w:val="superscript"/>
          <w:lang w:val="en-US"/>
        </w:rPr>
        <w:t>15,19</w:t>
      </w:r>
      <w:ins w:id="181" w:author="Robbie Parks" w:date="2018-01-19T11:35:00Z">
        <w:r>
          <w:rPr>
            <w:rFonts w:ascii="Times New Roman" w:hAnsi="Times New Roman"/>
            <w:sz w:val="24"/>
            <w:szCs w:val="24"/>
            <w:lang w:val="en-US"/>
          </w:rPr>
          <w:fldChar w:fldCharType="end"/>
        </w:r>
        <w:r>
          <w:rPr>
            <w:rFonts w:ascii="Times New Roman" w:hAnsi="Times New Roman"/>
            <w:sz w:val="24"/>
            <w:szCs w:val="24"/>
            <w:lang w:val="en-US"/>
          </w:rPr>
          <w:t xml:space="preserve"> However, finding the centre of gravity o</w:t>
        </w:r>
        <w:r w:rsidR="0002552E">
          <w:rPr>
            <w:rFonts w:ascii="Times New Roman" w:hAnsi="Times New Roman"/>
            <w:sz w:val="24"/>
            <w:szCs w:val="24"/>
            <w:lang w:val="en-US"/>
          </w:rPr>
          <w:t xml:space="preserve">f these death </w:t>
        </w:r>
        <w:r>
          <w:rPr>
            <w:rFonts w:ascii="Times New Roman" w:hAnsi="Times New Roman"/>
            <w:sz w:val="24"/>
            <w:szCs w:val="24"/>
            <w:lang w:val="en-US"/>
          </w:rPr>
          <w:t>reveal</w:t>
        </w:r>
      </w:ins>
      <w:ins w:id="182" w:author="Robbie Parks" w:date="2018-01-19T11:36:00Z">
        <w:r w:rsidR="00346839">
          <w:rPr>
            <w:rFonts w:ascii="Times New Roman" w:hAnsi="Times New Roman"/>
            <w:sz w:val="24"/>
            <w:szCs w:val="24"/>
            <w:lang w:val="en-US"/>
          </w:rPr>
          <w:t>s</w:t>
        </w:r>
      </w:ins>
      <w:ins w:id="183" w:author="Robbie Parks" w:date="2018-01-19T11:35:00Z">
        <w:r>
          <w:rPr>
            <w:rFonts w:ascii="Times New Roman" w:hAnsi="Times New Roman"/>
            <w:sz w:val="24"/>
            <w:szCs w:val="24"/>
            <w:lang w:val="en-US"/>
          </w:rPr>
          <w:t xml:space="preserve"> new insights into the heterogeneity of </w:t>
        </w:r>
      </w:ins>
      <w:ins w:id="184" w:author="Robbie Parks" w:date="2018-01-19T11:36:00Z">
        <w:r w:rsidR="00346839">
          <w:rPr>
            <w:rFonts w:ascii="Times New Roman" w:hAnsi="Times New Roman"/>
            <w:sz w:val="24"/>
            <w:szCs w:val="24"/>
            <w:lang w:val="en-US"/>
          </w:rPr>
          <w:t>the timing sub-nationally.</w:t>
        </w:r>
      </w:ins>
      <w:ins w:id="185" w:author="Robbie Parks" w:date="2018-01-19T11:48:00Z">
        <w:r w:rsidR="0002552E">
          <w:rPr>
            <w:rFonts w:ascii="Times New Roman" w:hAnsi="Times New Roman"/>
            <w:sz w:val="24"/>
            <w:szCs w:val="24"/>
            <w:lang w:val="en-US"/>
          </w:rPr>
          <w:t xml:space="preserve"> Declining amplitude of injury in younger age groups, </w:t>
        </w:r>
        <w:proofErr w:type="gramStart"/>
        <w:r w:rsidR="0002552E">
          <w:rPr>
            <w:rFonts w:ascii="Times New Roman" w:hAnsi="Times New Roman"/>
            <w:sz w:val="24"/>
            <w:szCs w:val="24"/>
            <w:lang w:val="en-US"/>
          </w:rPr>
          <w:t>with the exception of</w:t>
        </w:r>
        <w:proofErr w:type="gramEnd"/>
        <w:r w:rsidR="0002552E">
          <w:rPr>
            <w:rFonts w:ascii="Times New Roman" w:hAnsi="Times New Roman"/>
            <w:sz w:val="24"/>
            <w:szCs w:val="24"/>
            <w:lang w:val="en-US"/>
          </w:rPr>
          <w:t xml:space="preserve"> the 0-4 age group which saw an increase, is </w:t>
        </w:r>
      </w:ins>
      <w:ins w:id="186" w:author="Robbie Parks" w:date="2018-01-20T14:25:00Z">
        <w:r w:rsidR="00665B8F">
          <w:rPr>
            <w:rFonts w:ascii="Times New Roman" w:hAnsi="Times New Roman"/>
            <w:sz w:val="24"/>
            <w:szCs w:val="24"/>
            <w:lang w:val="en-US"/>
          </w:rPr>
          <w:t xml:space="preserve">also </w:t>
        </w:r>
      </w:ins>
      <w:ins w:id="187" w:author="Robbie Parks" w:date="2018-01-19T11:48:00Z">
        <w:r w:rsidR="0002552E">
          <w:rPr>
            <w:rFonts w:ascii="Times New Roman" w:hAnsi="Times New Roman"/>
            <w:sz w:val="24"/>
            <w:szCs w:val="24"/>
            <w:lang w:val="en-US"/>
          </w:rPr>
          <w:t>a new finding.</w:t>
        </w:r>
      </w:ins>
    </w:p>
    <w:p w14:paraId="5F3F732D" w14:textId="77777777" w:rsidR="00860CFB" w:rsidDel="000855D2" w:rsidRDefault="00860CFB" w:rsidP="0042218D">
      <w:pPr>
        <w:spacing w:after="0" w:line="480" w:lineRule="auto"/>
        <w:jc w:val="both"/>
        <w:rPr>
          <w:del w:id="188" w:author="Robbie Parks" w:date="2018-01-19T11:57:00Z"/>
          <w:rFonts w:ascii="Times New Roman" w:hAnsi="Times New Roman"/>
          <w:sz w:val="24"/>
          <w:szCs w:val="24"/>
          <w:lang w:val="en-US"/>
        </w:rPr>
      </w:pPr>
    </w:p>
    <w:p w14:paraId="772849EA" w14:textId="35874B3A" w:rsidR="0042218D" w:rsidRPr="0042218D" w:rsidDel="000855D2" w:rsidRDefault="0042218D" w:rsidP="0042218D">
      <w:pPr>
        <w:spacing w:after="0" w:line="480" w:lineRule="auto"/>
        <w:jc w:val="both"/>
        <w:rPr>
          <w:del w:id="189" w:author="Robbie Parks" w:date="2018-01-19T11:57:00Z"/>
          <w:rFonts w:ascii="Times New Roman" w:hAnsi="Times New Roman"/>
          <w:sz w:val="24"/>
          <w:szCs w:val="24"/>
          <w:highlight w:val="yellow"/>
          <w:lang w:val="en-US"/>
        </w:rPr>
      </w:pPr>
      <w:del w:id="190" w:author="Robbie Parks" w:date="2018-01-19T11:57:00Z">
        <w:r w:rsidRPr="0042218D" w:rsidDel="000855D2">
          <w:rPr>
            <w:rFonts w:ascii="Times New Roman" w:hAnsi="Times New Roman"/>
            <w:sz w:val="24"/>
            <w:szCs w:val="24"/>
            <w:highlight w:val="yellow"/>
            <w:lang w:val="en-US"/>
          </w:rPr>
          <w:delText>Some comparison of our cause-specific results with other studies</w:delText>
        </w:r>
        <w:r w:rsidR="00101D00" w:rsidDel="000855D2">
          <w:rPr>
            <w:rFonts w:ascii="Times New Roman" w:hAnsi="Times New Roman"/>
            <w:sz w:val="24"/>
            <w:szCs w:val="24"/>
            <w:highlight w:val="yellow"/>
            <w:lang w:val="en-US"/>
          </w:rPr>
          <w:delText xml:space="preserve"> both in terms of  and how it has changed over time</w:delText>
        </w:r>
      </w:del>
    </w:p>
    <w:p w14:paraId="5FA8862D" w14:textId="0E746CD1" w:rsidR="0042218D" w:rsidRPr="0042218D" w:rsidDel="009546CB" w:rsidRDefault="0042218D" w:rsidP="0042218D">
      <w:pPr>
        <w:spacing w:after="0" w:line="480" w:lineRule="auto"/>
        <w:jc w:val="both"/>
        <w:rPr>
          <w:del w:id="191" w:author="Robbie Parks" w:date="2018-01-19T11:32:00Z"/>
          <w:rFonts w:ascii="Times New Roman" w:hAnsi="Times New Roman"/>
          <w:sz w:val="24"/>
          <w:szCs w:val="24"/>
          <w:highlight w:val="yellow"/>
          <w:lang w:val="en-US"/>
        </w:rPr>
      </w:pPr>
      <w:del w:id="192" w:author="Robbie Parks" w:date="2018-01-19T11:32:00Z">
        <w:r w:rsidRPr="0042218D" w:rsidDel="009546CB">
          <w:rPr>
            <w:rFonts w:ascii="Times New Roman" w:hAnsi="Times New Roman"/>
            <w:sz w:val="24"/>
            <w:szCs w:val="24"/>
            <w:highlight w:val="yellow"/>
            <w:lang w:val="en-US"/>
          </w:rPr>
          <w:delText>cancer show little or no seasonality.</w:delText>
        </w:r>
        <w:r w:rsidRPr="0042218D" w:rsidDel="009546CB">
          <w:rPr>
            <w:rFonts w:ascii="Times New Roman" w:hAnsi="Times New Roman"/>
            <w:sz w:val="24"/>
            <w:szCs w:val="24"/>
            <w:highlight w:val="yellow"/>
            <w:lang w:val="en-US"/>
          </w:rPr>
          <w:fldChar w:fldCharType="begin"/>
        </w:r>
        <w:r w:rsidRPr="0042218D" w:rsidDel="009546CB">
          <w:rPr>
            <w:rFonts w:ascii="Times New Roman" w:hAnsi="Times New Roman"/>
            <w:sz w:val="24"/>
            <w:szCs w:val="24"/>
            <w:highlight w:val="yellow"/>
            <w:lang w:val="en-US"/>
          </w:rPr>
          <w:del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delInstrText>
        </w:r>
        <w:r w:rsidRPr="0042218D" w:rsidDel="009546CB">
          <w:rPr>
            <w:rFonts w:ascii="Times New Roman" w:hAnsi="Times New Roman"/>
            <w:sz w:val="24"/>
            <w:szCs w:val="24"/>
            <w:highlight w:val="yellow"/>
            <w:lang w:val="en-US"/>
          </w:rPr>
          <w:fldChar w:fldCharType="separate"/>
        </w:r>
        <w:r w:rsidRPr="0042218D" w:rsidDel="009546CB">
          <w:rPr>
            <w:rFonts w:ascii="Times New Roman" w:hAnsi="Times New Roman"/>
            <w:noProof/>
            <w:sz w:val="24"/>
            <w:szCs w:val="24"/>
            <w:highlight w:val="yellow"/>
            <w:lang w:val="en-US"/>
          </w:rPr>
          <w:delText>(19)</w:delText>
        </w:r>
        <w:r w:rsidRPr="0042218D" w:rsidDel="009546CB">
          <w:rPr>
            <w:rFonts w:ascii="Times New Roman" w:hAnsi="Times New Roman"/>
            <w:sz w:val="24"/>
            <w:szCs w:val="24"/>
            <w:highlight w:val="yellow"/>
            <w:lang w:val="en-US"/>
          </w:rPr>
          <w:fldChar w:fldCharType="end"/>
        </w:r>
        <w:r w:rsidRPr="0042218D" w:rsidDel="009546CB">
          <w:rPr>
            <w:rFonts w:ascii="Times New Roman" w:hAnsi="Times New Roman"/>
            <w:sz w:val="24"/>
            <w:szCs w:val="24"/>
            <w:highlight w:val="yellow"/>
            <w:lang w:val="en-US"/>
          </w:rPr>
          <w:delText xml:space="preserve"> </w:delText>
        </w:r>
      </w:del>
    </w:p>
    <w:p w14:paraId="5F30430A" w14:textId="14DD158C" w:rsidR="0042218D" w:rsidRPr="0042218D" w:rsidDel="0056316D" w:rsidRDefault="0042218D" w:rsidP="0042218D">
      <w:pPr>
        <w:spacing w:after="0" w:line="480" w:lineRule="auto"/>
        <w:jc w:val="both"/>
        <w:rPr>
          <w:del w:id="193" w:author="Robbie Parks" w:date="2018-01-19T11:43:00Z"/>
          <w:rFonts w:ascii="Times New Roman" w:hAnsi="Times New Roman"/>
          <w:sz w:val="24"/>
          <w:szCs w:val="24"/>
          <w:highlight w:val="yellow"/>
          <w:lang w:val="en-US"/>
        </w:rPr>
      </w:pPr>
      <w:del w:id="194" w:author="Robbie Parks" w:date="2018-01-19T11:43:00Z">
        <w:r w:rsidRPr="0042218D" w:rsidDel="0056316D">
          <w:rPr>
            <w:rFonts w:ascii="Times New Roman" w:hAnsi="Times New Roman"/>
            <w:sz w:val="24"/>
            <w:szCs w:val="24"/>
            <w:highlight w:val="yellow"/>
            <w:lang w:val="en-US"/>
          </w:rPr>
          <w:delText>comparison with key injury seasonality studies</w:delText>
        </w:r>
      </w:del>
    </w:p>
    <w:p w14:paraId="5988B68A" w14:textId="1D43B1AB" w:rsidR="0042218D" w:rsidDel="000855D2" w:rsidRDefault="0042218D" w:rsidP="00101D00">
      <w:pPr>
        <w:spacing w:after="0" w:line="480" w:lineRule="auto"/>
        <w:jc w:val="both"/>
        <w:rPr>
          <w:del w:id="195" w:author="Robbie Parks" w:date="2018-01-19T11:57:00Z"/>
          <w:rFonts w:ascii="Times New Roman" w:hAnsi="Times New Roman"/>
          <w:sz w:val="24"/>
          <w:szCs w:val="24"/>
          <w:lang w:val="en-US"/>
        </w:rPr>
      </w:pPr>
      <w:del w:id="196" w:author="Robbie Parks" w:date="2018-01-19T11:57:00Z">
        <w:r w:rsidRPr="0042218D" w:rsidDel="000855D2">
          <w:rPr>
            <w:rFonts w:ascii="Times New Roman" w:hAnsi="Times New Roman"/>
            <w:sz w:val="24"/>
            <w:szCs w:val="24"/>
            <w:highlight w:val="yellow"/>
            <w:lang w:val="en-US"/>
          </w:rPr>
          <w:delText xml:space="preserve">same with </w:delText>
        </w:r>
        <w:r w:rsidR="001C6F5C" w:rsidDel="000855D2">
          <w:rPr>
            <w:rFonts w:ascii="Times New Roman" w:hAnsi="Times New Roman"/>
            <w:sz w:val="24"/>
            <w:szCs w:val="24"/>
            <w:highlight w:val="yellow"/>
            <w:lang w:val="en-US"/>
          </w:rPr>
          <w:delText>cardiorespirato</w:delText>
        </w:r>
        <w:r w:rsidRPr="00101D00" w:rsidDel="000855D2">
          <w:rPr>
            <w:rFonts w:ascii="Times New Roman" w:hAnsi="Times New Roman"/>
            <w:sz w:val="24"/>
            <w:szCs w:val="24"/>
            <w:highlight w:val="yellow"/>
            <w:lang w:val="en-US"/>
          </w:rPr>
          <w:delText>ry</w:delText>
        </w:r>
        <w:r w:rsidR="00101D00" w:rsidRPr="00101D00" w:rsidDel="000855D2">
          <w:rPr>
            <w:rFonts w:ascii="Times New Roman" w:hAnsi="Times New Roman"/>
            <w:sz w:val="24"/>
            <w:szCs w:val="24"/>
            <w:highlight w:val="yellow"/>
            <w:lang w:val="en-US"/>
          </w:rPr>
          <w:delText xml:space="preserve">  [[[Seretakis and other relevant ones]]]</w:delText>
        </w:r>
      </w:del>
    </w:p>
    <w:p w14:paraId="6886C687" w14:textId="77777777" w:rsidR="0042218D" w:rsidRPr="00C0501F" w:rsidRDefault="0042218D" w:rsidP="0042218D">
      <w:pPr>
        <w:spacing w:after="0" w:line="480" w:lineRule="auto"/>
        <w:jc w:val="both"/>
        <w:rPr>
          <w:rFonts w:ascii="Times New Roman" w:hAnsi="Times New Roman"/>
          <w:sz w:val="24"/>
          <w:szCs w:val="24"/>
          <w:lang w:val="en-US"/>
        </w:rPr>
      </w:pPr>
    </w:p>
    <w:p w14:paraId="2B22717B" w14:textId="0B5DDC08"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t>The observed geographical consistency in seasonal mortality variation in the USA, also seen in a study of 36 cities using deaths aggregated across age groups and over time,</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"&lt;sup&gt;23&lt;/sup&gt;", "plainTextFormattedCitation" : "23", "previouslyFormattedCitation" : "&lt;sup&gt;23&lt;/sup&gt;"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23</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put in place environmental (e.g., housing insulation and heating) and health system measures to counter the effects of cold winters.</w:t>
      </w:r>
      <w:r w:rsidR="00AB66EA">
        <w:rPr>
          <w:rFonts w:ascii="Times New Roman" w:hAnsi="Times New Roman"/>
          <w:sz w:val="24"/>
          <w:szCs w:val="24"/>
          <w:lang w:val="en-US"/>
        </w:rPr>
        <w:fldChar w:fldCharType="begin" w:fldLock="1"/>
      </w:r>
      <w:r w:rsidR="00AB66EA">
        <w:rPr>
          <w:rFonts w:ascii="Times New Roman" w:hAnsi="Times New Roman"/>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Pr>
          <w:rFonts w:ascii="Times New Roman" w:hAnsi="Times New Roman"/>
          <w:sz w:val="24"/>
          <w:szCs w:val="24"/>
          <w:lang w:val="en-US"/>
        </w:rPr>
        <w:fldChar w:fldCharType="separate"/>
      </w:r>
      <w:r w:rsidR="00AB66EA" w:rsidRPr="00AB66EA">
        <w:rPr>
          <w:rFonts w:ascii="Times New Roman" w:hAnsi="Times New Roman"/>
          <w:noProof/>
          <w:sz w:val="24"/>
          <w:szCs w:val="24"/>
          <w:vertAlign w:val="superscript"/>
          <w:lang w:val="en-US"/>
        </w:rPr>
        <w:t>1,2,4</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37069BB8"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commentRangeStart w:id="197"/>
      <w:commentRangeStart w:id="198"/>
      <w:r w:rsidRPr="00C0501F">
        <w:rPr>
          <w:rFonts w:ascii="Times New Roman" w:hAnsi="Times New Roman"/>
          <w:sz w:val="24"/>
          <w:szCs w:val="24"/>
          <w:lang w:val="en-US"/>
        </w:rPr>
        <w:t xml:space="preserve">diminishing </w:t>
      </w:r>
      <w:del w:id="199" w:author="Robbie Parks" w:date="2018-01-18T02:26:00Z">
        <w:r w:rsidRPr="00C0501F" w:rsidDel="002E0DC3">
          <w:rPr>
            <w:rFonts w:ascii="Times New Roman" w:hAnsi="Times New Roman"/>
            <w:sz w:val="24"/>
            <w:szCs w:val="24"/>
            <w:lang w:val="en-US"/>
          </w:rPr>
          <w:delText xml:space="preserve">role </w:delText>
        </w:r>
      </w:del>
      <w:ins w:id="200" w:author="Robbie Parks" w:date="2018-01-18T02:26:00Z">
        <w:r w:rsidR="002E0DC3">
          <w:rPr>
            <w:rFonts w:ascii="Times New Roman" w:hAnsi="Times New Roman"/>
            <w:sz w:val="24"/>
            <w:szCs w:val="24"/>
            <w:lang w:val="en-US"/>
          </w:rPr>
          <w:t>season</w:t>
        </w:r>
      </w:ins>
      <w:ins w:id="201" w:author="Robbie Parks" w:date="2018-01-19T10:16:00Z">
        <w:r w:rsidR="00C37144">
          <w:rPr>
            <w:rFonts w:ascii="Times New Roman" w:hAnsi="Times New Roman"/>
            <w:sz w:val="24"/>
            <w:szCs w:val="24"/>
            <w:lang w:val="en-US"/>
          </w:rPr>
          <w:t>a</w:t>
        </w:r>
      </w:ins>
      <w:ins w:id="202" w:author="Robbie Parks" w:date="2018-01-18T02:26:00Z">
        <w:r w:rsidR="002E0DC3">
          <w:rPr>
            <w:rFonts w:ascii="Times New Roman" w:hAnsi="Times New Roman"/>
            <w:sz w:val="24"/>
            <w:szCs w:val="24"/>
            <w:lang w:val="en-US"/>
          </w:rPr>
          <w:t>lity</w:t>
        </w:r>
        <w:r w:rsidR="002E0DC3" w:rsidRPr="00C0501F">
          <w:rPr>
            <w:rFonts w:ascii="Times New Roman" w:hAnsi="Times New Roman"/>
            <w:sz w:val="24"/>
            <w:szCs w:val="24"/>
            <w:lang w:val="en-US"/>
          </w:rPr>
          <w:t xml:space="preserve"> </w:t>
        </w:r>
      </w:ins>
      <w:r w:rsidRPr="00C0501F">
        <w:rPr>
          <w:rFonts w:ascii="Times New Roman" w:hAnsi="Times New Roman"/>
          <w:sz w:val="24"/>
          <w:szCs w:val="24"/>
          <w:lang w:val="en-US"/>
        </w:rPr>
        <w:t>of injuries</w:t>
      </w:r>
      <w:commentRangeEnd w:id="197"/>
      <w:r w:rsidR="0042218D">
        <w:rPr>
          <w:rStyle w:val="CommentReference"/>
          <w:rFonts w:asciiTheme="minorHAnsi" w:eastAsiaTheme="minorHAnsi" w:hAnsiTheme="minorHAnsi" w:cstheme="minorBidi"/>
        </w:rPr>
        <w:commentReference w:id="197"/>
      </w:r>
      <w:commentRangeEnd w:id="198"/>
      <w:r w:rsidR="002E0DC3">
        <w:rPr>
          <w:rStyle w:val="CommentReference"/>
          <w:rFonts w:asciiTheme="minorHAnsi" w:eastAsiaTheme="minorHAnsi" w:hAnsiTheme="minorHAnsi" w:cstheme="minorBidi"/>
        </w:rPr>
        <w:commentReference w:id="198"/>
      </w:r>
      <w:r w:rsidRPr="00C0501F">
        <w:rPr>
          <w:rFonts w:ascii="Times New Roman" w:hAnsi="Times New Roman"/>
          <w:sz w:val="24"/>
          <w:szCs w:val="24"/>
          <w:lang w:val="en-US"/>
        </w:rPr>
        <w:t xml:space="preserve">, especially from road traffic crashes, which are more likely to occur in the summer </w:t>
      </w:r>
      <w:r w:rsidRPr="00C0501F">
        <w:rPr>
          <w:rFonts w:ascii="Times New Roman" w:hAnsi="Times New Roman"/>
          <w:sz w:val="24"/>
          <w:szCs w:val="24"/>
          <w:lang w:val="en-US"/>
        </w:rPr>
        <w:lastRenderedPageBreak/>
        <w:t>months</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"&lt;sup&gt;24,25&lt;/sup&gt;", "plainTextFormattedCitation" : "24,25", "previouslyFormattedCitation" : "&lt;sup&gt;24,25&lt;/sup&gt;"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24,25</w:t>
      </w:r>
      <w:r w:rsidR="00AB66EA">
        <w:rPr>
          <w:rFonts w:ascii="Times New Roman" w:hAnsi="Times New Roman"/>
          <w:sz w:val="24"/>
          <w:szCs w:val="24"/>
          <w:lang w:val="en-US"/>
        </w:rPr>
        <w:fldChar w:fldCharType="end"/>
      </w:r>
      <w:r w:rsidR="00AB66EA">
        <w:rPr>
          <w:rFonts w:ascii="Times New Roman" w:hAnsi="Times New Roman"/>
          <w:sz w:val="24"/>
          <w:szCs w:val="24"/>
          <w:lang w:val="en-US"/>
        </w:rPr>
        <w:t xml:space="preserve"> </w:t>
      </w:r>
      <w:r w:rsidRPr="00C0501F">
        <w:rPr>
          <w:rFonts w:ascii="Times New Roman" w:hAnsi="Times New Roman"/>
          <w:sz w:val="24"/>
          <w:szCs w:val="24"/>
          <w:lang w:val="en-US"/>
        </w:rPr>
        <w:t>and are more common in men.</w:t>
      </w:r>
      <w:r w:rsidR="0042218D">
        <w:rPr>
          <w:rFonts w:ascii="Times New Roman" w:hAnsi="Times New Roman"/>
          <w:sz w:val="24"/>
          <w:szCs w:val="24"/>
          <w:lang w:val="en-US"/>
        </w:rPr>
        <w:t xml:space="preserve"> </w:t>
      </w:r>
      <w:commentRangeStart w:id="203"/>
      <w:r w:rsidR="0042218D">
        <w:rPr>
          <w:rFonts w:ascii="Times New Roman" w:hAnsi="Times New Roman"/>
          <w:sz w:val="24"/>
          <w:szCs w:val="24"/>
          <w:lang w:val="en-US"/>
        </w:rPr>
        <w:t>Further, the seasonal difference in injuries itself declined over time.</w:t>
      </w:r>
      <w:commentRangeEnd w:id="203"/>
      <w:r w:rsidR="0042218D">
        <w:rPr>
          <w:rStyle w:val="CommentReference"/>
          <w:rFonts w:asciiTheme="minorHAnsi" w:eastAsiaTheme="minorHAnsi" w:hAnsiTheme="minorHAnsi" w:cstheme="minorBidi"/>
        </w:rPr>
        <w:commentReference w:id="203"/>
      </w:r>
      <w:r w:rsidR="0042218D">
        <w:rPr>
          <w:rFonts w:ascii="Times New Roman" w:hAnsi="Times New Roman"/>
          <w:sz w:val="24"/>
          <w:szCs w:val="24"/>
          <w:lang w:val="en-US"/>
        </w:rPr>
        <w:t xml:space="preserve"> </w:t>
      </w:r>
      <w:r w:rsidRPr="00C0501F">
        <w:rPr>
          <w:rFonts w:ascii="Times New Roman" w:hAnsi="Times New Roman"/>
          <w:sz w:val="24"/>
          <w:szCs w:val="24"/>
          <w:lang w:val="en-US"/>
        </w:rPr>
        <w:t xml:space="preserve"> The weakening of seasonality in </w:t>
      </w:r>
      <w:del w:id="204" w:author="Robbie Parks" w:date="2018-01-18T02:28:00Z">
        <w:r w:rsidRPr="00C0501F" w:rsidDel="008A287F">
          <w:rPr>
            <w:rFonts w:ascii="Times New Roman" w:hAnsi="Times New Roman"/>
            <w:sz w:val="24"/>
            <w:szCs w:val="24"/>
            <w:lang w:val="en-US"/>
          </w:rPr>
          <w:delText xml:space="preserve">children </w:delText>
        </w:r>
      </w:del>
      <w:ins w:id="205" w:author="Robbie Parks" w:date="2018-01-18T02:28:00Z">
        <w:r w:rsidR="008A287F">
          <w:rPr>
            <w:rFonts w:ascii="Times New Roman" w:hAnsi="Times New Roman"/>
            <w:sz w:val="24"/>
            <w:szCs w:val="24"/>
            <w:lang w:val="en-US"/>
          </w:rPr>
          <w:t>boys</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w:t>
      </w:r>
      <w:del w:id="206" w:author="Robbie Parks" w:date="2018-01-18T02:28:00Z">
        <w:r w:rsidRPr="00C0501F" w:rsidDel="008A287F">
          <w:rPr>
            <w:rFonts w:ascii="Times New Roman" w:hAnsi="Times New Roman"/>
            <w:sz w:val="24"/>
            <w:szCs w:val="24"/>
            <w:lang w:val="en-US"/>
          </w:rPr>
          <w:delText xml:space="preserve">deaths </w:delText>
        </w:r>
      </w:del>
      <w:ins w:id="207" w:author="Robbie Parks" w:date="2018-01-18T02:28:00Z">
        <w:r w:rsidR="008A287F">
          <w:rPr>
            <w:rFonts w:ascii="Times New Roman" w:hAnsi="Times New Roman"/>
            <w:sz w:val="24"/>
            <w:szCs w:val="24"/>
            <w:lang w:val="en-US"/>
          </w:rPr>
          <w:t>season</w:t>
        </w:r>
      </w:ins>
      <w:ins w:id="208" w:author="Robbie Parks" w:date="2018-01-18T02:29:00Z">
        <w:r w:rsidR="008A287F">
          <w:rPr>
            <w:rFonts w:ascii="Times New Roman" w:hAnsi="Times New Roman"/>
            <w:sz w:val="24"/>
            <w:szCs w:val="24"/>
            <w:lang w:val="en-US"/>
          </w:rPr>
          <w:t>a</w:t>
        </w:r>
      </w:ins>
      <w:ins w:id="209" w:author="Robbie Parks" w:date="2018-01-18T02:28:00Z">
        <w:r w:rsidR="008A287F">
          <w:rPr>
            <w:rFonts w:ascii="Times New Roman" w:hAnsi="Times New Roman"/>
            <w:sz w:val="24"/>
            <w:szCs w:val="24"/>
            <w:lang w:val="en-US"/>
          </w:rPr>
          <w:t>lity of death</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from </w:t>
      </w:r>
      <w:del w:id="210" w:author="Robbie Parks" w:date="2018-01-18T02:28:00Z">
        <w:r w:rsidRPr="00C0501F" w:rsidDel="008A287F">
          <w:rPr>
            <w:rFonts w:ascii="Times New Roman" w:hAnsi="Times New Roman"/>
            <w:sz w:val="24"/>
            <w:szCs w:val="24"/>
            <w:lang w:val="en-US"/>
          </w:rPr>
          <w:delText>respiratory causes</w:delText>
        </w:r>
      </w:del>
      <w:ins w:id="211" w:author="Robbie Parks" w:date="2018-01-18T02:28:00Z">
        <w:r w:rsidR="008A287F">
          <w:rPr>
            <w:rFonts w:ascii="Times New Roman" w:hAnsi="Times New Roman"/>
            <w:sz w:val="24"/>
            <w:szCs w:val="24"/>
            <w:lang w:val="en-US"/>
          </w:rPr>
          <w:t>other causes</w:t>
        </w:r>
      </w:ins>
      <w:ins w:id="212" w:author="Robbie Parks" w:date="2018-01-18T02:29:00Z">
        <w:r w:rsidR="008A287F">
          <w:rPr>
            <w:rFonts w:ascii="Times New Roman" w:hAnsi="Times New Roman"/>
            <w:sz w:val="24"/>
            <w:szCs w:val="24"/>
            <w:lang w:val="en-US"/>
          </w:rPr>
          <w:t>, largely from deaths during the perinatal period.</w:t>
        </w:r>
      </w:ins>
      <w:del w:id="213" w:author="Robbie Parks" w:date="2018-01-18T02:28:00Z">
        <w:r w:rsidRPr="00C0501F" w:rsidDel="008A287F">
          <w:rPr>
            <w:rFonts w:ascii="Times New Roman" w:hAnsi="Times New Roman"/>
            <w:sz w:val="24"/>
            <w:szCs w:val="24"/>
            <w:lang w:val="en-US"/>
          </w:rPr>
          <w:delText xml:space="preserve">, which have a strong seasonality, </w:delText>
        </w:r>
      </w:del>
      <w:del w:id="214" w:author="Robbie Parks" w:date="2018-01-18T02:29:00Z">
        <w:r w:rsidR="002317EC" w:rsidRPr="00C0501F" w:rsidDel="008A287F">
          <w:rPr>
            <w:rFonts w:ascii="Times New Roman" w:hAnsi="Times New Roman"/>
            <w:sz w:val="24"/>
            <w:szCs w:val="24"/>
            <w:lang w:val="en-US"/>
          </w:rPr>
          <w:delText>and the accompanying</w:delText>
        </w:r>
        <w:r w:rsidRPr="00C0501F" w:rsidDel="008A287F">
          <w:rPr>
            <w:rFonts w:ascii="Times New Roman" w:hAnsi="Times New Roman"/>
            <w:sz w:val="24"/>
            <w:szCs w:val="24"/>
            <w:lang w:val="en-US"/>
          </w:rPr>
          <w:delText xml:space="preserve"> increase in the proportion of deaths that occur in the neonatal period, which do not vary noticeably throughout the year.</w:delText>
        </w:r>
      </w:del>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"author" : [ { "dropping-particle" : "", "family" : "Centers for Disease Control and Prevention (CDC).", "given" : "", "non-dropping-particle" : "", "parse-names" : false, "suffix" : "" } ], "container-title" : "National Center for Health Statistics (NCHS).", "id" : "ITEM-2", "issued" : { "date-parts" : [ [ "2016" ] ] }, "title" : "Leading causes of death and numbers of deaths, by sex, race, and Hispanic origin: United States, 2015", "type" : "article-journal" }, "uris" : [ "http://www.mendeley.com/documents/?uuid=07d7e9b6-be7d-45f4-9077-6b00a3ec0022" ] }, { "id" : "ITEM-3", "itemData" : { "id" : "ITEM-3", "issue" : "January 1993", "issued" : { "date-parts" : [ [ "1993" ] ] }, "title" : "Trends in infant mortality by cause of death and other characteristics, 1960-88", "type" : "article-journal" }, "uris" : [ "http://www.mendeley.com/documents/?uuid=7e610f19-5038-4b03-95f3-076baf581515" ] }, { "id" : "ITEM-4",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"ITEM-4",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"&lt;sup&gt;19,24,26,27&lt;/sup&gt;", "plainTextFormattedCitation" : "19,24,26,27", "previouslyFormattedCitation" : "&lt;sup&gt;19,24,26,27&lt;/sup&gt;"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19,24,26,27</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124D4FC9"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"&lt;sup&gt;28&lt;/sup&gt;", "plainTextFormattedCitation" : "28", "previouslyFormattedCitation" : "&lt;sup&gt;28&lt;/sup&gt;"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28</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"&lt;sup&gt;2,28,29&lt;/sup&gt;", "plainTextFormattedCitation" : "2,28,29", "previouslyFormattedCitation" : "&lt;sup&gt;2,28,29&lt;/sup&gt;"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2,28,29</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AB66EA">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"&lt;sup&gt;30&lt;/sup&gt;", "plainTextFormattedCitation" : "30", "previouslyFormattedCitation" : "&lt;sup&gt;30&lt;/sup&gt;"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30</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ins w:id="215" w:author="Robbie Parks" w:date="2018-01-19T10:07:00Z"/>
          <w:rFonts w:ascii="Times New Roman" w:hAnsi="Times New Roman"/>
          <w:sz w:val="24"/>
          <w:szCs w:val="24"/>
          <w:lang w:val="en-US"/>
        </w:rPr>
      </w:pPr>
    </w:p>
    <w:p w14:paraId="0DFC14BD" w14:textId="77777777" w:rsidR="007F05EF" w:rsidRPr="00C0501F" w:rsidRDefault="007F05EF" w:rsidP="00C33FFB">
      <w:pPr>
        <w:spacing w:after="0" w:line="480" w:lineRule="auto"/>
        <w:jc w:val="both"/>
        <w:rPr>
          <w:rFonts w:ascii="Times New Roman" w:hAnsi="Times New Roman"/>
          <w:sz w:val="24"/>
          <w:szCs w:val="24"/>
          <w:lang w:val="en-US"/>
        </w:rPr>
      </w:pPr>
    </w:p>
    <w:p w14:paraId="58AA22C4" w14:textId="77777777" w:rsidR="004055C0" w:rsidRPr="00C0501F" w:rsidRDefault="004055C0" w:rsidP="004055C0">
      <w:pPr>
        <w:spacing w:after="0" w:line="480" w:lineRule="auto"/>
        <w:jc w:val="both"/>
        <w:outlineLvl w:val="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lastRenderedPageBreak/>
        <w:t>Materials and m</w:t>
      </w:r>
      <w:r w:rsidRPr="00C0501F">
        <w:rPr>
          <w:rFonts w:ascii="Times New Roman" w:hAnsi="Times New Roman"/>
          <w:b/>
          <w:color w:val="000000" w:themeColor="text1"/>
          <w:sz w:val="24"/>
          <w:szCs w:val="24"/>
          <w:lang w:val="en-US"/>
        </w:rPr>
        <w:t xml:space="preserve">ethods </w:t>
      </w:r>
      <w:bookmarkStart w:id="216" w:name="_GoBack"/>
      <w:bookmarkEnd w:id="216"/>
    </w:p>
    <w:p w14:paraId="1204979E"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553936C7" w14:textId="76BE5BFC" w:rsidR="004055C0" w:rsidRPr="0046173B" w:rsidRDefault="004055C0" w:rsidP="004055C0">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used data on all </w:t>
      </w:r>
      <w:r w:rsidRPr="00EA5E28">
        <w:rPr>
          <w:rStyle w:val="apple-style-span"/>
          <w:rFonts w:ascii="Times New Roman" w:hAnsi="Times New Roman"/>
          <w:color w:val="000000" w:themeColor="text1"/>
          <w:sz w:val="24"/>
          <w:szCs w:val="24"/>
          <w:lang w:val="en-US"/>
        </w:rPr>
        <w:t>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777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 xml:space="preserve">1264 </w:t>
      </w:r>
      <w:r>
        <w:rPr>
          <w:rStyle w:val="apple-style-span"/>
          <w:rFonts w:ascii="Times New Roman" w:hAnsi="Times New Roman"/>
          <w:color w:val="000000" w:themeColor="text1"/>
          <w:sz w:val="24"/>
          <w:szCs w:val="24"/>
          <w:lang w:val="en-US"/>
        </w:rPr>
        <w:t>deaths in the USA from 1980</w:t>
      </w:r>
      <w:r w:rsidRPr="00C0501F">
        <w:rPr>
          <w:rStyle w:val="apple-style-span"/>
          <w:rFonts w:ascii="Times New Roman" w:hAnsi="Times New Roman"/>
          <w:color w:val="000000" w:themeColor="text1"/>
          <w:sz w:val="24"/>
          <w:szCs w:val="24"/>
          <w:lang w:val="en-US"/>
        </w:rPr>
        <w:t xml:space="preserve"> to 2013 from the National Center for Health Statistics (NCHS). </w:t>
      </w:r>
      <w:r w:rsidRPr="00C0501F">
        <w:rPr>
          <w:rFonts w:ascii="Times New Roman" w:hAnsi="Times New Roman"/>
          <w:color w:val="000000" w:themeColor="text1"/>
          <w:sz w:val="24"/>
          <w:szCs w:val="24"/>
          <w:lang w:val="en-US"/>
        </w:rPr>
        <w:t>Age, sex, state of residence, month of death</w:t>
      </w:r>
      <w:r>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"&lt;sup&gt;31&lt;/sup&gt;", "plainTextFormattedCitation" : "31", "previouslyFormattedCitation" : "&lt;sup&gt;31&lt;/sup&gt;"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31</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"&lt;sup&gt;32&lt;/sup&gt;", "plainTextFormattedCitation" : "32", "previouslyFormattedCitation" : "&lt;sup&gt;32&lt;/sup&gt;"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32</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Pr>
          <w:rFonts w:ascii="Times New Roman" w:hAnsi="Times New Roman"/>
          <w:sz w:val="24"/>
          <w:szCs w:val="24"/>
          <w:lang w:val="en-US"/>
        </w:rPr>
        <w:t xml:space="preserve">The underlying cause of death was coded </w:t>
      </w:r>
      <w:r w:rsidRPr="0046173B">
        <w:rPr>
          <w:rFonts w:ascii="Times New Roman" w:hAnsi="Times New Roman"/>
          <w:color w:val="000000" w:themeColor="text1"/>
          <w:sz w:val="24"/>
          <w:szCs w:val="24"/>
          <w:lang w:val="en-US"/>
        </w:rPr>
        <w:t>according to the international classification of diseases (ICD)</w:t>
      </w:r>
      <w:r>
        <w:rPr>
          <w:rFonts w:ascii="Times New Roman" w:hAnsi="Times New Roman"/>
          <w:color w:val="000000" w:themeColor="text1"/>
          <w:sz w:val="24"/>
          <w:szCs w:val="24"/>
          <w:lang w:val="en-US"/>
        </w:rPr>
        <w:t xml:space="preserve"> </w:t>
      </w:r>
      <w:r w:rsidRPr="0046173B">
        <w:rPr>
          <w:rFonts w:ascii="Times New Roman" w:hAnsi="Times New Roman"/>
          <w:color w:val="000000" w:themeColor="text1"/>
          <w:sz w:val="24"/>
          <w:szCs w:val="24"/>
          <w:lang w:val="en-US"/>
        </w:rPr>
        <w:t>system (9</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from 1980 to 1</w:t>
      </w:r>
      <w:r w:rsidRPr="0046173B">
        <w:rPr>
          <w:rFonts w:ascii="Times New Roman" w:hAnsi="Times New Roman"/>
          <w:color w:val="000000" w:themeColor="text1"/>
          <w:sz w:val="24"/>
          <w:szCs w:val="24"/>
          <w:lang w:val="en-US"/>
        </w:rPr>
        <w:t xml:space="preserve">998 and </w:t>
      </w:r>
      <w:r>
        <w:rPr>
          <w:rFonts w:ascii="Times New Roman" w:hAnsi="Times New Roman"/>
          <w:color w:val="000000" w:themeColor="text1"/>
          <w:sz w:val="24"/>
          <w:szCs w:val="24"/>
          <w:lang w:val="en-US"/>
        </w:rPr>
        <w:t>10</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thereafter).</w:t>
      </w:r>
    </w:p>
    <w:p w14:paraId="0EF75AD8"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264CF2F" w14:textId="77777777" w:rsidR="004055C0" w:rsidRDefault="004055C0" w:rsidP="004055C0">
      <w:pPr>
        <w:spacing w:after="0" w:line="480" w:lineRule="auto"/>
        <w:jc w:val="both"/>
        <w:rPr>
          <w:ins w:id="217" w:author="Robbie Parks" w:date="2018-01-20T14:25: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count by a factor that would make it equivalent to a 31-day month. For analysis of seasonality by cause of death, we mapped each ICD-9 and ICD-10 codes to the following four disease categories:</w:t>
      </w:r>
    </w:p>
    <w:p w14:paraId="513E57A8" w14:textId="77777777" w:rsidR="003F5EC1" w:rsidRDefault="003F5EC1" w:rsidP="004055C0">
      <w:pPr>
        <w:spacing w:after="0" w:line="480" w:lineRule="auto"/>
        <w:jc w:val="both"/>
        <w:rPr>
          <w:rFonts w:ascii="Times New Roman" w:hAnsi="Times New Roman"/>
          <w:color w:val="000000" w:themeColor="text1"/>
          <w:sz w:val="24"/>
          <w:szCs w:val="24"/>
          <w:lang w:val="en-US"/>
        </w:rPr>
      </w:pPr>
    </w:p>
    <w:p w14:paraId="306D1930"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w:t>
      </w:r>
      <w:r>
        <w:rPr>
          <w:rFonts w:ascii="Times New Roman" w:hAnsi="Times New Roman"/>
          <w:color w:val="000000" w:themeColor="text1"/>
          <w:sz w:val="24"/>
          <w:szCs w:val="24"/>
          <w:lang w:val="en-US"/>
        </w:rPr>
        <w:t xml:space="preserve">ancers: </w:t>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t xml:space="preserve">ICD-9 </w:t>
      </w:r>
      <w:r>
        <w:rPr>
          <w:rFonts w:ascii="Times New Roman" w:hAnsi="Times New Roman"/>
          <w:color w:val="000000" w:themeColor="text1"/>
          <w:sz w:val="24"/>
          <w:szCs w:val="24"/>
          <w:lang w:val="en-US"/>
        </w:rPr>
        <w:tab/>
        <w:t>140.0 – 239.9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C00 – D48</w:t>
      </w:r>
    </w:p>
    <w:p w14:paraId="646C1B7B"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Cardio</w:t>
      </w:r>
      <w:r>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diseases: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390.0 – 519.9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I00 – J99</w:t>
      </w:r>
    </w:p>
    <w:p w14:paraId="22671DBE"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Injuries (external causes)</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 xml:space="preserve">800.0 – 999.9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S00 – Z99</w:t>
      </w:r>
    </w:p>
    <w:p w14:paraId="68ECD69E" w14:textId="77777777" w:rsidR="004055C0" w:rsidRPr="00C86A4C" w:rsidRDefault="004055C0" w:rsidP="004055C0">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 xml:space="preserve">Other causes: </w:t>
      </w:r>
      <w:r>
        <w:rPr>
          <w:rFonts w:ascii="Times New Roman" w:hAnsi="Times New Roman"/>
          <w:color w:val="000000" w:themeColor="text1"/>
          <w:sz w:val="24"/>
          <w:szCs w:val="24"/>
          <w:lang w:val="en-US"/>
        </w:rPr>
        <w:tab/>
        <w:t>ICD-9 and ICD-10 codes not in the above three categories</w:t>
      </w:r>
    </w:p>
    <w:p w14:paraId="60F24802" w14:textId="77777777" w:rsidR="004055C0" w:rsidRDefault="004055C0" w:rsidP="004055C0">
      <w:pPr>
        <w:spacing w:after="0" w:line="480" w:lineRule="auto"/>
        <w:jc w:val="both"/>
        <w:rPr>
          <w:rFonts w:ascii="Times New Roman" w:hAnsi="Times New Roman"/>
          <w:color w:val="000000" w:themeColor="text1"/>
          <w:sz w:val="24"/>
          <w:szCs w:val="24"/>
          <w:lang w:val="en-US"/>
        </w:rPr>
      </w:pPr>
    </w:p>
    <w:p w14:paraId="49C1620C" w14:textId="32FFF370" w:rsidR="004055C0" w:rsidRPr="00C0501F" w:rsidRDefault="004055C0" w:rsidP="004055C0">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lastRenderedPageBreak/>
        <w:t>Cardiorespiratory diseases and cancers accounted for 56.4% and 21.2% of all deaths in the USA, respectively, in 1980, and 40.9% and 23.5%, respectively, in 2013; deaths from cardiorespiratory diseases have been associated with anomalous cold and warm temperatures.</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"mendeley" : { "formattedCitation" : "&lt;sup&gt;33\u201335&lt;/sup&gt;", "plainTextFormattedCitation" : "33\u201335", "previouslyFormattedCitation" : "&lt;sup&gt;33\u201335&lt;/sup&gt;"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33–35</w:t>
      </w:r>
      <w:r>
        <w:rPr>
          <w:rFonts w:ascii="Times New Roman" w:hAnsi="Times New Roman"/>
          <w:color w:val="000000" w:themeColor="text1"/>
          <w:sz w:val="24"/>
          <w:szCs w:val="24"/>
          <w:lang w:val="en-US"/>
        </w:rPr>
        <w:fldChar w:fldCharType="end"/>
      </w:r>
      <w:r>
        <w:rPr>
          <w:rFonts w:ascii="Times New Roman" w:hAnsi="Times New Roman"/>
          <w:color w:val="000000" w:themeColor="text1"/>
          <w:sz w:val="24"/>
          <w:szCs w:val="24"/>
          <w:lang w:val="en-US"/>
        </w:rPr>
        <w:t xml:space="preserve"> Seasonality of cancer incidence and prognosis has been studied, while no associations between cancer mortality and anomalous cold and warm temperatures have been </w:t>
      </w:r>
      <w:proofErr w:type="gramStart"/>
      <w:r>
        <w:rPr>
          <w:rFonts w:ascii="Times New Roman" w:hAnsi="Times New Roman"/>
          <w:color w:val="000000" w:themeColor="text1"/>
          <w:sz w:val="24"/>
          <w:szCs w:val="24"/>
          <w:lang w:val="en-US"/>
        </w:rPr>
        <w:t>noted.[</w:t>
      </w:r>
      <w:proofErr w:type="gramEnd"/>
      <w:r>
        <w:rPr>
          <w:rFonts w:ascii="Times New Roman" w:hAnsi="Times New Roman"/>
          <w:color w:val="000000" w:themeColor="text1"/>
          <w:sz w:val="24"/>
          <w:szCs w:val="24"/>
          <w:lang w:val="en-US"/>
        </w:rPr>
        <w:t>ref] Injuries, which accounted for 8% of all deaths in the USA in 1980 and 7.5% in 2013, may have seasonality that is distinct from so-called natural causes. Major causes of mortality in ‘Other’ causes included</w:t>
      </w:r>
      <w:ins w:id="218" w:author="Robbie Parks" w:date="2018-01-19T09:59:00Z">
        <w:r w:rsidR="00CC4896">
          <w:rPr>
            <w:rFonts w:ascii="Times New Roman" w:hAnsi="Times New Roman"/>
            <w:color w:val="000000" w:themeColor="text1"/>
            <w:sz w:val="24"/>
            <w:szCs w:val="24"/>
            <w:lang w:val="en-US"/>
          </w:rPr>
          <w:t>:</w:t>
        </w:r>
      </w:ins>
      <w:r>
        <w:rPr>
          <w:rFonts w:ascii="Times New Roman" w:hAnsi="Times New Roman"/>
          <w:color w:val="000000" w:themeColor="text1"/>
          <w:sz w:val="24"/>
          <w:szCs w:val="24"/>
          <w:lang w:val="en-US"/>
        </w:rPr>
        <w:t xml:space="preserve"> </w:t>
      </w:r>
      <w:del w:id="219" w:author="Robbie Parks" w:date="2018-01-19T09:59:00Z">
        <w:r w:rsidDel="00CC4896">
          <w:rPr>
            <w:rFonts w:ascii="Times New Roman" w:hAnsi="Times New Roman"/>
            <w:color w:val="000000" w:themeColor="text1"/>
            <w:sz w:val="24"/>
            <w:szCs w:val="24"/>
            <w:lang w:val="en-US"/>
          </w:rPr>
          <w:delText>deaths from the nervous system</w:delText>
        </w:r>
      </w:del>
      <w:ins w:id="220" w:author="Robbie Parks" w:date="2018-01-19T09:59:00Z">
        <w:r w:rsidR="00CC4896">
          <w:rPr>
            <w:rFonts w:ascii="Times New Roman" w:hAnsi="Times New Roman"/>
            <w:color w:val="000000" w:themeColor="text1"/>
            <w:sz w:val="24"/>
            <w:szCs w:val="24"/>
            <w:lang w:val="en-US"/>
          </w:rPr>
          <w:t>diseases of the nervous system</w:t>
        </w:r>
      </w:ins>
      <w:ins w:id="221" w:author="Robbie Parks" w:date="2018-01-19T10:00:00Z">
        <w:r w:rsidR="00CC4896">
          <w:rPr>
            <w:rFonts w:ascii="Times New Roman" w:hAnsi="Times New Roman"/>
            <w:color w:val="000000" w:themeColor="text1"/>
            <w:sz w:val="24"/>
            <w:szCs w:val="24"/>
            <w:lang w:val="en-US"/>
          </w:rPr>
          <w:t xml:space="preserve"> </w:t>
        </w:r>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G</w:t>
        </w:r>
        <w:r w:rsidR="00CC4896">
          <w:rPr>
            <w:rFonts w:ascii="Times New Roman" w:hAnsi="Times New Roman"/>
            <w:color w:val="000000" w:themeColor="text1"/>
            <w:sz w:val="24"/>
            <w:szCs w:val="24"/>
            <w:lang w:val="en-US"/>
          </w:rPr>
          <w:t>00 –</w:t>
        </w:r>
        <w:r w:rsidR="00CC4896">
          <w:rPr>
            <w:rFonts w:ascii="Times New Roman" w:hAnsi="Times New Roman"/>
            <w:color w:val="000000" w:themeColor="text1"/>
            <w:sz w:val="24"/>
            <w:szCs w:val="24"/>
            <w:lang w:val="en-US"/>
          </w:rPr>
          <w:t xml:space="preserve"> G99</w:t>
        </w:r>
        <w:r w:rsidR="00CC4896">
          <w:rPr>
            <w:rFonts w:ascii="Times New Roman" w:hAnsi="Times New Roman"/>
            <w:color w:val="000000" w:themeColor="text1"/>
            <w:sz w:val="24"/>
            <w:szCs w:val="24"/>
            <w:lang w:val="en-US"/>
          </w:rPr>
          <w:t>)</w:t>
        </w:r>
      </w:ins>
      <w:ins w:id="222" w:author="Robbie Parks" w:date="2018-01-19T09:59:00Z">
        <w:r w:rsidR="00CC4896">
          <w:rPr>
            <w:rFonts w:ascii="Times New Roman" w:hAnsi="Times New Roman"/>
            <w:color w:val="000000" w:themeColor="text1"/>
            <w:sz w:val="24"/>
            <w:szCs w:val="24"/>
            <w:lang w:val="en-US"/>
          </w:rPr>
          <w:t>; endocrine</w:t>
        </w:r>
      </w:ins>
      <w:ins w:id="223" w:author="Robbie Parks" w:date="2018-01-19T10:00:00Z">
        <w:r w:rsidR="00CC4896">
          <w:rPr>
            <w:rFonts w:ascii="Times New Roman" w:hAnsi="Times New Roman"/>
            <w:color w:val="000000" w:themeColor="text1"/>
            <w:sz w:val="24"/>
            <w:szCs w:val="24"/>
            <w:lang w:val="en-US"/>
          </w:rPr>
          <w:t>, nutritional and metabolic diseases</w:t>
        </w:r>
      </w:ins>
      <w:r>
        <w:rPr>
          <w:rFonts w:ascii="Times New Roman" w:hAnsi="Times New Roman"/>
          <w:color w:val="000000" w:themeColor="text1"/>
          <w:sz w:val="24"/>
          <w:szCs w:val="24"/>
          <w:lang w:val="en-US"/>
        </w:rPr>
        <w:t xml:space="preserve"> (ICD-10 G00 – G99)</w:t>
      </w:r>
      <w:ins w:id="224" w:author="Robbie Parks" w:date="2018-01-19T10:01:00Z">
        <w:r w:rsidR="00CC4896">
          <w:rPr>
            <w:rFonts w:ascii="Times New Roman" w:hAnsi="Times New Roman"/>
            <w:color w:val="000000" w:themeColor="text1"/>
            <w:sz w:val="24"/>
            <w:szCs w:val="24"/>
            <w:lang w:val="en-US"/>
          </w:rPr>
          <w:t>;</w:t>
        </w:r>
      </w:ins>
      <w:r>
        <w:rPr>
          <w:rFonts w:ascii="Times New Roman" w:hAnsi="Times New Roman"/>
          <w:color w:val="000000" w:themeColor="text1"/>
          <w:sz w:val="24"/>
          <w:szCs w:val="24"/>
          <w:lang w:val="en-US"/>
        </w:rPr>
        <w:t xml:space="preserve"> </w:t>
      </w:r>
      <w:ins w:id="225" w:author="Robbie Parks" w:date="2018-01-19T10:00:00Z">
        <w:r w:rsidR="00CC4896">
          <w:rPr>
            <w:rFonts w:ascii="Times New Roman" w:hAnsi="Times New Roman"/>
            <w:color w:val="000000" w:themeColor="text1"/>
            <w:sz w:val="24"/>
            <w:szCs w:val="24"/>
            <w:lang w:val="en-US"/>
          </w:rPr>
          <w:t xml:space="preserve">diseases of the </w:t>
        </w:r>
      </w:ins>
      <w:r>
        <w:rPr>
          <w:rFonts w:ascii="Times New Roman" w:hAnsi="Times New Roman"/>
          <w:color w:val="000000" w:themeColor="text1"/>
          <w:sz w:val="24"/>
          <w:szCs w:val="24"/>
          <w:lang w:val="en-US"/>
        </w:rPr>
        <w:t>digestive system (ICD-10 K00 – K95)</w:t>
      </w:r>
      <w:ins w:id="226" w:author="Robbie Parks" w:date="2018-01-19T10:01:00Z">
        <w:r w:rsidR="00CC4896">
          <w:rPr>
            <w:rFonts w:ascii="Times New Roman" w:hAnsi="Times New Roman"/>
            <w:color w:val="000000" w:themeColor="text1"/>
            <w:sz w:val="24"/>
            <w:szCs w:val="24"/>
            <w:lang w:val="en-US"/>
          </w:rPr>
          <w:t>;</w:t>
        </w:r>
      </w:ins>
      <w:del w:id="227" w:author="Robbie Parks" w:date="2018-01-19T10:01:00Z">
        <w:r w:rsidDel="00CC4896">
          <w:rPr>
            <w:rFonts w:ascii="Times New Roman" w:hAnsi="Times New Roman"/>
            <w:color w:val="000000" w:themeColor="text1"/>
            <w:sz w:val="24"/>
            <w:szCs w:val="24"/>
            <w:lang w:val="en-US"/>
          </w:rPr>
          <w:delText>,</w:delText>
        </w:r>
      </w:del>
      <w:ins w:id="228" w:author="Robbie Parks" w:date="2018-01-19T10:00:00Z">
        <w:r w:rsidR="00CC4896">
          <w:rPr>
            <w:rFonts w:ascii="Times New Roman" w:hAnsi="Times New Roman"/>
            <w:color w:val="000000" w:themeColor="text1"/>
            <w:sz w:val="24"/>
            <w:szCs w:val="24"/>
            <w:lang w:val="en-US"/>
          </w:rPr>
          <w:t xml:space="preserve"> mental</w:t>
        </w:r>
      </w:ins>
      <w:ins w:id="229" w:author="Robbie Parks" w:date="2018-01-19T10:01:00Z">
        <w:r w:rsidR="00CC4896">
          <w:rPr>
            <w:rFonts w:ascii="Times New Roman" w:hAnsi="Times New Roman"/>
            <w:color w:val="000000" w:themeColor="text1"/>
            <w:sz w:val="24"/>
            <w:szCs w:val="24"/>
            <w:lang w:val="en-US"/>
          </w:rPr>
          <w:t xml:space="preserve">, behavioral and neurodevelopmental disorders </w:t>
        </w:r>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F01</w:t>
        </w:r>
        <w:r w:rsidR="00CC4896">
          <w:rPr>
            <w:rFonts w:ascii="Times New Roman" w:hAnsi="Times New Roman"/>
            <w:color w:val="000000" w:themeColor="text1"/>
            <w:sz w:val="24"/>
            <w:szCs w:val="24"/>
            <w:lang w:val="en-US"/>
          </w:rPr>
          <w:t xml:space="preserve"> –</w:t>
        </w:r>
        <w:r w:rsidR="00CC4896">
          <w:rPr>
            <w:rFonts w:ascii="Times New Roman" w:hAnsi="Times New Roman"/>
            <w:color w:val="000000" w:themeColor="text1"/>
            <w:sz w:val="24"/>
            <w:szCs w:val="24"/>
            <w:lang w:val="en-US"/>
          </w:rPr>
          <w:t xml:space="preserve"> F</w:t>
        </w:r>
        <w:r w:rsidR="00CC4896">
          <w:rPr>
            <w:rFonts w:ascii="Times New Roman" w:hAnsi="Times New Roman"/>
            <w:color w:val="000000" w:themeColor="text1"/>
            <w:sz w:val="24"/>
            <w:szCs w:val="24"/>
            <w:lang w:val="en-US"/>
          </w:rPr>
          <w:t>9</w:t>
        </w:r>
        <w:r w:rsidR="00CC4896">
          <w:rPr>
            <w:rFonts w:ascii="Times New Roman" w:hAnsi="Times New Roman"/>
            <w:color w:val="000000" w:themeColor="text1"/>
            <w:sz w:val="24"/>
            <w:szCs w:val="24"/>
            <w:lang w:val="en-US"/>
          </w:rPr>
          <w:t>9</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 xml:space="preserve">; and diseases of the genitourinary system </w:t>
        </w:r>
      </w:ins>
      <w:ins w:id="230" w:author="Robbie Parks" w:date="2018-01-19T10:02:00Z">
        <w:r w:rsidR="00CC4896">
          <w:rPr>
            <w:rFonts w:ascii="Times New Roman" w:hAnsi="Times New Roman"/>
            <w:color w:val="000000" w:themeColor="text1"/>
            <w:sz w:val="24"/>
            <w:szCs w:val="24"/>
            <w:lang w:val="en-US"/>
          </w:rPr>
          <w:t xml:space="preserve">(ICD-10 </w:t>
        </w:r>
        <w:r w:rsidR="00CC4896">
          <w:rPr>
            <w:rFonts w:ascii="Times New Roman" w:hAnsi="Times New Roman"/>
            <w:color w:val="000000" w:themeColor="text1"/>
            <w:sz w:val="24"/>
            <w:szCs w:val="24"/>
            <w:lang w:val="en-US"/>
          </w:rPr>
          <w:t>N</w:t>
        </w:r>
        <w:r w:rsidR="00CC4896">
          <w:rPr>
            <w:rFonts w:ascii="Times New Roman" w:hAnsi="Times New Roman"/>
            <w:color w:val="000000" w:themeColor="text1"/>
            <w:sz w:val="24"/>
            <w:szCs w:val="24"/>
            <w:lang w:val="en-US"/>
          </w:rPr>
          <w:t>00 –</w:t>
        </w:r>
        <w:r w:rsidR="00CC4896">
          <w:rPr>
            <w:rFonts w:ascii="Times New Roman" w:hAnsi="Times New Roman"/>
            <w:color w:val="000000" w:themeColor="text1"/>
            <w:sz w:val="24"/>
            <w:szCs w:val="24"/>
            <w:lang w:val="en-US"/>
          </w:rPr>
          <w:t xml:space="preserve"> N99</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w:t>
        </w:r>
        <w:r w:rsidR="00CC4896">
          <w:rPr>
            <w:rFonts w:ascii="Times New Roman" w:hAnsi="Times New Roman"/>
            <w:color w:val="000000" w:themeColor="text1"/>
            <w:sz w:val="24"/>
            <w:szCs w:val="24"/>
            <w:lang w:val="en-US"/>
          </w:rPr>
          <w:t xml:space="preserve"> </w:t>
        </w:r>
      </w:ins>
      <w:ins w:id="231" w:author="Robbie Parks" w:date="2018-01-19T10:01:00Z">
        <w:r w:rsidR="00CC4896">
          <w:rPr>
            <w:rFonts w:ascii="Times New Roman" w:hAnsi="Times New Roman"/>
            <w:color w:val="000000" w:themeColor="text1"/>
            <w:sz w:val="24"/>
            <w:szCs w:val="24"/>
            <w:lang w:val="en-US"/>
          </w:rPr>
          <w:t xml:space="preserve"> </w:t>
        </w:r>
      </w:ins>
      <w:r>
        <w:rPr>
          <w:rFonts w:ascii="Times New Roman" w:hAnsi="Times New Roman"/>
          <w:color w:val="000000" w:themeColor="text1"/>
          <w:sz w:val="24"/>
          <w:szCs w:val="24"/>
          <w:lang w:val="en-US"/>
        </w:rPr>
        <w:t xml:space="preserve"> We did not further divide other causes because the number of deaths could become very small when divided by age group, sex and climate region.</w:t>
      </w:r>
    </w:p>
    <w:p w14:paraId="1ADB40BA"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684ED54B" w14:textId="3C0F974B" w:rsidR="004055C0" w:rsidRPr="00C0501F" w:rsidRDefault="004055C0" w:rsidP="004055C0">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"&lt;sup&gt;36&lt;/sup&gt;", "plainTextFormattedCitation" : "36", "previouslyFormattedCitation" : "&lt;sup&gt;36&lt;/sup&gt;"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36</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33598127"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0BBC8605"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commentRangeStart w:id="232"/>
      <w:r w:rsidRPr="00C0501F">
        <w:rPr>
          <w:rFonts w:ascii="Times New Roman" w:hAnsi="Times New Roman"/>
          <w:i/>
          <w:color w:val="000000" w:themeColor="text1"/>
          <w:sz w:val="24"/>
          <w:szCs w:val="24"/>
          <w:lang w:val="en-US"/>
        </w:rPr>
        <w:t>Statistical methods</w:t>
      </w:r>
      <w:commentRangeEnd w:id="232"/>
      <w:r>
        <w:rPr>
          <w:rStyle w:val="CommentReference"/>
          <w:rFonts w:asciiTheme="minorHAnsi" w:eastAsiaTheme="minorHAnsi" w:hAnsiTheme="minorHAnsi" w:cstheme="minorBidi"/>
        </w:rPr>
        <w:commentReference w:id="232"/>
      </w:r>
    </w:p>
    <w:p w14:paraId="5A6E20EB" w14:textId="2B8E41FC" w:rsidR="004055C0" w:rsidRPr="00C0501F"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"&lt;sup&gt;37&lt;/sup&gt;", "plainTextFormattedCitation" : "37", "previouslyFormattedCitation" : "&lt;sup&gt;37&lt;/sup&gt;"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37</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analyzing periodicity in each window using a short-form Fourier transform, hence </w:t>
      </w:r>
      <w:r w:rsidRPr="00C0501F">
        <w:rPr>
          <w:rFonts w:ascii="Times New Roman" w:hAnsi="Times New Roman"/>
          <w:color w:val="000000" w:themeColor="text1"/>
          <w:sz w:val="24"/>
          <w:szCs w:val="24"/>
          <w:lang w:val="en-US"/>
        </w:rPr>
        <w:lastRenderedPageBreak/>
        <w:t xml:space="preserve">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behavior, in which the periodicity of death rates may disappear, emerge, or change over time. </w:t>
      </w:r>
      <w:commentRangeStart w:id="233"/>
      <w:r w:rsidRPr="00C0501F">
        <w:rPr>
          <w:rFonts w:ascii="Times New Roman" w:hAnsi="Times New Roman"/>
          <w:color w:val="000000" w:themeColor="text1"/>
          <w:sz w:val="24"/>
          <w:szCs w:val="24"/>
          <w:lang w:val="en-US"/>
        </w:rPr>
        <w:t>This is not possible in standard Fourier analysis or when fitting a statistical model with a period basis function</w:t>
      </w:r>
      <w:r>
        <w:rPr>
          <w:rFonts w:ascii="Times New Roman" w:hAnsi="Times New Roman"/>
          <w:color w:val="000000" w:themeColor="text1"/>
          <w:sz w:val="24"/>
          <w:szCs w:val="24"/>
          <w:lang w:val="en-US"/>
        </w:rPr>
        <w:t>, both of which only measure average (vs. time-varying) seasonality</w:t>
      </w:r>
      <w:commentRangeEnd w:id="233"/>
      <w:r w:rsidR="00FB6E65">
        <w:rPr>
          <w:rStyle w:val="CommentReference"/>
          <w:rFonts w:asciiTheme="minorHAnsi" w:eastAsiaTheme="minorHAnsi" w:hAnsiTheme="minorHAnsi" w:cstheme="minorBidi"/>
        </w:rPr>
        <w:commentReference w:id="233"/>
      </w:r>
      <w:r w:rsidRPr="00C0501F">
        <w:rPr>
          <w:rFonts w:ascii="Times New Roman" w:hAnsi="Times New Roman"/>
          <w:color w:val="000000" w:themeColor="text1"/>
          <w:sz w:val="24"/>
          <w:szCs w:val="24"/>
          <w:lang w:val="en-US"/>
        </w:rPr>
        <w:t xml:space="preserve">.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range between 1 and -1. </w:t>
      </w:r>
    </w:p>
    <w:p w14:paraId="4DF1AC90"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B75FE4F" w14:textId="5425BD86" w:rsidR="004055C0" w:rsidRPr="00C0501F" w:rsidRDefault="004055C0" w:rsidP="004055C0">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w:t>
      </w:r>
      <w:r>
        <w:rPr>
          <w:rFonts w:ascii="Times New Roman" w:hAnsi="Times New Roman" w:cs="Times New Roman"/>
          <w:color w:val="000000" w:themeColor="text1"/>
          <w:sz w:val="24"/>
          <w:szCs w:val="24"/>
          <w:lang w:val="en-US"/>
        </w:rPr>
        <w:t>for the entire study period (1980</w:t>
      </w:r>
      <w:r w:rsidRPr="00C0501F">
        <w:rPr>
          <w:rFonts w:ascii="Times New Roman" w:hAnsi="Times New Roman" w:cs="Times New Roman"/>
          <w:color w:val="000000" w:themeColor="text1"/>
          <w:sz w:val="24"/>
          <w:szCs w:val="24"/>
          <w:lang w:val="en-US"/>
        </w:rPr>
        <w:t>-2013)</w:t>
      </w:r>
      <w:del w:id="234" w:author="Robbie Parks" w:date="2018-01-22T00:13:00Z">
        <w:r w:rsidRPr="00C0501F" w:rsidDel="00A27056">
          <w:rPr>
            <w:rFonts w:ascii="Times New Roman" w:hAnsi="Times New Roman" w:cs="Times New Roman"/>
            <w:color w:val="000000" w:themeColor="text1"/>
            <w:sz w:val="24"/>
            <w:szCs w:val="24"/>
            <w:lang w:val="en-US"/>
          </w:rPr>
          <w:delText>, as well as in se</w:delText>
        </w:r>
        <w:r w:rsidDel="00A27056">
          <w:rPr>
            <w:rFonts w:ascii="Times New Roman" w:hAnsi="Times New Roman" w:cs="Times New Roman"/>
            <w:color w:val="000000" w:themeColor="text1"/>
            <w:sz w:val="24"/>
            <w:szCs w:val="24"/>
            <w:lang w:val="en-US"/>
          </w:rPr>
          <w:delText>parate wavelet analyses for 1980</w:delText>
        </w:r>
        <w:r w:rsidRPr="00C0501F" w:rsidDel="00A27056">
          <w:rPr>
            <w:rFonts w:ascii="Times New Roman" w:hAnsi="Times New Roman" w:cs="Times New Roman"/>
            <w:color w:val="000000" w:themeColor="text1"/>
            <w:sz w:val="24"/>
            <w:szCs w:val="24"/>
            <w:lang w:val="en-US"/>
          </w:rPr>
          <w:delText>-1997 and 1998-2013</w:delText>
        </w:r>
      </w:del>
      <w:r w:rsidRPr="00C0501F">
        <w:rPr>
          <w:rFonts w:ascii="Times New Roman" w:hAnsi="Times New Roman" w:cs="Times New Roman"/>
          <w:color w:val="000000" w:themeColor="text1"/>
          <w:sz w:val="24"/>
          <w:szCs w:val="24"/>
          <w:lang w:val="en-US"/>
        </w:rPr>
        <w:t>.  For age-sex groups which had statistically si</w:t>
      </w:r>
      <w:r>
        <w:rPr>
          <w:rFonts w:ascii="Times New Roman" w:hAnsi="Times New Roman" w:cs="Times New Roman"/>
          <w:color w:val="000000" w:themeColor="text1"/>
          <w:sz w:val="24"/>
          <w:szCs w:val="24"/>
          <w:lang w:val="en-US"/>
        </w:rPr>
        <w:t>gnificant power spectra for 1980</w:t>
      </w:r>
      <w:r w:rsidRPr="00C0501F">
        <w:rPr>
          <w:rFonts w:ascii="Times New Roman" w:hAnsi="Times New Roman" w:cs="Times New Roman"/>
          <w:color w:val="000000" w:themeColor="text1"/>
          <w:sz w:val="24"/>
          <w:szCs w:val="24"/>
          <w:lang w:val="en-US"/>
        </w:rPr>
        <w:t>-2013</w:t>
      </w:r>
      <w:del w:id="235" w:author="Robbie Parks" w:date="2018-01-22T00:14:00Z">
        <w:r w:rsidRPr="00C0501F" w:rsidDel="00A27056">
          <w:rPr>
            <w:rFonts w:ascii="Times New Roman" w:hAnsi="Times New Roman" w:cs="Times New Roman"/>
            <w:color w:val="000000" w:themeColor="text1"/>
            <w:sz w:val="24"/>
            <w:szCs w:val="24"/>
            <w:lang w:val="en-US"/>
          </w:rPr>
          <w:delText>,</w:delText>
        </w:r>
      </w:del>
      <w:del w:id="236" w:author="Robbie Parks" w:date="2018-01-22T00:13:00Z">
        <w:r w:rsidRPr="00C0501F" w:rsidDel="00A27056">
          <w:rPr>
            <w:rFonts w:ascii="Times New Roman" w:hAnsi="Times New Roman" w:cs="Times New Roman"/>
            <w:color w:val="000000" w:themeColor="text1"/>
            <w:sz w:val="24"/>
            <w:szCs w:val="24"/>
            <w:lang w:val="en-US"/>
          </w:rPr>
          <w:delText xml:space="preserve"> as well</w:delText>
        </w:r>
        <w:r w:rsidDel="00A27056">
          <w:rPr>
            <w:rFonts w:ascii="Times New Roman" w:hAnsi="Times New Roman" w:cs="Times New Roman"/>
            <w:color w:val="000000" w:themeColor="text1"/>
            <w:sz w:val="24"/>
            <w:szCs w:val="24"/>
            <w:lang w:val="en-US"/>
          </w:rPr>
          <w:delText xml:space="preserve"> as for both time sections (1980</w:delText>
        </w:r>
        <w:r w:rsidRPr="00C0501F" w:rsidDel="00A27056">
          <w:rPr>
            <w:rFonts w:ascii="Times New Roman" w:hAnsi="Times New Roman" w:cs="Times New Roman"/>
            <w:color w:val="000000" w:themeColor="text1"/>
            <w:sz w:val="24"/>
            <w:szCs w:val="24"/>
            <w:lang w:val="en-US"/>
          </w:rPr>
          <w:delText>-1997 and 1998-2013</w:delText>
        </w:r>
      </w:del>
      <w:del w:id="237" w:author="Robbie Parks" w:date="2018-01-22T00:14:00Z">
        <w:r w:rsidRPr="00C0501F" w:rsidDel="00A27056">
          <w:rPr>
            <w:rFonts w:ascii="Times New Roman" w:hAnsi="Times New Roman" w:cs="Times New Roman"/>
            <w:color w:val="000000" w:themeColor="text1"/>
            <w:sz w:val="24"/>
            <w:szCs w:val="24"/>
            <w:lang w:val="en-US"/>
          </w:rPr>
          <w:delText>)</w:delText>
        </w:r>
      </w:del>
      <w:r w:rsidRPr="00C0501F">
        <w:rPr>
          <w:rFonts w:ascii="Times New Roman" w:hAnsi="Times New Roman" w:cs="Times New Roman"/>
          <w:color w:val="000000" w:themeColor="text1"/>
          <w:sz w:val="24"/>
          <w:szCs w:val="24"/>
          <w:lang w:val="en-US"/>
        </w:rPr>
        <w:t xml:space="preserve">, we calculated the center of gravity and the negative center of gravity of monthly death rates. These parameters </w:t>
      </w:r>
      <w:r>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08A9E90E"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795E7515"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w:t>
      </w:r>
      <w:r w:rsidRPr="00C0501F">
        <w:rPr>
          <w:rFonts w:ascii="Times New Roman" w:hAnsi="Times New Roman"/>
          <w:color w:val="000000" w:themeColor="text1"/>
          <w:sz w:val="24"/>
          <w:szCs w:val="24"/>
          <w:lang w:val="en-US"/>
        </w:rPr>
        <w:lastRenderedPageBreak/>
        <w:t>and its standard error which accounts for population size. We then fitted a linear regression to the time series of seasonal differences for each age and sex group, weighting each by the inverse of the square of its standard error. We calculated chang</w:t>
      </w:r>
      <w:r>
        <w:rPr>
          <w:rFonts w:ascii="Times New Roman" w:hAnsi="Times New Roman"/>
          <w:color w:val="000000" w:themeColor="text1"/>
          <w:sz w:val="24"/>
          <w:szCs w:val="24"/>
          <w:lang w:val="en-US"/>
        </w:rPr>
        <w:t>e in the fitted values from 1980</w:t>
      </w:r>
      <w:r w:rsidRPr="00C0501F">
        <w:rPr>
          <w:rFonts w:ascii="Times New Roman" w:hAnsi="Times New Roman"/>
          <w:color w:val="000000" w:themeColor="text1"/>
          <w:sz w:val="24"/>
          <w:szCs w:val="24"/>
          <w:lang w:val="en-US"/>
        </w:rPr>
        <w:t xml:space="preserve">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2CAEACC8" w14:textId="300451F4" w:rsidR="009D5B4B" w:rsidRP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sidRPr="009D5B4B">
        <w:rPr>
          <w:rFonts w:ascii="Times New Roman" w:hAnsi="Times New Roman"/>
          <w:b/>
          <w:color w:val="000000" w:themeColor="text1"/>
          <w:sz w:val="24"/>
          <w:szCs w:val="24"/>
          <w:lang w:val="en-US"/>
        </w:rPr>
        <w:lastRenderedPageBreak/>
        <w:t>References</w:t>
      </w:r>
    </w:p>
    <w:p w14:paraId="44273AB7" w14:textId="77777777" w:rsid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p>
    <w:p w14:paraId="2BDEEFAC" w14:textId="207A31B7" w:rsidR="006B2CBD" w:rsidRPr="006B2CBD" w:rsidRDefault="009D5B4B"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Pr>
          <w:rFonts w:ascii="Times New Roman" w:hAnsi="Times New Roman"/>
          <w:b/>
          <w:color w:val="000000" w:themeColor="text1"/>
          <w:sz w:val="24"/>
          <w:szCs w:val="24"/>
          <w:lang w:val="en-US"/>
        </w:rPr>
        <w:fldChar w:fldCharType="begin" w:fldLock="1"/>
      </w:r>
      <w:r>
        <w:rPr>
          <w:rFonts w:ascii="Times New Roman" w:hAnsi="Times New Roman"/>
          <w:b/>
          <w:color w:val="000000" w:themeColor="text1"/>
          <w:sz w:val="24"/>
          <w:szCs w:val="24"/>
          <w:lang w:val="en-US"/>
        </w:rPr>
        <w:instrText xml:space="preserve">ADDIN Mendeley Bibliography CSL_BIBLIOGRAPHY </w:instrText>
      </w:r>
      <w:r>
        <w:rPr>
          <w:rFonts w:ascii="Times New Roman" w:hAnsi="Times New Roman"/>
          <w:b/>
          <w:color w:val="000000" w:themeColor="text1"/>
          <w:sz w:val="24"/>
          <w:szCs w:val="24"/>
          <w:lang w:val="en-US"/>
        </w:rPr>
        <w:fldChar w:fldCharType="separate"/>
      </w:r>
      <w:r w:rsidR="006B2CBD" w:rsidRPr="006B2CBD">
        <w:rPr>
          <w:rFonts w:ascii="Times New Roman" w:eastAsia="Times New Roman" w:hAnsi="Times New Roman"/>
          <w:noProof/>
          <w:sz w:val="24"/>
        </w:rPr>
        <w:t>1</w:t>
      </w:r>
      <w:r w:rsidR="006B2CBD" w:rsidRPr="006B2CBD">
        <w:rPr>
          <w:rFonts w:ascii="Times New Roman" w:eastAsia="Times New Roman" w:hAnsi="Times New Roman"/>
          <w:noProof/>
          <w:sz w:val="24"/>
        </w:rPr>
        <w:tab/>
        <w:t xml:space="preserve">McKee CM. Deaths in winter: Can Britain learn from Europe? </w:t>
      </w:r>
      <w:r w:rsidR="006B2CBD" w:rsidRPr="006B2CBD">
        <w:rPr>
          <w:rFonts w:ascii="Times New Roman" w:eastAsia="Times New Roman" w:hAnsi="Times New Roman"/>
          <w:i/>
          <w:iCs/>
          <w:noProof/>
          <w:sz w:val="24"/>
        </w:rPr>
        <w:t>Eur J Epidemiol</w:t>
      </w:r>
      <w:r w:rsidR="006B2CBD" w:rsidRPr="006B2CBD">
        <w:rPr>
          <w:rFonts w:ascii="Times New Roman" w:eastAsia="Times New Roman" w:hAnsi="Times New Roman"/>
          <w:noProof/>
          <w:sz w:val="24"/>
        </w:rPr>
        <w:t xml:space="preserve"> 1989; </w:t>
      </w:r>
      <w:r w:rsidR="006B2CBD" w:rsidRPr="006B2CBD">
        <w:rPr>
          <w:rFonts w:ascii="Times New Roman" w:eastAsia="Times New Roman" w:hAnsi="Times New Roman"/>
          <w:b/>
          <w:bCs/>
          <w:noProof/>
          <w:sz w:val="24"/>
        </w:rPr>
        <w:t>5</w:t>
      </w:r>
      <w:r w:rsidR="006B2CBD" w:rsidRPr="006B2CBD">
        <w:rPr>
          <w:rFonts w:ascii="Times New Roman" w:eastAsia="Times New Roman" w:hAnsi="Times New Roman"/>
          <w:noProof/>
          <w:sz w:val="24"/>
        </w:rPr>
        <w:t>: 178–82.</w:t>
      </w:r>
    </w:p>
    <w:p w14:paraId="229D5CF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w:t>
      </w:r>
      <w:r w:rsidRPr="006B2CBD">
        <w:rPr>
          <w:rFonts w:ascii="Times New Roman" w:eastAsia="Times New Roman" w:hAnsi="Times New Roman"/>
          <w:noProof/>
          <w:sz w:val="24"/>
        </w:rPr>
        <w:tab/>
        <w:t xml:space="preserve">Healy JD. Excess winter mortality in Europe: A cross country analysis identifying key risk factors.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2003; </w:t>
      </w:r>
      <w:r w:rsidRPr="006B2CBD">
        <w:rPr>
          <w:rFonts w:ascii="Times New Roman" w:eastAsia="Times New Roman" w:hAnsi="Times New Roman"/>
          <w:b/>
          <w:bCs/>
          <w:noProof/>
          <w:sz w:val="24"/>
        </w:rPr>
        <w:t>57</w:t>
      </w:r>
      <w:r w:rsidRPr="006B2CBD">
        <w:rPr>
          <w:rFonts w:ascii="Times New Roman" w:eastAsia="Times New Roman" w:hAnsi="Times New Roman"/>
          <w:noProof/>
          <w:sz w:val="24"/>
        </w:rPr>
        <w:t>: 784–9.</w:t>
      </w:r>
    </w:p>
    <w:p w14:paraId="0A056F5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w:t>
      </w:r>
      <w:r w:rsidRPr="006B2CBD">
        <w:rPr>
          <w:rFonts w:ascii="Times New Roman" w:eastAsia="Times New Roman" w:hAnsi="Times New Roman"/>
          <w:noProof/>
          <w:sz w:val="24"/>
        </w:rPr>
        <w:tab/>
        <w:t xml:space="preserve">Campbell A. Excess winter mortality in England and Wales: 2016 to 2017 (provisional) and 2015 to 2016 (final). </w:t>
      </w:r>
      <w:r w:rsidRPr="006B2CBD">
        <w:rPr>
          <w:rFonts w:ascii="Times New Roman" w:eastAsia="Times New Roman" w:hAnsi="Times New Roman"/>
          <w:i/>
          <w:iCs/>
          <w:noProof/>
          <w:sz w:val="24"/>
        </w:rPr>
        <w:t>Stat Bull Off Natl Stat</w:t>
      </w:r>
      <w:r w:rsidRPr="006B2CBD">
        <w:rPr>
          <w:rFonts w:ascii="Times New Roman" w:eastAsia="Times New Roman" w:hAnsi="Times New Roman"/>
          <w:noProof/>
          <w:sz w:val="24"/>
        </w:rPr>
        <w:t xml:space="preserve"> 2017.</w:t>
      </w:r>
    </w:p>
    <w:p w14:paraId="0D8E1CA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4</w:t>
      </w:r>
      <w:r w:rsidRPr="006B2CBD">
        <w:rPr>
          <w:rFonts w:ascii="Times New Roman" w:eastAsia="Times New Roman" w:hAnsi="Times New Roman"/>
          <w:noProof/>
          <w:sz w:val="24"/>
        </w:rPr>
        <w:tab/>
        <w:t xml:space="preserve">Fowler T, Southgate RJ, Waite T,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Excess winter deaths in Europe: A multi-country descriptive analysis. </w:t>
      </w:r>
      <w:r w:rsidRPr="006B2CBD">
        <w:rPr>
          <w:rFonts w:ascii="Times New Roman" w:eastAsia="Times New Roman" w:hAnsi="Times New Roman"/>
          <w:i/>
          <w:iCs/>
          <w:noProof/>
          <w:sz w:val="24"/>
        </w:rPr>
        <w:t>Eur J Public Health</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25</w:t>
      </w:r>
      <w:r w:rsidRPr="006B2CBD">
        <w:rPr>
          <w:rFonts w:ascii="Times New Roman" w:eastAsia="Times New Roman" w:hAnsi="Times New Roman"/>
          <w:noProof/>
          <w:sz w:val="24"/>
        </w:rPr>
        <w:t>: 339–45.</w:t>
      </w:r>
    </w:p>
    <w:p w14:paraId="1FECF7C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5</w:t>
      </w:r>
      <w:r w:rsidRPr="006B2CBD">
        <w:rPr>
          <w:rFonts w:ascii="Times New Roman" w:eastAsia="Times New Roman" w:hAnsi="Times New Roman"/>
          <w:noProof/>
          <w:sz w:val="24"/>
        </w:rPr>
        <w:tab/>
        <w:t xml:space="preserve">Langford IH, Bentham G. The potential effects of climate change on winter mortality in England and Wales.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1995; </w:t>
      </w:r>
      <w:r w:rsidRPr="006B2CBD">
        <w:rPr>
          <w:rFonts w:ascii="Times New Roman" w:eastAsia="Times New Roman" w:hAnsi="Times New Roman"/>
          <w:b/>
          <w:bCs/>
          <w:noProof/>
          <w:sz w:val="24"/>
        </w:rPr>
        <w:t>38</w:t>
      </w:r>
      <w:r w:rsidRPr="006B2CBD">
        <w:rPr>
          <w:rFonts w:ascii="Times New Roman" w:eastAsia="Times New Roman" w:hAnsi="Times New Roman"/>
          <w:noProof/>
          <w:sz w:val="24"/>
        </w:rPr>
        <w:t>: 141–7.</w:t>
      </w:r>
    </w:p>
    <w:p w14:paraId="60EB267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6</w:t>
      </w:r>
      <w:r w:rsidRPr="006B2CBD">
        <w:rPr>
          <w:rFonts w:ascii="Times New Roman" w:eastAsia="Times New Roman" w:hAnsi="Times New Roman"/>
          <w:noProof/>
          <w:sz w:val="24"/>
        </w:rPr>
        <w:tab/>
        <w:t xml:space="preserve">Martens WJ. Climate change, thermal stress and mortality changes. </w:t>
      </w:r>
      <w:r w:rsidRPr="006B2CBD">
        <w:rPr>
          <w:rFonts w:ascii="Times New Roman" w:eastAsia="Times New Roman" w:hAnsi="Times New Roman"/>
          <w:i/>
          <w:iCs/>
          <w:noProof/>
          <w:sz w:val="24"/>
        </w:rPr>
        <w:t>Soc Sci Med</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331–44.</w:t>
      </w:r>
    </w:p>
    <w:p w14:paraId="3830CAB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7</w:t>
      </w:r>
      <w:r w:rsidRPr="006B2CBD">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6B2CBD">
        <w:rPr>
          <w:rFonts w:ascii="Times New Roman" w:eastAsia="Times New Roman" w:hAnsi="Times New Roman"/>
          <w:i/>
          <w:iCs/>
          <w:noProof/>
          <w:sz w:val="24"/>
        </w:rPr>
        <w:t>Clim Res</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26</w:t>
      </w:r>
      <w:r w:rsidRPr="006B2CBD">
        <w:rPr>
          <w:rFonts w:ascii="Times New Roman" w:eastAsia="Times New Roman" w:hAnsi="Times New Roman"/>
          <w:noProof/>
          <w:sz w:val="24"/>
        </w:rPr>
        <w:t>: 61–76.</w:t>
      </w:r>
    </w:p>
    <w:p w14:paraId="42DE0D53"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8</w:t>
      </w:r>
      <w:r w:rsidRPr="006B2CBD">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6B2CBD">
        <w:rPr>
          <w:rFonts w:ascii="Times New Roman" w:eastAsia="Times New Roman" w:hAnsi="Times New Roman"/>
          <w:i/>
          <w:iCs/>
          <w:noProof/>
          <w:sz w:val="24"/>
        </w:rPr>
        <w:t>Occup Environ Med</w:t>
      </w:r>
      <w:r w:rsidRPr="006B2CBD">
        <w:rPr>
          <w:rFonts w:ascii="Times New Roman" w:eastAsia="Times New Roman" w:hAnsi="Times New Roman"/>
          <w:noProof/>
          <w:sz w:val="24"/>
        </w:rPr>
        <w:t xml:space="preserve"> 2007;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827–33.</w:t>
      </w:r>
    </w:p>
    <w:p w14:paraId="5BB1F5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9</w:t>
      </w:r>
      <w:r w:rsidRPr="006B2CBD">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6B2CBD">
        <w:rPr>
          <w:rFonts w:ascii="Times New Roman" w:eastAsia="Times New Roman" w:hAnsi="Times New Roman"/>
          <w:i/>
          <w:iCs/>
          <w:noProof/>
          <w:sz w:val="24"/>
        </w:rPr>
        <w:t>PLoS One</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8</w:t>
      </w:r>
      <w:r w:rsidRPr="006B2CBD">
        <w:rPr>
          <w:rFonts w:ascii="Times New Roman" w:eastAsia="Times New Roman" w:hAnsi="Times New Roman"/>
          <w:noProof/>
          <w:sz w:val="24"/>
        </w:rPr>
        <w:t>. DOI:10.1371/journal.pone.0063971.</w:t>
      </w:r>
    </w:p>
    <w:p w14:paraId="5515D3D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10</w:t>
      </w:r>
      <w:r w:rsidRPr="006B2CBD">
        <w:rPr>
          <w:rFonts w:ascii="Times New Roman" w:eastAsia="Times New Roman" w:hAnsi="Times New Roman"/>
          <w:noProof/>
          <w:sz w:val="24"/>
        </w:rPr>
        <w:tab/>
        <w:t xml:space="preserve">Ferreira Braga AL, Zanobetti A, Schwartz J. The time course of weather-related deaths. </w:t>
      </w:r>
      <w:r w:rsidRPr="006B2CBD">
        <w:rPr>
          <w:rFonts w:ascii="Times New Roman" w:eastAsia="Times New Roman" w:hAnsi="Times New Roman"/>
          <w:i/>
          <w:iCs/>
          <w:noProof/>
          <w:sz w:val="24"/>
        </w:rPr>
        <w:t>Epidemiology</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12</w:t>
      </w:r>
      <w:r w:rsidRPr="006B2CBD">
        <w:rPr>
          <w:rFonts w:ascii="Times New Roman" w:eastAsia="Times New Roman" w:hAnsi="Times New Roman"/>
          <w:noProof/>
          <w:sz w:val="24"/>
        </w:rPr>
        <w:t>: 662–7.</w:t>
      </w:r>
    </w:p>
    <w:p w14:paraId="416DE68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11</w:t>
      </w:r>
      <w:r w:rsidRPr="006B2CBD">
        <w:rPr>
          <w:rFonts w:ascii="Times New Roman" w:eastAsia="Times New Roman" w:hAnsi="Times New Roman"/>
          <w:noProof/>
          <w:sz w:val="24"/>
        </w:rPr>
        <w:tab/>
        <w:t xml:space="preserve">Seretakis D. Changing Seasonality of Mortality From Coronary Heart Disease. </w:t>
      </w:r>
      <w:r w:rsidRPr="006B2CBD">
        <w:rPr>
          <w:rFonts w:ascii="Times New Roman" w:eastAsia="Times New Roman" w:hAnsi="Times New Roman"/>
          <w:i/>
          <w:iCs/>
          <w:noProof/>
          <w:sz w:val="24"/>
        </w:rPr>
        <w:t>JAMA J Am Med Assoc</w:t>
      </w:r>
      <w:r w:rsidRPr="006B2CBD">
        <w:rPr>
          <w:rFonts w:ascii="Times New Roman" w:eastAsia="Times New Roman" w:hAnsi="Times New Roman"/>
          <w:noProof/>
          <w:sz w:val="24"/>
        </w:rPr>
        <w:t xml:space="preserve"> 1997; </w:t>
      </w:r>
      <w:r w:rsidRPr="006B2CBD">
        <w:rPr>
          <w:rFonts w:ascii="Times New Roman" w:eastAsia="Times New Roman" w:hAnsi="Times New Roman"/>
          <w:b/>
          <w:bCs/>
          <w:noProof/>
          <w:sz w:val="24"/>
        </w:rPr>
        <w:t>278</w:t>
      </w:r>
      <w:r w:rsidRPr="006B2CBD">
        <w:rPr>
          <w:rFonts w:ascii="Times New Roman" w:eastAsia="Times New Roman" w:hAnsi="Times New Roman"/>
          <w:noProof/>
          <w:sz w:val="24"/>
        </w:rPr>
        <w:t>: 1012.</w:t>
      </w:r>
    </w:p>
    <w:p w14:paraId="3031C50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12</w:t>
      </w:r>
      <w:r w:rsidRPr="006B2CBD">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6B2CBD">
        <w:rPr>
          <w:rFonts w:ascii="Times New Roman" w:eastAsia="Times New Roman" w:hAnsi="Times New Roman"/>
          <w:i/>
          <w:iCs/>
          <w:noProof/>
          <w:sz w:val="24"/>
        </w:rPr>
        <w:t>Am J Epidemiol</w:t>
      </w:r>
      <w:r w:rsidRPr="006B2CBD">
        <w:rPr>
          <w:rFonts w:ascii="Times New Roman" w:eastAsia="Times New Roman" w:hAnsi="Times New Roman"/>
          <w:noProof/>
          <w:sz w:val="24"/>
        </w:rPr>
        <w:t xml:space="preserve"> 2006; </w:t>
      </w:r>
      <w:r w:rsidRPr="006B2CBD">
        <w:rPr>
          <w:rFonts w:ascii="Times New Roman" w:eastAsia="Times New Roman" w:hAnsi="Times New Roman"/>
          <w:b/>
          <w:bCs/>
          <w:noProof/>
          <w:sz w:val="24"/>
        </w:rPr>
        <w:t>164</w:t>
      </w:r>
      <w:r w:rsidRPr="006B2CBD">
        <w:rPr>
          <w:rFonts w:ascii="Times New Roman" w:eastAsia="Times New Roman" w:hAnsi="Times New Roman"/>
          <w:noProof/>
          <w:sz w:val="24"/>
        </w:rPr>
        <w:t>: 77–84.</w:t>
      </w:r>
    </w:p>
    <w:p w14:paraId="00614EC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13</w:t>
      </w:r>
      <w:r w:rsidRPr="006B2CBD">
        <w:rPr>
          <w:rFonts w:ascii="Times New Roman" w:eastAsia="Times New Roman" w:hAnsi="Times New Roman"/>
          <w:noProof/>
          <w:sz w:val="24"/>
        </w:rPr>
        <w:tab/>
        <w:t xml:space="preserve">Sheridan SC, Kalkstein AJ, Kalkstein LS. Trends in heat-related mortality in the United States, 1975-2004. </w:t>
      </w:r>
      <w:r w:rsidRPr="006B2CBD">
        <w:rPr>
          <w:rFonts w:ascii="Times New Roman" w:eastAsia="Times New Roman" w:hAnsi="Times New Roman"/>
          <w:i/>
          <w:iCs/>
          <w:noProof/>
          <w:sz w:val="24"/>
        </w:rPr>
        <w:t>Nat Hazards</w:t>
      </w:r>
      <w:r w:rsidRPr="006B2CBD">
        <w:rPr>
          <w:rFonts w:ascii="Times New Roman" w:eastAsia="Times New Roman" w:hAnsi="Times New Roman"/>
          <w:noProof/>
          <w:sz w:val="24"/>
        </w:rPr>
        <w:t xml:space="preserve"> 2009; </w:t>
      </w:r>
      <w:r w:rsidRPr="006B2CBD">
        <w:rPr>
          <w:rFonts w:ascii="Times New Roman" w:eastAsia="Times New Roman" w:hAnsi="Times New Roman"/>
          <w:b/>
          <w:bCs/>
          <w:noProof/>
          <w:sz w:val="24"/>
        </w:rPr>
        <w:t>50</w:t>
      </w:r>
      <w:r w:rsidRPr="006B2CBD">
        <w:rPr>
          <w:rFonts w:ascii="Times New Roman" w:eastAsia="Times New Roman" w:hAnsi="Times New Roman"/>
          <w:noProof/>
          <w:sz w:val="24"/>
        </w:rPr>
        <w:t>: 145–60.</w:t>
      </w:r>
    </w:p>
    <w:p w14:paraId="3018E876"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14</w:t>
      </w:r>
      <w:r w:rsidRPr="006B2CBD">
        <w:rPr>
          <w:rFonts w:ascii="Times New Roman" w:eastAsia="Times New Roman" w:hAnsi="Times New Roman"/>
          <w:noProof/>
          <w:sz w:val="24"/>
        </w:rPr>
        <w:tab/>
        <w:t xml:space="preserve">Bobb JF, Peng RD, Bell ML, Dominici F. Heat-related mortality and adaptation to heat in the United States.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122</w:t>
      </w:r>
      <w:r w:rsidRPr="006B2CBD">
        <w:rPr>
          <w:rFonts w:ascii="Times New Roman" w:eastAsia="Times New Roman" w:hAnsi="Times New Roman"/>
          <w:noProof/>
          <w:sz w:val="24"/>
        </w:rPr>
        <w:t>: 811–6.</w:t>
      </w:r>
    </w:p>
    <w:p w14:paraId="469AD67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15</w:t>
      </w:r>
      <w:r w:rsidRPr="006B2CBD">
        <w:rPr>
          <w:rFonts w:ascii="Times New Roman" w:eastAsia="Times New Roman" w:hAnsi="Times New Roman"/>
          <w:noProof/>
          <w:sz w:val="24"/>
        </w:rPr>
        <w:tab/>
        <w:t>Rau R, Bohk-Ewald C, Muszyńska MM, Vaupel JW. Visualizing Mortality Dynamics in the Lexis Diagram. 2018 DOI:10.1007/978-3-319-64820-0.</w:t>
      </w:r>
    </w:p>
    <w:p w14:paraId="3D22E5D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16</w:t>
      </w:r>
      <w:r w:rsidRPr="006B2CBD">
        <w:rPr>
          <w:rFonts w:ascii="Times New Roman" w:eastAsia="Times New Roman" w:hAnsi="Times New Roman"/>
          <w:noProof/>
          <w:sz w:val="24"/>
        </w:rPr>
        <w:tab/>
        <w:t xml:space="preserve">Rau R. Seasonality in Human Mortality.  A Demographic Approach. </w:t>
      </w:r>
      <w:r w:rsidRPr="006B2CBD">
        <w:rPr>
          <w:rFonts w:ascii="Times New Roman" w:eastAsia="Times New Roman" w:hAnsi="Times New Roman"/>
          <w:i/>
          <w:iCs/>
          <w:noProof/>
          <w:sz w:val="24"/>
        </w:rPr>
        <w:t>Wirtschafts- und Sozialwissenschaftlichen Fak</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PhD</w:t>
      </w:r>
      <w:r w:rsidRPr="006B2CBD">
        <w:rPr>
          <w:rFonts w:ascii="Times New Roman" w:eastAsia="Times New Roman" w:hAnsi="Times New Roman"/>
          <w:noProof/>
          <w:sz w:val="24"/>
        </w:rPr>
        <w:t>: 361.</w:t>
      </w:r>
    </w:p>
    <w:p w14:paraId="7ED8CCBC"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17</w:t>
      </w:r>
      <w:r w:rsidRPr="006B2CBD">
        <w:rPr>
          <w:rFonts w:ascii="Times New Roman" w:eastAsia="Times New Roman" w:hAnsi="Times New Roman"/>
          <w:noProof/>
          <w:sz w:val="24"/>
        </w:rPr>
        <w:tab/>
        <w:t xml:space="preserve">Moy CM, Seltzer GO, Rodbell DT &amp; AD. Variability of El Nino/Southern Oscillation activity at millennial timescales during the Holocene epoch.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420</w:t>
      </w:r>
      <w:r w:rsidRPr="006B2CBD">
        <w:rPr>
          <w:rFonts w:ascii="Times New Roman" w:eastAsia="Times New Roman" w:hAnsi="Times New Roman"/>
          <w:noProof/>
          <w:sz w:val="24"/>
        </w:rPr>
        <w:t>. DOI:10.1038/nature01163.1.</w:t>
      </w:r>
    </w:p>
    <w:p w14:paraId="5E3341C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18</w:t>
      </w:r>
      <w:r w:rsidRPr="006B2CBD">
        <w:rPr>
          <w:rFonts w:ascii="Times New Roman" w:eastAsia="Times New Roman" w:hAnsi="Times New Roman"/>
          <w:noProof/>
          <w:sz w:val="24"/>
        </w:rPr>
        <w:tab/>
        <w:t xml:space="preserve">Grenfell BT, Bjørnstad ON, Kappey J. Travelling waves and spatial hierarchies in measles epidemics.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414</w:t>
      </w:r>
      <w:r w:rsidRPr="006B2CBD">
        <w:rPr>
          <w:rFonts w:ascii="Times New Roman" w:eastAsia="Times New Roman" w:hAnsi="Times New Roman"/>
          <w:noProof/>
          <w:sz w:val="24"/>
        </w:rPr>
        <w:t>: 716–23.</w:t>
      </w:r>
    </w:p>
    <w:p w14:paraId="6F6E73E2"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19</w:t>
      </w:r>
      <w:r w:rsidRPr="006B2CBD">
        <w:rPr>
          <w:rFonts w:ascii="Times New Roman" w:eastAsia="Times New Roman" w:hAnsi="Times New Roman"/>
          <w:noProof/>
          <w:sz w:val="24"/>
        </w:rPr>
        <w:tab/>
        <w:t xml:space="preserve">Feinstein CA. Seasonality of deaths in the U.S. by age and cause. </w:t>
      </w:r>
      <w:r w:rsidRPr="006B2CBD">
        <w:rPr>
          <w:rFonts w:ascii="Times New Roman" w:eastAsia="Times New Roman" w:hAnsi="Times New Roman"/>
          <w:i/>
          <w:iCs/>
          <w:noProof/>
          <w:sz w:val="24"/>
        </w:rPr>
        <w:t>Demogr Res</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6</w:t>
      </w:r>
      <w:r w:rsidRPr="006B2CBD">
        <w:rPr>
          <w:rFonts w:ascii="Times New Roman" w:eastAsia="Times New Roman" w:hAnsi="Times New Roman"/>
          <w:noProof/>
          <w:sz w:val="24"/>
        </w:rPr>
        <w:t>: 469–86.</w:t>
      </w:r>
    </w:p>
    <w:p w14:paraId="7B609F1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20</w:t>
      </w:r>
      <w:r w:rsidRPr="006B2CBD">
        <w:rPr>
          <w:rFonts w:ascii="Times New Roman" w:eastAsia="Times New Roman" w:hAnsi="Times New Roman"/>
          <w:noProof/>
          <w:sz w:val="24"/>
        </w:rPr>
        <w:tab/>
        <w:t xml:space="preserve">Mackenbach JP, Kunst AE, Looman CWN. Seasonal variation in mortality in The Netherlands.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1992;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261–5.</w:t>
      </w:r>
    </w:p>
    <w:p w14:paraId="44C3DDB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21</w:t>
      </w:r>
      <w:r w:rsidRPr="006B2CBD">
        <w:rPr>
          <w:rFonts w:ascii="Times New Roman" w:eastAsia="Times New Roman" w:hAnsi="Times New Roman"/>
          <w:noProof/>
          <w:sz w:val="24"/>
        </w:rPr>
        <w:tab/>
        <w:t xml:space="preserve">Rosenwaike I. Seasonal Variation of Deaths in the United States, 1951–1960. </w:t>
      </w:r>
      <w:r w:rsidRPr="006B2CBD">
        <w:rPr>
          <w:rFonts w:ascii="Times New Roman" w:eastAsia="Times New Roman" w:hAnsi="Times New Roman"/>
          <w:i/>
          <w:iCs/>
          <w:noProof/>
          <w:sz w:val="24"/>
        </w:rPr>
        <w:t>J Am Stat Assoc</w:t>
      </w:r>
      <w:r w:rsidRPr="006B2CBD">
        <w:rPr>
          <w:rFonts w:ascii="Times New Roman" w:eastAsia="Times New Roman" w:hAnsi="Times New Roman"/>
          <w:noProof/>
          <w:sz w:val="24"/>
        </w:rPr>
        <w:t xml:space="preserve"> 1966; </w:t>
      </w:r>
      <w:r w:rsidRPr="006B2CBD">
        <w:rPr>
          <w:rFonts w:ascii="Times New Roman" w:eastAsia="Times New Roman" w:hAnsi="Times New Roman"/>
          <w:b/>
          <w:bCs/>
          <w:noProof/>
          <w:sz w:val="24"/>
        </w:rPr>
        <w:t>61</w:t>
      </w:r>
      <w:r w:rsidRPr="006B2CBD">
        <w:rPr>
          <w:rFonts w:ascii="Times New Roman" w:eastAsia="Times New Roman" w:hAnsi="Times New Roman"/>
          <w:noProof/>
          <w:sz w:val="24"/>
        </w:rPr>
        <w:t>: 706–19.</w:t>
      </w:r>
    </w:p>
    <w:p w14:paraId="291E984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22</w:t>
      </w:r>
      <w:r w:rsidRPr="006B2CBD">
        <w:rPr>
          <w:rFonts w:ascii="Times New Roman" w:eastAsia="Times New Roman" w:hAnsi="Times New Roman"/>
          <w:noProof/>
          <w:sz w:val="24"/>
        </w:rPr>
        <w:tab/>
        <w:t xml:space="preserve">Direcção Geral de Saúde D. TEMPERATURAS EXTREMAS ADVERSAS MÓDULO CALOR 2014 Direcção de Serviços de Prevenção da Doença e Promoção </w:t>
      </w:r>
      <w:r w:rsidRPr="006B2CBD">
        <w:rPr>
          <w:rFonts w:ascii="Times New Roman" w:eastAsia="Times New Roman" w:hAnsi="Times New Roman"/>
          <w:noProof/>
          <w:sz w:val="24"/>
        </w:rPr>
        <w:lastRenderedPageBreak/>
        <w:t>da Saúde Divisão de Saúde Ambiental e Ocupacional. 2014. http://www.dgs.pt/documentos-e-publicacoes/plano-de-contingencia-para-temperaturas-extremas-adversas-modulo-calor-2014.aspx.</w:t>
      </w:r>
    </w:p>
    <w:p w14:paraId="15C4452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23</w:t>
      </w:r>
      <w:r w:rsidRPr="006B2CBD">
        <w:rPr>
          <w:rFonts w:ascii="Times New Roman" w:eastAsia="Times New Roman" w:hAnsi="Times New Roman"/>
          <w:noProof/>
          <w:sz w:val="24"/>
        </w:rPr>
        <w:tab/>
        <w:t xml:space="preserve">Kinney PL, Schwartz J, Pascal M,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Winter season mortality: Will climate warming bring benefits? </w:t>
      </w:r>
      <w:r w:rsidRPr="006B2CBD">
        <w:rPr>
          <w:rFonts w:ascii="Times New Roman" w:eastAsia="Times New Roman" w:hAnsi="Times New Roman"/>
          <w:i/>
          <w:iCs/>
          <w:noProof/>
          <w:sz w:val="24"/>
        </w:rPr>
        <w:t>Environ Res Lett</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10</w:t>
      </w:r>
      <w:r w:rsidRPr="006B2CBD">
        <w:rPr>
          <w:rFonts w:ascii="Times New Roman" w:eastAsia="Times New Roman" w:hAnsi="Times New Roman"/>
          <w:noProof/>
          <w:sz w:val="24"/>
        </w:rPr>
        <w:t>. DOI:10.1088/1748-9326/10/6/064016.</w:t>
      </w:r>
    </w:p>
    <w:p w14:paraId="259E3BA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24</w:t>
      </w:r>
      <w:r w:rsidRPr="006B2CBD">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6B2CBD">
        <w:rPr>
          <w:rFonts w:ascii="Times New Roman" w:eastAsia="Times New Roman" w:hAnsi="Times New Roman"/>
          <w:i/>
          <w:iCs/>
          <w:noProof/>
          <w:sz w:val="24"/>
        </w:rPr>
        <w:t>Natl Cent Heal Stat (NCHS)</w:t>
      </w:r>
      <w:r w:rsidRPr="006B2CBD">
        <w:rPr>
          <w:rFonts w:ascii="Times New Roman" w:eastAsia="Times New Roman" w:hAnsi="Times New Roman"/>
          <w:noProof/>
          <w:sz w:val="24"/>
        </w:rPr>
        <w:t xml:space="preserve"> 2016. https://www.cdc.gov/nchs/data/hus/2016/019.pdf.</w:t>
      </w:r>
    </w:p>
    <w:p w14:paraId="4262E52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25</w:t>
      </w:r>
      <w:r w:rsidRPr="006B2CBD">
        <w:rPr>
          <w:rFonts w:ascii="Times New Roman" w:eastAsia="Times New Roman" w:hAnsi="Times New Roman"/>
          <w:noProof/>
          <w:sz w:val="24"/>
        </w:rPr>
        <w:tab/>
        <w:t xml:space="preserve">National Highway Traffic Safety Administration. Trend and Pattern Analysis of Highway Crash Fatality By Month and Day. </w:t>
      </w:r>
      <w:r w:rsidRPr="006B2CBD">
        <w:rPr>
          <w:rFonts w:ascii="Times New Roman" w:eastAsia="Times New Roman" w:hAnsi="Times New Roman"/>
          <w:i/>
          <w:iCs/>
          <w:noProof/>
          <w:sz w:val="24"/>
        </w:rPr>
        <w:t>Natl Cent Stat Anal</w:t>
      </w:r>
      <w:r w:rsidRPr="006B2CBD">
        <w:rPr>
          <w:rFonts w:ascii="Times New Roman" w:eastAsia="Times New Roman" w:hAnsi="Times New Roman"/>
          <w:noProof/>
          <w:sz w:val="24"/>
        </w:rPr>
        <w:t xml:space="preserve"> 2005.</w:t>
      </w:r>
    </w:p>
    <w:p w14:paraId="66FF176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26</w:t>
      </w:r>
      <w:r w:rsidRPr="006B2CBD">
        <w:rPr>
          <w:rFonts w:ascii="Times New Roman" w:eastAsia="Times New Roman" w:hAnsi="Times New Roman"/>
          <w:noProof/>
          <w:sz w:val="24"/>
        </w:rPr>
        <w:tab/>
        <w:t>Trends in infant mortality by cause of death and other characteristics, 1960-88. 1993.</w:t>
      </w:r>
    </w:p>
    <w:p w14:paraId="63320117"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27</w:t>
      </w:r>
      <w:r w:rsidRPr="006B2CBD">
        <w:rPr>
          <w:rFonts w:ascii="Times New Roman" w:eastAsia="Times New Roman" w:hAnsi="Times New Roman"/>
          <w:noProof/>
          <w:sz w:val="24"/>
        </w:rPr>
        <w:tab/>
        <w:t xml:space="preserve">Mathews TJ, Macdorman MF, Thoma ME. Infant Mortality Statistics From the 2013 Period Linked Birth/Infant Death Data Set. </w:t>
      </w:r>
      <w:r w:rsidRPr="006B2CBD">
        <w:rPr>
          <w:rFonts w:ascii="Times New Roman" w:eastAsia="Times New Roman" w:hAnsi="Times New Roman"/>
          <w:i/>
          <w:iCs/>
          <w:noProof/>
          <w:sz w:val="24"/>
        </w:rPr>
        <w:t>Natl Vital Stat Reports</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2000–13.</w:t>
      </w:r>
    </w:p>
    <w:p w14:paraId="1060C96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28</w:t>
      </w:r>
      <w:r w:rsidRPr="006B2CBD">
        <w:rPr>
          <w:rFonts w:ascii="Times New Roman" w:eastAsia="Times New Roman" w:hAnsi="Times New Roman"/>
          <w:noProof/>
          <w:sz w:val="24"/>
        </w:rPr>
        <w:tab/>
        <w:t xml:space="preserve">Public Health England. The Cold Weather Plan for England. </w:t>
      </w:r>
      <w:r w:rsidRPr="006B2CBD">
        <w:rPr>
          <w:rFonts w:ascii="Times New Roman" w:eastAsia="Times New Roman" w:hAnsi="Times New Roman"/>
          <w:i/>
          <w:iCs/>
          <w:noProof/>
          <w:sz w:val="24"/>
        </w:rPr>
        <w:t>Public Heal Engl</w:t>
      </w:r>
      <w:r w:rsidRPr="006B2CBD">
        <w:rPr>
          <w:rFonts w:ascii="Times New Roman" w:eastAsia="Times New Roman" w:hAnsi="Times New Roman"/>
          <w:noProof/>
          <w:sz w:val="24"/>
        </w:rPr>
        <w:t xml:space="preserve"> 2017.</w:t>
      </w:r>
    </w:p>
    <w:p w14:paraId="6C1BBD3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29</w:t>
      </w:r>
      <w:r w:rsidRPr="006B2CBD">
        <w:rPr>
          <w:rFonts w:ascii="Times New Roman" w:eastAsia="Times New Roman" w:hAnsi="Times New Roman"/>
          <w:noProof/>
          <w:sz w:val="24"/>
        </w:rPr>
        <w:tab/>
        <w:t xml:space="preserve">Lerchl A. Changes in the seasonality of mortality in Germany from 1946 to 1995: the role of temperature.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42</w:t>
      </w:r>
      <w:r w:rsidRPr="006B2CBD">
        <w:rPr>
          <w:rFonts w:ascii="Times New Roman" w:eastAsia="Times New Roman" w:hAnsi="Times New Roman"/>
          <w:noProof/>
          <w:sz w:val="24"/>
        </w:rPr>
        <w:t>: 84–8.</w:t>
      </w:r>
    </w:p>
    <w:p w14:paraId="7F372C1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30</w:t>
      </w:r>
      <w:r w:rsidRPr="006B2CBD">
        <w:rPr>
          <w:rFonts w:ascii="Times New Roman" w:eastAsia="Times New Roman" w:hAnsi="Times New Roman"/>
          <w:noProof/>
          <w:sz w:val="24"/>
        </w:rPr>
        <w:tab/>
        <w:t xml:space="preserve">Kimberly Miller AA. Smart-Home Technologies to Assist Older People to Live Well at Home. </w:t>
      </w:r>
      <w:r w:rsidRPr="006B2CBD">
        <w:rPr>
          <w:rFonts w:ascii="Times New Roman" w:eastAsia="Times New Roman" w:hAnsi="Times New Roman"/>
          <w:i/>
          <w:iCs/>
          <w:noProof/>
          <w:sz w:val="24"/>
        </w:rPr>
        <w:t>J Aging Sci</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1</w:t>
      </w:r>
      <w:r w:rsidRPr="006B2CBD">
        <w:rPr>
          <w:rFonts w:ascii="Times New Roman" w:eastAsia="Times New Roman" w:hAnsi="Times New Roman"/>
          <w:noProof/>
          <w:sz w:val="24"/>
        </w:rPr>
        <w:t>. DOI:10.4172/2329-8847.1000101.</w:t>
      </w:r>
    </w:p>
    <w:p w14:paraId="02A450D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31</w:t>
      </w:r>
      <w:r w:rsidRPr="006B2CBD">
        <w:rPr>
          <w:rFonts w:ascii="Times New Roman" w:eastAsia="Times New Roman" w:hAnsi="Times New Roman"/>
          <w:noProof/>
          <w:sz w:val="24"/>
        </w:rPr>
        <w:tab/>
        <w:t xml:space="preserve">Ingram DD, Parker JD, Schenker N,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United States Census 2000 population with bridged race categories. </w:t>
      </w:r>
      <w:r w:rsidRPr="006B2CBD">
        <w:rPr>
          <w:rFonts w:ascii="Times New Roman" w:eastAsia="Times New Roman" w:hAnsi="Times New Roman"/>
          <w:i/>
          <w:iCs/>
          <w:noProof/>
          <w:sz w:val="24"/>
        </w:rPr>
        <w:t>Vital Health Stat 2</w:t>
      </w:r>
      <w:r w:rsidRPr="006B2CBD">
        <w:rPr>
          <w:rFonts w:ascii="Times New Roman" w:eastAsia="Times New Roman" w:hAnsi="Times New Roman"/>
          <w:noProof/>
          <w:sz w:val="24"/>
        </w:rPr>
        <w:t xml:space="preserve"> 2003; : 1–55.</w:t>
      </w:r>
    </w:p>
    <w:p w14:paraId="74BE2F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32</w:t>
      </w:r>
      <w:r w:rsidRPr="006B2CBD">
        <w:rPr>
          <w:rFonts w:ascii="Times New Roman" w:eastAsia="Times New Roman" w:hAnsi="Times New Roman"/>
          <w:noProof/>
          <w:sz w:val="24"/>
        </w:rPr>
        <w:tab/>
        <w:t>Karl TR, Koss WJ. Regional and national monthly, seasonal, and annual temperature weighted by area, 1895-1983. Hist. Climatol. Ser. 3-3. 1984; : 38.</w:t>
      </w:r>
    </w:p>
    <w:p w14:paraId="3F22FBD4"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33</w:t>
      </w:r>
      <w:r w:rsidRPr="006B2CB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B2CBD">
        <w:rPr>
          <w:rFonts w:ascii="Times New Roman" w:eastAsia="Times New Roman" w:hAnsi="Times New Roman"/>
          <w:i/>
          <w:iCs/>
          <w:noProof/>
          <w:sz w:val="24"/>
        </w:rPr>
        <w:t>Nat Clim Chang</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4</w:t>
      </w:r>
      <w:r w:rsidRPr="006B2CBD">
        <w:rPr>
          <w:rFonts w:ascii="Times New Roman" w:eastAsia="Times New Roman" w:hAnsi="Times New Roman"/>
          <w:noProof/>
          <w:sz w:val="24"/>
        </w:rPr>
        <w:t>: 269–73.</w:t>
      </w:r>
    </w:p>
    <w:p w14:paraId="3C23C1B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34</w:t>
      </w:r>
      <w:r w:rsidRPr="006B2CBD">
        <w:rPr>
          <w:rFonts w:ascii="Times New Roman" w:eastAsia="Times New Roman" w:hAnsi="Times New Roman"/>
          <w:noProof/>
          <w:sz w:val="24"/>
        </w:rPr>
        <w:tab/>
        <w:t xml:space="preserve">Basu R, Samet JM. Relation between elevated ambient temperature and mortality: A review of the epidemiologic evidence. Epidemiol. Rev. 2002; </w:t>
      </w:r>
      <w:r w:rsidRPr="006B2CBD">
        <w:rPr>
          <w:rFonts w:ascii="Times New Roman" w:eastAsia="Times New Roman" w:hAnsi="Times New Roman"/>
          <w:b/>
          <w:bCs/>
          <w:noProof/>
          <w:sz w:val="24"/>
        </w:rPr>
        <w:t>24</w:t>
      </w:r>
      <w:r w:rsidRPr="006B2CBD">
        <w:rPr>
          <w:rFonts w:ascii="Times New Roman" w:eastAsia="Times New Roman" w:hAnsi="Times New Roman"/>
          <w:noProof/>
          <w:sz w:val="24"/>
        </w:rPr>
        <w:t>: 190–202.</w:t>
      </w:r>
    </w:p>
    <w:p w14:paraId="42CB712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35</w:t>
      </w:r>
      <w:r w:rsidRPr="006B2CBD">
        <w:rPr>
          <w:rFonts w:ascii="Times New Roman" w:eastAsia="Times New Roman" w:hAnsi="Times New Roman"/>
          <w:noProof/>
          <w:sz w:val="24"/>
        </w:rPr>
        <w:tab/>
        <w:t xml:space="preserve">Braga ALF, Zanobetti A, Schwartz J. The effect of weather on respiratory and cardiovascular deaths in 12 U.S. cities.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110</w:t>
      </w:r>
      <w:r w:rsidRPr="006B2CBD">
        <w:rPr>
          <w:rFonts w:ascii="Times New Roman" w:eastAsia="Times New Roman" w:hAnsi="Times New Roman"/>
          <w:noProof/>
          <w:sz w:val="24"/>
        </w:rPr>
        <w:t>: 859–63.</w:t>
      </w:r>
    </w:p>
    <w:p w14:paraId="11C1DA8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36</w:t>
      </w:r>
      <w:r w:rsidRPr="006B2CBD">
        <w:rPr>
          <w:rFonts w:ascii="Times New Roman" w:eastAsia="Times New Roman" w:hAnsi="Times New Roman"/>
          <w:noProof/>
          <w:sz w:val="24"/>
        </w:rPr>
        <w:tab/>
        <w:t xml:space="preserve">Dee DP, Uppala SM, Simmons AJ,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The ERA-Interim reanalysis: configuration and performance of the data assimilation system. </w:t>
      </w:r>
      <w:r w:rsidRPr="006B2CBD">
        <w:rPr>
          <w:rFonts w:ascii="Times New Roman" w:eastAsia="Times New Roman" w:hAnsi="Times New Roman"/>
          <w:i/>
          <w:iCs/>
          <w:noProof/>
          <w:sz w:val="24"/>
        </w:rPr>
        <w:t>Q J R Meteorol Soc</w:t>
      </w:r>
      <w:r w:rsidRPr="006B2CBD">
        <w:rPr>
          <w:rFonts w:ascii="Times New Roman" w:eastAsia="Times New Roman" w:hAnsi="Times New Roman"/>
          <w:noProof/>
          <w:sz w:val="24"/>
        </w:rPr>
        <w:t xml:space="preserve"> 2011; </w:t>
      </w:r>
      <w:r w:rsidRPr="006B2CBD">
        <w:rPr>
          <w:rFonts w:ascii="Times New Roman" w:eastAsia="Times New Roman" w:hAnsi="Times New Roman"/>
          <w:b/>
          <w:bCs/>
          <w:noProof/>
          <w:sz w:val="24"/>
        </w:rPr>
        <w:t>137</w:t>
      </w:r>
      <w:r w:rsidRPr="006B2CBD">
        <w:rPr>
          <w:rFonts w:ascii="Times New Roman" w:eastAsia="Times New Roman" w:hAnsi="Times New Roman"/>
          <w:noProof/>
          <w:sz w:val="24"/>
        </w:rPr>
        <w:t>: 553–97.</w:t>
      </w:r>
    </w:p>
    <w:p w14:paraId="54E99807" w14:textId="77777777" w:rsidR="006B2CBD" w:rsidRPr="006B2CBD" w:rsidRDefault="006B2CBD" w:rsidP="006B2CBD">
      <w:pPr>
        <w:widowControl w:val="0"/>
        <w:autoSpaceDE w:val="0"/>
        <w:autoSpaceDN w:val="0"/>
        <w:adjustRightInd w:val="0"/>
        <w:spacing w:after="0" w:line="240" w:lineRule="auto"/>
        <w:ind w:left="640" w:hanging="640"/>
        <w:rPr>
          <w:rFonts w:ascii="Times New Roman" w:hAnsi="Times New Roman"/>
          <w:noProof/>
          <w:sz w:val="24"/>
        </w:rPr>
      </w:pPr>
      <w:r w:rsidRPr="006B2CBD">
        <w:rPr>
          <w:rFonts w:ascii="Times New Roman" w:eastAsia="Times New Roman" w:hAnsi="Times New Roman"/>
          <w:noProof/>
          <w:sz w:val="24"/>
        </w:rPr>
        <w:t>37</w:t>
      </w:r>
      <w:r w:rsidRPr="006B2CBD">
        <w:rPr>
          <w:rFonts w:ascii="Times New Roman" w:eastAsia="Times New Roman" w:hAnsi="Times New Roman"/>
          <w:noProof/>
          <w:sz w:val="24"/>
        </w:rPr>
        <w:tab/>
        <w:t xml:space="preserve">Cazelles B, Chavez M, Berteaux D,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Wavelet analysis of ecological time series. Oecologia. 2008; </w:t>
      </w:r>
      <w:r w:rsidRPr="006B2CBD">
        <w:rPr>
          <w:rFonts w:ascii="Times New Roman" w:eastAsia="Times New Roman" w:hAnsi="Times New Roman"/>
          <w:b/>
          <w:bCs/>
          <w:noProof/>
          <w:sz w:val="24"/>
        </w:rPr>
        <w:t>156</w:t>
      </w:r>
      <w:r w:rsidRPr="006B2CBD">
        <w:rPr>
          <w:rFonts w:ascii="Times New Roman" w:eastAsia="Times New Roman" w:hAnsi="Times New Roman"/>
          <w:noProof/>
          <w:sz w:val="24"/>
        </w:rPr>
        <w:t>: 287–304.</w:t>
      </w:r>
    </w:p>
    <w:p w14:paraId="47F9BFAE" w14:textId="195625A0" w:rsidR="002C33D5" w:rsidRDefault="009D5B4B" w:rsidP="006B2CBD">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fldChar w:fldCharType="end"/>
      </w:r>
      <w:r w:rsidR="002C33D5">
        <w:rPr>
          <w:rFonts w:ascii="Times New Roman" w:hAnsi="Times New Roman"/>
          <w:b/>
          <w:color w:val="000000" w:themeColor="text1"/>
          <w:sz w:val="24"/>
          <w:szCs w:val="24"/>
          <w:lang w:val="en-US"/>
        </w:rPr>
        <w:br w:type="page"/>
      </w:r>
    </w:p>
    <w:p w14:paraId="1D59C1FB" w14:textId="5AFD718B"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1594FED2"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of death rates</w:t>
      </w:r>
      <w:r w:rsidR="009B509E">
        <w:rPr>
          <w:rFonts w:ascii="Times New Roman" w:hAnsi="Times New Roman"/>
          <w:color w:val="000000" w:themeColor="text1"/>
          <w:sz w:val="24"/>
          <w:szCs w:val="24"/>
          <w:lang w:val="en-US"/>
        </w:rPr>
        <w:t xml:space="preserve"> for 1980</w:t>
      </w:r>
      <w:r w:rsidRPr="00C0501F">
        <w:rPr>
          <w:rFonts w:ascii="Times New Roman" w:hAnsi="Times New Roman"/>
          <w:color w:val="000000" w:themeColor="text1"/>
          <w:sz w:val="24"/>
          <w:szCs w:val="24"/>
          <w:lang w:val="en-US"/>
        </w:rPr>
        <w:t>-2013,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w:t>
      </w:r>
      <w:r w:rsidR="009B509E">
        <w:rPr>
          <w:rFonts w:ascii="Times New Roman" w:hAnsi="Times New Roman"/>
          <w:color w:val="000000" w:themeColor="text1"/>
          <w:sz w:val="24"/>
          <w:szCs w:val="24"/>
          <w:lang w:val="en-US"/>
        </w:rPr>
        <w:t>ire period and for both the 1980</w:t>
      </w:r>
      <w:r w:rsidRPr="00C0501F">
        <w:rPr>
          <w:rFonts w:ascii="Times New Roman" w:hAnsi="Times New Roman"/>
          <w:color w:val="000000" w:themeColor="text1"/>
          <w:sz w:val="24"/>
          <w:szCs w:val="24"/>
          <w:lang w:val="en-US"/>
        </w:rPr>
        <w:t>-1999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7EDC5E0F"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Mean timing of national maximum and minimum all-cause mortality, by sex and age </w:t>
      </w:r>
      <w:r w:rsidR="009B509E">
        <w:rPr>
          <w:rFonts w:ascii="Times New Roman" w:hAnsi="Times New Roman"/>
          <w:color w:val="000000" w:themeColor="text1"/>
          <w:sz w:val="24"/>
          <w:szCs w:val="24"/>
          <w:lang w:val="en-US"/>
        </w:rPr>
        <w:t>group for 1980</w:t>
      </w:r>
      <w:r w:rsidRPr="00C0501F">
        <w:rPr>
          <w:rFonts w:ascii="Times New Roman" w:hAnsi="Times New Roman"/>
          <w:color w:val="000000" w:themeColor="text1"/>
          <w:sz w:val="24"/>
          <w:szCs w:val="24"/>
          <w:lang w:val="en-US"/>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1EF1A66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w:t>
      </w:r>
      <w:r w:rsidR="009B509E">
        <w:rPr>
          <w:rFonts w:ascii="Times New Roman" w:hAnsi="Times New Roman"/>
          <w:color w:val="000000" w:themeColor="text1"/>
          <w:sz w:val="24"/>
          <w:szCs w:val="24"/>
          <w:lang w:val="en-US"/>
        </w:rPr>
        <w:t>ality months in 2013 versus 1980</w:t>
      </w:r>
      <w:r w:rsidRPr="00C0501F">
        <w:rPr>
          <w:rFonts w:ascii="Times New Roman" w:hAnsi="Times New Roman"/>
          <w:color w:val="000000" w:themeColor="text1"/>
          <w:sz w:val="24"/>
          <w:szCs w:val="24"/>
          <w:lang w:val="en-US"/>
        </w:rPr>
        <w:t xml:space="preserve">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1913EC56"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w:t>
      </w:r>
      <w:r w:rsidR="009B509E">
        <w:rPr>
          <w:rFonts w:ascii="Times New Roman" w:hAnsi="Times New Roman"/>
          <w:color w:val="000000" w:themeColor="text1"/>
          <w:sz w:val="24"/>
          <w:szCs w:val="24"/>
          <w:lang w:val="en-US"/>
        </w:rPr>
        <w:t>gion, sex and age group for 1980</w:t>
      </w:r>
      <w:r w:rsidRPr="00C0501F">
        <w:rPr>
          <w:rFonts w:ascii="Times New Roman" w:hAnsi="Times New Roman"/>
          <w:color w:val="000000" w:themeColor="text1"/>
          <w:sz w:val="24"/>
          <w:szCs w:val="24"/>
          <w:lang w:val="en-US"/>
        </w:rPr>
        <w:t>-2013.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238"/>
      <w:r w:rsidR="00325E17">
        <w:rPr>
          <w:rFonts w:ascii="Times New Roman" w:hAnsi="Times New Roman"/>
          <w:color w:val="000000" w:themeColor="text1"/>
          <w:sz w:val="24"/>
          <w:szCs w:val="24"/>
          <w:lang w:val="en-US"/>
        </w:rPr>
        <w:t>See XXXXX for results by cause of death.</w:t>
      </w:r>
      <w:commentRangeEnd w:id="238"/>
      <w:r w:rsidR="00325E17">
        <w:rPr>
          <w:rStyle w:val="CommentReference"/>
          <w:rFonts w:asciiTheme="minorHAnsi" w:eastAsiaTheme="minorHAnsi" w:hAnsiTheme="minorHAnsi" w:cstheme="minorBidi"/>
        </w:rPr>
        <w:commentReference w:id="238"/>
      </w:r>
    </w:p>
    <w:p w14:paraId="26D6A05B" w14:textId="69A56E8F"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ins w:id="239" w:author="Robbie Parks" w:date="2018-01-22T00:12:00Z">
        <w:r w:rsidR="00373FD7">
          <w:rPr>
            <w:rFonts w:ascii="Times New Roman" w:hAnsi="Times New Roman"/>
            <w:color w:val="000000" w:themeColor="text1"/>
            <w:sz w:val="24"/>
            <w:szCs w:val="24"/>
            <w:lang w:val="en-US"/>
          </w:rPr>
          <w:t xml:space="preserve"> Linear fit </w:t>
        </w:r>
        <w:proofErr w:type="gramStart"/>
        <w:r w:rsidR="00373FD7">
          <w:rPr>
            <w:rFonts w:ascii="Times New Roman" w:hAnsi="Times New Roman"/>
            <w:color w:val="000000" w:themeColor="text1"/>
            <w:sz w:val="24"/>
            <w:szCs w:val="24"/>
            <w:lang w:val="en-US"/>
          </w:rPr>
          <w:t>are</w:t>
        </w:r>
        <w:proofErr w:type="gramEnd"/>
        <w:r w:rsidR="00373FD7">
          <w:rPr>
            <w:rFonts w:ascii="Times New Roman" w:hAnsi="Times New Roman"/>
            <w:color w:val="000000" w:themeColor="text1"/>
            <w:sz w:val="24"/>
            <w:szCs w:val="24"/>
            <w:lang w:val="en-US"/>
          </w:rPr>
          <w:t xml:space="preserve"> plotted over the age-sex groups, with a 95% confidence interval of linear fit in grey.</w:t>
        </w:r>
      </w:ins>
    </w:p>
    <w:p w14:paraId="7632D701" w14:textId="77777777" w:rsidR="00F44160" w:rsidRDefault="00F44160">
      <w:pPr>
        <w:spacing w:after="0" w:line="240" w:lineRule="auto"/>
        <w:rPr>
          <w:lang w:val="en-US"/>
        </w:rPr>
      </w:pPr>
    </w:p>
    <w:p w14:paraId="3BCDA78D" w14:textId="10D6CE51"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obbie Parks" w:date="2018-01-17T14:26:00Z" w:initials="RP">
    <w:p w14:paraId="645E7DB7" w14:textId="49522F09" w:rsidR="00D42725" w:rsidRDefault="00D42725">
      <w:pPr>
        <w:pStyle w:val="CommentText"/>
      </w:pPr>
      <w:r>
        <w:rPr>
          <w:rStyle w:val="CommentReference"/>
        </w:rPr>
        <w:annotationRef/>
      </w:r>
      <w:r>
        <w:t>Needs to be 150 words or fewer</w:t>
      </w:r>
    </w:p>
  </w:comment>
  <w:comment w:id="2" w:author="Robbie Parks" w:date="2018-01-17T14:49:00Z" w:initials="RP">
    <w:p w14:paraId="69175E6B" w14:textId="27B2807B" w:rsidR="00FC4FE7" w:rsidRDefault="00FC4FE7">
      <w:pPr>
        <w:pStyle w:val="CommentText"/>
      </w:pPr>
      <w:r>
        <w:rPr>
          <w:rStyle w:val="CommentReference"/>
        </w:rPr>
        <w:annotationRef/>
      </w:r>
      <w:r>
        <w:rPr>
          <w:rStyle w:val="CommentReference"/>
        </w:rPr>
        <w:annotationRef/>
      </w:r>
      <w:r>
        <w:t>To see if we should add any that emerged from PNAS review</w:t>
      </w:r>
    </w:p>
  </w:comment>
  <w:comment w:id="63" w:author="Ezzati, Majid" w:date="2018-01-12T12:41:00Z" w:initials="EM">
    <w:p w14:paraId="776A8519" w14:textId="7D26064F" w:rsidR="00EF58F0" w:rsidRDefault="00EF58F0">
      <w:pPr>
        <w:pStyle w:val="CommentText"/>
      </w:pPr>
      <w:r>
        <w:rPr>
          <w:rStyle w:val="CommentReference"/>
        </w:rPr>
        <w:annotationRef/>
      </w:r>
      <w:r>
        <w:t xml:space="preserve">But not </w:t>
      </w:r>
      <w:r w:rsidR="001C6F5C">
        <w:t>cardiorespiratory</w:t>
      </w:r>
      <w:r>
        <w:t xml:space="preserve">, right? </w:t>
      </w:r>
    </w:p>
    <w:p w14:paraId="3602F680" w14:textId="56E2B5E3" w:rsidR="00EF58F0" w:rsidRDefault="00EF58F0">
      <w:pPr>
        <w:pStyle w:val="CommentText"/>
      </w:pPr>
    </w:p>
    <w:p w14:paraId="5268B329" w14:textId="4DFEEB97" w:rsidR="00EF58F0" w:rsidRDefault="00EF58F0">
      <w:pPr>
        <w:pStyle w:val="CommentText"/>
      </w:pPr>
      <w:r>
        <w:t xml:space="preserve">However, these are % so the interpretation may be tricky if their contribution to total is changing.    </w:t>
      </w:r>
    </w:p>
    <w:p w14:paraId="47A0DB7E" w14:textId="38A29FD3" w:rsidR="00EF58F0" w:rsidRDefault="00EF58F0">
      <w:pPr>
        <w:pStyle w:val="CommentText"/>
      </w:pPr>
    </w:p>
    <w:p w14:paraId="51DA2A8F" w14:textId="264F06CB" w:rsidR="00EF58F0" w:rsidRDefault="00EF58F0">
      <w:pPr>
        <w:pStyle w:val="CommentText"/>
      </w:pPr>
      <w:r>
        <w:t xml:space="preserve">i.e. </w:t>
      </w:r>
      <w:proofErr w:type="gramStart"/>
      <w:r>
        <w:t>as long as</w:t>
      </w:r>
      <w:proofErr w:type="gramEnd"/>
      <w:r>
        <w:t xml:space="preserve"> share of CP is going down, its strong seasonality will have less and less influence on that of all-cause.</w:t>
      </w:r>
    </w:p>
    <w:p w14:paraId="40C46161" w14:textId="25355A16" w:rsidR="00EF58F0" w:rsidRDefault="00EF58F0">
      <w:pPr>
        <w:pStyle w:val="CommentText"/>
      </w:pPr>
    </w:p>
    <w:p w14:paraId="0ACDC4E1" w14:textId="38DF8CEB" w:rsidR="00EF58F0" w:rsidRDefault="00EF58F0">
      <w:pPr>
        <w:pStyle w:val="CommentText"/>
      </w:pPr>
      <w:r>
        <w:t>To discuss</w:t>
      </w:r>
    </w:p>
  </w:comment>
  <w:comment w:id="64" w:author="Robbie Parks" w:date="2018-01-18T01:33:00Z" w:initials="RP">
    <w:p w14:paraId="06B733C3" w14:textId="4469CCA7" w:rsidR="0071406C" w:rsidRDefault="0071406C">
      <w:pPr>
        <w:pStyle w:val="CommentText"/>
      </w:pPr>
      <w:r>
        <w:rPr>
          <w:rStyle w:val="CommentReference"/>
        </w:rPr>
        <w:annotationRef/>
      </w:r>
      <w:r>
        <w:t>Looking at the figures this makes sense</w:t>
      </w:r>
    </w:p>
  </w:comment>
  <w:comment w:id="117" w:author="Robbie Parks" w:date="2018-01-20T14:23:00Z" w:initials="RP">
    <w:p w14:paraId="5434F5C7" w14:textId="35A1E38B" w:rsidR="00665B8F" w:rsidRDefault="00665B8F">
      <w:pPr>
        <w:pStyle w:val="CommentText"/>
      </w:pPr>
      <w:r>
        <w:rPr>
          <w:rStyle w:val="CommentReference"/>
        </w:rPr>
        <w:annotationRef/>
      </w:r>
      <w:r>
        <w:t>I’m not sure what this means</w:t>
      </w:r>
    </w:p>
  </w:comment>
  <w:comment w:id="197" w:author="Ezzati, Majid" w:date="2018-01-12T22:36:00Z" w:initials="EM">
    <w:p w14:paraId="3B92B57C" w14:textId="6B8A8D0A" w:rsidR="0042218D" w:rsidRDefault="0042218D">
      <w:pPr>
        <w:pStyle w:val="CommentText"/>
      </w:pPr>
      <w:r>
        <w:rPr>
          <w:rStyle w:val="CommentReference"/>
        </w:rPr>
        <w:annotationRef/>
      </w:r>
      <w:r>
        <w:t xml:space="preserve">Do they decline as share of </w:t>
      </w:r>
      <w:proofErr w:type="gramStart"/>
      <w:r>
        <w:t>causes</w:t>
      </w:r>
      <w:proofErr w:type="gramEnd"/>
    </w:p>
  </w:comment>
  <w:comment w:id="198" w:author="Robbie Parks" w:date="2018-01-18T02:25:00Z" w:initials="RP">
    <w:p w14:paraId="24F047A2" w14:textId="319935F1" w:rsidR="002E0DC3" w:rsidRDefault="002E0DC3">
      <w:pPr>
        <w:pStyle w:val="CommentText"/>
      </w:pPr>
      <w:r>
        <w:rPr>
          <w:rStyle w:val="CommentReference"/>
        </w:rPr>
        <w:annotationRef/>
      </w:r>
      <w:r w:rsidR="00C37144">
        <w:t xml:space="preserve">No </w:t>
      </w:r>
      <w:r>
        <w:t>but the values for a lot of young ages are significantly smaller</w:t>
      </w:r>
    </w:p>
  </w:comment>
  <w:comment w:id="203" w:author="Ezzati, Majid" w:date="2018-01-12T22:37:00Z" w:initials="EM">
    <w:p w14:paraId="07F5E87C" w14:textId="39106767" w:rsidR="0042218D" w:rsidRDefault="0042218D">
      <w:pPr>
        <w:pStyle w:val="CommentText"/>
      </w:pPr>
      <w:r>
        <w:rPr>
          <w:rStyle w:val="CommentReference"/>
        </w:rPr>
        <w:annotationRef/>
      </w:r>
      <w:r>
        <w:t>Ok?</w:t>
      </w:r>
    </w:p>
  </w:comment>
  <w:comment w:id="232" w:author="Robbie Parks" w:date="2018-01-18T11:23:00Z" w:initials="RP">
    <w:p w14:paraId="72738CD0" w14:textId="77777777" w:rsidR="004055C0" w:rsidRDefault="004055C0" w:rsidP="004055C0">
      <w:pPr>
        <w:pStyle w:val="CommentText"/>
      </w:pPr>
      <w:r>
        <w:rPr>
          <w:rStyle w:val="CommentReference"/>
        </w:rPr>
        <w:annotationRef/>
      </w:r>
      <w:r>
        <w:t>Add sentence about wavelet and how the advantages of giving a value over white/red noise</w:t>
      </w:r>
    </w:p>
  </w:comment>
  <w:comment w:id="233" w:author="Robbie Parks" w:date="2018-01-19T11:23:00Z" w:initials="RP">
    <w:p w14:paraId="6715EC0C" w14:textId="1BAB59E1" w:rsidR="00FB6E65" w:rsidRDefault="00FB6E65">
      <w:pPr>
        <w:pStyle w:val="CommentText"/>
      </w:pPr>
      <w:r>
        <w:rPr>
          <w:rStyle w:val="CommentReference"/>
        </w:rPr>
        <w:annotationRef/>
      </w:r>
      <w:r>
        <w:t>Shall we take this out to make sure that we don’t get horrible comments again? It’s true but it seems that some like Rau take offence to it.</w:t>
      </w:r>
    </w:p>
  </w:comment>
  <w:comment w:id="238" w:author="Ezzati, Majid" w:date="2018-01-12T15:07:00Z" w:initials="EM">
    <w:p w14:paraId="20CC64D1" w14:textId="44830CDD" w:rsidR="00325E17" w:rsidRDefault="00325E17">
      <w:pPr>
        <w:pStyle w:val="CommentText"/>
      </w:pPr>
      <w:r>
        <w:rPr>
          <w:rStyle w:val="CommentReference"/>
        </w:rPr>
        <w:annotationRef/>
      </w:r>
      <w:r>
        <w:t>To discuss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5E7DB7" w15:done="0"/>
  <w15:commentEx w15:paraId="69175E6B" w15:done="0"/>
  <w15:commentEx w15:paraId="0ACDC4E1" w15:done="0"/>
  <w15:commentEx w15:paraId="06B733C3" w15:paraIdParent="0ACDC4E1" w15:done="0"/>
  <w15:commentEx w15:paraId="5434F5C7" w15:done="0"/>
  <w15:commentEx w15:paraId="3B92B57C" w15:done="0"/>
  <w15:commentEx w15:paraId="24F047A2" w15:paraIdParent="3B92B57C" w15:done="0"/>
  <w15:commentEx w15:paraId="07F5E87C" w15:done="0"/>
  <w15:commentEx w15:paraId="72738CD0" w15:done="0"/>
  <w15:commentEx w15:paraId="6715EC0C" w15:done="0"/>
  <w15:commentEx w15:paraId="20CC64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322F6F" w14:textId="77777777" w:rsidR="00CD0E99" w:rsidRDefault="00CD0E99">
      <w:pPr>
        <w:spacing w:after="0" w:line="240" w:lineRule="auto"/>
      </w:pPr>
      <w:r>
        <w:separator/>
      </w:r>
    </w:p>
  </w:endnote>
  <w:endnote w:type="continuationSeparator" w:id="0">
    <w:p w14:paraId="31310596" w14:textId="77777777" w:rsidR="00CD0E99" w:rsidRDefault="00CD0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B67C9" w:rsidRDefault="005B67C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D602E05"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33606">
      <w:rPr>
        <w:rStyle w:val="PageNumber"/>
        <w:noProof/>
      </w:rPr>
      <w:t>10</w:t>
    </w:r>
    <w:r>
      <w:rPr>
        <w:rStyle w:val="PageNumber"/>
      </w:rPr>
      <w:fldChar w:fldCharType="end"/>
    </w:r>
  </w:p>
  <w:p w14:paraId="3F8F309C" w14:textId="77777777" w:rsidR="005B67C9" w:rsidRDefault="005B67C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CDB782" w14:textId="77777777" w:rsidR="00CD0E99" w:rsidRDefault="00CD0E99">
      <w:pPr>
        <w:spacing w:after="0" w:line="240" w:lineRule="auto"/>
      </w:pPr>
      <w:r>
        <w:separator/>
      </w:r>
    </w:p>
  </w:footnote>
  <w:footnote w:type="continuationSeparator" w:id="0">
    <w:p w14:paraId="1D068521" w14:textId="77777777" w:rsidR="00CD0E99" w:rsidRDefault="00CD0E9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6C20"/>
    <w:rsid w:val="000171E9"/>
    <w:rsid w:val="000210D1"/>
    <w:rsid w:val="0002552E"/>
    <w:rsid w:val="0003657E"/>
    <w:rsid w:val="00037CC3"/>
    <w:rsid w:val="00040FE5"/>
    <w:rsid w:val="0004316E"/>
    <w:rsid w:val="000559D5"/>
    <w:rsid w:val="00057B55"/>
    <w:rsid w:val="0006004E"/>
    <w:rsid w:val="00061E82"/>
    <w:rsid w:val="00066C53"/>
    <w:rsid w:val="00070EF4"/>
    <w:rsid w:val="000711BB"/>
    <w:rsid w:val="00071653"/>
    <w:rsid w:val="00072F64"/>
    <w:rsid w:val="000826AA"/>
    <w:rsid w:val="0008315C"/>
    <w:rsid w:val="00084F55"/>
    <w:rsid w:val="000855D2"/>
    <w:rsid w:val="000A0CBB"/>
    <w:rsid w:val="000B0D4A"/>
    <w:rsid w:val="000B343F"/>
    <w:rsid w:val="000B49C7"/>
    <w:rsid w:val="000B6495"/>
    <w:rsid w:val="000B7625"/>
    <w:rsid w:val="000C6C91"/>
    <w:rsid w:val="000C7277"/>
    <w:rsid w:val="000E0177"/>
    <w:rsid w:val="000E19E2"/>
    <w:rsid w:val="000E1B1B"/>
    <w:rsid w:val="000E2CF4"/>
    <w:rsid w:val="000E3486"/>
    <w:rsid w:val="000E3A7A"/>
    <w:rsid w:val="000E5F6C"/>
    <w:rsid w:val="000E6B25"/>
    <w:rsid w:val="000E7E2F"/>
    <w:rsid w:val="000F58BA"/>
    <w:rsid w:val="00101D00"/>
    <w:rsid w:val="001073C5"/>
    <w:rsid w:val="00111621"/>
    <w:rsid w:val="00115046"/>
    <w:rsid w:val="00115F35"/>
    <w:rsid w:val="001163FE"/>
    <w:rsid w:val="00131404"/>
    <w:rsid w:val="00132C6C"/>
    <w:rsid w:val="00133606"/>
    <w:rsid w:val="00142A44"/>
    <w:rsid w:val="00143F59"/>
    <w:rsid w:val="0015398F"/>
    <w:rsid w:val="00156FC7"/>
    <w:rsid w:val="00161E98"/>
    <w:rsid w:val="0016206E"/>
    <w:rsid w:val="00180945"/>
    <w:rsid w:val="0019228F"/>
    <w:rsid w:val="0019272E"/>
    <w:rsid w:val="00196C4A"/>
    <w:rsid w:val="001A0673"/>
    <w:rsid w:val="001A0CB6"/>
    <w:rsid w:val="001A1F00"/>
    <w:rsid w:val="001A3870"/>
    <w:rsid w:val="001A477E"/>
    <w:rsid w:val="001A5AD8"/>
    <w:rsid w:val="001A6909"/>
    <w:rsid w:val="001A7900"/>
    <w:rsid w:val="001B23D1"/>
    <w:rsid w:val="001B3247"/>
    <w:rsid w:val="001C0102"/>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62B1"/>
    <w:rsid w:val="00271614"/>
    <w:rsid w:val="00283502"/>
    <w:rsid w:val="0029208D"/>
    <w:rsid w:val="002946F4"/>
    <w:rsid w:val="00296A5E"/>
    <w:rsid w:val="002A4569"/>
    <w:rsid w:val="002A4A3A"/>
    <w:rsid w:val="002C33D5"/>
    <w:rsid w:val="002D0212"/>
    <w:rsid w:val="002D1F5C"/>
    <w:rsid w:val="002D5F29"/>
    <w:rsid w:val="002E0DC3"/>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1373"/>
    <w:rsid w:val="003453DE"/>
    <w:rsid w:val="00346839"/>
    <w:rsid w:val="00346CE7"/>
    <w:rsid w:val="00353A6E"/>
    <w:rsid w:val="003572E4"/>
    <w:rsid w:val="00357AC1"/>
    <w:rsid w:val="00362019"/>
    <w:rsid w:val="0036381E"/>
    <w:rsid w:val="00373FD7"/>
    <w:rsid w:val="00385CAD"/>
    <w:rsid w:val="00386081"/>
    <w:rsid w:val="00387B37"/>
    <w:rsid w:val="0039751B"/>
    <w:rsid w:val="003A23C3"/>
    <w:rsid w:val="003A3A3F"/>
    <w:rsid w:val="003B2BCB"/>
    <w:rsid w:val="003C153C"/>
    <w:rsid w:val="003D394A"/>
    <w:rsid w:val="003D6587"/>
    <w:rsid w:val="003E1F81"/>
    <w:rsid w:val="003E6E8C"/>
    <w:rsid w:val="003F22B3"/>
    <w:rsid w:val="003F5EC1"/>
    <w:rsid w:val="00400938"/>
    <w:rsid w:val="004018CB"/>
    <w:rsid w:val="00402D6F"/>
    <w:rsid w:val="0040449F"/>
    <w:rsid w:val="004055C0"/>
    <w:rsid w:val="00413B5E"/>
    <w:rsid w:val="00415980"/>
    <w:rsid w:val="00421068"/>
    <w:rsid w:val="00421105"/>
    <w:rsid w:val="0042218D"/>
    <w:rsid w:val="004243A2"/>
    <w:rsid w:val="004258D7"/>
    <w:rsid w:val="004273F1"/>
    <w:rsid w:val="00433EDB"/>
    <w:rsid w:val="004344EB"/>
    <w:rsid w:val="00440599"/>
    <w:rsid w:val="00441B14"/>
    <w:rsid w:val="00442BEF"/>
    <w:rsid w:val="0044771A"/>
    <w:rsid w:val="004508FE"/>
    <w:rsid w:val="00455623"/>
    <w:rsid w:val="00456632"/>
    <w:rsid w:val="004566E5"/>
    <w:rsid w:val="00457A51"/>
    <w:rsid w:val="0046173B"/>
    <w:rsid w:val="00464C54"/>
    <w:rsid w:val="00465E33"/>
    <w:rsid w:val="00466D5F"/>
    <w:rsid w:val="004717CE"/>
    <w:rsid w:val="00474BAB"/>
    <w:rsid w:val="004873B6"/>
    <w:rsid w:val="00487E60"/>
    <w:rsid w:val="004A5074"/>
    <w:rsid w:val="004A5369"/>
    <w:rsid w:val="004B1D6B"/>
    <w:rsid w:val="004B3808"/>
    <w:rsid w:val="004B3A3B"/>
    <w:rsid w:val="004C1040"/>
    <w:rsid w:val="004C2CEE"/>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30C5"/>
    <w:rsid w:val="0053029A"/>
    <w:rsid w:val="00541914"/>
    <w:rsid w:val="005450E2"/>
    <w:rsid w:val="005612F0"/>
    <w:rsid w:val="0056316D"/>
    <w:rsid w:val="00565921"/>
    <w:rsid w:val="00565B41"/>
    <w:rsid w:val="00567BA7"/>
    <w:rsid w:val="005773A8"/>
    <w:rsid w:val="00577BB1"/>
    <w:rsid w:val="00577D56"/>
    <w:rsid w:val="00577DE0"/>
    <w:rsid w:val="005866BD"/>
    <w:rsid w:val="00590032"/>
    <w:rsid w:val="005902F2"/>
    <w:rsid w:val="00592119"/>
    <w:rsid w:val="0059341A"/>
    <w:rsid w:val="00593EAA"/>
    <w:rsid w:val="005A76F0"/>
    <w:rsid w:val="005B03DF"/>
    <w:rsid w:val="005B5156"/>
    <w:rsid w:val="005B6397"/>
    <w:rsid w:val="005B67C9"/>
    <w:rsid w:val="005B7C1A"/>
    <w:rsid w:val="005C2851"/>
    <w:rsid w:val="005D22AA"/>
    <w:rsid w:val="005F0F34"/>
    <w:rsid w:val="005F1013"/>
    <w:rsid w:val="005F50AC"/>
    <w:rsid w:val="00602D21"/>
    <w:rsid w:val="00604288"/>
    <w:rsid w:val="00604A42"/>
    <w:rsid w:val="00611ED8"/>
    <w:rsid w:val="006124E6"/>
    <w:rsid w:val="00617238"/>
    <w:rsid w:val="00635195"/>
    <w:rsid w:val="006412F8"/>
    <w:rsid w:val="00641AF0"/>
    <w:rsid w:val="00643A32"/>
    <w:rsid w:val="006441C9"/>
    <w:rsid w:val="006445F8"/>
    <w:rsid w:val="00650609"/>
    <w:rsid w:val="00652AC7"/>
    <w:rsid w:val="00654669"/>
    <w:rsid w:val="006633AD"/>
    <w:rsid w:val="00665B8F"/>
    <w:rsid w:val="0067689E"/>
    <w:rsid w:val="006825A7"/>
    <w:rsid w:val="00690402"/>
    <w:rsid w:val="006934E5"/>
    <w:rsid w:val="006959B5"/>
    <w:rsid w:val="00696DE7"/>
    <w:rsid w:val="00697F11"/>
    <w:rsid w:val="006A5B04"/>
    <w:rsid w:val="006A677D"/>
    <w:rsid w:val="006B277C"/>
    <w:rsid w:val="006B2CBD"/>
    <w:rsid w:val="006B3776"/>
    <w:rsid w:val="006B4F92"/>
    <w:rsid w:val="006C147D"/>
    <w:rsid w:val="006C41B5"/>
    <w:rsid w:val="006C50E6"/>
    <w:rsid w:val="006D0249"/>
    <w:rsid w:val="006D5AA9"/>
    <w:rsid w:val="006E0E6B"/>
    <w:rsid w:val="006E3DFC"/>
    <w:rsid w:val="006E5AD1"/>
    <w:rsid w:val="006E6E0D"/>
    <w:rsid w:val="006E70EA"/>
    <w:rsid w:val="006E7853"/>
    <w:rsid w:val="006F25A2"/>
    <w:rsid w:val="006F382C"/>
    <w:rsid w:val="006F4CA6"/>
    <w:rsid w:val="006F59ED"/>
    <w:rsid w:val="00702978"/>
    <w:rsid w:val="00704498"/>
    <w:rsid w:val="00707E3F"/>
    <w:rsid w:val="00712E39"/>
    <w:rsid w:val="0071406C"/>
    <w:rsid w:val="00715F58"/>
    <w:rsid w:val="00716D2A"/>
    <w:rsid w:val="0072142C"/>
    <w:rsid w:val="00734FDB"/>
    <w:rsid w:val="00744393"/>
    <w:rsid w:val="007471B0"/>
    <w:rsid w:val="00763760"/>
    <w:rsid w:val="00765400"/>
    <w:rsid w:val="007657EB"/>
    <w:rsid w:val="00766A54"/>
    <w:rsid w:val="00766E22"/>
    <w:rsid w:val="007671B3"/>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13E7"/>
    <w:rsid w:val="007E30DC"/>
    <w:rsid w:val="007F05EF"/>
    <w:rsid w:val="007F2345"/>
    <w:rsid w:val="007F2E1E"/>
    <w:rsid w:val="007F54F2"/>
    <w:rsid w:val="00800663"/>
    <w:rsid w:val="00802C27"/>
    <w:rsid w:val="008038BB"/>
    <w:rsid w:val="00803D84"/>
    <w:rsid w:val="008174C7"/>
    <w:rsid w:val="00841B48"/>
    <w:rsid w:val="00843A73"/>
    <w:rsid w:val="00852228"/>
    <w:rsid w:val="00856C5D"/>
    <w:rsid w:val="00860CFB"/>
    <w:rsid w:val="008662AD"/>
    <w:rsid w:val="008669E9"/>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10BC9"/>
    <w:rsid w:val="00911EE8"/>
    <w:rsid w:val="00922A69"/>
    <w:rsid w:val="00925FBE"/>
    <w:rsid w:val="00932BD5"/>
    <w:rsid w:val="00935167"/>
    <w:rsid w:val="00937AF1"/>
    <w:rsid w:val="00943F5B"/>
    <w:rsid w:val="009509FF"/>
    <w:rsid w:val="009546CB"/>
    <w:rsid w:val="00963B19"/>
    <w:rsid w:val="00971022"/>
    <w:rsid w:val="009715E6"/>
    <w:rsid w:val="00973308"/>
    <w:rsid w:val="0098603C"/>
    <w:rsid w:val="00987583"/>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F3128"/>
    <w:rsid w:val="00A01E9E"/>
    <w:rsid w:val="00A0361C"/>
    <w:rsid w:val="00A10491"/>
    <w:rsid w:val="00A17972"/>
    <w:rsid w:val="00A17E6D"/>
    <w:rsid w:val="00A21338"/>
    <w:rsid w:val="00A22028"/>
    <w:rsid w:val="00A252DB"/>
    <w:rsid w:val="00A256A5"/>
    <w:rsid w:val="00A25BFD"/>
    <w:rsid w:val="00A27056"/>
    <w:rsid w:val="00A35211"/>
    <w:rsid w:val="00A43C02"/>
    <w:rsid w:val="00A509B8"/>
    <w:rsid w:val="00A53CD7"/>
    <w:rsid w:val="00A54142"/>
    <w:rsid w:val="00A55A47"/>
    <w:rsid w:val="00A56493"/>
    <w:rsid w:val="00A57D16"/>
    <w:rsid w:val="00A6117A"/>
    <w:rsid w:val="00A62D0E"/>
    <w:rsid w:val="00A718C6"/>
    <w:rsid w:val="00A73337"/>
    <w:rsid w:val="00A740DA"/>
    <w:rsid w:val="00A76F66"/>
    <w:rsid w:val="00A77996"/>
    <w:rsid w:val="00A80B45"/>
    <w:rsid w:val="00A817BA"/>
    <w:rsid w:val="00A8195E"/>
    <w:rsid w:val="00A87A63"/>
    <w:rsid w:val="00A87EFB"/>
    <w:rsid w:val="00A90A4A"/>
    <w:rsid w:val="00AA0329"/>
    <w:rsid w:val="00AA1780"/>
    <w:rsid w:val="00AA22F0"/>
    <w:rsid w:val="00AA2F95"/>
    <w:rsid w:val="00AA30BB"/>
    <w:rsid w:val="00AA5EC2"/>
    <w:rsid w:val="00AB3E0F"/>
    <w:rsid w:val="00AB4FD9"/>
    <w:rsid w:val="00AB66EA"/>
    <w:rsid w:val="00AC3981"/>
    <w:rsid w:val="00AC49BC"/>
    <w:rsid w:val="00AC6A7C"/>
    <w:rsid w:val="00AD2DD2"/>
    <w:rsid w:val="00AE341C"/>
    <w:rsid w:val="00AE56C4"/>
    <w:rsid w:val="00AE6A16"/>
    <w:rsid w:val="00AF44BC"/>
    <w:rsid w:val="00AF552B"/>
    <w:rsid w:val="00B11556"/>
    <w:rsid w:val="00B128A3"/>
    <w:rsid w:val="00B233D4"/>
    <w:rsid w:val="00B23634"/>
    <w:rsid w:val="00B27741"/>
    <w:rsid w:val="00B31D5F"/>
    <w:rsid w:val="00B3504F"/>
    <w:rsid w:val="00B35118"/>
    <w:rsid w:val="00B35C46"/>
    <w:rsid w:val="00B41144"/>
    <w:rsid w:val="00B45F2D"/>
    <w:rsid w:val="00B461EC"/>
    <w:rsid w:val="00B46AD5"/>
    <w:rsid w:val="00B539D8"/>
    <w:rsid w:val="00B62D3F"/>
    <w:rsid w:val="00B66895"/>
    <w:rsid w:val="00B67C7C"/>
    <w:rsid w:val="00B70782"/>
    <w:rsid w:val="00B7166D"/>
    <w:rsid w:val="00B85B28"/>
    <w:rsid w:val="00B86D7A"/>
    <w:rsid w:val="00B91368"/>
    <w:rsid w:val="00B91584"/>
    <w:rsid w:val="00BB36A2"/>
    <w:rsid w:val="00BB5047"/>
    <w:rsid w:val="00BB5F35"/>
    <w:rsid w:val="00BB6E7F"/>
    <w:rsid w:val="00BB739D"/>
    <w:rsid w:val="00BD7179"/>
    <w:rsid w:val="00BE13F4"/>
    <w:rsid w:val="00BE5840"/>
    <w:rsid w:val="00BE6766"/>
    <w:rsid w:val="00BE6A78"/>
    <w:rsid w:val="00BE7C5B"/>
    <w:rsid w:val="00BF3FD9"/>
    <w:rsid w:val="00C02149"/>
    <w:rsid w:val="00C0501F"/>
    <w:rsid w:val="00C13D9B"/>
    <w:rsid w:val="00C14611"/>
    <w:rsid w:val="00C163B5"/>
    <w:rsid w:val="00C23D9A"/>
    <w:rsid w:val="00C24822"/>
    <w:rsid w:val="00C25541"/>
    <w:rsid w:val="00C25CEC"/>
    <w:rsid w:val="00C33FFB"/>
    <w:rsid w:val="00C37144"/>
    <w:rsid w:val="00C4447B"/>
    <w:rsid w:val="00C52535"/>
    <w:rsid w:val="00C56688"/>
    <w:rsid w:val="00C57CDC"/>
    <w:rsid w:val="00C60D59"/>
    <w:rsid w:val="00C62D97"/>
    <w:rsid w:val="00C646B4"/>
    <w:rsid w:val="00C72ADA"/>
    <w:rsid w:val="00C77FA7"/>
    <w:rsid w:val="00C86A4C"/>
    <w:rsid w:val="00CA6179"/>
    <w:rsid w:val="00CB331E"/>
    <w:rsid w:val="00CC4896"/>
    <w:rsid w:val="00CD0E99"/>
    <w:rsid w:val="00CE1DCB"/>
    <w:rsid w:val="00CE3E2E"/>
    <w:rsid w:val="00CF138F"/>
    <w:rsid w:val="00CF318B"/>
    <w:rsid w:val="00D03948"/>
    <w:rsid w:val="00D0474A"/>
    <w:rsid w:val="00D04AD1"/>
    <w:rsid w:val="00D06AEF"/>
    <w:rsid w:val="00D117B9"/>
    <w:rsid w:val="00D15C80"/>
    <w:rsid w:val="00D241C2"/>
    <w:rsid w:val="00D24DC4"/>
    <w:rsid w:val="00D31B63"/>
    <w:rsid w:val="00D34505"/>
    <w:rsid w:val="00D349E0"/>
    <w:rsid w:val="00D361AE"/>
    <w:rsid w:val="00D42725"/>
    <w:rsid w:val="00D435B3"/>
    <w:rsid w:val="00D44595"/>
    <w:rsid w:val="00D44B32"/>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B1F30"/>
    <w:rsid w:val="00DB2D88"/>
    <w:rsid w:val="00DB4B8F"/>
    <w:rsid w:val="00DB65EC"/>
    <w:rsid w:val="00DB7F7E"/>
    <w:rsid w:val="00DC1680"/>
    <w:rsid w:val="00DC4352"/>
    <w:rsid w:val="00DE1EA3"/>
    <w:rsid w:val="00DE2636"/>
    <w:rsid w:val="00DF62BA"/>
    <w:rsid w:val="00E03995"/>
    <w:rsid w:val="00E11ABD"/>
    <w:rsid w:val="00E23271"/>
    <w:rsid w:val="00E24970"/>
    <w:rsid w:val="00E26342"/>
    <w:rsid w:val="00E30DF9"/>
    <w:rsid w:val="00E34FC6"/>
    <w:rsid w:val="00E42E99"/>
    <w:rsid w:val="00E45865"/>
    <w:rsid w:val="00E46600"/>
    <w:rsid w:val="00E610FC"/>
    <w:rsid w:val="00E618D1"/>
    <w:rsid w:val="00E62060"/>
    <w:rsid w:val="00E62B00"/>
    <w:rsid w:val="00E65AEC"/>
    <w:rsid w:val="00E71D20"/>
    <w:rsid w:val="00E803FE"/>
    <w:rsid w:val="00E80BC8"/>
    <w:rsid w:val="00E827DA"/>
    <w:rsid w:val="00E85B65"/>
    <w:rsid w:val="00E909F5"/>
    <w:rsid w:val="00E9239A"/>
    <w:rsid w:val="00E95C08"/>
    <w:rsid w:val="00EA1274"/>
    <w:rsid w:val="00EA5E28"/>
    <w:rsid w:val="00EB02E8"/>
    <w:rsid w:val="00EB2F43"/>
    <w:rsid w:val="00EC004F"/>
    <w:rsid w:val="00EC07C7"/>
    <w:rsid w:val="00EC559F"/>
    <w:rsid w:val="00ED0384"/>
    <w:rsid w:val="00ED3EB5"/>
    <w:rsid w:val="00EE0CA6"/>
    <w:rsid w:val="00EE196B"/>
    <w:rsid w:val="00EE40BC"/>
    <w:rsid w:val="00EE7E4F"/>
    <w:rsid w:val="00EF0C40"/>
    <w:rsid w:val="00EF0DEC"/>
    <w:rsid w:val="00EF4283"/>
    <w:rsid w:val="00EF4FB4"/>
    <w:rsid w:val="00EF58F0"/>
    <w:rsid w:val="00F01B41"/>
    <w:rsid w:val="00F022F6"/>
    <w:rsid w:val="00F04AEE"/>
    <w:rsid w:val="00F06B28"/>
    <w:rsid w:val="00F110C1"/>
    <w:rsid w:val="00F11CCD"/>
    <w:rsid w:val="00F147B2"/>
    <w:rsid w:val="00F25917"/>
    <w:rsid w:val="00F43484"/>
    <w:rsid w:val="00F44160"/>
    <w:rsid w:val="00F45D72"/>
    <w:rsid w:val="00F53B44"/>
    <w:rsid w:val="00F557A4"/>
    <w:rsid w:val="00F55A45"/>
    <w:rsid w:val="00F56EE5"/>
    <w:rsid w:val="00F62450"/>
    <w:rsid w:val="00F636D9"/>
    <w:rsid w:val="00F64873"/>
    <w:rsid w:val="00F64E7E"/>
    <w:rsid w:val="00F653C8"/>
    <w:rsid w:val="00F71592"/>
    <w:rsid w:val="00F722A7"/>
    <w:rsid w:val="00F73868"/>
    <w:rsid w:val="00F73CE1"/>
    <w:rsid w:val="00F92934"/>
    <w:rsid w:val="00FA2809"/>
    <w:rsid w:val="00FA7BCF"/>
    <w:rsid w:val="00FA7F26"/>
    <w:rsid w:val="00FB0F7A"/>
    <w:rsid w:val="00FB162A"/>
    <w:rsid w:val="00FB2FE0"/>
    <w:rsid w:val="00FB4E0C"/>
    <w:rsid w:val="00FB6151"/>
    <w:rsid w:val="00FB6E65"/>
    <w:rsid w:val="00FC4FE7"/>
    <w:rsid w:val="00FD464A"/>
    <w:rsid w:val="00FE26BC"/>
    <w:rsid w:val="00FE2F81"/>
    <w:rsid w:val="00FE5FE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41DAEEA-7D27-3147-84E5-19F7B90FC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18891</Words>
  <Characters>107683</Characters>
  <Application>Microsoft Macintosh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41</cp:revision>
  <dcterms:created xsi:type="dcterms:W3CDTF">2018-01-19T09:39:00Z</dcterms:created>
  <dcterms:modified xsi:type="dcterms:W3CDTF">2018-01-22T00:15:00Z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