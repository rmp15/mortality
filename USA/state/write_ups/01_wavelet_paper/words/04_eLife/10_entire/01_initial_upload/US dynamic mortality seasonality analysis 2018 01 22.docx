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095F69EA" w:rsidR="000210D1" w:rsidRPr="00C0501F" w:rsidRDefault="000210D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Seasonal </w:t>
      </w:r>
      <w:ins w:id="0" w:author="Robbie Parks" w:date="2018-01-18T11:07:00Z">
        <w:r w:rsidR="006E6E0D">
          <w:rPr>
            <w:rFonts w:ascii="Times New Roman" w:hAnsi="Times New Roman"/>
            <w:b/>
            <w:color w:val="000000" w:themeColor="text1"/>
            <w:sz w:val="24"/>
            <w:szCs w:val="24"/>
            <w:lang w:val="en-US"/>
          </w:rPr>
          <w:t xml:space="preserve">and regional </w:t>
        </w:r>
      </w:ins>
      <w:r w:rsidRPr="00C0501F">
        <w:rPr>
          <w:rFonts w:ascii="Times New Roman" w:hAnsi="Times New Roman"/>
          <w:b/>
          <w:color w:val="000000" w:themeColor="text1"/>
          <w:sz w:val="24"/>
          <w:szCs w:val="24"/>
          <w:lang w:val="en-US"/>
        </w:rPr>
        <w:t xml:space="preserve">dynamics of </w:t>
      </w:r>
      <w:r w:rsidR="007B3CD8">
        <w:rPr>
          <w:rFonts w:ascii="Times New Roman" w:hAnsi="Times New Roman"/>
          <w:b/>
          <w:color w:val="000000" w:themeColor="text1"/>
          <w:sz w:val="24"/>
          <w:szCs w:val="24"/>
          <w:lang w:val="en-US"/>
        </w:rPr>
        <w:t xml:space="preserve">all-cause and cause-specific </w:t>
      </w:r>
      <w:r w:rsidRPr="00C0501F">
        <w:rPr>
          <w:rFonts w:ascii="Times New Roman" w:hAnsi="Times New Roman"/>
          <w:b/>
          <w:color w:val="000000" w:themeColor="text1"/>
          <w:sz w:val="24"/>
          <w:szCs w:val="24"/>
          <w:lang w:val="en-US"/>
        </w:rPr>
        <w:t xml:space="preserve">mortality in the </w:t>
      </w:r>
      <w:r w:rsidR="00386081" w:rsidRPr="00C0501F">
        <w:rPr>
          <w:rFonts w:ascii="Times New Roman" w:hAnsi="Times New Roman"/>
          <w:b/>
          <w:color w:val="000000" w:themeColor="text1"/>
          <w:sz w:val="24"/>
          <w:szCs w:val="24"/>
          <w:lang w:val="en-US"/>
        </w:rPr>
        <w:t>USA</w:t>
      </w:r>
      <w:r w:rsidR="00881129">
        <w:rPr>
          <w:rFonts w:ascii="Times New Roman" w:hAnsi="Times New Roman"/>
          <w:b/>
          <w:color w:val="000000" w:themeColor="text1"/>
          <w:sz w:val="24"/>
          <w:szCs w:val="24"/>
          <w:lang w:val="en-US"/>
        </w:rPr>
        <w:t xml:space="preserve"> from 1980</w:t>
      </w:r>
      <w:r w:rsidRPr="00C0501F">
        <w:rPr>
          <w:rFonts w:ascii="Times New Roman" w:hAnsi="Times New Roman"/>
          <w:b/>
          <w:color w:val="000000" w:themeColor="text1"/>
          <w:sz w:val="24"/>
          <w:szCs w:val="24"/>
          <w:lang w:val="en-US"/>
        </w:rPr>
        <w:t xml:space="preserve"> to 2013</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w:t>
      </w:r>
      <w:proofErr w:type="spellStart"/>
      <w:r w:rsidRPr="00C0501F">
        <w:rPr>
          <w:rFonts w:ascii="Times New Roman" w:hAnsi="Times New Roman"/>
          <w:sz w:val="24"/>
          <w:szCs w:val="24"/>
          <w:lang w:val="en-US"/>
        </w:rPr>
        <w:t>Ezzati</w:t>
      </w:r>
      <w:proofErr w:type="spellEnd"/>
      <w:r w:rsidRPr="00C0501F">
        <w:rPr>
          <w:rFonts w:ascii="Times New Roman" w:hAnsi="Times New Roman"/>
          <w:sz w:val="24"/>
          <w:szCs w:val="24"/>
          <w:lang w:val="en-US"/>
        </w:rPr>
        <w:t>, Medical Faculty Building, Imperial College London, Norfolk Place, London W2 1PG, UK; +44-20-7594-0767; majid.ezzati@imperial.ac.uk</w:t>
      </w:r>
    </w:p>
    <w:p w14:paraId="2A33804C" w14:textId="5BB75078"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br w:type="page"/>
      </w:r>
    </w:p>
    <w:p w14:paraId="0D79FC31" w14:textId="312BBAD4" w:rsidR="004A5074" w:rsidRPr="00C0501F" w:rsidRDefault="00A6117A" w:rsidP="00E23271">
      <w:pPr>
        <w:spacing w:after="0" w:line="480" w:lineRule="auto"/>
        <w:jc w:val="both"/>
        <w:rPr>
          <w:rFonts w:ascii="Times New Roman" w:hAnsi="Times New Roman"/>
          <w:b/>
          <w:color w:val="000000" w:themeColor="text1"/>
          <w:sz w:val="24"/>
          <w:szCs w:val="24"/>
          <w:lang w:val="en-US"/>
        </w:rPr>
      </w:pPr>
      <w:commentRangeStart w:id="1"/>
      <w:r w:rsidRPr="00C0501F">
        <w:rPr>
          <w:rFonts w:ascii="Times New Roman" w:hAnsi="Times New Roman"/>
          <w:b/>
          <w:color w:val="000000" w:themeColor="text1"/>
          <w:sz w:val="24"/>
          <w:szCs w:val="24"/>
          <w:lang w:val="en-US"/>
        </w:rPr>
        <w:lastRenderedPageBreak/>
        <w:t>Abstract</w:t>
      </w:r>
      <w:commentRangeEnd w:id="1"/>
      <w:r w:rsidR="00D42725">
        <w:rPr>
          <w:rStyle w:val="CommentReference"/>
          <w:rFonts w:asciiTheme="minorHAnsi" w:eastAsiaTheme="minorHAnsi" w:hAnsiTheme="minorHAnsi" w:cstheme="minorBidi"/>
        </w:rPr>
        <w:commentReference w:id="1"/>
      </w:r>
    </w:p>
    <w:p w14:paraId="46341449" w14:textId="72953FD6" w:rsidR="00773692" w:rsidRPr="00C0501F" w:rsidRDefault="0072142C" w:rsidP="006D0249">
      <w:pPr>
        <w:spacing w:after="0" w:line="480" w:lineRule="auto"/>
        <w:jc w:val="both"/>
        <w:rPr>
          <w:rFonts w:ascii="Times New Roman" w:hAnsi="Times New Roman"/>
          <w:color w:val="000000" w:themeColor="text1"/>
          <w:sz w:val="24"/>
          <w:szCs w:val="24"/>
          <w:lang w:val="en-US"/>
        </w:rPr>
      </w:pPr>
      <w:r w:rsidRPr="00E23271">
        <w:rPr>
          <w:rFonts w:ascii="Times New Roman" w:hAnsi="Times New Roman"/>
          <w:color w:val="000000" w:themeColor="text1"/>
          <w:sz w:val="24"/>
          <w:szCs w:val="24"/>
          <w:lang w:val="en-US"/>
        </w:rPr>
        <w:t>Because in temperate climates there tend to be more deaths in winter than in summer, i</w:t>
      </w:r>
      <w:r w:rsidR="00773692" w:rsidRPr="00E23271">
        <w:rPr>
          <w:rFonts w:ascii="Times New Roman" w:hAnsi="Times New Roman"/>
          <w:color w:val="000000" w:themeColor="text1"/>
          <w:sz w:val="24"/>
          <w:szCs w:val="24"/>
          <w:lang w:val="en-US"/>
        </w:rPr>
        <w:t xml:space="preserve">t has been </w:t>
      </w:r>
      <w:r w:rsidR="00C0501F" w:rsidRPr="00E23271">
        <w:rPr>
          <w:rFonts w:ascii="Times New Roman" w:hAnsi="Times New Roman"/>
          <w:color w:val="000000" w:themeColor="text1"/>
          <w:sz w:val="24"/>
          <w:szCs w:val="24"/>
          <w:lang w:val="en-US"/>
        </w:rPr>
        <w:t>hypothesized</w:t>
      </w:r>
      <w:r w:rsidR="00773692" w:rsidRPr="00E23271">
        <w:rPr>
          <w:rFonts w:ascii="Times New Roman" w:hAnsi="Times New Roman"/>
          <w:color w:val="000000" w:themeColor="text1"/>
          <w:sz w:val="24"/>
          <w:szCs w:val="24"/>
          <w:lang w:val="en-US"/>
        </w:rPr>
        <w:t xml:space="preserve"> that a warmer world may lower winter mortality in temperate climates.</w:t>
      </w:r>
      <w:r w:rsidRPr="00E23271">
        <w:rPr>
          <w:rFonts w:ascii="Times New Roman" w:hAnsi="Times New Roman"/>
          <w:sz w:val="24"/>
          <w:szCs w:val="24"/>
        </w:rPr>
        <w:t xml:space="preserve"> </w:t>
      </w:r>
      <w:r w:rsidR="008A6C6B">
        <w:rPr>
          <w:rFonts w:ascii="Times New Roman" w:hAnsi="Times New Roman"/>
          <w:sz w:val="24"/>
          <w:szCs w:val="24"/>
        </w:rPr>
        <w:t>We</w:t>
      </w:r>
      <w:r w:rsidR="00773692" w:rsidRPr="00E23271">
        <w:rPr>
          <w:rFonts w:ascii="Times New Roman" w:hAnsi="Times New Roman"/>
          <w:color w:val="000000" w:themeColor="text1"/>
          <w:sz w:val="24"/>
          <w:szCs w:val="24"/>
          <w:lang w:val="en-US"/>
        </w:rPr>
        <w:t xml:space="preserve"> use</w:t>
      </w:r>
      <w:r w:rsidR="00E23271">
        <w:rPr>
          <w:rFonts w:ascii="Times New Roman" w:hAnsi="Times New Roman"/>
          <w:color w:val="000000" w:themeColor="text1"/>
          <w:sz w:val="24"/>
          <w:szCs w:val="24"/>
          <w:lang w:val="en-US"/>
        </w:rPr>
        <w:t>d</w:t>
      </w:r>
      <w:r w:rsidR="00773692" w:rsidRPr="00E23271">
        <w:rPr>
          <w:rFonts w:ascii="Times New Roman" w:hAnsi="Times New Roman"/>
          <w:color w:val="000000" w:themeColor="text1"/>
          <w:sz w:val="24"/>
          <w:szCs w:val="24"/>
          <w:lang w:val="en-US"/>
        </w:rPr>
        <w:t xml:space="preserve"> geo-coded data on </w:t>
      </w:r>
      <w:r w:rsidR="00AA2F95" w:rsidRPr="00E23271">
        <w:rPr>
          <w:rFonts w:ascii="Times New Roman" w:hAnsi="Times New Roman"/>
          <w:color w:val="000000" w:themeColor="text1"/>
          <w:sz w:val="24"/>
          <w:szCs w:val="24"/>
          <w:lang w:val="en-US"/>
        </w:rPr>
        <w:t xml:space="preserve">all </w:t>
      </w:r>
      <w:r w:rsidR="00773692" w:rsidRPr="00E23271">
        <w:rPr>
          <w:rFonts w:ascii="Times New Roman" w:hAnsi="Times New Roman"/>
          <w:color w:val="000000" w:themeColor="text1"/>
          <w:sz w:val="24"/>
          <w:szCs w:val="24"/>
          <w:lang w:val="en-US"/>
        </w:rPr>
        <w:t>deaths in the USA and wavelet analytical techniques to</w:t>
      </w:r>
      <w:r w:rsidR="00773692"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analyze</w:t>
      </w:r>
      <w:r w:rsidR="00773692" w:rsidRPr="00C0501F">
        <w:rPr>
          <w:rFonts w:ascii="Times New Roman" w:hAnsi="Times New Roman"/>
          <w:color w:val="000000" w:themeColor="text1"/>
          <w:sz w:val="24"/>
          <w:szCs w:val="24"/>
          <w:lang w:val="en-US"/>
        </w:rPr>
        <w:t xml:space="preserve"> the seasonality of</w:t>
      </w:r>
      <w:r w:rsidR="00771AD0">
        <w:rPr>
          <w:rFonts w:ascii="Times New Roman" w:hAnsi="Times New Roman"/>
          <w:color w:val="000000" w:themeColor="text1"/>
          <w:sz w:val="24"/>
          <w:szCs w:val="24"/>
          <w:lang w:val="en-US"/>
        </w:rPr>
        <w:t xml:space="preserve"> all-cause and cause-specific</w:t>
      </w:r>
      <w:r w:rsidR="00773692" w:rsidRPr="00C0501F">
        <w:rPr>
          <w:rFonts w:ascii="Times New Roman" w:hAnsi="Times New Roman"/>
          <w:color w:val="000000" w:themeColor="text1"/>
          <w:sz w:val="24"/>
          <w:szCs w:val="24"/>
          <w:lang w:val="en-US"/>
        </w:rPr>
        <w:t xml:space="preserve"> mortalit</w:t>
      </w:r>
      <w:r w:rsidR="00C25CEC">
        <w:rPr>
          <w:rFonts w:ascii="Times New Roman" w:hAnsi="Times New Roman"/>
          <w:color w:val="000000" w:themeColor="text1"/>
          <w:sz w:val="24"/>
          <w:szCs w:val="24"/>
          <w:lang w:val="en-US"/>
        </w:rPr>
        <w:t>y by age group and sex from 1980</w:t>
      </w:r>
      <w:r w:rsidR="00773692" w:rsidRPr="00C0501F">
        <w:rPr>
          <w:rFonts w:ascii="Times New Roman" w:hAnsi="Times New Roman"/>
          <w:color w:val="000000" w:themeColor="text1"/>
          <w:sz w:val="24"/>
          <w:szCs w:val="24"/>
          <w:lang w:val="en-US"/>
        </w:rPr>
        <w:t xml:space="preserve"> to 2013, nationally and in subnational climatic regions. Death rates in men and women older than 45 years exhibit</w:t>
      </w:r>
      <w:r w:rsidR="00E23271">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statistically significant seasonality with peak in January/February and minimum in June/July</w:t>
      </w:r>
      <w:r w:rsidR="008A6C6B">
        <w:rPr>
          <w:rFonts w:ascii="Times New Roman" w:hAnsi="Times New Roman"/>
          <w:color w:val="000000" w:themeColor="text1"/>
          <w:sz w:val="24"/>
          <w:szCs w:val="24"/>
          <w:lang w:val="en-US"/>
        </w:rPr>
        <w:t>, driven b</w:t>
      </w:r>
      <w:r w:rsidR="001C6F5C">
        <w:rPr>
          <w:rFonts w:ascii="Times New Roman" w:hAnsi="Times New Roman"/>
          <w:color w:val="000000" w:themeColor="text1"/>
          <w:sz w:val="24"/>
          <w:szCs w:val="24"/>
          <w:lang w:val="en-US"/>
        </w:rPr>
        <w:t>y seasonality of cardiorespiratory</w:t>
      </w:r>
      <w:r w:rsidR="008A6C6B">
        <w:rPr>
          <w:rFonts w:ascii="Times New Roman" w:hAnsi="Times New Roman"/>
          <w:color w:val="000000" w:themeColor="text1"/>
          <w:sz w:val="24"/>
          <w:szCs w:val="24"/>
          <w:lang w:val="en-US"/>
        </w:rPr>
        <w:t xml:space="preserve"> diseases and injuries</w:t>
      </w:r>
      <w:r w:rsidR="00773692" w:rsidRPr="00C0501F">
        <w:rPr>
          <w:rFonts w:ascii="Times New Roman" w:hAnsi="Times New Roman"/>
          <w:color w:val="000000" w:themeColor="text1"/>
          <w:sz w:val="24"/>
          <w:szCs w:val="24"/>
          <w:lang w:val="en-US"/>
        </w:rPr>
        <w:t xml:space="preserve">. </w:t>
      </w:r>
      <w:r w:rsidR="00AA2F95" w:rsidRPr="00C0501F">
        <w:rPr>
          <w:rFonts w:ascii="Times New Roman" w:hAnsi="Times New Roman"/>
          <w:color w:val="000000" w:themeColor="text1"/>
          <w:sz w:val="24"/>
          <w:szCs w:val="24"/>
          <w:lang w:val="en-US"/>
        </w:rPr>
        <w:t>In these ages, p</w:t>
      </w:r>
      <w:r w:rsidR="00773692" w:rsidRPr="00C0501F">
        <w:rPr>
          <w:rFonts w:ascii="Times New Roman" w:hAnsi="Times New Roman"/>
          <w:color w:val="000000" w:themeColor="text1"/>
          <w:sz w:val="24"/>
          <w:szCs w:val="24"/>
          <w:lang w:val="en-US"/>
        </w:rPr>
        <w:t>ercent difference in death rates between peak and minimum months declined by less than s</w:t>
      </w:r>
      <w:r w:rsidR="009B509E">
        <w:rPr>
          <w:rFonts w:ascii="Times New Roman" w:hAnsi="Times New Roman"/>
          <w:color w:val="000000" w:themeColor="text1"/>
          <w:sz w:val="24"/>
          <w:szCs w:val="24"/>
          <w:lang w:val="en-US"/>
        </w:rPr>
        <w:t>even percentage points from 1980</w:t>
      </w:r>
      <w:r w:rsidR="00773692" w:rsidRPr="00C0501F">
        <w:rPr>
          <w:rFonts w:ascii="Times New Roman" w:hAnsi="Times New Roman"/>
          <w:color w:val="000000" w:themeColor="text1"/>
          <w:sz w:val="24"/>
          <w:szCs w:val="24"/>
          <w:lang w:val="en-US"/>
        </w:rPr>
        <w:t xml:space="preserve"> to 2013 nationally, and was independent of temperature difference between these two months in different climate regions. Under five years of age, seasonality of </w:t>
      </w:r>
      <w:r w:rsidR="008A6C6B">
        <w:rPr>
          <w:rFonts w:ascii="Times New Roman" w:hAnsi="Times New Roman"/>
          <w:color w:val="000000" w:themeColor="text1"/>
          <w:sz w:val="24"/>
          <w:szCs w:val="24"/>
          <w:lang w:val="en-US"/>
        </w:rPr>
        <w:t xml:space="preserve">all-cause </w:t>
      </w:r>
      <w:r w:rsidR="00773692" w:rsidRPr="00C0501F">
        <w:rPr>
          <w:rFonts w:ascii="Times New Roman" w:hAnsi="Times New Roman"/>
          <w:color w:val="000000" w:themeColor="text1"/>
          <w:sz w:val="24"/>
          <w:szCs w:val="24"/>
          <w:lang w:val="en-US"/>
        </w:rPr>
        <w:t>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00773692" w:rsidRPr="00C0501F">
        <w:rPr>
          <w:rFonts w:ascii="Times New Roman" w:hAnsi="Times New Roman"/>
          <w:color w:val="000000" w:themeColor="text1"/>
          <w:sz w:val="24"/>
          <w:szCs w:val="24"/>
          <w:lang w:val="en-US"/>
        </w:rPr>
        <w:t xml:space="preserve">lowest in December/January, </w:t>
      </w:r>
      <w:r w:rsidR="008807C6">
        <w:rPr>
          <w:rFonts w:ascii="Times New Roman" w:hAnsi="Times New Roman"/>
          <w:color w:val="000000" w:themeColor="text1"/>
          <w:sz w:val="24"/>
          <w:szCs w:val="24"/>
          <w:lang w:val="en-US"/>
        </w:rPr>
        <w:t xml:space="preserve">driven by seasonality of injury deaths, </w:t>
      </w:r>
      <w:r w:rsidR="00421068" w:rsidRPr="00C0501F">
        <w:rPr>
          <w:rFonts w:ascii="Times New Roman" w:hAnsi="Times New Roman"/>
          <w:color w:val="000000" w:themeColor="text1"/>
          <w:sz w:val="24"/>
          <w:szCs w:val="24"/>
          <w:lang w:val="en-US"/>
        </w:rPr>
        <w:t xml:space="preserve">with </w:t>
      </w:r>
      <w:r w:rsidR="00773692"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00773692"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00773692" w:rsidRPr="00C0501F">
        <w:rPr>
          <w:rFonts w:ascii="Times New Roman" w:hAnsi="Times New Roman"/>
          <w:color w:val="000000" w:themeColor="text1"/>
          <w:sz w:val="24"/>
          <w:szCs w:val="24"/>
          <w:lang w:val="en-US"/>
        </w:rPr>
        <w:t xml:space="preserve"> over time. </w:t>
      </w:r>
    </w:p>
    <w:p w14:paraId="3D3F0E5A" w14:textId="5F861092" w:rsidR="00413B5E" w:rsidRDefault="00413B5E" w:rsidP="006D0249">
      <w:pPr>
        <w:spacing w:after="0" w:line="480" w:lineRule="auto"/>
        <w:jc w:val="both"/>
        <w:rPr>
          <w:rFonts w:ascii="Times New Roman" w:hAnsi="Times New Roman"/>
          <w:b/>
          <w:color w:val="000000" w:themeColor="text1"/>
          <w:sz w:val="24"/>
          <w:szCs w:val="24"/>
          <w:lang w:val="en-US"/>
        </w:rPr>
      </w:pPr>
    </w:p>
    <w:p w14:paraId="2216F31D" w14:textId="66EE39CB" w:rsidR="002015BB" w:rsidRDefault="002015BB">
      <w:pPr>
        <w:spacing w:after="0" w:line="24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br w:type="page"/>
      </w:r>
    </w:p>
    <w:p w14:paraId="1576DA0C" w14:textId="7D8942EE" w:rsidR="0079291D" w:rsidRPr="0079291D" w:rsidRDefault="0079291D" w:rsidP="006D0249">
      <w:pPr>
        <w:spacing w:after="0" w:line="480" w:lineRule="auto"/>
        <w:jc w:val="both"/>
        <w:rPr>
          <w:rFonts w:ascii="Times New Roman" w:hAnsi="Times New Roman"/>
          <w:b/>
          <w:color w:val="000000" w:themeColor="text1"/>
          <w:sz w:val="24"/>
          <w:szCs w:val="24"/>
          <w:lang w:val="en-US"/>
        </w:rPr>
      </w:pPr>
      <w:r w:rsidRPr="0079291D">
        <w:rPr>
          <w:rFonts w:ascii="Times New Roman" w:hAnsi="Times New Roman"/>
          <w:b/>
          <w:color w:val="000000" w:themeColor="text1"/>
          <w:sz w:val="24"/>
          <w:szCs w:val="24"/>
          <w:lang w:val="en-US"/>
        </w:rPr>
        <w:lastRenderedPageBreak/>
        <w:t>Introduction</w:t>
      </w:r>
    </w:p>
    <w:p w14:paraId="44CFEFC3" w14:textId="34F6C46D" w:rsidR="002015BB"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00943F5B">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"&lt;sup&gt;1\u20134&lt;/sup&gt;", "plainTextFormattedCitation" : "1\u20134", "previouslyFormattedCitation" : "&lt;sup&gt;1\u20134&lt;/sup&gt;" }, "properties" : {  }, "schema" : "https://github.com/citation-style-language/schema/raw/master/csl-citation.json" }</w:instrText>
      </w:r>
      <w:r w:rsidR="00943F5B">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1–4</w:t>
      </w:r>
      <w:r w:rsidR="00943F5B">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004258D7">
        <w:rPr>
          <w:rFonts w:ascii="Times New Roman" w:hAnsi="Times New Roman"/>
          <w:color w:val="000000" w:themeColor="text1"/>
          <w:sz w:val="24"/>
          <w:szCs w:val="24"/>
          <w:lang w:val="en-US"/>
        </w:rPr>
        <w:t xml:space="preserve"> </w:t>
      </w:r>
      <w:r w:rsidR="004258D7">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"&lt;sup&gt;5,6&lt;/sup&gt;", "plainTextFormattedCitation" : "5,6", "previouslyFormattedCitation" : "&lt;sup&gt;5,6&lt;/sup&gt;" }, "properties" : {  }, "schema" : "https://github.com/citation-style-language/schema/raw/master/csl-citation.json" }</w:instrText>
      </w:r>
      <w:r w:rsidR="004258D7">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5,6</w:t>
      </w:r>
      <w:r w:rsidR="004258D7">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commentRangeStart w:id="2"/>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w:t>
      </w:r>
      <w:commentRangeEnd w:id="2"/>
      <w:r w:rsidR="00FC4FE7">
        <w:rPr>
          <w:rStyle w:val="CommentReference"/>
          <w:rFonts w:asciiTheme="minorHAnsi" w:eastAsiaTheme="minorHAnsi" w:hAnsiTheme="minorHAnsi" w:cstheme="minorBidi"/>
        </w:rPr>
        <w:commentReference w:id="2"/>
      </w:r>
      <w:r w:rsidRPr="00C0501F">
        <w:rPr>
          <w:rFonts w:ascii="Times New Roman" w:hAnsi="Times New Roman"/>
          <w:color w:val="000000" w:themeColor="text1"/>
          <w:sz w:val="24"/>
          <w:szCs w:val="24"/>
          <w:lang w:val="en-US"/>
        </w:rPr>
        <w:t xml:space="preserve"> a large country like the USA, which possesses distinct climate regions, the seasonality of mortality may vary</w:t>
      </w:r>
      <w:r w:rsidR="006D0249">
        <w:rPr>
          <w:rFonts w:ascii="Times New Roman" w:hAnsi="Times New Roman"/>
          <w:color w:val="000000" w:themeColor="text1"/>
          <w:sz w:val="24"/>
          <w:szCs w:val="24"/>
          <w:lang w:val="en-US"/>
        </w:rPr>
        <w:t xml:space="preserve"> geographically</w:t>
      </w:r>
      <w:r w:rsidRPr="00C0501F">
        <w:rPr>
          <w:rFonts w:ascii="Times New Roman" w:hAnsi="Times New Roman"/>
          <w:color w:val="000000" w:themeColor="text1"/>
          <w:sz w:val="24"/>
          <w:szCs w:val="24"/>
          <w:lang w:val="en-US"/>
        </w:rPr>
        <w:t xml:space="preserve">, due to </w:t>
      </w:r>
      <w:r w:rsidR="006D0249">
        <w:rPr>
          <w:rFonts w:ascii="Times New Roman" w:hAnsi="Times New Roman"/>
          <w:color w:val="000000" w:themeColor="text1"/>
          <w:sz w:val="24"/>
          <w:szCs w:val="24"/>
          <w:lang w:val="en-US"/>
        </w:rPr>
        <w:t xml:space="preserve">geographical variations in all-cause and cause-specific death mortality, </w:t>
      </w:r>
      <w:r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w:t>
      </w:r>
      <w:r w:rsidR="006D0249">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and regional differences in adaptation measures such as heating, air conditioning, and healthcare</w:t>
      </w:r>
      <w:r w:rsidR="00F06B28">
        <w:rPr>
          <w:rFonts w:ascii="Times New Roman" w:hAnsi="Times New Roman"/>
          <w:color w:val="000000" w:themeColor="text1"/>
          <w:sz w:val="24"/>
          <w:szCs w:val="24"/>
          <w:lang w:val="en-US"/>
        </w:rPr>
        <w:t>.</w:t>
      </w:r>
      <w:r w:rsidR="004717CE">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"&lt;sup&gt;7\u201310&lt;/sup&gt;", "plainTextFormattedCitation" : "7\u201310", "previouslyFormattedCitation" : "&lt;sup&gt;7\u201310&lt;/sup&gt;" }, "properties" : {  }, "schema" : "https://github.com/citation-style-language/schema/raw/master/csl-citation.json" }</w:instrText>
      </w:r>
      <w:r w:rsidR="004717CE">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7–10</w:t>
      </w:r>
      <w:r w:rsidR="004717CE">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 presence and extent of seasonal variation in mortality may also itself change over time, due to shifts in weather regimes, lifestyle, adaptation technologies, and healthcare. </w:t>
      </w:r>
      <w:r w:rsidR="002C33D5">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"&lt;sup&gt;11\u201314&lt;/sup&gt;", "plainTextFormattedCitation" : "11\u201314", "previouslyFormattedCitation" : "&lt;sup&gt;11\u201314&lt;/sup&gt;" }, "properties" : {  }, "schema" : "https://github.com/citation-style-language/schema/raw/master/csl-citation.json" }</w:instrText>
      </w:r>
      <w:r w:rsidR="002C33D5">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11–14</w:t>
      </w:r>
      <w:r w:rsidR="002C33D5">
        <w:rPr>
          <w:rFonts w:ascii="Times New Roman" w:hAnsi="Times New Roman"/>
          <w:color w:val="000000" w:themeColor="text1"/>
          <w:sz w:val="24"/>
          <w:szCs w:val="24"/>
          <w:lang w:val="en-US"/>
        </w:rPr>
        <w:fldChar w:fldCharType="end"/>
      </w:r>
    </w:p>
    <w:p w14:paraId="752CCF68" w14:textId="77777777" w:rsidR="002015BB" w:rsidRDefault="002015BB" w:rsidP="00C33FFB">
      <w:pPr>
        <w:spacing w:after="0" w:line="480" w:lineRule="auto"/>
        <w:jc w:val="both"/>
        <w:rPr>
          <w:rFonts w:ascii="Times New Roman" w:hAnsi="Times New Roman"/>
          <w:color w:val="000000" w:themeColor="text1"/>
          <w:sz w:val="24"/>
          <w:szCs w:val="24"/>
          <w:lang w:val="en-US"/>
        </w:rPr>
      </w:pPr>
    </w:p>
    <w:p w14:paraId="6FC664E6" w14:textId="41BDA0D6" w:rsidR="00F73868" w:rsidRDefault="000210D1" w:rsidP="00C33FFB">
      <w:pPr>
        <w:spacing w:after="0" w:line="480" w:lineRule="auto"/>
        <w:jc w:val="both"/>
        <w:rPr>
          <w:ins w:id="3" w:author="Robbie Parks" w:date="2018-01-19T10:24:00Z"/>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A thorough understanding of the long-term dynamics of seasonality of mortality, and its geographical and demographic patterns, is needed to identify at-risk groups, plan responses </w:t>
      </w:r>
      <w:proofErr w:type="gramStart"/>
      <w:r w:rsidRPr="00C0501F">
        <w:rPr>
          <w:rFonts w:ascii="Times New Roman" w:hAnsi="Times New Roman"/>
          <w:color w:val="000000" w:themeColor="text1"/>
          <w:sz w:val="24"/>
          <w:szCs w:val="24"/>
          <w:lang w:val="en-US"/>
        </w:rPr>
        <w:t>at the present time</w:t>
      </w:r>
      <w:proofErr w:type="gramEnd"/>
      <w:r w:rsidRPr="00C0501F">
        <w:rPr>
          <w:rFonts w:ascii="Times New Roman" w:hAnsi="Times New Roman"/>
          <w:color w:val="000000" w:themeColor="text1"/>
          <w:sz w:val="24"/>
          <w:szCs w:val="24"/>
          <w:lang w:val="en-US"/>
        </w:rPr>
        <w:t xml:space="preserve"> as well as under changing climate conditions. </w:t>
      </w:r>
      <w:moveFromRangeStart w:id="4" w:author="Robbie Parks" w:date="2018-01-20T14:19:00Z" w:name="move504221321"/>
      <w:moveFrom w:id="5" w:author="Robbie Parks" w:date="2018-01-20T14:19:00Z">
        <w:r w:rsidR="002015BB" w:rsidDel="007B3AFF">
          <w:rPr>
            <w:rFonts w:ascii="Times New Roman" w:hAnsi="Times New Roman"/>
            <w:color w:val="000000" w:themeColor="text1"/>
            <w:sz w:val="24"/>
            <w:szCs w:val="24"/>
            <w:lang w:val="en-US"/>
          </w:rPr>
          <w:t>Although mortality seasonality is well-established, t</w:t>
        </w:r>
        <w:r w:rsidR="004508FE" w:rsidRPr="00C0501F" w:rsidDel="007B3AFF">
          <w:rPr>
            <w:rFonts w:ascii="Times New Roman" w:hAnsi="Times New Roman"/>
            <w:color w:val="000000" w:themeColor="text1"/>
            <w:sz w:val="24"/>
            <w:szCs w:val="24"/>
            <w:lang w:val="en-US"/>
          </w:rPr>
          <w:t xml:space="preserve">here is limited </w:t>
        </w:r>
        <w:r w:rsidR="002015BB" w:rsidDel="007B3AFF">
          <w:rPr>
            <w:rFonts w:ascii="Times New Roman" w:hAnsi="Times New Roman"/>
            <w:color w:val="000000" w:themeColor="text1"/>
            <w:sz w:val="24"/>
            <w:szCs w:val="24"/>
            <w:lang w:val="en-US"/>
          </w:rPr>
          <w:t xml:space="preserve">information on how it varies by local climate and how it </w:t>
        </w:r>
        <w:r w:rsidR="004508FE" w:rsidRPr="00C0501F" w:rsidDel="007B3AFF">
          <w:rPr>
            <w:rFonts w:ascii="Times New Roman" w:hAnsi="Times New Roman"/>
            <w:color w:val="000000" w:themeColor="text1"/>
            <w:sz w:val="24"/>
            <w:szCs w:val="24"/>
            <w:lang w:val="en-US"/>
          </w:rPr>
          <w:t>has changed over time</w:t>
        </w:r>
        <w:r w:rsidR="002015BB" w:rsidDel="007B3AFF">
          <w:rPr>
            <w:rFonts w:ascii="Times New Roman" w:hAnsi="Times New Roman"/>
            <w:color w:val="000000" w:themeColor="text1"/>
            <w:sz w:val="24"/>
            <w:szCs w:val="24"/>
            <w:lang w:val="en-US"/>
          </w:rPr>
          <w:t>, especially in relation to age-group, sex and medical cause of death</w:t>
        </w:r>
        <w:r w:rsidR="004508FE" w:rsidRPr="00C0501F" w:rsidDel="007B3AFF">
          <w:rPr>
            <w:rFonts w:ascii="Times New Roman" w:hAnsi="Times New Roman"/>
            <w:color w:val="000000" w:themeColor="text1"/>
            <w:sz w:val="24"/>
            <w:szCs w:val="24"/>
            <w:lang w:val="en-US"/>
          </w:rPr>
          <w:t>.</w:t>
        </w:r>
      </w:moveFrom>
      <w:moveFromRangeEnd w:id="4"/>
      <w:ins w:id="6" w:author="Robbie Parks" w:date="2018-01-19T10:39:00Z">
        <w:r w:rsidR="00F110C1">
          <w:rPr>
            <w:rFonts w:ascii="Times New Roman" w:hAnsi="Times New Roman"/>
            <w:color w:val="000000" w:themeColor="text1"/>
            <w:sz w:val="24"/>
            <w:szCs w:val="24"/>
            <w:lang w:val="en-US"/>
          </w:rPr>
          <w:t>One</w:t>
        </w:r>
      </w:ins>
      <w:ins w:id="7" w:author="Robbie Parks" w:date="2018-01-19T10:22:00Z">
        <w:r w:rsidR="002F6B9A">
          <w:rPr>
            <w:rFonts w:ascii="Times New Roman" w:hAnsi="Times New Roman"/>
            <w:color w:val="000000" w:themeColor="text1"/>
            <w:sz w:val="24"/>
            <w:szCs w:val="24"/>
            <w:lang w:val="en-US"/>
          </w:rPr>
          <w:t xml:space="preserve"> study</w:t>
        </w:r>
        <w:r w:rsidR="00F73868">
          <w:rPr>
            <w:rFonts w:ascii="Times New Roman" w:hAnsi="Times New Roman"/>
            <w:color w:val="000000" w:themeColor="text1"/>
            <w:sz w:val="24"/>
            <w:szCs w:val="24"/>
            <w:lang w:val="en-US"/>
          </w:rPr>
          <w:t xml:space="preserve"> has</w:t>
        </w:r>
        <w:r w:rsidR="002F6B9A">
          <w:rPr>
            <w:rFonts w:ascii="Times New Roman" w:hAnsi="Times New Roman"/>
            <w:color w:val="000000" w:themeColor="text1"/>
            <w:sz w:val="24"/>
            <w:szCs w:val="24"/>
            <w:lang w:val="en-US"/>
          </w:rPr>
          <w:t xml:space="preserve"> explored </w:t>
        </w:r>
      </w:ins>
      <w:ins w:id="8" w:author="Robbie Parks" w:date="2018-01-19T11:41:00Z">
        <w:r w:rsidR="00B539D8">
          <w:rPr>
            <w:rFonts w:ascii="Times New Roman" w:hAnsi="Times New Roman"/>
            <w:color w:val="000000" w:themeColor="text1"/>
            <w:sz w:val="24"/>
            <w:szCs w:val="24"/>
            <w:lang w:val="en-US"/>
          </w:rPr>
          <w:t>dynamics</w:t>
        </w:r>
      </w:ins>
      <w:ins w:id="9" w:author="Robbie Parks" w:date="2018-01-19T10:22:00Z">
        <w:r w:rsidR="002F6B9A">
          <w:rPr>
            <w:rFonts w:ascii="Times New Roman" w:hAnsi="Times New Roman"/>
            <w:color w:val="000000" w:themeColor="text1"/>
            <w:sz w:val="24"/>
            <w:szCs w:val="24"/>
            <w:lang w:val="en-US"/>
          </w:rPr>
          <w:t xml:space="preserve"> seasonality of mortality</w:t>
        </w:r>
      </w:ins>
      <w:ins w:id="10" w:author="Robbie Parks" w:date="2018-01-19T10:24:00Z">
        <w:r w:rsidR="00F73868">
          <w:rPr>
            <w:rFonts w:ascii="Times New Roman" w:hAnsi="Times New Roman"/>
            <w:color w:val="000000" w:themeColor="text1"/>
            <w:sz w:val="24"/>
            <w:szCs w:val="24"/>
            <w:lang w:val="en-US"/>
          </w:rPr>
          <w:t xml:space="preserve"> by cause and age group in the United States on a national level</w:t>
        </w:r>
      </w:ins>
      <w:ins w:id="11" w:author="Robbie Parks" w:date="2018-01-19T10:25:00Z">
        <w:r w:rsidR="00E9239A">
          <w:rPr>
            <w:rFonts w:ascii="Times New Roman" w:hAnsi="Times New Roman"/>
            <w:color w:val="000000" w:themeColor="text1"/>
            <w:sz w:val="24"/>
            <w:szCs w:val="24"/>
            <w:lang w:val="en-US"/>
          </w:rPr>
          <w:t xml:space="preserve"> using the Lexis Diagram</w:t>
        </w:r>
      </w:ins>
      <w:ins w:id="12" w:author="Robbie Parks" w:date="2018-01-19T10:22:00Z">
        <w:r w:rsidR="00B27741">
          <w:rPr>
            <w:rFonts w:ascii="Times New Roman" w:hAnsi="Times New Roman"/>
            <w:color w:val="000000" w:themeColor="text1"/>
            <w:sz w:val="24"/>
            <w:szCs w:val="24"/>
            <w:lang w:val="en-US"/>
          </w:rPr>
          <w:t>.</w:t>
        </w:r>
      </w:ins>
      <w:ins w:id="13" w:author="Robbie Parks" w:date="2018-01-19T10:25:00Z">
        <w:r w:rsidR="00B27741">
          <w:rPr>
            <w:rFonts w:ascii="Times New Roman" w:hAnsi="Times New Roman"/>
            <w:color w:val="000000" w:themeColor="text1"/>
            <w:sz w:val="24"/>
            <w:szCs w:val="24"/>
            <w:lang w:val="en-US"/>
          </w:rPr>
          <w:fldChar w:fldCharType="begin" w:fldLock="1"/>
        </w:r>
      </w:ins>
      <w:r w:rsidR="00B27741">
        <w:rPr>
          <w:rFonts w:ascii="Times New Roman" w:hAnsi="Times New Roman"/>
          <w:color w:val="000000" w:themeColor="text1"/>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"mendeley" : { "formattedCitation" : "&lt;sup&gt;15&lt;/sup&gt;", "plainTextFormattedCitation" : "15", "previouslyFormattedCitation" : "&lt;sup&gt;15&lt;/sup&gt;" }, "properties" : {  }, "schema" : "https://github.com/citation-style-language/schema/raw/master/csl-citation.json" }</w:instrText>
      </w:r>
      <w:r w:rsidR="00B27741">
        <w:rPr>
          <w:rFonts w:ascii="Times New Roman" w:hAnsi="Times New Roman"/>
          <w:color w:val="000000" w:themeColor="text1"/>
          <w:sz w:val="24"/>
          <w:szCs w:val="24"/>
          <w:lang w:val="en-US"/>
        </w:rPr>
        <w:fldChar w:fldCharType="separate"/>
      </w:r>
      <w:r w:rsidR="00B27741" w:rsidRPr="00B27741">
        <w:rPr>
          <w:rFonts w:ascii="Times New Roman" w:hAnsi="Times New Roman"/>
          <w:noProof/>
          <w:color w:val="000000" w:themeColor="text1"/>
          <w:sz w:val="24"/>
          <w:szCs w:val="24"/>
          <w:vertAlign w:val="superscript"/>
          <w:lang w:val="en-US"/>
        </w:rPr>
        <w:t>15</w:t>
      </w:r>
      <w:ins w:id="14" w:author="Robbie Parks" w:date="2018-01-19T10:25:00Z">
        <w:r w:rsidR="00B27741">
          <w:rPr>
            <w:rFonts w:ascii="Times New Roman" w:hAnsi="Times New Roman"/>
            <w:color w:val="000000" w:themeColor="text1"/>
            <w:sz w:val="24"/>
            <w:szCs w:val="24"/>
            <w:lang w:val="en-US"/>
          </w:rPr>
          <w:fldChar w:fldCharType="end"/>
        </w:r>
      </w:ins>
      <w:ins w:id="15" w:author="Robbie Parks" w:date="2018-01-19T10:39:00Z">
        <w:r w:rsidR="00F110C1">
          <w:rPr>
            <w:rFonts w:ascii="Times New Roman" w:hAnsi="Times New Roman"/>
            <w:color w:val="000000" w:themeColor="text1"/>
            <w:sz w:val="24"/>
            <w:szCs w:val="24"/>
            <w:lang w:val="en-US"/>
          </w:rPr>
          <w:t xml:space="preserve"> Another has examined seasonality by region of the USA</w:t>
        </w:r>
      </w:ins>
      <w:ins w:id="16" w:author="Robbie Parks" w:date="2018-01-19T10:42:00Z">
        <w:r w:rsidR="0006004E">
          <w:rPr>
            <w:rFonts w:ascii="Times New Roman" w:hAnsi="Times New Roman"/>
            <w:color w:val="000000" w:themeColor="text1"/>
            <w:sz w:val="24"/>
            <w:szCs w:val="24"/>
            <w:lang w:val="en-US"/>
          </w:rPr>
          <w:t>, but</w:t>
        </w:r>
      </w:ins>
      <w:ins w:id="17" w:author="Robbie Parks" w:date="2018-01-19T10:39:00Z">
        <w:r w:rsidR="00F110C1">
          <w:rPr>
            <w:rFonts w:ascii="Times New Roman" w:hAnsi="Times New Roman"/>
            <w:color w:val="000000" w:themeColor="text1"/>
            <w:sz w:val="24"/>
            <w:szCs w:val="24"/>
            <w:lang w:val="en-US"/>
          </w:rPr>
          <w:t xml:space="preserve"> without an examination of the timing of maximum and minimum mortality</w:t>
        </w:r>
      </w:ins>
      <w:ins w:id="18" w:author="Robbie Parks" w:date="2018-01-19T10:42:00Z">
        <w:r w:rsidR="0006004E">
          <w:rPr>
            <w:rFonts w:ascii="Times New Roman" w:hAnsi="Times New Roman"/>
            <w:color w:val="000000" w:themeColor="text1"/>
            <w:sz w:val="24"/>
            <w:szCs w:val="24"/>
            <w:lang w:val="en-US"/>
          </w:rPr>
          <w:t>, nationally or sub-nationally</w:t>
        </w:r>
      </w:ins>
      <w:ins w:id="19" w:author="Robbie Parks" w:date="2018-01-19T10:45:00Z">
        <w:r w:rsidR="00487E60">
          <w:rPr>
            <w:rFonts w:ascii="Times New Roman" w:hAnsi="Times New Roman"/>
            <w:color w:val="000000" w:themeColor="text1"/>
            <w:sz w:val="24"/>
            <w:szCs w:val="24"/>
            <w:lang w:val="en-US"/>
          </w:rPr>
          <w:t>, and with a study of those only over 50 years old</w:t>
        </w:r>
      </w:ins>
      <w:ins w:id="20" w:author="Robbie Parks" w:date="2018-01-19T10:39:00Z">
        <w:r w:rsidR="00F110C1">
          <w:rPr>
            <w:rFonts w:ascii="Times New Roman" w:hAnsi="Times New Roman"/>
            <w:color w:val="000000" w:themeColor="text1"/>
            <w:sz w:val="24"/>
            <w:szCs w:val="24"/>
            <w:lang w:val="en-US"/>
          </w:rPr>
          <w:t>.</w:t>
        </w:r>
      </w:ins>
      <w:ins w:id="21" w:author="Robbie Parks" w:date="2018-01-19T10:43:00Z">
        <w:r w:rsidR="00A0361C">
          <w:rPr>
            <w:rFonts w:ascii="Times New Roman" w:hAnsi="Times New Roman"/>
            <w:color w:val="000000" w:themeColor="text1"/>
            <w:sz w:val="24"/>
            <w:szCs w:val="24"/>
            <w:lang w:val="en-US"/>
          </w:rPr>
          <w:fldChar w:fldCharType="begin" w:fldLock="1"/>
        </w:r>
      </w:ins>
      <w:r w:rsidR="00A0361C">
        <w:rPr>
          <w:rFonts w:ascii="Times New Roman" w:hAnsi="Times New Roman"/>
          <w:color w:val="000000" w:themeColor="text1"/>
          <w:sz w:val="24"/>
          <w:szCs w:val="24"/>
          <w:lang w:val="en-US"/>
        </w:rPr>
        <w:instrText>ADDIN CSL_CITATION { "citationItems" : [ { "id" : "ITEM-1",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"ITEM-1", "issued" : { "date-parts" : [ [ "2004" ] ] }, "page" : "361", "title" : "Seasonality in Human Mortality.  A Demographic Approach", "type" : "article-journal", "volume" : "PhD" }, "uris" : [ "http://www.mendeley.com/documents/?uuid=735ffa52-a2fc-4bed-ab59-d84289752b70" ] } ], "mendeley" : { "formattedCitation" : "&lt;sup&gt;16&lt;/sup&gt;", "plainTextFormattedCitation" : "16", "previouslyFormattedCitation" : "&lt;sup&gt;16&lt;/sup&gt;" }, "properties" : {  }, "schema" : "https://github.com/citation-style-language/schema/raw/master/csl-citation.json" }</w:instrText>
      </w:r>
      <w:r w:rsidR="00A0361C">
        <w:rPr>
          <w:rFonts w:ascii="Times New Roman" w:hAnsi="Times New Roman"/>
          <w:color w:val="000000" w:themeColor="text1"/>
          <w:sz w:val="24"/>
          <w:szCs w:val="24"/>
          <w:lang w:val="en-US"/>
        </w:rPr>
        <w:fldChar w:fldCharType="separate"/>
      </w:r>
      <w:r w:rsidR="00A0361C" w:rsidRPr="00A0361C">
        <w:rPr>
          <w:rFonts w:ascii="Times New Roman" w:hAnsi="Times New Roman"/>
          <w:noProof/>
          <w:color w:val="000000" w:themeColor="text1"/>
          <w:sz w:val="24"/>
          <w:szCs w:val="24"/>
          <w:vertAlign w:val="superscript"/>
          <w:lang w:val="en-US"/>
        </w:rPr>
        <w:t>16</w:t>
      </w:r>
      <w:ins w:id="22" w:author="Robbie Parks" w:date="2018-01-19T10:43:00Z">
        <w:r w:rsidR="00A0361C">
          <w:rPr>
            <w:rFonts w:ascii="Times New Roman" w:hAnsi="Times New Roman"/>
            <w:color w:val="000000" w:themeColor="text1"/>
            <w:sz w:val="24"/>
            <w:szCs w:val="24"/>
            <w:lang w:val="en-US"/>
          </w:rPr>
          <w:fldChar w:fldCharType="end"/>
        </w:r>
      </w:ins>
      <w:ins w:id="23" w:author="Robbie Parks" w:date="2018-01-20T14:19:00Z">
        <w:r w:rsidR="007B3AFF">
          <w:rPr>
            <w:rFonts w:ascii="Times New Roman" w:hAnsi="Times New Roman"/>
            <w:color w:val="000000" w:themeColor="text1"/>
            <w:sz w:val="24"/>
            <w:szCs w:val="24"/>
            <w:lang w:val="en-US"/>
          </w:rPr>
          <w:t xml:space="preserve"> </w:t>
        </w:r>
      </w:ins>
      <w:moveToRangeStart w:id="24" w:author="Robbie Parks" w:date="2018-01-20T14:19:00Z" w:name="move504221321"/>
      <w:moveTo w:id="25" w:author="Robbie Parks" w:date="2018-01-20T14:19:00Z">
        <w:r w:rsidR="007B3AFF">
          <w:rPr>
            <w:rFonts w:ascii="Times New Roman" w:hAnsi="Times New Roman"/>
            <w:color w:val="000000" w:themeColor="text1"/>
            <w:sz w:val="24"/>
            <w:szCs w:val="24"/>
            <w:lang w:val="en-US"/>
          </w:rPr>
          <w:t>Although mortality seasonality is well-established, t</w:t>
        </w:r>
        <w:r w:rsidR="007B3AFF" w:rsidRPr="00C0501F">
          <w:rPr>
            <w:rFonts w:ascii="Times New Roman" w:hAnsi="Times New Roman"/>
            <w:color w:val="000000" w:themeColor="text1"/>
            <w:sz w:val="24"/>
            <w:szCs w:val="24"/>
            <w:lang w:val="en-US"/>
          </w:rPr>
          <w:t xml:space="preserve">here is limited </w:t>
        </w:r>
        <w:r w:rsidR="007B3AFF">
          <w:rPr>
            <w:rFonts w:ascii="Times New Roman" w:hAnsi="Times New Roman"/>
            <w:color w:val="000000" w:themeColor="text1"/>
            <w:sz w:val="24"/>
            <w:szCs w:val="24"/>
            <w:lang w:val="en-US"/>
          </w:rPr>
          <w:t xml:space="preserve">information on how it varies by local climate and how it </w:t>
        </w:r>
        <w:r w:rsidR="007B3AFF" w:rsidRPr="00C0501F">
          <w:rPr>
            <w:rFonts w:ascii="Times New Roman" w:hAnsi="Times New Roman"/>
            <w:color w:val="000000" w:themeColor="text1"/>
            <w:sz w:val="24"/>
            <w:szCs w:val="24"/>
            <w:lang w:val="en-US"/>
          </w:rPr>
          <w:t>has changed over time</w:t>
        </w:r>
        <w:r w:rsidR="007B3AFF">
          <w:rPr>
            <w:rFonts w:ascii="Times New Roman" w:hAnsi="Times New Roman"/>
            <w:color w:val="000000" w:themeColor="text1"/>
            <w:sz w:val="24"/>
            <w:szCs w:val="24"/>
            <w:lang w:val="en-US"/>
          </w:rPr>
          <w:t>, especially in relation to age-group, sex and medical cause of death</w:t>
        </w:r>
        <w:r w:rsidR="007B3AFF" w:rsidRPr="00C0501F">
          <w:rPr>
            <w:rFonts w:ascii="Times New Roman" w:hAnsi="Times New Roman"/>
            <w:color w:val="000000" w:themeColor="text1"/>
            <w:sz w:val="24"/>
            <w:szCs w:val="24"/>
            <w:lang w:val="en-US"/>
          </w:rPr>
          <w:t>.</w:t>
        </w:r>
      </w:moveTo>
      <w:moveToRangeEnd w:id="24"/>
    </w:p>
    <w:p w14:paraId="5BD3386E" w14:textId="77777777" w:rsidR="00F73868" w:rsidRDefault="00F73868" w:rsidP="00C33FFB">
      <w:pPr>
        <w:spacing w:after="0" w:line="480" w:lineRule="auto"/>
        <w:jc w:val="both"/>
        <w:rPr>
          <w:ins w:id="26" w:author="Robbie Parks" w:date="2018-01-19T10:24:00Z"/>
          <w:rFonts w:ascii="Times New Roman" w:hAnsi="Times New Roman"/>
          <w:color w:val="000000" w:themeColor="text1"/>
          <w:sz w:val="24"/>
          <w:szCs w:val="24"/>
          <w:lang w:val="en-US"/>
        </w:rPr>
      </w:pPr>
    </w:p>
    <w:p w14:paraId="52BC0D7B" w14:textId="764EA7F4"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demographic, spatial and temporal patterns of </w:t>
      </w:r>
      <w:r w:rsidR="002015BB">
        <w:rPr>
          <w:rFonts w:ascii="Times New Roman" w:hAnsi="Times New Roman"/>
          <w:color w:val="000000" w:themeColor="text1"/>
          <w:sz w:val="24"/>
          <w:szCs w:val="24"/>
          <w:lang w:val="en-US"/>
        </w:rPr>
        <w:t xml:space="preserve">all-cause and cause-specific </w:t>
      </w:r>
      <w:r w:rsidR="000210D1" w:rsidRPr="00C0501F">
        <w:rPr>
          <w:rFonts w:ascii="Times New Roman" w:hAnsi="Times New Roman"/>
          <w:color w:val="000000" w:themeColor="text1"/>
          <w:sz w:val="24"/>
          <w:szCs w:val="24"/>
          <w:lang w:val="en-US"/>
        </w:rPr>
        <w:t>mortality seasonality in the USA, through the application of wavelet analytical techniques</w:t>
      </w:r>
      <w:ins w:id="27" w:author="Robbie Parks" w:date="2018-01-19T10:40:00Z">
        <w:r w:rsidR="00F110C1">
          <w:rPr>
            <w:rFonts w:ascii="Times New Roman" w:hAnsi="Times New Roman"/>
            <w:color w:val="000000" w:themeColor="text1"/>
            <w:sz w:val="24"/>
            <w:szCs w:val="24"/>
            <w:lang w:val="en-US"/>
          </w:rPr>
          <w:t xml:space="preserve">, </w:t>
        </w:r>
      </w:ins>
      <w:del w:id="28" w:author="Robbie Parks" w:date="2018-01-19T10:40:00Z">
        <w:r w:rsidR="002015BB" w:rsidDel="00F110C1">
          <w:rPr>
            <w:rFonts w:ascii="Times New Roman" w:hAnsi="Times New Roman"/>
            <w:color w:val="000000" w:themeColor="text1"/>
            <w:sz w:val="24"/>
            <w:szCs w:val="24"/>
            <w:lang w:val="en-US"/>
          </w:rPr>
          <w:delText>,</w:delText>
        </w:r>
        <w:r w:rsidR="000210D1" w:rsidRPr="00C0501F" w:rsidDel="00F110C1">
          <w:rPr>
            <w:rFonts w:ascii="Times New Roman" w:hAnsi="Times New Roman"/>
            <w:color w:val="000000" w:themeColor="text1"/>
            <w:sz w:val="24"/>
            <w:szCs w:val="24"/>
            <w:lang w:val="en-US"/>
          </w:rPr>
          <w:delText xml:space="preserve"> </w:delText>
        </w:r>
      </w:del>
      <w:r w:rsidR="002015BB">
        <w:rPr>
          <w:rFonts w:ascii="Times New Roman" w:hAnsi="Times New Roman"/>
          <w:color w:val="000000" w:themeColor="text1"/>
          <w:sz w:val="24"/>
          <w:szCs w:val="24"/>
          <w:lang w:val="en-US"/>
        </w:rPr>
        <w:t>which</w:t>
      </w:r>
      <w:r w:rsidR="000210D1" w:rsidRPr="00C0501F">
        <w:rPr>
          <w:rFonts w:ascii="Times New Roman" w:hAnsi="Times New Roman"/>
          <w:color w:val="000000" w:themeColor="text1"/>
          <w:sz w:val="24"/>
          <w:szCs w:val="24"/>
          <w:lang w:val="en-US"/>
        </w:rPr>
        <w:t xml:space="preserve"> have been used to study the dynamics of weather phenome</w:t>
      </w:r>
      <w:r w:rsidR="00BF3FD9">
        <w:rPr>
          <w:rFonts w:ascii="Times New Roman" w:hAnsi="Times New Roman"/>
          <w:color w:val="000000" w:themeColor="text1"/>
          <w:sz w:val="24"/>
          <w:szCs w:val="24"/>
          <w:lang w:val="en-US"/>
        </w:rPr>
        <w:t>na</w:t>
      </w:r>
      <w:r w:rsidR="00BF3FD9">
        <w:rPr>
          <w:rFonts w:ascii="Times New Roman" w:hAnsi="Times New Roman"/>
          <w:color w:val="000000" w:themeColor="text1"/>
          <w:sz w:val="24"/>
          <w:szCs w:val="24"/>
          <w:lang w:val="en-US"/>
        </w:rPr>
        <w:fldChar w:fldCharType="begin" w:fldLock="1"/>
      </w:r>
      <w:r w:rsidR="00A0361C">
        <w:rPr>
          <w:rFonts w:ascii="Times New Roman" w:hAnsi="Times New Roman"/>
          <w:color w:val="000000" w:themeColor="text1"/>
          <w:sz w:val="24"/>
          <w:szCs w:val="24"/>
          <w:lang w:val="en-US"/>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"&lt;sup&gt;17&lt;/sup&gt;", "plainTextFormattedCitation" : "17", "previouslyFormattedCitation" : "&lt;sup&gt;17&lt;/sup&gt;"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A0361C" w:rsidRPr="00A0361C">
        <w:rPr>
          <w:rFonts w:ascii="Times New Roman" w:hAnsi="Times New Roman"/>
          <w:noProof/>
          <w:color w:val="000000" w:themeColor="text1"/>
          <w:sz w:val="24"/>
          <w:szCs w:val="24"/>
          <w:vertAlign w:val="superscript"/>
          <w:lang w:val="en-US"/>
        </w:rPr>
        <w:t>17</w:t>
      </w:r>
      <w:r w:rsidR="00BF3FD9">
        <w:rPr>
          <w:rFonts w:ascii="Times New Roman" w:hAnsi="Times New Roman"/>
          <w:color w:val="000000" w:themeColor="text1"/>
          <w:sz w:val="24"/>
          <w:szCs w:val="24"/>
          <w:lang w:val="en-US"/>
        </w:rPr>
        <w:fldChar w:fldCharType="end"/>
      </w:r>
      <w:r w:rsidR="00BF3FD9">
        <w:rPr>
          <w:rFonts w:ascii="Times New Roman" w:hAnsi="Times New Roman"/>
          <w:color w:val="000000" w:themeColor="text1"/>
          <w:sz w:val="24"/>
          <w:szCs w:val="24"/>
          <w:lang w:val="en-US"/>
        </w:rPr>
        <w:t xml:space="preserve"> </w:t>
      </w:r>
      <w:r w:rsidR="000210D1" w:rsidRPr="00C0501F">
        <w:rPr>
          <w:rFonts w:ascii="Times New Roman" w:hAnsi="Times New Roman"/>
          <w:color w:val="000000" w:themeColor="text1"/>
          <w:sz w:val="24"/>
          <w:szCs w:val="24"/>
          <w:lang w:val="en-US"/>
        </w:rPr>
        <w:t>and infectious diseases</w:t>
      </w:r>
      <w:r w:rsidR="00BF3FD9">
        <w:rPr>
          <w:rFonts w:ascii="Times New Roman" w:hAnsi="Times New Roman"/>
          <w:color w:val="000000" w:themeColor="text1"/>
          <w:sz w:val="24"/>
          <w:szCs w:val="24"/>
          <w:lang w:val="en-US"/>
        </w:rPr>
        <w:fldChar w:fldCharType="begin" w:fldLock="1"/>
      </w:r>
      <w:r w:rsidR="00A0361C">
        <w:rPr>
          <w:rFonts w:ascii="Times New Roman" w:hAnsi="Times New Roman"/>
          <w:color w:val="000000" w:themeColor="text1"/>
          <w:sz w:val="24"/>
          <w:szCs w:val="24"/>
          <w:lang w:val="en-U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"&lt;sup&gt;18&lt;/sup&gt;", "plainTextFormattedCitation" : "18", "previouslyFormattedCitation" : "&lt;sup&gt;18&lt;/sup&gt;"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A0361C" w:rsidRPr="00A0361C">
        <w:rPr>
          <w:rFonts w:ascii="Times New Roman" w:hAnsi="Times New Roman"/>
          <w:noProof/>
          <w:color w:val="000000" w:themeColor="text1"/>
          <w:sz w:val="24"/>
          <w:szCs w:val="24"/>
          <w:vertAlign w:val="superscript"/>
          <w:lang w:val="en-US"/>
        </w:rPr>
        <w:t>18</w:t>
      </w:r>
      <w:r w:rsidR="00BF3FD9">
        <w:rPr>
          <w:rFonts w:ascii="Times New Roman" w:hAnsi="Times New Roman"/>
          <w:color w:val="000000" w:themeColor="text1"/>
          <w:sz w:val="24"/>
          <w:szCs w:val="24"/>
          <w:lang w:val="en-US"/>
        </w:rPr>
        <w:fldChar w:fldCharType="end"/>
      </w:r>
      <w:r w:rsidR="002015BB">
        <w:rPr>
          <w:rFonts w:ascii="Times New Roman" w:hAnsi="Times New Roman"/>
          <w:color w:val="000000" w:themeColor="text1"/>
          <w:sz w:val="24"/>
          <w:szCs w:val="24"/>
          <w:lang w:val="en-US"/>
        </w:rPr>
        <w:t>,</w:t>
      </w:r>
      <w:r w:rsidR="000210D1" w:rsidRPr="00C0501F">
        <w:rPr>
          <w:rFonts w:ascii="Times New Roman" w:hAnsi="Times New Roman"/>
          <w:color w:val="000000" w:themeColor="text1"/>
          <w:sz w:val="24"/>
          <w:szCs w:val="24"/>
          <w:lang w:val="en-US"/>
        </w:rPr>
        <w:t xml:space="preserve"> to over three decades of national mortality data.</w:t>
      </w:r>
      <w:ins w:id="29" w:author="Robbie Parks" w:date="2018-01-17T18:00:00Z">
        <w:r w:rsidR="00EC07C7">
          <w:rPr>
            <w:rFonts w:ascii="Times New Roman" w:hAnsi="Times New Roman"/>
            <w:color w:val="000000" w:themeColor="text1"/>
            <w:sz w:val="24"/>
            <w:szCs w:val="24"/>
            <w:lang w:val="en-US"/>
          </w:rPr>
          <w:t xml:space="preserve"> </w:t>
        </w:r>
      </w:ins>
      <w:ins w:id="30" w:author="Robbie Parks" w:date="2018-01-19T10:40:00Z">
        <w:r w:rsidR="00F110C1">
          <w:rPr>
            <w:rFonts w:ascii="Times New Roman" w:hAnsi="Times New Roman"/>
            <w:color w:val="000000" w:themeColor="text1"/>
            <w:sz w:val="24"/>
            <w:szCs w:val="24"/>
            <w:lang w:val="en-US"/>
          </w:rPr>
          <w:t xml:space="preserve">Centre </w:t>
        </w:r>
        <w:r w:rsidR="00F110C1">
          <w:rPr>
            <w:rFonts w:ascii="Times New Roman" w:hAnsi="Times New Roman"/>
            <w:color w:val="000000" w:themeColor="text1"/>
            <w:sz w:val="24"/>
            <w:szCs w:val="24"/>
            <w:lang w:val="en-US"/>
          </w:rPr>
          <w:lastRenderedPageBreak/>
          <w:t>of gravity analysis using circular statistics methods is employed to understand the timing of mortality where seasonality has been identified.</w:t>
        </w:r>
      </w:ins>
    </w:p>
    <w:p w14:paraId="22DAF3F7" w14:textId="77777777" w:rsidR="009C267E" w:rsidRDefault="009C267E" w:rsidP="00C33FFB">
      <w:pPr>
        <w:spacing w:after="0" w:line="480" w:lineRule="auto"/>
        <w:jc w:val="both"/>
        <w:rPr>
          <w:rFonts w:ascii="Times New Roman" w:hAnsi="Times New Roman"/>
          <w:sz w:val="24"/>
          <w:szCs w:val="24"/>
          <w:lang w:val="en-US"/>
        </w:rPr>
      </w:pPr>
    </w:p>
    <w:p w14:paraId="08A26284" w14:textId="77777777" w:rsidR="004055C0" w:rsidRDefault="004055C0"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785E4E61" w:rsidR="000210D1"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w:t>
      </w:r>
      <w:r w:rsidR="00B91368">
        <w:rPr>
          <w:rFonts w:ascii="Times New Roman" w:hAnsi="Times New Roman"/>
          <w:sz w:val="24"/>
          <w:szCs w:val="24"/>
          <w:lang w:val="en-US"/>
        </w:rPr>
        <w:t>those aged</w:t>
      </w:r>
      <w:r w:rsidRPr="00C0501F">
        <w:rPr>
          <w:rFonts w:ascii="Times New Roman" w:hAnsi="Times New Roman"/>
          <w:sz w:val="24"/>
          <w:szCs w:val="24"/>
          <w:lang w:val="en-US"/>
        </w:rPr>
        <w:t xml:space="preserve"> 35-44 years, </w:t>
      </w:r>
      <w:r w:rsidR="00B91368">
        <w:rPr>
          <w:rFonts w:ascii="Times New Roman" w:hAnsi="Times New Roman"/>
          <w:sz w:val="24"/>
          <w:szCs w:val="24"/>
          <w:lang w:val="en-US"/>
        </w:rPr>
        <w:t xml:space="preserve">for whom there was </w:t>
      </w:r>
      <w:r w:rsidRPr="00C0501F">
        <w:rPr>
          <w:rFonts w:ascii="Times New Roman" w:hAnsi="Times New Roman"/>
          <w:sz w:val="24"/>
          <w:szCs w:val="24"/>
          <w:lang w:val="en-US"/>
        </w:rPr>
        <w:t xml:space="preserve">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In females, there was </w:t>
      </w:r>
      <w:del w:id="31" w:author="Robbie Parks" w:date="2018-01-17T23:10:00Z">
        <w:r w:rsidRPr="00C0501F" w:rsidDel="005D22AA">
          <w:rPr>
            <w:rFonts w:ascii="Times New Roman" w:hAnsi="Times New Roman"/>
            <w:sz w:val="24"/>
            <w:szCs w:val="24"/>
            <w:lang w:val="en-US"/>
          </w:rPr>
          <w:delText xml:space="preserve">no </w:delText>
        </w:r>
      </w:del>
      <w:r w:rsidRPr="00C0501F">
        <w:rPr>
          <w:rFonts w:ascii="Times New Roman" w:hAnsi="Times New Roman"/>
          <w:sz w:val="24"/>
          <w:szCs w:val="24"/>
          <w:lang w:val="en-US"/>
        </w:rPr>
        <w:t xml:space="preserve">significant 12-month seasonality in </w:t>
      </w:r>
      <w:del w:id="32" w:author="Robbie Parks" w:date="2018-01-17T23:10:00Z">
        <w:r w:rsidRPr="00C0501F" w:rsidDel="005D22AA">
          <w:rPr>
            <w:rFonts w:ascii="Times New Roman" w:hAnsi="Times New Roman"/>
            <w:sz w:val="24"/>
            <w:szCs w:val="24"/>
            <w:lang w:val="en-US"/>
          </w:rPr>
          <w:delText>ages 5 to 34 years</w:delText>
        </w:r>
      </w:del>
      <w:ins w:id="33" w:author="Robbie Parks" w:date="2018-01-17T23:10:00Z">
        <w:r w:rsidR="005D22AA">
          <w:rPr>
            <w:rFonts w:ascii="Times New Roman" w:hAnsi="Times New Roman"/>
            <w:sz w:val="24"/>
            <w:szCs w:val="24"/>
            <w:lang w:val="en-US"/>
          </w:rPr>
          <w:t>all groups</w:t>
        </w:r>
      </w:ins>
      <w:r w:rsidRPr="00C0501F">
        <w:rPr>
          <w:rFonts w:ascii="Times New Roman" w:hAnsi="Times New Roman"/>
          <w:sz w:val="24"/>
          <w:szCs w:val="24"/>
          <w:lang w:val="en-US"/>
        </w:rPr>
        <w:t xml:space="preserve"> </w:t>
      </w:r>
      <w:ins w:id="34" w:author="Robbie Parks" w:date="2018-01-17T23:44:00Z">
        <w:r w:rsidR="002662B1">
          <w:rPr>
            <w:rFonts w:ascii="Times New Roman" w:hAnsi="Times New Roman"/>
            <w:sz w:val="24"/>
            <w:szCs w:val="24"/>
            <w:lang w:val="en-US"/>
          </w:rPr>
          <w:t xml:space="preserve">apart from </w:t>
        </w:r>
        <w:r w:rsidR="001A0CB6">
          <w:rPr>
            <w:rFonts w:ascii="Times New Roman" w:hAnsi="Times New Roman"/>
            <w:sz w:val="24"/>
            <w:szCs w:val="24"/>
            <w:lang w:val="en-US"/>
          </w:rPr>
          <w:t xml:space="preserve">5-14 and 25-35 years </w:t>
        </w:r>
      </w:ins>
      <w:r w:rsidRPr="00C0501F">
        <w:rPr>
          <w:rFonts w:ascii="Times New Roman" w:hAnsi="Times New Roman"/>
          <w:sz w:val="24"/>
          <w:szCs w:val="24"/>
          <w:lang w:val="en-US"/>
        </w:rPr>
        <w:t xml:space="preserve">(Figure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girls aged 5-14 years exhibited periodicity at 6 months for most of the analysis period</w:t>
      </w:r>
      <w:ins w:id="35" w:author="Robbie Parks" w:date="2018-01-17T23:11:00Z">
        <w:r w:rsidR="005D22AA">
          <w:rPr>
            <w:rFonts w:ascii="Times New Roman" w:hAnsi="Times New Roman"/>
            <w:sz w:val="24"/>
            <w:szCs w:val="24"/>
            <w:lang w:val="en-US"/>
          </w:rPr>
          <w:t>, and the significant seasonality for 15-24</w:t>
        </w:r>
      </w:ins>
      <w:ins w:id="36" w:author="Robbie Parks" w:date="2018-01-17T23:12:00Z">
        <w:r w:rsidR="001A0CB6">
          <w:rPr>
            <w:rFonts w:ascii="Times New Roman" w:hAnsi="Times New Roman"/>
            <w:sz w:val="24"/>
            <w:szCs w:val="24"/>
            <w:lang w:val="en-US"/>
          </w:rPr>
          <w:t xml:space="preserve"> </w:t>
        </w:r>
      </w:ins>
      <w:ins w:id="37" w:author="Robbie Parks" w:date="2018-01-17T23:11:00Z">
        <w:r w:rsidR="005D22AA">
          <w:rPr>
            <w:rFonts w:ascii="Times New Roman" w:hAnsi="Times New Roman"/>
            <w:sz w:val="24"/>
            <w:szCs w:val="24"/>
            <w:lang w:val="en-US"/>
          </w:rPr>
          <w:t xml:space="preserve">years resulted from </w:t>
        </w:r>
      </w:ins>
      <w:ins w:id="38" w:author="Robbie Parks" w:date="2018-01-17T23:45:00Z">
        <w:r w:rsidR="001A0CB6">
          <w:rPr>
            <w:rFonts w:ascii="Times New Roman" w:hAnsi="Times New Roman"/>
            <w:sz w:val="24"/>
            <w:szCs w:val="24"/>
            <w:lang w:val="en-US"/>
          </w:rPr>
          <w:t>the significant seasonality in 1980s which had gone by the mid 1990s</w:t>
        </w:r>
      </w:ins>
      <w:r w:rsidRPr="00C0501F">
        <w:rPr>
          <w:rFonts w:ascii="Times New Roman" w:hAnsi="Times New Roman"/>
          <w:sz w:val="24"/>
          <w:szCs w:val="24"/>
          <w:lang w:val="en-US"/>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Default="00B91368" w:rsidP="00C33FFB">
      <w:pPr>
        <w:spacing w:after="0" w:line="480" w:lineRule="auto"/>
        <w:jc w:val="both"/>
        <w:rPr>
          <w:rFonts w:ascii="Times New Roman" w:hAnsi="Times New Roman"/>
          <w:sz w:val="24"/>
          <w:szCs w:val="24"/>
          <w:lang w:val="en-US"/>
        </w:rPr>
      </w:pPr>
    </w:p>
    <w:p w14:paraId="1B95139E" w14:textId="16B674F2" w:rsidR="00B91368" w:rsidRPr="00C0501F" w:rsidRDefault="005902F2"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M</w:t>
      </w:r>
      <w:r w:rsidR="0029208D">
        <w:rPr>
          <w:rFonts w:ascii="Times New Roman" w:hAnsi="Times New Roman"/>
          <w:sz w:val="24"/>
          <w:szCs w:val="24"/>
          <w:lang w:val="en-US"/>
        </w:rPr>
        <w:t xml:space="preserve">ortality from all four </w:t>
      </w:r>
      <w:proofErr w:type="gramStart"/>
      <w:r w:rsidR="0029208D">
        <w:rPr>
          <w:rFonts w:ascii="Times New Roman" w:hAnsi="Times New Roman"/>
          <w:sz w:val="24"/>
          <w:szCs w:val="24"/>
          <w:lang w:val="en-US"/>
        </w:rPr>
        <w:t>cause</w:t>
      </w:r>
      <w:proofErr w:type="gramEnd"/>
      <w:r>
        <w:rPr>
          <w:rFonts w:ascii="Times New Roman" w:hAnsi="Times New Roman"/>
          <w:sz w:val="24"/>
          <w:szCs w:val="24"/>
          <w:lang w:val="en-US"/>
        </w:rPr>
        <w:t xml:space="preserve"> groups </w:t>
      </w:r>
      <w:r w:rsidR="0029208D">
        <w:rPr>
          <w:rFonts w:ascii="Times New Roman" w:hAnsi="Times New Roman"/>
          <w:sz w:val="24"/>
          <w:szCs w:val="24"/>
          <w:lang w:val="en-US"/>
        </w:rPr>
        <w:t>was</w:t>
      </w:r>
      <w:r>
        <w:rPr>
          <w:rFonts w:ascii="Times New Roman" w:hAnsi="Times New Roman"/>
          <w:sz w:val="24"/>
          <w:szCs w:val="24"/>
          <w:lang w:val="en-US"/>
        </w:rPr>
        <w:t xml:space="preserve"> seasonal above 75 years of age (Figure 2). </w:t>
      </w:r>
      <w:r w:rsidR="00B91368">
        <w:rPr>
          <w:rFonts w:ascii="Times New Roman" w:hAnsi="Times New Roman"/>
          <w:sz w:val="24"/>
          <w:szCs w:val="24"/>
          <w:lang w:val="en-US"/>
        </w:rPr>
        <w:t xml:space="preserve">Seasonality in cancer deaths only appeared after </w:t>
      </w:r>
      <w:ins w:id="39" w:author="Robbie Parks" w:date="2018-01-17T23:48:00Z">
        <w:r w:rsidR="00DA6C08">
          <w:rPr>
            <w:rFonts w:ascii="Times New Roman" w:hAnsi="Times New Roman"/>
            <w:sz w:val="24"/>
            <w:szCs w:val="24"/>
            <w:lang w:val="en-US"/>
          </w:rPr>
          <w:t>5</w:t>
        </w:r>
      </w:ins>
      <w:del w:id="40" w:author="Robbie Parks" w:date="2018-01-17T23:48:00Z">
        <w:r w:rsidR="00B91368" w:rsidDel="00DA6C08">
          <w:rPr>
            <w:rFonts w:ascii="Times New Roman" w:hAnsi="Times New Roman"/>
            <w:sz w:val="24"/>
            <w:szCs w:val="24"/>
            <w:lang w:val="en-US"/>
          </w:rPr>
          <w:delText>6</w:delText>
        </w:r>
      </w:del>
      <w:r w:rsidR="00B91368">
        <w:rPr>
          <w:rFonts w:ascii="Times New Roman" w:hAnsi="Times New Roman"/>
          <w:sz w:val="24"/>
          <w:szCs w:val="24"/>
          <w:lang w:val="en-US"/>
        </w:rPr>
        <w:t>5 years of age, whereas deaths from cardio</w:t>
      </w:r>
      <w:r w:rsidR="0029208D">
        <w:rPr>
          <w:rFonts w:ascii="Times New Roman" w:hAnsi="Times New Roman"/>
          <w:sz w:val="24"/>
          <w:szCs w:val="24"/>
          <w:lang w:val="en-US"/>
        </w:rPr>
        <w:t>respiratory</w:t>
      </w:r>
      <w:r w:rsidR="00B91368">
        <w:rPr>
          <w:rFonts w:ascii="Times New Roman" w:hAnsi="Times New Roman"/>
          <w:sz w:val="24"/>
          <w:szCs w:val="24"/>
          <w:lang w:val="en-US"/>
        </w:rPr>
        <w:t xml:space="preserve"> causes exhibited statistically significant seasonality </w:t>
      </w:r>
      <w:r w:rsidR="0029208D">
        <w:rPr>
          <w:rFonts w:ascii="Times New Roman" w:hAnsi="Times New Roman"/>
          <w:sz w:val="24"/>
          <w:szCs w:val="24"/>
          <w:lang w:val="en-US"/>
        </w:rPr>
        <w:t>throughout the life-course</w:t>
      </w:r>
      <w:del w:id="41" w:author="Robbie Parks" w:date="2018-01-17T23:48:00Z">
        <w:r w:rsidR="00B91368" w:rsidDel="00A01E9E">
          <w:rPr>
            <w:rFonts w:ascii="Times New Roman" w:hAnsi="Times New Roman"/>
            <w:sz w:val="24"/>
            <w:szCs w:val="24"/>
            <w:lang w:val="en-US"/>
          </w:rPr>
          <w:delText xml:space="preserve">, </w:delText>
        </w:r>
        <w:r w:rsidR="0029208D" w:rsidDel="00A01E9E">
          <w:rPr>
            <w:rFonts w:ascii="Times New Roman" w:hAnsi="Times New Roman"/>
            <w:sz w:val="24"/>
            <w:szCs w:val="24"/>
            <w:lang w:val="en-US"/>
          </w:rPr>
          <w:delText>except in males aged 5-24 years and females aged 5-34 years</w:delText>
        </w:r>
      </w:del>
      <w:r w:rsidR="00F56EE5">
        <w:rPr>
          <w:rFonts w:ascii="Times New Roman" w:hAnsi="Times New Roman"/>
          <w:sz w:val="24"/>
          <w:szCs w:val="24"/>
          <w:lang w:val="en-US"/>
        </w:rPr>
        <w:t xml:space="preserve">. </w:t>
      </w:r>
      <w:r w:rsidR="004C1040">
        <w:rPr>
          <w:rFonts w:ascii="Times New Roman" w:hAnsi="Times New Roman"/>
          <w:sz w:val="24"/>
          <w:szCs w:val="24"/>
          <w:lang w:val="en-US"/>
        </w:rPr>
        <w:t>In addition to older ages,</w:t>
      </w:r>
      <w:r w:rsidR="00B91368">
        <w:rPr>
          <w:rFonts w:ascii="Times New Roman" w:hAnsi="Times New Roman"/>
          <w:sz w:val="24"/>
          <w:szCs w:val="24"/>
          <w:lang w:val="en-US"/>
        </w:rPr>
        <w:t xml:space="preserve"> </w:t>
      </w:r>
      <w:r w:rsidR="004C1040">
        <w:rPr>
          <w:rFonts w:ascii="Times New Roman" w:hAnsi="Times New Roman"/>
          <w:sz w:val="24"/>
          <w:szCs w:val="24"/>
          <w:lang w:val="en-US"/>
        </w:rPr>
        <w:t>i</w:t>
      </w:r>
      <w:r>
        <w:rPr>
          <w:rFonts w:ascii="Times New Roman" w:hAnsi="Times New Roman"/>
          <w:sz w:val="24"/>
          <w:szCs w:val="24"/>
          <w:lang w:val="en-US"/>
        </w:rPr>
        <w:t xml:space="preserve">njuries were </w:t>
      </w:r>
      <w:r w:rsidR="004C1040">
        <w:rPr>
          <w:rFonts w:ascii="Times New Roman" w:hAnsi="Times New Roman"/>
          <w:sz w:val="24"/>
          <w:szCs w:val="24"/>
          <w:lang w:val="en-US"/>
        </w:rPr>
        <w:t xml:space="preserve">also </w:t>
      </w:r>
      <w:r>
        <w:rPr>
          <w:rFonts w:ascii="Times New Roman" w:hAnsi="Times New Roman"/>
          <w:sz w:val="24"/>
          <w:szCs w:val="24"/>
          <w:lang w:val="en-US"/>
        </w:rPr>
        <w:t xml:space="preserve">seasonal from childhood through </w:t>
      </w:r>
      <w:del w:id="42" w:author="Robbie Parks" w:date="2018-01-17T23:52:00Z">
        <w:r w:rsidDel="00A01E9E">
          <w:rPr>
            <w:rFonts w:ascii="Times New Roman" w:hAnsi="Times New Roman"/>
            <w:sz w:val="24"/>
            <w:szCs w:val="24"/>
            <w:lang w:val="en-US"/>
          </w:rPr>
          <w:delText>middle ages (</w:delText>
        </w:r>
      </w:del>
      <w:ins w:id="43" w:author="Robbie Parks" w:date="2018-01-17T23:52:00Z">
        <w:r w:rsidR="00A01E9E">
          <w:rPr>
            <w:rFonts w:ascii="Times New Roman" w:hAnsi="Times New Roman"/>
            <w:sz w:val="24"/>
            <w:szCs w:val="24"/>
            <w:lang w:val="en-US"/>
          </w:rPr>
          <w:t>4</w:t>
        </w:r>
      </w:ins>
      <w:del w:id="44" w:author="Robbie Parks" w:date="2018-01-17T23:52:00Z">
        <w:r w:rsidDel="00A01E9E">
          <w:rPr>
            <w:rFonts w:ascii="Times New Roman" w:hAnsi="Times New Roman"/>
            <w:sz w:val="24"/>
            <w:szCs w:val="24"/>
            <w:lang w:val="en-US"/>
          </w:rPr>
          <w:delText>3</w:delText>
        </w:r>
      </w:del>
      <w:r>
        <w:rPr>
          <w:rFonts w:ascii="Times New Roman" w:hAnsi="Times New Roman"/>
          <w:sz w:val="24"/>
          <w:szCs w:val="24"/>
          <w:lang w:val="en-US"/>
        </w:rPr>
        <w:t xml:space="preserve">4 years in women and </w:t>
      </w:r>
      <w:ins w:id="45" w:author="Robbie Parks" w:date="2018-01-17T23:52:00Z">
        <w:r w:rsidR="00A01E9E">
          <w:rPr>
            <w:rFonts w:ascii="Times New Roman" w:hAnsi="Times New Roman"/>
            <w:sz w:val="24"/>
            <w:szCs w:val="24"/>
            <w:lang w:val="en-US"/>
          </w:rPr>
          <w:t>6</w:t>
        </w:r>
      </w:ins>
      <w:del w:id="46" w:author="Robbie Parks" w:date="2018-01-17T23:52:00Z">
        <w:r w:rsidDel="00A01E9E">
          <w:rPr>
            <w:rFonts w:ascii="Times New Roman" w:hAnsi="Times New Roman"/>
            <w:sz w:val="24"/>
            <w:szCs w:val="24"/>
            <w:lang w:val="en-US"/>
          </w:rPr>
          <w:delText>4</w:delText>
        </w:r>
      </w:del>
      <w:r>
        <w:rPr>
          <w:rFonts w:ascii="Times New Roman" w:hAnsi="Times New Roman"/>
          <w:sz w:val="24"/>
          <w:szCs w:val="24"/>
          <w:lang w:val="en-US"/>
        </w:rPr>
        <w:t>4 years in men</w:t>
      </w:r>
      <w:del w:id="47" w:author="Robbie Parks" w:date="2018-01-17T23:52:00Z">
        <w:r w:rsidDel="00A01E9E">
          <w:rPr>
            <w:rFonts w:ascii="Times New Roman" w:hAnsi="Times New Roman"/>
            <w:sz w:val="24"/>
            <w:szCs w:val="24"/>
            <w:lang w:val="en-US"/>
          </w:rPr>
          <w:delText>)</w:delText>
        </w:r>
      </w:del>
      <w:r>
        <w:rPr>
          <w:rFonts w:ascii="Times New Roman" w:hAnsi="Times New Roman"/>
          <w:sz w:val="24"/>
          <w:szCs w:val="24"/>
          <w:lang w:val="en-US"/>
        </w:rPr>
        <w:t>.</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21F4EC28"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Death rates in men aged ≥45 years and women aged ≥35 years peaked in January and February</w:t>
      </w:r>
      <w:r w:rsidR="00005B06">
        <w:rPr>
          <w:rFonts w:ascii="Times New Roman" w:hAnsi="Times New Roman"/>
          <w:sz w:val="24"/>
          <w:szCs w:val="24"/>
          <w:lang w:val="en-US"/>
        </w:rPr>
        <w:t xml:space="preserve"> </w:t>
      </w:r>
      <w:r w:rsidR="004C1040" w:rsidRPr="00C0501F">
        <w:rPr>
          <w:rFonts w:ascii="Times New Roman" w:hAnsi="Times New Roman"/>
          <w:sz w:val="24"/>
          <w:szCs w:val="24"/>
          <w:lang w:val="en-US"/>
        </w:rPr>
        <w:t>and were lowest in July and August</w:t>
      </w:r>
      <w:r w:rsidR="004C1040">
        <w:rPr>
          <w:rFonts w:ascii="Times New Roman" w:hAnsi="Times New Roman"/>
          <w:sz w:val="24"/>
          <w:szCs w:val="24"/>
          <w:lang w:val="en-US"/>
        </w:rPr>
        <w:t>,</w:t>
      </w:r>
      <w:r w:rsidR="004C1040" w:rsidRPr="00C0501F">
        <w:rPr>
          <w:rFonts w:ascii="Times New Roman" w:hAnsi="Times New Roman"/>
          <w:sz w:val="24"/>
          <w:szCs w:val="24"/>
          <w:lang w:val="en-US"/>
        </w:rPr>
        <w:t xml:space="preserve"> </w:t>
      </w:r>
      <w:r w:rsidR="00005B06">
        <w:rPr>
          <w:rFonts w:ascii="Times New Roman" w:hAnsi="Times New Roman"/>
          <w:sz w:val="24"/>
          <w:szCs w:val="24"/>
          <w:lang w:val="en-US"/>
        </w:rPr>
        <w:t xml:space="preserve">for all-cause mortality as </w:t>
      </w:r>
      <w:r w:rsidR="00F44160">
        <w:rPr>
          <w:rFonts w:ascii="Times New Roman" w:hAnsi="Times New Roman"/>
          <w:sz w:val="24"/>
          <w:szCs w:val="24"/>
          <w:lang w:val="en-US"/>
        </w:rPr>
        <w:t>well as for causes of death with statistically significant seasonality</w:t>
      </w:r>
      <w:r w:rsidRPr="00C0501F">
        <w:rPr>
          <w:rFonts w:ascii="Times New Roman" w:hAnsi="Times New Roman"/>
          <w:sz w:val="24"/>
          <w:szCs w:val="24"/>
          <w:lang w:val="en-US"/>
        </w:rPr>
        <w:t xml:space="preserve">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w:t>
      </w:r>
      <w:r w:rsidR="00F44160">
        <w:rPr>
          <w:rFonts w:ascii="Times New Roman" w:hAnsi="Times New Roman"/>
          <w:sz w:val="24"/>
          <w:szCs w:val="24"/>
          <w:lang w:val="en-US"/>
        </w:rPr>
        <w:t>for</w:t>
      </w:r>
      <w:r w:rsidR="00F44160" w:rsidRPr="00C0501F">
        <w:rPr>
          <w:rFonts w:ascii="Times New Roman" w:hAnsi="Times New Roman"/>
          <w:sz w:val="24"/>
          <w:szCs w:val="24"/>
          <w:lang w:val="en-US"/>
        </w:rPr>
        <w:t xml:space="preserve"> </w:t>
      </w:r>
      <w:r w:rsidR="00F44160">
        <w:rPr>
          <w:rFonts w:ascii="Times New Roman" w:hAnsi="Times New Roman"/>
          <w:sz w:val="24"/>
          <w:szCs w:val="24"/>
          <w:lang w:val="en-US"/>
        </w:rPr>
        <w:t xml:space="preserve">all-cause </w:t>
      </w:r>
      <w:r w:rsidR="00F44160" w:rsidRPr="00C0501F">
        <w:rPr>
          <w:rFonts w:ascii="Times New Roman" w:hAnsi="Times New Roman"/>
          <w:sz w:val="24"/>
          <w:szCs w:val="24"/>
          <w:lang w:val="en-US"/>
        </w:rPr>
        <w:t xml:space="preserve">mortality </w:t>
      </w:r>
      <w:r w:rsidRPr="00C0501F">
        <w:rPr>
          <w:rFonts w:ascii="Times New Roman" w:hAnsi="Times New Roman"/>
          <w:sz w:val="24"/>
          <w:szCs w:val="24"/>
          <w:lang w:val="en-US"/>
        </w:rPr>
        <w:t xml:space="preserve">in children younger than five years of age, </w:t>
      </w:r>
      <w:r w:rsidR="00F44160">
        <w:rPr>
          <w:rFonts w:ascii="Times New Roman" w:hAnsi="Times New Roman"/>
          <w:sz w:val="24"/>
          <w:szCs w:val="24"/>
          <w:lang w:val="en-US"/>
        </w:rPr>
        <w:t xml:space="preserve">whose </w:t>
      </w:r>
      <w:r w:rsidR="004C1040">
        <w:rPr>
          <w:rFonts w:ascii="Times New Roman" w:hAnsi="Times New Roman"/>
          <w:sz w:val="24"/>
          <w:szCs w:val="24"/>
          <w:lang w:val="en-US"/>
        </w:rPr>
        <w:t>all-cause death rate</w:t>
      </w:r>
      <w:r w:rsidR="00F44160">
        <w:rPr>
          <w:rFonts w:ascii="Times New Roman" w:hAnsi="Times New Roman"/>
          <w:sz w:val="24"/>
          <w:szCs w:val="24"/>
          <w:lang w:val="en-US"/>
        </w:rPr>
        <w:t xml:space="preserve"> </w:t>
      </w:r>
      <w:r w:rsidRPr="00C0501F">
        <w:rPr>
          <w:rFonts w:ascii="Times New Roman" w:hAnsi="Times New Roman"/>
          <w:sz w:val="24"/>
          <w:szCs w:val="24"/>
          <w:lang w:val="en-US"/>
        </w:rPr>
        <w:t xml:space="preserve">was highest in </w:t>
      </w:r>
      <w:r w:rsidRPr="00C0501F">
        <w:rPr>
          <w:rFonts w:ascii="Times New Roman" w:hAnsi="Times New Roman"/>
          <w:sz w:val="24"/>
          <w:szCs w:val="24"/>
          <w:lang w:val="en-US"/>
        </w:rPr>
        <w:lastRenderedPageBreak/>
        <w:t>February and lowest in August.</w:t>
      </w:r>
      <w:r w:rsidR="00F44160">
        <w:rPr>
          <w:rFonts w:ascii="Times New Roman" w:hAnsi="Times New Roman"/>
          <w:sz w:val="24"/>
          <w:szCs w:val="24"/>
          <w:lang w:val="en-US"/>
        </w:rPr>
        <w:t xml:space="preserve"> These months also represented maximum and minimum mortality of children for </w:t>
      </w:r>
      <w:r w:rsidR="0029208D">
        <w:rPr>
          <w:rFonts w:ascii="Times New Roman" w:hAnsi="Times New Roman"/>
          <w:sz w:val="24"/>
          <w:szCs w:val="24"/>
          <w:lang w:val="en-US"/>
        </w:rPr>
        <w:t>non-injury</w:t>
      </w:r>
      <w:r w:rsidR="00F44160">
        <w:rPr>
          <w:rFonts w:ascii="Times New Roman" w:hAnsi="Times New Roman"/>
          <w:sz w:val="24"/>
          <w:szCs w:val="24"/>
          <w:lang w:val="en-US"/>
        </w:rPr>
        <w:t xml:space="preserve"> causes. In contrast injury deaths in children, adolescents and young and middle-aged adults peaked in </w:t>
      </w:r>
      <w:r w:rsidR="00F44160" w:rsidRPr="00C0501F">
        <w:rPr>
          <w:rFonts w:ascii="Times New Roman" w:hAnsi="Times New Roman"/>
          <w:sz w:val="24"/>
          <w:szCs w:val="24"/>
          <w:lang w:val="en-US"/>
        </w:rPr>
        <w:t>June/Jul</w:t>
      </w:r>
      <w:r w:rsidR="00F44160">
        <w:rPr>
          <w:rFonts w:ascii="Times New Roman" w:hAnsi="Times New Roman"/>
          <w:sz w:val="24"/>
          <w:szCs w:val="24"/>
          <w:lang w:val="en-US"/>
        </w:rPr>
        <w:t xml:space="preserve">y and was lowest in </w:t>
      </w:r>
      <w:r w:rsidR="00F44160" w:rsidRPr="00C0501F">
        <w:rPr>
          <w:rFonts w:ascii="Times New Roman" w:hAnsi="Times New Roman"/>
          <w:sz w:val="24"/>
          <w:szCs w:val="24"/>
          <w:lang w:val="en-US"/>
        </w:rPr>
        <w:t>December/January</w:t>
      </w:r>
      <w:r w:rsidR="004C1040">
        <w:rPr>
          <w:rFonts w:ascii="Times New Roman" w:hAnsi="Times New Roman"/>
          <w:sz w:val="24"/>
          <w:szCs w:val="24"/>
          <w:lang w:val="en-US"/>
        </w:rPr>
        <w:t>. Among</w:t>
      </w:r>
      <w:r w:rsidR="00F44160">
        <w:rPr>
          <w:rFonts w:ascii="Times New Roman" w:hAnsi="Times New Roman"/>
          <w:sz w:val="24"/>
          <w:szCs w:val="24"/>
          <w:lang w:val="en-US"/>
        </w:rPr>
        <w:t xml:space="preserve"> </w:t>
      </w:r>
      <w:r w:rsidRPr="00C0501F">
        <w:rPr>
          <w:rFonts w:ascii="Times New Roman" w:hAnsi="Times New Roman"/>
          <w:sz w:val="24"/>
          <w:szCs w:val="24"/>
          <w:lang w:val="en-US"/>
        </w:rPr>
        <w:t>older boys and young men</w:t>
      </w:r>
      <w:r w:rsidR="004C1040">
        <w:rPr>
          <w:rFonts w:ascii="Times New Roman" w:hAnsi="Times New Roman"/>
          <w:sz w:val="24"/>
          <w:szCs w:val="24"/>
          <w:lang w:val="en-US"/>
        </w:rPr>
        <w:t xml:space="preserve">, not-only did injury mortality peak in in </w:t>
      </w:r>
      <w:r w:rsidR="004C1040" w:rsidRPr="00C0501F">
        <w:rPr>
          <w:rFonts w:ascii="Times New Roman" w:hAnsi="Times New Roman"/>
          <w:sz w:val="24"/>
          <w:szCs w:val="24"/>
          <w:lang w:val="en-US"/>
        </w:rPr>
        <w:t>June/Jul</w:t>
      </w:r>
      <w:r w:rsidR="004C1040">
        <w:rPr>
          <w:rFonts w:ascii="Times New Roman" w:hAnsi="Times New Roman"/>
          <w:sz w:val="24"/>
          <w:szCs w:val="24"/>
          <w:lang w:val="en-US"/>
        </w:rPr>
        <w:t>y but also did all-cause mortality</w:t>
      </w:r>
      <w:r w:rsidRPr="00C0501F">
        <w:rPr>
          <w:rFonts w:ascii="Times New Roman" w:hAnsi="Times New Roman"/>
          <w:sz w:val="24"/>
          <w:szCs w:val="24"/>
          <w:lang w:val="en-US"/>
        </w:rPr>
        <w:t xml:space="preserve">. </w:t>
      </w:r>
      <w:ins w:id="48" w:author="Robbie Parks" w:date="2018-01-18T00:46:00Z">
        <w:r w:rsidR="00635195">
          <w:rPr>
            <w:rFonts w:ascii="Times New Roman" w:hAnsi="Times New Roman"/>
            <w:sz w:val="24"/>
            <w:szCs w:val="24"/>
            <w:lang w:val="en-US"/>
          </w:rPr>
          <w:t>The significant 6-month seasonality for</w:t>
        </w:r>
      </w:ins>
      <w:ins w:id="49" w:author="Robbie Parks" w:date="2018-01-19T10:26:00Z">
        <w:r w:rsidR="00E24970">
          <w:rPr>
            <w:rFonts w:ascii="Times New Roman" w:hAnsi="Times New Roman"/>
            <w:sz w:val="24"/>
            <w:szCs w:val="24"/>
            <w:lang w:val="en-US"/>
          </w:rPr>
          <w:t xml:space="preserve"> men of</w:t>
        </w:r>
      </w:ins>
      <w:ins w:id="50" w:author="Robbie Parks" w:date="2018-01-18T00:46:00Z">
        <w:r w:rsidR="00635195">
          <w:rPr>
            <w:rFonts w:ascii="Times New Roman" w:hAnsi="Times New Roman"/>
            <w:sz w:val="24"/>
            <w:szCs w:val="24"/>
            <w:lang w:val="en-US"/>
          </w:rPr>
          <w:t xml:space="preserve"> 35-</w:t>
        </w:r>
        <w:r w:rsidR="00E24970">
          <w:rPr>
            <w:rFonts w:ascii="Times New Roman" w:hAnsi="Times New Roman"/>
            <w:sz w:val="24"/>
            <w:szCs w:val="24"/>
            <w:lang w:val="en-US"/>
          </w:rPr>
          <w:t xml:space="preserve">44 </w:t>
        </w:r>
      </w:ins>
      <w:ins w:id="51" w:author="Robbie Parks" w:date="2018-01-19T10:26:00Z">
        <w:r w:rsidR="00E24970">
          <w:rPr>
            <w:rFonts w:ascii="Times New Roman" w:hAnsi="Times New Roman"/>
            <w:sz w:val="24"/>
            <w:szCs w:val="24"/>
            <w:lang w:val="en-US"/>
          </w:rPr>
          <w:t xml:space="preserve">years </w:t>
        </w:r>
      </w:ins>
      <w:ins w:id="52" w:author="Robbie Parks" w:date="2018-01-18T00:48:00Z">
        <w:r w:rsidR="00E24970">
          <w:rPr>
            <w:rFonts w:ascii="Times New Roman" w:hAnsi="Times New Roman"/>
            <w:sz w:val="24"/>
            <w:szCs w:val="24"/>
            <w:lang w:val="en-US"/>
          </w:rPr>
          <w:t>for all</w:t>
        </w:r>
      </w:ins>
      <w:ins w:id="53" w:author="Robbie Parks" w:date="2018-01-19T10:26:00Z">
        <w:r w:rsidR="00E24970">
          <w:rPr>
            <w:rFonts w:ascii="Times New Roman" w:hAnsi="Times New Roman"/>
            <w:sz w:val="24"/>
            <w:szCs w:val="24"/>
            <w:lang w:val="en-US"/>
          </w:rPr>
          <w:t>-</w:t>
        </w:r>
      </w:ins>
      <w:ins w:id="54" w:author="Robbie Parks" w:date="2018-01-18T00:48:00Z">
        <w:r w:rsidR="00635195">
          <w:rPr>
            <w:rFonts w:ascii="Times New Roman" w:hAnsi="Times New Roman"/>
            <w:sz w:val="24"/>
            <w:szCs w:val="24"/>
            <w:lang w:val="en-US"/>
          </w:rPr>
          <w:t xml:space="preserve">cause mortality </w:t>
        </w:r>
      </w:ins>
      <w:ins w:id="55" w:author="Robbie Parks" w:date="2018-01-18T00:51:00Z">
        <w:r w:rsidR="00A76F66">
          <w:rPr>
            <w:rFonts w:ascii="Times New Roman" w:hAnsi="Times New Roman"/>
            <w:sz w:val="24"/>
            <w:szCs w:val="24"/>
            <w:lang w:val="en-US"/>
          </w:rPr>
          <w:t xml:space="preserve">from Figure </w:t>
        </w:r>
        <w:r w:rsidR="00016C20">
          <w:rPr>
            <w:rFonts w:ascii="Times New Roman" w:hAnsi="Times New Roman"/>
            <w:sz w:val="24"/>
            <w:szCs w:val="24"/>
            <w:lang w:val="en-US"/>
          </w:rPr>
          <w:t>2 is</w:t>
        </w:r>
      </w:ins>
      <w:ins w:id="56" w:author="Robbie Parks" w:date="2018-01-18T00:46:00Z">
        <w:r w:rsidR="00635195">
          <w:rPr>
            <w:rFonts w:ascii="Times New Roman" w:hAnsi="Times New Roman"/>
            <w:sz w:val="24"/>
            <w:szCs w:val="24"/>
            <w:lang w:val="en-US"/>
          </w:rPr>
          <w:t xml:space="preserve"> explained by the influence of external deaths</w:t>
        </w:r>
      </w:ins>
      <w:ins w:id="57" w:author="Robbie Parks" w:date="2018-01-18T00:49:00Z">
        <w:r w:rsidR="00635195">
          <w:rPr>
            <w:rFonts w:ascii="Times New Roman" w:hAnsi="Times New Roman"/>
            <w:sz w:val="24"/>
            <w:szCs w:val="24"/>
            <w:lang w:val="en-US"/>
          </w:rPr>
          <w:t xml:space="preserve"> peaking</w:t>
        </w:r>
      </w:ins>
      <w:ins w:id="58" w:author="Robbie Parks" w:date="2018-01-18T00:46:00Z">
        <w:r w:rsidR="00635195">
          <w:rPr>
            <w:rFonts w:ascii="Times New Roman" w:hAnsi="Times New Roman"/>
            <w:sz w:val="24"/>
            <w:szCs w:val="24"/>
            <w:lang w:val="en-US"/>
          </w:rPr>
          <w:t xml:space="preserve"> 6 months </w:t>
        </w:r>
      </w:ins>
      <w:ins w:id="59" w:author="Robbie Parks" w:date="2018-01-18T00:49:00Z">
        <w:r w:rsidR="00635195">
          <w:rPr>
            <w:rFonts w:ascii="Times New Roman" w:hAnsi="Times New Roman"/>
            <w:sz w:val="24"/>
            <w:szCs w:val="24"/>
            <w:lang w:val="en-US"/>
          </w:rPr>
          <w:t>apart from the other causes of death.</w:t>
        </w:r>
      </w:ins>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2CD43A6" w14:textId="353EFD2B" w:rsidR="009F3128"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w:t>
      </w:r>
      <w:r w:rsidR="00F44160">
        <w:rPr>
          <w:rFonts w:ascii="Times New Roman" w:hAnsi="Times New Roman"/>
          <w:sz w:val="24"/>
          <w:szCs w:val="24"/>
          <w:lang w:val="en-US"/>
        </w:rPr>
        <w:t xml:space="preserve">all-cause </w:t>
      </w:r>
      <w:r w:rsidRPr="00C0501F">
        <w:rPr>
          <w:rFonts w:ascii="Times New Roman" w:hAnsi="Times New Roman"/>
          <w:sz w:val="24"/>
          <w:szCs w:val="24"/>
          <w:lang w:val="en-US"/>
        </w:rPr>
        <w:t xml:space="preserve">death rates between mortality in peak and minimum months declined </w:t>
      </w:r>
      <w:ins w:id="60" w:author="Robbie Parks" w:date="2018-01-18T01:22:00Z">
        <w:r w:rsidR="00B62D3F">
          <w:rPr>
            <w:rFonts w:ascii="Times New Roman" w:hAnsi="Times New Roman"/>
            <w:sz w:val="24"/>
            <w:szCs w:val="24"/>
            <w:lang w:val="en-US"/>
          </w:rPr>
          <w:t xml:space="preserve">non-significantly </w:t>
        </w:r>
      </w:ins>
      <w:r w:rsidRPr="00C0501F">
        <w:rPr>
          <w:rFonts w:ascii="Times New Roman" w:hAnsi="Times New Roman"/>
          <w:sz w:val="24"/>
          <w:szCs w:val="24"/>
          <w:lang w:val="en-US"/>
        </w:rPr>
        <w:t xml:space="preserve">by less than </w:t>
      </w:r>
      <w:ins w:id="61" w:author="Robbie Parks" w:date="2018-01-18T01:18:00Z">
        <w:r w:rsidR="00A87A63">
          <w:rPr>
            <w:rFonts w:ascii="Times New Roman" w:hAnsi="Times New Roman"/>
            <w:sz w:val="24"/>
            <w:szCs w:val="24"/>
            <w:lang w:val="en-US"/>
          </w:rPr>
          <w:t>eight</w:t>
        </w:r>
      </w:ins>
      <w:del w:id="62" w:author="Robbie Parks" w:date="2018-01-18T01:18:00Z">
        <w:r w:rsidRPr="00C0501F" w:rsidDel="00A87A63">
          <w:rPr>
            <w:rFonts w:ascii="Times New Roman" w:hAnsi="Times New Roman"/>
            <w:sz w:val="24"/>
            <w:szCs w:val="24"/>
            <w:lang w:val="en-US"/>
          </w:rPr>
          <w:delText>seven</w:delText>
        </w:r>
      </w:del>
      <w:r w:rsidRPr="00C0501F">
        <w:rPr>
          <w:rFonts w:ascii="Times New Roman" w:hAnsi="Times New Roman"/>
          <w:sz w:val="24"/>
          <w:szCs w:val="24"/>
          <w:lang w:val="en-US"/>
        </w:rPr>
        <w:t xml:space="preserve"> percentage points for people olde</w:t>
      </w:r>
      <w:r w:rsidR="009B509E">
        <w:rPr>
          <w:rFonts w:ascii="Times New Roman" w:hAnsi="Times New Roman"/>
          <w:sz w:val="24"/>
          <w:szCs w:val="24"/>
          <w:lang w:val="en-US"/>
        </w:rPr>
        <w:t>r than 45 years of age from 1980</w:t>
      </w:r>
      <w:r w:rsidRPr="00C0501F">
        <w:rPr>
          <w:rFonts w:ascii="Times New Roman" w:hAnsi="Times New Roman"/>
          <w:sz w:val="24"/>
          <w:szCs w:val="24"/>
          <w:lang w:val="en-US"/>
        </w:rPr>
        <w:t xml:space="preserve"> to 2013 (Figure </w:t>
      </w:r>
      <w:r w:rsidR="00040FE5" w:rsidRPr="00C0501F">
        <w:rPr>
          <w:rFonts w:ascii="Times New Roman" w:hAnsi="Times New Roman"/>
          <w:sz w:val="24"/>
          <w:szCs w:val="24"/>
          <w:lang w:val="en-US"/>
        </w:rPr>
        <w:t>4</w:t>
      </w:r>
      <w:r w:rsidR="00EF58F0">
        <w:rPr>
          <w:rFonts w:ascii="Times New Roman" w:hAnsi="Times New Roman"/>
          <w:sz w:val="24"/>
          <w:szCs w:val="24"/>
          <w:lang w:val="en-US"/>
        </w:rPr>
        <w:t xml:space="preserve">), </w:t>
      </w:r>
      <w:commentRangeStart w:id="63"/>
      <w:commentRangeStart w:id="64"/>
      <w:r w:rsidR="00EF58F0">
        <w:rPr>
          <w:rFonts w:ascii="Times New Roman" w:hAnsi="Times New Roman"/>
          <w:sz w:val="24"/>
          <w:szCs w:val="24"/>
          <w:lang w:val="en-US"/>
        </w:rPr>
        <w:t>driven by declining seasonal differences in injury deaths</w:t>
      </w:r>
      <w:r w:rsidR="004C1040">
        <w:rPr>
          <w:rFonts w:ascii="Times New Roman" w:hAnsi="Times New Roman"/>
          <w:sz w:val="24"/>
          <w:szCs w:val="24"/>
          <w:lang w:val="en-US"/>
        </w:rPr>
        <w:t xml:space="preserve"> and by the fact that the share of deaths from cardiorespiratory deaths declined over time</w:t>
      </w:r>
      <w:r w:rsidR="00EF58F0">
        <w:rPr>
          <w:rFonts w:ascii="Times New Roman" w:hAnsi="Times New Roman"/>
          <w:sz w:val="24"/>
          <w:szCs w:val="24"/>
          <w:lang w:val="en-US"/>
        </w:rPr>
        <w:t>.</w:t>
      </w:r>
      <w:commentRangeEnd w:id="63"/>
      <w:r w:rsidR="00EF58F0">
        <w:rPr>
          <w:rStyle w:val="CommentReference"/>
          <w:rFonts w:asciiTheme="minorHAnsi" w:eastAsiaTheme="minorHAnsi" w:hAnsiTheme="minorHAnsi" w:cstheme="minorBidi"/>
        </w:rPr>
        <w:commentReference w:id="63"/>
      </w:r>
      <w:commentRangeEnd w:id="64"/>
      <w:r w:rsidR="0071406C">
        <w:rPr>
          <w:rStyle w:val="CommentReference"/>
          <w:rFonts w:asciiTheme="minorHAnsi" w:eastAsiaTheme="minorHAnsi" w:hAnsiTheme="minorHAnsi" w:cstheme="minorBidi"/>
        </w:rPr>
        <w:commentReference w:id="64"/>
      </w:r>
      <w:r w:rsidR="00EF58F0">
        <w:rPr>
          <w:rFonts w:ascii="Times New Roman" w:hAnsi="Times New Roman"/>
          <w:sz w:val="24"/>
          <w:szCs w:val="24"/>
          <w:lang w:val="en-US"/>
        </w:rPr>
        <w:t xml:space="preserve"> </w:t>
      </w:r>
      <w:r w:rsidRPr="00C0501F">
        <w:rPr>
          <w:rFonts w:ascii="Times New Roman" w:hAnsi="Times New Roman"/>
          <w:sz w:val="24"/>
          <w:szCs w:val="24"/>
          <w:lang w:val="en-US"/>
        </w:rPr>
        <w:t xml:space="preserve">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 xml:space="preserve">declined significantly in younger ages, by </w:t>
      </w:r>
      <w:ins w:id="65" w:author="Robbie Parks" w:date="2018-01-18T01:24:00Z">
        <w:r w:rsidR="00B62D3F">
          <w:rPr>
            <w:rFonts w:ascii="Times New Roman" w:hAnsi="Times New Roman"/>
            <w:sz w:val="24"/>
            <w:szCs w:val="24"/>
            <w:lang w:val="en-US"/>
          </w:rPr>
          <w:t>over</w:t>
        </w:r>
      </w:ins>
      <w:del w:id="66" w:author="Robbie Parks" w:date="2018-01-18T01:24:00Z">
        <w:r w:rsidRPr="00C0501F" w:rsidDel="00B62D3F">
          <w:rPr>
            <w:rFonts w:ascii="Times New Roman" w:hAnsi="Times New Roman"/>
            <w:sz w:val="24"/>
            <w:szCs w:val="24"/>
            <w:lang w:val="en-US"/>
          </w:rPr>
          <w:delText>nearly 25</w:delText>
        </w:r>
      </w:del>
      <w:r w:rsidRPr="00C0501F">
        <w:rPr>
          <w:rFonts w:ascii="Times New Roman" w:hAnsi="Times New Roman"/>
          <w:sz w:val="24"/>
          <w:szCs w:val="24"/>
          <w:lang w:val="en-US"/>
        </w:rPr>
        <w:t xml:space="preserve"> </w:t>
      </w:r>
      <w:ins w:id="67" w:author="Robbie Parks" w:date="2018-01-18T01:33:00Z">
        <w:r w:rsidR="0071406C">
          <w:rPr>
            <w:rFonts w:ascii="Times New Roman" w:hAnsi="Times New Roman"/>
            <w:sz w:val="24"/>
            <w:szCs w:val="24"/>
            <w:lang w:val="en-US"/>
          </w:rPr>
          <w:t xml:space="preserve">25 </w:t>
        </w:r>
      </w:ins>
      <w:r w:rsidRPr="00C0501F">
        <w:rPr>
          <w:rFonts w:ascii="Times New Roman" w:hAnsi="Times New Roman"/>
          <w:sz w:val="24"/>
          <w:szCs w:val="24"/>
          <w:lang w:val="en-US"/>
        </w:rPr>
        <w:t>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w:t>
      </w:r>
      <w:r w:rsidR="00EF58F0">
        <w:rPr>
          <w:rFonts w:ascii="Times New Roman" w:hAnsi="Times New Roman"/>
          <w:sz w:val="24"/>
          <w:szCs w:val="24"/>
          <w:lang w:val="en-US"/>
        </w:rPr>
        <w:t xml:space="preserve">, largely </w:t>
      </w:r>
      <w:r w:rsidR="009B11D1">
        <w:rPr>
          <w:rFonts w:ascii="Times New Roman" w:hAnsi="Times New Roman"/>
          <w:sz w:val="24"/>
          <w:szCs w:val="24"/>
          <w:lang w:val="en-US"/>
        </w:rPr>
        <w:t>driven</w:t>
      </w:r>
      <w:r w:rsidR="004C1040">
        <w:rPr>
          <w:rFonts w:ascii="Times New Roman" w:hAnsi="Times New Roman"/>
          <w:sz w:val="24"/>
          <w:szCs w:val="24"/>
          <w:lang w:val="en-US"/>
        </w:rPr>
        <w:t xml:space="preserve"> in </w:t>
      </w:r>
      <w:r w:rsidR="009B11D1">
        <w:rPr>
          <w:rFonts w:ascii="Times New Roman" w:hAnsi="Times New Roman"/>
          <w:sz w:val="24"/>
          <w:szCs w:val="24"/>
          <w:lang w:val="en-US"/>
        </w:rPr>
        <w:t xml:space="preserve">the declining difference between </w:t>
      </w:r>
      <w:r w:rsidR="004C1040">
        <w:rPr>
          <w:rFonts w:ascii="Times New Roman" w:hAnsi="Times New Roman"/>
          <w:sz w:val="24"/>
          <w:szCs w:val="24"/>
          <w:lang w:val="en-US"/>
        </w:rPr>
        <w:t>summer and winter</w:t>
      </w:r>
      <w:r w:rsidR="00EF58F0">
        <w:rPr>
          <w:rFonts w:ascii="Times New Roman" w:hAnsi="Times New Roman"/>
          <w:sz w:val="24"/>
          <w:szCs w:val="24"/>
          <w:lang w:val="en-US"/>
        </w:rPr>
        <w:t xml:space="preserve"> </w:t>
      </w:r>
      <w:r w:rsidR="009B11D1">
        <w:rPr>
          <w:rFonts w:ascii="Times New Roman" w:hAnsi="Times New Roman"/>
          <w:sz w:val="24"/>
          <w:szCs w:val="24"/>
          <w:lang w:val="en-US"/>
        </w:rPr>
        <w:t>injury deaths</w:t>
      </w:r>
      <w:r w:rsidRPr="00C0501F">
        <w:rPr>
          <w:rFonts w:ascii="Times New Roman" w:hAnsi="Times New Roman"/>
          <w:sz w:val="24"/>
          <w:szCs w:val="24"/>
          <w:lang w:val="en-US"/>
        </w:rPr>
        <w:t>. Under five years of age, percent seasonal difference</w:t>
      </w:r>
      <w:r w:rsidR="009B11D1">
        <w:rPr>
          <w:rFonts w:ascii="Times New Roman" w:hAnsi="Times New Roman"/>
          <w:sz w:val="24"/>
          <w:szCs w:val="24"/>
          <w:lang w:val="en-US"/>
        </w:rPr>
        <w:t xml:space="preserve"> in all-cause death rates</w:t>
      </w:r>
      <w:r w:rsidRPr="00C0501F">
        <w:rPr>
          <w:rFonts w:ascii="Times New Roman" w:hAnsi="Times New Roman"/>
          <w:sz w:val="24"/>
          <w:szCs w:val="24"/>
          <w:lang w:val="en-US"/>
        </w:rPr>
        <w:t xml:space="preserve"> declined by a statistically-significant 13.2 percentage points (95% CI 8.1 to 18.2) for boys but only a statistically insignificant 5.0 percentage points (-12.0 to 2.0) for girls.</w:t>
      </w:r>
      <w:r w:rsidR="009B11D1">
        <w:rPr>
          <w:rFonts w:ascii="Times New Roman" w:hAnsi="Times New Roman"/>
          <w:sz w:val="24"/>
          <w:szCs w:val="24"/>
          <w:lang w:val="en-US"/>
        </w:rPr>
        <w:t xml:space="preserve"> This decline was a net effect of declining winter-summer difference in cardiorespiratory deaths and increasing summer-winter difference in injury deaths.</w:t>
      </w:r>
      <w:ins w:id="68" w:author="Robbie Parks" w:date="2018-01-18T01:35:00Z">
        <w:r w:rsidR="009F3128">
          <w:rPr>
            <w:rFonts w:ascii="Times New Roman" w:hAnsi="Times New Roman"/>
            <w:sz w:val="24"/>
            <w:szCs w:val="24"/>
            <w:lang w:val="en-US"/>
          </w:rPr>
          <w:t xml:space="preserve"> Significant </w:t>
        </w:r>
      </w:ins>
      <w:ins w:id="69" w:author="Robbie Parks" w:date="2018-01-18T01:36:00Z">
        <w:r w:rsidR="009F3128">
          <w:rPr>
            <w:rFonts w:ascii="Times New Roman" w:hAnsi="Times New Roman"/>
            <w:sz w:val="24"/>
            <w:szCs w:val="24"/>
            <w:lang w:val="en-US"/>
          </w:rPr>
          <w:t>changes</w:t>
        </w:r>
      </w:ins>
      <w:ins w:id="70" w:author="Robbie Parks" w:date="2018-01-18T01:35:00Z">
        <w:r w:rsidR="009F3128">
          <w:rPr>
            <w:rFonts w:ascii="Times New Roman" w:hAnsi="Times New Roman"/>
            <w:sz w:val="24"/>
            <w:szCs w:val="24"/>
            <w:lang w:val="en-US"/>
          </w:rPr>
          <w:t xml:space="preserve"> in </w:t>
        </w:r>
      </w:ins>
      <w:ins w:id="71" w:author="Robbie Parks" w:date="2018-01-18T01:36:00Z">
        <w:r w:rsidR="009F3128">
          <w:rPr>
            <w:rFonts w:ascii="Times New Roman" w:hAnsi="Times New Roman"/>
            <w:sz w:val="24"/>
            <w:szCs w:val="24"/>
            <w:lang w:val="en-US"/>
          </w:rPr>
          <w:t>cardiorespiratory deaths were restricted to</w:t>
        </w:r>
      </w:ins>
      <w:ins w:id="72" w:author="Robbie Parks" w:date="2018-01-18T01:37:00Z">
        <w:r w:rsidR="009F3128">
          <w:rPr>
            <w:rFonts w:ascii="Times New Roman" w:hAnsi="Times New Roman"/>
            <w:sz w:val="24"/>
            <w:szCs w:val="24"/>
            <w:lang w:val="en-US"/>
          </w:rPr>
          <w:t xml:space="preserve"> a decrease for</w:t>
        </w:r>
      </w:ins>
      <w:ins w:id="73" w:author="Robbie Parks" w:date="2018-01-18T01:36:00Z">
        <w:r w:rsidR="009F3128">
          <w:rPr>
            <w:rFonts w:ascii="Times New Roman" w:hAnsi="Times New Roman"/>
            <w:sz w:val="24"/>
            <w:szCs w:val="24"/>
            <w:lang w:val="en-US"/>
          </w:rPr>
          <w:t xml:space="preserve"> 0-4 boys of -41.0 percentage points (-13.2 to -68.8)</w:t>
        </w:r>
      </w:ins>
      <w:ins w:id="74" w:author="Robbie Parks" w:date="2018-01-18T01:37:00Z">
        <w:r w:rsidR="009F3128">
          <w:rPr>
            <w:rFonts w:ascii="Times New Roman" w:hAnsi="Times New Roman"/>
            <w:sz w:val="24"/>
            <w:szCs w:val="24"/>
            <w:lang w:val="en-US"/>
          </w:rPr>
          <w:t xml:space="preserve"> and </w:t>
        </w:r>
      </w:ins>
      <w:ins w:id="75" w:author="Robbie Parks" w:date="2018-01-18T01:38:00Z">
        <w:r w:rsidR="009F3128">
          <w:rPr>
            <w:rFonts w:ascii="Times New Roman" w:hAnsi="Times New Roman"/>
            <w:sz w:val="24"/>
            <w:szCs w:val="24"/>
            <w:lang w:val="en-US"/>
          </w:rPr>
          <w:t xml:space="preserve">an increase in </w:t>
        </w:r>
        <w:r w:rsidR="005773A8">
          <w:rPr>
            <w:rFonts w:ascii="Times New Roman" w:hAnsi="Times New Roman"/>
            <w:sz w:val="24"/>
            <w:szCs w:val="24"/>
            <w:lang w:val="en-US"/>
          </w:rPr>
          <w:t>25-34</w:t>
        </w:r>
        <w:r w:rsidR="009F3128">
          <w:rPr>
            <w:rFonts w:ascii="Times New Roman" w:hAnsi="Times New Roman"/>
            <w:sz w:val="24"/>
            <w:szCs w:val="24"/>
            <w:lang w:val="en-US"/>
          </w:rPr>
          <w:t xml:space="preserve"> </w:t>
        </w:r>
      </w:ins>
      <w:ins w:id="76" w:author="Robbie Parks" w:date="2018-01-18T01:40:00Z">
        <w:r w:rsidR="005773A8">
          <w:rPr>
            <w:rFonts w:ascii="Times New Roman" w:hAnsi="Times New Roman"/>
            <w:sz w:val="24"/>
            <w:szCs w:val="24"/>
            <w:lang w:val="en-US"/>
          </w:rPr>
          <w:t>men</w:t>
        </w:r>
      </w:ins>
      <w:ins w:id="77" w:author="Robbie Parks" w:date="2018-01-18T01:38:00Z">
        <w:r w:rsidR="009F3128">
          <w:rPr>
            <w:rFonts w:ascii="Times New Roman" w:hAnsi="Times New Roman"/>
            <w:sz w:val="24"/>
            <w:szCs w:val="24"/>
            <w:lang w:val="en-US"/>
          </w:rPr>
          <w:t xml:space="preserve"> of </w:t>
        </w:r>
      </w:ins>
      <w:ins w:id="78" w:author="Robbie Parks" w:date="2018-01-18T01:40:00Z">
        <w:r w:rsidR="005773A8">
          <w:rPr>
            <w:rFonts w:ascii="Times New Roman" w:hAnsi="Times New Roman"/>
            <w:sz w:val="24"/>
            <w:szCs w:val="24"/>
            <w:lang w:val="en-US"/>
          </w:rPr>
          <w:t>12.1 percentage points (</w:t>
        </w:r>
      </w:ins>
      <w:ins w:id="79" w:author="Robbie Parks" w:date="2018-01-18T01:41:00Z">
        <w:r w:rsidR="005773A8">
          <w:rPr>
            <w:rFonts w:ascii="Times New Roman" w:hAnsi="Times New Roman"/>
            <w:sz w:val="24"/>
            <w:szCs w:val="24"/>
            <w:lang w:val="en-US"/>
          </w:rPr>
          <w:t>0.5 to 23.7).</w:t>
        </w:r>
      </w:ins>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6A559C4E" w14:textId="43A770B3" w:rsidR="000B343F" w:rsidRDefault="009B11D1"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The sub</w:t>
      </w:r>
      <w:r w:rsidR="000210D1" w:rsidRPr="00C0501F">
        <w:rPr>
          <w:rFonts w:ascii="Times New Roman" w:hAnsi="Times New Roman"/>
          <w:sz w:val="24"/>
          <w:szCs w:val="24"/>
          <w:lang w:val="en-US"/>
        </w:rPr>
        <w:t xml:space="preserve">national </w:t>
      </w:r>
      <w:r w:rsidR="00236AF3" w:rsidRPr="00C0501F">
        <w:rPr>
          <w:rFonts w:ascii="Times New Roman" w:hAnsi="Times New Roman"/>
          <w:sz w:val="24"/>
          <w:szCs w:val="24"/>
          <w:lang w:val="en-US"/>
        </w:rPr>
        <w:t>center</w:t>
      </w:r>
      <w:r w:rsidR="000210D1" w:rsidRPr="00C0501F">
        <w:rPr>
          <w:rFonts w:ascii="Times New Roman" w:hAnsi="Times New Roman"/>
          <w:sz w:val="24"/>
          <w:szCs w:val="24"/>
          <w:lang w:val="en-US"/>
        </w:rPr>
        <w:t xml:space="preserve"> of gravity analysis shows that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peaks and minima in different climate regions are consistent with the national ones (Figure </w:t>
      </w:r>
      <w:r w:rsidR="00040FE5" w:rsidRPr="00C0501F">
        <w:rPr>
          <w:rFonts w:ascii="Times New Roman" w:hAnsi="Times New Roman"/>
          <w:sz w:val="24"/>
          <w:szCs w:val="24"/>
          <w:lang w:val="en-US"/>
        </w:rPr>
        <w:t>5</w:t>
      </w:r>
      <w:r w:rsidR="000210D1" w:rsidRPr="00C0501F">
        <w:rPr>
          <w:rFonts w:ascii="Times New Roman" w:hAnsi="Times New Roman"/>
          <w:sz w:val="24"/>
          <w:szCs w:val="24"/>
          <w:lang w:val="en-US"/>
        </w:rPr>
        <w:t xml:space="preserve">), indicating the </w:t>
      </w:r>
      <w:r w:rsidR="000210D1" w:rsidRPr="00C0501F">
        <w:rPr>
          <w:rFonts w:ascii="Times New Roman" w:hAnsi="Times New Roman"/>
          <w:sz w:val="24"/>
          <w:szCs w:val="24"/>
          <w:lang w:val="en-US"/>
        </w:rPr>
        <w:lastRenderedPageBreak/>
        <w:t>seasonality is largely independent of geography. The relative homogeneity of the timing of maximum</w:t>
      </w:r>
      <w:ins w:id="80" w:author="Robbie Parks" w:date="2018-01-18T02:05:00Z">
        <w:r w:rsidR="00A8195E">
          <w:rPr>
            <w:rFonts w:ascii="Times New Roman" w:hAnsi="Times New Roman"/>
            <w:sz w:val="24"/>
            <w:szCs w:val="24"/>
            <w:lang w:val="en-US"/>
          </w:rPr>
          <w:t xml:space="preserve"> and minimum</w:t>
        </w:r>
      </w:ins>
      <w:del w:id="81" w:author="Robbie Parks" w:date="2018-01-18T01:51:00Z">
        <w:r w:rsidR="000210D1" w:rsidRPr="00C0501F" w:rsidDel="00214C19">
          <w:rPr>
            <w:rFonts w:ascii="Times New Roman" w:hAnsi="Times New Roman"/>
            <w:sz w:val="24"/>
            <w:szCs w:val="24"/>
            <w:lang w:val="en-US"/>
          </w:rPr>
          <w:delText xml:space="preserve"> and</w:delText>
        </w:r>
      </w:del>
      <w:r w:rsidR="000210D1" w:rsidRPr="00C0501F">
        <w:rPr>
          <w:rFonts w:ascii="Times New Roman" w:hAnsi="Times New Roman"/>
          <w:sz w:val="24"/>
          <w:szCs w:val="24"/>
          <w:lang w:val="en-US"/>
        </w:rPr>
        <w:t xml:space="preserve"> mortality is evident, despite the large variation in temperatures that exist between climate regions during the same months. For example, in men and women aged 65-74 years,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w:t>
      </w:r>
      <w:r w:rsidR="00325E17">
        <w:rPr>
          <w:rFonts w:ascii="Times New Roman" w:hAnsi="Times New Roman"/>
          <w:sz w:val="24"/>
          <w:szCs w:val="24"/>
          <w:lang w:val="en-US"/>
        </w:rPr>
        <w:t xml:space="preserve"> in all-cause mortality</w:t>
      </w:r>
      <w:r w:rsidR="000210D1" w:rsidRPr="00C0501F">
        <w:rPr>
          <w:rFonts w:ascii="Times New Roman" w:hAnsi="Times New Roman"/>
          <w:sz w:val="24"/>
          <w:szCs w:val="24"/>
          <w:lang w:val="en-US"/>
        </w:rPr>
        <w:t xml:space="preserve">, despite the large variation in temperature difference between the peak and minimum months (Figure </w:t>
      </w:r>
      <w:r w:rsidR="00040FE5" w:rsidRPr="00C0501F">
        <w:rPr>
          <w:rFonts w:ascii="Times New Roman" w:hAnsi="Times New Roman"/>
          <w:sz w:val="24"/>
          <w:szCs w:val="24"/>
          <w:lang w:val="en-US"/>
        </w:rPr>
        <w:t>6</w:t>
      </w:r>
      <w:r w:rsidR="000210D1" w:rsidRPr="00C0501F">
        <w:rPr>
          <w:rFonts w:ascii="Times New Roman" w:hAnsi="Times New Roman"/>
          <w:sz w:val="24"/>
          <w:szCs w:val="24"/>
          <w:lang w:val="en-US"/>
        </w:rPr>
        <w:t xml:space="preserve">; none of the associations with temperature difference were statistically significant above </w:t>
      </w:r>
      <w:ins w:id="82" w:author="Robbie Parks" w:date="2018-01-22T00:11:00Z">
        <w:r w:rsidR="00037CC3">
          <w:rPr>
            <w:rFonts w:ascii="Times New Roman" w:hAnsi="Times New Roman"/>
            <w:sz w:val="24"/>
            <w:szCs w:val="24"/>
            <w:lang w:val="en-US"/>
          </w:rPr>
          <w:t>2</w:t>
        </w:r>
      </w:ins>
      <w:del w:id="83" w:author="Robbie Parks" w:date="2018-01-22T00:11:00Z">
        <w:r w:rsidR="000210D1" w:rsidRPr="00C0501F" w:rsidDel="00037CC3">
          <w:rPr>
            <w:rFonts w:ascii="Times New Roman" w:hAnsi="Times New Roman"/>
            <w:sz w:val="24"/>
            <w:szCs w:val="24"/>
            <w:lang w:val="en-US"/>
          </w:rPr>
          <w:delText>4</w:delText>
        </w:r>
      </w:del>
      <w:r w:rsidR="000210D1" w:rsidRPr="00C0501F">
        <w:rPr>
          <w:rFonts w:ascii="Times New Roman" w:hAnsi="Times New Roman"/>
          <w:sz w:val="24"/>
          <w:szCs w:val="24"/>
          <w:lang w:val="en-US"/>
        </w:rPr>
        <w:t>5 years of age</w:t>
      </w:r>
      <w:ins w:id="84" w:author="Robbie Parks" w:date="2018-01-22T00:11:00Z">
        <w:r w:rsidR="00037CC3">
          <w:rPr>
            <w:rFonts w:ascii="Times New Roman" w:hAnsi="Times New Roman"/>
            <w:sz w:val="24"/>
            <w:szCs w:val="24"/>
            <w:lang w:val="en-US"/>
          </w:rPr>
          <w:t>, although there were three significant age groups of</w:t>
        </w:r>
      </w:ins>
      <w:ins w:id="85" w:author="Robbie Parks" w:date="2018-01-22T00:12:00Z">
        <w:r w:rsidR="00567BA7">
          <w:rPr>
            <w:rFonts w:ascii="Times New Roman" w:hAnsi="Times New Roman"/>
            <w:sz w:val="24"/>
            <w:szCs w:val="24"/>
            <w:lang w:val="en-US"/>
          </w:rPr>
          <w:t xml:space="preserve"> girls of </w:t>
        </w:r>
      </w:ins>
      <w:ins w:id="86" w:author="Robbie Parks" w:date="2018-01-22T00:11:00Z">
        <w:r w:rsidR="00567BA7">
          <w:rPr>
            <w:rFonts w:ascii="Times New Roman" w:hAnsi="Times New Roman"/>
            <w:sz w:val="24"/>
            <w:szCs w:val="24"/>
            <w:lang w:val="en-US"/>
          </w:rPr>
          <w:t xml:space="preserve">0-4, </w:t>
        </w:r>
      </w:ins>
      <w:ins w:id="87" w:author="Robbie Parks" w:date="2018-01-22T00:12:00Z">
        <w:r w:rsidR="00567BA7">
          <w:rPr>
            <w:rFonts w:ascii="Times New Roman" w:hAnsi="Times New Roman"/>
            <w:sz w:val="24"/>
            <w:szCs w:val="24"/>
            <w:lang w:val="en-US"/>
          </w:rPr>
          <w:t xml:space="preserve">and men of </w:t>
        </w:r>
      </w:ins>
      <w:ins w:id="88" w:author="Robbie Parks" w:date="2018-01-22T00:11:00Z">
        <w:r w:rsidR="00567BA7">
          <w:rPr>
            <w:rFonts w:ascii="Times New Roman" w:hAnsi="Times New Roman"/>
            <w:sz w:val="24"/>
            <w:szCs w:val="24"/>
            <w:lang w:val="en-US"/>
          </w:rPr>
          <w:t>15-24</w:t>
        </w:r>
      </w:ins>
      <w:ins w:id="89" w:author="Robbie Parks" w:date="2018-01-22T00:12:00Z">
        <w:r w:rsidR="00567BA7">
          <w:rPr>
            <w:rFonts w:ascii="Times New Roman" w:hAnsi="Times New Roman"/>
            <w:sz w:val="24"/>
            <w:szCs w:val="24"/>
            <w:lang w:val="en-US"/>
          </w:rPr>
          <w:t>,</w:t>
        </w:r>
      </w:ins>
      <w:ins w:id="90" w:author="Robbie Parks" w:date="2018-01-22T00:11:00Z">
        <w:r w:rsidR="00567BA7">
          <w:rPr>
            <w:rFonts w:ascii="Times New Roman" w:hAnsi="Times New Roman"/>
            <w:sz w:val="24"/>
            <w:szCs w:val="24"/>
            <w:lang w:val="en-US"/>
          </w:rPr>
          <w:t xml:space="preserve"> </w:t>
        </w:r>
      </w:ins>
      <w:ins w:id="91" w:author="Robbie Parks" w:date="2018-01-22T00:12:00Z">
        <w:r w:rsidR="00567BA7">
          <w:rPr>
            <w:rFonts w:ascii="Times New Roman" w:hAnsi="Times New Roman"/>
            <w:sz w:val="24"/>
            <w:szCs w:val="24"/>
            <w:lang w:val="en-US"/>
          </w:rPr>
          <w:t>25-34 years</w:t>
        </w:r>
      </w:ins>
      <w:r w:rsidR="000210D1" w:rsidRPr="00C0501F">
        <w:rPr>
          <w:rFonts w:ascii="Times New Roman" w:hAnsi="Times New Roman"/>
          <w:sz w:val="24"/>
          <w:szCs w:val="24"/>
          <w:lang w:val="en-US"/>
        </w:rPr>
        <w:t xml:space="preserve">). </w:t>
      </w:r>
      <w:ins w:id="92" w:author="Robbie Parks" w:date="2018-01-18T01:52:00Z">
        <w:r w:rsidR="00214C19" w:rsidRPr="00214C19">
          <w:rPr>
            <w:rFonts w:ascii="Times New Roman" w:hAnsi="Times New Roman"/>
            <w:sz w:val="24"/>
            <w:szCs w:val="24"/>
            <w:lang w:val="en-US"/>
          </w:rPr>
          <w:t xml:space="preserve"> </w:t>
        </w:r>
        <w:r w:rsidR="00214C19">
          <w:rPr>
            <w:rFonts w:ascii="Times New Roman" w:hAnsi="Times New Roman"/>
            <w:sz w:val="24"/>
            <w:szCs w:val="24"/>
            <w:lang w:val="en-US"/>
          </w:rPr>
          <w:t xml:space="preserve">The homogeneity of peak mortality through climate regions is generally true of the cause-specific analysis too, </w:t>
        </w:r>
      </w:ins>
      <w:ins w:id="93" w:author="Robbie Parks" w:date="2018-01-18T11:21:00Z">
        <w:r w:rsidR="00FF6541">
          <w:rPr>
            <w:rFonts w:ascii="Times New Roman" w:hAnsi="Times New Roman"/>
            <w:sz w:val="24"/>
            <w:szCs w:val="24"/>
            <w:lang w:val="en-US"/>
          </w:rPr>
          <w:t xml:space="preserve">with a </w:t>
        </w:r>
      </w:ins>
      <w:ins w:id="94" w:author="Robbie Parks" w:date="2018-01-18T01:52:00Z">
        <w:r w:rsidR="00214C19">
          <w:rPr>
            <w:rFonts w:ascii="Times New Roman" w:hAnsi="Times New Roman"/>
            <w:sz w:val="24"/>
            <w:szCs w:val="24"/>
            <w:lang w:val="en-US"/>
          </w:rPr>
          <w:t>notable except</w:t>
        </w:r>
      </w:ins>
      <w:ins w:id="95" w:author="Robbie Parks" w:date="2018-01-18T11:20:00Z">
        <w:r w:rsidR="00FF6541">
          <w:rPr>
            <w:rFonts w:ascii="Times New Roman" w:hAnsi="Times New Roman"/>
            <w:sz w:val="24"/>
            <w:szCs w:val="24"/>
            <w:lang w:val="en-US"/>
          </w:rPr>
          <w:t>ion</w:t>
        </w:r>
      </w:ins>
      <w:ins w:id="96" w:author="Robbie Parks" w:date="2018-01-18T01:52:00Z">
        <w:r w:rsidR="00214C19">
          <w:rPr>
            <w:rFonts w:ascii="Times New Roman" w:hAnsi="Times New Roman"/>
            <w:sz w:val="24"/>
            <w:szCs w:val="24"/>
            <w:lang w:val="en-US"/>
          </w:rPr>
          <w:t xml:space="preserve"> in injuries </w:t>
        </w:r>
      </w:ins>
      <w:ins w:id="97" w:author="Robbie Parks" w:date="2018-01-18T01:53:00Z">
        <w:r w:rsidR="00214C19">
          <w:rPr>
            <w:rFonts w:ascii="Times New Roman" w:hAnsi="Times New Roman"/>
            <w:sz w:val="24"/>
            <w:szCs w:val="24"/>
            <w:lang w:val="en-US"/>
          </w:rPr>
          <w:t>with</w:t>
        </w:r>
      </w:ins>
      <w:ins w:id="98" w:author="Robbie Parks" w:date="2018-01-18T01:52:00Z">
        <w:r w:rsidR="00214C19">
          <w:rPr>
            <w:rFonts w:ascii="Times New Roman" w:hAnsi="Times New Roman"/>
            <w:sz w:val="24"/>
            <w:szCs w:val="24"/>
            <w:lang w:val="en-US"/>
          </w:rPr>
          <w:t xml:space="preserve"> 55-64 men and 65-74 women strong regional differences</w:t>
        </w:r>
      </w:ins>
      <w:ins w:id="99" w:author="Robbie Parks" w:date="2018-01-18T01:53:00Z">
        <w:r w:rsidR="00765400">
          <w:rPr>
            <w:rFonts w:ascii="Times New Roman" w:hAnsi="Times New Roman"/>
            <w:sz w:val="24"/>
            <w:szCs w:val="24"/>
            <w:lang w:val="en-US"/>
          </w:rPr>
          <w:t>, (with Northeast peak mortality for injuries in January and Northwest peak mortality in August)</w:t>
        </w:r>
      </w:ins>
      <w:ins w:id="100" w:author="Robbie Parks" w:date="2018-01-18T01:52:00Z">
        <w:r w:rsidR="00214C19">
          <w:rPr>
            <w:rFonts w:ascii="Times New Roman" w:hAnsi="Times New Roman"/>
            <w:sz w:val="24"/>
            <w:szCs w:val="24"/>
            <w:lang w:val="en-US"/>
          </w:rPr>
          <w:t xml:space="preserve"> (Figure S?).</w:t>
        </w:r>
      </w:ins>
    </w:p>
    <w:p w14:paraId="78F6061F" w14:textId="43E94D44" w:rsidR="000B343F" w:rsidRDefault="000B343F" w:rsidP="00C33FFB">
      <w:pPr>
        <w:spacing w:after="0" w:line="480" w:lineRule="auto"/>
        <w:jc w:val="both"/>
        <w:rPr>
          <w:ins w:id="101" w:author="Robbie Parks" w:date="2018-01-19T10:07:00Z"/>
          <w:rFonts w:ascii="Times New Roman" w:hAnsi="Times New Roman"/>
          <w:sz w:val="24"/>
          <w:szCs w:val="24"/>
          <w:lang w:val="en-US"/>
        </w:rPr>
      </w:pPr>
    </w:p>
    <w:p w14:paraId="5585EDAE" w14:textId="77777777" w:rsidR="007F05EF" w:rsidRDefault="007F05EF" w:rsidP="00C33FFB">
      <w:pPr>
        <w:spacing w:after="0" w:line="480" w:lineRule="auto"/>
        <w:jc w:val="both"/>
        <w:rPr>
          <w:rFonts w:ascii="Times New Roman" w:hAnsi="Times New Roman"/>
          <w:sz w:val="24"/>
          <w:szCs w:val="24"/>
          <w:lang w:val="en-US"/>
        </w:rPr>
      </w:pPr>
    </w:p>
    <w:p w14:paraId="6845EF9C" w14:textId="060FDBCE" w:rsidR="0042218D" w:rsidRPr="0042218D" w:rsidRDefault="0042218D" w:rsidP="00C33FFB">
      <w:pPr>
        <w:spacing w:after="0" w:line="480" w:lineRule="auto"/>
        <w:jc w:val="both"/>
        <w:rPr>
          <w:rFonts w:ascii="Times New Roman" w:hAnsi="Times New Roman"/>
          <w:b/>
          <w:sz w:val="24"/>
          <w:szCs w:val="24"/>
          <w:lang w:val="en-US"/>
        </w:rPr>
      </w:pPr>
      <w:r w:rsidRPr="0042218D">
        <w:rPr>
          <w:rFonts w:ascii="Times New Roman" w:hAnsi="Times New Roman"/>
          <w:b/>
          <w:sz w:val="24"/>
          <w:szCs w:val="24"/>
          <w:lang w:val="en-US"/>
        </w:rPr>
        <w:t>Strengths and limitations</w:t>
      </w:r>
    </w:p>
    <w:p w14:paraId="63228387" w14:textId="04D6C698" w:rsidR="0042218D" w:rsidRPr="00C0501F" w:rsidRDefault="0042218D" w:rsidP="0042218D">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strengths of our study are its innovative methods of characterizing seasonality of mort</w:t>
      </w:r>
      <w:r>
        <w:rPr>
          <w:rFonts w:ascii="Times New Roman" w:hAnsi="Times New Roman"/>
          <w:sz w:val="24"/>
          <w:szCs w:val="24"/>
          <w:lang w:val="en-US"/>
        </w:rPr>
        <w:t xml:space="preserve">ality dynamically over space and </w:t>
      </w:r>
      <w:r w:rsidRPr="00C0501F">
        <w:rPr>
          <w:rFonts w:ascii="Times New Roman" w:hAnsi="Times New Roman"/>
          <w:sz w:val="24"/>
          <w:szCs w:val="24"/>
          <w:lang w:val="en-US"/>
        </w:rPr>
        <w:t>time</w:t>
      </w:r>
      <w:r>
        <w:rPr>
          <w:rFonts w:ascii="Times New Roman" w:hAnsi="Times New Roman"/>
          <w:sz w:val="24"/>
          <w:szCs w:val="24"/>
          <w:lang w:val="en-US"/>
        </w:rPr>
        <w:t>, by age group and cause of death</w:t>
      </w:r>
      <w:r w:rsidRPr="00C0501F">
        <w:rPr>
          <w:rFonts w:ascii="Times New Roman" w:hAnsi="Times New Roman"/>
          <w:sz w:val="24"/>
          <w:szCs w:val="24"/>
          <w:lang w:val="en-US"/>
        </w:rPr>
        <w:t>; using wavelet and center of gravity analyses; using ERA-Interim data output to compare the association between temperature and seasonality of death</w:t>
      </w:r>
      <w:r>
        <w:rPr>
          <w:rFonts w:ascii="Times New Roman" w:hAnsi="Times New Roman"/>
          <w:sz w:val="24"/>
          <w:szCs w:val="24"/>
          <w:lang w:val="en-US"/>
        </w:rPr>
        <w:t xml:space="preserve"> across regions</w:t>
      </w:r>
      <w:r w:rsidRPr="00C0501F">
        <w:rPr>
          <w:rFonts w:ascii="Times New Roman" w:hAnsi="Times New Roman"/>
          <w:sz w:val="24"/>
          <w:szCs w:val="24"/>
          <w:lang w:val="en-US"/>
        </w:rPr>
        <w:t>.</w:t>
      </w:r>
      <w:r>
        <w:rPr>
          <w:rFonts w:ascii="Times New Roman" w:hAnsi="Times New Roman"/>
          <w:sz w:val="24"/>
          <w:szCs w:val="24"/>
          <w:lang w:val="en-US"/>
        </w:rPr>
        <w:t xml:space="preserve"> </w:t>
      </w:r>
      <w:r w:rsidRPr="0042218D">
        <w:rPr>
          <w:rFonts w:ascii="Times New Roman" w:hAnsi="Times New Roman"/>
          <w:sz w:val="24"/>
          <w:szCs w:val="24"/>
          <w:lang w:val="en-US"/>
        </w:rPr>
        <w:t>A limitation of our study is that we used broad causes of death so that we have sufficient number of deaths by age group, sex, year, climatic region and cause of death. Different diseases and injuries may be different</w:t>
      </w:r>
      <w:r w:rsidR="00101D00">
        <w:rPr>
          <w:rFonts w:ascii="Times New Roman" w:hAnsi="Times New Roman"/>
          <w:sz w:val="24"/>
          <w:szCs w:val="24"/>
          <w:lang w:val="en-US"/>
        </w:rPr>
        <w:t xml:space="preserve">ially affected by environmental, </w:t>
      </w:r>
      <w:r w:rsidRPr="0042218D">
        <w:rPr>
          <w:rFonts w:ascii="Times New Roman" w:hAnsi="Times New Roman"/>
          <w:sz w:val="24"/>
          <w:szCs w:val="24"/>
          <w:lang w:val="en-US"/>
        </w:rPr>
        <w:t>behavioral</w:t>
      </w:r>
      <w:r w:rsidR="00101D00">
        <w:rPr>
          <w:rFonts w:ascii="Times New Roman" w:hAnsi="Times New Roman"/>
          <w:sz w:val="24"/>
          <w:szCs w:val="24"/>
          <w:lang w:val="en-US"/>
        </w:rPr>
        <w:t xml:space="preserve"> and healthcare</w:t>
      </w:r>
      <w:r w:rsidRPr="0042218D">
        <w:rPr>
          <w:rFonts w:ascii="Times New Roman" w:hAnsi="Times New Roman"/>
          <w:sz w:val="24"/>
          <w:szCs w:val="24"/>
          <w:lang w:val="en-US"/>
        </w:rPr>
        <w:t xml:space="preserve"> factors associated with season and hence differ in their seasonal behavior. For example, suicides have been found to peak in early </w:t>
      </w:r>
      <w:r w:rsidRPr="0042218D">
        <w:rPr>
          <w:rFonts w:ascii="Times New Roman" w:hAnsi="Times New Roman"/>
          <w:sz w:val="24"/>
          <w:szCs w:val="24"/>
          <w:lang w:val="en-US"/>
        </w:rPr>
        <w:lastRenderedPageBreak/>
        <w:t>spring,</w:t>
      </w:r>
      <w:ins w:id="102" w:author="Robbie Parks" w:date="2018-01-18T02:16:00Z">
        <w:r w:rsidR="00577DE0">
          <w:rPr>
            <w:rFonts w:ascii="Times New Roman" w:hAnsi="Times New Roman"/>
            <w:sz w:val="24"/>
            <w:szCs w:val="24"/>
            <w:lang w:val="en-US"/>
          </w:rPr>
          <w:fldChar w:fldCharType="begin" w:fldLock="1"/>
        </w:r>
      </w:ins>
      <w:r w:rsidR="00A0361C">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"&lt;sup&gt;19&lt;/sup&gt;", "plainTextFormattedCitation" : "19", "previouslyFormattedCitation" : "&lt;sup&gt;19&lt;/sup&gt;" }, "properties" : {  }, "schema" : "https://github.com/citation-style-language/schema/raw/master/csl-citation.json" }</w:instrText>
      </w:r>
      <w:r w:rsidR="00577DE0">
        <w:rPr>
          <w:rFonts w:ascii="Times New Roman" w:hAnsi="Times New Roman"/>
          <w:sz w:val="24"/>
          <w:szCs w:val="24"/>
          <w:lang w:val="en-US"/>
        </w:rPr>
        <w:fldChar w:fldCharType="separate"/>
      </w:r>
      <w:r w:rsidR="00A0361C" w:rsidRPr="00A0361C">
        <w:rPr>
          <w:rFonts w:ascii="Times New Roman" w:hAnsi="Times New Roman"/>
          <w:noProof/>
          <w:sz w:val="24"/>
          <w:szCs w:val="24"/>
          <w:vertAlign w:val="superscript"/>
          <w:lang w:val="en-US"/>
        </w:rPr>
        <w:t>19</w:t>
      </w:r>
      <w:ins w:id="103" w:author="Robbie Parks" w:date="2018-01-18T02:16:00Z">
        <w:r w:rsidR="00577DE0">
          <w:rPr>
            <w:rFonts w:ascii="Times New Roman" w:hAnsi="Times New Roman"/>
            <w:sz w:val="24"/>
            <w:szCs w:val="24"/>
            <w:lang w:val="en-US"/>
          </w:rPr>
          <w:fldChar w:fldCharType="end"/>
        </w:r>
      </w:ins>
      <w:r w:rsidRPr="0042218D">
        <w:rPr>
          <w:rFonts w:ascii="Times New Roman" w:hAnsi="Times New Roman"/>
          <w:sz w:val="24"/>
          <w:szCs w:val="24"/>
          <w:lang w:val="en-US"/>
        </w:rPr>
        <w:t xml:space="preserve"> and cardiovascular disease mortality may peak earlier in the winter than that from respiratory conditions.</w:t>
      </w:r>
      <w:ins w:id="104" w:author="Robbie Parks" w:date="2018-01-18T02:15:00Z">
        <w:r w:rsidR="00577DE0">
          <w:rPr>
            <w:rFonts w:ascii="Times New Roman" w:hAnsi="Times New Roman"/>
            <w:sz w:val="24"/>
            <w:szCs w:val="24"/>
            <w:lang w:val="en-US"/>
          </w:rPr>
          <w:fldChar w:fldCharType="begin" w:fldLock="1"/>
        </w:r>
      </w:ins>
      <w:r w:rsidR="00A0361C">
        <w:rPr>
          <w:rFonts w:ascii="Times New Roman" w:hAnsi="Times New Roman"/>
          <w:sz w:val="24"/>
          <w:szCs w:val="24"/>
          <w:lang w:val="en-US"/>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"&lt;sup&gt;20&lt;/sup&gt;", "plainTextFormattedCitation" : "20", "previouslyFormattedCitation" : "&lt;sup&gt;20&lt;/sup&gt;" }, "properties" : {  }, "schema" : "https://github.com/citation-style-language/schema/raw/master/csl-citation.json" }</w:instrText>
      </w:r>
      <w:r w:rsidR="00577DE0">
        <w:rPr>
          <w:rFonts w:ascii="Times New Roman" w:hAnsi="Times New Roman"/>
          <w:sz w:val="24"/>
          <w:szCs w:val="24"/>
          <w:lang w:val="en-US"/>
        </w:rPr>
        <w:fldChar w:fldCharType="separate"/>
      </w:r>
      <w:r w:rsidR="00A0361C" w:rsidRPr="00A0361C">
        <w:rPr>
          <w:rFonts w:ascii="Times New Roman" w:hAnsi="Times New Roman"/>
          <w:noProof/>
          <w:sz w:val="24"/>
          <w:szCs w:val="24"/>
          <w:vertAlign w:val="superscript"/>
          <w:lang w:val="en-US"/>
        </w:rPr>
        <w:t>20</w:t>
      </w:r>
      <w:ins w:id="105" w:author="Robbie Parks" w:date="2018-01-18T02:15:00Z">
        <w:r w:rsidR="00577DE0">
          <w:rPr>
            <w:rFonts w:ascii="Times New Roman" w:hAnsi="Times New Roman"/>
            <w:sz w:val="24"/>
            <w:szCs w:val="24"/>
            <w:lang w:val="en-US"/>
          </w:rPr>
          <w:fldChar w:fldCharType="end"/>
        </w:r>
      </w:ins>
      <w:r w:rsidRPr="0042218D">
        <w:rPr>
          <w:rFonts w:ascii="Times New Roman" w:hAnsi="Times New Roman"/>
          <w:sz w:val="24"/>
          <w:szCs w:val="24"/>
          <w:lang w:val="en-US"/>
        </w:rPr>
        <w:t xml:space="preserve"> </w:t>
      </w:r>
      <w:r w:rsidR="00101D00">
        <w:rPr>
          <w:rFonts w:ascii="Times New Roman" w:hAnsi="Times New Roman"/>
          <w:sz w:val="24"/>
          <w:szCs w:val="24"/>
          <w:lang w:val="en-US"/>
        </w:rPr>
        <w:t xml:space="preserve"> </w:t>
      </w:r>
      <w:ins w:id="106" w:author="Robbie Parks" w:date="2018-01-17T17:55:00Z">
        <w:r w:rsidR="00592119">
          <w:rPr>
            <w:rFonts w:ascii="Times New Roman" w:hAnsi="Times New Roman"/>
            <w:sz w:val="24"/>
            <w:szCs w:val="24"/>
            <w:lang w:val="en-US"/>
          </w:rPr>
          <w:t>In addition, investigatin</w:t>
        </w:r>
        <w:r w:rsidR="00A22028">
          <w:rPr>
            <w:rFonts w:ascii="Times New Roman" w:hAnsi="Times New Roman"/>
            <w:sz w:val="24"/>
            <w:szCs w:val="24"/>
            <w:lang w:val="en-US"/>
          </w:rPr>
          <w:t xml:space="preserve">g </w:t>
        </w:r>
      </w:ins>
      <w:ins w:id="107" w:author="Robbie Parks" w:date="2018-01-17T18:01:00Z">
        <w:r w:rsidR="00A22028">
          <w:rPr>
            <w:rFonts w:ascii="Times New Roman" w:hAnsi="Times New Roman"/>
            <w:sz w:val="24"/>
            <w:szCs w:val="24"/>
            <w:lang w:val="en-US"/>
          </w:rPr>
          <w:t xml:space="preserve">how seasonality of mortality has changed </w:t>
        </w:r>
      </w:ins>
      <w:ins w:id="108" w:author="Robbie Parks" w:date="2018-01-17T17:55:00Z">
        <w:r w:rsidR="00A22028">
          <w:rPr>
            <w:rFonts w:ascii="Times New Roman" w:hAnsi="Times New Roman"/>
            <w:sz w:val="24"/>
            <w:szCs w:val="24"/>
            <w:lang w:val="en-US"/>
          </w:rPr>
          <w:t xml:space="preserve">by socio-economic background </w:t>
        </w:r>
      </w:ins>
      <w:ins w:id="109" w:author="Robbie Parks" w:date="2018-01-19T10:15:00Z">
        <w:r w:rsidR="00786AD0">
          <w:rPr>
            <w:rFonts w:ascii="Times New Roman" w:hAnsi="Times New Roman"/>
            <w:sz w:val="24"/>
            <w:szCs w:val="24"/>
            <w:lang w:val="en-US"/>
          </w:rPr>
          <w:t xml:space="preserve">or urban/rural status </w:t>
        </w:r>
      </w:ins>
      <w:ins w:id="110" w:author="Robbie Parks" w:date="2018-01-17T17:55:00Z">
        <w:r w:rsidR="00592119">
          <w:rPr>
            <w:rFonts w:ascii="Times New Roman" w:hAnsi="Times New Roman"/>
            <w:sz w:val="24"/>
            <w:szCs w:val="24"/>
            <w:lang w:val="en-US"/>
          </w:rPr>
          <w:t>may help to und</w:t>
        </w:r>
        <w:r w:rsidR="00A22028">
          <w:rPr>
            <w:rFonts w:ascii="Times New Roman" w:hAnsi="Times New Roman"/>
            <w:sz w:val="24"/>
            <w:szCs w:val="24"/>
            <w:lang w:val="en-US"/>
          </w:rPr>
          <w:t xml:space="preserve">erstand if there </w:t>
        </w:r>
      </w:ins>
      <w:ins w:id="111" w:author="Robbie Parks" w:date="2018-01-18T02:05:00Z">
        <w:r w:rsidR="00565921">
          <w:rPr>
            <w:rFonts w:ascii="Times New Roman" w:hAnsi="Times New Roman"/>
            <w:sz w:val="24"/>
            <w:szCs w:val="24"/>
            <w:lang w:val="en-US"/>
          </w:rPr>
          <w:t>is any further differential</w:t>
        </w:r>
      </w:ins>
      <w:ins w:id="112" w:author="Robbie Parks" w:date="2018-01-18T02:14:00Z">
        <w:r w:rsidR="00A256A5">
          <w:rPr>
            <w:rFonts w:ascii="Times New Roman" w:hAnsi="Times New Roman"/>
            <w:sz w:val="24"/>
            <w:szCs w:val="24"/>
            <w:lang w:val="en-US"/>
          </w:rPr>
          <w:t xml:space="preserve">, </w:t>
        </w:r>
      </w:ins>
      <w:ins w:id="113" w:author="Robbie Parks" w:date="2018-01-18T02:16:00Z">
        <w:r w:rsidR="00577DE0">
          <w:rPr>
            <w:rFonts w:ascii="Times New Roman" w:hAnsi="Times New Roman"/>
            <w:sz w:val="24"/>
            <w:szCs w:val="24"/>
            <w:lang w:val="en-US"/>
          </w:rPr>
          <w:t xml:space="preserve">as our study </w:t>
        </w:r>
      </w:ins>
      <w:ins w:id="114" w:author="Robbie Parks" w:date="2018-01-19T10:15:00Z">
        <w:r w:rsidR="00786AD0">
          <w:rPr>
            <w:rFonts w:ascii="Times New Roman" w:hAnsi="Times New Roman"/>
            <w:sz w:val="24"/>
            <w:szCs w:val="24"/>
            <w:lang w:val="en-US"/>
          </w:rPr>
          <w:t xml:space="preserve">currently </w:t>
        </w:r>
      </w:ins>
      <w:ins w:id="115" w:author="Robbie Parks" w:date="2018-01-18T02:16:00Z">
        <w:r w:rsidR="00577DE0">
          <w:rPr>
            <w:rFonts w:ascii="Times New Roman" w:hAnsi="Times New Roman"/>
            <w:sz w:val="24"/>
            <w:szCs w:val="24"/>
            <w:lang w:val="en-US"/>
          </w:rPr>
          <w:t>does not have the capability of doing so</w:t>
        </w:r>
      </w:ins>
      <w:ins w:id="116" w:author="Robbie Parks" w:date="2018-01-17T17:55:00Z">
        <w:r w:rsidR="00A22028">
          <w:rPr>
            <w:rFonts w:ascii="Times New Roman" w:hAnsi="Times New Roman"/>
            <w:sz w:val="24"/>
            <w:szCs w:val="24"/>
            <w:lang w:val="en-US"/>
          </w:rPr>
          <w:t xml:space="preserve">. </w:t>
        </w:r>
      </w:ins>
      <w:commentRangeStart w:id="117"/>
      <w:r w:rsidR="00101D00" w:rsidRPr="00101D00">
        <w:rPr>
          <w:rFonts w:ascii="Times New Roman" w:hAnsi="Times New Roman"/>
          <w:sz w:val="24"/>
          <w:szCs w:val="24"/>
          <w:highlight w:val="yellow"/>
          <w:lang w:val="en-US"/>
        </w:rPr>
        <w:t xml:space="preserve">[[[add an example the flu stuff and cite </w:t>
      </w:r>
      <w:proofErr w:type="spellStart"/>
      <w:r w:rsidR="00101D00" w:rsidRPr="00101D00">
        <w:rPr>
          <w:rFonts w:ascii="Times New Roman" w:hAnsi="Times New Roman"/>
          <w:sz w:val="24"/>
          <w:szCs w:val="24"/>
          <w:highlight w:val="yellow"/>
          <w:lang w:val="en-US"/>
        </w:rPr>
        <w:t>Simonsen</w:t>
      </w:r>
      <w:proofErr w:type="spellEnd"/>
      <w:r w:rsidR="00101D00" w:rsidRPr="00101D00">
        <w:rPr>
          <w:rFonts w:ascii="Times New Roman" w:hAnsi="Times New Roman"/>
          <w:sz w:val="24"/>
          <w:szCs w:val="24"/>
          <w:highlight w:val="yellow"/>
          <w:lang w:val="en-US"/>
        </w:rPr>
        <w:t>]]]</w:t>
      </w:r>
      <w:commentRangeEnd w:id="117"/>
      <w:r w:rsidR="00665B8F">
        <w:rPr>
          <w:rStyle w:val="CommentReference"/>
          <w:rFonts w:asciiTheme="minorHAnsi" w:eastAsiaTheme="minorHAnsi" w:hAnsiTheme="minorHAnsi" w:cstheme="minorBidi"/>
        </w:rPr>
        <w:commentReference w:id="117"/>
      </w:r>
    </w:p>
    <w:p w14:paraId="3E1CCE80" w14:textId="77777777" w:rsidR="0042218D" w:rsidRPr="00C0501F" w:rsidRDefault="0042218D" w:rsidP="0042218D">
      <w:pPr>
        <w:spacing w:after="0" w:line="480" w:lineRule="auto"/>
        <w:jc w:val="both"/>
        <w:outlineLvl w:val="0"/>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25A6461B"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geography</w:t>
      </w:r>
      <w:r w:rsidR="00325E17">
        <w:rPr>
          <w:rFonts w:ascii="Times New Roman" w:hAnsi="Times New Roman"/>
          <w:sz w:val="24"/>
          <w:szCs w:val="24"/>
          <w:lang w:val="en-US"/>
        </w:rPr>
        <w:t xml:space="preserve"> and cause of death</w:t>
      </w:r>
      <w:r w:rsidR="000210D1" w:rsidRPr="00C0501F">
        <w:rPr>
          <w:rFonts w:ascii="Times New Roman" w:hAnsi="Times New Roman"/>
          <w:sz w:val="24"/>
          <w:szCs w:val="24"/>
          <w:lang w:val="en-US"/>
        </w:rPr>
        <w:t xml:space="preserve">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w:t>
      </w:r>
      <w:r w:rsidR="00325E17">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A0361C">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"&lt;sup&gt;19&lt;/sup&gt;", "plainTextFormattedCitation" : "19", "previouslyFormattedCitation" : "&lt;sup&gt;19&lt;/sup&gt;" }, "properties" : {  }, "schema" : "https://github.com/citation-style-language/schema/raw/master/csl-citation.json" }</w:instrText>
      </w:r>
      <w:r w:rsidR="00AB66EA">
        <w:rPr>
          <w:rFonts w:ascii="Times New Roman" w:hAnsi="Times New Roman"/>
          <w:sz w:val="24"/>
          <w:szCs w:val="24"/>
          <w:lang w:val="en-US"/>
        </w:rPr>
        <w:fldChar w:fldCharType="separate"/>
      </w:r>
      <w:r w:rsidR="00A0361C" w:rsidRPr="00A0361C">
        <w:rPr>
          <w:rFonts w:ascii="Times New Roman" w:hAnsi="Times New Roman"/>
          <w:noProof/>
          <w:sz w:val="24"/>
          <w:szCs w:val="24"/>
          <w:vertAlign w:val="superscript"/>
          <w:lang w:val="en-US"/>
        </w:rPr>
        <w:t>19</w:t>
      </w:r>
      <w:r w:rsidR="00AB66EA">
        <w:rPr>
          <w:rFonts w:ascii="Times New Roman" w:hAnsi="Times New Roman"/>
          <w:sz w:val="24"/>
          <w:szCs w:val="24"/>
          <w:lang w:val="en-US"/>
        </w:rPr>
        <w:fldChar w:fldCharType="end"/>
      </w:r>
      <w:r w:rsidR="00325E17">
        <w:rPr>
          <w:rFonts w:ascii="Times New Roman" w:hAnsi="Times New Roman"/>
          <w:sz w:val="24"/>
          <w:szCs w:val="24"/>
          <w:lang w:val="en-US"/>
        </w:rPr>
        <w:t xml:space="preserve"> Importantly, we also showed that</w:t>
      </w:r>
      <w:r w:rsidR="000210D1" w:rsidRPr="00C0501F">
        <w:rPr>
          <w:rFonts w:ascii="Times New Roman" w:hAnsi="Times New Roman"/>
          <w:sz w:val="24"/>
          <w:szCs w:val="24"/>
          <w:lang w:val="en-US"/>
        </w:rPr>
        <w:t xml:space="preserve"> </w:t>
      </w:r>
      <w:ins w:id="118" w:author="Robbie Parks" w:date="2018-01-18T01:54:00Z">
        <w:r w:rsidR="00765400">
          <w:rPr>
            <w:rFonts w:ascii="Times New Roman" w:hAnsi="Times New Roman"/>
            <w:sz w:val="24"/>
            <w:szCs w:val="24"/>
            <w:lang w:val="en-US"/>
          </w:rPr>
          <w:t xml:space="preserve">all-cause and cause-specific </w:t>
        </w:r>
      </w:ins>
      <w:r w:rsidR="000210D1" w:rsidRPr="00C0501F">
        <w:rPr>
          <w:rFonts w:ascii="Times New Roman" w:hAnsi="Times New Roman"/>
          <w:sz w:val="24"/>
          <w:szCs w:val="24"/>
          <w:lang w:val="en-US"/>
        </w:rPr>
        <w:t xml:space="preserve">mortality seasonality is </w:t>
      </w:r>
      <w:ins w:id="119" w:author="Robbie Parks" w:date="2018-01-18T01:54:00Z">
        <w:r w:rsidR="00765400">
          <w:rPr>
            <w:rFonts w:ascii="Times New Roman" w:hAnsi="Times New Roman"/>
            <w:sz w:val="24"/>
            <w:szCs w:val="24"/>
            <w:lang w:val="en-US"/>
          </w:rPr>
          <w:t xml:space="preserve">largely </w:t>
        </w:r>
      </w:ins>
      <w:r w:rsidR="000210D1" w:rsidRPr="00C0501F">
        <w:rPr>
          <w:rFonts w:ascii="Times New Roman" w:hAnsi="Times New Roman"/>
          <w:sz w:val="24"/>
          <w:szCs w:val="24"/>
          <w:lang w:val="en-US"/>
        </w:rPr>
        <w:t>consistent sub-nationally in terms of both timing and magnitude</w:t>
      </w:r>
      <w:ins w:id="120" w:author="Robbie Parks" w:date="2018-01-18T01:55:00Z">
        <w:r w:rsidR="00765400">
          <w:rPr>
            <w:rFonts w:ascii="Times New Roman" w:hAnsi="Times New Roman"/>
            <w:sz w:val="24"/>
            <w:szCs w:val="24"/>
            <w:lang w:val="en-US"/>
          </w:rPr>
          <w:t>, with a notable exception of injuries in older age groups.</w:t>
        </w:r>
        <w:r w:rsidR="00765400" w:rsidRPr="00C0501F">
          <w:rPr>
            <w:rFonts w:ascii="Times New Roman" w:hAnsi="Times New Roman"/>
            <w:sz w:val="24"/>
            <w:szCs w:val="24"/>
            <w:lang w:val="en-US"/>
          </w:rPr>
          <w:t xml:space="preserve"> </w:t>
        </w:r>
      </w:ins>
      <w:r w:rsidR="000210D1" w:rsidRPr="00C0501F">
        <w:rPr>
          <w:rFonts w:ascii="Times New Roman" w:hAnsi="Times New Roman"/>
          <w:sz w:val="24"/>
          <w:szCs w:val="24"/>
          <w:lang w:val="en-US"/>
        </w:rPr>
        <w:t xml:space="preserve">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w:t>
      </w:r>
      <w:ins w:id="121" w:author="Robbie Parks" w:date="2018-01-18T02:21:00Z">
        <w:r w:rsidR="00780D25">
          <w:rPr>
            <w:rFonts w:ascii="Times New Roman" w:hAnsi="Times New Roman"/>
            <w:sz w:val="24"/>
            <w:szCs w:val="24"/>
            <w:lang w:val="en-US"/>
          </w:rPr>
          <w:t>,</w:t>
        </w:r>
      </w:ins>
      <w:r w:rsidR="000210D1" w:rsidRPr="00C0501F">
        <w:rPr>
          <w:rFonts w:ascii="Times New Roman" w:hAnsi="Times New Roman"/>
          <w:sz w:val="24"/>
          <w:szCs w:val="24"/>
          <w:lang w:val="en-US"/>
        </w:rPr>
        <w:t xml:space="preserve"> fixed to pre-specified frequencies</w:t>
      </w:r>
      <w:ins w:id="122" w:author="Robbie Parks" w:date="2018-01-18T02:21:00Z">
        <w:r w:rsidR="00780D25">
          <w:rPr>
            <w:rFonts w:ascii="Times New Roman" w:hAnsi="Times New Roman"/>
            <w:sz w:val="24"/>
            <w:szCs w:val="24"/>
            <w:lang w:val="en-US"/>
          </w:rPr>
          <w:t xml:space="preserve"> or restricted to national studies</w:t>
        </w:r>
      </w:ins>
      <w:r w:rsidR="000210D1" w:rsidRPr="00C0501F">
        <w:rPr>
          <w:rFonts w:ascii="Times New Roman" w:hAnsi="Times New Roman"/>
          <w:sz w:val="24"/>
          <w:szCs w:val="24"/>
          <w:lang w:val="en-US"/>
        </w:rPr>
        <w:t xml:space="preserve">. </w:t>
      </w:r>
    </w:p>
    <w:p w14:paraId="64DA09E3" w14:textId="77777777" w:rsidR="00D97444" w:rsidRDefault="00D97444" w:rsidP="000B343F">
      <w:pPr>
        <w:spacing w:after="0" w:line="480" w:lineRule="auto"/>
        <w:jc w:val="both"/>
        <w:rPr>
          <w:ins w:id="123" w:author="Robbie Parks" w:date="2018-01-19T11:01:00Z"/>
          <w:rFonts w:ascii="Times New Roman" w:hAnsi="Times New Roman"/>
          <w:sz w:val="24"/>
          <w:szCs w:val="24"/>
          <w:lang w:val="en-US"/>
        </w:rPr>
      </w:pPr>
    </w:p>
    <w:p w14:paraId="63BAC110" w14:textId="58E4B27F" w:rsidR="009546CB" w:rsidRDefault="00860CFB" w:rsidP="000B343F">
      <w:pPr>
        <w:spacing w:after="0" w:line="480" w:lineRule="auto"/>
        <w:jc w:val="both"/>
        <w:rPr>
          <w:ins w:id="124" w:author="Robbie Parks" w:date="2018-01-19T11:38:00Z"/>
          <w:rFonts w:ascii="Times New Roman" w:hAnsi="Times New Roman"/>
          <w:sz w:val="24"/>
          <w:szCs w:val="24"/>
          <w:lang w:val="en-US"/>
        </w:rPr>
      </w:pPr>
      <w:ins w:id="125" w:author="Robbie Parks" w:date="2018-01-19T10:33:00Z">
        <w:r w:rsidRPr="00D97444">
          <w:rPr>
            <w:rFonts w:ascii="Times New Roman" w:hAnsi="Times New Roman"/>
            <w:sz w:val="24"/>
            <w:szCs w:val="24"/>
            <w:lang w:val="en-US"/>
          </w:rPr>
          <w:t xml:space="preserve">Our </w:t>
        </w:r>
      </w:ins>
      <w:ins w:id="126" w:author="Robbie Parks" w:date="2018-01-19T10:43:00Z">
        <w:r w:rsidR="00A0361C">
          <w:rPr>
            <w:rFonts w:ascii="Times New Roman" w:hAnsi="Times New Roman"/>
            <w:sz w:val="24"/>
            <w:szCs w:val="24"/>
            <w:lang w:val="en-US"/>
          </w:rPr>
          <w:t>fin</w:t>
        </w:r>
        <w:r w:rsidR="00FA7F26">
          <w:rPr>
            <w:rFonts w:ascii="Times New Roman" w:hAnsi="Times New Roman"/>
            <w:sz w:val="24"/>
            <w:szCs w:val="24"/>
            <w:lang w:val="en-US"/>
          </w:rPr>
          <w:t xml:space="preserve">ding </w:t>
        </w:r>
      </w:ins>
      <w:ins w:id="127" w:author="Robbie Parks" w:date="2018-01-19T11:19:00Z">
        <w:r w:rsidR="00421105">
          <w:rPr>
            <w:rFonts w:ascii="Times New Roman" w:hAnsi="Times New Roman"/>
            <w:sz w:val="24"/>
            <w:szCs w:val="24"/>
            <w:lang w:val="en-US"/>
          </w:rPr>
          <w:t xml:space="preserve">adds to </w:t>
        </w:r>
      </w:ins>
      <w:ins w:id="128" w:author="Robbie Parks" w:date="2018-01-19T10:34:00Z">
        <w:r>
          <w:rPr>
            <w:rFonts w:ascii="Times New Roman" w:hAnsi="Times New Roman"/>
            <w:sz w:val="24"/>
            <w:szCs w:val="24"/>
            <w:lang w:val="en-US"/>
          </w:rPr>
          <w:t>previous studies</w:t>
        </w:r>
        <w:r w:rsidR="00803D84">
          <w:rPr>
            <w:rFonts w:ascii="Times New Roman" w:hAnsi="Times New Roman"/>
            <w:sz w:val="24"/>
            <w:szCs w:val="24"/>
            <w:lang w:val="en-US"/>
          </w:rPr>
          <w:t xml:space="preserve"> of</w:t>
        </w:r>
      </w:ins>
      <w:ins w:id="129" w:author="Robbie Parks" w:date="2018-01-19T11:19:00Z">
        <w:r w:rsidR="00421105">
          <w:rPr>
            <w:rFonts w:ascii="Times New Roman" w:hAnsi="Times New Roman"/>
            <w:sz w:val="24"/>
            <w:szCs w:val="24"/>
            <w:lang w:val="en-US"/>
          </w:rPr>
          <w:t xml:space="preserve"> seasonality of</w:t>
        </w:r>
      </w:ins>
      <w:ins w:id="130" w:author="Robbie Parks" w:date="2018-01-19T10:34:00Z">
        <w:r>
          <w:rPr>
            <w:rFonts w:ascii="Times New Roman" w:hAnsi="Times New Roman"/>
            <w:sz w:val="24"/>
            <w:szCs w:val="24"/>
            <w:lang w:val="en-US"/>
          </w:rPr>
          <w:t xml:space="preserve"> </w:t>
        </w:r>
      </w:ins>
      <w:ins w:id="131" w:author="Robbie Parks" w:date="2018-01-19T11:19:00Z">
        <w:r w:rsidR="00421105">
          <w:rPr>
            <w:rFonts w:ascii="Times New Roman" w:hAnsi="Times New Roman"/>
            <w:sz w:val="24"/>
            <w:szCs w:val="24"/>
            <w:lang w:val="en-US"/>
          </w:rPr>
          <w:t xml:space="preserve">cancer </w:t>
        </w:r>
      </w:ins>
      <w:ins w:id="132" w:author="Robbie Parks" w:date="2018-01-19T10:35:00Z">
        <w:r>
          <w:rPr>
            <w:rFonts w:ascii="Times New Roman" w:hAnsi="Times New Roman"/>
            <w:sz w:val="24"/>
            <w:szCs w:val="24"/>
            <w:lang w:val="en-US"/>
          </w:rPr>
          <w:t>mortality</w:t>
        </w:r>
      </w:ins>
      <w:ins w:id="133" w:author="Robbie Parks" w:date="2018-01-19T11:19:00Z">
        <w:r w:rsidR="00421105">
          <w:rPr>
            <w:rFonts w:ascii="Times New Roman" w:hAnsi="Times New Roman"/>
            <w:sz w:val="24"/>
            <w:szCs w:val="24"/>
            <w:lang w:val="en-US"/>
          </w:rPr>
          <w:t xml:space="preserve"> in the USA</w:t>
        </w:r>
      </w:ins>
      <w:ins w:id="134" w:author="Robbie Parks" w:date="2018-01-19T10:34:00Z">
        <w:r>
          <w:rPr>
            <w:rFonts w:ascii="Times New Roman" w:hAnsi="Times New Roman"/>
            <w:sz w:val="24"/>
            <w:szCs w:val="24"/>
            <w:lang w:val="en-US"/>
          </w:rPr>
          <w:t>, where no</w:t>
        </w:r>
      </w:ins>
      <w:ins w:id="135" w:author="Robbie Parks" w:date="2018-01-19T11:19:00Z">
        <w:r w:rsidR="00421105">
          <w:rPr>
            <w:rFonts w:ascii="Times New Roman" w:hAnsi="Times New Roman"/>
            <w:sz w:val="24"/>
            <w:szCs w:val="24"/>
            <w:lang w:val="en-US"/>
          </w:rPr>
          <w:t xml:space="preserve"> strong</w:t>
        </w:r>
      </w:ins>
      <w:ins w:id="136" w:author="Robbie Parks" w:date="2018-01-19T10:34:00Z">
        <w:r>
          <w:rPr>
            <w:rFonts w:ascii="Times New Roman" w:hAnsi="Times New Roman"/>
            <w:sz w:val="24"/>
            <w:szCs w:val="24"/>
            <w:lang w:val="en-US"/>
          </w:rPr>
          <w:t xml:space="preserve"> seasonality </w:t>
        </w:r>
      </w:ins>
      <w:ins w:id="137" w:author="Robbie Parks" w:date="2018-01-19T11:19:00Z">
        <w:r w:rsidR="00421105">
          <w:rPr>
            <w:rFonts w:ascii="Times New Roman" w:hAnsi="Times New Roman"/>
            <w:sz w:val="24"/>
            <w:szCs w:val="24"/>
            <w:lang w:val="en-US"/>
          </w:rPr>
          <w:t>was found</w:t>
        </w:r>
      </w:ins>
      <w:ins w:id="138" w:author="Robbie Parks" w:date="2018-01-19T11:20:00Z">
        <w:r w:rsidR="00421105">
          <w:rPr>
            <w:rFonts w:ascii="Times New Roman" w:hAnsi="Times New Roman"/>
            <w:sz w:val="24"/>
            <w:szCs w:val="24"/>
            <w:lang w:val="en-US"/>
          </w:rPr>
          <w:t>.</w:t>
        </w:r>
        <w:r w:rsidR="00421105">
          <w:rPr>
            <w:rFonts w:ascii="Times New Roman" w:hAnsi="Times New Roman"/>
            <w:sz w:val="24"/>
            <w:szCs w:val="24"/>
            <w:lang w:val="en-US"/>
          </w:rPr>
          <w:fldChar w:fldCharType="begin" w:fldLock="1"/>
        </w:r>
      </w:ins>
      <w:r w:rsidR="00421105">
        <w:rPr>
          <w:rFonts w:ascii="Times New Roman" w:hAnsi="Times New Roman"/>
          <w:sz w:val="24"/>
          <w:szCs w:val="24"/>
          <w:lang w:val="en-US"/>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"mendeley" : { "formattedCitation" : "&lt;sup&gt;21&lt;/sup&gt;", "plainTextFormattedCitation" : "21", "previouslyFormattedCitation" : "&lt;sup&gt;21&lt;/sup&gt;" }, "properties" : {  }, "schema" : "https://github.com/citation-style-language/schema/raw/master/csl-citation.json" }</w:instrText>
      </w:r>
      <w:r w:rsidR="00421105">
        <w:rPr>
          <w:rFonts w:ascii="Times New Roman" w:hAnsi="Times New Roman"/>
          <w:sz w:val="24"/>
          <w:szCs w:val="24"/>
          <w:lang w:val="en-US"/>
        </w:rPr>
        <w:fldChar w:fldCharType="separate"/>
      </w:r>
      <w:r w:rsidR="00421105" w:rsidRPr="00421105">
        <w:rPr>
          <w:rFonts w:ascii="Times New Roman" w:hAnsi="Times New Roman"/>
          <w:noProof/>
          <w:sz w:val="24"/>
          <w:szCs w:val="24"/>
          <w:vertAlign w:val="superscript"/>
          <w:lang w:val="en-US"/>
        </w:rPr>
        <w:t>21</w:t>
      </w:r>
      <w:ins w:id="139" w:author="Robbie Parks" w:date="2018-01-19T11:20:00Z">
        <w:r w:rsidR="00421105">
          <w:rPr>
            <w:rFonts w:ascii="Times New Roman" w:hAnsi="Times New Roman"/>
            <w:sz w:val="24"/>
            <w:szCs w:val="24"/>
            <w:lang w:val="en-US"/>
          </w:rPr>
          <w:fldChar w:fldCharType="end"/>
        </w:r>
        <w:r w:rsidR="00421105">
          <w:rPr>
            <w:rFonts w:ascii="Times New Roman" w:hAnsi="Times New Roman"/>
            <w:sz w:val="24"/>
            <w:szCs w:val="24"/>
            <w:lang w:val="en-US"/>
          </w:rPr>
          <w:t xml:space="preserve"> Our results diverge, however, as the age-specific analysis shows significant 12-month seasonality for all over the age of for men and women</w:t>
        </w:r>
      </w:ins>
      <w:ins w:id="140" w:author="Robbie Parks" w:date="2018-01-19T11:25:00Z">
        <w:r w:rsidR="002A4A3A">
          <w:rPr>
            <w:rFonts w:ascii="Times New Roman" w:hAnsi="Times New Roman"/>
            <w:sz w:val="24"/>
            <w:szCs w:val="24"/>
            <w:lang w:val="en-US"/>
          </w:rPr>
          <w:t>. This agrees with other studies</w:t>
        </w:r>
        <w:r w:rsidR="00D241C2">
          <w:rPr>
            <w:rFonts w:ascii="Times New Roman" w:hAnsi="Times New Roman"/>
            <w:sz w:val="24"/>
            <w:szCs w:val="24"/>
            <w:lang w:val="en-US"/>
          </w:rPr>
          <w:t xml:space="preserve"> which nationally finds that seasonality of </w:t>
        </w:r>
        <w:r w:rsidR="002A4A3A">
          <w:rPr>
            <w:rFonts w:ascii="Times New Roman" w:hAnsi="Times New Roman"/>
            <w:sz w:val="24"/>
            <w:szCs w:val="24"/>
            <w:lang w:val="en-US"/>
          </w:rPr>
          <w:t>cancer mortality appears in older</w:t>
        </w:r>
      </w:ins>
      <w:ins w:id="141" w:author="Robbie Parks" w:date="2018-01-19T11:28:00Z">
        <w:r w:rsidR="002A4A3A">
          <w:rPr>
            <w:rFonts w:ascii="Times New Roman" w:hAnsi="Times New Roman"/>
            <w:sz w:val="24"/>
            <w:szCs w:val="24"/>
            <w:lang w:val="en-US"/>
          </w:rPr>
          <w:t xml:space="preserve"> </w:t>
        </w:r>
      </w:ins>
      <w:ins w:id="142" w:author="Robbie Parks" w:date="2018-01-19T11:25:00Z">
        <w:r w:rsidR="002A4A3A">
          <w:rPr>
            <w:rFonts w:ascii="Times New Roman" w:hAnsi="Times New Roman"/>
            <w:sz w:val="24"/>
            <w:szCs w:val="24"/>
            <w:lang w:val="en-US"/>
          </w:rPr>
          <w:t>ages.</w:t>
        </w:r>
      </w:ins>
      <w:ins w:id="143" w:author="Robbie Parks" w:date="2018-01-19T11:28:00Z">
        <w:r w:rsidR="002A4A3A">
          <w:rPr>
            <w:rFonts w:ascii="Times New Roman" w:hAnsi="Times New Roman"/>
            <w:sz w:val="24"/>
            <w:szCs w:val="24"/>
            <w:lang w:val="en-US"/>
          </w:rPr>
          <w:fldChar w:fldCharType="begin" w:fldLock="1"/>
        </w:r>
      </w:ins>
      <w:r w:rsidR="002A4A3A">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"&lt;sup&gt;15,19&lt;/sup&gt;", "plainTextFormattedCitation" : "15,19", "previouslyFormattedCitation" : "&lt;sup&gt;15,19&lt;/sup&gt;" }, "properties" : {  }, "schema" : "https://github.com/citation-style-language/schema/raw/master/csl-citation.json" }</w:instrText>
      </w:r>
      <w:r w:rsidR="002A4A3A">
        <w:rPr>
          <w:rFonts w:ascii="Times New Roman" w:hAnsi="Times New Roman"/>
          <w:sz w:val="24"/>
          <w:szCs w:val="24"/>
          <w:lang w:val="en-US"/>
        </w:rPr>
        <w:fldChar w:fldCharType="separate"/>
      </w:r>
      <w:r w:rsidR="002A4A3A" w:rsidRPr="002A4A3A">
        <w:rPr>
          <w:rFonts w:ascii="Times New Roman" w:hAnsi="Times New Roman"/>
          <w:noProof/>
          <w:sz w:val="24"/>
          <w:szCs w:val="24"/>
          <w:vertAlign w:val="superscript"/>
          <w:lang w:val="en-US"/>
        </w:rPr>
        <w:t>15,19</w:t>
      </w:r>
      <w:ins w:id="144" w:author="Robbie Parks" w:date="2018-01-19T11:28:00Z">
        <w:r w:rsidR="002A4A3A">
          <w:rPr>
            <w:rFonts w:ascii="Times New Roman" w:hAnsi="Times New Roman"/>
            <w:sz w:val="24"/>
            <w:szCs w:val="24"/>
            <w:lang w:val="en-US"/>
          </w:rPr>
          <w:fldChar w:fldCharType="end"/>
        </w:r>
      </w:ins>
      <w:ins w:id="145" w:author="Robbie Parks" w:date="2018-01-19T11:30:00Z">
        <w:r w:rsidR="009A75F1">
          <w:rPr>
            <w:rFonts w:ascii="Times New Roman" w:hAnsi="Times New Roman"/>
            <w:sz w:val="24"/>
            <w:szCs w:val="24"/>
            <w:lang w:val="en-US"/>
          </w:rPr>
          <w:t xml:space="preserve"> </w:t>
        </w:r>
        <w:r w:rsidR="00D97444">
          <w:rPr>
            <w:rFonts w:ascii="Times New Roman" w:hAnsi="Times New Roman"/>
            <w:sz w:val="24"/>
            <w:szCs w:val="24"/>
            <w:lang w:val="en-US"/>
          </w:rPr>
          <w:t>The timing of cancer death (</w:t>
        </w:r>
      </w:ins>
      <w:ins w:id="146" w:author="Robbie Parks" w:date="2018-01-19T11:31:00Z">
        <w:r w:rsidR="00D97444">
          <w:rPr>
            <w:rFonts w:ascii="Times New Roman" w:hAnsi="Times New Roman"/>
            <w:sz w:val="24"/>
            <w:szCs w:val="24"/>
            <w:lang w:val="en-US"/>
          </w:rPr>
          <w:t>peaking in January/February) and the relative homogeneity of the regional patterns in seasonal deaths are new contributions here.</w:t>
        </w:r>
      </w:ins>
      <w:ins w:id="147" w:author="Robbie Parks" w:date="2018-01-19T11:38:00Z">
        <w:r w:rsidR="00C72ADA">
          <w:rPr>
            <w:rFonts w:ascii="Times New Roman" w:hAnsi="Times New Roman"/>
            <w:sz w:val="24"/>
            <w:szCs w:val="24"/>
            <w:lang w:val="en-US"/>
          </w:rPr>
          <w:t xml:space="preserve"> The relative change between, maximum and minimum months of mortality, however, is small compared with other causes of death (Figure 3)</w:t>
        </w:r>
      </w:ins>
      <w:ins w:id="148" w:author="Robbie Parks" w:date="2018-01-19T11:55:00Z">
        <w:r w:rsidR="004B1D6B">
          <w:rPr>
            <w:rFonts w:ascii="Times New Roman" w:hAnsi="Times New Roman"/>
            <w:sz w:val="24"/>
            <w:szCs w:val="24"/>
            <w:lang w:val="en-US"/>
          </w:rPr>
          <w:t>, in agreement with other studies</w:t>
        </w:r>
      </w:ins>
      <w:ins w:id="149" w:author="Robbie Parks" w:date="2018-01-19T11:38:00Z">
        <w:r w:rsidR="00C72ADA">
          <w:rPr>
            <w:rFonts w:ascii="Times New Roman" w:hAnsi="Times New Roman"/>
            <w:sz w:val="24"/>
            <w:szCs w:val="24"/>
            <w:lang w:val="en-US"/>
          </w:rPr>
          <w:t>.</w:t>
        </w:r>
      </w:ins>
      <w:ins w:id="150" w:author="Robbie Parks" w:date="2018-01-19T11:56:00Z">
        <w:r w:rsidR="004B1D6B">
          <w:rPr>
            <w:rFonts w:ascii="Times New Roman" w:hAnsi="Times New Roman"/>
            <w:sz w:val="24"/>
            <w:szCs w:val="24"/>
            <w:lang w:val="en-US"/>
          </w:rPr>
          <w:fldChar w:fldCharType="begin" w:fldLock="1"/>
        </w:r>
      </w:ins>
      <w:r w:rsidR="006B2CBD">
        <w:rPr>
          <w:rFonts w:ascii="Times New Roman" w:hAnsi="Times New Roman"/>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"mendeley" : { "formattedCitation" : "&lt;sup&gt;15,19&lt;/sup&gt;", "plainTextFormattedCitation" : "15,19", "previouslyFormattedCitation" : "&lt;sup&gt;15,19&lt;/sup&gt;" }, "properties" : {  }, "schema" : "https://github.com/citation-style-language/schema/raw/master/csl-citation.json" }</w:instrText>
      </w:r>
      <w:r w:rsidR="004B1D6B">
        <w:rPr>
          <w:rFonts w:ascii="Times New Roman" w:hAnsi="Times New Roman"/>
          <w:sz w:val="24"/>
          <w:szCs w:val="24"/>
          <w:lang w:val="en-US"/>
        </w:rPr>
        <w:fldChar w:fldCharType="separate"/>
      </w:r>
      <w:r w:rsidR="004B1D6B" w:rsidRPr="004B1D6B">
        <w:rPr>
          <w:rFonts w:ascii="Times New Roman" w:hAnsi="Times New Roman"/>
          <w:noProof/>
          <w:sz w:val="24"/>
          <w:szCs w:val="24"/>
          <w:vertAlign w:val="superscript"/>
          <w:lang w:val="en-US"/>
        </w:rPr>
        <w:t>15,19</w:t>
      </w:r>
      <w:ins w:id="151" w:author="Robbie Parks" w:date="2018-01-19T11:56:00Z">
        <w:r w:rsidR="004B1D6B">
          <w:rPr>
            <w:rFonts w:ascii="Times New Roman" w:hAnsi="Times New Roman"/>
            <w:sz w:val="24"/>
            <w:szCs w:val="24"/>
            <w:lang w:val="en-US"/>
          </w:rPr>
          <w:fldChar w:fldCharType="end"/>
        </w:r>
      </w:ins>
    </w:p>
    <w:p w14:paraId="7327E83B" w14:textId="77777777" w:rsidR="00C72ADA" w:rsidRDefault="00C72ADA" w:rsidP="000B343F">
      <w:pPr>
        <w:spacing w:after="0" w:line="480" w:lineRule="auto"/>
        <w:jc w:val="both"/>
        <w:rPr>
          <w:ins w:id="152" w:author="Robbie Parks" w:date="2018-01-19T11:01:00Z"/>
          <w:rFonts w:ascii="Times New Roman" w:hAnsi="Times New Roman"/>
          <w:sz w:val="24"/>
          <w:szCs w:val="24"/>
          <w:lang w:val="en-US"/>
        </w:rPr>
      </w:pPr>
    </w:p>
    <w:p w14:paraId="622A2AA4" w14:textId="448F938A" w:rsidR="0056316D" w:rsidRDefault="00D34505" w:rsidP="000B343F">
      <w:pPr>
        <w:spacing w:after="0" w:line="480" w:lineRule="auto"/>
        <w:jc w:val="both"/>
        <w:rPr>
          <w:ins w:id="153" w:author="Robbie Parks" w:date="2018-01-19T11:33:00Z"/>
          <w:rFonts w:ascii="Times New Roman" w:hAnsi="Times New Roman"/>
          <w:sz w:val="24"/>
          <w:szCs w:val="24"/>
          <w:lang w:val="en-US"/>
        </w:rPr>
      </w:pPr>
      <w:ins w:id="154" w:author="Robbie Parks" w:date="2018-01-19T11:51:00Z">
        <w:r>
          <w:rPr>
            <w:rFonts w:ascii="Times New Roman" w:hAnsi="Times New Roman"/>
            <w:sz w:val="24"/>
            <w:szCs w:val="24"/>
            <w:lang w:val="en-US"/>
          </w:rPr>
          <w:t>The presence of s</w:t>
        </w:r>
      </w:ins>
      <w:ins w:id="155" w:author="Robbie Parks" w:date="2018-01-19T11:46:00Z">
        <w:r w:rsidR="00D910AD">
          <w:rPr>
            <w:rFonts w:ascii="Times New Roman" w:hAnsi="Times New Roman"/>
            <w:sz w:val="24"/>
            <w:szCs w:val="24"/>
            <w:lang w:val="en-US"/>
          </w:rPr>
          <w:t xml:space="preserve">easonality in </w:t>
        </w:r>
      </w:ins>
      <w:ins w:id="156" w:author="Robbie Parks" w:date="2018-01-19T11:48:00Z">
        <w:r>
          <w:rPr>
            <w:rFonts w:ascii="Times New Roman" w:hAnsi="Times New Roman"/>
            <w:sz w:val="24"/>
            <w:szCs w:val="24"/>
            <w:lang w:val="en-US"/>
          </w:rPr>
          <w:t>cardiorespiratory deaths has been well-documented in other studies.</w:t>
        </w:r>
      </w:ins>
      <w:ins w:id="157" w:author="Robbie Parks" w:date="2018-01-19T11:52:00Z">
        <w:r w:rsidR="00F722A7">
          <w:rPr>
            <w:rFonts w:ascii="Times New Roman" w:hAnsi="Times New Roman"/>
            <w:sz w:val="24"/>
            <w:szCs w:val="24"/>
            <w:lang w:val="en-US"/>
          </w:rPr>
          <w:fldChar w:fldCharType="begin" w:fldLock="1"/>
        </w:r>
      </w:ins>
      <w:r w:rsidR="00F722A7">
        <w:rPr>
          <w:rFonts w:ascii="Times New Roman" w:hAnsi="Times New Roman"/>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"mendeley" : { "formattedCitation" : "&lt;sup&gt;15,19,21&lt;/sup&gt;", "plainTextFormattedCitation" : "15,19,21", "previouslyFormattedCitation" : "&lt;sup&gt;15,19,21&lt;/sup&gt;" }, "properties" : {  }, "schema" : "https://github.com/citation-style-language/schema/raw/master/csl-citation.json" }</w:instrText>
      </w:r>
      <w:r w:rsidR="00F722A7">
        <w:rPr>
          <w:rFonts w:ascii="Times New Roman" w:hAnsi="Times New Roman"/>
          <w:sz w:val="24"/>
          <w:szCs w:val="24"/>
          <w:lang w:val="en-US"/>
        </w:rPr>
        <w:fldChar w:fldCharType="separate"/>
      </w:r>
      <w:r w:rsidR="00F722A7" w:rsidRPr="00F722A7">
        <w:rPr>
          <w:rFonts w:ascii="Times New Roman" w:hAnsi="Times New Roman"/>
          <w:noProof/>
          <w:sz w:val="24"/>
          <w:szCs w:val="24"/>
          <w:vertAlign w:val="superscript"/>
          <w:lang w:val="en-US"/>
        </w:rPr>
        <w:t>15,19,21</w:t>
      </w:r>
      <w:ins w:id="158" w:author="Robbie Parks" w:date="2018-01-19T11:52:00Z">
        <w:r w:rsidR="00F722A7">
          <w:rPr>
            <w:rFonts w:ascii="Times New Roman" w:hAnsi="Times New Roman"/>
            <w:sz w:val="24"/>
            <w:szCs w:val="24"/>
            <w:lang w:val="en-US"/>
          </w:rPr>
          <w:fldChar w:fldCharType="end"/>
        </w:r>
      </w:ins>
      <w:ins w:id="159" w:author="Robbie Parks" w:date="2018-01-19T11:54:00Z">
        <w:r w:rsidR="001C0102">
          <w:rPr>
            <w:rFonts w:ascii="Times New Roman" w:hAnsi="Times New Roman"/>
            <w:sz w:val="24"/>
            <w:szCs w:val="24"/>
            <w:lang w:val="en-US"/>
          </w:rPr>
          <w:t xml:space="preserve"> </w:t>
        </w:r>
      </w:ins>
      <w:ins w:id="160" w:author="Robbie Parks" w:date="2018-01-19T11:59:00Z">
        <w:r w:rsidR="00E909F5">
          <w:rPr>
            <w:rFonts w:ascii="Times New Roman" w:hAnsi="Times New Roman"/>
            <w:sz w:val="24"/>
            <w:szCs w:val="24"/>
            <w:lang w:val="en-US"/>
          </w:rPr>
          <w:t xml:space="preserve">Another study found </w:t>
        </w:r>
        <w:r w:rsidR="006B2CBD">
          <w:rPr>
            <w:rFonts w:ascii="Times New Roman" w:hAnsi="Times New Roman"/>
            <w:sz w:val="24"/>
            <w:szCs w:val="24"/>
            <w:lang w:val="en-US"/>
          </w:rPr>
          <w:t>significant changes of all-age coronary heart disease deaths.</w:t>
        </w:r>
      </w:ins>
      <w:ins w:id="161" w:author="Robbie Parks" w:date="2018-01-19T12:01:00Z">
        <w:r w:rsidR="006B2CBD">
          <w:rPr>
            <w:rFonts w:ascii="Times New Roman" w:hAnsi="Times New Roman"/>
            <w:sz w:val="24"/>
            <w:szCs w:val="24"/>
            <w:lang w:val="en-US"/>
          </w:rPr>
          <w:fldChar w:fldCharType="begin" w:fldLock="1"/>
        </w:r>
      </w:ins>
      <w:r w:rsidR="006B2CBD">
        <w:rPr>
          <w:rFonts w:ascii="Times New Roman" w:hAnsi="Times New Roman"/>
          <w:sz w:val="24"/>
          <w:szCs w:val="24"/>
          <w:lang w:val="en-US"/>
        </w:rPr>
        <w:instrText>ADDIN CSL_CITATION { "citationItems" : [ { "id" : "ITEM-1", "itemData" : { "author" : [ { "dropping-particle" : "", "family" : "Direc\u00e7\u00e3o Geral de Sa\u00fade", "given" : "Dgs", "non-dropping-particle" : "", "parse-names" : false, "suffix" : "" } ], "id" : "ITEM-1", "issued" : { "date-parts" : [ [ "2014" ] ] }, "title" : "TEMPERATURAS EXTREMAS ADVERSAS M\u00d3DULO CALOR 2014 Direc\u00e7\u00e3o de Servi\u00e7os de Preven\u00e7\u00e3o da Doen\u00e7a e Promo\u00e7\u00e3o da Sa\u00fade Divis\u00e3o de Sa\u00fade Ambiental e Ocupacional", "type" : "article-journal" }, "uris" : [ "http://www.mendeley.com/documents/?uuid=c8ee349d-c000-4e5b-97ab-bf4f41d0f5f7" ] } ], "mendeley" : { "formattedCitation" : "&lt;sup&gt;22&lt;/sup&gt;", "plainTextFormattedCitation" : "22", "previouslyFormattedCitation" : "&lt;sup&gt;22&lt;/sup&gt;" }, "properties" : {  }, "schema" : "https://github.com/citation-style-language/schema/raw/master/csl-citation.json" }</w:instrText>
      </w:r>
      <w:r w:rsidR="006B2CBD">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22</w:t>
      </w:r>
      <w:ins w:id="162" w:author="Robbie Parks" w:date="2018-01-19T12:01:00Z">
        <w:r w:rsidR="006B2CBD">
          <w:rPr>
            <w:rFonts w:ascii="Times New Roman" w:hAnsi="Times New Roman"/>
            <w:sz w:val="24"/>
            <w:szCs w:val="24"/>
            <w:lang w:val="en-US"/>
          </w:rPr>
          <w:fldChar w:fldCharType="end"/>
        </w:r>
      </w:ins>
      <w:ins w:id="163" w:author="Robbie Parks" w:date="2018-01-19T11:56:00Z">
        <w:r w:rsidR="000E1B1B">
          <w:rPr>
            <w:rFonts w:ascii="Times New Roman" w:hAnsi="Times New Roman"/>
            <w:sz w:val="24"/>
            <w:szCs w:val="24"/>
            <w:lang w:val="en-US"/>
          </w:rPr>
          <w:t xml:space="preserve"> </w:t>
        </w:r>
      </w:ins>
      <w:ins w:id="164" w:author="Robbie Parks" w:date="2018-01-19T11:54:00Z">
        <w:r w:rsidR="001C0102">
          <w:rPr>
            <w:rFonts w:ascii="Times New Roman" w:hAnsi="Times New Roman"/>
            <w:sz w:val="24"/>
            <w:szCs w:val="24"/>
            <w:lang w:val="en-US"/>
          </w:rPr>
          <w:t xml:space="preserve"> However, the significant decline </w:t>
        </w:r>
      </w:ins>
      <w:ins w:id="165" w:author="Robbie Parks" w:date="2018-01-19T12:00:00Z">
        <w:r w:rsidR="006B2CBD">
          <w:rPr>
            <w:rFonts w:ascii="Times New Roman" w:hAnsi="Times New Roman"/>
            <w:sz w:val="24"/>
            <w:szCs w:val="24"/>
            <w:lang w:val="en-US"/>
          </w:rPr>
          <w:t xml:space="preserve">of 0-4 boys </w:t>
        </w:r>
      </w:ins>
      <w:ins w:id="166" w:author="Robbie Parks" w:date="2018-01-19T12:01:00Z">
        <w:r w:rsidR="006B2CBD">
          <w:rPr>
            <w:rFonts w:ascii="Times New Roman" w:hAnsi="Times New Roman"/>
            <w:sz w:val="24"/>
            <w:szCs w:val="24"/>
            <w:lang w:val="en-US"/>
          </w:rPr>
          <w:t xml:space="preserve">and rise in 25-24 men </w:t>
        </w:r>
      </w:ins>
      <w:ins w:id="167" w:author="Robbie Parks" w:date="2018-01-19T11:58:00Z">
        <w:r w:rsidR="006B2CBD">
          <w:rPr>
            <w:rFonts w:ascii="Times New Roman" w:hAnsi="Times New Roman"/>
            <w:sz w:val="24"/>
            <w:szCs w:val="24"/>
            <w:lang w:val="en-US"/>
          </w:rPr>
          <w:t xml:space="preserve">was not </w:t>
        </w:r>
      </w:ins>
      <w:ins w:id="168" w:author="Robbie Parks" w:date="2018-01-19T12:02:00Z">
        <w:r w:rsidR="006B2CBD">
          <w:rPr>
            <w:rFonts w:ascii="Times New Roman" w:hAnsi="Times New Roman"/>
            <w:sz w:val="24"/>
            <w:szCs w:val="24"/>
            <w:lang w:val="en-US"/>
          </w:rPr>
          <w:t>examined in that</w:t>
        </w:r>
      </w:ins>
      <w:ins w:id="169" w:author="Robbie Parks" w:date="2018-01-19T12:00:00Z">
        <w:r w:rsidR="006B2CBD">
          <w:rPr>
            <w:rFonts w:ascii="Times New Roman" w:hAnsi="Times New Roman"/>
            <w:sz w:val="24"/>
            <w:szCs w:val="24"/>
            <w:lang w:val="en-US"/>
          </w:rPr>
          <w:t xml:space="preserve"> study </w:t>
        </w:r>
      </w:ins>
      <w:ins w:id="170" w:author="Robbie Parks" w:date="2018-01-19T12:01:00Z">
        <w:r w:rsidR="006B2CBD">
          <w:rPr>
            <w:rFonts w:ascii="Times New Roman" w:hAnsi="Times New Roman"/>
            <w:sz w:val="24"/>
            <w:szCs w:val="24"/>
            <w:lang w:val="en-US"/>
          </w:rPr>
          <w:t>design</w:t>
        </w:r>
      </w:ins>
      <w:ins w:id="171" w:author="Robbie Parks" w:date="2018-01-19T12:02:00Z">
        <w:r w:rsidR="006B2CBD">
          <w:rPr>
            <w:rFonts w:ascii="Times New Roman" w:hAnsi="Times New Roman"/>
            <w:sz w:val="24"/>
            <w:szCs w:val="24"/>
            <w:lang w:val="en-US"/>
          </w:rPr>
          <w:t>, and so is not comparable</w:t>
        </w:r>
      </w:ins>
      <w:ins w:id="172" w:author="Robbie Parks" w:date="2018-01-19T12:01:00Z">
        <w:r w:rsidR="006B2CBD">
          <w:rPr>
            <w:rFonts w:ascii="Times New Roman" w:hAnsi="Times New Roman"/>
            <w:sz w:val="24"/>
            <w:szCs w:val="24"/>
            <w:lang w:val="en-US"/>
          </w:rPr>
          <w:t>.</w:t>
        </w:r>
      </w:ins>
      <w:ins w:id="173" w:author="Robbie Parks" w:date="2018-01-19T12:02:00Z">
        <w:r w:rsidR="006B2CBD">
          <w:rPr>
            <w:rFonts w:ascii="Times New Roman" w:hAnsi="Times New Roman"/>
            <w:sz w:val="24"/>
            <w:szCs w:val="24"/>
            <w:lang w:val="en-US"/>
          </w:rPr>
          <w:fldChar w:fldCharType="begin" w:fldLock="1"/>
        </w:r>
      </w:ins>
      <w:r w:rsidR="006B2CBD">
        <w:rPr>
          <w:rFonts w:ascii="Times New Roman" w:hAnsi="Times New Roman"/>
          <w:sz w:val="24"/>
          <w:szCs w:val="24"/>
          <w:lang w:val="en-US"/>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"mendeley" : { "formattedCitation" : "&lt;sup&gt;11&lt;/sup&gt;", "plainTextFormattedCitation" : "11", "previouslyFormattedCitation" : "&lt;sup&gt;11&lt;/sup&gt;" }, "properties" : {  }, "schema" : "https://github.com/citation-style-language/schema/raw/master/csl-citation.json" }</w:instrText>
      </w:r>
      <w:r w:rsidR="006B2CBD">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11</w:t>
      </w:r>
      <w:ins w:id="174" w:author="Robbie Parks" w:date="2018-01-19T12:02:00Z">
        <w:r w:rsidR="006B2CBD">
          <w:rPr>
            <w:rFonts w:ascii="Times New Roman" w:hAnsi="Times New Roman"/>
            <w:sz w:val="24"/>
            <w:szCs w:val="24"/>
            <w:lang w:val="en-US"/>
          </w:rPr>
          <w:fldChar w:fldCharType="end"/>
        </w:r>
      </w:ins>
    </w:p>
    <w:p w14:paraId="62CBC5F2" w14:textId="77777777" w:rsidR="009546CB" w:rsidRDefault="009546CB" w:rsidP="000B343F">
      <w:pPr>
        <w:spacing w:after="0" w:line="480" w:lineRule="auto"/>
        <w:jc w:val="both"/>
        <w:rPr>
          <w:ins w:id="175" w:author="Robbie Parks" w:date="2018-01-19T11:01:00Z"/>
          <w:rFonts w:ascii="Times New Roman" w:hAnsi="Times New Roman"/>
          <w:sz w:val="24"/>
          <w:szCs w:val="24"/>
          <w:lang w:val="en-US"/>
        </w:rPr>
      </w:pPr>
    </w:p>
    <w:p w14:paraId="3E75CB4D" w14:textId="1EA30FC2" w:rsidR="009546CB" w:rsidRDefault="00283502" w:rsidP="000B343F">
      <w:pPr>
        <w:spacing w:after="0" w:line="480" w:lineRule="auto"/>
        <w:jc w:val="both"/>
        <w:rPr>
          <w:ins w:id="176" w:author="Robbie Parks" w:date="2018-01-19T11:36:00Z"/>
          <w:rFonts w:ascii="Times New Roman" w:hAnsi="Times New Roman"/>
          <w:sz w:val="24"/>
          <w:szCs w:val="24"/>
          <w:lang w:val="en-US"/>
        </w:rPr>
      </w:pPr>
      <w:ins w:id="177" w:author="Robbie Parks" w:date="2018-01-19T11:34:00Z">
        <w:r>
          <w:rPr>
            <w:rFonts w:ascii="Times New Roman" w:hAnsi="Times New Roman"/>
            <w:sz w:val="24"/>
            <w:szCs w:val="24"/>
            <w:lang w:val="en-US"/>
          </w:rPr>
          <w:t xml:space="preserve">Seasonality of mortality from </w:t>
        </w:r>
      </w:ins>
      <w:ins w:id="178" w:author="Robbie Parks" w:date="2018-01-19T11:33:00Z">
        <w:r>
          <w:rPr>
            <w:rFonts w:ascii="Times New Roman" w:hAnsi="Times New Roman"/>
            <w:sz w:val="24"/>
            <w:szCs w:val="24"/>
            <w:lang w:val="en-US"/>
          </w:rPr>
          <w:t>i</w:t>
        </w:r>
        <w:r w:rsidR="009546CB">
          <w:rPr>
            <w:rFonts w:ascii="Times New Roman" w:hAnsi="Times New Roman"/>
            <w:sz w:val="24"/>
            <w:szCs w:val="24"/>
            <w:lang w:val="en-US"/>
          </w:rPr>
          <w:t xml:space="preserve">njuries have previously been </w:t>
        </w:r>
      </w:ins>
      <w:ins w:id="179" w:author="Robbie Parks" w:date="2018-01-19T11:34:00Z">
        <w:r>
          <w:rPr>
            <w:rFonts w:ascii="Times New Roman" w:hAnsi="Times New Roman"/>
            <w:sz w:val="24"/>
            <w:szCs w:val="24"/>
            <w:lang w:val="en-US"/>
          </w:rPr>
          <w:t>identified in young men and older men and women.</w:t>
        </w:r>
      </w:ins>
      <w:ins w:id="180" w:author="Robbie Parks" w:date="2018-01-19T11:35:00Z">
        <w:r>
          <w:rPr>
            <w:rFonts w:ascii="Times New Roman" w:hAnsi="Times New Roman"/>
            <w:sz w:val="24"/>
            <w:szCs w:val="24"/>
            <w:lang w:val="en-US"/>
          </w:rPr>
          <w:fldChar w:fldCharType="begin" w:fldLock="1"/>
        </w:r>
      </w:ins>
      <w:r w:rsidR="004344EB">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"&lt;sup&gt;15,19&lt;/sup&gt;", "plainTextFormattedCitation" : "15,19", "previouslyFormattedCitation" : "&lt;sup&gt;15,19&lt;/sup&gt;" }, "properties" : {  }, "schema" : "https://github.com/citation-style-language/schema/raw/master/csl-citation.json" }</w:instrText>
      </w:r>
      <w:r>
        <w:rPr>
          <w:rFonts w:ascii="Times New Roman" w:hAnsi="Times New Roman"/>
          <w:sz w:val="24"/>
          <w:szCs w:val="24"/>
          <w:lang w:val="en-US"/>
        </w:rPr>
        <w:fldChar w:fldCharType="separate"/>
      </w:r>
      <w:r w:rsidR="004344EB" w:rsidRPr="004344EB">
        <w:rPr>
          <w:rFonts w:ascii="Times New Roman" w:hAnsi="Times New Roman"/>
          <w:noProof/>
          <w:sz w:val="24"/>
          <w:szCs w:val="24"/>
          <w:vertAlign w:val="superscript"/>
          <w:lang w:val="en-US"/>
        </w:rPr>
        <w:t>15,19</w:t>
      </w:r>
      <w:ins w:id="181" w:author="Robbie Parks" w:date="2018-01-19T11:35:00Z">
        <w:r>
          <w:rPr>
            <w:rFonts w:ascii="Times New Roman" w:hAnsi="Times New Roman"/>
            <w:sz w:val="24"/>
            <w:szCs w:val="24"/>
            <w:lang w:val="en-US"/>
          </w:rPr>
          <w:fldChar w:fldCharType="end"/>
        </w:r>
        <w:r>
          <w:rPr>
            <w:rFonts w:ascii="Times New Roman" w:hAnsi="Times New Roman"/>
            <w:sz w:val="24"/>
            <w:szCs w:val="24"/>
            <w:lang w:val="en-US"/>
          </w:rPr>
          <w:t xml:space="preserve"> However, finding the centre of gravity o</w:t>
        </w:r>
        <w:r w:rsidR="0002552E">
          <w:rPr>
            <w:rFonts w:ascii="Times New Roman" w:hAnsi="Times New Roman"/>
            <w:sz w:val="24"/>
            <w:szCs w:val="24"/>
            <w:lang w:val="en-US"/>
          </w:rPr>
          <w:t xml:space="preserve">f these death </w:t>
        </w:r>
        <w:r>
          <w:rPr>
            <w:rFonts w:ascii="Times New Roman" w:hAnsi="Times New Roman"/>
            <w:sz w:val="24"/>
            <w:szCs w:val="24"/>
            <w:lang w:val="en-US"/>
          </w:rPr>
          <w:t>reveal</w:t>
        </w:r>
      </w:ins>
      <w:ins w:id="182" w:author="Robbie Parks" w:date="2018-01-19T11:36:00Z">
        <w:r w:rsidR="00346839">
          <w:rPr>
            <w:rFonts w:ascii="Times New Roman" w:hAnsi="Times New Roman"/>
            <w:sz w:val="24"/>
            <w:szCs w:val="24"/>
            <w:lang w:val="en-US"/>
          </w:rPr>
          <w:t>s</w:t>
        </w:r>
      </w:ins>
      <w:ins w:id="183" w:author="Robbie Parks" w:date="2018-01-19T11:35:00Z">
        <w:r>
          <w:rPr>
            <w:rFonts w:ascii="Times New Roman" w:hAnsi="Times New Roman"/>
            <w:sz w:val="24"/>
            <w:szCs w:val="24"/>
            <w:lang w:val="en-US"/>
          </w:rPr>
          <w:t xml:space="preserve"> new insights into the heterogeneity of </w:t>
        </w:r>
      </w:ins>
      <w:ins w:id="184" w:author="Robbie Parks" w:date="2018-01-19T11:36:00Z">
        <w:r w:rsidR="00346839">
          <w:rPr>
            <w:rFonts w:ascii="Times New Roman" w:hAnsi="Times New Roman"/>
            <w:sz w:val="24"/>
            <w:szCs w:val="24"/>
            <w:lang w:val="en-US"/>
          </w:rPr>
          <w:t>the timing sub-nationally.</w:t>
        </w:r>
      </w:ins>
      <w:ins w:id="185" w:author="Robbie Parks" w:date="2018-01-19T11:48:00Z">
        <w:r w:rsidR="0002552E">
          <w:rPr>
            <w:rFonts w:ascii="Times New Roman" w:hAnsi="Times New Roman"/>
            <w:sz w:val="24"/>
            <w:szCs w:val="24"/>
            <w:lang w:val="en-US"/>
          </w:rPr>
          <w:t xml:space="preserve"> Declining amplitude of injury in younger age groups, </w:t>
        </w:r>
        <w:proofErr w:type="gramStart"/>
        <w:r w:rsidR="0002552E">
          <w:rPr>
            <w:rFonts w:ascii="Times New Roman" w:hAnsi="Times New Roman"/>
            <w:sz w:val="24"/>
            <w:szCs w:val="24"/>
            <w:lang w:val="en-US"/>
          </w:rPr>
          <w:t>with the exception of</w:t>
        </w:r>
        <w:proofErr w:type="gramEnd"/>
        <w:r w:rsidR="0002552E">
          <w:rPr>
            <w:rFonts w:ascii="Times New Roman" w:hAnsi="Times New Roman"/>
            <w:sz w:val="24"/>
            <w:szCs w:val="24"/>
            <w:lang w:val="en-US"/>
          </w:rPr>
          <w:t xml:space="preserve"> the 0-4 age group which saw an increase, is </w:t>
        </w:r>
      </w:ins>
      <w:ins w:id="186" w:author="Robbie Parks" w:date="2018-01-20T14:25:00Z">
        <w:r w:rsidR="00665B8F">
          <w:rPr>
            <w:rFonts w:ascii="Times New Roman" w:hAnsi="Times New Roman"/>
            <w:sz w:val="24"/>
            <w:szCs w:val="24"/>
            <w:lang w:val="en-US"/>
          </w:rPr>
          <w:t xml:space="preserve">also </w:t>
        </w:r>
      </w:ins>
      <w:ins w:id="187" w:author="Robbie Parks" w:date="2018-01-19T11:48:00Z">
        <w:r w:rsidR="0002552E">
          <w:rPr>
            <w:rFonts w:ascii="Times New Roman" w:hAnsi="Times New Roman"/>
            <w:sz w:val="24"/>
            <w:szCs w:val="24"/>
            <w:lang w:val="en-US"/>
          </w:rPr>
          <w:t>a new finding.</w:t>
        </w:r>
      </w:ins>
    </w:p>
    <w:p w14:paraId="5F3F732D" w14:textId="77777777" w:rsidR="00860CFB" w:rsidDel="000855D2" w:rsidRDefault="00860CFB" w:rsidP="0042218D">
      <w:pPr>
        <w:spacing w:after="0" w:line="480" w:lineRule="auto"/>
        <w:jc w:val="both"/>
        <w:rPr>
          <w:del w:id="188" w:author="Robbie Parks" w:date="2018-01-19T11:57:00Z"/>
          <w:rFonts w:ascii="Times New Roman" w:hAnsi="Times New Roman"/>
          <w:sz w:val="24"/>
          <w:szCs w:val="24"/>
          <w:lang w:val="en-US"/>
        </w:rPr>
      </w:pPr>
    </w:p>
    <w:p w14:paraId="772849EA" w14:textId="35874B3A" w:rsidR="0042218D" w:rsidRPr="0042218D" w:rsidDel="000855D2" w:rsidRDefault="0042218D" w:rsidP="0042218D">
      <w:pPr>
        <w:spacing w:after="0" w:line="480" w:lineRule="auto"/>
        <w:jc w:val="both"/>
        <w:rPr>
          <w:del w:id="189" w:author="Robbie Parks" w:date="2018-01-19T11:57:00Z"/>
          <w:rFonts w:ascii="Times New Roman" w:hAnsi="Times New Roman"/>
          <w:sz w:val="24"/>
          <w:szCs w:val="24"/>
          <w:highlight w:val="yellow"/>
          <w:lang w:val="en-US"/>
        </w:rPr>
      </w:pPr>
      <w:del w:id="190" w:author="Robbie Parks" w:date="2018-01-19T11:57:00Z">
        <w:r w:rsidRPr="0042218D" w:rsidDel="000855D2">
          <w:rPr>
            <w:rFonts w:ascii="Times New Roman" w:hAnsi="Times New Roman"/>
            <w:sz w:val="24"/>
            <w:szCs w:val="24"/>
            <w:highlight w:val="yellow"/>
            <w:lang w:val="en-US"/>
          </w:rPr>
          <w:delText>Some comparison of our cause-specific results with other studies</w:delText>
        </w:r>
        <w:r w:rsidR="00101D00" w:rsidDel="000855D2">
          <w:rPr>
            <w:rFonts w:ascii="Times New Roman" w:hAnsi="Times New Roman"/>
            <w:sz w:val="24"/>
            <w:szCs w:val="24"/>
            <w:highlight w:val="yellow"/>
            <w:lang w:val="en-US"/>
          </w:rPr>
          <w:delText xml:space="preserve"> both in terms of  and how it has changed over time</w:delText>
        </w:r>
      </w:del>
    </w:p>
    <w:p w14:paraId="5FA8862D" w14:textId="0E746CD1" w:rsidR="0042218D" w:rsidRPr="0042218D" w:rsidDel="009546CB" w:rsidRDefault="0042218D" w:rsidP="0042218D">
      <w:pPr>
        <w:spacing w:after="0" w:line="480" w:lineRule="auto"/>
        <w:jc w:val="both"/>
        <w:rPr>
          <w:del w:id="191" w:author="Robbie Parks" w:date="2018-01-19T11:32:00Z"/>
          <w:rFonts w:ascii="Times New Roman" w:hAnsi="Times New Roman"/>
          <w:sz w:val="24"/>
          <w:szCs w:val="24"/>
          <w:highlight w:val="yellow"/>
          <w:lang w:val="en-US"/>
        </w:rPr>
      </w:pPr>
      <w:del w:id="192" w:author="Robbie Parks" w:date="2018-01-19T11:32:00Z">
        <w:r w:rsidRPr="0042218D" w:rsidDel="009546CB">
          <w:rPr>
            <w:rFonts w:ascii="Times New Roman" w:hAnsi="Times New Roman"/>
            <w:sz w:val="24"/>
            <w:szCs w:val="24"/>
            <w:highlight w:val="yellow"/>
            <w:lang w:val="en-US"/>
          </w:rPr>
          <w:delText>cancer show little or no seasonality.</w:delText>
        </w:r>
        <w:r w:rsidRPr="0042218D" w:rsidDel="009546CB">
          <w:rPr>
            <w:rFonts w:ascii="Times New Roman" w:hAnsi="Times New Roman"/>
            <w:sz w:val="24"/>
            <w:szCs w:val="24"/>
            <w:highlight w:val="yellow"/>
            <w:lang w:val="en-US"/>
          </w:rPr>
          <w:fldChar w:fldCharType="begin"/>
        </w:r>
        <w:r w:rsidRPr="0042218D" w:rsidDel="009546CB">
          <w:rPr>
            <w:rFonts w:ascii="Times New Roman" w:hAnsi="Times New Roman"/>
            <w:sz w:val="24"/>
            <w:szCs w:val="24"/>
            <w:highlight w:val="yellow"/>
            <w:lang w:val="en-US"/>
          </w:rPr>
          <w:del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delInstrText>
        </w:r>
        <w:r w:rsidRPr="0042218D" w:rsidDel="009546CB">
          <w:rPr>
            <w:rFonts w:ascii="Times New Roman" w:hAnsi="Times New Roman"/>
            <w:sz w:val="24"/>
            <w:szCs w:val="24"/>
            <w:highlight w:val="yellow"/>
            <w:lang w:val="en-US"/>
          </w:rPr>
          <w:fldChar w:fldCharType="separate"/>
        </w:r>
        <w:r w:rsidRPr="0042218D" w:rsidDel="009546CB">
          <w:rPr>
            <w:rFonts w:ascii="Times New Roman" w:hAnsi="Times New Roman"/>
            <w:noProof/>
            <w:sz w:val="24"/>
            <w:szCs w:val="24"/>
            <w:highlight w:val="yellow"/>
            <w:lang w:val="en-US"/>
          </w:rPr>
          <w:delText>(19)</w:delText>
        </w:r>
        <w:r w:rsidRPr="0042218D" w:rsidDel="009546CB">
          <w:rPr>
            <w:rFonts w:ascii="Times New Roman" w:hAnsi="Times New Roman"/>
            <w:sz w:val="24"/>
            <w:szCs w:val="24"/>
            <w:highlight w:val="yellow"/>
            <w:lang w:val="en-US"/>
          </w:rPr>
          <w:fldChar w:fldCharType="end"/>
        </w:r>
        <w:r w:rsidRPr="0042218D" w:rsidDel="009546CB">
          <w:rPr>
            <w:rFonts w:ascii="Times New Roman" w:hAnsi="Times New Roman"/>
            <w:sz w:val="24"/>
            <w:szCs w:val="24"/>
            <w:highlight w:val="yellow"/>
            <w:lang w:val="en-US"/>
          </w:rPr>
          <w:delText xml:space="preserve"> </w:delText>
        </w:r>
      </w:del>
    </w:p>
    <w:p w14:paraId="5F30430A" w14:textId="14DD158C" w:rsidR="0042218D" w:rsidRPr="0042218D" w:rsidDel="0056316D" w:rsidRDefault="0042218D" w:rsidP="0042218D">
      <w:pPr>
        <w:spacing w:after="0" w:line="480" w:lineRule="auto"/>
        <w:jc w:val="both"/>
        <w:rPr>
          <w:del w:id="193" w:author="Robbie Parks" w:date="2018-01-19T11:43:00Z"/>
          <w:rFonts w:ascii="Times New Roman" w:hAnsi="Times New Roman"/>
          <w:sz w:val="24"/>
          <w:szCs w:val="24"/>
          <w:highlight w:val="yellow"/>
          <w:lang w:val="en-US"/>
        </w:rPr>
      </w:pPr>
      <w:del w:id="194" w:author="Robbie Parks" w:date="2018-01-19T11:43:00Z">
        <w:r w:rsidRPr="0042218D" w:rsidDel="0056316D">
          <w:rPr>
            <w:rFonts w:ascii="Times New Roman" w:hAnsi="Times New Roman"/>
            <w:sz w:val="24"/>
            <w:szCs w:val="24"/>
            <w:highlight w:val="yellow"/>
            <w:lang w:val="en-US"/>
          </w:rPr>
          <w:delText>comparison with key injury seasonality studies</w:delText>
        </w:r>
      </w:del>
    </w:p>
    <w:p w14:paraId="5988B68A" w14:textId="1D43B1AB" w:rsidR="0042218D" w:rsidDel="000855D2" w:rsidRDefault="0042218D" w:rsidP="00101D00">
      <w:pPr>
        <w:spacing w:after="0" w:line="480" w:lineRule="auto"/>
        <w:jc w:val="both"/>
        <w:rPr>
          <w:del w:id="195" w:author="Robbie Parks" w:date="2018-01-19T11:57:00Z"/>
          <w:rFonts w:ascii="Times New Roman" w:hAnsi="Times New Roman"/>
          <w:sz w:val="24"/>
          <w:szCs w:val="24"/>
          <w:lang w:val="en-US"/>
        </w:rPr>
      </w:pPr>
      <w:del w:id="196" w:author="Robbie Parks" w:date="2018-01-19T11:57:00Z">
        <w:r w:rsidRPr="0042218D" w:rsidDel="000855D2">
          <w:rPr>
            <w:rFonts w:ascii="Times New Roman" w:hAnsi="Times New Roman"/>
            <w:sz w:val="24"/>
            <w:szCs w:val="24"/>
            <w:highlight w:val="yellow"/>
            <w:lang w:val="en-US"/>
          </w:rPr>
          <w:delText xml:space="preserve">same with </w:delText>
        </w:r>
        <w:r w:rsidR="001C6F5C" w:rsidDel="000855D2">
          <w:rPr>
            <w:rFonts w:ascii="Times New Roman" w:hAnsi="Times New Roman"/>
            <w:sz w:val="24"/>
            <w:szCs w:val="24"/>
            <w:highlight w:val="yellow"/>
            <w:lang w:val="en-US"/>
          </w:rPr>
          <w:delText>cardiorespirato</w:delText>
        </w:r>
        <w:r w:rsidRPr="00101D00" w:rsidDel="000855D2">
          <w:rPr>
            <w:rFonts w:ascii="Times New Roman" w:hAnsi="Times New Roman"/>
            <w:sz w:val="24"/>
            <w:szCs w:val="24"/>
            <w:highlight w:val="yellow"/>
            <w:lang w:val="en-US"/>
          </w:rPr>
          <w:delText>ry</w:delText>
        </w:r>
        <w:r w:rsidR="00101D00" w:rsidRPr="00101D00" w:rsidDel="000855D2">
          <w:rPr>
            <w:rFonts w:ascii="Times New Roman" w:hAnsi="Times New Roman"/>
            <w:sz w:val="24"/>
            <w:szCs w:val="24"/>
            <w:highlight w:val="yellow"/>
            <w:lang w:val="en-US"/>
          </w:rPr>
          <w:delText xml:space="preserve">  [[[Seretakis and other relevant ones]]]</w:delText>
        </w:r>
      </w:del>
    </w:p>
    <w:p w14:paraId="6886C687" w14:textId="77777777" w:rsidR="0042218D" w:rsidRPr="00C0501F" w:rsidRDefault="0042218D" w:rsidP="0042218D">
      <w:pPr>
        <w:spacing w:after="0" w:line="480" w:lineRule="auto"/>
        <w:jc w:val="both"/>
        <w:rPr>
          <w:rFonts w:ascii="Times New Roman" w:hAnsi="Times New Roman"/>
          <w:sz w:val="24"/>
          <w:szCs w:val="24"/>
          <w:lang w:val="en-US"/>
        </w:rPr>
      </w:pPr>
    </w:p>
    <w:p w14:paraId="2B22717B" w14:textId="0B5DDC08" w:rsidR="00DB2D88" w:rsidRDefault="000B343F" w:rsidP="00DB2D88">
      <w:pPr>
        <w:spacing w:after="0" w:line="480" w:lineRule="auto"/>
        <w:jc w:val="both"/>
        <w:rPr>
          <w:rFonts w:ascii="Times New Roman" w:hAnsi="Times New Roman"/>
          <w:sz w:val="24"/>
          <w:szCs w:val="24"/>
          <w:lang w:val="en-US"/>
        </w:rPr>
      </w:pPr>
      <w:r w:rsidRPr="00DB2D88">
        <w:rPr>
          <w:rFonts w:ascii="Times New Roman" w:hAnsi="Times New Roman"/>
          <w:sz w:val="24"/>
          <w:szCs w:val="24"/>
          <w:lang w:val="en-US"/>
        </w:rPr>
        <w:t>The observed geographical consistency in seasonal mortality variation in the USA, also seen in a study of 36 cities using deaths aggregated across age groups and over time,</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"&lt;sup&gt;23&lt;/sup&gt;", "plainTextFormattedCitation" : "23", "previouslyFormattedCitation" : "&lt;sup&gt;23&lt;/sup&gt;"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23</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put in place environmental (e.g., housing insulation and heating) and health system measures to counter the effects of cold winters.</w:t>
      </w:r>
      <w:r w:rsidR="00AB66EA">
        <w:rPr>
          <w:rFonts w:ascii="Times New Roman" w:hAnsi="Times New Roman"/>
          <w:sz w:val="24"/>
          <w:szCs w:val="24"/>
          <w:lang w:val="en-US"/>
        </w:rPr>
        <w:fldChar w:fldCharType="begin" w:fldLock="1"/>
      </w:r>
      <w:r w:rsidR="00AB66EA">
        <w:rPr>
          <w:rFonts w:ascii="Times New Roman" w:hAnsi="Times New Roman"/>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"&lt;sup&gt;1,2,4&lt;/sup&gt;", "plainTextFormattedCitation" : "1,2,4", "previouslyFormattedCitation" : "&lt;sup&gt;1,2,4&lt;/sup&gt;" }, "properties" : {  }, "schema" : "https://github.com/citation-style-language/schema/raw/master/csl-citation.json" }</w:instrText>
      </w:r>
      <w:r w:rsidR="00AB66EA">
        <w:rPr>
          <w:rFonts w:ascii="Times New Roman" w:hAnsi="Times New Roman"/>
          <w:sz w:val="24"/>
          <w:szCs w:val="24"/>
          <w:lang w:val="en-US"/>
        </w:rPr>
        <w:fldChar w:fldCharType="separate"/>
      </w:r>
      <w:r w:rsidR="00AB66EA" w:rsidRPr="00AB66EA">
        <w:rPr>
          <w:rFonts w:ascii="Times New Roman" w:hAnsi="Times New Roman"/>
          <w:noProof/>
          <w:sz w:val="24"/>
          <w:szCs w:val="24"/>
          <w:vertAlign w:val="superscript"/>
          <w:lang w:val="en-US"/>
        </w:rPr>
        <w:t>1,2,4</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w:t>
      </w:r>
      <w:r w:rsidRPr="00C0501F">
        <w:rPr>
          <w:rFonts w:ascii="Times New Roman" w:hAnsi="Times New Roman"/>
          <w:sz w:val="24"/>
          <w:szCs w:val="24"/>
          <w:lang w:val="en-US"/>
        </w:rPr>
        <w:t xml:space="preserve"> </w:t>
      </w:r>
    </w:p>
    <w:p w14:paraId="5D4068DF" w14:textId="77777777" w:rsidR="000B343F" w:rsidRPr="00C0501F" w:rsidRDefault="000B343F" w:rsidP="000B343F">
      <w:pPr>
        <w:spacing w:after="0" w:line="480" w:lineRule="auto"/>
        <w:jc w:val="both"/>
        <w:rPr>
          <w:rFonts w:ascii="Times New Roman" w:hAnsi="Times New Roman"/>
          <w:sz w:val="24"/>
          <w:szCs w:val="24"/>
          <w:lang w:val="en-US"/>
        </w:rPr>
      </w:pPr>
    </w:p>
    <w:p w14:paraId="670B2812" w14:textId="37069BB8"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w:t>
      </w:r>
      <w:r w:rsidR="0042218D">
        <w:rPr>
          <w:rFonts w:ascii="Times New Roman" w:hAnsi="Times New Roman"/>
          <w:sz w:val="24"/>
          <w:szCs w:val="24"/>
          <w:lang w:val="en-US"/>
        </w:rPr>
        <w:t xml:space="preserve"> cause-specific analysis showed that the</w:t>
      </w:r>
      <w:r w:rsidRPr="00C0501F">
        <w:rPr>
          <w:rFonts w:ascii="Times New Roman" w:hAnsi="Times New Roman"/>
          <w:sz w:val="24"/>
          <w:szCs w:val="24"/>
          <w:lang w:val="en-US"/>
        </w:rPr>
        <w:t xml:space="preserve"> substantial decline in seasonal mortality differences in adolescents and young adults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w:t>
      </w:r>
      <w:r w:rsidR="0042218D">
        <w:rPr>
          <w:rFonts w:ascii="Times New Roman" w:hAnsi="Times New Roman"/>
          <w:sz w:val="24"/>
          <w:szCs w:val="24"/>
          <w:lang w:val="en-US"/>
        </w:rPr>
        <w:t xml:space="preserve">the </w:t>
      </w:r>
      <w:commentRangeStart w:id="197"/>
      <w:commentRangeStart w:id="198"/>
      <w:r w:rsidRPr="00C0501F">
        <w:rPr>
          <w:rFonts w:ascii="Times New Roman" w:hAnsi="Times New Roman"/>
          <w:sz w:val="24"/>
          <w:szCs w:val="24"/>
          <w:lang w:val="en-US"/>
        </w:rPr>
        <w:t xml:space="preserve">diminishing </w:t>
      </w:r>
      <w:del w:id="199" w:author="Robbie Parks" w:date="2018-01-18T02:26:00Z">
        <w:r w:rsidRPr="00C0501F" w:rsidDel="002E0DC3">
          <w:rPr>
            <w:rFonts w:ascii="Times New Roman" w:hAnsi="Times New Roman"/>
            <w:sz w:val="24"/>
            <w:szCs w:val="24"/>
            <w:lang w:val="en-US"/>
          </w:rPr>
          <w:delText xml:space="preserve">role </w:delText>
        </w:r>
      </w:del>
      <w:ins w:id="200" w:author="Robbie Parks" w:date="2018-01-18T02:26:00Z">
        <w:r w:rsidR="002E0DC3">
          <w:rPr>
            <w:rFonts w:ascii="Times New Roman" w:hAnsi="Times New Roman"/>
            <w:sz w:val="24"/>
            <w:szCs w:val="24"/>
            <w:lang w:val="en-US"/>
          </w:rPr>
          <w:t>season</w:t>
        </w:r>
      </w:ins>
      <w:ins w:id="201" w:author="Robbie Parks" w:date="2018-01-19T10:16:00Z">
        <w:r w:rsidR="00C37144">
          <w:rPr>
            <w:rFonts w:ascii="Times New Roman" w:hAnsi="Times New Roman"/>
            <w:sz w:val="24"/>
            <w:szCs w:val="24"/>
            <w:lang w:val="en-US"/>
          </w:rPr>
          <w:t>a</w:t>
        </w:r>
      </w:ins>
      <w:ins w:id="202" w:author="Robbie Parks" w:date="2018-01-18T02:26:00Z">
        <w:r w:rsidR="002E0DC3">
          <w:rPr>
            <w:rFonts w:ascii="Times New Roman" w:hAnsi="Times New Roman"/>
            <w:sz w:val="24"/>
            <w:szCs w:val="24"/>
            <w:lang w:val="en-US"/>
          </w:rPr>
          <w:t>lity</w:t>
        </w:r>
        <w:r w:rsidR="002E0DC3" w:rsidRPr="00C0501F">
          <w:rPr>
            <w:rFonts w:ascii="Times New Roman" w:hAnsi="Times New Roman"/>
            <w:sz w:val="24"/>
            <w:szCs w:val="24"/>
            <w:lang w:val="en-US"/>
          </w:rPr>
          <w:t xml:space="preserve"> </w:t>
        </w:r>
      </w:ins>
      <w:r w:rsidRPr="00C0501F">
        <w:rPr>
          <w:rFonts w:ascii="Times New Roman" w:hAnsi="Times New Roman"/>
          <w:sz w:val="24"/>
          <w:szCs w:val="24"/>
          <w:lang w:val="en-US"/>
        </w:rPr>
        <w:t>of injuries</w:t>
      </w:r>
      <w:commentRangeEnd w:id="197"/>
      <w:r w:rsidR="0042218D">
        <w:rPr>
          <w:rStyle w:val="CommentReference"/>
          <w:rFonts w:asciiTheme="minorHAnsi" w:eastAsiaTheme="minorHAnsi" w:hAnsiTheme="minorHAnsi" w:cstheme="minorBidi"/>
        </w:rPr>
        <w:commentReference w:id="197"/>
      </w:r>
      <w:commentRangeEnd w:id="198"/>
      <w:r w:rsidR="002E0DC3">
        <w:rPr>
          <w:rStyle w:val="CommentReference"/>
          <w:rFonts w:asciiTheme="minorHAnsi" w:eastAsiaTheme="minorHAnsi" w:hAnsiTheme="minorHAnsi" w:cstheme="minorBidi"/>
        </w:rPr>
        <w:commentReference w:id="198"/>
      </w:r>
      <w:r w:rsidRPr="00C0501F">
        <w:rPr>
          <w:rFonts w:ascii="Times New Roman" w:hAnsi="Times New Roman"/>
          <w:sz w:val="24"/>
          <w:szCs w:val="24"/>
          <w:lang w:val="en-US"/>
        </w:rPr>
        <w:t xml:space="preserve">, especially from road traffic crashes, which are more likely to occur in the summer </w:t>
      </w:r>
      <w:r w:rsidRPr="00C0501F">
        <w:rPr>
          <w:rFonts w:ascii="Times New Roman" w:hAnsi="Times New Roman"/>
          <w:sz w:val="24"/>
          <w:szCs w:val="24"/>
          <w:lang w:val="en-US"/>
        </w:rPr>
        <w:lastRenderedPageBreak/>
        <w:t>months</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"&lt;sup&gt;24,25&lt;/sup&gt;", "plainTextFormattedCitation" : "24,25", "previouslyFormattedCitation" : "&lt;sup&gt;24,25&lt;/sup&gt;"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24,25</w:t>
      </w:r>
      <w:r w:rsidR="00AB66EA">
        <w:rPr>
          <w:rFonts w:ascii="Times New Roman" w:hAnsi="Times New Roman"/>
          <w:sz w:val="24"/>
          <w:szCs w:val="24"/>
          <w:lang w:val="en-US"/>
        </w:rPr>
        <w:fldChar w:fldCharType="end"/>
      </w:r>
      <w:r w:rsidR="00AB66EA">
        <w:rPr>
          <w:rFonts w:ascii="Times New Roman" w:hAnsi="Times New Roman"/>
          <w:sz w:val="24"/>
          <w:szCs w:val="24"/>
          <w:lang w:val="en-US"/>
        </w:rPr>
        <w:t xml:space="preserve"> </w:t>
      </w:r>
      <w:r w:rsidRPr="00C0501F">
        <w:rPr>
          <w:rFonts w:ascii="Times New Roman" w:hAnsi="Times New Roman"/>
          <w:sz w:val="24"/>
          <w:szCs w:val="24"/>
          <w:lang w:val="en-US"/>
        </w:rPr>
        <w:t>and are more common in men.</w:t>
      </w:r>
      <w:r w:rsidR="0042218D">
        <w:rPr>
          <w:rFonts w:ascii="Times New Roman" w:hAnsi="Times New Roman"/>
          <w:sz w:val="24"/>
          <w:szCs w:val="24"/>
          <w:lang w:val="en-US"/>
        </w:rPr>
        <w:t xml:space="preserve"> </w:t>
      </w:r>
      <w:commentRangeStart w:id="203"/>
      <w:r w:rsidR="0042218D">
        <w:rPr>
          <w:rFonts w:ascii="Times New Roman" w:hAnsi="Times New Roman"/>
          <w:sz w:val="24"/>
          <w:szCs w:val="24"/>
          <w:lang w:val="en-US"/>
        </w:rPr>
        <w:t>Further, the seasonal difference in injuries itself declined over time.</w:t>
      </w:r>
      <w:commentRangeEnd w:id="203"/>
      <w:r w:rsidR="0042218D">
        <w:rPr>
          <w:rStyle w:val="CommentReference"/>
          <w:rFonts w:asciiTheme="minorHAnsi" w:eastAsiaTheme="minorHAnsi" w:hAnsiTheme="minorHAnsi" w:cstheme="minorBidi"/>
        </w:rPr>
        <w:commentReference w:id="203"/>
      </w:r>
      <w:r w:rsidR="0042218D">
        <w:rPr>
          <w:rFonts w:ascii="Times New Roman" w:hAnsi="Times New Roman"/>
          <w:sz w:val="24"/>
          <w:szCs w:val="24"/>
          <w:lang w:val="en-US"/>
        </w:rPr>
        <w:t xml:space="preserve"> </w:t>
      </w:r>
      <w:r w:rsidRPr="00C0501F">
        <w:rPr>
          <w:rFonts w:ascii="Times New Roman" w:hAnsi="Times New Roman"/>
          <w:sz w:val="24"/>
          <w:szCs w:val="24"/>
          <w:lang w:val="en-US"/>
        </w:rPr>
        <w:t xml:space="preserve"> The weakening of seasonality in </w:t>
      </w:r>
      <w:del w:id="204" w:author="Robbie Parks" w:date="2018-01-18T02:28:00Z">
        <w:r w:rsidRPr="00C0501F" w:rsidDel="008A287F">
          <w:rPr>
            <w:rFonts w:ascii="Times New Roman" w:hAnsi="Times New Roman"/>
            <w:sz w:val="24"/>
            <w:szCs w:val="24"/>
            <w:lang w:val="en-US"/>
          </w:rPr>
          <w:delText xml:space="preserve">children </w:delText>
        </w:r>
      </w:del>
      <w:ins w:id="205" w:author="Robbie Parks" w:date="2018-01-18T02:28:00Z">
        <w:r w:rsidR="008A287F">
          <w:rPr>
            <w:rFonts w:ascii="Times New Roman" w:hAnsi="Times New Roman"/>
            <w:sz w:val="24"/>
            <w:szCs w:val="24"/>
            <w:lang w:val="en-US"/>
          </w:rPr>
          <w:t>boys</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under five years of age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the reduction of </w:t>
      </w:r>
      <w:del w:id="206" w:author="Robbie Parks" w:date="2018-01-18T02:28:00Z">
        <w:r w:rsidRPr="00C0501F" w:rsidDel="008A287F">
          <w:rPr>
            <w:rFonts w:ascii="Times New Roman" w:hAnsi="Times New Roman"/>
            <w:sz w:val="24"/>
            <w:szCs w:val="24"/>
            <w:lang w:val="en-US"/>
          </w:rPr>
          <w:delText xml:space="preserve">deaths </w:delText>
        </w:r>
      </w:del>
      <w:ins w:id="207" w:author="Robbie Parks" w:date="2018-01-18T02:28:00Z">
        <w:r w:rsidR="008A287F">
          <w:rPr>
            <w:rFonts w:ascii="Times New Roman" w:hAnsi="Times New Roman"/>
            <w:sz w:val="24"/>
            <w:szCs w:val="24"/>
            <w:lang w:val="en-US"/>
          </w:rPr>
          <w:t>season</w:t>
        </w:r>
      </w:ins>
      <w:ins w:id="208" w:author="Robbie Parks" w:date="2018-01-18T02:29:00Z">
        <w:r w:rsidR="008A287F">
          <w:rPr>
            <w:rFonts w:ascii="Times New Roman" w:hAnsi="Times New Roman"/>
            <w:sz w:val="24"/>
            <w:szCs w:val="24"/>
            <w:lang w:val="en-US"/>
          </w:rPr>
          <w:t>a</w:t>
        </w:r>
      </w:ins>
      <w:ins w:id="209" w:author="Robbie Parks" w:date="2018-01-18T02:28:00Z">
        <w:r w:rsidR="008A287F">
          <w:rPr>
            <w:rFonts w:ascii="Times New Roman" w:hAnsi="Times New Roman"/>
            <w:sz w:val="24"/>
            <w:szCs w:val="24"/>
            <w:lang w:val="en-US"/>
          </w:rPr>
          <w:t>lity of death</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from </w:t>
      </w:r>
      <w:del w:id="210" w:author="Robbie Parks" w:date="2018-01-18T02:28:00Z">
        <w:r w:rsidRPr="00C0501F" w:rsidDel="008A287F">
          <w:rPr>
            <w:rFonts w:ascii="Times New Roman" w:hAnsi="Times New Roman"/>
            <w:sz w:val="24"/>
            <w:szCs w:val="24"/>
            <w:lang w:val="en-US"/>
          </w:rPr>
          <w:delText>respiratory causes</w:delText>
        </w:r>
      </w:del>
      <w:ins w:id="211" w:author="Robbie Parks" w:date="2018-01-18T02:28:00Z">
        <w:r w:rsidR="008A287F">
          <w:rPr>
            <w:rFonts w:ascii="Times New Roman" w:hAnsi="Times New Roman"/>
            <w:sz w:val="24"/>
            <w:szCs w:val="24"/>
            <w:lang w:val="en-US"/>
          </w:rPr>
          <w:t>other causes</w:t>
        </w:r>
      </w:ins>
      <w:ins w:id="212" w:author="Robbie Parks" w:date="2018-01-18T02:29:00Z">
        <w:r w:rsidR="008A287F">
          <w:rPr>
            <w:rFonts w:ascii="Times New Roman" w:hAnsi="Times New Roman"/>
            <w:sz w:val="24"/>
            <w:szCs w:val="24"/>
            <w:lang w:val="en-US"/>
          </w:rPr>
          <w:t>, largely from deaths during the perinatal period.</w:t>
        </w:r>
      </w:ins>
      <w:del w:id="213" w:author="Robbie Parks" w:date="2018-01-18T02:28:00Z">
        <w:r w:rsidRPr="00C0501F" w:rsidDel="008A287F">
          <w:rPr>
            <w:rFonts w:ascii="Times New Roman" w:hAnsi="Times New Roman"/>
            <w:sz w:val="24"/>
            <w:szCs w:val="24"/>
            <w:lang w:val="en-US"/>
          </w:rPr>
          <w:delText xml:space="preserve">, which have a strong seasonality, </w:delText>
        </w:r>
      </w:del>
      <w:del w:id="214" w:author="Robbie Parks" w:date="2018-01-18T02:29:00Z">
        <w:r w:rsidR="002317EC" w:rsidRPr="00C0501F" w:rsidDel="008A287F">
          <w:rPr>
            <w:rFonts w:ascii="Times New Roman" w:hAnsi="Times New Roman"/>
            <w:sz w:val="24"/>
            <w:szCs w:val="24"/>
            <w:lang w:val="en-US"/>
          </w:rPr>
          <w:delText>and the accompanying</w:delText>
        </w:r>
        <w:r w:rsidRPr="00C0501F" w:rsidDel="008A287F">
          <w:rPr>
            <w:rFonts w:ascii="Times New Roman" w:hAnsi="Times New Roman"/>
            <w:sz w:val="24"/>
            <w:szCs w:val="24"/>
            <w:lang w:val="en-US"/>
          </w:rPr>
          <w:delText xml:space="preserve"> increase in the proportion of deaths that occur in the neonatal period, which do not vary noticeably throughout the year.</w:delText>
        </w:r>
      </w:del>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"author" : [ { "dropping-particle" : "", "family" : "Centers for Disease Control and Prevention (CDC).", "given" : "", "non-dropping-particle" : "", "parse-names" : false, "suffix" : "" } ], "container-title" : "National Center for Health Statistics (NCHS).", "id" : "ITEM-2", "issued" : { "date-parts" : [ [ "2016" ] ] }, "title" : "Leading causes of death and numbers of deaths, by sex, race, and Hispanic origin: United States, 2015", "type" : "article-journal" }, "uris" : [ "http://www.mendeley.com/documents/?uuid=07d7e9b6-be7d-45f4-9077-6b00a3ec0022" ] }, { "id" : "ITEM-3", "itemData" : { "id" : "ITEM-3", "issue" : "January 1993", "issued" : { "date-parts" : [ [ "1993" ] ] }, "title" : "Trends in infant mortality by cause of death and other characteristics, 1960-88", "type" : "article-journal" }, "uris" : [ "http://www.mendeley.com/documents/?uuid=7e610f19-5038-4b03-95f3-076baf581515" ] }, { "id" : "ITEM-4",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"ITEM-4",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"&lt;sup&gt;19,24,26,27&lt;/sup&gt;", "plainTextFormattedCitation" : "19,24,26,27", "previouslyFormattedCitation" : "&lt;sup&gt;19,24,26,27&lt;/sup&gt;"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19,24,26,27</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124D4FC9"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"&lt;sup&gt;28&lt;/sup&gt;", "plainTextFormattedCitation" : "28", "previouslyFormattedCitation" : "&lt;sup&gt;28&lt;/sup&gt;"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28</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"&lt;sup&gt;2,28,29&lt;/sup&gt;", "plainTextFormattedCitation" : "2,28,29", "previouslyFormattedCitation" : "&lt;sup&gt;2,28,29&lt;/sup&gt;"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2,28,29</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AB66EA">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"&lt;sup&gt;30&lt;/sup&gt;", "plainTextFormattedCitation" : "30", "previouslyFormattedCitation" : "&lt;sup&gt;30&lt;/sup&gt;"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30</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Default="001C3C8D" w:rsidP="00C33FFB">
      <w:pPr>
        <w:spacing w:after="0" w:line="480" w:lineRule="auto"/>
        <w:jc w:val="both"/>
        <w:rPr>
          <w:ins w:id="215" w:author="Robbie Parks" w:date="2018-01-19T10:07:00Z"/>
          <w:rFonts w:ascii="Times New Roman" w:hAnsi="Times New Roman"/>
          <w:sz w:val="24"/>
          <w:szCs w:val="24"/>
          <w:lang w:val="en-US"/>
        </w:rPr>
      </w:pPr>
    </w:p>
    <w:p w14:paraId="0DFC14BD" w14:textId="77777777" w:rsidR="007F05EF" w:rsidRPr="00C0501F" w:rsidRDefault="007F05EF" w:rsidP="00C33FFB">
      <w:pPr>
        <w:spacing w:after="0" w:line="480" w:lineRule="auto"/>
        <w:jc w:val="both"/>
        <w:rPr>
          <w:rFonts w:ascii="Times New Roman" w:hAnsi="Times New Roman"/>
          <w:sz w:val="24"/>
          <w:szCs w:val="24"/>
          <w:lang w:val="en-US"/>
        </w:rPr>
      </w:pPr>
    </w:p>
    <w:p w14:paraId="58AA22C4" w14:textId="77777777" w:rsidR="004055C0" w:rsidRPr="00C0501F" w:rsidRDefault="004055C0" w:rsidP="004055C0">
      <w:pPr>
        <w:spacing w:after="0" w:line="480" w:lineRule="auto"/>
        <w:jc w:val="both"/>
        <w:outlineLvl w:val="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lastRenderedPageBreak/>
        <w:t>Materials and m</w:t>
      </w:r>
      <w:r w:rsidRPr="00C0501F">
        <w:rPr>
          <w:rFonts w:ascii="Times New Roman" w:hAnsi="Times New Roman"/>
          <w:b/>
          <w:color w:val="000000" w:themeColor="text1"/>
          <w:sz w:val="24"/>
          <w:szCs w:val="24"/>
          <w:lang w:val="en-US"/>
        </w:rPr>
        <w:t xml:space="preserve">ethods </w:t>
      </w:r>
      <w:bookmarkStart w:id="216" w:name="_GoBack"/>
      <w:bookmarkEnd w:id="216"/>
    </w:p>
    <w:p w14:paraId="1204979E" w14:textId="77777777" w:rsidR="004055C0" w:rsidRPr="00C0501F" w:rsidRDefault="004055C0" w:rsidP="004055C0">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553936C7" w14:textId="76BE5BFC" w:rsidR="004055C0" w:rsidRPr="0046173B" w:rsidRDefault="004055C0" w:rsidP="004055C0">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used data on all </w:t>
      </w:r>
      <w:r w:rsidRPr="00EA5E28">
        <w:rPr>
          <w:rStyle w:val="apple-style-span"/>
          <w:rFonts w:ascii="Times New Roman" w:hAnsi="Times New Roman"/>
          <w:color w:val="000000" w:themeColor="text1"/>
          <w:sz w:val="24"/>
          <w:szCs w:val="24"/>
          <w:lang w:val="en-US"/>
        </w:rPr>
        <w:t>7</w:t>
      </w:r>
      <w:r>
        <w:rPr>
          <w:rStyle w:val="apple-style-span"/>
          <w:rFonts w:ascii="Times New Roman" w:hAnsi="Times New Roman"/>
          <w:color w:val="000000" w:themeColor="text1"/>
          <w:sz w:val="24"/>
          <w:szCs w:val="24"/>
          <w:lang w:val="en-US"/>
        </w:rPr>
        <w:t>,</w:t>
      </w:r>
      <w:r w:rsidRPr="00EA5E28">
        <w:rPr>
          <w:rStyle w:val="apple-style-span"/>
          <w:rFonts w:ascii="Times New Roman" w:hAnsi="Times New Roman"/>
          <w:color w:val="000000" w:themeColor="text1"/>
          <w:sz w:val="24"/>
          <w:szCs w:val="24"/>
          <w:lang w:val="en-US"/>
        </w:rPr>
        <w:t>777</w:t>
      </w:r>
      <w:r>
        <w:rPr>
          <w:rStyle w:val="apple-style-span"/>
          <w:rFonts w:ascii="Times New Roman" w:hAnsi="Times New Roman"/>
          <w:color w:val="000000" w:themeColor="text1"/>
          <w:sz w:val="24"/>
          <w:szCs w:val="24"/>
          <w:lang w:val="en-US"/>
        </w:rPr>
        <w:t>,</w:t>
      </w:r>
      <w:r w:rsidRPr="00EA5E28">
        <w:rPr>
          <w:rStyle w:val="apple-style-span"/>
          <w:rFonts w:ascii="Times New Roman" w:hAnsi="Times New Roman"/>
          <w:color w:val="000000" w:themeColor="text1"/>
          <w:sz w:val="24"/>
          <w:szCs w:val="24"/>
          <w:lang w:val="en-US"/>
        </w:rPr>
        <w:t xml:space="preserve">1264 </w:t>
      </w:r>
      <w:r>
        <w:rPr>
          <w:rStyle w:val="apple-style-span"/>
          <w:rFonts w:ascii="Times New Roman" w:hAnsi="Times New Roman"/>
          <w:color w:val="000000" w:themeColor="text1"/>
          <w:sz w:val="24"/>
          <w:szCs w:val="24"/>
          <w:lang w:val="en-US"/>
        </w:rPr>
        <w:t>deaths in the USA from 1980</w:t>
      </w:r>
      <w:r w:rsidRPr="00C0501F">
        <w:rPr>
          <w:rStyle w:val="apple-style-span"/>
          <w:rFonts w:ascii="Times New Roman" w:hAnsi="Times New Roman"/>
          <w:color w:val="000000" w:themeColor="text1"/>
          <w:sz w:val="24"/>
          <w:szCs w:val="24"/>
          <w:lang w:val="en-US"/>
        </w:rPr>
        <w:t xml:space="preserve"> to 2013 from the National Center for Health Statistics (NCHS). </w:t>
      </w:r>
      <w:r w:rsidRPr="00C0501F">
        <w:rPr>
          <w:rFonts w:ascii="Times New Roman" w:hAnsi="Times New Roman"/>
          <w:color w:val="000000" w:themeColor="text1"/>
          <w:sz w:val="24"/>
          <w:szCs w:val="24"/>
          <w:lang w:val="en-US"/>
        </w:rPr>
        <w:t>Age, sex, state of residence, month of death</w:t>
      </w:r>
      <w:r>
        <w:rPr>
          <w:rFonts w:ascii="Times New Roman" w:hAnsi="Times New Roman"/>
          <w:color w:val="000000" w:themeColor="text1"/>
          <w:sz w:val="24"/>
          <w:szCs w:val="24"/>
          <w:lang w:val="en-US"/>
        </w:rPr>
        <w:t>, and underlying cause of death</w:t>
      </w:r>
      <w:r w:rsidRPr="00C0501F">
        <w:rPr>
          <w:rFonts w:ascii="Times New Roman" w:hAnsi="Times New Roman"/>
          <w:color w:val="000000" w:themeColor="text1"/>
          <w:sz w:val="24"/>
          <w:szCs w:val="24"/>
          <w:lang w:val="en-US"/>
        </w:rPr>
        <w:t xml:space="preserve"> were available for each record. Yearly population counts were available from NCHS for 1990 to 2013 and from the US Census Bureau prior to 1990.</w:t>
      </w:r>
      <w:r>
        <w:rPr>
          <w:rFonts w:ascii="Times New Roman" w:hAnsi="Times New Roman"/>
          <w:color w:val="000000" w:themeColor="text1"/>
          <w:sz w:val="24"/>
          <w:szCs w:val="24"/>
          <w:lang w:val="en-US"/>
        </w:rPr>
        <w:fldChar w:fldCharType="begin" w:fldLock="1"/>
      </w:r>
      <w:r w:rsidR="006B2CBD">
        <w:rPr>
          <w:rFonts w:ascii="Times New Roman" w:hAnsi="Times New Roman"/>
          <w:color w:val="000000" w:themeColor="text1"/>
          <w:sz w:val="24"/>
          <w:szCs w:val="24"/>
          <w:lang w:val="en-US"/>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"&lt;sup&gt;31&lt;/sup&gt;", "plainTextFormattedCitation" : "31", "previouslyFormattedCitation" : "&lt;sup&gt;31&lt;/sup&gt;"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006B2CBD" w:rsidRPr="006B2CBD">
        <w:rPr>
          <w:rFonts w:ascii="Times New Roman" w:hAnsi="Times New Roman"/>
          <w:noProof/>
          <w:color w:val="000000" w:themeColor="text1"/>
          <w:sz w:val="24"/>
          <w:szCs w:val="24"/>
          <w:vertAlign w:val="superscript"/>
          <w:lang w:val="en-US"/>
        </w:rPr>
        <w:t>31</w:t>
      </w:r>
      <w:r>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"&lt;sup&gt;32&lt;/sup&gt;", "plainTextFormattedCitation" : "32", "previouslyFormattedCitation" : "&lt;sup&gt;32&lt;/sup&gt;" }, "properties" : {  }, "schema" : "https://github.com/citation-style-language/schema/raw/master/csl-citation.json" }</w:instrText>
      </w:r>
      <w:r>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32</w:t>
      </w:r>
      <w:r>
        <w:rPr>
          <w:rFonts w:ascii="Times New Roman" w:hAnsi="Times New Roman"/>
          <w:sz w:val="24"/>
          <w:szCs w:val="24"/>
          <w:lang w:val="en-US"/>
        </w:rPr>
        <w:fldChar w:fldCharType="end"/>
      </w:r>
      <w:r w:rsidRPr="00C0501F">
        <w:rPr>
          <w:rFonts w:ascii="Times New Roman" w:hAnsi="Times New Roman"/>
          <w:sz w:val="24"/>
          <w:szCs w:val="24"/>
          <w:lang w:val="en-US"/>
        </w:rPr>
        <w:t xml:space="preserve"> </w:t>
      </w:r>
      <w:r>
        <w:rPr>
          <w:rFonts w:ascii="Times New Roman" w:hAnsi="Times New Roman"/>
          <w:sz w:val="24"/>
          <w:szCs w:val="24"/>
          <w:lang w:val="en-US"/>
        </w:rPr>
        <w:t xml:space="preserve">The underlying cause of death was coded </w:t>
      </w:r>
      <w:r w:rsidRPr="0046173B">
        <w:rPr>
          <w:rFonts w:ascii="Times New Roman" w:hAnsi="Times New Roman"/>
          <w:color w:val="000000" w:themeColor="text1"/>
          <w:sz w:val="24"/>
          <w:szCs w:val="24"/>
          <w:lang w:val="en-US"/>
        </w:rPr>
        <w:t>according to the international classification of diseases (ICD)</w:t>
      </w:r>
      <w:r>
        <w:rPr>
          <w:rFonts w:ascii="Times New Roman" w:hAnsi="Times New Roman"/>
          <w:color w:val="000000" w:themeColor="text1"/>
          <w:sz w:val="24"/>
          <w:szCs w:val="24"/>
          <w:lang w:val="en-US"/>
        </w:rPr>
        <w:t xml:space="preserve"> </w:t>
      </w:r>
      <w:r w:rsidRPr="0046173B">
        <w:rPr>
          <w:rFonts w:ascii="Times New Roman" w:hAnsi="Times New Roman"/>
          <w:color w:val="000000" w:themeColor="text1"/>
          <w:sz w:val="24"/>
          <w:szCs w:val="24"/>
          <w:lang w:val="en-US"/>
        </w:rPr>
        <w:t>system (9</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of ICD from 1980 to 1</w:t>
      </w:r>
      <w:r w:rsidRPr="0046173B">
        <w:rPr>
          <w:rFonts w:ascii="Times New Roman" w:hAnsi="Times New Roman"/>
          <w:color w:val="000000" w:themeColor="text1"/>
          <w:sz w:val="24"/>
          <w:szCs w:val="24"/>
          <w:lang w:val="en-US"/>
        </w:rPr>
        <w:t xml:space="preserve">998 and </w:t>
      </w:r>
      <w:r>
        <w:rPr>
          <w:rFonts w:ascii="Times New Roman" w:hAnsi="Times New Roman"/>
          <w:color w:val="000000" w:themeColor="text1"/>
          <w:sz w:val="24"/>
          <w:szCs w:val="24"/>
          <w:lang w:val="en-US"/>
        </w:rPr>
        <w:t>10</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of ICD thereafter).</w:t>
      </w:r>
    </w:p>
    <w:p w14:paraId="0EF75AD8"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4264CF2F" w14:textId="77777777" w:rsidR="004055C0" w:rsidRDefault="004055C0" w:rsidP="004055C0">
      <w:pPr>
        <w:spacing w:after="0" w:line="480" w:lineRule="auto"/>
        <w:jc w:val="both"/>
        <w:rPr>
          <w:ins w:id="217" w:author="Robbie Parks" w:date="2018-01-20T14:25:00Z"/>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w:t>
      </w:r>
      <w:r w:rsidRPr="00C86A4C">
        <w:rPr>
          <w:rFonts w:ascii="Times New Roman" w:hAnsi="Times New Roman"/>
          <w:color w:val="000000" w:themeColor="text1"/>
          <w:sz w:val="24"/>
          <w:szCs w:val="24"/>
          <w:lang w:val="en-US"/>
        </w:rPr>
        <w:t>count by a factor that would make it equivalent to a 31-day month. For analysis of seasonality by cause of death, we mapped each ICD-9 and ICD-10 codes to the following four disease categories:</w:t>
      </w:r>
    </w:p>
    <w:p w14:paraId="513E57A8" w14:textId="77777777" w:rsidR="003F5EC1" w:rsidRDefault="003F5EC1" w:rsidP="004055C0">
      <w:pPr>
        <w:spacing w:after="0" w:line="480" w:lineRule="auto"/>
        <w:jc w:val="both"/>
        <w:rPr>
          <w:rFonts w:ascii="Times New Roman" w:hAnsi="Times New Roman"/>
          <w:color w:val="000000" w:themeColor="text1"/>
          <w:sz w:val="24"/>
          <w:szCs w:val="24"/>
          <w:lang w:val="en-US"/>
        </w:rPr>
      </w:pPr>
    </w:p>
    <w:p w14:paraId="306D1930" w14:textId="77777777" w:rsidR="004055C0" w:rsidRPr="00C86A4C" w:rsidRDefault="004055C0" w:rsidP="004055C0">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C</w:t>
      </w:r>
      <w:r>
        <w:rPr>
          <w:rFonts w:ascii="Times New Roman" w:hAnsi="Times New Roman"/>
          <w:color w:val="000000" w:themeColor="text1"/>
          <w:sz w:val="24"/>
          <w:szCs w:val="24"/>
          <w:lang w:val="en-US"/>
        </w:rPr>
        <w:t xml:space="preserve">ancers: </w:t>
      </w:r>
      <w:r>
        <w:rPr>
          <w:rFonts w:ascii="Times New Roman" w:hAnsi="Times New Roman"/>
          <w:color w:val="000000" w:themeColor="text1"/>
          <w:sz w:val="24"/>
          <w:szCs w:val="24"/>
          <w:lang w:val="en-US"/>
        </w:rPr>
        <w:tab/>
      </w:r>
      <w:r>
        <w:rPr>
          <w:rFonts w:ascii="Times New Roman" w:hAnsi="Times New Roman"/>
          <w:color w:val="000000" w:themeColor="text1"/>
          <w:sz w:val="24"/>
          <w:szCs w:val="24"/>
          <w:lang w:val="en-US"/>
        </w:rPr>
        <w:tab/>
      </w:r>
      <w:r>
        <w:rPr>
          <w:rFonts w:ascii="Times New Roman" w:hAnsi="Times New Roman"/>
          <w:color w:val="000000" w:themeColor="text1"/>
          <w:sz w:val="24"/>
          <w:szCs w:val="24"/>
          <w:lang w:val="en-US"/>
        </w:rPr>
        <w:tab/>
        <w:t xml:space="preserve">ICD-9 </w:t>
      </w:r>
      <w:r>
        <w:rPr>
          <w:rFonts w:ascii="Times New Roman" w:hAnsi="Times New Roman"/>
          <w:color w:val="000000" w:themeColor="text1"/>
          <w:sz w:val="24"/>
          <w:szCs w:val="24"/>
          <w:lang w:val="en-US"/>
        </w:rPr>
        <w:tab/>
        <w:t>140.0 – 239.9</w:t>
      </w:r>
      <w:r w:rsidRPr="00C86A4C">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and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ICD-10 </w:t>
      </w:r>
      <w:r>
        <w:rPr>
          <w:rFonts w:ascii="Times New Roman" w:hAnsi="Times New Roman"/>
          <w:color w:val="000000" w:themeColor="text1"/>
          <w:sz w:val="24"/>
          <w:szCs w:val="24"/>
          <w:lang w:val="en-US"/>
        </w:rPr>
        <w:t>C00 – D48</w:t>
      </w:r>
    </w:p>
    <w:p w14:paraId="646C1B7B" w14:textId="77777777" w:rsidR="004055C0" w:rsidRPr="00C86A4C" w:rsidRDefault="004055C0" w:rsidP="004055C0">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Cardio</w:t>
      </w:r>
      <w:r>
        <w:rPr>
          <w:rFonts w:ascii="Times New Roman" w:hAnsi="Times New Roman"/>
          <w:color w:val="000000" w:themeColor="text1"/>
          <w:sz w:val="24"/>
          <w:szCs w:val="24"/>
          <w:lang w:val="en-US"/>
        </w:rPr>
        <w:t>respiratory</w:t>
      </w:r>
      <w:r w:rsidRPr="00C86A4C">
        <w:rPr>
          <w:rFonts w:ascii="Times New Roman" w:hAnsi="Times New Roman"/>
          <w:color w:val="000000" w:themeColor="text1"/>
          <w:sz w:val="24"/>
          <w:szCs w:val="24"/>
          <w:lang w:val="en-US"/>
        </w:rPr>
        <w:t xml:space="preserve"> diseases: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ICD-9 </w:t>
      </w:r>
      <w:r>
        <w:rPr>
          <w:rFonts w:ascii="Times New Roman" w:hAnsi="Times New Roman"/>
          <w:color w:val="000000" w:themeColor="text1"/>
          <w:sz w:val="24"/>
          <w:szCs w:val="24"/>
          <w:lang w:val="en-US"/>
        </w:rPr>
        <w:tab/>
        <w:t>390.0 – 519.9</w:t>
      </w:r>
      <w:r w:rsidRPr="00C86A4C">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and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ICD-10 </w:t>
      </w:r>
      <w:r>
        <w:rPr>
          <w:rFonts w:ascii="Times New Roman" w:hAnsi="Times New Roman"/>
          <w:color w:val="000000" w:themeColor="text1"/>
          <w:sz w:val="24"/>
          <w:szCs w:val="24"/>
          <w:lang w:val="en-US"/>
        </w:rPr>
        <w:t>I00 – J99</w:t>
      </w:r>
    </w:p>
    <w:p w14:paraId="22671DBE" w14:textId="77777777" w:rsidR="004055C0" w:rsidRPr="00C86A4C" w:rsidRDefault="004055C0" w:rsidP="004055C0">
      <w:pPr>
        <w:pStyle w:val="ListParagraph"/>
        <w:numPr>
          <w:ilvl w:val="0"/>
          <w:numId w:val="3"/>
        </w:num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Injuries (external causes)</w:t>
      </w:r>
      <w:r w:rsidRPr="00C86A4C">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ICD-9 </w:t>
      </w:r>
      <w:r>
        <w:rPr>
          <w:rFonts w:ascii="Times New Roman" w:hAnsi="Times New Roman"/>
          <w:color w:val="000000" w:themeColor="text1"/>
          <w:sz w:val="24"/>
          <w:szCs w:val="24"/>
          <w:lang w:val="en-US"/>
        </w:rPr>
        <w:tab/>
        <w:t xml:space="preserve">800.0 – 999.9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and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ICD-10 </w:t>
      </w:r>
      <w:r>
        <w:rPr>
          <w:rFonts w:ascii="Times New Roman" w:hAnsi="Times New Roman"/>
          <w:color w:val="000000" w:themeColor="text1"/>
          <w:sz w:val="24"/>
          <w:szCs w:val="24"/>
          <w:lang w:val="en-US"/>
        </w:rPr>
        <w:t>S00 – Z99</w:t>
      </w:r>
    </w:p>
    <w:p w14:paraId="68ECD69E" w14:textId="77777777" w:rsidR="004055C0" w:rsidRPr="00C86A4C" w:rsidRDefault="004055C0" w:rsidP="004055C0">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 xml:space="preserve">Other causes: </w:t>
      </w:r>
      <w:r>
        <w:rPr>
          <w:rFonts w:ascii="Times New Roman" w:hAnsi="Times New Roman"/>
          <w:color w:val="000000" w:themeColor="text1"/>
          <w:sz w:val="24"/>
          <w:szCs w:val="24"/>
          <w:lang w:val="en-US"/>
        </w:rPr>
        <w:tab/>
        <w:t>ICD-9 and ICD-10 codes not in the above three categories</w:t>
      </w:r>
    </w:p>
    <w:p w14:paraId="60F24802" w14:textId="77777777" w:rsidR="004055C0" w:rsidRDefault="004055C0" w:rsidP="004055C0">
      <w:pPr>
        <w:spacing w:after="0" w:line="480" w:lineRule="auto"/>
        <w:jc w:val="both"/>
        <w:rPr>
          <w:rFonts w:ascii="Times New Roman" w:hAnsi="Times New Roman"/>
          <w:color w:val="000000" w:themeColor="text1"/>
          <w:sz w:val="24"/>
          <w:szCs w:val="24"/>
          <w:lang w:val="en-US"/>
        </w:rPr>
      </w:pPr>
    </w:p>
    <w:p w14:paraId="49C1620C" w14:textId="32FFF370" w:rsidR="004055C0" w:rsidRPr="00C0501F" w:rsidRDefault="004055C0" w:rsidP="004055C0">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lastRenderedPageBreak/>
        <w:t>Cardiorespiratory diseases and cancers accounted for 56.4% and 21.2% of all deaths in the USA, respectively, in 1980, and 40.9% and 23.5%, respectively, in 2013; deaths from cardiorespiratory diseases have been associated with anomalous cold and warm temperatures.</w:t>
      </w:r>
      <w:r>
        <w:rPr>
          <w:rFonts w:ascii="Times New Roman" w:hAnsi="Times New Roman"/>
          <w:color w:val="000000" w:themeColor="text1"/>
          <w:sz w:val="24"/>
          <w:szCs w:val="24"/>
          <w:lang w:val="en-US"/>
        </w:rPr>
        <w:fldChar w:fldCharType="begin" w:fldLock="1"/>
      </w:r>
      <w:r w:rsidR="006B2CBD">
        <w:rPr>
          <w:rFonts w:ascii="Times New Roman" w:hAnsi="Times New Roman"/>
          <w:color w:val="000000" w:themeColor="text1"/>
          <w:sz w:val="24"/>
          <w:szCs w:val="24"/>
          <w:lang w:val="en-US"/>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"mendeley" : { "formattedCitation" : "&lt;sup&gt;33\u201335&lt;/sup&gt;", "plainTextFormattedCitation" : "33\u201335", "previouslyFormattedCitation" : "&lt;sup&gt;33\u201335&lt;/sup&gt;"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006B2CBD" w:rsidRPr="006B2CBD">
        <w:rPr>
          <w:rFonts w:ascii="Times New Roman" w:hAnsi="Times New Roman"/>
          <w:noProof/>
          <w:color w:val="000000" w:themeColor="text1"/>
          <w:sz w:val="24"/>
          <w:szCs w:val="24"/>
          <w:vertAlign w:val="superscript"/>
          <w:lang w:val="en-US"/>
        </w:rPr>
        <w:t>33–35</w:t>
      </w:r>
      <w:r>
        <w:rPr>
          <w:rFonts w:ascii="Times New Roman" w:hAnsi="Times New Roman"/>
          <w:color w:val="000000" w:themeColor="text1"/>
          <w:sz w:val="24"/>
          <w:szCs w:val="24"/>
          <w:lang w:val="en-US"/>
        </w:rPr>
        <w:fldChar w:fldCharType="end"/>
      </w:r>
      <w:r>
        <w:rPr>
          <w:rFonts w:ascii="Times New Roman" w:hAnsi="Times New Roman"/>
          <w:color w:val="000000" w:themeColor="text1"/>
          <w:sz w:val="24"/>
          <w:szCs w:val="24"/>
          <w:lang w:val="en-US"/>
        </w:rPr>
        <w:t xml:space="preserve"> Seasonality of cancer incidence and prognosis has been studied, while no associations between cancer mortality and anomalous cold and warm temperatures have been </w:t>
      </w:r>
      <w:proofErr w:type="gramStart"/>
      <w:r>
        <w:rPr>
          <w:rFonts w:ascii="Times New Roman" w:hAnsi="Times New Roman"/>
          <w:color w:val="000000" w:themeColor="text1"/>
          <w:sz w:val="24"/>
          <w:szCs w:val="24"/>
          <w:lang w:val="en-US"/>
        </w:rPr>
        <w:t>noted.[</w:t>
      </w:r>
      <w:proofErr w:type="gramEnd"/>
      <w:r>
        <w:rPr>
          <w:rFonts w:ascii="Times New Roman" w:hAnsi="Times New Roman"/>
          <w:color w:val="000000" w:themeColor="text1"/>
          <w:sz w:val="24"/>
          <w:szCs w:val="24"/>
          <w:lang w:val="en-US"/>
        </w:rPr>
        <w:t>ref] Injuries, which accounted for 8% of all deaths in the USA in 1980 and 7.5% in 2013, may have seasonality that is distinct from so-called natural causes. Major causes of mortality in ‘Other’ causes included</w:t>
      </w:r>
      <w:ins w:id="218" w:author="Robbie Parks" w:date="2018-01-19T09:59:00Z">
        <w:r w:rsidR="00CC4896">
          <w:rPr>
            <w:rFonts w:ascii="Times New Roman" w:hAnsi="Times New Roman"/>
            <w:color w:val="000000" w:themeColor="text1"/>
            <w:sz w:val="24"/>
            <w:szCs w:val="24"/>
            <w:lang w:val="en-US"/>
          </w:rPr>
          <w:t>:</w:t>
        </w:r>
      </w:ins>
      <w:r>
        <w:rPr>
          <w:rFonts w:ascii="Times New Roman" w:hAnsi="Times New Roman"/>
          <w:color w:val="000000" w:themeColor="text1"/>
          <w:sz w:val="24"/>
          <w:szCs w:val="24"/>
          <w:lang w:val="en-US"/>
        </w:rPr>
        <w:t xml:space="preserve"> </w:t>
      </w:r>
      <w:del w:id="219" w:author="Robbie Parks" w:date="2018-01-19T09:59:00Z">
        <w:r w:rsidDel="00CC4896">
          <w:rPr>
            <w:rFonts w:ascii="Times New Roman" w:hAnsi="Times New Roman"/>
            <w:color w:val="000000" w:themeColor="text1"/>
            <w:sz w:val="24"/>
            <w:szCs w:val="24"/>
            <w:lang w:val="en-US"/>
          </w:rPr>
          <w:delText>deaths from the nervous system</w:delText>
        </w:r>
      </w:del>
      <w:ins w:id="220" w:author="Robbie Parks" w:date="2018-01-19T09:59:00Z">
        <w:r w:rsidR="00CC4896">
          <w:rPr>
            <w:rFonts w:ascii="Times New Roman" w:hAnsi="Times New Roman"/>
            <w:color w:val="000000" w:themeColor="text1"/>
            <w:sz w:val="24"/>
            <w:szCs w:val="24"/>
            <w:lang w:val="en-US"/>
          </w:rPr>
          <w:t>diseases of the nervous system</w:t>
        </w:r>
      </w:ins>
      <w:ins w:id="221" w:author="Robbie Parks" w:date="2018-01-19T10:00:00Z">
        <w:r w:rsidR="00CC4896">
          <w:rPr>
            <w:rFonts w:ascii="Times New Roman" w:hAnsi="Times New Roman"/>
            <w:color w:val="000000" w:themeColor="text1"/>
            <w:sz w:val="24"/>
            <w:szCs w:val="24"/>
            <w:lang w:val="en-US"/>
          </w:rPr>
          <w:t xml:space="preserve"> </w:t>
        </w:r>
        <w:r w:rsidR="00CC4896">
          <w:rPr>
            <w:rFonts w:ascii="Times New Roman" w:hAnsi="Times New Roman"/>
            <w:color w:val="000000" w:themeColor="text1"/>
            <w:sz w:val="24"/>
            <w:szCs w:val="24"/>
            <w:lang w:val="en-US"/>
          </w:rPr>
          <w:t xml:space="preserve">(ICD-10 </w:t>
        </w:r>
        <w:r w:rsidR="00CC4896">
          <w:rPr>
            <w:rFonts w:ascii="Times New Roman" w:hAnsi="Times New Roman"/>
            <w:color w:val="000000" w:themeColor="text1"/>
            <w:sz w:val="24"/>
            <w:szCs w:val="24"/>
            <w:lang w:val="en-US"/>
          </w:rPr>
          <w:t>G</w:t>
        </w:r>
        <w:r w:rsidR="00CC4896">
          <w:rPr>
            <w:rFonts w:ascii="Times New Roman" w:hAnsi="Times New Roman"/>
            <w:color w:val="000000" w:themeColor="text1"/>
            <w:sz w:val="24"/>
            <w:szCs w:val="24"/>
            <w:lang w:val="en-US"/>
          </w:rPr>
          <w:t>00 –</w:t>
        </w:r>
        <w:r w:rsidR="00CC4896">
          <w:rPr>
            <w:rFonts w:ascii="Times New Roman" w:hAnsi="Times New Roman"/>
            <w:color w:val="000000" w:themeColor="text1"/>
            <w:sz w:val="24"/>
            <w:szCs w:val="24"/>
            <w:lang w:val="en-US"/>
          </w:rPr>
          <w:t xml:space="preserve"> G99</w:t>
        </w:r>
        <w:r w:rsidR="00CC4896">
          <w:rPr>
            <w:rFonts w:ascii="Times New Roman" w:hAnsi="Times New Roman"/>
            <w:color w:val="000000" w:themeColor="text1"/>
            <w:sz w:val="24"/>
            <w:szCs w:val="24"/>
            <w:lang w:val="en-US"/>
          </w:rPr>
          <w:t>)</w:t>
        </w:r>
      </w:ins>
      <w:ins w:id="222" w:author="Robbie Parks" w:date="2018-01-19T09:59:00Z">
        <w:r w:rsidR="00CC4896">
          <w:rPr>
            <w:rFonts w:ascii="Times New Roman" w:hAnsi="Times New Roman"/>
            <w:color w:val="000000" w:themeColor="text1"/>
            <w:sz w:val="24"/>
            <w:szCs w:val="24"/>
            <w:lang w:val="en-US"/>
          </w:rPr>
          <w:t>; endocrine</w:t>
        </w:r>
      </w:ins>
      <w:ins w:id="223" w:author="Robbie Parks" w:date="2018-01-19T10:00:00Z">
        <w:r w:rsidR="00CC4896">
          <w:rPr>
            <w:rFonts w:ascii="Times New Roman" w:hAnsi="Times New Roman"/>
            <w:color w:val="000000" w:themeColor="text1"/>
            <w:sz w:val="24"/>
            <w:szCs w:val="24"/>
            <w:lang w:val="en-US"/>
          </w:rPr>
          <w:t>, nutritional and metabolic diseases</w:t>
        </w:r>
      </w:ins>
      <w:r>
        <w:rPr>
          <w:rFonts w:ascii="Times New Roman" w:hAnsi="Times New Roman"/>
          <w:color w:val="000000" w:themeColor="text1"/>
          <w:sz w:val="24"/>
          <w:szCs w:val="24"/>
          <w:lang w:val="en-US"/>
        </w:rPr>
        <w:t xml:space="preserve"> (ICD-10 G00 – G99)</w:t>
      </w:r>
      <w:ins w:id="224" w:author="Robbie Parks" w:date="2018-01-19T10:01:00Z">
        <w:r w:rsidR="00CC4896">
          <w:rPr>
            <w:rFonts w:ascii="Times New Roman" w:hAnsi="Times New Roman"/>
            <w:color w:val="000000" w:themeColor="text1"/>
            <w:sz w:val="24"/>
            <w:szCs w:val="24"/>
            <w:lang w:val="en-US"/>
          </w:rPr>
          <w:t>;</w:t>
        </w:r>
      </w:ins>
      <w:r>
        <w:rPr>
          <w:rFonts w:ascii="Times New Roman" w:hAnsi="Times New Roman"/>
          <w:color w:val="000000" w:themeColor="text1"/>
          <w:sz w:val="24"/>
          <w:szCs w:val="24"/>
          <w:lang w:val="en-US"/>
        </w:rPr>
        <w:t xml:space="preserve"> </w:t>
      </w:r>
      <w:ins w:id="225" w:author="Robbie Parks" w:date="2018-01-19T10:00:00Z">
        <w:r w:rsidR="00CC4896">
          <w:rPr>
            <w:rFonts w:ascii="Times New Roman" w:hAnsi="Times New Roman"/>
            <w:color w:val="000000" w:themeColor="text1"/>
            <w:sz w:val="24"/>
            <w:szCs w:val="24"/>
            <w:lang w:val="en-US"/>
          </w:rPr>
          <w:t xml:space="preserve">diseases of the </w:t>
        </w:r>
      </w:ins>
      <w:r>
        <w:rPr>
          <w:rFonts w:ascii="Times New Roman" w:hAnsi="Times New Roman"/>
          <w:color w:val="000000" w:themeColor="text1"/>
          <w:sz w:val="24"/>
          <w:szCs w:val="24"/>
          <w:lang w:val="en-US"/>
        </w:rPr>
        <w:t>digestive system (ICD-10 K00 – K95)</w:t>
      </w:r>
      <w:ins w:id="226" w:author="Robbie Parks" w:date="2018-01-19T10:01:00Z">
        <w:r w:rsidR="00CC4896">
          <w:rPr>
            <w:rFonts w:ascii="Times New Roman" w:hAnsi="Times New Roman"/>
            <w:color w:val="000000" w:themeColor="text1"/>
            <w:sz w:val="24"/>
            <w:szCs w:val="24"/>
            <w:lang w:val="en-US"/>
          </w:rPr>
          <w:t>;</w:t>
        </w:r>
      </w:ins>
      <w:del w:id="227" w:author="Robbie Parks" w:date="2018-01-19T10:01:00Z">
        <w:r w:rsidDel="00CC4896">
          <w:rPr>
            <w:rFonts w:ascii="Times New Roman" w:hAnsi="Times New Roman"/>
            <w:color w:val="000000" w:themeColor="text1"/>
            <w:sz w:val="24"/>
            <w:szCs w:val="24"/>
            <w:lang w:val="en-US"/>
          </w:rPr>
          <w:delText>,</w:delText>
        </w:r>
      </w:del>
      <w:ins w:id="228" w:author="Robbie Parks" w:date="2018-01-19T10:00:00Z">
        <w:r w:rsidR="00CC4896">
          <w:rPr>
            <w:rFonts w:ascii="Times New Roman" w:hAnsi="Times New Roman"/>
            <w:color w:val="000000" w:themeColor="text1"/>
            <w:sz w:val="24"/>
            <w:szCs w:val="24"/>
            <w:lang w:val="en-US"/>
          </w:rPr>
          <w:t xml:space="preserve"> mental</w:t>
        </w:r>
      </w:ins>
      <w:ins w:id="229" w:author="Robbie Parks" w:date="2018-01-19T10:01:00Z">
        <w:r w:rsidR="00CC4896">
          <w:rPr>
            <w:rFonts w:ascii="Times New Roman" w:hAnsi="Times New Roman"/>
            <w:color w:val="000000" w:themeColor="text1"/>
            <w:sz w:val="24"/>
            <w:szCs w:val="24"/>
            <w:lang w:val="en-US"/>
          </w:rPr>
          <w:t xml:space="preserve">, behavioral and neurodevelopmental disorders </w:t>
        </w:r>
        <w:r w:rsidR="00CC4896">
          <w:rPr>
            <w:rFonts w:ascii="Times New Roman" w:hAnsi="Times New Roman"/>
            <w:color w:val="000000" w:themeColor="text1"/>
            <w:sz w:val="24"/>
            <w:szCs w:val="24"/>
            <w:lang w:val="en-US"/>
          </w:rPr>
          <w:t xml:space="preserve">(ICD-10 </w:t>
        </w:r>
        <w:r w:rsidR="00CC4896">
          <w:rPr>
            <w:rFonts w:ascii="Times New Roman" w:hAnsi="Times New Roman"/>
            <w:color w:val="000000" w:themeColor="text1"/>
            <w:sz w:val="24"/>
            <w:szCs w:val="24"/>
            <w:lang w:val="en-US"/>
          </w:rPr>
          <w:t>F01</w:t>
        </w:r>
        <w:r w:rsidR="00CC4896">
          <w:rPr>
            <w:rFonts w:ascii="Times New Roman" w:hAnsi="Times New Roman"/>
            <w:color w:val="000000" w:themeColor="text1"/>
            <w:sz w:val="24"/>
            <w:szCs w:val="24"/>
            <w:lang w:val="en-US"/>
          </w:rPr>
          <w:t xml:space="preserve"> –</w:t>
        </w:r>
        <w:r w:rsidR="00CC4896">
          <w:rPr>
            <w:rFonts w:ascii="Times New Roman" w:hAnsi="Times New Roman"/>
            <w:color w:val="000000" w:themeColor="text1"/>
            <w:sz w:val="24"/>
            <w:szCs w:val="24"/>
            <w:lang w:val="en-US"/>
          </w:rPr>
          <w:t xml:space="preserve"> F</w:t>
        </w:r>
        <w:r w:rsidR="00CC4896">
          <w:rPr>
            <w:rFonts w:ascii="Times New Roman" w:hAnsi="Times New Roman"/>
            <w:color w:val="000000" w:themeColor="text1"/>
            <w:sz w:val="24"/>
            <w:szCs w:val="24"/>
            <w:lang w:val="en-US"/>
          </w:rPr>
          <w:t>9</w:t>
        </w:r>
        <w:r w:rsidR="00CC4896">
          <w:rPr>
            <w:rFonts w:ascii="Times New Roman" w:hAnsi="Times New Roman"/>
            <w:color w:val="000000" w:themeColor="text1"/>
            <w:sz w:val="24"/>
            <w:szCs w:val="24"/>
            <w:lang w:val="en-US"/>
          </w:rPr>
          <w:t>9</w:t>
        </w:r>
        <w:r w:rsidR="00CC4896">
          <w:rPr>
            <w:rFonts w:ascii="Times New Roman" w:hAnsi="Times New Roman"/>
            <w:color w:val="000000" w:themeColor="text1"/>
            <w:sz w:val="24"/>
            <w:szCs w:val="24"/>
            <w:lang w:val="en-US"/>
          </w:rPr>
          <w:t>)</w:t>
        </w:r>
        <w:r w:rsidR="00CC4896">
          <w:rPr>
            <w:rFonts w:ascii="Times New Roman" w:hAnsi="Times New Roman"/>
            <w:color w:val="000000" w:themeColor="text1"/>
            <w:sz w:val="24"/>
            <w:szCs w:val="24"/>
            <w:lang w:val="en-US"/>
          </w:rPr>
          <w:t xml:space="preserve">; and diseases of the genitourinary system </w:t>
        </w:r>
      </w:ins>
      <w:ins w:id="230" w:author="Robbie Parks" w:date="2018-01-19T10:02:00Z">
        <w:r w:rsidR="00CC4896">
          <w:rPr>
            <w:rFonts w:ascii="Times New Roman" w:hAnsi="Times New Roman"/>
            <w:color w:val="000000" w:themeColor="text1"/>
            <w:sz w:val="24"/>
            <w:szCs w:val="24"/>
            <w:lang w:val="en-US"/>
          </w:rPr>
          <w:t xml:space="preserve">(ICD-10 </w:t>
        </w:r>
        <w:r w:rsidR="00CC4896">
          <w:rPr>
            <w:rFonts w:ascii="Times New Roman" w:hAnsi="Times New Roman"/>
            <w:color w:val="000000" w:themeColor="text1"/>
            <w:sz w:val="24"/>
            <w:szCs w:val="24"/>
            <w:lang w:val="en-US"/>
          </w:rPr>
          <w:t>N</w:t>
        </w:r>
        <w:r w:rsidR="00CC4896">
          <w:rPr>
            <w:rFonts w:ascii="Times New Roman" w:hAnsi="Times New Roman"/>
            <w:color w:val="000000" w:themeColor="text1"/>
            <w:sz w:val="24"/>
            <w:szCs w:val="24"/>
            <w:lang w:val="en-US"/>
          </w:rPr>
          <w:t>00 –</w:t>
        </w:r>
        <w:r w:rsidR="00CC4896">
          <w:rPr>
            <w:rFonts w:ascii="Times New Roman" w:hAnsi="Times New Roman"/>
            <w:color w:val="000000" w:themeColor="text1"/>
            <w:sz w:val="24"/>
            <w:szCs w:val="24"/>
            <w:lang w:val="en-US"/>
          </w:rPr>
          <w:t xml:space="preserve"> N99</w:t>
        </w:r>
        <w:r w:rsidR="00CC4896">
          <w:rPr>
            <w:rFonts w:ascii="Times New Roman" w:hAnsi="Times New Roman"/>
            <w:color w:val="000000" w:themeColor="text1"/>
            <w:sz w:val="24"/>
            <w:szCs w:val="24"/>
            <w:lang w:val="en-US"/>
          </w:rPr>
          <w:t>)</w:t>
        </w:r>
        <w:r w:rsidR="00CC4896">
          <w:rPr>
            <w:rFonts w:ascii="Times New Roman" w:hAnsi="Times New Roman"/>
            <w:color w:val="000000" w:themeColor="text1"/>
            <w:sz w:val="24"/>
            <w:szCs w:val="24"/>
            <w:lang w:val="en-US"/>
          </w:rPr>
          <w:t>.</w:t>
        </w:r>
        <w:r w:rsidR="00CC4896">
          <w:rPr>
            <w:rFonts w:ascii="Times New Roman" w:hAnsi="Times New Roman"/>
            <w:color w:val="000000" w:themeColor="text1"/>
            <w:sz w:val="24"/>
            <w:szCs w:val="24"/>
            <w:lang w:val="en-US"/>
          </w:rPr>
          <w:t xml:space="preserve"> </w:t>
        </w:r>
      </w:ins>
      <w:ins w:id="231" w:author="Robbie Parks" w:date="2018-01-19T10:01:00Z">
        <w:r w:rsidR="00CC4896">
          <w:rPr>
            <w:rFonts w:ascii="Times New Roman" w:hAnsi="Times New Roman"/>
            <w:color w:val="000000" w:themeColor="text1"/>
            <w:sz w:val="24"/>
            <w:szCs w:val="24"/>
            <w:lang w:val="en-US"/>
          </w:rPr>
          <w:t xml:space="preserve"> </w:t>
        </w:r>
      </w:ins>
      <w:r>
        <w:rPr>
          <w:rFonts w:ascii="Times New Roman" w:hAnsi="Times New Roman"/>
          <w:color w:val="000000" w:themeColor="text1"/>
          <w:sz w:val="24"/>
          <w:szCs w:val="24"/>
          <w:lang w:val="en-US"/>
        </w:rPr>
        <w:t xml:space="preserve"> We did not further divide other causes because the number of deaths could become very small when divided by age group, sex and climate region.</w:t>
      </w:r>
    </w:p>
    <w:p w14:paraId="1ADB40BA"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684ED54B" w14:textId="3C0F974B" w:rsidR="004055C0" w:rsidRPr="00C0501F" w:rsidRDefault="004055C0" w:rsidP="004055C0">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"&lt;sup&gt;36&lt;/sup&gt;", "plainTextFormattedCitation" : "36", "previouslyFormattedCitation" : "&lt;sup&gt;36&lt;/sup&gt;" }, "properties" : {  }, "schema" : "https://github.com/citation-style-language/schema/raw/master/csl-citation.json" }</w:instrText>
      </w:r>
      <w:r>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36</w:t>
      </w:r>
      <w:r>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33598127"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0BBC8605" w14:textId="77777777" w:rsidR="004055C0" w:rsidRPr="00C0501F" w:rsidRDefault="004055C0" w:rsidP="004055C0">
      <w:pPr>
        <w:spacing w:after="0" w:line="480" w:lineRule="auto"/>
        <w:jc w:val="both"/>
        <w:outlineLvl w:val="0"/>
        <w:rPr>
          <w:rFonts w:ascii="Times New Roman" w:hAnsi="Times New Roman"/>
          <w:i/>
          <w:color w:val="000000" w:themeColor="text1"/>
          <w:sz w:val="24"/>
          <w:szCs w:val="24"/>
          <w:lang w:val="en-US"/>
        </w:rPr>
      </w:pPr>
      <w:commentRangeStart w:id="232"/>
      <w:r w:rsidRPr="00C0501F">
        <w:rPr>
          <w:rFonts w:ascii="Times New Roman" w:hAnsi="Times New Roman"/>
          <w:i/>
          <w:color w:val="000000" w:themeColor="text1"/>
          <w:sz w:val="24"/>
          <w:szCs w:val="24"/>
          <w:lang w:val="en-US"/>
        </w:rPr>
        <w:t>Statistical methods</w:t>
      </w:r>
      <w:commentRangeEnd w:id="232"/>
      <w:r>
        <w:rPr>
          <w:rStyle w:val="CommentReference"/>
          <w:rFonts w:asciiTheme="minorHAnsi" w:eastAsiaTheme="minorHAnsi" w:hAnsiTheme="minorHAnsi" w:cstheme="minorBidi"/>
        </w:rPr>
        <w:commentReference w:id="232"/>
      </w:r>
    </w:p>
    <w:p w14:paraId="5A6E20EB" w14:textId="2B8E41FC" w:rsidR="004055C0" w:rsidRPr="00C0501F"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C0501F">
        <w:rPr>
          <w:rFonts w:ascii="Times New Roman" w:hAnsi="Times New Roman"/>
          <w:color w:val="000000" w:themeColor="text1"/>
          <w:sz w:val="24"/>
          <w:szCs w:val="24"/>
          <w:lang w:val="en-US"/>
        </w:rPr>
        <w:t>Morlet</w:t>
      </w:r>
      <w:proofErr w:type="spellEnd"/>
      <w:r w:rsidRPr="00C0501F">
        <w:rPr>
          <w:rFonts w:ascii="Times New Roman" w:hAnsi="Times New Roman"/>
          <w:color w:val="000000" w:themeColor="text1"/>
          <w:sz w:val="24"/>
          <w:szCs w:val="24"/>
          <w:lang w:val="en-US"/>
        </w:rPr>
        <w:t xml:space="preserve"> wavelet, described in detail elsewhere,</w:t>
      </w:r>
      <w:r>
        <w:rPr>
          <w:rFonts w:ascii="Times New Roman" w:hAnsi="Times New Roman"/>
          <w:color w:val="000000" w:themeColor="text1"/>
          <w:sz w:val="24"/>
          <w:szCs w:val="24"/>
          <w:lang w:val="en-US"/>
        </w:rPr>
        <w:fldChar w:fldCharType="begin" w:fldLock="1"/>
      </w:r>
      <w:r w:rsidR="006B2CBD">
        <w:rPr>
          <w:rFonts w:ascii="Times New Roman" w:hAnsi="Times New Roman"/>
          <w:color w:val="000000" w:themeColor="text1"/>
          <w:sz w:val="24"/>
          <w:szCs w:val="24"/>
          <w:lang w:val="en-US"/>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"&lt;sup&gt;37&lt;/sup&gt;", "plainTextFormattedCitation" : "37", "previouslyFormattedCitation" : "&lt;sup&gt;37&lt;/sup&gt;"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006B2CBD" w:rsidRPr="006B2CBD">
        <w:rPr>
          <w:rFonts w:ascii="Times New Roman" w:hAnsi="Times New Roman"/>
          <w:noProof/>
          <w:color w:val="000000" w:themeColor="text1"/>
          <w:sz w:val="24"/>
          <w:szCs w:val="24"/>
          <w:vertAlign w:val="superscript"/>
          <w:lang w:val="en-US"/>
        </w:rPr>
        <w:t>37</w:t>
      </w:r>
      <w:r>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analyzing periodicity in each window using a short-form Fourier transform, hence </w:t>
      </w:r>
      <w:r w:rsidRPr="00C0501F">
        <w:rPr>
          <w:rFonts w:ascii="Times New Roman" w:hAnsi="Times New Roman"/>
          <w:color w:val="000000" w:themeColor="text1"/>
          <w:sz w:val="24"/>
          <w:szCs w:val="24"/>
          <w:lang w:val="en-US"/>
        </w:rPr>
        <w:lastRenderedPageBreak/>
        <w:t xml:space="preserve">generating a dynamic spectral analysis. The resulting coefficients can be presented on a two-dimensional plot of time against frequency (Figure 2). Importantly, wavelet analysis </w:t>
      </w:r>
      <w:proofErr w:type="gramStart"/>
      <w:r w:rsidRPr="00C0501F">
        <w:rPr>
          <w:rFonts w:ascii="Times New Roman" w:hAnsi="Times New Roman"/>
          <w:color w:val="000000" w:themeColor="text1"/>
          <w:sz w:val="24"/>
          <w:szCs w:val="24"/>
          <w:lang w:val="en-US"/>
        </w:rPr>
        <w:t>is able to</w:t>
      </w:r>
      <w:proofErr w:type="gramEnd"/>
      <w:r w:rsidRPr="00C0501F">
        <w:rPr>
          <w:rFonts w:ascii="Times New Roman" w:hAnsi="Times New Roman"/>
          <w:color w:val="000000" w:themeColor="text1"/>
          <w:sz w:val="24"/>
          <w:szCs w:val="24"/>
          <w:lang w:val="en-US"/>
        </w:rPr>
        <w:t xml:space="preserve"> measure dynamic seasonal behavior, in which the periodicity of death rates may disappear, emerge, or change over time. </w:t>
      </w:r>
      <w:commentRangeStart w:id="233"/>
      <w:r w:rsidRPr="00C0501F">
        <w:rPr>
          <w:rFonts w:ascii="Times New Roman" w:hAnsi="Times New Roman"/>
          <w:color w:val="000000" w:themeColor="text1"/>
          <w:sz w:val="24"/>
          <w:szCs w:val="24"/>
          <w:lang w:val="en-US"/>
        </w:rPr>
        <w:t>This is not possible in standard Fourier analysis or when fitting a statistical model with a period basis function</w:t>
      </w:r>
      <w:r>
        <w:rPr>
          <w:rFonts w:ascii="Times New Roman" w:hAnsi="Times New Roman"/>
          <w:color w:val="000000" w:themeColor="text1"/>
          <w:sz w:val="24"/>
          <w:szCs w:val="24"/>
          <w:lang w:val="en-US"/>
        </w:rPr>
        <w:t>, both of which only measure average (vs. time-varying) seasonality</w:t>
      </w:r>
      <w:commentRangeEnd w:id="233"/>
      <w:r w:rsidR="00FB6E65">
        <w:rPr>
          <w:rStyle w:val="CommentReference"/>
          <w:rFonts w:asciiTheme="minorHAnsi" w:eastAsiaTheme="minorHAnsi" w:hAnsiTheme="minorHAnsi" w:cstheme="minorBidi"/>
        </w:rPr>
        <w:commentReference w:id="233"/>
      </w:r>
      <w:r w:rsidRPr="00C0501F">
        <w:rPr>
          <w:rFonts w:ascii="Times New Roman" w:hAnsi="Times New Roman"/>
          <w:color w:val="000000" w:themeColor="text1"/>
          <w:sz w:val="24"/>
          <w:szCs w:val="24"/>
          <w:lang w:val="en-US"/>
        </w:rPr>
        <w:t xml:space="preserve">. We used the R package </w:t>
      </w:r>
      <w:proofErr w:type="spellStart"/>
      <w:r w:rsidRPr="00C0501F">
        <w:rPr>
          <w:rFonts w:ascii="Times New Roman" w:hAnsi="Times New Roman"/>
          <w:color w:val="000000" w:themeColor="text1"/>
          <w:sz w:val="24"/>
          <w:szCs w:val="24"/>
          <w:lang w:val="en-US"/>
        </w:rPr>
        <w:t>WaveletComp</w:t>
      </w:r>
      <w:proofErr w:type="spellEnd"/>
      <w:r w:rsidRPr="00C0501F">
        <w:rPr>
          <w:rFonts w:ascii="Times New Roman" w:hAnsi="Times New Roman"/>
          <w:color w:val="000000" w:themeColor="text1"/>
          <w:sz w:val="24"/>
          <w:szCs w:val="24"/>
          <w:lang w:val="en-US"/>
        </w:rPr>
        <w:t xml:space="preserve"> (version 1.0) for the wavelet analysis. Before analysis, we logarithmically transformed death rates, </w:t>
      </w:r>
      <w:proofErr w:type="spellStart"/>
      <w:r w:rsidRPr="00C0501F">
        <w:rPr>
          <w:rFonts w:ascii="Times New Roman" w:hAnsi="Times New Roman"/>
          <w:color w:val="000000" w:themeColor="text1"/>
          <w:sz w:val="24"/>
          <w:szCs w:val="24"/>
          <w:lang w:val="en-US"/>
        </w:rPr>
        <w:t>detrended</w:t>
      </w:r>
      <w:proofErr w:type="spellEnd"/>
      <w:r w:rsidRPr="00C0501F">
        <w:rPr>
          <w:rFonts w:ascii="Times New Roman" w:hAnsi="Times New Roman"/>
          <w:color w:val="000000" w:themeColor="text1"/>
          <w:sz w:val="24"/>
          <w:szCs w:val="24"/>
          <w:lang w:val="en-US"/>
        </w:rPr>
        <w:t xml:space="preserve"> using a polynomial regression, and rescaled each all-cause mortality death rate time series </w:t>
      </w:r>
      <w:proofErr w:type="gramStart"/>
      <w:r w:rsidRPr="00C0501F">
        <w:rPr>
          <w:rFonts w:ascii="Times New Roman" w:hAnsi="Times New Roman"/>
          <w:color w:val="000000" w:themeColor="text1"/>
          <w:sz w:val="24"/>
          <w:szCs w:val="24"/>
          <w:lang w:val="en-US"/>
        </w:rPr>
        <w:t>so as to</w:t>
      </w:r>
      <w:proofErr w:type="gramEnd"/>
      <w:r w:rsidRPr="00C0501F">
        <w:rPr>
          <w:rFonts w:ascii="Times New Roman" w:hAnsi="Times New Roman"/>
          <w:color w:val="000000" w:themeColor="text1"/>
          <w:sz w:val="24"/>
          <w:szCs w:val="24"/>
          <w:lang w:val="en-US"/>
        </w:rPr>
        <w:t xml:space="preserve"> range between 1 and -1. </w:t>
      </w:r>
    </w:p>
    <w:p w14:paraId="4DF1AC90"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4B75FE4F" w14:textId="5425BD86" w:rsidR="004055C0" w:rsidRPr="00C0501F" w:rsidRDefault="004055C0" w:rsidP="004055C0">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w:t>
      </w:r>
      <w:r>
        <w:rPr>
          <w:rFonts w:ascii="Times New Roman" w:hAnsi="Times New Roman" w:cs="Times New Roman"/>
          <w:color w:val="000000" w:themeColor="text1"/>
          <w:sz w:val="24"/>
          <w:szCs w:val="24"/>
          <w:lang w:val="en-US"/>
        </w:rPr>
        <w:t>for the entire study period (1980</w:t>
      </w:r>
      <w:r w:rsidRPr="00C0501F">
        <w:rPr>
          <w:rFonts w:ascii="Times New Roman" w:hAnsi="Times New Roman" w:cs="Times New Roman"/>
          <w:color w:val="000000" w:themeColor="text1"/>
          <w:sz w:val="24"/>
          <w:szCs w:val="24"/>
          <w:lang w:val="en-US"/>
        </w:rPr>
        <w:t>-2013)</w:t>
      </w:r>
      <w:del w:id="234" w:author="Robbie Parks" w:date="2018-01-22T00:13:00Z">
        <w:r w:rsidRPr="00C0501F" w:rsidDel="00A27056">
          <w:rPr>
            <w:rFonts w:ascii="Times New Roman" w:hAnsi="Times New Roman" w:cs="Times New Roman"/>
            <w:color w:val="000000" w:themeColor="text1"/>
            <w:sz w:val="24"/>
            <w:szCs w:val="24"/>
            <w:lang w:val="en-US"/>
          </w:rPr>
          <w:delText>, as well as in se</w:delText>
        </w:r>
        <w:r w:rsidDel="00A27056">
          <w:rPr>
            <w:rFonts w:ascii="Times New Roman" w:hAnsi="Times New Roman" w:cs="Times New Roman"/>
            <w:color w:val="000000" w:themeColor="text1"/>
            <w:sz w:val="24"/>
            <w:szCs w:val="24"/>
            <w:lang w:val="en-US"/>
          </w:rPr>
          <w:delText>parate wavelet analyses for 1980</w:delText>
        </w:r>
        <w:r w:rsidRPr="00C0501F" w:rsidDel="00A27056">
          <w:rPr>
            <w:rFonts w:ascii="Times New Roman" w:hAnsi="Times New Roman" w:cs="Times New Roman"/>
            <w:color w:val="000000" w:themeColor="text1"/>
            <w:sz w:val="24"/>
            <w:szCs w:val="24"/>
            <w:lang w:val="en-US"/>
          </w:rPr>
          <w:delText>-1997 and 1998-2013</w:delText>
        </w:r>
      </w:del>
      <w:r w:rsidRPr="00C0501F">
        <w:rPr>
          <w:rFonts w:ascii="Times New Roman" w:hAnsi="Times New Roman" w:cs="Times New Roman"/>
          <w:color w:val="000000" w:themeColor="text1"/>
          <w:sz w:val="24"/>
          <w:szCs w:val="24"/>
          <w:lang w:val="en-US"/>
        </w:rPr>
        <w:t>.  For age-sex groups which had statistically si</w:t>
      </w:r>
      <w:r>
        <w:rPr>
          <w:rFonts w:ascii="Times New Roman" w:hAnsi="Times New Roman" w:cs="Times New Roman"/>
          <w:color w:val="000000" w:themeColor="text1"/>
          <w:sz w:val="24"/>
          <w:szCs w:val="24"/>
          <w:lang w:val="en-US"/>
        </w:rPr>
        <w:t>gnificant power spectra for 1980</w:t>
      </w:r>
      <w:r w:rsidRPr="00C0501F">
        <w:rPr>
          <w:rFonts w:ascii="Times New Roman" w:hAnsi="Times New Roman" w:cs="Times New Roman"/>
          <w:color w:val="000000" w:themeColor="text1"/>
          <w:sz w:val="24"/>
          <w:szCs w:val="24"/>
          <w:lang w:val="en-US"/>
        </w:rPr>
        <w:t>-2013</w:t>
      </w:r>
      <w:del w:id="235" w:author="Robbie Parks" w:date="2018-01-22T00:14:00Z">
        <w:r w:rsidRPr="00C0501F" w:rsidDel="00A27056">
          <w:rPr>
            <w:rFonts w:ascii="Times New Roman" w:hAnsi="Times New Roman" w:cs="Times New Roman"/>
            <w:color w:val="000000" w:themeColor="text1"/>
            <w:sz w:val="24"/>
            <w:szCs w:val="24"/>
            <w:lang w:val="en-US"/>
          </w:rPr>
          <w:delText>,</w:delText>
        </w:r>
      </w:del>
      <w:del w:id="236" w:author="Robbie Parks" w:date="2018-01-22T00:13:00Z">
        <w:r w:rsidRPr="00C0501F" w:rsidDel="00A27056">
          <w:rPr>
            <w:rFonts w:ascii="Times New Roman" w:hAnsi="Times New Roman" w:cs="Times New Roman"/>
            <w:color w:val="000000" w:themeColor="text1"/>
            <w:sz w:val="24"/>
            <w:szCs w:val="24"/>
            <w:lang w:val="en-US"/>
          </w:rPr>
          <w:delText xml:space="preserve"> as well</w:delText>
        </w:r>
        <w:r w:rsidDel="00A27056">
          <w:rPr>
            <w:rFonts w:ascii="Times New Roman" w:hAnsi="Times New Roman" w:cs="Times New Roman"/>
            <w:color w:val="000000" w:themeColor="text1"/>
            <w:sz w:val="24"/>
            <w:szCs w:val="24"/>
            <w:lang w:val="en-US"/>
          </w:rPr>
          <w:delText xml:space="preserve"> as for both time sections (1980</w:delText>
        </w:r>
        <w:r w:rsidRPr="00C0501F" w:rsidDel="00A27056">
          <w:rPr>
            <w:rFonts w:ascii="Times New Roman" w:hAnsi="Times New Roman" w:cs="Times New Roman"/>
            <w:color w:val="000000" w:themeColor="text1"/>
            <w:sz w:val="24"/>
            <w:szCs w:val="24"/>
            <w:lang w:val="en-US"/>
          </w:rPr>
          <w:delText>-1997 and 1998-2013</w:delText>
        </w:r>
      </w:del>
      <w:del w:id="237" w:author="Robbie Parks" w:date="2018-01-22T00:14:00Z">
        <w:r w:rsidRPr="00C0501F" w:rsidDel="00A27056">
          <w:rPr>
            <w:rFonts w:ascii="Times New Roman" w:hAnsi="Times New Roman" w:cs="Times New Roman"/>
            <w:color w:val="000000" w:themeColor="text1"/>
            <w:sz w:val="24"/>
            <w:szCs w:val="24"/>
            <w:lang w:val="en-US"/>
          </w:rPr>
          <w:delText>)</w:delText>
        </w:r>
      </w:del>
      <w:r w:rsidRPr="00C0501F">
        <w:rPr>
          <w:rFonts w:ascii="Times New Roman" w:hAnsi="Times New Roman" w:cs="Times New Roman"/>
          <w:color w:val="000000" w:themeColor="text1"/>
          <w:sz w:val="24"/>
          <w:szCs w:val="24"/>
          <w:lang w:val="en-US"/>
        </w:rPr>
        <w:t xml:space="preserve">, we calculated the center of gravity and the negative center of gravity of monthly death rates. These parameters </w:t>
      </w:r>
      <w:r>
        <w:rPr>
          <w:rFonts w:ascii="Times New Roman" w:hAnsi="Times New Roman" w:cs="Times New Roman"/>
          <w:color w:val="000000" w:themeColor="text1"/>
          <w:sz w:val="24"/>
          <w:szCs w:val="24"/>
          <w:lang w:val="en-US"/>
        </w:rPr>
        <w:t>shown</w:t>
      </w:r>
      <w:r w:rsidRPr="00C0501F">
        <w:rPr>
          <w:rFonts w:ascii="Times New Roman" w:hAnsi="Times New Roman" w:cs="Times New Roman"/>
          <w:color w:val="000000" w:themeColor="text1"/>
          <w:sz w:val="24"/>
          <w:szCs w:val="24"/>
          <w:lang w:val="en-US"/>
        </w:rPr>
        <w:t xml:space="preserve"> when in the year, on average, maximum and minimum death rates occur, respectively. For calculating center of gravity, each month was weighted by its death rate; for negative center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 xml:space="preserve">Along with each circular mean, a 95% confidence interval (CI) was calculated by using 1000 bootstrap samples. The R package </w:t>
      </w:r>
      <w:proofErr w:type="spellStart"/>
      <w:r w:rsidRPr="00C0501F">
        <w:rPr>
          <w:rFonts w:ascii="Times New Roman" w:hAnsi="Times New Roman" w:cs="Times New Roman"/>
          <w:color w:val="000000" w:themeColor="text1"/>
          <w:sz w:val="24"/>
          <w:szCs w:val="24"/>
          <w:lang w:val="en-US"/>
        </w:rPr>
        <w:t>CircStats</w:t>
      </w:r>
      <w:proofErr w:type="spellEnd"/>
      <w:r w:rsidRPr="00C0501F">
        <w:rPr>
          <w:rFonts w:ascii="Times New Roman" w:hAnsi="Times New Roman" w:cs="Times New Roman"/>
          <w:color w:val="000000" w:themeColor="text1"/>
          <w:sz w:val="24"/>
          <w:szCs w:val="24"/>
          <w:lang w:val="en-US"/>
        </w:rPr>
        <w:t xml:space="preserve"> (version 0.2.4) was used for this purpose.</w:t>
      </w:r>
    </w:p>
    <w:p w14:paraId="08A9E90E"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795E7515"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w:t>
      </w:r>
      <w:r w:rsidRPr="00C0501F">
        <w:rPr>
          <w:rFonts w:ascii="Times New Roman" w:hAnsi="Times New Roman"/>
          <w:color w:val="000000" w:themeColor="text1"/>
          <w:sz w:val="24"/>
          <w:szCs w:val="24"/>
          <w:lang w:val="en-US"/>
        </w:rPr>
        <w:lastRenderedPageBreak/>
        <w:t>and its standard error which accounts for population size. We then fitted a linear regression to the time series of seasonal differences for each age and sex group, weighting each by the inverse of the square of its standard error. We calculated chang</w:t>
      </w:r>
      <w:r>
        <w:rPr>
          <w:rFonts w:ascii="Times New Roman" w:hAnsi="Times New Roman"/>
          <w:color w:val="000000" w:themeColor="text1"/>
          <w:sz w:val="24"/>
          <w:szCs w:val="24"/>
          <w:lang w:val="en-US"/>
        </w:rPr>
        <w:t>e in the fitted values from 1980</w:t>
      </w:r>
      <w:r w:rsidRPr="00C0501F">
        <w:rPr>
          <w:rFonts w:ascii="Times New Roman" w:hAnsi="Times New Roman"/>
          <w:color w:val="000000" w:themeColor="text1"/>
          <w:sz w:val="24"/>
          <w:szCs w:val="24"/>
          <w:lang w:val="en-US"/>
        </w:rPr>
        <w:t xml:space="preserve">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2CAEACC8" w14:textId="300451F4" w:rsidR="009D5B4B" w:rsidRP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r w:rsidRPr="009D5B4B">
        <w:rPr>
          <w:rFonts w:ascii="Times New Roman" w:hAnsi="Times New Roman"/>
          <w:b/>
          <w:color w:val="000000" w:themeColor="text1"/>
          <w:sz w:val="24"/>
          <w:szCs w:val="24"/>
          <w:lang w:val="en-US"/>
        </w:rPr>
        <w:lastRenderedPageBreak/>
        <w:t>References</w:t>
      </w:r>
    </w:p>
    <w:p w14:paraId="44273AB7" w14:textId="77777777" w:rsid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p>
    <w:p w14:paraId="2BDEEFAC" w14:textId="207A31B7" w:rsidR="006B2CBD" w:rsidRPr="006B2CBD" w:rsidRDefault="009D5B4B"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Pr>
          <w:rFonts w:ascii="Times New Roman" w:hAnsi="Times New Roman"/>
          <w:b/>
          <w:color w:val="000000" w:themeColor="text1"/>
          <w:sz w:val="24"/>
          <w:szCs w:val="24"/>
          <w:lang w:val="en-US"/>
        </w:rPr>
        <w:fldChar w:fldCharType="begin" w:fldLock="1"/>
      </w:r>
      <w:r>
        <w:rPr>
          <w:rFonts w:ascii="Times New Roman" w:hAnsi="Times New Roman"/>
          <w:b/>
          <w:color w:val="000000" w:themeColor="text1"/>
          <w:sz w:val="24"/>
          <w:szCs w:val="24"/>
          <w:lang w:val="en-US"/>
        </w:rPr>
        <w:instrText xml:space="preserve">ADDIN Mendeley Bibliography CSL_BIBLIOGRAPHY </w:instrText>
      </w:r>
      <w:r>
        <w:rPr>
          <w:rFonts w:ascii="Times New Roman" w:hAnsi="Times New Roman"/>
          <w:b/>
          <w:color w:val="000000" w:themeColor="text1"/>
          <w:sz w:val="24"/>
          <w:szCs w:val="24"/>
          <w:lang w:val="en-US"/>
        </w:rPr>
        <w:fldChar w:fldCharType="separate"/>
      </w:r>
      <w:r w:rsidR="006B2CBD" w:rsidRPr="006B2CBD">
        <w:rPr>
          <w:rFonts w:ascii="Times New Roman" w:eastAsia="Times New Roman" w:hAnsi="Times New Roman"/>
          <w:noProof/>
          <w:sz w:val="24"/>
        </w:rPr>
        <w:t>1</w:t>
      </w:r>
      <w:r w:rsidR="006B2CBD" w:rsidRPr="006B2CBD">
        <w:rPr>
          <w:rFonts w:ascii="Times New Roman" w:eastAsia="Times New Roman" w:hAnsi="Times New Roman"/>
          <w:noProof/>
          <w:sz w:val="24"/>
        </w:rPr>
        <w:tab/>
        <w:t xml:space="preserve">McKee CM. Deaths in winter: Can Britain learn from Europe? </w:t>
      </w:r>
      <w:r w:rsidR="006B2CBD" w:rsidRPr="006B2CBD">
        <w:rPr>
          <w:rFonts w:ascii="Times New Roman" w:eastAsia="Times New Roman" w:hAnsi="Times New Roman"/>
          <w:i/>
          <w:iCs/>
          <w:noProof/>
          <w:sz w:val="24"/>
        </w:rPr>
        <w:t>Eur J Epidemiol</w:t>
      </w:r>
      <w:r w:rsidR="006B2CBD" w:rsidRPr="006B2CBD">
        <w:rPr>
          <w:rFonts w:ascii="Times New Roman" w:eastAsia="Times New Roman" w:hAnsi="Times New Roman"/>
          <w:noProof/>
          <w:sz w:val="24"/>
        </w:rPr>
        <w:t xml:space="preserve"> 1989; </w:t>
      </w:r>
      <w:r w:rsidR="006B2CBD" w:rsidRPr="006B2CBD">
        <w:rPr>
          <w:rFonts w:ascii="Times New Roman" w:eastAsia="Times New Roman" w:hAnsi="Times New Roman"/>
          <w:b/>
          <w:bCs/>
          <w:noProof/>
          <w:sz w:val="24"/>
        </w:rPr>
        <w:t>5</w:t>
      </w:r>
      <w:r w:rsidR="006B2CBD" w:rsidRPr="006B2CBD">
        <w:rPr>
          <w:rFonts w:ascii="Times New Roman" w:eastAsia="Times New Roman" w:hAnsi="Times New Roman"/>
          <w:noProof/>
          <w:sz w:val="24"/>
        </w:rPr>
        <w:t>: 178–82.</w:t>
      </w:r>
    </w:p>
    <w:p w14:paraId="229D5CF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w:t>
      </w:r>
      <w:r w:rsidRPr="006B2CBD">
        <w:rPr>
          <w:rFonts w:ascii="Times New Roman" w:eastAsia="Times New Roman" w:hAnsi="Times New Roman"/>
          <w:noProof/>
          <w:sz w:val="24"/>
        </w:rPr>
        <w:tab/>
        <w:t xml:space="preserve">Healy JD. Excess winter mortality in Europe: A cross country analysis identifying key risk factors. </w:t>
      </w:r>
      <w:r w:rsidRPr="006B2CBD">
        <w:rPr>
          <w:rFonts w:ascii="Times New Roman" w:eastAsia="Times New Roman" w:hAnsi="Times New Roman"/>
          <w:i/>
          <w:iCs/>
          <w:noProof/>
          <w:sz w:val="24"/>
        </w:rPr>
        <w:t>J Epidemiol Community Health</w:t>
      </w:r>
      <w:r w:rsidRPr="006B2CBD">
        <w:rPr>
          <w:rFonts w:ascii="Times New Roman" w:eastAsia="Times New Roman" w:hAnsi="Times New Roman"/>
          <w:noProof/>
          <w:sz w:val="24"/>
        </w:rPr>
        <w:t xml:space="preserve"> 2003; </w:t>
      </w:r>
      <w:r w:rsidRPr="006B2CBD">
        <w:rPr>
          <w:rFonts w:ascii="Times New Roman" w:eastAsia="Times New Roman" w:hAnsi="Times New Roman"/>
          <w:b/>
          <w:bCs/>
          <w:noProof/>
          <w:sz w:val="24"/>
        </w:rPr>
        <w:t>57</w:t>
      </w:r>
      <w:r w:rsidRPr="006B2CBD">
        <w:rPr>
          <w:rFonts w:ascii="Times New Roman" w:eastAsia="Times New Roman" w:hAnsi="Times New Roman"/>
          <w:noProof/>
          <w:sz w:val="24"/>
        </w:rPr>
        <w:t>: 784–9.</w:t>
      </w:r>
    </w:p>
    <w:p w14:paraId="0A056F5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w:t>
      </w:r>
      <w:r w:rsidRPr="006B2CBD">
        <w:rPr>
          <w:rFonts w:ascii="Times New Roman" w:eastAsia="Times New Roman" w:hAnsi="Times New Roman"/>
          <w:noProof/>
          <w:sz w:val="24"/>
        </w:rPr>
        <w:tab/>
        <w:t xml:space="preserve">Campbell A. Excess winter mortality in England and Wales: 2016 to 2017 (provisional) and 2015 to 2016 (final). </w:t>
      </w:r>
      <w:r w:rsidRPr="006B2CBD">
        <w:rPr>
          <w:rFonts w:ascii="Times New Roman" w:eastAsia="Times New Roman" w:hAnsi="Times New Roman"/>
          <w:i/>
          <w:iCs/>
          <w:noProof/>
          <w:sz w:val="24"/>
        </w:rPr>
        <w:t>Stat Bull Off Natl Stat</w:t>
      </w:r>
      <w:r w:rsidRPr="006B2CBD">
        <w:rPr>
          <w:rFonts w:ascii="Times New Roman" w:eastAsia="Times New Roman" w:hAnsi="Times New Roman"/>
          <w:noProof/>
          <w:sz w:val="24"/>
        </w:rPr>
        <w:t xml:space="preserve"> 2017.</w:t>
      </w:r>
    </w:p>
    <w:p w14:paraId="0D8E1CA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4</w:t>
      </w:r>
      <w:r w:rsidRPr="006B2CBD">
        <w:rPr>
          <w:rFonts w:ascii="Times New Roman" w:eastAsia="Times New Roman" w:hAnsi="Times New Roman"/>
          <w:noProof/>
          <w:sz w:val="24"/>
        </w:rPr>
        <w:tab/>
        <w:t xml:space="preserve">Fowler T, Southgate RJ, Waite T,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Excess winter deaths in Europe: A multi-country descriptive analysis. </w:t>
      </w:r>
      <w:r w:rsidRPr="006B2CBD">
        <w:rPr>
          <w:rFonts w:ascii="Times New Roman" w:eastAsia="Times New Roman" w:hAnsi="Times New Roman"/>
          <w:i/>
          <w:iCs/>
          <w:noProof/>
          <w:sz w:val="24"/>
        </w:rPr>
        <w:t>Eur J Public Health</w:t>
      </w:r>
      <w:r w:rsidRPr="006B2CBD">
        <w:rPr>
          <w:rFonts w:ascii="Times New Roman" w:eastAsia="Times New Roman" w:hAnsi="Times New Roman"/>
          <w:noProof/>
          <w:sz w:val="24"/>
        </w:rPr>
        <w:t xml:space="preserve"> 2015; </w:t>
      </w:r>
      <w:r w:rsidRPr="006B2CBD">
        <w:rPr>
          <w:rFonts w:ascii="Times New Roman" w:eastAsia="Times New Roman" w:hAnsi="Times New Roman"/>
          <w:b/>
          <w:bCs/>
          <w:noProof/>
          <w:sz w:val="24"/>
        </w:rPr>
        <w:t>25</w:t>
      </w:r>
      <w:r w:rsidRPr="006B2CBD">
        <w:rPr>
          <w:rFonts w:ascii="Times New Roman" w:eastAsia="Times New Roman" w:hAnsi="Times New Roman"/>
          <w:noProof/>
          <w:sz w:val="24"/>
        </w:rPr>
        <w:t>: 339–45.</w:t>
      </w:r>
    </w:p>
    <w:p w14:paraId="1FECF7CD"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5</w:t>
      </w:r>
      <w:r w:rsidRPr="006B2CBD">
        <w:rPr>
          <w:rFonts w:ascii="Times New Roman" w:eastAsia="Times New Roman" w:hAnsi="Times New Roman"/>
          <w:noProof/>
          <w:sz w:val="24"/>
        </w:rPr>
        <w:tab/>
        <w:t xml:space="preserve">Langford IH, Bentham G. The potential effects of climate change on winter mortality in England and Wales. </w:t>
      </w:r>
      <w:r w:rsidRPr="006B2CBD">
        <w:rPr>
          <w:rFonts w:ascii="Times New Roman" w:eastAsia="Times New Roman" w:hAnsi="Times New Roman"/>
          <w:i/>
          <w:iCs/>
          <w:noProof/>
          <w:sz w:val="24"/>
        </w:rPr>
        <w:t>Int J Biometeorol</w:t>
      </w:r>
      <w:r w:rsidRPr="006B2CBD">
        <w:rPr>
          <w:rFonts w:ascii="Times New Roman" w:eastAsia="Times New Roman" w:hAnsi="Times New Roman"/>
          <w:noProof/>
          <w:sz w:val="24"/>
        </w:rPr>
        <w:t xml:space="preserve"> 1995; </w:t>
      </w:r>
      <w:r w:rsidRPr="006B2CBD">
        <w:rPr>
          <w:rFonts w:ascii="Times New Roman" w:eastAsia="Times New Roman" w:hAnsi="Times New Roman"/>
          <w:b/>
          <w:bCs/>
          <w:noProof/>
          <w:sz w:val="24"/>
        </w:rPr>
        <w:t>38</w:t>
      </w:r>
      <w:r w:rsidRPr="006B2CBD">
        <w:rPr>
          <w:rFonts w:ascii="Times New Roman" w:eastAsia="Times New Roman" w:hAnsi="Times New Roman"/>
          <w:noProof/>
          <w:sz w:val="24"/>
        </w:rPr>
        <w:t>: 141–7.</w:t>
      </w:r>
    </w:p>
    <w:p w14:paraId="60EB267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6</w:t>
      </w:r>
      <w:r w:rsidRPr="006B2CBD">
        <w:rPr>
          <w:rFonts w:ascii="Times New Roman" w:eastAsia="Times New Roman" w:hAnsi="Times New Roman"/>
          <w:noProof/>
          <w:sz w:val="24"/>
        </w:rPr>
        <w:tab/>
        <w:t xml:space="preserve">Martens WJ. Climate change, thermal stress and mortality changes. </w:t>
      </w:r>
      <w:r w:rsidRPr="006B2CBD">
        <w:rPr>
          <w:rFonts w:ascii="Times New Roman" w:eastAsia="Times New Roman" w:hAnsi="Times New Roman"/>
          <w:i/>
          <w:iCs/>
          <w:noProof/>
          <w:sz w:val="24"/>
        </w:rPr>
        <w:t>Soc Sci Med</w:t>
      </w:r>
      <w:r w:rsidRPr="006B2CBD">
        <w:rPr>
          <w:rFonts w:ascii="Times New Roman" w:eastAsia="Times New Roman" w:hAnsi="Times New Roman"/>
          <w:noProof/>
          <w:sz w:val="24"/>
        </w:rPr>
        <w:t xml:space="preserve"> 1998; </w:t>
      </w:r>
      <w:r w:rsidRPr="006B2CBD">
        <w:rPr>
          <w:rFonts w:ascii="Times New Roman" w:eastAsia="Times New Roman" w:hAnsi="Times New Roman"/>
          <w:b/>
          <w:bCs/>
          <w:noProof/>
          <w:sz w:val="24"/>
        </w:rPr>
        <w:t>46</w:t>
      </w:r>
      <w:r w:rsidRPr="006B2CBD">
        <w:rPr>
          <w:rFonts w:ascii="Times New Roman" w:eastAsia="Times New Roman" w:hAnsi="Times New Roman"/>
          <w:noProof/>
          <w:sz w:val="24"/>
        </w:rPr>
        <w:t>: 331–44.</w:t>
      </w:r>
    </w:p>
    <w:p w14:paraId="3830CABA"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7</w:t>
      </w:r>
      <w:r w:rsidRPr="006B2CBD">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6B2CBD">
        <w:rPr>
          <w:rFonts w:ascii="Times New Roman" w:eastAsia="Times New Roman" w:hAnsi="Times New Roman"/>
          <w:i/>
          <w:iCs/>
          <w:noProof/>
          <w:sz w:val="24"/>
        </w:rPr>
        <w:t>Clim Res</w:t>
      </w:r>
      <w:r w:rsidRPr="006B2CBD">
        <w:rPr>
          <w:rFonts w:ascii="Times New Roman" w:eastAsia="Times New Roman" w:hAnsi="Times New Roman"/>
          <w:noProof/>
          <w:sz w:val="24"/>
        </w:rPr>
        <w:t xml:space="preserve"> 2004; </w:t>
      </w:r>
      <w:r w:rsidRPr="006B2CBD">
        <w:rPr>
          <w:rFonts w:ascii="Times New Roman" w:eastAsia="Times New Roman" w:hAnsi="Times New Roman"/>
          <w:b/>
          <w:bCs/>
          <w:noProof/>
          <w:sz w:val="24"/>
        </w:rPr>
        <w:t>26</w:t>
      </w:r>
      <w:r w:rsidRPr="006B2CBD">
        <w:rPr>
          <w:rFonts w:ascii="Times New Roman" w:eastAsia="Times New Roman" w:hAnsi="Times New Roman"/>
          <w:noProof/>
          <w:sz w:val="24"/>
        </w:rPr>
        <w:t>: 61–76.</w:t>
      </w:r>
    </w:p>
    <w:p w14:paraId="42DE0D53"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8</w:t>
      </w:r>
      <w:r w:rsidRPr="006B2CBD">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6B2CBD">
        <w:rPr>
          <w:rFonts w:ascii="Times New Roman" w:eastAsia="Times New Roman" w:hAnsi="Times New Roman"/>
          <w:i/>
          <w:iCs/>
          <w:noProof/>
          <w:sz w:val="24"/>
        </w:rPr>
        <w:t>Occup Environ Med</w:t>
      </w:r>
      <w:r w:rsidRPr="006B2CBD">
        <w:rPr>
          <w:rFonts w:ascii="Times New Roman" w:eastAsia="Times New Roman" w:hAnsi="Times New Roman"/>
          <w:noProof/>
          <w:sz w:val="24"/>
        </w:rPr>
        <w:t xml:space="preserve"> 2007; </w:t>
      </w:r>
      <w:r w:rsidRPr="006B2CBD">
        <w:rPr>
          <w:rFonts w:ascii="Times New Roman" w:eastAsia="Times New Roman" w:hAnsi="Times New Roman"/>
          <w:b/>
          <w:bCs/>
          <w:noProof/>
          <w:sz w:val="24"/>
        </w:rPr>
        <w:t>64</w:t>
      </w:r>
      <w:r w:rsidRPr="006B2CBD">
        <w:rPr>
          <w:rFonts w:ascii="Times New Roman" w:eastAsia="Times New Roman" w:hAnsi="Times New Roman"/>
          <w:noProof/>
          <w:sz w:val="24"/>
        </w:rPr>
        <w:t>: 827–33.</w:t>
      </w:r>
    </w:p>
    <w:p w14:paraId="5BB1F52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9</w:t>
      </w:r>
      <w:r w:rsidRPr="006B2CBD">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6B2CBD">
        <w:rPr>
          <w:rFonts w:ascii="Times New Roman" w:eastAsia="Times New Roman" w:hAnsi="Times New Roman"/>
          <w:i/>
          <w:iCs/>
          <w:noProof/>
          <w:sz w:val="24"/>
        </w:rPr>
        <w:t>PLoS One</w:t>
      </w:r>
      <w:r w:rsidRPr="006B2CBD">
        <w:rPr>
          <w:rFonts w:ascii="Times New Roman" w:eastAsia="Times New Roman" w:hAnsi="Times New Roman"/>
          <w:noProof/>
          <w:sz w:val="24"/>
        </w:rPr>
        <w:t xml:space="preserve"> 2013; </w:t>
      </w:r>
      <w:r w:rsidRPr="006B2CBD">
        <w:rPr>
          <w:rFonts w:ascii="Times New Roman" w:eastAsia="Times New Roman" w:hAnsi="Times New Roman"/>
          <w:b/>
          <w:bCs/>
          <w:noProof/>
          <w:sz w:val="24"/>
        </w:rPr>
        <w:t>8</w:t>
      </w:r>
      <w:r w:rsidRPr="006B2CBD">
        <w:rPr>
          <w:rFonts w:ascii="Times New Roman" w:eastAsia="Times New Roman" w:hAnsi="Times New Roman"/>
          <w:noProof/>
          <w:sz w:val="24"/>
        </w:rPr>
        <w:t>. DOI:10.1371/journal.pone.0063971.</w:t>
      </w:r>
    </w:p>
    <w:p w14:paraId="5515D3D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10</w:t>
      </w:r>
      <w:r w:rsidRPr="006B2CBD">
        <w:rPr>
          <w:rFonts w:ascii="Times New Roman" w:eastAsia="Times New Roman" w:hAnsi="Times New Roman"/>
          <w:noProof/>
          <w:sz w:val="24"/>
        </w:rPr>
        <w:tab/>
        <w:t xml:space="preserve">Ferreira Braga AL, Zanobetti A, Schwartz J. The time course of weather-related deaths. </w:t>
      </w:r>
      <w:r w:rsidRPr="006B2CBD">
        <w:rPr>
          <w:rFonts w:ascii="Times New Roman" w:eastAsia="Times New Roman" w:hAnsi="Times New Roman"/>
          <w:i/>
          <w:iCs/>
          <w:noProof/>
          <w:sz w:val="24"/>
        </w:rPr>
        <w:t>Epidemiology</w:t>
      </w:r>
      <w:r w:rsidRPr="006B2CBD">
        <w:rPr>
          <w:rFonts w:ascii="Times New Roman" w:eastAsia="Times New Roman" w:hAnsi="Times New Roman"/>
          <w:noProof/>
          <w:sz w:val="24"/>
        </w:rPr>
        <w:t xml:space="preserve"> 2001; </w:t>
      </w:r>
      <w:r w:rsidRPr="006B2CBD">
        <w:rPr>
          <w:rFonts w:ascii="Times New Roman" w:eastAsia="Times New Roman" w:hAnsi="Times New Roman"/>
          <w:b/>
          <w:bCs/>
          <w:noProof/>
          <w:sz w:val="24"/>
        </w:rPr>
        <w:t>12</w:t>
      </w:r>
      <w:r w:rsidRPr="006B2CBD">
        <w:rPr>
          <w:rFonts w:ascii="Times New Roman" w:eastAsia="Times New Roman" w:hAnsi="Times New Roman"/>
          <w:noProof/>
          <w:sz w:val="24"/>
        </w:rPr>
        <w:t>: 662–7.</w:t>
      </w:r>
    </w:p>
    <w:p w14:paraId="416DE688"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11</w:t>
      </w:r>
      <w:r w:rsidRPr="006B2CBD">
        <w:rPr>
          <w:rFonts w:ascii="Times New Roman" w:eastAsia="Times New Roman" w:hAnsi="Times New Roman"/>
          <w:noProof/>
          <w:sz w:val="24"/>
        </w:rPr>
        <w:tab/>
        <w:t xml:space="preserve">Seretakis D. Changing Seasonality of Mortality From Coronary Heart Disease. </w:t>
      </w:r>
      <w:r w:rsidRPr="006B2CBD">
        <w:rPr>
          <w:rFonts w:ascii="Times New Roman" w:eastAsia="Times New Roman" w:hAnsi="Times New Roman"/>
          <w:i/>
          <w:iCs/>
          <w:noProof/>
          <w:sz w:val="24"/>
        </w:rPr>
        <w:t>JAMA J Am Med Assoc</w:t>
      </w:r>
      <w:r w:rsidRPr="006B2CBD">
        <w:rPr>
          <w:rFonts w:ascii="Times New Roman" w:eastAsia="Times New Roman" w:hAnsi="Times New Roman"/>
          <w:noProof/>
          <w:sz w:val="24"/>
        </w:rPr>
        <w:t xml:space="preserve"> 1997; </w:t>
      </w:r>
      <w:r w:rsidRPr="006B2CBD">
        <w:rPr>
          <w:rFonts w:ascii="Times New Roman" w:eastAsia="Times New Roman" w:hAnsi="Times New Roman"/>
          <w:b/>
          <w:bCs/>
          <w:noProof/>
          <w:sz w:val="24"/>
        </w:rPr>
        <w:t>278</w:t>
      </w:r>
      <w:r w:rsidRPr="006B2CBD">
        <w:rPr>
          <w:rFonts w:ascii="Times New Roman" w:eastAsia="Times New Roman" w:hAnsi="Times New Roman"/>
          <w:noProof/>
          <w:sz w:val="24"/>
        </w:rPr>
        <w:t>: 1012.</w:t>
      </w:r>
    </w:p>
    <w:p w14:paraId="3031C50D"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12</w:t>
      </w:r>
      <w:r w:rsidRPr="006B2CBD">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6B2CBD">
        <w:rPr>
          <w:rFonts w:ascii="Times New Roman" w:eastAsia="Times New Roman" w:hAnsi="Times New Roman"/>
          <w:i/>
          <w:iCs/>
          <w:noProof/>
          <w:sz w:val="24"/>
        </w:rPr>
        <w:t>Am J Epidemiol</w:t>
      </w:r>
      <w:r w:rsidRPr="006B2CBD">
        <w:rPr>
          <w:rFonts w:ascii="Times New Roman" w:eastAsia="Times New Roman" w:hAnsi="Times New Roman"/>
          <w:noProof/>
          <w:sz w:val="24"/>
        </w:rPr>
        <w:t xml:space="preserve"> 2006; </w:t>
      </w:r>
      <w:r w:rsidRPr="006B2CBD">
        <w:rPr>
          <w:rFonts w:ascii="Times New Roman" w:eastAsia="Times New Roman" w:hAnsi="Times New Roman"/>
          <w:b/>
          <w:bCs/>
          <w:noProof/>
          <w:sz w:val="24"/>
        </w:rPr>
        <w:t>164</w:t>
      </w:r>
      <w:r w:rsidRPr="006B2CBD">
        <w:rPr>
          <w:rFonts w:ascii="Times New Roman" w:eastAsia="Times New Roman" w:hAnsi="Times New Roman"/>
          <w:noProof/>
          <w:sz w:val="24"/>
        </w:rPr>
        <w:t>: 77–84.</w:t>
      </w:r>
    </w:p>
    <w:p w14:paraId="00614EC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13</w:t>
      </w:r>
      <w:r w:rsidRPr="006B2CBD">
        <w:rPr>
          <w:rFonts w:ascii="Times New Roman" w:eastAsia="Times New Roman" w:hAnsi="Times New Roman"/>
          <w:noProof/>
          <w:sz w:val="24"/>
        </w:rPr>
        <w:tab/>
        <w:t xml:space="preserve">Sheridan SC, Kalkstein AJ, Kalkstein LS. Trends in heat-related mortality in the United States, 1975-2004. </w:t>
      </w:r>
      <w:r w:rsidRPr="006B2CBD">
        <w:rPr>
          <w:rFonts w:ascii="Times New Roman" w:eastAsia="Times New Roman" w:hAnsi="Times New Roman"/>
          <w:i/>
          <w:iCs/>
          <w:noProof/>
          <w:sz w:val="24"/>
        </w:rPr>
        <w:t>Nat Hazards</w:t>
      </w:r>
      <w:r w:rsidRPr="006B2CBD">
        <w:rPr>
          <w:rFonts w:ascii="Times New Roman" w:eastAsia="Times New Roman" w:hAnsi="Times New Roman"/>
          <w:noProof/>
          <w:sz w:val="24"/>
        </w:rPr>
        <w:t xml:space="preserve"> 2009; </w:t>
      </w:r>
      <w:r w:rsidRPr="006B2CBD">
        <w:rPr>
          <w:rFonts w:ascii="Times New Roman" w:eastAsia="Times New Roman" w:hAnsi="Times New Roman"/>
          <w:b/>
          <w:bCs/>
          <w:noProof/>
          <w:sz w:val="24"/>
        </w:rPr>
        <w:t>50</w:t>
      </w:r>
      <w:r w:rsidRPr="006B2CBD">
        <w:rPr>
          <w:rFonts w:ascii="Times New Roman" w:eastAsia="Times New Roman" w:hAnsi="Times New Roman"/>
          <w:noProof/>
          <w:sz w:val="24"/>
        </w:rPr>
        <w:t>: 145–60.</w:t>
      </w:r>
    </w:p>
    <w:p w14:paraId="3018E876"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14</w:t>
      </w:r>
      <w:r w:rsidRPr="006B2CBD">
        <w:rPr>
          <w:rFonts w:ascii="Times New Roman" w:eastAsia="Times New Roman" w:hAnsi="Times New Roman"/>
          <w:noProof/>
          <w:sz w:val="24"/>
        </w:rPr>
        <w:tab/>
        <w:t xml:space="preserve">Bobb JF, Peng RD, Bell ML, Dominici F. Heat-related mortality and adaptation to heat in the United States. </w:t>
      </w:r>
      <w:r w:rsidRPr="006B2CBD">
        <w:rPr>
          <w:rFonts w:ascii="Times New Roman" w:eastAsia="Times New Roman" w:hAnsi="Times New Roman"/>
          <w:i/>
          <w:iCs/>
          <w:noProof/>
          <w:sz w:val="24"/>
        </w:rPr>
        <w:t>Environ Health Perspect</w:t>
      </w:r>
      <w:r w:rsidRPr="006B2CBD">
        <w:rPr>
          <w:rFonts w:ascii="Times New Roman" w:eastAsia="Times New Roman" w:hAnsi="Times New Roman"/>
          <w:noProof/>
          <w:sz w:val="24"/>
        </w:rPr>
        <w:t xml:space="preserve"> 2014; </w:t>
      </w:r>
      <w:r w:rsidRPr="006B2CBD">
        <w:rPr>
          <w:rFonts w:ascii="Times New Roman" w:eastAsia="Times New Roman" w:hAnsi="Times New Roman"/>
          <w:b/>
          <w:bCs/>
          <w:noProof/>
          <w:sz w:val="24"/>
        </w:rPr>
        <w:t>122</w:t>
      </w:r>
      <w:r w:rsidRPr="006B2CBD">
        <w:rPr>
          <w:rFonts w:ascii="Times New Roman" w:eastAsia="Times New Roman" w:hAnsi="Times New Roman"/>
          <w:noProof/>
          <w:sz w:val="24"/>
        </w:rPr>
        <w:t>: 811–6.</w:t>
      </w:r>
    </w:p>
    <w:p w14:paraId="469AD67A"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15</w:t>
      </w:r>
      <w:r w:rsidRPr="006B2CBD">
        <w:rPr>
          <w:rFonts w:ascii="Times New Roman" w:eastAsia="Times New Roman" w:hAnsi="Times New Roman"/>
          <w:noProof/>
          <w:sz w:val="24"/>
        </w:rPr>
        <w:tab/>
        <w:t>Rau R, Bohk-Ewald C, Muszyńska MM, Vaupel JW. Visualizing Mortality Dynamics in the Lexis Diagram. 2018 DOI:10.1007/978-3-319-64820-0.</w:t>
      </w:r>
    </w:p>
    <w:p w14:paraId="3D22E5DB"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16</w:t>
      </w:r>
      <w:r w:rsidRPr="006B2CBD">
        <w:rPr>
          <w:rFonts w:ascii="Times New Roman" w:eastAsia="Times New Roman" w:hAnsi="Times New Roman"/>
          <w:noProof/>
          <w:sz w:val="24"/>
        </w:rPr>
        <w:tab/>
        <w:t xml:space="preserve">Rau R. Seasonality in Human Mortality.  A Demographic Approach. </w:t>
      </w:r>
      <w:r w:rsidRPr="006B2CBD">
        <w:rPr>
          <w:rFonts w:ascii="Times New Roman" w:eastAsia="Times New Roman" w:hAnsi="Times New Roman"/>
          <w:i/>
          <w:iCs/>
          <w:noProof/>
          <w:sz w:val="24"/>
        </w:rPr>
        <w:t>Wirtschafts- und Sozialwissenschaftlichen Fak</w:t>
      </w:r>
      <w:r w:rsidRPr="006B2CBD">
        <w:rPr>
          <w:rFonts w:ascii="Times New Roman" w:eastAsia="Times New Roman" w:hAnsi="Times New Roman"/>
          <w:noProof/>
          <w:sz w:val="24"/>
        </w:rPr>
        <w:t xml:space="preserve"> 2004; </w:t>
      </w:r>
      <w:r w:rsidRPr="006B2CBD">
        <w:rPr>
          <w:rFonts w:ascii="Times New Roman" w:eastAsia="Times New Roman" w:hAnsi="Times New Roman"/>
          <w:b/>
          <w:bCs/>
          <w:noProof/>
          <w:sz w:val="24"/>
        </w:rPr>
        <w:t>PhD</w:t>
      </w:r>
      <w:r w:rsidRPr="006B2CBD">
        <w:rPr>
          <w:rFonts w:ascii="Times New Roman" w:eastAsia="Times New Roman" w:hAnsi="Times New Roman"/>
          <w:noProof/>
          <w:sz w:val="24"/>
        </w:rPr>
        <w:t>: 361.</w:t>
      </w:r>
    </w:p>
    <w:p w14:paraId="7ED8CCBC"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17</w:t>
      </w:r>
      <w:r w:rsidRPr="006B2CBD">
        <w:rPr>
          <w:rFonts w:ascii="Times New Roman" w:eastAsia="Times New Roman" w:hAnsi="Times New Roman"/>
          <w:noProof/>
          <w:sz w:val="24"/>
        </w:rPr>
        <w:tab/>
        <w:t xml:space="preserve">Moy CM, Seltzer GO, Rodbell DT &amp; AD. Variability of El Nino/Southern Oscillation activity at millennial timescales during the Holocene epoch. </w:t>
      </w:r>
      <w:r w:rsidRPr="006B2CBD">
        <w:rPr>
          <w:rFonts w:ascii="Times New Roman" w:eastAsia="Times New Roman" w:hAnsi="Times New Roman"/>
          <w:i/>
          <w:iCs/>
          <w:noProof/>
          <w:sz w:val="24"/>
        </w:rPr>
        <w:t>Nature</w:t>
      </w:r>
      <w:r w:rsidRPr="006B2CBD">
        <w:rPr>
          <w:rFonts w:ascii="Times New Roman" w:eastAsia="Times New Roman" w:hAnsi="Times New Roman"/>
          <w:noProof/>
          <w:sz w:val="24"/>
        </w:rPr>
        <w:t xml:space="preserve"> 2002; </w:t>
      </w:r>
      <w:r w:rsidRPr="006B2CBD">
        <w:rPr>
          <w:rFonts w:ascii="Times New Roman" w:eastAsia="Times New Roman" w:hAnsi="Times New Roman"/>
          <w:b/>
          <w:bCs/>
          <w:noProof/>
          <w:sz w:val="24"/>
        </w:rPr>
        <w:t>420</w:t>
      </w:r>
      <w:r w:rsidRPr="006B2CBD">
        <w:rPr>
          <w:rFonts w:ascii="Times New Roman" w:eastAsia="Times New Roman" w:hAnsi="Times New Roman"/>
          <w:noProof/>
          <w:sz w:val="24"/>
        </w:rPr>
        <w:t>. DOI:10.1038/nature01163.1.</w:t>
      </w:r>
    </w:p>
    <w:p w14:paraId="5E3341C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18</w:t>
      </w:r>
      <w:r w:rsidRPr="006B2CBD">
        <w:rPr>
          <w:rFonts w:ascii="Times New Roman" w:eastAsia="Times New Roman" w:hAnsi="Times New Roman"/>
          <w:noProof/>
          <w:sz w:val="24"/>
        </w:rPr>
        <w:tab/>
        <w:t xml:space="preserve">Grenfell BT, Bjørnstad ON, Kappey J. Travelling waves and spatial hierarchies in measles epidemics. </w:t>
      </w:r>
      <w:r w:rsidRPr="006B2CBD">
        <w:rPr>
          <w:rFonts w:ascii="Times New Roman" w:eastAsia="Times New Roman" w:hAnsi="Times New Roman"/>
          <w:i/>
          <w:iCs/>
          <w:noProof/>
          <w:sz w:val="24"/>
        </w:rPr>
        <w:t>Nature</w:t>
      </w:r>
      <w:r w:rsidRPr="006B2CBD">
        <w:rPr>
          <w:rFonts w:ascii="Times New Roman" w:eastAsia="Times New Roman" w:hAnsi="Times New Roman"/>
          <w:noProof/>
          <w:sz w:val="24"/>
        </w:rPr>
        <w:t xml:space="preserve"> 2001; </w:t>
      </w:r>
      <w:r w:rsidRPr="006B2CBD">
        <w:rPr>
          <w:rFonts w:ascii="Times New Roman" w:eastAsia="Times New Roman" w:hAnsi="Times New Roman"/>
          <w:b/>
          <w:bCs/>
          <w:noProof/>
          <w:sz w:val="24"/>
        </w:rPr>
        <w:t>414</w:t>
      </w:r>
      <w:r w:rsidRPr="006B2CBD">
        <w:rPr>
          <w:rFonts w:ascii="Times New Roman" w:eastAsia="Times New Roman" w:hAnsi="Times New Roman"/>
          <w:noProof/>
          <w:sz w:val="24"/>
        </w:rPr>
        <w:t>: 716–23.</w:t>
      </w:r>
    </w:p>
    <w:p w14:paraId="6F6E73E2"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19</w:t>
      </w:r>
      <w:r w:rsidRPr="006B2CBD">
        <w:rPr>
          <w:rFonts w:ascii="Times New Roman" w:eastAsia="Times New Roman" w:hAnsi="Times New Roman"/>
          <w:noProof/>
          <w:sz w:val="24"/>
        </w:rPr>
        <w:tab/>
        <w:t xml:space="preserve">Feinstein CA. Seasonality of deaths in the U.S. by age and cause. </w:t>
      </w:r>
      <w:r w:rsidRPr="006B2CBD">
        <w:rPr>
          <w:rFonts w:ascii="Times New Roman" w:eastAsia="Times New Roman" w:hAnsi="Times New Roman"/>
          <w:i/>
          <w:iCs/>
          <w:noProof/>
          <w:sz w:val="24"/>
        </w:rPr>
        <w:t>Demogr Res</w:t>
      </w:r>
      <w:r w:rsidRPr="006B2CBD">
        <w:rPr>
          <w:rFonts w:ascii="Times New Roman" w:eastAsia="Times New Roman" w:hAnsi="Times New Roman"/>
          <w:noProof/>
          <w:sz w:val="24"/>
        </w:rPr>
        <w:t xml:space="preserve"> 2002; </w:t>
      </w:r>
      <w:r w:rsidRPr="006B2CBD">
        <w:rPr>
          <w:rFonts w:ascii="Times New Roman" w:eastAsia="Times New Roman" w:hAnsi="Times New Roman"/>
          <w:b/>
          <w:bCs/>
          <w:noProof/>
          <w:sz w:val="24"/>
        </w:rPr>
        <w:t>6</w:t>
      </w:r>
      <w:r w:rsidRPr="006B2CBD">
        <w:rPr>
          <w:rFonts w:ascii="Times New Roman" w:eastAsia="Times New Roman" w:hAnsi="Times New Roman"/>
          <w:noProof/>
          <w:sz w:val="24"/>
        </w:rPr>
        <w:t>: 469–86.</w:t>
      </w:r>
    </w:p>
    <w:p w14:paraId="7B609F15"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20</w:t>
      </w:r>
      <w:r w:rsidRPr="006B2CBD">
        <w:rPr>
          <w:rFonts w:ascii="Times New Roman" w:eastAsia="Times New Roman" w:hAnsi="Times New Roman"/>
          <w:noProof/>
          <w:sz w:val="24"/>
        </w:rPr>
        <w:tab/>
        <w:t xml:space="preserve">Mackenbach JP, Kunst AE, Looman CWN. Seasonal variation in mortality in The Netherlands. </w:t>
      </w:r>
      <w:r w:rsidRPr="006B2CBD">
        <w:rPr>
          <w:rFonts w:ascii="Times New Roman" w:eastAsia="Times New Roman" w:hAnsi="Times New Roman"/>
          <w:i/>
          <w:iCs/>
          <w:noProof/>
          <w:sz w:val="24"/>
        </w:rPr>
        <w:t>J Epidemiol Community Health</w:t>
      </w:r>
      <w:r w:rsidRPr="006B2CBD">
        <w:rPr>
          <w:rFonts w:ascii="Times New Roman" w:eastAsia="Times New Roman" w:hAnsi="Times New Roman"/>
          <w:noProof/>
          <w:sz w:val="24"/>
        </w:rPr>
        <w:t xml:space="preserve"> 1992; </w:t>
      </w:r>
      <w:r w:rsidRPr="006B2CBD">
        <w:rPr>
          <w:rFonts w:ascii="Times New Roman" w:eastAsia="Times New Roman" w:hAnsi="Times New Roman"/>
          <w:b/>
          <w:bCs/>
          <w:noProof/>
          <w:sz w:val="24"/>
        </w:rPr>
        <w:t>46</w:t>
      </w:r>
      <w:r w:rsidRPr="006B2CBD">
        <w:rPr>
          <w:rFonts w:ascii="Times New Roman" w:eastAsia="Times New Roman" w:hAnsi="Times New Roman"/>
          <w:noProof/>
          <w:sz w:val="24"/>
        </w:rPr>
        <w:t>: 261–5.</w:t>
      </w:r>
    </w:p>
    <w:p w14:paraId="44C3DDB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21</w:t>
      </w:r>
      <w:r w:rsidRPr="006B2CBD">
        <w:rPr>
          <w:rFonts w:ascii="Times New Roman" w:eastAsia="Times New Roman" w:hAnsi="Times New Roman"/>
          <w:noProof/>
          <w:sz w:val="24"/>
        </w:rPr>
        <w:tab/>
        <w:t xml:space="preserve">Rosenwaike I. Seasonal Variation of Deaths in the United States, 1951–1960. </w:t>
      </w:r>
      <w:r w:rsidRPr="006B2CBD">
        <w:rPr>
          <w:rFonts w:ascii="Times New Roman" w:eastAsia="Times New Roman" w:hAnsi="Times New Roman"/>
          <w:i/>
          <w:iCs/>
          <w:noProof/>
          <w:sz w:val="24"/>
        </w:rPr>
        <w:t>J Am Stat Assoc</w:t>
      </w:r>
      <w:r w:rsidRPr="006B2CBD">
        <w:rPr>
          <w:rFonts w:ascii="Times New Roman" w:eastAsia="Times New Roman" w:hAnsi="Times New Roman"/>
          <w:noProof/>
          <w:sz w:val="24"/>
        </w:rPr>
        <w:t xml:space="preserve"> 1966; </w:t>
      </w:r>
      <w:r w:rsidRPr="006B2CBD">
        <w:rPr>
          <w:rFonts w:ascii="Times New Roman" w:eastAsia="Times New Roman" w:hAnsi="Times New Roman"/>
          <w:b/>
          <w:bCs/>
          <w:noProof/>
          <w:sz w:val="24"/>
        </w:rPr>
        <w:t>61</w:t>
      </w:r>
      <w:r w:rsidRPr="006B2CBD">
        <w:rPr>
          <w:rFonts w:ascii="Times New Roman" w:eastAsia="Times New Roman" w:hAnsi="Times New Roman"/>
          <w:noProof/>
          <w:sz w:val="24"/>
        </w:rPr>
        <w:t>: 706–19.</w:t>
      </w:r>
    </w:p>
    <w:p w14:paraId="291E9845"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22</w:t>
      </w:r>
      <w:r w:rsidRPr="006B2CBD">
        <w:rPr>
          <w:rFonts w:ascii="Times New Roman" w:eastAsia="Times New Roman" w:hAnsi="Times New Roman"/>
          <w:noProof/>
          <w:sz w:val="24"/>
        </w:rPr>
        <w:tab/>
        <w:t xml:space="preserve">Direcção Geral de Saúde D. TEMPERATURAS EXTREMAS ADVERSAS MÓDULO CALOR 2014 Direcção de Serviços de Prevenção da Doença e Promoção </w:t>
      </w:r>
      <w:r w:rsidRPr="006B2CBD">
        <w:rPr>
          <w:rFonts w:ascii="Times New Roman" w:eastAsia="Times New Roman" w:hAnsi="Times New Roman"/>
          <w:noProof/>
          <w:sz w:val="24"/>
        </w:rPr>
        <w:lastRenderedPageBreak/>
        <w:t>da Saúde Divisão de Saúde Ambiental e Ocupacional. 2014. http://www.dgs.pt/documentos-e-publicacoes/plano-de-contingencia-para-temperaturas-extremas-adversas-modulo-calor-2014.aspx.</w:t>
      </w:r>
    </w:p>
    <w:p w14:paraId="15C4452B"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23</w:t>
      </w:r>
      <w:r w:rsidRPr="006B2CBD">
        <w:rPr>
          <w:rFonts w:ascii="Times New Roman" w:eastAsia="Times New Roman" w:hAnsi="Times New Roman"/>
          <w:noProof/>
          <w:sz w:val="24"/>
        </w:rPr>
        <w:tab/>
        <w:t xml:space="preserve">Kinney PL, Schwartz J, Pascal M,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Winter season mortality: Will climate warming bring benefits? </w:t>
      </w:r>
      <w:r w:rsidRPr="006B2CBD">
        <w:rPr>
          <w:rFonts w:ascii="Times New Roman" w:eastAsia="Times New Roman" w:hAnsi="Times New Roman"/>
          <w:i/>
          <w:iCs/>
          <w:noProof/>
          <w:sz w:val="24"/>
        </w:rPr>
        <w:t>Environ Res Lett</w:t>
      </w:r>
      <w:r w:rsidRPr="006B2CBD">
        <w:rPr>
          <w:rFonts w:ascii="Times New Roman" w:eastAsia="Times New Roman" w:hAnsi="Times New Roman"/>
          <w:noProof/>
          <w:sz w:val="24"/>
        </w:rPr>
        <w:t xml:space="preserve"> 2015; </w:t>
      </w:r>
      <w:r w:rsidRPr="006B2CBD">
        <w:rPr>
          <w:rFonts w:ascii="Times New Roman" w:eastAsia="Times New Roman" w:hAnsi="Times New Roman"/>
          <w:b/>
          <w:bCs/>
          <w:noProof/>
          <w:sz w:val="24"/>
        </w:rPr>
        <w:t>10</w:t>
      </w:r>
      <w:r w:rsidRPr="006B2CBD">
        <w:rPr>
          <w:rFonts w:ascii="Times New Roman" w:eastAsia="Times New Roman" w:hAnsi="Times New Roman"/>
          <w:noProof/>
          <w:sz w:val="24"/>
        </w:rPr>
        <w:t>. DOI:10.1088/1748-9326/10/6/064016.</w:t>
      </w:r>
    </w:p>
    <w:p w14:paraId="259E3BA5"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24</w:t>
      </w:r>
      <w:r w:rsidRPr="006B2CBD">
        <w:rPr>
          <w:rFonts w:ascii="Times New Roman" w:eastAsia="Times New Roman" w:hAnsi="Times New Roman"/>
          <w:noProof/>
          <w:sz w:val="24"/>
        </w:rPr>
        <w:tab/>
        <w:t xml:space="preserve">Centers for Disease Control and Prevention (CDC). Leading causes of death and numbers of deaths, by sex, race, and Hispanic origin: United States, 2015. </w:t>
      </w:r>
      <w:r w:rsidRPr="006B2CBD">
        <w:rPr>
          <w:rFonts w:ascii="Times New Roman" w:eastAsia="Times New Roman" w:hAnsi="Times New Roman"/>
          <w:i/>
          <w:iCs/>
          <w:noProof/>
          <w:sz w:val="24"/>
        </w:rPr>
        <w:t>Natl Cent Heal Stat (NCHS)</w:t>
      </w:r>
      <w:r w:rsidRPr="006B2CBD">
        <w:rPr>
          <w:rFonts w:ascii="Times New Roman" w:eastAsia="Times New Roman" w:hAnsi="Times New Roman"/>
          <w:noProof/>
          <w:sz w:val="24"/>
        </w:rPr>
        <w:t xml:space="preserve"> 2016. https://www.cdc.gov/nchs/data/hus/2016/019.pdf.</w:t>
      </w:r>
    </w:p>
    <w:p w14:paraId="4262E52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25</w:t>
      </w:r>
      <w:r w:rsidRPr="006B2CBD">
        <w:rPr>
          <w:rFonts w:ascii="Times New Roman" w:eastAsia="Times New Roman" w:hAnsi="Times New Roman"/>
          <w:noProof/>
          <w:sz w:val="24"/>
        </w:rPr>
        <w:tab/>
        <w:t xml:space="preserve">National Highway Traffic Safety Administration. Trend and Pattern Analysis of Highway Crash Fatality By Month and Day. </w:t>
      </w:r>
      <w:r w:rsidRPr="006B2CBD">
        <w:rPr>
          <w:rFonts w:ascii="Times New Roman" w:eastAsia="Times New Roman" w:hAnsi="Times New Roman"/>
          <w:i/>
          <w:iCs/>
          <w:noProof/>
          <w:sz w:val="24"/>
        </w:rPr>
        <w:t>Natl Cent Stat Anal</w:t>
      </w:r>
      <w:r w:rsidRPr="006B2CBD">
        <w:rPr>
          <w:rFonts w:ascii="Times New Roman" w:eastAsia="Times New Roman" w:hAnsi="Times New Roman"/>
          <w:noProof/>
          <w:sz w:val="24"/>
        </w:rPr>
        <w:t xml:space="preserve"> 2005.</w:t>
      </w:r>
    </w:p>
    <w:p w14:paraId="66FF1769"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26</w:t>
      </w:r>
      <w:r w:rsidRPr="006B2CBD">
        <w:rPr>
          <w:rFonts w:ascii="Times New Roman" w:eastAsia="Times New Roman" w:hAnsi="Times New Roman"/>
          <w:noProof/>
          <w:sz w:val="24"/>
        </w:rPr>
        <w:tab/>
        <w:t>Trends in infant mortality by cause of death and other characteristics, 1960-88. 1993.</w:t>
      </w:r>
    </w:p>
    <w:p w14:paraId="63320117"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27</w:t>
      </w:r>
      <w:r w:rsidRPr="006B2CBD">
        <w:rPr>
          <w:rFonts w:ascii="Times New Roman" w:eastAsia="Times New Roman" w:hAnsi="Times New Roman"/>
          <w:noProof/>
          <w:sz w:val="24"/>
        </w:rPr>
        <w:tab/>
        <w:t xml:space="preserve">Mathews TJ, Macdorman MF, Thoma ME. Infant Mortality Statistics From the 2013 Period Linked Birth/Infant Death Data Set. </w:t>
      </w:r>
      <w:r w:rsidRPr="006B2CBD">
        <w:rPr>
          <w:rFonts w:ascii="Times New Roman" w:eastAsia="Times New Roman" w:hAnsi="Times New Roman"/>
          <w:i/>
          <w:iCs/>
          <w:noProof/>
          <w:sz w:val="24"/>
        </w:rPr>
        <w:t>Natl Vital Stat Reports</w:t>
      </w:r>
      <w:r w:rsidRPr="006B2CBD">
        <w:rPr>
          <w:rFonts w:ascii="Times New Roman" w:eastAsia="Times New Roman" w:hAnsi="Times New Roman"/>
          <w:noProof/>
          <w:sz w:val="24"/>
        </w:rPr>
        <w:t xml:space="preserve"> 2015; </w:t>
      </w:r>
      <w:r w:rsidRPr="006B2CBD">
        <w:rPr>
          <w:rFonts w:ascii="Times New Roman" w:eastAsia="Times New Roman" w:hAnsi="Times New Roman"/>
          <w:b/>
          <w:bCs/>
          <w:noProof/>
          <w:sz w:val="24"/>
        </w:rPr>
        <w:t>64</w:t>
      </w:r>
      <w:r w:rsidRPr="006B2CBD">
        <w:rPr>
          <w:rFonts w:ascii="Times New Roman" w:eastAsia="Times New Roman" w:hAnsi="Times New Roman"/>
          <w:noProof/>
          <w:sz w:val="24"/>
        </w:rPr>
        <w:t>: 2000–13.</w:t>
      </w:r>
    </w:p>
    <w:p w14:paraId="1060C96B"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28</w:t>
      </w:r>
      <w:r w:rsidRPr="006B2CBD">
        <w:rPr>
          <w:rFonts w:ascii="Times New Roman" w:eastAsia="Times New Roman" w:hAnsi="Times New Roman"/>
          <w:noProof/>
          <w:sz w:val="24"/>
        </w:rPr>
        <w:tab/>
        <w:t xml:space="preserve">Public Health England. The Cold Weather Plan for England. </w:t>
      </w:r>
      <w:r w:rsidRPr="006B2CBD">
        <w:rPr>
          <w:rFonts w:ascii="Times New Roman" w:eastAsia="Times New Roman" w:hAnsi="Times New Roman"/>
          <w:i/>
          <w:iCs/>
          <w:noProof/>
          <w:sz w:val="24"/>
        </w:rPr>
        <w:t>Public Heal Engl</w:t>
      </w:r>
      <w:r w:rsidRPr="006B2CBD">
        <w:rPr>
          <w:rFonts w:ascii="Times New Roman" w:eastAsia="Times New Roman" w:hAnsi="Times New Roman"/>
          <w:noProof/>
          <w:sz w:val="24"/>
        </w:rPr>
        <w:t xml:space="preserve"> 2017.</w:t>
      </w:r>
    </w:p>
    <w:p w14:paraId="6C1BBD39"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29</w:t>
      </w:r>
      <w:r w:rsidRPr="006B2CBD">
        <w:rPr>
          <w:rFonts w:ascii="Times New Roman" w:eastAsia="Times New Roman" w:hAnsi="Times New Roman"/>
          <w:noProof/>
          <w:sz w:val="24"/>
        </w:rPr>
        <w:tab/>
        <w:t xml:space="preserve">Lerchl A. Changes in the seasonality of mortality in Germany from 1946 to 1995: the role of temperature. </w:t>
      </w:r>
      <w:r w:rsidRPr="006B2CBD">
        <w:rPr>
          <w:rFonts w:ascii="Times New Roman" w:eastAsia="Times New Roman" w:hAnsi="Times New Roman"/>
          <w:i/>
          <w:iCs/>
          <w:noProof/>
          <w:sz w:val="24"/>
        </w:rPr>
        <w:t>Int J Biometeorol</w:t>
      </w:r>
      <w:r w:rsidRPr="006B2CBD">
        <w:rPr>
          <w:rFonts w:ascii="Times New Roman" w:eastAsia="Times New Roman" w:hAnsi="Times New Roman"/>
          <w:noProof/>
          <w:sz w:val="24"/>
        </w:rPr>
        <w:t xml:space="preserve"> 1998; </w:t>
      </w:r>
      <w:r w:rsidRPr="006B2CBD">
        <w:rPr>
          <w:rFonts w:ascii="Times New Roman" w:eastAsia="Times New Roman" w:hAnsi="Times New Roman"/>
          <w:b/>
          <w:bCs/>
          <w:noProof/>
          <w:sz w:val="24"/>
        </w:rPr>
        <w:t>42</w:t>
      </w:r>
      <w:r w:rsidRPr="006B2CBD">
        <w:rPr>
          <w:rFonts w:ascii="Times New Roman" w:eastAsia="Times New Roman" w:hAnsi="Times New Roman"/>
          <w:noProof/>
          <w:sz w:val="24"/>
        </w:rPr>
        <w:t>: 84–8.</w:t>
      </w:r>
    </w:p>
    <w:p w14:paraId="7F372C1D"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30</w:t>
      </w:r>
      <w:r w:rsidRPr="006B2CBD">
        <w:rPr>
          <w:rFonts w:ascii="Times New Roman" w:eastAsia="Times New Roman" w:hAnsi="Times New Roman"/>
          <w:noProof/>
          <w:sz w:val="24"/>
        </w:rPr>
        <w:tab/>
        <w:t xml:space="preserve">Kimberly Miller AA. Smart-Home Technologies to Assist Older People to Live Well at Home. </w:t>
      </w:r>
      <w:r w:rsidRPr="006B2CBD">
        <w:rPr>
          <w:rFonts w:ascii="Times New Roman" w:eastAsia="Times New Roman" w:hAnsi="Times New Roman"/>
          <w:i/>
          <w:iCs/>
          <w:noProof/>
          <w:sz w:val="24"/>
        </w:rPr>
        <w:t>J Aging Sci</w:t>
      </w:r>
      <w:r w:rsidRPr="006B2CBD">
        <w:rPr>
          <w:rFonts w:ascii="Times New Roman" w:eastAsia="Times New Roman" w:hAnsi="Times New Roman"/>
          <w:noProof/>
          <w:sz w:val="24"/>
        </w:rPr>
        <w:t xml:space="preserve"> 2013; </w:t>
      </w:r>
      <w:r w:rsidRPr="006B2CBD">
        <w:rPr>
          <w:rFonts w:ascii="Times New Roman" w:eastAsia="Times New Roman" w:hAnsi="Times New Roman"/>
          <w:b/>
          <w:bCs/>
          <w:noProof/>
          <w:sz w:val="24"/>
        </w:rPr>
        <w:t>1</w:t>
      </w:r>
      <w:r w:rsidRPr="006B2CBD">
        <w:rPr>
          <w:rFonts w:ascii="Times New Roman" w:eastAsia="Times New Roman" w:hAnsi="Times New Roman"/>
          <w:noProof/>
          <w:sz w:val="24"/>
        </w:rPr>
        <w:t>. DOI:10.4172/2329-8847.1000101.</w:t>
      </w:r>
    </w:p>
    <w:p w14:paraId="02A450D8"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31</w:t>
      </w:r>
      <w:r w:rsidRPr="006B2CBD">
        <w:rPr>
          <w:rFonts w:ascii="Times New Roman" w:eastAsia="Times New Roman" w:hAnsi="Times New Roman"/>
          <w:noProof/>
          <w:sz w:val="24"/>
        </w:rPr>
        <w:tab/>
        <w:t xml:space="preserve">Ingram DD, Parker JD, Schenker N,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United States Census 2000 population with bridged race categories. </w:t>
      </w:r>
      <w:r w:rsidRPr="006B2CBD">
        <w:rPr>
          <w:rFonts w:ascii="Times New Roman" w:eastAsia="Times New Roman" w:hAnsi="Times New Roman"/>
          <w:i/>
          <w:iCs/>
          <w:noProof/>
          <w:sz w:val="24"/>
        </w:rPr>
        <w:t>Vital Health Stat 2</w:t>
      </w:r>
      <w:r w:rsidRPr="006B2CBD">
        <w:rPr>
          <w:rFonts w:ascii="Times New Roman" w:eastAsia="Times New Roman" w:hAnsi="Times New Roman"/>
          <w:noProof/>
          <w:sz w:val="24"/>
        </w:rPr>
        <w:t xml:space="preserve"> 2003; : 1–55.</w:t>
      </w:r>
    </w:p>
    <w:p w14:paraId="74BE2F2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32</w:t>
      </w:r>
      <w:r w:rsidRPr="006B2CBD">
        <w:rPr>
          <w:rFonts w:ascii="Times New Roman" w:eastAsia="Times New Roman" w:hAnsi="Times New Roman"/>
          <w:noProof/>
          <w:sz w:val="24"/>
        </w:rPr>
        <w:tab/>
        <w:t>Karl TR, Koss WJ. Regional and national monthly, seasonal, and annual temperature weighted by area, 1895-1983. Hist. Climatol. Ser. 3-3. 1984; : 38.</w:t>
      </w:r>
    </w:p>
    <w:p w14:paraId="3F22FBD4"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33</w:t>
      </w:r>
      <w:r w:rsidRPr="006B2CBD">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B2CBD">
        <w:rPr>
          <w:rFonts w:ascii="Times New Roman" w:eastAsia="Times New Roman" w:hAnsi="Times New Roman"/>
          <w:i/>
          <w:iCs/>
          <w:noProof/>
          <w:sz w:val="24"/>
        </w:rPr>
        <w:t>Nat Clim Chang</w:t>
      </w:r>
      <w:r w:rsidRPr="006B2CBD">
        <w:rPr>
          <w:rFonts w:ascii="Times New Roman" w:eastAsia="Times New Roman" w:hAnsi="Times New Roman"/>
          <w:noProof/>
          <w:sz w:val="24"/>
        </w:rPr>
        <w:t xml:space="preserve"> 2014; </w:t>
      </w:r>
      <w:r w:rsidRPr="006B2CBD">
        <w:rPr>
          <w:rFonts w:ascii="Times New Roman" w:eastAsia="Times New Roman" w:hAnsi="Times New Roman"/>
          <w:b/>
          <w:bCs/>
          <w:noProof/>
          <w:sz w:val="24"/>
        </w:rPr>
        <w:t>4</w:t>
      </w:r>
      <w:r w:rsidRPr="006B2CBD">
        <w:rPr>
          <w:rFonts w:ascii="Times New Roman" w:eastAsia="Times New Roman" w:hAnsi="Times New Roman"/>
          <w:noProof/>
          <w:sz w:val="24"/>
        </w:rPr>
        <w:t>: 269–73.</w:t>
      </w:r>
    </w:p>
    <w:p w14:paraId="3C23C1B8"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34</w:t>
      </w:r>
      <w:r w:rsidRPr="006B2CBD">
        <w:rPr>
          <w:rFonts w:ascii="Times New Roman" w:eastAsia="Times New Roman" w:hAnsi="Times New Roman"/>
          <w:noProof/>
          <w:sz w:val="24"/>
        </w:rPr>
        <w:tab/>
        <w:t xml:space="preserve">Basu R, Samet JM. Relation between elevated ambient temperature and mortality: A review of the epidemiologic evidence. Epidemiol. Rev. 2002; </w:t>
      </w:r>
      <w:r w:rsidRPr="006B2CBD">
        <w:rPr>
          <w:rFonts w:ascii="Times New Roman" w:eastAsia="Times New Roman" w:hAnsi="Times New Roman"/>
          <w:b/>
          <w:bCs/>
          <w:noProof/>
          <w:sz w:val="24"/>
        </w:rPr>
        <w:t>24</w:t>
      </w:r>
      <w:r w:rsidRPr="006B2CBD">
        <w:rPr>
          <w:rFonts w:ascii="Times New Roman" w:eastAsia="Times New Roman" w:hAnsi="Times New Roman"/>
          <w:noProof/>
          <w:sz w:val="24"/>
        </w:rPr>
        <w:t>: 190–202.</w:t>
      </w:r>
    </w:p>
    <w:p w14:paraId="42CB712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35</w:t>
      </w:r>
      <w:r w:rsidRPr="006B2CBD">
        <w:rPr>
          <w:rFonts w:ascii="Times New Roman" w:eastAsia="Times New Roman" w:hAnsi="Times New Roman"/>
          <w:noProof/>
          <w:sz w:val="24"/>
        </w:rPr>
        <w:tab/>
        <w:t xml:space="preserve">Braga ALF, Zanobetti A, Schwartz J. The effect of weather on respiratory and cardiovascular deaths in 12 U.S. cities. </w:t>
      </w:r>
      <w:r w:rsidRPr="006B2CBD">
        <w:rPr>
          <w:rFonts w:ascii="Times New Roman" w:eastAsia="Times New Roman" w:hAnsi="Times New Roman"/>
          <w:i/>
          <w:iCs/>
          <w:noProof/>
          <w:sz w:val="24"/>
        </w:rPr>
        <w:t>Environ Health Perspect</w:t>
      </w:r>
      <w:r w:rsidRPr="006B2CBD">
        <w:rPr>
          <w:rFonts w:ascii="Times New Roman" w:eastAsia="Times New Roman" w:hAnsi="Times New Roman"/>
          <w:noProof/>
          <w:sz w:val="24"/>
        </w:rPr>
        <w:t xml:space="preserve"> 2002; </w:t>
      </w:r>
      <w:r w:rsidRPr="006B2CBD">
        <w:rPr>
          <w:rFonts w:ascii="Times New Roman" w:eastAsia="Times New Roman" w:hAnsi="Times New Roman"/>
          <w:b/>
          <w:bCs/>
          <w:noProof/>
          <w:sz w:val="24"/>
        </w:rPr>
        <w:t>110</w:t>
      </w:r>
      <w:r w:rsidRPr="006B2CBD">
        <w:rPr>
          <w:rFonts w:ascii="Times New Roman" w:eastAsia="Times New Roman" w:hAnsi="Times New Roman"/>
          <w:noProof/>
          <w:sz w:val="24"/>
        </w:rPr>
        <w:t>: 859–63.</w:t>
      </w:r>
    </w:p>
    <w:p w14:paraId="11C1DA8A"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36</w:t>
      </w:r>
      <w:r w:rsidRPr="006B2CBD">
        <w:rPr>
          <w:rFonts w:ascii="Times New Roman" w:eastAsia="Times New Roman" w:hAnsi="Times New Roman"/>
          <w:noProof/>
          <w:sz w:val="24"/>
        </w:rPr>
        <w:tab/>
        <w:t xml:space="preserve">Dee DP, Uppala SM, Simmons AJ,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The ERA-Interim reanalysis: configuration and performance of the data assimilation system. </w:t>
      </w:r>
      <w:r w:rsidRPr="006B2CBD">
        <w:rPr>
          <w:rFonts w:ascii="Times New Roman" w:eastAsia="Times New Roman" w:hAnsi="Times New Roman"/>
          <w:i/>
          <w:iCs/>
          <w:noProof/>
          <w:sz w:val="24"/>
        </w:rPr>
        <w:t>Q J R Meteorol Soc</w:t>
      </w:r>
      <w:r w:rsidRPr="006B2CBD">
        <w:rPr>
          <w:rFonts w:ascii="Times New Roman" w:eastAsia="Times New Roman" w:hAnsi="Times New Roman"/>
          <w:noProof/>
          <w:sz w:val="24"/>
        </w:rPr>
        <w:t xml:space="preserve"> 2011; </w:t>
      </w:r>
      <w:r w:rsidRPr="006B2CBD">
        <w:rPr>
          <w:rFonts w:ascii="Times New Roman" w:eastAsia="Times New Roman" w:hAnsi="Times New Roman"/>
          <w:b/>
          <w:bCs/>
          <w:noProof/>
          <w:sz w:val="24"/>
        </w:rPr>
        <w:t>137</w:t>
      </w:r>
      <w:r w:rsidRPr="006B2CBD">
        <w:rPr>
          <w:rFonts w:ascii="Times New Roman" w:eastAsia="Times New Roman" w:hAnsi="Times New Roman"/>
          <w:noProof/>
          <w:sz w:val="24"/>
        </w:rPr>
        <w:t>: 553–97.</w:t>
      </w:r>
    </w:p>
    <w:p w14:paraId="54E99807" w14:textId="77777777" w:rsidR="006B2CBD" w:rsidRPr="006B2CBD" w:rsidRDefault="006B2CBD" w:rsidP="006B2CBD">
      <w:pPr>
        <w:widowControl w:val="0"/>
        <w:autoSpaceDE w:val="0"/>
        <w:autoSpaceDN w:val="0"/>
        <w:adjustRightInd w:val="0"/>
        <w:spacing w:after="0" w:line="240" w:lineRule="auto"/>
        <w:ind w:left="640" w:hanging="640"/>
        <w:rPr>
          <w:rFonts w:ascii="Times New Roman" w:hAnsi="Times New Roman"/>
          <w:noProof/>
          <w:sz w:val="24"/>
        </w:rPr>
      </w:pPr>
      <w:r w:rsidRPr="006B2CBD">
        <w:rPr>
          <w:rFonts w:ascii="Times New Roman" w:eastAsia="Times New Roman" w:hAnsi="Times New Roman"/>
          <w:noProof/>
          <w:sz w:val="24"/>
        </w:rPr>
        <w:t>37</w:t>
      </w:r>
      <w:r w:rsidRPr="006B2CBD">
        <w:rPr>
          <w:rFonts w:ascii="Times New Roman" w:eastAsia="Times New Roman" w:hAnsi="Times New Roman"/>
          <w:noProof/>
          <w:sz w:val="24"/>
        </w:rPr>
        <w:tab/>
        <w:t xml:space="preserve">Cazelles B, Chavez M, Berteaux D,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Wavelet analysis of ecological time series. Oecologia. 2008; </w:t>
      </w:r>
      <w:r w:rsidRPr="006B2CBD">
        <w:rPr>
          <w:rFonts w:ascii="Times New Roman" w:eastAsia="Times New Roman" w:hAnsi="Times New Roman"/>
          <w:b/>
          <w:bCs/>
          <w:noProof/>
          <w:sz w:val="24"/>
        </w:rPr>
        <w:t>156</w:t>
      </w:r>
      <w:r w:rsidRPr="006B2CBD">
        <w:rPr>
          <w:rFonts w:ascii="Times New Roman" w:eastAsia="Times New Roman" w:hAnsi="Times New Roman"/>
          <w:noProof/>
          <w:sz w:val="24"/>
        </w:rPr>
        <w:t>: 287–304.</w:t>
      </w:r>
    </w:p>
    <w:p w14:paraId="47F9BFAE" w14:textId="195625A0" w:rsidR="002C33D5" w:rsidRDefault="009D5B4B" w:rsidP="006B2CBD">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fldChar w:fldCharType="end"/>
      </w:r>
      <w:r w:rsidR="002C33D5">
        <w:rPr>
          <w:rFonts w:ascii="Times New Roman" w:hAnsi="Times New Roman"/>
          <w:b/>
          <w:color w:val="000000" w:themeColor="text1"/>
          <w:sz w:val="24"/>
          <w:szCs w:val="24"/>
          <w:lang w:val="en-US"/>
        </w:rPr>
        <w:br w:type="page"/>
      </w:r>
    </w:p>
    <w:p w14:paraId="1D59C1FB" w14:textId="5AFD718B"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1594FED2"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Wavelet power spectra for national time series </w:t>
      </w:r>
      <w:r w:rsidR="00D03948">
        <w:rPr>
          <w:rFonts w:ascii="Times New Roman" w:hAnsi="Times New Roman"/>
          <w:color w:val="000000" w:themeColor="text1"/>
          <w:sz w:val="24"/>
          <w:szCs w:val="24"/>
          <w:lang w:val="en-US"/>
        </w:rPr>
        <w:t>of death rates</w:t>
      </w:r>
      <w:r w:rsidR="009B509E">
        <w:rPr>
          <w:rFonts w:ascii="Times New Roman" w:hAnsi="Times New Roman"/>
          <w:color w:val="000000" w:themeColor="text1"/>
          <w:sz w:val="24"/>
          <w:szCs w:val="24"/>
          <w:lang w:val="en-US"/>
        </w:rPr>
        <w:t xml:space="preserve"> for 1980</w:t>
      </w:r>
      <w:r w:rsidRPr="00C0501F">
        <w:rPr>
          <w:rFonts w:ascii="Times New Roman" w:hAnsi="Times New Roman"/>
          <w:color w:val="000000" w:themeColor="text1"/>
          <w:sz w:val="24"/>
          <w:szCs w:val="24"/>
          <w:lang w:val="en-US"/>
        </w:rPr>
        <w:t>-2013, by age group</w:t>
      </w:r>
      <w:r w:rsidR="00D03948">
        <w:rPr>
          <w:rFonts w:ascii="Times New Roman" w:hAnsi="Times New Roman"/>
          <w:color w:val="000000" w:themeColor="text1"/>
          <w:sz w:val="24"/>
          <w:szCs w:val="24"/>
          <w:lang w:val="en-US"/>
        </w:rPr>
        <w:t xml:space="preserve"> and cause of death</w:t>
      </w:r>
      <w:r w:rsidRPr="00C0501F">
        <w:rPr>
          <w:rFonts w:ascii="Times New Roman" w:hAnsi="Times New Roman"/>
          <w:color w:val="000000" w:themeColor="text1"/>
          <w:sz w:val="24"/>
          <w:szCs w:val="24"/>
          <w:lang w:val="en-US"/>
        </w:rPr>
        <w:t xml:space="preserve"> for (A) men and (B) women. Wavelet power values increase from blue to red, with white contour lines indicating the 5% significance level against a white noise spectrum</w:t>
      </w:r>
      <w:r w:rsidR="00D03948">
        <w:rPr>
          <w:rFonts w:ascii="Times New Roman" w:hAnsi="Times New Roman"/>
          <w:color w:val="000000" w:themeColor="text1"/>
          <w:sz w:val="24"/>
          <w:szCs w:val="24"/>
          <w:lang w:val="en-US"/>
        </w:rPr>
        <w:t xml:space="preserve"> </w:t>
      </w:r>
      <w:r w:rsidR="00D03948" w:rsidRPr="00C0501F">
        <w:rPr>
          <w:rFonts w:ascii="Times New Roman" w:hAnsi="Times New Roman"/>
          <w:color w:val="000000" w:themeColor="text1"/>
          <w:sz w:val="24"/>
          <w:szCs w:val="24"/>
          <w:lang w:val="en-US"/>
        </w:rPr>
        <w:t>(the same age groups would remain significant if significance had been measured against a red noise spectrum</w:t>
      </w:r>
      <w:r w:rsidR="00D03948">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Age groups with significant 12-month periodicity for the ent</w:t>
      </w:r>
      <w:r w:rsidR="009B509E">
        <w:rPr>
          <w:rFonts w:ascii="Times New Roman" w:hAnsi="Times New Roman"/>
          <w:color w:val="000000" w:themeColor="text1"/>
          <w:sz w:val="24"/>
          <w:szCs w:val="24"/>
          <w:lang w:val="en-US"/>
        </w:rPr>
        <w:t>ire period and for both the 1980</w:t>
      </w:r>
      <w:r w:rsidRPr="00C0501F">
        <w:rPr>
          <w:rFonts w:ascii="Times New Roman" w:hAnsi="Times New Roman"/>
          <w:color w:val="000000" w:themeColor="text1"/>
          <w:sz w:val="24"/>
          <w:szCs w:val="24"/>
          <w:lang w:val="en-US"/>
        </w:rPr>
        <w:t>-1999 and 2000-2013 periods are highlighted with a bold black box.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7EDC5E0F"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Mean timing of national maximum and minimum all-cause mortality, by sex and age </w:t>
      </w:r>
      <w:r w:rsidR="009B509E">
        <w:rPr>
          <w:rFonts w:ascii="Times New Roman" w:hAnsi="Times New Roman"/>
          <w:color w:val="000000" w:themeColor="text1"/>
          <w:sz w:val="24"/>
          <w:szCs w:val="24"/>
          <w:lang w:val="en-US"/>
        </w:rPr>
        <w:t>group for 1980</w:t>
      </w:r>
      <w:r w:rsidRPr="00C0501F">
        <w:rPr>
          <w:rFonts w:ascii="Times New Roman" w:hAnsi="Times New Roman"/>
          <w:color w:val="000000" w:themeColor="text1"/>
          <w:sz w:val="24"/>
          <w:szCs w:val="24"/>
          <w:lang w:val="en-US"/>
        </w:rPr>
        <w:t>-2013.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1EF1A66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w:t>
      </w:r>
      <w:r w:rsidR="009B509E">
        <w:rPr>
          <w:rFonts w:ascii="Times New Roman" w:hAnsi="Times New Roman"/>
          <w:color w:val="000000" w:themeColor="text1"/>
          <w:sz w:val="24"/>
          <w:szCs w:val="24"/>
          <w:lang w:val="en-US"/>
        </w:rPr>
        <w:t>ality months in 2013 versus 1980</w:t>
      </w:r>
      <w:r w:rsidRPr="00C0501F">
        <w:rPr>
          <w:rFonts w:ascii="Times New Roman" w:hAnsi="Times New Roman"/>
          <w:color w:val="000000" w:themeColor="text1"/>
          <w:sz w:val="24"/>
          <w:szCs w:val="24"/>
          <w:lang w:val="en-US"/>
        </w:rPr>
        <w:t xml:space="preserve">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1913EC56"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w:t>
      </w:r>
      <w:r w:rsidR="009B509E">
        <w:rPr>
          <w:rFonts w:ascii="Times New Roman" w:hAnsi="Times New Roman"/>
          <w:color w:val="000000" w:themeColor="text1"/>
          <w:sz w:val="24"/>
          <w:szCs w:val="24"/>
          <w:lang w:val="en-US"/>
        </w:rPr>
        <w:t>gion, sex and age group for 1980</w:t>
      </w:r>
      <w:r w:rsidRPr="00C0501F">
        <w:rPr>
          <w:rFonts w:ascii="Times New Roman" w:hAnsi="Times New Roman"/>
          <w:color w:val="000000" w:themeColor="text1"/>
          <w:sz w:val="24"/>
          <w:szCs w:val="24"/>
          <w:lang w:val="en-US"/>
        </w:rPr>
        <w:t>-2013. Only age-sex groups with significant 12-month seasonality in the national analysis are included. Average temperatures (in degrees Celsius) are included in white for the corresponding month of maximum and minimum mortality for each climate region.</w:t>
      </w:r>
      <w:r w:rsidR="00325E17">
        <w:rPr>
          <w:rFonts w:ascii="Times New Roman" w:hAnsi="Times New Roman"/>
          <w:color w:val="000000" w:themeColor="text1"/>
          <w:sz w:val="24"/>
          <w:szCs w:val="24"/>
          <w:lang w:val="en-US"/>
        </w:rPr>
        <w:t xml:space="preserve"> </w:t>
      </w:r>
      <w:commentRangeStart w:id="238"/>
      <w:r w:rsidR="00325E17">
        <w:rPr>
          <w:rFonts w:ascii="Times New Roman" w:hAnsi="Times New Roman"/>
          <w:color w:val="000000" w:themeColor="text1"/>
          <w:sz w:val="24"/>
          <w:szCs w:val="24"/>
          <w:lang w:val="en-US"/>
        </w:rPr>
        <w:t>See XXXXX for results by cause of death.</w:t>
      </w:r>
      <w:commentRangeEnd w:id="238"/>
      <w:r w:rsidR="00325E17">
        <w:rPr>
          <w:rStyle w:val="CommentReference"/>
          <w:rFonts w:asciiTheme="minorHAnsi" w:eastAsiaTheme="minorHAnsi" w:hAnsiTheme="minorHAnsi" w:cstheme="minorBidi"/>
        </w:rPr>
        <w:commentReference w:id="238"/>
      </w:r>
    </w:p>
    <w:p w14:paraId="26D6A05B" w14:textId="69A56E8F"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ins w:id="239" w:author="Robbie Parks" w:date="2018-01-22T00:12:00Z">
        <w:r w:rsidR="00373FD7">
          <w:rPr>
            <w:rFonts w:ascii="Times New Roman" w:hAnsi="Times New Roman"/>
            <w:color w:val="000000" w:themeColor="text1"/>
            <w:sz w:val="24"/>
            <w:szCs w:val="24"/>
            <w:lang w:val="en-US"/>
          </w:rPr>
          <w:t xml:space="preserve"> Linear fit </w:t>
        </w:r>
        <w:proofErr w:type="gramStart"/>
        <w:r w:rsidR="00373FD7">
          <w:rPr>
            <w:rFonts w:ascii="Times New Roman" w:hAnsi="Times New Roman"/>
            <w:color w:val="000000" w:themeColor="text1"/>
            <w:sz w:val="24"/>
            <w:szCs w:val="24"/>
            <w:lang w:val="en-US"/>
          </w:rPr>
          <w:t>are</w:t>
        </w:r>
        <w:proofErr w:type="gramEnd"/>
        <w:r w:rsidR="00373FD7">
          <w:rPr>
            <w:rFonts w:ascii="Times New Roman" w:hAnsi="Times New Roman"/>
            <w:color w:val="000000" w:themeColor="text1"/>
            <w:sz w:val="24"/>
            <w:szCs w:val="24"/>
            <w:lang w:val="en-US"/>
          </w:rPr>
          <w:t xml:space="preserve"> plotted over the age-sex groups, with a 95% confidence interval of linear fit in grey.</w:t>
        </w:r>
      </w:ins>
    </w:p>
    <w:p w14:paraId="7632D701" w14:textId="77777777" w:rsidR="00F44160" w:rsidRDefault="00F44160">
      <w:pPr>
        <w:spacing w:after="0" w:line="240" w:lineRule="auto"/>
        <w:rPr>
          <w:lang w:val="en-US"/>
        </w:rPr>
      </w:pPr>
    </w:p>
    <w:p w14:paraId="3BCDA78D" w14:textId="10D6CE51" w:rsidR="00F44160" w:rsidRDefault="00F44160">
      <w:pPr>
        <w:spacing w:after="0" w:line="240" w:lineRule="auto"/>
        <w:rPr>
          <w:lang w:val="en-US"/>
        </w:rPr>
      </w:pPr>
    </w:p>
    <w:sectPr w:rsidR="00F44160"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Robbie Parks" w:date="2018-01-17T14:26:00Z" w:initials="RP">
    <w:p w14:paraId="645E7DB7" w14:textId="49522F09" w:rsidR="00D42725" w:rsidRDefault="00D42725">
      <w:pPr>
        <w:pStyle w:val="CommentText"/>
      </w:pPr>
      <w:r>
        <w:rPr>
          <w:rStyle w:val="CommentReference"/>
        </w:rPr>
        <w:annotationRef/>
      </w:r>
      <w:r>
        <w:t>Needs to be 150 words or fewer</w:t>
      </w:r>
    </w:p>
  </w:comment>
  <w:comment w:id="2" w:author="Robbie Parks" w:date="2018-01-17T14:49:00Z" w:initials="RP">
    <w:p w14:paraId="69175E6B" w14:textId="27B2807B" w:rsidR="00FC4FE7" w:rsidRDefault="00FC4FE7">
      <w:pPr>
        <w:pStyle w:val="CommentText"/>
      </w:pPr>
      <w:r>
        <w:rPr>
          <w:rStyle w:val="CommentReference"/>
        </w:rPr>
        <w:annotationRef/>
      </w:r>
      <w:r>
        <w:rPr>
          <w:rStyle w:val="CommentReference"/>
        </w:rPr>
        <w:annotationRef/>
      </w:r>
      <w:r>
        <w:t>To see if we should add any that emerged from PNAS review</w:t>
      </w:r>
    </w:p>
  </w:comment>
  <w:comment w:id="63" w:author="Ezzati, Majid" w:date="2018-01-12T12:41:00Z" w:initials="EM">
    <w:p w14:paraId="776A8519" w14:textId="7D26064F" w:rsidR="00EF58F0" w:rsidRDefault="00EF58F0">
      <w:pPr>
        <w:pStyle w:val="CommentText"/>
      </w:pPr>
      <w:r>
        <w:rPr>
          <w:rStyle w:val="CommentReference"/>
        </w:rPr>
        <w:annotationRef/>
      </w:r>
      <w:r>
        <w:t xml:space="preserve">But not </w:t>
      </w:r>
      <w:r w:rsidR="001C6F5C">
        <w:t>cardiorespiratory</w:t>
      </w:r>
      <w:r>
        <w:t xml:space="preserve">, right? </w:t>
      </w:r>
    </w:p>
    <w:p w14:paraId="3602F680" w14:textId="56E2B5E3" w:rsidR="00EF58F0" w:rsidRDefault="00EF58F0">
      <w:pPr>
        <w:pStyle w:val="CommentText"/>
      </w:pPr>
    </w:p>
    <w:p w14:paraId="5268B329" w14:textId="4DFEEB97" w:rsidR="00EF58F0" w:rsidRDefault="00EF58F0">
      <w:pPr>
        <w:pStyle w:val="CommentText"/>
      </w:pPr>
      <w:r>
        <w:t xml:space="preserve">However, these are % so the interpretation may be tricky if their contribution to total is changing.    </w:t>
      </w:r>
    </w:p>
    <w:p w14:paraId="47A0DB7E" w14:textId="38A29FD3" w:rsidR="00EF58F0" w:rsidRDefault="00EF58F0">
      <w:pPr>
        <w:pStyle w:val="CommentText"/>
      </w:pPr>
    </w:p>
    <w:p w14:paraId="51DA2A8F" w14:textId="264F06CB" w:rsidR="00EF58F0" w:rsidRDefault="00EF58F0">
      <w:pPr>
        <w:pStyle w:val="CommentText"/>
      </w:pPr>
      <w:r>
        <w:t xml:space="preserve">i.e. </w:t>
      </w:r>
      <w:proofErr w:type="gramStart"/>
      <w:r>
        <w:t>as long as</w:t>
      </w:r>
      <w:proofErr w:type="gramEnd"/>
      <w:r>
        <w:t xml:space="preserve"> share of CP is going down, its strong seasonality will have less and less influence on that of all-cause.</w:t>
      </w:r>
    </w:p>
    <w:p w14:paraId="40C46161" w14:textId="25355A16" w:rsidR="00EF58F0" w:rsidRDefault="00EF58F0">
      <w:pPr>
        <w:pStyle w:val="CommentText"/>
      </w:pPr>
    </w:p>
    <w:p w14:paraId="0ACDC4E1" w14:textId="38DF8CEB" w:rsidR="00EF58F0" w:rsidRDefault="00EF58F0">
      <w:pPr>
        <w:pStyle w:val="CommentText"/>
      </w:pPr>
      <w:r>
        <w:t>To discuss</w:t>
      </w:r>
    </w:p>
  </w:comment>
  <w:comment w:id="64" w:author="Robbie Parks" w:date="2018-01-18T01:33:00Z" w:initials="RP">
    <w:p w14:paraId="06B733C3" w14:textId="4469CCA7" w:rsidR="0071406C" w:rsidRDefault="0071406C">
      <w:pPr>
        <w:pStyle w:val="CommentText"/>
      </w:pPr>
      <w:r>
        <w:rPr>
          <w:rStyle w:val="CommentReference"/>
        </w:rPr>
        <w:annotationRef/>
      </w:r>
      <w:r>
        <w:t>Looking at the figures this makes sense</w:t>
      </w:r>
    </w:p>
  </w:comment>
  <w:comment w:id="117" w:author="Robbie Parks" w:date="2018-01-20T14:23:00Z" w:initials="RP">
    <w:p w14:paraId="5434F5C7" w14:textId="35A1E38B" w:rsidR="00665B8F" w:rsidRDefault="00665B8F">
      <w:pPr>
        <w:pStyle w:val="CommentText"/>
      </w:pPr>
      <w:r>
        <w:rPr>
          <w:rStyle w:val="CommentReference"/>
        </w:rPr>
        <w:annotationRef/>
      </w:r>
      <w:r>
        <w:t>I’m not sure what this means</w:t>
      </w:r>
    </w:p>
  </w:comment>
  <w:comment w:id="197" w:author="Ezzati, Majid" w:date="2018-01-12T22:36:00Z" w:initials="EM">
    <w:p w14:paraId="3B92B57C" w14:textId="6B8A8D0A" w:rsidR="0042218D" w:rsidRDefault="0042218D">
      <w:pPr>
        <w:pStyle w:val="CommentText"/>
      </w:pPr>
      <w:r>
        <w:rPr>
          <w:rStyle w:val="CommentReference"/>
        </w:rPr>
        <w:annotationRef/>
      </w:r>
      <w:r>
        <w:t xml:space="preserve">Do they decline as share of </w:t>
      </w:r>
      <w:proofErr w:type="gramStart"/>
      <w:r>
        <w:t>causes</w:t>
      </w:r>
      <w:proofErr w:type="gramEnd"/>
    </w:p>
  </w:comment>
  <w:comment w:id="198" w:author="Robbie Parks" w:date="2018-01-18T02:25:00Z" w:initials="RP">
    <w:p w14:paraId="24F047A2" w14:textId="319935F1" w:rsidR="002E0DC3" w:rsidRDefault="002E0DC3">
      <w:pPr>
        <w:pStyle w:val="CommentText"/>
      </w:pPr>
      <w:r>
        <w:rPr>
          <w:rStyle w:val="CommentReference"/>
        </w:rPr>
        <w:annotationRef/>
      </w:r>
      <w:r w:rsidR="00C37144">
        <w:t xml:space="preserve">No </w:t>
      </w:r>
      <w:r>
        <w:t>but the values for a lot of young ages are significantly smaller</w:t>
      </w:r>
    </w:p>
  </w:comment>
  <w:comment w:id="203" w:author="Ezzati, Majid" w:date="2018-01-12T22:37:00Z" w:initials="EM">
    <w:p w14:paraId="07F5E87C" w14:textId="39106767" w:rsidR="0042218D" w:rsidRDefault="0042218D">
      <w:pPr>
        <w:pStyle w:val="CommentText"/>
      </w:pPr>
      <w:r>
        <w:rPr>
          <w:rStyle w:val="CommentReference"/>
        </w:rPr>
        <w:annotationRef/>
      </w:r>
      <w:r>
        <w:t>Ok?</w:t>
      </w:r>
    </w:p>
  </w:comment>
  <w:comment w:id="232" w:author="Robbie Parks" w:date="2018-01-18T11:23:00Z" w:initials="RP">
    <w:p w14:paraId="72738CD0" w14:textId="77777777" w:rsidR="004055C0" w:rsidRDefault="004055C0" w:rsidP="004055C0">
      <w:pPr>
        <w:pStyle w:val="CommentText"/>
      </w:pPr>
      <w:r>
        <w:rPr>
          <w:rStyle w:val="CommentReference"/>
        </w:rPr>
        <w:annotationRef/>
      </w:r>
      <w:r>
        <w:t>Add sentence about wavelet and how the advantages of giving a value over white/red noise</w:t>
      </w:r>
    </w:p>
  </w:comment>
  <w:comment w:id="233" w:author="Robbie Parks" w:date="2018-01-19T11:23:00Z" w:initials="RP">
    <w:p w14:paraId="6715EC0C" w14:textId="1BAB59E1" w:rsidR="00FB6E65" w:rsidRDefault="00FB6E65">
      <w:pPr>
        <w:pStyle w:val="CommentText"/>
      </w:pPr>
      <w:r>
        <w:rPr>
          <w:rStyle w:val="CommentReference"/>
        </w:rPr>
        <w:annotationRef/>
      </w:r>
      <w:r>
        <w:t>Shall we take this out to make sure that we don’t get horrible comments again? It’s true but it seems that some like Rau take offence to it.</w:t>
      </w:r>
    </w:p>
  </w:comment>
  <w:comment w:id="238" w:author="Ezzati, Majid" w:date="2018-01-12T15:07:00Z" w:initials="EM">
    <w:p w14:paraId="20CC64D1" w14:textId="44830CDD" w:rsidR="00325E17" w:rsidRDefault="00325E17">
      <w:pPr>
        <w:pStyle w:val="CommentText"/>
      </w:pPr>
      <w:r>
        <w:rPr>
          <w:rStyle w:val="CommentReference"/>
        </w:rPr>
        <w:annotationRef/>
      </w:r>
      <w:r>
        <w:t>To discuss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45E7DB7" w15:done="0"/>
  <w15:commentEx w15:paraId="69175E6B" w15:done="0"/>
  <w15:commentEx w15:paraId="0ACDC4E1" w15:done="0"/>
  <w15:commentEx w15:paraId="06B733C3" w15:paraIdParent="0ACDC4E1" w15:done="0"/>
  <w15:commentEx w15:paraId="5434F5C7" w15:done="0"/>
  <w15:commentEx w15:paraId="3B92B57C" w15:done="0"/>
  <w15:commentEx w15:paraId="24F047A2" w15:paraIdParent="3B92B57C" w15:done="0"/>
  <w15:commentEx w15:paraId="07F5E87C" w15:done="0"/>
  <w15:commentEx w15:paraId="72738CD0" w15:done="0"/>
  <w15:commentEx w15:paraId="6715EC0C" w15:done="0"/>
  <w15:commentEx w15:paraId="20CC64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A3C491" w14:textId="77777777" w:rsidR="00B204AC" w:rsidRDefault="00B204AC">
      <w:pPr>
        <w:spacing w:after="0" w:line="240" w:lineRule="auto"/>
      </w:pPr>
      <w:r>
        <w:separator/>
      </w:r>
    </w:p>
  </w:endnote>
  <w:endnote w:type="continuationSeparator" w:id="0">
    <w:p w14:paraId="0DDC747E" w14:textId="77777777" w:rsidR="00B204AC" w:rsidRDefault="00B20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5B67C9" w:rsidRDefault="005B67C9"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D602E05"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33606">
      <w:rPr>
        <w:rStyle w:val="PageNumber"/>
        <w:noProof/>
      </w:rPr>
      <w:t>10</w:t>
    </w:r>
    <w:r>
      <w:rPr>
        <w:rStyle w:val="PageNumber"/>
      </w:rPr>
      <w:fldChar w:fldCharType="end"/>
    </w:r>
  </w:p>
  <w:p w14:paraId="3F8F309C" w14:textId="77777777" w:rsidR="005B67C9" w:rsidRDefault="005B67C9"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29432B" w14:textId="77777777" w:rsidR="00B204AC" w:rsidRDefault="00B204AC">
      <w:pPr>
        <w:spacing w:after="0" w:line="240" w:lineRule="auto"/>
      </w:pPr>
      <w:r>
        <w:separator/>
      </w:r>
    </w:p>
  </w:footnote>
  <w:footnote w:type="continuationSeparator" w:id="0">
    <w:p w14:paraId="4340FF70" w14:textId="77777777" w:rsidR="00B204AC" w:rsidRDefault="00B204AC">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6C20"/>
    <w:rsid w:val="000171E9"/>
    <w:rsid w:val="000210D1"/>
    <w:rsid w:val="0002552E"/>
    <w:rsid w:val="0003657E"/>
    <w:rsid w:val="00037CC3"/>
    <w:rsid w:val="00040FE5"/>
    <w:rsid w:val="0004316E"/>
    <w:rsid w:val="000559D5"/>
    <w:rsid w:val="00057B55"/>
    <w:rsid w:val="0006004E"/>
    <w:rsid w:val="00061E82"/>
    <w:rsid w:val="00066C53"/>
    <w:rsid w:val="00070EF4"/>
    <w:rsid w:val="000711BB"/>
    <w:rsid w:val="00071653"/>
    <w:rsid w:val="00072F64"/>
    <w:rsid w:val="000826AA"/>
    <w:rsid w:val="0008315C"/>
    <w:rsid w:val="00084F55"/>
    <w:rsid w:val="000855D2"/>
    <w:rsid w:val="000A0CBB"/>
    <w:rsid w:val="000B0D4A"/>
    <w:rsid w:val="000B343F"/>
    <w:rsid w:val="000B49C7"/>
    <w:rsid w:val="000B6495"/>
    <w:rsid w:val="000B7625"/>
    <w:rsid w:val="000C6C91"/>
    <w:rsid w:val="000C7277"/>
    <w:rsid w:val="000E0177"/>
    <w:rsid w:val="000E19E2"/>
    <w:rsid w:val="000E1B1B"/>
    <w:rsid w:val="000E2CF4"/>
    <w:rsid w:val="000E3486"/>
    <w:rsid w:val="000E3A7A"/>
    <w:rsid w:val="000E5F6C"/>
    <w:rsid w:val="000E6B25"/>
    <w:rsid w:val="000E7E2F"/>
    <w:rsid w:val="000F58BA"/>
    <w:rsid w:val="00101D00"/>
    <w:rsid w:val="001073C5"/>
    <w:rsid w:val="00111621"/>
    <w:rsid w:val="00115046"/>
    <w:rsid w:val="00115F35"/>
    <w:rsid w:val="001163FE"/>
    <w:rsid w:val="00131404"/>
    <w:rsid w:val="00132C6C"/>
    <w:rsid w:val="00133606"/>
    <w:rsid w:val="00142A44"/>
    <w:rsid w:val="00143F59"/>
    <w:rsid w:val="0015398F"/>
    <w:rsid w:val="00156FC7"/>
    <w:rsid w:val="00161E98"/>
    <w:rsid w:val="0016206E"/>
    <w:rsid w:val="00180945"/>
    <w:rsid w:val="0019228F"/>
    <w:rsid w:val="001925D8"/>
    <w:rsid w:val="0019272E"/>
    <w:rsid w:val="00196C4A"/>
    <w:rsid w:val="001A0673"/>
    <w:rsid w:val="001A0CB6"/>
    <w:rsid w:val="001A1F00"/>
    <w:rsid w:val="001A3870"/>
    <w:rsid w:val="001A477E"/>
    <w:rsid w:val="001A5AD8"/>
    <w:rsid w:val="001A6909"/>
    <w:rsid w:val="001A7900"/>
    <w:rsid w:val="001B23D1"/>
    <w:rsid w:val="001B3247"/>
    <w:rsid w:val="001C0102"/>
    <w:rsid w:val="001C2F97"/>
    <w:rsid w:val="001C3C8D"/>
    <w:rsid w:val="001C613C"/>
    <w:rsid w:val="001C6F5C"/>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62B1"/>
    <w:rsid w:val="00271614"/>
    <w:rsid w:val="00283502"/>
    <w:rsid w:val="0029208D"/>
    <w:rsid w:val="002946F4"/>
    <w:rsid w:val="00296A5E"/>
    <w:rsid w:val="002A4569"/>
    <w:rsid w:val="002A4A3A"/>
    <w:rsid w:val="002C33D5"/>
    <w:rsid w:val="002D0212"/>
    <w:rsid w:val="002D1F5C"/>
    <w:rsid w:val="002D5F29"/>
    <w:rsid w:val="002E0DC3"/>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1373"/>
    <w:rsid w:val="003453DE"/>
    <w:rsid w:val="00346839"/>
    <w:rsid w:val="00346CE7"/>
    <w:rsid w:val="00353A6E"/>
    <w:rsid w:val="003572E4"/>
    <w:rsid w:val="00357AC1"/>
    <w:rsid w:val="00362019"/>
    <w:rsid w:val="0036381E"/>
    <w:rsid w:val="00373FD7"/>
    <w:rsid w:val="00385CAD"/>
    <w:rsid w:val="00386081"/>
    <w:rsid w:val="00387B37"/>
    <w:rsid w:val="0039751B"/>
    <w:rsid w:val="003A23C3"/>
    <w:rsid w:val="003A3A3F"/>
    <w:rsid w:val="003B2BCB"/>
    <w:rsid w:val="003C153C"/>
    <w:rsid w:val="003D394A"/>
    <w:rsid w:val="003D6587"/>
    <w:rsid w:val="003E1F81"/>
    <w:rsid w:val="003E6E8C"/>
    <w:rsid w:val="003F22B3"/>
    <w:rsid w:val="003F5EC1"/>
    <w:rsid w:val="00400938"/>
    <w:rsid w:val="004018CB"/>
    <w:rsid w:val="00402D6F"/>
    <w:rsid w:val="0040449F"/>
    <w:rsid w:val="004055C0"/>
    <w:rsid w:val="00413B5E"/>
    <w:rsid w:val="00415980"/>
    <w:rsid w:val="00421068"/>
    <w:rsid w:val="00421105"/>
    <w:rsid w:val="0042218D"/>
    <w:rsid w:val="004243A2"/>
    <w:rsid w:val="004258D7"/>
    <w:rsid w:val="004273F1"/>
    <w:rsid w:val="00433EDB"/>
    <w:rsid w:val="004344EB"/>
    <w:rsid w:val="00440599"/>
    <w:rsid w:val="00441B14"/>
    <w:rsid w:val="00442BEF"/>
    <w:rsid w:val="0044771A"/>
    <w:rsid w:val="004508FE"/>
    <w:rsid w:val="00455623"/>
    <w:rsid w:val="00456632"/>
    <w:rsid w:val="004566E5"/>
    <w:rsid w:val="00457A51"/>
    <w:rsid w:val="0046173B"/>
    <w:rsid w:val="00464C54"/>
    <w:rsid w:val="00465E33"/>
    <w:rsid w:val="00466D5F"/>
    <w:rsid w:val="004717CE"/>
    <w:rsid w:val="00474BAB"/>
    <w:rsid w:val="004873B6"/>
    <w:rsid w:val="00487E60"/>
    <w:rsid w:val="004A5074"/>
    <w:rsid w:val="004A5369"/>
    <w:rsid w:val="004B1D6B"/>
    <w:rsid w:val="004B3808"/>
    <w:rsid w:val="004B3A3B"/>
    <w:rsid w:val="004C1040"/>
    <w:rsid w:val="004C2CEE"/>
    <w:rsid w:val="004C3449"/>
    <w:rsid w:val="004C4C80"/>
    <w:rsid w:val="004C546E"/>
    <w:rsid w:val="004D0817"/>
    <w:rsid w:val="004D273F"/>
    <w:rsid w:val="004E461D"/>
    <w:rsid w:val="004E69CB"/>
    <w:rsid w:val="004E72FD"/>
    <w:rsid w:val="004E75ED"/>
    <w:rsid w:val="004F1CE2"/>
    <w:rsid w:val="004F2FDD"/>
    <w:rsid w:val="004F404D"/>
    <w:rsid w:val="004F60F9"/>
    <w:rsid w:val="004F7FD8"/>
    <w:rsid w:val="005028B3"/>
    <w:rsid w:val="00504124"/>
    <w:rsid w:val="00506AF4"/>
    <w:rsid w:val="0051013D"/>
    <w:rsid w:val="005130C5"/>
    <w:rsid w:val="0053029A"/>
    <w:rsid w:val="00541914"/>
    <w:rsid w:val="005450E2"/>
    <w:rsid w:val="005612F0"/>
    <w:rsid w:val="0056316D"/>
    <w:rsid w:val="00565921"/>
    <w:rsid w:val="00565B41"/>
    <w:rsid w:val="00567BA7"/>
    <w:rsid w:val="005773A8"/>
    <w:rsid w:val="00577BB1"/>
    <w:rsid w:val="00577D56"/>
    <w:rsid w:val="00577DE0"/>
    <w:rsid w:val="005866BD"/>
    <w:rsid w:val="00590032"/>
    <w:rsid w:val="005902F2"/>
    <w:rsid w:val="00592119"/>
    <w:rsid w:val="0059341A"/>
    <w:rsid w:val="00593EAA"/>
    <w:rsid w:val="005A76F0"/>
    <w:rsid w:val="005B03DF"/>
    <w:rsid w:val="005B5156"/>
    <w:rsid w:val="005B6397"/>
    <w:rsid w:val="005B67C9"/>
    <w:rsid w:val="005B7C1A"/>
    <w:rsid w:val="005C2851"/>
    <w:rsid w:val="005D22AA"/>
    <w:rsid w:val="005F0F34"/>
    <w:rsid w:val="005F1013"/>
    <w:rsid w:val="005F50AC"/>
    <w:rsid w:val="00602D21"/>
    <w:rsid w:val="00604288"/>
    <w:rsid w:val="00604A42"/>
    <w:rsid w:val="00611ED8"/>
    <w:rsid w:val="006124E6"/>
    <w:rsid w:val="00617238"/>
    <w:rsid w:val="00635195"/>
    <w:rsid w:val="006412F8"/>
    <w:rsid w:val="00641AF0"/>
    <w:rsid w:val="00643A32"/>
    <w:rsid w:val="006441C9"/>
    <w:rsid w:val="006445F8"/>
    <w:rsid w:val="00650609"/>
    <w:rsid w:val="00652AC7"/>
    <w:rsid w:val="00654669"/>
    <w:rsid w:val="006633AD"/>
    <w:rsid w:val="00665B8F"/>
    <w:rsid w:val="0067689E"/>
    <w:rsid w:val="006825A7"/>
    <w:rsid w:val="00690402"/>
    <w:rsid w:val="006934E5"/>
    <w:rsid w:val="006959B5"/>
    <w:rsid w:val="00696DE7"/>
    <w:rsid w:val="00697F11"/>
    <w:rsid w:val="006A5B04"/>
    <w:rsid w:val="006A677D"/>
    <w:rsid w:val="006B277C"/>
    <w:rsid w:val="006B2CBD"/>
    <w:rsid w:val="006B3776"/>
    <w:rsid w:val="006B4F92"/>
    <w:rsid w:val="006C147D"/>
    <w:rsid w:val="006C41B5"/>
    <w:rsid w:val="006C50E6"/>
    <w:rsid w:val="006D0249"/>
    <w:rsid w:val="006D5AA9"/>
    <w:rsid w:val="006E0E6B"/>
    <w:rsid w:val="006E3DFC"/>
    <w:rsid w:val="006E5AD1"/>
    <w:rsid w:val="006E6E0D"/>
    <w:rsid w:val="006E70EA"/>
    <w:rsid w:val="006E7853"/>
    <w:rsid w:val="006F25A2"/>
    <w:rsid w:val="006F382C"/>
    <w:rsid w:val="006F4CA6"/>
    <w:rsid w:val="006F59ED"/>
    <w:rsid w:val="00702978"/>
    <w:rsid w:val="00704498"/>
    <w:rsid w:val="00707E3F"/>
    <w:rsid w:val="00712E39"/>
    <w:rsid w:val="0071406C"/>
    <w:rsid w:val="00715F58"/>
    <w:rsid w:val="00716D2A"/>
    <w:rsid w:val="0072142C"/>
    <w:rsid w:val="00734FDB"/>
    <w:rsid w:val="00744393"/>
    <w:rsid w:val="007471B0"/>
    <w:rsid w:val="00763760"/>
    <w:rsid w:val="00765400"/>
    <w:rsid w:val="007657EB"/>
    <w:rsid w:val="00766A54"/>
    <w:rsid w:val="00766E22"/>
    <w:rsid w:val="007671B3"/>
    <w:rsid w:val="00771AD0"/>
    <w:rsid w:val="00772531"/>
    <w:rsid w:val="00773692"/>
    <w:rsid w:val="00780D25"/>
    <w:rsid w:val="0078487A"/>
    <w:rsid w:val="007852FE"/>
    <w:rsid w:val="00786AD0"/>
    <w:rsid w:val="0079291D"/>
    <w:rsid w:val="00795E96"/>
    <w:rsid w:val="007A61E2"/>
    <w:rsid w:val="007B3AFF"/>
    <w:rsid w:val="007B3CD8"/>
    <w:rsid w:val="007B7B7F"/>
    <w:rsid w:val="007E021F"/>
    <w:rsid w:val="007E13E7"/>
    <w:rsid w:val="007E30DC"/>
    <w:rsid w:val="007F05EF"/>
    <w:rsid w:val="007F2345"/>
    <w:rsid w:val="007F2E1E"/>
    <w:rsid w:val="007F54F2"/>
    <w:rsid w:val="00800663"/>
    <w:rsid w:val="00802C27"/>
    <w:rsid w:val="008038BB"/>
    <w:rsid w:val="00803D84"/>
    <w:rsid w:val="008174C7"/>
    <w:rsid w:val="00841B48"/>
    <w:rsid w:val="00843A73"/>
    <w:rsid w:val="00852228"/>
    <w:rsid w:val="00856C5D"/>
    <w:rsid w:val="00860CFB"/>
    <w:rsid w:val="008662AD"/>
    <w:rsid w:val="008669E9"/>
    <w:rsid w:val="00880190"/>
    <w:rsid w:val="008807C6"/>
    <w:rsid w:val="00881129"/>
    <w:rsid w:val="008829B0"/>
    <w:rsid w:val="00885D24"/>
    <w:rsid w:val="008A287F"/>
    <w:rsid w:val="008A6465"/>
    <w:rsid w:val="008A6C6B"/>
    <w:rsid w:val="008B54BC"/>
    <w:rsid w:val="008B7DDD"/>
    <w:rsid w:val="008C4931"/>
    <w:rsid w:val="008C4B74"/>
    <w:rsid w:val="008D16D9"/>
    <w:rsid w:val="008D6B6B"/>
    <w:rsid w:val="008D7ED7"/>
    <w:rsid w:val="008E4728"/>
    <w:rsid w:val="008F16FF"/>
    <w:rsid w:val="00910BC9"/>
    <w:rsid w:val="00911EE8"/>
    <w:rsid w:val="00922A69"/>
    <w:rsid w:val="00925FBE"/>
    <w:rsid w:val="00932BD5"/>
    <w:rsid w:val="00935167"/>
    <w:rsid w:val="00937AF1"/>
    <w:rsid w:val="00943F5B"/>
    <w:rsid w:val="009509FF"/>
    <w:rsid w:val="009546CB"/>
    <w:rsid w:val="00963B19"/>
    <w:rsid w:val="00971022"/>
    <w:rsid w:val="009715E6"/>
    <w:rsid w:val="00973308"/>
    <w:rsid w:val="0098603C"/>
    <w:rsid w:val="00987583"/>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F3128"/>
    <w:rsid w:val="00A01E9E"/>
    <w:rsid w:val="00A0361C"/>
    <w:rsid w:val="00A10491"/>
    <w:rsid w:val="00A17972"/>
    <w:rsid w:val="00A17E6D"/>
    <w:rsid w:val="00A21338"/>
    <w:rsid w:val="00A22028"/>
    <w:rsid w:val="00A252DB"/>
    <w:rsid w:val="00A256A5"/>
    <w:rsid w:val="00A25BFD"/>
    <w:rsid w:val="00A27056"/>
    <w:rsid w:val="00A35211"/>
    <w:rsid w:val="00A43C02"/>
    <w:rsid w:val="00A509B8"/>
    <w:rsid w:val="00A53CD7"/>
    <w:rsid w:val="00A54142"/>
    <w:rsid w:val="00A55A47"/>
    <w:rsid w:val="00A56493"/>
    <w:rsid w:val="00A57D16"/>
    <w:rsid w:val="00A6117A"/>
    <w:rsid w:val="00A62D0E"/>
    <w:rsid w:val="00A718C6"/>
    <w:rsid w:val="00A73337"/>
    <w:rsid w:val="00A740DA"/>
    <w:rsid w:val="00A76F66"/>
    <w:rsid w:val="00A77996"/>
    <w:rsid w:val="00A80B45"/>
    <w:rsid w:val="00A817BA"/>
    <w:rsid w:val="00A8195E"/>
    <w:rsid w:val="00A87A63"/>
    <w:rsid w:val="00A87EFB"/>
    <w:rsid w:val="00A90A4A"/>
    <w:rsid w:val="00AA0329"/>
    <w:rsid w:val="00AA1780"/>
    <w:rsid w:val="00AA22F0"/>
    <w:rsid w:val="00AA2F95"/>
    <w:rsid w:val="00AA30BB"/>
    <w:rsid w:val="00AA5EC2"/>
    <w:rsid w:val="00AB3E0F"/>
    <w:rsid w:val="00AB4FD9"/>
    <w:rsid w:val="00AB66EA"/>
    <w:rsid w:val="00AC3981"/>
    <w:rsid w:val="00AC49BC"/>
    <w:rsid w:val="00AC6A7C"/>
    <w:rsid w:val="00AD2DD2"/>
    <w:rsid w:val="00AE341C"/>
    <w:rsid w:val="00AE56C4"/>
    <w:rsid w:val="00AE6A16"/>
    <w:rsid w:val="00AF44BC"/>
    <w:rsid w:val="00AF552B"/>
    <w:rsid w:val="00B11556"/>
    <w:rsid w:val="00B128A3"/>
    <w:rsid w:val="00B204AC"/>
    <w:rsid w:val="00B233D4"/>
    <w:rsid w:val="00B23634"/>
    <w:rsid w:val="00B27741"/>
    <w:rsid w:val="00B31D5F"/>
    <w:rsid w:val="00B3504F"/>
    <w:rsid w:val="00B35118"/>
    <w:rsid w:val="00B35C46"/>
    <w:rsid w:val="00B41144"/>
    <w:rsid w:val="00B45F2D"/>
    <w:rsid w:val="00B461EC"/>
    <w:rsid w:val="00B46AD5"/>
    <w:rsid w:val="00B539D8"/>
    <w:rsid w:val="00B62D3F"/>
    <w:rsid w:val="00B66895"/>
    <w:rsid w:val="00B67C7C"/>
    <w:rsid w:val="00B70782"/>
    <w:rsid w:val="00B7166D"/>
    <w:rsid w:val="00B85B28"/>
    <w:rsid w:val="00B86D7A"/>
    <w:rsid w:val="00B91368"/>
    <w:rsid w:val="00B91584"/>
    <w:rsid w:val="00BB36A2"/>
    <w:rsid w:val="00BB5047"/>
    <w:rsid w:val="00BB5F35"/>
    <w:rsid w:val="00BB6E7F"/>
    <w:rsid w:val="00BB739D"/>
    <w:rsid w:val="00BD7179"/>
    <w:rsid w:val="00BE13F4"/>
    <w:rsid w:val="00BE5840"/>
    <w:rsid w:val="00BE6766"/>
    <w:rsid w:val="00BE6A78"/>
    <w:rsid w:val="00BE7C5B"/>
    <w:rsid w:val="00BF3FD9"/>
    <w:rsid w:val="00C02149"/>
    <w:rsid w:val="00C0501F"/>
    <w:rsid w:val="00C13D9B"/>
    <w:rsid w:val="00C14611"/>
    <w:rsid w:val="00C163B5"/>
    <w:rsid w:val="00C23D9A"/>
    <w:rsid w:val="00C24822"/>
    <w:rsid w:val="00C25541"/>
    <w:rsid w:val="00C25CEC"/>
    <w:rsid w:val="00C33FFB"/>
    <w:rsid w:val="00C37144"/>
    <w:rsid w:val="00C4447B"/>
    <w:rsid w:val="00C52535"/>
    <w:rsid w:val="00C56688"/>
    <w:rsid w:val="00C57CDC"/>
    <w:rsid w:val="00C60D59"/>
    <w:rsid w:val="00C62D97"/>
    <w:rsid w:val="00C646B4"/>
    <w:rsid w:val="00C72ADA"/>
    <w:rsid w:val="00C77FA7"/>
    <w:rsid w:val="00C86A4C"/>
    <w:rsid w:val="00CA6179"/>
    <w:rsid w:val="00CB331E"/>
    <w:rsid w:val="00CC4896"/>
    <w:rsid w:val="00CE1DCB"/>
    <w:rsid w:val="00CE3E2E"/>
    <w:rsid w:val="00CF138F"/>
    <w:rsid w:val="00CF318B"/>
    <w:rsid w:val="00D03948"/>
    <w:rsid w:val="00D0474A"/>
    <w:rsid w:val="00D04AD1"/>
    <w:rsid w:val="00D06AEF"/>
    <w:rsid w:val="00D117B9"/>
    <w:rsid w:val="00D15C80"/>
    <w:rsid w:val="00D241C2"/>
    <w:rsid w:val="00D24DC4"/>
    <w:rsid w:val="00D31B63"/>
    <w:rsid w:val="00D34505"/>
    <w:rsid w:val="00D349E0"/>
    <w:rsid w:val="00D361AE"/>
    <w:rsid w:val="00D42725"/>
    <w:rsid w:val="00D435B3"/>
    <w:rsid w:val="00D44595"/>
    <w:rsid w:val="00D44B32"/>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4AB5"/>
    <w:rsid w:val="00D97444"/>
    <w:rsid w:val="00DA178A"/>
    <w:rsid w:val="00DA5F0A"/>
    <w:rsid w:val="00DA6C08"/>
    <w:rsid w:val="00DB1F30"/>
    <w:rsid w:val="00DB2D88"/>
    <w:rsid w:val="00DB4B8F"/>
    <w:rsid w:val="00DB65EC"/>
    <w:rsid w:val="00DB7F7E"/>
    <w:rsid w:val="00DC1680"/>
    <w:rsid w:val="00DC4352"/>
    <w:rsid w:val="00DE1EA3"/>
    <w:rsid w:val="00DE2636"/>
    <w:rsid w:val="00DF62BA"/>
    <w:rsid w:val="00E03995"/>
    <w:rsid w:val="00E11ABD"/>
    <w:rsid w:val="00E23271"/>
    <w:rsid w:val="00E24970"/>
    <w:rsid w:val="00E26342"/>
    <w:rsid w:val="00E30DF9"/>
    <w:rsid w:val="00E34FC6"/>
    <w:rsid w:val="00E42E99"/>
    <w:rsid w:val="00E45865"/>
    <w:rsid w:val="00E46600"/>
    <w:rsid w:val="00E610FC"/>
    <w:rsid w:val="00E618D1"/>
    <w:rsid w:val="00E62060"/>
    <w:rsid w:val="00E62B00"/>
    <w:rsid w:val="00E65AEC"/>
    <w:rsid w:val="00E71D20"/>
    <w:rsid w:val="00E803FE"/>
    <w:rsid w:val="00E80BC8"/>
    <w:rsid w:val="00E827DA"/>
    <w:rsid w:val="00E85B65"/>
    <w:rsid w:val="00E909F5"/>
    <w:rsid w:val="00E9239A"/>
    <w:rsid w:val="00E95C08"/>
    <w:rsid w:val="00EA1274"/>
    <w:rsid w:val="00EA5E28"/>
    <w:rsid w:val="00EB02E8"/>
    <w:rsid w:val="00EB2F43"/>
    <w:rsid w:val="00EC004F"/>
    <w:rsid w:val="00EC07C7"/>
    <w:rsid w:val="00EC559F"/>
    <w:rsid w:val="00ED0384"/>
    <w:rsid w:val="00ED3EB5"/>
    <w:rsid w:val="00EE0CA6"/>
    <w:rsid w:val="00EE196B"/>
    <w:rsid w:val="00EE40BC"/>
    <w:rsid w:val="00EE7E4F"/>
    <w:rsid w:val="00EF0C40"/>
    <w:rsid w:val="00EF0DEC"/>
    <w:rsid w:val="00EF4283"/>
    <w:rsid w:val="00EF4FB4"/>
    <w:rsid w:val="00EF58F0"/>
    <w:rsid w:val="00F01B41"/>
    <w:rsid w:val="00F022F6"/>
    <w:rsid w:val="00F04AEE"/>
    <w:rsid w:val="00F06B28"/>
    <w:rsid w:val="00F110C1"/>
    <w:rsid w:val="00F11CCD"/>
    <w:rsid w:val="00F147B2"/>
    <w:rsid w:val="00F25917"/>
    <w:rsid w:val="00F43484"/>
    <w:rsid w:val="00F44160"/>
    <w:rsid w:val="00F45D72"/>
    <w:rsid w:val="00F53B44"/>
    <w:rsid w:val="00F557A4"/>
    <w:rsid w:val="00F55A45"/>
    <w:rsid w:val="00F56EE5"/>
    <w:rsid w:val="00F62450"/>
    <w:rsid w:val="00F636D9"/>
    <w:rsid w:val="00F64873"/>
    <w:rsid w:val="00F64E7E"/>
    <w:rsid w:val="00F653C8"/>
    <w:rsid w:val="00F71592"/>
    <w:rsid w:val="00F722A7"/>
    <w:rsid w:val="00F73868"/>
    <w:rsid w:val="00F73CE1"/>
    <w:rsid w:val="00F92934"/>
    <w:rsid w:val="00FA2809"/>
    <w:rsid w:val="00FA7BCF"/>
    <w:rsid w:val="00FA7F26"/>
    <w:rsid w:val="00FB0F7A"/>
    <w:rsid w:val="00FB162A"/>
    <w:rsid w:val="00FB2FE0"/>
    <w:rsid w:val="00FB4E0C"/>
    <w:rsid w:val="00FB6151"/>
    <w:rsid w:val="00FB6E65"/>
    <w:rsid w:val="00FC4FE7"/>
    <w:rsid w:val="00FD464A"/>
    <w:rsid w:val="00FE26BC"/>
    <w:rsid w:val="00FE2F81"/>
    <w:rsid w:val="00FE5FE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004698F-E2C1-E943-8CF7-0F20752C9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18891</Words>
  <Characters>107683</Characters>
  <Application>Microsoft Macintosh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2</cp:revision>
  <dcterms:created xsi:type="dcterms:W3CDTF">2018-01-22T00:17:00Z</dcterms:created>
  <dcterms:modified xsi:type="dcterms:W3CDTF">2018-01-22T00:17:00Z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