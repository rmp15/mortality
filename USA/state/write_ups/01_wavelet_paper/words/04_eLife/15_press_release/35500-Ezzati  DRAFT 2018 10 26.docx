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46B249A1" w:rsidR="00BF7332" w:rsidRDefault="00EC13DC">
      <w:pPr>
        <w:contextualSpacing w:val="0"/>
      </w:pPr>
      <w:r>
        <w:rPr>
          <w:b/>
        </w:rPr>
        <w:t xml:space="preserve">Impact statement: </w:t>
      </w:r>
      <w:r>
        <w:t>Analysis of US death rates in a 3</w:t>
      </w:r>
      <w:r w:rsidR="00576768">
        <w:t>7</w:t>
      </w:r>
      <w:r>
        <w:t xml:space="preserve">-year period reveals that young men are more likely to die in the summer, and men and women </w:t>
      </w:r>
      <w:r w:rsidR="002965B2">
        <w:t xml:space="preserve">aged </w:t>
      </w:r>
      <w:r>
        <w:t>45</w:t>
      </w:r>
      <w:r w:rsidR="00B0224B">
        <w:t xml:space="preserve"> years</w:t>
      </w:r>
      <w:r w:rsidR="001853B7">
        <w:t xml:space="preserve"> and </w:t>
      </w:r>
      <w:r w:rsidR="002D18FC">
        <w:t>older</w:t>
      </w:r>
      <w:r>
        <w:t xml:space="preserve"> </w:t>
      </w:r>
      <w:r w:rsidR="002D18FC">
        <w:t xml:space="preserve">remain </w:t>
      </w:r>
      <w:r>
        <w:t xml:space="preserve">more likely to die in winter, regardless of the </w:t>
      </w:r>
      <w:r w:rsidR="003C4498">
        <w:t xml:space="preserve">regional </w:t>
      </w:r>
      <w:r>
        <w:t>climate.</w:t>
      </w:r>
    </w:p>
    <w:p w14:paraId="050364A1" w14:textId="77777777" w:rsidR="00BF7332" w:rsidRDefault="00EC13DC">
      <w:pPr>
        <w:contextualSpacing w:val="0"/>
      </w:pPr>
      <w:r>
        <w:t xml:space="preserve"> </w:t>
      </w:r>
    </w:p>
    <w:p w14:paraId="6E382A96" w14:textId="35C86DD8" w:rsidR="00BF7332" w:rsidRDefault="00EC13DC">
      <w:pPr>
        <w:contextualSpacing w:val="0"/>
      </w:pPr>
      <w:r>
        <w:t xml:space="preserve">Young men living in the US are </w:t>
      </w:r>
      <w:r w:rsidR="00E8151D">
        <w:t xml:space="preserve">overall </w:t>
      </w:r>
      <w:r>
        <w:t xml:space="preserve">more likely to die in the summer months, according to a study in the open-access journal </w:t>
      </w:r>
      <w:proofErr w:type="spellStart"/>
      <w:r>
        <w:t>eLife</w:t>
      </w:r>
      <w:proofErr w:type="spellEnd"/>
      <w:r>
        <w:t>.</w:t>
      </w:r>
    </w:p>
    <w:p w14:paraId="7BC69BDF" w14:textId="77777777" w:rsidR="00BF7332" w:rsidRDefault="00EC13DC">
      <w:pPr>
        <w:contextualSpacing w:val="0"/>
      </w:pPr>
      <w:r>
        <w:t xml:space="preserve"> </w:t>
      </w:r>
    </w:p>
    <w:p w14:paraId="0D56C30F" w14:textId="0BECA702" w:rsidR="00BF7332" w:rsidRDefault="00EC13DC">
      <w:pPr>
        <w:contextualSpacing w:val="0"/>
      </w:pPr>
      <w:r>
        <w:t xml:space="preserve">The trend is just one of several highlighted in an analysis spanning </w:t>
      </w:r>
      <w:del w:id="0" w:author="Parks, Robbie M" w:date="2018-10-26T13:22:00Z">
        <w:r w:rsidDel="00E4768F">
          <w:delText xml:space="preserve">more than three </w:delText>
        </w:r>
      </w:del>
      <w:ins w:id="1" w:author="Parks, Robbie M" w:date="2018-10-26T13:22:00Z">
        <w:r w:rsidR="00E4768F">
          <w:t xml:space="preserve">nearly four </w:t>
        </w:r>
      </w:ins>
      <w:r>
        <w:t>decades, which will help inform public health strategies to reduce deaths now and in the future.</w:t>
      </w:r>
    </w:p>
    <w:p w14:paraId="5485D277" w14:textId="77777777" w:rsidR="00BF7332" w:rsidRDefault="00EC13DC">
      <w:pPr>
        <w:contextualSpacing w:val="0"/>
      </w:pPr>
      <w:r>
        <w:t xml:space="preserve"> </w:t>
      </w:r>
    </w:p>
    <w:p w14:paraId="2CE80C07" w14:textId="7F265DD9" w:rsidR="00BF7332" w:rsidRDefault="00EC13DC">
      <w:pPr>
        <w:contextualSpacing w:val="0"/>
      </w:pPr>
      <w:r>
        <w:t xml:space="preserve">“It is well established that death rates vary throughout the year, but there is limited information on how this seasonality varies by local climate and </w:t>
      </w:r>
      <w:r w:rsidR="00755932">
        <w:t xml:space="preserve">how it has changed </w:t>
      </w:r>
      <w:r>
        <w:t xml:space="preserve">over time </w:t>
      </w:r>
      <w:r w:rsidR="00755932">
        <w:t>for different diseases and at different ages</w:t>
      </w:r>
      <w:r>
        <w:t xml:space="preserve">,” explains lead author Robbie Parks, PhD student at the MRC-PHE Centre for Environment and Health, Imperial College London, UK. “In this study, we set out to comprehensively </w:t>
      </w:r>
      <w:proofErr w:type="spellStart"/>
      <w:r>
        <w:t>characterise</w:t>
      </w:r>
      <w:proofErr w:type="spellEnd"/>
      <w:r>
        <w:t xml:space="preserve"> the patterns of death 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66A85C7E" w:rsidR="00BF7332" w:rsidRDefault="00EC13DC">
      <w:pPr>
        <w:contextualSpacing w:val="0"/>
      </w:pPr>
      <w:r>
        <w:t xml:space="preserve">The study used data on 85,854,176 deaths in the US between 1980 and 2016 from the </w:t>
      </w:r>
      <w:r w:rsidR="00755932">
        <w:t>vital registration</w:t>
      </w:r>
      <w:r>
        <w:t xml:space="preserve">. It was </w:t>
      </w:r>
      <w:proofErr w:type="spellStart"/>
      <w:r>
        <w:t>analysed</w:t>
      </w:r>
      <w:proofErr w:type="spellEnd"/>
      <w:r>
        <w:t xml:space="preserve"> using a technique called wavelet analysis, where death rate</w:t>
      </w:r>
      <w:r w:rsidR="00F84157">
        <w:t>s</w:t>
      </w:r>
      <w:r>
        <w:t xml:space="preserve"> </w:t>
      </w:r>
      <w:r w:rsidR="000631A1">
        <w:t>are</w:t>
      </w:r>
      <w:r>
        <w:t xml:space="preserve"> studied through a kind of ‘moving window’ over time, revealing 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7157B1D2" w:rsidR="00BF7332" w:rsidRDefault="00EC13DC">
      <w:pPr>
        <w:numPr>
          <w:ilvl w:val="0"/>
          <w:numId w:val="1"/>
        </w:numPr>
      </w:pPr>
      <w:r>
        <w:t xml:space="preserve">Deaths from </w:t>
      </w:r>
      <w:r w:rsidR="00FE40AC">
        <w:t>overall mortality</w:t>
      </w:r>
      <w:r>
        <w:t xml:space="preserve"> in men aged 45 years and </w:t>
      </w:r>
      <w:r w:rsidR="00755932">
        <w:t xml:space="preserve">older </w:t>
      </w:r>
      <w:r>
        <w:t xml:space="preserve">and women aged 35 years and </w:t>
      </w:r>
      <w:r w:rsidR="00755932">
        <w:t xml:space="preserve">older </w:t>
      </w:r>
      <w:r>
        <w:t xml:space="preserve">peaked in December, January </w:t>
      </w:r>
      <w:r w:rsidR="0010576D">
        <w:t xml:space="preserve">or </w:t>
      </w:r>
      <w:r>
        <w:t>February, and were lowest in June to August</w:t>
      </w:r>
    </w:p>
    <w:p w14:paraId="38520F6E" w14:textId="4C4DC50B" w:rsidR="00BF7332" w:rsidRDefault="00EC13DC">
      <w:pPr>
        <w:numPr>
          <w:ilvl w:val="0"/>
          <w:numId w:val="1"/>
        </w:numPr>
      </w:pPr>
      <w:r>
        <w:t xml:space="preserve">Deaths from heart and lung diseases were highest in January and February and lowest in July and August </w:t>
      </w:r>
      <w:r w:rsidR="00755932">
        <w:t>regardless of age</w:t>
      </w:r>
    </w:p>
    <w:p w14:paraId="3F26B398" w14:textId="5E8D054B" w:rsidR="00BF7332" w:rsidRDefault="00EC13DC">
      <w:pPr>
        <w:numPr>
          <w:ilvl w:val="0"/>
          <w:numId w:val="1"/>
        </w:numPr>
      </w:pPr>
      <w:r>
        <w:t xml:space="preserve">Deaths in children younger than five </w:t>
      </w:r>
      <w:r w:rsidR="0010576D">
        <w:t xml:space="preserve">were </w:t>
      </w:r>
      <w:r>
        <w:t>highest in February and lowest in August</w:t>
      </w:r>
    </w:p>
    <w:p w14:paraId="4AC4B6BE" w14:textId="1F530FBD" w:rsidR="00BF7332" w:rsidRDefault="00EC13DC">
      <w:pPr>
        <w:numPr>
          <w:ilvl w:val="0"/>
          <w:numId w:val="1"/>
        </w:numPr>
      </w:pPr>
      <w:r>
        <w:t>By contrast, death</w:t>
      </w:r>
      <w:r w:rsidR="00FE40AC">
        <w:t>s</w:t>
      </w:r>
      <w:r>
        <w:t xml:space="preserve"> from </w:t>
      </w:r>
      <w:r w:rsidR="00FE40AC">
        <w:t>overall mortality</w:t>
      </w:r>
      <w:r>
        <w:t xml:space="preserve"> peaked in June and July for men aged between five and 34 years old</w:t>
      </w:r>
    </w:p>
    <w:p w14:paraId="77A37FC5" w14:textId="508F808E" w:rsidR="00BF7332" w:rsidRDefault="00EC13DC">
      <w:pPr>
        <w:numPr>
          <w:ilvl w:val="0"/>
          <w:numId w:val="1"/>
        </w:numPr>
      </w:pPr>
      <w:r>
        <w:t xml:space="preserve">Deaths from injuries were highest in the summer for both men and women </w:t>
      </w:r>
      <w:r w:rsidR="00755932">
        <w:t xml:space="preserve">younger than </w:t>
      </w:r>
      <w:r>
        <w:t>45 years old</w:t>
      </w:r>
    </w:p>
    <w:p w14:paraId="5669A638" w14:textId="77777777" w:rsidR="00BF7332" w:rsidRDefault="00EC13DC">
      <w:pPr>
        <w:contextualSpacing w:val="0"/>
      </w:pPr>
      <w:r>
        <w:t xml:space="preserve"> </w:t>
      </w:r>
    </w:p>
    <w:p w14:paraId="2E1AA3B6" w14:textId="23C2CEB1" w:rsidR="00BF7332" w:rsidRDefault="00EC13DC">
      <w:pPr>
        <w:contextualSpacing w:val="0"/>
      </w:pPr>
      <w:r>
        <w:t>Over the 3</w:t>
      </w:r>
      <w:r w:rsidR="00576768">
        <w:t>7</w:t>
      </w:r>
      <w:r>
        <w:t xml:space="preserve"> years, the</w:t>
      </w:r>
      <w:r w:rsidR="00755932">
        <w:t xml:space="preserve"> per cent</w:t>
      </w:r>
      <w:r>
        <w:t xml:space="preserve"> differences </w:t>
      </w:r>
      <w:ins w:id="2" w:author="Parks, Robbie M" w:date="2018-10-26T13:22:00Z">
        <w:r w:rsidR="00A72691">
          <w:t xml:space="preserve">in </w:t>
        </w:r>
      </w:ins>
      <w:del w:id="3" w:author="Parks, Robbie M" w:date="2018-10-26T13:19:00Z">
        <w:r w:rsidR="00B82327" w:rsidDel="00B12D39">
          <w:delText>between maximum and minimum</w:delText>
        </w:r>
      </w:del>
      <w:ins w:id="4" w:author="Parks, Robbie M" w:date="2018-10-26T13:19:00Z">
        <w:r w:rsidR="00B12D39">
          <w:t>seasonal</w:t>
        </w:r>
      </w:ins>
      <w:r w:rsidR="00B82327">
        <w:t xml:space="preserve"> </w:t>
      </w:r>
      <w:r>
        <w:t>death rates</w:t>
      </w:r>
      <w:r w:rsidR="00B82327">
        <w:t xml:space="preserve"> </w:t>
      </w:r>
      <w:del w:id="5" w:author="Parks, Robbie M" w:date="2018-10-26T13:22:00Z">
        <w:r w:rsidR="00B82327" w:rsidDel="00A72691">
          <w:delText>in the year</w:delText>
        </w:r>
        <w:r w:rsidDel="00A72691">
          <w:delText xml:space="preserve"> </w:delText>
        </w:r>
      </w:del>
      <w:r>
        <w:t>changed little for people aged 45</w:t>
      </w:r>
      <w:r w:rsidR="00537841">
        <w:t xml:space="preserve"> and over</w:t>
      </w:r>
      <w:r>
        <w:t xml:space="preserve">. But there was a marked decline in the </w:t>
      </w:r>
      <w:r w:rsidR="00755932">
        <w:t xml:space="preserve">per cent </w:t>
      </w:r>
      <w:r>
        <w:t>difference between summer and winter</w:t>
      </w:r>
      <w:bookmarkStart w:id="6" w:name="_GoBack"/>
      <w:bookmarkEnd w:id="6"/>
      <w:r>
        <w:t xml:space="preserve"> deaths in younger people of both sexes, especially in boys: </w:t>
      </w:r>
      <w:r w:rsidR="007C465B">
        <w:t xml:space="preserve">more than a </w:t>
      </w:r>
      <w:r>
        <w:t xml:space="preserve">25% </w:t>
      </w:r>
      <w:r w:rsidR="00C04AF1">
        <w:t xml:space="preserve">decline </w:t>
      </w:r>
      <w:r>
        <w:t>between summer and winter deaths in males in the five-to-14 and 15–24-year-old age groups</w:t>
      </w:r>
      <w:r w:rsidR="0093439E">
        <w:t xml:space="preserve">, mainly due </w:t>
      </w:r>
      <w:r w:rsidR="005B12FE">
        <w:t>injury death rates throughout the year</w:t>
      </w:r>
      <w:r w:rsidR="0093439E">
        <w:t xml:space="preserve"> becoming more similar</w:t>
      </w:r>
      <w:r>
        <w:t xml:space="preserve">. </w:t>
      </w:r>
      <w:r w:rsidR="005B12FE">
        <w:t>A</w:t>
      </w:r>
      <w:r w:rsidR="007E6CAB">
        <w:t xml:space="preserve"> decline in the </w:t>
      </w:r>
      <w:r w:rsidR="005B12FE">
        <w:lastRenderedPageBreak/>
        <w:t>under-fives</w:t>
      </w:r>
      <w:r w:rsidR="007E6CAB">
        <w:t xml:space="preserve"> age group is</w:t>
      </w:r>
      <w:r>
        <w:t xml:space="preserve"> thought to be because the number of heart and lung-related deaths in summer and winter is now </w:t>
      </w:r>
      <w:r w:rsidR="007E6CAB">
        <w:t xml:space="preserve">more </w:t>
      </w:r>
      <w:r>
        <w:t xml:space="preserve">similar, whereas the </w:t>
      </w:r>
      <w:r w:rsidR="00423212">
        <w:t xml:space="preserve">difference in number </w:t>
      </w:r>
      <w:r>
        <w:t xml:space="preserve">of deaths from non-intentional injuries </w:t>
      </w:r>
      <w:r w:rsidR="00423212">
        <w:t xml:space="preserve">in the </w:t>
      </w:r>
      <w:r w:rsidR="00A572FA">
        <w:t>summer</w:t>
      </w:r>
      <w:r w:rsidR="00423212">
        <w:t xml:space="preserve"> and </w:t>
      </w:r>
      <w:r w:rsidR="00A572FA">
        <w:t>winter</w:t>
      </w:r>
      <w:r>
        <w:t xml:space="preserve"> has increased.</w:t>
      </w:r>
      <w:r w:rsidR="00C3567A">
        <w:t xml:space="preserve"> </w:t>
      </w:r>
    </w:p>
    <w:p w14:paraId="4F075023" w14:textId="77777777" w:rsidR="00BF7332" w:rsidRDefault="00EC13DC">
      <w:pPr>
        <w:contextualSpacing w:val="0"/>
      </w:pPr>
      <w:r>
        <w:t xml:space="preserve"> </w:t>
      </w:r>
    </w:p>
    <w:p w14:paraId="669A3271" w14:textId="6BDA55FB" w:rsidR="00BF7332" w:rsidRDefault="00EC13DC">
      <w:pPr>
        <w:contextualSpacing w:val="0"/>
      </w:pPr>
      <w:r>
        <w:t xml:space="preserve">Surprisingly, these seasonal trends were independent of geography, which is </w:t>
      </w:r>
      <w:r w:rsidR="00B0224B">
        <w:t>noteworthy</w:t>
      </w:r>
      <w:r w:rsidR="00C03FC2">
        <w:t xml:space="preserve"> </w:t>
      </w:r>
      <w:r>
        <w:t>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13 degrees Celsius</w:t>
      </w:r>
      <w:r w:rsidR="00B0224B">
        <w:t xml:space="preserve"> (</w:t>
      </w:r>
      <w:r w:rsidR="004F458C">
        <w:t>24</w:t>
      </w:r>
      <w:r w:rsidR="00B0224B">
        <w:t xml:space="preserve"> degrees Fahrenheit)</w:t>
      </w:r>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430C9F74" w:rsidR="00BF7332" w:rsidRDefault="00EC13DC">
      <w:pPr>
        <w:contextualSpacing w:val="0"/>
      </w:pPr>
      <w:r>
        <w:t>“We have identified distinct seasonal patterns relating to age, sex and disease, including higher summer deaths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6">
        <w:r>
          <w:t xml:space="preserve"> </w:t>
        </w:r>
      </w:hyperlink>
      <w:hyperlink r:id="rId7">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proofErr w:type="spellStart"/>
      <w:r>
        <w:t>eLife</w:t>
      </w:r>
      <w:proofErr w:type="spellEnd"/>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 xml:space="preserve">About </w:t>
      </w:r>
      <w:proofErr w:type="spellStart"/>
      <w:r>
        <w:rPr>
          <w:b/>
        </w:rPr>
        <w:t>eLife</w:t>
      </w:r>
      <w:proofErr w:type="spellEnd"/>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proofErr w:type="spellStart"/>
      <w:r>
        <w:rPr>
          <w:highlight w:val="white"/>
        </w:rPr>
        <w:t>eLife</w:t>
      </w:r>
      <w:proofErr w:type="spellEnd"/>
      <w:r>
        <w:rPr>
          <w:highlight w:val="white"/>
        </w:rPr>
        <w:t xml:space="preserve"> aims to help scientists accelerate discovery by operating a platform for research communication that encourages and </w:t>
      </w:r>
      <w:proofErr w:type="spellStart"/>
      <w:r>
        <w:rPr>
          <w:highlight w:val="white"/>
        </w:rPr>
        <w:t>recognises</w:t>
      </w:r>
      <w:proofErr w:type="spellEnd"/>
      <w:r>
        <w:rPr>
          <w:highlight w:val="white"/>
        </w:rPr>
        <w:t xml:space="preserve"> the most responsible </w:t>
      </w:r>
      <w:proofErr w:type="spellStart"/>
      <w:r>
        <w:rPr>
          <w:highlight w:val="white"/>
        </w:rPr>
        <w:t>behaviours</w:t>
      </w:r>
      <w:proofErr w:type="spellEnd"/>
      <w:r>
        <w:rPr>
          <w:highlight w:val="white"/>
        </w:rPr>
        <w:t xml:space="preserve">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w:t>
      </w:r>
      <w:proofErr w:type="spellStart"/>
      <w:r>
        <w:rPr>
          <w:highlight w:val="white"/>
        </w:rPr>
        <w:t>eLife</w:t>
      </w:r>
      <w:proofErr w:type="spellEnd"/>
      <w:r>
        <w:rPr>
          <w:highlight w:val="white"/>
        </w:rPr>
        <w:t xml:space="preserve"> also invests in innovation through open source tool development to accelerate research communication and discovery. Our work is guided by the communities we serve. </w:t>
      </w:r>
      <w:proofErr w:type="spellStart"/>
      <w:r>
        <w:rPr>
          <w:highlight w:val="white"/>
        </w:rPr>
        <w:t>eLife</w:t>
      </w:r>
      <w:proofErr w:type="spellEnd"/>
      <w:r>
        <w:rPr>
          <w:highlight w:val="white"/>
        </w:rPr>
        <w:t xml:space="preserve"> is 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egoe UI">
    <w:altName w:val="Calibri"/>
    <w:charset w:val="00"/>
    <w:family w:val="swiss"/>
    <w:pitch w:val="variable"/>
    <w:sig w:usb0="E10022FF" w:usb1="C000E47F" w:usb2="00000029" w:usb3="00000000" w:csb0="000001D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trackRevisions/>
  <w:defaultTabStop w:val="720"/>
  <w:characterSpacingControl w:val="doNotCompress"/>
  <w:savePreviewPicture/>
  <w:compat>
    <w:compatSetting w:name="compatibilityMode" w:uri="http://schemas.microsoft.com/office/word" w:val="14"/>
  </w:compat>
  <w:rsids>
    <w:rsidRoot w:val="00BF7332"/>
    <w:rsid w:val="000631A1"/>
    <w:rsid w:val="000B5D48"/>
    <w:rsid w:val="0010576D"/>
    <w:rsid w:val="001853B7"/>
    <w:rsid w:val="002965B2"/>
    <w:rsid w:val="002B666B"/>
    <w:rsid w:val="002D18FC"/>
    <w:rsid w:val="003430AE"/>
    <w:rsid w:val="003A1C14"/>
    <w:rsid w:val="003C4498"/>
    <w:rsid w:val="00411EB5"/>
    <w:rsid w:val="00423212"/>
    <w:rsid w:val="00475F39"/>
    <w:rsid w:val="004E6641"/>
    <w:rsid w:val="004F458C"/>
    <w:rsid w:val="00537841"/>
    <w:rsid w:val="00547594"/>
    <w:rsid w:val="00576768"/>
    <w:rsid w:val="005B12FE"/>
    <w:rsid w:val="005D6ABF"/>
    <w:rsid w:val="006F5F42"/>
    <w:rsid w:val="0075276D"/>
    <w:rsid w:val="00755932"/>
    <w:rsid w:val="007C465B"/>
    <w:rsid w:val="007E6CAB"/>
    <w:rsid w:val="0087216A"/>
    <w:rsid w:val="00914C01"/>
    <w:rsid w:val="0093439E"/>
    <w:rsid w:val="00A572FA"/>
    <w:rsid w:val="00A72691"/>
    <w:rsid w:val="00B0224B"/>
    <w:rsid w:val="00B12D39"/>
    <w:rsid w:val="00B2482A"/>
    <w:rsid w:val="00B82327"/>
    <w:rsid w:val="00BF7332"/>
    <w:rsid w:val="00C03FC2"/>
    <w:rsid w:val="00C04AF1"/>
    <w:rsid w:val="00C3567A"/>
    <w:rsid w:val="00DD042B"/>
    <w:rsid w:val="00DE6D55"/>
    <w:rsid w:val="00DF13FF"/>
    <w:rsid w:val="00E4768F"/>
    <w:rsid w:val="00E8151D"/>
    <w:rsid w:val="00EC13DC"/>
    <w:rsid w:val="00F22FDD"/>
    <w:rsid w:val="00F84157"/>
    <w:rsid w:val="00FE40A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doi.org/10.7554/eLife.35500" TargetMode="External"/><Relationship Id="rId7" Type="http://schemas.openxmlformats.org/officeDocument/2006/relationships/hyperlink" Target="https://doi.org/10.7554/eLife.35500" TargetMode="Externa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27BAFE2-5248-4B47-AF1E-68F68314D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817</Words>
  <Characters>4660</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Parks, Robbie M</cp:lastModifiedBy>
  <cp:revision>12</cp:revision>
  <dcterms:created xsi:type="dcterms:W3CDTF">2018-10-26T12:17:00Z</dcterms:created>
  <dcterms:modified xsi:type="dcterms:W3CDTF">2018-10-26T12:23:00Z</dcterms:modified>
</cp:coreProperties>
</file>