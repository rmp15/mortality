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bookmarkStart w:id="1" w:name="_GoBack"/>
      <w:bookmarkEnd w:id="1"/>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60007090" w14:textId="18E0002D"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tblLook w:val="04A0" w:firstRow="1" w:lastRow="0" w:firstColumn="1" w:lastColumn="0" w:noHBand="0" w:noVBand="1"/>
      </w:tblPr>
      <w:tblGrid>
        <w:gridCol w:w="1494"/>
        <w:gridCol w:w="1492"/>
        <w:gridCol w:w="1542"/>
        <w:gridCol w:w="1493"/>
        <w:gridCol w:w="1494"/>
        <w:gridCol w:w="1495"/>
      </w:tblGrid>
      <w:tr w:rsidR="00844339" w14:paraId="6A82BB97" w14:textId="77777777" w:rsidTr="00844339">
        <w:tc>
          <w:tcPr>
            <w:tcW w:w="1501" w:type="dxa"/>
          </w:tcPr>
          <w:p w14:paraId="05E20B50" w14:textId="7645804B" w:rsidR="00844339" w:rsidRDefault="00844339" w:rsidP="00AA16BE">
            <w:pPr>
              <w:rPr>
                <w:lang w:val="en-US"/>
              </w:rPr>
            </w:pPr>
            <w:r>
              <w:rPr>
                <w:lang w:val="en-US"/>
              </w:rPr>
              <w:t>County</w:t>
            </w:r>
          </w:p>
        </w:tc>
        <w:tc>
          <w:tcPr>
            <w:tcW w:w="1501" w:type="dxa"/>
          </w:tcPr>
          <w:p w14:paraId="4BD8AA11" w14:textId="70081389" w:rsidR="00844339" w:rsidRDefault="00844339" w:rsidP="00AA16BE">
            <w:pPr>
              <w:rPr>
                <w:lang w:val="en-US"/>
              </w:rPr>
            </w:pPr>
            <w:r>
              <w:rPr>
                <w:lang w:val="en-US"/>
              </w:rPr>
              <w:t>Date</w:t>
            </w:r>
          </w:p>
        </w:tc>
        <w:tc>
          <w:tcPr>
            <w:tcW w:w="1502" w:type="dxa"/>
          </w:tcPr>
          <w:p w14:paraId="52013C3F" w14:textId="46CB2524" w:rsidR="00844339" w:rsidRDefault="00844339" w:rsidP="00AA16BE">
            <w:pPr>
              <w:rPr>
                <w:lang w:val="en-US"/>
              </w:rPr>
            </w:pPr>
            <w:commentRangeStart w:id="2"/>
            <w:commentRangeStart w:id="3"/>
            <w:r>
              <w:rPr>
                <w:lang w:val="en-US"/>
              </w:rPr>
              <w:t>DOW</w:t>
            </w:r>
            <w:commentRangeEnd w:id="2"/>
            <w:r w:rsidR="002A68E6">
              <w:rPr>
                <w:rStyle w:val="CommentReference"/>
              </w:rPr>
              <w:commentReference w:id="2"/>
            </w:r>
            <w:commentRangeEnd w:id="3"/>
            <w:r w:rsidR="001107B0">
              <w:rPr>
                <w:rStyle w:val="CommentReference"/>
              </w:rPr>
              <w:commentReference w:id="3"/>
            </w:r>
          </w:p>
        </w:tc>
        <w:tc>
          <w:tcPr>
            <w:tcW w:w="1502" w:type="dxa"/>
          </w:tcPr>
          <w:p w14:paraId="14711036" w14:textId="1E1B2FAB" w:rsidR="00844339" w:rsidRDefault="00844339" w:rsidP="00AA16BE">
            <w:pPr>
              <w:rPr>
                <w:lang w:val="en-US"/>
              </w:rPr>
            </w:pPr>
            <w:r>
              <w:rPr>
                <w:lang w:val="en-US"/>
              </w:rPr>
              <w:t>Year</w:t>
            </w:r>
          </w:p>
        </w:tc>
        <w:tc>
          <w:tcPr>
            <w:tcW w:w="1502" w:type="dxa"/>
          </w:tcPr>
          <w:p w14:paraId="50879A7E" w14:textId="0B5CB403" w:rsidR="00844339" w:rsidRDefault="00844339" w:rsidP="00AA16BE">
            <w:pPr>
              <w:rPr>
                <w:lang w:val="en-US"/>
              </w:rPr>
            </w:pPr>
            <w:r>
              <w:rPr>
                <w:lang w:val="en-US"/>
              </w:rPr>
              <w:t># cases</w:t>
            </w:r>
          </w:p>
        </w:tc>
        <w:tc>
          <w:tcPr>
            <w:tcW w:w="1502" w:type="dxa"/>
          </w:tcPr>
          <w:p w14:paraId="7D3EBA6C" w14:textId="298568B6" w:rsidR="00844339" w:rsidRDefault="00844339" w:rsidP="00AA16BE">
            <w:pPr>
              <w:rPr>
                <w:lang w:val="en-US"/>
              </w:rPr>
            </w:pPr>
            <w:r>
              <w:rPr>
                <w:lang w:val="en-US"/>
              </w:rPr>
              <w:t>Event?</w:t>
            </w:r>
          </w:p>
        </w:tc>
      </w:tr>
      <w:tr w:rsidR="00844339" w14:paraId="34A9ABBF" w14:textId="77777777" w:rsidTr="00844339">
        <w:tc>
          <w:tcPr>
            <w:tcW w:w="1501" w:type="dxa"/>
          </w:tcPr>
          <w:p w14:paraId="34638186" w14:textId="77777777" w:rsidR="00844339" w:rsidRDefault="00844339" w:rsidP="00AA16BE">
            <w:pPr>
              <w:rPr>
                <w:lang w:val="en-US"/>
              </w:rPr>
            </w:pPr>
          </w:p>
        </w:tc>
        <w:tc>
          <w:tcPr>
            <w:tcW w:w="1501" w:type="dxa"/>
          </w:tcPr>
          <w:p w14:paraId="686CBA35" w14:textId="2C9642C7" w:rsidR="00844339" w:rsidRDefault="00576EF2" w:rsidP="00AA16BE">
            <w:pPr>
              <w:rPr>
                <w:lang w:val="en-US"/>
              </w:rPr>
            </w:pPr>
            <w:r>
              <w:rPr>
                <w:lang w:val="en-US"/>
              </w:rPr>
              <w:t>First date of da</w:t>
            </w:r>
            <w:r w:rsidR="00E64228">
              <w:rPr>
                <w:lang w:val="en-US"/>
              </w:rPr>
              <w:t>ta, to…</w:t>
            </w:r>
          </w:p>
        </w:tc>
        <w:tc>
          <w:tcPr>
            <w:tcW w:w="1502" w:type="dxa"/>
          </w:tcPr>
          <w:p w14:paraId="2E307CDD" w14:textId="77777777" w:rsidR="00844339" w:rsidRDefault="00844339" w:rsidP="00AA16BE">
            <w:pPr>
              <w:rPr>
                <w:lang w:val="en-US"/>
              </w:rPr>
            </w:pPr>
          </w:p>
        </w:tc>
        <w:tc>
          <w:tcPr>
            <w:tcW w:w="1502" w:type="dxa"/>
          </w:tcPr>
          <w:p w14:paraId="1532FC8F" w14:textId="77777777" w:rsidR="00844339" w:rsidRDefault="00844339" w:rsidP="00AA16BE">
            <w:pPr>
              <w:rPr>
                <w:lang w:val="en-US"/>
              </w:rPr>
            </w:pPr>
          </w:p>
        </w:tc>
        <w:tc>
          <w:tcPr>
            <w:tcW w:w="1502" w:type="dxa"/>
          </w:tcPr>
          <w:p w14:paraId="600FBE5B" w14:textId="77777777" w:rsidR="00844339" w:rsidRDefault="00844339" w:rsidP="00AA16BE">
            <w:pPr>
              <w:rPr>
                <w:lang w:val="en-US"/>
              </w:rPr>
            </w:pPr>
          </w:p>
        </w:tc>
        <w:tc>
          <w:tcPr>
            <w:tcW w:w="1502" w:type="dxa"/>
          </w:tcPr>
          <w:p w14:paraId="5706A30A" w14:textId="1CCF33D6" w:rsidR="00844339" w:rsidRDefault="00844339" w:rsidP="00AA16BE">
            <w:pPr>
              <w:rPr>
                <w:lang w:val="en-US"/>
              </w:rPr>
            </w:pPr>
          </w:p>
        </w:tc>
      </w:tr>
      <w:tr w:rsidR="00844339" w14:paraId="5DD915DC" w14:textId="77777777" w:rsidTr="00844339">
        <w:tc>
          <w:tcPr>
            <w:tcW w:w="1501" w:type="dxa"/>
          </w:tcPr>
          <w:p w14:paraId="6C2E948D" w14:textId="77777777" w:rsidR="00844339" w:rsidRDefault="00844339" w:rsidP="00AA16BE">
            <w:pPr>
              <w:rPr>
                <w:lang w:val="en-US"/>
              </w:rPr>
            </w:pPr>
          </w:p>
        </w:tc>
        <w:tc>
          <w:tcPr>
            <w:tcW w:w="1501" w:type="dxa"/>
          </w:tcPr>
          <w:p w14:paraId="5205E114" w14:textId="1D32BD27" w:rsidR="00844339" w:rsidRDefault="00576EF2" w:rsidP="00AA16BE">
            <w:pPr>
              <w:rPr>
                <w:lang w:val="en-US"/>
              </w:rPr>
            </w:pPr>
            <w:r>
              <w:rPr>
                <w:lang w:val="en-US"/>
              </w:rPr>
              <w:t>Last date of data</w:t>
            </w:r>
          </w:p>
        </w:tc>
        <w:tc>
          <w:tcPr>
            <w:tcW w:w="1502" w:type="dxa"/>
          </w:tcPr>
          <w:p w14:paraId="46989FD8" w14:textId="77777777" w:rsidR="00844339" w:rsidRDefault="00844339" w:rsidP="00AA16BE">
            <w:pPr>
              <w:rPr>
                <w:lang w:val="en-US"/>
              </w:rPr>
            </w:pPr>
          </w:p>
        </w:tc>
        <w:tc>
          <w:tcPr>
            <w:tcW w:w="1502" w:type="dxa"/>
          </w:tcPr>
          <w:p w14:paraId="68390AAA" w14:textId="77777777" w:rsidR="00844339" w:rsidRDefault="00844339" w:rsidP="00AA16BE">
            <w:pPr>
              <w:rPr>
                <w:lang w:val="en-US"/>
              </w:rPr>
            </w:pPr>
          </w:p>
        </w:tc>
        <w:tc>
          <w:tcPr>
            <w:tcW w:w="1502" w:type="dxa"/>
          </w:tcPr>
          <w:p w14:paraId="6F5B1CDB" w14:textId="77777777" w:rsidR="00844339" w:rsidRDefault="00844339" w:rsidP="00AA16BE">
            <w:pPr>
              <w:rPr>
                <w:lang w:val="en-US"/>
              </w:rPr>
            </w:pPr>
          </w:p>
        </w:tc>
        <w:tc>
          <w:tcPr>
            <w:tcW w:w="1502" w:type="dxa"/>
          </w:tcPr>
          <w:p w14:paraId="156EFC7D" w14:textId="77777777" w:rsidR="00844339" w:rsidRDefault="00844339"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3D5778B0"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grab lag days for each</w:t>
      </w:r>
    </w:p>
    <w:p w14:paraId="1A2CC782" w14:textId="497163FD" w:rsidR="006D103E" w:rsidRPr="00B0223C" w:rsidRDefault="006D103E" w:rsidP="00AA16BE">
      <w:pPr>
        <w:pStyle w:val="ListParagraph"/>
        <w:numPr>
          <w:ilvl w:val="0"/>
          <w:numId w:val="7"/>
        </w:numPr>
        <w:rPr>
          <w:lang w:val="en-US"/>
        </w:rPr>
      </w:pPr>
      <w:r>
        <w:rPr>
          <w:lang w:val="en-US"/>
        </w:rPr>
        <w:t xml:space="preserve">Match from day of event in particular year to other equivalent day and month in particular </w:t>
      </w:r>
      <w:r w:rsidR="00DA3E62">
        <w:rPr>
          <w:lang w:val="en-US"/>
        </w:rPr>
        <w:t>year</w:t>
      </w:r>
      <w:r w:rsidR="00972B81">
        <w:rPr>
          <w:lang w:val="en-US"/>
        </w:rPr>
        <w:t xml:space="preserve"> (</w:t>
      </w:r>
      <w:r w:rsidR="00DA3E62">
        <w:rPr>
          <w:lang w:val="en-US"/>
        </w:rPr>
        <w:t>only if it is not an event day and only if no event has occurred in this county in the entire period that year preceding the date</w:t>
      </w:r>
      <w:r w:rsidR="00972B81">
        <w:rPr>
          <w:lang w:val="en-US"/>
        </w:rPr>
        <w:t>)</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ame as above dataset but 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909D6" w14:paraId="2A4BFEB8" w14:textId="77777777" w:rsidTr="00B0223C">
        <w:trPr>
          <w:trHeight w:val="549"/>
        </w:trPr>
        <w:tc>
          <w:tcPr>
            <w:tcW w:w="1501" w:type="dxa"/>
          </w:tcPr>
          <w:p w14:paraId="0891B691" w14:textId="77777777" w:rsidR="008909D6" w:rsidRDefault="008909D6" w:rsidP="008C2999">
            <w:pPr>
              <w:rPr>
                <w:lang w:val="en-US"/>
              </w:rPr>
            </w:pPr>
          </w:p>
        </w:tc>
        <w:tc>
          <w:tcPr>
            <w:tcW w:w="1501" w:type="dxa"/>
            <w:vMerge w:val="restart"/>
          </w:tcPr>
          <w:p w14:paraId="59159212" w14:textId="731A0174" w:rsidR="008909D6" w:rsidRDefault="008909D6" w:rsidP="008C2999">
            <w:pPr>
              <w:rPr>
                <w:lang w:val="en-US"/>
              </w:rPr>
            </w:pPr>
            <w:r>
              <w:rPr>
                <w:lang w:val="en-US"/>
              </w:rPr>
              <w:t>Only event days +- lag and matched non-event days</w:t>
            </w:r>
          </w:p>
        </w:tc>
        <w:tc>
          <w:tcPr>
            <w:tcW w:w="1502" w:type="dxa"/>
          </w:tcPr>
          <w:p w14:paraId="2B919BA0" w14:textId="77777777" w:rsidR="008909D6" w:rsidRDefault="008909D6" w:rsidP="008C2999">
            <w:pPr>
              <w:rPr>
                <w:lang w:val="en-US"/>
              </w:rPr>
            </w:pPr>
          </w:p>
        </w:tc>
        <w:tc>
          <w:tcPr>
            <w:tcW w:w="1502" w:type="dxa"/>
          </w:tcPr>
          <w:p w14:paraId="0C0C0FDC" w14:textId="77777777" w:rsidR="008909D6" w:rsidRDefault="008909D6" w:rsidP="008C2999">
            <w:pPr>
              <w:rPr>
                <w:lang w:val="en-US"/>
              </w:rPr>
            </w:pPr>
          </w:p>
        </w:tc>
        <w:tc>
          <w:tcPr>
            <w:tcW w:w="1502" w:type="dxa"/>
          </w:tcPr>
          <w:p w14:paraId="45C93061" w14:textId="77777777" w:rsidR="008909D6" w:rsidRDefault="008909D6" w:rsidP="008C2999">
            <w:pPr>
              <w:rPr>
                <w:lang w:val="en-US"/>
              </w:rPr>
            </w:pPr>
          </w:p>
        </w:tc>
        <w:tc>
          <w:tcPr>
            <w:tcW w:w="1502" w:type="dxa"/>
            <w:vMerge w:val="restart"/>
          </w:tcPr>
          <w:p w14:paraId="5251E1B0" w14:textId="190334B8" w:rsidR="008909D6" w:rsidRDefault="008909D6" w:rsidP="008C2999">
            <w:pPr>
              <w:rPr>
                <w:lang w:val="en-US"/>
              </w:rPr>
            </w:pPr>
            <w:r>
              <w:rPr>
                <w:lang w:val="en-US"/>
              </w:rPr>
              <w:t xml:space="preserve">Y N alternating </w:t>
            </w:r>
          </w:p>
        </w:tc>
      </w:tr>
      <w:tr w:rsidR="008909D6" w14:paraId="1A506E95" w14:textId="77777777" w:rsidTr="008C2999">
        <w:tc>
          <w:tcPr>
            <w:tcW w:w="1501" w:type="dxa"/>
          </w:tcPr>
          <w:p w14:paraId="4077B442" w14:textId="77777777" w:rsidR="008909D6" w:rsidRDefault="008909D6" w:rsidP="008C2999">
            <w:pPr>
              <w:rPr>
                <w:lang w:val="en-US"/>
              </w:rPr>
            </w:pPr>
          </w:p>
        </w:tc>
        <w:tc>
          <w:tcPr>
            <w:tcW w:w="1501" w:type="dxa"/>
            <w:vMerge/>
          </w:tcPr>
          <w:p w14:paraId="4B4B1288" w14:textId="127A5539" w:rsidR="008909D6" w:rsidRDefault="008909D6" w:rsidP="008C2999">
            <w:pPr>
              <w:rPr>
                <w:lang w:val="en-US"/>
              </w:rPr>
            </w:pPr>
          </w:p>
        </w:tc>
        <w:tc>
          <w:tcPr>
            <w:tcW w:w="1502" w:type="dxa"/>
          </w:tcPr>
          <w:p w14:paraId="1A12BAFC" w14:textId="77777777" w:rsidR="008909D6" w:rsidRDefault="008909D6" w:rsidP="008C2999">
            <w:pPr>
              <w:rPr>
                <w:lang w:val="en-US"/>
              </w:rPr>
            </w:pPr>
          </w:p>
        </w:tc>
        <w:tc>
          <w:tcPr>
            <w:tcW w:w="1502" w:type="dxa"/>
          </w:tcPr>
          <w:p w14:paraId="5B9C0546" w14:textId="77777777" w:rsidR="008909D6" w:rsidRDefault="008909D6" w:rsidP="008C2999">
            <w:pPr>
              <w:rPr>
                <w:lang w:val="en-US"/>
              </w:rPr>
            </w:pPr>
          </w:p>
        </w:tc>
        <w:tc>
          <w:tcPr>
            <w:tcW w:w="1502" w:type="dxa"/>
          </w:tcPr>
          <w:p w14:paraId="0B834352" w14:textId="77777777" w:rsidR="008909D6" w:rsidRDefault="008909D6" w:rsidP="008C2999">
            <w:pPr>
              <w:rPr>
                <w:lang w:val="en-US"/>
              </w:rPr>
            </w:pPr>
          </w:p>
        </w:tc>
        <w:tc>
          <w:tcPr>
            <w:tcW w:w="1502" w:type="dxa"/>
            <w:vMerge/>
          </w:tcPr>
          <w:p w14:paraId="45BA620D" w14:textId="77777777" w:rsidR="008909D6" w:rsidRDefault="008909D6" w:rsidP="008C2999">
            <w:pPr>
              <w:rPr>
                <w:lang w:val="en-US"/>
              </w:rPr>
            </w:pPr>
          </w:p>
        </w:tc>
      </w:tr>
    </w:tbl>
    <w:p w14:paraId="08CE9762" w14:textId="5710AD0D" w:rsidR="00B0223C" w:rsidRDefault="00B0223C" w:rsidP="00297F03">
      <w:pPr>
        <w:rPr>
          <w:lang w:val="en-US"/>
        </w:rPr>
      </w:pPr>
    </w:p>
    <w:p w14:paraId="06FB8C18" w14:textId="0EEEE254" w:rsidR="00A502E6" w:rsidRDefault="00A502E6" w:rsidP="00297F03">
      <w:pPr>
        <w:rPr>
          <w:ins w:id="4" w:author="Robbie Parks" w:date="2019-12-05T09:31:00Z"/>
          <w:u w:val="single"/>
          <w:lang w:val="en-US"/>
        </w:rPr>
      </w:pPr>
      <w:del w:id="5" w:author="Robbie Parks" w:date="2019-12-05T09:26:00Z">
        <w:r w:rsidRPr="00A502E6" w:rsidDel="00147091">
          <w:rPr>
            <w:u w:val="single"/>
            <w:lang w:val="en-US"/>
          </w:rPr>
          <w:delText>Questions</w:delText>
        </w:r>
      </w:del>
      <w:ins w:id="6" w:author="Robbie Parks" w:date="2019-12-05T09:26:00Z">
        <w:r w:rsidR="00147091">
          <w:rPr>
            <w:u w:val="single"/>
            <w:lang w:val="en-US"/>
          </w:rPr>
          <w:t>Potential modifiers</w:t>
        </w:r>
      </w:ins>
    </w:p>
    <w:p w14:paraId="7D6D5E4B" w14:textId="67C762C6" w:rsidR="00D773B4" w:rsidRDefault="00D773B4" w:rsidP="00297F03">
      <w:pPr>
        <w:rPr>
          <w:ins w:id="7" w:author="Robbie Parks" w:date="2019-12-05T09:31:00Z"/>
          <w:u w:val="single"/>
          <w:lang w:val="en-US"/>
        </w:rPr>
      </w:pPr>
    </w:p>
    <w:p w14:paraId="672525C3" w14:textId="58092221" w:rsidR="00D773B4" w:rsidRPr="00D773B4" w:rsidRDefault="00D773B4">
      <w:pPr>
        <w:jc w:val="both"/>
        <w:rPr>
          <w:lang w:val="en-US"/>
          <w:rPrChange w:id="8" w:author="Robbie Parks" w:date="2019-12-05T09:32:00Z">
            <w:rPr>
              <w:u w:val="single"/>
              <w:lang w:val="en-US"/>
            </w:rPr>
          </w:rPrChange>
        </w:rPr>
        <w:pPrChange w:id="9" w:author="Robbie Parks" w:date="2019-12-05T09:32:00Z">
          <w:pPr/>
        </w:pPrChange>
      </w:pPr>
      <w:ins w:id="10" w:author="Robbie Parks" w:date="2019-12-05T09:32:00Z">
        <w:r w:rsidRPr="00D773B4">
          <w:rPr>
            <w:lang w:val="en-US"/>
            <w:rPrChange w:id="11" w:author="Robbie Parks" w:date="2019-12-05T09:32:00Z">
              <w:rPr>
                <w:u w:val="single"/>
                <w:lang w:val="en-US"/>
              </w:rPr>
            </w:rPrChange>
          </w:rPr>
          <w:t>Individual</w:t>
        </w:r>
      </w:ins>
    </w:p>
    <w:p w14:paraId="03AA26E8" w14:textId="31A33593" w:rsidR="00A502E6" w:rsidRDefault="00A502E6">
      <w:pPr>
        <w:jc w:val="both"/>
        <w:rPr>
          <w:u w:val="single"/>
          <w:lang w:val="en-US"/>
        </w:rPr>
        <w:pPrChange w:id="12" w:author="Robbie Parks" w:date="2019-12-05T09:32:00Z">
          <w:pPr/>
        </w:pPrChange>
      </w:pPr>
    </w:p>
    <w:p w14:paraId="5D4B1115" w14:textId="7B0D8C33" w:rsidR="00A502E6" w:rsidRPr="00EB56A9" w:rsidRDefault="00A502E6">
      <w:pPr>
        <w:pStyle w:val="ListParagraph"/>
        <w:numPr>
          <w:ilvl w:val="0"/>
          <w:numId w:val="7"/>
        </w:numPr>
        <w:jc w:val="both"/>
        <w:rPr>
          <w:ins w:id="13" w:author="Robbie Parks" w:date="2019-12-05T09:22:00Z"/>
          <w:u w:val="single"/>
          <w:lang w:val="en-US"/>
          <w:rPrChange w:id="14" w:author="Robbie Parks" w:date="2019-12-05T09:22:00Z">
            <w:rPr>
              <w:ins w:id="15" w:author="Robbie Parks" w:date="2019-12-05T09:22:00Z"/>
              <w:lang w:val="en-US"/>
            </w:rPr>
          </w:rPrChange>
        </w:rPr>
        <w:pPrChange w:id="16" w:author="Robbie Parks" w:date="2019-12-05T09:32:00Z">
          <w:pPr>
            <w:pStyle w:val="ListParagraph"/>
            <w:numPr>
              <w:numId w:val="7"/>
            </w:numPr>
            <w:ind w:hanging="360"/>
          </w:pPr>
        </w:pPrChange>
      </w:pPr>
      <w:del w:id="17" w:author="Robbie Parks" w:date="2019-12-05T09:26:00Z">
        <w:r w:rsidDel="00262E1E">
          <w:rPr>
            <w:lang w:val="en-US"/>
          </w:rPr>
          <w:delText xml:space="preserve">By </w:delText>
        </w:r>
      </w:del>
      <w:ins w:id="18" w:author="mak" w:date="2019-12-05T01:15:00Z">
        <w:r w:rsidR="001E1A7B">
          <w:rPr>
            <w:lang w:val="en-US"/>
          </w:rPr>
          <w:t>sex</w:t>
        </w:r>
      </w:ins>
      <w:del w:id="19" w:author="Robbie Parks" w:date="2019-12-05T09:22:00Z">
        <w:r w:rsidDel="00EB56A9">
          <w:rPr>
            <w:lang w:val="en-US"/>
          </w:rPr>
          <w:delText>?</w:delText>
        </w:r>
      </w:del>
    </w:p>
    <w:p w14:paraId="51C871E5" w14:textId="1C11D31E" w:rsidR="00EB56A9" w:rsidRPr="00EB56A9" w:rsidRDefault="00EB56A9">
      <w:pPr>
        <w:pStyle w:val="ListParagraph"/>
        <w:numPr>
          <w:ilvl w:val="0"/>
          <w:numId w:val="7"/>
        </w:numPr>
        <w:jc w:val="both"/>
        <w:rPr>
          <w:ins w:id="20" w:author="Robbie Parks" w:date="2019-12-05T09:22:00Z"/>
          <w:u w:val="single"/>
          <w:lang w:val="en-US"/>
          <w:rPrChange w:id="21" w:author="Robbie Parks" w:date="2019-12-05T09:22:00Z">
            <w:rPr>
              <w:ins w:id="22" w:author="Robbie Parks" w:date="2019-12-05T09:22:00Z"/>
              <w:lang w:val="en-US"/>
            </w:rPr>
          </w:rPrChange>
        </w:rPr>
        <w:pPrChange w:id="23" w:author="Robbie Parks" w:date="2019-12-05T09:32:00Z">
          <w:pPr>
            <w:pStyle w:val="ListParagraph"/>
            <w:numPr>
              <w:numId w:val="7"/>
            </w:numPr>
            <w:ind w:hanging="360"/>
          </w:pPr>
        </w:pPrChange>
      </w:pPr>
      <w:ins w:id="24" w:author="Robbie Parks" w:date="2019-12-05T09:22:00Z">
        <w:r>
          <w:rPr>
            <w:lang w:val="en-US"/>
          </w:rPr>
          <w:t>ethnicity</w:t>
        </w:r>
      </w:ins>
    </w:p>
    <w:p w14:paraId="1E5F425E" w14:textId="716F2334" w:rsidR="00EB56A9" w:rsidRDefault="00EB56A9">
      <w:pPr>
        <w:pStyle w:val="ListParagraph"/>
        <w:numPr>
          <w:ilvl w:val="0"/>
          <w:numId w:val="7"/>
        </w:numPr>
        <w:jc w:val="both"/>
        <w:rPr>
          <w:ins w:id="25" w:author="Robbie Parks" w:date="2019-12-05T09:32:00Z"/>
          <w:u w:val="single"/>
          <w:lang w:val="en-US"/>
        </w:rPr>
        <w:pPrChange w:id="26" w:author="Robbie Parks" w:date="2019-12-05T09:32:00Z">
          <w:pPr>
            <w:pStyle w:val="ListParagraph"/>
            <w:numPr>
              <w:numId w:val="7"/>
            </w:numPr>
            <w:ind w:hanging="360"/>
          </w:pPr>
        </w:pPrChange>
      </w:pPr>
      <w:ins w:id="27" w:author="Robbie Parks" w:date="2019-12-05T09:22:00Z">
        <w:r>
          <w:rPr>
            <w:u w:val="single"/>
            <w:lang w:val="en-US"/>
          </w:rPr>
          <w:t>age (old</w:t>
        </w:r>
        <w:r w:rsidR="00F47B61">
          <w:rPr>
            <w:u w:val="single"/>
            <w:lang w:val="en-US"/>
          </w:rPr>
          <w:t xml:space="preserve"> (65-74)</w:t>
        </w:r>
        <w:r>
          <w:rPr>
            <w:u w:val="single"/>
            <w:lang w:val="en-US"/>
          </w:rPr>
          <w:t>, older</w:t>
        </w:r>
        <w:r w:rsidR="00F47B61">
          <w:rPr>
            <w:u w:val="single"/>
            <w:lang w:val="en-US"/>
          </w:rPr>
          <w:t xml:space="preserve"> (75-84)</w:t>
        </w:r>
        <w:r>
          <w:rPr>
            <w:u w:val="single"/>
            <w:lang w:val="en-US"/>
          </w:rPr>
          <w:t>, super old</w:t>
        </w:r>
      </w:ins>
      <w:ins w:id="28" w:author="Robbie Parks" w:date="2019-12-05T09:23:00Z">
        <w:r w:rsidR="00F47B61">
          <w:rPr>
            <w:u w:val="single"/>
            <w:lang w:val="en-US"/>
          </w:rPr>
          <w:t xml:space="preserve"> (85+)</w:t>
        </w:r>
      </w:ins>
    </w:p>
    <w:p w14:paraId="4FA66C37" w14:textId="57FC5265" w:rsidR="00D773B4" w:rsidRDefault="00D773B4">
      <w:pPr>
        <w:jc w:val="both"/>
        <w:rPr>
          <w:ins w:id="29" w:author="Robbie Parks" w:date="2019-12-05T09:32:00Z"/>
          <w:u w:val="single"/>
          <w:lang w:val="en-US"/>
        </w:rPr>
        <w:pPrChange w:id="30" w:author="Robbie Parks" w:date="2019-12-05T09:32:00Z">
          <w:pPr/>
        </w:pPrChange>
      </w:pPr>
    </w:p>
    <w:p w14:paraId="05F1C3FD" w14:textId="6B8CDAD4" w:rsidR="00D773B4" w:rsidRPr="00D773B4" w:rsidRDefault="00D773B4">
      <w:pPr>
        <w:jc w:val="both"/>
        <w:rPr>
          <w:ins w:id="31" w:author="Robbie Parks" w:date="2019-12-05T09:32:00Z"/>
          <w:lang w:val="en-US"/>
          <w:rPrChange w:id="32" w:author="Robbie Parks" w:date="2019-12-05T09:32:00Z">
            <w:rPr>
              <w:ins w:id="33" w:author="Robbie Parks" w:date="2019-12-05T09:32:00Z"/>
              <w:u w:val="single"/>
              <w:lang w:val="en-US"/>
            </w:rPr>
          </w:rPrChange>
        </w:rPr>
        <w:pPrChange w:id="34" w:author="Robbie Parks" w:date="2019-12-05T09:32:00Z">
          <w:pPr/>
        </w:pPrChange>
      </w:pPr>
      <w:ins w:id="35" w:author="Robbie Parks" w:date="2019-12-05T09:32:00Z">
        <w:r w:rsidRPr="00D773B4">
          <w:rPr>
            <w:lang w:val="en-US"/>
            <w:rPrChange w:id="36" w:author="Robbie Parks" w:date="2019-12-05T09:32:00Z">
              <w:rPr>
                <w:u w:val="single"/>
                <w:lang w:val="en-US"/>
              </w:rPr>
            </w:rPrChange>
          </w:rPr>
          <w:t>County</w:t>
        </w:r>
      </w:ins>
    </w:p>
    <w:p w14:paraId="2259C560" w14:textId="77777777" w:rsidR="00D773B4" w:rsidRPr="00D773B4" w:rsidRDefault="00D773B4">
      <w:pPr>
        <w:jc w:val="both"/>
        <w:rPr>
          <w:u w:val="single"/>
          <w:lang w:val="en-US"/>
          <w:rPrChange w:id="37" w:author="Robbie Parks" w:date="2019-12-05T09:32:00Z">
            <w:rPr>
              <w:lang w:val="en-US"/>
            </w:rPr>
          </w:rPrChange>
        </w:rPr>
        <w:pPrChange w:id="38" w:author="Robbie Parks" w:date="2019-12-05T09:32:00Z">
          <w:pPr>
            <w:pStyle w:val="ListParagraph"/>
            <w:numPr>
              <w:numId w:val="7"/>
            </w:numPr>
            <w:ind w:hanging="360"/>
          </w:pPr>
        </w:pPrChange>
      </w:pPr>
    </w:p>
    <w:p w14:paraId="1786F91A" w14:textId="77777777" w:rsidR="00E4308C" w:rsidRPr="00E4308C" w:rsidRDefault="00E4308C">
      <w:pPr>
        <w:pStyle w:val="ListParagraph"/>
        <w:numPr>
          <w:ilvl w:val="0"/>
          <w:numId w:val="7"/>
        </w:numPr>
        <w:jc w:val="both"/>
        <w:rPr>
          <w:ins w:id="39" w:author="Robbie Parks" w:date="2019-12-05T09:25:00Z"/>
        </w:rPr>
        <w:pPrChange w:id="40" w:author="Robbie Parks" w:date="2019-12-05T09:32:00Z">
          <w:pPr>
            <w:pStyle w:val="ListParagraph"/>
            <w:numPr>
              <w:numId w:val="7"/>
            </w:numPr>
            <w:ind w:hanging="360"/>
          </w:pPr>
        </w:pPrChange>
      </w:pPr>
      <w:commentRangeStart w:id="41"/>
      <w:ins w:id="42" w:author="Robbie Parks" w:date="2019-12-05T09:25:00Z">
        <w:r w:rsidRPr="00E4308C">
          <w:t>Per capita income ($), adjusted for inflation using the year 2000 as a baseline, from the CA1 dataset from the Bureau of Economic Analysis (</w:t>
        </w:r>
        <w:r w:rsidRPr="00E4308C">
          <w:rPr>
            <w:u w:val="words"/>
          </w:rPr>
          <w:fldChar w:fldCharType="begin"/>
        </w:r>
        <w:r w:rsidRPr="00E4308C">
          <w:rPr>
            <w:u w:val="words"/>
          </w:rPr>
          <w:instrText xml:space="preserve"> HYPERLINK "https://apps.bea.gov/regional/downloadzip.cfm" </w:instrText>
        </w:r>
        <w:r w:rsidRPr="00E4308C">
          <w:rPr>
            <w:u w:val="words"/>
          </w:rPr>
          <w:fldChar w:fldCharType="separate"/>
        </w:r>
        <w:r w:rsidRPr="00E4308C">
          <w:rPr>
            <w:rStyle w:val="Hyperlink"/>
          </w:rPr>
          <w:t>https://apps.bea.gov/regional/downloadzip.cfm</w:t>
        </w:r>
        <w:r w:rsidRPr="00E4308C">
          <w:rPr>
            <w:lang w:val="en-US"/>
          </w:rPr>
          <w:fldChar w:fldCharType="end"/>
        </w:r>
        <w:r w:rsidRPr="00E4308C">
          <w:t>) (used as log-transformed).</w:t>
        </w:r>
      </w:ins>
    </w:p>
    <w:p w14:paraId="300F13D7" w14:textId="77777777" w:rsidR="00E4308C" w:rsidRPr="00E4308C" w:rsidRDefault="00E4308C">
      <w:pPr>
        <w:pStyle w:val="ListParagraph"/>
        <w:numPr>
          <w:ilvl w:val="0"/>
          <w:numId w:val="7"/>
        </w:numPr>
        <w:jc w:val="both"/>
        <w:rPr>
          <w:ins w:id="43" w:author="Robbie Parks" w:date="2019-12-05T09:25:00Z"/>
        </w:rPr>
        <w:pPrChange w:id="44" w:author="Robbie Parks" w:date="2019-12-05T09:32:00Z">
          <w:pPr>
            <w:pStyle w:val="ListParagraph"/>
            <w:numPr>
              <w:numId w:val="7"/>
            </w:numPr>
            <w:ind w:hanging="360"/>
          </w:pPr>
        </w:pPrChange>
      </w:pPr>
      <w:ins w:id="45" w:author="Robbie Parks" w:date="2019-12-05T09:25:00Z">
        <w:r w:rsidRPr="00E4308C">
          <w:lastRenderedPageBreak/>
          <w:t>Percentage of population whose family income is below the poverty threshold, from the US Census Bureau’s Small Area Income and Poverty Estimates dataset (</w:t>
        </w:r>
        <w:r w:rsidRPr="00E4308C">
          <w:rPr>
            <w:u w:val="words"/>
          </w:rPr>
          <w:fldChar w:fldCharType="begin"/>
        </w:r>
        <w:r w:rsidRPr="00E4308C">
          <w:rPr>
            <w:u w:val="words"/>
          </w:rPr>
          <w:instrText xml:space="preserve"> HYPERLINK "https://www.census.gov/programs-surveys/saipe/data/datasets.All.html" </w:instrText>
        </w:r>
        <w:r w:rsidRPr="00E4308C">
          <w:rPr>
            <w:u w:val="words"/>
          </w:rPr>
          <w:fldChar w:fldCharType="separate"/>
        </w:r>
        <w:r w:rsidRPr="00E4308C">
          <w:rPr>
            <w:rStyle w:val="Hyperlink"/>
          </w:rPr>
          <w:t>https://www.census.gov/programs-surveys/saipe/data/datasets.All.html</w:t>
        </w:r>
        <w:r w:rsidRPr="00E4308C">
          <w:rPr>
            <w:lang w:val="en-US"/>
          </w:rPr>
          <w:fldChar w:fldCharType="end"/>
        </w:r>
        <w:r w:rsidRPr="00E4308C">
          <w:t>).</w:t>
        </w:r>
      </w:ins>
    </w:p>
    <w:p w14:paraId="4D78FE30" w14:textId="77777777" w:rsidR="00E4308C" w:rsidRPr="00E4308C" w:rsidRDefault="00E4308C">
      <w:pPr>
        <w:pStyle w:val="ListParagraph"/>
        <w:numPr>
          <w:ilvl w:val="0"/>
          <w:numId w:val="7"/>
        </w:numPr>
        <w:jc w:val="both"/>
        <w:rPr>
          <w:ins w:id="46" w:author="Robbie Parks" w:date="2019-12-05T09:25:00Z"/>
        </w:rPr>
        <w:pPrChange w:id="47" w:author="Robbie Parks" w:date="2019-12-05T09:32:00Z">
          <w:pPr>
            <w:pStyle w:val="ListParagraph"/>
            <w:numPr>
              <w:numId w:val="7"/>
            </w:numPr>
            <w:ind w:hanging="360"/>
          </w:pPr>
        </w:pPrChange>
      </w:pPr>
      <w:ins w:id="48" w:author="Robbie Parks" w:date="2019-12-05T09:25:00Z">
        <w:r w:rsidRPr="00E4308C">
          <w:t>Percentage of population who are of Black or African American race, through the NCHS bridged-race dataset (</w:t>
        </w:r>
        <w:r w:rsidRPr="00E4308C">
          <w:rPr>
            <w:u w:val="words"/>
          </w:rPr>
          <w:fldChar w:fldCharType="begin"/>
        </w:r>
        <w:r w:rsidRPr="00E4308C">
          <w:rPr>
            <w:u w:val="words"/>
          </w:rPr>
          <w:instrText xml:space="preserve"> HYPERLINK "https://www.cdc.gov/nchs/nvss/bridged_race.htm" </w:instrText>
        </w:r>
        <w:r w:rsidRPr="00E4308C">
          <w:rPr>
            <w:u w:val="words"/>
          </w:rPr>
          <w:fldChar w:fldCharType="separate"/>
        </w:r>
        <w:r w:rsidRPr="00E4308C">
          <w:rPr>
            <w:rStyle w:val="Hyperlink"/>
          </w:rPr>
          <w:t>https://www.cdc.gov/nchs/nvss/bridged_race.htm</w:t>
        </w:r>
        <w:r w:rsidRPr="00E4308C">
          <w:rPr>
            <w:lang w:val="en-US"/>
          </w:rPr>
          <w:fldChar w:fldCharType="end"/>
        </w:r>
        <w:r w:rsidRPr="00E4308C">
          <w:t>).</w:t>
        </w:r>
      </w:ins>
    </w:p>
    <w:p w14:paraId="35BC6489" w14:textId="77777777" w:rsidR="00E4308C" w:rsidRPr="00E4308C" w:rsidRDefault="00E4308C">
      <w:pPr>
        <w:pStyle w:val="ListParagraph"/>
        <w:numPr>
          <w:ilvl w:val="0"/>
          <w:numId w:val="7"/>
        </w:numPr>
        <w:jc w:val="both"/>
        <w:rPr>
          <w:ins w:id="49" w:author="Robbie Parks" w:date="2019-12-05T09:25:00Z"/>
          <w:u w:val="words"/>
        </w:rPr>
        <w:pPrChange w:id="50" w:author="Robbie Parks" w:date="2019-12-05T09:32:00Z">
          <w:pPr>
            <w:pStyle w:val="ListParagraph"/>
            <w:numPr>
              <w:numId w:val="7"/>
            </w:numPr>
            <w:ind w:hanging="360"/>
          </w:pPr>
        </w:pPrChange>
      </w:pPr>
      <w:ins w:id="51" w:author="Robbie Parks" w:date="2019-12-05T09:25:00Z">
        <w:r w:rsidRPr="00E4308C">
          <w:t>Education, measured as percentage of population above the age of 25 years who have a high-school diploma or above, from the US Department of Agriculture (</w:t>
        </w:r>
        <w:r w:rsidRPr="00E4308C">
          <w:rPr>
            <w:u w:val="words"/>
          </w:rPr>
          <w:fldChar w:fldCharType="begin"/>
        </w:r>
        <w:r w:rsidRPr="00E4308C">
          <w:rPr>
            <w:u w:val="words"/>
          </w:rPr>
          <w:instrText xml:space="preserve"> HYPERLINK "https://www.ers.usda.gov/data-products/county-level-data-sets/download-data/" </w:instrText>
        </w:r>
        <w:r w:rsidRPr="00E4308C">
          <w:rPr>
            <w:u w:val="words"/>
          </w:rPr>
          <w:fldChar w:fldCharType="separate"/>
        </w:r>
        <w:r w:rsidRPr="00E4308C">
          <w:rPr>
            <w:rStyle w:val="Hyperlink"/>
          </w:rPr>
          <w:t>https://www.ers.usda.gov/data-products/county-level-data-sets/download-data/</w:t>
        </w:r>
        <w:r w:rsidRPr="00E4308C">
          <w:rPr>
            <w:lang w:val="en-US"/>
          </w:rPr>
          <w:fldChar w:fldCharType="end"/>
        </w:r>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ins>
    </w:p>
    <w:p w14:paraId="1769A13B" w14:textId="77777777" w:rsidR="00E4308C" w:rsidRPr="00E4308C" w:rsidRDefault="00E4308C">
      <w:pPr>
        <w:pStyle w:val="ListParagraph"/>
        <w:numPr>
          <w:ilvl w:val="0"/>
          <w:numId w:val="7"/>
        </w:numPr>
        <w:jc w:val="both"/>
        <w:rPr>
          <w:ins w:id="52" w:author="Robbie Parks" w:date="2019-12-05T09:25:00Z"/>
          <w:u w:val="words"/>
        </w:rPr>
        <w:pPrChange w:id="53" w:author="Robbie Parks" w:date="2019-12-05T09:32:00Z">
          <w:pPr>
            <w:pStyle w:val="ListParagraph"/>
            <w:numPr>
              <w:numId w:val="7"/>
            </w:numPr>
            <w:ind w:hanging="360"/>
          </w:pPr>
        </w:pPrChange>
      </w:pPr>
      <w:ins w:id="54" w:author="Robbie Parks" w:date="2019-12-05T09:25:00Z">
        <w:r w:rsidRPr="00E4308C">
          <w:t>Unemployment, measured as percentage of population who are unemployed, calculated by dividing the number of people who are unemployed, available from the Bureau of Labour Statistics (</w:t>
        </w:r>
        <w:r w:rsidRPr="00E4308C">
          <w:rPr>
            <w:u w:val="words"/>
          </w:rPr>
          <w:fldChar w:fldCharType="begin"/>
        </w:r>
        <w:r w:rsidRPr="00E4308C">
          <w:rPr>
            <w:u w:val="words"/>
          </w:rPr>
          <w:instrText xml:space="preserve"> HYPERLINK "https://www.bls.gov/lau/" </w:instrText>
        </w:r>
        <w:r w:rsidRPr="00E4308C">
          <w:rPr>
            <w:u w:val="words"/>
          </w:rPr>
          <w:fldChar w:fldCharType="separate"/>
        </w:r>
        <w:r w:rsidRPr="00E4308C">
          <w:rPr>
            <w:rStyle w:val="Hyperlink"/>
          </w:rPr>
          <w:t>https://www.bls.gov/lau/</w:t>
        </w:r>
        <w:r w:rsidRPr="00E4308C">
          <w:rPr>
            <w:lang w:val="en-US"/>
          </w:rPr>
          <w:fldChar w:fldCharType="end"/>
        </w:r>
        <w:r w:rsidRPr="00E4308C">
          <w:t>), by total county population.</w:t>
        </w:r>
      </w:ins>
    </w:p>
    <w:p w14:paraId="4A5B1685" w14:textId="77777777" w:rsidR="00E4308C" w:rsidRPr="00E4308C" w:rsidRDefault="00E4308C">
      <w:pPr>
        <w:pStyle w:val="ListParagraph"/>
        <w:numPr>
          <w:ilvl w:val="0"/>
          <w:numId w:val="7"/>
        </w:numPr>
        <w:jc w:val="both"/>
        <w:rPr>
          <w:ins w:id="55" w:author="Robbie Parks" w:date="2019-12-05T09:25:00Z"/>
          <w:u w:val="words"/>
        </w:rPr>
        <w:pPrChange w:id="56" w:author="Robbie Parks" w:date="2019-12-05T09:32:00Z">
          <w:pPr>
            <w:pStyle w:val="ListParagraph"/>
            <w:numPr>
              <w:numId w:val="7"/>
            </w:numPr>
            <w:ind w:hanging="360"/>
          </w:pPr>
        </w:pPrChange>
      </w:pPr>
      <w:ins w:id="57" w:author="Robbie Parks" w:date="2019-12-05T09:25:00Z">
        <w:r w:rsidRPr="00E4308C">
          <w:t>Urbanicity, measured as percentage of population who live in urban areas, from the US Census Bureau’s decennial census data for 2000 and 2010 (</w:t>
        </w:r>
        <w:r w:rsidRPr="00E4308C">
          <w:rPr>
            <w:u w:val="words"/>
          </w:rPr>
          <w:fldChar w:fldCharType="begin"/>
        </w:r>
        <w:r w:rsidRPr="00E4308C">
          <w:rPr>
            <w:u w:val="words"/>
          </w:rPr>
          <w:instrText xml:space="preserve"> HYPERLINK "https://factfinder.census.gov/faces/nav/jsf/pages/index.xhtml" </w:instrText>
        </w:r>
        <w:r w:rsidRPr="00E4308C">
          <w:rPr>
            <w:u w:val="words"/>
          </w:rPr>
          <w:fldChar w:fldCharType="separate"/>
        </w:r>
        <w:r w:rsidRPr="00E4308C">
          <w:rPr>
            <w:rStyle w:val="Hyperlink"/>
          </w:rPr>
          <w:t>https://factfinder.census.gov/faces/nav/jsf/pages/index.xhtml</w:t>
        </w:r>
        <w:r w:rsidRPr="00E4308C">
          <w:rPr>
            <w:lang w:val="en-US"/>
          </w:rPr>
          <w:fldChar w:fldCharType="end"/>
        </w:r>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ins>
    </w:p>
    <w:p w14:paraId="237BCE1A" w14:textId="77777777" w:rsidR="00E4308C" w:rsidRPr="00E4308C" w:rsidRDefault="00E4308C">
      <w:pPr>
        <w:pStyle w:val="ListParagraph"/>
        <w:numPr>
          <w:ilvl w:val="0"/>
          <w:numId w:val="7"/>
        </w:numPr>
        <w:jc w:val="both"/>
        <w:rPr>
          <w:ins w:id="58" w:author="Robbie Parks" w:date="2019-12-05T09:25:00Z"/>
          <w:u w:val="words"/>
        </w:rPr>
        <w:pPrChange w:id="59" w:author="Robbie Parks" w:date="2019-12-05T09:32:00Z">
          <w:pPr>
            <w:pStyle w:val="ListParagraph"/>
            <w:numPr>
              <w:numId w:val="7"/>
            </w:numPr>
            <w:ind w:hanging="360"/>
          </w:pPr>
        </w:pPrChange>
      </w:pPr>
      <w:ins w:id="60" w:author="Robbie Parks" w:date="2019-12-05T09:25:00Z">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ins>
    </w:p>
    <w:p w14:paraId="5F9E707E" w14:textId="77777777" w:rsidR="00E4308C" w:rsidRPr="00E4308C" w:rsidRDefault="00E4308C">
      <w:pPr>
        <w:pStyle w:val="ListParagraph"/>
        <w:numPr>
          <w:ilvl w:val="0"/>
          <w:numId w:val="7"/>
        </w:numPr>
        <w:jc w:val="both"/>
        <w:rPr>
          <w:ins w:id="61" w:author="Robbie Parks" w:date="2019-12-05T09:25:00Z"/>
          <w:u w:val="words"/>
        </w:rPr>
        <w:pPrChange w:id="62" w:author="Robbie Parks" w:date="2019-12-05T09:32:00Z">
          <w:pPr>
            <w:pStyle w:val="ListParagraph"/>
            <w:numPr>
              <w:numId w:val="7"/>
            </w:numPr>
            <w:ind w:hanging="360"/>
          </w:pPr>
        </w:pPrChange>
      </w:pPr>
      <w:ins w:id="63" w:author="Robbie Parks" w:date="2019-12-05T09:25:00Z">
        <w:r w:rsidRPr="00E4308C">
          <w:t>Temperature and relative humidity,</w:t>
        </w:r>
        <w:r w:rsidRPr="00E4308C">
          <w:rPr>
            <w:u w:val="words"/>
          </w:rPr>
          <w:t xml:space="preserve"> </w:t>
        </w:r>
        <w:r w:rsidRPr="00E4308C">
          <w:t>from ERA-Interim (</w:t>
        </w:r>
        <w:r w:rsidRPr="00E4308C">
          <w:rPr>
            <w:u w:val="words"/>
          </w:rPr>
          <w:fldChar w:fldCharType="begin"/>
        </w:r>
        <w:r w:rsidRPr="00E4308C">
          <w:rPr>
            <w:u w:val="words"/>
          </w:rPr>
          <w:instrText xml:space="preserve"> HYPERLINK "https://apps.ecmwf.int/datasets/data/interim-full-daily/levtype=sfc/" </w:instrText>
        </w:r>
        <w:r w:rsidRPr="00E4308C">
          <w:rPr>
            <w:u w:val="words"/>
          </w:rPr>
          <w:fldChar w:fldCharType="separate"/>
        </w:r>
        <w:r w:rsidRPr="00E4308C">
          <w:rPr>
            <w:rStyle w:val="Hyperlink"/>
          </w:rPr>
          <w:t>https://apps.ecmwf.int/datasets/data/interim-full-daily/levtype=sfc/</w:t>
        </w:r>
        <w:r w:rsidRPr="00E4308C">
          <w:rPr>
            <w:lang w:val="en-US"/>
          </w:rPr>
          <w:fldChar w:fldCharType="end"/>
        </w:r>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We used gridded four-times-daily estimates at a resolution of 80 km to generate yearly temperature and relative humidity values by county throughout the analysis period.</w:t>
        </w:r>
      </w:ins>
      <w:commentRangeEnd w:id="41"/>
      <w:ins w:id="64" w:author="Robbie Parks" w:date="2019-12-05T09:26:00Z">
        <w:r w:rsidR="00262E1E">
          <w:rPr>
            <w:rStyle w:val="CommentReference"/>
          </w:rPr>
          <w:commentReference w:id="41"/>
        </w:r>
      </w:ins>
    </w:p>
    <w:p w14:paraId="1D6456F1" w14:textId="7B130BC2" w:rsidR="00B0223C" w:rsidRPr="00262E1E" w:rsidDel="00F47B61" w:rsidRDefault="001E1A7B">
      <w:pPr>
        <w:pStyle w:val="ListParagraph"/>
        <w:rPr>
          <w:del w:id="65" w:author="Robbie Parks" w:date="2019-12-05T09:22:00Z"/>
          <w:lang w:val="en-US"/>
        </w:rPr>
        <w:pPrChange w:id="66" w:author="Robbie Parks" w:date="2019-12-05T09:26:00Z">
          <w:pPr/>
        </w:pPrChange>
      </w:pPr>
      <w:ins w:id="67" w:author="mak" w:date="2019-12-05T01:16:00Z">
        <w:del w:id="68" w:author="Robbie Parks" w:date="2019-12-05T09:22:00Z">
          <w:r w:rsidRPr="00666C9D" w:rsidDel="00F47B61">
            <w:rPr>
              <w:lang w:val="en-US"/>
            </w:rPr>
            <w:delText>Yes, i think sex should be the first modifier we assess. But I would not make this the main analysis. But yes, we would subs</w:delText>
          </w:r>
        </w:del>
      </w:ins>
      <w:ins w:id="69" w:author="mak" w:date="2019-12-05T01:17:00Z">
        <w:del w:id="70" w:author="Robbie Parks" w:date="2019-12-05T09:22:00Z">
          <w:r w:rsidRPr="00E4308C" w:rsidDel="00F47B61">
            <w:rPr>
              <w:lang w:val="en-US"/>
            </w:rPr>
            <w:delText>equently want the above datasets by sex. Other potential individual-level modifiers to consider: age (some categories of old, older, super old) and race/ethnicity</w:delText>
          </w:r>
          <w:r w:rsidR="00760EC3" w:rsidRPr="00E4308C" w:rsidDel="00F47B61">
            <w:rPr>
              <w:lang w:val="en-US"/>
            </w:rPr>
            <w:delText>.</w:delText>
          </w:r>
        </w:del>
      </w:ins>
    </w:p>
    <w:p w14:paraId="594089B0" w14:textId="77777777" w:rsidR="00073230" w:rsidRDefault="00073230">
      <w:pPr>
        <w:pStyle w:val="ListParagraph"/>
        <w:rPr>
          <w:b/>
          <w:lang w:val="en-US"/>
        </w:rPr>
        <w:pPrChange w:id="71" w:author="Robbie Parks" w:date="2019-12-05T09:26:00Z">
          <w:pPr/>
        </w:pPrChange>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152F00AB" w:rsidR="007715EE" w:rsidRDefault="007715EE">
      <w:pPr>
        <w:rPr>
          <w:b/>
          <w:lang w:val="en-US"/>
        </w:rPr>
      </w:pPr>
      <w:r>
        <w:rPr>
          <w:b/>
          <w:lang w:val="en-US"/>
        </w:rPr>
        <w:t>Rain</w:t>
      </w:r>
      <w:ins w:id="72" w:author="Robbie Parks" w:date="2019-12-05T09:36:00Z">
        <w:r w:rsidR="00540CFA">
          <w:rPr>
            <w:b/>
            <w:lang w:val="en-US"/>
          </w:rPr>
          <w:t xml:space="preserve"> (up to 2011)</w:t>
        </w:r>
      </w:ins>
    </w:p>
    <w:p w14:paraId="7DABA82E" w14:textId="3D5FE14D" w:rsidR="00E550DE" w:rsidRDefault="00E550DE">
      <w:pPr>
        <w:rPr>
          <w:b/>
          <w:lang w:val="en-US"/>
        </w:rPr>
      </w:pPr>
    </w:p>
    <w:p w14:paraId="225312BA" w14:textId="75986D00" w:rsidR="00E550DE" w:rsidRDefault="00682AA8" w:rsidP="00E550DE">
      <w:pPr>
        <w:pStyle w:val="ListParagraph"/>
        <w:numPr>
          <w:ilvl w:val="0"/>
          <w:numId w:val="2"/>
        </w:numPr>
        <w:rPr>
          <w:lang w:val="en-US"/>
        </w:rPr>
      </w:pPr>
      <w:r>
        <w:rPr>
          <w:lang w:val="en-US"/>
        </w:rPr>
        <w:t xml:space="preserve">Rain on day or </w:t>
      </w:r>
      <w:commentRangeStart w:id="73"/>
      <w:commentRangeStart w:id="74"/>
      <w:r>
        <w:rPr>
          <w:lang w:val="en-US"/>
        </w:rPr>
        <w:t>cumulative</w:t>
      </w:r>
      <w:commentRangeEnd w:id="73"/>
      <w:r w:rsidR="00760EC3">
        <w:rPr>
          <w:rStyle w:val="CommentReference"/>
        </w:rPr>
        <w:commentReference w:id="73"/>
      </w:r>
      <w:commentRangeEnd w:id="74"/>
      <w:r w:rsidR="00DB35FE">
        <w:rPr>
          <w:rStyle w:val="CommentReference"/>
        </w:rPr>
        <w:commentReference w:id="74"/>
      </w:r>
      <w:r w:rsidR="00104C40">
        <w:rPr>
          <w:lang w:val="en-US"/>
        </w:rPr>
        <w:t>?</w:t>
      </w:r>
    </w:p>
    <w:p w14:paraId="739A7E13" w14:textId="2B006C16" w:rsidR="00717AED" w:rsidRPr="00E550DE" w:rsidRDefault="00717AED" w:rsidP="00E550DE">
      <w:pPr>
        <w:pStyle w:val="ListParagraph"/>
        <w:numPr>
          <w:ilvl w:val="0"/>
          <w:numId w:val="2"/>
        </w:numPr>
        <w:rPr>
          <w:lang w:val="en-US"/>
        </w:rPr>
      </w:pPr>
      <w:r>
        <w:rPr>
          <w:lang w:val="en-US"/>
        </w:rPr>
        <w:t>Threshold?</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4A3F5970" w:rsidR="00E550DE" w:rsidRDefault="00DA0DFF" w:rsidP="00E550DE">
      <w:pPr>
        <w:pStyle w:val="ListParagraph"/>
        <w:numPr>
          <w:ilvl w:val="0"/>
          <w:numId w:val="2"/>
        </w:numPr>
        <w:rPr>
          <w:lang w:val="en-US"/>
        </w:rPr>
      </w:pPr>
      <w:r>
        <w:rPr>
          <w:lang w:val="en-US"/>
        </w:rPr>
        <w:t>Max or averag</w:t>
      </w:r>
      <w:commentRangeStart w:id="75"/>
      <w:commentRangeStart w:id="76"/>
      <w:r>
        <w:rPr>
          <w:lang w:val="en-US"/>
        </w:rPr>
        <w:t>e?</w:t>
      </w:r>
      <w:commentRangeEnd w:id="75"/>
      <w:r w:rsidR="009C3871">
        <w:rPr>
          <w:rStyle w:val="CommentReference"/>
        </w:rPr>
        <w:commentReference w:id="75"/>
      </w:r>
      <w:commentRangeEnd w:id="76"/>
      <w:r w:rsidR="00513617">
        <w:rPr>
          <w:rStyle w:val="CommentReference"/>
        </w:rPr>
        <w:commentReference w:id="76"/>
      </w:r>
    </w:p>
    <w:p w14:paraId="7B570888" w14:textId="338EA643" w:rsidR="00717AED" w:rsidRPr="00E550DE" w:rsidRDefault="00717AED" w:rsidP="00E550DE">
      <w:pPr>
        <w:pStyle w:val="ListParagraph"/>
        <w:numPr>
          <w:ilvl w:val="0"/>
          <w:numId w:val="2"/>
        </w:numPr>
        <w:rPr>
          <w:lang w:val="en-US"/>
        </w:rPr>
      </w:pPr>
      <w:r>
        <w:rPr>
          <w:lang w:val="en-US"/>
        </w:rPr>
        <w:t>Threshold</w:t>
      </w:r>
      <w:r w:rsidR="005C07D9">
        <w:rPr>
          <w:lang w:val="en-US"/>
        </w:rPr>
        <w:t>?</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1D1C3569"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too</w:t>
      </w:r>
      <w:commentRangeStart w:id="77"/>
      <w:commentRangeStart w:id="78"/>
      <w:r>
        <w:rPr>
          <w:lang w:val="en-US"/>
        </w:rPr>
        <w:t>?</w:t>
      </w:r>
      <w:commentRangeEnd w:id="77"/>
      <w:r w:rsidR="006F58A4">
        <w:rPr>
          <w:rStyle w:val="CommentReference"/>
        </w:rPr>
        <w:commentReference w:id="77"/>
      </w:r>
      <w:commentRangeEnd w:id="78"/>
      <w:r w:rsidR="00CA1E9B">
        <w:rPr>
          <w:rStyle w:val="CommentReference"/>
        </w:rPr>
        <w:commentReference w:id="78"/>
      </w: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k" w:date="2019-12-05T01:13:00Z" w:initials="mak">
    <w:p w14:paraId="3CC98E16" w14:textId="59FE8FED" w:rsidR="002A68E6" w:rsidRDefault="002A68E6">
      <w:pPr>
        <w:pStyle w:val="CommentText"/>
      </w:pPr>
      <w:r>
        <w:rPr>
          <w:rStyle w:val="CommentReference"/>
        </w:rPr>
        <w:annotationRef/>
      </w:r>
      <w:r>
        <w:t>For computational efficiency, you can actually estimate this in the final (reduced) dataset, unless you also match on DOW, but i think we said no need…</w:t>
      </w:r>
    </w:p>
  </w:comment>
  <w:comment w:id="3" w:author="Robbie Parks" w:date="2019-12-05T09:21:00Z" w:initials="RP">
    <w:p w14:paraId="40C58360" w14:textId="6B774974" w:rsidR="001107B0" w:rsidRDefault="001107B0">
      <w:pPr>
        <w:pStyle w:val="CommentText"/>
      </w:pPr>
      <w:r>
        <w:rPr>
          <w:rStyle w:val="CommentReference"/>
        </w:rPr>
        <w:annotationRef/>
      </w:r>
      <w:r>
        <w:t>OK makes sense, so match by exact date (apart from different year, as below)</w:t>
      </w:r>
      <w:r w:rsidR="00CA1E9B">
        <w:t>, then generate day of week in stratified dataset</w:t>
      </w:r>
    </w:p>
  </w:comment>
  <w:comment w:id="41" w:author="Robbie Parks" w:date="2019-12-05T09:26:00Z" w:initials="RP">
    <w:p w14:paraId="410F495F" w14:textId="7FE1DE2F" w:rsidR="00262E1E" w:rsidRDefault="00262E1E" w:rsidP="00262E1E">
      <w:r>
        <w:rPr>
          <w:rStyle w:val="CommentReference"/>
        </w:rPr>
        <w:annotationRef/>
      </w:r>
      <w:r>
        <w:t>These are county-level, from the paper I did with Majid (</w:t>
      </w:r>
      <w:hyperlink r:id="rId1" w:history="1">
        <w:r>
          <w:rPr>
            <w:rStyle w:val="Hyperlink"/>
          </w:rPr>
          <w:t>https://journals.plos.org/plosmedicine/article?id=10.1371/journal.pmed.1002856</w:t>
        </w:r>
      </w:hyperlink>
      <w:r>
        <w:t>). If needed I think I already have prepared</w:t>
      </w:r>
    </w:p>
  </w:comment>
  <w:comment w:id="73" w:author="mak" w:date="2019-12-05T01:18:00Z" w:initials="mak">
    <w:p w14:paraId="7A1E35CF" w14:textId="0F51490E" w:rsidR="00760EC3" w:rsidRDefault="00760EC3">
      <w:pPr>
        <w:pStyle w:val="CommentText"/>
      </w:pPr>
      <w:r>
        <w:rPr>
          <w:rStyle w:val="CommentReference"/>
        </w:rPr>
        <w:annotationRef/>
      </w:r>
      <w:r>
        <w:t>Cumulative over what? All the event period if the storm lasts &gt;1 day? – also for rain we should consider what we’ll do for non-events. I guess we still want to include rainfall, yes? Or how will we model this? We can also ask Brooke how exactly she’s modelled this. She has at least one paper submitted on using these exposures, maybe we can ask her?</w:t>
      </w:r>
    </w:p>
  </w:comment>
  <w:comment w:id="74" w:author="Robbie Parks" w:date="2019-12-05T09:27:00Z" w:initials="RP">
    <w:p w14:paraId="071EF012" w14:textId="10A532FC" w:rsidR="00DB35FE" w:rsidRDefault="00DB35FE">
      <w:pPr>
        <w:pStyle w:val="CommentText"/>
      </w:pPr>
      <w:r>
        <w:rPr>
          <w:rStyle w:val="CommentReference"/>
        </w:rPr>
        <w:annotationRef/>
      </w:r>
      <w:r w:rsidR="00341073">
        <w:rPr>
          <w:rStyle w:val="CommentReference"/>
        </w:rPr>
        <w:t xml:space="preserve">Perhaps we could broadly follow </w:t>
      </w:r>
      <w:r w:rsidR="00341073">
        <w:rPr>
          <w:rStyle w:val="CommentReference"/>
        </w:rPr>
        <w:t xml:space="preserve">Bobb’s logic and include all days which </w:t>
      </w:r>
      <w:r w:rsidR="00341073">
        <w:rPr>
          <w:rStyle w:val="CommentReference"/>
        </w:rPr>
        <w:t>are flood days</w:t>
      </w:r>
      <w:r w:rsidR="00EA69DD">
        <w:rPr>
          <w:rStyle w:val="CommentReference"/>
        </w:rPr>
        <w:t>; she didn’t seem to account for whether the heat wave days were a lot over the threshold or not that much. Perhaps as a first shot we can do the same?</w:t>
      </w:r>
      <w:r w:rsidR="002B487C">
        <w:rPr>
          <w:rStyle w:val="CommentReference"/>
        </w:rPr>
        <w:t xml:space="preserve"> </w:t>
      </w:r>
      <w:r w:rsidR="002B487C">
        <w:t xml:space="preserve"> </w:t>
      </w:r>
      <w:r w:rsidR="00E53FF9">
        <w:t>So we include all ‘on’ days for storm events and match each to non, even if storm lasts a few days?</w:t>
      </w:r>
      <w:r w:rsidR="005B68E7">
        <w:t xml:space="preserve"> May throw up issues with lags if storm events last a long time</w:t>
      </w:r>
    </w:p>
  </w:comment>
  <w:comment w:id="75" w:author="mak" w:date="2019-12-05T01:21:00Z" w:initials="mak">
    <w:p w14:paraId="03834529" w14:textId="26184C3E" w:rsidR="009C3871" w:rsidRDefault="009C3871">
      <w:pPr>
        <w:pStyle w:val="CommentText"/>
      </w:pPr>
      <w:r>
        <w:rPr>
          <w:rStyle w:val="CommentReference"/>
        </w:rPr>
        <w:annotationRef/>
      </w:r>
      <w:r>
        <w:t>Good question. I would think max with average as a sensitivity analysis?</w:t>
      </w:r>
    </w:p>
  </w:comment>
  <w:comment w:id="76" w:author="Robbie Parks" w:date="2019-12-05T09:35:00Z" w:initials="RP">
    <w:p w14:paraId="25F346E2" w14:textId="428A565B" w:rsidR="00513617" w:rsidRDefault="00513617">
      <w:pPr>
        <w:pStyle w:val="CommentText"/>
      </w:pPr>
      <w:r>
        <w:rPr>
          <w:rStyle w:val="CommentReference"/>
        </w:rPr>
        <w:annotationRef/>
      </w:r>
      <w:r w:rsidR="008A75D3">
        <w:rPr>
          <w:rStyle w:val="CommentReference"/>
        </w:rPr>
        <w:t>Sure</w:t>
      </w:r>
    </w:p>
  </w:comment>
  <w:comment w:id="77" w:author="mak" w:date="2019-12-05T01:21:00Z" w:initials="mak">
    <w:p w14:paraId="46B6CD88" w14:textId="2F99DFD8" w:rsidR="006F58A4" w:rsidRDefault="006F58A4">
      <w:pPr>
        <w:pStyle w:val="CommentText"/>
      </w:pPr>
      <w:r>
        <w:rPr>
          <w:rStyle w:val="CommentReference"/>
        </w:rPr>
        <w:annotationRef/>
      </w:r>
      <w:r>
        <w:t>Do we have good data for this?</w:t>
      </w:r>
    </w:p>
  </w:comment>
  <w:comment w:id="78" w:author="Robbie Parks" w:date="2019-12-05T09:28:00Z" w:initials="RP">
    <w:p w14:paraId="4AA65A95" w14:textId="318E28D7" w:rsidR="00CA1E9B" w:rsidRDefault="00CA1E9B">
      <w:pPr>
        <w:pStyle w:val="CommentText"/>
      </w:pPr>
      <w:r>
        <w:rPr>
          <w:rStyle w:val="CommentReference"/>
        </w:rPr>
        <w:annotationRef/>
      </w:r>
      <w:r w:rsidR="008D6FFC">
        <w:rPr>
          <w:rStyle w:val="CommentReference"/>
        </w:rPr>
        <w:t>Brooke said that the dataset contains differentials between flash and coastal floods. I think the main analysis should focus on wind and rain, but perhaps we can include floods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C98E16" w15:done="0"/>
  <w15:commentEx w15:paraId="40C58360" w15:paraIdParent="3CC98E16" w15:done="0"/>
  <w15:commentEx w15:paraId="410F495F" w15:done="0"/>
  <w15:commentEx w15:paraId="7A1E35CF" w15:done="0"/>
  <w15:commentEx w15:paraId="071EF012" w15:paraIdParent="7A1E35CF" w15:done="0"/>
  <w15:commentEx w15:paraId="03834529" w15:done="0"/>
  <w15:commentEx w15:paraId="25F346E2" w15:paraIdParent="03834529" w15:done="0"/>
  <w15:commentEx w15:paraId="46B6CD88" w15:done="0"/>
  <w15:commentEx w15:paraId="4AA65A95" w15:paraIdParent="46B6CD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C98E16" w16cid:durableId="2192D84D"/>
  <w16cid:commentId w16cid:paraId="40C58360" w16cid:durableId="21934A85"/>
  <w16cid:commentId w16cid:paraId="410F495F" w16cid:durableId="21934BD5"/>
  <w16cid:commentId w16cid:paraId="7A1E35CF" w16cid:durableId="2192D94D"/>
  <w16cid:commentId w16cid:paraId="071EF012" w16cid:durableId="21934C11"/>
  <w16cid:commentId w16cid:paraId="03834529" w16cid:durableId="2192DA07"/>
  <w16cid:commentId w16cid:paraId="25F346E2" w16cid:durableId="21934DE7"/>
  <w16cid:commentId w16cid:paraId="46B6CD88" w16cid:durableId="2192DA1D"/>
  <w16cid:commentId w16cid:paraId="4AA65A95" w16cid:durableId="21934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4507F" w14:textId="77777777" w:rsidR="00AE082E" w:rsidRDefault="00AE082E" w:rsidP="00AD18F4">
      <w:r>
        <w:separator/>
      </w:r>
    </w:p>
  </w:endnote>
  <w:endnote w:type="continuationSeparator" w:id="0">
    <w:p w14:paraId="3E51A1A6" w14:textId="77777777" w:rsidR="00AE082E" w:rsidRDefault="00AE082E"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937951" w14:textId="77777777" w:rsidR="00AE082E" w:rsidRDefault="00AE082E" w:rsidP="00AD18F4">
      <w:r>
        <w:separator/>
      </w:r>
    </w:p>
  </w:footnote>
  <w:footnote w:type="continuationSeparator" w:id="0">
    <w:p w14:paraId="472531DD" w14:textId="77777777" w:rsidR="00AE082E" w:rsidRDefault="00AE082E"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3"/>
  </w:num>
  <w:num w:numId="6">
    <w:abstractNumId w:val="7"/>
  </w:num>
  <w:num w:numId="7">
    <w:abstractNumId w:val="6"/>
  </w:num>
  <w:num w:numId="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07EC"/>
    <w:rsid w:val="00053E75"/>
    <w:rsid w:val="00060BD3"/>
    <w:rsid w:val="00063068"/>
    <w:rsid w:val="000712F5"/>
    <w:rsid w:val="00073230"/>
    <w:rsid w:val="00077A94"/>
    <w:rsid w:val="00086AA9"/>
    <w:rsid w:val="000A4D94"/>
    <w:rsid w:val="000B14F9"/>
    <w:rsid w:val="000D314A"/>
    <w:rsid w:val="000D48A4"/>
    <w:rsid w:val="000E3A5B"/>
    <w:rsid w:val="000E65AA"/>
    <w:rsid w:val="00101095"/>
    <w:rsid w:val="00104C40"/>
    <w:rsid w:val="001107B0"/>
    <w:rsid w:val="001112EE"/>
    <w:rsid w:val="001214FB"/>
    <w:rsid w:val="001419FF"/>
    <w:rsid w:val="00141B82"/>
    <w:rsid w:val="00144FC7"/>
    <w:rsid w:val="00147091"/>
    <w:rsid w:val="0015209F"/>
    <w:rsid w:val="0015431E"/>
    <w:rsid w:val="00155705"/>
    <w:rsid w:val="0016429E"/>
    <w:rsid w:val="0018442F"/>
    <w:rsid w:val="001858F5"/>
    <w:rsid w:val="001B16FD"/>
    <w:rsid w:val="001B2157"/>
    <w:rsid w:val="001B7601"/>
    <w:rsid w:val="001C2CF1"/>
    <w:rsid w:val="001D1C67"/>
    <w:rsid w:val="001D34DC"/>
    <w:rsid w:val="001D789E"/>
    <w:rsid w:val="001E1A7B"/>
    <w:rsid w:val="001F327F"/>
    <w:rsid w:val="001F5588"/>
    <w:rsid w:val="00222A47"/>
    <w:rsid w:val="00223DDC"/>
    <w:rsid w:val="00225108"/>
    <w:rsid w:val="00236992"/>
    <w:rsid w:val="00236A0E"/>
    <w:rsid w:val="00242570"/>
    <w:rsid w:val="0024624A"/>
    <w:rsid w:val="00250983"/>
    <w:rsid w:val="00262E1E"/>
    <w:rsid w:val="00275415"/>
    <w:rsid w:val="00281FB8"/>
    <w:rsid w:val="00292519"/>
    <w:rsid w:val="00295BC8"/>
    <w:rsid w:val="00296B50"/>
    <w:rsid w:val="00297F03"/>
    <w:rsid w:val="002A319C"/>
    <w:rsid w:val="002A68E6"/>
    <w:rsid w:val="002B1C60"/>
    <w:rsid w:val="002B487C"/>
    <w:rsid w:val="002D0A51"/>
    <w:rsid w:val="002D7AD8"/>
    <w:rsid w:val="002E525C"/>
    <w:rsid w:val="002E5262"/>
    <w:rsid w:val="002F77F9"/>
    <w:rsid w:val="00302AFC"/>
    <w:rsid w:val="00306DDB"/>
    <w:rsid w:val="0031224E"/>
    <w:rsid w:val="00315785"/>
    <w:rsid w:val="003305A2"/>
    <w:rsid w:val="00330B53"/>
    <w:rsid w:val="003350D7"/>
    <w:rsid w:val="00341073"/>
    <w:rsid w:val="003428E5"/>
    <w:rsid w:val="00355937"/>
    <w:rsid w:val="00357A05"/>
    <w:rsid w:val="003603BC"/>
    <w:rsid w:val="00360487"/>
    <w:rsid w:val="003718EA"/>
    <w:rsid w:val="00375B92"/>
    <w:rsid w:val="003870C1"/>
    <w:rsid w:val="003907F4"/>
    <w:rsid w:val="0039255C"/>
    <w:rsid w:val="00392F14"/>
    <w:rsid w:val="00393830"/>
    <w:rsid w:val="00397820"/>
    <w:rsid w:val="003D31F9"/>
    <w:rsid w:val="003D4B9C"/>
    <w:rsid w:val="00407FB6"/>
    <w:rsid w:val="00411D62"/>
    <w:rsid w:val="00421DE6"/>
    <w:rsid w:val="00425EBD"/>
    <w:rsid w:val="00430552"/>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507F15"/>
    <w:rsid w:val="00513617"/>
    <w:rsid w:val="00535A3C"/>
    <w:rsid w:val="00540CFA"/>
    <w:rsid w:val="00543CFA"/>
    <w:rsid w:val="00544A3C"/>
    <w:rsid w:val="00545B30"/>
    <w:rsid w:val="00550C53"/>
    <w:rsid w:val="00555060"/>
    <w:rsid w:val="00563A18"/>
    <w:rsid w:val="00563BC6"/>
    <w:rsid w:val="00565387"/>
    <w:rsid w:val="00576EF2"/>
    <w:rsid w:val="00585196"/>
    <w:rsid w:val="005A3BB0"/>
    <w:rsid w:val="005A54B4"/>
    <w:rsid w:val="005B68E7"/>
    <w:rsid w:val="005B735F"/>
    <w:rsid w:val="005C07D9"/>
    <w:rsid w:val="005C1069"/>
    <w:rsid w:val="005C16E8"/>
    <w:rsid w:val="005F51C3"/>
    <w:rsid w:val="005F6F73"/>
    <w:rsid w:val="0061573D"/>
    <w:rsid w:val="006162C9"/>
    <w:rsid w:val="00646AA5"/>
    <w:rsid w:val="006476CD"/>
    <w:rsid w:val="00650755"/>
    <w:rsid w:val="00661400"/>
    <w:rsid w:val="00662132"/>
    <w:rsid w:val="00666C9D"/>
    <w:rsid w:val="00671008"/>
    <w:rsid w:val="00673AA3"/>
    <w:rsid w:val="00676A83"/>
    <w:rsid w:val="00681A81"/>
    <w:rsid w:val="00682AA8"/>
    <w:rsid w:val="00690E4D"/>
    <w:rsid w:val="006A5D88"/>
    <w:rsid w:val="006A6ABA"/>
    <w:rsid w:val="006C19DC"/>
    <w:rsid w:val="006C495B"/>
    <w:rsid w:val="006D103E"/>
    <w:rsid w:val="006D598A"/>
    <w:rsid w:val="006E1B0E"/>
    <w:rsid w:val="006E4C94"/>
    <w:rsid w:val="006F1D6F"/>
    <w:rsid w:val="006F58A4"/>
    <w:rsid w:val="0070094A"/>
    <w:rsid w:val="00710E52"/>
    <w:rsid w:val="007121EC"/>
    <w:rsid w:val="00717AED"/>
    <w:rsid w:val="0073516C"/>
    <w:rsid w:val="00736A89"/>
    <w:rsid w:val="007436B4"/>
    <w:rsid w:val="00743BDF"/>
    <w:rsid w:val="00754BDD"/>
    <w:rsid w:val="00760EC3"/>
    <w:rsid w:val="007715EE"/>
    <w:rsid w:val="00782193"/>
    <w:rsid w:val="00786FCE"/>
    <w:rsid w:val="00787678"/>
    <w:rsid w:val="007A6A6C"/>
    <w:rsid w:val="007B2068"/>
    <w:rsid w:val="007B265B"/>
    <w:rsid w:val="007F0EF1"/>
    <w:rsid w:val="007F6107"/>
    <w:rsid w:val="00816FD4"/>
    <w:rsid w:val="008232F3"/>
    <w:rsid w:val="00823945"/>
    <w:rsid w:val="00830BAC"/>
    <w:rsid w:val="00844339"/>
    <w:rsid w:val="008909D6"/>
    <w:rsid w:val="00896D49"/>
    <w:rsid w:val="008A75D3"/>
    <w:rsid w:val="008B1319"/>
    <w:rsid w:val="008C4A4E"/>
    <w:rsid w:val="008D2D56"/>
    <w:rsid w:val="008D4386"/>
    <w:rsid w:val="008D6563"/>
    <w:rsid w:val="008D6D08"/>
    <w:rsid w:val="008D6FFC"/>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72B81"/>
    <w:rsid w:val="009853F1"/>
    <w:rsid w:val="00990043"/>
    <w:rsid w:val="00990F46"/>
    <w:rsid w:val="00995CF5"/>
    <w:rsid w:val="009B20EB"/>
    <w:rsid w:val="009B223E"/>
    <w:rsid w:val="009B48A7"/>
    <w:rsid w:val="009B7E9C"/>
    <w:rsid w:val="009C3871"/>
    <w:rsid w:val="009E17B6"/>
    <w:rsid w:val="009E2531"/>
    <w:rsid w:val="00A0764C"/>
    <w:rsid w:val="00A134EB"/>
    <w:rsid w:val="00A216DB"/>
    <w:rsid w:val="00A238C8"/>
    <w:rsid w:val="00A2605E"/>
    <w:rsid w:val="00A2771B"/>
    <w:rsid w:val="00A27E50"/>
    <w:rsid w:val="00A30F46"/>
    <w:rsid w:val="00A34025"/>
    <w:rsid w:val="00A436B8"/>
    <w:rsid w:val="00A44936"/>
    <w:rsid w:val="00A45F76"/>
    <w:rsid w:val="00A502E6"/>
    <w:rsid w:val="00A55CE7"/>
    <w:rsid w:val="00A725EB"/>
    <w:rsid w:val="00A771FE"/>
    <w:rsid w:val="00A943AC"/>
    <w:rsid w:val="00A96156"/>
    <w:rsid w:val="00A97F20"/>
    <w:rsid w:val="00AA0EB6"/>
    <w:rsid w:val="00AA16BE"/>
    <w:rsid w:val="00AC0CC7"/>
    <w:rsid w:val="00AC41C7"/>
    <w:rsid w:val="00AC59B7"/>
    <w:rsid w:val="00AD18F4"/>
    <w:rsid w:val="00AE082E"/>
    <w:rsid w:val="00AE56BE"/>
    <w:rsid w:val="00AE5709"/>
    <w:rsid w:val="00AF0A77"/>
    <w:rsid w:val="00AF243C"/>
    <w:rsid w:val="00B0223C"/>
    <w:rsid w:val="00B02E60"/>
    <w:rsid w:val="00B04A85"/>
    <w:rsid w:val="00B056DA"/>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52E32"/>
    <w:rsid w:val="00C7439C"/>
    <w:rsid w:val="00C83ADE"/>
    <w:rsid w:val="00C90BEA"/>
    <w:rsid w:val="00CA1E9B"/>
    <w:rsid w:val="00CA65DC"/>
    <w:rsid w:val="00CB5A97"/>
    <w:rsid w:val="00CB69B7"/>
    <w:rsid w:val="00CC17DF"/>
    <w:rsid w:val="00CF31D4"/>
    <w:rsid w:val="00D07610"/>
    <w:rsid w:val="00D109CA"/>
    <w:rsid w:val="00D15AC4"/>
    <w:rsid w:val="00D15EF9"/>
    <w:rsid w:val="00D33BFC"/>
    <w:rsid w:val="00D37893"/>
    <w:rsid w:val="00D7478E"/>
    <w:rsid w:val="00D773B4"/>
    <w:rsid w:val="00D93874"/>
    <w:rsid w:val="00DA0DFF"/>
    <w:rsid w:val="00DA3CC6"/>
    <w:rsid w:val="00DA3E62"/>
    <w:rsid w:val="00DA7AFA"/>
    <w:rsid w:val="00DB35FE"/>
    <w:rsid w:val="00DC1437"/>
    <w:rsid w:val="00DC2851"/>
    <w:rsid w:val="00DC6E3F"/>
    <w:rsid w:val="00DE0FF5"/>
    <w:rsid w:val="00DE21AE"/>
    <w:rsid w:val="00E1336D"/>
    <w:rsid w:val="00E337C0"/>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69DD"/>
    <w:rsid w:val="00EB56A9"/>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47B61"/>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los.org/plosmedicine/article?id=10.1371/journal.pmed.100285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9EA62-693F-604C-AD14-2E1F60905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3509</Words>
  <Characters>20006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dcterms:created xsi:type="dcterms:W3CDTF">2019-12-06T16:50:00Z</dcterms:created>
  <dcterms:modified xsi:type="dcterms:W3CDTF">2019-12-06T16:50:00Z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