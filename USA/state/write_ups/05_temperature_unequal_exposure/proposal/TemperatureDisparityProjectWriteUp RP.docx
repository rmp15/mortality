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A597" w14:textId="77777777" w:rsidR="00B1436F" w:rsidRDefault="00B1436F">
      <w:r>
        <w:t xml:space="preserve">Possible project on within-city disparities </w:t>
      </w:r>
    </w:p>
    <w:p w14:paraId="3CB84196" w14:textId="459133EB" w:rsidR="00B1436F" w:rsidRDefault="00B1436F">
      <w:r>
        <w:rPr>
          <w:b/>
        </w:rPr>
        <w:t xml:space="preserve">Question: </w:t>
      </w:r>
      <w:r w:rsidRPr="00B1436F">
        <w:t>What is the health burden of disparities of temperature exposure</w:t>
      </w:r>
      <w:ins w:id="0" w:author="Parks, Robbie M" w:date="2020-01-22T17:15:00Z">
        <w:r w:rsidR="00B2451F">
          <w:t xml:space="preserve"> in </w:t>
        </w:r>
      </w:ins>
      <w:commentRangeStart w:id="1"/>
      <w:del w:id="2" w:author="Parks, Robbie M" w:date="2020-01-22T17:15:00Z">
        <w:r w:rsidRPr="00B1436F" w:rsidDel="00B2451F">
          <w:delText xml:space="preserve">, within </w:delText>
        </w:r>
      </w:del>
      <w:ins w:id="3" w:author="Parks, Robbie M" w:date="2020-01-22T17:15:00Z">
        <w:r w:rsidR="00B2451F">
          <w:t>urban areas</w:t>
        </w:r>
      </w:ins>
      <w:commentRangeEnd w:id="1"/>
      <w:ins w:id="4" w:author="Parks, Robbie M" w:date="2020-01-22T17:24:00Z">
        <w:r w:rsidR="00514ABD">
          <w:rPr>
            <w:rStyle w:val="CommentReference"/>
          </w:rPr>
          <w:commentReference w:id="1"/>
        </w:r>
      </w:ins>
      <w:del w:id="5" w:author="Parks, Robbie M" w:date="2020-01-22T17:15:00Z">
        <w:r w:rsidRPr="00B1436F" w:rsidDel="00B2451F">
          <w:delText>a city</w:delText>
        </w:r>
      </w:del>
      <w:r w:rsidRPr="00B1436F">
        <w:t>?</w:t>
      </w:r>
      <w:r>
        <w:rPr>
          <w:b/>
        </w:rPr>
        <w:t xml:space="preserve"> </w:t>
      </w:r>
      <w:r>
        <w:t xml:space="preserve"> </w:t>
      </w:r>
    </w:p>
    <w:p w14:paraId="03B8E605" w14:textId="56A5BCF8" w:rsidR="0039527B" w:rsidRDefault="00B1436F">
      <w:r>
        <w:rPr>
          <w:b/>
        </w:rPr>
        <w:t xml:space="preserve">Public Health Significance: </w:t>
      </w:r>
      <w:r>
        <w:t xml:space="preserve">Estimates the public health </w:t>
      </w:r>
      <w:del w:id="6" w:author="Parks, Robbie M" w:date="2020-01-22T17:17:00Z">
        <w:r w:rsidDel="00021532">
          <w:delText xml:space="preserve">significance </w:delText>
        </w:r>
      </w:del>
      <w:ins w:id="7" w:author="Parks, Robbie M" w:date="2020-01-22T17:17:00Z">
        <w:r w:rsidR="00021532">
          <w:t xml:space="preserve">relevance </w:t>
        </w:r>
      </w:ins>
      <w:r>
        <w:t>of</w:t>
      </w:r>
      <w:ins w:id="8" w:author="Parks, Robbie M" w:date="2020-01-22T17:16:00Z">
        <w:r w:rsidR="00CA38BB">
          <w:t xml:space="preserve"> variation in</w:t>
        </w:r>
      </w:ins>
      <w:r>
        <w:t xml:space="preserve"> </w:t>
      </w:r>
      <w:del w:id="9" w:author="Parks, Robbie M" w:date="2020-01-22T17:16:00Z">
        <w:r w:rsidDel="008A7F0C">
          <w:delText xml:space="preserve">the </w:delText>
        </w:r>
        <w:r w:rsidR="0039527B" w:rsidDel="008A7F0C">
          <w:delText>intra-urban</w:delText>
        </w:r>
        <w:r w:rsidDel="008A7F0C">
          <w:delText xml:space="preserve"> </w:delText>
        </w:r>
      </w:del>
      <w:r>
        <w:t xml:space="preserve">temperature </w:t>
      </w:r>
      <w:del w:id="10" w:author="Parks, Robbie M" w:date="2020-01-22T17:16:00Z">
        <w:r w:rsidDel="00CA38BB">
          <w:delText>disparity</w:delText>
        </w:r>
      </w:del>
      <w:ins w:id="11" w:author="Parks, Robbie M" w:date="2020-01-22T17:21:00Z">
        <w:r w:rsidR="0096509B">
          <w:t>between different</w:t>
        </w:r>
      </w:ins>
      <w:ins w:id="12" w:author="Parks, Robbie M" w:date="2020-01-22T17:16:00Z">
        <w:r w:rsidR="00CA38BB">
          <w:t xml:space="preserve"> urban areas</w:t>
        </w:r>
      </w:ins>
      <w:r>
        <w:t xml:space="preserve">. Provides new salience to the </w:t>
      </w:r>
      <w:del w:id="13" w:author="Parks, Robbie M" w:date="2020-01-22T17:17:00Z">
        <w:r w:rsidDel="008630D7">
          <w:delText>issue</w:delText>
        </w:r>
      </w:del>
      <w:ins w:id="14" w:author="Parks, Robbie M" w:date="2020-01-22T17:17:00Z">
        <w:r w:rsidR="008630D7">
          <w:t>phenomenon.</w:t>
        </w:r>
      </w:ins>
      <w:del w:id="15" w:author="Parks, Robbie M" w:date="2020-01-22T17:17:00Z">
        <w:r w:rsidDel="008630D7">
          <w:delText>,</w:delText>
        </w:r>
      </w:del>
      <w:ins w:id="16" w:author="Parks, Robbie M" w:date="2020-01-22T17:17:00Z">
        <w:r w:rsidR="008630D7">
          <w:t xml:space="preserve"> H</w:t>
        </w:r>
      </w:ins>
      <w:del w:id="17" w:author="Parks, Robbie M" w:date="2020-01-22T17:17:00Z">
        <w:r w:rsidDel="008630D7">
          <w:delText xml:space="preserve"> and h</w:delText>
        </w:r>
      </w:del>
      <w:r>
        <w:t xml:space="preserve">elps assess </w:t>
      </w:r>
      <w:r w:rsidR="0039527B">
        <w:t xml:space="preserve">how much this issue should be prioritized by public health officials. </w:t>
      </w:r>
    </w:p>
    <w:p w14:paraId="675D0F14" w14:textId="77777777" w:rsidR="0039527B" w:rsidRPr="0039527B" w:rsidRDefault="0039527B">
      <w:r>
        <w:rPr>
          <w:b/>
        </w:rPr>
        <w:t>Unique Contribution:</w:t>
      </w:r>
      <w:r>
        <w:t xml:space="preserve"> Previous studies on </w:t>
      </w:r>
      <w:commentRangeStart w:id="18"/>
      <w:r>
        <w:t xml:space="preserve">intra-urban temperature disparity </w:t>
      </w:r>
      <w:commentRangeEnd w:id="18"/>
      <w:r w:rsidR="005F631E">
        <w:rPr>
          <w:rStyle w:val="CommentReference"/>
        </w:rPr>
        <w:commentReference w:id="18"/>
      </w:r>
      <w:r>
        <w:t xml:space="preserve">have focused on exposure, and not estimated the consequences of this disparity. </w:t>
      </w:r>
    </w:p>
    <w:p w14:paraId="7818541E" w14:textId="77777777" w:rsidR="0039527B" w:rsidRPr="0039527B" w:rsidRDefault="00B1436F">
      <w:proofErr w:type="spellStart"/>
      <w:r>
        <w:rPr>
          <w:b/>
        </w:rPr>
        <w:t>Estimand</w:t>
      </w:r>
      <w:proofErr w:type="spellEnd"/>
      <w:r>
        <w:rPr>
          <w:b/>
        </w:rPr>
        <w:t xml:space="preserve">: </w:t>
      </w:r>
      <w:r w:rsidR="0039527B">
        <w:t xml:space="preserve">The number of residents of historically disadvantaged communities that got ill or died because their neighborhood was hotter than the historically invested </w:t>
      </w:r>
      <w:proofErr w:type="spellStart"/>
      <w:r w:rsidR="0039527B">
        <w:t>neighrborhoods</w:t>
      </w:r>
      <w:proofErr w:type="spellEnd"/>
      <w:r w:rsidR="0039527B">
        <w:t xml:space="preserve">. </w:t>
      </w:r>
    </w:p>
    <w:p w14:paraId="58600BA4" w14:textId="77777777" w:rsidR="00B1436F" w:rsidRDefault="00B1436F">
      <w:r>
        <w:rPr>
          <w:b/>
        </w:rPr>
        <w:t>Estimate:</w:t>
      </w:r>
      <w:r>
        <w:t xml:space="preserve"> Difference in predicted mortality</w:t>
      </w:r>
      <w:r w:rsidR="0039527B">
        <w:t>/morbidity</w:t>
      </w:r>
      <w:r>
        <w:t xml:space="preserve"> in historically invested community under 2 scenarios: observed temperature and </w:t>
      </w:r>
      <w:proofErr w:type="spellStart"/>
      <w:r>
        <w:t>counterfactural</w:t>
      </w:r>
      <w:proofErr w:type="spellEnd"/>
      <w:r>
        <w:t xml:space="preserve"> temperature (observed temperature in historically invested communities), using an Exposure-Response Curve. </w:t>
      </w:r>
    </w:p>
    <w:p w14:paraId="77AB7F72" w14:textId="0B75A800" w:rsidR="00B1436F" w:rsidRDefault="00B1436F">
      <w:r>
        <w:rPr>
          <w:b/>
        </w:rPr>
        <w:t xml:space="preserve">Method: </w:t>
      </w:r>
      <w:r w:rsidRPr="00B1436F">
        <w:t>(1)</w:t>
      </w:r>
      <w:r>
        <w:rPr>
          <w:b/>
        </w:rPr>
        <w:t xml:space="preserve"> </w:t>
      </w:r>
      <w:r>
        <w:t xml:space="preserve">Estimate Exposure-Response </w:t>
      </w:r>
      <w:ins w:id="19" w:author="Parks, Robbie M" w:date="2020-01-22T17:24:00Z">
        <w:r w:rsidR="00DE183A">
          <w:t xml:space="preserve">(ER) </w:t>
        </w:r>
      </w:ins>
      <w:bookmarkStart w:id="20" w:name="_GoBack"/>
      <w:bookmarkEnd w:id="20"/>
      <w:r>
        <w:t>relationship using health data and area-specific temperature data. If the data supports it, include area-level modifiers (</w:t>
      </w:r>
      <w:del w:id="21" w:author="Parks, Robbie M" w:date="2020-01-22T17:24:00Z">
        <w:r w:rsidDel="00DE183A">
          <w:delText>hierarchial</w:delText>
        </w:r>
      </w:del>
      <w:ins w:id="22" w:author="Parks, Robbie M" w:date="2020-01-22T17:24:00Z">
        <w:r w:rsidR="00DE183A">
          <w:t>hierarchical</w:t>
        </w:r>
      </w:ins>
      <w:r>
        <w:t xml:space="preserve"> parameters). (2) Propagate the ER to estimate excess deaths from temperature under the observed conditions and various counterfactual conditions. </w:t>
      </w:r>
    </w:p>
    <w:p w14:paraId="094535B3" w14:textId="77777777" w:rsidR="00B1436F" w:rsidRPr="00B1436F" w:rsidRDefault="00B1436F"/>
    <w:sectPr w:rsidR="00B1436F" w:rsidRPr="00B1436F" w:rsidSect="00D46B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Parks, Robbie M" w:date="2020-01-22T17:24:00Z" w:initials="PRM">
    <w:p w14:paraId="6E81973C" w14:textId="720B260F" w:rsidR="00514ABD" w:rsidRDefault="00514ABD">
      <w:pPr>
        <w:pStyle w:val="CommentText"/>
      </w:pPr>
      <w:r>
        <w:rPr>
          <w:rStyle w:val="CommentReference"/>
        </w:rPr>
        <w:annotationRef/>
      </w:r>
      <w:r>
        <w:t>Maybe ‘in cities’?</w:t>
      </w:r>
    </w:p>
  </w:comment>
  <w:comment w:id="18" w:author="Parks, Robbie M" w:date="2020-01-22T17:21:00Z" w:initials="PRM">
    <w:p w14:paraId="74BEE45A" w14:textId="7F2BADE9" w:rsidR="005F631E" w:rsidRDefault="005F631E">
      <w:pPr>
        <w:pStyle w:val="CommentText"/>
      </w:pPr>
      <w:r>
        <w:rPr>
          <w:rStyle w:val="CommentReference"/>
        </w:rPr>
        <w:annotationRef/>
      </w:r>
      <w:proofErr w:type="gramStart"/>
      <w:r>
        <w:t>Generally</w:t>
      </w:r>
      <w:proofErr w:type="gramEnd"/>
      <w:r>
        <w:t xml:space="preserve"> I think this </w:t>
      </w:r>
      <w:r w:rsidR="0078761C">
        <w:t xml:space="preserve">type of phrasing </w:t>
      </w:r>
      <w:r>
        <w:t xml:space="preserve">is too jargon-y. </w:t>
      </w:r>
      <w:r w:rsidR="0078761C">
        <w:t xml:space="preserve">I tried to make the public health significance a bit more straightforward; </w:t>
      </w:r>
      <w:r w:rsidR="009D7959">
        <w:t>people like me who have the word lexicon of a 5-year old might struggle</w:t>
      </w:r>
      <w:r w:rsidR="00514ABD">
        <w:t>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81973C" w15:done="0"/>
  <w15:commentEx w15:paraId="74BEE45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81973C" w16cid:durableId="21D303B0"/>
  <w16cid:commentId w16cid:paraId="74BEE45A" w16cid:durableId="21D303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arks, Robbie M">
    <w15:presenceInfo w15:providerId="AD" w15:userId="S::rmp15@ic.ac.uk::cb6b7f8d-c7e1-44f5-b2d9-a44f305898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6F"/>
    <w:rsid w:val="00021532"/>
    <w:rsid w:val="002F785D"/>
    <w:rsid w:val="0039527B"/>
    <w:rsid w:val="004E4241"/>
    <w:rsid w:val="00514ABD"/>
    <w:rsid w:val="005F631E"/>
    <w:rsid w:val="0078761C"/>
    <w:rsid w:val="008630D7"/>
    <w:rsid w:val="008A7F0C"/>
    <w:rsid w:val="0096509B"/>
    <w:rsid w:val="009D7959"/>
    <w:rsid w:val="00B1436F"/>
    <w:rsid w:val="00B2451F"/>
    <w:rsid w:val="00CA38BB"/>
    <w:rsid w:val="00D46381"/>
    <w:rsid w:val="00D46BD6"/>
    <w:rsid w:val="00DE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F228531"/>
  <w14:defaultImageDpi w14:val="300"/>
  <w15:docId w15:val="{F0E9533E-C673-4049-B668-6C5BFFBE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451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451F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F63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63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63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63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63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</dc:creator>
  <cp:keywords/>
  <dc:description/>
  <cp:lastModifiedBy>Parks, Robbie M</cp:lastModifiedBy>
  <cp:revision>2</cp:revision>
  <dcterms:created xsi:type="dcterms:W3CDTF">2020-01-22T22:24:00Z</dcterms:created>
  <dcterms:modified xsi:type="dcterms:W3CDTF">2020-01-22T22:24:00Z</dcterms:modified>
</cp:coreProperties>
</file>