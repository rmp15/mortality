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59479" w14:textId="109BE4D4" w:rsidR="00413B5E" w:rsidRPr="00115046" w:rsidRDefault="00413B5E" w:rsidP="00115046">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Classification: </w:t>
      </w:r>
      <w:r w:rsidRPr="00C0501F">
        <w:rPr>
          <w:rFonts w:ascii="Times New Roman" w:hAnsi="Times New Roman"/>
          <w:b/>
          <w:color w:val="000000" w:themeColor="text1"/>
          <w:sz w:val="24"/>
          <w:szCs w:val="24"/>
          <w:lang w:val="en-US"/>
        </w:rPr>
        <w:tab/>
      </w:r>
      <w:r w:rsidR="00C24822">
        <w:rPr>
          <w:rFonts w:ascii="Times New Roman" w:hAnsi="Times New Roman"/>
          <w:color w:val="000000" w:themeColor="text1"/>
          <w:sz w:val="24"/>
          <w:szCs w:val="24"/>
          <w:lang w:val="en-US"/>
        </w:rPr>
        <w:t>Biological</w:t>
      </w:r>
      <w:r w:rsidR="00C24822"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Sciences (</w:t>
      </w:r>
      <w:r w:rsidR="00B85B28" w:rsidRPr="00B85B28">
        <w:rPr>
          <w:rFonts w:ascii="Times New Roman" w:hAnsi="Times New Roman"/>
          <w:color w:val="000000" w:themeColor="text1"/>
          <w:sz w:val="24"/>
          <w:szCs w:val="24"/>
          <w:lang w:val="en-US"/>
        </w:rPr>
        <w:t>Sustainability Science</w:t>
      </w:r>
      <w:r w:rsidRPr="00C0501F">
        <w:rPr>
          <w:rFonts w:ascii="Times New Roman" w:hAnsi="Times New Roman"/>
          <w:color w:val="000000" w:themeColor="text1"/>
          <w:sz w:val="24"/>
          <w:szCs w:val="24"/>
          <w:lang w:val="en-US"/>
        </w:rPr>
        <w:t>)</w:t>
      </w:r>
    </w:p>
    <w:p w14:paraId="1A5544B6" w14:textId="77777777" w:rsidR="00413B5E" w:rsidRPr="00C0501F" w:rsidRDefault="00413B5E" w:rsidP="00604288">
      <w:pPr>
        <w:spacing w:after="0" w:line="240" w:lineRule="auto"/>
        <w:ind w:left="1440" w:firstLine="720"/>
        <w:jc w:val="both"/>
        <w:outlineLvl w:val="0"/>
        <w:rPr>
          <w:rFonts w:ascii="Times New Roman" w:hAnsi="Times New Roman"/>
          <w:color w:val="000000" w:themeColor="text1"/>
          <w:sz w:val="24"/>
          <w:szCs w:val="24"/>
          <w:lang w:val="en-US"/>
        </w:rPr>
      </w:pPr>
    </w:p>
    <w:p w14:paraId="1C56EFEF" w14:textId="675DE355" w:rsidR="000210D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Main title: </w:t>
      </w:r>
      <w:r w:rsidR="000210D1" w:rsidRPr="00C0501F">
        <w:rPr>
          <w:rFonts w:ascii="Times New Roman" w:hAnsi="Times New Roman"/>
          <w:b/>
          <w:color w:val="000000" w:themeColor="text1"/>
          <w:sz w:val="24"/>
          <w:szCs w:val="24"/>
          <w:lang w:val="en-US"/>
        </w:rPr>
        <w:t xml:space="preserve">Seasonal dynamics of mortality in the </w:t>
      </w:r>
      <w:r w:rsidR="00386081" w:rsidRPr="00C0501F">
        <w:rPr>
          <w:rFonts w:ascii="Times New Roman" w:hAnsi="Times New Roman"/>
          <w:b/>
          <w:color w:val="000000" w:themeColor="text1"/>
          <w:sz w:val="24"/>
          <w:szCs w:val="24"/>
          <w:lang w:val="en-US"/>
        </w:rPr>
        <w:t>USA</w:t>
      </w:r>
      <w:r w:rsidR="000210D1" w:rsidRPr="00C0501F">
        <w:rPr>
          <w:rFonts w:ascii="Times New Roman" w:hAnsi="Times New Roman"/>
          <w:b/>
          <w:color w:val="000000" w:themeColor="text1"/>
          <w:sz w:val="24"/>
          <w:szCs w:val="24"/>
          <w:lang w:val="en-US"/>
        </w:rPr>
        <w:t xml:space="preserve"> from 1982 to 2013</w:t>
      </w:r>
    </w:p>
    <w:p w14:paraId="05291D94" w14:textId="18223DDA" w:rsidR="005C2851" w:rsidRPr="00C0501F" w:rsidRDefault="005C2851" w:rsidP="00604288">
      <w:pPr>
        <w:spacing w:after="0" w:line="24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 xml:space="preserve">Short title: Seasonal dynamics of mortality in the </w:t>
      </w:r>
      <w:r w:rsidR="00386081" w:rsidRPr="00C0501F">
        <w:rPr>
          <w:rFonts w:ascii="Times New Roman" w:hAnsi="Times New Roman"/>
          <w:b/>
          <w:color w:val="000000" w:themeColor="text1"/>
          <w:sz w:val="24"/>
          <w:szCs w:val="24"/>
          <w:lang w:val="en-US"/>
        </w:rPr>
        <w:t xml:space="preserve">USA </w:t>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559F193F" w14:textId="330187C4" w:rsidR="000171E9" w:rsidRPr="00C0501F" w:rsidRDefault="00C57CDC" w:rsidP="00604288">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Key</w:t>
      </w:r>
      <w:r w:rsidR="00AB3E0F" w:rsidRPr="00C0501F">
        <w:rPr>
          <w:rFonts w:ascii="Times New Roman" w:hAnsi="Times New Roman"/>
          <w:b/>
          <w:color w:val="000000" w:themeColor="text1"/>
          <w:sz w:val="24"/>
          <w:szCs w:val="24"/>
          <w:lang w:val="en-US"/>
        </w:rPr>
        <w:t xml:space="preserve"> words</w:t>
      </w:r>
      <w:r w:rsidR="00A56493">
        <w:rPr>
          <w:rFonts w:ascii="Times New Roman" w:hAnsi="Times New Roman"/>
          <w:b/>
          <w:color w:val="000000" w:themeColor="text1"/>
          <w:sz w:val="24"/>
          <w:szCs w:val="24"/>
          <w:lang w:val="en-US"/>
        </w:rPr>
        <w:t>:</w:t>
      </w:r>
    </w:p>
    <w:p w14:paraId="2A33804C" w14:textId="4EB16BC2" w:rsidR="000210D1" w:rsidRPr="00C0501F" w:rsidRDefault="00B86D7A"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Seasonality</w:t>
      </w:r>
      <w:r w:rsidR="000171E9" w:rsidRPr="00C0501F">
        <w:rPr>
          <w:rFonts w:ascii="Times New Roman" w:hAnsi="Times New Roman"/>
          <w:color w:val="000000" w:themeColor="text1"/>
          <w:sz w:val="24"/>
          <w:szCs w:val="24"/>
          <w:lang w:val="en-US"/>
        </w:rPr>
        <w:t>,</w:t>
      </w:r>
      <w:r w:rsidR="00325BCE" w:rsidRPr="00C0501F">
        <w:rPr>
          <w:rFonts w:ascii="Times New Roman" w:hAnsi="Times New Roman"/>
          <w:color w:val="000000" w:themeColor="text1"/>
          <w:sz w:val="24"/>
          <w:szCs w:val="24"/>
          <w:lang w:val="en-US"/>
        </w:rPr>
        <w:t xml:space="preserve"> seasonal, seasonal dynamics,</w:t>
      </w:r>
      <w:r w:rsidR="000171E9" w:rsidRPr="00C0501F">
        <w:rPr>
          <w:rFonts w:ascii="Times New Roman" w:hAnsi="Times New Roman"/>
          <w:color w:val="000000" w:themeColor="text1"/>
          <w:sz w:val="24"/>
          <w:szCs w:val="24"/>
          <w:lang w:val="en-US"/>
        </w:rPr>
        <w:t xml:space="preserve"> </w:t>
      </w:r>
      <w:r w:rsidR="006445F8" w:rsidRPr="00C0501F">
        <w:rPr>
          <w:rFonts w:ascii="Times New Roman" w:hAnsi="Times New Roman"/>
          <w:color w:val="000000" w:themeColor="text1"/>
          <w:sz w:val="24"/>
          <w:szCs w:val="24"/>
          <w:lang w:val="en-US"/>
        </w:rPr>
        <w:t>mortality</w:t>
      </w:r>
      <w:r w:rsidRPr="00C0501F">
        <w:rPr>
          <w:rFonts w:ascii="Times New Roman" w:hAnsi="Times New Roman"/>
          <w:color w:val="000000" w:themeColor="text1"/>
          <w:sz w:val="24"/>
          <w:szCs w:val="24"/>
          <w:lang w:val="en-US"/>
        </w:rPr>
        <w:t xml:space="preserve">, </w:t>
      </w:r>
      <w:r w:rsidR="00325BCE" w:rsidRPr="00C0501F">
        <w:rPr>
          <w:rFonts w:ascii="Times New Roman" w:hAnsi="Times New Roman"/>
          <w:color w:val="000000" w:themeColor="text1"/>
          <w:sz w:val="24"/>
          <w:szCs w:val="24"/>
          <w:lang w:val="en-US"/>
        </w:rPr>
        <w:t xml:space="preserve">death rates, </w:t>
      </w:r>
      <w:r w:rsidRPr="00C0501F">
        <w:rPr>
          <w:rFonts w:ascii="Times New Roman" w:hAnsi="Times New Roman"/>
          <w:color w:val="000000" w:themeColor="text1"/>
          <w:sz w:val="24"/>
          <w:szCs w:val="24"/>
          <w:lang w:val="en-US"/>
        </w:rPr>
        <w:t>wavelet</w:t>
      </w:r>
      <w:r w:rsidR="00357AC1" w:rsidRPr="00C0501F">
        <w:rPr>
          <w:rFonts w:ascii="Times New Roman" w:hAnsi="Times New Roman"/>
          <w:color w:val="000000" w:themeColor="text1"/>
          <w:sz w:val="24"/>
          <w:szCs w:val="24"/>
          <w:lang w:val="en-US"/>
        </w:rPr>
        <w:t xml:space="preserve"> analysis</w:t>
      </w:r>
      <w:r w:rsidR="000210D1" w:rsidRPr="00C0501F">
        <w:rPr>
          <w:rFonts w:ascii="Times New Roman" w:hAnsi="Times New Roman"/>
          <w:b/>
          <w:color w:val="000000" w:themeColor="text1"/>
          <w:sz w:val="24"/>
          <w:szCs w:val="24"/>
          <w:lang w:val="en-US"/>
        </w:rPr>
        <w:br w:type="page"/>
      </w:r>
    </w:p>
    <w:p w14:paraId="0D79FC31" w14:textId="312BBAD4" w:rsidR="004A5074" w:rsidRPr="00C0501F" w:rsidRDefault="00A6117A" w:rsidP="002061AD">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76D43DDB" w14:textId="77777777" w:rsidR="009D16DD" w:rsidRDefault="009D16DD" w:rsidP="00604288">
      <w:pPr>
        <w:spacing w:after="0" w:line="240" w:lineRule="auto"/>
        <w:jc w:val="both"/>
        <w:rPr>
          <w:rFonts w:ascii="Times New Roman" w:hAnsi="Times New Roman"/>
          <w:color w:val="000000" w:themeColor="text1"/>
          <w:sz w:val="24"/>
          <w:szCs w:val="24"/>
          <w:lang w:val="en-US"/>
        </w:rPr>
      </w:pPr>
    </w:p>
    <w:p w14:paraId="46341449" w14:textId="3CFA853A" w:rsidR="00773692" w:rsidRPr="00C0501F" w:rsidRDefault="00773692"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It has been </w:t>
      </w:r>
      <w:r w:rsidR="00C0501F"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 </w:instrTex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C0501F">
        <w:rPr>
          <w:rFonts w:ascii="Times New Roman" w:hAnsi="Times New Roman"/>
          <w:color w:val="000000" w:themeColor="text1"/>
          <w:sz w:val="24"/>
          <w:szCs w:val="24"/>
          <w:lang w:val="en-US"/>
        </w:rPr>
        <w:instrText xml:space="preserve"> ADDIN EN.CITE.DATA </w:instrText>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 is however limited </w:t>
      </w:r>
      <w:r w:rsidR="009D16DD">
        <w:rPr>
          <w:rFonts w:ascii="Times New Roman" w:hAnsi="Times New Roman"/>
          <w:color w:val="000000" w:themeColor="text1"/>
          <w:sz w:val="24"/>
          <w:szCs w:val="24"/>
          <w:lang w:val="en-US"/>
        </w:rPr>
        <w:t>information on how</w:t>
      </w:r>
      <w:r w:rsidRPr="00C0501F">
        <w:rPr>
          <w:rFonts w:ascii="Times New Roman" w:hAnsi="Times New Roman"/>
          <w:color w:val="000000" w:themeColor="text1"/>
          <w:sz w:val="24"/>
          <w:szCs w:val="24"/>
          <w:lang w:val="en-US"/>
        </w:rPr>
        <w:t xml:space="preserve"> the seasonality of mortality</w:t>
      </w:r>
      <w:r w:rsidR="009D16DD">
        <w:rPr>
          <w:rFonts w:ascii="Times New Roman" w:hAnsi="Times New Roman"/>
          <w:color w:val="000000" w:themeColor="text1"/>
          <w:sz w:val="24"/>
          <w:szCs w:val="24"/>
          <w:lang w:val="en-US"/>
        </w:rPr>
        <w:t xml:space="preserve"> varies</w:t>
      </w:r>
      <w:r w:rsidRPr="00C0501F">
        <w:rPr>
          <w:rFonts w:ascii="Times New Roman" w:hAnsi="Times New Roman"/>
          <w:color w:val="000000" w:themeColor="text1"/>
          <w:sz w:val="24"/>
          <w:szCs w:val="24"/>
          <w:lang w:val="en-US"/>
        </w:rPr>
        <w:t xml:space="preserve"> in relation to</w:t>
      </w:r>
      <w:r w:rsidRPr="00C0501F" w:rsidDel="00C57E45">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age, sex, and local climate, </w:t>
      </w:r>
      <w:r w:rsidR="009D16DD">
        <w:rPr>
          <w:rFonts w:ascii="Times New Roman" w:hAnsi="Times New Roman"/>
          <w:color w:val="000000" w:themeColor="text1"/>
          <w:sz w:val="24"/>
          <w:szCs w:val="24"/>
          <w:lang w:val="en-US"/>
        </w:rPr>
        <w:t>and on</w:t>
      </w:r>
      <w:r w:rsidRPr="00C0501F">
        <w:rPr>
          <w:rFonts w:ascii="Times New Roman" w:hAnsi="Times New Roman"/>
          <w:color w:val="000000" w:themeColor="text1"/>
          <w:sz w:val="24"/>
          <w:szCs w:val="24"/>
          <w:lang w:val="en-US"/>
        </w:rPr>
        <w:t xml:space="preserve"> how it has changed over time. Here, we use geo-coded data on </w:t>
      </w:r>
      <w:r w:rsidR="00AA2F95" w:rsidRPr="00C0501F">
        <w:rPr>
          <w:rFonts w:ascii="Times New Roman" w:hAnsi="Times New Roman"/>
          <w:color w:val="000000" w:themeColor="text1"/>
          <w:sz w:val="24"/>
          <w:szCs w:val="24"/>
          <w:lang w:val="en-US"/>
        </w:rPr>
        <w:t xml:space="preserve">all </w:t>
      </w:r>
      <w:r w:rsidRPr="00C0501F">
        <w:rPr>
          <w:rFonts w:ascii="Times New Roman" w:hAnsi="Times New Roman"/>
          <w:color w:val="000000" w:themeColor="text1"/>
          <w:sz w:val="24"/>
          <w:szCs w:val="24"/>
          <w:lang w:val="en-US"/>
        </w:rPr>
        <w:t xml:space="preserve">deaths in the USA and wavelet analytical techniques to comprehensively </w:t>
      </w:r>
      <w:r w:rsidR="00236AF3" w:rsidRPr="00C0501F">
        <w:rPr>
          <w:rFonts w:ascii="Times New Roman" w:hAnsi="Times New Roman"/>
          <w:color w:val="000000" w:themeColor="text1"/>
          <w:sz w:val="24"/>
          <w:szCs w:val="24"/>
          <w:lang w:val="en-US"/>
        </w:rPr>
        <w:t>analyze</w:t>
      </w:r>
      <w:r w:rsidRPr="00C0501F">
        <w:rPr>
          <w:rFonts w:ascii="Times New Roman" w:hAnsi="Times New Roman"/>
          <w:color w:val="000000" w:themeColor="text1"/>
          <w:sz w:val="24"/>
          <w:szCs w:val="24"/>
          <w:lang w:val="en-US"/>
        </w:rPr>
        <w:t xml:space="preserve"> the seasonality of mortality by age group and sex from 1982 to 2013, nationally and in subnational climatic regions. Death rates in men and women older than 45 years exhibit statistically significant seasonality with peak in January/February and minimum in June/July. </w:t>
      </w:r>
      <w:r w:rsidR="00AA2F95" w:rsidRPr="00C0501F">
        <w:rPr>
          <w:rFonts w:ascii="Times New Roman" w:hAnsi="Times New Roman"/>
          <w:color w:val="000000" w:themeColor="text1"/>
          <w:sz w:val="24"/>
          <w:szCs w:val="24"/>
          <w:lang w:val="en-US"/>
        </w:rPr>
        <w:t>In these ages, p</w:t>
      </w:r>
      <w:r w:rsidRPr="00C0501F">
        <w:rPr>
          <w:rFonts w:ascii="Times New Roman" w:hAnsi="Times New Roman"/>
          <w:color w:val="000000" w:themeColor="text1"/>
          <w:sz w:val="24"/>
          <w:szCs w:val="24"/>
          <w:lang w:val="en-US"/>
        </w:rPr>
        <w:t>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Pr="00C0501F">
        <w:rPr>
          <w:rFonts w:ascii="Times New Roman" w:hAnsi="Times New Roman"/>
          <w:color w:val="000000" w:themeColor="text1"/>
          <w:sz w:val="24"/>
          <w:szCs w:val="24"/>
          <w:lang w:val="en-US"/>
        </w:rPr>
        <w:t xml:space="preserve">lowest in December/January, </w:t>
      </w:r>
      <w:r w:rsidR="00421068" w:rsidRPr="00C0501F">
        <w:rPr>
          <w:rFonts w:ascii="Times New Roman" w:hAnsi="Times New Roman"/>
          <w:color w:val="000000" w:themeColor="text1"/>
          <w:sz w:val="24"/>
          <w:szCs w:val="24"/>
          <w:lang w:val="en-US"/>
        </w:rPr>
        <w:t xml:space="preserve">with </w:t>
      </w:r>
      <w:r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Pr="00C0501F">
        <w:rPr>
          <w:rFonts w:ascii="Times New Roman" w:hAnsi="Times New Roman"/>
          <w:color w:val="000000" w:themeColor="text1"/>
          <w:sz w:val="24"/>
          <w:szCs w:val="24"/>
          <w:lang w:val="en-US"/>
        </w:rPr>
        <w:t xml:space="preserve"> over time. </w:t>
      </w:r>
      <w:r w:rsidR="00421068" w:rsidRPr="00C0501F">
        <w:rPr>
          <w:rFonts w:ascii="Times New Roman" w:hAnsi="Times New Roman"/>
          <w:color w:val="000000" w:themeColor="text1"/>
          <w:sz w:val="24"/>
          <w:szCs w:val="24"/>
          <w:lang w:val="en-US"/>
        </w:rPr>
        <w:t xml:space="preserve">Currently, all parts of USA are similarly adapted to temperature seasonality, although impacts on mortality depend on age. </w:t>
      </w:r>
      <w:r w:rsidRPr="00C0501F">
        <w:rPr>
          <w:rFonts w:ascii="Times New Roman" w:hAnsi="Times New Roman"/>
          <w:color w:val="000000" w:themeColor="text1"/>
          <w:sz w:val="24"/>
          <w:szCs w:val="24"/>
          <w:lang w:val="en-US"/>
        </w:rPr>
        <w:t xml:space="preserve">The findings allow identifying at-risk groups, plan responses at the present time, and envision how changes in regional climate may influence seasonal mortality. </w:t>
      </w:r>
    </w:p>
    <w:p w14:paraId="3D3F0E5A" w14:textId="5F861092" w:rsidR="00413B5E" w:rsidRDefault="00413B5E" w:rsidP="006E5AD1">
      <w:pPr>
        <w:spacing w:after="0" w:line="240" w:lineRule="auto"/>
        <w:jc w:val="both"/>
        <w:rPr>
          <w:rFonts w:ascii="Times New Roman" w:hAnsi="Times New Roman"/>
          <w:b/>
          <w:color w:val="000000" w:themeColor="text1"/>
          <w:sz w:val="24"/>
          <w:szCs w:val="24"/>
          <w:lang w:val="en-US"/>
        </w:rPr>
      </w:pPr>
    </w:p>
    <w:p w14:paraId="3536ABFF" w14:textId="77777777" w:rsidR="009D16DD" w:rsidRPr="00C0501F" w:rsidRDefault="009D16DD" w:rsidP="006E5AD1">
      <w:pPr>
        <w:spacing w:after="0" w:line="240" w:lineRule="auto"/>
        <w:jc w:val="both"/>
        <w:rPr>
          <w:rFonts w:ascii="Times New Roman" w:hAnsi="Times New Roman"/>
          <w:b/>
          <w:color w:val="000000" w:themeColor="text1"/>
          <w:sz w:val="24"/>
          <w:szCs w:val="24"/>
          <w:lang w:val="en-US"/>
        </w:rPr>
      </w:pPr>
    </w:p>
    <w:p w14:paraId="371663D8" w14:textId="77777777" w:rsidR="00413B5E" w:rsidRPr="00C0501F" w:rsidRDefault="00DA178A" w:rsidP="00FE2F81">
      <w:pPr>
        <w:spacing w:after="0" w:line="24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Significance</w:t>
      </w:r>
    </w:p>
    <w:p w14:paraId="2699BCA5" w14:textId="77777777" w:rsidR="003A23C3" w:rsidRPr="00C0501F" w:rsidRDefault="003A23C3" w:rsidP="00FE2F81">
      <w:pPr>
        <w:spacing w:after="0" w:line="240" w:lineRule="auto"/>
        <w:jc w:val="both"/>
        <w:rPr>
          <w:rFonts w:ascii="Times New Roman" w:hAnsi="Times New Roman"/>
          <w:sz w:val="24"/>
          <w:szCs w:val="24"/>
          <w:lang w:val="en-US"/>
        </w:rPr>
      </w:pPr>
    </w:p>
    <w:p w14:paraId="1B0A4291" w14:textId="54EAABC0" w:rsidR="00AF44BC" w:rsidRPr="00C0501F" w:rsidRDefault="006F25A2" w:rsidP="00FE2F81">
      <w:pPr>
        <w:spacing w:after="0" w:line="240" w:lineRule="auto"/>
        <w:jc w:val="both"/>
        <w:rPr>
          <w:rFonts w:ascii="Times New Roman" w:hAnsi="Times New Roman"/>
          <w:sz w:val="24"/>
          <w:szCs w:val="24"/>
          <w:lang w:val="en-US"/>
        </w:rPr>
      </w:pPr>
      <w:r w:rsidRPr="00C0501F">
        <w:rPr>
          <w:rFonts w:ascii="Times New Roman" w:hAnsi="Times New Roman"/>
          <w:sz w:val="24"/>
          <w:szCs w:val="24"/>
          <w:lang w:val="en-US"/>
        </w:rPr>
        <w:t xml:space="preserve">It is commonly </w:t>
      </w:r>
      <w:r w:rsidR="00236AF3" w:rsidRPr="00C0501F">
        <w:rPr>
          <w:rFonts w:ascii="Times New Roman" w:hAnsi="Times New Roman"/>
          <w:sz w:val="24"/>
          <w:szCs w:val="24"/>
          <w:lang w:val="en-US"/>
        </w:rPr>
        <w:t>hypothesized</w:t>
      </w:r>
      <w:r w:rsidRPr="00C0501F">
        <w:rPr>
          <w:rFonts w:ascii="Times New Roman" w:hAnsi="Times New Roman"/>
          <w:sz w:val="24"/>
          <w:szCs w:val="24"/>
          <w:lang w:val="en-US"/>
        </w:rPr>
        <w:t xml:space="preserve"> that a warmer world may lead to an overall reduction in deaths in temperate climates because currently more people die in winter than in summer. </w:t>
      </w:r>
      <w:r w:rsidR="00B85B28">
        <w:rPr>
          <w:rFonts w:ascii="Times New Roman" w:hAnsi="Times New Roman"/>
          <w:sz w:val="24"/>
          <w:szCs w:val="24"/>
          <w:lang w:val="en-US"/>
        </w:rPr>
        <w:t xml:space="preserve">We </w:t>
      </w:r>
      <w:r w:rsidR="00AF44BC">
        <w:rPr>
          <w:rFonts w:ascii="Times New Roman" w:hAnsi="Times New Roman"/>
          <w:sz w:val="24"/>
          <w:szCs w:val="24"/>
          <w:lang w:val="en-US"/>
        </w:rPr>
        <w:t xml:space="preserve">applied a new approach to three decades of complete death records in the USA, </w:t>
      </w:r>
      <w:r w:rsidR="00FD464A">
        <w:rPr>
          <w:rFonts w:ascii="Times New Roman" w:hAnsi="Times New Roman"/>
          <w:sz w:val="24"/>
          <w:szCs w:val="24"/>
          <w:lang w:val="en-US"/>
        </w:rPr>
        <w:t>showing</w:t>
      </w:r>
      <w:r w:rsidR="003A23C3" w:rsidRPr="00C0501F">
        <w:rPr>
          <w:rFonts w:ascii="Times New Roman" w:hAnsi="Times New Roman"/>
          <w:sz w:val="24"/>
          <w:szCs w:val="24"/>
          <w:lang w:val="en-US"/>
        </w:rPr>
        <w:t xml:space="preserve"> how seasonality of mortality </w:t>
      </w:r>
      <w:r w:rsidR="009D529E">
        <w:rPr>
          <w:rFonts w:ascii="Times New Roman" w:hAnsi="Times New Roman"/>
          <w:sz w:val="24"/>
          <w:szCs w:val="24"/>
          <w:lang w:val="en-US"/>
        </w:rPr>
        <w:t xml:space="preserve">depends on age and gender, how it has changed over decades, and </w:t>
      </w:r>
      <w:r w:rsidR="00456632">
        <w:rPr>
          <w:rFonts w:ascii="Times New Roman" w:hAnsi="Times New Roman"/>
          <w:sz w:val="24"/>
          <w:szCs w:val="24"/>
          <w:lang w:val="en-US"/>
        </w:rPr>
        <w:t>how</w:t>
      </w:r>
      <w:r w:rsidR="009D529E">
        <w:rPr>
          <w:rFonts w:ascii="Times New Roman" w:hAnsi="Times New Roman"/>
          <w:sz w:val="24"/>
          <w:szCs w:val="24"/>
          <w:lang w:val="en-US"/>
        </w:rPr>
        <w:t xml:space="preserve"> similar</w:t>
      </w:r>
      <w:r w:rsidR="00456632">
        <w:rPr>
          <w:rFonts w:ascii="Times New Roman" w:hAnsi="Times New Roman"/>
          <w:sz w:val="24"/>
          <w:szCs w:val="24"/>
          <w:lang w:val="en-US"/>
        </w:rPr>
        <w:t xml:space="preserve"> it is</w:t>
      </w:r>
      <w:r w:rsidR="009D529E">
        <w:rPr>
          <w:rFonts w:ascii="Times New Roman" w:hAnsi="Times New Roman"/>
          <w:sz w:val="24"/>
          <w:szCs w:val="24"/>
          <w:lang w:val="en-US"/>
        </w:rPr>
        <w:t xml:space="preserve"> </w:t>
      </w:r>
      <w:r w:rsidR="00456632">
        <w:rPr>
          <w:rFonts w:ascii="Times New Roman" w:hAnsi="Times New Roman"/>
          <w:sz w:val="24"/>
          <w:szCs w:val="24"/>
          <w:lang w:val="en-US"/>
        </w:rPr>
        <w:t xml:space="preserve">in </w:t>
      </w:r>
      <w:r w:rsidR="009D529E">
        <w:rPr>
          <w:rFonts w:ascii="Times New Roman" w:hAnsi="Times New Roman"/>
          <w:sz w:val="24"/>
          <w:szCs w:val="24"/>
          <w:lang w:val="en-US"/>
        </w:rPr>
        <w:t>different parts of the USA</w:t>
      </w:r>
      <w:r w:rsidR="003A23C3" w:rsidRPr="00C0501F">
        <w:rPr>
          <w:rFonts w:ascii="Times New Roman" w:hAnsi="Times New Roman"/>
          <w:sz w:val="24"/>
          <w:szCs w:val="24"/>
          <w:lang w:val="en-US"/>
        </w:rPr>
        <w:t>.</w:t>
      </w:r>
      <w:r w:rsidR="00B35C46" w:rsidRPr="00C0501F">
        <w:rPr>
          <w:rFonts w:ascii="Times New Roman" w:hAnsi="Times New Roman"/>
          <w:sz w:val="24"/>
          <w:szCs w:val="24"/>
          <w:lang w:val="en-US"/>
        </w:rPr>
        <w:t xml:space="preserve"> </w:t>
      </w:r>
      <w:r w:rsidR="00AF44BC">
        <w:rPr>
          <w:rFonts w:ascii="Times New Roman" w:hAnsi="Times New Roman"/>
          <w:sz w:val="24"/>
          <w:szCs w:val="24"/>
          <w:lang w:val="en-US"/>
        </w:rPr>
        <w:t>We</w:t>
      </w:r>
      <w:r w:rsidR="009D529E">
        <w:rPr>
          <w:rFonts w:ascii="Times New Roman" w:hAnsi="Times New Roman"/>
          <w:color w:val="000000" w:themeColor="text1"/>
          <w:sz w:val="24"/>
          <w:szCs w:val="24"/>
          <w:lang w:val="en-US"/>
        </w:rPr>
        <w:t xml:space="preserve"> found</w:t>
      </w:r>
      <w:r w:rsidR="00E30DF9" w:rsidRPr="00C0501F">
        <w:rPr>
          <w:rFonts w:ascii="Times New Roman" w:hAnsi="Times New Roman"/>
          <w:color w:val="000000" w:themeColor="text1"/>
          <w:sz w:val="24"/>
          <w:szCs w:val="24"/>
          <w:lang w:val="en-US"/>
        </w:rPr>
        <w:t xml:space="preserve"> that </w:t>
      </w:r>
      <w:r w:rsidR="00852228">
        <w:rPr>
          <w:rFonts w:ascii="Times New Roman" w:hAnsi="Times New Roman"/>
          <w:sz w:val="24"/>
          <w:szCs w:val="24"/>
          <w:lang w:val="en-US"/>
        </w:rPr>
        <w:t>deaths in young men peak in summer whereas those of others peak in winter. We also found that deaths in infants and children are no longer seasonal</w:t>
      </w:r>
      <w:r w:rsidR="00852228" w:rsidRPr="00C0501F">
        <w:rPr>
          <w:rFonts w:ascii="Times New Roman" w:hAnsi="Times New Roman"/>
          <w:sz w:val="24"/>
          <w:szCs w:val="24"/>
          <w:lang w:val="en-US"/>
        </w:rPr>
        <w:t xml:space="preserve">, </w:t>
      </w:r>
      <w:r w:rsidR="00852228">
        <w:rPr>
          <w:rFonts w:ascii="Times New Roman" w:hAnsi="Times New Roman"/>
          <w:sz w:val="24"/>
          <w:szCs w:val="24"/>
          <w:lang w:val="en-US"/>
        </w:rPr>
        <w:t>but those in people aged 45 years and older remain higher in winter</w:t>
      </w:r>
      <w:r w:rsidR="00852228" w:rsidRPr="00C0501F">
        <w:rPr>
          <w:rFonts w:ascii="Times New Roman" w:hAnsi="Times New Roman"/>
          <w:sz w:val="24"/>
          <w:szCs w:val="24"/>
          <w:lang w:val="en-US"/>
        </w:rPr>
        <w:t>.</w:t>
      </w:r>
    </w:p>
    <w:p w14:paraId="2216F31D" w14:textId="77777777" w:rsidR="00A87EFB" w:rsidRPr="00C0501F" w:rsidRDefault="00A87EFB" w:rsidP="006E5AD1">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6FA4CFFF" w14:textId="2D7E314C" w:rsidR="00EB02E8" w:rsidRPr="00C0501F" w:rsidRDefault="00413B5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t>\body</w:t>
      </w:r>
    </w:p>
    <w:p w14:paraId="2E1B36AE" w14:textId="0F4F2D79"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 xml:space="preserve">n a large country like the USA, which possesses distinct climate regions, not only do </w:t>
      </w:r>
      <w:r w:rsidR="00310C35" w:rsidRPr="00C0501F">
        <w:rPr>
          <w:rFonts w:ascii="Times New Roman" w:hAnsi="Times New Roman"/>
          <w:color w:val="000000" w:themeColor="text1"/>
          <w:sz w:val="24"/>
          <w:szCs w:val="24"/>
          <w:lang w:val="en-US"/>
        </w:rPr>
        <w:t xml:space="preserve">average </w:t>
      </w:r>
      <w:r w:rsidRPr="00C0501F">
        <w:rPr>
          <w:rFonts w:ascii="Times New Roman" w:hAnsi="Times New Roman"/>
          <w:color w:val="000000" w:themeColor="text1"/>
          <w:sz w:val="24"/>
          <w:szCs w:val="24"/>
          <w:lang w:val="en-US"/>
        </w:rPr>
        <w:t xml:space="preserve">annual death rates vary geographically, but also the seasonality of mortality may vary, due to both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C0501F">
        <w:rPr>
          <w:rFonts w:ascii="Times New Roman" w:hAnsi="Times New Roman"/>
          <w:color w:val="000000" w:themeColor="text1"/>
          <w:sz w:val="24"/>
          <w:szCs w:val="24"/>
          <w:lang w:val="en-US"/>
        </w:rPr>
        <w:t xml:space="preserve">There is however limited data to </w:t>
      </w:r>
      <w:r w:rsidR="00236AF3" w:rsidRPr="00C0501F">
        <w:rPr>
          <w:rFonts w:ascii="Times New Roman" w:hAnsi="Times New Roman"/>
          <w:color w:val="000000" w:themeColor="text1"/>
          <w:sz w:val="24"/>
          <w:szCs w:val="24"/>
          <w:lang w:val="en-US"/>
        </w:rPr>
        <w:t>characterize</w:t>
      </w:r>
      <w:r w:rsidR="004508FE" w:rsidRPr="00C0501F">
        <w:rPr>
          <w:rFonts w:ascii="Times New Roman" w:hAnsi="Times New Roman"/>
          <w:color w:val="000000" w:themeColor="text1"/>
          <w:sz w:val="24"/>
          <w:szCs w:val="24"/>
          <w:lang w:val="en-US"/>
        </w:rPr>
        <w:t xml:space="preserve"> the seasonality of mortality in relation to</w:t>
      </w:r>
      <w:r w:rsidR="004508FE" w:rsidRPr="00C0501F" w:rsidDel="00C57E45">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age, sex, and local climate, or to understand how it has changed over time.</w:t>
      </w:r>
    </w:p>
    <w:p w14:paraId="650D8534"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p>
    <w:p w14:paraId="52BC0D7B" w14:textId="14A891A1"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demographic, spatial and temporal patterns of mortality seasonality in the entire USA, through the application of wavelet analytical techniques that have been used to study the dynamics of weather phenomena</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and infectious diseases</w:t>
      </w:r>
      <w:r w:rsidR="000210D1"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000210D1" w:rsidRPr="00C0501F">
        <w:rPr>
          <w:rFonts w:ascii="Times New Roman" w:hAnsi="Times New Roman"/>
          <w:color w:val="000000" w:themeColor="text1"/>
          <w:sz w:val="24"/>
          <w:szCs w:val="24"/>
          <w:lang w:val="en-US"/>
        </w:rPr>
        <w:fldChar w:fldCharType="end"/>
      </w:r>
      <w:r w:rsidR="000210D1"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6F6204A1"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ages 35-44 years, </w:t>
      </w:r>
      <w:r w:rsidR="00421068" w:rsidRPr="00C0501F">
        <w:rPr>
          <w:rFonts w:ascii="Times New Roman" w:hAnsi="Times New Roman"/>
          <w:sz w:val="24"/>
          <w:szCs w:val="24"/>
          <w:lang w:val="en-US"/>
        </w:rPr>
        <w:t xml:space="preserve">where it </w:t>
      </w:r>
      <w:r w:rsidRPr="00C0501F">
        <w:rPr>
          <w:rFonts w:ascii="Times New Roman" w:hAnsi="Times New Roman"/>
          <w:sz w:val="24"/>
          <w:szCs w:val="24"/>
          <w:lang w:val="en-US"/>
        </w:rPr>
        <w:t xml:space="preserve">displayed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A). In females, there was no significant 12-month seasonality 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B);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w:t>
      </w:r>
      <w:r w:rsidRPr="00C0501F">
        <w:rPr>
          <w:rFonts w:ascii="Times New Roman" w:hAnsi="Times New Roman"/>
          <w:sz w:val="24"/>
          <w:szCs w:val="24"/>
          <w:lang w:val="en-US"/>
        </w:rPr>
        <w:lastRenderedPageBreak/>
        <w:t xml:space="preserve">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6F3163B2"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Death rates in men aged ≥45 years and women aged ≥35 years peaked in January and February, and were lowest in July and August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1E5891E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Percent difference in 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Pr="00C0501F">
        <w:rPr>
          <w:rFonts w:ascii="Times New Roman" w:hAnsi="Times New Roman"/>
          <w:sz w:val="24"/>
          <w:szCs w:val="24"/>
          <w:lang w:val="en-US"/>
        </w:rPr>
        <w:t xml:space="preserve">). In contrast, the 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3A138FB3" w14:textId="4B2E3FAD"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sub-national </w:t>
      </w:r>
      <w:r w:rsidR="00236AF3"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analysis shows that mortality peaks and minima in different climate regions (Figure 1) are consistent with the national ones (Figure </w:t>
      </w:r>
      <w:r w:rsidR="00040FE5" w:rsidRPr="00C0501F">
        <w:rPr>
          <w:rFonts w:ascii="Times New Roman" w:hAnsi="Times New Roman"/>
          <w:sz w:val="24"/>
          <w:szCs w:val="24"/>
          <w:lang w:val="en-US"/>
        </w:rPr>
        <w:t>5</w:t>
      </w:r>
      <w:r w:rsidRPr="00C0501F">
        <w:rPr>
          <w:rFonts w:ascii="Times New Roman" w:hAnsi="Times New Roman"/>
          <w:sz w:val="24"/>
          <w:szCs w:val="24"/>
          <w:lang w:val="en-US"/>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w:t>
      </w:r>
      <w:r w:rsidRPr="00C0501F">
        <w:rPr>
          <w:rFonts w:ascii="Times New Roman" w:hAnsi="Times New Roman"/>
          <w:sz w:val="24"/>
          <w:szCs w:val="24"/>
          <w:lang w:val="en-US"/>
        </w:rPr>
        <w:lastRenderedPageBreak/>
        <w:t xml:space="preserve">compared with -3.8 in the Northeast). Furthermore, above 45 years of age, there is little inter-region variation in the percent seasonal difference, despite the large variation in temperature difference between the peak and minimum months (Figure </w:t>
      </w:r>
      <w:r w:rsidR="00040FE5" w:rsidRPr="00C0501F">
        <w:rPr>
          <w:rFonts w:ascii="Times New Roman" w:hAnsi="Times New Roman"/>
          <w:sz w:val="24"/>
          <w:szCs w:val="24"/>
          <w:lang w:val="en-US"/>
        </w:rPr>
        <w:t>6</w:t>
      </w:r>
      <w:r w:rsidRPr="00C0501F">
        <w:rPr>
          <w:rFonts w:ascii="Times New Roman" w:hAnsi="Times New Roman"/>
          <w:sz w:val="24"/>
          <w:szCs w:val="24"/>
          <w:lang w:val="en-US"/>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w:t>
      </w:r>
      <w:r w:rsidR="005866BD" w:rsidRPr="00C0501F">
        <w:rPr>
          <w:rFonts w:ascii="Times New Roman" w:hAnsi="Times New Roman"/>
          <w:sz w:val="24"/>
          <w:szCs w:val="24"/>
          <w:lang w:val="en-US"/>
        </w:rPr>
        <w:t xml:space="preserve">put in place </w:t>
      </w:r>
      <w:r w:rsidRPr="00C0501F">
        <w:rPr>
          <w:rFonts w:ascii="Times New Roman" w:hAnsi="Times New Roman"/>
          <w:sz w:val="24"/>
          <w:szCs w:val="24"/>
          <w:lang w:val="en-US"/>
        </w:rPr>
        <w:t>environmental (e.g., housing insulation and heating) and health system measures to counter the effects of cold winters.</w:t>
      </w:r>
      <w:r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(3, 4, 6)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 </w:t>
      </w:r>
    </w:p>
    <w:p w14:paraId="1CD536A0" w14:textId="77777777" w:rsidR="00802C27" w:rsidRPr="00C0501F" w:rsidRDefault="00802C27" w:rsidP="00C33FFB">
      <w:pPr>
        <w:spacing w:after="0" w:line="480" w:lineRule="auto"/>
        <w:jc w:val="both"/>
        <w:rPr>
          <w:rFonts w:ascii="Times New Roman" w:hAnsi="Times New Roman"/>
          <w:sz w:val="24"/>
          <w:szCs w:val="24"/>
          <w:lang w:val="en-US"/>
        </w:rPr>
      </w:pPr>
    </w:p>
    <w:p w14:paraId="5D78E82D" w14:textId="026FF9F7" w:rsidR="00802C27" w:rsidRPr="00C0501F" w:rsidRDefault="00802C27"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 xml:space="preserve">Strengths and limitations </w:t>
      </w:r>
    </w:p>
    <w:p w14:paraId="3A9D4CF4" w14:textId="661D5A7D" w:rsidR="00802C27" w:rsidRPr="00C0501F" w:rsidRDefault="0019272E"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The strengths of our study are its innovative </w:t>
      </w:r>
      <w:r w:rsidR="005F0F34" w:rsidRPr="00C0501F">
        <w:rPr>
          <w:rFonts w:ascii="Times New Roman" w:hAnsi="Times New Roman"/>
          <w:sz w:val="24"/>
          <w:szCs w:val="24"/>
          <w:lang w:val="en-US"/>
        </w:rPr>
        <w:t>method</w:t>
      </w:r>
      <w:r w:rsidR="009D20AE" w:rsidRPr="00C0501F">
        <w:rPr>
          <w:rFonts w:ascii="Times New Roman" w:hAnsi="Times New Roman"/>
          <w:sz w:val="24"/>
          <w:szCs w:val="24"/>
          <w:lang w:val="en-US"/>
        </w:rPr>
        <w:t>s</w:t>
      </w:r>
      <w:r w:rsidR="005F0F34" w:rsidRPr="00C0501F">
        <w:rPr>
          <w:rFonts w:ascii="Times New Roman" w:hAnsi="Times New Roman"/>
          <w:sz w:val="24"/>
          <w:szCs w:val="24"/>
          <w:lang w:val="en-US"/>
        </w:rPr>
        <w:t xml:space="preserve"> of characterizing seasonality of mortality dynamically over space and time; using wavelet and </w:t>
      </w:r>
      <w:r w:rsidR="00236AF3" w:rsidRPr="00C0501F">
        <w:rPr>
          <w:rFonts w:ascii="Times New Roman" w:hAnsi="Times New Roman"/>
          <w:sz w:val="24"/>
          <w:szCs w:val="24"/>
          <w:lang w:val="en-US"/>
        </w:rPr>
        <w:t>center</w:t>
      </w:r>
      <w:r w:rsidR="005F0F34" w:rsidRPr="00C0501F">
        <w:rPr>
          <w:rFonts w:ascii="Times New Roman" w:hAnsi="Times New Roman"/>
          <w:sz w:val="24"/>
          <w:szCs w:val="24"/>
          <w:lang w:val="en-US"/>
        </w:rPr>
        <w:t xml:space="preserve"> of gravity analyses</w:t>
      </w:r>
      <w:r w:rsidR="007852FE" w:rsidRPr="00C0501F">
        <w:rPr>
          <w:rFonts w:ascii="Times New Roman" w:hAnsi="Times New Roman"/>
          <w:sz w:val="24"/>
          <w:szCs w:val="24"/>
          <w:lang w:val="en-US"/>
        </w:rPr>
        <w:t>; using ERA-Interim data output to compare the association between temperature and seasonality of death.</w:t>
      </w:r>
    </w:p>
    <w:p w14:paraId="56A38DE9" w14:textId="77777777" w:rsidR="00EC004F" w:rsidRPr="00C0501F" w:rsidRDefault="00EC004F" w:rsidP="00C33FFB">
      <w:pPr>
        <w:spacing w:after="0" w:line="480" w:lineRule="auto"/>
        <w:jc w:val="both"/>
        <w:rPr>
          <w:rFonts w:ascii="Times New Roman" w:hAnsi="Times New Roman"/>
          <w:sz w:val="24"/>
          <w:szCs w:val="24"/>
          <w:lang w:val="en-US"/>
        </w:rPr>
      </w:pPr>
    </w:p>
    <w:p w14:paraId="6F7CC8CD" w14:textId="7BD62526" w:rsidR="00EC004F" w:rsidRPr="00C0501F" w:rsidRDefault="00EC004F" w:rsidP="005B7C1A">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 xml:space="preserve">The main limitation of our study is that we have </w:t>
      </w:r>
      <w:r w:rsidR="00236AF3" w:rsidRPr="00C0501F">
        <w:rPr>
          <w:rFonts w:ascii="Times New Roman" w:hAnsi="Times New Roman"/>
          <w:sz w:val="24"/>
          <w:szCs w:val="24"/>
          <w:lang w:val="en-US"/>
        </w:rPr>
        <w:t>analyzed</w:t>
      </w:r>
      <w:r w:rsidRPr="00C0501F">
        <w:rPr>
          <w:rFonts w:ascii="Times New Roman" w:hAnsi="Times New Roman"/>
          <w:sz w:val="24"/>
          <w:szCs w:val="24"/>
          <w:lang w:val="en-US"/>
        </w:rPr>
        <w:t xml:space="preserve"> all-cause mortality. Different diseases and injuries may be differentially affected by environmental and </w:t>
      </w:r>
      <w:r w:rsidR="00236AF3" w:rsidRPr="00C0501F">
        <w:rPr>
          <w:rFonts w:ascii="Times New Roman" w:hAnsi="Times New Roman"/>
          <w:sz w:val="24"/>
          <w:szCs w:val="24"/>
          <w:lang w:val="en-US"/>
        </w:rPr>
        <w:t>behavioral</w:t>
      </w:r>
      <w:r w:rsidRPr="00C0501F">
        <w:rPr>
          <w:rFonts w:ascii="Times New Roman" w:hAnsi="Times New Roman"/>
          <w:sz w:val="24"/>
          <w:szCs w:val="24"/>
          <w:lang w:val="en-US"/>
        </w:rPr>
        <w:t xml:space="preserve"> factors associated with season and hence differ in their seasonal </w:t>
      </w:r>
      <w:r w:rsidR="00236AF3" w:rsidRPr="00C0501F">
        <w:rPr>
          <w:rFonts w:ascii="Times New Roman" w:hAnsi="Times New Roman"/>
          <w:sz w:val="24"/>
          <w:szCs w:val="24"/>
          <w:lang w:val="en-US"/>
        </w:rPr>
        <w:t>behavior</w:t>
      </w:r>
      <w:r w:rsidRPr="00C0501F">
        <w:rPr>
          <w:rFonts w:ascii="Times New Roman" w:hAnsi="Times New Roman"/>
          <w:sz w:val="24"/>
          <w:szCs w:val="24"/>
          <w:lang w:val="en-US"/>
        </w:rPr>
        <w:t>. For example, suicides have been found to peak in early spring,</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(17)</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cardiovascular disease mortality may peak earlier in the winter than that from respiratory conditions.</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contrast deaths from cancer show little or no seasonality.</w:t>
      </w:r>
      <w:r w:rsidRPr="00C0501F">
        <w:rPr>
          <w:rFonts w:ascii="Times New Roman" w:hAnsi="Times New Roman"/>
          <w:sz w:val="24"/>
          <w:szCs w:val="24"/>
          <w:lang w:val="en-US"/>
        </w:rPr>
        <w:fldChar w:fldCharType="begin"/>
      </w:r>
      <w:r w:rsidRPr="00C0501F">
        <w:rPr>
          <w:rFonts w:ascii="Times New Roman" w:hAnsi="Times New Roman"/>
          <w:sz w:val="24"/>
          <w:szCs w:val="24"/>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C0501F">
        <w:rPr>
          <w:rFonts w:ascii="Times New Roman" w:hAnsi="Times New Roman"/>
          <w:sz w:val="24"/>
          <w:szCs w:val="24"/>
          <w:lang w:val="en-US"/>
        </w:rPr>
        <w:fldChar w:fldCharType="separate"/>
      </w:r>
      <w:r w:rsidRPr="00C0501F">
        <w:rPr>
          <w:rFonts w:ascii="Times New Roman" w:hAnsi="Times New Roman"/>
          <w:noProof/>
          <w:sz w:val="24"/>
          <w:szCs w:val="24"/>
          <w:lang w:val="en-US"/>
        </w:rPr>
        <w:t>(19)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All-cause mortality measures total mortality burden, and has the </w:t>
      </w:r>
      <w:r w:rsidRPr="00C0501F">
        <w:rPr>
          <w:rFonts w:ascii="Times New Roman" w:hAnsi="Times New Roman"/>
          <w:sz w:val="24"/>
          <w:szCs w:val="24"/>
          <w:lang w:val="en-US"/>
        </w:rPr>
        <w:lastRenderedPageBreak/>
        <w:t>advantage of not being affected by errors and variations over time and space in assignment of cause of death. Nonetheless future work should apply our methods to specific causes of death.</w:t>
      </w:r>
      <w:r w:rsidRPr="00C0501F" w:rsidDel="009F79BF">
        <w:rPr>
          <w:rFonts w:ascii="Times New Roman" w:hAnsi="Times New Roman"/>
          <w:sz w:val="24"/>
          <w:szCs w:val="24"/>
          <w:lang w:val="en-US"/>
        </w:rPr>
        <w:t xml:space="preserve"> </w:t>
      </w:r>
    </w:p>
    <w:p w14:paraId="1B7C9EBF" w14:textId="77777777" w:rsidR="000210D1" w:rsidRPr="00C0501F" w:rsidRDefault="000210D1" w:rsidP="00C33FFB">
      <w:pPr>
        <w:spacing w:after="0" w:line="480" w:lineRule="auto"/>
        <w:jc w:val="both"/>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2D3122B"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and geography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 which has rarely been reported,</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0210D1" w:rsidRPr="00C0501F">
        <w:rPr>
          <w:rFonts w:ascii="Times New Roman" w:hAnsi="Times New Roman"/>
          <w:sz w:val="24"/>
          <w:szCs w:val="24"/>
          <w:lang w:val="en-US"/>
        </w:rPr>
        <w:t xml:space="preserve"> and to establish that mortality seasonality is consistent sub-nationally in terms of both timing and magnitude.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1E0911EF" w14:textId="77777777" w:rsidR="000210D1" w:rsidRPr="00C0501F" w:rsidRDefault="000210D1" w:rsidP="00C33FFB">
      <w:pPr>
        <w:spacing w:after="0" w:line="480" w:lineRule="auto"/>
        <w:jc w:val="both"/>
        <w:outlineLvl w:val="0"/>
        <w:rPr>
          <w:rFonts w:ascii="Times New Roman" w:hAnsi="Times New Roman"/>
          <w:sz w:val="24"/>
          <w:szCs w:val="24"/>
          <w:lang w:val="en-US"/>
        </w:rPr>
      </w:pPr>
    </w:p>
    <w:p w14:paraId="670B2812" w14:textId="4097BA00"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substantial decline in seasonal mortality differences in adolescents and young adults may be related to diminishing role of injuries, especially from road traffic crashes, which are more likely to occur in the summer months,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 The weakening of seasonality in children under five years of age may be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Further elucidation on the causes of d</w:t>
      </w:r>
      <w:r w:rsidR="00DB65EC" w:rsidRPr="00C0501F">
        <w:rPr>
          <w:rFonts w:ascii="Times New Roman" w:hAnsi="Times New Roman"/>
          <w:sz w:val="24"/>
          <w:szCs w:val="24"/>
          <w:lang w:val="en-US"/>
        </w:rPr>
        <w:t>eseasonaliz</w:t>
      </w:r>
      <w:r w:rsidRPr="00C0501F">
        <w:rPr>
          <w:rFonts w:ascii="Times New Roman" w:hAnsi="Times New Roman"/>
          <w:sz w:val="24"/>
          <w:szCs w:val="24"/>
          <w:lang w:val="en-US"/>
        </w:rPr>
        <w:t xml:space="preserve">ation in these age groups requires </w:t>
      </w:r>
      <w:r w:rsidR="00F557A4" w:rsidRPr="00C0501F">
        <w:rPr>
          <w:rFonts w:ascii="Times New Roman" w:hAnsi="Times New Roman"/>
          <w:sz w:val="24"/>
          <w:szCs w:val="24"/>
          <w:lang w:val="en-US"/>
        </w:rPr>
        <w:t>analyzing</w:t>
      </w:r>
      <w:r w:rsidRPr="00C0501F">
        <w:rPr>
          <w:rFonts w:ascii="Times New Roman" w:hAnsi="Times New Roman"/>
          <w:sz w:val="24"/>
          <w:szCs w:val="24"/>
          <w:lang w:val="en-US"/>
        </w:rPr>
        <w:t xml:space="preserve"> changes in the composition of causes of deaths, as well as shifts in seasonality of causes of death themselves.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w:t>
      </w:r>
      <w:r w:rsidRPr="00C0501F">
        <w:rPr>
          <w:rFonts w:ascii="Times New Roman" w:hAnsi="Times New Roman"/>
          <w:sz w:val="24"/>
          <w:szCs w:val="24"/>
          <w:lang w:val="en-US"/>
        </w:rPr>
        <w:lastRenderedPageBreak/>
        <w:t xml:space="preserve">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569C447C"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and methods</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37C2BBBD" w14:textId="4F39617D"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and month of death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w:t>
      </w:r>
      <w:r w:rsidRPr="00C0501F">
        <w:rPr>
          <w:rFonts w:ascii="Times New Roman" w:hAnsi="Times New Roman"/>
          <w:sz w:val="24"/>
          <w:szCs w:val="24"/>
          <w:lang w:val="en-US"/>
        </w:rPr>
        <w:lastRenderedPageBreak/>
        <w:t>geographically by climate regions used by the National Oceanic and Atmospheric Administration (Figure 1).</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44A92561"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80BE21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7FA9F5B1"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is able to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xml:space="preserve">, in which the periodicity of death rates may disappear, emerge, or change over time. This is not possible in standard Fourier analysis or when fitting a statistical model with a period basis function. We used the R package </w:t>
      </w:r>
      <w:r w:rsidRPr="00C0501F">
        <w:rPr>
          <w:rFonts w:ascii="Times New Roman" w:hAnsi="Times New Roman"/>
          <w:color w:val="000000" w:themeColor="text1"/>
          <w:sz w:val="24"/>
          <w:szCs w:val="24"/>
          <w:lang w:val="en-US"/>
        </w:rPr>
        <w:lastRenderedPageBreak/>
        <w:t xml:space="preserve">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3B93DB3D"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estimate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525A4D11"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 mortality, by sex and age group for 1982-2013.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310D2DBC"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p>
    <w:p w14:paraId="6E7F5B18" w14:textId="0DBE504E" w:rsidR="00FE26BC" w:rsidRDefault="00FE26BC">
      <w:pPr>
        <w:spacing w:after="0" w:line="240" w:lineRule="auto"/>
        <w:rPr>
          <w:ins w:id="0" w:author="Parks, Robbie M" w:date="2017-10-12T21:29:00Z"/>
          <w:lang w:val="en-US"/>
        </w:rPr>
      </w:pPr>
      <w:ins w:id="1" w:author="Parks, Robbie M" w:date="2017-10-12T21:29:00Z">
        <w:r>
          <w:rPr>
            <w:lang w:val="en-US"/>
          </w:rPr>
          <w:br w:type="page"/>
        </w:r>
      </w:ins>
    </w:p>
    <w:p w14:paraId="591B868B" w14:textId="4AF0DE0B" w:rsidR="0036381E" w:rsidRPr="00FE26BC" w:rsidRDefault="00FE26BC" w:rsidP="0036381E">
      <w:pPr>
        <w:rPr>
          <w:rFonts w:ascii="Times New Roman" w:hAnsi="Times New Roman"/>
          <w:b/>
          <w:sz w:val="24"/>
          <w:szCs w:val="24"/>
          <w:lang w:val="en-US"/>
        </w:rPr>
      </w:pPr>
      <w:r w:rsidRPr="00FE26BC">
        <w:rPr>
          <w:rFonts w:ascii="Times New Roman" w:hAnsi="Times New Roman"/>
          <w:b/>
          <w:sz w:val="24"/>
          <w:szCs w:val="24"/>
          <w:lang w:val="en-US"/>
        </w:rPr>
        <w:lastRenderedPageBreak/>
        <w:t>Figure 1:</w:t>
      </w:r>
    </w:p>
    <w:p w14:paraId="7CA672A2" w14:textId="4CC59D5C" w:rsidR="0036381E" w:rsidRPr="00C0501F" w:rsidRDefault="0036381E" w:rsidP="0036381E">
      <w:pPr>
        <w:pStyle w:val="Caption"/>
        <w:spacing w:after="0"/>
        <w:jc w:val="both"/>
        <w:rPr>
          <w:lang w:val="en-US"/>
        </w:rPr>
      </w:pPr>
    </w:p>
    <w:p w14:paraId="60AEA7C0" w14:textId="4A63C74F" w:rsidR="00FE26BC" w:rsidRDefault="00FE26BC">
      <w:pPr>
        <w:spacing w:after="0" w:line="240" w:lineRule="auto"/>
        <w:rPr>
          <w:lang w:val="en-US"/>
        </w:rPr>
      </w:pPr>
      <w:r>
        <w:rPr>
          <w:lang w:val="en-US"/>
        </w:rPr>
        <w:br w:type="page"/>
      </w:r>
    </w:p>
    <w:p w14:paraId="7C2842B5" w14:textId="372416B8" w:rsidR="0036381E" w:rsidRDefault="00AB4FD9" w:rsidP="0036381E">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Figure 2</w:t>
      </w:r>
      <w:r>
        <w:rPr>
          <w:rFonts w:ascii="Times New Roman" w:hAnsi="Times New Roman"/>
          <w:b/>
          <w:color w:val="000000" w:themeColor="text1"/>
          <w:sz w:val="24"/>
          <w:szCs w:val="24"/>
          <w:lang w:val="en-US"/>
        </w:rPr>
        <w:t>:</w:t>
      </w:r>
    </w:p>
    <w:p w14:paraId="4C9EA949" w14:textId="5432AD02" w:rsidR="00AB4FD9" w:rsidRPr="00C0501F" w:rsidRDefault="00AB4FD9" w:rsidP="0036381E">
      <w:pPr>
        <w:spacing w:after="0" w:line="480" w:lineRule="auto"/>
        <w:jc w:val="both"/>
        <w:rPr>
          <w:rFonts w:ascii="Times New Roman" w:hAnsi="Times New Roman"/>
          <w:color w:val="000000" w:themeColor="text1"/>
          <w:sz w:val="24"/>
          <w:szCs w:val="24"/>
          <w:lang w:val="en-US"/>
        </w:rPr>
      </w:pPr>
    </w:p>
    <w:p w14:paraId="70A81CF5" w14:textId="74A35966" w:rsidR="00AB4FD9" w:rsidRDefault="00AB4FD9" w:rsidP="00C33FFB">
      <w:pPr>
        <w:spacing w:after="0" w:line="480" w:lineRule="auto"/>
        <w:jc w:val="both"/>
        <w:outlineLvl w:val="0"/>
        <w:rPr>
          <w:rFonts w:ascii="Times New Roman" w:hAnsi="Times New Roman"/>
          <w:sz w:val="24"/>
          <w:szCs w:val="24"/>
          <w:lang w:val="en-US"/>
        </w:rPr>
      </w:pPr>
    </w:p>
    <w:p w14:paraId="66E7B5BC" w14:textId="77777777" w:rsidR="00FF42B0" w:rsidRDefault="00FF42B0">
      <w:pPr>
        <w:spacing w:after="0" w:line="240" w:lineRule="auto"/>
        <w:rPr>
          <w:rFonts w:ascii="Times New Roman" w:hAnsi="Times New Roman"/>
          <w:b/>
          <w:sz w:val="24"/>
          <w:szCs w:val="24"/>
          <w:lang w:val="en-US"/>
        </w:rPr>
      </w:pPr>
    </w:p>
    <w:p w14:paraId="3166644D" w14:textId="7E886762" w:rsidR="00AB4FD9" w:rsidRDefault="00AB4FD9">
      <w:pPr>
        <w:spacing w:after="0" w:line="240" w:lineRule="auto"/>
        <w:rPr>
          <w:rFonts w:ascii="Times New Roman" w:hAnsi="Times New Roman"/>
          <w:sz w:val="24"/>
          <w:szCs w:val="24"/>
          <w:lang w:val="en-US"/>
        </w:rPr>
      </w:pPr>
      <w:r>
        <w:rPr>
          <w:rFonts w:ascii="Times New Roman" w:hAnsi="Times New Roman"/>
          <w:sz w:val="24"/>
          <w:szCs w:val="24"/>
          <w:lang w:val="en-US"/>
        </w:rPr>
        <w:br w:type="page"/>
      </w:r>
    </w:p>
    <w:p w14:paraId="48FD64D8" w14:textId="691F1535" w:rsidR="0040449F" w:rsidRDefault="00FF42B0" w:rsidP="00C33FFB">
      <w:pPr>
        <w:spacing w:after="0" w:line="480" w:lineRule="auto"/>
        <w:jc w:val="both"/>
        <w:outlineLvl w:val="0"/>
        <w:rPr>
          <w:rFonts w:ascii="Times New Roman" w:hAnsi="Times New Roman"/>
          <w:b/>
          <w:sz w:val="24"/>
          <w:szCs w:val="24"/>
          <w:lang w:val="en-US"/>
        </w:rPr>
      </w:pPr>
      <w:r>
        <w:rPr>
          <w:rFonts w:ascii="Times New Roman" w:hAnsi="Times New Roman"/>
          <w:b/>
          <w:sz w:val="24"/>
          <w:szCs w:val="24"/>
          <w:lang w:val="en-US"/>
        </w:rPr>
        <w:lastRenderedPageBreak/>
        <w:t>Figure 3:</w:t>
      </w:r>
    </w:p>
    <w:p w14:paraId="03426FBC" w14:textId="51F312F0" w:rsidR="00EC559F" w:rsidRDefault="00EC559F" w:rsidP="00C33FFB">
      <w:pPr>
        <w:spacing w:after="0" w:line="480" w:lineRule="auto"/>
        <w:jc w:val="both"/>
        <w:outlineLvl w:val="0"/>
        <w:rPr>
          <w:rFonts w:ascii="Times New Roman" w:hAnsi="Times New Roman"/>
          <w:b/>
          <w:sz w:val="24"/>
          <w:szCs w:val="24"/>
          <w:lang w:val="en-US"/>
        </w:rPr>
      </w:pPr>
    </w:p>
    <w:p w14:paraId="35D8E35B" w14:textId="77777777" w:rsidR="00EC559F" w:rsidRDefault="00EC559F">
      <w:pPr>
        <w:spacing w:after="0" w:line="240" w:lineRule="auto"/>
        <w:rPr>
          <w:rFonts w:ascii="Times New Roman" w:hAnsi="Times New Roman"/>
          <w:b/>
          <w:sz w:val="24"/>
          <w:szCs w:val="24"/>
          <w:lang w:val="en-US"/>
        </w:rPr>
      </w:pPr>
      <w:r>
        <w:rPr>
          <w:rFonts w:ascii="Times New Roman" w:hAnsi="Times New Roman"/>
          <w:b/>
          <w:sz w:val="24"/>
          <w:szCs w:val="24"/>
          <w:lang w:val="en-US"/>
        </w:rPr>
        <w:br w:type="page"/>
      </w:r>
    </w:p>
    <w:p w14:paraId="524DDD11" w14:textId="095C7249" w:rsidR="00EC559F" w:rsidRDefault="00EC559F" w:rsidP="00C33FFB">
      <w:pPr>
        <w:spacing w:after="0" w:line="480" w:lineRule="auto"/>
        <w:jc w:val="both"/>
        <w:outlineLvl w:val="0"/>
        <w:rPr>
          <w:rFonts w:ascii="Times New Roman" w:hAnsi="Times New Roman"/>
          <w:b/>
          <w:sz w:val="24"/>
          <w:szCs w:val="24"/>
          <w:lang w:val="en-US"/>
        </w:rPr>
      </w:pPr>
      <w:r w:rsidRPr="00EC559F">
        <w:rPr>
          <w:rFonts w:ascii="Times New Roman" w:hAnsi="Times New Roman"/>
          <w:b/>
          <w:sz w:val="24"/>
          <w:szCs w:val="24"/>
          <w:lang w:val="en-US"/>
        </w:rPr>
        <w:lastRenderedPageBreak/>
        <w:t>Figure 4:</w:t>
      </w:r>
    </w:p>
    <w:p w14:paraId="1C44E69D" w14:textId="752A503C" w:rsidR="001C2F97" w:rsidRDefault="001C2F97" w:rsidP="00C33FFB">
      <w:pPr>
        <w:spacing w:after="0" w:line="480" w:lineRule="auto"/>
        <w:jc w:val="both"/>
        <w:outlineLvl w:val="0"/>
        <w:rPr>
          <w:rFonts w:ascii="Times New Roman" w:hAnsi="Times New Roman"/>
          <w:b/>
          <w:sz w:val="24"/>
          <w:szCs w:val="24"/>
          <w:lang w:val="en-US"/>
        </w:rPr>
      </w:pPr>
    </w:p>
    <w:p w14:paraId="33D8CA2A" w14:textId="77777777" w:rsidR="001C2F97" w:rsidRDefault="001C2F97">
      <w:pPr>
        <w:spacing w:after="0" w:line="240" w:lineRule="auto"/>
        <w:rPr>
          <w:rFonts w:ascii="Times New Roman" w:hAnsi="Times New Roman"/>
          <w:b/>
          <w:sz w:val="24"/>
          <w:szCs w:val="24"/>
          <w:lang w:val="en-US"/>
        </w:rPr>
      </w:pPr>
      <w:r>
        <w:rPr>
          <w:rFonts w:ascii="Times New Roman" w:hAnsi="Times New Roman"/>
          <w:b/>
          <w:sz w:val="24"/>
          <w:szCs w:val="24"/>
          <w:lang w:val="en-US"/>
        </w:rPr>
        <w:br w:type="page"/>
      </w:r>
    </w:p>
    <w:p w14:paraId="52859379" w14:textId="3993E4DD" w:rsidR="004C4C80" w:rsidRDefault="001C2F97" w:rsidP="00E46600">
      <w:pPr>
        <w:spacing w:after="0" w:line="480" w:lineRule="auto"/>
        <w:jc w:val="both"/>
        <w:outlineLvl w:val="0"/>
        <w:rPr>
          <w:rFonts w:ascii="Times New Roman" w:hAnsi="Times New Roman"/>
          <w:b/>
          <w:sz w:val="24"/>
          <w:szCs w:val="24"/>
          <w:lang w:val="en-US"/>
        </w:rPr>
      </w:pPr>
      <w:r w:rsidRPr="001C2F97">
        <w:rPr>
          <w:rFonts w:ascii="Times New Roman" w:hAnsi="Times New Roman"/>
          <w:b/>
          <w:sz w:val="24"/>
          <w:szCs w:val="24"/>
          <w:lang w:val="en-US"/>
        </w:rPr>
        <w:lastRenderedPageBreak/>
        <w:t>Figure 5:</w:t>
      </w:r>
      <w:bookmarkStart w:id="2" w:name="_GoBack"/>
      <w:bookmarkEnd w:id="2"/>
    </w:p>
    <w:p w14:paraId="2588CD1A" w14:textId="36FC1D5B" w:rsidR="004C4C80" w:rsidRDefault="004C4C80" w:rsidP="004C4C80">
      <w:pPr>
        <w:spacing w:after="0" w:line="240" w:lineRule="auto"/>
        <w:rPr>
          <w:rFonts w:ascii="Times New Roman" w:hAnsi="Times New Roman"/>
          <w:b/>
          <w:sz w:val="24"/>
          <w:szCs w:val="24"/>
          <w:lang w:val="en-US"/>
        </w:rPr>
      </w:pPr>
    </w:p>
    <w:p w14:paraId="6DCE0939" w14:textId="77777777" w:rsidR="004C4C80" w:rsidRDefault="004C4C80">
      <w:pPr>
        <w:spacing w:after="0" w:line="240" w:lineRule="auto"/>
        <w:rPr>
          <w:rFonts w:ascii="Times New Roman" w:hAnsi="Times New Roman"/>
          <w:b/>
          <w:sz w:val="24"/>
          <w:szCs w:val="24"/>
          <w:lang w:val="en-US"/>
        </w:rPr>
      </w:pPr>
      <w:r>
        <w:rPr>
          <w:rFonts w:ascii="Times New Roman" w:hAnsi="Times New Roman"/>
          <w:b/>
          <w:sz w:val="24"/>
          <w:szCs w:val="24"/>
          <w:lang w:val="en-US"/>
        </w:rPr>
        <w:br w:type="page"/>
      </w:r>
    </w:p>
    <w:p w14:paraId="4B16B97E" w14:textId="71DA6729" w:rsidR="004C4C80" w:rsidRDefault="004C4C80" w:rsidP="004C4C80">
      <w:pPr>
        <w:spacing w:after="0" w:line="240" w:lineRule="auto"/>
        <w:rPr>
          <w:rFonts w:ascii="Times New Roman" w:hAnsi="Times New Roman"/>
          <w:b/>
          <w:sz w:val="24"/>
          <w:szCs w:val="24"/>
          <w:lang w:val="en-US"/>
        </w:rPr>
      </w:pPr>
      <w:r>
        <w:rPr>
          <w:rFonts w:ascii="Times New Roman" w:hAnsi="Times New Roman"/>
          <w:b/>
          <w:sz w:val="24"/>
          <w:szCs w:val="24"/>
          <w:lang w:val="en-US"/>
        </w:rPr>
        <w:lastRenderedPageBreak/>
        <w:t>Figure 6:</w:t>
      </w:r>
    </w:p>
    <w:p w14:paraId="5E6F609E" w14:textId="77777777" w:rsidR="004C4C80" w:rsidRDefault="004C4C80" w:rsidP="004C4C80">
      <w:pPr>
        <w:spacing w:after="0" w:line="240" w:lineRule="auto"/>
        <w:rPr>
          <w:rFonts w:ascii="Times New Roman" w:hAnsi="Times New Roman"/>
          <w:b/>
          <w:sz w:val="24"/>
          <w:szCs w:val="24"/>
          <w:lang w:val="en-US"/>
        </w:rPr>
      </w:pPr>
    </w:p>
    <w:p w14:paraId="62B480F6" w14:textId="0DBC0B90" w:rsidR="004C4C80" w:rsidRPr="004C4C80" w:rsidRDefault="004C4C80" w:rsidP="004C4C80">
      <w:pPr>
        <w:spacing w:after="0" w:line="240" w:lineRule="auto"/>
        <w:rPr>
          <w:rFonts w:ascii="Times New Roman" w:hAnsi="Times New Roman"/>
          <w:b/>
          <w:sz w:val="24"/>
          <w:szCs w:val="24"/>
          <w:lang w:val="en-US"/>
        </w:rPr>
      </w:pPr>
    </w:p>
    <w:sectPr w:rsidR="004C4C80" w:rsidRPr="004C4C80"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9ABA86" w14:textId="77777777" w:rsidR="00D0474A" w:rsidRDefault="00D0474A">
      <w:pPr>
        <w:spacing w:after="0" w:line="240" w:lineRule="auto"/>
      </w:pPr>
      <w:r>
        <w:separator/>
      </w:r>
    </w:p>
  </w:endnote>
  <w:endnote w:type="continuationSeparator" w:id="0">
    <w:p w14:paraId="03E99D2A" w14:textId="77777777" w:rsidR="00D0474A" w:rsidRDefault="00D04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D0474A"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9E4DBEF"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6600">
      <w:rPr>
        <w:rStyle w:val="PageNumber"/>
        <w:noProof/>
      </w:rPr>
      <w:t>19</w:t>
    </w:r>
    <w:r>
      <w:rPr>
        <w:rStyle w:val="PageNumber"/>
      </w:rPr>
      <w:fldChar w:fldCharType="end"/>
    </w:r>
  </w:p>
  <w:p w14:paraId="3F8F309C" w14:textId="77777777" w:rsidR="00710F21" w:rsidRDefault="00D0474A"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7F88B7" w14:textId="77777777" w:rsidR="00D0474A" w:rsidRDefault="00D0474A">
      <w:pPr>
        <w:spacing w:after="0" w:line="240" w:lineRule="auto"/>
      </w:pPr>
      <w:r>
        <w:separator/>
      </w:r>
    </w:p>
  </w:footnote>
  <w:footnote w:type="continuationSeparator" w:id="0">
    <w:p w14:paraId="6FF2E296" w14:textId="77777777" w:rsidR="00D0474A" w:rsidRDefault="00D0474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10088"/>
    <w:rsid w:val="000171E9"/>
    <w:rsid w:val="000210D1"/>
    <w:rsid w:val="0003657E"/>
    <w:rsid w:val="00040FE5"/>
    <w:rsid w:val="0004316E"/>
    <w:rsid w:val="00061E82"/>
    <w:rsid w:val="00066C53"/>
    <w:rsid w:val="000711BB"/>
    <w:rsid w:val="00071653"/>
    <w:rsid w:val="00072F64"/>
    <w:rsid w:val="000826AA"/>
    <w:rsid w:val="0008315C"/>
    <w:rsid w:val="00084F55"/>
    <w:rsid w:val="000B0D4A"/>
    <w:rsid w:val="000B49C7"/>
    <w:rsid w:val="000B6495"/>
    <w:rsid w:val="000B7625"/>
    <w:rsid w:val="000C6C91"/>
    <w:rsid w:val="000C7277"/>
    <w:rsid w:val="000E19E2"/>
    <w:rsid w:val="000E2CF4"/>
    <w:rsid w:val="000E3A7A"/>
    <w:rsid w:val="000E5F6C"/>
    <w:rsid w:val="000F58BA"/>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2F97"/>
    <w:rsid w:val="001C3C8D"/>
    <w:rsid w:val="001C613C"/>
    <w:rsid w:val="001D0F84"/>
    <w:rsid w:val="001D36DD"/>
    <w:rsid w:val="001D78FC"/>
    <w:rsid w:val="001D7BA9"/>
    <w:rsid w:val="001E4AF8"/>
    <w:rsid w:val="001F0FFF"/>
    <w:rsid w:val="001F3D58"/>
    <w:rsid w:val="002061AD"/>
    <w:rsid w:val="002166AE"/>
    <w:rsid w:val="00217F61"/>
    <w:rsid w:val="00220C4B"/>
    <w:rsid w:val="002231AC"/>
    <w:rsid w:val="002317EC"/>
    <w:rsid w:val="00235CE2"/>
    <w:rsid w:val="00236AF3"/>
    <w:rsid w:val="002452E3"/>
    <w:rsid w:val="0026033D"/>
    <w:rsid w:val="00260B02"/>
    <w:rsid w:val="00271614"/>
    <w:rsid w:val="00296A5E"/>
    <w:rsid w:val="002D0212"/>
    <w:rsid w:val="002D1F5C"/>
    <w:rsid w:val="002D5F29"/>
    <w:rsid w:val="002F2133"/>
    <w:rsid w:val="002F4DC5"/>
    <w:rsid w:val="00306685"/>
    <w:rsid w:val="00310C35"/>
    <w:rsid w:val="00320003"/>
    <w:rsid w:val="003206D2"/>
    <w:rsid w:val="00325BCE"/>
    <w:rsid w:val="003339E3"/>
    <w:rsid w:val="0033413A"/>
    <w:rsid w:val="00341373"/>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43A2"/>
    <w:rsid w:val="004273F1"/>
    <w:rsid w:val="00433EDB"/>
    <w:rsid w:val="00440599"/>
    <w:rsid w:val="0044771A"/>
    <w:rsid w:val="004508FE"/>
    <w:rsid w:val="00456632"/>
    <w:rsid w:val="004566E5"/>
    <w:rsid w:val="00464C54"/>
    <w:rsid w:val="00465E33"/>
    <w:rsid w:val="00474BAB"/>
    <w:rsid w:val="004873B6"/>
    <w:rsid w:val="004A5074"/>
    <w:rsid w:val="004A5369"/>
    <w:rsid w:val="004C3449"/>
    <w:rsid w:val="004C4C80"/>
    <w:rsid w:val="004C546E"/>
    <w:rsid w:val="004D0817"/>
    <w:rsid w:val="004D273F"/>
    <w:rsid w:val="004E461D"/>
    <w:rsid w:val="004E72FD"/>
    <w:rsid w:val="004E75ED"/>
    <w:rsid w:val="004F1CE2"/>
    <w:rsid w:val="004F2FDD"/>
    <w:rsid w:val="004F404D"/>
    <w:rsid w:val="004F60F9"/>
    <w:rsid w:val="004F7FD8"/>
    <w:rsid w:val="005028B3"/>
    <w:rsid w:val="00506AF4"/>
    <w:rsid w:val="005130C5"/>
    <w:rsid w:val="00541914"/>
    <w:rsid w:val="005450E2"/>
    <w:rsid w:val="005612F0"/>
    <w:rsid w:val="00565B41"/>
    <w:rsid w:val="00577D56"/>
    <w:rsid w:val="005866BD"/>
    <w:rsid w:val="00593EAA"/>
    <w:rsid w:val="005A76F0"/>
    <w:rsid w:val="005B03DF"/>
    <w:rsid w:val="005B5156"/>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34E5"/>
    <w:rsid w:val="00696DE7"/>
    <w:rsid w:val="006A5B04"/>
    <w:rsid w:val="006A677D"/>
    <w:rsid w:val="006B3776"/>
    <w:rsid w:val="006C41B5"/>
    <w:rsid w:val="006C50E6"/>
    <w:rsid w:val="006E5AD1"/>
    <w:rsid w:val="006E7853"/>
    <w:rsid w:val="006F25A2"/>
    <w:rsid w:val="006F382C"/>
    <w:rsid w:val="006F4CA6"/>
    <w:rsid w:val="006F59ED"/>
    <w:rsid w:val="00702978"/>
    <w:rsid w:val="00704498"/>
    <w:rsid w:val="00707E3F"/>
    <w:rsid w:val="00712E39"/>
    <w:rsid w:val="00716D2A"/>
    <w:rsid w:val="007471B0"/>
    <w:rsid w:val="007657EB"/>
    <w:rsid w:val="00766E22"/>
    <w:rsid w:val="007671B3"/>
    <w:rsid w:val="00772531"/>
    <w:rsid w:val="00773692"/>
    <w:rsid w:val="0078487A"/>
    <w:rsid w:val="007852FE"/>
    <w:rsid w:val="00795E96"/>
    <w:rsid w:val="007B7B7F"/>
    <w:rsid w:val="007E021F"/>
    <w:rsid w:val="007E13E7"/>
    <w:rsid w:val="007E30DC"/>
    <w:rsid w:val="007F2345"/>
    <w:rsid w:val="007F2E1E"/>
    <w:rsid w:val="00800663"/>
    <w:rsid w:val="00802C27"/>
    <w:rsid w:val="008038BB"/>
    <w:rsid w:val="008174C7"/>
    <w:rsid w:val="00841B48"/>
    <w:rsid w:val="00843A73"/>
    <w:rsid w:val="00852228"/>
    <w:rsid w:val="00856C5D"/>
    <w:rsid w:val="008662AD"/>
    <w:rsid w:val="008669E9"/>
    <w:rsid w:val="00880190"/>
    <w:rsid w:val="00885D24"/>
    <w:rsid w:val="008A6465"/>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275D"/>
    <w:rsid w:val="009B52E7"/>
    <w:rsid w:val="009B60EF"/>
    <w:rsid w:val="009C4D03"/>
    <w:rsid w:val="009C5745"/>
    <w:rsid w:val="009D16DD"/>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718C6"/>
    <w:rsid w:val="00A73337"/>
    <w:rsid w:val="00A740DA"/>
    <w:rsid w:val="00A80B45"/>
    <w:rsid w:val="00A817BA"/>
    <w:rsid w:val="00A87EFB"/>
    <w:rsid w:val="00A90A4A"/>
    <w:rsid w:val="00AA0329"/>
    <w:rsid w:val="00AA1780"/>
    <w:rsid w:val="00AA2F95"/>
    <w:rsid w:val="00AA30BB"/>
    <w:rsid w:val="00AA5EC2"/>
    <w:rsid w:val="00AB3E0F"/>
    <w:rsid w:val="00AB4FD9"/>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67C7C"/>
    <w:rsid w:val="00B70782"/>
    <w:rsid w:val="00B7166D"/>
    <w:rsid w:val="00B85B28"/>
    <w:rsid w:val="00B86D7A"/>
    <w:rsid w:val="00B91584"/>
    <w:rsid w:val="00BB36A2"/>
    <w:rsid w:val="00BB739D"/>
    <w:rsid w:val="00BD7179"/>
    <w:rsid w:val="00BE5840"/>
    <w:rsid w:val="00BE6A78"/>
    <w:rsid w:val="00BE7C5B"/>
    <w:rsid w:val="00C02149"/>
    <w:rsid w:val="00C0501F"/>
    <w:rsid w:val="00C14611"/>
    <w:rsid w:val="00C163B5"/>
    <w:rsid w:val="00C23D9A"/>
    <w:rsid w:val="00C24822"/>
    <w:rsid w:val="00C25541"/>
    <w:rsid w:val="00C33FFB"/>
    <w:rsid w:val="00C4447B"/>
    <w:rsid w:val="00C52535"/>
    <w:rsid w:val="00C56688"/>
    <w:rsid w:val="00C57CDC"/>
    <w:rsid w:val="00C60D59"/>
    <w:rsid w:val="00C62D97"/>
    <w:rsid w:val="00C646B4"/>
    <w:rsid w:val="00C77FA7"/>
    <w:rsid w:val="00CE1DCB"/>
    <w:rsid w:val="00CE3E2E"/>
    <w:rsid w:val="00CF138F"/>
    <w:rsid w:val="00CF318B"/>
    <w:rsid w:val="00D0474A"/>
    <w:rsid w:val="00D117B9"/>
    <w:rsid w:val="00D15C80"/>
    <w:rsid w:val="00D24DC4"/>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A178A"/>
    <w:rsid w:val="00DB1F30"/>
    <w:rsid w:val="00DB4B8F"/>
    <w:rsid w:val="00DB65EC"/>
    <w:rsid w:val="00DB7F7E"/>
    <w:rsid w:val="00DC1680"/>
    <w:rsid w:val="00DC4352"/>
    <w:rsid w:val="00DE1EA3"/>
    <w:rsid w:val="00DF62BA"/>
    <w:rsid w:val="00E03995"/>
    <w:rsid w:val="00E30DF9"/>
    <w:rsid w:val="00E34FC6"/>
    <w:rsid w:val="00E42E99"/>
    <w:rsid w:val="00E46600"/>
    <w:rsid w:val="00E610FC"/>
    <w:rsid w:val="00E618D1"/>
    <w:rsid w:val="00E62060"/>
    <w:rsid w:val="00E65AEC"/>
    <w:rsid w:val="00E71D20"/>
    <w:rsid w:val="00E80BC8"/>
    <w:rsid w:val="00E827DA"/>
    <w:rsid w:val="00E85B65"/>
    <w:rsid w:val="00E95C08"/>
    <w:rsid w:val="00EA1274"/>
    <w:rsid w:val="00EB02E8"/>
    <w:rsid w:val="00EB2F43"/>
    <w:rsid w:val="00EC004F"/>
    <w:rsid w:val="00EC559F"/>
    <w:rsid w:val="00ED0384"/>
    <w:rsid w:val="00ED3EB5"/>
    <w:rsid w:val="00EE0CA6"/>
    <w:rsid w:val="00EE40BC"/>
    <w:rsid w:val="00EF0C40"/>
    <w:rsid w:val="00EF0DEC"/>
    <w:rsid w:val="00F01B41"/>
    <w:rsid w:val="00F04AEE"/>
    <w:rsid w:val="00F11CCD"/>
    <w:rsid w:val="00F147B2"/>
    <w:rsid w:val="00F43484"/>
    <w:rsid w:val="00F557A4"/>
    <w:rsid w:val="00F55A45"/>
    <w:rsid w:val="00F62450"/>
    <w:rsid w:val="00F636D9"/>
    <w:rsid w:val="00F64873"/>
    <w:rsid w:val="00F64E7E"/>
    <w:rsid w:val="00F73CE1"/>
    <w:rsid w:val="00FA2809"/>
    <w:rsid w:val="00FB0F7A"/>
    <w:rsid w:val="00FB162A"/>
    <w:rsid w:val="00FB2FE0"/>
    <w:rsid w:val="00FB4E0C"/>
    <w:rsid w:val="00FB6151"/>
    <w:rsid w:val="00FD464A"/>
    <w:rsid w:val="00FE26BC"/>
    <w:rsid w:val="00FE2F81"/>
    <w:rsid w:val="00FE5FE6"/>
    <w:rsid w:val="00FF42B0"/>
    <w:rsid w:val="00FF625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718D63E-D668-5647-934F-512131E0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5507</Words>
  <Characters>31392</Characters>
  <Application>Microsoft Macintosh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2017-10-12T21:13:00Z</dcterms:created>
  <dcterms:modified xsi:type="dcterms:W3CDTF">2017-10-12T21:14:00Z</dcterms:modified>
</cp:coreProperties>
</file>