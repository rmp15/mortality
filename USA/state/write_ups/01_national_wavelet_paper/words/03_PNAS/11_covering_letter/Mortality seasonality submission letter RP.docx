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E9852F" w14:textId="77777777" w:rsidR="00E859E3" w:rsidRPr="00393859" w:rsidRDefault="002B132E" w:rsidP="00E859E3">
      <w:pPr>
        <w:pStyle w:val="Header"/>
        <w:tabs>
          <w:tab w:val="clear" w:pos="4320"/>
          <w:tab w:val="clear" w:pos="8640"/>
        </w:tabs>
        <w:ind w:left="4860"/>
        <w:jc w:val="left"/>
        <w:rPr>
          <w:sz w:val="18"/>
          <w:szCs w:val="18"/>
        </w:rPr>
      </w:pPr>
      <w:r w:rsidRPr="00393859">
        <w:rPr>
          <w:sz w:val="18"/>
          <w:szCs w:val="18"/>
        </w:rPr>
        <w:t>Department of Epidemiology and Biostatistics</w:t>
      </w:r>
    </w:p>
    <w:p w14:paraId="01A71267" w14:textId="77777777" w:rsidR="00E859E3" w:rsidRDefault="00F83BE6" w:rsidP="00E859E3">
      <w:pPr>
        <w:pStyle w:val="Header"/>
        <w:tabs>
          <w:tab w:val="clear" w:pos="4320"/>
          <w:tab w:val="clear" w:pos="8640"/>
        </w:tabs>
        <w:ind w:left="4860"/>
        <w:jc w:val="left"/>
        <w:rPr>
          <w:sz w:val="18"/>
          <w:szCs w:val="18"/>
        </w:rPr>
      </w:pPr>
      <w:r>
        <w:rPr>
          <w:noProof/>
          <w:sz w:val="18"/>
          <w:szCs w:val="18"/>
          <w:lang w:eastAsia="en-GB"/>
        </w:rPr>
        <mc:AlternateContent>
          <mc:Choice Requires="wps">
            <w:drawing>
              <wp:anchor distT="0" distB="0" distL="114300" distR="114300" simplePos="0" relativeHeight="251657728" behindDoc="0" locked="0" layoutInCell="1" allowOverlap="1" wp14:anchorId="3FAFE760" wp14:editId="5A4C32CD">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FAFE760"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393859">
        <w:rPr>
          <w:sz w:val="18"/>
          <w:szCs w:val="18"/>
        </w:rPr>
        <w:t>School of Public Health</w:t>
      </w:r>
    </w:p>
    <w:p w14:paraId="0179A0FC" w14:textId="77777777" w:rsidR="00F77317" w:rsidRPr="00393859" w:rsidRDefault="00F77317" w:rsidP="00E859E3">
      <w:pPr>
        <w:pStyle w:val="Header"/>
        <w:tabs>
          <w:tab w:val="clear" w:pos="4320"/>
          <w:tab w:val="clear" w:pos="8640"/>
        </w:tabs>
        <w:ind w:left="4860"/>
        <w:jc w:val="left"/>
        <w:rPr>
          <w:sz w:val="18"/>
          <w:szCs w:val="18"/>
        </w:rPr>
      </w:pPr>
      <w:r>
        <w:rPr>
          <w:sz w:val="18"/>
          <w:szCs w:val="18"/>
        </w:rPr>
        <w:t>Faculty of Medicine</w:t>
      </w:r>
    </w:p>
    <w:p w14:paraId="3221936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Imperial College London</w:t>
      </w:r>
    </w:p>
    <w:p w14:paraId="4D21A48F" w14:textId="77777777" w:rsidR="00E859E3" w:rsidRPr="00393859" w:rsidRDefault="00E859E3" w:rsidP="00E859E3">
      <w:pPr>
        <w:pStyle w:val="Header"/>
        <w:tabs>
          <w:tab w:val="clear" w:pos="4320"/>
          <w:tab w:val="clear" w:pos="8640"/>
        </w:tabs>
        <w:ind w:left="4860"/>
        <w:jc w:val="left"/>
        <w:rPr>
          <w:sz w:val="18"/>
          <w:szCs w:val="18"/>
        </w:rPr>
      </w:pPr>
    </w:p>
    <w:p w14:paraId="1EB2D8FB"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St Mary’s Campus</w:t>
      </w:r>
    </w:p>
    <w:p w14:paraId="4E3ADAD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Norfolk Place</w:t>
      </w:r>
    </w:p>
    <w:p w14:paraId="42EB4DA4"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London W2 1PG, UK</w:t>
      </w:r>
    </w:p>
    <w:p w14:paraId="580E61FF"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 xml:space="preserve">Tel: +44 (0)20 7594 0767 </w:t>
      </w:r>
    </w:p>
    <w:p w14:paraId="3AD2502C" w14:textId="77777777" w:rsidR="00E859E3" w:rsidRPr="00393859" w:rsidRDefault="00E859E3" w:rsidP="00E859E3">
      <w:pPr>
        <w:pStyle w:val="Header"/>
        <w:tabs>
          <w:tab w:val="clear" w:pos="4320"/>
          <w:tab w:val="clear" w:pos="8640"/>
        </w:tabs>
        <w:ind w:left="4860"/>
        <w:jc w:val="left"/>
        <w:rPr>
          <w:sz w:val="18"/>
          <w:szCs w:val="18"/>
        </w:rPr>
      </w:pPr>
    </w:p>
    <w:p w14:paraId="315A8E56"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majid.ezzati@imperial.ac.uk</w:t>
      </w:r>
    </w:p>
    <w:p w14:paraId="7A1357B9" w14:textId="77777777" w:rsidR="008E3FE5" w:rsidRPr="00393859" w:rsidRDefault="00DC2C65" w:rsidP="008E3FE5">
      <w:pPr>
        <w:pStyle w:val="Header"/>
        <w:tabs>
          <w:tab w:val="clear" w:pos="4320"/>
          <w:tab w:val="clear" w:pos="8640"/>
        </w:tabs>
        <w:ind w:left="4860"/>
        <w:jc w:val="left"/>
        <w:rPr>
          <w:sz w:val="18"/>
          <w:szCs w:val="18"/>
        </w:rPr>
      </w:pPr>
      <w:hyperlink r:id="rId7" w:history="1">
        <w:r w:rsidR="008E3FE5" w:rsidRPr="00393859">
          <w:rPr>
            <w:rStyle w:val="Hyperlink"/>
            <w:sz w:val="18"/>
            <w:szCs w:val="18"/>
          </w:rPr>
          <w:t>www.imperial.ac.uk/medicine/GEH</w:t>
        </w:r>
      </w:hyperlink>
      <w:r w:rsidR="008E3FE5" w:rsidRPr="00393859">
        <w:rPr>
          <w:sz w:val="18"/>
          <w:szCs w:val="18"/>
        </w:rPr>
        <w:t xml:space="preserve"> </w:t>
      </w:r>
    </w:p>
    <w:p w14:paraId="53195648" w14:textId="77777777" w:rsidR="00375722" w:rsidRPr="00393859" w:rsidRDefault="00375722" w:rsidP="00243287">
      <w:pPr>
        <w:pStyle w:val="Header"/>
        <w:tabs>
          <w:tab w:val="clear" w:pos="4320"/>
          <w:tab w:val="clear" w:pos="8640"/>
        </w:tabs>
        <w:ind w:left="4860"/>
        <w:jc w:val="left"/>
        <w:rPr>
          <w:szCs w:val="16"/>
        </w:rPr>
      </w:pPr>
    </w:p>
    <w:p w14:paraId="0E0FEE96" w14:textId="77777777" w:rsidR="00136910" w:rsidRPr="00393859" w:rsidRDefault="00136910" w:rsidP="001D4C0F">
      <w:pPr>
        <w:rPr>
          <w:szCs w:val="22"/>
        </w:rPr>
      </w:pPr>
      <w:r w:rsidRPr="00393859">
        <w:rPr>
          <w:szCs w:val="22"/>
        </w:rPr>
        <w:fldChar w:fldCharType="begin"/>
      </w:r>
      <w:r w:rsidRPr="00393859">
        <w:rPr>
          <w:szCs w:val="22"/>
        </w:rPr>
        <w:instrText xml:space="preserve"> DATE  \@ "dd MMMM yyyy"  \* MERGEFORMAT </w:instrText>
      </w:r>
      <w:r w:rsidRPr="00393859">
        <w:rPr>
          <w:szCs w:val="22"/>
        </w:rPr>
        <w:fldChar w:fldCharType="separate"/>
      </w:r>
      <w:r w:rsidR="002D3D82">
        <w:rPr>
          <w:noProof/>
          <w:szCs w:val="22"/>
        </w:rPr>
        <w:t>11 October 2017</w:t>
      </w:r>
      <w:r w:rsidRPr="00393859">
        <w:rPr>
          <w:szCs w:val="22"/>
        </w:rPr>
        <w:fldChar w:fldCharType="end"/>
      </w:r>
    </w:p>
    <w:p w14:paraId="1440AF96" w14:textId="77777777" w:rsidR="00E859E3" w:rsidRPr="00393859" w:rsidRDefault="00375722" w:rsidP="00E859E3">
      <w:pPr>
        <w:pStyle w:val="Date"/>
        <w:tabs>
          <w:tab w:val="left" w:pos="4860"/>
        </w:tabs>
        <w:spacing w:after="0"/>
        <w:ind w:right="22"/>
        <w:jc w:val="left"/>
        <w:rPr>
          <w:szCs w:val="22"/>
        </w:rPr>
      </w:pPr>
      <w:r w:rsidRPr="00393859">
        <w:rPr>
          <w:szCs w:val="22"/>
        </w:rPr>
        <w:tab/>
      </w:r>
      <w:r w:rsidR="00E859E3" w:rsidRPr="00393859">
        <w:rPr>
          <w:b/>
          <w:szCs w:val="22"/>
        </w:rPr>
        <w:t>Majid Ezzati</w:t>
      </w:r>
      <w:r w:rsidR="00E859E3" w:rsidRPr="00393859">
        <w:rPr>
          <w:szCs w:val="22"/>
        </w:rPr>
        <w:t xml:space="preserve"> </w:t>
      </w:r>
      <w:proofErr w:type="spellStart"/>
      <w:r w:rsidR="00A32D8E">
        <w:rPr>
          <w:sz w:val="18"/>
          <w:szCs w:val="18"/>
        </w:rPr>
        <w:t>FMedSci</w:t>
      </w:r>
      <w:proofErr w:type="spellEnd"/>
    </w:p>
    <w:p w14:paraId="109CBEB9" w14:textId="77777777" w:rsidR="00E859E3" w:rsidRPr="00393859" w:rsidRDefault="00E859E3" w:rsidP="00E859E3">
      <w:pPr>
        <w:pStyle w:val="Date"/>
        <w:tabs>
          <w:tab w:val="left" w:pos="4860"/>
        </w:tabs>
        <w:spacing w:after="0"/>
        <w:ind w:left="4860"/>
        <w:rPr>
          <w:rStyle w:val="HeaderChar"/>
          <w:sz w:val="18"/>
          <w:szCs w:val="18"/>
        </w:rPr>
      </w:pPr>
      <w:r w:rsidRPr="00393859">
        <w:rPr>
          <w:szCs w:val="22"/>
        </w:rPr>
        <w:tab/>
      </w:r>
      <w:r w:rsidR="00A32D8E">
        <w:rPr>
          <w:rStyle w:val="HeaderChar"/>
          <w:sz w:val="18"/>
          <w:szCs w:val="18"/>
        </w:rPr>
        <w:t>Professor of</w:t>
      </w:r>
      <w:r w:rsidRPr="00393859">
        <w:rPr>
          <w:rStyle w:val="HeaderChar"/>
          <w:sz w:val="18"/>
          <w:szCs w:val="18"/>
        </w:rPr>
        <w:t xml:space="preserve"> Global Environmental Health</w:t>
      </w:r>
    </w:p>
    <w:p w14:paraId="684D7FA5" w14:textId="77777777" w:rsidR="00FE4CE4" w:rsidRDefault="00EB3905" w:rsidP="00EB3905">
      <w:pPr>
        <w:pStyle w:val="Date"/>
        <w:tabs>
          <w:tab w:val="left" w:pos="4860"/>
        </w:tabs>
        <w:spacing w:after="0"/>
        <w:ind w:left="4859"/>
        <w:jc w:val="left"/>
        <w:rPr>
          <w:sz w:val="18"/>
          <w:szCs w:val="18"/>
        </w:rPr>
      </w:pPr>
      <w:r>
        <w:rPr>
          <w:sz w:val="18"/>
          <w:szCs w:val="18"/>
        </w:rPr>
        <w:t xml:space="preserve">Director, Imperial College Wellcome Trust Centre for Global Health Research </w:t>
      </w:r>
    </w:p>
    <w:p w14:paraId="0026BEE0" w14:textId="77777777" w:rsidR="00EB3905" w:rsidRDefault="00EB3905" w:rsidP="00492439"/>
    <w:p w14:paraId="69755A5C" w14:textId="77777777" w:rsidR="0024229B" w:rsidRPr="003918B3" w:rsidRDefault="0024229B" w:rsidP="0024229B">
      <w:r w:rsidRPr="003918B3">
        <w:t>Professo</w:t>
      </w:r>
      <w:r>
        <w:t xml:space="preserve">r </w:t>
      </w:r>
      <w:proofErr w:type="spellStart"/>
      <w:r>
        <w:t>Inder</w:t>
      </w:r>
      <w:proofErr w:type="spellEnd"/>
      <w:r>
        <w:t xml:space="preserve"> M</w:t>
      </w:r>
      <w:r w:rsidRPr="003918B3">
        <w:t xml:space="preserve"> </w:t>
      </w:r>
      <w:proofErr w:type="spellStart"/>
      <w:r w:rsidRPr="003918B3">
        <w:t>Verma</w:t>
      </w:r>
      <w:proofErr w:type="spellEnd"/>
    </w:p>
    <w:p w14:paraId="56186419" w14:textId="77777777" w:rsidR="0024229B" w:rsidRPr="003918B3" w:rsidRDefault="0024229B" w:rsidP="0024229B">
      <w:r w:rsidRPr="003918B3">
        <w:t xml:space="preserve">Editor-in-Chief, </w:t>
      </w:r>
      <w:r w:rsidRPr="003918B3">
        <w:rPr>
          <w:i/>
        </w:rPr>
        <w:t>PNAS</w:t>
      </w:r>
    </w:p>
    <w:p w14:paraId="00C4F1CC" w14:textId="77777777" w:rsidR="0024229B" w:rsidRPr="003918B3" w:rsidRDefault="0024229B" w:rsidP="0024229B"/>
    <w:p w14:paraId="1E7CC301" w14:textId="77777777" w:rsidR="0024229B" w:rsidRPr="003918B3" w:rsidRDefault="0024229B" w:rsidP="0024229B">
      <w:r w:rsidRPr="003918B3">
        <w:t xml:space="preserve">Dear Professor </w:t>
      </w:r>
      <w:proofErr w:type="spellStart"/>
      <w:r w:rsidRPr="003918B3">
        <w:t>Verma</w:t>
      </w:r>
      <w:proofErr w:type="spellEnd"/>
      <w:r w:rsidRPr="003918B3">
        <w:t>:</w:t>
      </w:r>
    </w:p>
    <w:p w14:paraId="3351B111" w14:textId="77777777" w:rsidR="0024229B" w:rsidRPr="003918B3" w:rsidRDefault="0024229B" w:rsidP="0024229B"/>
    <w:p w14:paraId="6002A4E4" w14:textId="77777777" w:rsidR="00583C90" w:rsidRDefault="00657C96" w:rsidP="00657C96">
      <w:r>
        <w:t>My colleagues and I would like to submit the enclosed manuscript titled “</w:t>
      </w:r>
      <w:r w:rsidR="005D25E8" w:rsidRPr="005D25E8">
        <w:t>Seasonal dynamics of mortality in the United States from 1982 to 2013</w:t>
      </w:r>
      <w:r>
        <w:t xml:space="preserve">” </w:t>
      </w:r>
      <w:r w:rsidR="00782C62" w:rsidRPr="002165A7">
        <w:t xml:space="preserve">for consideration </w:t>
      </w:r>
      <w:r w:rsidR="0024229B" w:rsidRPr="003918B3">
        <w:t xml:space="preserve">as a Research Report in </w:t>
      </w:r>
      <w:r w:rsidR="0024229B" w:rsidRPr="003918B3">
        <w:rPr>
          <w:i/>
        </w:rPr>
        <w:t>PNAS</w:t>
      </w:r>
      <w:r w:rsidR="00782C62" w:rsidRPr="002165A7">
        <w:t>.</w:t>
      </w:r>
      <w:r w:rsidR="00583C90">
        <w:t xml:space="preserve"> </w:t>
      </w:r>
      <w:r w:rsidR="008B41DE">
        <w:t xml:space="preserve">The paper makes novel and important </w:t>
      </w:r>
      <w:r w:rsidR="0024229B">
        <w:t xml:space="preserve">contributions to our knowledge of how weather and climate impacts </w:t>
      </w:r>
      <w:r w:rsidR="008B41DE">
        <w:t>health in the United States</w:t>
      </w:r>
      <w:r w:rsidR="0024229B">
        <w:t>, and to methodologies for studying the</w:t>
      </w:r>
      <w:r w:rsidR="004478DC">
        <w:t>se impacts.</w:t>
      </w:r>
      <w:r w:rsidR="0024229B">
        <w:t xml:space="preserve"> </w:t>
      </w:r>
    </w:p>
    <w:p w14:paraId="607C9A80" w14:textId="77777777" w:rsidR="00692691" w:rsidRDefault="00115DED" w:rsidP="00657C96">
      <w:r>
        <w:br/>
        <w:t xml:space="preserve">Whether </w:t>
      </w:r>
      <w:r w:rsidR="00782C62">
        <w:t xml:space="preserve">a warmer world </w:t>
      </w:r>
      <w:r>
        <w:t xml:space="preserve">will be associated with an overall reduction in deaths in </w:t>
      </w:r>
      <w:r w:rsidR="008B41DE">
        <w:t>temperate climates by reducing</w:t>
      </w:r>
      <w:r>
        <w:t xml:space="preserve"> so-called excess winter deaths remains </w:t>
      </w:r>
      <w:r w:rsidR="00AE4427">
        <w:t xml:space="preserve">a common but empirically </w:t>
      </w:r>
      <w:r>
        <w:t>unresolved hypothesis. This debat</w:t>
      </w:r>
      <w:r w:rsidR="002A7B80">
        <w:t>e persists at least partly because there is no formal framework for studying seasonality of mortality, and pro</w:t>
      </w:r>
      <w:r w:rsidR="000053B1">
        <w:t xml:space="preserve">be how it varies over space and </w:t>
      </w:r>
      <w:r w:rsidR="002A7B80">
        <w:t xml:space="preserve">time. Yet </w:t>
      </w:r>
      <w:r w:rsidR="00692691">
        <w:t xml:space="preserve">analytical </w:t>
      </w:r>
      <w:r w:rsidR="00233F9F">
        <w:t>methods</w:t>
      </w:r>
      <w:r w:rsidR="00692691">
        <w:t xml:space="preserve"> for </w:t>
      </w:r>
      <w:r w:rsidR="003A02EE">
        <w:t>studying</w:t>
      </w:r>
      <w:r w:rsidR="00692691">
        <w:t xml:space="preserve"> periodicity, and its long-term dynamics, have been </w:t>
      </w:r>
      <w:r w:rsidR="000053B1">
        <w:t>utilised</w:t>
      </w:r>
      <w:r w:rsidR="00692691">
        <w:t xml:space="preserve"> in other areas of weather and climate, e.g., for </w:t>
      </w:r>
      <w:r w:rsidR="00692691" w:rsidRPr="00692691">
        <w:t>El Nino</w:t>
      </w:r>
      <w:r w:rsidR="003A02EE">
        <w:t>-</w:t>
      </w:r>
      <w:r w:rsidR="00692691" w:rsidRPr="00692691">
        <w:t>Southern Oscillation</w:t>
      </w:r>
      <w:r w:rsidR="00692691">
        <w:t>.</w:t>
      </w:r>
    </w:p>
    <w:p w14:paraId="27401697" w14:textId="77777777" w:rsidR="00692691" w:rsidRDefault="00692691" w:rsidP="00657C96"/>
    <w:p w14:paraId="60AF5C85" w14:textId="77777777" w:rsidR="000053B1" w:rsidRDefault="003C59A3" w:rsidP="00115DED">
      <w:r>
        <w:t>W</w:t>
      </w:r>
      <w:r w:rsidR="00115DED" w:rsidRPr="002165A7">
        <w:t xml:space="preserve">e use unique geo-coded data and </w:t>
      </w:r>
      <w:r w:rsidR="008B41DE">
        <w:t>novel</w:t>
      </w:r>
      <w:r w:rsidR="00115DED" w:rsidRPr="002165A7">
        <w:t xml:space="preserve"> methods to </w:t>
      </w:r>
      <w:r w:rsidR="000053B1">
        <w:t xml:space="preserve">analyse seasonality of mortality over three decades in the USA, nationally as well as in subnational climatic regions. </w:t>
      </w:r>
      <w:r w:rsidR="008B41DE">
        <w:t>We find</w:t>
      </w:r>
      <w:r w:rsidR="000053B1">
        <w:t xml:space="preserve"> that seasonality of death rates in older middle- and older ages, when most deaths occur, is remarkably robust over time and climatic zone. In contrast, seasonality of deaths has largely disappeared in young children and weakened in adolescents and young adults. Deaths in </w:t>
      </w:r>
      <w:r w:rsidR="00233F9F">
        <w:t>young men</w:t>
      </w:r>
      <w:r w:rsidR="003A02EE">
        <w:t xml:space="preserve"> have the largely-</w:t>
      </w:r>
      <w:r w:rsidR="00AE4427">
        <w:t>overlooked feature of pea</w:t>
      </w:r>
      <w:r w:rsidR="000053B1">
        <w:t>king in summer.</w:t>
      </w:r>
    </w:p>
    <w:p w14:paraId="427D46F6" w14:textId="77777777" w:rsidR="00782C62" w:rsidRPr="002165A7" w:rsidRDefault="00782C62" w:rsidP="00782C62">
      <w:bookmarkStart w:id="0" w:name="_GoBack"/>
      <w:bookmarkEnd w:id="0"/>
    </w:p>
    <w:p w14:paraId="5B1833BE" w14:textId="77777777" w:rsidR="00782C62" w:rsidRPr="002165A7" w:rsidRDefault="00233F9F" w:rsidP="00782C62">
      <w:r>
        <w:t>The findings are important</w:t>
      </w:r>
      <w:r w:rsidR="00782C62" w:rsidRPr="002165A7">
        <w:t xml:space="preserve"> both for </w:t>
      </w:r>
      <w:r>
        <w:t>selecting environmental</w:t>
      </w:r>
      <w:r w:rsidR="00782C62" w:rsidRPr="002165A7">
        <w:t xml:space="preserve"> an</w:t>
      </w:r>
      <w:r w:rsidR="003C59A3">
        <w:t xml:space="preserve">d health sector interventions </w:t>
      </w:r>
      <w:r>
        <w:t xml:space="preserve">that can reduce weather-related deaths </w:t>
      </w:r>
      <w:r w:rsidR="003C59A3">
        <w:t>today, and for understanding how changes in weather regimes may</w:t>
      </w:r>
      <w:r w:rsidR="003A02EE">
        <w:t xml:space="preserve"> influence different population subgroups</w:t>
      </w:r>
      <w:r w:rsidR="003C59A3">
        <w:t>. Our approach</w:t>
      </w:r>
      <w:r>
        <w:t xml:space="preserve"> to studying seasonality</w:t>
      </w:r>
      <w:r w:rsidR="003C59A3">
        <w:t xml:space="preserve"> harmonises methodologies </w:t>
      </w:r>
      <w:r w:rsidR="003A02EE">
        <w:t>used for</w:t>
      </w:r>
      <w:r w:rsidR="003C59A3">
        <w:t xml:space="preserve"> analysing weather and climate</w:t>
      </w:r>
      <w:r>
        <w:t>,</w:t>
      </w:r>
      <w:r w:rsidR="003C59A3">
        <w:t xml:space="preserve"> and their consequences for human health.</w:t>
      </w:r>
      <w:r w:rsidR="00782C62">
        <w:t xml:space="preserve"> </w:t>
      </w:r>
      <w:r w:rsidR="00782C62" w:rsidRPr="002165A7">
        <w:t>The</w:t>
      </w:r>
      <w:r w:rsidR="003C59A3">
        <w:t>refore, the</w:t>
      </w:r>
      <w:r w:rsidR="00782C62" w:rsidRPr="002165A7">
        <w:t xml:space="preserve"> paper </w:t>
      </w:r>
      <w:r w:rsidR="003C59A3">
        <w:t>will be</w:t>
      </w:r>
      <w:r w:rsidR="00782C62" w:rsidRPr="002165A7">
        <w:t xml:space="preserve"> of interest to scientists and policy makers in a range of disciplines with interest in the </w:t>
      </w:r>
      <w:r w:rsidR="003C59A3">
        <w:t xml:space="preserve">human </w:t>
      </w:r>
      <w:r w:rsidR="00782C62" w:rsidRPr="002165A7">
        <w:t xml:space="preserve">consequences of </w:t>
      </w:r>
      <w:r>
        <w:t>global environmental change</w:t>
      </w:r>
      <w:r w:rsidR="00782C62" w:rsidRPr="002165A7">
        <w:t xml:space="preserve">.  </w:t>
      </w:r>
    </w:p>
    <w:p w14:paraId="4A85DAD6" w14:textId="77777777" w:rsidR="00782C62" w:rsidRDefault="00782C62" w:rsidP="00782C62"/>
    <w:p w14:paraId="0C292347" w14:textId="756D1CC5" w:rsidR="00CE66E2" w:rsidRPr="004478DC" w:rsidRDefault="00CE66E2" w:rsidP="00CE66E2">
      <w:pPr>
        <w:tabs>
          <w:tab w:val="left" w:pos="6120"/>
        </w:tabs>
      </w:pPr>
      <w:r w:rsidRPr="004478DC">
        <w:t>This manuscript is the original work of the authors. It has not been previously published and is not under review in any other journal. All authors have contributed to the paper, have approved its submission, and take responsibility for its contents. The author contributions were: research design (</w:t>
      </w:r>
      <w:r w:rsidR="004478DC" w:rsidRPr="004478DC">
        <w:t>RP, RT, ME</w:t>
      </w:r>
      <w:r w:rsidRPr="004478DC">
        <w:t>), methods development (</w:t>
      </w:r>
      <w:r w:rsidR="004478DC" w:rsidRPr="004478DC">
        <w:rPr>
          <w:color w:val="000000"/>
        </w:rPr>
        <w:t>RP</w:t>
      </w:r>
      <w:r w:rsidRPr="004478DC">
        <w:rPr>
          <w:color w:val="000000"/>
        </w:rPr>
        <w:t xml:space="preserve">, </w:t>
      </w:r>
      <w:r w:rsidR="004478DC" w:rsidRPr="004478DC">
        <w:rPr>
          <w:color w:val="000000"/>
        </w:rPr>
        <w:t>JEB, ME</w:t>
      </w:r>
      <w:r w:rsidRPr="004478DC">
        <w:t>), data analysis (</w:t>
      </w:r>
      <w:r w:rsidR="004478DC" w:rsidRPr="004478DC">
        <w:rPr>
          <w:color w:val="000000"/>
        </w:rPr>
        <w:t>RP, KF</w:t>
      </w:r>
      <w:r w:rsidRPr="004478DC">
        <w:t>), and writing of the manuscript (</w:t>
      </w:r>
      <w:commentRangeStart w:id="1"/>
      <w:commentRangeStart w:id="2"/>
      <w:r w:rsidR="004478DC" w:rsidRPr="004478DC">
        <w:t>RP, ME</w:t>
      </w:r>
      <w:commentRangeEnd w:id="1"/>
      <w:r w:rsidR="004478DC" w:rsidRPr="004478DC">
        <w:rPr>
          <w:rStyle w:val="CommentReference"/>
          <w:lang w:val="x-none"/>
        </w:rPr>
        <w:commentReference w:id="1"/>
      </w:r>
      <w:commentRangeEnd w:id="2"/>
      <w:r w:rsidR="00492BD3">
        <w:rPr>
          <w:rStyle w:val="CommentReference"/>
          <w:lang w:val="x-none"/>
        </w:rPr>
        <w:commentReference w:id="2"/>
      </w:r>
      <w:r w:rsidR="00BE0246">
        <w:t>, JEB, KF, RT</w:t>
      </w:r>
      <w:r w:rsidRPr="004478DC">
        <w:t xml:space="preserve">). None of the authors has a </w:t>
      </w:r>
      <w:r w:rsidRPr="004478DC">
        <w:lastRenderedPageBreak/>
        <w:t xml:space="preserve">conflict of interest with the manuscript and its findings. The paper and its figures currently add </w:t>
      </w:r>
      <w:ins w:id="3" w:author="Parks, Robbie M" w:date="2017-10-11T23:24:00Z">
        <w:r w:rsidR="00D64AE7">
          <w:t xml:space="preserve">up to </w:t>
        </w:r>
      </w:ins>
      <w:del w:id="4" w:author="Parks, Robbie M" w:date="2017-10-11T23:24:00Z">
        <w:r w:rsidR="004478DC" w:rsidDel="00D64AE7">
          <w:delText xml:space="preserve">less </w:delText>
        </w:r>
      </w:del>
      <w:ins w:id="5" w:author="Parks, Robbie M" w:date="2017-10-11T23:24:00Z">
        <w:r w:rsidR="00D64AE7">
          <w:t xml:space="preserve">fewer </w:t>
        </w:r>
      </w:ins>
      <w:r w:rsidR="004478DC">
        <w:t xml:space="preserve">than </w:t>
      </w:r>
      <w:r w:rsidR="002B303E">
        <w:t>49,000</w:t>
      </w:r>
      <w:r w:rsidRPr="004478DC">
        <w:t xml:space="preserve"> characters. </w:t>
      </w:r>
      <w:commentRangeStart w:id="6"/>
      <w:commentRangeStart w:id="7"/>
      <w:r w:rsidRPr="003A678E">
        <w:rPr>
          <w:strike/>
        </w:rPr>
        <w:t>Additional details have been designated as Supporting Information for online publication.</w:t>
      </w:r>
      <w:commentRangeEnd w:id="6"/>
      <w:r w:rsidR="004478DC" w:rsidRPr="003A678E">
        <w:rPr>
          <w:rStyle w:val="CommentReference"/>
          <w:strike/>
          <w:lang w:val="x-none"/>
        </w:rPr>
        <w:commentReference w:id="6"/>
      </w:r>
      <w:commentRangeEnd w:id="7"/>
      <w:r w:rsidR="002D3D82" w:rsidRPr="003A678E">
        <w:rPr>
          <w:rStyle w:val="CommentReference"/>
          <w:strike/>
          <w:lang w:val="x-none"/>
        </w:rPr>
        <w:commentReference w:id="7"/>
      </w:r>
    </w:p>
    <w:p w14:paraId="213B24F9" w14:textId="77777777" w:rsidR="00CE66E2" w:rsidRPr="004478DC" w:rsidRDefault="00CE66E2" w:rsidP="00CE66E2">
      <w:pPr>
        <w:tabs>
          <w:tab w:val="left" w:pos="6120"/>
        </w:tabs>
      </w:pPr>
    </w:p>
    <w:p w14:paraId="7506378D" w14:textId="77777777" w:rsidR="00CE66E2" w:rsidRPr="004478DC" w:rsidRDefault="00CE66E2" w:rsidP="00CE66E2">
      <w:pPr>
        <w:tabs>
          <w:tab w:val="left" w:pos="6120"/>
        </w:tabs>
      </w:pPr>
      <w:r w:rsidRPr="004478DC">
        <w:t xml:space="preserve">Among </w:t>
      </w:r>
      <w:r w:rsidRPr="004478DC">
        <w:rPr>
          <w:i/>
        </w:rPr>
        <w:t>PNAS</w:t>
      </w:r>
      <w:r w:rsidRPr="004478DC">
        <w:t xml:space="preserve"> Editorial Board members, Professor</w:t>
      </w:r>
      <w:r w:rsidR="004478DC" w:rsidRPr="004478DC">
        <w:t>s</w:t>
      </w:r>
      <w:r w:rsidRPr="004478DC">
        <w:t xml:space="preserve"> </w:t>
      </w:r>
      <w:r w:rsidR="004478DC" w:rsidRPr="004478DC">
        <w:t xml:space="preserve">Simon Levine and Stephen </w:t>
      </w:r>
      <w:proofErr w:type="spellStart"/>
      <w:r w:rsidR="004478DC" w:rsidRPr="004478DC">
        <w:t>Polasky</w:t>
      </w:r>
      <w:proofErr w:type="spellEnd"/>
      <w:r w:rsidRPr="004478DC">
        <w:t xml:space="preserve"> </w:t>
      </w:r>
      <w:r w:rsidR="004478DC" w:rsidRPr="004478DC">
        <w:t xml:space="preserve">are highly </w:t>
      </w:r>
      <w:r w:rsidRPr="004478DC">
        <w:t>qualified to assess the manuscript from a methodological and substantive perspective. NAS members who are experts in the paper’s scientific areas and can act as editors include: Professor</w:t>
      </w:r>
      <w:r w:rsidR="004478DC" w:rsidRPr="004478DC">
        <w:t>s</w:t>
      </w:r>
      <w:r w:rsidRPr="004478DC">
        <w:t xml:space="preserve"> Burton Singer</w:t>
      </w:r>
      <w:r w:rsidR="004478DC" w:rsidRPr="004478DC">
        <w:t xml:space="preserve">, Samuel Preston, and William </w:t>
      </w:r>
      <w:proofErr w:type="spellStart"/>
      <w:r w:rsidR="004478DC" w:rsidRPr="004478DC">
        <w:t>Chameides</w:t>
      </w:r>
      <w:proofErr w:type="spellEnd"/>
      <w:r w:rsidRPr="004478DC">
        <w:t xml:space="preserve">.  </w:t>
      </w:r>
    </w:p>
    <w:p w14:paraId="0A8E06ED" w14:textId="77777777" w:rsidR="00CE66E2" w:rsidRPr="00CE66E2" w:rsidRDefault="00CE66E2" w:rsidP="00CE66E2">
      <w:pPr>
        <w:tabs>
          <w:tab w:val="left" w:pos="6120"/>
        </w:tabs>
        <w:rPr>
          <w:highlight w:val="yellow"/>
        </w:rPr>
      </w:pPr>
    </w:p>
    <w:p w14:paraId="05AC5864" w14:textId="77777777" w:rsidR="00CE66E2" w:rsidRPr="003918B3" w:rsidRDefault="00CE66E2" w:rsidP="00CE66E2">
      <w:r w:rsidRPr="004478DC">
        <w:t>The following people are qualified to assess its contents and their implications, and are independent of this work:</w:t>
      </w:r>
    </w:p>
    <w:p w14:paraId="3FC7A0D6" w14:textId="77777777" w:rsidR="00CE66E2" w:rsidRDefault="00CE66E2" w:rsidP="00782C62"/>
    <w:p w14:paraId="68720788" w14:textId="77777777" w:rsidR="00782C62" w:rsidRPr="00FE55BA" w:rsidRDefault="00264ECD" w:rsidP="00782C62">
      <w:r w:rsidRPr="00FE55BA">
        <w:t>1</w:t>
      </w:r>
      <w:r w:rsidR="00782C62" w:rsidRPr="00FE55BA">
        <w:t xml:space="preserve">) Professor Marcia Castro (climate change health effects and adaptation; </w:t>
      </w:r>
      <w:r w:rsidRPr="00FE55BA">
        <w:t>statistical methods</w:t>
      </w:r>
      <w:r w:rsidR="00782C62" w:rsidRPr="00FE55BA">
        <w:t>; population health and environmental health)</w:t>
      </w:r>
    </w:p>
    <w:p w14:paraId="7997EBC8" w14:textId="77777777" w:rsidR="00782C62" w:rsidRPr="00FE55BA" w:rsidRDefault="00782C62" w:rsidP="00782C62">
      <w:r w:rsidRPr="00FE55BA">
        <w:t>Harvard University</w:t>
      </w:r>
    </w:p>
    <w:p w14:paraId="543D4FC4" w14:textId="77777777" w:rsidR="00782C62" w:rsidRPr="00FE55BA" w:rsidRDefault="00782C62" w:rsidP="00782C62">
      <w:r w:rsidRPr="00FE55BA">
        <w:t>E-mail: mcastro@hsph.harvard.edu</w:t>
      </w:r>
    </w:p>
    <w:p w14:paraId="4F29F2A3" w14:textId="77777777" w:rsidR="00782C62" w:rsidRPr="00FE55BA" w:rsidRDefault="00782C62" w:rsidP="00782C62"/>
    <w:p w14:paraId="174E284A" w14:textId="77777777" w:rsidR="00233F9F" w:rsidRDefault="00233F9F" w:rsidP="00233F9F">
      <w:r>
        <w:t xml:space="preserve">2) Professor C Jessica </w:t>
      </w:r>
      <w:r w:rsidRPr="00D84B2D">
        <w:t>Metcalf</w:t>
      </w:r>
      <w:r>
        <w:t xml:space="preserve"> (mathematical biology; </w:t>
      </w:r>
      <w:r w:rsidRPr="00FE55BA">
        <w:t>statistical methods; population health</w:t>
      </w:r>
      <w:r>
        <w:t>)</w:t>
      </w:r>
    </w:p>
    <w:p w14:paraId="2C6C66E4" w14:textId="77777777" w:rsidR="00233F9F" w:rsidRDefault="00233F9F" w:rsidP="00233F9F">
      <w:r>
        <w:t>Princeton University</w:t>
      </w:r>
    </w:p>
    <w:p w14:paraId="55B401A8" w14:textId="77777777" w:rsidR="00233F9F" w:rsidRDefault="00233F9F" w:rsidP="00233F9F">
      <w:r>
        <w:t xml:space="preserve">E-mail: </w:t>
      </w:r>
      <w:r w:rsidRPr="00D84B2D">
        <w:t>cmetcalf@princeton.edu</w:t>
      </w:r>
    </w:p>
    <w:p w14:paraId="75B07926" w14:textId="77777777" w:rsidR="00233F9F" w:rsidRPr="00FE55BA" w:rsidRDefault="00233F9F" w:rsidP="00233F9F"/>
    <w:p w14:paraId="0E248EF5" w14:textId="77777777" w:rsidR="002A7B80" w:rsidRPr="00FE55BA" w:rsidRDefault="00233F9F" w:rsidP="00782C62">
      <w:r>
        <w:t>3</w:t>
      </w:r>
      <w:r w:rsidR="002327DC" w:rsidRPr="00FE55BA">
        <w:t xml:space="preserve">) Professor </w:t>
      </w:r>
      <w:r w:rsidR="002A7B80" w:rsidRPr="00FE55BA">
        <w:t xml:space="preserve">Brent </w:t>
      </w:r>
      <w:proofErr w:type="spellStart"/>
      <w:r w:rsidR="002A7B80" w:rsidRPr="00FE55BA">
        <w:t>Coul</w:t>
      </w:r>
      <w:r w:rsidR="004E6C7C">
        <w:t>l</w:t>
      </w:r>
      <w:proofErr w:type="spellEnd"/>
      <w:r w:rsidR="002327DC" w:rsidRPr="00FE55BA">
        <w:t xml:space="preserve"> (environmental health; time-series statistical methods)</w:t>
      </w:r>
    </w:p>
    <w:p w14:paraId="2B8D1310" w14:textId="77777777" w:rsidR="002327DC" w:rsidRPr="00FE55BA" w:rsidRDefault="002327DC" w:rsidP="002327DC">
      <w:r w:rsidRPr="00FE55BA">
        <w:t>Harvard University</w:t>
      </w:r>
    </w:p>
    <w:p w14:paraId="5E212048" w14:textId="77777777" w:rsidR="002327DC" w:rsidRPr="00FE55BA" w:rsidRDefault="002327DC" w:rsidP="002327DC">
      <w:r w:rsidRPr="00FE55BA">
        <w:t xml:space="preserve">E-mail: </w:t>
      </w:r>
      <w:r w:rsidR="004E6C7C" w:rsidRPr="004E6C7C">
        <w:t>bcoull@hsph.harvard.edu</w:t>
      </w:r>
    </w:p>
    <w:p w14:paraId="37E05155" w14:textId="77777777" w:rsidR="002A7B80" w:rsidRDefault="002A7B80" w:rsidP="00782C62"/>
    <w:p w14:paraId="339D084A" w14:textId="77777777" w:rsidR="002A7B80" w:rsidRPr="00FE55BA" w:rsidRDefault="00233F9F" w:rsidP="002A7B80">
      <w:r>
        <w:t>4</w:t>
      </w:r>
      <w:r w:rsidR="002A7B80" w:rsidRPr="00FE55BA">
        <w:t>) Professor Deborah Balk (demography and population health; human/social dimensions of climate change)</w:t>
      </w:r>
    </w:p>
    <w:p w14:paraId="2A53D3A1" w14:textId="77777777" w:rsidR="002A7B80" w:rsidRPr="00FE55BA" w:rsidRDefault="002A7B80" w:rsidP="002A7B80">
      <w:r w:rsidRPr="00FE55BA">
        <w:t>CUNY</w:t>
      </w:r>
    </w:p>
    <w:p w14:paraId="6CEA8BAC" w14:textId="77777777" w:rsidR="002A7B80" w:rsidRPr="00FE55BA" w:rsidRDefault="002A7B80" w:rsidP="002A7B80">
      <w:r w:rsidRPr="00FE55BA">
        <w:t>E-mail: Deborah.Balk@baruch.cuny.edu</w:t>
      </w:r>
    </w:p>
    <w:p w14:paraId="7CFD2A8F" w14:textId="77777777" w:rsidR="002A7B80" w:rsidRPr="00FE55BA" w:rsidRDefault="002A7B80" w:rsidP="00782C62"/>
    <w:p w14:paraId="1756B181" w14:textId="77777777" w:rsidR="00782C62" w:rsidRPr="00FE55BA" w:rsidRDefault="00233F9F" w:rsidP="00782C62">
      <w:r>
        <w:t>5</w:t>
      </w:r>
      <w:r w:rsidR="002327DC" w:rsidRPr="00FE55BA">
        <w:t xml:space="preserve">) Professor </w:t>
      </w:r>
      <w:r w:rsidR="000863C1">
        <w:t xml:space="preserve">C </w:t>
      </w:r>
      <w:r w:rsidR="00CC4523">
        <w:t>Arden Pope</w:t>
      </w:r>
      <w:r w:rsidR="00782C62" w:rsidRPr="00FE55BA">
        <w:t xml:space="preserve"> (environmental health; </w:t>
      </w:r>
      <w:r w:rsidR="002A7B80" w:rsidRPr="00FE55BA">
        <w:t>statistical methods</w:t>
      </w:r>
      <w:r w:rsidR="00782C62" w:rsidRPr="00FE55BA">
        <w:t>)</w:t>
      </w:r>
    </w:p>
    <w:p w14:paraId="73E45796" w14:textId="77777777" w:rsidR="00782C62" w:rsidRPr="00FE55BA" w:rsidRDefault="000863C1" w:rsidP="00782C62">
      <w:r>
        <w:t>Brigham Young University</w:t>
      </w:r>
    </w:p>
    <w:p w14:paraId="1A00F866" w14:textId="77777777" w:rsidR="00782C62" w:rsidRPr="00FE55BA" w:rsidRDefault="00782C62" w:rsidP="00782C62">
      <w:r w:rsidRPr="00FE55BA">
        <w:t xml:space="preserve">E-mail: </w:t>
      </w:r>
      <w:r w:rsidR="000863C1" w:rsidRPr="000863C1">
        <w:t>cap3@byu.edu</w:t>
      </w:r>
    </w:p>
    <w:p w14:paraId="324631E7" w14:textId="77777777" w:rsidR="00CC4523" w:rsidRDefault="00CC4523" w:rsidP="00782C62"/>
    <w:p w14:paraId="38574A3D" w14:textId="77777777" w:rsidR="00657C96" w:rsidRPr="00657C96" w:rsidRDefault="00657C96" w:rsidP="00657C96">
      <w:r w:rsidRPr="00FE55BA">
        <w:t>We look forward to your response and would be happy to answer any questions that you may have on this paper.</w:t>
      </w:r>
      <w:r w:rsidRPr="00657C96">
        <w:t xml:space="preserve">  </w:t>
      </w:r>
    </w:p>
    <w:p w14:paraId="07C7C614" w14:textId="77777777" w:rsidR="00657C96" w:rsidRDefault="00657C96" w:rsidP="00657C96"/>
    <w:p w14:paraId="16069E6C" w14:textId="77777777" w:rsidR="00FD42CF" w:rsidRDefault="00FD42CF" w:rsidP="00FD42CF">
      <w:r>
        <w:t>Sincerely,</w:t>
      </w:r>
    </w:p>
    <w:p w14:paraId="16F84EB5" w14:textId="77777777" w:rsidR="00C267EF" w:rsidRPr="006B6899" w:rsidRDefault="00F83BE6" w:rsidP="00E82E24">
      <w:r>
        <w:rPr>
          <w:noProof/>
          <w:lang w:eastAsia="en-GB"/>
        </w:rPr>
        <w:drawing>
          <wp:inline distT="0" distB="0" distL="0" distR="0" wp14:anchorId="3845D603" wp14:editId="6A300E60">
            <wp:extent cx="777875" cy="6292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875" cy="629285"/>
                    </a:xfrm>
                    <a:prstGeom prst="rect">
                      <a:avLst/>
                    </a:prstGeom>
                    <a:noFill/>
                    <a:ln>
                      <a:noFill/>
                    </a:ln>
                  </pic:spPr>
                </pic:pic>
              </a:graphicData>
            </a:graphic>
          </wp:inline>
        </w:drawing>
      </w:r>
    </w:p>
    <w:p w14:paraId="4EF03571" w14:textId="77777777" w:rsidR="00C267EF" w:rsidRDefault="00C267EF" w:rsidP="00C267EF">
      <w:r>
        <w:t>Majid Ezzati</w:t>
      </w:r>
      <w:r w:rsidR="00222F35">
        <w:t xml:space="preserve"> </w:t>
      </w:r>
    </w:p>
    <w:p w14:paraId="703F1906" w14:textId="77777777" w:rsidR="003E0D44" w:rsidRDefault="003E0D44" w:rsidP="00E22874"/>
    <w:sectPr w:rsidR="003E0D44" w:rsidSect="00FE4CE4">
      <w:headerReference w:type="default" r:id="rId11"/>
      <w:footerReference w:type="default" r:id="rId12"/>
      <w:footerReference w:type="first" r:id="rId13"/>
      <w:pgSz w:w="11907" w:h="16840" w:code="9"/>
      <w:pgMar w:top="1571"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ajid" w:date="2017-10-11T16:53:00Z" w:initials="M">
    <w:p w14:paraId="2F448E9C" w14:textId="77777777" w:rsidR="004478DC" w:rsidRPr="004478DC" w:rsidRDefault="004478DC">
      <w:pPr>
        <w:pStyle w:val="CommentText"/>
        <w:rPr>
          <w:lang w:val="en-GB"/>
        </w:rPr>
      </w:pPr>
      <w:r>
        <w:rPr>
          <w:rStyle w:val="CommentReference"/>
        </w:rPr>
        <w:annotationRef/>
      </w:r>
      <w:r>
        <w:rPr>
          <w:lang w:val="en-GB"/>
        </w:rPr>
        <w:t>who else? or everyone?</w:t>
      </w:r>
    </w:p>
  </w:comment>
  <w:comment w:id="2" w:author="Parks, Robbie M" w:date="2017-10-11T23:20:00Z" w:initials="PRM">
    <w:p w14:paraId="08F99017" w14:textId="39BB521D" w:rsidR="00492BD3" w:rsidRDefault="00492BD3">
      <w:pPr>
        <w:pStyle w:val="CommentText"/>
      </w:pPr>
      <w:r>
        <w:rPr>
          <w:rStyle w:val="CommentReference"/>
        </w:rPr>
        <w:annotationRef/>
      </w:r>
      <w:r>
        <w:t>Everyone</w:t>
      </w:r>
    </w:p>
  </w:comment>
  <w:comment w:id="6" w:author="Majid" w:date="2017-10-11T16:54:00Z" w:initials="M">
    <w:p w14:paraId="7FEBAD29" w14:textId="77777777" w:rsidR="004478DC" w:rsidRPr="004478DC" w:rsidRDefault="004478DC">
      <w:pPr>
        <w:pStyle w:val="CommentText"/>
        <w:rPr>
          <w:lang w:val="en-GB"/>
        </w:rPr>
      </w:pPr>
      <w:r>
        <w:rPr>
          <w:rStyle w:val="CommentReference"/>
        </w:rPr>
        <w:annotationRef/>
      </w:r>
      <w:r>
        <w:rPr>
          <w:lang w:val="en-GB"/>
        </w:rPr>
        <w:t>do we have this?</w:t>
      </w:r>
    </w:p>
  </w:comment>
  <w:comment w:id="7" w:author="Parks, Robbie M" w:date="2017-10-11T22:43:00Z" w:initials="PRM">
    <w:p w14:paraId="7D546FE3" w14:textId="542E7A3D" w:rsidR="002D3D82" w:rsidRDefault="002D3D82">
      <w:pPr>
        <w:pStyle w:val="CommentText"/>
      </w:pPr>
      <w:r>
        <w:rPr>
          <w:rStyle w:val="CommentReference"/>
        </w:rPr>
        <w:annotationRef/>
      </w:r>
      <w:r>
        <w:t xml:space="preserve">No. The Nature CC application had </w:t>
      </w:r>
      <w:r w:rsidR="00EB30FE">
        <w:t>figure 1 as a supplementary figure but we’ve incorporated it now.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F448E9C" w15:done="0"/>
  <w15:commentEx w15:paraId="08F99017" w15:paraIdParent="2F448E9C" w15:done="0"/>
  <w15:commentEx w15:paraId="7FEBAD29" w15:done="0"/>
  <w15:commentEx w15:paraId="7D546FE3" w15:paraIdParent="7FEBAD2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F0EE3" w14:textId="77777777" w:rsidR="00DC2C65" w:rsidRDefault="00DC2C65">
      <w:r>
        <w:separator/>
      </w:r>
    </w:p>
  </w:endnote>
  <w:endnote w:type="continuationSeparator" w:id="0">
    <w:p w14:paraId="1042E7D2" w14:textId="77777777" w:rsidR="00DC2C65" w:rsidRDefault="00DC2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23EFA" w14:textId="63C0234F" w:rsidR="002C080D" w:rsidRDefault="002C080D">
    <w:pPr>
      <w:pStyle w:val="Footer"/>
      <w:jc w:val="right"/>
    </w:pPr>
    <w:r>
      <w:fldChar w:fldCharType="begin"/>
    </w:r>
    <w:r>
      <w:instrText xml:space="preserve"> PAGE   \* MERGEFORMAT </w:instrText>
    </w:r>
    <w:r>
      <w:fldChar w:fldCharType="separate"/>
    </w:r>
    <w:r w:rsidR="00D64AE7">
      <w:rPr>
        <w:noProof/>
      </w:rPr>
      <w:t>2</w:t>
    </w:r>
    <w:r>
      <w:fldChar w:fldCharType="end"/>
    </w:r>
  </w:p>
  <w:p w14:paraId="67F6DCA7" w14:textId="77777777" w:rsidR="002C080D" w:rsidRDefault="002C080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5F3D2" w14:textId="77777777" w:rsidR="002C080D" w:rsidRDefault="00F83BE6" w:rsidP="00C9541F">
    <w:pPr>
      <w:pStyle w:val="Footer"/>
    </w:pPr>
    <w:r>
      <w:rPr>
        <w:noProof/>
        <w:lang w:val="en-GB" w:eastAsia="en-GB"/>
      </w:rPr>
      <w:drawing>
        <wp:anchor distT="0" distB="0" distL="114300" distR="114300" simplePos="0" relativeHeight="251657728" behindDoc="0" locked="0" layoutInCell="1" allowOverlap="1" wp14:anchorId="09A05B1C" wp14:editId="67D3FA1E">
          <wp:simplePos x="0" y="0"/>
          <wp:positionH relativeFrom="column">
            <wp:posOffset>3964940</wp:posOffset>
          </wp:positionH>
          <wp:positionV relativeFrom="paragraph">
            <wp:posOffset>-20320</wp:posOffset>
          </wp:positionV>
          <wp:extent cx="1777365" cy="46101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736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80D">
      <w:t xml:space="preserve">Imperial College of Science, Technology and Medicine  </w:t>
    </w:r>
    <w:r w:rsidR="002C080D">
      <w:tab/>
    </w:r>
  </w:p>
  <w:p w14:paraId="16D78520" w14:textId="77777777" w:rsidR="002C080D" w:rsidRDefault="002C080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A494CD" w14:textId="77777777" w:rsidR="00DC2C65" w:rsidRDefault="00DC2C65">
      <w:r>
        <w:separator/>
      </w:r>
    </w:p>
  </w:footnote>
  <w:footnote w:type="continuationSeparator" w:id="0">
    <w:p w14:paraId="0BD5218B" w14:textId="77777777" w:rsidR="00DC2C65" w:rsidRDefault="00DC2C6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4133D"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3B1"/>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4794C"/>
    <w:rsid w:val="00054BAE"/>
    <w:rsid w:val="00061159"/>
    <w:rsid w:val="00061C45"/>
    <w:rsid w:val="00066BE5"/>
    <w:rsid w:val="0007746B"/>
    <w:rsid w:val="00077921"/>
    <w:rsid w:val="00080909"/>
    <w:rsid w:val="00081F72"/>
    <w:rsid w:val="00082BB1"/>
    <w:rsid w:val="000863C1"/>
    <w:rsid w:val="000906FB"/>
    <w:rsid w:val="000A5689"/>
    <w:rsid w:val="000A793A"/>
    <w:rsid w:val="000B0F12"/>
    <w:rsid w:val="000C031E"/>
    <w:rsid w:val="000C0AFB"/>
    <w:rsid w:val="000D5DDC"/>
    <w:rsid w:val="000D73EC"/>
    <w:rsid w:val="000E3A58"/>
    <w:rsid w:val="001012C0"/>
    <w:rsid w:val="00103832"/>
    <w:rsid w:val="0010434B"/>
    <w:rsid w:val="001052D1"/>
    <w:rsid w:val="001054D1"/>
    <w:rsid w:val="00105A17"/>
    <w:rsid w:val="00105B8F"/>
    <w:rsid w:val="001148C8"/>
    <w:rsid w:val="00115DED"/>
    <w:rsid w:val="00120062"/>
    <w:rsid w:val="00121283"/>
    <w:rsid w:val="00122F94"/>
    <w:rsid w:val="00123C21"/>
    <w:rsid w:val="00131B34"/>
    <w:rsid w:val="001353E7"/>
    <w:rsid w:val="001363D5"/>
    <w:rsid w:val="00136910"/>
    <w:rsid w:val="0014285E"/>
    <w:rsid w:val="00144015"/>
    <w:rsid w:val="00144A5B"/>
    <w:rsid w:val="00145C71"/>
    <w:rsid w:val="0014640E"/>
    <w:rsid w:val="00150F38"/>
    <w:rsid w:val="00160D71"/>
    <w:rsid w:val="00167DE7"/>
    <w:rsid w:val="00171999"/>
    <w:rsid w:val="001730FF"/>
    <w:rsid w:val="001815E1"/>
    <w:rsid w:val="001836E2"/>
    <w:rsid w:val="00187EB2"/>
    <w:rsid w:val="00192903"/>
    <w:rsid w:val="001A3A1A"/>
    <w:rsid w:val="001A6EC8"/>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C07"/>
    <w:rsid w:val="0020653C"/>
    <w:rsid w:val="00212144"/>
    <w:rsid w:val="00220771"/>
    <w:rsid w:val="00221151"/>
    <w:rsid w:val="00222F35"/>
    <w:rsid w:val="0022488F"/>
    <w:rsid w:val="00226B73"/>
    <w:rsid w:val="002327DC"/>
    <w:rsid w:val="00233F9F"/>
    <w:rsid w:val="00236C05"/>
    <w:rsid w:val="00237392"/>
    <w:rsid w:val="0024229B"/>
    <w:rsid w:val="00242C99"/>
    <w:rsid w:val="00243287"/>
    <w:rsid w:val="0024775B"/>
    <w:rsid w:val="00250FDE"/>
    <w:rsid w:val="00253DB2"/>
    <w:rsid w:val="00255136"/>
    <w:rsid w:val="00264ECD"/>
    <w:rsid w:val="002659B7"/>
    <w:rsid w:val="00267319"/>
    <w:rsid w:val="00274B2E"/>
    <w:rsid w:val="00277218"/>
    <w:rsid w:val="002807AF"/>
    <w:rsid w:val="00280B9D"/>
    <w:rsid w:val="00284776"/>
    <w:rsid w:val="00285DB1"/>
    <w:rsid w:val="00287C96"/>
    <w:rsid w:val="00290B1E"/>
    <w:rsid w:val="0029103A"/>
    <w:rsid w:val="0029435C"/>
    <w:rsid w:val="00294759"/>
    <w:rsid w:val="002A194A"/>
    <w:rsid w:val="002A2176"/>
    <w:rsid w:val="002A39C4"/>
    <w:rsid w:val="002A52A1"/>
    <w:rsid w:val="002A7A30"/>
    <w:rsid w:val="002A7B80"/>
    <w:rsid w:val="002B00D8"/>
    <w:rsid w:val="002B132E"/>
    <w:rsid w:val="002B303E"/>
    <w:rsid w:val="002B44A6"/>
    <w:rsid w:val="002B7F6E"/>
    <w:rsid w:val="002C080D"/>
    <w:rsid w:val="002C143C"/>
    <w:rsid w:val="002C511C"/>
    <w:rsid w:val="002D10CA"/>
    <w:rsid w:val="002D3C40"/>
    <w:rsid w:val="002D3D82"/>
    <w:rsid w:val="002E2FED"/>
    <w:rsid w:val="002F6103"/>
    <w:rsid w:val="002F631E"/>
    <w:rsid w:val="00303B2A"/>
    <w:rsid w:val="00304252"/>
    <w:rsid w:val="00305DA8"/>
    <w:rsid w:val="00310D66"/>
    <w:rsid w:val="0032058A"/>
    <w:rsid w:val="003220C1"/>
    <w:rsid w:val="0032232C"/>
    <w:rsid w:val="00324F3C"/>
    <w:rsid w:val="00326660"/>
    <w:rsid w:val="00327F2C"/>
    <w:rsid w:val="0033043E"/>
    <w:rsid w:val="0034685A"/>
    <w:rsid w:val="00346BED"/>
    <w:rsid w:val="003472BB"/>
    <w:rsid w:val="00351BBD"/>
    <w:rsid w:val="00352E51"/>
    <w:rsid w:val="0037230C"/>
    <w:rsid w:val="0037539E"/>
    <w:rsid w:val="00375722"/>
    <w:rsid w:val="00376607"/>
    <w:rsid w:val="00376C1D"/>
    <w:rsid w:val="00384307"/>
    <w:rsid w:val="00384A4C"/>
    <w:rsid w:val="00391625"/>
    <w:rsid w:val="00393859"/>
    <w:rsid w:val="00395F9B"/>
    <w:rsid w:val="0039666D"/>
    <w:rsid w:val="0039679E"/>
    <w:rsid w:val="003972A7"/>
    <w:rsid w:val="003A02EE"/>
    <w:rsid w:val="003A115C"/>
    <w:rsid w:val="003A266A"/>
    <w:rsid w:val="003A2C08"/>
    <w:rsid w:val="003A5414"/>
    <w:rsid w:val="003A5486"/>
    <w:rsid w:val="003A58EF"/>
    <w:rsid w:val="003A678E"/>
    <w:rsid w:val="003C0DC9"/>
    <w:rsid w:val="003C474D"/>
    <w:rsid w:val="003C59A3"/>
    <w:rsid w:val="003D479E"/>
    <w:rsid w:val="003D5139"/>
    <w:rsid w:val="003E0D44"/>
    <w:rsid w:val="003E1032"/>
    <w:rsid w:val="003E25A5"/>
    <w:rsid w:val="003E6605"/>
    <w:rsid w:val="003F272D"/>
    <w:rsid w:val="003F34F4"/>
    <w:rsid w:val="004018E6"/>
    <w:rsid w:val="00405807"/>
    <w:rsid w:val="004127BD"/>
    <w:rsid w:val="004144D2"/>
    <w:rsid w:val="004202A7"/>
    <w:rsid w:val="004222C8"/>
    <w:rsid w:val="0042339B"/>
    <w:rsid w:val="00426059"/>
    <w:rsid w:val="0042643E"/>
    <w:rsid w:val="004314DB"/>
    <w:rsid w:val="00433DF2"/>
    <w:rsid w:val="004414DF"/>
    <w:rsid w:val="00443C04"/>
    <w:rsid w:val="004478DC"/>
    <w:rsid w:val="004537F6"/>
    <w:rsid w:val="00455A09"/>
    <w:rsid w:val="00460807"/>
    <w:rsid w:val="004710DD"/>
    <w:rsid w:val="00471341"/>
    <w:rsid w:val="004715D3"/>
    <w:rsid w:val="0048089E"/>
    <w:rsid w:val="00482A01"/>
    <w:rsid w:val="004922DA"/>
    <w:rsid w:val="00492429"/>
    <w:rsid w:val="00492439"/>
    <w:rsid w:val="00492BD3"/>
    <w:rsid w:val="004930FD"/>
    <w:rsid w:val="00497E3D"/>
    <w:rsid w:val="004B0CB2"/>
    <w:rsid w:val="004B2BF7"/>
    <w:rsid w:val="004B56BB"/>
    <w:rsid w:val="004C1C9A"/>
    <w:rsid w:val="004C2462"/>
    <w:rsid w:val="004C3686"/>
    <w:rsid w:val="004C5116"/>
    <w:rsid w:val="004C69E8"/>
    <w:rsid w:val="004D2405"/>
    <w:rsid w:val="004D44CF"/>
    <w:rsid w:val="004D5571"/>
    <w:rsid w:val="004E1235"/>
    <w:rsid w:val="004E6C7C"/>
    <w:rsid w:val="004E6E73"/>
    <w:rsid w:val="004F14BF"/>
    <w:rsid w:val="004F1CC9"/>
    <w:rsid w:val="004F2202"/>
    <w:rsid w:val="00500F00"/>
    <w:rsid w:val="00502587"/>
    <w:rsid w:val="005041BC"/>
    <w:rsid w:val="00507172"/>
    <w:rsid w:val="00511ED8"/>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5067C"/>
    <w:rsid w:val="00551E43"/>
    <w:rsid w:val="00552FCC"/>
    <w:rsid w:val="0055486B"/>
    <w:rsid w:val="00556F4C"/>
    <w:rsid w:val="00566307"/>
    <w:rsid w:val="00570419"/>
    <w:rsid w:val="00576643"/>
    <w:rsid w:val="00576DEA"/>
    <w:rsid w:val="005829EA"/>
    <w:rsid w:val="00582A01"/>
    <w:rsid w:val="005831DF"/>
    <w:rsid w:val="005839E5"/>
    <w:rsid w:val="00583B2F"/>
    <w:rsid w:val="00583C90"/>
    <w:rsid w:val="00584052"/>
    <w:rsid w:val="005842B9"/>
    <w:rsid w:val="00591DDF"/>
    <w:rsid w:val="005932C2"/>
    <w:rsid w:val="00596B28"/>
    <w:rsid w:val="005A3DA6"/>
    <w:rsid w:val="005A43E8"/>
    <w:rsid w:val="005B620D"/>
    <w:rsid w:val="005C2745"/>
    <w:rsid w:val="005C5BB5"/>
    <w:rsid w:val="005C60E1"/>
    <w:rsid w:val="005C6BD5"/>
    <w:rsid w:val="005C732E"/>
    <w:rsid w:val="005D25E8"/>
    <w:rsid w:val="005D5BA3"/>
    <w:rsid w:val="005E48C3"/>
    <w:rsid w:val="005F793F"/>
    <w:rsid w:val="00607D40"/>
    <w:rsid w:val="006102F5"/>
    <w:rsid w:val="006152DF"/>
    <w:rsid w:val="006207E0"/>
    <w:rsid w:val="00620D1F"/>
    <w:rsid w:val="00622BE5"/>
    <w:rsid w:val="006300B9"/>
    <w:rsid w:val="0063053B"/>
    <w:rsid w:val="00634493"/>
    <w:rsid w:val="00635605"/>
    <w:rsid w:val="00637CB3"/>
    <w:rsid w:val="00643107"/>
    <w:rsid w:val="00645D7A"/>
    <w:rsid w:val="0064744C"/>
    <w:rsid w:val="00651091"/>
    <w:rsid w:val="00653EBC"/>
    <w:rsid w:val="00657C96"/>
    <w:rsid w:val="0066385D"/>
    <w:rsid w:val="00667A0D"/>
    <w:rsid w:val="00672798"/>
    <w:rsid w:val="00684472"/>
    <w:rsid w:val="0069142B"/>
    <w:rsid w:val="00692691"/>
    <w:rsid w:val="00693B2E"/>
    <w:rsid w:val="00693E9C"/>
    <w:rsid w:val="006A0FBD"/>
    <w:rsid w:val="006B1FEF"/>
    <w:rsid w:val="006B29D2"/>
    <w:rsid w:val="006C08F9"/>
    <w:rsid w:val="006C3641"/>
    <w:rsid w:val="006C64DE"/>
    <w:rsid w:val="006D0577"/>
    <w:rsid w:val="006D233C"/>
    <w:rsid w:val="006D5C7B"/>
    <w:rsid w:val="006D6267"/>
    <w:rsid w:val="006F0C20"/>
    <w:rsid w:val="006F2E51"/>
    <w:rsid w:val="006F41B6"/>
    <w:rsid w:val="007049EF"/>
    <w:rsid w:val="007131DE"/>
    <w:rsid w:val="00723CD9"/>
    <w:rsid w:val="00724EA4"/>
    <w:rsid w:val="00731DF6"/>
    <w:rsid w:val="00737B45"/>
    <w:rsid w:val="00741D22"/>
    <w:rsid w:val="00742655"/>
    <w:rsid w:val="00744FE0"/>
    <w:rsid w:val="007459E1"/>
    <w:rsid w:val="007461B1"/>
    <w:rsid w:val="007524FD"/>
    <w:rsid w:val="00754FD8"/>
    <w:rsid w:val="00755D86"/>
    <w:rsid w:val="00762418"/>
    <w:rsid w:val="00763431"/>
    <w:rsid w:val="00770405"/>
    <w:rsid w:val="007745FF"/>
    <w:rsid w:val="00781A04"/>
    <w:rsid w:val="00781A9E"/>
    <w:rsid w:val="00782C62"/>
    <w:rsid w:val="0078397B"/>
    <w:rsid w:val="00784ABC"/>
    <w:rsid w:val="0078525A"/>
    <w:rsid w:val="00785783"/>
    <w:rsid w:val="00786DAA"/>
    <w:rsid w:val="007A0ED8"/>
    <w:rsid w:val="007A2BAD"/>
    <w:rsid w:val="007C3773"/>
    <w:rsid w:val="007C4810"/>
    <w:rsid w:val="007C50C6"/>
    <w:rsid w:val="007C63D0"/>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C81"/>
    <w:rsid w:val="00823652"/>
    <w:rsid w:val="00825FB6"/>
    <w:rsid w:val="00830427"/>
    <w:rsid w:val="00832896"/>
    <w:rsid w:val="0083463A"/>
    <w:rsid w:val="00837286"/>
    <w:rsid w:val="008374F1"/>
    <w:rsid w:val="00841147"/>
    <w:rsid w:val="008459FA"/>
    <w:rsid w:val="008526D7"/>
    <w:rsid w:val="008544BA"/>
    <w:rsid w:val="00854906"/>
    <w:rsid w:val="008641F6"/>
    <w:rsid w:val="00866D90"/>
    <w:rsid w:val="00867E65"/>
    <w:rsid w:val="00871505"/>
    <w:rsid w:val="008750CA"/>
    <w:rsid w:val="0087777C"/>
    <w:rsid w:val="0088602C"/>
    <w:rsid w:val="008903B0"/>
    <w:rsid w:val="008927C8"/>
    <w:rsid w:val="0089294A"/>
    <w:rsid w:val="008933D3"/>
    <w:rsid w:val="00894E9E"/>
    <w:rsid w:val="008965E9"/>
    <w:rsid w:val="008A0B79"/>
    <w:rsid w:val="008A3522"/>
    <w:rsid w:val="008A62E5"/>
    <w:rsid w:val="008A6C76"/>
    <w:rsid w:val="008B41DE"/>
    <w:rsid w:val="008B602F"/>
    <w:rsid w:val="008B656D"/>
    <w:rsid w:val="008C0DF7"/>
    <w:rsid w:val="008C1799"/>
    <w:rsid w:val="008C2E1A"/>
    <w:rsid w:val="008C4618"/>
    <w:rsid w:val="008C4AEA"/>
    <w:rsid w:val="008C7DFC"/>
    <w:rsid w:val="008D128D"/>
    <w:rsid w:val="008E2041"/>
    <w:rsid w:val="008E3FE5"/>
    <w:rsid w:val="008F0CDD"/>
    <w:rsid w:val="008F24A7"/>
    <w:rsid w:val="008F3960"/>
    <w:rsid w:val="008F736F"/>
    <w:rsid w:val="00900F0E"/>
    <w:rsid w:val="0090223F"/>
    <w:rsid w:val="009053F7"/>
    <w:rsid w:val="00910E46"/>
    <w:rsid w:val="009125E5"/>
    <w:rsid w:val="009125F6"/>
    <w:rsid w:val="00914704"/>
    <w:rsid w:val="00915C43"/>
    <w:rsid w:val="00923ED2"/>
    <w:rsid w:val="00927D79"/>
    <w:rsid w:val="0093006C"/>
    <w:rsid w:val="00936B51"/>
    <w:rsid w:val="009433AD"/>
    <w:rsid w:val="009464E5"/>
    <w:rsid w:val="00951AF3"/>
    <w:rsid w:val="0095378C"/>
    <w:rsid w:val="009623CE"/>
    <w:rsid w:val="0096324F"/>
    <w:rsid w:val="0097246D"/>
    <w:rsid w:val="009823DB"/>
    <w:rsid w:val="009942BF"/>
    <w:rsid w:val="009974B4"/>
    <w:rsid w:val="009A14F0"/>
    <w:rsid w:val="009A1924"/>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2662"/>
    <w:rsid w:val="00A32D8E"/>
    <w:rsid w:val="00A37CC5"/>
    <w:rsid w:val="00A41C57"/>
    <w:rsid w:val="00A44784"/>
    <w:rsid w:val="00A44B86"/>
    <w:rsid w:val="00A51C91"/>
    <w:rsid w:val="00A520D7"/>
    <w:rsid w:val="00A57994"/>
    <w:rsid w:val="00A57D29"/>
    <w:rsid w:val="00A75E21"/>
    <w:rsid w:val="00A83553"/>
    <w:rsid w:val="00A84724"/>
    <w:rsid w:val="00A9023B"/>
    <w:rsid w:val="00A90534"/>
    <w:rsid w:val="00A91514"/>
    <w:rsid w:val="00A917A7"/>
    <w:rsid w:val="00A95900"/>
    <w:rsid w:val="00AA06B9"/>
    <w:rsid w:val="00AA1919"/>
    <w:rsid w:val="00AB153D"/>
    <w:rsid w:val="00AC0AE1"/>
    <w:rsid w:val="00AC1820"/>
    <w:rsid w:val="00AC5617"/>
    <w:rsid w:val="00AD0C0C"/>
    <w:rsid w:val="00AD2F10"/>
    <w:rsid w:val="00AD4A14"/>
    <w:rsid w:val="00AD5B4A"/>
    <w:rsid w:val="00AD6C33"/>
    <w:rsid w:val="00AE0068"/>
    <w:rsid w:val="00AE2D5E"/>
    <w:rsid w:val="00AE4427"/>
    <w:rsid w:val="00AE568E"/>
    <w:rsid w:val="00AF028C"/>
    <w:rsid w:val="00AF1D2A"/>
    <w:rsid w:val="00AF5AD5"/>
    <w:rsid w:val="00AF63CF"/>
    <w:rsid w:val="00AF6743"/>
    <w:rsid w:val="00B068E8"/>
    <w:rsid w:val="00B161F5"/>
    <w:rsid w:val="00B35814"/>
    <w:rsid w:val="00B35A8D"/>
    <w:rsid w:val="00B37D7C"/>
    <w:rsid w:val="00B40687"/>
    <w:rsid w:val="00B411A6"/>
    <w:rsid w:val="00B50EBF"/>
    <w:rsid w:val="00B54B1D"/>
    <w:rsid w:val="00B54FF6"/>
    <w:rsid w:val="00B576DF"/>
    <w:rsid w:val="00B62F01"/>
    <w:rsid w:val="00B83BEB"/>
    <w:rsid w:val="00B856DC"/>
    <w:rsid w:val="00B91B4A"/>
    <w:rsid w:val="00B94A10"/>
    <w:rsid w:val="00B9609E"/>
    <w:rsid w:val="00BA0D00"/>
    <w:rsid w:val="00BB257A"/>
    <w:rsid w:val="00BB3EB0"/>
    <w:rsid w:val="00BB5FE9"/>
    <w:rsid w:val="00BB71F9"/>
    <w:rsid w:val="00BC10F5"/>
    <w:rsid w:val="00BC1376"/>
    <w:rsid w:val="00BC2F10"/>
    <w:rsid w:val="00BD35AE"/>
    <w:rsid w:val="00BE0246"/>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43220"/>
    <w:rsid w:val="00C44E25"/>
    <w:rsid w:val="00C4756D"/>
    <w:rsid w:val="00C5003C"/>
    <w:rsid w:val="00C572AE"/>
    <w:rsid w:val="00C57F18"/>
    <w:rsid w:val="00C60ADE"/>
    <w:rsid w:val="00C64623"/>
    <w:rsid w:val="00C743D0"/>
    <w:rsid w:val="00C75FC1"/>
    <w:rsid w:val="00C76619"/>
    <w:rsid w:val="00C77C60"/>
    <w:rsid w:val="00C831B7"/>
    <w:rsid w:val="00C94AF7"/>
    <w:rsid w:val="00C9541F"/>
    <w:rsid w:val="00CA0CFB"/>
    <w:rsid w:val="00CA34B5"/>
    <w:rsid w:val="00CA5176"/>
    <w:rsid w:val="00CB0579"/>
    <w:rsid w:val="00CB29EF"/>
    <w:rsid w:val="00CB5B2C"/>
    <w:rsid w:val="00CB60B7"/>
    <w:rsid w:val="00CB734D"/>
    <w:rsid w:val="00CC4523"/>
    <w:rsid w:val="00CC4B4F"/>
    <w:rsid w:val="00CC5162"/>
    <w:rsid w:val="00CD16A3"/>
    <w:rsid w:val="00CD31AF"/>
    <w:rsid w:val="00CE07D8"/>
    <w:rsid w:val="00CE1437"/>
    <w:rsid w:val="00CE2D29"/>
    <w:rsid w:val="00CE5B5F"/>
    <w:rsid w:val="00CE66E2"/>
    <w:rsid w:val="00CE7BD5"/>
    <w:rsid w:val="00CF7099"/>
    <w:rsid w:val="00D0060A"/>
    <w:rsid w:val="00D03313"/>
    <w:rsid w:val="00D04B59"/>
    <w:rsid w:val="00D0539D"/>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64AE7"/>
    <w:rsid w:val="00D73B3E"/>
    <w:rsid w:val="00D73C7C"/>
    <w:rsid w:val="00D74F97"/>
    <w:rsid w:val="00D8391E"/>
    <w:rsid w:val="00D83C21"/>
    <w:rsid w:val="00D84B2D"/>
    <w:rsid w:val="00D84C16"/>
    <w:rsid w:val="00D87A1B"/>
    <w:rsid w:val="00D92A52"/>
    <w:rsid w:val="00DA1B07"/>
    <w:rsid w:val="00DA4B69"/>
    <w:rsid w:val="00DA5197"/>
    <w:rsid w:val="00DB505D"/>
    <w:rsid w:val="00DB5F00"/>
    <w:rsid w:val="00DB72DE"/>
    <w:rsid w:val="00DC2C65"/>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974"/>
    <w:rsid w:val="00DF70A1"/>
    <w:rsid w:val="00E024E1"/>
    <w:rsid w:val="00E14EC3"/>
    <w:rsid w:val="00E16661"/>
    <w:rsid w:val="00E20F0E"/>
    <w:rsid w:val="00E2119F"/>
    <w:rsid w:val="00E22874"/>
    <w:rsid w:val="00E240FF"/>
    <w:rsid w:val="00E25E1A"/>
    <w:rsid w:val="00E262E4"/>
    <w:rsid w:val="00E266F1"/>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50041"/>
    <w:rsid w:val="00E57778"/>
    <w:rsid w:val="00E64ED3"/>
    <w:rsid w:val="00E6552C"/>
    <w:rsid w:val="00E6555C"/>
    <w:rsid w:val="00E7073D"/>
    <w:rsid w:val="00E71C96"/>
    <w:rsid w:val="00E732D4"/>
    <w:rsid w:val="00E75007"/>
    <w:rsid w:val="00E76BBC"/>
    <w:rsid w:val="00E80569"/>
    <w:rsid w:val="00E82E24"/>
    <w:rsid w:val="00E84E00"/>
    <w:rsid w:val="00E8513C"/>
    <w:rsid w:val="00E859E3"/>
    <w:rsid w:val="00E86BFD"/>
    <w:rsid w:val="00E94E1C"/>
    <w:rsid w:val="00E9577B"/>
    <w:rsid w:val="00E972CE"/>
    <w:rsid w:val="00E97723"/>
    <w:rsid w:val="00EA3E92"/>
    <w:rsid w:val="00EA4154"/>
    <w:rsid w:val="00EA694E"/>
    <w:rsid w:val="00EA7119"/>
    <w:rsid w:val="00EB2F51"/>
    <w:rsid w:val="00EB30FE"/>
    <w:rsid w:val="00EB3905"/>
    <w:rsid w:val="00EB5B91"/>
    <w:rsid w:val="00EC0E39"/>
    <w:rsid w:val="00EC458C"/>
    <w:rsid w:val="00EC4655"/>
    <w:rsid w:val="00EC550E"/>
    <w:rsid w:val="00ED6967"/>
    <w:rsid w:val="00ED6E5E"/>
    <w:rsid w:val="00EE2E47"/>
    <w:rsid w:val="00EE4E30"/>
    <w:rsid w:val="00EF06DF"/>
    <w:rsid w:val="00EF0D9D"/>
    <w:rsid w:val="00EF3AA8"/>
    <w:rsid w:val="00EF53B8"/>
    <w:rsid w:val="00F00D91"/>
    <w:rsid w:val="00F0371D"/>
    <w:rsid w:val="00F03988"/>
    <w:rsid w:val="00F04676"/>
    <w:rsid w:val="00F04801"/>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7EB"/>
    <w:rsid w:val="00F50F74"/>
    <w:rsid w:val="00F52062"/>
    <w:rsid w:val="00F53EEA"/>
    <w:rsid w:val="00F56FA4"/>
    <w:rsid w:val="00F606BF"/>
    <w:rsid w:val="00F636E9"/>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E55BA"/>
    <w:rsid w:val="00FF0C88"/>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7597BC"/>
  <w15:docId w15:val="{F3BD6B00-0054-4AED-B09D-702389DA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imperial.ac.uk/medicine/GEH"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2</Pages>
  <Words>686</Words>
  <Characters>3888</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4556</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2014-06-19T15:49:00Z</cp:lastPrinted>
  <dcterms:created xsi:type="dcterms:W3CDTF">2017-10-11T22:47:00Z</dcterms:created>
  <dcterms:modified xsi:type="dcterms:W3CDTF">2017-10-11T22:47:00Z</dcterms:modified>
</cp:coreProperties>
</file>