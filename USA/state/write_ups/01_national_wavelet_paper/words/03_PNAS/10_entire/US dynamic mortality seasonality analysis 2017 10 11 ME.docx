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159479" w14:textId="39C3BF60"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commentRangeStart w:id="0"/>
      <w:r w:rsidRPr="00C0501F">
        <w:rPr>
          <w:rFonts w:ascii="Times New Roman" w:hAnsi="Times New Roman"/>
          <w:color w:val="000000" w:themeColor="text1"/>
          <w:sz w:val="24"/>
          <w:szCs w:val="24"/>
          <w:lang w:val="en-US"/>
        </w:rPr>
        <w:t>Biological Sciences (</w:t>
      </w:r>
      <w:ins w:id="1" w:author="Majid" w:date="2017-10-11T15:27:00Z">
        <w:r w:rsidR="00B85B28" w:rsidRPr="00B85B28">
          <w:rPr>
            <w:rFonts w:ascii="Times New Roman" w:hAnsi="Times New Roman"/>
            <w:color w:val="000000" w:themeColor="text1"/>
            <w:sz w:val="24"/>
            <w:szCs w:val="24"/>
            <w:lang w:val="en-US"/>
          </w:rPr>
          <w:t>Sustainability Science</w:t>
        </w:r>
      </w:ins>
      <w:del w:id="2" w:author="Majid" w:date="2017-10-11T15:27:00Z">
        <w:r w:rsidRPr="00C0501F" w:rsidDel="00B85B28">
          <w:rPr>
            <w:rFonts w:ascii="Times New Roman" w:hAnsi="Times New Roman"/>
            <w:color w:val="000000" w:themeColor="text1"/>
            <w:sz w:val="24"/>
            <w:szCs w:val="24"/>
            <w:lang w:val="en-US"/>
          </w:rPr>
          <w:delText>Ecology</w:delText>
        </w:r>
      </w:del>
      <w:r w:rsidRPr="00C0501F">
        <w:rPr>
          <w:rFonts w:ascii="Times New Roman" w:hAnsi="Times New Roman"/>
          <w:color w:val="000000" w:themeColor="text1"/>
          <w:sz w:val="24"/>
          <w:szCs w:val="24"/>
          <w:lang w:val="en-US"/>
        </w:rPr>
        <w:t>)</w:t>
      </w:r>
      <w:commentRangeEnd w:id="0"/>
      <w:r w:rsidR="00B85B28">
        <w:rPr>
          <w:rStyle w:val="CommentReference"/>
          <w:rFonts w:asciiTheme="minorHAnsi" w:eastAsiaTheme="minorHAnsi" w:hAnsiTheme="minorHAnsi" w:cstheme="minorBidi"/>
        </w:rPr>
        <w:commentReference w:id="0"/>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C33FFB">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6F9473C"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data to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seasonality of mortality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or to understand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at the present time, and envision how changes in regional climate may influence seasonal mortality. </w:t>
      </w:r>
    </w:p>
    <w:p w14:paraId="3D3F0E5A" w14:textId="77777777" w:rsidR="00413B5E" w:rsidRPr="00C0501F" w:rsidRDefault="00413B5E"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6B9442DA" w14:textId="137802B0" w:rsidR="003A23C3"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del w:id="3" w:author="Majid" w:date="2017-10-11T15:56:00Z">
        <w:r w:rsidRPr="00C0501F" w:rsidDel="00852228">
          <w:rPr>
            <w:rFonts w:ascii="Times New Roman" w:hAnsi="Times New Roman"/>
            <w:sz w:val="24"/>
            <w:szCs w:val="24"/>
            <w:lang w:val="en-US"/>
          </w:rPr>
          <w:delText>However</w:delText>
        </w:r>
        <w:r w:rsidR="00C23D9A" w:rsidRPr="00C0501F" w:rsidDel="00852228">
          <w:rPr>
            <w:rFonts w:ascii="Times New Roman" w:hAnsi="Times New Roman"/>
            <w:sz w:val="24"/>
            <w:szCs w:val="24"/>
            <w:lang w:val="en-US"/>
          </w:rPr>
          <w:delText>,</w:delText>
        </w:r>
        <w:r w:rsidRPr="00C0501F" w:rsidDel="00852228">
          <w:rPr>
            <w:rFonts w:ascii="Times New Roman" w:hAnsi="Times New Roman"/>
            <w:sz w:val="24"/>
            <w:szCs w:val="24"/>
            <w:lang w:val="en-US"/>
          </w:rPr>
          <w:delText xml:space="preserve"> there is little systematic evidence on how much the seasonality of mortality</w:delText>
        </w:r>
        <w:r w:rsidR="00C23D9A" w:rsidRPr="00C0501F" w:rsidDel="00852228">
          <w:rPr>
            <w:rFonts w:ascii="Times New Roman" w:hAnsi="Times New Roman"/>
            <w:sz w:val="24"/>
            <w:szCs w:val="24"/>
            <w:lang w:val="en-US"/>
          </w:rPr>
          <w:delText xml:space="preserve"> varies </w:delText>
        </w:r>
      </w:del>
      <w:del w:id="4" w:author="Majid" w:date="2017-10-11T15:28:00Z">
        <w:r w:rsidR="00C23D9A" w:rsidRPr="00C0501F" w:rsidDel="00B85B28">
          <w:rPr>
            <w:rFonts w:ascii="Times New Roman" w:hAnsi="Times New Roman"/>
            <w:sz w:val="24"/>
            <w:szCs w:val="24"/>
            <w:lang w:val="en-US"/>
          </w:rPr>
          <w:delText>over space</w:delText>
        </w:r>
      </w:del>
      <w:del w:id="5" w:author="Majid" w:date="2017-10-11T15:56:00Z">
        <w:r w:rsidR="00C23D9A" w:rsidRPr="00C0501F" w:rsidDel="00852228">
          <w:rPr>
            <w:rFonts w:ascii="Times New Roman" w:hAnsi="Times New Roman"/>
            <w:sz w:val="24"/>
            <w:szCs w:val="24"/>
            <w:lang w:val="en-US"/>
          </w:rPr>
          <w:delText xml:space="preserve"> </w:delText>
        </w:r>
      </w:del>
      <w:del w:id="6" w:author="Majid" w:date="2017-10-11T15:29:00Z">
        <w:r w:rsidR="00C23D9A" w:rsidRPr="00C0501F" w:rsidDel="00B85B28">
          <w:rPr>
            <w:rFonts w:ascii="Times New Roman" w:hAnsi="Times New Roman"/>
            <w:sz w:val="24"/>
            <w:szCs w:val="24"/>
            <w:lang w:val="en-US"/>
          </w:rPr>
          <w:delText xml:space="preserve">and </w:delText>
        </w:r>
      </w:del>
      <w:del w:id="7" w:author="Majid" w:date="2017-10-11T15:56:00Z">
        <w:r w:rsidR="00C23D9A" w:rsidRPr="00C0501F" w:rsidDel="00852228">
          <w:rPr>
            <w:rFonts w:ascii="Times New Roman" w:hAnsi="Times New Roman"/>
            <w:sz w:val="24"/>
            <w:szCs w:val="24"/>
            <w:lang w:val="en-US"/>
          </w:rPr>
          <w:delText xml:space="preserve">time. </w:delText>
        </w:r>
      </w:del>
      <w:del w:id="8" w:author="Majid" w:date="2017-10-11T15:29:00Z">
        <w:r w:rsidR="003A23C3" w:rsidRPr="00C0501F" w:rsidDel="00B85B28">
          <w:rPr>
            <w:rFonts w:ascii="Times New Roman" w:hAnsi="Times New Roman"/>
            <w:sz w:val="24"/>
            <w:szCs w:val="24"/>
            <w:lang w:val="en-US"/>
          </w:rPr>
          <w:delText xml:space="preserve">Here, we </w:delText>
        </w:r>
        <w:r w:rsidR="00A90A4A" w:rsidRPr="00C0501F" w:rsidDel="00B85B28">
          <w:rPr>
            <w:rFonts w:ascii="Times New Roman" w:hAnsi="Times New Roman"/>
            <w:sz w:val="24"/>
            <w:szCs w:val="24"/>
            <w:lang w:val="en-US"/>
          </w:rPr>
          <w:delText>establish</w:delText>
        </w:r>
        <w:r w:rsidR="003A23C3" w:rsidRPr="00C0501F" w:rsidDel="00B85B28">
          <w:rPr>
            <w:rFonts w:ascii="Times New Roman" w:hAnsi="Times New Roman"/>
            <w:sz w:val="24"/>
            <w:szCs w:val="24"/>
            <w:lang w:val="en-US"/>
          </w:rPr>
          <w:delText xml:space="preserve"> a novel technical framework</w:delText>
        </w:r>
      </w:del>
      <w:ins w:id="9" w:author="Majid" w:date="2017-10-11T15:29:00Z">
        <w:r w:rsidR="00B85B28">
          <w:rPr>
            <w:rFonts w:ascii="Times New Roman" w:hAnsi="Times New Roman"/>
            <w:sz w:val="24"/>
            <w:szCs w:val="24"/>
            <w:lang w:val="en-US"/>
          </w:rPr>
          <w:t>W</w:t>
        </w:r>
      </w:ins>
      <w:ins w:id="10" w:author="Majid" w:date="2017-10-11T15:30:00Z">
        <w:r w:rsidR="00B85B28">
          <w:rPr>
            <w:rFonts w:ascii="Times New Roman" w:hAnsi="Times New Roman"/>
            <w:sz w:val="24"/>
            <w:szCs w:val="24"/>
            <w:lang w:val="en-US"/>
          </w:rPr>
          <w:t xml:space="preserve">e used a </w:t>
        </w:r>
      </w:ins>
      <w:ins w:id="11" w:author="Majid" w:date="2017-10-11T15:50:00Z">
        <w:r w:rsidR="009D529E">
          <w:rPr>
            <w:rFonts w:ascii="Times New Roman" w:hAnsi="Times New Roman"/>
            <w:sz w:val="24"/>
            <w:szCs w:val="24"/>
            <w:lang w:val="en-US"/>
          </w:rPr>
          <w:t>new</w:t>
        </w:r>
      </w:ins>
      <w:ins w:id="12" w:author="Majid" w:date="2017-10-11T15:30:00Z">
        <w:r w:rsidR="00B85B28">
          <w:rPr>
            <w:rFonts w:ascii="Times New Roman" w:hAnsi="Times New Roman"/>
            <w:sz w:val="24"/>
            <w:szCs w:val="24"/>
            <w:lang w:val="en-US"/>
          </w:rPr>
          <w:t xml:space="preserve"> approach to studying seasonality</w:t>
        </w:r>
      </w:ins>
      <w:r w:rsidR="003A23C3" w:rsidRPr="00C0501F">
        <w:rPr>
          <w:rFonts w:ascii="Times New Roman" w:hAnsi="Times New Roman"/>
          <w:sz w:val="24"/>
          <w:szCs w:val="24"/>
          <w:lang w:val="en-US"/>
        </w:rPr>
        <w:t xml:space="preserve"> </w:t>
      </w:r>
      <w:r w:rsidR="00D15C80" w:rsidRPr="00C0501F">
        <w:rPr>
          <w:rFonts w:ascii="Times New Roman" w:hAnsi="Times New Roman"/>
          <w:sz w:val="24"/>
          <w:szCs w:val="24"/>
          <w:lang w:val="en-US"/>
        </w:rPr>
        <w:t>that</w:t>
      </w:r>
      <w:r w:rsidR="003A23C3" w:rsidRPr="00C0501F">
        <w:rPr>
          <w:rFonts w:ascii="Times New Roman" w:hAnsi="Times New Roman"/>
          <w:sz w:val="24"/>
          <w:szCs w:val="24"/>
          <w:lang w:val="en-US"/>
        </w:rPr>
        <w:t xml:space="preserve"> </w:t>
      </w:r>
      <w:del w:id="13" w:author="Majid" w:date="2017-10-11T15:50:00Z">
        <w:r w:rsidR="003A23C3" w:rsidRPr="00C0501F" w:rsidDel="009D529E">
          <w:rPr>
            <w:rFonts w:ascii="Times New Roman" w:hAnsi="Times New Roman"/>
            <w:sz w:val="24"/>
            <w:szCs w:val="24"/>
            <w:lang w:val="en-US"/>
          </w:rPr>
          <w:delText>allows us to understand</w:delText>
        </w:r>
      </w:del>
      <w:ins w:id="14" w:author="Majid" w:date="2017-10-11T15:50:00Z">
        <w:r w:rsidR="009D529E">
          <w:rPr>
            <w:rFonts w:ascii="Times New Roman" w:hAnsi="Times New Roman"/>
            <w:sz w:val="24"/>
            <w:szCs w:val="24"/>
            <w:lang w:val="en-US"/>
          </w:rPr>
          <w:t>showed</w:t>
        </w:r>
      </w:ins>
      <w:r w:rsidR="003A23C3" w:rsidRPr="00C0501F">
        <w:rPr>
          <w:rFonts w:ascii="Times New Roman" w:hAnsi="Times New Roman"/>
          <w:sz w:val="24"/>
          <w:szCs w:val="24"/>
          <w:lang w:val="en-US"/>
        </w:rPr>
        <w:t xml:space="preserve"> how seasonality of mortality </w:t>
      </w:r>
      <w:del w:id="15" w:author="Majid" w:date="2017-10-11T15:50:00Z">
        <w:r w:rsidR="003A23C3" w:rsidRPr="00C0501F" w:rsidDel="009D529E">
          <w:rPr>
            <w:rFonts w:ascii="Times New Roman" w:hAnsi="Times New Roman"/>
            <w:sz w:val="24"/>
            <w:szCs w:val="24"/>
            <w:lang w:val="en-US"/>
          </w:rPr>
          <w:delText xml:space="preserve">varies </w:delText>
        </w:r>
        <w:r w:rsidR="004273F1" w:rsidDel="009D529E">
          <w:rPr>
            <w:rFonts w:ascii="Times New Roman" w:hAnsi="Times New Roman"/>
            <w:sz w:val="24"/>
            <w:szCs w:val="24"/>
            <w:lang w:val="en-US"/>
          </w:rPr>
          <w:delText>demographically</w:delText>
        </w:r>
      </w:del>
      <w:ins w:id="16" w:author="Majid" w:date="2017-10-11T15:50:00Z">
        <w:r w:rsidR="009D529E">
          <w:rPr>
            <w:rFonts w:ascii="Times New Roman" w:hAnsi="Times New Roman"/>
            <w:sz w:val="24"/>
            <w:szCs w:val="24"/>
            <w:lang w:val="en-US"/>
          </w:rPr>
          <w:t xml:space="preserve">depends on age and gender, how it has changed over decades, and whether or not it </w:t>
        </w:r>
      </w:ins>
      <w:ins w:id="17" w:author="Majid" w:date="2017-10-11T15:51:00Z">
        <w:r w:rsidR="009D529E">
          <w:rPr>
            <w:rFonts w:ascii="Times New Roman" w:hAnsi="Times New Roman"/>
            <w:sz w:val="24"/>
            <w:szCs w:val="24"/>
            <w:lang w:val="en-US"/>
          </w:rPr>
          <w:t>is similar between different parts of the USA</w:t>
        </w:r>
      </w:ins>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del w:id="18" w:author="Majid" w:date="2017-10-11T15:51:00Z">
        <w:r w:rsidR="00DB7F7E" w:rsidRPr="00C0501F" w:rsidDel="009D529E">
          <w:rPr>
            <w:rFonts w:ascii="Times New Roman" w:hAnsi="Times New Roman"/>
            <w:sz w:val="24"/>
            <w:szCs w:val="24"/>
            <w:lang w:val="en-US"/>
          </w:rPr>
          <w:delText xml:space="preserve">The framework also allows </w:delText>
        </w:r>
        <w:r w:rsidR="00963B19" w:rsidRPr="00C0501F" w:rsidDel="009D529E">
          <w:rPr>
            <w:rFonts w:ascii="Times New Roman" w:hAnsi="Times New Roman"/>
            <w:sz w:val="24"/>
            <w:szCs w:val="24"/>
            <w:lang w:val="en-US"/>
          </w:rPr>
          <w:delText>evaluation</w:delText>
        </w:r>
        <w:r w:rsidR="00E30DF9" w:rsidRPr="00C0501F" w:rsidDel="009D529E">
          <w:rPr>
            <w:rFonts w:ascii="Times New Roman" w:hAnsi="Times New Roman"/>
            <w:sz w:val="24"/>
            <w:szCs w:val="24"/>
            <w:lang w:val="en-US"/>
          </w:rPr>
          <w:delText xml:space="preserve"> of changes in </w:delText>
        </w:r>
        <w:r w:rsidR="00DB7F7E" w:rsidRPr="00C0501F" w:rsidDel="009D529E">
          <w:rPr>
            <w:rFonts w:ascii="Times New Roman" w:hAnsi="Times New Roman"/>
            <w:sz w:val="24"/>
            <w:szCs w:val="24"/>
            <w:lang w:val="en-US"/>
          </w:rPr>
          <w:delText>seasonality through time</w:delText>
        </w:r>
        <w:r w:rsidR="00FB4E0C" w:rsidRPr="00C0501F" w:rsidDel="009D529E">
          <w:rPr>
            <w:rFonts w:ascii="Times New Roman" w:hAnsi="Times New Roman"/>
            <w:sz w:val="24"/>
            <w:szCs w:val="24"/>
            <w:lang w:val="en-US"/>
          </w:rPr>
          <w:delText>.</w:delText>
        </w:r>
        <w:r w:rsidR="003A23C3" w:rsidRPr="00C0501F" w:rsidDel="009D529E">
          <w:rPr>
            <w:rFonts w:ascii="Times New Roman" w:hAnsi="Times New Roman"/>
            <w:sz w:val="24"/>
            <w:szCs w:val="24"/>
            <w:lang w:val="en-US"/>
          </w:rPr>
          <w:delText xml:space="preserve"> </w:delText>
        </w:r>
        <w:r w:rsidR="002F2133" w:rsidRPr="00C0501F" w:rsidDel="009D529E">
          <w:rPr>
            <w:rFonts w:ascii="Times New Roman" w:hAnsi="Times New Roman"/>
            <w:sz w:val="24"/>
            <w:szCs w:val="24"/>
            <w:lang w:val="en-US"/>
          </w:rPr>
          <w:delText xml:space="preserve">Using </w:delText>
        </w:r>
        <w:r w:rsidR="003A23C3" w:rsidRPr="00C0501F" w:rsidDel="009D529E">
          <w:rPr>
            <w:rFonts w:ascii="Times New Roman" w:hAnsi="Times New Roman"/>
            <w:sz w:val="24"/>
            <w:szCs w:val="24"/>
            <w:lang w:val="en-US"/>
          </w:rPr>
          <w:delText xml:space="preserve">over </w:delText>
        </w:r>
      </w:del>
      <w:ins w:id="19" w:author="Majid" w:date="2017-10-11T15:51:00Z">
        <w:r w:rsidR="009D529E">
          <w:rPr>
            <w:rFonts w:ascii="Times New Roman" w:hAnsi="Times New Roman"/>
            <w:sz w:val="24"/>
            <w:szCs w:val="24"/>
            <w:lang w:val="en-US"/>
          </w:rPr>
          <w:t xml:space="preserve">We applied this method to </w:t>
        </w:r>
      </w:ins>
      <w:r w:rsidR="003A23C3" w:rsidRPr="00C0501F">
        <w:rPr>
          <w:rFonts w:ascii="Times New Roman" w:hAnsi="Times New Roman"/>
          <w:sz w:val="24"/>
          <w:szCs w:val="24"/>
          <w:lang w:val="en-US"/>
        </w:rPr>
        <w:t xml:space="preserve">three decades </w:t>
      </w:r>
      <w:r w:rsidR="00C62D97" w:rsidRPr="00C0501F">
        <w:rPr>
          <w:rFonts w:ascii="Times New Roman" w:hAnsi="Times New Roman"/>
          <w:sz w:val="24"/>
          <w:szCs w:val="24"/>
          <w:lang w:val="en-US"/>
        </w:rPr>
        <w:t>of complete</w:t>
      </w:r>
      <w:r w:rsidR="002F2133" w:rsidRPr="00C0501F">
        <w:rPr>
          <w:rFonts w:ascii="Times New Roman" w:hAnsi="Times New Roman"/>
          <w:sz w:val="24"/>
          <w:szCs w:val="24"/>
          <w:lang w:val="en-US"/>
        </w:rPr>
        <w:t xml:space="preserve"> death records </w:t>
      </w:r>
      <w:r w:rsidR="003A23C3" w:rsidRPr="00C0501F">
        <w:rPr>
          <w:rFonts w:ascii="Times New Roman" w:hAnsi="Times New Roman"/>
          <w:sz w:val="24"/>
          <w:szCs w:val="24"/>
          <w:lang w:val="en-US"/>
        </w:rPr>
        <w:t>in the USA,</w:t>
      </w:r>
      <w:r w:rsidR="003A23C3" w:rsidRPr="00C0501F">
        <w:rPr>
          <w:rFonts w:ascii="Times New Roman" w:hAnsi="Times New Roman"/>
          <w:color w:val="000000" w:themeColor="text1"/>
          <w:sz w:val="24"/>
          <w:szCs w:val="24"/>
          <w:lang w:val="en-US"/>
        </w:rPr>
        <w:t xml:space="preserve"> </w:t>
      </w:r>
      <w:ins w:id="20" w:author="Majid" w:date="2017-10-11T15:51:00Z">
        <w:r w:rsidR="009D529E">
          <w:rPr>
            <w:rFonts w:ascii="Times New Roman" w:hAnsi="Times New Roman"/>
            <w:color w:val="000000" w:themeColor="text1"/>
            <w:sz w:val="24"/>
            <w:szCs w:val="24"/>
            <w:lang w:val="en-US"/>
          </w:rPr>
          <w:t xml:space="preserve">and </w:t>
        </w:r>
      </w:ins>
      <w:del w:id="21" w:author="Majid" w:date="2017-10-11T15:51:00Z">
        <w:r w:rsidR="00E30DF9" w:rsidRPr="00C0501F" w:rsidDel="009D529E">
          <w:rPr>
            <w:rFonts w:ascii="Times New Roman" w:hAnsi="Times New Roman"/>
            <w:color w:val="000000" w:themeColor="text1"/>
            <w:sz w:val="24"/>
            <w:szCs w:val="24"/>
            <w:lang w:val="en-US"/>
          </w:rPr>
          <w:delText>we find</w:delText>
        </w:r>
      </w:del>
      <w:ins w:id="22" w:author="Majid" w:date="2017-10-11T15:51:00Z">
        <w:r w:rsidR="009D529E">
          <w:rPr>
            <w:rFonts w:ascii="Times New Roman" w:hAnsi="Times New Roman"/>
            <w:color w:val="000000" w:themeColor="text1"/>
            <w:sz w:val="24"/>
            <w:szCs w:val="24"/>
            <w:lang w:val="en-US"/>
          </w:rPr>
          <w:t>found</w:t>
        </w:r>
      </w:ins>
      <w:r w:rsidR="00E30DF9" w:rsidRPr="00C0501F">
        <w:rPr>
          <w:rFonts w:ascii="Times New Roman" w:hAnsi="Times New Roman"/>
          <w:color w:val="000000" w:themeColor="text1"/>
          <w:sz w:val="24"/>
          <w:szCs w:val="24"/>
          <w:lang w:val="en-US"/>
        </w:rPr>
        <w:t xml:space="preserve"> that </w:t>
      </w:r>
      <w:ins w:id="23" w:author="Majid" w:date="2017-10-11T15:56:00Z">
        <w:r w:rsidR="00852228">
          <w:rPr>
            <w:rFonts w:ascii="Times New Roman" w:hAnsi="Times New Roman"/>
            <w:sz w:val="24"/>
            <w:szCs w:val="24"/>
            <w:lang w:val="en-US"/>
          </w:rPr>
          <w:t>deaths in young men peak in summer whereas those of others peak in winter.</w:t>
        </w:r>
      </w:ins>
      <w:del w:id="24" w:author="Majid" w:date="2017-10-11T15:51:00Z">
        <w:r w:rsidR="003A23C3" w:rsidRPr="00C0501F" w:rsidDel="009D529E">
          <w:rPr>
            <w:rFonts w:ascii="Times New Roman" w:hAnsi="Times New Roman"/>
            <w:sz w:val="24"/>
            <w:szCs w:val="24"/>
            <w:lang w:val="en-US"/>
          </w:rPr>
          <w:delText>seasonal mortality ha</w:delText>
        </w:r>
        <w:r w:rsidR="004566E5" w:rsidRPr="00C0501F" w:rsidDel="009D529E">
          <w:rPr>
            <w:rFonts w:ascii="Times New Roman" w:hAnsi="Times New Roman"/>
            <w:sz w:val="24"/>
            <w:szCs w:val="24"/>
            <w:lang w:val="en-US"/>
          </w:rPr>
          <w:delText>s largely disappeared for under-</w:delText>
        </w:r>
        <w:r w:rsidR="003A23C3" w:rsidRPr="00C0501F" w:rsidDel="009D529E">
          <w:rPr>
            <w:rFonts w:ascii="Times New Roman" w:hAnsi="Times New Roman"/>
            <w:sz w:val="24"/>
            <w:szCs w:val="24"/>
            <w:lang w:val="en-US"/>
          </w:rPr>
          <w:delText>fives</w:delText>
        </w:r>
      </w:del>
      <w:ins w:id="25" w:author="Majid" w:date="2017-10-11T15:56:00Z">
        <w:r w:rsidR="00852228">
          <w:rPr>
            <w:rFonts w:ascii="Times New Roman" w:hAnsi="Times New Roman"/>
            <w:sz w:val="24"/>
            <w:szCs w:val="24"/>
            <w:lang w:val="en-US"/>
          </w:rPr>
          <w:t xml:space="preserve"> </w:t>
        </w:r>
      </w:ins>
      <w:del w:id="26" w:author="Majid" w:date="2017-10-11T15:56:00Z">
        <w:r w:rsidR="003A23C3" w:rsidRPr="00C0501F" w:rsidDel="00852228">
          <w:rPr>
            <w:rFonts w:ascii="Times New Roman" w:hAnsi="Times New Roman"/>
            <w:sz w:val="24"/>
            <w:szCs w:val="24"/>
            <w:lang w:val="en-US"/>
          </w:rPr>
          <w:delText xml:space="preserve">, </w:delText>
        </w:r>
      </w:del>
      <w:del w:id="27" w:author="Majid" w:date="2017-10-11T15:52:00Z">
        <w:r w:rsidR="003A23C3" w:rsidRPr="00C0501F" w:rsidDel="009D529E">
          <w:rPr>
            <w:rFonts w:ascii="Times New Roman" w:hAnsi="Times New Roman"/>
            <w:sz w:val="24"/>
            <w:szCs w:val="24"/>
            <w:lang w:val="en-US"/>
          </w:rPr>
          <w:delText>while in men and women over 45 it has declined less than 7 percentage points</w:delText>
        </w:r>
      </w:del>
      <w:del w:id="28" w:author="Majid" w:date="2017-10-11T15:56:00Z">
        <w:r w:rsidR="003A23C3" w:rsidRPr="00C0501F" w:rsidDel="00852228">
          <w:rPr>
            <w:rFonts w:ascii="Times New Roman" w:hAnsi="Times New Roman"/>
            <w:sz w:val="24"/>
            <w:szCs w:val="24"/>
            <w:lang w:val="en-US"/>
          </w:rPr>
          <w:delText>.</w:delText>
        </w:r>
      </w:del>
      <w:ins w:id="29" w:author="Majid" w:date="2017-10-11T15:56:00Z">
        <w:r w:rsidR="00852228">
          <w:rPr>
            <w:rFonts w:ascii="Times New Roman" w:hAnsi="Times New Roman"/>
            <w:sz w:val="24"/>
            <w:szCs w:val="24"/>
            <w:lang w:val="en-US"/>
          </w:rPr>
          <w:t xml:space="preserve">We also found that </w:t>
        </w:r>
        <w:r w:rsidR="00852228">
          <w:rPr>
            <w:rFonts w:ascii="Times New Roman" w:hAnsi="Times New Roman"/>
            <w:sz w:val="24"/>
            <w:szCs w:val="24"/>
            <w:lang w:val="en-US"/>
          </w:rPr>
          <w:t>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w:t>
        </w:r>
        <w:bookmarkStart w:id="30" w:name="_GoBack"/>
        <w:bookmarkEnd w:id="30"/>
        <w:r w:rsidR="00852228">
          <w:rPr>
            <w:rFonts w:ascii="Times New Roman" w:hAnsi="Times New Roman"/>
            <w:sz w:val="24"/>
            <w:szCs w:val="24"/>
            <w:lang w:val="en-US"/>
          </w:rPr>
          <w:t>r</w:t>
        </w:r>
        <w:r w:rsidR="00852228" w:rsidRPr="00C0501F">
          <w:rPr>
            <w:rFonts w:ascii="Times New Roman" w:hAnsi="Times New Roman"/>
            <w:sz w:val="24"/>
            <w:szCs w:val="24"/>
            <w:lang w:val="en-US"/>
          </w:rPr>
          <w:t>.</w:t>
        </w:r>
      </w:ins>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and month of death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is able to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References</w:t>
      </w:r>
    </w:p>
    <w:p w14:paraId="17CB209E" w14:textId="77777777" w:rsidR="000E3A7A" w:rsidRPr="00FF6256" w:rsidRDefault="000210D1" w:rsidP="000E3A7A">
      <w:pPr>
        <w:pStyle w:val="EndNoteBibliography"/>
        <w:spacing w:after="0"/>
        <w:ind w:left="720" w:hanging="720"/>
        <w:rPr>
          <w:rFonts w:ascii="Times New Roman" w:hAnsi="Times New Roman"/>
          <w:noProof/>
          <w:rPrChange w:id="31" w:author="Majid" w:date="2017-10-11T15:55:00Z">
            <w:rPr>
              <w:noProof/>
            </w:rPr>
          </w:rPrChange>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Change w:id="32" w:author="Majid" w:date="2017-10-11T15:55:00Z">
            <w:rPr>
              <w:rFonts w:ascii="Times New Roman" w:hAnsi="Times New Roman"/>
              <w:sz w:val="24"/>
              <w:szCs w:val="24"/>
            </w:rPr>
          </w:rPrChange>
        </w:rPr>
        <w:fldChar w:fldCharType="separate"/>
      </w:r>
      <w:r w:rsidR="000E3A7A" w:rsidRPr="00FF6256">
        <w:rPr>
          <w:rFonts w:ascii="Times New Roman" w:hAnsi="Times New Roman"/>
          <w:noProof/>
          <w:rPrChange w:id="33" w:author="Majid" w:date="2017-10-11T15:55:00Z">
            <w:rPr>
              <w:noProof/>
            </w:rPr>
          </w:rPrChange>
        </w:rPr>
        <w:t>1.</w:t>
      </w:r>
      <w:r w:rsidR="000E3A7A" w:rsidRPr="00FF6256">
        <w:rPr>
          <w:rFonts w:ascii="Times New Roman" w:hAnsi="Times New Roman"/>
          <w:noProof/>
          <w:rPrChange w:id="34" w:author="Majid" w:date="2017-10-11T15:55:00Z">
            <w:rPr>
              <w:noProof/>
            </w:rPr>
          </w:rPrChange>
        </w:rPr>
        <w:tab/>
        <w:t xml:space="preserve">Langford IH &amp; Bentham G (1995) The potential effects of climate change on winter mortality in England and Wales. </w:t>
      </w:r>
      <w:r w:rsidR="000E3A7A" w:rsidRPr="00FF6256">
        <w:rPr>
          <w:rFonts w:ascii="Times New Roman" w:hAnsi="Times New Roman"/>
          <w:i/>
          <w:noProof/>
          <w:rPrChange w:id="35" w:author="Majid" w:date="2017-10-11T15:55:00Z">
            <w:rPr>
              <w:i/>
              <w:noProof/>
            </w:rPr>
          </w:rPrChange>
        </w:rPr>
        <w:t>Int J Biometeorol</w:t>
      </w:r>
      <w:r w:rsidR="000E3A7A" w:rsidRPr="00FF6256">
        <w:rPr>
          <w:rFonts w:ascii="Times New Roman" w:hAnsi="Times New Roman"/>
          <w:noProof/>
          <w:rPrChange w:id="36" w:author="Majid" w:date="2017-10-11T15:55:00Z">
            <w:rPr>
              <w:noProof/>
            </w:rPr>
          </w:rPrChange>
        </w:rPr>
        <w:t xml:space="preserve"> 38(3):141-147.</w:t>
      </w:r>
    </w:p>
    <w:p w14:paraId="64B9DC59" w14:textId="77777777" w:rsidR="000E3A7A" w:rsidRPr="00FF6256" w:rsidRDefault="000E3A7A" w:rsidP="000E3A7A">
      <w:pPr>
        <w:pStyle w:val="EndNoteBibliography"/>
        <w:spacing w:after="0"/>
        <w:ind w:left="720" w:hanging="720"/>
        <w:rPr>
          <w:rFonts w:ascii="Times New Roman" w:hAnsi="Times New Roman"/>
          <w:noProof/>
          <w:rPrChange w:id="37" w:author="Majid" w:date="2017-10-11T15:55:00Z">
            <w:rPr>
              <w:noProof/>
            </w:rPr>
          </w:rPrChange>
        </w:rPr>
      </w:pPr>
      <w:r w:rsidRPr="00FF6256">
        <w:rPr>
          <w:rFonts w:ascii="Times New Roman" w:hAnsi="Times New Roman"/>
          <w:noProof/>
          <w:rPrChange w:id="38" w:author="Majid" w:date="2017-10-11T15:55:00Z">
            <w:rPr>
              <w:noProof/>
            </w:rPr>
          </w:rPrChange>
        </w:rPr>
        <w:t>2.</w:t>
      </w:r>
      <w:r w:rsidRPr="00FF6256">
        <w:rPr>
          <w:rFonts w:ascii="Times New Roman" w:hAnsi="Times New Roman"/>
          <w:noProof/>
          <w:rPrChange w:id="39" w:author="Majid" w:date="2017-10-11T15:55:00Z">
            <w:rPr>
              <w:noProof/>
            </w:rPr>
          </w:rPrChange>
        </w:rPr>
        <w:tab/>
        <w:t xml:space="preserve">Martens WJ (1998) Climate change, thermal stress and mortality changes. </w:t>
      </w:r>
      <w:r w:rsidRPr="00FF6256">
        <w:rPr>
          <w:rFonts w:ascii="Times New Roman" w:hAnsi="Times New Roman"/>
          <w:i/>
          <w:noProof/>
          <w:rPrChange w:id="40" w:author="Majid" w:date="2017-10-11T15:55:00Z">
            <w:rPr>
              <w:i/>
              <w:noProof/>
            </w:rPr>
          </w:rPrChange>
        </w:rPr>
        <w:t>Soc Sci Med</w:t>
      </w:r>
      <w:r w:rsidRPr="00FF6256">
        <w:rPr>
          <w:rFonts w:ascii="Times New Roman" w:hAnsi="Times New Roman"/>
          <w:noProof/>
          <w:rPrChange w:id="41" w:author="Majid" w:date="2017-10-11T15:55:00Z">
            <w:rPr>
              <w:noProof/>
            </w:rPr>
          </w:rPrChange>
        </w:rPr>
        <w:t xml:space="preserve"> 46(3):331-344.</w:t>
      </w:r>
    </w:p>
    <w:p w14:paraId="3EAE95E3" w14:textId="77777777" w:rsidR="000E3A7A" w:rsidRPr="00FF6256" w:rsidRDefault="000E3A7A" w:rsidP="000E3A7A">
      <w:pPr>
        <w:pStyle w:val="EndNoteBibliography"/>
        <w:spacing w:after="0"/>
        <w:ind w:left="720" w:hanging="720"/>
        <w:rPr>
          <w:rFonts w:ascii="Times New Roman" w:hAnsi="Times New Roman"/>
          <w:noProof/>
          <w:rPrChange w:id="42" w:author="Majid" w:date="2017-10-11T15:55:00Z">
            <w:rPr>
              <w:noProof/>
            </w:rPr>
          </w:rPrChange>
        </w:rPr>
      </w:pPr>
      <w:r w:rsidRPr="00FF6256">
        <w:rPr>
          <w:rFonts w:ascii="Times New Roman" w:hAnsi="Times New Roman"/>
          <w:noProof/>
          <w:rPrChange w:id="43" w:author="Majid" w:date="2017-10-11T15:55:00Z">
            <w:rPr>
              <w:noProof/>
            </w:rPr>
          </w:rPrChange>
        </w:rPr>
        <w:t>3.</w:t>
      </w:r>
      <w:r w:rsidRPr="00FF6256">
        <w:rPr>
          <w:rFonts w:ascii="Times New Roman" w:hAnsi="Times New Roman"/>
          <w:noProof/>
          <w:rPrChange w:id="44" w:author="Majid" w:date="2017-10-11T15:55:00Z">
            <w:rPr>
              <w:noProof/>
            </w:rPr>
          </w:rPrChange>
        </w:rPr>
        <w:tab/>
        <w:t xml:space="preserve">McKee C (1989) Deaths in winter: can Britain learn from Europe? </w:t>
      </w:r>
      <w:r w:rsidRPr="00FF6256">
        <w:rPr>
          <w:rFonts w:ascii="Times New Roman" w:hAnsi="Times New Roman"/>
          <w:i/>
          <w:noProof/>
          <w:rPrChange w:id="45" w:author="Majid" w:date="2017-10-11T15:55:00Z">
            <w:rPr>
              <w:i/>
              <w:noProof/>
            </w:rPr>
          </w:rPrChange>
        </w:rPr>
        <w:t>European journal of epidemiology</w:t>
      </w:r>
      <w:r w:rsidRPr="00FF6256">
        <w:rPr>
          <w:rFonts w:ascii="Times New Roman" w:hAnsi="Times New Roman"/>
          <w:noProof/>
          <w:rPrChange w:id="46" w:author="Majid" w:date="2017-10-11T15:55:00Z">
            <w:rPr>
              <w:noProof/>
            </w:rPr>
          </w:rPrChange>
        </w:rPr>
        <w:t xml:space="preserve"> 5(2):178-182.</w:t>
      </w:r>
    </w:p>
    <w:p w14:paraId="289C4A56" w14:textId="77777777" w:rsidR="000E3A7A" w:rsidRPr="00FF6256" w:rsidRDefault="000E3A7A" w:rsidP="000E3A7A">
      <w:pPr>
        <w:pStyle w:val="EndNoteBibliography"/>
        <w:spacing w:after="0"/>
        <w:ind w:left="720" w:hanging="720"/>
        <w:rPr>
          <w:rFonts w:ascii="Times New Roman" w:hAnsi="Times New Roman"/>
          <w:noProof/>
          <w:rPrChange w:id="47" w:author="Majid" w:date="2017-10-11T15:55:00Z">
            <w:rPr>
              <w:noProof/>
            </w:rPr>
          </w:rPrChange>
        </w:rPr>
      </w:pPr>
      <w:r w:rsidRPr="00FF6256">
        <w:rPr>
          <w:rFonts w:ascii="Times New Roman" w:hAnsi="Times New Roman"/>
          <w:noProof/>
          <w:rPrChange w:id="48" w:author="Majid" w:date="2017-10-11T15:55:00Z">
            <w:rPr>
              <w:noProof/>
            </w:rPr>
          </w:rPrChange>
        </w:rPr>
        <w:t>4.</w:t>
      </w:r>
      <w:r w:rsidRPr="00FF6256">
        <w:rPr>
          <w:rFonts w:ascii="Times New Roman" w:hAnsi="Times New Roman"/>
          <w:noProof/>
          <w:rPrChange w:id="49" w:author="Majid" w:date="2017-10-11T15:55:00Z">
            <w:rPr>
              <w:noProof/>
            </w:rPr>
          </w:rPrChange>
        </w:rPr>
        <w:tab/>
        <w:t xml:space="preserve">Healy JD (2003) Excess winter mortality in Europe: a cross country analysis identifying key risk factors. </w:t>
      </w:r>
      <w:r w:rsidRPr="00FF6256">
        <w:rPr>
          <w:rFonts w:ascii="Times New Roman" w:hAnsi="Times New Roman"/>
          <w:i/>
          <w:noProof/>
          <w:rPrChange w:id="50" w:author="Majid" w:date="2017-10-11T15:55:00Z">
            <w:rPr>
              <w:i/>
              <w:noProof/>
            </w:rPr>
          </w:rPrChange>
        </w:rPr>
        <w:t>Journal of Epidemiology and Community Health</w:t>
      </w:r>
      <w:r w:rsidRPr="00FF6256">
        <w:rPr>
          <w:rFonts w:ascii="Times New Roman" w:hAnsi="Times New Roman"/>
          <w:noProof/>
          <w:rPrChange w:id="51" w:author="Majid" w:date="2017-10-11T15:55:00Z">
            <w:rPr>
              <w:noProof/>
            </w:rPr>
          </w:rPrChange>
        </w:rPr>
        <w:t xml:space="preserve"> 57(10):784-789.</w:t>
      </w:r>
    </w:p>
    <w:p w14:paraId="3B5D9906" w14:textId="77777777" w:rsidR="000E3A7A" w:rsidRPr="00FF6256" w:rsidRDefault="000E3A7A" w:rsidP="000E3A7A">
      <w:pPr>
        <w:pStyle w:val="EndNoteBibliography"/>
        <w:spacing w:after="0"/>
        <w:ind w:left="720" w:hanging="720"/>
        <w:rPr>
          <w:rFonts w:ascii="Times New Roman" w:hAnsi="Times New Roman"/>
          <w:noProof/>
          <w:rPrChange w:id="52" w:author="Majid" w:date="2017-10-11T15:55:00Z">
            <w:rPr>
              <w:noProof/>
            </w:rPr>
          </w:rPrChange>
        </w:rPr>
      </w:pPr>
      <w:r w:rsidRPr="00FF6256">
        <w:rPr>
          <w:rFonts w:ascii="Times New Roman" w:hAnsi="Times New Roman"/>
          <w:noProof/>
          <w:rPrChange w:id="53" w:author="Majid" w:date="2017-10-11T15:55:00Z">
            <w:rPr>
              <w:noProof/>
            </w:rPr>
          </w:rPrChange>
        </w:rPr>
        <w:t>5.</w:t>
      </w:r>
      <w:r w:rsidRPr="00FF6256">
        <w:rPr>
          <w:rFonts w:ascii="Times New Roman" w:hAnsi="Times New Roman"/>
          <w:noProof/>
          <w:rPrChange w:id="54" w:author="Majid" w:date="2017-10-11T15:55:00Z">
            <w:rPr>
              <w:noProof/>
            </w:rPr>
          </w:rPrChange>
        </w:rPr>
        <w:tab/>
        <w:t xml:space="preserve">Campbell A (2016) Excess winter mortality in England and Wales: 2015/16 (provisional) and 2014/15 (final). </w:t>
      </w:r>
      <w:r w:rsidRPr="00FF6256">
        <w:rPr>
          <w:rFonts w:ascii="Times New Roman" w:hAnsi="Times New Roman"/>
          <w:i/>
          <w:noProof/>
          <w:rPrChange w:id="55" w:author="Majid" w:date="2017-10-11T15:55:00Z">
            <w:rPr>
              <w:i/>
              <w:noProof/>
            </w:rPr>
          </w:rPrChange>
        </w:rPr>
        <w:t>Statistical bulletin, Office for National Statistics</w:t>
      </w:r>
      <w:r w:rsidRPr="00FF6256">
        <w:rPr>
          <w:rFonts w:ascii="Times New Roman" w:hAnsi="Times New Roman"/>
          <w:noProof/>
          <w:rPrChange w:id="56" w:author="Majid" w:date="2017-10-11T15:55:00Z">
            <w:rPr>
              <w:noProof/>
            </w:rPr>
          </w:rPrChange>
        </w:rPr>
        <w:t>.</w:t>
      </w:r>
    </w:p>
    <w:p w14:paraId="5CDB9BE1" w14:textId="77777777" w:rsidR="000E3A7A" w:rsidRPr="00FF6256" w:rsidRDefault="000E3A7A" w:rsidP="000E3A7A">
      <w:pPr>
        <w:pStyle w:val="EndNoteBibliography"/>
        <w:spacing w:after="0"/>
        <w:ind w:left="720" w:hanging="720"/>
        <w:rPr>
          <w:rFonts w:ascii="Times New Roman" w:hAnsi="Times New Roman"/>
          <w:noProof/>
          <w:rPrChange w:id="57" w:author="Majid" w:date="2017-10-11T15:55:00Z">
            <w:rPr>
              <w:noProof/>
            </w:rPr>
          </w:rPrChange>
        </w:rPr>
      </w:pPr>
      <w:r w:rsidRPr="00FF6256">
        <w:rPr>
          <w:rFonts w:ascii="Times New Roman" w:hAnsi="Times New Roman"/>
          <w:noProof/>
          <w:rPrChange w:id="58" w:author="Majid" w:date="2017-10-11T15:55:00Z">
            <w:rPr>
              <w:noProof/>
            </w:rPr>
          </w:rPrChange>
        </w:rPr>
        <w:t>6.</w:t>
      </w:r>
      <w:r w:rsidRPr="00FF6256">
        <w:rPr>
          <w:rFonts w:ascii="Times New Roman" w:hAnsi="Times New Roman"/>
          <w:noProof/>
          <w:rPrChange w:id="59" w:author="Majid" w:date="2017-10-11T15:55:00Z">
            <w:rPr>
              <w:noProof/>
            </w:rPr>
          </w:rPrChange>
        </w:rPr>
        <w:tab/>
        <w:t>Fowler T</w:t>
      </w:r>
      <w:r w:rsidRPr="00FF6256">
        <w:rPr>
          <w:rFonts w:ascii="Times New Roman" w:hAnsi="Times New Roman"/>
          <w:i/>
          <w:noProof/>
          <w:rPrChange w:id="60" w:author="Majid" w:date="2017-10-11T15:55:00Z">
            <w:rPr>
              <w:i/>
              <w:noProof/>
            </w:rPr>
          </w:rPrChange>
        </w:rPr>
        <w:t>, et al.</w:t>
      </w:r>
      <w:r w:rsidRPr="00FF6256">
        <w:rPr>
          <w:rFonts w:ascii="Times New Roman" w:hAnsi="Times New Roman"/>
          <w:noProof/>
          <w:rPrChange w:id="61" w:author="Majid" w:date="2017-10-11T15:55:00Z">
            <w:rPr>
              <w:noProof/>
            </w:rPr>
          </w:rPrChange>
        </w:rPr>
        <w:t xml:space="preserve"> (2015) Excess winter deaths in Europe: a multi-country descriptive analysis. </w:t>
      </w:r>
      <w:r w:rsidRPr="00FF6256">
        <w:rPr>
          <w:rFonts w:ascii="Times New Roman" w:hAnsi="Times New Roman"/>
          <w:i/>
          <w:noProof/>
          <w:rPrChange w:id="62" w:author="Majid" w:date="2017-10-11T15:55:00Z">
            <w:rPr>
              <w:i/>
              <w:noProof/>
            </w:rPr>
          </w:rPrChange>
        </w:rPr>
        <w:t>Eur J Public Health</w:t>
      </w:r>
      <w:r w:rsidRPr="00FF6256">
        <w:rPr>
          <w:rFonts w:ascii="Times New Roman" w:hAnsi="Times New Roman"/>
          <w:noProof/>
          <w:rPrChange w:id="63" w:author="Majid" w:date="2017-10-11T15:55:00Z">
            <w:rPr>
              <w:noProof/>
            </w:rPr>
          </w:rPrChange>
        </w:rPr>
        <w:t xml:space="preserve"> 25(2):339-345.</w:t>
      </w:r>
    </w:p>
    <w:p w14:paraId="59EE196C" w14:textId="77777777" w:rsidR="000E3A7A" w:rsidRPr="00FF6256" w:rsidRDefault="000E3A7A" w:rsidP="000E3A7A">
      <w:pPr>
        <w:pStyle w:val="EndNoteBibliography"/>
        <w:spacing w:after="0"/>
        <w:ind w:left="720" w:hanging="720"/>
        <w:rPr>
          <w:rFonts w:ascii="Times New Roman" w:hAnsi="Times New Roman"/>
          <w:noProof/>
          <w:rPrChange w:id="64" w:author="Majid" w:date="2017-10-11T15:55:00Z">
            <w:rPr>
              <w:noProof/>
            </w:rPr>
          </w:rPrChange>
        </w:rPr>
      </w:pPr>
      <w:r w:rsidRPr="00FF6256">
        <w:rPr>
          <w:rFonts w:ascii="Times New Roman" w:hAnsi="Times New Roman"/>
          <w:noProof/>
          <w:rPrChange w:id="65" w:author="Majid" w:date="2017-10-11T15:55:00Z">
            <w:rPr>
              <w:noProof/>
            </w:rPr>
          </w:rPrChange>
        </w:rPr>
        <w:t>7.</w:t>
      </w:r>
      <w:r w:rsidRPr="00FF6256">
        <w:rPr>
          <w:rFonts w:ascii="Times New Roman" w:hAnsi="Times New Roman"/>
          <w:noProof/>
          <w:rPrChange w:id="66" w:author="Majid" w:date="2017-10-11T15:55:00Z">
            <w:rPr>
              <w:noProof/>
            </w:rPr>
          </w:rPrChange>
        </w:rPr>
        <w:tab/>
        <w:t xml:space="preserve">Davis RE, Knappenberger PC, Michaels PJ, &amp; Novicoff WM (2004) Seasonality of climate-human mortality relationships in US cities and impacts of climate change. </w:t>
      </w:r>
      <w:r w:rsidRPr="00FF6256">
        <w:rPr>
          <w:rFonts w:ascii="Times New Roman" w:hAnsi="Times New Roman"/>
          <w:i/>
          <w:noProof/>
          <w:rPrChange w:id="67" w:author="Majid" w:date="2017-10-11T15:55:00Z">
            <w:rPr>
              <w:i/>
              <w:noProof/>
            </w:rPr>
          </w:rPrChange>
        </w:rPr>
        <w:t>Climate Research</w:t>
      </w:r>
      <w:r w:rsidRPr="00FF6256">
        <w:rPr>
          <w:rFonts w:ascii="Times New Roman" w:hAnsi="Times New Roman"/>
          <w:noProof/>
          <w:rPrChange w:id="68" w:author="Majid" w:date="2017-10-11T15:55:00Z">
            <w:rPr>
              <w:noProof/>
            </w:rPr>
          </w:rPrChange>
        </w:rPr>
        <w:t xml:space="preserve"> 26(1):61-76.</w:t>
      </w:r>
    </w:p>
    <w:p w14:paraId="5189175B" w14:textId="77777777" w:rsidR="000E3A7A" w:rsidRPr="00FF6256" w:rsidRDefault="000E3A7A" w:rsidP="000E3A7A">
      <w:pPr>
        <w:pStyle w:val="EndNoteBibliography"/>
        <w:spacing w:after="0"/>
        <w:ind w:left="720" w:hanging="720"/>
        <w:rPr>
          <w:rFonts w:ascii="Times New Roman" w:hAnsi="Times New Roman"/>
          <w:noProof/>
          <w:rPrChange w:id="69" w:author="Majid" w:date="2017-10-11T15:55:00Z">
            <w:rPr>
              <w:noProof/>
            </w:rPr>
          </w:rPrChange>
        </w:rPr>
      </w:pPr>
      <w:r w:rsidRPr="00FF6256">
        <w:rPr>
          <w:rFonts w:ascii="Times New Roman" w:hAnsi="Times New Roman"/>
          <w:noProof/>
          <w:rPrChange w:id="70" w:author="Majid" w:date="2017-10-11T15:55:00Z">
            <w:rPr>
              <w:noProof/>
            </w:rPr>
          </w:rPrChange>
        </w:rPr>
        <w:t>8.</w:t>
      </w:r>
      <w:r w:rsidRPr="00FF6256">
        <w:rPr>
          <w:rFonts w:ascii="Times New Roman" w:hAnsi="Times New Roman"/>
          <w:noProof/>
          <w:rPrChange w:id="71" w:author="Majid" w:date="2017-10-11T15:55:00Z">
            <w:rPr>
              <w:noProof/>
            </w:rPr>
          </w:rPrChange>
        </w:rPr>
        <w:tab/>
        <w:t xml:space="preserve">Medina-Ramon M &amp; Schwartz J (2007) Temperature, temperature extremes, and mortality: a study of acclimatisation and effect modification in 50 US cities. </w:t>
      </w:r>
      <w:r w:rsidRPr="00FF6256">
        <w:rPr>
          <w:rFonts w:ascii="Times New Roman" w:hAnsi="Times New Roman"/>
          <w:i/>
          <w:noProof/>
          <w:rPrChange w:id="72" w:author="Majid" w:date="2017-10-11T15:55:00Z">
            <w:rPr>
              <w:i/>
              <w:noProof/>
            </w:rPr>
          </w:rPrChange>
        </w:rPr>
        <w:t>Occupational and Environmental Medicine</w:t>
      </w:r>
      <w:r w:rsidRPr="00FF6256">
        <w:rPr>
          <w:rFonts w:ascii="Times New Roman" w:hAnsi="Times New Roman"/>
          <w:noProof/>
          <w:rPrChange w:id="73" w:author="Majid" w:date="2017-10-11T15:55:00Z">
            <w:rPr>
              <w:noProof/>
            </w:rPr>
          </w:rPrChange>
        </w:rPr>
        <w:t xml:space="preserve"> 64(12):827-833.</w:t>
      </w:r>
    </w:p>
    <w:p w14:paraId="0BDC8E2B" w14:textId="77777777" w:rsidR="000E3A7A" w:rsidRPr="00FF6256" w:rsidRDefault="000E3A7A" w:rsidP="000E3A7A">
      <w:pPr>
        <w:pStyle w:val="EndNoteBibliography"/>
        <w:spacing w:after="0"/>
        <w:ind w:left="720" w:hanging="720"/>
        <w:rPr>
          <w:rFonts w:ascii="Times New Roman" w:hAnsi="Times New Roman"/>
          <w:noProof/>
          <w:rPrChange w:id="74" w:author="Majid" w:date="2017-10-11T15:55:00Z">
            <w:rPr>
              <w:noProof/>
            </w:rPr>
          </w:rPrChange>
        </w:rPr>
      </w:pPr>
      <w:r w:rsidRPr="00FF6256">
        <w:rPr>
          <w:rFonts w:ascii="Times New Roman" w:hAnsi="Times New Roman"/>
          <w:noProof/>
          <w:rPrChange w:id="75" w:author="Majid" w:date="2017-10-11T15:55:00Z">
            <w:rPr>
              <w:noProof/>
            </w:rPr>
          </w:rPrChange>
        </w:rPr>
        <w:t>9.</w:t>
      </w:r>
      <w:r w:rsidRPr="00FF6256">
        <w:rPr>
          <w:rFonts w:ascii="Times New Roman" w:hAnsi="Times New Roman"/>
          <w:noProof/>
          <w:rPrChange w:id="76" w:author="Majid" w:date="2017-10-11T15:55:00Z">
            <w:rPr>
              <w:noProof/>
            </w:rPr>
          </w:rPrChange>
        </w:rPr>
        <w:tab/>
        <w:t xml:space="preserve">Kalkstein AJ (2013) Regional similarities in seasonal mortality across the United States: an examination of 28 metropolitan statistical areas. </w:t>
      </w:r>
      <w:r w:rsidRPr="00FF6256">
        <w:rPr>
          <w:rFonts w:ascii="Times New Roman" w:hAnsi="Times New Roman"/>
          <w:i/>
          <w:noProof/>
          <w:rPrChange w:id="77" w:author="Majid" w:date="2017-10-11T15:55:00Z">
            <w:rPr>
              <w:i/>
              <w:noProof/>
            </w:rPr>
          </w:rPrChange>
        </w:rPr>
        <w:t>PloS one</w:t>
      </w:r>
      <w:r w:rsidRPr="00FF6256">
        <w:rPr>
          <w:rFonts w:ascii="Times New Roman" w:hAnsi="Times New Roman"/>
          <w:noProof/>
          <w:rPrChange w:id="78" w:author="Majid" w:date="2017-10-11T15:55:00Z">
            <w:rPr>
              <w:noProof/>
            </w:rPr>
          </w:rPrChange>
        </w:rPr>
        <w:t xml:space="preserve"> 8(5):e63971.</w:t>
      </w:r>
    </w:p>
    <w:p w14:paraId="5EF4C638" w14:textId="77777777" w:rsidR="000E3A7A" w:rsidRPr="00FF6256" w:rsidRDefault="000E3A7A" w:rsidP="000E3A7A">
      <w:pPr>
        <w:pStyle w:val="EndNoteBibliography"/>
        <w:spacing w:after="0"/>
        <w:ind w:left="720" w:hanging="720"/>
        <w:rPr>
          <w:rFonts w:ascii="Times New Roman" w:hAnsi="Times New Roman"/>
          <w:noProof/>
          <w:rPrChange w:id="79" w:author="Majid" w:date="2017-10-11T15:55:00Z">
            <w:rPr>
              <w:noProof/>
            </w:rPr>
          </w:rPrChange>
        </w:rPr>
      </w:pPr>
      <w:r w:rsidRPr="00FF6256">
        <w:rPr>
          <w:rFonts w:ascii="Times New Roman" w:hAnsi="Times New Roman"/>
          <w:noProof/>
          <w:rPrChange w:id="80" w:author="Majid" w:date="2017-10-11T15:55:00Z">
            <w:rPr>
              <w:noProof/>
            </w:rPr>
          </w:rPrChange>
        </w:rPr>
        <w:t>10.</w:t>
      </w:r>
      <w:r w:rsidRPr="00FF6256">
        <w:rPr>
          <w:rFonts w:ascii="Times New Roman" w:hAnsi="Times New Roman"/>
          <w:noProof/>
          <w:rPrChange w:id="81" w:author="Majid" w:date="2017-10-11T15:55:00Z">
            <w:rPr>
              <w:noProof/>
            </w:rPr>
          </w:rPrChange>
        </w:rPr>
        <w:tab/>
        <w:t xml:space="preserve">Braga AL, Zanobetti A, &amp; Schwartz J (2001) The time course of weather-related deaths. </w:t>
      </w:r>
      <w:r w:rsidRPr="00FF6256">
        <w:rPr>
          <w:rFonts w:ascii="Times New Roman" w:hAnsi="Times New Roman"/>
          <w:i/>
          <w:noProof/>
          <w:rPrChange w:id="82" w:author="Majid" w:date="2017-10-11T15:55:00Z">
            <w:rPr>
              <w:i/>
              <w:noProof/>
            </w:rPr>
          </w:rPrChange>
        </w:rPr>
        <w:t>Epidemiology</w:t>
      </w:r>
      <w:r w:rsidRPr="00FF6256">
        <w:rPr>
          <w:rFonts w:ascii="Times New Roman" w:hAnsi="Times New Roman"/>
          <w:noProof/>
          <w:rPrChange w:id="83" w:author="Majid" w:date="2017-10-11T15:55:00Z">
            <w:rPr>
              <w:noProof/>
            </w:rPr>
          </w:rPrChange>
        </w:rPr>
        <w:t xml:space="preserve"> 12(6):662-667.</w:t>
      </w:r>
    </w:p>
    <w:p w14:paraId="22900CCF" w14:textId="77777777" w:rsidR="000E3A7A" w:rsidRPr="00FF6256" w:rsidRDefault="000E3A7A" w:rsidP="000E3A7A">
      <w:pPr>
        <w:pStyle w:val="EndNoteBibliography"/>
        <w:spacing w:after="0"/>
        <w:ind w:left="720" w:hanging="720"/>
        <w:rPr>
          <w:rFonts w:ascii="Times New Roman" w:hAnsi="Times New Roman"/>
          <w:noProof/>
          <w:rPrChange w:id="84" w:author="Majid" w:date="2017-10-11T15:55:00Z">
            <w:rPr>
              <w:noProof/>
            </w:rPr>
          </w:rPrChange>
        </w:rPr>
      </w:pPr>
      <w:r w:rsidRPr="00FF6256">
        <w:rPr>
          <w:rFonts w:ascii="Times New Roman" w:hAnsi="Times New Roman"/>
          <w:noProof/>
          <w:rPrChange w:id="85" w:author="Majid" w:date="2017-10-11T15:55:00Z">
            <w:rPr>
              <w:noProof/>
            </w:rPr>
          </w:rPrChange>
        </w:rPr>
        <w:t>11.</w:t>
      </w:r>
      <w:r w:rsidRPr="00FF6256">
        <w:rPr>
          <w:rFonts w:ascii="Times New Roman" w:hAnsi="Times New Roman"/>
          <w:noProof/>
          <w:rPrChange w:id="86" w:author="Majid" w:date="2017-10-11T15:55:00Z">
            <w:rPr>
              <w:noProof/>
            </w:rPr>
          </w:rPrChange>
        </w:rPr>
        <w:tab/>
        <w:t xml:space="preserve">Carson C, Hajat S, Armstrong B, &amp; Wilkinson P (2006) Declining vulnerability to temperature-related mortality in London over the 20th century. </w:t>
      </w:r>
      <w:r w:rsidRPr="00FF6256">
        <w:rPr>
          <w:rFonts w:ascii="Times New Roman" w:hAnsi="Times New Roman"/>
          <w:i/>
          <w:noProof/>
          <w:rPrChange w:id="87" w:author="Majid" w:date="2017-10-11T15:55:00Z">
            <w:rPr>
              <w:i/>
              <w:noProof/>
            </w:rPr>
          </w:rPrChange>
        </w:rPr>
        <w:t>American Journal of Epidemiology</w:t>
      </w:r>
      <w:r w:rsidRPr="00FF6256">
        <w:rPr>
          <w:rFonts w:ascii="Times New Roman" w:hAnsi="Times New Roman"/>
          <w:noProof/>
          <w:rPrChange w:id="88" w:author="Majid" w:date="2017-10-11T15:55:00Z">
            <w:rPr>
              <w:noProof/>
            </w:rPr>
          </w:rPrChange>
        </w:rPr>
        <w:t xml:space="preserve"> 164(1):77-84.</w:t>
      </w:r>
    </w:p>
    <w:p w14:paraId="518317B5" w14:textId="77777777" w:rsidR="000E3A7A" w:rsidRPr="00FF6256" w:rsidRDefault="000E3A7A" w:rsidP="000E3A7A">
      <w:pPr>
        <w:pStyle w:val="EndNoteBibliography"/>
        <w:spacing w:after="0"/>
        <w:ind w:left="720" w:hanging="720"/>
        <w:rPr>
          <w:rFonts w:ascii="Times New Roman" w:hAnsi="Times New Roman"/>
          <w:noProof/>
          <w:rPrChange w:id="89" w:author="Majid" w:date="2017-10-11T15:55:00Z">
            <w:rPr>
              <w:noProof/>
            </w:rPr>
          </w:rPrChange>
        </w:rPr>
      </w:pPr>
      <w:r w:rsidRPr="00FF6256">
        <w:rPr>
          <w:rFonts w:ascii="Times New Roman" w:hAnsi="Times New Roman"/>
          <w:noProof/>
          <w:rPrChange w:id="90" w:author="Majid" w:date="2017-10-11T15:55:00Z">
            <w:rPr>
              <w:noProof/>
            </w:rPr>
          </w:rPrChange>
        </w:rPr>
        <w:t>12.</w:t>
      </w:r>
      <w:r w:rsidRPr="00FF6256">
        <w:rPr>
          <w:rFonts w:ascii="Times New Roman" w:hAnsi="Times New Roman"/>
          <w:noProof/>
          <w:rPrChange w:id="91" w:author="Majid" w:date="2017-10-11T15:55:00Z">
            <w:rPr>
              <w:noProof/>
            </w:rPr>
          </w:rPrChange>
        </w:rPr>
        <w:tab/>
        <w:t xml:space="preserve">Sheridan SC, Kalkstein AJ, &amp; Kalkstein LS (2009) Trends in heat-related mortality in the United States, 1975-2004. </w:t>
      </w:r>
      <w:r w:rsidRPr="00FF6256">
        <w:rPr>
          <w:rFonts w:ascii="Times New Roman" w:hAnsi="Times New Roman"/>
          <w:i/>
          <w:noProof/>
          <w:rPrChange w:id="92" w:author="Majid" w:date="2017-10-11T15:55:00Z">
            <w:rPr>
              <w:i/>
              <w:noProof/>
            </w:rPr>
          </w:rPrChange>
        </w:rPr>
        <w:t>Natural Hazards</w:t>
      </w:r>
      <w:r w:rsidRPr="00FF6256">
        <w:rPr>
          <w:rFonts w:ascii="Times New Roman" w:hAnsi="Times New Roman"/>
          <w:noProof/>
          <w:rPrChange w:id="93" w:author="Majid" w:date="2017-10-11T15:55:00Z">
            <w:rPr>
              <w:noProof/>
            </w:rPr>
          </w:rPrChange>
        </w:rPr>
        <w:t xml:space="preserve"> 50(1):145-160.</w:t>
      </w:r>
    </w:p>
    <w:p w14:paraId="58701DED" w14:textId="77777777" w:rsidR="000E3A7A" w:rsidRPr="00FF6256" w:rsidRDefault="000E3A7A" w:rsidP="000E3A7A">
      <w:pPr>
        <w:pStyle w:val="EndNoteBibliography"/>
        <w:spacing w:after="0"/>
        <w:ind w:left="720" w:hanging="720"/>
        <w:rPr>
          <w:rFonts w:ascii="Times New Roman" w:hAnsi="Times New Roman"/>
          <w:noProof/>
          <w:rPrChange w:id="94" w:author="Majid" w:date="2017-10-11T15:55:00Z">
            <w:rPr>
              <w:noProof/>
            </w:rPr>
          </w:rPrChange>
        </w:rPr>
      </w:pPr>
      <w:r w:rsidRPr="00FF6256">
        <w:rPr>
          <w:rFonts w:ascii="Times New Roman" w:hAnsi="Times New Roman"/>
          <w:noProof/>
          <w:rPrChange w:id="95" w:author="Majid" w:date="2017-10-11T15:55:00Z">
            <w:rPr>
              <w:noProof/>
            </w:rPr>
          </w:rPrChange>
        </w:rPr>
        <w:t>13.</w:t>
      </w:r>
      <w:r w:rsidRPr="00FF6256">
        <w:rPr>
          <w:rFonts w:ascii="Times New Roman" w:hAnsi="Times New Roman"/>
          <w:noProof/>
          <w:rPrChange w:id="96" w:author="Majid" w:date="2017-10-11T15:55:00Z">
            <w:rPr>
              <w:noProof/>
            </w:rPr>
          </w:rPrChange>
        </w:rPr>
        <w:tab/>
        <w:t xml:space="preserve">Bobb JF, Peng RD, Bell ML, &amp; Dominici F (2014) Heat-related mortality and adaptation to heat in the United States. </w:t>
      </w:r>
      <w:r w:rsidRPr="00FF6256">
        <w:rPr>
          <w:rFonts w:ascii="Times New Roman" w:hAnsi="Times New Roman"/>
          <w:i/>
          <w:noProof/>
          <w:rPrChange w:id="97" w:author="Majid" w:date="2017-10-11T15:55:00Z">
            <w:rPr>
              <w:i/>
              <w:noProof/>
            </w:rPr>
          </w:rPrChange>
        </w:rPr>
        <w:t>Environ Health Perspect</w:t>
      </w:r>
      <w:r w:rsidRPr="00FF6256">
        <w:rPr>
          <w:rFonts w:ascii="Times New Roman" w:hAnsi="Times New Roman"/>
          <w:noProof/>
          <w:rPrChange w:id="98" w:author="Majid" w:date="2017-10-11T15:55:00Z">
            <w:rPr>
              <w:noProof/>
            </w:rPr>
          </w:rPrChange>
        </w:rPr>
        <w:t xml:space="preserve"> 122(8):811-816.</w:t>
      </w:r>
    </w:p>
    <w:p w14:paraId="489CCBD7" w14:textId="77777777" w:rsidR="000E3A7A" w:rsidRPr="00FF6256" w:rsidRDefault="000E3A7A" w:rsidP="000E3A7A">
      <w:pPr>
        <w:pStyle w:val="EndNoteBibliography"/>
        <w:spacing w:after="0"/>
        <w:ind w:left="720" w:hanging="720"/>
        <w:rPr>
          <w:rFonts w:ascii="Times New Roman" w:hAnsi="Times New Roman"/>
          <w:noProof/>
          <w:rPrChange w:id="99" w:author="Majid" w:date="2017-10-11T15:55:00Z">
            <w:rPr>
              <w:noProof/>
            </w:rPr>
          </w:rPrChange>
        </w:rPr>
      </w:pPr>
      <w:r w:rsidRPr="00FF6256">
        <w:rPr>
          <w:rFonts w:ascii="Times New Roman" w:hAnsi="Times New Roman"/>
          <w:noProof/>
          <w:rPrChange w:id="100" w:author="Majid" w:date="2017-10-11T15:55:00Z">
            <w:rPr>
              <w:noProof/>
            </w:rPr>
          </w:rPrChange>
        </w:rPr>
        <w:t>14.</w:t>
      </w:r>
      <w:r w:rsidRPr="00FF6256">
        <w:rPr>
          <w:rFonts w:ascii="Times New Roman" w:hAnsi="Times New Roman"/>
          <w:noProof/>
          <w:rPrChange w:id="101" w:author="Majid" w:date="2017-10-11T15:55:00Z">
            <w:rPr>
              <w:noProof/>
            </w:rPr>
          </w:rPrChange>
        </w:rPr>
        <w:tab/>
        <w:t xml:space="preserve">Moy CM, Seltzer GO, Rodbell DT, &amp; Anderson DM (2002) Variability of El Nino/Southern Oscillation activity at millennial timescales during the Holocene epoch. </w:t>
      </w:r>
      <w:r w:rsidRPr="00FF6256">
        <w:rPr>
          <w:rFonts w:ascii="Times New Roman" w:hAnsi="Times New Roman"/>
          <w:i/>
          <w:noProof/>
          <w:rPrChange w:id="102" w:author="Majid" w:date="2017-10-11T15:55:00Z">
            <w:rPr>
              <w:i/>
              <w:noProof/>
            </w:rPr>
          </w:rPrChange>
        </w:rPr>
        <w:t>Nature</w:t>
      </w:r>
      <w:r w:rsidRPr="00FF6256">
        <w:rPr>
          <w:rFonts w:ascii="Times New Roman" w:hAnsi="Times New Roman"/>
          <w:noProof/>
          <w:rPrChange w:id="103" w:author="Majid" w:date="2017-10-11T15:55:00Z">
            <w:rPr>
              <w:noProof/>
            </w:rPr>
          </w:rPrChange>
        </w:rPr>
        <w:t xml:space="preserve"> 420(6912):162-165.</w:t>
      </w:r>
    </w:p>
    <w:p w14:paraId="15516AB5" w14:textId="77777777" w:rsidR="000E3A7A" w:rsidRPr="00FF6256" w:rsidRDefault="000E3A7A" w:rsidP="000E3A7A">
      <w:pPr>
        <w:pStyle w:val="EndNoteBibliography"/>
        <w:spacing w:after="0"/>
        <w:ind w:left="720" w:hanging="720"/>
        <w:rPr>
          <w:rFonts w:ascii="Times New Roman" w:hAnsi="Times New Roman"/>
          <w:noProof/>
          <w:rPrChange w:id="104" w:author="Majid" w:date="2017-10-11T15:55:00Z">
            <w:rPr>
              <w:noProof/>
            </w:rPr>
          </w:rPrChange>
        </w:rPr>
      </w:pPr>
      <w:r w:rsidRPr="00FF6256">
        <w:rPr>
          <w:rFonts w:ascii="Times New Roman" w:hAnsi="Times New Roman"/>
          <w:noProof/>
          <w:rPrChange w:id="105" w:author="Majid" w:date="2017-10-11T15:55:00Z">
            <w:rPr>
              <w:noProof/>
            </w:rPr>
          </w:rPrChange>
        </w:rPr>
        <w:t>15.</w:t>
      </w:r>
      <w:r w:rsidRPr="00FF6256">
        <w:rPr>
          <w:rFonts w:ascii="Times New Roman" w:hAnsi="Times New Roman"/>
          <w:noProof/>
          <w:rPrChange w:id="106" w:author="Majid" w:date="2017-10-11T15:55:00Z">
            <w:rPr>
              <w:noProof/>
            </w:rPr>
          </w:rPrChange>
        </w:rPr>
        <w:tab/>
        <w:t xml:space="preserve">Grenfell B, Bjørnstad O, &amp; Kappey J (2001) Travelling waves and spatial hierarchies in measles epidemics. </w:t>
      </w:r>
      <w:r w:rsidRPr="00FF6256">
        <w:rPr>
          <w:rFonts w:ascii="Times New Roman" w:hAnsi="Times New Roman"/>
          <w:i/>
          <w:noProof/>
          <w:rPrChange w:id="107" w:author="Majid" w:date="2017-10-11T15:55:00Z">
            <w:rPr>
              <w:i/>
              <w:noProof/>
            </w:rPr>
          </w:rPrChange>
        </w:rPr>
        <w:t>Nature</w:t>
      </w:r>
      <w:r w:rsidRPr="00FF6256">
        <w:rPr>
          <w:rFonts w:ascii="Times New Roman" w:hAnsi="Times New Roman"/>
          <w:noProof/>
          <w:rPrChange w:id="108" w:author="Majid" w:date="2017-10-11T15:55:00Z">
            <w:rPr>
              <w:noProof/>
            </w:rPr>
          </w:rPrChange>
        </w:rPr>
        <w:t xml:space="preserve"> 414(6865):716-723.</w:t>
      </w:r>
    </w:p>
    <w:p w14:paraId="4FB46E1D" w14:textId="77777777" w:rsidR="000E3A7A" w:rsidRPr="00FF6256" w:rsidRDefault="000E3A7A" w:rsidP="000E3A7A">
      <w:pPr>
        <w:pStyle w:val="EndNoteBibliography"/>
        <w:spacing w:after="0"/>
        <w:ind w:left="720" w:hanging="720"/>
        <w:rPr>
          <w:rFonts w:ascii="Times New Roman" w:hAnsi="Times New Roman"/>
          <w:noProof/>
          <w:rPrChange w:id="109" w:author="Majid" w:date="2017-10-11T15:55:00Z">
            <w:rPr>
              <w:noProof/>
            </w:rPr>
          </w:rPrChange>
        </w:rPr>
      </w:pPr>
      <w:r w:rsidRPr="00FF6256">
        <w:rPr>
          <w:rFonts w:ascii="Times New Roman" w:hAnsi="Times New Roman"/>
          <w:noProof/>
          <w:rPrChange w:id="110" w:author="Majid" w:date="2017-10-11T15:55:00Z">
            <w:rPr>
              <w:noProof/>
            </w:rPr>
          </w:rPrChange>
        </w:rPr>
        <w:t>16.</w:t>
      </w:r>
      <w:r w:rsidRPr="00FF6256">
        <w:rPr>
          <w:rFonts w:ascii="Times New Roman" w:hAnsi="Times New Roman"/>
          <w:noProof/>
          <w:rPrChange w:id="111" w:author="Majid" w:date="2017-10-11T15:55:00Z">
            <w:rPr>
              <w:noProof/>
            </w:rPr>
          </w:rPrChange>
        </w:rPr>
        <w:tab/>
        <w:t>Kinney PL</w:t>
      </w:r>
      <w:r w:rsidRPr="00FF6256">
        <w:rPr>
          <w:rFonts w:ascii="Times New Roman" w:hAnsi="Times New Roman"/>
          <w:i/>
          <w:noProof/>
          <w:rPrChange w:id="112" w:author="Majid" w:date="2017-10-11T15:55:00Z">
            <w:rPr>
              <w:i/>
              <w:noProof/>
            </w:rPr>
          </w:rPrChange>
        </w:rPr>
        <w:t>, et al.</w:t>
      </w:r>
      <w:r w:rsidRPr="00FF6256">
        <w:rPr>
          <w:rFonts w:ascii="Times New Roman" w:hAnsi="Times New Roman"/>
          <w:noProof/>
          <w:rPrChange w:id="113" w:author="Majid" w:date="2017-10-11T15:55:00Z">
            <w:rPr>
              <w:noProof/>
            </w:rPr>
          </w:rPrChange>
        </w:rPr>
        <w:t xml:space="preserve"> (2015) Winter season mortality: will climate warming bring benefits? </w:t>
      </w:r>
      <w:r w:rsidRPr="00FF6256">
        <w:rPr>
          <w:rFonts w:ascii="Times New Roman" w:hAnsi="Times New Roman"/>
          <w:i/>
          <w:noProof/>
          <w:rPrChange w:id="114" w:author="Majid" w:date="2017-10-11T15:55:00Z">
            <w:rPr>
              <w:i/>
              <w:noProof/>
            </w:rPr>
          </w:rPrChange>
        </w:rPr>
        <w:t>Environmental Research Letters</w:t>
      </w:r>
      <w:r w:rsidRPr="00FF6256">
        <w:rPr>
          <w:rFonts w:ascii="Times New Roman" w:hAnsi="Times New Roman"/>
          <w:noProof/>
          <w:rPrChange w:id="115" w:author="Majid" w:date="2017-10-11T15:55:00Z">
            <w:rPr>
              <w:noProof/>
            </w:rPr>
          </w:rPrChange>
        </w:rPr>
        <w:t xml:space="preserve"> 10(6).</w:t>
      </w:r>
    </w:p>
    <w:p w14:paraId="11B7F652" w14:textId="77777777" w:rsidR="000E3A7A" w:rsidRPr="00FF6256" w:rsidRDefault="000E3A7A" w:rsidP="000E3A7A">
      <w:pPr>
        <w:pStyle w:val="EndNoteBibliography"/>
        <w:spacing w:after="0"/>
        <w:ind w:left="720" w:hanging="720"/>
        <w:rPr>
          <w:rFonts w:ascii="Times New Roman" w:hAnsi="Times New Roman"/>
          <w:noProof/>
          <w:rPrChange w:id="116" w:author="Majid" w:date="2017-10-11T15:55:00Z">
            <w:rPr>
              <w:noProof/>
            </w:rPr>
          </w:rPrChange>
        </w:rPr>
      </w:pPr>
      <w:r w:rsidRPr="00FF6256">
        <w:rPr>
          <w:rFonts w:ascii="Times New Roman" w:hAnsi="Times New Roman"/>
          <w:noProof/>
          <w:rPrChange w:id="117" w:author="Majid" w:date="2017-10-11T15:55:00Z">
            <w:rPr>
              <w:noProof/>
            </w:rPr>
          </w:rPrChange>
        </w:rPr>
        <w:t>17.</w:t>
      </w:r>
      <w:r w:rsidRPr="00FF6256">
        <w:rPr>
          <w:rFonts w:ascii="Times New Roman" w:hAnsi="Times New Roman"/>
          <w:noProof/>
          <w:rPrChange w:id="118" w:author="Majid" w:date="2017-10-11T15:55:00Z">
            <w:rPr>
              <w:noProof/>
            </w:rPr>
          </w:rPrChange>
        </w:rPr>
        <w:tab/>
        <w:t xml:space="preserve">Feinstein CA (2002) Seasonality of deaths in the US by age and cause. </w:t>
      </w:r>
      <w:r w:rsidRPr="00FF6256">
        <w:rPr>
          <w:rFonts w:ascii="Times New Roman" w:hAnsi="Times New Roman"/>
          <w:i/>
          <w:noProof/>
          <w:rPrChange w:id="119" w:author="Majid" w:date="2017-10-11T15:55:00Z">
            <w:rPr>
              <w:i/>
              <w:noProof/>
            </w:rPr>
          </w:rPrChange>
        </w:rPr>
        <w:t>Demographic Research</w:t>
      </w:r>
      <w:r w:rsidRPr="00FF6256">
        <w:rPr>
          <w:rFonts w:ascii="Times New Roman" w:hAnsi="Times New Roman"/>
          <w:noProof/>
          <w:rPrChange w:id="120" w:author="Majid" w:date="2017-10-11T15:55:00Z">
            <w:rPr>
              <w:noProof/>
            </w:rPr>
          </w:rPrChange>
        </w:rPr>
        <w:t xml:space="preserve"> 6(17):469-486.</w:t>
      </w:r>
    </w:p>
    <w:p w14:paraId="6E7EDD96" w14:textId="77777777" w:rsidR="000E3A7A" w:rsidRPr="00FF6256" w:rsidRDefault="000E3A7A" w:rsidP="000E3A7A">
      <w:pPr>
        <w:pStyle w:val="EndNoteBibliography"/>
        <w:spacing w:after="0"/>
        <w:ind w:left="720" w:hanging="720"/>
        <w:rPr>
          <w:rFonts w:ascii="Times New Roman" w:hAnsi="Times New Roman"/>
          <w:noProof/>
          <w:rPrChange w:id="121" w:author="Majid" w:date="2017-10-11T15:55:00Z">
            <w:rPr>
              <w:noProof/>
            </w:rPr>
          </w:rPrChange>
        </w:rPr>
      </w:pPr>
      <w:r w:rsidRPr="00FF6256">
        <w:rPr>
          <w:rFonts w:ascii="Times New Roman" w:hAnsi="Times New Roman"/>
          <w:noProof/>
          <w:rPrChange w:id="122" w:author="Majid" w:date="2017-10-11T15:55:00Z">
            <w:rPr>
              <w:noProof/>
            </w:rPr>
          </w:rPrChange>
        </w:rPr>
        <w:t>18.</w:t>
      </w:r>
      <w:r w:rsidRPr="00FF6256">
        <w:rPr>
          <w:rFonts w:ascii="Times New Roman" w:hAnsi="Times New Roman"/>
          <w:noProof/>
          <w:rPrChange w:id="123" w:author="Majid" w:date="2017-10-11T15:55:00Z">
            <w:rPr>
              <w:noProof/>
            </w:rPr>
          </w:rPrChange>
        </w:rPr>
        <w:tab/>
        <w:t xml:space="preserve">Mackenbach J, Kunst A, &amp; Looman C (1992) Seasonal variation in mortality in The Netherlands. </w:t>
      </w:r>
      <w:r w:rsidRPr="00FF6256">
        <w:rPr>
          <w:rFonts w:ascii="Times New Roman" w:hAnsi="Times New Roman"/>
          <w:i/>
          <w:noProof/>
          <w:rPrChange w:id="124" w:author="Majid" w:date="2017-10-11T15:55:00Z">
            <w:rPr>
              <w:i/>
              <w:noProof/>
            </w:rPr>
          </w:rPrChange>
        </w:rPr>
        <w:t>Journal of Epidemiology and Community Health</w:t>
      </w:r>
      <w:r w:rsidRPr="00FF6256">
        <w:rPr>
          <w:rFonts w:ascii="Times New Roman" w:hAnsi="Times New Roman"/>
          <w:noProof/>
          <w:rPrChange w:id="125" w:author="Majid" w:date="2017-10-11T15:55:00Z">
            <w:rPr>
              <w:noProof/>
            </w:rPr>
          </w:rPrChange>
        </w:rPr>
        <w:t xml:space="preserve"> 46(3):261-265.</w:t>
      </w:r>
    </w:p>
    <w:p w14:paraId="223EA46A" w14:textId="77777777" w:rsidR="000E3A7A" w:rsidRPr="00FF6256" w:rsidRDefault="000E3A7A" w:rsidP="000E3A7A">
      <w:pPr>
        <w:pStyle w:val="EndNoteBibliography"/>
        <w:spacing w:after="0"/>
        <w:ind w:left="720" w:hanging="720"/>
        <w:rPr>
          <w:rFonts w:ascii="Times New Roman" w:hAnsi="Times New Roman"/>
          <w:noProof/>
          <w:rPrChange w:id="126" w:author="Majid" w:date="2017-10-11T15:55:00Z">
            <w:rPr>
              <w:noProof/>
            </w:rPr>
          </w:rPrChange>
        </w:rPr>
      </w:pPr>
      <w:r w:rsidRPr="00FF6256">
        <w:rPr>
          <w:rFonts w:ascii="Times New Roman" w:hAnsi="Times New Roman"/>
          <w:noProof/>
          <w:rPrChange w:id="127" w:author="Majid" w:date="2017-10-11T15:55:00Z">
            <w:rPr>
              <w:noProof/>
            </w:rPr>
          </w:rPrChange>
        </w:rPr>
        <w:t>19.</w:t>
      </w:r>
      <w:r w:rsidRPr="00FF6256">
        <w:rPr>
          <w:rFonts w:ascii="Times New Roman" w:hAnsi="Times New Roman"/>
          <w:noProof/>
          <w:rPrChange w:id="128" w:author="Majid" w:date="2017-10-11T15:55:00Z">
            <w:rPr>
              <w:noProof/>
            </w:rPr>
          </w:rPrChange>
        </w:rPr>
        <w:tab/>
        <w:t xml:space="preserve">Rosenwaike I (1966) Seasonal variation of deaths in the United States, 1951–1960. </w:t>
      </w:r>
      <w:r w:rsidRPr="00FF6256">
        <w:rPr>
          <w:rFonts w:ascii="Times New Roman" w:hAnsi="Times New Roman"/>
          <w:i/>
          <w:noProof/>
          <w:rPrChange w:id="129" w:author="Majid" w:date="2017-10-11T15:55:00Z">
            <w:rPr>
              <w:i/>
              <w:noProof/>
            </w:rPr>
          </w:rPrChange>
        </w:rPr>
        <w:t>Journal of the American Statistical Association</w:t>
      </w:r>
      <w:r w:rsidRPr="00FF6256">
        <w:rPr>
          <w:rFonts w:ascii="Times New Roman" w:hAnsi="Times New Roman"/>
          <w:noProof/>
          <w:rPrChange w:id="130" w:author="Majid" w:date="2017-10-11T15:55:00Z">
            <w:rPr>
              <w:noProof/>
            </w:rPr>
          </w:rPrChange>
        </w:rPr>
        <w:t xml:space="preserve"> 61(315):706-719.</w:t>
      </w:r>
    </w:p>
    <w:p w14:paraId="1B06ADF6" w14:textId="77777777" w:rsidR="000E3A7A" w:rsidRPr="00FF6256" w:rsidRDefault="000E3A7A" w:rsidP="000E3A7A">
      <w:pPr>
        <w:pStyle w:val="EndNoteBibliography"/>
        <w:spacing w:after="0"/>
        <w:ind w:left="720" w:hanging="720"/>
        <w:rPr>
          <w:rFonts w:ascii="Times New Roman" w:hAnsi="Times New Roman"/>
          <w:noProof/>
          <w:rPrChange w:id="131" w:author="Majid" w:date="2017-10-11T15:55:00Z">
            <w:rPr>
              <w:noProof/>
            </w:rPr>
          </w:rPrChange>
        </w:rPr>
      </w:pPr>
      <w:r w:rsidRPr="00FF6256">
        <w:rPr>
          <w:rFonts w:ascii="Times New Roman" w:hAnsi="Times New Roman"/>
          <w:noProof/>
          <w:rPrChange w:id="132" w:author="Majid" w:date="2017-10-11T15:55:00Z">
            <w:rPr>
              <w:noProof/>
            </w:rPr>
          </w:rPrChange>
        </w:rPr>
        <w:t>20.</w:t>
      </w:r>
      <w:r w:rsidRPr="00FF6256">
        <w:rPr>
          <w:rFonts w:ascii="Times New Roman" w:hAnsi="Times New Roman"/>
          <w:noProof/>
          <w:rPrChange w:id="133" w:author="Majid" w:date="2017-10-11T15:55:00Z">
            <w:rPr>
              <w:noProof/>
            </w:rPr>
          </w:rPrChange>
        </w:rPr>
        <w:tab/>
        <w:t xml:space="preserve">National Center for Health Statistics (2012) Leading causes of death and numbers of deaths, by sex, race, and Hispanic origin: United States, 1980 and 2010. </w:t>
      </w:r>
      <w:r w:rsidRPr="00FF6256">
        <w:rPr>
          <w:rFonts w:ascii="Times New Roman" w:hAnsi="Times New Roman"/>
          <w:i/>
          <w:noProof/>
          <w:rPrChange w:id="134" w:author="Majid" w:date="2017-10-11T15:55:00Z">
            <w:rPr>
              <w:i/>
              <w:noProof/>
            </w:rPr>
          </w:rPrChange>
        </w:rPr>
        <w:t>National Center for Health Statistics (NCHS)</w:t>
      </w:r>
      <w:r w:rsidRPr="00FF6256">
        <w:rPr>
          <w:rFonts w:ascii="Times New Roman" w:hAnsi="Times New Roman"/>
          <w:noProof/>
          <w:rPrChange w:id="135" w:author="Majid" w:date="2017-10-11T15:55:00Z">
            <w:rPr>
              <w:noProof/>
            </w:rPr>
          </w:rPrChange>
        </w:rPr>
        <w:t>.</w:t>
      </w:r>
    </w:p>
    <w:p w14:paraId="101AF9EE" w14:textId="77777777" w:rsidR="000E3A7A" w:rsidRPr="00FF6256" w:rsidRDefault="000E3A7A" w:rsidP="000E3A7A">
      <w:pPr>
        <w:pStyle w:val="EndNoteBibliography"/>
        <w:spacing w:after="0"/>
        <w:ind w:left="720" w:hanging="720"/>
        <w:rPr>
          <w:rFonts w:ascii="Times New Roman" w:hAnsi="Times New Roman"/>
          <w:noProof/>
          <w:rPrChange w:id="136" w:author="Majid" w:date="2017-10-11T15:55:00Z">
            <w:rPr>
              <w:noProof/>
            </w:rPr>
          </w:rPrChange>
        </w:rPr>
      </w:pPr>
      <w:r w:rsidRPr="00FF6256">
        <w:rPr>
          <w:rFonts w:ascii="Times New Roman" w:hAnsi="Times New Roman"/>
          <w:noProof/>
          <w:rPrChange w:id="137" w:author="Majid" w:date="2017-10-11T15:55:00Z">
            <w:rPr>
              <w:noProof/>
            </w:rPr>
          </w:rPrChange>
        </w:rPr>
        <w:t>21.</w:t>
      </w:r>
      <w:r w:rsidRPr="00FF6256">
        <w:rPr>
          <w:rFonts w:ascii="Times New Roman" w:hAnsi="Times New Roman"/>
          <w:noProof/>
          <w:rPrChange w:id="138" w:author="Majid" w:date="2017-10-11T15:55:00Z">
            <w:rPr>
              <w:noProof/>
            </w:rPr>
          </w:rPrChange>
        </w:rPr>
        <w:tab/>
        <w:t xml:space="preserve">National Highway Traffic Safety Administration (2005) Trend and Pattern Analysis of Highway Crash Fatality By Month and Day. </w:t>
      </w:r>
      <w:r w:rsidRPr="00FF6256">
        <w:rPr>
          <w:rFonts w:ascii="Times New Roman" w:hAnsi="Times New Roman"/>
          <w:i/>
          <w:noProof/>
          <w:rPrChange w:id="139" w:author="Majid" w:date="2017-10-11T15:55:00Z">
            <w:rPr>
              <w:i/>
              <w:noProof/>
            </w:rPr>
          </w:rPrChange>
        </w:rPr>
        <w:t>National Center for Statistics and Analysis</w:t>
      </w:r>
      <w:r w:rsidRPr="00FF6256">
        <w:rPr>
          <w:rFonts w:ascii="Times New Roman" w:hAnsi="Times New Roman"/>
          <w:noProof/>
          <w:rPrChange w:id="140" w:author="Majid" w:date="2017-10-11T15:55:00Z">
            <w:rPr>
              <w:noProof/>
            </w:rPr>
          </w:rPrChange>
        </w:rPr>
        <w:t>.</w:t>
      </w:r>
    </w:p>
    <w:p w14:paraId="190D7F77" w14:textId="77777777" w:rsidR="000E3A7A" w:rsidRPr="00FF6256" w:rsidRDefault="000E3A7A" w:rsidP="000E3A7A">
      <w:pPr>
        <w:pStyle w:val="EndNoteBibliography"/>
        <w:spacing w:after="0"/>
        <w:ind w:left="720" w:hanging="720"/>
        <w:rPr>
          <w:rFonts w:ascii="Times New Roman" w:hAnsi="Times New Roman"/>
          <w:noProof/>
          <w:rPrChange w:id="141" w:author="Majid" w:date="2017-10-11T15:55:00Z">
            <w:rPr>
              <w:noProof/>
            </w:rPr>
          </w:rPrChange>
        </w:rPr>
      </w:pPr>
      <w:r w:rsidRPr="00FF6256">
        <w:rPr>
          <w:rFonts w:ascii="Times New Roman" w:hAnsi="Times New Roman"/>
          <w:noProof/>
          <w:rPrChange w:id="142" w:author="Majid" w:date="2017-10-11T15:55:00Z">
            <w:rPr>
              <w:noProof/>
            </w:rPr>
          </w:rPrChange>
        </w:rPr>
        <w:t>22.</w:t>
      </w:r>
      <w:r w:rsidRPr="00FF6256">
        <w:rPr>
          <w:rFonts w:ascii="Times New Roman" w:hAnsi="Times New Roman"/>
          <w:noProof/>
          <w:rPrChange w:id="143" w:author="Majid" w:date="2017-10-11T15:55:00Z">
            <w:rPr>
              <w:noProof/>
            </w:rPr>
          </w:rPrChange>
        </w:rPr>
        <w:tab/>
        <w:t xml:space="preserve">MacDorman MF &amp; Rosenberg HM (1993) Trends in infant mortality by cause of death and other characteristics, 1960-88. </w:t>
      </w:r>
      <w:r w:rsidRPr="00FF6256">
        <w:rPr>
          <w:rFonts w:ascii="Times New Roman" w:hAnsi="Times New Roman"/>
          <w:i/>
          <w:noProof/>
          <w:rPrChange w:id="144" w:author="Majid" w:date="2017-10-11T15:55:00Z">
            <w:rPr>
              <w:i/>
              <w:noProof/>
            </w:rPr>
          </w:rPrChange>
        </w:rPr>
        <w:t>Vital Health Stat 20</w:t>
      </w:r>
      <w:r w:rsidRPr="00FF6256">
        <w:rPr>
          <w:rFonts w:ascii="Times New Roman" w:hAnsi="Times New Roman"/>
          <w:noProof/>
          <w:rPrChange w:id="145" w:author="Majid" w:date="2017-10-11T15:55:00Z">
            <w:rPr>
              <w:noProof/>
            </w:rPr>
          </w:rPrChange>
        </w:rPr>
        <w:t xml:space="preserve"> (20):1-57.</w:t>
      </w:r>
    </w:p>
    <w:p w14:paraId="432D4010" w14:textId="77777777" w:rsidR="000E3A7A" w:rsidRPr="00FF6256" w:rsidRDefault="000E3A7A" w:rsidP="000E3A7A">
      <w:pPr>
        <w:pStyle w:val="EndNoteBibliography"/>
        <w:spacing w:after="0"/>
        <w:ind w:left="720" w:hanging="720"/>
        <w:rPr>
          <w:rFonts w:ascii="Times New Roman" w:hAnsi="Times New Roman"/>
          <w:noProof/>
          <w:rPrChange w:id="146" w:author="Majid" w:date="2017-10-11T15:55:00Z">
            <w:rPr>
              <w:noProof/>
            </w:rPr>
          </w:rPrChange>
        </w:rPr>
      </w:pPr>
      <w:r w:rsidRPr="00FF6256">
        <w:rPr>
          <w:rFonts w:ascii="Times New Roman" w:hAnsi="Times New Roman"/>
          <w:noProof/>
          <w:rPrChange w:id="147" w:author="Majid" w:date="2017-10-11T15:55:00Z">
            <w:rPr>
              <w:noProof/>
            </w:rPr>
          </w:rPrChange>
        </w:rPr>
        <w:t>23.</w:t>
      </w:r>
      <w:r w:rsidRPr="00FF6256">
        <w:rPr>
          <w:rFonts w:ascii="Times New Roman" w:hAnsi="Times New Roman"/>
          <w:noProof/>
          <w:rPrChange w:id="148" w:author="Majid" w:date="2017-10-11T15:55:00Z">
            <w:rPr>
              <w:noProof/>
            </w:rPr>
          </w:rPrChange>
        </w:rPr>
        <w:tab/>
        <w:t xml:space="preserve">Matthews TJ, MacDorman MF, &amp; Thoma ME (2015) Infant Mortality Statistics From the 2013 Period Linked Birth/Infant Death Data Set. </w:t>
      </w:r>
      <w:r w:rsidRPr="00FF6256">
        <w:rPr>
          <w:rFonts w:ascii="Times New Roman" w:hAnsi="Times New Roman"/>
          <w:i/>
          <w:noProof/>
          <w:rPrChange w:id="149" w:author="Majid" w:date="2017-10-11T15:55:00Z">
            <w:rPr>
              <w:i/>
              <w:noProof/>
            </w:rPr>
          </w:rPrChange>
        </w:rPr>
        <w:t>Natl Vital Stat Rep</w:t>
      </w:r>
      <w:r w:rsidRPr="00FF6256">
        <w:rPr>
          <w:rFonts w:ascii="Times New Roman" w:hAnsi="Times New Roman"/>
          <w:noProof/>
          <w:rPrChange w:id="150" w:author="Majid" w:date="2017-10-11T15:55:00Z">
            <w:rPr>
              <w:noProof/>
            </w:rPr>
          </w:rPrChange>
        </w:rPr>
        <w:t xml:space="preserve"> 64(9):1-30.</w:t>
      </w:r>
    </w:p>
    <w:p w14:paraId="1AD0CFD5" w14:textId="77777777" w:rsidR="000E3A7A" w:rsidRPr="00FF6256" w:rsidRDefault="000E3A7A" w:rsidP="000E3A7A">
      <w:pPr>
        <w:pStyle w:val="EndNoteBibliography"/>
        <w:spacing w:after="0"/>
        <w:ind w:left="720" w:hanging="720"/>
        <w:rPr>
          <w:rFonts w:ascii="Times New Roman" w:hAnsi="Times New Roman"/>
          <w:noProof/>
          <w:rPrChange w:id="151" w:author="Majid" w:date="2017-10-11T15:55:00Z">
            <w:rPr>
              <w:noProof/>
            </w:rPr>
          </w:rPrChange>
        </w:rPr>
      </w:pPr>
      <w:r w:rsidRPr="00FF6256">
        <w:rPr>
          <w:rFonts w:ascii="Times New Roman" w:hAnsi="Times New Roman"/>
          <w:noProof/>
          <w:rPrChange w:id="152" w:author="Majid" w:date="2017-10-11T15:55:00Z">
            <w:rPr>
              <w:noProof/>
            </w:rPr>
          </w:rPrChange>
        </w:rPr>
        <w:t>24.</w:t>
      </w:r>
      <w:r w:rsidRPr="00FF6256">
        <w:rPr>
          <w:rFonts w:ascii="Times New Roman" w:hAnsi="Times New Roman"/>
          <w:noProof/>
          <w:rPrChange w:id="153" w:author="Majid" w:date="2017-10-11T15:55:00Z">
            <w:rPr>
              <w:noProof/>
            </w:rPr>
          </w:rPrChange>
        </w:rPr>
        <w:tab/>
        <w:t xml:space="preserve">Public Health England (2016) The cold weather plan for England. </w:t>
      </w:r>
      <w:r w:rsidRPr="00FF6256">
        <w:rPr>
          <w:rFonts w:ascii="Times New Roman" w:hAnsi="Times New Roman"/>
          <w:i/>
          <w:noProof/>
          <w:rPrChange w:id="154" w:author="Majid" w:date="2017-10-11T15:55:00Z">
            <w:rPr>
              <w:i/>
              <w:noProof/>
            </w:rPr>
          </w:rPrChange>
        </w:rPr>
        <w:t>Public Health England</w:t>
      </w:r>
      <w:r w:rsidRPr="00FF6256">
        <w:rPr>
          <w:rFonts w:ascii="Times New Roman" w:hAnsi="Times New Roman"/>
          <w:noProof/>
          <w:rPrChange w:id="155" w:author="Majid" w:date="2017-10-11T15:55:00Z">
            <w:rPr>
              <w:noProof/>
            </w:rPr>
          </w:rPrChange>
        </w:rPr>
        <w:t>.</w:t>
      </w:r>
    </w:p>
    <w:p w14:paraId="049296E2" w14:textId="77777777" w:rsidR="000E3A7A" w:rsidRPr="00FF6256" w:rsidRDefault="000E3A7A" w:rsidP="000E3A7A">
      <w:pPr>
        <w:pStyle w:val="EndNoteBibliography"/>
        <w:spacing w:after="0"/>
        <w:ind w:left="720" w:hanging="720"/>
        <w:rPr>
          <w:rFonts w:ascii="Times New Roman" w:hAnsi="Times New Roman"/>
          <w:noProof/>
          <w:rPrChange w:id="156" w:author="Majid" w:date="2017-10-11T15:55:00Z">
            <w:rPr>
              <w:noProof/>
            </w:rPr>
          </w:rPrChange>
        </w:rPr>
      </w:pPr>
      <w:r w:rsidRPr="00FF6256">
        <w:rPr>
          <w:rFonts w:ascii="Times New Roman" w:hAnsi="Times New Roman"/>
          <w:noProof/>
          <w:rPrChange w:id="157" w:author="Majid" w:date="2017-10-11T15:55:00Z">
            <w:rPr>
              <w:noProof/>
            </w:rPr>
          </w:rPrChange>
        </w:rPr>
        <w:t>25.</w:t>
      </w:r>
      <w:r w:rsidRPr="00FF6256">
        <w:rPr>
          <w:rFonts w:ascii="Times New Roman" w:hAnsi="Times New Roman"/>
          <w:noProof/>
          <w:rPrChange w:id="158" w:author="Majid" w:date="2017-10-11T15:55:00Z">
            <w:rPr>
              <w:noProof/>
            </w:rPr>
          </w:rPrChange>
        </w:rPr>
        <w:tab/>
        <w:t xml:space="preserve">Lerchl A (1998) Changes in the seasonality of mortality in Germany from 1946 to 1995: the role of temperature. </w:t>
      </w:r>
      <w:r w:rsidRPr="00FF6256">
        <w:rPr>
          <w:rFonts w:ascii="Times New Roman" w:hAnsi="Times New Roman"/>
          <w:i/>
          <w:noProof/>
          <w:rPrChange w:id="159" w:author="Majid" w:date="2017-10-11T15:55:00Z">
            <w:rPr>
              <w:i/>
              <w:noProof/>
            </w:rPr>
          </w:rPrChange>
        </w:rPr>
        <w:t>International Journal of Biometeorology</w:t>
      </w:r>
      <w:r w:rsidRPr="00FF6256">
        <w:rPr>
          <w:rFonts w:ascii="Times New Roman" w:hAnsi="Times New Roman"/>
          <w:noProof/>
          <w:rPrChange w:id="160" w:author="Majid" w:date="2017-10-11T15:55:00Z">
            <w:rPr>
              <w:noProof/>
            </w:rPr>
          </w:rPrChange>
        </w:rPr>
        <w:t xml:space="preserve"> 42(2):84-88.</w:t>
      </w:r>
    </w:p>
    <w:p w14:paraId="1D77FD4E" w14:textId="77777777" w:rsidR="000E3A7A" w:rsidRPr="00FF6256" w:rsidRDefault="000E3A7A" w:rsidP="000E3A7A">
      <w:pPr>
        <w:pStyle w:val="EndNoteBibliography"/>
        <w:spacing w:after="0"/>
        <w:ind w:left="720" w:hanging="720"/>
        <w:rPr>
          <w:rFonts w:ascii="Times New Roman" w:hAnsi="Times New Roman"/>
          <w:noProof/>
          <w:rPrChange w:id="161" w:author="Majid" w:date="2017-10-11T15:55:00Z">
            <w:rPr>
              <w:noProof/>
            </w:rPr>
          </w:rPrChange>
        </w:rPr>
      </w:pPr>
      <w:r w:rsidRPr="00FF6256">
        <w:rPr>
          <w:rFonts w:ascii="Times New Roman" w:hAnsi="Times New Roman"/>
          <w:noProof/>
          <w:rPrChange w:id="162" w:author="Majid" w:date="2017-10-11T15:55:00Z">
            <w:rPr>
              <w:noProof/>
            </w:rPr>
          </w:rPrChange>
        </w:rPr>
        <w:t>26.</w:t>
      </w:r>
      <w:r w:rsidRPr="00FF6256">
        <w:rPr>
          <w:rFonts w:ascii="Times New Roman" w:hAnsi="Times New Roman"/>
          <w:noProof/>
          <w:rPrChange w:id="163" w:author="Majid" w:date="2017-10-11T15:55:00Z">
            <w:rPr>
              <w:noProof/>
            </w:rPr>
          </w:rPrChange>
        </w:rPr>
        <w:tab/>
        <w:t>Morris ME</w:t>
      </w:r>
      <w:r w:rsidRPr="00FF6256">
        <w:rPr>
          <w:rFonts w:ascii="Times New Roman" w:hAnsi="Times New Roman"/>
          <w:i/>
          <w:noProof/>
          <w:rPrChange w:id="164" w:author="Majid" w:date="2017-10-11T15:55:00Z">
            <w:rPr>
              <w:i/>
              <w:noProof/>
            </w:rPr>
          </w:rPrChange>
        </w:rPr>
        <w:t>, et al.</w:t>
      </w:r>
      <w:r w:rsidRPr="00FF6256">
        <w:rPr>
          <w:rFonts w:ascii="Times New Roman" w:hAnsi="Times New Roman"/>
          <w:noProof/>
          <w:rPrChange w:id="165" w:author="Majid" w:date="2017-10-11T15:55:00Z">
            <w:rPr>
              <w:noProof/>
            </w:rPr>
          </w:rPrChange>
        </w:rPr>
        <w:t xml:space="preserve"> (2013) Smart-home technologies to assist older people to live well at home. </w:t>
      </w:r>
      <w:r w:rsidRPr="00FF6256">
        <w:rPr>
          <w:rFonts w:ascii="Times New Roman" w:hAnsi="Times New Roman"/>
          <w:i/>
          <w:noProof/>
          <w:rPrChange w:id="166" w:author="Majid" w:date="2017-10-11T15:55:00Z">
            <w:rPr>
              <w:i/>
              <w:noProof/>
            </w:rPr>
          </w:rPrChange>
        </w:rPr>
        <w:t>Journal of aging science</w:t>
      </w:r>
      <w:r w:rsidRPr="00FF6256">
        <w:rPr>
          <w:rFonts w:ascii="Times New Roman" w:hAnsi="Times New Roman"/>
          <w:noProof/>
          <w:rPrChange w:id="167" w:author="Majid" w:date="2017-10-11T15:55:00Z">
            <w:rPr>
              <w:noProof/>
            </w:rPr>
          </w:rPrChange>
        </w:rPr>
        <w:t xml:space="preserve"> 1(1):1-9.</w:t>
      </w:r>
    </w:p>
    <w:p w14:paraId="1381E789" w14:textId="77777777" w:rsidR="000E3A7A" w:rsidRPr="00FF6256" w:rsidRDefault="000E3A7A" w:rsidP="000E3A7A">
      <w:pPr>
        <w:pStyle w:val="EndNoteBibliography"/>
        <w:spacing w:after="0"/>
        <w:ind w:left="720" w:hanging="720"/>
        <w:rPr>
          <w:rFonts w:ascii="Times New Roman" w:hAnsi="Times New Roman"/>
          <w:noProof/>
          <w:rPrChange w:id="168" w:author="Majid" w:date="2017-10-11T15:55:00Z">
            <w:rPr>
              <w:noProof/>
            </w:rPr>
          </w:rPrChange>
        </w:rPr>
      </w:pPr>
      <w:r w:rsidRPr="00FF6256">
        <w:rPr>
          <w:rFonts w:ascii="Times New Roman" w:hAnsi="Times New Roman"/>
          <w:noProof/>
          <w:rPrChange w:id="169" w:author="Majid" w:date="2017-10-11T15:55:00Z">
            <w:rPr>
              <w:noProof/>
            </w:rPr>
          </w:rPrChange>
        </w:rPr>
        <w:t>27.</w:t>
      </w:r>
      <w:r w:rsidRPr="00FF6256">
        <w:rPr>
          <w:rFonts w:ascii="Times New Roman" w:hAnsi="Times New Roman"/>
          <w:noProof/>
          <w:rPrChange w:id="170" w:author="Majid" w:date="2017-10-11T15:55:00Z">
            <w:rPr>
              <w:noProof/>
            </w:rPr>
          </w:rPrChange>
        </w:rPr>
        <w:tab/>
        <w:t>Ingram DD</w:t>
      </w:r>
      <w:r w:rsidRPr="00FF6256">
        <w:rPr>
          <w:rFonts w:ascii="Times New Roman" w:hAnsi="Times New Roman"/>
          <w:i/>
          <w:noProof/>
          <w:rPrChange w:id="171" w:author="Majid" w:date="2017-10-11T15:55:00Z">
            <w:rPr>
              <w:i/>
              <w:noProof/>
            </w:rPr>
          </w:rPrChange>
        </w:rPr>
        <w:t>, et al.</w:t>
      </w:r>
      <w:r w:rsidRPr="00FF6256">
        <w:rPr>
          <w:rFonts w:ascii="Times New Roman" w:hAnsi="Times New Roman"/>
          <w:noProof/>
          <w:rPrChange w:id="172" w:author="Majid" w:date="2017-10-11T15:55:00Z">
            <w:rPr>
              <w:noProof/>
            </w:rPr>
          </w:rPrChange>
        </w:rPr>
        <w:t xml:space="preserve"> (2003) United States Census 2000 population with bridged race categories. </w:t>
      </w:r>
      <w:r w:rsidRPr="00FF6256">
        <w:rPr>
          <w:rFonts w:ascii="Times New Roman" w:hAnsi="Times New Roman"/>
          <w:i/>
          <w:noProof/>
          <w:rPrChange w:id="173" w:author="Majid" w:date="2017-10-11T15:55:00Z">
            <w:rPr>
              <w:i/>
              <w:noProof/>
            </w:rPr>
          </w:rPrChange>
        </w:rPr>
        <w:t>Vital and health statistics. Series 2, Data evaluation and methods research</w:t>
      </w:r>
      <w:r w:rsidRPr="00FF6256">
        <w:rPr>
          <w:rFonts w:ascii="Times New Roman" w:hAnsi="Times New Roman"/>
          <w:noProof/>
          <w:rPrChange w:id="174" w:author="Majid" w:date="2017-10-11T15:55:00Z">
            <w:rPr>
              <w:noProof/>
            </w:rPr>
          </w:rPrChange>
        </w:rPr>
        <w:t xml:space="preserve"> (135):1-55.</w:t>
      </w:r>
    </w:p>
    <w:p w14:paraId="750CC0B9" w14:textId="77777777" w:rsidR="000E3A7A" w:rsidRPr="00FF6256" w:rsidRDefault="000E3A7A" w:rsidP="000E3A7A">
      <w:pPr>
        <w:pStyle w:val="EndNoteBibliography"/>
        <w:spacing w:after="0"/>
        <w:ind w:left="720" w:hanging="720"/>
        <w:rPr>
          <w:rFonts w:ascii="Times New Roman" w:hAnsi="Times New Roman"/>
          <w:noProof/>
          <w:rPrChange w:id="175" w:author="Majid" w:date="2017-10-11T15:55:00Z">
            <w:rPr>
              <w:noProof/>
            </w:rPr>
          </w:rPrChange>
        </w:rPr>
      </w:pPr>
      <w:r w:rsidRPr="00FF6256">
        <w:rPr>
          <w:rFonts w:ascii="Times New Roman" w:hAnsi="Times New Roman"/>
          <w:noProof/>
          <w:rPrChange w:id="176" w:author="Majid" w:date="2017-10-11T15:55:00Z">
            <w:rPr>
              <w:noProof/>
            </w:rPr>
          </w:rPrChange>
        </w:rPr>
        <w:t>28.</w:t>
      </w:r>
      <w:r w:rsidRPr="00FF6256">
        <w:rPr>
          <w:rFonts w:ascii="Times New Roman" w:hAnsi="Times New Roman"/>
          <w:noProof/>
          <w:rPrChange w:id="177" w:author="Majid" w:date="2017-10-11T15:55:00Z">
            <w:rPr>
              <w:noProof/>
            </w:rPr>
          </w:rPrChange>
        </w:rPr>
        <w:tab/>
        <w:t xml:space="preserve">Karl T &amp; Koss WJ (1984) Regional and national monthly, seasonal, and annual temperature weighted by area, 1895-1983. </w:t>
      </w:r>
      <w:r w:rsidRPr="00FF6256">
        <w:rPr>
          <w:rFonts w:ascii="Times New Roman" w:hAnsi="Times New Roman"/>
          <w:i/>
          <w:noProof/>
          <w:rPrChange w:id="178" w:author="Majid" w:date="2017-10-11T15:55:00Z">
            <w:rPr>
              <w:i/>
              <w:noProof/>
            </w:rPr>
          </w:rPrChange>
        </w:rPr>
        <w:t>National Climatic Data Center</w:t>
      </w:r>
      <w:r w:rsidRPr="00FF6256">
        <w:rPr>
          <w:rFonts w:ascii="Times New Roman" w:hAnsi="Times New Roman"/>
          <w:noProof/>
          <w:rPrChange w:id="179" w:author="Majid" w:date="2017-10-11T15:55:00Z">
            <w:rPr>
              <w:noProof/>
            </w:rPr>
          </w:rPrChange>
        </w:rPr>
        <w:t>.</w:t>
      </w:r>
    </w:p>
    <w:p w14:paraId="3D5301C5" w14:textId="77777777" w:rsidR="000E3A7A" w:rsidRPr="00FF6256" w:rsidRDefault="000E3A7A" w:rsidP="000E3A7A">
      <w:pPr>
        <w:pStyle w:val="EndNoteBibliography"/>
        <w:spacing w:after="0"/>
        <w:ind w:left="720" w:hanging="720"/>
        <w:rPr>
          <w:rFonts w:ascii="Times New Roman" w:hAnsi="Times New Roman"/>
          <w:noProof/>
          <w:rPrChange w:id="180" w:author="Majid" w:date="2017-10-11T15:55:00Z">
            <w:rPr>
              <w:noProof/>
            </w:rPr>
          </w:rPrChange>
        </w:rPr>
      </w:pPr>
      <w:r w:rsidRPr="00FF6256">
        <w:rPr>
          <w:rFonts w:ascii="Times New Roman" w:hAnsi="Times New Roman"/>
          <w:noProof/>
          <w:rPrChange w:id="181" w:author="Majid" w:date="2017-10-11T15:55:00Z">
            <w:rPr>
              <w:noProof/>
            </w:rPr>
          </w:rPrChange>
        </w:rPr>
        <w:t>29.</w:t>
      </w:r>
      <w:r w:rsidRPr="00FF6256">
        <w:rPr>
          <w:rFonts w:ascii="Times New Roman" w:hAnsi="Times New Roman"/>
          <w:noProof/>
          <w:rPrChange w:id="182" w:author="Majid" w:date="2017-10-11T15:55:00Z">
            <w:rPr>
              <w:noProof/>
            </w:rPr>
          </w:rPrChange>
        </w:rPr>
        <w:tab/>
        <w:t>Dee DP</w:t>
      </w:r>
      <w:r w:rsidRPr="00FF6256">
        <w:rPr>
          <w:rFonts w:ascii="Times New Roman" w:hAnsi="Times New Roman"/>
          <w:i/>
          <w:noProof/>
          <w:rPrChange w:id="183" w:author="Majid" w:date="2017-10-11T15:55:00Z">
            <w:rPr>
              <w:i/>
              <w:noProof/>
            </w:rPr>
          </w:rPrChange>
        </w:rPr>
        <w:t>, et al.</w:t>
      </w:r>
      <w:r w:rsidRPr="00FF6256">
        <w:rPr>
          <w:rFonts w:ascii="Times New Roman" w:hAnsi="Times New Roman"/>
          <w:noProof/>
          <w:rPrChange w:id="184" w:author="Majid" w:date="2017-10-11T15:55:00Z">
            <w:rPr>
              <w:noProof/>
            </w:rPr>
          </w:rPrChange>
        </w:rPr>
        <w:t xml:space="preserve"> (2011) The ERA-Interim reanalysis: configuration and performance of the data assimilation system. </w:t>
      </w:r>
      <w:r w:rsidRPr="00FF6256">
        <w:rPr>
          <w:rFonts w:ascii="Times New Roman" w:hAnsi="Times New Roman"/>
          <w:i/>
          <w:noProof/>
          <w:rPrChange w:id="185" w:author="Majid" w:date="2017-10-11T15:55:00Z">
            <w:rPr>
              <w:i/>
              <w:noProof/>
            </w:rPr>
          </w:rPrChange>
        </w:rPr>
        <w:t>Quarterly Journal of the Royal Meteorological Society</w:t>
      </w:r>
      <w:r w:rsidRPr="00FF6256">
        <w:rPr>
          <w:rFonts w:ascii="Times New Roman" w:hAnsi="Times New Roman"/>
          <w:noProof/>
          <w:rPrChange w:id="186" w:author="Majid" w:date="2017-10-11T15:55:00Z">
            <w:rPr>
              <w:noProof/>
            </w:rPr>
          </w:rPrChange>
        </w:rPr>
        <w:t xml:space="preserve"> 137(656):553-597.</w:t>
      </w:r>
    </w:p>
    <w:p w14:paraId="626C6C76" w14:textId="77777777" w:rsidR="000E3A7A" w:rsidRPr="00FF6256" w:rsidRDefault="000E3A7A" w:rsidP="000E3A7A">
      <w:pPr>
        <w:pStyle w:val="EndNoteBibliography"/>
        <w:ind w:left="720" w:hanging="720"/>
        <w:rPr>
          <w:rFonts w:ascii="Times New Roman" w:hAnsi="Times New Roman"/>
          <w:noProof/>
          <w:rPrChange w:id="187" w:author="Majid" w:date="2017-10-11T15:55:00Z">
            <w:rPr>
              <w:noProof/>
            </w:rPr>
          </w:rPrChange>
        </w:rPr>
      </w:pPr>
      <w:r w:rsidRPr="00FF6256">
        <w:rPr>
          <w:rFonts w:ascii="Times New Roman" w:hAnsi="Times New Roman"/>
          <w:noProof/>
          <w:rPrChange w:id="188" w:author="Majid" w:date="2017-10-11T15:55:00Z">
            <w:rPr>
              <w:noProof/>
            </w:rPr>
          </w:rPrChange>
        </w:rPr>
        <w:t>30.</w:t>
      </w:r>
      <w:r w:rsidRPr="00FF6256">
        <w:rPr>
          <w:rFonts w:ascii="Times New Roman" w:hAnsi="Times New Roman"/>
          <w:noProof/>
          <w:rPrChange w:id="189" w:author="Majid" w:date="2017-10-11T15:55:00Z">
            <w:rPr>
              <w:noProof/>
            </w:rPr>
          </w:rPrChange>
        </w:rPr>
        <w:tab/>
        <w:t>Cazelles B</w:t>
      </w:r>
      <w:r w:rsidRPr="00FF6256">
        <w:rPr>
          <w:rFonts w:ascii="Times New Roman" w:hAnsi="Times New Roman"/>
          <w:i/>
          <w:noProof/>
          <w:rPrChange w:id="190" w:author="Majid" w:date="2017-10-11T15:55:00Z">
            <w:rPr>
              <w:i/>
              <w:noProof/>
            </w:rPr>
          </w:rPrChange>
        </w:rPr>
        <w:t>, et al.</w:t>
      </w:r>
      <w:r w:rsidRPr="00FF6256">
        <w:rPr>
          <w:rFonts w:ascii="Times New Roman" w:hAnsi="Times New Roman"/>
          <w:noProof/>
          <w:rPrChange w:id="191" w:author="Majid" w:date="2017-10-11T15:55:00Z">
            <w:rPr>
              <w:noProof/>
            </w:rPr>
          </w:rPrChange>
        </w:rPr>
        <w:t xml:space="preserve"> (2008) Wavelet analysis of ecological time series. </w:t>
      </w:r>
      <w:r w:rsidRPr="00FF6256">
        <w:rPr>
          <w:rFonts w:ascii="Times New Roman" w:hAnsi="Times New Roman"/>
          <w:i/>
          <w:noProof/>
          <w:rPrChange w:id="192" w:author="Majid" w:date="2017-10-11T15:55:00Z">
            <w:rPr>
              <w:i/>
              <w:noProof/>
            </w:rPr>
          </w:rPrChange>
        </w:rPr>
        <w:t>Oecologia</w:t>
      </w:r>
      <w:r w:rsidRPr="00FF6256">
        <w:rPr>
          <w:rFonts w:ascii="Times New Roman" w:hAnsi="Times New Roman"/>
          <w:noProof/>
          <w:rPrChange w:id="193" w:author="Majid" w:date="2017-10-11T15:55:00Z">
            <w:rPr>
              <w:noProof/>
            </w:rPr>
          </w:rPrChange>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77777777" w:rsidR="0036381E" w:rsidRPr="00C0501F" w:rsidRDefault="0036381E" w:rsidP="0036381E">
      <w:pPr>
        <w:rPr>
          <w:lang w:val="en-US"/>
        </w:rPr>
      </w:pPr>
    </w:p>
    <w:p w14:paraId="7CA672A2" w14:textId="77777777" w:rsidR="0036381E" w:rsidRPr="00C0501F" w:rsidRDefault="0036381E" w:rsidP="0036381E">
      <w:pPr>
        <w:pStyle w:val="Caption"/>
        <w:spacing w:after="0"/>
        <w:jc w:val="both"/>
        <w:rPr>
          <w:lang w:val="en-US"/>
        </w:rPr>
      </w:pPr>
    </w:p>
    <w:p w14:paraId="60AEA7C0" w14:textId="77777777" w:rsidR="0036381E" w:rsidRPr="00C0501F" w:rsidRDefault="0036381E" w:rsidP="0036381E">
      <w:pPr>
        <w:rPr>
          <w:lang w:val="en-US"/>
        </w:rPr>
      </w:pPr>
    </w:p>
    <w:p w14:paraId="7C2842B5" w14:textId="77777777" w:rsidR="0036381E" w:rsidRPr="00C0501F" w:rsidRDefault="0036381E" w:rsidP="0036381E">
      <w:pPr>
        <w:spacing w:after="0" w:line="480" w:lineRule="auto"/>
        <w:jc w:val="both"/>
        <w:rPr>
          <w:rFonts w:ascii="Times New Roman" w:hAnsi="Times New Roman"/>
          <w:color w:val="000000" w:themeColor="text1"/>
          <w:sz w:val="24"/>
          <w:szCs w:val="24"/>
          <w:lang w:val="en-US"/>
        </w:rPr>
      </w:pPr>
    </w:p>
    <w:p w14:paraId="70A81CF5" w14:textId="57E0A638" w:rsidR="0040449F" w:rsidRPr="00C0501F" w:rsidRDefault="0040449F" w:rsidP="00C33FFB">
      <w:pPr>
        <w:spacing w:after="0" w:line="480" w:lineRule="auto"/>
        <w:jc w:val="both"/>
        <w:outlineLvl w:val="0"/>
        <w:rPr>
          <w:rFonts w:ascii="Times New Roman" w:hAnsi="Times New Roman"/>
          <w:sz w:val="24"/>
          <w:szCs w:val="24"/>
          <w:lang w:val="en-US"/>
        </w:rPr>
      </w:pPr>
    </w:p>
    <w:sectPr w:rsidR="0040449F" w:rsidRPr="00C0501F"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jid" w:date="2017-10-11T15:27:00Z" w:initials="M">
    <w:p w14:paraId="5ED6FF15" w14:textId="282F5397" w:rsidR="00B85B28" w:rsidRDefault="00B85B28">
      <w:pPr>
        <w:pStyle w:val="CommentText"/>
      </w:pPr>
      <w:r>
        <w:rPr>
          <w:rStyle w:val="CommentReference"/>
        </w:rPr>
        <w:annotationRef/>
      </w:r>
      <w:r>
        <w:t>I know simon is biological but a bit of a stretch to call it so.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5A8C1F" w14:textId="77777777" w:rsidR="006E7853" w:rsidRDefault="006E7853">
      <w:pPr>
        <w:spacing w:after="0" w:line="240" w:lineRule="auto"/>
      </w:pPr>
      <w:r>
        <w:separator/>
      </w:r>
    </w:p>
  </w:endnote>
  <w:endnote w:type="continuationSeparator" w:id="0">
    <w:p w14:paraId="05C8FF06" w14:textId="77777777" w:rsidR="006E7853" w:rsidRDefault="006E7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6E7853" w:rsidP="00710F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08883CAD"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7853">
      <w:rPr>
        <w:rStyle w:val="PageNumber"/>
        <w:noProof/>
      </w:rPr>
      <w:t>1</w:t>
    </w:r>
    <w:r>
      <w:rPr>
        <w:rStyle w:val="PageNumber"/>
      </w:rPr>
      <w:fldChar w:fldCharType="end"/>
    </w:r>
  </w:p>
  <w:p w14:paraId="3F8F309C" w14:textId="77777777" w:rsidR="00710F21" w:rsidRDefault="006E7853" w:rsidP="00710F2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E3C6BB" w14:textId="77777777" w:rsidR="006E7853" w:rsidRDefault="006E7853">
      <w:pPr>
        <w:spacing w:after="0" w:line="240" w:lineRule="auto"/>
      </w:pPr>
      <w:r>
        <w:separator/>
      </w:r>
    </w:p>
  </w:footnote>
  <w:footnote w:type="continuationSeparator" w:id="0">
    <w:p w14:paraId="3C353C26" w14:textId="77777777" w:rsidR="006E7853" w:rsidRDefault="006E78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2F64"/>
    <w:rsid w:val="0008315C"/>
    <w:rsid w:val="00084F55"/>
    <w:rsid w:val="000B0D4A"/>
    <w:rsid w:val="000B49C7"/>
    <w:rsid w:val="000B6495"/>
    <w:rsid w:val="000B7625"/>
    <w:rsid w:val="000C7277"/>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7900"/>
    <w:rsid w:val="001B23D1"/>
    <w:rsid w:val="001B3247"/>
    <w:rsid w:val="001C3C8D"/>
    <w:rsid w:val="001C613C"/>
    <w:rsid w:val="001D0F84"/>
    <w:rsid w:val="001D36DD"/>
    <w:rsid w:val="001D78FC"/>
    <w:rsid w:val="001D7BA9"/>
    <w:rsid w:val="001E4AF8"/>
    <w:rsid w:val="001F0FFF"/>
    <w:rsid w:val="001F3D58"/>
    <w:rsid w:val="002166AE"/>
    <w:rsid w:val="00217F61"/>
    <w:rsid w:val="00220C4B"/>
    <w:rsid w:val="002231AC"/>
    <w:rsid w:val="002317EC"/>
    <w:rsid w:val="00235CE2"/>
    <w:rsid w:val="00236AF3"/>
    <w:rsid w:val="002452E3"/>
    <w:rsid w:val="0026033D"/>
    <w:rsid w:val="00260B02"/>
    <w:rsid w:val="00271614"/>
    <w:rsid w:val="00296A5E"/>
    <w:rsid w:val="002D1F5C"/>
    <w:rsid w:val="002F2133"/>
    <w:rsid w:val="002F4DC5"/>
    <w:rsid w:val="00306685"/>
    <w:rsid w:val="00310C35"/>
    <w:rsid w:val="00320003"/>
    <w:rsid w:val="003206D2"/>
    <w:rsid w:val="00325BCE"/>
    <w:rsid w:val="003339E3"/>
    <w:rsid w:val="0033413A"/>
    <w:rsid w:val="00341373"/>
    <w:rsid w:val="00357AC1"/>
    <w:rsid w:val="0036381E"/>
    <w:rsid w:val="00385CAD"/>
    <w:rsid w:val="00386081"/>
    <w:rsid w:val="0039751B"/>
    <w:rsid w:val="003A23C3"/>
    <w:rsid w:val="003A3A3F"/>
    <w:rsid w:val="003C153C"/>
    <w:rsid w:val="003D394A"/>
    <w:rsid w:val="003D6587"/>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E5"/>
    <w:rsid w:val="00464C54"/>
    <w:rsid w:val="00465E33"/>
    <w:rsid w:val="00474BAB"/>
    <w:rsid w:val="004873B6"/>
    <w:rsid w:val="004A5074"/>
    <w:rsid w:val="004A5369"/>
    <w:rsid w:val="004C3449"/>
    <w:rsid w:val="004C546E"/>
    <w:rsid w:val="004D0817"/>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174C7"/>
    <w:rsid w:val="00841B48"/>
    <w:rsid w:val="00843A73"/>
    <w:rsid w:val="00852228"/>
    <w:rsid w:val="00856C5D"/>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17BA"/>
    <w:rsid w:val="00A87EFB"/>
    <w:rsid w:val="00A90A4A"/>
    <w:rsid w:val="00AA0329"/>
    <w:rsid w:val="00AA1780"/>
    <w:rsid w:val="00AA2F95"/>
    <w:rsid w:val="00AA30BB"/>
    <w:rsid w:val="00AA5EC2"/>
    <w:rsid w:val="00AB3E0F"/>
    <w:rsid w:val="00AC3981"/>
    <w:rsid w:val="00AC6A7C"/>
    <w:rsid w:val="00AD2DD2"/>
    <w:rsid w:val="00AE341C"/>
    <w:rsid w:val="00AE56C4"/>
    <w:rsid w:val="00AF552B"/>
    <w:rsid w:val="00B11556"/>
    <w:rsid w:val="00B128A3"/>
    <w:rsid w:val="00B23634"/>
    <w:rsid w:val="00B3504F"/>
    <w:rsid w:val="00B35118"/>
    <w:rsid w:val="00B35C46"/>
    <w:rsid w:val="00B41144"/>
    <w:rsid w:val="00B45F2D"/>
    <w:rsid w:val="00B461EC"/>
    <w:rsid w:val="00B46AD5"/>
    <w:rsid w:val="00B66895"/>
    <w:rsid w:val="00B70782"/>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5541"/>
    <w:rsid w:val="00C33FFB"/>
    <w:rsid w:val="00C4447B"/>
    <w:rsid w:val="00C52535"/>
    <w:rsid w:val="00C56688"/>
    <w:rsid w:val="00C57CDC"/>
    <w:rsid w:val="00C60D59"/>
    <w:rsid w:val="00C62D97"/>
    <w:rsid w:val="00C77FA7"/>
    <w:rsid w:val="00CE1DCB"/>
    <w:rsid w:val="00CE3E2E"/>
    <w:rsid w:val="00CF138F"/>
    <w:rsid w:val="00CF318B"/>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618D1"/>
    <w:rsid w:val="00E62060"/>
    <w:rsid w:val="00E71D20"/>
    <w:rsid w:val="00E80BC8"/>
    <w:rsid w:val="00E827DA"/>
    <w:rsid w:val="00E85B65"/>
    <w:rsid w:val="00EA1274"/>
    <w:rsid w:val="00EB02E8"/>
    <w:rsid w:val="00EB2F43"/>
    <w:rsid w:val="00EC004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73CE1"/>
    <w:rsid w:val="00FA2809"/>
    <w:rsid w:val="00FB0F7A"/>
    <w:rsid w:val="00FB162A"/>
    <w:rsid w:val="00FB2FE0"/>
    <w:rsid w:val="00FB4E0C"/>
    <w:rsid w:val="00FB6151"/>
    <w:rsid w:val="00FE2F81"/>
    <w:rsid w:val="00FE5FE6"/>
    <w:rsid w:val="00FF6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A6291B3-305A-4154-89E9-9135497B1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5572</Words>
  <Characters>31765</Characters>
  <Application>Microsoft Office Word</Application>
  <DocSecurity>0</DocSecurity>
  <Lines>264</Lines>
  <Paragraphs>74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Classification: 	Biological Sciences (Sustainability ScienceEcology) </vt:lpstr>
      <vt:lpstr/>
      <vt:lpstr>Main title: Seasonal dynamics of mortality in the USA from 1982 to 2013</vt:lpstr>
      <vt:lpstr>Short title: Seasonal dynamics of mortality in the USA </vt:lpstr>
      <vt:lpstr/>
      <vt:lpstr>Robbie M Parks1,2, James E Bennett1,2,3, Kyle J Foreman1,2,4, Ralf Toumi5, Majid</vt:lpstr>
      <vt:lpstr/>
      <vt:lpstr>The main limitation of our study is that we have analyzed all-cause mortality. D</vt:lpstr>
      <vt:lpstr/>
      <vt:lpstr>Methods and methods</vt:lpstr>
      <vt:lpstr>Data</vt:lpstr>
      <vt:lpstr>We obtained data on temperature from ERA-Interim, which combines predictions fro</vt:lpstr>
      <vt:lpstr>Statistical methods</vt:lpstr>
      <vt:lpstr>References</vt:lpstr>
      <vt:lpstr>Figure 6: The relationship between percent difference in death rates and tempera</vt:lpstr>
      <vt:lpstr/>
    </vt:vector>
  </TitlesOfParts>
  <Company/>
  <LinksUpToDate>false</LinksUpToDate>
  <CharactersWithSpaces>37263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cp:lastModifiedBy>
  <cp:revision>12</cp:revision>
  <dcterms:created xsi:type="dcterms:W3CDTF">2017-10-11T11:43:00Z</dcterms:created>
  <dcterms:modified xsi:type="dcterms:W3CDTF">2017-10-11T14:57:00Z</dcterms:modified>
</cp:coreProperties>
</file>