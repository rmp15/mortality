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59479" w14:textId="12C62B82"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commentRangeStart w:id="0"/>
      <w:ins w:id="1" w:author="Parks, Robbie M" w:date="2017-10-11T16:53:00Z">
        <w:r w:rsidR="00880190">
          <w:rPr>
            <w:rFonts w:ascii="Times New Roman" w:hAnsi="Times New Roman"/>
            <w:color w:val="000000" w:themeColor="text1"/>
            <w:sz w:val="24"/>
            <w:szCs w:val="24"/>
            <w:lang w:val="en-US"/>
          </w:rPr>
          <w:t>Social</w:t>
        </w:r>
        <w:r w:rsidR="00880190" w:rsidRPr="00C0501F">
          <w:rPr>
            <w:rFonts w:ascii="Times New Roman" w:hAnsi="Times New Roman"/>
            <w:color w:val="000000" w:themeColor="text1"/>
            <w:sz w:val="24"/>
            <w:szCs w:val="24"/>
            <w:lang w:val="en-US"/>
          </w:rPr>
          <w:t xml:space="preserve"> </w:t>
        </w:r>
      </w:ins>
      <w:r w:rsidRPr="00C0501F">
        <w:rPr>
          <w:rFonts w:ascii="Times New Roman" w:hAnsi="Times New Roman"/>
          <w:color w:val="000000" w:themeColor="text1"/>
          <w:sz w:val="24"/>
          <w:szCs w:val="24"/>
          <w:lang w:val="en-US"/>
        </w:rPr>
        <w:t>Sciences (</w:t>
      </w:r>
      <w:r w:rsidR="00B85B28" w:rsidRPr="00B85B28">
        <w:rPr>
          <w:rFonts w:ascii="Times New Roman" w:hAnsi="Times New Roman"/>
          <w:color w:val="000000" w:themeColor="text1"/>
          <w:sz w:val="24"/>
          <w:szCs w:val="24"/>
          <w:lang w:val="en-US"/>
        </w:rPr>
        <w:t>Sustainability Science</w:t>
      </w:r>
      <w:r w:rsidRPr="00C0501F">
        <w:rPr>
          <w:rFonts w:ascii="Times New Roman" w:hAnsi="Times New Roman"/>
          <w:color w:val="000000" w:themeColor="text1"/>
          <w:sz w:val="24"/>
          <w:szCs w:val="24"/>
          <w:lang w:val="en-US"/>
        </w:rPr>
        <w:t>)</w:t>
      </w:r>
      <w:commentRangeEnd w:id="0"/>
      <w:r w:rsidR="00B85B28">
        <w:rPr>
          <w:rStyle w:val="CommentReference"/>
          <w:rFonts w:asciiTheme="minorHAnsi" w:eastAsiaTheme="minorHAnsi" w:hAnsiTheme="minorHAnsi" w:cstheme="minorBidi"/>
        </w:rPr>
        <w:commentReference w:id="0"/>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C33FFB">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36F9473C"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data to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seasonality of mortality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or to understand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at the present time, and envision how changes in regional climate may influence seasonal mortality. </w:t>
      </w:r>
    </w:p>
    <w:p w14:paraId="3D3F0E5A" w14:textId="77777777" w:rsidR="00413B5E" w:rsidRPr="00C0501F" w:rsidRDefault="00413B5E" w:rsidP="006E5AD1">
      <w:pPr>
        <w:spacing w:after="0" w:line="240" w:lineRule="auto"/>
        <w:jc w:val="both"/>
        <w:rPr>
          <w:rFonts w:ascii="Times New Roman" w:hAnsi="Times New Roman"/>
          <w:b/>
          <w:color w:val="000000" w:themeColor="text1"/>
          <w:sz w:val="24"/>
          <w:szCs w:val="24"/>
          <w:lang w:val="en-US"/>
        </w:rPr>
      </w:pPr>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commentRangeStart w:id="2"/>
      <w:r w:rsidRPr="00C0501F">
        <w:rPr>
          <w:rFonts w:ascii="Times New Roman" w:hAnsi="Times New Roman"/>
          <w:b/>
          <w:color w:val="000000" w:themeColor="text1"/>
          <w:sz w:val="24"/>
          <w:szCs w:val="24"/>
          <w:lang w:val="en-US"/>
        </w:rPr>
        <w:t>Significance</w:t>
      </w:r>
      <w:commentRangeEnd w:id="2"/>
      <w:r w:rsidR="00387B37">
        <w:rPr>
          <w:rStyle w:val="CommentReference"/>
          <w:rFonts w:asciiTheme="minorHAnsi" w:eastAsiaTheme="minorHAnsi" w:hAnsiTheme="minorHAnsi" w:cstheme="minorBidi"/>
        </w:rPr>
        <w:commentReference w:id="2"/>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1B0A4291" w14:textId="0A40CF1F" w:rsidR="00AF44BC"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w:t>
      </w:r>
      <w:r w:rsidR="00B85B28">
        <w:rPr>
          <w:rFonts w:ascii="Times New Roman" w:hAnsi="Times New Roman"/>
          <w:sz w:val="24"/>
          <w:szCs w:val="24"/>
          <w:lang w:val="en-US"/>
        </w:rPr>
        <w:t xml:space="preserve">We </w:t>
      </w:r>
      <w:ins w:id="3" w:author="Parks, Robbie M" w:date="2017-10-11T17:01:00Z">
        <w:r w:rsidR="00AF44BC">
          <w:rPr>
            <w:rFonts w:ascii="Times New Roman" w:hAnsi="Times New Roman"/>
            <w:sz w:val="24"/>
            <w:szCs w:val="24"/>
            <w:lang w:val="en-US"/>
          </w:rPr>
          <w:t xml:space="preserve">applied a new approach to three decades of complete death records in the USA, </w:t>
        </w:r>
      </w:ins>
      <w:del w:id="4" w:author="Parks, Robbie M" w:date="2017-10-11T17:01:00Z">
        <w:r w:rsidR="00B85B28" w:rsidDel="00AF44BC">
          <w:rPr>
            <w:rFonts w:ascii="Times New Roman" w:hAnsi="Times New Roman"/>
            <w:sz w:val="24"/>
            <w:szCs w:val="24"/>
            <w:lang w:val="en-US"/>
          </w:rPr>
          <w:delText xml:space="preserve">used a </w:delText>
        </w:r>
        <w:r w:rsidR="009D529E" w:rsidDel="00AF44BC">
          <w:rPr>
            <w:rFonts w:ascii="Times New Roman" w:hAnsi="Times New Roman"/>
            <w:sz w:val="24"/>
            <w:szCs w:val="24"/>
            <w:lang w:val="en-US"/>
          </w:rPr>
          <w:delText>new</w:delText>
        </w:r>
        <w:r w:rsidR="00B85B28" w:rsidDel="00AF44BC">
          <w:rPr>
            <w:rFonts w:ascii="Times New Roman" w:hAnsi="Times New Roman"/>
            <w:sz w:val="24"/>
            <w:szCs w:val="24"/>
            <w:lang w:val="en-US"/>
          </w:rPr>
          <w:delText xml:space="preserve"> approach </w:delText>
        </w:r>
      </w:del>
      <w:del w:id="5" w:author="Parks, Robbie M" w:date="2017-10-11T16:54:00Z">
        <w:r w:rsidR="00B85B28" w:rsidDel="00387B37">
          <w:rPr>
            <w:rFonts w:ascii="Times New Roman" w:hAnsi="Times New Roman"/>
            <w:sz w:val="24"/>
            <w:szCs w:val="24"/>
            <w:lang w:val="en-US"/>
          </w:rPr>
          <w:delText>to studying seasonality</w:delText>
        </w:r>
        <w:r w:rsidR="003A23C3" w:rsidRPr="00C0501F" w:rsidDel="00387B37">
          <w:rPr>
            <w:rFonts w:ascii="Times New Roman" w:hAnsi="Times New Roman"/>
            <w:sz w:val="24"/>
            <w:szCs w:val="24"/>
            <w:lang w:val="en-US"/>
          </w:rPr>
          <w:delText xml:space="preserve"> </w:delText>
        </w:r>
      </w:del>
      <w:del w:id="6" w:author="Parks, Robbie M" w:date="2017-10-11T16:59:00Z">
        <w:r w:rsidR="00D15C80" w:rsidRPr="00C0501F" w:rsidDel="00FD464A">
          <w:rPr>
            <w:rFonts w:ascii="Times New Roman" w:hAnsi="Times New Roman"/>
            <w:sz w:val="24"/>
            <w:szCs w:val="24"/>
            <w:lang w:val="en-US"/>
          </w:rPr>
          <w:delText>that</w:delText>
        </w:r>
        <w:r w:rsidR="003A23C3" w:rsidRPr="00C0501F" w:rsidDel="00FD464A">
          <w:rPr>
            <w:rFonts w:ascii="Times New Roman" w:hAnsi="Times New Roman"/>
            <w:sz w:val="24"/>
            <w:szCs w:val="24"/>
            <w:lang w:val="en-US"/>
          </w:rPr>
          <w:delText xml:space="preserve"> </w:delText>
        </w:r>
        <w:r w:rsidR="009D529E" w:rsidDel="00FD464A">
          <w:rPr>
            <w:rFonts w:ascii="Times New Roman" w:hAnsi="Times New Roman"/>
            <w:sz w:val="24"/>
            <w:szCs w:val="24"/>
            <w:lang w:val="en-US"/>
          </w:rPr>
          <w:delText>showed</w:delText>
        </w:r>
      </w:del>
      <w:ins w:id="7" w:author="Parks, Robbie M" w:date="2017-10-11T16:59:00Z">
        <w:r w:rsidR="00FD464A">
          <w:rPr>
            <w:rFonts w:ascii="Times New Roman" w:hAnsi="Times New Roman"/>
            <w:sz w:val="24"/>
            <w:szCs w:val="24"/>
            <w:lang w:val="en-US"/>
          </w:rPr>
          <w:t>showing</w:t>
        </w:r>
      </w:ins>
      <w:r w:rsidR="003A23C3" w:rsidRPr="00C0501F">
        <w:rPr>
          <w:rFonts w:ascii="Times New Roman" w:hAnsi="Times New Roman"/>
          <w:sz w:val="24"/>
          <w:szCs w:val="24"/>
          <w:lang w:val="en-US"/>
        </w:rPr>
        <w:t xml:space="preserve"> how seasonality of mortality </w:t>
      </w:r>
      <w:r w:rsidR="009D529E">
        <w:rPr>
          <w:rFonts w:ascii="Times New Roman" w:hAnsi="Times New Roman"/>
          <w:sz w:val="24"/>
          <w:szCs w:val="24"/>
          <w:lang w:val="en-US"/>
        </w:rPr>
        <w:t>depends on age and gender, how it has changed over decades, and whether or not it is similar between different parts of the USA</w:t>
      </w:r>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del w:id="8" w:author="Parks, Robbie M" w:date="2017-10-11T17:01:00Z">
        <w:r w:rsidR="009D529E" w:rsidDel="00AF44BC">
          <w:rPr>
            <w:rFonts w:ascii="Times New Roman" w:hAnsi="Times New Roman"/>
            <w:sz w:val="24"/>
            <w:szCs w:val="24"/>
            <w:lang w:val="en-US"/>
          </w:rPr>
          <w:delText xml:space="preserve">We applied this method to </w:delText>
        </w:r>
        <w:r w:rsidR="003A23C3" w:rsidRPr="00C0501F" w:rsidDel="00AF44BC">
          <w:rPr>
            <w:rFonts w:ascii="Times New Roman" w:hAnsi="Times New Roman"/>
            <w:sz w:val="24"/>
            <w:szCs w:val="24"/>
            <w:lang w:val="en-US"/>
          </w:rPr>
          <w:delText xml:space="preserve">three decades </w:delText>
        </w:r>
        <w:r w:rsidR="00C62D97" w:rsidRPr="00C0501F" w:rsidDel="00AF44BC">
          <w:rPr>
            <w:rFonts w:ascii="Times New Roman" w:hAnsi="Times New Roman"/>
            <w:sz w:val="24"/>
            <w:szCs w:val="24"/>
            <w:lang w:val="en-US"/>
          </w:rPr>
          <w:delText>of complete</w:delText>
        </w:r>
        <w:r w:rsidR="002F2133" w:rsidRPr="00C0501F" w:rsidDel="00AF44BC">
          <w:rPr>
            <w:rFonts w:ascii="Times New Roman" w:hAnsi="Times New Roman"/>
            <w:sz w:val="24"/>
            <w:szCs w:val="24"/>
            <w:lang w:val="en-US"/>
          </w:rPr>
          <w:delText xml:space="preserve"> death records </w:delText>
        </w:r>
        <w:r w:rsidR="003A23C3" w:rsidRPr="00C0501F" w:rsidDel="00AF44BC">
          <w:rPr>
            <w:rFonts w:ascii="Times New Roman" w:hAnsi="Times New Roman"/>
            <w:sz w:val="24"/>
            <w:szCs w:val="24"/>
            <w:lang w:val="en-US"/>
          </w:rPr>
          <w:delText>in the USA,</w:delText>
        </w:r>
        <w:r w:rsidR="003A23C3" w:rsidRPr="00C0501F" w:rsidDel="00AF44BC">
          <w:rPr>
            <w:rFonts w:ascii="Times New Roman" w:hAnsi="Times New Roman"/>
            <w:color w:val="000000" w:themeColor="text1"/>
            <w:sz w:val="24"/>
            <w:szCs w:val="24"/>
            <w:lang w:val="en-US"/>
          </w:rPr>
          <w:delText xml:space="preserve"> </w:delText>
        </w:r>
        <w:r w:rsidR="009D529E" w:rsidDel="00AF44BC">
          <w:rPr>
            <w:rFonts w:ascii="Times New Roman" w:hAnsi="Times New Roman"/>
            <w:color w:val="000000" w:themeColor="text1"/>
            <w:sz w:val="24"/>
            <w:szCs w:val="24"/>
            <w:lang w:val="en-US"/>
          </w:rPr>
          <w:delText>and</w:delText>
        </w:r>
      </w:del>
      <w:ins w:id="9" w:author="Parks, Robbie M" w:date="2017-10-11T17:01:00Z">
        <w:r w:rsidR="00AF44BC">
          <w:rPr>
            <w:rFonts w:ascii="Times New Roman" w:hAnsi="Times New Roman"/>
            <w:sz w:val="24"/>
            <w:szCs w:val="24"/>
            <w:lang w:val="en-US"/>
          </w:rPr>
          <w:t>We</w:t>
        </w:r>
      </w:ins>
      <w:r w:rsidR="009D529E">
        <w:rPr>
          <w:rFonts w:ascii="Times New Roman" w:hAnsi="Times New Roman"/>
          <w:color w:val="000000" w:themeColor="text1"/>
          <w:sz w:val="24"/>
          <w:szCs w:val="24"/>
          <w:lang w:val="en-US"/>
        </w:rPr>
        <w:t xml:space="preserve"> found</w:t>
      </w:r>
      <w:r w:rsidR="00E30DF9" w:rsidRPr="00C0501F">
        <w:rPr>
          <w:rFonts w:ascii="Times New Roman" w:hAnsi="Times New Roman"/>
          <w:color w:val="000000" w:themeColor="text1"/>
          <w:sz w:val="24"/>
          <w:szCs w:val="24"/>
          <w:lang w:val="en-US"/>
        </w:rPr>
        <w:t xml:space="preserve"> that </w:t>
      </w:r>
      <w:r w:rsidR="00852228">
        <w:rPr>
          <w:rFonts w:ascii="Times New Roman" w:hAnsi="Times New Roman"/>
          <w:sz w:val="24"/>
          <w:szCs w:val="24"/>
          <w:lang w:val="en-US"/>
        </w:rPr>
        <w:t>deaths in young men peak in summer whereas those of others peak in winter. We also found that deaths in infants and children are no longer seasonal</w:t>
      </w:r>
      <w:r w:rsidR="00852228" w:rsidRPr="00C0501F">
        <w:rPr>
          <w:rFonts w:ascii="Times New Roman" w:hAnsi="Times New Roman"/>
          <w:sz w:val="24"/>
          <w:szCs w:val="24"/>
          <w:lang w:val="en-US"/>
        </w:rPr>
        <w:t xml:space="preserve">, </w:t>
      </w:r>
      <w:r w:rsidR="00852228">
        <w:rPr>
          <w:rFonts w:ascii="Times New Roman" w:hAnsi="Times New Roman"/>
          <w:sz w:val="24"/>
          <w:szCs w:val="24"/>
          <w:lang w:val="en-US"/>
        </w:rPr>
        <w:t>but those in people aged 45 years and older remain higher in winter</w:t>
      </w:r>
      <w:r w:rsidR="00852228" w:rsidRPr="00C0501F">
        <w:rPr>
          <w:rFonts w:ascii="Times New Roman" w:hAnsi="Times New Roman"/>
          <w:sz w:val="24"/>
          <w:szCs w:val="24"/>
          <w:lang w:val="en-US"/>
        </w:rPr>
        <w:t>.</w:t>
      </w:r>
      <w:bookmarkStart w:id="10" w:name="_GoBack"/>
      <w:bookmarkEnd w:id="10"/>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Age, sex, state of residence, and month of death were available for each record. Yearly population counts were available from NCHS for 1990 to 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is able to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Along with each circular mean, a 95% confidence interval (CI) was calculated by using 1000 bootstrap samples. The R package CircStats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References</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8038BB">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77777777" w:rsidR="0036381E" w:rsidRPr="00C0501F" w:rsidRDefault="0036381E" w:rsidP="0036381E">
      <w:pPr>
        <w:rPr>
          <w:lang w:val="en-US"/>
        </w:rPr>
      </w:pPr>
    </w:p>
    <w:p w14:paraId="7CA672A2" w14:textId="77777777" w:rsidR="0036381E" w:rsidRPr="00C0501F" w:rsidRDefault="0036381E" w:rsidP="0036381E">
      <w:pPr>
        <w:pStyle w:val="Caption"/>
        <w:spacing w:after="0"/>
        <w:jc w:val="both"/>
        <w:rPr>
          <w:lang w:val="en-US"/>
        </w:rPr>
      </w:pPr>
    </w:p>
    <w:p w14:paraId="60AEA7C0" w14:textId="77777777" w:rsidR="0036381E" w:rsidRPr="00C0501F" w:rsidRDefault="0036381E" w:rsidP="0036381E">
      <w:pPr>
        <w:rPr>
          <w:lang w:val="en-US"/>
        </w:rPr>
      </w:pPr>
    </w:p>
    <w:p w14:paraId="7C2842B5" w14:textId="77777777" w:rsidR="0036381E" w:rsidRPr="00C0501F" w:rsidRDefault="0036381E" w:rsidP="0036381E">
      <w:pPr>
        <w:spacing w:after="0" w:line="480" w:lineRule="auto"/>
        <w:jc w:val="both"/>
        <w:rPr>
          <w:rFonts w:ascii="Times New Roman" w:hAnsi="Times New Roman"/>
          <w:color w:val="000000" w:themeColor="text1"/>
          <w:sz w:val="24"/>
          <w:szCs w:val="24"/>
          <w:lang w:val="en-US"/>
        </w:rPr>
      </w:pPr>
    </w:p>
    <w:p w14:paraId="70A81CF5" w14:textId="0ADB50A6" w:rsidR="0040449F" w:rsidRPr="00C0501F" w:rsidRDefault="0040449F" w:rsidP="00C33FFB">
      <w:pPr>
        <w:spacing w:after="0" w:line="480" w:lineRule="auto"/>
        <w:jc w:val="both"/>
        <w:outlineLvl w:val="0"/>
        <w:rPr>
          <w:rFonts w:ascii="Times New Roman" w:hAnsi="Times New Roman"/>
          <w:sz w:val="24"/>
          <w:szCs w:val="24"/>
          <w:lang w:val="en-US"/>
        </w:rPr>
      </w:pPr>
    </w:p>
    <w:sectPr w:rsidR="0040449F" w:rsidRPr="00C0501F"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7-10-11T15:27:00Z" w:initials="M">
    <w:p w14:paraId="5ED6FF15" w14:textId="282F5397" w:rsidR="00B85B28" w:rsidRDefault="00B85B28">
      <w:pPr>
        <w:pStyle w:val="CommentText"/>
      </w:pPr>
      <w:r>
        <w:rPr>
          <w:rStyle w:val="CommentReference"/>
        </w:rPr>
        <w:annotationRef/>
      </w:r>
      <w:r>
        <w:t>I know simon is biological but a bit of a stretch to call it so.</w:t>
      </w:r>
    </w:p>
  </w:comment>
  <w:comment w:id="2" w:author="Parks, Robbie M" w:date="2017-10-11T16:54:00Z" w:initials="PRM">
    <w:p w14:paraId="1DFC5C33" w14:textId="7A3CF63B" w:rsidR="00387B37" w:rsidRDefault="00387B37">
      <w:pPr>
        <w:pStyle w:val="CommentText"/>
      </w:pPr>
      <w:r>
        <w:rPr>
          <w:rStyle w:val="CommentReference"/>
        </w:rPr>
        <w:annotationRef/>
      </w:r>
      <w:r>
        <w:t>120 Word Limit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ED6FF15" w15:done="0"/>
  <w15:commentEx w15:paraId="1DFC5C33"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D9FDC2" w14:textId="77777777" w:rsidR="001A6909" w:rsidRDefault="001A6909">
      <w:pPr>
        <w:spacing w:after="0" w:line="240" w:lineRule="auto"/>
      </w:pPr>
      <w:r>
        <w:separator/>
      </w:r>
    </w:p>
  </w:endnote>
  <w:endnote w:type="continuationSeparator" w:id="0">
    <w:p w14:paraId="5227234A" w14:textId="77777777" w:rsidR="001A6909" w:rsidRDefault="001A6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1A6909"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8883CAD"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A6909">
      <w:rPr>
        <w:rStyle w:val="PageNumber"/>
        <w:noProof/>
      </w:rPr>
      <w:t>1</w:t>
    </w:r>
    <w:r>
      <w:rPr>
        <w:rStyle w:val="PageNumber"/>
      </w:rPr>
      <w:fldChar w:fldCharType="end"/>
    </w:r>
  </w:p>
  <w:p w14:paraId="3F8F309C" w14:textId="77777777" w:rsidR="00710F21" w:rsidRDefault="001A6909"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14A88" w14:textId="77777777" w:rsidR="001A6909" w:rsidRDefault="001A6909">
      <w:pPr>
        <w:spacing w:after="0" w:line="240" w:lineRule="auto"/>
      </w:pPr>
      <w:r>
        <w:separator/>
      </w:r>
    </w:p>
  </w:footnote>
  <w:footnote w:type="continuationSeparator" w:id="0">
    <w:p w14:paraId="5E32FC4C" w14:textId="77777777" w:rsidR="001A6909" w:rsidRDefault="001A690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2F64"/>
    <w:rsid w:val="0008315C"/>
    <w:rsid w:val="00084F55"/>
    <w:rsid w:val="000B0D4A"/>
    <w:rsid w:val="000B49C7"/>
    <w:rsid w:val="000B6495"/>
    <w:rsid w:val="000B7625"/>
    <w:rsid w:val="000C7277"/>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6909"/>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36AF3"/>
    <w:rsid w:val="002452E3"/>
    <w:rsid w:val="0026033D"/>
    <w:rsid w:val="00260B02"/>
    <w:rsid w:val="00271614"/>
    <w:rsid w:val="00296A5E"/>
    <w:rsid w:val="002D1F5C"/>
    <w:rsid w:val="002F2133"/>
    <w:rsid w:val="002F4DC5"/>
    <w:rsid w:val="00306685"/>
    <w:rsid w:val="00310C35"/>
    <w:rsid w:val="00320003"/>
    <w:rsid w:val="003206D2"/>
    <w:rsid w:val="00325BCE"/>
    <w:rsid w:val="003339E3"/>
    <w:rsid w:val="0033413A"/>
    <w:rsid w:val="00341373"/>
    <w:rsid w:val="00357AC1"/>
    <w:rsid w:val="0036381E"/>
    <w:rsid w:val="00385CAD"/>
    <w:rsid w:val="00386081"/>
    <w:rsid w:val="00387B37"/>
    <w:rsid w:val="0039751B"/>
    <w:rsid w:val="003A23C3"/>
    <w:rsid w:val="003A3A3F"/>
    <w:rsid w:val="003C153C"/>
    <w:rsid w:val="003D394A"/>
    <w:rsid w:val="003D6587"/>
    <w:rsid w:val="003E1F81"/>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E5"/>
    <w:rsid w:val="00464C54"/>
    <w:rsid w:val="00465E33"/>
    <w:rsid w:val="00474BAB"/>
    <w:rsid w:val="004873B6"/>
    <w:rsid w:val="004A5074"/>
    <w:rsid w:val="004A5369"/>
    <w:rsid w:val="004C3449"/>
    <w:rsid w:val="004C546E"/>
    <w:rsid w:val="004D0817"/>
    <w:rsid w:val="004D273F"/>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A677D"/>
    <w:rsid w:val="006B3776"/>
    <w:rsid w:val="006C41B5"/>
    <w:rsid w:val="006C50E6"/>
    <w:rsid w:val="006E5AD1"/>
    <w:rsid w:val="006E7853"/>
    <w:rsid w:val="006F25A2"/>
    <w:rsid w:val="006F382C"/>
    <w:rsid w:val="006F4CA6"/>
    <w:rsid w:val="006F59ED"/>
    <w:rsid w:val="00702978"/>
    <w:rsid w:val="00704498"/>
    <w:rsid w:val="00707E3F"/>
    <w:rsid w:val="00712E39"/>
    <w:rsid w:val="00716D2A"/>
    <w:rsid w:val="007471B0"/>
    <w:rsid w:val="007657EB"/>
    <w:rsid w:val="00766E22"/>
    <w:rsid w:val="007671B3"/>
    <w:rsid w:val="00772531"/>
    <w:rsid w:val="00773692"/>
    <w:rsid w:val="0078487A"/>
    <w:rsid w:val="007852FE"/>
    <w:rsid w:val="00795E96"/>
    <w:rsid w:val="007B7B7F"/>
    <w:rsid w:val="007E021F"/>
    <w:rsid w:val="007E13E7"/>
    <w:rsid w:val="007E30DC"/>
    <w:rsid w:val="007F2345"/>
    <w:rsid w:val="007F2E1E"/>
    <w:rsid w:val="00800663"/>
    <w:rsid w:val="00802C27"/>
    <w:rsid w:val="008038BB"/>
    <w:rsid w:val="008174C7"/>
    <w:rsid w:val="00841B48"/>
    <w:rsid w:val="00843A73"/>
    <w:rsid w:val="00852228"/>
    <w:rsid w:val="00856C5D"/>
    <w:rsid w:val="008662AD"/>
    <w:rsid w:val="00880190"/>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44BC"/>
    <w:rsid w:val="00AF552B"/>
    <w:rsid w:val="00B11556"/>
    <w:rsid w:val="00B128A3"/>
    <w:rsid w:val="00B23634"/>
    <w:rsid w:val="00B3504F"/>
    <w:rsid w:val="00B35118"/>
    <w:rsid w:val="00B35C46"/>
    <w:rsid w:val="00B41144"/>
    <w:rsid w:val="00B45F2D"/>
    <w:rsid w:val="00B461EC"/>
    <w:rsid w:val="00B46AD5"/>
    <w:rsid w:val="00B66895"/>
    <w:rsid w:val="00B70782"/>
    <w:rsid w:val="00B7166D"/>
    <w:rsid w:val="00B85B28"/>
    <w:rsid w:val="00B86D7A"/>
    <w:rsid w:val="00B91584"/>
    <w:rsid w:val="00BB36A2"/>
    <w:rsid w:val="00BB739D"/>
    <w:rsid w:val="00BD7179"/>
    <w:rsid w:val="00BE5840"/>
    <w:rsid w:val="00BE6A78"/>
    <w:rsid w:val="00BE7C5B"/>
    <w:rsid w:val="00C02149"/>
    <w:rsid w:val="00C0501F"/>
    <w:rsid w:val="00C14611"/>
    <w:rsid w:val="00C163B5"/>
    <w:rsid w:val="00C23D9A"/>
    <w:rsid w:val="00C25541"/>
    <w:rsid w:val="00C33FFB"/>
    <w:rsid w:val="00C4447B"/>
    <w:rsid w:val="00C52535"/>
    <w:rsid w:val="00C56688"/>
    <w:rsid w:val="00C57CDC"/>
    <w:rsid w:val="00C60D59"/>
    <w:rsid w:val="00C62D97"/>
    <w:rsid w:val="00C646B4"/>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618D1"/>
    <w:rsid w:val="00E62060"/>
    <w:rsid w:val="00E65AEC"/>
    <w:rsid w:val="00E71D20"/>
    <w:rsid w:val="00E80BC8"/>
    <w:rsid w:val="00E827DA"/>
    <w:rsid w:val="00E85B65"/>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64E7E"/>
    <w:rsid w:val="00F73CE1"/>
    <w:rsid w:val="00FA2809"/>
    <w:rsid w:val="00FB0F7A"/>
    <w:rsid w:val="00FB162A"/>
    <w:rsid w:val="00FB2FE0"/>
    <w:rsid w:val="00FB4E0C"/>
    <w:rsid w:val="00FB6151"/>
    <w:rsid w:val="00FD464A"/>
    <w:rsid w:val="00FE2F81"/>
    <w:rsid w:val="00FE5FE6"/>
    <w:rsid w:val="00FF625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2BB0663-CCDB-4C41-9294-81E754F54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5518</Words>
  <Characters>31459</Characters>
  <Application>Microsoft Macintosh Word</Application>
  <DocSecurity>0</DocSecurity>
  <Lines>262</Lines>
  <Paragraphs>73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Classification: 	Social Sciences (Sustainability Science) </vt:lpstr>
      <vt:lpstr/>
      <vt:lpstr>Main title: Seasonal dynamics of mortality in the USA from 1982 to 2013</vt:lpstr>
      <vt:lpstr>Short title: Seasonal dynamics of mortality in the USA </vt:lpstr>
      <vt:lpstr/>
      <vt:lpstr>Robbie M Parks1,2, James E Bennett1,2,3, Kyle J Foreman1,2,4, Ralf Toumi5, Majid</vt:lpstr>
      <vt:lpstr/>
      <vt:lpstr>The main limitation of our study is that we have analyzed all-cause mortality. D</vt:lpstr>
      <vt:lpstr/>
      <vt:lpstr>Methods and methods</vt:lpstr>
      <vt:lpstr>Data</vt:lpstr>
      <vt:lpstr>We obtained data on temperature from ERA-Interim, which combines predictions fro</vt:lpstr>
      <vt:lpstr>Statistical methods</vt:lpstr>
      <vt:lpstr>References</vt:lpstr>
      <vt:lpstr>Figure 6: The relationship between percent difference in death rates and tempera</vt:lpstr>
      <vt:lpstr/>
    </vt:vector>
  </TitlesOfParts>
  <Company/>
  <LinksUpToDate>false</LinksUpToDate>
  <CharactersWithSpaces>36904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cp:revision>
  <dcterms:created xsi:type="dcterms:W3CDTF">2017-10-11T15:46:00Z</dcterms:created>
  <dcterms:modified xsi:type="dcterms:W3CDTF">2017-10-11T16:01:00Z</dcterms:modified>
</cp:coreProperties>
</file>