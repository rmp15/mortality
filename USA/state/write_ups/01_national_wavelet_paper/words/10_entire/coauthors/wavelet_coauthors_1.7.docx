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776179F9"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w:t>
      </w:r>
      <w:r w:rsidR="00B938DB" w:rsidRPr="00CF4E04">
        <w:rPr>
          <w:rFonts w:ascii="Times New Roman" w:hAnsi="Times New Roman"/>
          <w:sz w:val="24"/>
          <w:szCs w:val="24"/>
        </w:rPr>
        <w:lastRenderedPageBreak/>
        <w:t xml:space="preserve">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 xml:space="preserve">in death rates between mortality in peak </w:t>
      </w:r>
      <w:proofErr w:type="gramStart"/>
      <w:r w:rsidR="004978B1" w:rsidRPr="004978B1">
        <w:rPr>
          <w:rFonts w:ascii="Times New Roman" w:hAnsi="Times New Roman"/>
          <w:sz w:val="24"/>
          <w:szCs w:val="24"/>
        </w:rPr>
        <w:t>and  minimum</w:t>
      </w:r>
      <w:proofErr w:type="gramEnd"/>
      <w:r w:rsidR="004978B1" w:rsidRPr="004978B1">
        <w:rPr>
          <w:rFonts w:ascii="Times New Roman" w:hAnsi="Times New Roman"/>
          <w:sz w:val="24"/>
          <w:szCs w:val="24"/>
        </w:rPr>
        <w:t xml:space="preserve">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72F05A4"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BC4A1A"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55086C">
        <w:rPr>
          <w:rFonts w:ascii="Times New Roman" w:hAnsi="Times New Roman"/>
          <w:sz w:val="24"/>
          <w:szCs w:val="24"/>
        </w:rPr>
        <w:t>process</w:t>
      </w:r>
      <w:r w:rsidR="007F622B">
        <w:rPr>
          <w:rFonts w:ascii="Times New Roman" w:hAnsi="Times New Roman"/>
          <w:sz w:val="24"/>
          <w:szCs w:val="24"/>
        </w:rPr>
        <w:t>es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 xml:space="preserve">measurements through a </w:t>
      </w:r>
      <w:commentRangeStart w:id="0"/>
      <w:r w:rsidR="0055086C">
        <w:rPr>
          <w:rFonts w:ascii="Times New Roman" w:hAnsi="Times New Roman"/>
          <w:sz w:val="24"/>
          <w:szCs w:val="24"/>
        </w:rPr>
        <w:t>data cleansing process</w:t>
      </w:r>
      <w:commentRangeEnd w:id="0"/>
      <w:r w:rsidR="00506BDF">
        <w:rPr>
          <w:rStyle w:val="CommentReference"/>
          <w:rFonts w:asciiTheme="minorHAnsi" w:eastAsiaTheme="minorHAnsi" w:hAnsiTheme="minorHAnsi" w:cstheme="minorBidi"/>
        </w:rPr>
        <w:commentReference w:id="0"/>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77777777" w:rsidR="00B3448D" w:rsidRPr="00CF4E04" w:rsidRDefault="00B3448D" w:rsidP="00B3448D">
      <w:pPr>
        <w:spacing w:after="0" w:line="480" w:lineRule="auto"/>
        <w:rPr>
          <w:ins w:id="1" w:author="Parks, Robbie M" w:date="2017-01-31T11:58:00Z"/>
          <w:rFonts w:ascii="Times New Roman" w:hAnsi="Times New Roman"/>
          <w:color w:val="000000" w:themeColor="text1"/>
          <w:sz w:val="24"/>
          <w:szCs w:val="24"/>
        </w:rPr>
      </w:pPr>
      <w:ins w:id="2" w:author="Parks, Robbie M" w:date="2017-01-31T11:58:00Z">
        <w:r w:rsidRPr="00CF4E04">
          <w:rPr>
            <w:rFonts w:ascii="Times New Roman" w:hAnsi="Times New Roman"/>
            <w:color w:val="000000" w:themeColor="text1"/>
            <w:sz w:val="24"/>
            <w:szCs w:val="24"/>
          </w:rPr>
          <w:t xml:space="preserve">For each age-sex group and year, we used a Poisson model to estimate the percentage excess mortality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percentage excess mortality for each age and sex group, weighting each annual excess death rate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We calculated change in the fitted values from 19</w:t>
        </w:r>
        <w:bookmarkStart w:id="3" w:name="_GoBack"/>
        <w:bookmarkEnd w:id="3"/>
        <w:r w:rsidRPr="00CF4E04">
          <w:rPr>
            <w:rFonts w:ascii="Times New Roman" w:hAnsi="Times New Roman"/>
            <w:color w:val="000000" w:themeColor="text1"/>
            <w:sz w:val="24"/>
            <w:szCs w:val="24"/>
          </w:rPr>
          <w:t xml:space="preserve">82 to 2013, reported as percentage point difference, as a quantitative measure of how the seasonality of death rates has changed over time. </w:t>
        </w:r>
      </w:ins>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4" w:name="_Ref468360496"/>
      <w:r w:rsidRPr="00CF4E04">
        <w:rPr>
          <w:rFonts w:ascii="Times New Roman" w:hAnsi="Times New Roman"/>
          <w:b/>
          <w:color w:val="000000" w:themeColor="text1"/>
          <w:sz w:val="24"/>
          <w:szCs w:val="24"/>
        </w:rPr>
        <w:lastRenderedPageBreak/>
        <w:t xml:space="preserve">Figure </w:t>
      </w:r>
      <w:bookmarkEnd w:id="4"/>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commentRangeStart w:id="5"/>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commentRangeEnd w:id="5"/>
      <w:r w:rsidR="003C22FD">
        <w:rPr>
          <w:rStyle w:val="CommentReference"/>
          <w:rFonts w:asciiTheme="minorHAnsi" w:eastAsiaTheme="minorHAnsi" w:hAnsiTheme="minorHAnsi" w:cstheme="minorBidi"/>
          <w:i w:val="0"/>
          <w:iCs w:val="0"/>
          <w:color w:val="auto"/>
        </w:rPr>
        <w:commentReference w:id="5"/>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52AD07B"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7-01-30T15:27:00Z" w:initials="M">
    <w:p w14:paraId="2273803E" w14:textId="1D4E9FD9" w:rsidR="00506BDF" w:rsidRDefault="00506BDF">
      <w:pPr>
        <w:pStyle w:val="CommentText"/>
      </w:pPr>
      <w:r>
        <w:rPr>
          <w:rStyle w:val="CommentReference"/>
        </w:rPr>
        <w:annotationRef/>
      </w:r>
      <w:r>
        <w:t xml:space="preserve">can we briefly discuss this if/when we are at the same </w:t>
      </w:r>
      <w:proofErr w:type="gramStart"/>
      <w:r>
        <w:t>place.</w:t>
      </w:r>
      <w:proofErr w:type="gramEnd"/>
      <w:r>
        <w:t xml:space="preserve"> sounds like some sort of ceremony!</w:t>
      </w:r>
    </w:p>
  </w:comment>
  <w:comment w:id="5" w:author="Majid" w:date="2017-01-30T15:38:00Z" w:initials="M">
    <w:p w14:paraId="4B3C5E51" w14:textId="38FB243B" w:rsidR="003C22FD" w:rsidRDefault="003C22FD">
      <w:pPr>
        <w:pStyle w:val="CommentText"/>
      </w:pPr>
      <w:r>
        <w:rPr>
          <w:rStyle w:val="CommentReference"/>
        </w:rPr>
        <w:annotationRef/>
      </w:r>
      <w:r>
        <w:t xml:space="preserve">these seem to be </w:t>
      </w:r>
      <w:proofErr w:type="spellStart"/>
      <w:r>
        <w:t>left+right</w:t>
      </w:r>
      <w:proofErr w:type="spellEnd"/>
      <w:r>
        <w:t xml:space="preserve"> justified and earlier only left. make consistent throughout, as the journal guide calls.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273803E" w15:done="0"/>
  <w15:commentEx w15:paraId="4B3C5E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9747C93-B32A-E14E-A90D-8E0EFBB51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6704</Words>
  <Characters>38214</Characters>
  <Application>Microsoft Macintosh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14</cp:revision>
  <dcterms:created xsi:type="dcterms:W3CDTF">2017-01-31T11:50:00Z</dcterms:created>
  <dcterms:modified xsi:type="dcterms:W3CDTF">2017-01-31T12:03:00Z</dcterms:modified>
</cp:coreProperties>
</file>