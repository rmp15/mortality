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F14ED9" w14:textId="53755E71" w:rsidR="00DC265F" w:rsidRPr="00CF4E04" w:rsidRDefault="00DC265F" w:rsidP="003F6B5D">
      <w:pPr>
        <w:spacing w:after="0" w:line="480" w:lineRule="auto"/>
        <w:rPr>
          <w:rFonts w:ascii="Times New Roman" w:hAnsi="Times New Roman"/>
          <w:b/>
          <w:color w:val="000000" w:themeColor="text1"/>
          <w:sz w:val="24"/>
          <w:szCs w:val="24"/>
        </w:rPr>
      </w:pPr>
      <w:commentRangeStart w:id="0"/>
      <w:commentRangeStart w:id="1"/>
      <w:r w:rsidRPr="00CF4E04">
        <w:rPr>
          <w:rFonts w:ascii="Times New Roman" w:hAnsi="Times New Roman"/>
          <w:b/>
          <w:color w:val="000000" w:themeColor="text1"/>
          <w:sz w:val="24"/>
          <w:szCs w:val="24"/>
        </w:rPr>
        <w:t>Seasonal dynamics of mortality in the United States from 1982 to 2013</w:t>
      </w:r>
      <w:commentRangeEnd w:id="0"/>
      <w:r w:rsidR="001048ED">
        <w:rPr>
          <w:rStyle w:val="CommentReference"/>
          <w:rFonts w:asciiTheme="minorHAnsi" w:eastAsiaTheme="minorHAnsi" w:hAnsiTheme="minorHAnsi" w:cstheme="minorBidi"/>
        </w:rPr>
        <w:commentReference w:id="0"/>
      </w:r>
      <w:commentRangeEnd w:id="1"/>
      <w:r w:rsidR="00EB7E55">
        <w:rPr>
          <w:rStyle w:val="CommentReference"/>
          <w:rFonts w:asciiTheme="minorHAnsi" w:eastAsiaTheme="minorHAnsi" w:hAnsiTheme="minorHAnsi" w:cstheme="minorBidi"/>
        </w:rPr>
        <w:commentReference w:id="1"/>
      </w:r>
    </w:p>
    <w:p w14:paraId="176ABB44" w14:textId="77777777" w:rsidR="00DC265F" w:rsidRPr="00CF4E04" w:rsidRDefault="00DC265F" w:rsidP="003F6B5D">
      <w:pPr>
        <w:spacing w:after="0" w:line="480" w:lineRule="auto"/>
        <w:rPr>
          <w:rFonts w:ascii="Times New Roman" w:hAnsi="Times New Roman"/>
          <w:color w:val="000000" w:themeColor="text1"/>
          <w:sz w:val="24"/>
          <w:szCs w:val="24"/>
        </w:rPr>
      </w:pPr>
    </w:p>
    <w:p w14:paraId="749EF0D9" w14:textId="352CB29F" w:rsidR="00DC265F" w:rsidRPr="00CF4E04" w:rsidRDefault="00DC265F" w:rsidP="003F6B5D">
      <w:pPr>
        <w:spacing w:after="0" w:line="480" w:lineRule="auto"/>
        <w:rPr>
          <w:rFonts w:ascii="Times New Roman" w:hAnsi="Times New Roman"/>
          <w:color w:val="000000" w:themeColor="text1"/>
          <w:sz w:val="24"/>
          <w:szCs w:val="24"/>
          <w:lang w:val="it-IT"/>
        </w:rPr>
      </w:pPr>
      <w:r w:rsidRPr="00CF4E04">
        <w:rPr>
          <w:rFonts w:ascii="Times New Roman" w:hAnsi="Times New Roman"/>
          <w:color w:val="000000" w:themeColor="text1"/>
          <w:sz w:val="24"/>
          <w:szCs w:val="24"/>
          <w:lang w:val="it-IT"/>
        </w:rPr>
        <w:t>Robbie</w:t>
      </w:r>
      <w:r w:rsidR="008D0F1B" w:rsidRPr="00CF4E04">
        <w:rPr>
          <w:rFonts w:ascii="Times New Roman" w:hAnsi="Times New Roman"/>
          <w:color w:val="000000" w:themeColor="text1"/>
          <w:sz w:val="24"/>
          <w:szCs w:val="24"/>
          <w:lang w:val="it-IT"/>
        </w:rPr>
        <w:t xml:space="preserve"> M</w:t>
      </w:r>
      <w:r w:rsidRPr="00CF4E04">
        <w:rPr>
          <w:rFonts w:ascii="Times New Roman" w:hAnsi="Times New Roman"/>
          <w:color w:val="000000" w:themeColor="text1"/>
          <w:sz w:val="24"/>
          <w:szCs w:val="24"/>
          <w:lang w:val="it-IT"/>
        </w:rPr>
        <w:t xml:space="preserve"> Parks</w:t>
      </w:r>
      <w:r w:rsidRPr="00CF4E04">
        <w:rPr>
          <w:rFonts w:ascii="Times New Roman" w:hAnsi="Times New Roman"/>
          <w:color w:val="000000" w:themeColor="text1"/>
          <w:sz w:val="24"/>
          <w:szCs w:val="24"/>
          <w:vertAlign w:val="superscript"/>
          <w:lang w:val="it-IT"/>
        </w:rPr>
        <w:t>1,2</w:t>
      </w:r>
      <w:r w:rsidRPr="00CF4E04">
        <w:rPr>
          <w:rFonts w:ascii="Times New Roman" w:hAnsi="Times New Roman"/>
          <w:color w:val="000000" w:themeColor="text1"/>
          <w:sz w:val="24"/>
          <w:szCs w:val="24"/>
          <w:lang w:val="it-IT"/>
        </w:rPr>
        <w:t xml:space="preserve">, James </w:t>
      </w:r>
      <w:r w:rsidR="008D0F1B" w:rsidRPr="00CF4E04">
        <w:rPr>
          <w:rFonts w:ascii="Times New Roman" w:hAnsi="Times New Roman"/>
          <w:color w:val="000000" w:themeColor="text1"/>
          <w:sz w:val="24"/>
          <w:szCs w:val="24"/>
          <w:lang w:val="it-IT"/>
        </w:rPr>
        <w:t xml:space="preserve">E </w:t>
      </w:r>
      <w:r w:rsidRPr="00CF4E04">
        <w:rPr>
          <w:rFonts w:ascii="Times New Roman" w:hAnsi="Times New Roman"/>
          <w:color w:val="000000" w:themeColor="text1"/>
          <w:sz w:val="24"/>
          <w:szCs w:val="24"/>
          <w:lang w:val="it-IT"/>
        </w:rPr>
        <w:t>Bennett</w:t>
      </w:r>
      <w:r w:rsidRPr="00CF4E04">
        <w:rPr>
          <w:rFonts w:ascii="Times New Roman" w:hAnsi="Times New Roman"/>
          <w:color w:val="000000" w:themeColor="text1"/>
          <w:sz w:val="24"/>
          <w:szCs w:val="24"/>
          <w:vertAlign w:val="superscript"/>
          <w:lang w:val="it-IT"/>
        </w:rPr>
        <w:t>1,2</w:t>
      </w:r>
      <w:r w:rsidRPr="00CF4E04">
        <w:rPr>
          <w:rFonts w:ascii="Times New Roman" w:hAnsi="Times New Roman"/>
          <w:color w:val="000000" w:themeColor="text1"/>
          <w:sz w:val="24"/>
          <w:szCs w:val="24"/>
          <w:lang w:val="it-IT"/>
        </w:rPr>
        <w:t>,</w:t>
      </w:r>
      <w:r w:rsidR="00E4479C" w:rsidRPr="00CF4E04">
        <w:rPr>
          <w:rFonts w:ascii="Times New Roman" w:hAnsi="Times New Roman"/>
          <w:color w:val="000000" w:themeColor="text1"/>
          <w:sz w:val="24"/>
          <w:szCs w:val="24"/>
          <w:lang w:val="it-IT"/>
        </w:rPr>
        <w:t xml:space="preserve"> </w:t>
      </w:r>
      <w:r w:rsidR="00F83DC4" w:rsidRPr="00CF4E04">
        <w:rPr>
          <w:rFonts w:ascii="Times New Roman" w:hAnsi="Times New Roman"/>
          <w:color w:val="000000" w:themeColor="text1"/>
          <w:sz w:val="24"/>
          <w:szCs w:val="24"/>
          <w:lang w:val="it-IT"/>
        </w:rPr>
        <w:t xml:space="preserve">Kyle </w:t>
      </w:r>
      <w:r w:rsidR="00B2656B" w:rsidRPr="00CF4E04">
        <w:rPr>
          <w:rFonts w:ascii="Times New Roman" w:hAnsi="Times New Roman"/>
          <w:color w:val="000000" w:themeColor="text1"/>
          <w:sz w:val="24"/>
          <w:szCs w:val="24"/>
          <w:lang w:val="it-IT"/>
        </w:rPr>
        <w:t xml:space="preserve">J </w:t>
      </w:r>
      <w:r w:rsidR="00F83DC4" w:rsidRPr="00CF4E04">
        <w:rPr>
          <w:rFonts w:ascii="Times New Roman" w:hAnsi="Times New Roman"/>
          <w:color w:val="000000" w:themeColor="text1"/>
          <w:sz w:val="24"/>
          <w:szCs w:val="24"/>
          <w:lang w:val="it-IT"/>
        </w:rPr>
        <w:t>Foreman</w:t>
      </w:r>
      <w:r w:rsidR="00C57E45" w:rsidRPr="00CF4E04">
        <w:rPr>
          <w:rFonts w:ascii="Times New Roman" w:hAnsi="Times New Roman"/>
          <w:color w:val="000000" w:themeColor="text1"/>
          <w:sz w:val="24"/>
          <w:szCs w:val="24"/>
          <w:vertAlign w:val="superscript"/>
          <w:lang w:val="it-IT"/>
        </w:rPr>
        <w:t>1,2,</w:t>
      </w:r>
      <w:r w:rsidR="00B2656B" w:rsidRPr="00CF4E04">
        <w:rPr>
          <w:rFonts w:ascii="Times New Roman" w:hAnsi="Times New Roman"/>
          <w:color w:val="000000" w:themeColor="text1"/>
          <w:sz w:val="24"/>
          <w:szCs w:val="24"/>
          <w:vertAlign w:val="superscript"/>
          <w:lang w:val="it-IT"/>
        </w:rPr>
        <w:t>3</w:t>
      </w:r>
      <w:r w:rsidR="00F83DC4" w:rsidRPr="00CF4E04">
        <w:rPr>
          <w:rFonts w:ascii="Times New Roman" w:hAnsi="Times New Roman"/>
          <w:color w:val="000000" w:themeColor="text1"/>
          <w:sz w:val="24"/>
          <w:szCs w:val="24"/>
          <w:lang w:val="it-IT"/>
        </w:rPr>
        <w:t xml:space="preserve">, </w:t>
      </w:r>
      <w:r w:rsidRPr="00CF4E04">
        <w:rPr>
          <w:rFonts w:ascii="Times New Roman" w:hAnsi="Times New Roman"/>
          <w:color w:val="000000" w:themeColor="text1"/>
          <w:sz w:val="24"/>
          <w:szCs w:val="24"/>
          <w:lang w:val="it-IT"/>
        </w:rPr>
        <w:t>Ralf Toumi</w:t>
      </w:r>
      <w:r w:rsidR="00B2656B" w:rsidRPr="00CF4E04">
        <w:rPr>
          <w:rFonts w:ascii="Times New Roman" w:hAnsi="Times New Roman"/>
          <w:color w:val="000000" w:themeColor="text1"/>
          <w:sz w:val="24"/>
          <w:szCs w:val="24"/>
          <w:vertAlign w:val="superscript"/>
          <w:lang w:val="it-IT"/>
        </w:rPr>
        <w:t>4</w:t>
      </w:r>
      <w:r w:rsidRPr="00CF4E04">
        <w:rPr>
          <w:rFonts w:ascii="Times New Roman" w:hAnsi="Times New Roman"/>
          <w:color w:val="000000" w:themeColor="text1"/>
          <w:sz w:val="24"/>
          <w:szCs w:val="24"/>
          <w:lang w:val="it-IT"/>
        </w:rPr>
        <w:t xml:space="preserve">, </w:t>
      </w:r>
      <w:proofErr w:type="spellStart"/>
      <w:r w:rsidRPr="00CF4E04">
        <w:rPr>
          <w:rFonts w:ascii="Times New Roman" w:hAnsi="Times New Roman"/>
          <w:color w:val="000000" w:themeColor="text1"/>
          <w:sz w:val="24"/>
          <w:szCs w:val="24"/>
          <w:lang w:val="it-IT"/>
        </w:rPr>
        <w:t>Majid</w:t>
      </w:r>
      <w:proofErr w:type="spellEnd"/>
      <w:r w:rsidRPr="00CF4E04">
        <w:rPr>
          <w:rFonts w:ascii="Times New Roman" w:hAnsi="Times New Roman"/>
          <w:color w:val="000000" w:themeColor="text1"/>
          <w:sz w:val="24"/>
          <w:szCs w:val="24"/>
          <w:lang w:val="it-IT"/>
        </w:rPr>
        <w:t xml:space="preserve"> Ezzati</w:t>
      </w:r>
      <w:r w:rsidRPr="00CF4E04">
        <w:rPr>
          <w:rFonts w:ascii="Times New Roman" w:hAnsi="Times New Roman"/>
          <w:color w:val="000000" w:themeColor="text1"/>
          <w:sz w:val="24"/>
          <w:szCs w:val="24"/>
          <w:vertAlign w:val="superscript"/>
          <w:lang w:val="it-IT"/>
        </w:rPr>
        <w:t>1,2*</w:t>
      </w:r>
    </w:p>
    <w:p w14:paraId="108AAA2C" w14:textId="77777777" w:rsidR="00DC265F" w:rsidRPr="00CF4E04" w:rsidRDefault="00DC265F" w:rsidP="003F6B5D">
      <w:pPr>
        <w:spacing w:after="0" w:line="480" w:lineRule="auto"/>
        <w:rPr>
          <w:rFonts w:ascii="Times New Roman" w:hAnsi="Times New Roman"/>
          <w:color w:val="000000" w:themeColor="text1"/>
          <w:sz w:val="24"/>
          <w:szCs w:val="24"/>
          <w:lang w:val="it-IT"/>
        </w:rPr>
      </w:pPr>
    </w:p>
    <w:p w14:paraId="32AF1ED8"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vertAlign w:val="superscript"/>
        </w:rPr>
        <w:t xml:space="preserve">1 </w:t>
      </w:r>
      <w:r w:rsidRPr="00CF4E04">
        <w:rPr>
          <w:rFonts w:ascii="Times New Roman" w:hAnsi="Times New Roman"/>
          <w:color w:val="000000" w:themeColor="text1"/>
          <w:sz w:val="24"/>
          <w:szCs w:val="24"/>
        </w:rPr>
        <w:t>MRC-PHE Centre for Environment and Health, Imperial College London, London, United Kingdom</w:t>
      </w:r>
    </w:p>
    <w:p w14:paraId="5003E5BF" w14:textId="77777777" w:rsidR="00AB2DE0"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vertAlign w:val="superscript"/>
        </w:rPr>
        <w:t xml:space="preserve">2 </w:t>
      </w:r>
      <w:r w:rsidRPr="00CF4E04">
        <w:rPr>
          <w:rFonts w:ascii="Times New Roman" w:hAnsi="Times New Roman"/>
          <w:color w:val="000000" w:themeColor="text1"/>
          <w:sz w:val="24"/>
          <w:szCs w:val="24"/>
        </w:rPr>
        <w:t>Department of Epidemiology and Biostatistics, School of Public Health, Imperial College London, London, United Kingdom</w:t>
      </w:r>
    </w:p>
    <w:p w14:paraId="033F1B8A" w14:textId="00A4B27D" w:rsidR="00DC265F" w:rsidRPr="00B83A43" w:rsidRDefault="00AB2DE0"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vertAlign w:val="superscript"/>
        </w:rPr>
        <w:t xml:space="preserve">3 </w:t>
      </w:r>
      <w:r w:rsidR="00BD3141" w:rsidRPr="00CF4E04">
        <w:rPr>
          <w:rFonts w:ascii="Times New Roman" w:hAnsi="Times New Roman"/>
          <w:color w:val="000000" w:themeColor="text1"/>
          <w:sz w:val="24"/>
          <w:szCs w:val="24"/>
        </w:rPr>
        <w:t xml:space="preserve">Institute for Health Metrics and Evaluation, </w:t>
      </w:r>
      <w:r w:rsidR="00B83A43">
        <w:rPr>
          <w:rFonts w:ascii="Times New Roman" w:hAnsi="Times New Roman"/>
          <w:color w:val="000000" w:themeColor="text1"/>
          <w:sz w:val="24"/>
          <w:szCs w:val="24"/>
        </w:rPr>
        <w:t xml:space="preserve">University of Washington, </w:t>
      </w:r>
      <w:r w:rsidR="008155F4" w:rsidRPr="00B83A43">
        <w:rPr>
          <w:rFonts w:ascii="Times New Roman" w:hAnsi="Times New Roman"/>
          <w:color w:val="000000" w:themeColor="text1"/>
          <w:sz w:val="24"/>
          <w:szCs w:val="24"/>
        </w:rPr>
        <w:t xml:space="preserve">Seattle, </w:t>
      </w:r>
      <w:r w:rsidR="00B83A43">
        <w:rPr>
          <w:rFonts w:ascii="Times New Roman" w:hAnsi="Times New Roman"/>
          <w:color w:val="000000" w:themeColor="text1"/>
          <w:sz w:val="24"/>
          <w:szCs w:val="24"/>
        </w:rPr>
        <w:t>USA</w:t>
      </w:r>
      <w:r w:rsidRPr="00B83A43" w:rsidDel="00142DAC">
        <w:rPr>
          <w:rFonts w:ascii="Times New Roman" w:hAnsi="Times New Roman"/>
          <w:color w:val="000000" w:themeColor="text1"/>
          <w:sz w:val="24"/>
          <w:szCs w:val="24"/>
        </w:rPr>
        <w:t xml:space="preserve"> </w:t>
      </w:r>
    </w:p>
    <w:p w14:paraId="27103328" w14:textId="02EAB527" w:rsidR="00DC265F" w:rsidRPr="00CF4E04" w:rsidRDefault="00282A26"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vertAlign w:val="superscript"/>
        </w:rPr>
        <w:t>4</w:t>
      </w:r>
      <w:r w:rsidR="00DC265F" w:rsidRPr="00CF4E04">
        <w:rPr>
          <w:rFonts w:ascii="Times New Roman" w:hAnsi="Times New Roman"/>
          <w:color w:val="000000" w:themeColor="text1"/>
          <w:sz w:val="24"/>
          <w:szCs w:val="24"/>
          <w:vertAlign w:val="superscript"/>
        </w:rPr>
        <w:t xml:space="preserve"> </w:t>
      </w:r>
      <w:r w:rsidR="00DC265F" w:rsidRPr="00CF4E04">
        <w:rPr>
          <w:rFonts w:ascii="Times New Roman" w:hAnsi="Times New Roman"/>
          <w:color w:val="000000" w:themeColor="text1"/>
          <w:sz w:val="24"/>
          <w:szCs w:val="24"/>
        </w:rPr>
        <w:t>Space and Atmospheric Physics, Imperial College London, London, United Kingdom</w:t>
      </w:r>
    </w:p>
    <w:p w14:paraId="33875DF3" w14:textId="77777777" w:rsidR="00DC265F" w:rsidRPr="00CF4E04" w:rsidRDefault="00DC265F" w:rsidP="003F6B5D">
      <w:pPr>
        <w:spacing w:after="0" w:line="480" w:lineRule="auto"/>
        <w:rPr>
          <w:rFonts w:ascii="Times New Roman" w:hAnsi="Times New Roman"/>
          <w:color w:val="000000" w:themeColor="text1"/>
          <w:sz w:val="24"/>
          <w:szCs w:val="24"/>
        </w:rPr>
      </w:pPr>
    </w:p>
    <w:p w14:paraId="6B2C0AA4" w14:textId="77777777" w:rsidR="00DC265F" w:rsidRPr="00CF4E04" w:rsidRDefault="00DC265F" w:rsidP="003F6B5D">
      <w:pPr>
        <w:spacing w:after="0" w:line="480" w:lineRule="auto"/>
        <w:rPr>
          <w:rFonts w:ascii="Times New Roman" w:hAnsi="Times New Roman"/>
          <w:color w:val="000000" w:themeColor="text1"/>
          <w:sz w:val="24"/>
          <w:szCs w:val="24"/>
          <w:lang w:val="it-IT"/>
        </w:rPr>
      </w:pPr>
      <w:r w:rsidRPr="00CF4E04">
        <w:rPr>
          <w:rFonts w:ascii="Times New Roman" w:hAnsi="Times New Roman"/>
          <w:color w:val="000000" w:themeColor="text1"/>
          <w:sz w:val="24"/>
          <w:szCs w:val="24"/>
          <w:lang w:val="it-IT"/>
        </w:rPr>
        <w:t xml:space="preserve">Robbie M </w:t>
      </w:r>
      <w:proofErr w:type="spellStart"/>
      <w:r w:rsidRPr="00CF4E04">
        <w:rPr>
          <w:rFonts w:ascii="Times New Roman" w:hAnsi="Times New Roman"/>
          <w:color w:val="000000" w:themeColor="text1"/>
          <w:sz w:val="24"/>
          <w:szCs w:val="24"/>
          <w:lang w:val="it-IT"/>
        </w:rPr>
        <w:t>Parks</w:t>
      </w:r>
      <w:proofErr w:type="spellEnd"/>
      <w:r w:rsidRPr="00CF4E04">
        <w:rPr>
          <w:rFonts w:ascii="Times New Roman" w:hAnsi="Times New Roman"/>
          <w:color w:val="000000" w:themeColor="text1"/>
          <w:sz w:val="24"/>
          <w:szCs w:val="24"/>
          <w:lang w:val="it-IT"/>
        </w:rPr>
        <w:t>: robbie.parks@imperial.ac.uk</w:t>
      </w:r>
    </w:p>
    <w:p w14:paraId="13A12DD7" w14:textId="25CB87A8" w:rsidR="00DC265F" w:rsidRPr="00CF4E04" w:rsidRDefault="00DC265F" w:rsidP="003F6B5D">
      <w:pPr>
        <w:spacing w:after="0" w:line="480" w:lineRule="auto"/>
        <w:rPr>
          <w:rFonts w:ascii="Times New Roman" w:hAnsi="Times New Roman"/>
          <w:sz w:val="24"/>
          <w:szCs w:val="24"/>
        </w:rPr>
      </w:pPr>
      <w:r w:rsidRPr="00CF4E04">
        <w:rPr>
          <w:rFonts w:ascii="Times New Roman" w:hAnsi="Times New Roman"/>
          <w:color w:val="000000" w:themeColor="text1"/>
          <w:sz w:val="24"/>
          <w:szCs w:val="24"/>
        </w:rPr>
        <w:t xml:space="preserve">James E Bennett: </w:t>
      </w:r>
      <w:r w:rsidR="006E3E3C" w:rsidRPr="00205B6D">
        <w:rPr>
          <w:rFonts w:ascii="Times New Roman" w:hAnsi="Times New Roman"/>
          <w:sz w:val="24"/>
          <w:szCs w:val="24"/>
        </w:rPr>
        <w:t>j.e.bennett@imperial.ac.uk</w:t>
      </w:r>
    </w:p>
    <w:p w14:paraId="2C21D0CC" w14:textId="0D5E19FA" w:rsidR="006E3E3C" w:rsidRPr="00CF4E04" w:rsidRDefault="006E3E3C" w:rsidP="003F6B5D">
      <w:pPr>
        <w:spacing w:after="0" w:line="480" w:lineRule="auto"/>
        <w:rPr>
          <w:rFonts w:ascii="Times New Roman" w:hAnsi="Times New Roman"/>
          <w:color w:val="000000" w:themeColor="text1"/>
          <w:sz w:val="24"/>
          <w:szCs w:val="24"/>
        </w:rPr>
      </w:pPr>
      <w:r w:rsidRPr="00CF4E04">
        <w:rPr>
          <w:rFonts w:ascii="Times New Roman" w:hAnsi="Times New Roman"/>
          <w:sz w:val="24"/>
          <w:szCs w:val="24"/>
        </w:rPr>
        <w:t>Kyle</w:t>
      </w:r>
      <w:r w:rsidR="00811F2E" w:rsidRPr="00CF4E04">
        <w:rPr>
          <w:rFonts w:ascii="Times New Roman" w:hAnsi="Times New Roman"/>
          <w:sz w:val="24"/>
          <w:szCs w:val="24"/>
        </w:rPr>
        <w:t xml:space="preserve"> Foreman: kfor@uw.edu</w:t>
      </w:r>
    </w:p>
    <w:p w14:paraId="2968591D" w14:textId="77777777" w:rsidR="00DC265F" w:rsidRPr="00CF4E04" w:rsidRDefault="00DC265F" w:rsidP="003F6B5D">
      <w:pPr>
        <w:spacing w:after="0" w:line="480" w:lineRule="auto"/>
        <w:rPr>
          <w:rFonts w:ascii="Times New Roman" w:hAnsi="Times New Roman"/>
          <w:color w:val="000000" w:themeColor="text1"/>
          <w:sz w:val="24"/>
          <w:szCs w:val="24"/>
          <w:lang w:val="it-IT"/>
        </w:rPr>
      </w:pPr>
      <w:r w:rsidRPr="00CF4E04">
        <w:rPr>
          <w:rFonts w:ascii="Times New Roman" w:hAnsi="Times New Roman"/>
          <w:color w:val="000000" w:themeColor="text1"/>
          <w:sz w:val="24"/>
          <w:szCs w:val="24"/>
          <w:lang w:val="it-IT"/>
        </w:rPr>
        <w:t xml:space="preserve">Ralf </w:t>
      </w:r>
      <w:proofErr w:type="spellStart"/>
      <w:r w:rsidRPr="00CF4E04">
        <w:rPr>
          <w:rFonts w:ascii="Times New Roman" w:hAnsi="Times New Roman"/>
          <w:color w:val="000000" w:themeColor="text1"/>
          <w:sz w:val="24"/>
          <w:szCs w:val="24"/>
          <w:lang w:val="it-IT"/>
        </w:rPr>
        <w:t>Toumi</w:t>
      </w:r>
      <w:proofErr w:type="spellEnd"/>
      <w:r w:rsidRPr="00CF4E04">
        <w:rPr>
          <w:rFonts w:ascii="Times New Roman" w:hAnsi="Times New Roman"/>
          <w:color w:val="000000" w:themeColor="text1"/>
          <w:sz w:val="24"/>
          <w:szCs w:val="24"/>
          <w:lang w:val="it-IT"/>
        </w:rPr>
        <w:t>: r.toumi@imperial.ac.uk</w:t>
      </w:r>
    </w:p>
    <w:p w14:paraId="232F765E" w14:textId="77777777" w:rsidR="00DC265F" w:rsidRPr="00CF4E04" w:rsidRDefault="00DC265F" w:rsidP="003F6B5D">
      <w:pPr>
        <w:spacing w:after="0" w:line="480" w:lineRule="auto"/>
        <w:rPr>
          <w:rFonts w:ascii="Times New Roman" w:hAnsi="Times New Roman"/>
          <w:color w:val="000000" w:themeColor="text1"/>
          <w:sz w:val="24"/>
          <w:szCs w:val="24"/>
        </w:rPr>
      </w:pPr>
      <w:proofErr w:type="spellStart"/>
      <w:r w:rsidRPr="00CF4E04">
        <w:rPr>
          <w:rFonts w:ascii="Times New Roman" w:hAnsi="Times New Roman"/>
          <w:color w:val="000000" w:themeColor="text1"/>
          <w:sz w:val="24"/>
          <w:szCs w:val="24"/>
          <w:lang w:val="it-IT"/>
        </w:rPr>
        <w:t>Majid</w:t>
      </w:r>
      <w:proofErr w:type="spellEnd"/>
      <w:r w:rsidRPr="00CF4E04">
        <w:rPr>
          <w:rFonts w:ascii="Times New Roman" w:hAnsi="Times New Roman"/>
          <w:color w:val="000000" w:themeColor="text1"/>
          <w:sz w:val="24"/>
          <w:szCs w:val="24"/>
          <w:lang w:val="it-IT"/>
        </w:rPr>
        <w:t xml:space="preserve"> </w:t>
      </w:r>
      <w:proofErr w:type="spellStart"/>
      <w:r w:rsidRPr="00CF4E04">
        <w:rPr>
          <w:rFonts w:ascii="Times New Roman" w:hAnsi="Times New Roman"/>
          <w:color w:val="000000" w:themeColor="text1"/>
          <w:sz w:val="24"/>
          <w:szCs w:val="24"/>
          <w:lang w:val="it-IT"/>
        </w:rPr>
        <w:t>Ezzati</w:t>
      </w:r>
      <w:proofErr w:type="spellEnd"/>
      <w:r w:rsidRPr="00CF4E04">
        <w:rPr>
          <w:rFonts w:ascii="Times New Roman" w:hAnsi="Times New Roman"/>
          <w:color w:val="000000" w:themeColor="text1"/>
          <w:sz w:val="24"/>
          <w:szCs w:val="24"/>
          <w:lang w:val="it-IT"/>
        </w:rPr>
        <w:t xml:space="preserve">: </w:t>
      </w:r>
      <w:r w:rsidRPr="00CF4E04">
        <w:rPr>
          <w:rFonts w:ascii="Times New Roman" w:hAnsi="Times New Roman"/>
          <w:color w:val="000000" w:themeColor="text1"/>
          <w:sz w:val="24"/>
          <w:szCs w:val="24"/>
        </w:rPr>
        <w:t>majid.ezzati@imperial.ac.uk</w:t>
      </w:r>
    </w:p>
    <w:p w14:paraId="6EDCBCE7" w14:textId="77777777" w:rsidR="00DC265F" w:rsidRPr="00CF4E04" w:rsidRDefault="00DC265F" w:rsidP="003F6B5D">
      <w:pPr>
        <w:spacing w:after="0" w:line="480" w:lineRule="auto"/>
        <w:rPr>
          <w:rFonts w:ascii="Times New Roman" w:hAnsi="Times New Roman"/>
          <w:color w:val="000000" w:themeColor="text1"/>
          <w:sz w:val="24"/>
          <w:szCs w:val="24"/>
        </w:rPr>
      </w:pPr>
    </w:p>
    <w:p w14:paraId="2547D212"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 Corresponding author: </w:t>
      </w:r>
    </w:p>
    <w:p w14:paraId="4F52C299"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Majid </w:t>
      </w:r>
      <w:proofErr w:type="spellStart"/>
      <w:r w:rsidRPr="00CF4E04">
        <w:rPr>
          <w:rFonts w:ascii="Times New Roman" w:hAnsi="Times New Roman"/>
          <w:color w:val="000000" w:themeColor="text1"/>
          <w:sz w:val="24"/>
          <w:szCs w:val="24"/>
        </w:rPr>
        <w:t>Ezzati</w:t>
      </w:r>
      <w:proofErr w:type="spellEnd"/>
    </w:p>
    <w:p w14:paraId="35003B0E"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Imperial College London</w:t>
      </w:r>
    </w:p>
    <w:p w14:paraId="64E648E6"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Norfolk Place</w:t>
      </w:r>
    </w:p>
    <w:p w14:paraId="71877DF6"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London W2 1PG, UK</w:t>
      </w:r>
    </w:p>
    <w:p w14:paraId="75F84179"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E-mail: majid.ezzati@imperial.ac.uk</w:t>
      </w:r>
    </w:p>
    <w:p w14:paraId="4FF4A994"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Tel: +44 (0)20 7594 0767  </w:t>
      </w:r>
    </w:p>
    <w:p w14:paraId="33DC9B1D" w14:textId="413FF7D1" w:rsidR="00F15C6C" w:rsidRPr="00CF4E04" w:rsidRDefault="00F15C6C" w:rsidP="000A2B50">
      <w:pPr>
        <w:spacing w:after="0"/>
        <w:rPr>
          <w:rFonts w:ascii="Times New Roman" w:hAnsi="Times New Roman"/>
          <w:b/>
          <w:color w:val="000000" w:themeColor="text1"/>
          <w:sz w:val="24"/>
          <w:szCs w:val="24"/>
        </w:rPr>
      </w:pPr>
      <w:r w:rsidRPr="00CF4E04">
        <w:rPr>
          <w:rFonts w:ascii="Times New Roman" w:hAnsi="Times New Roman"/>
          <w:b/>
          <w:color w:val="000000" w:themeColor="text1"/>
          <w:sz w:val="24"/>
          <w:szCs w:val="24"/>
        </w:rPr>
        <w:br w:type="page"/>
      </w:r>
    </w:p>
    <w:p w14:paraId="2B58BA68" w14:textId="50E24E8A" w:rsidR="007C782D" w:rsidRPr="00CF4E04" w:rsidRDefault="007C782D" w:rsidP="007C782D">
      <w:pPr>
        <w:spacing w:after="0" w:line="480" w:lineRule="auto"/>
        <w:rPr>
          <w:rFonts w:ascii="Times New Roman" w:hAnsi="Times New Roman"/>
          <w:b/>
          <w:color w:val="000000" w:themeColor="text1"/>
          <w:sz w:val="24"/>
          <w:szCs w:val="24"/>
        </w:rPr>
      </w:pPr>
      <w:r w:rsidRPr="00CF4E04">
        <w:rPr>
          <w:rFonts w:ascii="Times New Roman" w:hAnsi="Times New Roman"/>
          <w:b/>
          <w:color w:val="000000" w:themeColor="text1"/>
          <w:sz w:val="24"/>
          <w:szCs w:val="24"/>
        </w:rPr>
        <w:lastRenderedPageBreak/>
        <w:t xml:space="preserve">It has been hypothesised that a warmer world may lower excess winter deaths in temperate climates. There is however limited data </w:t>
      </w:r>
      <w:r w:rsidR="00C57E45" w:rsidRPr="00CF4E04">
        <w:rPr>
          <w:rFonts w:ascii="Times New Roman" w:hAnsi="Times New Roman"/>
          <w:b/>
          <w:color w:val="000000" w:themeColor="text1"/>
          <w:sz w:val="24"/>
          <w:szCs w:val="24"/>
        </w:rPr>
        <w:t>to characterise the</w:t>
      </w:r>
      <w:r w:rsidRPr="00CF4E04">
        <w:rPr>
          <w:rFonts w:ascii="Times New Roman" w:hAnsi="Times New Roman"/>
          <w:b/>
          <w:color w:val="000000" w:themeColor="text1"/>
          <w:sz w:val="24"/>
          <w:szCs w:val="24"/>
        </w:rPr>
        <w:t xml:space="preserve"> seasonality of mortality </w:t>
      </w:r>
      <w:r w:rsidR="00A46C53" w:rsidRPr="00CF4E04">
        <w:rPr>
          <w:rFonts w:ascii="Times New Roman" w:hAnsi="Times New Roman"/>
          <w:b/>
          <w:color w:val="000000" w:themeColor="text1"/>
          <w:sz w:val="24"/>
          <w:szCs w:val="24"/>
        </w:rPr>
        <w:t>in relation to</w:t>
      </w:r>
      <w:r w:rsidR="00A46C53" w:rsidRPr="00CF4E04" w:rsidDel="00C57E45">
        <w:rPr>
          <w:rFonts w:ascii="Times New Roman" w:hAnsi="Times New Roman"/>
          <w:b/>
          <w:color w:val="000000" w:themeColor="text1"/>
          <w:sz w:val="24"/>
          <w:szCs w:val="24"/>
        </w:rPr>
        <w:t xml:space="preserve"> </w:t>
      </w:r>
      <w:r w:rsidRPr="00CF4E04">
        <w:rPr>
          <w:rFonts w:ascii="Times New Roman" w:hAnsi="Times New Roman"/>
          <w:b/>
          <w:color w:val="000000" w:themeColor="text1"/>
          <w:sz w:val="24"/>
          <w:szCs w:val="24"/>
        </w:rPr>
        <w:t>age</w:t>
      </w:r>
      <w:r w:rsidR="00A46C53" w:rsidRPr="00CF4E04">
        <w:rPr>
          <w:rFonts w:ascii="Times New Roman" w:hAnsi="Times New Roman"/>
          <w:b/>
          <w:color w:val="000000" w:themeColor="text1"/>
          <w:sz w:val="24"/>
          <w:szCs w:val="24"/>
        </w:rPr>
        <w:t>,</w:t>
      </w:r>
      <w:r w:rsidRPr="00CF4E04">
        <w:rPr>
          <w:rFonts w:ascii="Times New Roman" w:hAnsi="Times New Roman"/>
          <w:b/>
          <w:color w:val="000000" w:themeColor="text1"/>
          <w:sz w:val="24"/>
          <w:szCs w:val="24"/>
        </w:rPr>
        <w:t xml:space="preserve"> sex, and </w:t>
      </w:r>
      <w:r w:rsidR="00A46C53" w:rsidRPr="00CF4E04">
        <w:rPr>
          <w:rFonts w:ascii="Times New Roman" w:hAnsi="Times New Roman"/>
          <w:b/>
          <w:color w:val="000000" w:themeColor="text1"/>
          <w:sz w:val="24"/>
          <w:szCs w:val="24"/>
        </w:rPr>
        <w:t>local climat</w:t>
      </w:r>
      <w:r w:rsidR="00205B6D">
        <w:rPr>
          <w:rFonts w:ascii="Times New Roman" w:hAnsi="Times New Roman"/>
          <w:b/>
          <w:color w:val="000000" w:themeColor="text1"/>
          <w:sz w:val="24"/>
          <w:szCs w:val="24"/>
        </w:rPr>
        <w:t>e</w:t>
      </w:r>
      <w:r w:rsidRPr="00CF4E04">
        <w:rPr>
          <w:rFonts w:ascii="Times New Roman" w:hAnsi="Times New Roman"/>
          <w:b/>
          <w:color w:val="000000" w:themeColor="text1"/>
          <w:sz w:val="24"/>
          <w:szCs w:val="24"/>
        </w:rPr>
        <w:t xml:space="preserve">, </w:t>
      </w:r>
      <w:r w:rsidR="00A46C53" w:rsidRPr="00CF4E04">
        <w:rPr>
          <w:rFonts w:ascii="Times New Roman" w:hAnsi="Times New Roman"/>
          <w:b/>
          <w:color w:val="000000" w:themeColor="text1"/>
          <w:sz w:val="24"/>
          <w:szCs w:val="24"/>
        </w:rPr>
        <w:t>or to understand how</w:t>
      </w:r>
      <w:r w:rsidRPr="00CF4E04">
        <w:rPr>
          <w:rFonts w:ascii="Times New Roman" w:hAnsi="Times New Roman"/>
          <w:b/>
          <w:color w:val="000000" w:themeColor="text1"/>
          <w:sz w:val="24"/>
          <w:szCs w:val="24"/>
        </w:rPr>
        <w:t xml:space="preserve"> it has changed over time.  Here, we use geo-coded data on deaths </w:t>
      </w:r>
      <w:r w:rsidR="00A46C53" w:rsidRPr="00CF4E04">
        <w:rPr>
          <w:rFonts w:ascii="Times New Roman" w:hAnsi="Times New Roman"/>
          <w:b/>
          <w:color w:val="000000" w:themeColor="text1"/>
          <w:sz w:val="24"/>
          <w:szCs w:val="24"/>
        </w:rPr>
        <w:t xml:space="preserve">in the USA </w:t>
      </w:r>
      <w:r w:rsidRPr="00CF4E04">
        <w:rPr>
          <w:rFonts w:ascii="Times New Roman" w:hAnsi="Times New Roman"/>
          <w:b/>
          <w:color w:val="000000" w:themeColor="text1"/>
          <w:sz w:val="24"/>
          <w:szCs w:val="24"/>
        </w:rPr>
        <w:t xml:space="preserve">and wavelet analytical techniques to analyse the seasonality of mortality by age group and sex from 1982 to 2013, nationally and in subnational climatic regions. Death rates in men and women older than 45 years exhibited statistically significant seasonality with peak in January/February and minimum in </w:t>
      </w:r>
      <w:r w:rsidR="00F0084F" w:rsidRPr="00CF4E04">
        <w:rPr>
          <w:rFonts w:ascii="Times New Roman" w:hAnsi="Times New Roman"/>
          <w:b/>
          <w:color w:val="000000" w:themeColor="text1"/>
          <w:sz w:val="24"/>
          <w:szCs w:val="24"/>
        </w:rPr>
        <w:t>June</w:t>
      </w:r>
      <w:r w:rsidRPr="00CF4E04">
        <w:rPr>
          <w:rFonts w:ascii="Times New Roman" w:hAnsi="Times New Roman"/>
          <w:b/>
          <w:color w:val="000000" w:themeColor="text1"/>
          <w:sz w:val="24"/>
          <w:szCs w:val="24"/>
        </w:rPr>
        <w:t>/</w:t>
      </w:r>
      <w:r w:rsidR="00F0084F" w:rsidRPr="00CF4E04">
        <w:rPr>
          <w:rFonts w:ascii="Times New Roman" w:hAnsi="Times New Roman"/>
          <w:b/>
          <w:color w:val="000000" w:themeColor="text1"/>
          <w:sz w:val="24"/>
          <w:szCs w:val="24"/>
        </w:rPr>
        <w:t>July</w:t>
      </w:r>
      <w:r w:rsidRPr="00CF4E04">
        <w:rPr>
          <w:rFonts w:ascii="Times New Roman" w:hAnsi="Times New Roman"/>
          <w:b/>
          <w:color w:val="000000" w:themeColor="text1"/>
          <w:sz w:val="24"/>
          <w:szCs w:val="24"/>
        </w:rPr>
        <w:t xml:space="preserve">. The percent excess mortality in peak month, relative to the minimum, declined by less than 10 percentage points for people older than 55 years of age from 1982 to 2013. Under five years of age, seasonality of mortality largely disappeared after the 1990s. In adolescent and young adults, especially in males, death rates peaked in </w:t>
      </w:r>
      <w:r w:rsidR="00DC66AF" w:rsidRPr="00CF4E04">
        <w:rPr>
          <w:rFonts w:ascii="Times New Roman" w:hAnsi="Times New Roman"/>
          <w:b/>
          <w:color w:val="000000" w:themeColor="text1"/>
          <w:sz w:val="24"/>
          <w:szCs w:val="24"/>
        </w:rPr>
        <w:t>June/July</w:t>
      </w:r>
      <w:r w:rsidRPr="00CF4E04">
        <w:rPr>
          <w:rFonts w:ascii="Times New Roman" w:hAnsi="Times New Roman"/>
          <w:b/>
          <w:color w:val="000000" w:themeColor="text1"/>
          <w:sz w:val="24"/>
          <w:szCs w:val="24"/>
        </w:rPr>
        <w:t xml:space="preserve"> and were lowest in </w:t>
      </w:r>
      <w:r w:rsidR="00DC66AF" w:rsidRPr="00CF4E04">
        <w:rPr>
          <w:rFonts w:ascii="Times New Roman" w:hAnsi="Times New Roman"/>
          <w:b/>
          <w:color w:val="000000" w:themeColor="text1"/>
          <w:sz w:val="24"/>
          <w:szCs w:val="24"/>
        </w:rPr>
        <w:t>December/January</w:t>
      </w:r>
      <w:r w:rsidRPr="00CF4E04">
        <w:rPr>
          <w:rFonts w:ascii="Times New Roman" w:hAnsi="Times New Roman"/>
          <w:b/>
          <w:color w:val="000000" w:themeColor="text1"/>
          <w:sz w:val="24"/>
          <w:szCs w:val="24"/>
        </w:rPr>
        <w:t xml:space="preserve">, i.e. there was an excess summer mortality, which shrank over time. </w:t>
      </w:r>
      <w:r w:rsidR="00A46C53" w:rsidRPr="00CF4E04">
        <w:rPr>
          <w:rFonts w:ascii="Times New Roman" w:hAnsi="Times New Roman"/>
          <w:b/>
          <w:color w:val="000000" w:themeColor="text1"/>
          <w:sz w:val="24"/>
          <w:szCs w:val="24"/>
        </w:rPr>
        <w:t xml:space="preserve">The findings allow identifying at-risk groups, plan responses </w:t>
      </w:r>
      <w:proofErr w:type="gramStart"/>
      <w:r w:rsidR="00A46C53" w:rsidRPr="00CF4E04">
        <w:rPr>
          <w:rFonts w:ascii="Times New Roman" w:hAnsi="Times New Roman"/>
          <w:b/>
          <w:color w:val="000000" w:themeColor="text1"/>
          <w:sz w:val="24"/>
          <w:szCs w:val="24"/>
        </w:rPr>
        <w:t>at the present time</w:t>
      </w:r>
      <w:proofErr w:type="gramEnd"/>
      <w:r w:rsidR="00A46C53" w:rsidRPr="00CF4E04">
        <w:rPr>
          <w:rFonts w:ascii="Times New Roman" w:hAnsi="Times New Roman"/>
          <w:b/>
          <w:color w:val="000000" w:themeColor="text1"/>
          <w:sz w:val="24"/>
          <w:szCs w:val="24"/>
        </w:rPr>
        <w:t>, and envision how changes in regional climate may influence seasonal mortality.</w:t>
      </w:r>
    </w:p>
    <w:p w14:paraId="6653700E" w14:textId="77777777" w:rsidR="00DC265F" w:rsidRPr="00CF4E04" w:rsidRDefault="00DC265F" w:rsidP="000A2B50">
      <w:pPr>
        <w:spacing w:after="0"/>
        <w:rPr>
          <w:rFonts w:ascii="Times New Roman" w:hAnsi="Times New Roman"/>
          <w:color w:val="000000" w:themeColor="text1"/>
          <w:sz w:val="24"/>
          <w:szCs w:val="24"/>
        </w:rPr>
      </w:pPr>
    </w:p>
    <w:p w14:paraId="3F494E88" w14:textId="6395C94D" w:rsidR="00943AF9" w:rsidRPr="00CF4E04" w:rsidRDefault="00943AF9"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It is well-established that death rates vary throughout the year, and in temperate climates there tend to be more deaths in winter than in summer</w:t>
      </w:r>
      <w:r w:rsidR="00BF3B32" w:rsidRPr="00CF4E04">
        <w:rPr>
          <w:rFonts w:ascii="Times New Roman" w:hAnsi="Times New Roman"/>
          <w:color w:val="000000" w:themeColor="text1"/>
          <w:sz w:val="24"/>
          <w:szCs w:val="24"/>
        </w:rPr>
        <w:t>.</w:t>
      </w:r>
      <w:r w:rsidR="00BF3B32" w:rsidRPr="00EA38A0">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Y051bT45MzY8L1JlY051bT48RGlzcGxheVRleHQ+PHN0eWxlIGZhY2U9InN1cGVyc2NyaXB0Ij4x
LTQ8L3N0eWxlPjwvRGlzcGxheVRleHQ+PHJlY29yZD48cmVjLW51bWJlcj45MzY8L3JlYy1udW1i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SGVhbHk8L0F1dGhvcj48WWVhcj4yMDAzPC9ZZWFyPjxSZWNOdW0+MTY4PC9SZWNOdW0+PHJlY29y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</w:fldData>
        </w:fldChar>
      </w:r>
      <w:r w:rsidR="00011E78">
        <w:rPr>
          <w:rFonts w:ascii="Times New Roman" w:hAnsi="Times New Roman"/>
          <w:color w:val="000000" w:themeColor="text1"/>
          <w:sz w:val="24"/>
          <w:szCs w:val="24"/>
        </w:rPr>
        <w:instrText xml:space="preserve"> ADDIN EN.CITE </w:instrText>
      </w:r>
      <w:r w:rsidR="00011E78">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Y051bT45MzY8L1JlY051bT48RGlzcGxheVRleHQ+PHN0eWxlIGZhY2U9InN1cGVyc2NyaXB0Ij4x
LTQ8L3N0eWxlPjwvRGlzcGxheVRleHQ+PHJlY29yZD48cmVjLW51bWJlcj45MzY8L3JlYy1udW1i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SGVhbHk8L0F1dGhvcj48WWVhcj4yMDAzPC9ZZWFyPjxSZWNOdW0+MTY4PC9SZWNOdW0+PHJlY29y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</w:fldData>
        </w:fldChar>
      </w:r>
      <w:r w:rsidR="00011E78">
        <w:rPr>
          <w:rFonts w:ascii="Times New Roman" w:hAnsi="Times New Roman"/>
          <w:color w:val="000000" w:themeColor="text1"/>
          <w:sz w:val="24"/>
          <w:szCs w:val="24"/>
        </w:rPr>
        <w:instrText xml:space="preserve"> ADDIN EN.CITE.DATA </w:instrText>
      </w:r>
      <w:r w:rsidR="00011E78">
        <w:rPr>
          <w:rFonts w:ascii="Times New Roman" w:hAnsi="Times New Roman"/>
          <w:color w:val="000000" w:themeColor="text1"/>
          <w:sz w:val="24"/>
          <w:szCs w:val="24"/>
        </w:rPr>
      </w:r>
      <w:r w:rsidR="00011E78">
        <w:rPr>
          <w:rFonts w:ascii="Times New Roman" w:hAnsi="Times New Roman"/>
          <w:color w:val="000000" w:themeColor="text1"/>
          <w:sz w:val="24"/>
          <w:szCs w:val="24"/>
        </w:rPr>
        <w:fldChar w:fldCharType="end"/>
      </w:r>
      <w:r w:rsidR="00BF3B32" w:rsidRPr="00EA38A0">
        <w:rPr>
          <w:rFonts w:ascii="Times New Roman" w:hAnsi="Times New Roman"/>
          <w:color w:val="000000" w:themeColor="text1"/>
          <w:sz w:val="24"/>
          <w:szCs w:val="24"/>
        </w:rPr>
      </w:r>
      <w:r w:rsidR="00BF3B32"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1-4</w:t>
      </w:r>
      <w:r w:rsidR="00BF3B32"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Less has been done on how the seasonal patterns of mortality vary in relation to age and sex.</w:t>
      </w:r>
      <w:r w:rsidRPr="00EA38A0">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PjUtNzwvc3R5bGU+PC9EaXNwbGF5VGV4dD48cmVjb3JkPjxyZWMtbnVtYmVyPjE3NTwvcmVjLW51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011E78">
        <w:rPr>
          <w:rFonts w:ascii="Times New Roman" w:hAnsi="Times New Roman"/>
          <w:color w:val="000000" w:themeColor="text1"/>
          <w:sz w:val="24"/>
          <w:szCs w:val="24"/>
        </w:rPr>
        <w:instrText xml:space="preserve"> ADDIN EN.CITE </w:instrText>
      </w:r>
      <w:r w:rsidR="00011E78">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PjUtNzwvc3R5bGU+PC9EaXNwbGF5VGV4dD48cmVjb3JkPjxyZWMtbnVtYmVyPjE3NTwvcmVjLW51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011E78">
        <w:rPr>
          <w:rFonts w:ascii="Times New Roman" w:hAnsi="Times New Roman"/>
          <w:color w:val="000000" w:themeColor="text1"/>
          <w:sz w:val="24"/>
          <w:szCs w:val="24"/>
        </w:rPr>
        <w:instrText xml:space="preserve"> ADDIN EN.CITE.DATA </w:instrText>
      </w:r>
      <w:r w:rsidR="00011E78">
        <w:rPr>
          <w:rFonts w:ascii="Times New Roman" w:hAnsi="Times New Roman"/>
          <w:color w:val="000000" w:themeColor="text1"/>
          <w:sz w:val="24"/>
          <w:szCs w:val="24"/>
        </w:rPr>
      </w:r>
      <w:r w:rsidR="00011E78">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5-7</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Further, in a large country like the USA, which possesses distinct climate regions, not only </w:t>
      </w:r>
      <w:r w:rsidR="006F7313" w:rsidRPr="00CF4E04">
        <w:rPr>
          <w:rFonts w:ascii="Times New Roman" w:hAnsi="Times New Roman"/>
          <w:color w:val="000000" w:themeColor="text1"/>
          <w:sz w:val="24"/>
          <w:szCs w:val="24"/>
        </w:rPr>
        <w:t xml:space="preserve">do </w:t>
      </w:r>
      <w:r w:rsidRPr="00CF4E04">
        <w:rPr>
          <w:rFonts w:ascii="Times New Roman" w:hAnsi="Times New Roman"/>
          <w:color w:val="000000" w:themeColor="text1"/>
          <w:sz w:val="24"/>
          <w:szCs w:val="24"/>
        </w:rPr>
        <w:t xml:space="preserve">average annual death rates vary </w:t>
      </w:r>
      <w:r w:rsidR="006C3434" w:rsidRPr="00CF4E04">
        <w:rPr>
          <w:rFonts w:ascii="Times New Roman" w:hAnsi="Times New Roman"/>
          <w:color w:val="000000" w:themeColor="text1"/>
          <w:sz w:val="24"/>
          <w:szCs w:val="24"/>
        </w:rPr>
        <w:t>geographically</w:t>
      </w:r>
      <w:r w:rsidRPr="00CF4E04">
        <w:rPr>
          <w:rFonts w:ascii="Times New Roman" w:hAnsi="Times New Roman"/>
          <w:color w:val="000000" w:themeColor="text1"/>
          <w:sz w:val="24"/>
          <w:szCs w:val="24"/>
        </w:rPr>
        <w:t>, but also the seasonality of mortality may vary, due to both localised weather patterns and regional differences in measures such as heating, air conditioning, and healthcare which can reduce the adverse effects of warm and cold weather.</w:t>
      </w:r>
      <w:r w:rsidRPr="00EA38A0">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Y051bT41Njk8L1JlY051bT48RGlzcGxheVRleHQ+PHN0eWxlIGZhY2U9InN1cGVyc2NyaXB0Ij44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</w:fldData>
        </w:fldChar>
      </w:r>
      <w:r w:rsidR="00011E78">
        <w:rPr>
          <w:rFonts w:ascii="Times New Roman" w:hAnsi="Times New Roman"/>
          <w:color w:val="000000" w:themeColor="text1"/>
          <w:sz w:val="24"/>
          <w:szCs w:val="24"/>
        </w:rPr>
        <w:instrText xml:space="preserve"> ADDIN EN.CITE </w:instrText>
      </w:r>
      <w:r w:rsidR="00011E78">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Y051bT41Njk8L1JlY051bT48RGlzcGxheVRleHQ+PHN0eWxlIGZhY2U9InN1cGVyc2NyaXB0Ij44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</w:fldData>
        </w:fldChar>
      </w:r>
      <w:r w:rsidR="00011E78">
        <w:rPr>
          <w:rFonts w:ascii="Times New Roman" w:hAnsi="Times New Roman"/>
          <w:color w:val="000000" w:themeColor="text1"/>
          <w:sz w:val="24"/>
          <w:szCs w:val="24"/>
        </w:rPr>
        <w:instrText xml:space="preserve"> ADDIN EN.CITE.DATA </w:instrText>
      </w:r>
      <w:r w:rsidR="00011E78">
        <w:rPr>
          <w:rFonts w:ascii="Times New Roman" w:hAnsi="Times New Roman"/>
          <w:color w:val="000000" w:themeColor="text1"/>
          <w:sz w:val="24"/>
          <w:szCs w:val="24"/>
        </w:rPr>
      </w:r>
      <w:r w:rsidR="00011E78">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8-11</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w:t>
      </w:r>
      <w:r w:rsidR="00D35688" w:rsidRPr="00CF4E04">
        <w:rPr>
          <w:rFonts w:ascii="Times New Roman" w:hAnsi="Times New Roman"/>
          <w:color w:val="000000" w:themeColor="text1"/>
          <w:sz w:val="24"/>
          <w:szCs w:val="24"/>
        </w:rPr>
        <w:t>The</w:t>
      </w:r>
      <w:r w:rsidRPr="00CF4E04">
        <w:rPr>
          <w:rFonts w:ascii="Times New Roman" w:hAnsi="Times New Roman"/>
          <w:color w:val="000000" w:themeColor="text1"/>
          <w:sz w:val="24"/>
          <w:szCs w:val="24"/>
        </w:rPr>
        <w:t xml:space="preserve"> presence and extent of seasonal variation in mortality may </w:t>
      </w:r>
      <w:r w:rsidR="00D35688" w:rsidRPr="00CF4E04">
        <w:rPr>
          <w:rFonts w:ascii="Times New Roman" w:hAnsi="Times New Roman"/>
          <w:color w:val="000000" w:themeColor="text1"/>
          <w:sz w:val="24"/>
          <w:szCs w:val="24"/>
        </w:rPr>
        <w:t xml:space="preserve">also </w:t>
      </w:r>
      <w:r w:rsidRPr="00CF4E04">
        <w:rPr>
          <w:rFonts w:ascii="Times New Roman" w:hAnsi="Times New Roman"/>
          <w:color w:val="000000" w:themeColor="text1"/>
          <w:sz w:val="24"/>
          <w:szCs w:val="24"/>
        </w:rPr>
        <w:t xml:space="preserve">itself change over time, due to </w:t>
      </w:r>
      <w:r w:rsidR="00F61089" w:rsidRPr="00CF4E04">
        <w:rPr>
          <w:rFonts w:ascii="Times New Roman" w:hAnsi="Times New Roman"/>
          <w:color w:val="000000" w:themeColor="text1"/>
          <w:sz w:val="24"/>
          <w:szCs w:val="24"/>
        </w:rPr>
        <w:t xml:space="preserve">shifts </w:t>
      </w:r>
      <w:r w:rsidRPr="00CF4E04">
        <w:rPr>
          <w:rFonts w:ascii="Times New Roman" w:hAnsi="Times New Roman"/>
          <w:color w:val="000000" w:themeColor="text1"/>
          <w:sz w:val="24"/>
          <w:szCs w:val="24"/>
        </w:rPr>
        <w:t xml:space="preserve">in weather regimes, lifestyle, </w:t>
      </w:r>
      <w:r w:rsidR="00892077" w:rsidRPr="00CF4E04">
        <w:rPr>
          <w:rFonts w:ascii="Times New Roman" w:hAnsi="Times New Roman"/>
          <w:color w:val="000000" w:themeColor="text1"/>
          <w:sz w:val="24"/>
          <w:szCs w:val="24"/>
        </w:rPr>
        <w:t xml:space="preserve">adaptation </w:t>
      </w:r>
      <w:r w:rsidRPr="00CF4E04">
        <w:rPr>
          <w:rFonts w:ascii="Times New Roman" w:hAnsi="Times New Roman"/>
          <w:color w:val="000000" w:themeColor="text1"/>
          <w:sz w:val="24"/>
          <w:szCs w:val="24"/>
        </w:rPr>
        <w:t>technolog</w:t>
      </w:r>
      <w:r w:rsidR="00892077" w:rsidRPr="00CF4E04">
        <w:rPr>
          <w:rFonts w:ascii="Times New Roman" w:hAnsi="Times New Roman"/>
          <w:color w:val="000000" w:themeColor="text1"/>
          <w:sz w:val="24"/>
          <w:szCs w:val="24"/>
        </w:rPr>
        <w:t>ies</w:t>
      </w:r>
      <w:r w:rsidRPr="00CF4E04">
        <w:rPr>
          <w:rFonts w:ascii="Times New Roman" w:hAnsi="Times New Roman"/>
          <w:color w:val="000000" w:themeColor="text1"/>
          <w:sz w:val="24"/>
          <w:szCs w:val="24"/>
        </w:rPr>
        <w:t>, and healthcare.</w:t>
      </w:r>
      <w:r w:rsidRPr="00EA38A0">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ZWNOdW0+MjUxPC9SZWNOdW0+PERpc3BsYXlUZXh0PjxzdHlsZSBmYWNlPSJzdXBlcnNjcmlwdCI+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</w:fldData>
        </w:fldChar>
      </w:r>
      <w:r w:rsidR="00011E78">
        <w:rPr>
          <w:rFonts w:ascii="Times New Roman" w:hAnsi="Times New Roman"/>
          <w:color w:val="000000" w:themeColor="text1"/>
          <w:sz w:val="24"/>
          <w:szCs w:val="24"/>
        </w:rPr>
        <w:instrText xml:space="preserve"> ADDIN EN.CITE </w:instrText>
      </w:r>
      <w:r w:rsidR="00011E78">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ZWNOdW0+MjUxPC9SZWNOdW0+PERpc3BsYXlUZXh0PjxzdHlsZSBmYWNlPSJzdXBlcnNjcmlwdCI+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</w:fldData>
        </w:fldChar>
      </w:r>
      <w:r w:rsidR="00011E78">
        <w:rPr>
          <w:rFonts w:ascii="Times New Roman" w:hAnsi="Times New Roman"/>
          <w:color w:val="000000" w:themeColor="text1"/>
          <w:sz w:val="24"/>
          <w:szCs w:val="24"/>
        </w:rPr>
        <w:instrText xml:space="preserve"> ADDIN EN.CITE.DATA </w:instrText>
      </w:r>
      <w:r w:rsidR="00011E78">
        <w:rPr>
          <w:rFonts w:ascii="Times New Roman" w:hAnsi="Times New Roman"/>
          <w:color w:val="000000" w:themeColor="text1"/>
          <w:sz w:val="24"/>
          <w:szCs w:val="24"/>
        </w:rPr>
      </w:r>
      <w:r w:rsidR="00011E78">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12-14</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A thorough understanding of the long-term dynamics of seasonality of </w:t>
      </w:r>
      <w:r w:rsidRPr="00CF4E04">
        <w:rPr>
          <w:rFonts w:ascii="Times New Roman" w:hAnsi="Times New Roman"/>
          <w:color w:val="000000" w:themeColor="text1"/>
          <w:sz w:val="24"/>
          <w:szCs w:val="24"/>
        </w:rPr>
        <w:lastRenderedPageBreak/>
        <w:t xml:space="preserve">mortality, and its geographical and demographic patterns, is needed to identify at-risk groups, plan responses </w:t>
      </w:r>
      <w:r w:rsidR="006F7313" w:rsidRPr="00CF4E04">
        <w:rPr>
          <w:rFonts w:ascii="Times New Roman" w:hAnsi="Times New Roman"/>
          <w:color w:val="000000" w:themeColor="text1"/>
          <w:sz w:val="24"/>
          <w:szCs w:val="24"/>
        </w:rPr>
        <w:t>at the present time as well as</w:t>
      </w:r>
      <w:r w:rsidRPr="00CF4E04">
        <w:rPr>
          <w:rFonts w:ascii="Times New Roman" w:hAnsi="Times New Roman"/>
          <w:color w:val="000000" w:themeColor="text1"/>
          <w:sz w:val="24"/>
          <w:szCs w:val="24"/>
        </w:rPr>
        <w:t xml:space="preserve"> under changing climate conditions. </w:t>
      </w:r>
    </w:p>
    <w:p w14:paraId="0577B1A6" w14:textId="77777777" w:rsidR="000474A7" w:rsidRPr="00CF4E04" w:rsidRDefault="000474A7" w:rsidP="000A2B50">
      <w:pPr>
        <w:spacing w:after="0" w:line="480" w:lineRule="auto"/>
        <w:rPr>
          <w:rFonts w:ascii="Times New Roman" w:hAnsi="Times New Roman"/>
          <w:color w:val="000000" w:themeColor="text1"/>
          <w:sz w:val="24"/>
          <w:szCs w:val="24"/>
        </w:rPr>
      </w:pPr>
    </w:p>
    <w:p w14:paraId="694DFBF2" w14:textId="19BD6B08" w:rsidR="009A082B" w:rsidRPr="00CF4E04" w:rsidRDefault="0007260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Some studies, in one or more countries, have examined seasonality of </w:t>
      </w:r>
      <w:r w:rsidR="00E33E6E" w:rsidRPr="00CF4E04">
        <w:rPr>
          <w:rFonts w:ascii="Times New Roman" w:hAnsi="Times New Roman"/>
          <w:color w:val="000000" w:themeColor="text1"/>
          <w:sz w:val="24"/>
          <w:szCs w:val="24"/>
        </w:rPr>
        <w:t>mortality</w:t>
      </w:r>
      <w:r w:rsidRPr="00CF4E04">
        <w:rPr>
          <w:rFonts w:ascii="Times New Roman" w:hAnsi="Times New Roman"/>
          <w:color w:val="000000" w:themeColor="text1"/>
          <w:sz w:val="24"/>
          <w:szCs w:val="24"/>
        </w:rPr>
        <w:t>.</w:t>
      </w:r>
      <w:r w:rsidRPr="00EA38A0">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cHQiPjEtOCwxMCwxNS0yMjwvc3R5bGU+PC9EaXNwbGF5VGV4dD48cmVjb3JkPjxyZWMtbnVtYmVy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</w:fldData>
        </w:fldChar>
      </w:r>
      <w:r w:rsidR="00011E78">
        <w:rPr>
          <w:rFonts w:ascii="Times New Roman" w:hAnsi="Times New Roman"/>
          <w:color w:val="000000" w:themeColor="text1"/>
          <w:sz w:val="24"/>
          <w:szCs w:val="24"/>
        </w:rPr>
        <w:instrText xml:space="preserve"> ADDIN EN.CITE </w:instrText>
      </w:r>
      <w:r w:rsidR="00011E78">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cHQiPjEtOCwxMCwxNS0yMjwvc3R5bGU+PC9EaXNwbGF5VGV4dD48cmVjb3JkPjxyZWMtbnVtYmVy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</w:fldData>
        </w:fldChar>
      </w:r>
      <w:r w:rsidR="00011E78">
        <w:rPr>
          <w:rFonts w:ascii="Times New Roman" w:hAnsi="Times New Roman"/>
          <w:color w:val="000000" w:themeColor="text1"/>
          <w:sz w:val="24"/>
          <w:szCs w:val="24"/>
        </w:rPr>
        <w:instrText xml:space="preserve"> ADDIN EN.CITE.DATA </w:instrText>
      </w:r>
      <w:r w:rsidR="00011E78">
        <w:rPr>
          <w:rFonts w:ascii="Times New Roman" w:hAnsi="Times New Roman"/>
          <w:color w:val="000000" w:themeColor="text1"/>
          <w:sz w:val="24"/>
          <w:szCs w:val="24"/>
        </w:rPr>
      </w:r>
      <w:r w:rsidR="00011E78">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1-8,10,15-22</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The length of time covered by these studies have ranged from a few years to </w:t>
      </w:r>
      <w:r w:rsidR="004253AD" w:rsidRPr="00CF4E04">
        <w:rPr>
          <w:rFonts w:ascii="Times New Roman" w:hAnsi="Times New Roman"/>
          <w:color w:val="000000" w:themeColor="text1"/>
          <w:sz w:val="24"/>
          <w:szCs w:val="24"/>
        </w:rPr>
        <w:t xml:space="preserve">over </w:t>
      </w:r>
      <w:r w:rsidRPr="00785D32">
        <w:rPr>
          <w:rFonts w:ascii="Times New Roman" w:hAnsi="Times New Roman"/>
          <w:color w:val="000000" w:themeColor="text1"/>
          <w:sz w:val="24"/>
          <w:szCs w:val="24"/>
        </w:rPr>
        <w:t>50 years. Regardless of duration, the methods used in these w</w:t>
      </w:r>
      <w:r w:rsidRPr="00CF4E04">
        <w:rPr>
          <w:rFonts w:ascii="Times New Roman" w:hAnsi="Times New Roman"/>
          <w:color w:val="000000" w:themeColor="text1"/>
          <w:sz w:val="24"/>
          <w:szCs w:val="24"/>
        </w:rPr>
        <w:t>orks – ranging from simple trend  moving average</w:t>
      </w:r>
      <w:r w:rsidRPr="00EA38A0">
        <w:rPr>
          <w:rFonts w:ascii="Times New Roman" w:hAnsi="Times New Roman"/>
          <w:color w:val="000000" w:themeColor="text1"/>
          <w:sz w:val="24"/>
          <w:szCs w:val="24"/>
        </w:rPr>
        <w:fldChar w:fldCharType="begin"/>
      </w:r>
      <w:r w:rsidR="00011E78">
        <w:rPr>
          <w:rFonts w:ascii="Times New Roman" w:hAnsi="Times New Roman"/>
          <w:color w:val="000000" w:themeColor="text1"/>
          <w:sz w:val="24"/>
          <w:szCs w:val="24"/>
        </w:rPr>
        <w:instrText xml:space="preserve"> ADDIN EN.CITE &lt;EndNote&gt;&lt;Cite&gt;&lt;Author&gt;Rosenwaike&lt;/Author&gt;&lt;Year&gt;1966&lt;/Year&gt;&lt;RecNum&gt;355&lt;/RecNum&gt;&lt;DisplayText&gt;&lt;style face="superscript"&gt;6,15&lt;/style&gt;&lt;/DisplayText&gt;&lt;record&gt;&lt;rec-number&gt;355&lt;/rec-number&gt;&lt;foreign-keys&gt;&lt;key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Cite&gt;&lt;Author&gt;Feinstein&lt;/Author&gt;&lt;Year&gt;2002&lt;/Year&gt;&lt;RecNum&gt;361&lt;/RecNum&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6,15</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to fitting periodic basis functions</w:t>
      </w:r>
      <w:r w:rsidRPr="00EA38A0">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cHQiPjUsMTYsMTcsMjAsMjI8L3N0eWxlPjwvRGlzcGxheVRleHQ+PHJlY29yZD48cmVjLW51bWJl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</w:fldData>
        </w:fldChar>
      </w:r>
      <w:r w:rsidR="00011E78">
        <w:rPr>
          <w:rFonts w:ascii="Times New Roman" w:hAnsi="Times New Roman"/>
          <w:color w:val="000000" w:themeColor="text1"/>
          <w:sz w:val="24"/>
          <w:szCs w:val="24"/>
        </w:rPr>
        <w:instrText xml:space="preserve"> ADDIN EN.CITE </w:instrText>
      </w:r>
      <w:r w:rsidR="00011E78">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cHQiPjUsMTYsMTcsMjAsMjI8L3N0eWxlPjwvRGlzcGxheVRleHQ+PHJlY29yZD48cmVjLW51bWJl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</w:fldData>
        </w:fldChar>
      </w:r>
      <w:r w:rsidR="00011E78">
        <w:rPr>
          <w:rFonts w:ascii="Times New Roman" w:hAnsi="Times New Roman"/>
          <w:color w:val="000000" w:themeColor="text1"/>
          <w:sz w:val="24"/>
          <w:szCs w:val="24"/>
        </w:rPr>
        <w:instrText xml:space="preserve"> ADDIN EN.CITE.DATA </w:instrText>
      </w:r>
      <w:r w:rsidR="00011E78">
        <w:rPr>
          <w:rFonts w:ascii="Times New Roman" w:hAnsi="Times New Roman"/>
          <w:color w:val="000000" w:themeColor="text1"/>
          <w:sz w:val="24"/>
          <w:szCs w:val="24"/>
        </w:rPr>
      </w:r>
      <w:r w:rsidR="00011E78">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5,16,17,20,22</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 were unable to characterise how seasonality of mortality has changed over time; many also require a-priori assumptions on how frequently (e.g., every 12 months) the repeated death rate pattern occurs. Few of the previous studies have analysed seasonality by age and sex,</w:t>
      </w:r>
      <w:r w:rsidRPr="00EA38A0">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PjUtNzwvc3R5bGU+PC9EaXNwbGF5VGV4dD48cmVjb3JkPjxyZWMtbnVtYmVyPjE3NTwvcmVjLW51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011E78">
        <w:rPr>
          <w:rFonts w:ascii="Times New Roman" w:hAnsi="Times New Roman"/>
          <w:color w:val="000000" w:themeColor="text1"/>
          <w:sz w:val="24"/>
          <w:szCs w:val="24"/>
        </w:rPr>
        <w:instrText xml:space="preserve"> ADDIN EN.CITE </w:instrText>
      </w:r>
      <w:r w:rsidR="00011E78">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PjUtNzwvc3R5bGU+PC9EaXNwbGF5VGV4dD48cmVjb3JkPjxyZWMtbnVtYmVyPjE3NTwvcmVjLW51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011E78">
        <w:rPr>
          <w:rFonts w:ascii="Times New Roman" w:hAnsi="Times New Roman"/>
          <w:color w:val="000000" w:themeColor="text1"/>
          <w:sz w:val="24"/>
          <w:szCs w:val="24"/>
        </w:rPr>
        <w:instrText xml:space="preserve"> ADDIN EN.CITE.DATA </w:instrText>
      </w:r>
      <w:r w:rsidR="00011E78">
        <w:rPr>
          <w:rFonts w:ascii="Times New Roman" w:hAnsi="Times New Roman"/>
          <w:color w:val="000000" w:themeColor="text1"/>
          <w:sz w:val="24"/>
          <w:szCs w:val="24"/>
        </w:rPr>
      </w:r>
      <w:r w:rsidR="00011E78">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5-7</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even though the main medical and behavioural causes of death vary for population subgroups, which may lead to different seasonal patterns. </w:t>
      </w:r>
      <w:r w:rsidR="00AF0EE0" w:rsidRPr="00CF4E04">
        <w:rPr>
          <w:rFonts w:ascii="Times New Roman" w:hAnsi="Times New Roman"/>
          <w:color w:val="000000" w:themeColor="text1"/>
          <w:sz w:val="24"/>
          <w:szCs w:val="24"/>
        </w:rPr>
        <w:t>N</w:t>
      </w:r>
      <w:r w:rsidRPr="00CF4E04">
        <w:rPr>
          <w:rFonts w:ascii="Times New Roman" w:hAnsi="Times New Roman"/>
          <w:color w:val="000000" w:themeColor="text1"/>
          <w:sz w:val="24"/>
          <w:szCs w:val="24"/>
        </w:rPr>
        <w:t xml:space="preserve">one has done so </w:t>
      </w:r>
      <w:r w:rsidR="004E6709" w:rsidRPr="00CF4E04">
        <w:rPr>
          <w:rFonts w:ascii="Times New Roman" w:hAnsi="Times New Roman"/>
          <w:color w:val="000000" w:themeColor="text1"/>
          <w:sz w:val="24"/>
          <w:szCs w:val="24"/>
        </w:rPr>
        <w:t xml:space="preserve">simultaneously </w:t>
      </w:r>
      <w:r w:rsidRPr="00CF4E04">
        <w:rPr>
          <w:rFonts w:ascii="Times New Roman" w:hAnsi="Times New Roman"/>
          <w:color w:val="000000" w:themeColor="text1"/>
          <w:sz w:val="24"/>
          <w:szCs w:val="24"/>
        </w:rPr>
        <w:t xml:space="preserve">by </w:t>
      </w:r>
      <w:r w:rsidR="001C124F" w:rsidRPr="00CF4E04">
        <w:rPr>
          <w:rFonts w:ascii="Times New Roman" w:hAnsi="Times New Roman"/>
          <w:color w:val="000000" w:themeColor="text1"/>
          <w:sz w:val="24"/>
          <w:szCs w:val="24"/>
        </w:rPr>
        <w:t>age</w:t>
      </w:r>
      <w:r w:rsidR="004E6709" w:rsidRPr="00CF4E04">
        <w:rPr>
          <w:rFonts w:ascii="Times New Roman" w:hAnsi="Times New Roman"/>
          <w:color w:val="000000" w:themeColor="text1"/>
          <w:sz w:val="24"/>
          <w:szCs w:val="24"/>
        </w:rPr>
        <w:t>,</w:t>
      </w:r>
      <w:r w:rsidR="001C124F" w:rsidRPr="00CF4E04">
        <w:rPr>
          <w:rFonts w:ascii="Times New Roman" w:hAnsi="Times New Roman"/>
          <w:color w:val="000000" w:themeColor="text1"/>
          <w:sz w:val="24"/>
          <w:szCs w:val="24"/>
        </w:rPr>
        <w:t xml:space="preserve"> sex, </w:t>
      </w:r>
      <w:r w:rsidR="004E6709" w:rsidRPr="00CF4E04">
        <w:rPr>
          <w:rFonts w:ascii="Times New Roman" w:hAnsi="Times New Roman"/>
          <w:color w:val="000000" w:themeColor="text1"/>
          <w:sz w:val="24"/>
          <w:szCs w:val="24"/>
        </w:rPr>
        <w:t>and geography</w:t>
      </w:r>
      <w:r w:rsidRPr="00CF4E04">
        <w:rPr>
          <w:rFonts w:ascii="Times New Roman" w:hAnsi="Times New Roman"/>
          <w:color w:val="000000" w:themeColor="text1"/>
          <w:sz w:val="24"/>
          <w:szCs w:val="24"/>
        </w:rPr>
        <w:t>, even though both temperature and its health effects vary geographically.</w:t>
      </w:r>
      <w:r w:rsidRPr="00EA38A0">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aXB0Ij44LTEwLDIzPC9zdHlsZT48L0Rpc3BsYXlUZXh0PjxyZWNvcmQ+PHJlYy1udW1iZXI+Mjg8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</w:fldData>
        </w:fldChar>
      </w:r>
      <w:r w:rsidR="00011E78">
        <w:rPr>
          <w:rFonts w:ascii="Times New Roman" w:hAnsi="Times New Roman"/>
          <w:color w:val="000000" w:themeColor="text1"/>
          <w:sz w:val="24"/>
          <w:szCs w:val="24"/>
        </w:rPr>
        <w:instrText xml:space="preserve"> ADDIN EN.CITE </w:instrText>
      </w:r>
      <w:r w:rsidR="00011E78">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aXB0Ij44LTEwLDIzPC9zdHlsZT48L0Rpc3BsYXlUZXh0PjxyZWNvcmQ+PHJlYy1udW1iZXI+Mjg8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</w:fldData>
        </w:fldChar>
      </w:r>
      <w:r w:rsidR="00011E78">
        <w:rPr>
          <w:rFonts w:ascii="Times New Roman" w:hAnsi="Times New Roman"/>
          <w:color w:val="000000" w:themeColor="text1"/>
          <w:sz w:val="24"/>
          <w:szCs w:val="24"/>
        </w:rPr>
        <w:instrText xml:space="preserve"> ADDIN EN.CITE.DATA </w:instrText>
      </w:r>
      <w:r w:rsidR="00011E78">
        <w:rPr>
          <w:rFonts w:ascii="Times New Roman" w:hAnsi="Times New Roman"/>
          <w:color w:val="000000" w:themeColor="text1"/>
          <w:sz w:val="24"/>
          <w:szCs w:val="24"/>
        </w:rPr>
      </w:r>
      <w:r w:rsidR="00011E78">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8-10,23</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w:t>
      </w:r>
      <w:r w:rsidR="004E6709" w:rsidRPr="00CF4E04">
        <w:rPr>
          <w:rFonts w:ascii="Times New Roman" w:hAnsi="Times New Roman"/>
          <w:color w:val="000000" w:themeColor="text1"/>
          <w:sz w:val="24"/>
          <w:szCs w:val="24"/>
        </w:rPr>
        <w:t>To comprehensively characterise the demographic, spatial and temporal patterns of mortality seasonality in the entire USA</w:t>
      </w:r>
      <w:r w:rsidR="003F6B5D" w:rsidRPr="00CF4E04">
        <w:rPr>
          <w:rFonts w:ascii="Times New Roman" w:hAnsi="Times New Roman"/>
          <w:color w:val="000000" w:themeColor="text1"/>
          <w:sz w:val="24"/>
          <w:szCs w:val="24"/>
        </w:rPr>
        <w:t>,</w:t>
      </w:r>
      <w:r w:rsidR="004E6709" w:rsidRPr="00CF4E04">
        <w:rPr>
          <w:rFonts w:ascii="Times New Roman" w:hAnsi="Times New Roman"/>
          <w:color w:val="000000" w:themeColor="text1"/>
          <w:sz w:val="24"/>
          <w:szCs w:val="24"/>
        </w:rPr>
        <w:t xml:space="preserve"> </w:t>
      </w:r>
      <w:r w:rsidR="003F6B5D" w:rsidRPr="00CF4E04">
        <w:rPr>
          <w:rFonts w:ascii="Times New Roman" w:hAnsi="Times New Roman"/>
          <w:color w:val="000000" w:themeColor="text1"/>
          <w:sz w:val="24"/>
          <w:szCs w:val="24"/>
        </w:rPr>
        <w:t xml:space="preserve">we applied </w:t>
      </w:r>
      <w:r w:rsidRPr="00CF4E04">
        <w:rPr>
          <w:rFonts w:ascii="Times New Roman" w:hAnsi="Times New Roman"/>
          <w:color w:val="000000" w:themeColor="text1"/>
          <w:sz w:val="24"/>
          <w:szCs w:val="24"/>
        </w:rPr>
        <w:t>wavelet analytical techniques that have been used to study the dynamics of weather phenomena</w:t>
      </w:r>
      <w:r w:rsidRPr="00EA38A0">
        <w:rPr>
          <w:rFonts w:ascii="Times New Roman" w:hAnsi="Times New Roman"/>
          <w:color w:val="000000" w:themeColor="text1"/>
          <w:sz w:val="24"/>
          <w:szCs w:val="24"/>
        </w:rPr>
        <w:fldChar w:fldCharType="begin"/>
      </w:r>
      <w:r w:rsidR="00011E78">
        <w:rPr>
          <w:rFonts w:ascii="Times New Roman" w:hAnsi="Times New Roman"/>
          <w:color w:val="000000" w:themeColor="text1"/>
          <w:sz w:val="24"/>
          <w:szCs w:val="24"/>
        </w:rPr>
        <w:instrText xml:space="preserve"> ADDIN EN.CITE &lt;EndNote&gt;&lt;Cite&gt;&lt;Author&gt;Moy&lt;/Author&gt;&lt;Year&gt;2002&lt;/Year&gt;&lt;RecNum&gt;631&lt;/RecNum&gt;&lt;DisplayText&gt;&lt;style face="superscript"&gt;24&lt;/style&gt;&lt;/DisplayText&gt;&lt;record&gt;&lt;rec-number&gt;631&lt;/rec-number&gt;&lt;foreign-keys&gt;&lt;key app="EN" db-id="t0tw0zzvgt0wf4erero5steu5rx5tpas22wa" timestamp="1481582192"&gt;631&lt;/key&gt;&lt;/foreign-keys&gt;&lt;ref-type name="Journal Article"&gt;17&lt;/ref-type&gt;&lt;contributors&gt;&lt;authors&gt;&lt;author&gt;Moy, C. M.&lt;/author&gt;&lt;author&gt;Seltzer, G. O.&lt;/author&gt;&lt;author&gt;Rodbell, D. T.&lt;/author&gt;&lt;author&gt;Anderson, D. M.&lt;/author&gt;&lt;/authors&gt;&lt;/contributors&gt;&lt;auth-address&gt;Department of Earth Sciences, 204 Heroy Geology Laboratory, Syracuse University, Syracuse, New York 13244, USA. moyc@stanford.edu&lt;/auth-address&gt;&lt;titles&gt;&lt;title&gt;Variability of El Nino/Southern Oscillation activity at millennial timescales during the Holocene epoch&lt;/title&gt;&lt;secondary-title&gt;Nature&lt;/secondary-title&gt;&lt;/titles&gt;&lt;periodical&gt;&lt;full-title&gt;Nature&lt;/full-title&gt;&lt;/periodical&gt;&lt;pages&gt;162-5&lt;/pages&gt;&lt;volume&gt;420&lt;/volume&gt;&lt;number&gt;6912&lt;/number&gt;&lt;keywords&gt;&lt;keyword&gt;Carbon/metabolism&lt;/keyword&gt;&lt;keyword&gt;*Climate&lt;/keyword&gt;&lt;keyword&gt;Ecuador&lt;/keyword&gt;&lt;keyword&gt;Fossils&lt;/keyword&gt;&lt;keyword&gt;Geologic Sediments/analysis&lt;/keyword&gt;&lt;keyword&gt;Oceans and Seas&lt;/keyword&gt;&lt;keyword&gt;Peru&lt;/keyword&gt;&lt;keyword&gt;Pollen&lt;/keyword&gt;&lt;keyword&gt;Temperature&lt;/keyword&gt;&lt;keyword&gt;Time Factors&lt;/keyword&gt;&lt;keyword&gt;*Weather&lt;/keyword&gt;&lt;/keywords&gt;&lt;dates&gt;&lt;year&gt;2002&lt;/year&gt;&lt;pub-dates&gt;&lt;date&gt;Nov 14&lt;/date&gt;&lt;/pub-dates&gt;&lt;/dates&gt;&lt;isbn&gt;0028-0836 (Print)&amp;#xD;0028-0836 (Linking)&lt;/isbn&gt;&lt;accession-num&gt;12432388&lt;/accession-num&gt;&lt;urls&gt;&lt;related-urls&gt;&lt;url&gt;https://www.ncbi.nlm.nih.gov/pubmed/12432388&lt;/url&gt;&lt;/related-urls&gt;&lt;/urls&gt;&lt;electronic-resource-num&gt;10.1038/nature01194&lt;/electronic-resource-num&gt;&lt;/record&gt;&lt;/Cite&gt;&lt;/EndNote&gt;</w:instrText>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24</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and infectious diseases</w:t>
      </w:r>
      <w:r w:rsidRPr="00EA38A0">
        <w:rPr>
          <w:rFonts w:ascii="Times New Roman" w:hAnsi="Times New Roman"/>
          <w:color w:val="000000" w:themeColor="text1"/>
          <w:sz w:val="24"/>
          <w:szCs w:val="24"/>
        </w:rPr>
        <w:fldChar w:fldCharType="begin"/>
      </w:r>
      <w:r w:rsidR="00011E78">
        <w:rPr>
          <w:rFonts w:ascii="Times New Roman" w:hAnsi="Times New Roman"/>
          <w:color w:val="000000" w:themeColor="text1"/>
          <w:sz w:val="24"/>
          <w:szCs w:val="24"/>
        </w:rPr>
        <w:instrText xml:space="preserve"> ADDIN EN.CITE &lt;EndNote&gt;&lt;Cite&gt;&lt;Author&gt;Grenfell&lt;/Author&gt;&lt;Year&gt;2001&lt;/Year&gt;&lt;RecNum&gt;444&lt;/RecNum&gt;&lt;DisplayText&gt;&lt;style face="superscript"&gt;25&lt;/style&gt;&lt;/DisplayText&gt;&lt;record&gt;&lt;rec-number&gt;444&lt;/rec-number&gt;&lt;foreign-keys&gt;&lt;key app="EN" db-id="t0tw0zzvgt0wf4erero5steu5rx5tpas22wa" timestamp="1480015881"&gt;444&lt;/key&gt;&lt;/foreign-keys&gt;&lt;ref-type name="Journal Article"&gt;17&lt;/ref-type&gt;&lt;contributors&gt;&lt;authors&gt;&lt;author&gt;Grenfell, BT&lt;/author&gt;&lt;author&gt;Bjørnstad, ON&lt;/author&gt;&lt;author&gt;Kappey, J&lt;/author&gt;&lt;/authors&gt;&lt;/contributors&gt;&lt;titles&gt;&lt;title&gt;Travelling waves and spatial hierarchies in measles epidemics&lt;/title&gt;&lt;secondary-title&gt;Nature&lt;/secondary-title&gt;&lt;/titles&gt;&lt;periodical&gt;&lt;full-title&gt;Nature&lt;/full-title&gt;&lt;/periodical&gt;&lt;pages&gt;716-723&lt;/pages&gt;&lt;volume&gt;414&lt;/volume&gt;&lt;number&gt;6865&lt;/number&gt;&lt;dates&gt;&lt;year&gt;2001&lt;/year&gt;&lt;/dates&gt;&lt;isbn&gt;0028-0836&lt;/isbn&gt;&lt;urls&gt;&lt;/urls&gt;&lt;/record&gt;&lt;/Cite&gt;&lt;/EndNote&gt;</w:instrText>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25</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to </w:t>
      </w:r>
      <w:r w:rsidR="003F6B5D" w:rsidRPr="00CF4E04">
        <w:rPr>
          <w:rFonts w:ascii="Times New Roman" w:hAnsi="Times New Roman"/>
          <w:color w:val="000000" w:themeColor="text1"/>
          <w:sz w:val="24"/>
          <w:szCs w:val="24"/>
        </w:rPr>
        <w:t>over three decades of national mortality data</w:t>
      </w:r>
      <w:r w:rsidRPr="00CF4E04">
        <w:rPr>
          <w:rFonts w:ascii="Times New Roman" w:hAnsi="Times New Roman"/>
          <w:color w:val="000000" w:themeColor="text1"/>
          <w:sz w:val="24"/>
          <w:szCs w:val="24"/>
        </w:rPr>
        <w:t>.</w:t>
      </w:r>
    </w:p>
    <w:p w14:paraId="1303D69F" w14:textId="77777777" w:rsidR="001F7934" w:rsidRPr="00CF4E04" w:rsidRDefault="001F7934">
      <w:pPr>
        <w:spacing w:after="0" w:line="480" w:lineRule="auto"/>
        <w:rPr>
          <w:rFonts w:ascii="Times New Roman" w:hAnsi="Times New Roman"/>
          <w:color w:val="000000" w:themeColor="text1"/>
          <w:sz w:val="24"/>
          <w:szCs w:val="24"/>
        </w:rPr>
      </w:pPr>
    </w:p>
    <w:p w14:paraId="34F123C1" w14:textId="1E24B052" w:rsidR="0007260F" w:rsidRPr="00CF4E04" w:rsidRDefault="0007260F" w:rsidP="000A2B50">
      <w:pPr>
        <w:spacing w:after="0" w:line="480" w:lineRule="auto"/>
        <w:rPr>
          <w:rFonts w:ascii="Times New Roman" w:hAnsi="Times New Roman"/>
          <w:sz w:val="24"/>
          <w:szCs w:val="24"/>
        </w:rPr>
      </w:pPr>
      <w:r w:rsidRPr="00CF4E04">
        <w:rPr>
          <w:rFonts w:ascii="Times New Roman" w:hAnsi="Times New Roman"/>
          <w:sz w:val="24"/>
          <w:szCs w:val="24"/>
        </w:rPr>
        <w:t xml:space="preserve">Male mortality had a statistically significant 12-month seasonality in all age groups except </w:t>
      </w:r>
      <w:r w:rsidR="00B938DB" w:rsidRPr="00CF4E04">
        <w:rPr>
          <w:rFonts w:ascii="Times New Roman" w:hAnsi="Times New Roman"/>
          <w:sz w:val="24"/>
          <w:szCs w:val="24"/>
        </w:rPr>
        <w:t xml:space="preserve">in </w:t>
      </w:r>
      <w:r w:rsidR="00AF0EE0" w:rsidRPr="00CF4E04">
        <w:rPr>
          <w:rFonts w:ascii="Times New Roman" w:hAnsi="Times New Roman"/>
          <w:sz w:val="24"/>
          <w:szCs w:val="24"/>
        </w:rPr>
        <w:t>ages</w:t>
      </w:r>
      <w:r w:rsidR="00B938DB" w:rsidRPr="00CF4E04">
        <w:rPr>
          <w:rFonts w:ascii="Times New Roman" w:hAnsi="Times New Roman"/>
          <w:sz w:val="24"/>
          <w:szCs w:val="24"/>
        </w:rPr>
        <w:t xml:space="preserve"> 35-44 years</w:t>
      </w:r>
      <w:r w:rsidRPr="00CF4E04">
        <w:rPr>
          <w:rFonts w:ascii="Times New Roman" w:hAnsi="Times New Roman"/>
          <w:sz w:val="24"/>
          <w:szCs w:val="24"/>
        </w:rPr>
        <w:t>, who displayed</w:t>
      </w:r>
      <w:r w:rsidR="000B0CBD" w:rsidRPr="00CF4E04">
        <w:rPr>
          <w:rFonts w:ascii="Times New Roman" w:hAnsi="Times New Roman"/>
          <w:sz w:val="24"/>
          <w:szCs w:val="24"/>
        </w:rPr>
        <w:t xml:space="preserve"> statistically</w:t>
      </w:r>
      <w:r w:rsidRPr="00CF4E04">
        <w:rPr>
          <w:rFonts w:ascii="Times New Roman" w:hAnsi="Times New Roman"/>
          <w:sz w:val="24"/>
          <w:szCs w:val="24"/>
        </w:rPr>
        <w:t xml:space="preserve"> significant </w:t>
      </w:r>
      <w:r w:rsidR="00D278C1" w:rsidRPr="00CF4E04">
        <w:rPr>
          <w:rFonts w:ascii="Times New Roman" w:hAnsi="Times New Roman"/>
          <w:sz w:val="24"/>
          <w:szCs w:val="24"/>
        </w:rPr>
        <w:t>periodicity</w:t>
      </w:r>
      <w:r w:rsidRPr="00CF4E04">
        <w:rPr>
          <w:rFonts w:ascii="Times New Roman" w:hAnsi="Times New Roman"/>
          <w:sz w:val="24"/>
          <w:szCs w:val="24"/>
        </w:rPr>
        <w:t xml:space="preserve"> at 6 months (Figure 1A</w:t>
      </w:r>
      <w:r w:rsidR="005671BF" w:rsidRPr="00CF4E04">
        <w:rPr>
          <w:rFonts w:ascii="Times New Roman" w:hAnsi="Times New Roman"/>
          <w:sz w:val="24"/>
          <w:szCs w:val="24"/>
        </w:rPr>
        <w:t>).</w:t>
      </w:r>
      <w:r w:rsidRPr="00CF4E04">
        <w:rPr>
          <w:rFonts w:ascii="Times New Roman" w:hAnsi="Times New Roman"/>
          <w:sz w:val="24"/>
          <w:szCs w:val="24"/>
        </w:rPr>
        <w:t xml:space="preserve"> In females, there was no significant 12-month seasonality </w:t>
      </w:r>
      <w:r w:rsidR="00B938DB" w:rsidRPr="00CF4E04">
        <w:rPr>
          <w:rFonts w:ascii="Times New Roman" w:hAnsi="Times New Roman"/>
          <w:sz w:val="24"/>
          <w:szCs w:val="24"/>
        </w:rPr>
        <w:t>in ages</w:t>
      </w:r>
      <w:r w:rsidRPr="00CF4E04">
        <w:rPr>
          <w:rFonts w:ascii="Times New Roman" w:hAnsi="Times New Roman"/>
          <w:sz w:val="24"/>
          <w:szCs w:val="24"/>
        </w:rPr>
        <w:t xml:space="preserve"> 5 to 34 years</w:t>
      </w:r>
      <w:r w:rsidR="00D949B7" w:rsidRPr="00CF4E04">
        <w:rPr>
          <w:rFonts w:ascii="Times New Roman" w:hAnsi="Times New Roman"/>
          <w:sz w:val="24"/>
          <w:szCs w:val="24"/>
        </w:rPr>
        <w:t xml:space="preserve"> (Figure 1B)</w:t>
      </w:r>
      <w:r w:rsidR="00B938DB" w:rsidRPr="00CF4E04">
        <w:rPr>
          <w:rFonts w:ascii="Times New Roman" w:hAnsi="Times New Roman"/>
          <w:sz w:val="24"/>
          <w:szCs w:val="24"/>
        </w:rPr>
        <w:t>;</w:t>
      </w:r>
      <w:r w:rsidRPr="00CF4E04">
        <w:rPr>
          <w:rFonts w:ascii="Times New Roman" w:hAnsi="Times New Roman"/>
          <w:sz w:val="24"/>
          <w:szCs w:val="24"/>
        </w:rPr>
        <w:t xml:space="preserve"> </w:t>
      </w:r>
      <w:r w:rsidR="00B938DB" w:rsidRPr="00CF4E04">
        <w:rPr>
          <w:rFonts w:ascii="Times New Roman" w:hAnsi="Times New Roman"/>
          <w:sz w:val="24"/>
          <w:szCs w:val="24"/>
        </w:rPr>
        <w:t xml:space="preserve">girls aged </w:t>
      </w:r>
      <w:r w:rsidR="005D7877" w:rsidRPr="00CF4E04">
        <w:rPr>
          <w:rFonts w:ascii="Times New Roman" w:hAnsi="Times New Roman"/>
          <w:sz w:val="24"/>
          <w:szCs w:val="24"/>
        </w:rPr>
        <w:t xml:space="preserve">5-14 </w:t>
      </w:r>
      <w:r w:rsidR="00B938DB" w:rsidRPr="00CF4E04">
        <w:rPr>
          <w:rFonts w:ascii="Times New Roman" w:hAnsi="Times New Roman"/>
          <w:sz w:val="24"/>
          <w:szCs w:val="24"/>
        </w:rPr>
        <w:t>years exhibited periodicity at 6 months</w:t>
      </w:r>
      <w:r w:rsidR="000F7773" w:rsidRPr="00CF4E04">
        <w:rPr>
          <w:rFonts w:ascii="Times New Roman" w:hAnsi="Times New Roman"/>
          <w:sz w:val="24"/>
          <w:szCs w:val="24"/>
        </w:rPr>
        <w:t xml:space="preserve"> for most of the </w:t>
      </w:r>
      <w:r w:rsidR="00AF0EE0" w:rsidRPr="00CF4E04">
        <w:rPr>
          <w:rFonts w:ascii="Times New Roman" w:hAnsi="Times New Roman"/>
          <w:sz w:val="24"/>
          <w:szCs w:val="24"/>
        </w:rPr>
        <w:t xml:space="preserve">analysis </w:t>
      </w:r>
      <w:r w:rsidR="000F7773" w:rsidRPr="00CF4E04">
        <w:rPr>
          <w:rFonts w:ascii="Times New Roman" w:hAnsi="Times New Roman"/>
          <w:sz w:val="24"/>
          <w:szCs w:val="24"/>
        </w:rPr>
        <w:t>period</w:t>
      </w:r>
      <w:r w:rsidRPr="00CF4E04">
        <w:rPr>
          <w:rFonts w:ascii="Times New Roman" w:hAnsi="Times New Roman"/>
          <w:sz w:val="24"/>
          <w:szCs w:val="24"/>
        </w:rPr>
        <w:t>. While seasonality persisted throughout the entire analysis period</w:t>
      </w:r>
      <w:r w:rsidR="007C0F0B" w:rsidRPr="00CF4E04">
        <w:rPr>
          <w:rFonts w:ascii="Times New Roman" w:hAnsi="Times New Roman"/>
          <w:sz w:val="24"/>
          <w:szCs w:val="24"/>
        </w:rPr>
        <w:t xml:space="preserve"> in older ages</w:t>
      </w:r>
      <w:r w:rsidR="00B938DB" w:rsidRPr="00CF4E04">
        <w:rPr>
          <w:rFonts w:ascii="Times New Roman" w:hAnsi="Times New Roman"/>
          <w:sz w:val="24"/>
          <w:szCs w:val="24"/>
        </w:rPr>
        <w:t>,</w:t>
      </w:r>
      <w:r w:rsidR="007C0F0B" w:rsidRPr="00CF4E04">
        <w:rPr>
          <w:rFonts w:ascii="Times New Roman" w:hAnsi="Times New Roman"/>
          <w:sz w:val="24"/>
          <w:szCs w:val="24"/>
        </w:rPr>
        <w:t xml:space="preserve"> </w:t>
      </w:r>
      <w:r w:rsidR="00B938DB" w:rsidRPr="00CF4E04">
        <w:rPr>
          <w:rFonts w:ascii="Times New Roman" w:hAnsi="Times New Roman"/>
          <w:sz w:val="24"/>
          <w:szCs w:val="24"/>
        </w:rPr>
        <w:t xml:space="preserve">it largely disappeared after </w:t>
      </w:r>
      <w:r w:rsidR="00D656A1" w:rsidRPr="00CF4E04">
        <w:rPr>
          <w:rFonts w:ascii="Times New Roman" w:hAnsi="Times New Roman"/>
          <w:sz w:val="24"/>
          <w:szCs w:val="24"/>
        </w:rPr>
        <w:t>late</w:t>
      </w:r>
      <w:r w:rsidR="00B938DB" w:rsidRPr="00CF4E04">
        <w:rPr>
          <w:rFonts w:ascii="Times New Roman" w:hAnsi="Times New Roman"/>
          <w:sz w:val="24"/>
          <w:szCs w:val="24"/>
        </w:rPr>
        <w:t xml:space="preserve">1990s </w:t>
      </w:r>
      <w:r w:rsidRPr="00CF4E04">
        <w:rPr>
          <w:rFonts w:ascii="Times New Roman" w:hAnsi="Times New Roman"/>
          <w:sz w:val="24"/>
          <w:szCs w:val="24"/>
        </w:rPr>
        <w:t xml:space="preserve">in children aged </w:t>
      </w:r>
      <w:r w:rsidR="00840AE5" w:rsidRPr="00CF4E04">
        <w:rPr>
          <w:rFonts w:ascii="Times New Roman" w:hAnsi="Times New Roman"/>
          <w:sz w:val="24"/>
          <w:szCs w:val="24"/>
        </w:rPr>
        <w:t xml:space="preserve">0-4 years in both sexes and </w:t>
      </w:r>
      <w:r w:rsidRPr="00CF4E04">
        <w:rPr>
          <w:rFonts w:ascii="Times New Roman" w:hAnsi="Times New Roman"/>
          <w:sz w:val="24"/>
          <w:szCs w:val="24"/>
        </w:rPr>
        <w:t xml:space="preserve">in women aged 15-24 years. </w:t>
      </w:r>
    </w:p>
    <w:p w14:paraId="7DB41B73" w14:textId="77777777" w:rsidR="00DB35AA" w:rsidRPr="00CF4E04" w:rsidRDefault="00DB35AA" w:rsidP="000A2B50">
      <w:pPr>
        <w:spacing w:after="0" w:line="480" w:lineRule="auto"/>
        <w:rPr>
          <w:rFonts w:ascii="Times New Roman" w:hAnsi="Times New Roman"/>
          <w:sz w:val="24"/>
          <w:szCs w:val="24"/>
        </w:rPr>
      </w:pPr>
    </w:p>
    <w:p w14:paraId="5DA87DC6" w14:textId="66885F79" w:rsidR="0007260F" w:rsidRPr="00CF4E04" w:rsidRDefault="0007260F" w:rsidP="000A2B50">
      <w:pPr>
        <w:spacing w:after="0" w:line="480" w:lineRule="auto"/>
        <w:rPr>
          <w:rFonts w:ascii="Times New Roman" w:hAnsi="Times New Roman"/>
          <w:sz w:val="24"/>
          <w:szCs w:val="24"/>
        </w:rPr>
      </w:pPr>
      <w:r w:rsidRPr="00CF4E04">
        <w:rPr>
          <w:rFonts w:ascii="Times New Roman" w:hAnsi="Times New Roman"/>
          <w:sz w:val="24"/>
          <w:szCs w:val="24"/>
        </w:rPr>
        <w:t>Death rates in men aged 45</w:t>
      </w:r>
      <w:r w:rsidR="00BC6AB1" w:rsidRPr="00CF4E04">
        <w:rPr>
          <w:rFonts w:ascii="Times New Roman" w:hAnsi="Times New Roman"/>
          <w:sz w:val="24"/>
          <w:szCs w:val="24"/>
        </w:rPr>
        <w:t xml:space="preserve"> </w:t>
      </w:r>
      <w:r w:rsidRPr="00CF4E04">
        <w:rPr>
          <w:rFonts w:ascii="Times New Roman" w:hAnsi="Times New Roman"/>
          <w:sz w:val="24"/>
          <w:szCs w:val="24"/>
        </w:rPr>
        <w:t>years and older and women aged 35</w:t>
      </w:r>
      <w:r w:rsidR="00F010FB" w:rsidRPr="00CF4E04">
        <w:rPr>
          <w:rFonts w:ascii="Times New Roman" w:hAnsi="Times New Roman"/>
          <w:sz w:val="24"/>
          <w:szCs w:val="24"/>
        </w:rPr>
        <w:t xml:space="preserve"> </w:t>
      </w:r>
      <w:r w:rsidRPr="00CF4E04">
        <w:rPr>
          <w:rFonts w:ascii="Times New Roman" w:hAnsi="Times New Roman"/>
          <w:sz w:val="24"/>
          <w:szCs w:val="24"/>
        </w:rPr>
        <w:t xml:space="preserve">years and older peaked in January and February, and </w:t>
      </w:r>
      <w:r w:rsidR="00B938DB" w:rsidRPr="00CF4E04">
        <w:rPr>
          <w:rFonts w:ascii="Times New Roman" w:hAnsi="Times New Roman"/>
          <w:sz w:val="24"/>
          <w:szCs w:val="24"/>
        </w:rPr>
        <w:t xml:space="preserve">were </w:t>
      </w:r>
      <w:r w:rsidRPr="00CF4E04">
        <w:rPr>
          <w:rFonts w:ascii="Times New Roman" w:hAnsi="Times New Roman"/>
          <w:sz w:val="24"/>
          <w:szCs w:val="24"/>
        </w:rPr>
        <w:t>lowest in July and August</w:t>
      </w:r>
      <w:r w:rsidR="00EE76C0" w:rsidRPr="00CF4E04">
        <w:rPr>
          <w:rFonts w:ascii="Times New Roman" w:hAnsi="Times New Roman"/>
          <w:sz w:val="24"/>
          <w:szCs w:val="24"/>
        </w:rPr>
        <w:t xml:space="preserve"> (Figure 2)</w:t>
      </w:r>
      <w:r w:rsidRPr="00CF4E04">
        <w:rPr>
          <w:rFonts w:ascii="Times New Roman" w:hAnsi="Times New Roman"/>
          <w:sz w:val="24"/>
          <w:szCs w:val="24"/>
        </w:rPr>
        <w:t xml:space="preserve">. A similar temporal pattern was seen in children </w:t>
      </w:r>
      <w:r w:rsidR="00B938DB" w:rsidRPr="00CF4E04">
        <w:rPr>
          <w:rFonts w:ascii="Times New Roman" w:hAnsi="Times New Roman"/>
          <w:sz w:val="24"/>
          <w:szCs w:val="24"/>
        </w:rPr>
        <w:t xml:space="preserve">younger than </w:t>
      </w:r>
      <w:r w:rsidR="00C537A1" w:rsidRPr="00CF4E04">
        <w:rPr>
          <w:rFonts w:ascii="Times New Roman" w:hAnsi="Times New Roman"/>
          <w:sz w:val="24"/>
          <w:szCs w:val="24"/>
        </w:rPr>
        <w:t>five</w:t>
      </w:r>
      <w:r w:rsidR="00B938DB" w:rsidRPr="00CF4E04">
        <w:rPr>
          <w:rFonts w:ascii="Times New Roman" w:hAnsi="Times New Roman"/>
          <w:sz w:val="24"/>
          <w:szCs w:val="24"/>
        </w:rPr>
        <w:t xml:space="preserve"> years of age, </w:t>
      </w:r>
      <w:r w:rsidRPr="00CF4E04">
        <w:rPr>
          <w:rFonts w:ascii="Times New Roman" w:hAnsi="Times New Roman"/>
          <w:sz w:val="24"/>
          <w:szCs w:val="24"/>
        </w:rPr>
        <w:t xml:space="preserve">whose mortality was highest in February and lowest in August. In contrast, the peak </w:t>
      </w:r>
      <w:r w:rsidR="00B938DB" w:rsidRPr="00CF4E04">
        <w:rPr>
          <w:rFonts w:ascii="Times New Roman" w:hAnsi="Times New Roman"/>
          <w:sz w:val="24"/>
          <w:szCs w:val="24"/>
        </w:rPr>
        <w:t xml:space="preserve">and minimum </w:t>
      </w:r>
      <w:r w:rsidRPr="00CF4E04">
        <w:rPr>
          <w:rFonts w:ascii="Times New Roman" w:hAnsi="Times New Roman"/>
          <w:sz w:val="24"/>
          <w:szCs w:val="24"/>
        </w:rPr>
        <w:t>of mortality in older boys and young men (ages 5-34 years) occurred in June/July</w:t>
      </w:r>
      <w:r w:rsidR="00B938DB" w:rsidRPr="00CF4E04">
        <w:rPr>
          <w:rFonts w:ascii="Times New Roman" w:hAnsi="Times New Roman"/>
          <w:sz w:val="24"/>
          <w:szCs w:val="24"/>
        </w:rPr>
        <w:t xml:space="preserve"> and</w:t>
      </w:r>
      <w:r w:rsidRPr="00CF4E04">
        <w:rPr>
          <w:rFonts w:ascii="Times New Roman" w:hAnsi="Times New Roman"/>
          <w:sz w:val="24"/>
          <w:szCs w:val="24"/>
        </w:rPr>
        <w:t xml:space="preserve"> December/January</w:t>
      </w:r>
      <w:r w:rsidR="00B938DB" w:rsidRPr="00CF4E04">
        <w:rPr>
          <w:rFonts w:ascii="Times New Roman" w:hAnsi="Times New Roman"/>
          <w:sz w:val="24"/>
          <w:szCs w:val="24"/>
        </w:rPr>
        <w:t>, respectively</w:t>
      </w:r>
      <w:r w:rsidRPr="00CF4E04">
        <w:rPr>
          <w:rFonts w:ascii="Times New Roman" w:hAnsi="Times New Roman"/>
          <w:sz w:val="24"/>
          <w:szCs w:val="24"/>
        </w:rPr>
        <w:t xml:space="preserve">. </w:t>
      </w:r>
    </w:p>
    <w:p w14:paraId="018DF674" w14:textId="77777777" w:rsidR="00DB35AA" w:rsidRPr="00CF4E04" w:rsidRDefault="00DB35AA" w:rsidP="000A2B50">
      <w:pPr>
        <w:spacing w:after="0" w:line="480" w:lineRule="auto"/>
        <w:rPr>
          <w:rFonts w:ascii="Times New Roman" w:hAnsi="Times New Roman"/>
          <w:sz w:val="24"/>
          <w:szCs w:val="24"/>
        </w:rPr>
      </w:pPr>
    </w:p>
    <w:p w14:paraId="1B149B63" w14:textId="4C91C167" w:rsidR="0078333E" w:rsidRPr="00CF4E04" w:rsidRDefault="0007260F" w:rsidP="000A2B50">
      <w:pPr>
        <w:spacing w:after="0" w:line="480" w:lineRule="auto"/>
        <w:rPr>
          <w:rFonts w:ascii="Times New Roman" w:hAnsi="Times New Roman"/>
          <w:sz w:val="24"/>
          <w:szCs w:val="24"/>
        </w:rPr>
      </w:pPr>
      <w:r w:rsidRPr="00CF4E04">
        <w:rPr>
          <w:rFonts w:ascii="Times New Roman" w:hAnsi="Times New Roman"/>
          <w:sz w:val="24"/>
          <w:szCs w:val="24"/>
        </w:rPr>
        <w:t>Percent excess mortality in peak month, relative to the minimum, declined by less than 10 percentag</w:t>
      </w:r>
      <w:r w:rsidR="00E512DF" w:rsidRPr="00CF4E04">
        <w:rPr>
          <w:rFonts w:ascii="Times New Roman" w:hAnsi="Times New Roman"/>
          <w:sz w:val="24"/>
          <w:szCs w:val="24"/>
        </w:rPr>
        <w:t>e points for people older than 5</w:t>
      </w:r>
      <w:r w:rsidRPr="00CF4E04">
        <w:rPr>
          <w:rFonts w:ascii="Times New Roman" w:hAnsi="Times New Roman"/>
          <w:sz w:val="24"/>
          <w:szCs w:val="24"/>
        </w:rPr>
        <w:t>5 years of age</w:t>
      </w:r>
      <w:r w:rsidR="000B0CBD" w:rsidRPr="00CF4E04">
        <w:rPr>
          <w:rFonts w:ascii="Times New Roman" w:hAnsi="Times New Roman"/>
          <w:sz w:val="24"/>
          <w:szCs w:val="24"/>
        </w:rPr>
        <w:t xml:space="preserve"> from 1982 to 2013</w:t>
      </w:r>
      <w:r w:rsidRPr="00CF4E04">
        <w:rPr>
          <w:rFonts w:ascii="Times New Roman" w:hAnsi="Times New Roman"/>
          <w:sz w:val="24"/>
          <w:szCs w:val="24"/>
        </w:rPr>
        <w:t xml:space="preserve"> (Figure 3)</w:t>
      </w:r>
      <w:r w:rsidR="007F22D2" w:rsidRPr="00CF4E04">
        <w:rPr>
          <w:rFonts w:ascii="Times New Roman" w:hAnsi="Times New Roman"/>
          <w:sz w:val="24"/>
          <w:szCs w:val="24"/>
        </w:rPr>
        <w:t>.</w:t>
      </w:r>
      <w:r w:rsidRPr="00CF4E04">
        <w:rPr>
          <w:rFonts w:ascii="Times New Roman" w:hAnsi="Times New Roman"/>
          <w:sz w:val="24"/>
          <w:szCs w:val="24"/>
        </w:rPr>
        <w:t xml:space="preserve"> In contrast, the difference between peak (summer) and minimum (winter) declined </w:t>
      </w:r>
      <w:r w:rsidR="003D6C08" w:rsidRPr="00CF4E04">
        <w:rPr>
          <w:rFonts w:ascii="Times New Roman" w:hAnsi="Times New Roman"/>
          <w:sz w:val="24"/>
          <w:szCs w:val="24"/>
        </w:rPr>
        <w:t>signif</w:t>
      </w:r>
      <w:r w:rsidR="00CC5C93" w:rsidRPr="00CF4E04">
        <w:rPr>
          <w:rFonts w:ascii="Times New Roman" w:hAnsi="Times New Roman"/>
          <w:sz w:val="24"/>
          <w:szCs w:val="24"/>
        </w:rPr>
        <w:t xml:space="preserve">icantly </w:t>
      </w:r>
      <w:r w:rsidRPr="00CF4E04">
        <w:rPr>
          <w:rFonts w:ascii="Times New Roman" w:hAnsi="Times New Roman"/>
          <w:sz w:val="24"/>
          <w:szCs w:val="24"/>
        </w:rPr>
        <w:t xml:space="preserve">in younger ages, by </w:t>
      </w:r>
      <w:r w:rsidR="00162AB7" w:rsidRPr="00CF4E04">
        <w:rPr>
          <w:rFonts w:ascii="Times New Roman" w:hAnsi="Times New Roman"/>
          <w:sz w:val="24"/>
          <w:szCs w:val="24"/>
        </w:rPr>
        <w:t xml:space="preserve">nearly 25 </w:t>
      </w:r>
      <w:r w:rsidRPr="00CF4E04">
        <w:rPr>
          <w:rFonts w:ascii="Times New Roman" w:hAnsi="Times New Roman"/>
          <w:sz w:val="24"/>
          <w:szCs w:val="24"/>
        </w:rPr>
        <w:t>percentage points</w:t>
      </w:r>
      <w:r w:rsidR="00657028" w:rsidRPr="00CF4E04">
        <w:rPr>
          <w:rFonts w:ascii="Times New Roman" w:hAnsi="Times New Roman"/>
          <w:sz w:val="24"/>
          <w:szCs w:val="24"/>
        </w:rPr>
        <w:t xml:space="preserve"> </w:t>
      </w:r>
      <w:r w:rsidRPr="00CF4E04">
        <w:rPr>
          <w:rFonts w:ascii="Times New Roman" w:hAnsi="Times New Roman"/>
          <w:sz w:val="24"/>
          <w:szCs w:val="24"/>
        </w:rPr>
        <w:t xml:space="preserve">in </w:t>
      </w:r>
      <w:r w:rsidR="00162AB7" w:rsidRPr="00CF4E04">
        <w:rPr>
          <w:rFonts w:ascii="Times New Roman" w:hAnsi="Times New Roman"/>
          <w:sz w:val="24"/>
          <w:szCs w:val="24"/>
        </w:rPr>
        <w:t xml:space="preserve">males </w:t>
      </w:r>
      <w:r w:rsidRPr="00CF4E04">
        <w:rPr>
          <w:rFonts w:ascii="Times New Roman" w:hAnsi="Times New Roman"/>
          <w:sz w:val="24"/>
          <w:szCs w:val="24"/>
        </w:rPr>
        <w:t xml:space="preserve">aged 5-14 years </w:t>
      </w:r>
      <w:r w:rsidR="00162AB7" w:rsidRPr="00CF4E04">
        <w:rPr>
          <w:rFonts w:ascii="Times New Roman" w:hAnsi="Times New Roman"/>
          <w:sz w:val="24"/>
          <w:szCs w:val="24"/>
        </w:rPr>
        <w:t>and</w:t>
      </w:r>
      <w:r w:rsidR="00CF2214" w:rsidRPr="00CF4E04">
        <w:rPr>
          <w:rFonts w:ascii="Times New Roman" w:hAnsi="Times New Roman"/>
          <w:sz w:val="24"/>
          <w:szCs w:val="24"/>
        </w:rPr>
        <w:t xml:space="preserve"> 15-24-year</w:t>
      </w:r>
      <w:r w:rsidR="00162AB7" w:rsidRPr="00CF4E04">
        <w:rPr>
          <w:rFonts w:ascii="Times New Roman" w:hAnsi="Times New Roman"/>
          <w:sz w:val="24"/>
          <w:szCs w:val="24"/>
        </w:rPr>
        <w:t>s</w:t>
      </w:r>
      <w:r w:rsidR="00CF2214" w:rsidRPr="00CF4E04">
        <w:rPr>
          <w:rFonts w:ascii="Times New Roman" w:hAnsi="Times New Roman"/>
          <w:sz w:val="24"/>
          <w:szCs w:val="24"/>
        </w:rPr>
        <w:t>.</w:t>
      </w:r>
      <w:r w:rsidR="00183441" w:rsidRPr="00CF4E04">
        <w:rPr>
          <w:rFonts w:ascii="Times New Roman" w:hAnsi="Times New Roman"/>
          <w:sz w:val="24"/>
          <w:szCs w:val="24"/>
        </w:rPr>
        <w:t xml:space="preserve"> </w:t>
      </w:r>
      <w:r w:rsidR="00671506" w:rsidRPr="00CF4E04">
        <w:rPr>
          <w:rFonts w:ascii="Times New Roman" w:hAnsi="Times New Roman"/>
          <w:sz w:val="24"/>
          <w:szCs w:val="24"/>
        </w:rPr>
        <w:t xml:space="preserve">Under five years of age, percent excess mortality declined by a statistically-significant </w:t>
      </w:r>
      <w:r w:rsidR="00BE069F" w:rsidRPr="00CF4E04">
        <w:rPr>
          <w:rFonts w:ascii="Times New Roman" w:hAnsi="Times New Roman"/>
          <w:sz w:val="24"/>
          <w:szCs w:val="24"/>
        </w:rPr>
        <w:t>13.2 percentage points (</w:t>
      </w:r>
      <w:r w:rsidR="00162AB7" w:rsidRPr="00CF4E04">
        <w:rPr>
          <w:rFonts w:ascii="Times New Roman" w:hAnsi="Times New Roman"/>
          <w:sz w:val="24"/>
          <w:szCs w:val="24"/>
        </w:rPr>
        <w:t xml:space="preserve">95% CI </w:t>
      </w:r>
      <w:r w:rsidR="00671506" w:rsidRPr="00CF4E04">
        <w:rPr>
          <w:rFonts w:ascii="Times New Roman" w:hAnsi="Times New Roman"/>
          <w:sz w:val="24"/>
          <w:szCs w:val="24"/>
        </w:rPr>
        <w:t>8.1</w:t>
      </w:r>
      <w:r w:rsidR="00162AB7" w:rsidRPr="00CF4E04">
        <w:rPr>
          <w:rFonts w:ascii="Times New Roman" w:hAnsi="Times New Roman"/>
          <w:sz w:val="24"/>
          <w:szCs w:val="24"/>
        </w:rPr>
        <w:t xml:space="preserve"> to </w:t>
      </w:r>
      <w:r w:rsidR="00BE069F" w:rsidRPr="00CF4E04">
        <w:rPr>
          <w:rFonts w:ascii="Times New Roman" w:hAnsi="Times New Roman"/>
          <w:sz w:val="24"/>
          <w:szCs w:val="24"/>
        </w:rPr>
        <w:t>18.2)</w:t>
      </w:r>
      <w:r w:rsidR="00671506" w:rsidRPr="00CF4E04">
        <w:rPr>
          <w:rFonts w:ascii="Times New Roman" w:hAnsi="Times New Roman"/>
          <w:sz w:val="24"/>
          <w:szCs w:val="24"/>
        </w:rPr>
        <w:t xml:space="preserve"> for boys but only</w:t>
      </w:r>
      <w:r w:rsidR="005F5127" w:rsidRPr="00CF4E04">
        <w:rPr>
          <w:rFonts w:ascii="Times New Roman" w:hAnsi="Times New Roman"/>
          <w:sz w:val="24"/>
          <w:szCs w:val="24"/>
        </w:rPr>
        <w:t xml:space="preserve"> a statistically insignificant</w:t>
      </w:r>
      <w:r w:rsidR="00671506" w:rsidRPr="00CF4E04">
        <w:rPr>
          <w:rFonts w:ascii="Times New Roman" w:hAnsi="Times New Roman"/>
          <w:sz w:val="24"/>
          <w:szCs w:val="24"/>
        </w:rPr>
        <w:t xml:space="preserve"> </w:t>
      </w:r>
      <w:r w:rsidR="005F5127" w:rsidRPr="00CF4E04">
        <w:rPr>
          <w:rFonts w:ascii="Times New Roman" w:hAnsi="Times New Roman"/>
          <w:sz w:val="24"/>
          <w:szCs w:val="24"/>
        </w:rPr>
        <w:t>5.0 percentage points</w:t>
      </w:r>
      <w:r w:rsidR="00671506" w:rsidRPr="00CF4E04">
        <w:rPr>
          <w:rFonts w:ascii="Times New Roman" w:hAnsi="Times New Roman"/>
          <w:sz w:val="24"/>
          <w:szCs w:val="24"/>
        </w:rPr>
        <w:t xml:space="preserve"> (</w:t>
      </w:r>
      <w:r w:rsidR="005F5127" w:rsidRPr="00CF4E04">
        <w:rPr>
          <w:rFonts w:ascii="Times New Roman" w:hAnsi="Times New Roman"/>
          <w:sz w:val="24"/>
          <w:szCs w:val="24"/>
        </w:rPr>
        <w:t>-12.0</w:t>
      </w:r>
      <w:r w:rsidR="00162AB7" w:rsidRPr="00CF4E04">
        <w:rPr>
          <w:rFonts w:ascii="Times New Roman" w:hAnsi="Times New Roman"/>
          <w:sz w:val="24"/>
          <w:szCs w:val="24"/>
        </w:rPr>
        <w:t xml:space="preserve"> to </w:t>
      </w:r>
      <w:r w:rsidR="005F5127" w:rsidRPr="00CF4E04">
        <w:rPr>
          <w:rFonts w:ascii="Times New Roman" w:hAnsi="Times New Roman"/>
          <w:sz w:val="24"/>
          <w:szCs w:val="24"/>
        </w:rPr>
        <w:t>2.0</w:t>
      </w:r>
      <w:r w:rsidR="00671506" w:rsidRPr="00CF4E04">
        <w:rPr>
          <w:rFonts w:ascii="Times New Roman" w:hAnsi="Times New Roman"/>
          <w:sz w:val="24"/>
          <w:szCs w:val="24"/>
        </w:rPr>
        <w:t>) for girls</w:t>
      </w:r>
      <w:r w:rsidR="006501F5" w:rsidRPr="00CF4E04">
        <w:rPr>
          <w:rFonts w:ascii="Times New Roman" w:hAnsi="Times New Roman"/>
          <w:sz w:val="24"/>
          <w:szCs w:val="24"/>
        </w:rPr>
        <w:t>.</w:t>
      </w:r>
    </w:p>
    <w:p w14:paraId="3E34745E" w14:textId="77777777" w:rsidR="00DB35AA" w:rsidRPr="00CF4E04" w:rsidRDefault="00DB35AA" w:rsidP="000A2B50">
      <w:pPr>
        <w:spacing w:after="0" w:line="480" w:lineRule="auto"/>
        <w:rPr>
          <w:rFonts w:ascii="Times New Roman" w:hAnsi="Times New Roman"/>
          <w:sz w:val="24"/>
          <w:szCs w:val="24"/>
        </w:rPr>
      </w:pPr>
    </w:p>
    <w:p w14:paraId="3B5E766D" w14:textId="48CF2F31" w:rsidR="00146224" w:rsidRPr="00CF4E04" w:rsidRDefault="009C289C" w:rsidP="000A2B50">
      <w:pPr>
        <w:spacing w:after="0" w:line="480" w:lineRule="auto"/>
        <w:rPr>
          <w:rFonts w:ascii="Times New Roman" w:hAnsi="Times New Roman"/>
          <w:sz w:val="24"/>
          <w:szCs w:val="24"/>
        </w:rPr>
      </w:pPr>
      <w:r w:rsidRPr="00CF4E04">
        <w:rPr>
          <w:rFonts w:ascii="Times New Roman" w:hAnsi="Times New Roman"/>
          <w:sz w:val="24"/>
          <w:szCs w:val="24"/>
        </w:rPr>
        <w:t>The</w:t>
      </w:r>
      <w:r w:rsidR="0007260F" w:rsidRPr="00CF4E04">
        <w:rPr>
          <w:rFonts w:ascii="Times New Roman" w:hAnsi="Times New Roman"/>
          <w:sz w:val="24"/>
          <w:szCs w:val="24"/>
        </w:rPr>
        <w:t xml:space="preserve"> sub-national centre of</w:t>
      </w:r>
      <w:r w:rsidR="00113C44" w:rsidRPr="00CF4E04">
        <w:rPr>
          <w:rFonts w:ascii="Times New Roman" w:hAnsi="Times New Roman"/>
          <w:sz w:val="24"/>
          <w:szCs w:val="24"/>
        </w:rPr>
        <w:t xml:space="preserve"> gravity analysis </w:t>
      </w:r>
      <w:r w:rsidRPr="00CF4E04">
        <w:rPr>
          <w:rFonts w:ascii="Times New Roman" w:hAnsi="Times New Roman"/>
          <w:sz w:val="24"/>
          <w:szCs w:val="24"/>
        </w:rPr>
        <w:t>shows that</w:t>
      </w:r>
      <w:r w:rsidR="0007260F" w:rsidRPr="00CF4E04">
        <w:rPr>
          <w:rFonts w:ascii="Times New Roman" w:hAnsi="Times New Roman"/>
          <w:sz w:val="24"/>
          <w:szCs w:val="24"/>
        </w:rPr>
        <w:t xml:space="preserve"> </w:t>
      </w:r>
      <w:r w:rsidRPr="00CF4E04">
        <w:rPr>
          <w:rFonts w:ascii="Times New Roman" w:hAnsi="Times New Roman"/>
          <w:sz w:val="24"/>
          <w:szCs w:val="24"/>
        </w:rPr>
        <w:t>mortality peaks and minima in different climate regions</w:t>
      </w:r>
      <w:r w:rsidR="0007260F" w:rsidRPr="00CF4E04">
        <w:rPr>
          <w:rFonts w:ascii="Times New Roman" w:hAnsi="Times New Roman"/>
          <w:sz w:val="24"/>
          <w:szCs w:val="24"/>
        </w:rPr>
        <w:t xml:space="preserve"> </w:t>
      </w:r>
      <w:r w:rsidR="0050434E" w:rsidRPr="00CF4E04">
        <w:rPr>
          <w:rFonts w:ascii="Times New Roman" w:hAnsi="Times New Roman"/>
          <w:sz w:val="24"/>
          <w:szCs w:val="24"/>
        </w:rPr>
        <w:t xml:space="preserve">(Figure S1) </w:t>
      </w:r>
      <w:r w:rsidR="0007260F" w:rsidRPr="00CF4E04">
        <w:rPr>
          <w:rFonts w:ascii="Times New Roman" w:hAnsi="Times New Roman"/>
          <w:sz w:val="24"/>
          <w:szCs w:val="24"/>
        </w:rPr>
        <w:t xml:space="preserve">are consistent with the national </w:t>
      </w:r>
      <w:r w:rsidRPr="00CF4E04">
        <w:rPr>
          <w:rFonts w:ascii="Times New Roman" w:hAnsi="Times New Roman"/>
          <w:sz w:val="24"/>
          <w:szCs w:val="24"/>
        </w:rPr>
        <w:t>ones</w:t>
      </w:r>
      <w:r w:rsidR="00162AB7" w:rsidRPr="00CF4E04">
        <w:rPr>
          <w:rFonts w:ascii="Times New Roman" w:hAnsi="Times New Roman"/>
          <w:sz w:val="24"/>
          <w:szCs w:val="24"/>
        </w:rPr>
        <w:t xml:space="preserve"> (Figure 4)</w:t>
      </w:r>
      <w:r w:rsidR="0007260F" w:rsidRPr="00CF4E04">
        <w:rPr>
          <w:rFonts w:ascii="Times New Roman" w:hAnsi="Times New Roman"/>
          <w:sz w:val="24"/>
          <w:szCs w:val="24"/>
        </w:rPr>
        <w:t xml:space="preserve">, indicating the </w:t>
      </w:r>
      <w:r w:rsidRPr="00CF4E04">
        <w:rPr>
          <w:rFonts w:ascii="Times New Roman" w:hAnsi="Times New Roman"/>
          <w:sz w:val="24"/>
          <w:szCs w:val="24"/>
        </w:rPr>
        <w:t>seasonality</w:t>
      </w:r>
      <w:r w:rsidR="0007260F" w:rsidRPr="00CF4E04">
        <w:rPr>
          <w:rFonts w:ascii="Times New Roman" w:hAnsi="Times New Roman"/>
          <w:sz w:val="24"/>
          <w:szCs w:val="24"/>
        </w:rPr>
        <w:t xml:space="preserve"> is largely independent of geography. </w:t>
      </w:r>
      <w:r w:rsidR="009A4004" w:rsidRPr="00CF4E04">
        <w:rPr>
          <w:rFonts w:ascii="Times New Roman" w:hAnsi="Times New Roman"/>
          <w:sz w:val="24"/>
          <w:szCs w:val="24"/>
        </w:rPr>
        <w:t>The relative homoge</w:t>
      </w:r>
      <w:r w:rsidR="00270B4B" w:rsidRPr="00CF4E04">
        <w:rPr>
          <w:rFonts w:ascii="Times New Roman" w:hAnsi="Times New Roman"/>
          <w:sz w:val="24"/>
          <w:szCs w:val="24"/>
        </w:rPr>
        <w:t>neity of the timing of maximum and mortality</w:t>
      </w:r>
      <w:r w:rsidR="00E844E9" w:rsidRPr="00CF4E04">
        <w:rPr>
          <w:rFonts w:ascii="Times New Roman" w:hAnsi="Times New Roman"/>
          <w:sz w:val="24"/>
          <w:szCs w:val="24"/>
        </w:rPr>
        <w:t xml:space="preserve"> is evident, despite the large variation in temperatures that exist between climate regions</w:t>
      </w:r>
      <w:r w:rsidR="00C424DF" w:rsidRPr="00CF4E04">
        <w:rPr>
          <w:rFonts w:ascii="Times New Roman" w:hAnsi="Times New Roman"/>
          <w:sz w:val="24"/>
          <w:szCs w:val="24"/>
        </w:rPr>
        <w:t xml:space="preserve"> during the same months. </w:t>
      </w:r>
      <w:r w:rsidR="00472EC1" w:rsidRPr="00CF4E04">
        <w:rPr>
          <w:rFonts w:ascii="Times New Roman" w:hAnsi="Times New Roman"/>
          <w:sz w:val="24"/>
          <w:szCs w:val="24"/>
        </w:rPr>
        <w:t>F</w:t>
      </w:r>
      <w:r w:rsidR="00113C44" w:rsidRPr="00CF4E04">
        <w:rPr>
          <w:rFonts w:ascii="Times New Roman" w:hAnsi="Times New Roman"/>
          <w:sz w:val="24"/>
          <w:szCs w:val="24"/>
        </w:rPr>
        <w:t xml:space="preserve">or </w:t>
      </w:r>
      <w:r w:rsidR="00E34290" w:rsidRPr="00CF4E04">
        <w:rPr>
          <w:rFonts w:ascii="Times New Roman" w:hAnsi="Times New Roman"/>
          <w:sz w:val="24"/>
          <w:szCs w:val="24"/>
        </w:rPr>
        <w:t xml:space="preserve">example, </w:t>
      </w:r>
      <w:r w:rsidR="00472EC1" w:rsidRPr="00CF4E04">
        <w:rPr>
          <w:rFonts w:ascii="Times New Roman" w:hAnsi="Times New Roman"/>
          <w:sz w:val="24"/>
          <w:szCs w:val="24"/>
        </w:rPr>
        <w:t>in men and women aged</w:t>
      </w:r>
      <w:r w:rsidR="00E34290" w:rsidRPr="00CF4E04">
        <w:rPr>
          <w:rFonts w:ascii="Times New Roman" w:hAnsi="Times New Roman"/>
          <w:sz w:val="24"/>
          <w:szCs w:val="24"/>
        </w:rPr>
        <w:t xml:space="preserve"> 65-74 </w:t>
      </w:r>
      <w:r w:rsidR="00472EC1" w:rsidRPr="00CF4E04">
        <w:rPr>
          <w:rFonts w:ascii="Times New Roman" w:hAnsi="Times New Roman"/>
          <w:sz w:val="24"/>
          <w:szCs w:val="24"/>
        </w:rPr>
        <w:t>years</w:t>
      </w:r>
      <w:r w:rsidR="00E34290" w:rsidRPr="00CF4E04">
        <w:rPr>
          <w:rFonts w:ascii="Times New Roman" w:hAnsi="Times New Roman"/>
          <w:sz w:val="24"/>
          <w:szCs w:val="24"/>
        </w:rPr>
        <w:t xml:space="preserve">, </w:t>
      </w:r>
      <w:r w:rsidR="00472EC1" w:rsidRPr="00CF4E04">
        <w:rPr>
          <w:rFonts w:ascii="Times New Roman" w:hAnsi="Times New Roman"/>
          <w:sz w:val="24"/>
          <w:szCs w:val="24"/>
        </w:rPr>
        <w:t xml:space="preserve">mortality peaked in February in the </w:t>
      </w:r>
      <w:r w:rsidR="000953D4" w:rsidRPr="00CF4E04">
        <w:rPr>
          <w:rFonts w:ascii="Times New Roman" w:hAnsi="Times New Roman"/>
          <w:sz w:val="24"/>
          <w:szCs w:val="24"/>
        </w:rPr>
        <w:t xml:space="preserve">Northeast </w:t>
      </w:r>
      <w:r w:rsidR="00E34290" w:rsidRPr="00CF4E04">
        <w:rPr>
          <w:rFonts w:ascii="Times New Roman" w:hAnsi="Times New Roman"/>
          <w:sz w:val="24"/>
          <w:szCs w:val="24"/>
        </w:rPr>
        <w:t>and South</w:t>
      </w:r>
      <w:r w:rsidR="000953D4" w:rsidRPr="00CF4E04">
        <w:rPr>
          <w:rFonts w:ascii="Times New Roman" w:hAnsi="Times New Roman"/>
          <w:sz w:val="24"/>
          <w:szCs w:val="24"/>
        </w:rPr>
        <w:t>east</w:t>
      </w:r>
      <w:r w:rsidR="00393B92" w:rsidRPr="00CF4E04">
        <w:rPr>
          <w:rFonts w:ascii="Times New Roman" w:hAnsi="Times New Roman"/>
          <w:sz w:val="24"/>
          <w:szCs w:val="24"/>
        </w:rPr>
        <w:t>,</w:t>
      </w:r>
      <w:r w:rsidR="00490CB6" w:rsidRPr="00CF4E04">
        <w:rPr>
          <w:rFonts w:ascii="Times New Roman" w:hAnsi="Times New Roman"/>
          <w:sz w:val="24"/>
          <w:szCs w:val="24"/>
        </w:rPr>
        <w:t xml:space="preserve"> </w:t>
      </w:r>
      <w:r w:rsidR="00472EC1" w:rsidRPr="00CF4E04">
        <w:rPr>
          <w:rFonts w:ascii="Times New Roman" w:hAnsi="Times New Roman"/>
          <w:sz w:val="24"/>
          <w:szCs w:val="24"/>
        </w:rPr>
        <w:t xml:space="preserve">even though </w:t>
      </w:r>
      <w:r w:rsidR="00490CB6" w:rsidRPr="00CF4E04">
        <w:rPr>
          <w:rFonts w:ascii="Times New Roman" w:hAnsi="Times New Roman"/>
          <w:sz w:val="24"/>
          <w:szCs w:val="24"/>
        </w:rPr>
        <w:t xml:space="preserve">the average temperatures for those regions were different by </w:t>
      </w:r>
      <w:r w:rsidR="004B7609" w:rsidRPr="00CF4E04">
        <w:rPr>
          <w:rFonts w:ascii="Times New Roman" w:hAnsi="Times New Roman"/>
          <w:sz w:val="24"/>
          <w:szCs w:val="24"/>
        </w:rPr>
        <w:t>over 13</w:t>
      </w:r>
      <w:r w:rsidR="00490CB6" w:rsidRPr="00CF4E04">
        <w:rPr>
          <w:rFonts w:ascii="Times New Roman" w:hAnsi="Times New Roman"/>
          <w:sz w:val="24"/>
          <w:szCs w:val="24"/>
        </w:rPr>
        <w:t xml:space="preserve"> degrees Celsius (</w:t>
      </w:r>
      <w:r w:rsidR="00393A4F" w:rsidRPr="00CF4E04">
        <w:rPr>
          <w:rFonts w:ascii="Times New Roman" w:hAnsi="Times New Roman"/>
          <w:sz w:val="24"/>
          <w:szCs w:val="24"/>
        </w:rPr>
        <w:t>9.3</w:t>
      </w:r>
      <w:r w:rsidR="00490CB6" w:rsidRPr="00CF4E04">
        <w:rPr>
          <w:rFonts w:ascii="Times New Roman" w:hAnsi="Times New Roman"/>
          <w:sz w:val="24"/>
          <w:szCs w:val="24"/>
        </w:rPr>
        <w:t xml:space="preserve"> in the South</w:t>
      </w:r>
      <w:r w:rsidR="00393A4F" w:rsidRPr="00CF4E04">
        <w:rPr>
          <w:rFonts w:ascii="Times New Roman" w:hAnsi="Times New Roman"/>
          <w:sz w:val="24"/>
          <w:szCs w:val="24"/>
        </w:rPr>
        <w:t>east</w:t>
      </w:r>
      <w:r w:rsidR="00490CB6" w:rsidRPr="00CF4E04">
        <w:rPr>
          <w:rFonts w:ascii="Times New Roman" w:hAnsi="Times New Roman"/>
          <w:sz w:val="24"/>
          <w:szCs w:val="24"/>
        </w:rPr>
        <w:t xml:space="preserve"> compared with </w:t>
      </w:r>
      <w:r w:rsidR="00B657EF" w:rsidRPr="00CF4E04">
        <w:rPr>
          <w:rFonts w:ascii="Times New Roman" w:hAnsi="Times New Roman"/>
          <w:sz w:val="24"/>
          <w:szCs w:val="24"/>
        </w:rPr>
        <w:t>-3.8</w:t>
      </w:r>
      <w:r w:rsidR="00490CB6" w:rsidRPr="00CF4E04">
        <w:rPr>
          <w:rFonts w:ascii="Times New Roman" w:hAnsi="Times New Roman"/>
          <w:sz w:val="24"/>
          <w:szCs w:val="24"/>
        </w:rPr>
        <w:t xml:space="preserve"> in the North</w:t>
      </w:r>
      <w:r w:rsidR="005A2FD2" w:rsidRPr="00CF4E04">
        <w:rPr>
          <w:rFonts w:ascii="Times New Roman" w:hAnsi="Times New Roman"/>
          <w:sz w:val="24"/>
          <w:szCs w:val="24"/>
        </w:rPr>
        <w:t>east</w:t>
      </w:r>
      <w:r w:rsidR="00490CB6" w:rsidRPr="00CF4E04">
        <w:rPr>
          <w:rFonts w:ascii="Times New Roman" w:hAnsi="Times New Roman"/>
          <w:sz w:val="24"/>
          <w:szCs w:val="24"/>
        </w:rPr>
        <w:t>).</w:t>
      </w:r>
      <w:r w:rsidR="00146224" w:rsidRPr="00CF4E04">
        <w:rPr>
          <w:rFonts w:ascii="Times New Roman" w:hAnsi="Times New Roman"/>
          <w:sz w:val="24"/>
          <w:szCs w:val="24"/>
        </w:rPr>
        <w:t xml:space="preserve"> </w:t>
      </w:r>
      <w:r w:rsidR="00162AB7" w:rsidRPr="00CF4E04">
        <w:rPr>
          <w:rFonts w:ascii="Times New Roman" w:hAnsi="Times New Roman"/>
          <w:sz w:val="24"/>
          <w:szCs w:val="24"/>
        </w:rPr>
        <w:t>Furthermore</w:t>
      </w:r>
      <w:r w:rsidR="00186415" w:rsidRPr="00CF4E04">
        <w:rPr>
          <w:rFonts w:ascii="Times New Roman" w:hAnsi="Times New Roman"/>
          <w:sz w:val="24"/>
          <w:szCs w:val="24"/>
        </w:rPr>
        <w:t xml:space="preserve">, </w:t>
      </w:r>
      <w:r w:rsidR="0050434E" w:rsidRPr="00CF4E04">
        <w:rPr>
          <w:rFonts w:ascii="Times New Roman" w:hAnsi="Times New Roman"/>
          <w:sz w:val="24"/>
          <w:szCs w:val="24"/>
        </w:rPr>
        <w:t>above 45 ye</w:t>
      </w:r>
      <w:bookmarkStart w:id="2" w:name="_GoBack"/>
      <w:bookmarkEnd w:id="2"/>
      <w:r w:rsidR="0050434E" w:rsidRPr="00CF4E04">
        <w:rPr>
          <w:rFonts w:ascii="Times New Roman" w:hAnsi="Times New Roman"/>
          <w:sz w:val="24"/>
          <w:szCs w:val="24"/>
        </w:rPr>
        <w:t xml:space="preserve">ars of age, there is </w:t>
      </w:r>
      <w:ins w:id="3" w:author="Parks, Robbie M" w:date="2017-01-13T16:54:00Z">
        <w:r w:rsidR="007F7C38">
          <w:rPr>
            <w:rFonts w:ascii="Times New Roman" w:hAnsi="Times New Roman"/>
            <w:sz w:val="24"/>
            <w:szCs w:val="24"/>
          </w:rPr>
          <w:t>little</w:t>
        </w:r>
      </w:ins>
      <w:del w:id="4" w:author="Parks, Robbie M" w:date="2017-01-13T16:54:00Z">
        <w:r w:rsidR="0050434E" w:rsidRPr="00CF4E04" w:rsidDel="007F7C38">
          <w:rPr>
            <w:rFonts w:ascii="Times New Roman" w:hAnsi="Times New Roman"/>
            <w:sz w:val="24"/>
            <w:szCs w:val="24"/>
          </w:rPr>
          <w:delText>no</w:delText>
        </w:r>
      </w:del>
      <w:r w:rsidR="0050434E" w:rsidRPr="00CF4E04">
        <w:rPr>
          <w:rFonts w:ascii="Times New Roman" w:hAnsi="Times New Roman"/>
          <w:sz w:val="24"/>
          <w:szCs w:val="24"/>
        </w:rPr>
        <w:t xml:space="preserve"> variation in the magnitude of excess mortality, despite large </w:t>
      </w:r>
      <w:r w:rsidR="00282BF0" w:rsidRPr="00CF4E04">
        <w:rPr>
          <w:rFonts w:ascii="Times New Roman" w:hAnsi="Times New Roman"/>
          <w:sz w:val="24"/>
          <w:szCs w:val="24"/>
        </w:rPr>
        <w:t xml:space="preserve">inter-region </w:t>
      </w:r>
      <w:r w:rsidR="0050434E" w:rsidRPr="00CF4E04">
        <w:rPr>
          <w:rFonts w:ascii="Times New Roman" w:hAnsi="Times New Roman"/>
          <w:sz w:val="24"/>
          <w:szCs w:val="24"/>
        </w:rPr>
        <w:t xml:space="preserve">variation in </w:t>
      </w:r>
      <w:r w:rsidR="00D16348" w:rsidRPr="00CF4E04">
        <w:rPr>
          <w:rFonts w:ascii="Times New Roman" w:hAnsi="Times New Roman"/>
          <w:sz w:val="24"/>
          <w:szCs w:val="24"/>
        </w:rPr>
        <w:t xml:space="preserve">temperature </w:t>
      </w:r>
      <w:r w:rsidR="0050434E" w:rsidRPr="00CF4E04">
        <w:rPr>
          <w:rFonts w:ascii="Times New Roman" w:hAnsi="Times New Roman"/>
          <w:sz w:val="24"/>
          <w:szCs w:val="24"/>
        </w:rPr>
        <w:t xml:space="preserve">difference between the </w:t>
      </w:r>
      <w:r w:rsidR="00282BF0" w:rsidRPr="00CF4E04">
        <w:rPr>
          <w:rFonts w:ascii="Times New Roman" w:hAnsi="Times New Roman"/>
          <w:sz w:val="24"/>
          <w:szCs w:val="24"/>
        </w:rPr>
        <w:t>peak and minimum months</w:t>
      </w:r>
      <w:r w:rsidR="009548C7" w:rsidRPr="00CF4E04">
        <w:rPr>
          <w:rFonts w:ascii="Times New Roman" w:hAnsi="Times New Roman"/>
          <w:sz w:val="24"/>
          <w:szCs w:val="24"/>
        </w:rPr>
        <w:t xml:space="preserve"> (Figure </w:t>
      </w:r>
      <w:r w:rsidR="00282BF0" w:rsidRPr="00CF4E04">
        <w:rPr>
          <w:rFonts w:ascii="Times New Roman" w:hAnsi="Times New Roman"/>
          <w:sz w:val="24"/>
          <w:szCs w:val="24"/>
        </w:rPr>
        <w:t>5</w:t>
      </w:r>
      <w:r w:rsidR="00995D68" w:rsidRPr="00CF4E04">
        <w:rPr>
          <w:rFonts w:ascii="Times New Roman" w:hAnsi="Times New Roman"/>
          <w:sz w:val="24"/>
          <w:szCs w:val="24"/>
        </w:rPr>
        <w:t>)</w:t>
      </w:r>
      <w:r w:rsidR="00D16348" w:rsidRPr="00CF4E04">
        <w:rPr>
          <w:rFonts w:ascii="Times New Roman" w:hAnsi="Times New Roman"/>
          <w:sz w:val="24"/>
          <w:szCs w:val="24"/>
        </w:rPr>
        <w:t xml:space="preserve">. </w:t>
      </w:r>
      <w:r w:rsidR="00792B0B">
        <w:rPr>
          <w:rFonts w:ascii="Times New Roman" w:hAnsi="Times New Roman"/>
          <w:sz w:val="24"/>
          <w:szCs w:val="24"/>
        </w:rPr>
        <w:t xml:space="preserve"> The </w:t>
      </w:r>
      <w:r w:rsidR="00792B0B">
        <w:rPr>
          <w:rFonts w:ascii="Times New Roman" w:hAnsi="Times New Roman"/>
          <w:sz w:val="24"/>
          <w:szCs w:val="24"/>
        </w:rPr>
        <w:lastRenderedPageBreak/>
        <w:t xml:space="preserve">observed geographical consistency within the USA is different from the pattern observed across Europe, where excess winter mortality tends to be lower in the colder northern nations than in warmer southern European countries, possibly because the former </w:t>
      </w:r>
      <w:proofErr w:type="gramStart"/>
      <w:r w:rsidR="00792B0B">
        <w:rPr>
          <w:rFonts w:ascii="Times New Roman" w:hAnsi="Times New Roman"/>
          <w:sz w:val="24"/>
          <w:szCs w:val="24"/>
        </w:rPr>
        <w:t>have</w:t>
      </w:r>
      <w:proofErr w:type="gramEnd"/>
      <w:r w:rsidR="00792B0B">
        <w:rPr>
          <w:rFonts w:ascii="Times New Roman" w:hAnsi="Times New Roman"/>
          <w:sz w:val="24"/>
          <w:szCs w:val="24"/>
        </w:rPr>
        <w:t xml:space="preserve"> institutionalised environmental (e.g., housing insulation and heating) and health system measures to counter the effects of cold winters.</w:t>
      </w:r>
      <w:r w:rsidR="00016654">
        <w:rPr>
          <w:rFonts w:ascii="Times New Roman" w:hAnsi="Times New Roman"/>
          <w:sz w:val="24"/>
          <w:szCs w:val="24"/>
        </w:rPr>
        <w:fldChar w:fldCharType="begin">
          <w:fldData xml:space="preserve">PEVuZE5vdGU+PENpdGU+PEF1dGhvcj5NY0tlZTwvQXV0aG9yPjxZZWFyPjE5ODk8L1llYXI+PFJl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</w:fldData>
        </w:fldChar>
      </w:r>
      <w:r w:rsidR="00011E78">
        <w:rPr>
          <w:rFonts w:ascii="Times New Roman" w:hAnsi="Times New Roman"/>
          <w:sz w:val="24"/>
          <w:szCs w:val="24"/>
        </w:rPr>
        <w:instrText xml:space="preserve"> ADDIN EN.CITE </w:instrText>
      </w:r>
      <w:r w:rsidR="00011E78">
        <w:rPr>
          <w:rFonts w:ascii="Times New Roman" w:hAnsi="Times New Roman"/>
          <w:sz w:val="24"/>
          <w:szCs w:val="24"/>
        </w:rPr>
        <w:fldChar w:fldCharType="begin">
          <w:fldData xml:space="preserve">PEVuZE5vdGU+PENpdGU+PEF1dGhvcj5NY0tlZTwvQXV0aG9yPjxZZWFyPjE5ODk8L1llYXI+PFJl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</w:fldData>
        </w:fldChar>
      </w:r>
      <w:r w:rsidR="00011E78">
        <w:rPr>
          <w:rFonts w:ascii="Times New Roman" w:hAnsi="Times New Roman"/>
          <w:sz w:val="24"/>
          <w:szCs w:val="24"/>
        </w:rPr>
        <w:instrText xml:space="preserve"> ADDIN EN.CITE.DATA </w:instrText>
      </w:r>
      <w:r w:rsidR="00011E78">
        <w:rPr>
          <w:rFonts w:ascii="Times New Roman" w:hAnsi="Times New Roman"/>
          <w:sz w:val="24"/>
          <w:szCs w:val="24"/>
        </w:rPr>
      </w:r>
      <w:r w:rsidR="00011E78">
        <w:rPr>
          <w:rFonts w:ascii="Times New Roman" w:hAnsi="Times New Roman"/>
          <w:sz w:val="24"/>
          <w:szCs w:val="24"/>
        </w:rPr>
        <w:fldChar w:fldCharType="end"/>
      </w:r>
      <w:r w:rsidR="00016654">
        <w:rPr>
          <w:rFonts w:ascii="Times New Roman" w:hAnsi="Times New Roman"/>
          <w:sz w:val="24"/>
          <w:szCs w:val="24"/>
        </w:rPr>
      </w:r>
      <w:r w:rsidR="00016654">
        <w:rPr>
          <w:rFonts w:ascii="Times New Roman" w:hAnsi="Times New Roman"/>
          <w:sz w:val="24"/>
          <w:szCs w:val="24"/>
        </w:rPr>
        <w:fldChar w:fldCharType="separate"/>
      </w:r>
      <w:r w:rsidR="00011E78" w:rsidRPr="00011E78">
        <w:rPr>
          <w:rFonts w:ascii="Times New Roman" w:hAnsi="Times New Roman"/>
          <w:noProof/>
          <w:sz w:val="24"/>
          <w:szCs w:val="24"/>
          <w:vertAlign w:val="superscript"/>
        </w:rPr>
        <w:t>1,2,4</w:t>
      </w:r>
      <w:r w:rsidR="00016654">
        <w:rPr>
          <w:rFonts w:ascii="Times New Roman" w:hAnsi="Times New Roman"/>
          <w:sz w:val="24"/>
          <w:szCs w:val="24"/>
        </w:rPr>
        <w:fldChar w:fldCharType="end"/>
      </w:r>
    </w:p>
    <w:p w14:paraId="463F44DB" w14:textId="77777777" w:rsidR="00D01AE8" w:rsidRPr="00CF4E04" w:rsidRDefault="00D01AE8" w:rsidP="00B938DB">
      <w:pPr>
        <w:spacing w:after="0" w:line="480" w:lineRule="auto"/>
        <w:rPr>
          <w:rFonts w:ascii="Times New Roman" w:hAnsi="Times New Roman"/>
          <w:sz w:val="24"/>
          <w:szCs w:val="24"/>
        </w:rPr>
      </w:pPr>
    </w:p>
    <w:p w14:paraId="7A82CA12" w14:textId="694CFD0C" w:rsidR="0007260F" w:rsidRPr="00CF4E04" w:rsidRDefault="0007260F" w:rsidP="00472EC1">
      <w:pPr>
        <w:spacing w:after="0" w:line="480" w:lineRule="auto"/>
        <w:rPr>
          <w:rFonts w:ascii="Times New Roman" w:hAnsi="Times New Roman"/>
          <w:sz w:val="24"/>
          <w:szCs w:val="24"/>
        </w:rPr>
      </w:pPr>
      <w:r w:rsidRPr="00CF4E04">
        <w:rPr>
          <w:rFonts w:ascii="Times New Roman" w:hAnsi="Times New Roman"/>
          <w:sz w:val="24"/>
          <w:szCs w:val="24"/>
        </w:rPr>
        <w:t xml:space="preserve">The </w:t>
      </w:r>
      <w:r w:rsidR="00282BF0" w:rsidRPr="00CF4E04">
        <w:rPr>
          <w:rFonts w:ascii="Times New Roman" w:hAnsi="Times New Roman"/>
          <w:sz w:val="24"/>
          <w:szCs w:val="24"/>
        </w:rPr>
        <w:t xml:space="preserve">main </w:t>
      </w:r>
      <w:r w:rsidRPr="00CF4E04">
        <w:rPr>
          <w:rFonts w:ascii="Times New Roman" w:hAnsi="Times New Roman"/>
          <w:sz w:val="24"/>
          <w:szCs w:val="24"/>
        </w:rPr>
        <w:t xml:space="preserve">contribution of our study is a comprehensive analysis of seasonality over three decades in relation to age, sex, </w:t>
      </w:r>
      <w:r w:rsidR="00F01033" w:rsidRPr="00CF4E04">
        <w:rPr>
          <w:rFonts w:ascii="Times New Roman" w:hAnsi="Times New Roman"/>
          <w:sz w:val="24"/>
          <w:szCs w:val="24"/>
        </w:rPr>
        <w:t xml:space="preserve">and </w:t>
      </w:r>
      <w:r w:rsidRPr="00CF4E04">
        <w:rPr>
          <w:rFonts w:ascii="Times New Roman" w:hAnsi="Times New Roman"/>
          <w:sz w:val="24"/>
          <w:szCs w:val="24"/>
        </w:rPr>
        <w:t xml:space="preserve">geography. </w:t>
      </w:r>
      <w:r w:rsidR="00B80FF0" w:rsidRPr="00CF4E04">
        <w:rPr>
          <w:rFonts w:ascii="Times New Roman" w:hAnsi="Times New Roman"/>
          <w:sz w:val="24"/>
          <w:szCs w:val="24"/>
        </w:rPr>
        <w:t>Analysing by these strata</w:t>
      </w:r>
      <w:r w:rsidRPr="00CF4E04">
        <w:rPr>
          <w:rFonts w:ascii="Times New Roman" w:hAnsi="Times New Roman"/>
          <w:sz w:val="24"/>
          <w:szCs w:val="24"/>
        </w:rPr>
        <w:t xml:space="preserve"> allowed us to identify distinct seasonal behaviours of in relation to age and</w:t>
      </w:r>
      <w:r w:rsidR="00F719C2" w:rsidRPr="00CF4E04">
        <w:rPr>
          <w:rFonts w:ascii="Times New Roman" w:hAnsi="Times New Roman"/>
          <w:sz w:val="24"/>
          <w:szCs w:val="24"/>
        </w:rPr>
        <w:t xml:space="preserve"> </w:t>
      </w:r>
      <w:r w:rsidRPr="00CF4E04">
        <w:rPr>
          <w:rFonts w:ascii="Times New Roman" w:hAnsi="Times New Roman"/>
          <w:sz w:val="24"/>
          <w:szCs w:val="24"/>
        </w:rPr>
        <w:t xml:space="preserve">sex, including the excess summer mortality in young men which typically goes unnoticed, and to establish that </w:t>
      </w:r>
      <w:r w:rsidR="00816E1F" w:rsidRPr="00CF4E04">
        <w:rPr>
          <w:rFonts w:ascii="Times New Roman" w:hAnsi="Times New Roman"/>
          <w:sz w:val="24"/>
          <w:szCs w:val="24"/>
        </w:rPr>
        <w:t xml:space="preserve">mortality seasonality </w:t>
      </w:r>
      <w:r w:rsidRPr="00CF4E04">
        <w:rPr>
          <w:rFonts w:ascii="Times New Roman" w:hAnsi="Times New Roman"/>
          <w:sz w:val="24"/>
          <w:szCs w:val="24"/>
        </w:rPr>
        <w:t>is consistent sub-nationally</w:t>
      </w:r>
      <w:r w:rsidR="00816E1F" w:rsidRPr="00CF4E04">
        <w:rPr>
          <w:rFonts w:ascii="Times New Roman" w:hAnsi="Times New Roman"/>
          <w:sz w:val="24"/>
          <w:szCs w:val="24"/>
        </w:rPr>
        <w:t xml:space="preserve"> in terms of both timing and magnitude</w:t>
      </w:r>
      <w:r w:rsidRPr="00CF4E04">
        <w:rPr>
          <w:rFonts w:ascii="Times New Roman" w:hAnsi="Times New Roman"/>
          <w:sz w:val="24"/>
          <w:szCs w:val="24"/>
        </w:rPr>
        <w:t>. In a novel approach to m</w:t>
      </w:r>
      <w:r w:rsidR="00D01CEF" w:rsidRPr="00CF4E04">
        <w:rPr>
          <w:rFonts w:ascii="Times New Roman" w:hAnsi="Times New Roman"/>
          <w:sz w:val="24"/>
          <w:szCs w:val="24"/>
        </w:rPr>
        <w:t>ortality seasonality, we used</w:t>
      </w:r>
      <w:r w:rsidRPr="00CF4E04">
        <w:rPr>
          <w:rFonts w:ascii="Times New Roman" w:hAnsi="Times New Roman"/>
          <w:sz w:val="24"/>
          <w:szCs w:val="24"/>
        </w:rPr>
        <w:t xml:space="preserve"> wavelet and centre of gravity analyses</w:t>
      </w:r>
      <w:r w:rsidR="0028660C" w:rsidRPr="00CF4E04">
        <w:rPr>
          <w:rFonts w:ascii="Times New Roman" w:hAnsi="Times New Roman"/>
          <w:sz w:val="24"/>
          <w:szCs w:val="24"/>
        </w:rPr>
        <w:t xml:space="preserve">, which are techniques </w:t>
      </w:r>
      <w:r w:rsidRPr="00CF4E04">
        <w:rPr>
          <w:rFonts w:ascii="Times New Roman" w:hAnsi="Times New Roman"/>
          <w:sz w:val="24"/>
          <w:szCs w:val="24"/>
        </w:rPr>
        <w:t xml:space="preserve">designed to identify the presence and characteristics of periodicity in time series data, including how it changes </w:t>
      </w:r>
      <w:r w:rsidR="00671506" w:rsidRPr="00CF4E04">
        <w:rPr>
          <w:rFonts w:ascii="Times New Roman" w:hAnsi="Times New Roman"/>
          <w:sz w:val="24"/>
          <w:szCs w:val="24"/>
        </w:rPr>
        <w:t xml:space="preserve">or disappears </w:t>
      </w:r>
      <w:r w:rsidRPr="00CF4E04">
        <w:rPr>
          <w:rFonts w:ascii="Times New Roman" w:hAnsi="Times New Roman"/>
          <w:sz w:val="24"/>
          <w:szCs w:val="24"/>
        </w:rPr>
        <w:t xml:space="preserve">over time. </w:t>
      </w:r>
      <w:r w:rsidR="00AD2EAA" w:rsidRPr="00CF4E04">
        <w:rPr>
          <w:rFonts w:ascii="Times New Roman" w:hAnsi="Times New Roman"/>
          <w:sz w:val="24"/>
          <w:szCs w:val="24"/>
        </w:rPr>
        <w:t>Insights of this kind</w:t>
      </w:r>
      <w:r w:rsidRPr="00CF4E04">
        <w:rPr>
          <w:rFonts w:ascii="Times New Roman" w:hAnsi="Times New Roman"/>
          <w:sz w:val="24"/>
          <w:szCs w:val="24"/>
        </w:rPr>
        <w:t xml:space="preserve"> would not have been possible analysing data averaged ov</w:t>
      </w:r>
      <w:r w:rsidR="0028660C" w:rsidRPr="00CF4E04">
        <w:rPr>
          <w:rFonts w:ascii="Times New Roman" w:hAnsi="Times New Roman"/>
          <w:sz w:val="24"/>
          <w:szCs w:val="24"/>
        </w:rPr>
        <w:t xml:space="preserve">er time or fixed to </w:t>
      </w:r>
      <w:r w:rsidR="003F41EC" w:rsidRPr="00CF4E04">
        <w:rPr>
          <w:rFonts w:ascii="Times New Roman" w:hAnsi="Times New Roman"/>
          <w:sz w:val="24"/>
          <w:szCs w:val="24"/>
        </w:rPr>
        <w:t xml:space="preserve">set </w:t>
      </w:r>
      <w:r w:rsidRPr="00CF4E04">
        <w:rPr>
          <w:rFonts w:ascii="Times New Roman" w:hAnsi="Times New Roman"/>
          <w:sz w:val="24"/>
          <w:szCs w:val="24"/>
        </w:rPr>
        <w:t xml:space="preserve">frequencies. </w:t>
      </w:r>
    </w:p>
    <w:p w14:paraId="068F1558" w14:textId="77777777" w:rsidR="0007260F" w:rsidRPr="00CF4E04" w:rsidRDefault="0007260F" w:rsidP="006A5826">
      <w:pPr>
        <w:spacing w:after="0" w:line="480" w:lineRule="auto"/>
        <w:outlineLvl w:val="0"/>
        <w:rPr>
          <w:rFonts w:ascii="Times New Roman" w:hAnsi="Times New Roman"/>
          <w:sz w:val="24"/>
          <w:szCs w:val="24"/>
        </w:rPr>
      </w:pPr>
    </w:p>
    <w:p w14:paraId="3A328DBC" w14:textId="733F0842" w:rsidR="0007260F" w:rsidRPr="00CF4E04" w:rsidRDefault="0007260F" w:rsidP="006A5826">
      <w:pPr>
        <w:spacing w:after="0" w:line="480" w:lineRule="auto"/>
        <w:outlineLvl w:val="0"/>
        <w:rPr>
          <w:rFonts w:ascii="Times New Roman" w:hAnsi="Times New Roman"/>
          <w:sz w:val="24"/>
          <w:szCs w:val="24"/>
        </w:rPr>
      </w:pPr>
      <w:r w:rsidRPr="00CF4E04">
        <w:rPr>
          <w:rFonts w:ascii="Times New Roman" w:hAnsi="Times New Roman"/>
          <w:sz w:val="24"/>
          <w:szCs w:val="24"/>
        </w:rPr>
        <w:t xml:space="preserve">The </w:t>
      </w:r>
      <w:r w:rsidR="00D14671" w:rsidRPr="00CF4E04">
        <w:rPr>
          <w:rFonts w:ascii="Times New Roman" w:hAnsi="Times New Roman"/>
          <w:sz w:val="24"/>
          <w:szCs w:val="24"/>
        </w:rPr>
        <w:t xml:space="preserve">main </w:t>
      </w:r>
      <w:r w:rsidRPr="00CF4E04">
        <w:rPr>
          <w:rFonts w:ascii="Times New Roman" w:hAnsi="Times New Roman"/>
          <w:sz w:val="24"/>
          <w:szCs w:val="24"/>
        </w:rPr>
        <w:t xml:space="preserve">limitation </w:t>
      </w:r>
      <w:r w:rsidR="00D14671" w:rsidRPr="00CF4E04">
        <w:rPr>
          <w:rFonts w:ascii="Times New Roman" w:hAnsi="Times New Roman"/>
          <w:sz w:val="24"/>
          <w:szCs w:val="24"/>
        </w:rPr>
        <w:t xml:space="preserve">of </w:t>
      </w:r>
      <w:r w:rsidRPr="00CF4E04">
        <w:rPr>
          <w:rFonts w:ascii="Times New Roman" w:hAnsi="Times New Roman"/>
          <w:sz w:val="24"/>
          <w:szCs w:val="24"/>
        </w:rPr>
        <w:t>our study is that we have analysed all-cause mortality. Different diseases and injuries may be differentially affected by environmental and behavioural factors associated with season and hence differ in their seasonal behaviour. For example, suicides have been found to peak in early spring,</w:t>
      </w:r>
      <w:r w:rsidRPr="00EA38A0">
        <w:rPr>
          <w:rFonts w:ascii="Times New Roman" w:hAnsi="Times New Roman"/>
          <w:sz w:val="24"/>
          <w:szCs w:val="24"/>
        </w:rPr>
        <w:fldChar w:fldCharType="begin"/>
      </w:r>
      <w:r w:rsidR="00011E78">
        <w:rPr>
          <w:rFonts w:ascii="Times New Roman" w:hAnsi="Times New Roman"/>
          <w:sz w:val="24"/>
          <w:szCs w:val="24"/>
        </w:rPr>
        <w:instrText xml:space="preserve"> ADDIN EN.CITE &lt;EndNote&gt;&lt;Cite&gt;&lt;Author&gt;Feinstein&lt;/Author&gt;&lt;Year&gt;2002&lt;/Year&gt;&lt;RecNum&gt;361&lt;/RecNum&gt;&lt;DisplayText&gt;&lt;style face="superscript"&gt;6,18&lt;/style&gt;&lt;/DisplayText&gt;&lt;record&gt;&lt;rec-number&gt;361&lt;/rec-number&gt;&lt;foreign-keys&gt;&lt;key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Cite&gt;&lt;Author&gt;Trudeau&lt;/Author&gt;&lt;Year&gt;1997&lt;/Year&gt;&lt;RecNum&gt;565&lt;/RecNum&gt;&lt;record&gt;&lt;rec-number&gt;565&lt;/rec-number&gt;&lt;foreign-keys&gt;&lt;key app="EN" db-id="t0tw0zzvgt0wf4erero5steu5rx5tpas22wa" timestamp="1480353753"&gt;565&lt;/key&gt;&lt;/foreign-keys&gt;&lt;ref-type name="Journal Article"&gt;17&lt;/ref-type&gt;&lt;contributors&gt;&lt;authors&gt;&lt;author&gt;Trudeau, Richard&lt;/author&gt;&lt;/authors&gt;&lt;/contributors&gt;&lt;titles&gt;&lt;title&gt;Monthly and daily patterns of death&lt;/title&gt;&lt;secondary-title&gt;Health Reports-Statistics Canada&lt;/secondary-title&gt;&lt;/titles&gt;&lt;periodical&gt;&lt;full-title&gt;HEALTH REPORTS-STATISTICS CANADA&lt;/full-title&gt;&lt;/periodical&gt;&lt;pages&gt;43-52&lt;/pages&gt;&lt;volume&gt;9&lt;/volume&gt;&lt;dates&gt;&lt;year&gt;1997&lt;/year&gt;&lt;/dates&gt;&lt;isbn&gt;0840-6529&lt;/isbn&gt;&lt;urls&gt;&lt;/urls&gt;&lt;/record&gt;&lt;/Cite&gt;&lt;/EndNote&gt;</w:instrText>
      </w:r>
      <w:r w:rsidRPr="00EA38A0">
        <w:rPr>
          <w:rFonts w:ascii="Times New Roman" w:hAnsi="Times New Roman"/>
          <w:sz w:val="24"/>
          <w:szCs w:val="24"/>
        </w:rPr>
        <w:fldChar w:fldCharType="separate"/>
      </w:r>
      <w:r w:rsidR="00011E78" w:rsidRPr="00011E78">
        <w:rPr>
          <w:rFonts w:ascii="Times New Roman" w:hAnsi="Times New Roman"/>
          <w:noProof/>
          <w:sz w:val="24"/>
          <w:szCs w:val="24"/>
          <w:vertAlign w:val="superscript"/>
        </w:rPr>
        <w:t>6,18</w:t>
      </w:r>
      <w:r w:rsidRPr="00EA38A0">
        <w:rPr>
          <w:rFonts w:ascii="Times New Roman" w:hAnsi="Times New Roman"/>
          <w:sz w:val="24"/>
          <w:szCs w:val="24"/>
        </w:rPr>
        <w:fldChar w:fldCharType="end"/>
      </w:r>
      <w:r w:rsidRPr="00CF4E04">
        <w:rPr>
          <w:rFonts w:ascii="Times New Roman" w:hAnsi="Times New Roman"/>
          <w:sz w:val="24"/>
          <w:szCs w:val="24"/>
        </w:rPr>
        <w:t xml:space="preserve"> and cardiovascular disease</w:t>
      </w:r>
      <w:r w:rsidR="00B71A20" w:rsidRPr="00CF4E04">
        <w:rPr>
          <w:rFonts w:ascii="Times New Roman" w:hAnsi="Times New Roman"/>
          <w:sz w:val="24"/>
          <w:szCs w:val="24"/>
        </w:rPr>
        <w:t xml:space="preserve"> mortality</w:t>
      </w:r>
      <w:r w:rsidRPr="00CF4E04">
        <w:rPr>
          <w:rFonts w:ascii="Times New Roman" w:hAnsi="Times New Roman"/>
          <w:sz w:val="24"/>
          <w:szCs w:val="24"/>
        </w:rPr>
        <w:t xml:space="preserve"> may peak earlier in the winter than that from respiratory conditions.</w:t>
      </w:r>
      <w:r w:rsidRPr="00EA38A0">
        <w:rPr>
          <w:rFonts w:ascii="Times New Roman" w:hAnsi="Times New Roman"/>
          <w:sz w:val="24"/>
          <w:szCs w:val="24"/>
        </w:rPr>
        <w:fldChar w:fldCharType="begin"/>
      </w:r>
      <w:r w:rsidR="00011E78">
        <w:rPr>
          <w:rFonts w:ascii="Times New Roman" w:hAnsi="Times New Roman"/>
          <w:sz w:val="24"/>
          <w:szCs w:val="24"/>
        </w:rPr>
        <w:instrText xml:space="preserve"> ADDIN EN.CITE &lt;EndNote&gt;&lt;Cite&gt;&lt;Author&gt;Mackenbach&lt;/Author&gt;&lt;Year&gt;1992&lt;/Year&gt;&lt;RecNum&gt;457&lt;/RecNum&gt;&lt;DisplayText&gt;&lt;style face="superscript"&gt;16&lt;/style&gt;&lt;/DisplayText&gt;&lt;record&gt;&lt;rec-number&gt;457&lt;/rec-number&gt;&lt;foreign-keys&gt;&lt;key app="EN" db-id="t0tw0zzvgt0wf4erero5steu5rx5tpas22wa" timestamp="1480334390"&gt;457&lt;/key&gt;&lt;/foreign-keys&gt;&lt;ref-type name="Journal Article"&gt;17&lt;/ref-type&gt;&lt;contributors&gt;&lt;authors&gt;&lt;author&gt;Mackenbach, JP&lt;/author&gt;&lt;author&gt;Kunst, AE&lt;/author&gt;&lt;author&gt;Looman, CW&lt;/author&gt;&lt;/authors&gt;&lt;/contributors&gt;&lt;titles&gt;&lt;title&gt;Seasonal variation in mortality in The Netherlands&lt;/title&gt;&lt;secondary-title&gt;Journal of Epidemiology and Community Health&lt;/secondary-title&gt;&lt;/titles&gt;&lt;periodical&gt;&lt;full-title&gt;Journal of Epidemiology and Community Health&lt;/full-title&gt;&lt;/periodical&gt;&lt;pages&gt;261-265&lt;/pages&gt;&lt;volume&gt;46&lt;/volume&gt;&lt;number&gt;3&lt;/number&gt;&lt;dates&gt;&lt;year&gt;1992&lt;/year&gt;&lt;/dates&gt;&lt;isbn&gt;1470-2738&lt;/isbn&gt;&lt;urls&gt;&lt;/urls&gt;&lt;/record&gt;&lt;/Cite&gt;&lt;/EndNote&gt;</w:instrText>
      </w:r>
      <w:r w:rsidRPr="00EA38A0">
        <w:rPr>
          <w:rFonts w:ascii="Times New Roman" w:hAnsi="Times New Roman"/>
          <w:sz w:val="24"/>
          <w:szCs w:val="24"/>
        </w:rPr>
        <w:fldChar w:fldCharType="separate"/>
      </w:r>
      <w:r w:rsidR="00011E78" w:rsidRPr="00011E78">
        <w:rPr>
          <w:rFonts w:ascii="Times New Roman" w:hAnsi="Times New Roman"/>
          <w:noProof/>
          <w:sz w:val="24"/>
          <w:szCs w:val="24"/>
          <w:vertAlign w:val="superscript"/>
        </w:rPr>
        <w:t>16</w:t>
      </w:r>
      <w:r w:rsidRPr="00EA38A0">
        <w:rPr>
          <w:rFonts w:ascii="Times New Roman" w:hAnsi="Times New Roman"/>
          <w:sz w:val="24"/>
          <w:szCs w:val="24"/>
        </w:rPr>
        <w:fldChar w:fldCharType="end"/>
      </w:r>
      <w:r w:rsidRPr="00CF4E04">
        <w:rPr>
          <w:rFonts w:ascii="Times New Roman" w:hAnsi="Times New Roman"/>
          <w:sz w:val="24"/>
          <w:szCs w:val="24"/>
        </w:rPr>
        <w:t xml:space="preserve"> In </w:t>
      </w:r>
      <w:r w:rsidR="00DC5874" w:rsidRPr="00CF4E04">
        <w:rPr>
          <w:rFonts w:ascii="Times New Roman" w:hAnsi="Times New Roman"/>
          <w:sz w:val="24"/>
          <w:szCs w:val="24"/>
        </w:rPr>
        <w:t xml:space="preserve">contrast </w:t>
      </w:r>
      <w:r w:rsidRPr="00CF4E04">
        <w:rPr>
          <w:rFonts w:ascii="Times New Roman" w:hAnsi="Times New Roman"/>
          <w:sz w:val="24"/>
          <w:szCs w:val="24"/>
        </w:rPr>
        <w:t>deaths from cancer show little or no seasonality.</w:t>
      </w:r>
      <w:r w:rsidRPr="00EA38A0">
        <w:rPr>
          <w:rFonts w:ascii="Times New Roman" w:hAnsi="Times New Roman"/>
          <w:sz w:val="24"/>
          <w:szCs w:val="24"/>
        </w:rPr>
        <w:fldChar w:fldCharType="begin"/>
      </w:r>
      <w:r w:rsidR="00011E78">
        <w:rPr>
          <w:rFonts w:ascii="Times New Roman" w:hAnsi="Times New Roman"/>
          <w:sz w:val="24"/>
          <w:szCs w:val="24"/>
        </w:rPr>
        <w:instrText xml:space="preserve"> ADDIN EN.CITE &lt;EndNote&gt;&lt;Cite&gt;&lt;Author&gt;Rosenwaike&lt;/Author&gt;&lt;Year&gt;1966&lt;/Year&gt;&lt;RecNum&gt;355&lt;/RecNum&gt;&lt;DisplayText&gt;&lt;style face="superscript"&gt;15&lt;/style&gt;&lt;/DisplayText&gt;&lt;record&gt;&lt;rec-number&gt;355&lt;/rec-number&gt;&lt;foreign-keys&gt;&lt;key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EndNote&gt;</w:instrText>
      </w:r>
      <w:r w:rsidRPr="00EA38A0">
        <w:rPr>
          <w:rFonts w:ascii="Times New Roman" w:hAnsi="Times New Roman"/>
          <w:sz w:val="24"/>
          <w:szCs w:val="24"/>
        </w:rPr>
        <w:fldChar w:fldCharType="separate"/>
      </w:r>
      <w:r w:rsidR="00011E78" w:rsidRPr="00011E78">
        <w:rPr>
          <w:rFonts w:ascii="Times New Roman" w:hAnsi="Times New Roman"/>
          <w:noProof/>
          <w:sz w:val="24"/>
          <w:szCs w:val="24"/>
          <w:vertAlign w:val="superscript"/>
        </w:rPr>
        <w:t>15</w:t>
      </w:r>
      <w:r w:rsidRPr="00EA38A0">
        <w:rPr>
          <w:rFonts w:ascii="Times New Roman" w:hAnsi="Times New Roman"/>
          <w:sz w:val="24"/>
          <w:szCs w:val="24"/>
        </w:rPr>
        <w:fldChar w:fldCharType="end"/>
      </w:r>
      <w:r w:rsidRPr="00CF4E04">
        <w:rPr>
          <w:rFonts w:ascii="Times New Roman" w:hAnsi="Times New Roman"/>
          <w:sz w:val="24"/>
          <w:szCs w:val="24"/>
        </w:rPr>
        <w:t xml:space="preserve"> </w:t>
      </w:r>
      <w:r w:rsidR="00DC5874" w:rsidRPr="00CF4E04">
        <w:rPr>
          <w:rFonts w:ascii="Times New Roman" w:hAnsi="Times New Roman"/>
          <w:sz w:val="24"/>
          <w:szCs w:val="24"/>
        </w:rPr>
        <w:t>A</w:t>
      </w:r>
      <w:r w:rsidRPr="00CF4E04">
        <w:rPr>
          <w:rFonts w:ascii="Times New Roman" w:hAnsi="Times New Roman"/>
          <w:sz w:val="24"/>
          <w:szCs w:val="24"/>
        </w:rPr>
        <w:t xml:space="preserve">ll-cause mortality measures total mortality burden, and </w:t>
      </w:r>
      <w:r w:rsidR="00475BFB" w:rsidRPr="00CF4E04">
        <w:rPr>
          <w:rFonts w:ascii="Times New Roman" w:hAnsi="Times New Roman"/>
          <w:sz w:val="24"/>
          <w:szCs w:val="24"/>
        </w:rPr>
        <w:t xml:space="preserve">has the advantage </w:t>
      </w:r>
      <w:r w:rsidR="0021414E" w:rsidRPr="00CF4E04">
        <w:rPr>
          <w:rFonts w:ascii="Times New Roman" w:hAnsi="Times New Roman"/>
          <w:sz w:val="24"/>
          <w:szCs w:val="24"/>
        </w:rPr>
        <w:t>of not being</w:t>
      </w:r>
      <w:r w:rsidRPr="00CF4E04">
        <w:rPr>
          <w:rFonts w:ascii="Times New Roman" w:hAnsi="Times New Roman"/>
          <w:sz w:val="24"/>
          <w:szCs w:val="24"/>
        </w:rPr>
        <w:t xml:space="preserve"> affected by errors and variations over time and space in assignment of cause of death</w:t>
      </w:r>
      <w:r w:rsidR="00DC5874" w:rsidRPr="00CF4E04">
        <w:rPr>
          <w:rFonts w:ascii="Times New Roman" w:hAnsi="Times New Roman"/>
          <w:sz w:val="24"/>
          <w:szCs w:val="24"/>
        </w:rPr>
        <w:t xml:space="preserve">. Nonetheless </w:t>
      </w:r>
      <w:r w:rsidRPr="00CF4E04">
        <w:rPr>
          <w:rFonts w:ascii="Times New Roman" w:hAnsi="Times New Roman"/>
          <w:sz w:val="24"/>
          <w:szCs w:val="24"/>
        </w:rPr>
        <w:t>future work should apply our methods to specific causes of death that have public health importance or known interventions.</w:t>
      </w:r>
      <w:r w:rsidRPr="00CF4E04" w:rsidDel="009F79BF">
        <w:rPr>
          <w:rFonts w:ascii="Times New Roman" w:hAnsi="Times New Roman"/>
          <w:sz w:val="24"/>
          <w:szCs w:val="24"/>
        </w:rPr>
        <w:t xml:space="preserve"> </w:t>
      </w:r>
    </w:p>
    <w:p w14:paraId="28D18867" w14:textId="77777777" w:rsidR="001A0C5A" w:rsidRPr="00CF4E04" w:rsidRDefault="001A0C5A" w:rsidP="006A5826">
      <w:pPr>
        <w:spacing w:after="0" w:line="480" w:lineRule="auto"/>
        <w:outlineLvl w:val="0"/>
        <w:rPr>
          <w:rFonts w:ascii="Times New Roman" w:hAnsi="Times New Roman"/>
          <w:sz w:val="24"/>
          <w:szCs w:val="24"/>
        </w:rPr>
      </w:pPr>
    </w:p>
    <w:p w14:paraId="6D7A3BC1" w14:textId="06AEC11E" w:rsidR="00510715" w:rsidRPr="00CF4E04" w:rsidRDefault="0007260F" w:rsidP="006A5826">
      <w:pPr>
        <w:spacing w:after="0" w:line="480" w:lineRule="auto"/>
        <w:outlineLvl w:val="0"/>
        <w:rPr>
          <w:rFonts w:ascii="Times New Roman" w:hAnsi="Times New Roman"/>
          <w:sz w:val="24"/>
          <w:szCs w:val="24"/>
        </w:rPr>
      </w:pPr>
      <w:r w:rsidRPr="00CF4E04">
        <w:rPr>
          <w:rFonts w:ascii="Times New Roman" w:hAnsi="Times New Roman"/>
          <w:sz w:val="24"/>
          <w:szCs w:val="24"/>
        </w:rPr>
        <w:t xml:space="preserve">Our study framework and methods can also be applied to other countries with </w:t>
      </w:r>
      <w:r w:rsidR="00907217" w:rsidRPr="00CF4E04">
        <w:rPr>
          <w:rFonts w:ascii="Times New Roman" w:hAnsi="Times New Roman"/>
          <w:sz w:val="24"/>
          <w:szCs w:val="24"/>
        </w:rPr>
        <w:t xml:space="preserve">time- and </w:t>
      </w:r>
      <w:r w:rsidRPr="00CF4E04">
        <w:rPr>
          <w:rFonts w:ascii="Times New Roman" w:hAnsi="Times New Roman"/>
          <w:sz w:val="24"/>
          <w:szCs w:val="24"/>
        </w:rPr>
        <w:t xml:space="preserve">geo-coded </w:t>
      </w:r>
      <w:r w:rsidR="006F03EA" w:rsidRPr="00CF4E04">
        <w:rPr>
          <w:rFonts w:ascii="Times New Roman" w:hAnsi="Times New Roman"/>
          <w:sz w:val="24"/>
          <w:szCs w:val="24"/>
        </w:rPr>
        <w:t>death</w:t>
      </w:r>
      <w:r w:rsidRPr="00CF4E04">
        <w:rPr>
          <w:rFonts w:ascii="Times New Roman" w:hAnsi="Times New Roman"/>
          <w:sz w:val="24"/>
          <w:szCs w:val="24"/>
        </w:rPr>
        <w:t xml:space="preserve"> records. </w:t>
      </w:r>
      <w:r w:rsidR="0026280A" w:rsidRPr="00CF4E04">
        <w:rPr>
          <w:rFonts w:ascii="Times New Roman" w:hAnsi="Times New Roman"/>
          <w:sz w:val="24"/>
          <w:szCs w:val="24"/>
        </w:rPr>
        <w:t>S</w:t>
      </w:r>
      <w:r w:rsidR="00907217" w:rsidRPr="00CF4E04">
        <w:rPr>
          <w:rFonts w:ascii="Times New Roman" w:hAnsi="Times New Roman"/>
          <w:sz w:val="24"/>
          <w:szCs w:val="24"/>
        </w:rPr>
        <w:t>uch data are</w:t>
      </w:r>
      <w:r w:rsidRPr="00CF4E04">
        <w:rPr>
          <w:rFonts w:ascii="Times New Roman" w:hAnsi="Times New Roman"/>
          <w:sz w:val="24"/>
          <w:szCs w:val="24"/>
        </w:rPr>
        <w:t xml:space="preserve"> available in high-income and some middle-income countries. It would be of further interest to </w:t>
      </w:r>
      <w:r w:rsidR="00907217" w:rsidRPr="00CF4E04">
        <w:rPr>
          <w:rFonts w:ascii="Times New Roman" w:hAnsi="Times New Roman"/>
          <w:sz w:val="24"/>
          <w:szCs w:val="24"/>
        </w:rPr>
        <w:t>compare</w:t>
      </w:r>
      <w:r w:rsidRPr="00CF4E04">
        <w:rPr>
          <w:rFonts w:ascii="Times New Roman" w:hAnsi="Times New Roman"/>
          <w:sz w:val="24"/>
          <w:szCs w:val="24"/>
        </w:rPr>
        <w:t xml:space="preserve"> </w:t>
      </w:r>
      <w:r w:rsidR="00907217" w:rsidRPr="00CF4E04">
        <w:rPr>
          <w:rFonts w:ascii="Times New Roman" w:hAnsi="Times New Roman"/>
          <w:sz w:val="24"/>
          <w:szCs w:val="24"/>
        </w:rPr>
        <w:t xml:space="preserve">seasonality </w:t>
      </w:r>
      <w:r w:rsidR="00B71A20" w:rsidRPr="00CF4E04">
        <w:rPr>
          <w:rFonts w:ascii="Times New Roman" w:hAnsi="Times New Roman"/>
          <w:sz w:val="24"/>
          <w:szCs w:val="24"/>
        </w:rPr>
        <w:t xml:space="preserve">by other population characteristics, e.g., </w:t>
      </w:r>
      <w:r w:rsidRPr="00CF4E04">
        <w:rPr>
          <w:rFonts w:ascii="Times New Roman" w:hAnsi="Times New Roman"/>
          <w:sz w:val="24"/>
          <w:szCs w:val="24"/>
        </w:rPr>
        <w:t xml:space="preserve">between urban and rural </w:t>
      </w:r>
      <w:r w:rsidR="00B71A20" w:rsidRPr="00CF4E04">
        <w:rPr>
          <w:rFonts w:ascii="Times New Roman" w:hAnsi="Times New Roman"/>
          <w:sz w:val="24"/>
          <w:szCs w:val="24"/>
        </w:rPr>
        <w:t>areas</w:t>
      </w:r>
      <w:r w:rsidRPr="00CF4E04">
        <w:rPr>
          <w:rFonts w:ascii="Times New Roman" w:hAnsi="Times New Roman"/>
          <w:sz w:val="24"/>
          <w:szCs w:val="24"/>
        </w:rPr>
        <w:t xml:space="preserve"> </w:t>
      </w:r>
      <w:r w:rsidR="00907217" w:rsidRPr="00CF4E04">
        <w:rPr>
          <w:rFonts w:ascii="Times New Roman" w:hAnsi="Times New Roman"/>
          <w:sz w:val="24"/>
          <w:szCs w:val="24"/>
        </w:rPr>
        <w:t>or in relation to</w:t>
      </w:r>
      <w:r w:rsidRPr="00CF4E04">
        <w:rPr>
          <w:rFonts w:ascii="Times New Roman" w:hAnsi="Times New Roman"/>
          <w:sz w:val="24"/>
          <w:szCs w:val="24"/>
        </w:rPr>
        <w:t xml:space="preserve"> socio-economic status. </w:t>
      </w:r>
      <w:r w:rsidR="001C52F1" w:rsidRPr="00CF4E04">
        <w:rPr>
          <w:rFonts w:ascii="Times New Roman" w:hAnsi="Times New Roman"/>
          <w:sz w:val="24"/>
          <w:szCs w:val="24"/>
        </w:rPr>
        <w:t>Further</w:t>
      </w:r>
      <w:r w:rsidR="009B67A3" w:rsidRPr="00CF4E04">
        <w:rPr>
          <w:rFonts w:ascii="Times New Roman" w:hAnsi="Times New Roman"/>
          <w:sz w:val="24"/>
          <w:szCs w:val="24"/>
        </w:rPr>
        <w:t xml:space="preserve">, </w:t>
      </w:r>
      <w:r w:rsidR="001903A4" w:rsidRPr="00CF4E04">
        <w:rPr>
          <w:rFonts w:ascii="Times New Roman" w:hAnsi="Times New Roman"/>
          <w:sz w:val="24"/>
          <w:szCs w:val="24"/>
        </w:rPr>
        <w:t>our analytical</w:t>
      </w:r>
      <w:r w:rsidR="00341626" w:rsidRPr="00CF4E04">
        <w:rPr>
          <w:rFonts w:ascii="Times New Roman" w:hAnsi="Times New Roman"/>
          <w:sz w:val="24"/>
          <w:szCs w:val="24"/>
        </w:rPr>
        <w:t xml:space="preserve"> framework </w:t>
      </w:r>
      <w:r w:rsidR="0021414E" w:rsidRPr="00CF4E04">
        <w:rPr>
          <w:rFonts w:ascii="Times New Roman" w:hAnsi="Times New Roman"/>
          <w:sz w:val="24"/>
          <w:szCs w:val="24"/>
        </w:rPr>
        <w:t xml:space="preserve">can be used </w:t>
      </w:r>
      <w:r w:rsidR="00341626" w:rsidRPr="00CF4E04">
        <w:rPr>
          <w:rFonts w:ascii="Times New Roman" w:hAnsi="Times New Roman"/>
          <w:sz w:val="24"/>
          <w:szCs w:val="24"/>
        </w:rPr>
        <w:t xml:space="preserve">to </w:t>
      </w:r>
      <w:r w:rsidR="001903A4" w:rsidRPr="00CF4E04">
        <w:rPr>
          <w:rFonts w:ascii="Times New Roman" w:hAnsi="Times New Roman"/>
          <w:sz w:val="24"/>
          <w:szCs w:val="24"/>
        </w:rPr>
        <w:t xml:space="preserve">investigate </w:t>
      </w:r>
      <w:r w:rsidR="00341626" w:rsidRPr="00CF4E04">
        <w:rPr>
          <w:rFonts w:ascii="Times New Roman" w:hAnsi="Times New Roman"/>
          <w:sz w:val="24"/>
          <w:szCs w:val="24"/>
        </w:rPr>
        <w:t xml:space="preserve">the </w:t>
      </w:r>
      <w:r w:rsidR="00004579" w:rsidRPr="00CF4E04">
        <w:rPr>
          <w:rFonts w:ascii="Times New Roman" w:hAnsi="Times New Roman"/>
          <w:sz w:val="24"/>
          <w:szCs w:val="24"/>
        </w:rPr>
        <w:t xml:space="preserve">changing </w:t>
      </w:r>
      <w:r w:rsidR="00341626" w:rsidRPr="00CF4E04">
        <w:rPr>
          <w:rFonts w:ascii="Times New Roman" w:hAnsi="Times New Roman"/>
          <w:sz w:val="24"/>
          <w:szCs w:val="24"/>
        </w:rPr>
        <w:t xml:space="preserve">role </w:t>
      </w:r>
      <w:r w:rsidR="001903A4" w:rsidRPr="00CF4E04">
        <w:rPr>
          <w:rFonts w:ascii="Times New Roman" w:hAnsi="Times New Roman"/>
          <w:sz w:val="24"/>
          <w:szCs w:val="24"/>
        </w:rPr>
        <w:t xml:space="preserve">of temperature and other environmental factors </w:t>
      </w:r>
      <w:r w:rsidR="00341626" w:rsidRPr="00CF4E04">
        <w:rPr>
          <w:rFonts w:ascii="Times New Roman" w:hAnsi="Times New Roman"/>
          <w:sz w:val="24"/>
          <w:szCs w:val="24"/>
        </w:rPr>
        <w:t xml:space="preserve">as </w:t>
      </w:r>
      <w:r w:rsidR="001903A4" w:rsidRPr="00CF4E04">
        <w:rPr>
          <w:rFonts w:ascii="Times New Roman" w:hAnsi="Times New Roman"/>
          <w:sz w:val="24"/>
          <w:szCs w:val="24"/>
        </w:rPr>
        <w:t>determinant</w:t>
      </w:r>
      <w:r w:rsidR="00004579" w:rsidRPr="00CF4E04">
        <w:rPr>
          <w:rFonts w:ascii="Times New Roman" w:hAnsi="Times New Roman"/>
          <w:sz w:val="24"/>
          <w:szCs w:val="24"/>
        </w:rPr>
        <w:t>s</w:t>
      </w:r>
      <w:r w:rsidR="001903A4" w:rsidRPr="00CF4E04">
        <w:rPr>
          <w:rFonts w:ascii="Times New Roman" w:hAnsi="Times New Roman"/>
          <w:sz w:val="24"/>
          <w:szCs w:val="24"/>
        </w:rPr>
        <w:t xml:space="preserve"> </w:t>
      </w:r>
      <w:r w:rsidR="00341626" w:rsidRPr="00CF4E04">
        <w:rPr>
          <w:rFonts w:ascii="Times New Roman" w:hAnsi="Times New Roman"/>
          <w:sz w:val="24"/>
          <w:szCs w:val="24"/>
        </w:rPr>
        <w:t xml:space="preserve">of </w:t>
      </w:r>
      <w:r w:rsidR="0021414E" w:rsidRPr="00CF4E04">
        <w:rPr>
          <w:rFonts w:ascii="Times New Roman" w:hAnsi="Times New Roman"/>
          <w:sz w:val="24"/>
          <w:szCs w:val="24"/>
        </w:rPr>
        <w:t xml:space="preserve">the </w:t>
      </w:r>
      <w:r w:rsidR="00004579" w:rsidRPr="00CF4E04">
        <w:rPr>
          <w:rFonts w:ascii="Times New Roman" w:hAnsi="Times New Roman"/>
          <w:sz w:val="24"/>
          <w:szCs w:val="24"/>
        </w:rPr>
        <w:t>dynamic</w:t>
      </w:r>
      <w:r w:rsidR="0021414E" w:rsidRPr="00CF4E04">
        <w:rPr>
          <w:rFonts w:ascii="Times New Roman" w:hAnsi="Times New Roman"/>
          <w:sz w:val="24"/>
          <w:szCs w:val="24"/>
        </w:rPr>
        <w:t>s of</w:t>
      </w:r>
      <w:r w:rsidR="00341626" w:rsidRPr="00CF4E04">
        <w:rPr>
          <w:rFonts w:ascii="Times New Roman" w:hAnsi="Times New Roman"/>
          <w:sz w:val="24"/>
          <w:szCs w:val="24"/>
        </w:rPr>
        <w:t xml:space="preserve"> </w:t>
      </w:r>
      <w:r w:rsidR="0021414E" w:rsidRPr="00CF4E04">
        <w:rPr>
          <w:rFonts w:ascii="Times New Roman" w:hAnsi="Times New Roman"/>
          <w:sz w:val="24"/>
          <w:szCs w:val="24"/>
        </w:rPr>
        <w:t>mortality</w:t>
      </w:r>
      <w:r w:rsidR="00341626" w:rsidRPr="00CF4E04">
        <w:rPr>
          <w:rFonts w:ascii="Times New Roman" w:hAnsi="Times New Roman"/>
          <w:sz w:val="24"/>
          <w:szCs w:val="24"/>
        </w:rPr>
        <w:t>.</w:t>
      </w:r>
      <w:r w:rsidR="006C45BE" w:rsidRPr="00CF4E04">
        <w:rPr>
          <w:rFonts w:ascii="Times New Roman" w:hAnsi="Times New Roman"/>
          <w:sz w:val="24"/>
          <w:szCs w:val="24"/>
        </w:rPr>
        <w:t xml:space="preserve"> It would be of interest, for example, to examine </w:t>
      </w:r>
      <w:r w:rsidR="00004579" w:rsidRPr="00CF4E04">
        <w:rPr>
          <w:rFonts w:ascii="Times New Roman" w:hAnsi="Times New Roman"/>
          <w:sz w:val="24"/>
          <w:szCs w:val="24"/>
        </w:rPr>
        <w:t xml:space="preserve">the coupling versus decoupling of temperature and mortality in younger and older age groups over time, </w:t>
      </w:r>
      <w:r w:rsidR="00101A8E" w:rsidRPr="00CF4E04">
        <w:rPr>
          <w:rFonts w:ascii="Times New Roman" w:hAnsi="Times New Roman"/>
          <w:sz w:val="24"/>
          <w:szCs w:val="24"/>
        </w:rPr>
        <w:t xml:space="preserve">using a </w:t>
      </w:r>
      <w:r w:rsidR="00771EA4" w:rsidRPr="00CF4E04">
        <w:rPr>
          <w:rFonts w:ascii="Times New Roman" w:hAnsi="Times New Roman"/>
          <w:sz w:val="24"/>
          <w:szCs w:val="24"/>
        </w:rPr>
        <w:t xml:space="preserve">wavelet </w:t>
      </w:r>
      <w:r w:rsidR="00101A8E" w:rsidRPr="00CF4E04">
        <w:rPr>
          <w:rFonts w:ascii="Times New Roman" w:hAnsi="Times New Roman"/>
          <w:sz w:val="24"/>
          <w:szCs w:val="24"/>
        </w:rPr>
        <w:t>coherence analysis of the bivariate time series</w:t>
      </w:r>
      <w:r w:rsidR="00B35265" w:rsidRPr="00CF4E04">
        <w:rPr>
          <w:rFonts w:ascii="Times New Roman" w:hAnsi="Times New Roman"/>
          <w:sz w:val="24"/>
          <w:szCs w:val="24"/>
        </w:rPr>
        <w:t>.</w:t>
      </w:r>
      <w:r w:rsidR="006D55E7" w:rsidRPr="00EA38A0">
        <w:rPr>
          <w:rFonts w:ascii="Times New Roman" w:hAnsi="Times New Roman"/>
          <w:sz w:val="24"/>
          <w:szCs w:val="24"/>
        </w:rPr>
        <w:fldChar w:fldCharType="begin"/>
      </w:r>
      <w:r w:rsidR="00011E78">
        <w:rPr>
          <w:rFonts w:ascii="Times New Roman" w:hAnsi="Times New Roman"/>
          <w:sz w:val="24"/>
          <w:szCs w:val="24"/>
        </w:rPr>
        <w:instrText xml:space="preserve"> ADDIN EN.CITE &lt;EndNote&gt;&lt;Cite&gt;&lt;Author&gt;Cazelles&lt;/Author&gt;&lt;Year&gt;2008&lt;/Year&gt;&lt;RecNum&gt;455&lt;/RecNum&gt;&lt;DisplayText&gt;&lt;style face="superscript"&gt;26&lt;/style&gt;&lt;/DisplayText&gt;&lt;record&gt;&lt;rec-number&gt;455&lt;/rec-number&gt;&lt;foreign-keys&gt;&lt;key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006D55E7" w:rsidRPr="00EA38A0">
        <w:rPr>
          <w:rFonts w:ascii="Times New Roman" w:hAnsi="Times New Roman"/>
          <w:sz w:val="24"/>
          <w:szCs w:val="24"/>
        </w:rPr>
        <w:fldChar w:fldCharType="separate"/>
      </w:r>
      <w:r w:rsidR="00011E78" w:rsidRPr="00011E78">
        <w:rPr>
          <w:rFonts w:ascii="Times New Roman" w:hAnsi="Times New Roman"/>
          <w:noProof/>
          <w:sz w:val="24"/>
          <w:szCs w:val="24"/>
          <w:vertAlign w:val="superscript"/>
        </w:rPr>
        <w:t>26</w:t>
      </w:r>
      <w:r w:rsidR="006D55E7" w:rsidRPr="00EA38A0">
        <w:rPr>
          <w:rFonts w:ascii="Times New Roman" w:hAnsi="Times New Roman"/>
          <w:sz w:val="24"/>
          <w:szCs w:val="24"/>
        </w:rPr>
        <w:fldChar w:fldCharType="end"/>
      </w:r>
      <w:r w:rsidR="006C45BE" w:rsidRPr="00CF4E04">
        <w:rPr>
          <w:rFonts w:ascii="Times New Roman" w:hAnsi="Times New Roman"/>
          <w:sz w:val="24"/>
          <w:szCs w:val="24"/>
        </w:rPr>
        <w:t xml:space="preserve"> </w:t>
      </w:r>
      <w:r w:rsidR="00341626" w:rsidRPr="00CF4E04">
        <w:rPr>
          <w:rFonts w:ascii="Times New Roman" w:hAnsi="Times New Roman"/>
          <w:sz w:val="24"/>
          <w:szCs w:val="24"/>
        </w:rPr>
        <w:t xml:space="preserve"> </w:t>
      </w:r>
    </w:p>
    <w:p w14:paraId="1C66BE3C" w14:textId="77777777" w:rsidR="003F1547" w:rsidRPr="00CF4E04" w:rsidRDefault="003F1547" w:rsidP="006A5826">
      <w:pPr>
        <w:spacing w:after="0" w:line="480" w:lineRule="auto"/>
        <w:outlineLvl w:val="0"/>
        <w:rPr>
          <w:rFonts w:ascii="Times New Roman" w:hAnsi="Times New Roman"/>
          <w:sz w:val="24"/>
          <w:szCs w:val="24"/>
        </w:rPr>
      </w:pPr>
    </w:p>
    <w:p w14:paraId="596F5FE8" w14:textId="1F9B27B7" w:rsidR="00DE3091" w:rsidRPr="00CF4E04" w:rsidRDefault="00DD7953" w:rsidP="00B938DB">
      <w:pPr>
        <w:spacing w:after="0" w:line="480" w:lineRule="auto"/>
        <w:rPr>
          <w:rFonts w:ascii="Times New Roman" w:hAnsi="Times New Roman"/>
          <w:sz w:val="24"/>
          <w:szCs w:val="24"/>
        </w:rPr>
      </w:pPr>
      <w:r w:rsidRPr="00CF4E04">
        <w:rPr>
          <w:rFonts w:ascii="Times New Roman" w:hAnsi="Times New Roman"/>
          <w:sz w:val="24"/>
          <w:szCs w:val="24"/>
        </w:rPr>
        <w:t xml:space="preserve">The substantial decline in the summer excess deaths in </w:t>
      </w:r>
      <w:r w:rsidR="00A54685" w:rsidRPr="00CF4E04">
        <w:rPr>
          <w:rFonts w:ascii="Times New Roman" w:hAnsi="Times New Roman"/>
          <w:sz w:val="24"/>
          <w:szCs w:val="24"/>
        </w:rPr>
        <w:t>adolescents and young adults</w:t>
      </w:r>
      <w:r w:rsidRPr="00CF4E04">
        <w:rPr>
          <w:rFonts w:ascii="Times New Roman" w:hAnsi="Times New Roman"/>
          <w:sz w:val="24"/>
          <w:szCs w:val="24"/>
        </w:rPr>
        <w:t xml:space="preserve"> </w:t>
      </w:r>
      <w:r w:rsidR="00B12045" w:rsidRPr="00CF4E04">
        <w:rPr>
          <w:rFonts w:ascii="Times New Roman" w:hAnsi="Times New Roman"/>
          <w:sz w:val="24"/>
          <w:szCs w:val="24"/>
        </w:rPr>
        <w:t>may</w:t>
      </w:r>
      <w:r w:rsidR="000B42BF" w:rsidRPr="00CF4E04">
        <w:rPr>
          <w:rFonts w:ascii="Times New Roman" w:hAnsi="Times New Roman"/>
          <w:sz w:val="24"/>
          <w:szCs w:val="24"/>
        </w:rPr>
        <w:t xml:space="preserve"> be related to </w:t>
      </w:r>
      <w:r w:rsidR="00A54685" w:rsidRPr="00CF4E04">
        <w:rPr>
          <w:rFonts w:ascii="Times New Roman" w:hAnsi="Times New Roman"/>
          <w:sz w:val="24"/>
          <w:szCs w:val="24"/>
        </w:rPr>
        <w:t xml:space="preserve">diminishing role of </w:t>
      </w:r>
      <w:r w:rsidR="008D2E11" w:rsidRPr="00CF4E04">
        <w:rPr>
          <w:rFonts w:ascii="Times New Roman" w:hAnsi="Times New Roman"/>
          <w:sz w:val="24"/>
          <w:szCs w:val="24"/>
        </w:rPr>
        <w:t>injuries</w:t>
      </w:r>
      <w:r w:rsidR="00A54685" w:rsidRPr="00CF4E04">
        <w:rPr>
          <w:rFonts w:ascii="Times New Roman" w:hAnsi="Times New Roman"/>
          <w:sz w:val="24"/>
          <w:szCs w:val="24"/>
        </w:rPr>
        <w:t xml:space="preserve">, especially from </w:t>
      </w:r>
      <w:r w:rsidR="00FC5718" w:rsidRPr="00CF4E04">
        <w:rPr>
          <w:rFonts w:ascii="Times New Roman" w:hAnsi="Times New Roman"/>
          <w:sz w:val="24"/>
          <w:szCs w:val="24"/>
        </w:rPr>
        <w:t xml:space="preserve">road </w:t>
      </w:r>
      <w:r w:rsidR="00A54685" w:rsidRPr="00CF4E04">
        <w:rPr>
          <w:rFonts w:ascii="Times New Roman" w:hAnsi="Times New Roman"/>
          <w:sz w:val="24"/>
          <w:szCs w:val="24"/>
        </w:rPr>
        <w:t>traffic</w:t>
      </w:r>
      <w:r w:rsidR="00FC5718" w:rsidRPr="00CF4E04">
        <w:rPr>
          <w:rFonts w:ascii="Times New Roman" w:hAnsi="Times New Roman"/>
          <w:sz w:val="24"/>
          <w:szCs w:val="24"/>
        </w:rPr>
        <w:t xml:space="preserve"> crashes</w:t>
      </w:r>
      <w:r w:rsidR="00A54685" w:rsidRPr="00CF4E04">
        <w:rPr>
          <w:rFonts w:ascii="Times New Roman" w:hAnsi="Times New Roman"/>
          <w:sz w:val="24"/>
          <w:szCs w:val="24"/>
        </w:rPr>
        <w:t>,</w:t>
      </w:r>
      <w:r w:rsidR="000B42BF" w:rsidRPr="00CF4E04">
        <w:rPr>
          <w:rFonts w:ascii="Times New Roman" w:hAnsi="Times New Roman"/>
          <w:sz w:val="24"/>
          <w:szCs w:val="24"/>
        </w:rPr>
        <w:t xml:space="preserve"> </w:t>
      </w:r>
      <w:r w:rsidR="00A54685" w:rsidRPr="00CF4E04">
        <w:rPr>
          <w:rFonts w:ascii="Times New Roman" w:hAnsi="Times New Roman"/>
          <w:sz w:val="24"/>
          <w:szCs w:val="24"/>
        </w:rPr>
        <w:t>which</w:t>
      </w:r>
      <w:r w:rsidR="00276E84" w:rsidRPr="00CF4E04">
        <w:rPr>
          <w:rFonts w:ascii="Times New Roman" w:hAnsi="Times New Roman"/>
          <w:sz w:val="24"/>
          <w:szCs w:val="24"/>
        </w:rPr>
        <w:t xml:space="preserve"> </w:t>
      </w:r>
      <w:r w:rsidR="00FC5718" w:rsidRPr="00CF4E04">
        <w:rPr>
          <w:rFonts w:ascii="Times New Roman" w:hAnsi="Times New Roman"/>
          <w:sz w:val="24"/>
          <w:szCs w:val="24"/>
        </w:rPr>
        <w:t xml:space="preserve">are </w:t>
      </w:r>
      <w:r w:rsidR="00276E84" w:rsidRPr="00CF4E04">
        <w:rPr>
          <w:rFonts w:ascii="Times New Roman" w:hAnsi="Times New Roman"/>
          <w:sz w:val="24"/>
          <w:szCs w:val="24"/>
        </w:rPr>
        <w:t>more likely to occur in the summer months.</w:t>
      </w:r>
      <w:r w:rsidR="00BF3B32" w:rsidRPr="00EA38A0">
        <w:rPr>
          <w:rFonts w:ascii="Times New Roman" w:hAnsi="Times New Roman"/>
          <w:sz w:val="24"/>
          <w:szCs w:val="24"/>
        </w:rPr>
        <w:fldChar w:fldCharType="begin"/>
      </w:r>
      <w:r w:rsidR="00011E78">
        <w:rPr>
          <w:rFonts w:ascii="Times New Roman" w:hAnsi="Times New Roman"/>
          <w:sz w:val="24"/>
          <w:szCs w:val="24"/>
        </w:rPr>
        <w:instrText xml:space="preserve"> ADDIN EN.CITE &lt;EndNote&gt;&lt;Cite&gt;&lt;Author&gt;Statistics&lt;/Author&gt;&lt;Year&gt;2012&lt;/Year&gt;&lt;RecNum&gt;951&lt;/RecNum&gt;&lt;DisplayText&gt;&lt;style face="superscript"&gt;27,28&lt;/style&gt;&lt;/DisplayText&gt;&lt;record&gt;&lt;rec-number&gt;951&lt;/rec-number&gt;&lt;foreign-keys&gt;&lt;key app="EN" db-id="t0tw0zzvgt0wf4erero5steu5rx5tpas22wa" timestamp="1483456547"&gt;951&lt;/key&gt;&lt;/foreign-keys&gt;&lt;ref-type name="Journal Article"&gt;17&lt;/ref-type&gt;&lt;contributors&gt;&lt;authors&gt;&lt;author&gt;National Center for Health Statistics, &lt;/author&gt;&lt;/authors&gt;&lt;/contributors&gt;&lt;titles&gt;&lt;title&gt;Leading causes of death and numbers of deaths, by sex, race, and Hispanic origin: United States, 1980 and 2010&lt;/title&gt;&lt;secondary-title&gt;National Center for Health Statistics (NCHS)&lt;/secondary-title&gt;&lt;/titles&gt;&lt;periodical&gt;&lt;full-title&gt;National Center for Health Statistics (NCHS)&lt;/full-title&gt;&lt;/periodical&gt;&lt;dates&gt;&lt;year&gt;2012&lt;/year&gt;&lt;/dates&gt;&lt;urls&gt;&lt;/urls&gt;&lt;/record&gt;&lt;/Cite&gt;&lt;Cite&gt;&lt;Author&gt;Administration&lt;/Author&gt;&lt;Year&gt;2005&lt;/Year&gt;&lt;RecNum&gt;952&lt;/RecNum&gt;&lt;record&gt;&lt;rec-number&gt;952&lt;/rec-number&gt;&lt;foreign-keys&gt;&lt;key app="EN" db-id="t0tw0zzvgt0wf4erero5steu5rx5tpas22wa" timestamp="1483465618"&gt;952&lt;/key&gt;&lt;/foreign-keys&gt;&lt;ref-type name="Journal Article"&gt;17&lt;/ref-type&gt;&lt;contributors&gt;&lt;authors&gt;&lt;author&gt;National Highway Traffic Safety Administration,&lt;/author&gt;&lt;/authors&gt;&lt;/contributors&gt;&lt;titles&gt;&lt;title&gt;Trend and Pattern Analysis of Highway Crash Fatality By Month and Day&lt;/title&gt;&lt;secondary-title&gt;National Center for Statistics and Analysis&lt;/secondary-title&gt;&lt;/titles&gt;&lt;periodical&gt;&lt;full-title&gt;National Center for Statistics and Analysis&lt;/full-title&gt;&lt;/periodical&gt;&lt;dates&gt;&lt;year&gt;2005&lt;/year&gt;&lt;/dates&gt;&lt;urls&gt;&lt;/urls&gt;&lt;/record&gt;&lt;/Cite&gt;&lt;/EndNote&gt;</w:instrText>
      </w:r>
      <w:r w:rsidR="00BF3B32" w:rsidRPr="00EA38A0">
        <w:rPr>
          <w:rFonts w:ascii="Times New Roman" w:hAnsi="Times New Roman"/>
          <w:sz w:val="24"/>
          <w:szCs w:val="24"/>
        </w:rPr>
        <w:fldChar w:fldCharType="separate"/>
      </w:r>
      <w:r w:rsidR="00011E78" w:rsidRPr="00011E78">
        <w:rPr>
          <w:rFonts w:ascii="Times New Roman" w:hAnsi="Times New Roman"/>
          <w:noProof/>
          <w:sz w:val="24"/>
          <w:szCs w:val="24"/>
          <w:vertAlign w:val="superscript"/>
        </w:rPr>
        <w:t>27,28</w:t>
      </w:r>
      <w:r w:rsidR="00BF3B32" w:rsidRPr="00EA38A0">
        <w:rPr>
          <w:rFonts w:ascii="Times New Roman" w:hAnsi="Times New Roman"/>
          <w:sz w:val="24"/>
          <w:szCs w:val="24"/>
        </w:rPr>
        <w:fldChar w:fldCharType="end"/>
      </w:r>
      <w:r w:rsidR="000B42BF" w:rsidRPr="00CF4E04">
        <w:rPr>
          <w:rFonts w:ascii="Times New Roman" w:hAnsi="Times New Roman"/>
          <w:sz w:val="24"/>
          <w:szCs w:val="24"/>
        </w:rPr>
        <w:t xml:space="preserve"> </w:t>
      </w:r>
      <w:r w:rsidR="00B02A6E" w:rsidRPr="00CF4E04">
        <w:rPr>
          <w:rFonts w:ascii="Times New Roman" w:hAnsi="Times New Roman"/>
          <w:sz w:val="24"/>
          <w:szCs w:val="24"/>
        </w:rPr>
        <w:t>The weakening of seasonality in children under five years of age</w:t>
      </w:r>
      <w:r w:rsidR="009321F1" w:rsidRPr="00CF4E04">
        <w:rPr>
          <w:rFonts w:ascii="Times New Roman" w:hAnsi="Times New Roman"/>
          <w:sz w:val="24"/>
          <w:szCs w:val="24"/>
        </w:rPr>
        <w:t xml:space="preserve"> </w:t>
      </w:r>
      <w:r w:rsidR="00805AB6" w:rsidRPr="00CF4E04">
        <w:rPr>
          <w:rFonts w:ascii="Times New Roman" w:hAnsi="Times New Roman"/>
          <w:sz w:val="24"/>
          <w:szCs w:val="24"/>
        </w:rPr>
        <w:t>may be re</w:t>
      </w:r>
      <w:r w:rsidR="00C02ACF" w:rsidRPr="00CF4E04">
        <w:rPr>
          <w:rFonts w:ascii="Times New Roman" w:hAnsi="Times New Roman"/>
          <w:sz w:val="24"/>
          <w:szCs w:val="24"/>
        </w:rPr>
        <w:t>lated to the reduction of death</w:t>
      </w:r>
      <w:r w:rsidR="00FC5718" w:rsidRPr="00CF4E04">
        <w:rPr>
          <w:rFonts w:ascii="Times New Roman" w:hAnsi="Times New Roman"/>
          <w:sz w:val="24"/>
          <w:szCs w:val="24"/>
        </w:rPr>
        <w:t>s</w:t>
      </w:r>
      <w:r w:rsidR="00805AB6" w:rsidRPr="00CF4E04">
        <w:rPr>
          <w:rFonts w:ascii="Times New Roman" w:hAnsi="Times New Roman"/>
          <w:sz w:val="24"/>
          <w:szCs w:val="24"/>
        </w:rPr>
        <w:t xml:space="preserve"> </w:t>
      </w:r>
      <w:r w:rsidR="00FC5718" w:rsidRPr="00CF4E04">
        <w:rPr>
          <w:rFonts w:ascii="Times New Roman" w:hAnsi="Times New Roman"/>
          <w:sz w:val="24"/>
          <w:szCs w:val="24"/>
        </w:rPr>
        <w:t>from</w:t>
      </w:r>
      <w:r w:rsidR="00805AB6" w:rsidRPr="00CF4E04">
        <w:rPr>
          <w:rFonts w:ascii="Times New Roman" w:hAnsi="Times New Roman"/>
          <w:sz w:val="24"/>
          <w:szCs w:val="24"/>
        </w:rPr>
        <w:t xml:space="preserve"> respiratory </w:t>
      </w:r>
      <w:r w:rsidR="00A62D4A" w:rsidRPr="00CF4E04">
        <w:rPr>
          <w:rFonts w:ascii="Times New Roman" w:hAnsi="Times New Roman"/>
          <w:sz w:val="24"/>
          <w:szCs w:val="24"/>
        </w:rPr>
        <w:t>causes</w:t>
      </w:r>
      <w:r w:rsidR="00805AB6" w:rsidRPr="00CF4E04">
        <w:rPr>
          <w:rFonts w:ascii="Times New Roman" w:hAnsi="Times New Roman"/>
          <w:sz w:val="24"/>
          <w:szCs w:val="24"/>
        </w:rPr>
        <w:t xml:space="preserve">, </w:t>
      </w:r>
      <w:r w:rsidR="00FC5718" w:rsidRPr="00CF4E04">
        <w:rPr>
          <w:rFonts w:ascii="Times New Roman" w:hAnsi="Times New Roman"/>
          <w:sz w:val="24"/>
          <w:szCs w:val="24"/>
        </w:rPr>
        <w:t>which has</w:t>
      </w:r>
      <w:r w:rsidR="00BD6E46" w:rsidRPr="00CF4E04">
        <w:rPr>
          <w:rFonts w:ascii="Times New Roman" w:hAnsi="Times New Roman"/>
          <w:sz w:val="24"/>
          <w:szCs w:val="24"/>
        </w:rPr>
        <w:t xml:space="preserve"> a strong seasonality</w:t>
      </w:r>
      <w:r w:rsidR="007A5A8A" w:rsidRPr="00CF4E04">
        <w:rPr>
          <w:rFonts w:ascii="Times New Roman" w:hAnsi="Times New Roman"/>
          <w:sz w:val="24"/>
          <w:szCs w:val="24"/>
        </w:rPr>
        <w:t xml:space="preserve">, as well as the increase in the proportion of </w:t>
      </w:r>
      <w:r w:rsidR="00FC5718" w:rsidRPr="00CF4E04">
        <w:rPr>
          <w:rFonts w:ascii="Times New Roman" w:hAnsi="Times New Roman"/>
          <w:sz w:val="24"/>
          <w:szCs w:val="24"/>
        </w:rPr>
        <w:t xml:space="preserve">deaths that occur in the </w:t>
      </w:r>
      <w:r w:rsidR="007A5A8A" w:rsidRPr="00CF4E04">
        <w:rPr>
          <w:rFonts w:ascii="Times New Roman" w:hAnsi="Times New Roman"/>
          <w:sz w:val="24"/>
          <w:szCs w:val="24"/>
        </w:rPr>
        <w:t xml:space="preserve">neonatal </w:t>
      </w:r>
      <w:r w:rsidR="00FC5718" w:rsidRPr="00CF4E04">
        <w:rPr>
          <w:rFonts w:ascii="Times New Roman" w:hAnsi="Times New Roman"/>
          <w:sz w:val="24"/>
          <w:szCs w:val="24"/>
        </w:rPr>
        <w:t>period</w:t>
      </w:r>
      <w:r w:rsidR="007A5A8A" w:rsidRPr="00CF4E04">
        <w:rPr>
          <w:rFonts w:ascii="Times New Roman" w:hAnsi="Times New Roman"/>
          <w:sz w:val="24"/>
          <w:szCs w:val="24"/>
        </w:rPr>
        <w:t xml:space="preserve">, which </w:t>
      </w:r>
      <w:r w:rsidR="00FC5718" w:rsidRPr="00CF4E04">
        <w:rPr>
          <w:rFonts w:ascii="Times New Roman" w:hAnsi="Times New Roman"/>
          <w:sz w:val="24"/>
          <w:szCs w:val="24"/>
        </w:rPr>
        <w:t>does not vary noticeabl</w:t>
      </w:r>
      <w:ins w:id="5" w:author="Parks, Robbie M" w:date="2017-01-13T10:39:00Z">
        <w:r w:rsidR="0001736B">
          <w:rPr>
            <w:rFonts w:ascii="Times New Roman" w:hAnsi="Times New Roman"/>
            <w:sz w:val="24"/>
            <w:szCs w:val="24"/>
          </w:rPr>
          <w:t>y</w:t>
        </w:r>
      </w:ins>
      <w:r w:rsidR="00FC5718" w:rsidRPr="00CF4E04">
        <w:rPr>
          <w:rFonts w:ascii="Times New Roman" w:hAnsi="Times New Roman"/>
          <w:sz w:val="24"/>
          <w:szCs w:val="24"/>
        </w:rPr>
        <w:t xml:space="preserve"> throughout the year</w:t>
      </w:r>
      <w:r w:rsidR="00805AB6" w:rsidRPr="00CF4E04">
        <w:rPr>
          <w:rFonts w:ascii="Times New Roman" w:hAnsi="Times New Roman"/>
          <w:sz w:val="24"/>
          <w:szCs w:val="24"/>
        </w:rPr>
        <w:t>.</w:t>
      </w:r>
      <w:r w:rsidR="00805AB6" w:rsidRPr="00EA38A0">
        <w:rPr>
          <w:rFonts w:ascii="Times New Roman" w:hAnsi="Times New Roman"/>
          <w:sz w:val="24"/>
          <w:szCs w:val="24"/>
        </w:rPr>
        <w:fldChar w:fldCharType="begin">
          <w:fldData xml:space="preserve">PEVuZE5vdGU+PENpdGU+PEF1dGhvcj5TdGF0aXN0aWNzPC9BdXRob3I+PFllYXI+MjAxMjwvWWVh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</w:fldData>
        </w:fldChar>
      </w:r>
      <w:r w:rsidR="00011E78">
        <w:rPr>
          <w:rFonts w:ascii="Times New Roman" w:hAnsi="Times New Roman"/>
          <w:sz w:val="24"/>
          <w:szCs w:val="24"/>
        </w:rPr>
        <w:instrText xml:space="preserve"> ADDIN EN.CITE </w:instrText>
      </w:r>
      <w:r w:rsidR="00011E78">
        <w:rPr>
          <w:rFonts w:ascii="Times New Roman" w:hAnsi="Times New Roman"/>
          <w:sz w:val="24"/>
          <w:szCs w:val="24"/>
        </w:rPr>
        <w:fldChar w:fldCharType="begin">
          <w:fldData xml:space="preserve">PEVuZE5vdGU+PENpdGU+PEF1dGhvcj5TdGF0aXN0aWNzPC9BdXRob3I+PFllYXI+MjAxMjwvWWVh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</w:fldData>
        </w:fldChar>
      </w:r>
      <w:r w:rsidR="00011E78">
        <w:rPr>
          <w:rFonts w:ascii="Times New Roman" w:hAnsi="Times New Roman"/>
          <w:sz w:val="24"/>
          <w:szCs w:val="24"/>
        </w:rPr>
        <w:instrText xml:space="preserve"> ADDIN EN.CITE.DATA </w:instrText>
      </w:r>
      <w:r w:rsidR="00011E78">
        <w:rPr>
          <w:rFonts w:ascii="Times New Roman" w:hAnsi="Times New Roman"/>
          <w:sz w:val="24"/>
          <w:szCs w:val="24"/>
        </w:rPr>
      </w:r>
      <w:r w:rsidR="00011E78">
        <w:rPr>
          <w:rFonts w:ascii="Times New Roman" w:hAnsi="Times New Roman"/>
          <w:sz w:val="24"/>
          <w:szCs w:val="24"/>
        </w:rPr>
        <w:fldChar w:fldCharType="end"/>
      </w:r>
      <w:r w:rsidR="00805AB6" w:rsidRPr="00EA38A0">
        <w:rPr>
          <w:rFonts w:ascii="Times New Roman" w:hAnsi="Times New Roman"/>
          <w:sz w:val="24"/>
          <w:szCs w:val="24"/>
        </w:rPr>
      </w:r>
      <w:r w:rsidR="00805AB6" w:rsidRPr="00EA38A0">
        <w:rPr>
          <w:rFonts w:ascii="Times New Roman" w:hAnsi="Times New Roman"/>
          <w:sz w:val="24"/>
          <w:szCs w:val="24"/>
        </w:rPr>
        <w:fldChar w:fldCharType="separate"/>
      </w:r>
      <w:r w:rsidR="00011E78" w:rsidRPr="00011E78">
        <w:rPr>
          <w:rFonts w:ascii="Times New Roman" w:hAnsi="Times New Roman"/>
          <w:noProof/>
          <w:sz w:val="24"/>
          <w:szCs w:val="24"/>
          <w:vertAlign w:val="superscript"/>
        </w:rPr>
        <w:t>6,27,29,30</w:t>
      </w:r>
      <w:r w:rsidR="00805AB6" w:rsidRPr="00EA38A0">
        <w:rPr>
          <w:rFonts w:ascii="Times New Roman" w:hAnsi="Times New Roman"/>
          <w:sz w:val="24"/>
          <w:szCs w:val="24"/>
        </w:rPr>
        <w:fldChar w:fldCharType="end"/>
      </w:r>
      <w:r w:rsidR="00AE1AFE" w:rsidRPr="00CF4E04">
        <w:rPr>
          <w:rFonts w:ascii="Times New Roman" w:hAnsi="Times New Roman"/>
          <w:sz w:val="24"/>
          <w:szCs w:val="24"/>
        </w:rPr>
        <w:t xml:space="preserve"> </w:t>
      </w:r>
      <w:r w:rsidR="00A1552B" w:rsidRPr="00CF4E04">
        <w:rPr>
          <w:rFonts w:ascii="Times New Roman" w:hAnsi="Times New Roman"/>
          <w:sz w:val="24"/>
          <w:szCs w:val="24"/>
        </w:rPr>
        <w:t xml:space="preserve">Further elucidation on the causes of </w:t>
      </w:r>
      <w:r w:rsidR="00D85F98" w:rsidRPr="00CF4E04">
        <w:rPr>
          <w:rFonts w:ascii="Times New Roman" w:hAnsi="Times New Roman"/>
          <w:sz w:val="24"/>
          <w:szCs w:val="24"/>
        </w:rPr>
        <w:t xml:space="preserve">deseasonalisation </w:t>
      </w:r>
      <w:r w:rsidR="00D932A5" w:rsidRPr="00CF4E04">
        <w:rPr>
          <w:rFonts w:ascii="Times New Roman" w:hAnsi="Times New Roman"/>
          <w:sz w:val="24"/>
          <w:szCs w:val="24"/>
        </w:rPr>
        <w:t xml:space="preserve">in </w:t>
      </w:r>
      <w:r w:rsidR="00350DD6" w:rsidRPr="00CF4E04">
        <w:rPr>
          <w:rFonts w:ascii="Times New Roman" w:hAnsi="Times New Roman"/>
          <w:sz w:val="24"/>
          <w:szCs w:val="24"/>
        </w:rPr>
        <w:t>these age groups</w:t>
      </w:r>
      <w:r w:rsidR="00A1552B" w:rsidRPr="00CF4E04">
        <w:rPr>
          <w:rFonts w:ascii="Times New Roman" w:hAnsi="Times New Roman"/>
          <w:sz w:val="24"/>
          <w:szCs w:val="24"/>
        </w:rPr>
        <w:t xml:space="preserve"> require</w:t>
      </w:r>
      <w:r w:rsidR="00350DD6" w:rsidRPr="00CF4E04">
        <w:rPr>
          <w:rFonts w:ascii="Times New Roman" w:hAnsi="Times New Roman"/>
          <w:sz w:val="24"/>
          <w:szCs w:val="24"/>
        </w:rPr>
        <w:t>s</w:t>
      </w:r>
      <w:r w:rsidR="00A1552B" w:rsidRPr="00CF4E04">
        <w:rPr>
          <w:rFonts w:ascii="Times New Roman" w:hAnsi="Times New Roman"/>
          <w:sz w:val="24"/>
          <w:szCs w:val="24"/>
        </w:rPr>
        <w:t xml:space="preserve"> </w:t>
      </w:r>
      <w:r w:rsidR="00FC5718" w:rsidRPr="00CF4E04">
        <w:rPr>
          <w:rFonts w:ascii="Times New Roman" w:hAnsi="Times New Roman"/>
          <w:sz w:val="24"/>
          <w:szCs w:val="24"/>
        </w:rPr>
        <w:t>analysing</w:t>
      </w:r>
      <w:r w:rsidR="00A1552B" w:rsidRPr="00CF4E04">
        <w:rPr>
          <w:rFonts w:ascii="Times New Roman" w:hAnsi="Times New Roman"/>
          <w:sz w:val="24"/>
          <w:szCs w:val="24"/>
        </w:rPr>
        <w:t xml:space="preserve"> </w:t>
      </w:r>
      <w:r w:rsidR="001B722E" w:rsidRPr="00CF4E04">
        <w:rPr>
          <w:rFonts w:ascii="Times New Roman" w:hAnsi="Times New Roman"/>
          <w:sz w:val="24"/>
          <w:szCs w:val="24"/>
        </w:rPr>
        <w:t>changes in the composition</w:t>
      </w:r>
      <w:r w:rsidR="00A1552B" w:rsidRPr="00CF4E04">
        <w:rPr>
          <w:rFonts w:ascii="Times New Roman" w:hAnsi="Times New Roman"/>
          <w:sz w:val="24"/>
          <w:szCs w:val="24"/>
        </w:rPr>
        <w:t xml:space="preserve"> of </w:t>
      </w:r>
      <w:r w:rsidR="001B722E" w:rsidRPr="00CF4E04">
        <w:rPr>
          <w:rFonts w:ascii="Times New Roman" w:hAnsi="Times New Roman"/>
          <w:sz w:val="24"/>
          <w:szCs w:val="24"/>
        </w:rPr>
        <w:t>causes of deaths, as well as</w:t>
      </w:r>
      <w:r w:rsidR="00F91C20" w:rsidRPr="00CF4E04">
        <w:rPr>
          <w:rFonts w:ascii="Times New Roman" w:hAnsi="Times New Roman"/>
          <w:sz w:val="24"/>
          <w:szCs w:val="24"/>
        </w:rPr>
        <w:t xml:space="preserve"> shifts in seasonality of causes of death themselves.</w:t>
      </w:r>
      <w:r w:rsidR="00A1552B" w:rsidRPr="00CF4E04">
        <w:rPr>
          <w:rFonts w:ascii="Times New Roman" w:hAnsi="Times New Roman"/>
          <w:sz w:val="24"/>
          <w:szCs w:val="24"/>
        </w:rPr>
        <w:t xml:space="preserve"> </w:t>
      </w:r>
    </w:p>
    <w:p w14:paraId="6091667B" w14:textId="77777777" w:rsidR="00DE3091" w:rsidRPr="00CF4E04" w:rsidRDefault="00DE3091" w:rsidP="00B938DB">
      <w:pPr>
        <w:spacing w:after="0" w:line="480" w:lineRule="auto"/>
        <w:rPr>
          <w:rFonts w:ascii="Times New Roman" w:hAnsi="Times New Roman"/>
          <w:sz w:val="24"/>
          <w:szCs w:val="24"/>
        </w:rPr>
      </w:pPr>
    </w:p>
    <w:p w14:paraId="18CB7C09" w14:textId="59C2C41C" w:rsidR="004D18B5" w:rsidRPr="00CF4E04" w:rsidRDefault="00C2786A" w:rsidP="00B938DB">
      <w:pPr>
        <w:spacing w:after="0" w:line="480" w:lineRule="auto"/>
        <w:rPr>
          <w:rFonts w:ascii="Times New Roman" w:hAnsi="Times New Roman"/>
          <w:sz w:val="24"/>
          <w:szCs w:val="24"/>
        </w:rPr>
      </w:pPr>
      <w:r w:rsidRPr="00CF4E04">
        <w:rPr>
          <w:rFonts w:ascii="Times New Roman" w:hAnsi="Times New Roman"/>
          <w:sz w:val="24"/>
          <w:szCs w:val="24"/>
        </w:rPr>
        <w:t xml:space="preserve">In contrast to young and middle ages, </w:t>
      </w:r>
      <w:r w:rsidR="00452AB5" w:rsidRPr="00CF4E04">
        <w:rPr>
          <w:rFonts w:ascii="Times New Roman" w:hAnsi="Times New Roman"/>
          <w:sz w:val="24"/>
          <w:szCs w:val="24"/>
        </w:rPr>
        <w:t>mortality in older ages</w:t>
      </w:r>
      <w:r w:rsidRPr="00CF4E04">
        <w:rPr>
          <w:rFonts w:ascii="Times New Roman" w:hAnsi="Times New Roman"/>
          <w:sz w:val="24"/>
          <w:szCs w:val="24"/>
        </w:rPr>
        <w:t>, where death rates are highest,</w:t>
      </w:r>
      <w:r w:rsidR="00452AB5" w:rsidRPr="00CF4E04">
        <w:rPr>
          <w:rFonts w:ascii="Times New Roman" w:hAnsi="Times New Roman"/>
          <w:sz w:val="24"/>
          <w:szCs w:val="24"/>
        </w:rPr>
        <w:t xml:space="preserve"> </w:t>
      </w:r>
      <w:r w:rsidRPr="00CF4E04">
        <w:rPr>
          <w:rFonts w:ascii="Times New Roman" w:hAnsi="Times New Roman"/>
          <w:sz w:val="24"/>
          <w:szCs w:val="24"/>
        </w:rPr>
        <w:t>maintained</w:t>
      </w:r>
      <w:r w:rsidR="00452AB5" w:rsidRPr="00CF4E04">
        <w:rPr>
          <w:rFonts w:ascii="Times New Roman" w:hAnsi="Times New Roman"/>
          <w:sz w:val="24"/>
          <w:szCs w:val="24"/>
        </w:rPr>
        <w:t xml:space="preserve"> persistent seasonality over a period of three decades</w:t>
      </w:r>
      <w:r w:rsidRPr="00CF4E04">
        <w:rPr>
          <w:rFonts w:ascii="Times New Roman" w:hAnsi="Times New Roman"/>
          <w:sz w:val="24"/>
          <w:szCs w:val="24"/>
        </w:rPr>
        <w:t xml:space="preserve"> </w:t>
      </w:r>
      <w:r w:rsidR="00D85F98" w:rsidRPr="00CF4E04">
        <w:rPr>
          <w:rFonts w:ascii="Times New Roman" w:hAnsi="Times New Roman"/>
          <w:sz w:val="24"/>
          <w:szCs w:val="24"/>
        </w:rPr>
        <w:t>(w</w:t>
      </w:r>
      <w:r w:rsidR="00452AB5" w:rsidRPr="00CF4E04">
        <w:rPr>
          <w:rFonts w:ascii="Times New Roman" w:hAnsi="Times New Roman"/>
          <w:sz w:val="24"/>
          <w:szCs w:val="24"/>
        </w:rPr>
        <w:t xml:space="preserve">e note that although the percent excess mortality has remained largely unchanged in these ages, the absolute difference in death rates between the peak and minimum months has declined because total </w:t>
      </w:r>
      <w:r w:rsidR="00452AB5" w:rsidRPr="00CF4E04">
        <w:rPr>
          <w:rFonts w:ascii="Times New Roman" w:hAnsi="Times New Roman"/>
          <w:sz w:val="24"/>
          <w:szCs w:val="24"/>
        </w:rPr>
        <w:lastRenderedPageBreak/>
        <w:t>mortality has a declining trend</w:t>
      </w:r>
      <w:proofErr w:type="gramStart"/>
      <w:r w:rsidR="00B65688" w:rsidRPr="00CF4E04">
        <w:rPr>
          <w:rFonts w:ascii="Times New Roman" w:hAnsi="Times New Roman"/>
          <w:sz w:val="24"/>
          <w:szCs w:val="24"/>
        </w:rPr>
        <w:t>),.</w:t>
      </w:r>
      <w:proofErr w:type="gramEnd"/>
      <w:r w:rsidR="00B65688" w:rsidRPr="00CF4E04">
        <w:rPr>
          <w:rFonts w:ascii="Times New Roman" w:hAnsi="Times New Roman"/>
          <w:sz w:val="24"/>
          <w:szCs w:val="24"/>
        </w:rPr>
        <w:t xml:space="preserve"> </w:t>
      </w:r>
      <w:r w:rsidRPr="00CF4E04">
        <w:rPr>
          <w:rFonts w:ascii="Times New Roman" w:hAnsi="Times New Roman"/>
          <w:sz w:val="24"/>
          <w:szCs w:val="24"/>
        </w:rPr>
        <w:t>This finding demonstrates the need for environmental and health service interventions targeted towards this group</w:t>
      </w:r>
      <w:r w:rsidR="00B65688" w:rsidRPr="00CF4E04">
        <w:rPr>
          <w:rFonts w:ascii="Times New Roman" w:hAnsi="Times New Roman"/>
          <w:sz w:val="24"/>
          <w:szCs w:val="24"/>
        </w:rPr>
        <w:t xml:space="preserve"> irrespective of geography and local climate</w:t>
      </w:r>
      <w:r w:rsidRPr="00CF4E04">
        <w:rPr>
          <w:rFonts w:ascii="Times New Roman" w:hAnsi="Times New Roman"/>
          <w:sz w:val="24"/>
          <w:szCs w:val="24"/>
        </w:rPr>
        <w:t xml:space="preserve">. </w:t>
      </w:r>
      <w:r w:rsidR="0095509B" w:rsidRPr="00CF4E04">
        <w:rPr>
          <w:rFonts w:ascii="Times New Roman" w:hAnsi="Times New Roman"/>
          <w:sz w:val="24"/>
          <w:szCs w:val="24"/>
        </w:rPr>
        <w:t>Examples</w:t>
      </w:r>
      <w:r w:rsidR="003C12EF" w:rsidRPr="00CF4E04">
        <w:rPr>
          <w:rFonts w:ascii="Times New Roman" w:hAnsi="Times New Roman"/>
          <w:sz w:val="24"/>
          <w:szCs w:val="24"/>
        </w:rPr>
        <w:t xml:space="preserve"> include </w:t>
      </w:r>
      <w:r w:rsidR="00B65688" w:rsidRPr="00CF4E04">
        <w:rPr>
          <w:rFonts w:ascii="Times New Roman" w:hAnsi="Times New Roman"/>
          <w:sz w:val="24"/>
          <w:szCs w:val="24"/>
        </w:rPr>
        <w:t>enhancing</w:t>
      </w:r>
      <w:r w:rsidR="00274E12" w:rsidRPr="00CF4E04">
        <w:rPr>
          <w:rFonts w:ascii="Times New Roman" w:hAnsi="Times New Roman"/>
          <w:sz w:val="24"/>
          <w:szCs w:val="24"/>
        </w:rPr>
        <w:t xml:space="preserve"> the availability of </w:t>
      </w:r>
      <w:r w:rsidR="00D85F98" w:rsidRPr="00CF4E04">
        <w:rPr>
          <w:rFonts w:ascii="Times New Roman" w:hAnsi="Times New Roman"/>
          <w:sz w:val="24"/>
          <w:szCs w:val="24"/>
        </w:rPr>
        <w:t xml:space="preserve">both environmental and medical protective factors, such as </w:t>
      </w:r>
      <w:r w:rsidR="00FE389A">
        <w:rPr>
          <w:rFonts w:ascii="Times New Roman" w:hAnsi="Times New Roman"/>
          <w:sz w:val="24"/>
          <w:szCs w:val="24"/>
        </w:rPr>
        <w:t xml:space="preserve">better insulation of homes, </w:t>
      </w:r>
      <w:r w:rsidR="00B65688" w:rsidRPr="00CF4E04">
        <w:rPr>
          <w:rFonts w:ascii="Times New Roman" w:hAnsi="Times New Roman"/>
          <w:sz w:val="24"/>
          <w:szCs w:val="24"/>
        </w:rPr>
        <w:t xml:space="preserve">winter </w:t>
      </w:r>
      <w:r w:rsidR="00D85F98" w:rsidRPr="00CF4E04">
        <w:rPr>
          <w:rFonts w:ascii="Times New Roman" w:hAnsi="Times New Roman"/>
          <w:sz w:val="24"/>
          <w:szCs w:val="24"/>
        </w:rPr>
        <w:t>heating provision and flu vaccinations,</w:t>
      </w:r>
      <w:r w:rsidR="00E63761" w:rsidRPr="00CF4E04">
        <w:rPr>
          <w:rFonts w:ascii="Times New Roman" w:hAnsi="Times New Roman"/>
          <w:sz w:val="24"/>
          <w:szCs w:val="24"/>
        </w:rPr>
        <w:t xml:space="preserve"> for</w:t>
      </w:r>
      <w:r w:rsidR="00455B56" w:rsidRPr="00CF4E04">
        <w:rPr>
          <w:rFonts w:ascii="Times New Roman" w:hAnsi="Times New Roman"/>
          <w:sz w:val="24"/>
          <w:szCs w:val="24"/>
        </w:rPr>
        <w:t xml:space="preserve"> the vulnerable</w:t>
      </w:r>
      <w:r w:rsidR="00E63761" w:rsidRPr="00CF4E04">
        <w:rPr>
          <w:rFonts w:ascii="Times New Roman" w:hAnsi="Times New Roman"/>
          <w:sz w:val="24"/>
          <w:szCs w:val="24"/>
        </w:rPr>
        <w:t xml:space="preserve"> older population</w:t>
      </w:r>
      <w:r w:rsidR="008B1C81" w:rsidRPr="00CF4E04">
        <w:rPr>
          <w:rFonts w:ascii="Times New Roman" w:hAnsi="Times New Roman"/>
          <w:sz w:val="24"/>
          <w:szCs w:val="24"/>
        </w:rPr>
        <w:t>.</w:t>
      </w:r>
      <w:r w:rsidR="008B1C81" w:rsidRPr="00EA38A0">
        <w:rPr>
          <w:rFonts w:ascii="Times New Roman" w:hAnsi="Times New Roman"/>
          <w:sz w:val="24"/>
          <w:szCs w:val="24"/>
        </w:rPr>
        <w:fldChar w:fldCharType="begin"/>
      </w:r>
      <w:r w:rsidR="00011E78">
        <w:rPr>
          <w:rFonts w:ascii="Times New Roman" w:hAnsi="Times New Roman"/>
          <w:sz w:val="24"/>
          <w:szCs w:val="24"/>
        </w:rPr>
        <w:instrText xml:space="preserve"> ADDIN EN.CITE &lt;EndNote&gt;&lt;Cite&gt;&lt;Author&gt;England&lt;/Author&gt;&lt;Year&gt;2016&lt;/Year&gt;&lt;RecNum&gt;953&lt;/RecNum&gt;&lt;DisplayText&gt;&lt;style face="superscript"&gt;31&lt;/style&gt;&lt;/DisplayText&gt;&lt;record&gt;&lt;rec-number&gt;953&lt;/rec-number&gt;&lt;foreign-keys&gt;&lt;key app="EN" db-id="t0tw0zzvgt0wf4erero5steu5rx5tpas22wa" timestamp="1483547520"&gt;953&lt;/key&gt;&lt;/foreign-keys&gt;&lt;ref-type name="Journal Article"&gt;17&lt;/ref-type&gt;&lt;contributors&gt;&lt;authors&gt;&lt;author&gt;Public Health England,&lt;/author&gt;&lt;/authors&gt;&lt;/contributors&gt;&lt;titles&gt;&lt;title&gt;The cold weather plan for England&lt;/title&gt;&lt;secondary-title&gt;Public Health England&lt;/secondary-title&gt;&lt;/titles&gt;&lt;periodical&gt;&lt;full-title&gt;Public Health England&lt;/full-title&gt;&lt;/periodical&gt;&lt;dates&gt;&lt;year&gt;2016&lt;/year&gt;&lt;/dates&gt;&lt;urls&gt;&lt;/urls&gt;&lt;/record&gt;&lt;/Cite&gt;&lt;/EndNote&gt;</w:instrText>
      </w:r>
      <w:r w:rsidR="008B1C81" w:rsidRPr="00EA38A0">
        <w:rPr>
          <w:rFonts w:ascii="Times New Roman" w:hAnsi="Times New Roman"/>
          <w:sz w:val="24"/>
          <w:szCs w:val="24"/>
        </w:rPr>
        <w:fldChar w:fldCharType="separate"/>
      </w:r>
      <w:r w:rsidR="00011E78" w:rsidRPr="00011E78">
        <w:rPr>
          <w:rFonts w:ascii="Times New Roman" w:hAnsi="Times New Roman"/>
          <w:noProof/>
          <w:sz w:val="24"/>
          <w:szCs w:val="24"/>
          <w:vertAlign w:val="superscript"/>
        </w:rPr>
        <w:t>31</w:t>
      </w:r>
      <w:r w:rsidR="008B1C81" w:rsidRPr="00EA38A0">
        <w:rPr>
          <w:rFonts w:ascii="Times New Roman" w:hAnsi="Times New Roman"/>
          <w:sz w:val="24"/>
          <w:szCs w:val="24"/>
        </w:rPr>
        <w:fldChar w:fldCharType="end"/>
      </w:r>
      <w:r w:rsidR="008B1C81" w:rsidRPr="00CF4E04">
        <w:rPr>
          <w:rFonts w:ascii="Times New Roman" w:hAnsi="Times New Roman"/>
          <w:sz w:val="24"/>
          <w:szCs w:val="24"/>
        </w:rPr>
        <w:t xml:space="preserve"> </w:t>
      </w:r>
      <w:r w:rsidR="00D85F98" w:rsidRPr="00CF4E04">
        <w:rPr>
          <w:rFonts w:ascii="Times New Roman" w:hAnsi="Times New Roman"/>
          <w:sz w:val="24"/>
          <w:szCs w:val="24"/>
        </w:rPr>
        <w:t>S</w:t>
      </w:r>
      <w:r w:rsidR="005F6B8E" w:rsidRPr="00CF4E04">
        <w:rPr>
          <w:rFonts w:ascii="Times New Roman" w:hAnsi="Times New Roman"/>
          <w:sz w:val="24"/>
          <w:szCs w:val="24"/>
        </w:rPr>
        <w:t>ocial interventions</w:t>
      </w:r>
      <w:r w:rsidR="009E01A1" w:rsidRPr="00CF4E04">
        <w:rPr>
          <w:rFonts w:ascii="Times New Roman" w:hAnsi="Times New Roman"/>
          <w:sz w:val="24"/>
          <w:szCs w:val="24"/>
        </w:rPr>
        <w:t xml:space="preserve">, </w:t>
      </w:r>
      <w:r w:rsidR="0067082C" w:rsidRPr="00CF4E04">
        <w:rPr>
          <w:rFonts w:ascii="Times New Roman" w:hAnsi="Times New Roman"/>
          <w:sz w:val="24"/>
          <w:szCs w:val="24"/>
        </w:rPr>
        <w:t>including</w:t>
      </w:r>
      <w:r w:rsidR="009E01A1" w:rsidRPr="00CF4E04">
        <w:rPr>
          <w:rFonts w:ascii="Times New Roman" w:hAnsi="Times New Roman"/>
          <w:sz w:val="24"/>
          <w:szCs w:val="24"/>
        </w:rPr>
        <w:t xml:space="preserve"> </w:t>
      </w:r>
      <w:r w:rsidR="00BF5ED2" w:rsidRPr="00CF4E04">
        <w:rPr>
          <w:rFonts w:ascii="Times New Roman" w:hAnsi="Times New Roman"/>
          <w:sz w:val="24"/>
          <w:szCs w:val="24"/>
        </w:rPr>
        <w:t>regular visits to</w:t>
      </w:r>
      <w:r w:rsidR="009E01A1" w:rsidRPr="00CF4E04">
        <w:rPr>
          <w:rFonts w:ascii="Times New Roman" w:hAnsi="Times New Roman"/>
          <w:sz w:val="24"/>
          <w:szCs w:val="24"/>
        </w:rPr>
        <w:t xml:space="preserve"> the </w:t>
      </w:r>
      <w:r w:rsidR="000E4D80" w:rsidRPr="00CF4E04">
        <w:rPr>
          <w:rFonts w:ascii="Times New Roman" w:hAnsi="Times New Roman"/>
          <w:sz w:val="24"/>
          <w:szCs w:val="24"/>
        </w:rPr>
        <w:t xml:space="preserve">isolated </w:t>
      </w:r>
      <w:r w:rsidR="009E01A1" w:rsidRPr="00CF4E04">
        <w:rPr>
          <w:rFonts w:ascii="Times New Roman" w:hAnsi="Times New Roman"/>
          <w:sz w:val="24"/>
          <w:szCs w:val="24"/>
        </w:rPr>
        <w:t xml:space="preserve">elderly </w:t>
      </w:r>
      <w:r w:rsidR="00335A7D" w:rsidRPr="00CF4E04">
        <w:rPr>
          <w:rFonts w:ascii="Times New Roman" w:hAnsi="Times New Roman"/>
          <w:sz w:val="24"/>
          <w:szCs w:val="24"/>
        </w:rPr>
        <w:t xml:space="preserve">during peak mortality periods to ensure that they are </w:t>
      </w:r>
      <w:r w:rsidR="00BF5ED2" w:rsidRPr="00CF4E04">
        <w:rPr>
          <w:rFonts w:ascii="Times New Roman" w:hAnsi="Times New Roman"/>
          <w:sz w:val="24"/>
          <w:szCs w:val="24"/>
        </w:rPr>
        <w:t>optimally prepared</w:t>
      </w:r>
      <w:r w:rsidR="00D07EC4" w:rsidRPr="00CF4E04">
        <w:rPr>
          <w:rFonts w:ascii="Times New Roman" w:hAnsi="Times New Roman"/>
          <w:sz w:val="24"/>
          <w:szCs w:val="24"/>
        </w:rPr>
        <w:t xml:space="preserve"> </w:t>
      </w:r>
      <w:r w:rsidR="00341F77" w:rsidRPr="00CF4E04">
        <w:rPr>
          <w:rFonts w:ascii="Times New Roman" w:hAnsi="Times New Roman"/>
          <w:sz w:val="24"/>
          <w:szCs w:val="24"/>
        </w:rPr>
        <w:t>for adverse conditions</w:t>
      </w:r>
      <w:r w:rsidR="00D85F98" w:rsidRPr="00CF4E04">
        <w:rPr>
          <w:rFonts w:ascii="Times New Roman" w:hAnsi="Times New Roman"/>
          <w:sz w:val="24"/>
          <w:szCs w:val="24"/>
        </w:rPr>
        <w:t xml:space="preserve">, </w:t>
      </w:r>
      <w:r w:rsidR="00B65688" w:rsidRPr="00CF4E04">
        <w:rPr>
          <w:rFonts w:ascii="Times New Roman" w:hAnsi="Times New Roman"/>
          <w:sz w:val="24"/>
          <w:szCs w:val="24"/>
        </w:rPr>
        <w:t>and</w:t>
      </w:r>
      <w:r w:rsidR="00447CCE" w:rsidRPr="00CF4E04">
        <w:rPr>
          <w:rFonts w:ascii="Times New Roman" w:hAnsi="Times New Roman"/>
          <w:sz w:val="24"/>
          <w:szCs w:val="24"/>
        </w:rPr>
        <w:t xml:space="preserve"> responsive and high-quality emergency care, </w:t>
      </w:r>
      <w:r w:rsidR="00D85F98" w:rsidRPr="00CF4E04">
        <w:rPr>
          <w:rFonts w:ascii="Times New Roman" w:hAnsi="Times New Roman"/>
          <w:sz w:val="24"/>
          <w:szCs w:val="24"/>
        </w:rPr>
        <w:t>are also important to protect this vulnerable group</w:t>
      </w:r>
      <w:r w:rsidR="00292548" w:rsidRPr="00CF4E04">
        <w:rPr>
          <w:rFonts w:ascii="Times New Roman" w:hAnsi="Times New Roman"/>
          <w:sz w:val="24"/>
          <w:szCs w:val="24"/>
        </w:rPr>
        <w:t>.</w:t>
      </w:r>
      <w:r w:rsidR="008B1C81" w:rsidRPr="00EA38A0">
        <w:rPr>
          <w:rFonts w:ascii="Times New Roman" w:hAnsi="Times New Roman"/>
          <w:sz w:val="24"/>
          <w:szCs w:val="24"/>
        </w:rPr>
        <w:fldChar w:fldCharType="begin">
          <w:fldData xml:space="preserve">PEVuZE5vdGU+PENpdGU+PEF1dGhvcj5FbmdsYW5kPC9BdXRob3I+PFllYXI+MjAxNjwvWWVhcj48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bGU+PC9wZXJpb2RpY2FsPjxwYWdlcz44NC04ODwvcGFnZXM+PHZvbHVtZT40Mjwvdm9sdW1lPjxu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</w:fldData>
        </w:fldChar>
      </w:r>
      <w:r w:rsidR="00011E78">
        <w:rPr>
          <w:rFonts w:ascii="Times New Roman" w:hAnsi="Times New Roman"/>
          <w:sz w:val="24"/>
          <w:szCs w:val="24"/>
        </w:rPr>
        <w:instrText xml:space="preserve"> ADDIN EN.CITE </w:instrText>
      </w:r>
      <w:r w:rsidR="00011E78">
        <w:rPr>
          <w:rFonts w:ascii="Times New Roman" w:hAnsi="Times New Roman"/>
          <w:sz w:val="24"/>
          <w:szCs w:val="24"/>
        </w:rPr>
        <w:fldChar w:fldCharType="begin">
          <w:fldData xml:space="preserve">PEVuZE5vdGU+PENpdGU+PEF1dGhvcj5FbmdsYW5kPC9BdXRob3I+PFllYXI+MjAxNjwvWWVhcj48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bGU+PC9wZXJpb2RpY2FsPjxwYWdlcz44NC04ODwvcGFnZXM+PHZvbHVtZT40Mjwvdm9sdW1lPjxu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</w:fldData>
        </w:fldChar>
      </w:r>
      <w:r w:rsidR="00011E78">
        <w:rPr>
          <w:rFonts w:ascii="Times New Roman" w:hAnsi="Times New Roman"/>
          <w:sz w:val="24"/>
          <w:szCs w:val="24"/>
        </w:rPr>
        <w:instrText xml:space="preserve"> ADDIN EN.CITE.DATA </w:instrText>
      </w:r>
      <w:r w:rsidR="00011E78">
        <w:rPr>
          <w:rFonts w:ascii="Times New Roman" w:hAnsi="Times New Roman"/>
          <w:sz w:val="24"/>
          <w:szCs w:val="24"/>
        </w:rPr>
      </w:r>
      <w:r w:rsidR="00011E78">
        <w:rPr>
          <w:rFonts w:ascii="Times New Roman" w:hAnsi="Times New Roman"/>
          <w:sz w:val="24"/>
          <w:szCs w:val="24"/>
        </w:rPr>
        <w:fldChar w:fldCharType="end"/>
      </w:r>
      <w:r w:rsidR="008B1C81" w:rsidRPr="00EA38A0">
        <w:rPr>
          <w:rFonts w:ascii="Times New Roman" w:hAnsi="Times New Roman"/>
          <w:sz w:val="24"/>
          <w:szCs w:val="24"/>
        </w:rPr>
      </w:r>
      <w:r w:rsidR="008B1C81" w:rsidRPr="00EA38A0">
        <w:rPr>
          <w:rFonts w:ascii="Times New Roman" w:hAnsi="Times New Roman"/>
          <w:sz w:val="24"/>
          <w:szCs w:val="24"/>
        </w:rPr>
        <w:fldChar w:fldCharType="separate"/>
      </w:r>
      <w:r w:rsidR="00011E78" w:rsidRPr="00011E78">
        <w:rPr>
          <w:rFonts w:ascii="Times New Roman" w:hAnsi="Times New Roman"/>
          <w:noProof/>
          <w:sz w:val="24"/>
          <w:szCs w:val="24"/>
          <w:vertAlign w:val="superscript"/>
        </w:rPr>
        <w:t>2,19,31</w:t>
      </w:r>
      <w:r w:rsidR="008B1C81" w:rsidRPr="00EA38A0">
        <w:rPr>
          <w:rFonts w:ascii="Times New Roman" w:hAnsi="Times New Roman"/>
          <w:sz w:val="24"/>
          <w:szCs w:val="24"/>
        </w:rPr>
        <w:fldChar w:fldCharType="end"/>
      </w:r>
      <w:r w:rsidR="004C0C71" w:rsidRPr="00CF4E04">
        <w:rPr>
          <w:rFonts w:ascii="Times New Roman" w:hAnsi="Times New Roman"/>
          <w:sz w:val="24"/>
          <w:szCs w:val="24"/>
        </w:rPr>
        <w:t xml:space="preserve"> </w:t>
      </w:r>
      <w:r w:rsidR="00B65688" w:rsidRPr="00CF4E04">
        <w:rPr>
          <w:rFonts w:ascii="Times New Roman" w:hAnsi="Times New Roman"/>
          <w:sz w:val="24"/>
          <w:szCs w:val="24"/>
        </w:rPr>
        <w:t xml:space="preserve">In many countries such services are increasingly under strain in an era of austerity. </w:t>
      </w:r>
      <w:r w:rsidR="00D85F98" w:rsidRPr="00CF4E04">
        <w:rPr>
          <w:rFonts w:ascii="Times New Roman" w:hAnsi="Times New Roman"/>
          <w:sz w:val="24"/>
          <w:szCs w:val="24"/>
        </w:rPr>
        <w:t>E</w:t>
      </w:r>
      <w:r w:rsidR="004C02DD" w:rsidRPr="00CF4E04">
        <w:rPr>
          <w:rFonts w:ascii="Times New Roman" w:hAnsi="Times New Roman"/>
          <w:sz w:val="24"/>
          <w:szCs w:val="24"/>
        </w:rPr>
        <w:t xml:space="preserve">mergent new </w:t>
      </w:r>
      <w:r w:rsidR="00B65688" w:rsidRPr="00CF4E04">
        <w:rPr>
          <w:rFonts w:ascii="Times New Roman" w:hAnsi="Times New Roman"/>
          <w:sz w:val="24"/>
          <w:szCs w:val="24"/>
        </w:rPr>
        <w:t>technologies</w:t>
      </w:r>
      <w:r w:rsidR="004C02DD" w:rsidRPr="00CF4E04">
        <w:rPr>
          <w:rFonts w:ascii="Times New Roman" w:hAnsi="Times New Roman"/>
          <w:sz w:val="24"/>
          <w:szCs w:val="24"/>
        </w:rPr>
        <w:t>, such as</w:t>
      </w:r>
      <w:r w:rsidR="00DF210F" w:rsidRPr="00CF4E04">
        <w:rPr>
          <w:rFonts w:ascii="Times New Roman" w:hAnsi="Times New Roman"/>
          <w:sz w:val="24"/>
          <w:szCs w:val="24"/>
        </w:rPr>
        <w:t xml:space="preserve"> always-connected hands-free communications devices with</w:t>
      </w:r>
      <w:r w:rsidR="00B77C3F" w:rsidRPr="00CF4E04">
        <w:rPr>
          <w:rFonts w:ascii="Times New Roman" w:hAnsi="Times New Roman"/>
          <w:sz w:val="24"/>
          <w:szCs w:val="24"/>
        </w:rPr>
        <w:t xml:space="preserve"> the outside world</w:t>
      </w:r>
      <w:r w:rsidR="00BA1B73" w:rsidRPr="00CF4E04">
        <w:rPr>
          <w:rFonts w:ascii="Times New Roman" w:hAnsi="Times New Roman"/>
          <w:sz w:val="24"/>
          <w:szCs w:val="24"/>
        </w:rPr>
        <w:t xml:space="preserve"> in-house cameras, and personal sensors </w:t>
      </w:r>
      <w:r w:rsidR="007B5D34" w:rsidRPr="00CF4E04">
        <w:rPr>
          <w:rFonts w:ascii="Times New Roman" w:hAnsi="Times New Roman"/>
          <w:sz w:val="24"/>
          <w:szCs w:val="24"/>
        </w:rPr>
        <w:t>also provide an opportunity to</w:t>
      </w:r>
      <w:r w:rsidR="00274E12" w:rsidRPr="00CF4E04">
        <w:rPr>
          <w:rFonts w:ascii="Times New Roman" w:hAnsi="Times New Roman"/>
          <w:sz w:val="24"/>
          <w:szCs w:val="24"/>
        </w:rPr>
        <w:t xml:space="preserve"> </w:t>
      </w:r>
      <w:r w:rsidR="007B5D34" w:rsidRPr="00CF4E04">
        <w:rPr>
          <w:rFonts w:ascii="Times New Roman" w:hAnsi="Times New Roman"/>
          <w:sz w:val="24"/>
          <w:szCs w:val="24"/>
        </w:rPr>
        <w:t>enhance care for the</w:t>
      </w:r>
      <w:r w:rsidR="00911634" w:rsidRPr="00CF4E04">
        <w:rPr>
          <w:rFonts w:ascii="Times New Roman" w:hAnsi="Times New Roman"/>
          <w:sz w:val="24"/>
          <w:szCs w:val="24"/>
        </w:rPr>
        <w:t xml:space="preserve"> older, more vulnerable groups in the population</w:t>
      </w:r>
      <w:r w:rsidR="00B65688" w:rsidRPr="00CF4E04">
        <w:rPr>
          <w:rFonts w:ascii="Times New Roman" w:hAnsi="Times New Roman"/>
          <w:sz w:val="24"/>
          <w:szCs w:val="24"/>
        </w:rPr>
        <w:t>,</w:t>
      </w:r>
      <w:r w:rsidR="007B5D34" w:rsidRPr="00CF4E04">
        <w:rPr>
          <w:rFonts w:ascii="Times New Roman" w:hAnsi="Times New Roman"/>
          <w:sz w:val="24"/>
          <w:szCs w:val="24"/>
        </w:rPr>
        <w:t xml:space="preserve"> especially </w:t>
      </w:r>
      <w:r w:rsidR="00B65688" w:rsidRPr="00CF4E04">
        <w:rPr>
          <w:rFonts w:ascii="Times New Roman" w:hAnsi="Times New Roman"/>
          <w:sz w:val="24"/>
          <w:szCs w:val="24"/>
        </w:rPr>
        <w:t>in</w:t>
      </w:r>
      <w:r w:rsidR="007B5D34" w:rsidRPr="00CF4E04">
        <w:rPr>
          <w:rFonts w:ascii="Times New Roman" w:hAnsi="Times New Roman"/>
          <w:sz w:val="24"/>
          <w:szCs w:val="24"/>
        </w:rPr>
        <w:t xml:space="preserve"> winter when</w:t>
      </w:r>
      <w:r w:rsidR="00041FBD" w:rsidRPr="00CF4E04">
        <w:rPr>
          <w:rFonts w:ascii="Times New Roman" w:hAnsi="Times New Roman"/>
          <w:sz w:val="24"/>
          <w:szCs w:val="24"/>
        </w:rPr>
        <w:t xml:space="preserve"> </w:t>
      </w:r>
      <w:r w:rsidR="00757A7C" w:rsidRPr="00CF4E04">
        <w:rPr>
          <w:rFonts w:ascii="Times New Roman" w:hAnsi="Times New Roman"/>
          <w:sz w:val="24"/>
          <w:szCs w:val="24"/>
        </w:rPr>
        <w:t>the elderly have fewer social interactions.</w:t>
      </w:r>
      <w:r w:rsidR="004A0AF3" w:rsidRPr="00EA38A0">
        <w:rPr>
          <w:rFonts w:ascii="Times New Roman" w:hAnsi="Times New Roman"/>
          <w:sz w:val="24"/>
          <w:szCs w:val="24"/>
        </w:rPr>
        <w:fldChar w:fldCharType="begin"/>
      </w:r>
      <w:r w:rsidR="00011E78">
        <w:rPr>
          <w:rFonts w:ascii="Times New Roman" w:hAnsi="Times New Roman"/>
          <w:sz w:val="24"/>
          <w:szCs w:val="24"/>
        </w:rPr>
        <w:instrText xml:space="preserve"> ADDIN EN.CITE &lt;EndNote&gt;&lt;Cite&gt;&lt;Author&gt;Morris&lt;/Author&gt;&lt;Year&gt;2013&lt;/Year&gt;&lt;RecNum&gt;955&lt;/RecNum&gt;&lt;DisplayText&gt;&lt;style face="superscript"&gt;32&lt;/style&gt;&lt;/DisplayText&gt;&lt;record&gt;&lt;rec-number&gt;955&lt;/rec-number&gt;&lt;foreign-keys&gt;&lt;key app="EN" db-id="t0tw0zzvgt0wf4erero5steu5rx5tpas22wa" timestamp="1483695921"&gt;955&lt;/key&gt;&lt;/foreign-keys&gt;&lt;ref-type name="Journal Article"&gt;17&lt;/ref-type&gt;&lt;contributors&gt;&lt;authors&gt;&lt;author&gt;Morris, Meg E&lt;/author&gt;&lt;author&gt;Adair, Brooke&lt;/author&gt;&lt;author&gt;Miller, Kimberly&lt;/author&gt;&lt;author&gt;Ozanne, Elizabeth&lt;/author&gt;&lt;author&gt;Hansen, Ralph&lt;/author&gt;&lt;author&gt;Pearce, Alan J&lt;/author&gt;&lt;author&gt;Santamaria, Nick&lt;/author&gt;&lt;author&gt;Viega, Luan&lt;/author&gt;&lt;author&gt;Long, Maureen&lt;/author&gt;&lt;author&gt;Said, Catherine M&lt;/author&gt;&lt;/authors&gt;&lt;/contributors&gt;&lt;titles&gt;&lt;title&gt;Smart-home technologies to assist older people to live well at home&lt;/title&gt;&lt;secondary-title&gt;Journal of aging science&lt;/secondary-title&gt;&lt;/titles&gt;&lt;periodical&gt;&lt;full-title&gt;Journal of aging science&lt;/full-title&gt;&lt;/periodical&gt;&lt;pages&gt;1-9&lt;/pages&gt;&lt;volume&gt;1&lt;/volume&gt;&lt;number&gt;1&lt;/number&gt;&lt;dates&gt;&lt;year&gt;2013&lt;/year&gt;&lt;/dates&gt;&lt;isbn&gt;2329-8847&lt;/isbn&gt;&lt;urls&gt;&lt;/urls&gt;&lt;/record&gt;&lt;/Cite&gt;&lt;/EndNote&gt;</w:instrText>
      </w:r>
      <w:r w:rsidR="004A0AF3" w:rsidRPr="00EA38A0">
        <w:rPr>
          <w:rFonts w:ascii="Times New Roman" w:hAnsi="Times New Roman"/>
          <w:sz w:val="24"/>
          <w:szCs w:val="24"/>
        </w:rPr>
        <w:fldChar w:fldCharType="separate"/>
      </w:r>
      <w:r w:rsidR="00011E78" w:rsidRPr="00011E78">
        <w:rPr>
          <w:rFonts w:ascii="Times New Roman" w:hAnsi="Times New Roman"/>
          <w:noProof/>
          <w:sz w:val="24"/>
          <w:szCs w:val="24"/>
          <w:vertAlign w:val="superscript"/>
        </w:rPr>
        <w:t>32</w:t>
      </w:r>
      <w:r w:rsidR="004A0AF3" w:rsidRPr="00EA38A0">
        <w:rPr>
          <w:rFonts w:ascii="Times New Roman" w:hAnsi="Times New Roman"/>
          <w:sz w:val="24"/>
          <w:szCs w:val="24"/>
        </w:rPr>
        <w:fldChar w:fldCharType="end"/>
      </w:r>
      <w:r w:rsidR="007B5D34" w:rsidRPr="00CF4E04">
        <w:rPr>
          <w:rFonts w:ascii="Times New Roman" w:hAnsi="Times New Roman"/>
          <w:sz w:val="24"/>
          <w:szCs w:val="24"/>
        </w:rPr>
        <w:t xml:space="preserve"> Such interventions are important today, and will remain </w:t>
      </w:r>
      <w:r w:rsidR="004A0AF3" w:rsidRPr="00CF4E04">
        <w:rPr>
          <w:rFonts w:ascii="Times New Roman" w:hAnsi="Times New Roman"/>
          <w:sz w:val="24"/>
          <w:szCs w:val="24"/>
        </w:rPr>
        <w:t xml:space="preserve">so </w:t>
      </w:r>
      <w:r w:rsidR="007B5D34" w:rsidRPr="00CF4E04">
        <w:rPr>
          <w:rFonts w:ascii="Times New Roman" w:hAnsi="Times New Roman"/>
          <w:sz w:val="24"/>
          <w:szCs w:val="24"/>
        </w:rPr>
        <w:t xml:space="preserve">as the population ages and </w:t>
      </w:r>
      <w:r w:rsidR="00290AF5" w:rsidRPr="00CF4E04">
        <w:rPr>
          <w:rFonts w:ascii="Times New Roman" w:hAnsi="Times New Roman"/>
          <w:sz w:val="24"/>
          <w:szCs w:val="24"/>
        </w:rPr>
        <w:t xml:space="preserve">climate change </w:t>
      </w:r>
      <w:r w:rsidR="006462A4" w:rsidRPr="00CF4E04">
        <w:rPr>
          <w:rFonts w:ascii="Times New Roman" w:hAnsi="Times New Roman"/>
          <w:sz w:val="24"/>
          <w:szCs w:val="24"/>
        </w:rPr>
        <w:t>increases the within- and between-season weather variability.</w:t>
      </w:r>
    </w:p>
    <w:p w14:paraId="6068B2F1" w14:textId="77777777" w:rsidR="0007260F" w:rsidRPr="00CF4E04" w:rsidRDefault="0007260F" w:rsidP="00F20E5D">
      <w:pPr>
        <w:spacing w:after="0" w:line="480" w:lineRule="auto"/>
        <w:outlineLvl w:val="0"/>
        <w:rPr>
          <w:rFonts w:ascii="Times New Roman" w:hAnsi="Times New Roman"/>
          <w:b/>
          <w:color w:val="000000" w:themeColor="text1"/>
          <w:sz w:val="24"/>
          <w:szCs w:val="24"/>
        </w:rPr>
      </w:pPr>
    </w:p>
    <w:p w14:paraId="2BA5AA88" w14:textId="77777777" w:rsidR="0007260F" w:rsidRPr="00CF4E04" w:rsidRDefault="0007260F" w:rsidP="003F6B5D">
      <w:pPr>
        <w:spacing w:after="0" w:line="240" w:lineRule="auto"/>
        <w:rPr>
          <w:rFonts w:ascii="Times New Roman" w:hAnsi="Times New Roman"/>
          <w:b/>
          <w:color w:val="000000" w:themeColor="text1"/>
          <w:sz w:val="24"/>
          <w:szCs w:val="24"/>
        </w:rPr>
      </w:pPr>
    </w:p>
    <w:p w14:paraId="0D8BFB3A" w14:textId="77777777" w:rsidR="0007260F" w:rsidRPr="00CF4E04" w:rsidRDefault="0007260F" w:rsidP="00F20E5D">
      <w:pPr>
        <w:spacing w:after="0" w:line="480" w:lineRule="auto"/>
        <w:outlineLvl w:val="0"/>
        <w:rPr>
          <w:rFonts w:ascii="Times New Roman" w:hAnsi="Times New Roman"/>
          <w:b/>
          <w:color w:val="000000" w:themeColor="text1"/>
          <w:sz w:val="24"/>
          <w:szCs w:val="24"/>
        </w:rPr>
      </w:pPr>
      <w:r w:rsidRPr="00CF4E04">
        <w:rPr>
          <w:rFonts w:ascii="Times New Roman" w:hAnsi="Times New Roman"/>
          <w:b/>
          <w:color w:val="000000" w:themeColor="text1"/>
          <w:sz w:val="24"/>
          <w:szCs w:val="24"/>
        </w:rPr>
        <w:t>Methods</w:t>
      </w:r>
    </w:p>
    <w:p w14:paraId="4E318F0D" w14:textId="77777777" w:rsidR="0007260F" w:rsidRPr="00CF4E04" w:rsidRDefault="0007260F" w:rsidP="003F6B5D">
      <w:pPr>
        <w:spacing w:after="0" w:line="480" w:lineRule="auto"/>
        <w:outlineLvl w:val="0"/>
        <w:rPr>
          <w:rFonts w:ascii="Times New Roman" w:hAnsi="Times New Roman"/>
          <w:i/>
          <w:color w:val="000000" w:themeColor="text1"/>
          <w:sz w:val="24"/>
          <w:szCs w:val="24"/>
        </w:rPr>
      </w:pPr>
      <w:r w:rsidRPr="00CF4E04">
        <w:rPr>
          <w:rFonts w:ascii="Times New Roman" w:hAnsi="Times New Roman"/>
          <w:i/>
          <w:color w:val="000000" w:themeColor="text1"/>
          <w:sz w:val="24"/>
          <w:szCs w:val="24"/>
        </w:rPr>
        <w:t>Data</w:t>
      </w:r>
    </w:p>
    <w:p w14:paraId="4DA2F05B" w14:textId="6AFFB791" w:rsidR="0007260F" w:rsidRPr="00CF4E04" w:rsidRDefault="0007260F" w:rsidP="00B938DB">
      <w:pPr>
        <w:spacing w:after="0" w:line="480" w:lineRule="auto"/>
        <w:rPr>
          <w:rFonts w:ascii="Times New Roman" w:hAnsi="Times New Roman"/>
          <w:color w:val="000000" w:themeColor="text1"/>
          <w:sz w:val="24"/>
          <w:szCs w:val="24"/>
        </w:rPr>
      </w:pPr>
      <w:r w:rsidRPr="00CF4E04">
        <w:rPr>
          <w:rStyle w:val="apple-style-span"/>
          <w:rFonts w:ascii="Times New Roman" w:hAnsi="Times New Roman"/>
          <w:color w:val="000000" w:themeColor="text1"/>
          <w:sz w:val="24"/>
          <w:szCs w:val="24"/>
        </w:rPr>
        <w:t xml:space="preserve">We obtained data on all 73,804,561 deaths in the USA from 1982 to 2013 from the National Center for Health Statistics (NCHS). </w:t>
      </w:r>
      <w:r w:rsidRPr="00CF4E04">
        <w:rPr>
          <w:rFonts w:ascii="Times New Roman" w:hAnsi="Times New Roman"/>
          <w:color w:val="000000" w:themeColor="text1"/>
          <w:sz w:val="24"/>
          <w:szCs w:val="24"/>
        </w:rPr>
        <w:t>Age, sex, state of residence, and month of death were available for each record. Yearly population counts were available from NCHS for 1990 to 2013 and from the US Census Bureau prior to 1990.</w:t>
      </w:r>
      <w:r w:rsidRPr="00EA38A0">
        <w:rPr>
          <w:rFonts w:ascii="Times New Roman" w:hAnsi="Times New Roman"/>
          <w:color w:val="000000" w:themeColor="text1"/>
          <w:sz w:val="24"/>
          <w:szCs w:val="24"/>
        </w:rPr>
        <w:fldChar w:fldCharType="begin"/>
      </w:r>
      <w:r w:rsidR="00011E78">
        <w:rPr>
          <w:rFonts w:ascii="Times New Roman" w:hAnsi="Times New Roman"/>
          <w:color w:val="000000" w:themeColor="text1"/>
          <w:sz w:val="24"/>
          <w:szCs w:val="24"/>
        </w:rPr>
        <w:instrText xml:space="preserve"> ADDIN EN.CITE &lt;EndNote&gt;&lt;Cite&gt;&lt;Author&gt;Ingram&lt;/Author&gt;&lt;Year&gt;2003&lt;/Year&gt;&lt;RecNum&gt;456&lt;/RecNum&gt;&lt;DisplayText&gt;&lt;style face="superscript"&gt;33&lt;/style&gt;&lt;/DisplayText&gt;&lt;record&gt;&lt;rec-number&gt;456&lt;/rec-number&gt;&lt;foreign-keys&gt;&lt;key app="EN" db-id="t0tw0zzvgt0wf4erero5steu5rx5tpas22wa" timestamp="1480017786"&gt;456&lt;/key&gt;&lt;/foreign-keys&gt;&lt;ref-type name="Journal Article"&gt;17&lt;/ref-type&gt;&lt;contributors&gt;&lt;authors&gt;&lt;author&gt;Ingram, Deborah D&lt;/author&gt;&lt;author&gt;Parker, Jennifer D&lt;/author&gt;&lt;author&gt;Schenker, Nathaniel&lt;/author&gt;&lt;author&gt;Weed, James A&lt;/author&gt;&lt;author&gt;Hamilton, Brady&lt;/author&gt;&lt;author&gt;Arias, Elizabeth&lt;/author&gt;&lt;author&gt;Madans, Jennifer H&lt;/author&gt;&lt;/authors&gt;&lt;/contributors&gt;&lt;titles&gt;&lt;title&gt;United States Census 2000 population with bridged race categories&lt;/title&gt;&lt;secondary-title&gt;Vital and health statistics. Series 2, Data evaluation and methods research&lt;/secondary-title&gt;&lt;/titles&gt;&lt;periodical&gt;&lt;full-title&gt;Vital and health statistics. Series 2, Data evaluation and methods research&lt;/full-title&gt;&lt;/periodical&gt;&lt;pages&gt;1-55&lt;/pages&gt;&lt;number&gt;135&lt;/number&gt;&lt;dates&gt;&lt;year&gt;2003&lt;/year&gt;&lt;/dates&gt;&lt;isbn&gt;0083-2057&lt;/isbn&gt;&lt;urls&gt;&lt;/urls&gt;&lt;/record&gt;&lt;/Cite&gt;&lt;/EndNote&gt;</w:instrText>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33</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We inferred monthly population counts through linear interpolation, assigning each yearly count to July.</w:t>
      </w:r>
      <w:r w:rsidR="00B71A20" w:rsidRPr="00CF4E04">
        <w:rPr>
          <w:rFonts w:ascii="Times New Roman" w:hAnsi="Times New Roman"/>
          <w:sz w:val="24"/>
          <w:szCs w:val="24"/>
        </w:rPr>
        <w:t xml:space="preserve"> We also subdivided the national data geographically by climate regions used by the National Oceanic and Atmospheric Administration (NOAA);</w:t>
      </w:r>
      <w:r w:rsidR="00B71A20" w:rsidRPr="00EA38A0">
        <w:rPr>
          <w:rFonts w:ascii="Times New Roman" w:hAnsi="Times New Roman"/>
          <w:sz w:val="24"/>
          <w:szCs w:val="24"/>
        </w:rPr>
        <w:fldChar w:fldCharType="begin"/>
      </w:r>
      <w:r w:rsidR="00011E78">
        <w:rPr>
          <w:rFonts w:ascii="Times New Roman" w:hAnsi="Times New Roman"/>
          <w:sz w:val="24"/>
          <w:szCs w:val="24"/>
        </w:rPr>
        <w:instrText xml:space="preserve"> ADDIN EN.CITE &lt;EndNote&gt;&lt;Cite&gt;&lt;Author&gt;Karl&lt;/Author&gt;&lt;Year&gt;1984&lt;/Year&gt;&lt;RecNum&gt;454&lt;/RecNum&gt;&lt;DisplayText&gt;&lt;style face="superscript"&gt;34&lt;/style&gt;&lt;/DisplayText&gt;&lt;record&gt;&lt;rec-number&gt;454&lt;/rec-number&gt;&lt;foreign-keys&gt;&lt;key app="EN" db-id="t0tw0zzvgt0wf4erero5steu5rx5tpas22wa" timestamp="1480017599"&gt;454&lt;/key&gt;&lt;/foreign-keys&gt;&lt;ref-type name="Journal Article"&gt;17&lt;/ref-type&gt;&lt;contributors&gt;&lt;authors&gt;&lt;author&gt;Karl, Thomas&lt;/author&gt;&lt;author&gt;Koss, Walter James&lt;/author&gt;&lt;/authors&gt;&lt;/contributors&gt;&lt;titles&gt;&lt;title&gt;Regional and national monthly, seasonal, and annual temperature weighted by area, 1895-1983&lt;/title&gt;&lt;secondary-title&gt;National Climatic Data Center&lt;/secondary-title&gt;&lt;/titles&gt;&lt;periodical&gt;&lt;full-title&gt;National Climatic Data Center&lt;/full-title&gt;&lt;/periodical&gt;&lt;dates&gt;&lt;year&gt;1984&lt;/year&gt;&lt;/dates&gt;&lt;pub-location&gt;National Climatic Data Center&lt;/pub-location&gt;&lt;publisher&gt;National Climatic Data Center&lt;/publisher&gt;&lt;urls&gt;&lt;/urls&gt;&lt;/record&gt;&lt;/Cite&gt;&lt;/EndNote&gt;</w:instrText>
      </w:r>
      <w:r w:rsidR="00B71A20" w:rsidRPr="00EA38A0">
        <w:rPr>
          <w:rFonts w:ascii="Times New Roman" w:hAnsi="Times New Roman"/>
          <w:sz w:val="24"/>
          <w:szCs w:val="24"/>
        </w:rPr>
        <w:fldChar w:fldCharType="separate"/>
      </w:r>
      <w:r w:rsidR="00011E78" w:rsidRPr="00011E78">
        <w:rPr>
          <w:rFonts w:ascii="Times New Roman" w:hAnsi="Times New Roman"/>
          <w:noProof/>
          <w:sz w:val="24"/>
          <w:szCs w:val="24"/>
          <w:vertAlign w:val="superscript"/>
        </w:rPr>
        <w:t>34</w:t>
      </w:r>
      <w:r w:rsidR="00B71A20" w:rsidRPr="00EA38A0">
        <w:rPr>
          <w:rFonts w:ascii="Times New Roman" w:hAnsi="Times New Roman"/>
          <w:sz w:val="24"/>
          <w:szCs w:val="24"/>
        </w:rPr>
        <w:fldChar w:fldCharType="end"/>
      </w:r>
      <w:r w:rsidR="00B71A20" w:rsidRPr="00CF4E04">
        <w:rPr>
          <w:rFonts w:ascii="Times New Roman" w:hAnsi="Times New Roman"/>
          <w:sz w:val="24"/>
          <w:szCs w:val="24"/>
        </w:rPr>
        <w:t xml:space="preserve"> Hawaii was included in the West region, and Alaska in the Northwest region.</w:t>
      </w:r>
    </w:p>
    <w:p w14:paraId="7EEBB12A" w14:textId="77777777" w:rsidR="0007260F" w:rsidRPr="00CF4E04" w:rsidRDefault="0007260F" w:rsidP="00472EC1">
      <w:pPr>
        <w:spacing w:after="0" w:line="480" w:lineRule="auto"/>
        <w:rPr>
          <w:rFonts w:ascii="Times New Roman" w:hAnsi="Times New Roman"/>
          <w:color w:val="000000" w:themeColor="text1"/>
          <w:sz w:val="24"/>
          <w:szCs w:val="24"/>
        </w:rPr>
      </w:pPr>
    </w:p>
    <w:p w14:paraId="0099D9A5" w14:textId="493F3C1C" w:rsidR="0078333E" w:rsidRPr="00CF4E04" w:rsidRDefault="0007260F" w:rsidP="00472EC1">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w:t>
      </w:r>
    </w:p>
    <w:p w14:paraId="06CCAF4E" w14:textId="77777777" w:rsidR="0007260F" w:rsidRPr="00CF4E04" w:rsidRDefault="0007260F">
      <w:pPr>
        <w:spacing w:after="0" w:line="480" w:lineRule="auto"/>
        <w:rPr>
          <w:rFonts w:ascii="Times New Roman" w:hAnsi="Times New Roman"/>
          <w:color w:val="000000" w:themeColor="text1"/>
          <w:sz w:val="24"/>
          <w:szCs w:val="24"/>
        </w:rPr>
      </w:pPr>
    </w:p>
    <w:p w14:paraId="756E0785" w14:textId="77777777" w:rsidR="0007260F" w:rsidRPr="00CF4E04" w:rsidRDefault="0007260F">
      <w:pPr>
        <w:spacing w:after="0" w:line="480" w:lineRule="auto"/>
        <w:outlineLvl w:val="0"/>
        <w:rPr>
          <w:rFonts w:ascii="Times New Roman" w:hAnsi="Times New Roman"/>
          <w:i/>
          <w:color w:val="000000" w:themeColor="text1"/>
          <w:sz w:val="24"/>
          <w:szCs w:val="24"/>
        </w:rPr>
      </w:pPr>
      <w:r w:rsidRPr="00CF4E04">
        <w:rPr>
          <w:rFonts w:ascii="Times New Roman" w:hAnsi="Times New Roman"/>
          <w:i/>
          <w:color w:val="000000" w:themeColor="text1"/>
          <w:sz w:val="24"/>
          <w:szCs w:val="24"/>
        </w:rPr>
        <w:t>Statistical methods</w:t>
      </w:r>
    </w:p>
    <w:p w14:paraId="7CE923E0" w14:textId="5A55A936" w:rsidR="0007260F" w:rsidRPr="00CF4E04" w:rsidRDefault="0007260F">
      <w:pPr>
        <w:widowControl w:val="0"/>
        <w:autoSpaceDE w:val="0"/>
        <w:autoSpaceDN w:val="0"/>
        <w:adjustRightInd w:val="0"/>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We used wavelet analysis to </w:t>
      </w:r>
      <w:r w:rsidR="00B71A20" w:rsidRPr="00CF4E04">
        <w:rPr>
          <w:rFonts w:ascii="Times New Roman" w:hAnsi="Times New Roman"/>
          <w:color w:val="000000" w:themeColor="text1"/>
          <w:sz w:val="24"/>
          <w:szCs w:val="24"/>
        </w:rPr>
        <w:t>investigate</w:t>
      </w:r>
      <w:r w:rsidRPr="00CF4E04">
        <w:rPr>
          <w:rFonts w:ascii="Times New Roman" w:hAnsi="Times New Roman"/>
          <w:color w:val="000000" w:themeColor="text1"/>
          <w:sz w:val="24"/>
          <w:szCs w:val="24"/>
        </w:rPr>
        <w:t xml:space="preserve"> seasonality, both nationally and sub-nationally, for each age-sex group. Wavelet analysis uncovers the presence, and frequency, of repeated maxima and minima in each age-sex-specific death rate time series. In brief, a Morlet wavelet, described in detail elsewhere,</w:t>
      </w:r>
      <w:r w:rsidRPr="00EA38A0">
        <w:rPr>
          <w:rFonts w:ascii="Times New Roman" w:hAnsi="Times New Roman"/>
          <w:color w:val="000000" w:themeColor="text1"/>
          <w:sz w:val="24"/>
          <w:szCs w:val="24"/>
        </w:rPr>
        <w:fldChar w:fldCharType="begin"/>
      </w:r>
      <w:r w:rsidR="00011E78">
        <w:rPr>
          <w:rFonts w:ascii="Times New Roman" w:hAnsi="Times New Roman"/>
          <w:color w:val="000000" w:themeColor="text1"/>
          <w:sz w:val="24"/>
          <w:szCs w:val="24"/>
        </w:rPr>
        <w:instrText xml:space="preserve"> ADDIN EN.CITE &lt;EndNote&gt;&lt;Cite&gt;&lt;Author&gt;Cazelles&lt;/Author&gt;&lt;Year&gt;2008&lt;/Year&gt;&lt;RecNum&gt;455&lt;/RecNum&gt;&lt;DisplayText&gt;&lt;style face="superscript"&gt;26&lt;/style&gt;&lt;/DisplayText&gt;&lt;record&gt;&lt;rec-number&gt;455&lt;/rec-number&gt;&lt;foreign-keys&gt;&lt;key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26</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is equivalent to using a moving window on the death rate time series and analysing periodicity in each window using a short-form Fourier transform, hence generating a dynamic spectral analysis. The resulting coefficients can be presented on a two-dimensional plot of time against frequency (Figure 1). Importantly, wavelet analysis </w:t>
      </w:r>
      <w:proofErr w:type="gramStart"/>
      <w:r w:rsidR="00290FD5" w:rsidRPr="00CF4E04">
        <w:rPr>
          <w:rFonts w:ascii="Times New Roman" w:hAnsi="Times New Roman"/>
          <w:color w:val="000000" w:themeColor="text1"/>
          <w:sz w:val="24"/>
          <w:szCs w:val="24"/>
        </w:rPr>
        <w:t>is able to</w:t>
      </w:r>
      <w:proofErr w:type="gramEnd"/>
      <w:r w:rsidR="00290FD5" w:rsidRPr="00CF4E04">
        <w:rPr>
          <w:rFonts w:ascii="Times New Roman" w:hAnsi="Times New Roman"/>
          <w:color w:val="000000" w:themeColor="text1"/>
          <w:sz w:val="24"/>
          <w:szCs w:val="24"/>
        </w:rPr>
        <w:t xml:space="preserve"> </w:t>
      </w:r>
      <w:r w:rsidRPr="00CF4E04">
        <w:rPr>
          <w:rFonts w:ascii="Times New Roman" w:hAnsi="Times New Roman"/>
          <w:color w:val="000000" w:themeColor="text1"/>
          <w:sz w:val="24"/>
          <w:szCs w:val="24"/>
        </w:rPr>
        <w:t>measure dynamic seasonal behaviour, in which the periodicity of death rates may disappear, emerge, or change over time. This is not possible in standard Fourier analysis or when fitting a statistical model with a period basis function. We used the R package</w:t>
      </w:r>
      <w:r w:rsidR="008C2086" w:rsidRPr="00CF4E04">
        <w:rPr>
          <w:rFonts w:ascii="Times New Roman" w:hAnsi="Times New Roman"/>
          <w:color w:val="000000" w:themeColor="text1"/>
          <w:sz w:val="24"/>
          <w:szCs w:val="24"/>
        </w:rPr>
        <w:t xml:space="preserve"> </w:t>
      </w:r>
      <w:r w:rsidRPr="00CF4E04">
        <w:rPr>
          <w:rFonts w:ascii="Times New Roman" w:hAnsi="Times New Roman"/>
          <w:color w:val="000000" w:themeColor="text1"/>
          <w:sz w:val="24"/>
          <w:szCs w:val="24"/>
        </w:rPr>
        <w:t>WaveletComp</w:t>
      </w:r>
      <w:r w:rsidR="00E80EA7" w:rsidRPr="00CF4E04">
        <w:rPr>
          <w:rFonts w:ascii="Times New Roman" w:hAnsi="Times New Roman"/>
          <w:color w:val="000000" w:themeColor="text1"/>
          <w:sz w:val="24"/>
          <w:szCs w:val="24"/>
        </w:rPr>
        <w:t xml:space="preserve"> (version 1.0) </w:t>
      </w:r>
      <w:r w:rsidRPr="00CF4E04">
        <w:rPr>
          <w:rFonts w:ascii="Times New Roman" w:hAnsi="Times New Roman"/>
          <w:color w:val="000000" w:themeColor="text1"/>
          <w:sz w:val="24"/>
          <w:szCs w:val="24"/>
        </w:rPr>
        <w:t xml:space="preserve">for the wavelet analysis. Before analysis, we logarithmically transformed death rates, detrended using a polynomial regression, and normalised each all-cause mortality death rate time series </w:t>
      </w:r>
      <w:proofErr w:type="gramStart"/>
      <w:r w:rsidRPr="00CF4E04">
        <w:rPr>
          <w:rFonts w:ascii="Times New Roman" w:hAnsi="Times New Roman"/>
          <w:color w:val="000000" w:themeColor="text1"/>
          <w:sz w:val="24"/>
          <w:szCs w:val="24"/>
        </w:rPr>
        <w:t>so as to</w:t>
      </w:r>
      <w:proofErr w:type="gramEnd"/>
      <w:r w:rsidRPr="00CF4E04">
        <w:rPr>
          <w:rFonts w:ascii="Times New Roman" w:hAnsi="Times New Roman"/>
          <w:color w:val="000000" w:themeColor="text1"/>
          <w:sz w:val="24"/>
          <w:szCs w:val="24"/>
        </w:rPr>
        <w:t xml:space="preserve"> range between 1 and -1. </w:t>
      </w:r>
    </w:p>
    <w:p w14:paraId="17124AC1" w14:textId="77777777" w:rsidR="0007260F" w:rsidRPr="00CF4E04" w:rsidRDefault="0007260F">
      <w:pPr>
        <w:spacing w:after="0" w:line="480" w:lineRule="auto"/>
        <w:rPr>
          <w:rFonts w:ascii="Times New Roman" w:hAnsi="Times New Roman"/>
          <w:color w:val="000000" w:themeColor="text1"/>
          <w:sz w:val="24"/>
          <w:szCs w:val="24"/>
        </w:rPr>
      </w:pPr>
    </w:p>
    <w:p w14:paraId="33CA83B0" w14:textId="2E4EE1CA" w:rsidR="0007260F" w:rsidRPr="00CF4E04" w:rsidRDefault="0007260F">
      <w:pPr>
        <w:pStyle w:val="CommentText"/>
        <w:spacing w:line="480" w:lineRule="auto"/>
        <w:rPr>
          <w:rFonts w:ascii="Times New Roman" w:hAnsi="Times New Roman" w:cs="Times New Roman"/>
          <w:noProof/>
          <w:sz w:val="24"/>
          <w:szCs w:val="24"/>
        </w:rPr>
      </w:pPr>
      <w:r w:rsidRPr="00EA38A0">
        <w:rPr>
          <w:rFonts w:ascii="Times New Roman" w:hAnsi="Times New Roman" w:cs="Times New Roman"/>
          <w:color w:val="000000" w:themeColor="text1"/>
          <w:sz w:val="24"/>
          <w:szCs w:val="24"/>
        </w:rPr>
        <w:t>We identified age-sex groups whose wavelet power spectra differed from that of a white noise spectrum, which represents random fluctuations, at 5% significance level, for</w:t>
      </w:r>
      <w:r w:rsidRPr="007B6142">
        <w:rPr>
          <w:rFonts w:ascii="Times New Roman" w:hAnsi="Times New Roman" w:cs="Times New Roman"/>
          <w:color w:val="000000" w:themeColor="text1"/>
          <w:sz w:val="24"/>
          <w:szCs w:val="24"/>
        </w:rPr>
        <w:t xml:space="preserve"> the entire study period (1982-2013), as well as in separate wavelet analyses for 1982-1997 and 1998-</w:t>
      </w:r>
      <w:r w:rsidRPr="007B6142">
        <w:rPr>
          <w:rFonts w:ascii="Times New Roman" w:hAnsi="Times New Roman" w:cs="Times New Roman"/>
          <w:color w:val="000000" w:themeColor="text1"/>
          <w:sz w:val="24"/>
          <w:szCs w:val="24"/>
        </w:rPr>
        <w:lastRenderedPageBreak/>
        <w:t>2013.  For age-sex groups which had statistically significant power spectra for 1982-2013, as well as for both time sections (1982-1997,1998-2013), we calculated the centre of gravity and the negative centre of gravity of monthly death rates. These</w:t>
      </w:r>
      <w:r w:rsidR="008C2086" w:rsidRPr="00792B0B">
        <w:rPr>
          <w:rFonts w:ascii="Times New Roman" w:hAnsi="Times New Roman" w:cs="Times New Roman"/>
          <w:color w:val="000000" w:themeColor="text1"/>
          <w:sz w:val="24"/>
          <w:szCs w:val="24"/>
        </w:rPr>
        <w:t xml:space="preserve"> parameters</w:t>
      </w:r>
      <w:r w:rsidRPr="00792B0B">
        <w:rPr>
          <w:rFonts w:ascii="Times New Roman" w:hAnsi="Times New Roman" w:cs="Times New Roman"/>
          <w:color w:val="000000" w:themeColor="text1"/>
          <w:sz w:val="24"/>
          <w:szCs w:val="24"/>
        </w:rPr>
        <w:t xml:space="preserve"> estimate when in the year, on average, maximum and minimum death rates occur, respectively. For calculating centre of gravity, each month </w:t>
      </w:r>
      <w:r w:rsidR="008C2086" w:rsidRPr="00792B0B">
        <w:rPr>
          <w:rFonts w:ascii="Times New Roman" w:hAnsi="Times New Roman" w:cs="Times New Roman"/>
          <w:color w:val="000000" w:themeColor="text1"/>
          <w:sz w:val="24"/>
          <w:szCs w:val="24"/>
        </w:rPr>
        <w:t xml:space="preserve">was </w:t>
      </w:r>
      <w:r w:rsidRPr="00792B0B">
        <w:rPr>
          <w:rFonts w:ascii="Times New Roman" w:hAnsi="Times New Roman" w:cs="Times New Roman"/>
          <w:color w:val="000000" w:themeColor="text1"/>
          <w:sz w:val="24"/>
          <w:szCs w:val="24"/>
        </w:rPr>
        <w:t>weighted by its death rate</w:t>
      </w:r>
      <w:r w:rsidR="003B49F1" w:rsidRPr="00792B0B">
        <w:rPr>
          <w:rFonts w:ascii="Times New Roman" w:hAnsi="Times New Roman" w:cs="Times New Roman"/>
          <w:color w:val="000000" w:themeColor="text1"/>
          <w:sz w:val="24"/>
          <w:szCs w:val="24"/>
        </w:rPr>
        <w:t xml:space="preserve">; </w:t>
      </w:r>
      <w:r w:rsidRPr="000A1E38">
        <w:rPr>
          <w:rFonts w:ascii="Times New Roman" w:hAnsi="Times New Roman" w:cs="Times New Roman"/>
          <w:color w:val="000000" w:themeColor="text1"/>
          <w:sz w:val="24"/>
          <w:szCs w:val="24"/>
        </w:rPr>
        <w:t xml:space="preserve">for negative centre of gravity, each month </w:t>
      </w:r>
      <w:r w:rsidR="008C2086" w:rsidRPr="000A1E38">
        <w:rPr>
          <w:rFonts w:ascii="Times New Roman" w:hAnsi="Times New Roman" w:cs="Times New Roman"/>
          <w:color w:val="000000" w:themeColor="text1"/>
          <w:sz w:val="24"/>
          <w:szCs w:val="24"/>
        </w:rPr>
        <w:t xml:space="preserve">was </w:t>
      </w:r>
      <w:r w:rsidRPr="00845FF2">
        <w:rPr>
          <w:rFonts w:ascii="Times New Roman" w:hAnsi="Times New Roman" w:cs="Times New Roman"/>
          <w:color w:val="000000" w:themeColor="text1"/>
          <w:sz w:val="24"/>
          <w:szCs w:val="24"/>
        </w:rPr>
        <w:t xml:space="preserve">weighted by the difference between its death rate and the </w:t>
      </w:r>
      <w:r w:rsidR="008C2086" w:rsidRPr="00845FF2">
        <w:rPr>
          <w:rFonts w:ascii="Times New Roman" w:hAnsi="Times New Roman" w:cs="Times New Roman"/>
          <w:color w:val="000000" w:themeColor="text1"/>
          <w:sz w:val="24"/>
          <w:szCs w:val="24"/>
        </w:rPr>
        <w:t xml:space="preserve">year’s </w:t>
      </w:r>
      <w:r w:rsidRPr="00845FF2">
        <w:rPr>
          <w:rFonts w:ascii="Times New Roman" w:hAnsi="Times New Roman" w:cs="Times New Roman"/>
          <w:color w:val="000000" w:themeColor="text1"/>
          <w:sz w:val="24"/>
          <w:szCs w:val="24"/>
        </w:rPr>
        <w:t xml:space="preserve">maximum death rate. </w:t>
      </w:r>
      <w:r w:rsidRPr="00CF4E04">
        <w:rPr>
          <w:rFonts w:ascii="Times New Roman" w:hAnsi="Times New Roman" w:cs="Times New Roman"/>
          <w:sz w:val="24"/>
          <w:szCs w:val="24"/>
        </w:rPr>
        <w:t xml:space="preserve">In taking the weighted average, we allowed </w:t>
      </w:r>
      <w:r w:rsidRPr="00CF4E04">
        <w:rPr>
          <w:rFonts w:ascii="Times New Roman" w:hAnsi="Times New Roman" w:cs="Times New Roman"/>
          <w:noProof/>
          <w:sz w:val="24"/>
          <w:szCs w:val="24"/>
        </w:rPr>
        <w:t xml:space="preserve">January (month 1) to neighbour December (month 12), with a technique called circular statistics. </w:t>
      </w:r>
      <w:r w:rsidRPr="00EA38A0">
        <w:rPr>
          <w:rFonts w:ascii="Times New Roman" w:hAnsi="Times New Roman" w:cs="Times New Roman"/>
          <w:color w:val="000000" w:themeColor="text1"/>
          <w:sz w:val="24"/>
          <w:szCs w:val="24"/>
        </w:rPr>
        <w:t xml:space="preserve">Along with each circular mean, a 95% confidence interval (CI) was calculated by using 1000 bootstrap samples. The R package CircStats </w:t>
      </w:r>
      <w:r w:rsidR="00950D39" w:rsidRPr="007B6142">
        <w:rPr>
          <w:rFonts w:ascii="Times New Roman" w:hAnsi="Times New Roman" w:cs="Times New Roman"/>
          <w:color w:val="000000" w:themeColor="text1"/>
          <w:sz w:val="24"/>
          <w:szCs w:val="24"/>
        </w:rPr>
        <w:t xml:space="preserve">(version </w:t>
      </w:r>
      <w:r w:rsidR="0006220C" w:rsidRPr="007B6142">
        <w:rPr>
          <w:rFonts w:ascii="Times New Roman" w:hAnsi="Times New Roman" w:cs="Times New Roman"/>
          <w:color w:val="000000" w:themeColor="text1"/>
          <w:sz w:val="24"/>
          <w:szCs w:val="24"/>
        </w:rPr>
        <w:t>0.2.4</w:t>
      </w:r>
      <w:r w:rsidR="00690629" w:rsidRPr="00792B0B">
        <w:rPr>
          <w:rFonts w:ascii="Times New Roman" w:hAnsi="Times New Roman" w:cs="Times New Roman"/>
          <w:color w:val="000000" w:themeColor="text1"/>
          <w:sz w:val="24"/>
          <w:szCs w:val="24"/>
        </w:rPr>
        <w:t xml:space="preserve">) </w:t>
      </w:r>
      <w:r w:rsidRPr="00792B0B">
        <w:rPr>
          <w:rFonts w:ascii="Times New Roman" w:hAnsi="Times New Roman" w:cs="Times New Roman"/>
          <w:color w:val="000000" w:themeColor="text1"/>
          <w:sz w:val="24"/>
          <w:szCs w:val="24"/>
        </w:rPr>
        <w:t>was used for this purpose.</w:t>
      </w:r>
    </w:p>
    <w:p w14:paraId="7B2ACBE7" w14:textId="77777777" w:rsidR="0007260F" w:rsidRPr="00CF4E04" w:rsidRDefault="0007260F">
      <w:pPr>
        <w:spacing w:after="0" w:line="480" w:lineRule="auto"/>
        <w:rPr>
          <w:rFonts w:ascii="Times New Roman" w:hAnsi="Times New Roman"/>
          <w:color w:val="000000" w:themeColor="text1"/>
          <w:sz w:val="24"/>
          <w:szCs w:val="24"/>
        </w:rPr>
      </w:pPr>
    </w:p>
    <w:p w14:paraId="33DD5C5F" w14:textId="620CB203" w:rsidR="0007260F" w:rsidRPr="00CF4E04" w:rsidRDefault="0007260F">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For each age-sex group</w:t>
      </w:r>
      <w:r w:rsidR="00514C8F" w:rsidRPr="00CF4E04">
        <w:rPr>
          <w:rFonts w:ascii="Times New Roman" w:hAnsi="Times New Roman"/>
          <w:color w:val="000000" w:themeColor="text1"/>
          <w:sz w:val="24"/>
          <w:szCs w:val="24"/>
        </w:rPr>
        <w:t xml:space="preserve"> and year</w:t>
      </w:r>
      <w:r w:rsidR="008C2086" w:rsidRPr="00CF4E04">
        <w:rPr>
          <w:rFonts w:ascii="Times New Roman" w:hAnsi="Times New Roman"/>
          <w:color w:val="000000" w:themeColor="text1"/>
          <w:sz w:val="24"/>
          <w:szCs w:val="24"/>
        </w:rPr>
        <w:t>,</w:t>
      </w:r>
      <w:r w:rsidRPr="00CF4E04">
        <w:rPr>
          <w:rFonts w:ascii="Times New Roman" w:hAnsi="Times New Roman"/>
          <w:color w:val="000000" w:themeColor="text1"/>
          <w:sz w:val="24"/>
          <w:szCs w:val="24"/>
        </w:rPr>
        <w:t xml:space="preserve"> we used </w:t>
      </w:r>
      <w:r w:rsidR="008C2086" w:rsidRPr="00CF4E04">
        <w:rPr>
          <w:rFonts w:ascii="Times New Roman" w:hAnsi="Times New Roman"/>
          <w:color w:val="000000" w:themeColor="text1"/>
          <w:sz w:val="24"/>
          <w:szCs w:val="24"/>
        </w:rPr>
        <w:t xml:space="preserve">a </w:t>
      </w:r>
      <w:r w:rsidRPr="00CF4E04">
        <w:rPr>
          <w:rFonts w:ascii="Times New Roman" w:hAnsi="Times New Roman"/>
          <w:color w:val="000000" w:themeColor="text1"/>
          <w:sz w:val="24"/>
          <w:szCs w:val="24"/>
        </w:rPr>
        <w:t xml:space="preserve">Poisson </w:t>
      </w:r>
      <w:r w:rsidR="00EB0B20" w:rsidRPr="00CF4E04">
        <w:rPr>
          <w:rFonts w:ascii="Times New Roman" w:hAnsi="Times New Roman"/>
          <w:color w:val="000000" w:themeColor="text1"/>
          <w:sz w:val="24"/>
          <w:szCs w:val="24"/>
        </w:rPr>
        <w:t xml:space="preserve">model </w:t>
      </w:r>
      <w:r w:rsidRPr="00CF4E04">
        <w:rPr>
          <w:rFonts w:ascii="Times New Roman" w:hAnsi="Times New Roman"/>
          <w:color w:val="000000" w:themeColor="text1"/>
          <w:sz w:val="24"/>
          <w:szCs w:val="24"/>
        </w:rPr>
        <w:t xml:space="preserve">to estimate the </w:t>
      </w:r>
      <w:r w:rsidR="008C2086" w:rsidRPr="00CF4E04">
        <w:rPr>
          <w:rFonts w:ascii="Times New Roman" w:hAnsi="Times New Roman"/>
          <w:color w:val="000000" w:themeColor="text1"/>
          <w:sz w:val="24"/>
          <w:szCs w:val="24"/>
        </w:rPr>
        <w:t xml:space="preserve">percentage </w:t>
      </w:r>
      <w:r w:rsidRPr="00CF4E04">
        <w:rPr>
          <w:rFonts w:ascii="Times New Roman" w:hAnsi="Times New Roman"/>
          <w:color w:val="000000" w:themeColor="text1"/>
          <w:sz w:val="24"/>
          <w:szCs w:val="24"/>
        </w:rPr>
        <w:t xml:space="preserve">excess </w:t>
      </w:r>
      <w:r w:rsidR="00B71A20" w:rsidRPr="00CF4E04">
        <w:rPr>
          <w:rFonts w:ascii="Times New Roman" w:hAnsi="Times New Roman"/>
          <w:color w:val="000000" w:themeColor="text1"/>
          <w:sz w:val="24"/>
          <w:szCs w:val="24"/>
        </w:rPr>
        <w:t xml:space="preserve">mortality </w:t>
      </w:r>
      <w:r w:rsidRPr="00CF4E04">
        <w:rPr>
          <w:rFonts w:ascii="Times New Roman" w:hAnsi="Times New Roman"/>
          <w:color w:val="000000" w:themeColor="text1"/>
          <w:sz w:val="24"/>
          <w:szCs w:val="24"/>
        </w:rPr>
        <w:t xml:space="preserve">between the maximum and minimum mortality months for </w:t>
      </w:r>
      <w:r w:rsidR="008C2086" w:rsidRPr="00CF4E04">
        <w:rPr>
          <w:rFonts w:ascii="Times New Roman" w:hAnsi="Times New Roman"/>
          <w:color w:val="000000" w:themeColor="text1"/>
          <w:sz w:val="24"/>
          <w:szCs w:val="24"/>
        </w:rPr>
        <w:t xml:space="preserve">each </w:t>
      </w:r>
      <w:r w:rsidRPr="00CF4E04">
        <w:rPr>
          <w:rFonts w:ascii="Times New Roman" w:hAnsi="Times New Roman"/>
          <w:color w:val="000000" w:themeColor="text1"/>
          <w:sz w:val="24"/>
          <w:szCs w:val="24"/>
        </w:rPr>
        <w:t>year</w:t>
      </w:r>
      <w:r w:rsidR="00275579" w:rsidRPr="00CF4E04">
        <w:rPr>
          <w:rFonts w:ascii="Times New Roman" w:hAnsi="Times New Roman"/>
          <w:color w:val="000000" w:themeColor="text1"/>
          <w:sz w:val="24"/>
          <w:szCs w:val="24"/>
        </w:rPr>
        <w:t xml:space="preserve">, </w:t>
      </w:r>
      <w:r w:rsidR="00B71A20" w:rsidRPr="00CF4E04">
        <w:rPr>
          <w:rFonts w:ascii="Times New Roman" w:hAnsi="Times New Roman"/>
          <w:color w:val="000000" w:themeColor="text1"/>
          <w:sz w:val="24"/>
          <w:szCs w:val="24"/>
        </w:rPr>
        <w:t>and its variance which accounts for</w:t>
      </w:r>
      <w:r w:rsidR="00275579" w:rsidRPr="00CF4E04">
        <w:rPr>
          <w:rFonts w:ascii="Times New Roman" w:hAnsi="Times New Roman"/>
          <w:color w:val="000000" w:themeColor="text1"/>
          <w:sz w:val="24"/>
          <w:szCs w:val="24"/>
        </w:rPr>
        <w:t xml:space="preserve"> population size</w:t>
      </w:r>
      <w:r w:rsidRPr="00CF4E04">
        <w:rPr>
          <w:rFonts w:ascii="Times New Roman" w:hAnsi="Times New Roman"/>
          <w:color w:val="000000" w:themeColor="text1"/>
          <w:sz w:val="24"/>
          <w:szCs w:val="24"/>
        </w:rPr>
        <w:t xml:space="preserve">. We then fitted a linear regression to the time series of seasonal </w:t>
      </w:r>
      <w:r w:rsidR="00B71A20" w:rsidRPr="00CF4E04">
        <w:rPr>
          <w:rFonts w:ascii="Times New Roman" w:hAnsi="Times New Roman"/>
          <w:color w:val="000000" w:themeColor="text1"/>
          <w:sz w:val="24"/>
          <w:szCs w:val="24"/>
        </w:rPr>
        <w:t xml:space="preserve">percentage </w:t>
      </w:r>
      <w:r w:rsidRPr="00CF4E04">
        <w:rPr>
          <w:rFonts w:ascii="Times New Roman" w:hAnsi="Times New Roman"/>
          <w:color w:val="000000" w:themeColor="text1"/>
          <w:sz w:val="24"/>
          <w:szCs w:val="24"/>
        </w:rPr>
        <w:t xml:space="preserve">excess </w:t>
      </w:r>
      <w:r w:rsidR="00B71A20" w:rsidRPr="00CF4E04">
        <w:rPr>
          <w:rFonts w:ascii="Times New Roman" w:hAnsi="Times New Roman"/>
          <w:color w:val="000000" w:themeColor="text1"/>
          <w:sz w:val="24"/>
          <w:szCs w:val="24"/>
        </w:rPr>
        <w:t>mortality</w:t>
      </w:r>
      <w:r w:rsidRPr="00CF4E04">
        <w:rPr>
          <w:rFonts w:ascii="Times New Roman" w:hAnsi="Times New Roman"/>
          <w:color w:val="000000" w:themeColor="text1"/>
          <w:sz w:val="24"/>
          <w:szCs w:val="24"/>
        </w:rPr>
        <w:t xml:space="preserve"> for each age and sex group, weighting each annual </w:t>
      </w:r>
      <w:r w:rsidR="008C2086" w:rsidRPr="00CF4E04">
        <w:rPr>
          <w:rFonts w:ascii="Times New Roman" w:hAnsi="Times New Roman"/>
          <w:color w:val="000000" w:themeColor="text1"/>
          <w:sz w:val="24"/>
          <w:szCs w:val="24"/>
        </w:rPr>
        <w:t xml:space="preserve">excess </w:t>
      </w:r>
      <w:r w:rsidRPr="00CF4E04">
        <w:rPr>
          <w:rFonts w:ascii="Times New Roman" w:hAnsi="Times New Roman"/>
          <w:color w:val="000000" w:themeColor="text1"/>
          <w:sz w:val="24"/>
          <w:szCs w:val="24"/>
        </w:rPr>
        <w:t xml:space="preserve">death rate by the inverse of its variance. We </w:t>
      </w:r>
      <w:r w:rsidR="0053738C" w:rsidRPr="00CF4E04">
        <w:rPr>
          <w:rFonts w:ascii="Times New Roman" w:hAnsi="Times New Roman"/>
          <w:color w:val="000000" w:themeColor="text1"/>
          <w:sz w:val="24"/>
          <w:szCs w:val="24"/>
        </w:rPr>
        <w:t>calculated change in the</w:t>
      </w:r>
      <w:r w:rsidRPr="00CF4E04">
        <w:rPr>
          <w:rFonts w:ascii="Times New Roman" w:hAnsi="Times New Roman"/>
          <w:color w:val="000000" w:themeColor="text1"/>
          <w:sz w:val="24"/>
          <w:szCs w:val="24"/>
        </w:rPr>
        <w:t xml:space="preserve"> </w:t>
      </w:r>
      <w:r w:rsidR="008C2086" w:rsidRPr="00CF4E04">
        <w:rPr>
          <w:rFonts w:ascii="Times New Roman" w:hAnsi="Times New Roman"/>
          <w:color w:val="000000" w:themeColor="text1"/>
          <w:sz w:val="24"/>
          <w:szCs w:val="24"/>
        </w:rPr>
        <w:t xml:space="preserve">fitted </w:t>
      </w:r>
      <w:r w:rsidRPr="00CF4E04">
        <w:rPr>
          <w:rFonts w:ascii="Times New Roman" w:hAnsi="Times New Roman"/>
          <w:color w:val="000000" w:themeColor="text1"/>
          <w:sz w:val="24"/>
          <w:szCs w:val="24"/>
        </w:rPr>
        <w:t xml:space="preserve">values </w:t>
      </w:r>
      <w:r w:rsidR="0053738C" w:rsidRPr="00CF4E04">
        <w:rPr>
          <w:rFonts w:ascii="Times New Roman" w:hAnsi="Times New Roman"/>
          <w:color w:val="000000" w:themeColor="text1"/>
          <w:sz w:val="24"/>
          <w:szCs w:val="24"/>
        </w:rPr>
        <w:t xml:space="preserve">from </w:t>
      </w:r>
      <w:r w:rsidRPr="00CF4E04">
        <w:rPr>
          <w:rFonts w:ascii="Times New Roman" w:hAnsi="Times New Roman"/>
          <w:color w:val="000000" w:themeColor="text1"/>
          <w:sz w:val="24"/>
          <w:szCs w:val="24"/>
        </w:rPr>
        <w:t xml:space="preserve">1982 </w:t>
      </w:r>
      <w:r w:rsidR="0053738C" w:rsidRPr="00CF4E04">
        <w:rPr>
          <w:rFonts w:ascii="Times New Roman" w:hAnsi="Times New Roman"/>
          <w:color w:val="000000" w:themeColor="text1"/>
          <w:sz w:val="24"/>
          <w:szCs w:val="24"/>
        </w:rPr>
        <w:t>to 2013, reported as</w:t>
      </w:r>
      <w:r w:rsidR="00515033" w:rsidRPr="00CF4E04">
        <w:rPr>
          <w:rFonts w:ascii="Times New Roman" w:hAnsi="Times New Roman"/>
          <w:color w:val="000000" w:themeColor="text1"/>
          <w:sz w:val="24"/>
          <w:szCs w:val="24"/>
        </w:rPr>
        <w:t xml:space="preserve"> percentage point difference</w:t>
      </w:r>
      <w:r w:rsidRPr="00CF4E04">
        <w:rPr>
          <w:rFonts w:ascii="Times New Roman" w:hAnsi="Times New Roman"/>
          <w:color w:val="000000" w:themeColor="text1"/>
          <w:sz w:val="24"/>
          <w:szCs w:val="24"/>
        </w:rPr>
        <w:t xml:space="preserve">, as a </w:t>
      </w:r>
      <w:r w:rsidR="0053738C" w:rsidRPr="00CF4E04">
        <w:rPr>
          <w:rFonts w:ascii="Times New Roman" w:hAnsi="Times New Roman"/>
          <w:color w:val="000000" w:themeColor="text1"/>
          <w:sz w:val="24"/>
          <w:szCs w:val="24"/>
        </w:rPr>
        <w:t xml:space="preserve">quantitative </w:t>
      </w:r>
      <w:r w:rsidRPr="00CF4E04">
        <w:rPr>
          <w:rFonts w:ascii="Times New Roman" w:hAnsi="Times New Roman"/>
          <w:color w:val="000000" w:themeColor="text1"/>
          <w:sz w:val="24"/>
          <w:szCs w:val="24"/>
        </w:rPr>
        <w:t xml:space="preserve">measure of how </w:t>
      </w:r>
      <w:r w:rsidR="0053738C" w:rsidRPr="00CF4E04">
        <w:rPr>
          <w:rFonts w:ascii="Times New Roman" w:hAnsi="Times New Roman"/>
          <w:color w:val="000000" w:themeColor="text1"/>
          <w:sz w:val="24"/>
          <w:szCs w:val="24"/>
        </w:rPr>
        <w:t xml:space="preserve">the </w:t>
      </w:r>
      <w:r w:rsidRPr="00CF4E04">
        <w:rPr>
          <w:rFonts w:ascii="Times New Roman" w:hAnsi="Times New Roman"/>
          <w:color w:val="000000" w:themeColor="text1"/>
          <w:sz w:val="24"/>
          <w:szCs w:val="24"/>
        </w:rPr>
        <w:t xml:space="preserve">seasonality of death rates has changed over time. </w:t>
      </w:r>
    </w:p>
    <w:p w14:paraId="5C1783A6" w14:textId="38D4A48F" w:rsidR="00227503" w:rsidRPr="00CF4E04" w:rsidRDefault="00227503">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p>
    <w:p w14:paraId="4CE9AC0B" w14:textId="36227993" w:rsidR="002C5FB9" w:rsidRPr="00CF4E04" w:rsidRDefault="002C5FB9">
      <w:pPr>
        <w:spacing w:after="0" w:line="240" w:lineRule="auto"/>
        <w:rPr>
          <w:rFonts w:ascii="Times New Roman" w:hAnsi="Times New Roman"/>
          <w:color w:val="000000" w:themeColor="text1"/>
          <w:sz w:val="24"/>
          <w:szCs w:val="24"/>
        </w:rPr>
      </w:pPr>
      <w:r w:rsidRPr="00CF4E04">
        <w:rPr>
          <w:rFonts w:ascii="Times New Roman" w:hAnsi="Times New Roman"/>
          <w:b/>
          <w:color w:val="000000" w:themeColor="text1"/>
          <w:sz w:val="24"/>
          <w:szCs w:val="24"/>
        </w:rPr>
        <w:lastRenderedPageBreak/>
        <w:t>References</w:t>
      </w:r>
    </w:p>
    <w:p w14:paraId="3B79FB27" w14:textId="77777777" w:rsidR="002C5FB9" w:rsidRPr="00CF4E04" w:rsidRDefault="002C5FB9">
      <w:pPr>
        <w:spacing w:after="0" w:line="240" w:lineRule="auto"/>
        <w:rPr>
          <w:rFonts w:ascii="Times New Roman" w:hAnsi="Times New Roman"/>
          <w:b/>
          <w:color w:val="000000" w:themeColor="text1"/>
          <w:sz w:val="24"/>
          <w:szCs w:val="24"/>
        </w:rPr>
      </w:pPr>
    </w:p>
    <w:p w14:paraId="32451FFB" w14:textId="77777777" w:rsidR="00011E78" w:rsidRPr="00011E78" w:rsidRDefault="002C5FB9" w:rsidP="00011E78">
      <w:pPr>
        <w:pStyle w:val="EndNoteBibliography"/>
        <w:spacing w:after="0"/>
        <w:ind w:left="720" w:hanging="720"/>
        <w:rPr>
          <w:noProof/>
        </w:rPr>
      </w:pPr>
      <w:r w:rsidRPr="00937A23">
        <w:rPr>
          <w:rFonts w:ascii="Times New Roman" w:hAnsi="Times New Roman"/>
          <w:color w:val="000000" w:themeColor="text1"/>
          <w:sz w:val="24"/>
          <w:szCs w:val="24"/>
        </w:rPr>
        <w:fldChar w:fldCharType="begin"/>
      </w:r>
      <w:r w:rsidRPr="00CF4E04">
        <w:rPr>
          <w:rFonts w:ascii="Times New Roman" w:hAnsi="Times New Roman"/>
          <w:color w:val="000000" w:themeColor="text1"/>
          <w:sz w:val="24"/>
          <w:szCs w:val="24"/>
        </w:rPr>
        <w:instrText xml:space="preserve"> ADDIN EN.REFLIST </w:instrText>
      </w:r>
      <w:r w:rsidRPr="00937A23">
        <w:rPr>
          <w:rFonts w:ascii="Times New Roman" w:hAnsi="Times New Roman"/>
          <w:color w:val="000000" w:themeColor="text1"/>
          <w:sz w:val="24"/>
          <w:szCs w:val="24"/>
        </w:rPr>
        <w:fldChar w:fldCharType="separate"/>
      </w:r>
      <w:r w:rsidR="00011E78" w:rsidRPr="00011E78">
        <w:rPr>
          <w:noProof/>
        </w:rPr>
        <w:t>1</w:t>
      </w:r>
      <w:r w:rsidR="00011E78" w:rsidRPr="00011E78">
        <w:rPr>
          <w:noProof/>
        </w:rPr>
        <w:tab/>
        <w:t xml:space="preserve">McKee, C. Deaths in winter: can Britain learn from Europe? </w:t>
      </w:r>
      <w:r w:rsidR="00011E78" w:rsidRPr="00011E78">
        <w:rPr>
          <w:i/>
          <w:noProof/>
        </w:rPr>
        <w:t>European journal of epidemiology</w:t>
      </w:r>
      <w:r w:rsidR="00011E78" w:rsidRPr="00011E78">
        <w:rPr>
          <w:noProof/>
        </w:rPr>
        <w:t xml:space="preserve"> </w:t>
      </w:r>
      <w:r w:rsidR="00011E78" w:rsidRPr="00011E78">
        <w:rPr>
          <w:b/>
          <w:noProof/>
        </w:rPr>
        <w:t>5</w:t>
      </w:r>
      <w:r w:rsidR="00011E78" w:rsidRPr="00011E78">
        <w:rPr>
          <w:noProof/>
        </w:rPr>
        <w:t>, 178-182 (1989).</w:t>
      </w:r>
    </w:p>
    <w:p w14:paraId="23C2EDB4" w14:textId="77777777" w:rsidR="00011E78" w:rsidRPr="00011E78" w:rsidRDefault="00011E78" w:rsidP="00011E78">
      <w:pPr>
        <w:pStyle w:val="EndNoteBibliography"/>
        <w:spacing w:after="0"/>
        <w:ind w:left="720" w:hanging="720"/>
        <w:rPr>
          <w:noProof/>
        </w:rPr>
      </w:pPr>
      <w:r w:rsidRPr="00011E78">
        <w:rPr>
          <w:noProof/>
        </w:rPr>
        <w:t>2</w:t>
      </w:r>
      <w:r w:rsidRPr="00011E78">
        <w:rPr>
          <w:noProof/>
        </w:rPr>
        <w:tab/>
        <w:t xml:space="preserve">Healy, J. D. Excess winter mortality in Europe: a cross country analysis identifying key risk factors. </w:t>
      </w:r>
      <w:r w:rsidRPr="00011E78">
        <w:rPr>
          <w:i/>
          <w:noProof/>
        </w:rPr>
        <w:t>Journal of epidemiology and community health</w:t>
      </w:r>
      <w:r w:rsidRPr="00011E78">
        <w:rPr>
          <w:noProof/>
        </w:rPr>
        <w:t xml:space="preserve"> </w:t>
      </w:r>
      <w:r w:rsidRPr="00011E78">
        <w:rPr>
          <w:b/>
          <w:noProof/>
        </w:rPr>
        <w:t>57</w:t>
      </w:r>
      <w:r w:rsidRPr="00011E78">
        <w:rPr>
          <w:noProof/>
        </w:rPr>
        <w:t>, 784-789 (2003).</w:t>
      </w:r>
    </w:p>
    <w:p w14:paraId="3151CBB4" w14:textId="77777777" w:rsidR="00011E78" w:rsidRPr="00011E78" w:rsidRDefault="00011E78" w:rsidP="00011E78">
      <w:pPr>
        <w:pStyle w:val="EndNoteBibliography"/>
        <w:spacing w:after="0"/>
        <w:ind w:left="720" w:hanging="720"/>
        <w:rPr>
          <w:noProof/>
        </w:rPr>
      </w:pPr>
      <w:r w:rsidRPr="00011E78">
        <w:rPr>
          <w:noProof/>
        </w:rPr>
        <w:t>3</w:t>
      </w:r>
      <w:r w:rsidRPr="00011E78">
        <w:rPr>
          <w:noProof/>
        </w:rPr>
        <w:tab/>
        <w:t xml:space="preserve">Campbell, A. Excess winter mortality in England and Wales: 2015/16 (provisional) and 2014/15 (final). </w:t>
      </w:r>
      <w:r w:rsidRPr="00011E78">
        <w:rPr>
          <w:i/>
          <w:noProof/>
        </w:rPr>
        <w:t>Statistical bulletin, Office for National Statistics</w:t>
      </w:r>
      <w:r w:rsidRPr="00011E78">
        <w:rPr>
          <w:noProof/>
        </w:rPr>
        <w:t xml:space="preserve"> (2016).</w:t>
      </w:r>
    </w:p>
    <w:p w14:paraId="642B000C" w14:textId="77777777" w:rsidR="00011E78" w:rsidRPr="00011E78" w:rsidRDefault="00011E78" w:rsidP="00011E78">
      <w:pPr>
        <w:pStyle w:val="EndNoteBibliography"/>
        <w:spacing w:after="0"/>
        <w:ind w:left="720" w:hanging="720"/>
        <w:rPr>
          <w:noProof/>
        </w:rPr>
      </w:pPr>
      <w:r w:rsidRPr="00011E78">
        <w:rPr>
          <w:noProof/>
        </w:rPr>
        <w:t>4</w:t>
      </w:r>
      <w:r w:rsidRPr="00011E78">
        <w:rPr>
          <w:noProof/>
        </w:rPr>
        <w:tab/>
        <w:t>Fowler, T.</w:t>
      </w:r>
      <w:r w:rsidRPr="00011E78">
        <w:rPr>
          <w:i/>
          <w:noProof/>
        </w:rPr>
        <w:t xml:space="preserve"> et al.</w:t>
      </w:r>
      <w:r w:rsidRPr="00011E78">
        <w:rPr>
          <w:noProof/>
        </w:rPr>
        <w:t xml:space="preserve"> Excess winter deaths in Europe: a multi-country descriptive analysis. </w:t>
      </w:r>
      <w:r w:rsidRPr="00011E78">
        <w:rPr>
          <w:i/>
          <w:noProof/>
        </w:rPr>
        <w:t>Eur J Public Health</w:t>
      </w:r>
      <w:r w:rsidRPr="00011E78">
        <w:rPr>
          <w:noProof/>
        </w:rPr>
        <w:t xml:space="preserve"> </w:t>
      </w:r>
      <w:r w:rsidRPr="00011E78">
        <w:rPr>
          <w:b/>
          <w:noProof/>
        </w:rPr>
        <w:t>25</w:t>
      </w:r>
      <w:r w:rsidRPr="00011E78">
        <w:rPr>
          <w:noProof/>
        </w:rPr>
        <w:t>, 339-345, doi:10.1093/eurpub/cku073 (2015).</w:t>
      </w:r>
    </w:p>
    <w:p w14:paraId="5553502B" w14:textId="77777777" w:rsidR="00011E78" w:rsidRPr="00011E78" w:rsidRDefault="00011E78" w:rsidP="00011E78">
      <w:pPr>
        <w:pStyle w:val="EndNoteBibliography"/>
        <w:spacing w:after="0"/>
        <w:ind w:left="720" w:hanging="720"/>
        <w:rPr>
          <w:noProof/>
        </w:rPr>
      </w:pPr>
      <w:r w:rsidRPr="00011E78">
        <w:rPr>
          <w:noProof/>
        </w:rPr>
        <w:t>5</w:t>
      </w:r>
      <w:r w:rsidRPr="00011E78">
        <w:rPr>
          <w:noProof/>
        </w:rPr>
        <w:tab/>
        <w:t xml:space="preserve">Gemmell, I., McLoone, P., Boddy, F. A., Dickinson, G. J. &amp; Watt, G. C. M. Seasonal variation in mortality in Scotland. </w:t>
      </w:r>
      <w:r w:rsidRPr="00011E78">
        <w:rPr>
          <w:i/>
          <w:noProof/>
        </w:rPr>
        <w:t>International Journal of Epidemiology</w:t>
      </w:r>
      <w:r w:rsidRPr="00011E78">
        <w:rPr>
          <w:noProof/>
        </w:rPr>
        <w:t xml:space="preserve"> </w:t>
      </w:r>
      <w:r w:rsidRPr="00011E78">
        <w:rPr>
          <w:b/>
          <w:noProof/>
        </w:rPr>
        <w:t>29</w:t>
      </w:r>
      <w:r w:rsidRPr="00011E78">
        <w:rPr>
          <w:noProof/>
        </w:rPr>
        <w:t>, 274-279, doi:10.1093/ije/29.2.274 (2000).</w:t>
      </w:r>
    </w:p>
    <w:p w14:paraId="7DE504B3" w14:textId="77777777" w:rsidR="00011E78" w:rsidRPr="00011E78" w:rsidRDefault="00011E78" w:rsidP="00011E78">
      <w:pPr>
        <w:pStyle w:val="EndNoteBibliography"/>
        <w:spacing w:after="0"/>
        <w:ind w:left="720" w:hanging="720"/>
        <w:rPr>
          <w:noProof/>
        </w:rPr>
      </w:pPr>
      <w:r w:rsidRPr="00011E78">
        <w:rPr>
          <w:noProof/>
        </w:rPr>
        <w:t>6</w:t>
      </w:r>
      <w:r w:rsidRPr="00011E78">
        <w:rPr>
          <w:noProof/>
        </w:rPr>
        <w:tab/>
        <w:t xml:space="preserve">Feinstein, C. A. Seasonality of deaths in the US by age and cause. </w:t>
      </w:r>
      <w:r w:rsidRPr="00011E78">
        <w:rPr>
          <w:i/>
          <w:noProof/>
        </w:rPr>
        <w:t>Demographic Research</w:t>
      </w:r>
      <w:r w:rsidRPr="00011E78">
        <w:rPr>
          <w:noProof/>
        </w:rPr>
        <w:t xml:space="preserve"> </w:t>
      </w:r>
      <w:r w:rsidRPr="00011E78">
        <w:rPr>
          <w:b/>
          <w:noProof/>
        </w:rPr>
        <w:t>6</w:t>
      </w:r>
      <w:r w:rsidRPr="00011E78">
        <w:rPr>
          <w:noProof/>
        </w:rPr>
        <w:t>, 469-486 (2002).</w:t>
      </w:r>
    </w:p>
    <w:p w14:paraId="4C922A41" w14:textId="77777777" w:rsidR="00011E78" w:rsidRPr="00011E78" w:rsidRDefault="00011E78" w:rsidP="00011E78">
      <w:pPr>
        <w:pStyle w:val="EndNoteBibliography"/>
        <w:spacing w:after="0"/>
        <w:ind w:left="720" w:hanging="720"/>
        <w:rPr>
          <w:noProof/>
        </w:rPr>
      </w:pPr>
      <w:r w:rsidRPr="00011E78">
        <w:rPr>
          <w:noProof/>
        </w:rPr>
        <w:t>7</w:t>
      </w:r>
      <w:r w:rsidRPr="00011E78">
        <w:rPr>
          <w:noProof/>
        </w:rPr>
        <w:tab/>
        <w:t xml:space="preserve">Rau, R. &amp; Doblhammer, G. Seasonal mortality in Denmark: the role of sex and age. </w:t>
      </w:r>
      <w:r w:rsidRPr="00011E78">
        <w:rPr>
          <w:i/>
          <w:noProof/>
        </w:rPr>
        <w:t>Demographic Research</w:t>
      </w:r>
      <w:r w:rsidRPr="00011E78">
        <w:rPr>
          <w:noProof/>
        </w:rPr>
        <w:t xml:space="preserve"> </w:t>
      </w:r>
      <w:r w:rsidRPr="00011E78">
        <w:rPr>
          <w:b/>
          <w:noProof/>
        </w:rPr>
        <w:t>9</w:t>
      </w:r>
      <w:r w:rsidRPr="00011E78">
        <w:rPr>
          <w:noProof/>
        </w:rPr>
        <w:t>, 197-222 (2003).</w:t>
      </w:r>
    </w:p>
    <w:p w14:paraId="292ED813" w14:textId="77777777" w:rsidR="00011E78" w:rsidRPr="00011E78" w:rsidRDefault="00011E78" w:rsidP="00011E78">
      <w:pPr>
        <w:pStyle w:val="EndNoteBibliography"/>
        <w:spacing w:after="0"/>
        <w:ind w:left="720" w:hanging="720"/>
        <w:rPr>
          <w:noProof/>
        </w:rPr>
      </w:pPr>
      <w:r w:rsidRPr="00011E78">
        <w:rPr>
          <w:noProof/>
        </w:rPr>
        <w:t>8</w:t>
      </w:r>
      <w:r w:rsidRPr="00011E78">
        <w:rPr>
          <w:noProof/>
        </w:rPr>
        <w:tab/>
        <w:t xml:space="preserve">Davis, R. E., Knappenberger, P. C., Michaels, P. J. &amp; Novicoff, W. M. Seasonality of climate-human mortality relationships in US cities and impacts of climate change. </w:t>
      </w:r>
      <w:r w:rsidRPr="00011E78">
        <w:rPr>
          <w:i/>
          <w:noProof/>
        </w:rPr>
        <w:t>Climate Research</w:t>
      </w:r>
      <w:r w:rsidRPr="00011E78">
        <w:rPr>
          <w:noProof/>
        </w:rPr>
        <w:t xml:space="preserve"> </w:t>
      </w:r>
      <w:r w:rsidRPr="00011E78">
        <w:rPr>
          <w:b/>
          <w:noProof/>
        </w:rPr>
        <w:t>26</w:t>
      </w:r>
      <w:r w:rsidRPr="00011E78">
        <w:rPr>
          <w:noProof/>
        </w:rPr>
        <w:t>, 61-76 (2004).</w:t>
      </w:r>
    </w:p>
    <w:p w14:paraId="153B3CDD" w14:textId="77777777" w:rsidR="00011E78" w:rsidRPr="00011E78" w:rsidRDefault="00011E78" w:rsidP="00011E78">
      <w:pPr>
        <w:pStyle w:val="EndNoteBibliography"/>
        <w:spacing w:after="0"/>
        <w:ind w:left="720" w:hanging="720"/>
        <w:rPr>
          <w:noProof/>
        </w:rPr>
      </w:pPr>
      <w:r w:rsidRPr="00011E78">
        <w:rPr>
          <w:noProof/>
        </w:rPr>
        <w:t>9</w:t>
      </w:r>
      <w:r w:rsidRPr="00011E78">
        <w:rPr>
          <w:noProof/>
        </w:rPr>
        <w:tab/>
        <w:t xml:space="preserve">Medina-Ramon, M. &amp; Schwartz, J. Temperature, temperature extremes, and mortality: a study of acclimatisation and effect modification in 50 US cities. </w:t>
      </w:r>
      <w:r w:rsidRPr="00011E78">
        <w:rPr>
          <w:i/>
          <w:noProof/>
        </w:rPr>
        <w:t>Occupational and Environmental Medicine</w:t>
      </w:r>
      <w:r w:rsidRPr="00011E78">
        <w:rPr>
          <w:noProof/>
        </w:rPr>
        <w:t xml:space="preserve"> </w:t>
      </w:r>
      <w:r w:rsidRPr="00011E78">
        <w:rPr>
          <w:b/>
          <w:noProof/>
        </w:rPr>
        <w:t>64</w:t>
      </w:r>
      <w:r w:rsidRPr="00011E78">
        <w:rPr>
          <w:noProof/>
        </w:rPr>
        <w:t>, 827-833, doi:10.1136/oem.2007.033175 (2007).</w:t>
      </w:r>
    </w:p>
    <w:p w14:paraId="55AA1AFF" w14:textId="77777777" w:rsidR="00011E78" w:rsidRPr="00011E78" w:rsidRDefault="00011E78" w:rsidP="00011E78">
      <w:pPr>
        <w:pStyle w:val="EndNoteBibliography"/>
        <w:spacing w:after="0"/>
        <w:ind w:left="720" w:hanging="720"/>
        <w:rPr>
          <w:noProof/>
        </w:rPr>
      </w:pPr>
      <w:r w:rsidRPr="00011E78">
        <w:rPr>
          <w:noProof/>
        </w:rPr>
        <w:t>10</w:t>
      </w:r>
      <w:r w:rsidRPr="00011E78">
        <w:rPr>
          <w:noProof/>
        </w:rPr>
        <w:tab/>
        <w:t xml:space="preserve">Kalkstein, A. J. Regional similarities in seasonal mortality across the United States: an examination of 28 metropolitan statistical areas. </w:t>
      </w:r>
      <w:r w:rsidRPr="00011E78">
        <w:rPr>
          <w:i/>
          <w:noProof/>
        </w:rPr>
        <w:t>PloS one</w:t>
      </w:r>
      <w:r w:rsidRPr="00011E78">
        <w:rPr>
          <w:noProof/>
        </w:rPr>
        <w:t xml:space="preserve"> </w:t>
      </w:r>
      <w:r w:rsidRPr="00011E78">
        <w:rPr>
          <w:b/>
          <w:noProof/>
        </w:rPr>
        <w:t>8</w:t>
      </w:r>
      <w:r w:rsidRPr="00011E78">
        <w:rPr>
          <w:noProof/>
        </w:rPr>
        <w:t>, e63971 (2013).</w:t>
      </w:r>
    </w:p>
    <w:p w14:paraId="4D95E1F5" w14:textId="77777777" w:rsidR="00011E78" w:rsidRPr="00011E78" w:rsidRDefault="00011E78" w:rsidP="00011E78">
      <w:pPr>
        <w:pStyle w:val="EndNoteBibliography"/>
        <w:spacing w:after="0"/>
        <w:ind w:left="720" w:hanging="720"/>
        <w:rPr>
          <w:noProof/>
        </w:rPr>
      </w:pPr>
      <w:r w:rsidRPr="00011E78">
        <w:rPr>
          <w:noProof/>
        </w:rPr>
        <w:t>11</w:t>
      </w:r>
      <w:r w:rsidRPr="00011E78">
        <w:rPr>
          <w:noProof/>
        </w:rPr>
        <w:tab/>
        <w:t xml:space="preserve">Braga, A. L., Zanobetti, A. &amp; Schwartz, J. The time course of weather-related deaths. </w:t>
      </w:r>
      <w:r w:rsidRPr="00011E78">
        <w:rPr>
          <w:i/>
          <w:noProof/>
        </w:rPr>
        <w:t>Epidemiology</w:t>
      </w:r>
      <w:r w:rsidRPr="00011E78">
        <w:rPr>
          <w:noProof/>
        </w:rPr>
        <w:t xml:space="preserve"> </w:t>
      </w:r>
      <w:r w:rsidRPr="00011E78">
        <w:rPr>
          <w:b/>
          <w:noProof/>
        </w:rPr>
        <w:t>12</w:t>
      </w:r>
      <w:r w:rsidRPr="00011E78">
        <w:rPr>
          <w:noProof/>
        </w:rPr>
        <w:t>, 662-667 (2001).</w:t>
      </w:r>
    </w:p>
    <w:p w14:paraId="1329E23B" w14:textId="77777777" w:rsidR="00011E78" w:rsidRPr="00011E78" w:rsidRDefault="00011E78" w:rsidP="00011E78">
      <w:pPr>
        <w:pStyle w:val="EndNoteBibliography"/>
        <w:spacing w:after="0"/>
        <w:ind w:left="720" w:hanging="720"/>
        <w:rPr>
          <w:noProof/>
        </w:rPr>
      </w:pPr>
      <w:r w:rsidRPr="00011E78">
        <w:rPr>
          <w:noProof/>
        </w:rPr>
        <w:t>12</w:t>
      </w:r>
      <w:r w:rsidRPr="00011E78">
        <w:rPr>
          <w:noProof/>
        </w:rPr>
        <w:tab/>
        <w:t xml:space="preserve">Carson, C., Hajat, S., Armstrong, B. &amp; Wilkinson, P. Declining vulnerability to temperature-related mortality in London over the 20th century. </w:t>
      </w:r>
      <w:r w:rsidRPr="00011E78">
        <w:rPr>
          <w:i/>
          <w:noProof/>
        </w:rPr>
        <w:t>American Journal of Epidemiology</w:t>
      </w:r>
      <w:r w:rsidRPr="00011E78">
        <w:rPr>
          <w:noProof/>
        </w:rPr>
        <w:t xml:space="preserve"> </w:t>
      </w:r>
      <w:r w:rsidRPr="00011E78">
        <w:rPr>
          <w:b/>
          <w:noProof/>
        </w:rPr>
        <w:t>164</w:t>
      </w:r>
      <w:r w:rsidRPr="00011E78">
        <w:rPr>
          <w:noProof/>
        </w:rPr>
        <w:t>, 77-84, doi:10.1093/aje/kwj147 (2006).</w:t>
      </w:r>
    </w:p>
    <w:p w14:paraId="74501987" w14:textId="77777777" w:rsidR="00011E78" w:rsidRPr="00011E78" w:rsidRDefault="00011E78" w:rsidP="00011E78">
      <w:pPr>
        <w:pStyle w:val="EndNoteBibliography"/>
        <w:spacing w:after="0"/>
        <w:ind w:left="720" w:hanging="720"/>
        <w:rPr>
          <w:noProof/>
        </w:rPr>
      </w:pPr>
      <w:r w:rsidRPr="00011E78">
        <w:rPr>
          <w:noProof/>
        </w:rPr>
        <w:t>13</w:t>
      </w:r>
      <w:r w:rsidRPr="00011E78">
        <w:rPr>
          <w:noProof/>
        </w:rPr>
        <w:tab/>
        <w:t xml:space="preserve">Sheridan, S. C., Kalkstein, A. J. &amp; Kalkstein, L. S. Trends in heat-related mortality in the United States, 1975-2004. </w:t>
      </w:r>
      <w:r w:rsidRPr="00011E78">
        <w:rPr>
          <w:i/>
          <w:noProof/>
        </w:rPr>
        <w:t>Natural Hazards</w:t>
      </w:r>
      <w:r w:rsidRPr="00011E78">
        <w:rPr>
          <w:noProof/>
        </w:rPr>
        <w:t xml:space="preserve"> </w:t>
      </w:r>
      <w:r w:rsidRPr="00011E78">
        <w:rPr>
          <w:b/>
          <w:noProof/>
        </w:rPr>
        <w:t>50</w:t>
      </w:r>
      <w:r w:rsidRPr="00011E78">
        <w:rPr>
          <w:noProof/>
        </w:rPr>
        <w:t>, 145-160, doi:10.1007/s11069-008-9327-2 (2009).</w:t>
      </w:r>
    </w:p>
    <w:p w14:paraId="169FBBAE" w14:textId="77777777" w:rsidR="00011E78" w:rsidRPr="00011E78" w:rsidRDefault="00011E78" w:rsidP="00011E78">
      <w:pPr>
        <w:pStyle w:val="EndNoteBibliography"/>
        <w:spacing w:after="0"/>
        <w:ind w:left="720" w:hanging="720"/>
        <w:rPr>
          <w:noProof/>
        </w:rPr>
      </w:pPr>
      <w:r w:rsidRPr="00011E78">
        <w:rPr>
          <w:noProof/>
        </w:rPr>
        <w:t>14</w:t>
      </w:r>
      <w:r w:rsidRPr="00011E78">
        <w:rPr>
          <w:noProof/>
        </w:rPr>
        <w:tab/>
        <w:t xml:space="preserve">Bobb, J. F., Peng, R. D., Bell, M. L. &amp; Dominici, F. Heat-related mortality and adaptation to heat in the United States. </w:t>
      </w:r>
      <w:r w:rsidRPr="00011E78">
        <w:rPr>
          <w:i/>
          <w:noProof/>
        </w:rPr>
        <w:t>Environ Health Perspect</w:t>
      </w:r>
      <w:r w:rsidRPr="00011E78">
        <w:rPr>
          <w:noProof/>
        </w:rPr>
        <w:t xml:space="preserve"> </w:t>
      </w:r>
      <w:r w:rsidRPr="00011E78">
        <w:rPr>
          <w:b/>
          <w:noProof/>
        </w:rPr>
        <w:t>122</w:t>
      </w:r>
      <w:r w:rsidRPr="00011E78">
        <w:rPr>
          <w:noProof/>
        </w:rPr>
        <w:t>, 811-816, doi:10.1289/ehp.1307392 (2014).</w:t>
      </w:r>
    </w:p>
    <w:p w14:paraId="73474E00" w14:textId="77777777" w:rsidR="00011E78" w:rsidRPr="00011E78" w:rsidRDefault="00011E78" w:rsidP="00011E78">
      <w:pPr>
        <w:pStyle w:val="EndNoteBibliography"/>
        <w:spacing w:after="0"/>
        <w:ind w:left="720" w:hanging="720"/>
        <w:rPr>
          <w:noProof/>
        </w:rPr>
      </w:pPr>
      <w:r w:rsidRPr="00011E78">
        <w:rPr>
          <w:noProof/>
        </w:rPr>
        <w:t>15</w:t>
      </w:r>
      <w:r w:rsidRPr="00011E78">
        <w:rPr>
          <w:noProof/>
        </w:rPr>
        <w:tab/>
        <w:t xml:space="preserve">Rosenwaike, I. Seasonal variation of deaths in the United States, 1951–1960. </w:t>
      </w:r>
      <w:r w:rsidRPr="00011E78">
        <w:rPr>
          <w:i/>
          <w:noProof/>
        </w:rPr>
        <w:t>Journal of the American Statistical Association</w:t>
      </w:r>
      <w:r w:rsidRPr="00011E78">
        <w:rPr>
          <w:noProof/>
        </w:rPr>
        <w:t xml:space="preserve"> </w:t>
      </w:r>
      <w:r w:rsidRPr="00011E78">
        <w:rPr>
          <w:b/>
          <w:noProof/>
        </w:rPr>
        <w:t>61</w:t>
      </w:r>
      <w:r w:rsidRPr="00011E78">
        <w:rPr>
          <w:noProof/>
        </w:rPr>
        <w:t>, 706-719 (1966).</w:t>
      </w:r>
    </w:p>
    <w:p w14:paraId="4820CF95" w14:textId="77777777" w:rsidR="00011E78" w:rsidRPr="00011E78" w:rsidRDefault="00011E78" w:rsidP="00011E78">
      <w:pPr>
        <w:pStyle w:val="EndNoteBibliography"/>
        <w:spacing w:after="0"/>
        <w:ind w:left="720" w:hanging="720"/>
        <w:rPr>
          <w:noProof/>
        </w:rPr>
      </w:pPr>
      <w:r w:rsidRPr="00011E78">
        <w:rPr>
          <w:noProof/>
        </w:rPr>
        <w:t>16</w:t>
      </w:r>
      <w:r w:rsidRPr="00011E78">
        <w:rPr>
          <w:noProof/>
        </w:rPr>
        <w:tab/>
        <w:t xml:space="preserve">Mackenbach, J., Kunst, A. &amp; Looman, C. Seasonal variation in mortality in The Netherlands. </w:t>
      </w:r>
      <w:r w:rsidRPr="00011E78">
        <w:rPr>
          <w:i/>
          <w:noProof/>
        </w:rPr>
        <w:t>Journal of Epidemiology and Community Health</w:t>
      </w:r>
      <w:r w:rsidRPr="00011E78">
        <w:rPr>
          <w:noProof/>
        </w:rPr>
        <w:t xml:space="preserve"> </w:t>
      </w:r>
      <w:r w:rsidRPr="00011E78">
        <w:rPr>
          <w:b/>
          <w:noProof/>
        </w:rPr>
        <w:t>46</w:t>
      </w:r>
      <w:r w:rsidRPr="00011E78">
        <w:rPr>
          <w:noProof/>
        </w:rPr>
        <w:t>, 261-265 (1992).</w:t>
      </w:r>
    </w:p>
    <w:p w14:paraId="00552701" w14:textId="77777777" w:rsidR="00011E78" w:rsidRPr="00011E78" w:rsidRDefault="00011E78" w:rsidP="00011E78">
      <w:pPr>
        <w:pStyle w:val="EndNoteBibliography"/>
        <w:spacing w:after="0"/>
        <w:ind w:left="720" w:hanging="720"/>
        <w:rPr>
          <w:noProof/>
        </w:rPr>
      </w:pPr>
      <w:r w:rsidRPr="00011E78">
        <w:rPr>
          <w:noProof/>
        </w:rPr>
        <w:t>17</w:t>
      </w:r>
      <w:r w:rsidRPr="00011E78">
        <w:rPr>
          <w:noProof/>
        </w:rPr>
        <w:tab/>
        <w:t xml:space="preserve">Laake, K. &amp; Sverre, J. M. Winter excess mortality: a comparison between Norway and England plus Wales. </w:t>
      </w:r>
      <w:r w:rsidRPr="00011E78">
        <w:rPr>
          <w:i/>
          <w:noProof/>
        </w:rPr>
        <w:t>Age and ageing</w:t>
      </w:r>
      <w:r w:rsidRPr="00011E78">
        <w:rPr>
          <w:noProof/>
        </w:rPr>
        <w:t xml:space="preserve"> </w:t>
      </w:r>
      <w:r w:rsidRPr="00011E78">
        <w:rPr>
          <w:b/>
          <w:noProof/>
        </w:rPr>
        <w:t>25</w:t>
      </w:r>
      <w:r w:rsidRPr="00011E78">
        <w:rPr>
          <w:noProof/>
        </w:rPr>
        <w:t>, 343-348 (1996).</w:t>
      </w:r>
    </w:p>
    <w:p w14:paraId="1155768A" w14:textId="77777777" w:rsidR="00011E78" w:rsidRPr="00011E78" w:rsidRDefault="00011E78" w:rsidP="00011E78">
      <w:pPr>
        <w:pStyle w:val="EndNoteBibliography"/>
        <w:spacing w:after="0"/>
        <w:ind w:left="720" w:hanging="720"/>
        <w:rPr>
          <w:noProof/>
        </w:rPr>
      </w:pPr>
      <w:r w:rsidRPr="00011E78">
        <w:rPr>
          <w:noProof/>
        </w:rPr>
        <w:t>18</w:t>
      </w:r>
      <w:r w:rsidRPr="00011E78">
        <w:rPr>
          <w:noProof/>
        </w:rPr>
        <w:tab/>
        <w:t xml:space="preserve">Trudeau, R. Monthly and daily patterns of death. </w:t>
      </w:r>
      <w:r w:rsidRPr="00011E78">
        <w:rPr>
          <w:i/>
          <w:noProof/>
        </w:rPr>
        <w:t>Health Reports-Statistics Canada</w:t>
      </w:r>
      <w:r w:rsidRPr="00011E78">
        <w:rPr>
          <w:noProof/>
        </w:rPr>
        <w:t xml:space="preserve"> </w:t>
      </w:r>
      <w:r w:rsidRPr="00011E78">
        <w:rPr>
          <w:b/>
          <w:noProof/>
        </w:rPr>
        <w:t>9</w:t>
      </w:r>
      <w:r w:rsidRPr="00011E78">
        <w:rPr>
          <w:noProof/>
        </w:rPr>
        <w:t>, 43-52 (1997).</w:t>
      </w:r>
    </w:p>
    <w:p w14:paraId="314F4AE6" w14:textId="77777777" w:rsidR="00011E78" w:rsidRPr="00011E78" w:rsidRDefault="00011E78" w:rsidP="00011E78">
      <w:pPr>
        <w:pStyle w:val="EndNoteBibliography"/>
        <w:spacing w:after="0"/>
        <w:ind w:left="720" w:hanging="720"/>
        <w:rPr>
          <w:noProof/>
        </w:rPr>
      </w:pPr>
      <w:r w:rsidRPr="00011E78">
        <w:rPr>
          <w:noProof/>
        </w:rPr>
        <w:t>19</w:t>
      </w:r>
      <w:r w:rsidRPr="00011E78">
        <w:rPr>
          <w:noProof/>
        </w:rPr>
        <w:tab/>
        <w:t xml:space="preserve">Lerchl, A. Changes in the seasonality of mortality in Germany from 1946 to 1995: the role of temperature. </w:t>
      </w:r>
      <w:r w:rsidRPr="00011E78">
        <w:rPr>
          <w:i/>
          <w:noProof/>
        </w:rPr>
        <w:t>International Journal of Biometeorology</w:t>
      </w:r>
      <w:r w:rsidRPr="00011E78">
        <w:rPr>
          <w:noProof/>
        </w:rPr>
        <w:t xml:space="preserve"> </w:t>
      </w:r>
      <w:r w:rsidRPr="00011E78">
        <w:rPr>
          <w:b/>
          <w:noProof/>
        </w:rPr>
        <w:t>42</w:t>
      </w:r>
      <w:r w:rsidRPr="00011E78">
        <w:rPr>
          <w:noProof/>
        </w:rPr>
        <w:t>, 84-88, doi:DOI 10.1007/s004840050089 (1998).</w:t>
      </w:r>
    </w:p>
    <w:p w14:paraId="74F6C0BC" w14:textId="77777777" w:rsidR="00011E78" w:rsidRPr="00011E78" w:rsidRDefault="00011E78" w:rsidP="00011E78">
      <w:pPr>
        <w:pStyle w:val="EndNoteBibliography"/>
        <w:spacing w:after="0"/>
        <w:ind w:left="720" w:hanging="720"/>
        <w:rPr>
          <w:noProof/>
        </w:rPr>
      </w:pPr>
      <w:r w:rsidRPr="00011E78">
        <w:rPr>
          <w:noProof/>
        </w:rPr>
        <w:t>20</w:t>
      </w:r>
      <w:r w:rsidRPr="00011E78">
        <w:rPr>
          <w:noProof/>
        </w:rPr>
        <w:tab/>
        <w:t>Nakaji, S.</w:t>
      </w:r>
      <w:r w:rsidRPr="00011E78">
        <w:rPr>
          <w:i/>
          <w:noProof/>
        </w:rPr>
        <w:t xml:space="preserve"> et al.</w:t>
      </w:r>
      <w:r w:rsidRPr="00011E78">
        <w:rPr>
          <w:noProof/>
        </w:rPr>
        <w:t xml:space="preserve"> Seasonal changes in mortality rates from main causes of death in Japan. </w:t>
      </w:r>
      <w:r w:rsidRPr="00011E78">
        <w:rPr>
          <w:i/>
          <w:noProof/>
        </w:rPr>
        <w:t>European journal of epidemiology</w:t>
      </w:r>
      <w:r w:rsidRPr="00011E78">
        <w:rPr>
          <w:noProof/>
        </w:rPr>
        <w:t xml:space="preserve"> </w:t>
      </w:r>
      <w:r w:rsidRPr="00011E78">
        <w:rPr>
          <w:b/>
          <w:noProof/>
        </w:rPr>
        <w:t>19</w:t>
      </w:r>
      <w:r w:rsidRPr="00011E78">
        <w:rPr>
          <w:noProof/>
        </w:rPr>
        <w:t>, 905-913 (2004).</w:t>
      </w:r>
    </w:p>
    <w:p w14:paraId="6401C583" w14:textId="77777777" w:rsidR="00011E78" w:rsidRPr="00011E78" w:rsidRDefault="00011E78" w:rsidP="00011E78">
      <w:pPr>
        <w:pStyle w:val="EndNoteBibliography"/>
        <w:spacing w:after="0"/>
        <w:ind w:left="720" w:hanging="720"/>
        <w:rPr>
          <w:noProof/>
        </w:rPr>
      </w:pPr>
      <w:r w:rsidRPr="00011E78">
        <w:rPr>
          <w:noProof/>
        </w:rPr>
        <w:t>21</w:t>
      </w:r>
      <w:r w:rsidRPr="00011E78">
        <w:rPr>
          <w:noProof/>
        </w:rPr>
        <w:tab/>
        <w:t xml:space="preserve">Brown, G., Fearn, V. &amp; Wells, C. Exploratory analysis of seasonal mortality in England and Wales, 1998 to 2007. </w:t>
      </w:r>
      <w:r w:rsidRPr="00011E78">
        <w:rPr>
          <w:i/>
          <w:noProof/>
        </w:rPr>
        <w:t>Health Statistics Quarterly</w:t>
      </w:r>
      <w:r w:rsidRPr="00011E78">
        <w:rPr>
          <w:noProof/>
        </w:rPr>
        <w:t>, 58 (2010).</w:t>
      </w:r>
    </w:p>
    <w:p w14:paraId="750B58E9" w14:textId="77777777" w:rsidR="00011E78" w:rsidRPr="00011E78" w:rsidRDefault="00011E78" w:rsidP="00011E78">
      <w:pPr>
        <w:pStyle w:val="EndNoteBibliography"/>
        <w:spacing w:after="0"/>
        <w:ind w:left="720" w:hanging="720"/>
        <w:rPr>
          <w:noProof/>
        </w:rPr>
      </w:pPr>
      <w:r w:rsidRPr="00011E78">
        <w:rPr>
          <w:noProof/>
        </w:rPr>
        <w:lastRenderedPageBreak/>
        <w:t>22</w:t>
      </w:r>
      <w:r w:rsidRPr="00011E78">
        <w:rPr>
          <w:noProof/>
        </w:rPr>
        <w:tab/>
        <w:t>Marti-Soler, H.</w:t>
      </w:r>
      <w:r w:rsidRPr="00011E78">
        <w:rPr>
          <w:i/>
          <w:noProof/>
        </w:rPr>
        <w:t xml:space="preserve"> et al.</w:t>
      </w:r>
      <w:r w:rsidRPr="00011E78">
        <w:rPr>
          <w:noProof/>
        </w:rPr>
        <w:t xml:space="preserve"> Seasonal Variation of Overall and Cardiovascular Mortality: A Study in 19 Countries from Different Geographic Locations. </w:t>
      </w:r>
      <w:r w:rsidRPr="00011E78">
        <w:rPr>
          <w:i/>
          <w:noProof/>
        </w:rPr>
        <w:t>Plos One</w:t>
      </w:r>
      <w:r w:rsidRPr="00011E78">
        <w:rPr>
          <w:noProof/>
        </w:rPr>
        <w:t xml:space="preserve"> </w:t>
      </w:r>
      <w:r w:rsidRPr="00011E78">
        <w:rPr>
          <w:b/>
          <w:noProof/>
        </w:rPr>
        <w:t>9</w:t>
      </w:r>
      <w:r w:rsidRPr="00011E78">
        <w:rPr>
          <w:noProof/>
        </w:rPr>
        <w:t>, 13, doi:10.1371/journal.pone.0113500 (2014).</w:t>
      </w:r>
    </w:p>
    <w:p w14:paraId="35A8833B" w14:textId="77777777" w:rsidR="00011E78" w:rsidRPr="00011E78" w:rsidRDefault="00011E78" w:rsidP="00011E78">
      <w:pPr>
        <w:pStyle w:val="EndNoteBibliography"/>
        <w:spacing w:after="0"/>
        <w:ind w:left="720" w:hanging="720"/>
        <w:rPr>
          <w:noProof/>
        </w:rPr>
      </w:pPr>
      <w:r w:rsidRPr="00011E78">
        <w:rPr>
          <w:noProof/>
        </w:rPr>
        <w:t>23</w:t>
      </w:r>
      <w:r w:rsidRPr="00011E78">
        <w:rPr>
          <w:noProof/>
        </w:rPr>
        <w:tab/>
        <w:t xml:space="preserve">Bennett, J. E., Blangiardo, M., Fecht, D., Elliott, P. &amp; Ezzati, M. Vulnerability to the mortality effects of warm temperature in the districts of England and Wales. </w:t>
      </w:r>
      <w:r w:rsidRPr="00011E78">
        <w:rPr>
          <w:i/>
          <w:noProof/>
        </w:rPr>
        <w:t>Nature Climate Change</w:t>
      </w:r>
      <w:r w:rsidRPr="00011E78">
        <w:rPr>
          <w:noProof/>
        </w:rPr>
        <w:t xml:space="preserve"> </w:t>
      </w:r>
      <w:r w:rsidRPr="00011E78">
        <w:rPr>
          <w:b/>
          <w:noProof/>
        </w:rPr>
        <w:t>4</w:t>
      </w:r>
      <w:r w:rsidRPr="00011E78">
        <w:rPr>
          <w:noProof/>
        </w:rPr>
        <w:t>, 269-273, doi:10.1038/nclimate2123 (2014).</w:t>
      </w:r>
    </w:p>
    <w:p w14:paraId="5756D6FB" w14:textId="77777777" w:rsidR="00011E78" w:rsidRPr="00011E78" w:rsidRDefault="00011E78" w:rsidP="00011E78">
      <w:pPr>
        <w:pStyle w:val="EndNoteBibliography"/>
        <w:spacing w:after="0"/>
        <w:ind w:left="720" w:hanging="720"/>
        <w:rPr>
          <w:noProof/>
        </w:rPr>
      </w:pPr>
      <w:r w:rsidRPr="00011E78">
        <w:rPr>
          <w:noProof/>
        </w:rPr>
        <w:t>24</w:t>
      </w:r>
      <w:r w:rsidRPr="00011E78">
        <w:rPr>
          <w:noProof/>
        </w:rPr>
        <w:tab/>
        <w:t xml:space="preserve">Moy, C. M., Seltzer, G. O., Rodbell, D. T. &amp; Anderson, D. M. Variability of El Nino/Southern Oscillation activity at millennial timescales during the Holocene epoch. </w:t>
      </w:r>
      <w:r w:rsidRPr="00011E78">
        <w:rPr>
          <w:i/>
          <w:noProof/>
        </w:rPr>
        <w:t>Nature</w:t>
      </w:r>
      <w:r w:rsidRPr="00011E78">
        <w:rPr>
          <w:noProof/>
        </w:rPr>
        <w:t xml:space="preserve"> </w:t>
      </w:r>
      <w:r w:rsidRPr="00011E78">
        <w:rPr>
          <w:b/>
          <w:noProof/>
        </w:rPr>
        <w:t>420</w:t>
      </w:r>
      <w:r w:rsidRPr="00011E78">
        <w:rPr>
          <w:noProof/>
        </w:rPr>
        <w:t>, 162-165, doi:10.1038/nature01194 (2002).</w:t>
      </w:r>
    </w:p>
    <w:p w14:paraId="55D3DAD9" w14:textId="77777777" w:rsidR="00011E78" w:rsidRPr="00011E78" w:rsidRDefault="00011E78" w:rsidP="00011E78">
      <w:pPr>
        <w:pStyle w:val="EndNoteBibliography"/>
        <w:spacing w:after="0"/>
        <w:ind w:left="720" w:hanging="720"/>
        <w:rPr>
          <w:noProof/>
        </w:rPr>
      </w:pPr>
      <w:r w:rsidRPr="00011E78">
        <w:rPr>
          <w:noProof/>
        </w:rPr>
        <w:t>25</w:t>
      </w:r>
      <w:r w:rsidRPr="00011E78">
        <w:rPr>
          <w:noProof/>
        </w:rPr>
        <w:tab/>
        <w:t xml:space="preserve">Grenfell, B., Bjørnstad, O. &amp; Kappey, J. Travelling waves and spatial hierarchies in measles epidemics. </w:t>
      </w:r>
      <w:r w:rsidRPr="00011E78">
        <w:rPr>
          <w:i/>
          <w:noProof/>
        </w:rPr>
        <w:t>Nature</w:t>
      </w:r>
      <w:r w:rsidRPr="00011E78">
        <w:rPr>
          <w:noProof/>
        </w:rPr>
        <w:t xml:space="preserve"> </w:t>
      </w:r>
      <w:r w:rsidRPr="00011E78">
        <w:rPr>
          <w:b/>
          <w:noProof/>
        </w:rPr>
        <w:t>414</w:t>
      </w:r>
      <w:r w:rsidRPr="00011E78">
        <w:rPr>
          <w:noProof/>
        </w:rPr>
        <w:t>, 716-723 (2001).</w:t>
      </w:r>
    </w:p>
    <w:p w14:paraId="283FA3C3" w14:textId="77777777" w:rsidR="00011E78" w:rsidRPr="00011E78" w:rsidRDefault="00011E78" w:rsidP="00011E78">
      <w:pPr>
        <w:pStyle w:val="EndNoteBibliography"/>
        <w:spacing w:after="0"/>
        <w:ind w:left="720" w:hanging="720"/>
        <w:rPr>
          <w:noProof/>
        </w:rPr>
      </w:pPr>
      <w:r w:rsidRPr="00011E78">
        <w:rPr>
          <w:noProof/>
        </w:rPr>
        <w:t>26</w:t>
      </w:r>
      <w:r w:rsidRPr="00011E78">
        <w:rPr>
          <w:noProof/>
        </w:rPr>
        <w:tab/>
        <w:t>Cazelles, B.</w:t>
      </w:r>
      <w:r w:rsidRPr="00011E78">
        <w:rPr>
          <w:i/>
          <w:noProof/>
        </w:rPr>
        <w:t xml:space="preserve"> et al.</w:t>
      </w:r>
      <w:r w:rsidRPr="00011E78">
        <w:rPr>
          <w:noProof/>
        </w:rPr>
        <w:t xml:space="preserve"> Wavelet analysis of ecological time series. </w:t>
      </w:r>
      <w:r w:rsidRPr="00011E78">
        <w:rPr>
          <w:i/>
          <w:noProof/>
        </w:rPr>
        <w:t>Oecologia</w:t>
      </w:r>
      <w:r w:rsidRPr="00011E78">
        <w:rPr>
          <w:noProof/>
        </w:rPr>
        <w:t xml:space="preserve"> </w:t>
      </w:r>
      <w:r w:rsidRPr="00011E78">
        <w:rPr>
          <w:b/>
          <w:noProof/>
        </w:rPr>
        <w:t>156</w:t>
      </w:r>
      <w:r w:rsidRPr="00011E78">
        <w:rPr>
          <w:noProof/>
        </w:rPr>
        <w:t>, 287-304 (2008).</w:t>
      </w:r>
    </w:p>
    <w:p w14:paraId="738B39AA" w14:textId="77777777" w:rsidR="00011E78" w:rsidRPr="00011E78" w:rsidRDefault="00011E78" w:rsidP="00011E78">
      <w:pPr>
        <w:pStyle w:val="EndNoteBibliography"/>
        <w:spacing w:after="0"/>
        <w:ind w:left="720" w:hanging="720"/>
        <w:rPr>
          <w:noProof/>
        </w:rPr>
      </w:pPr>
      <w:r w:rsidRPr="00011E78">
        <w:rPr>
          <w:noProof/>
        </w:rPr>
        <w:t>27</w:t>
      </w:r>
      <w:r w:rsidRPr="00011E78">
        <w:rPr>
          <w:noProof/>
        </w:rPr>
        <w:tab/>
        <w:t xml:space="preserve">National Center for Health Statistics. Leading causes of death and numbers of deaths, by sex, race, and Hispanic origin: United States, 1980 and 2010. </w:t>
      </w:r>
      <w:r w:rsidRPr="00011E78">
        <w:rPr>
          <w:i/>
          <w:noProof/>
        </w:rPr>
        <w:t>National Center for Health Statistics (NCHS)</w:t>
      </w:r>
      <w:r w:rsidRPr="00011E78">
        <w:rPr>
          <w:noProof/>
        </w:rPr>
        <w:t xml:space="preserve"> (2012).</w:t>
      </w:r>
    </w:p>
    <w:p w14:paraId="732116E6" w14:textId="77777777" w:rsidR="00011E78" w:rsidRPr="00011E78" w:rsidRDefault="00011E78" w:rsidP="00011E78">
      <w:pPr>
        <w:pStyle w:val="EndNoteBibliography"/>
        <w:spacing w:after="0"/>
        <w:ind w:left="720" w:hanging="720"/>
        <w:rPr>
          <w:noProof/>
        </w:rPr>
      </w:pPr>
      <w:r w:rsidRPr="00011E78">
        <w:rPr>
          <w:noProof/>
        </w:rPr>
        <w:t>28</w:t>
      </w:r>
      <w:r w:rsidRPr="00011E78">
        <w:rPr>
          <w:noProof/>
        </w:rPr>
        <w:tab/>
        <w:t xml:space="preserve">National Highway Traffic Safety Administration. Trend and Pattern Analysis of Highway Crash Fatality By Month and Day. </w:t>
      </w:r>
      <w:r w:rsidRPr="00011E78">
        <w:rPr>
          <w:i/>
          <w:noProof/>
        </w:rPr>
        <w:t>National Center for Statistics and Analysis</w:t>
      </w:r>
      <w:r w:rsidRPr="00011E78">
        <w:rPr>
          <w:noProof/>
        </w:rPr>
        <w:t xml:space="preserve"> (2005).</w:t>
      </w:r>
    </w:p>
    <w:p w14:paraId="693D9776" w14:textId="77777777" w:rsidR="00011E78" w:rsidRPr="00011E78" w:rsidRDefault="00011E78" w:rsidP="00011E78">
      <w:pPr>
        <w:pStyle w:val="EndNoteBibliography"/>
        <w:spacing w:after="0"/>
        <w:ind w:left="720" w:hanging="720"/>
        <w:rPr>
          <w:noProof/>
        </w:rPr>
      </w:pPr>
      <w:r w:rsidRPr="00011E78">
        <w:rPr>
          <w:noProof/>
        </w:rPr>
        <w:t>29</w:t>
      </w:r>
      <w:r w:rsidRPr="00011E78">
        <w:rPr>
          <w:noProof/>
        </w:rPr>
        <w:tab/>
        <w:t xml:space="preserve">MacDorman, M. F. &amp; Rosenberg, H. M. Trends in infant mortality by cause of death and other characteristics, 1960-88. </w:t>
      </w:r>
      <w:r w:rsidRPr="00011E78">
        <w:rPr>
          <w:i/>
          <w:noProof/>
        </w:rPr>
        <w:t>Vital Health Stat 20</w:t>
      </w:r>
      <w:r w:rsidRPr="00011E78">
        <w:rPr>
          <w:noProof/>
        </w:rPr>
        <w:t>, 1-57 (1993).</w:t>
      </w:r>
    </w:p>
    <w:p w14:paraId="4325C752" w14:textId="77777777" w:rsidR="00011E78" w:rsidRPr="00011E78" w:rsidRDefault="00011E78" w:rsidP="00011E78">
      <w:pPr>
        <w:pStyle w:val="EndNoteBibliography"/>
        <w:spacing w:after="0"/>
        <w:ind w:left="720" w:hanging="720"/>
        <w:rPr>
          <w:noProof/>
        </w:rPr>
      </w:pPr>
      <w:r w:rsidRPr="00011E78">
        <w:rPr>
          <w:noProof/>
        </w:rPr>
        <w:t>30</w:t>
      </w:r>
      <w:r w:rsidRPr="00011E78">
        <w:rPr>
          <w:noProof/>
        </w:rPr>
        <w:tab/>
        <w:t xml:space="preserve">Matthews, T. J., MacDorman, M. F. &amp; Thoma, M. E. Infant Mortality Statistics From the 2013 Period Linked Birth/Infant Death Data Set. </w:t>
      </w:r>
      <w:r w:rsidRPr="00011E78">
        <w:rPr>
          <w:i/>
          <w:noProof/>
        </w:rPr>
        <w:t>Natl Vital Stat Rep</w:t>
      </w:r>
      <w:r w:rsidRPr="00011E78">
        <w:rPr>
          <w:noProof/>
        </w:rPr>
        <w:t xml:space="preserve"> </w:t>
      </w:r>
      <w:r w:rsidRPr="00011E78">
        <w:rPr>
          <w:b/>
          <w:noProof/>
        </w:rPr>
        <w:t>64</w:t>
      </w:r>
      <w:r w:rsidRPr="00011E78">
        <w:rPr>
          <w:noProof/>
        </w:rPr>
        <w:t>, 1-30 (2015).</w:t>
      </w:r>
    </w:p>
    <w:p w14:paraId="3EAFBAB6" w14:textId="77777777" w:rsidR="00011E78" w:rsidRPr="00011E78" w:rsidRDefault="00011E78" w:rsidP="00011E78">
      <w:pPr>
        <w:pStyle w:val="EndNoteBibliography"/>
        <w:spacing w:after="0"/>
        <w:ind w:left="720" w:hanging="720"/>
        <w:rPr>
          <w:noProof/>
        </w:rPr>
      </w:pPr>
      <w:r w:rsidRPr="00011E78">
        <w:rPr>
          <w:noProof/>
        </w:rPr>
        <w:t>31</w:t>
      </w:r>
      <w:r w:rsidRPr="00011E78">
        <w:rPr>
          <w:noProof/>
        </w:rPr>
        <w:tab/>
        <w:t xml:space="preserve">Public Health England. The cold weather plan for England. </w:t>
      </w:r>
      <w:r w:rsidRPr="00011E78">
        <w:rPr>
          <w:i/>
          <w:noProof/>
        </w:rPr>
        <w:t>Public Health England</w:t>
      </w:r>
      <w:r w:rsidRPr="00011E78">
        <w:rPr>
          <w:noProof/>
        </w:rPr>
        <w:t xml:space="preserve"> (2016).</w:t>
      </w:r>
    </w:p>
    <w:p w14:paraId="2892AB34" w14:textId="77777777" w:rsidR="00011E78" w:rsidRPr="00011E78" w:rsidRDefault="00011E78" w:rsidP="00011E78">
      <w:pPr>
        <w:pStyle w:val="EndNoteBibliography"/>
        <w:spacing w:after="0"/>
        <w:ind w:left="720" w:hanging="720"/>
        <w:rPr>
          <w:noProof/>
        </w:rPr>
      </w:pPr>
      <w:r w:rsidRPr="00011E78">
        <w:rPr>
          <w:noProof/>
        </w:rPr>
        <w:t>32</w:t>
      </w:r>
      <w:r w:rsidRPr="00011E78">
        <w:rPr>
          <w:noProof/>
        </w:rPr>
        <w:tab/>
        <w:t>Morris, M. E.</w:t>
      </w:r>
      <w:r w:rsidRPr="00011E78">
        <w:rPr>
          <w:i/>
          <w:noProof/>
        </w:rPr>
        <w:t xml:space="preserve"> et al.</w:t>
      </w:r>
      <w:r w:rsidRPr="00011E78">
        <w:rPr>
          <w:noProof/>
        </w:rPr>
        <w:t xml:space="preserve"> Smart-home technologies to assist older people to live well at home. </w:t>
      </w:r>
      <w:r w:rsidRPr="00011E78">
        <w:rPr>
          <w:i/>
          <w:noProof/>
        </w:rPr>
        <w:t>Journal of aging science</w:t>
      </w:r>
      <w:r w:rsidRPr="00011E78">
        <w:rPr>
          <w:noProof/>
        </w:rPr>
        <w:t xml:space="preserve"> </w:t>
      </w:r>
      <w:r w:rsidRPr="00011E78">
        <w:rPr>
          <w:b/>
          <w:noProof/>
        </w:rPr>
        <w:t>1</w:t>
      </w:r>
      <w:r w:rsidRPr="00011E78">
        <w:rPr>
          <w:noProof/>
        </w:rPr>
        <w:t>, 1-9 (2013).</w:t>
      </w:r>
    </w:p>
    <w:p w14:paraId="6A83B97F" w14:textId="77777777" w:rsidR="00011E78" w:rsidRPr="00011E78" w:rsidRDefault="00011E78" w:rsidP="00011E78">
      <w:pPr>
        <w:pStyle w:val="EndNoteBibliography"/>
        <w:spacing w:after="0"/>
        <w:ind w:left="720" w:hanging="720"/>
        <w:rPr>
          <w:noProof/>
        </w:rPr>
      </w:pPr>
      <w:r w:rsidRPr="00011E78">
        <w:rPr>
          <w:noProof/>
        </w:rPr>
        <w:t>33</w:t>
      </w:r>
      <w:r w:rsidRPr="00011E78">
        <w:rPr>
          <w:noProof/>
        </w:rPr>
        <w:tab/>
        <w:t>Ingram, D. D.</w:t>
      </w:r>
      <w:r w:rsidRPr="00011E78">
        <w:rPr>
          <w:i/>
          <w:noProof/>
        </w:rPr>
        <w:t xml:space="preserve"> et al.</w:t>
      </w:r>
      <w:r w:rsidRPr="00011E78">
        <w:rPr>
          <w:noProof/>
        </w:rPr>
        <w:t xml:space="preserve"> United States Census 2000 population with bridged race categories. </w:t>
      </w:r>
      <w:r w:rsidRPr="00011E78">
        <w:rPr>
          <w:i/>
          <w:noProof/>
        </w:rPr>
        <w:t>Vital and health statistics. Series 2, Data evaluation and methods research</w:t>
      </w:r>
      <w:r w:rsidRPr="00011E78">
        <w:rPr>
          <w:noProof/>
        </w:rPr>
        <w:t>, 1-55 (2003).</w:t>
      </w:r>
    </w:p>
    <w:p w14:paraId="1A001D0E" w14:textId="77777777" w:rsidR="00011E78" w:rsidRPr="00011E78" w:rsidRDefault="00011E78" w:rsidP="00011E78">
      <w:pPr>
        <w:pStyle w:val="EndNoteBibliography"/>
        <w:ind w:left="720" w:hanging="720"/>
        <w:rPr>
          <w:noProof/>
        </w:rPr>
      </w:pPr>
      <w:r w:rsidRPr="00011E78">
        <w:rPr>
          <w:noProof/>
        </w:rPr>
        <w:t>34</w:t>
      </w:r>
      <w:r w:rsidRPr="00011E78">
        <w:rPr>
          <w:noProof/>
        </w:rPr>
        <w:tab/>
        <w:t xml:space="preserve">Karl, T. &amp; Koss, W. J. Regional and national monthly, seasonal, and annual temperature weighted by area, 1895-1983. </w:t>
      </w:r>
      <w:r w:rsidRPr="00011E78">
        <w:rPr>
          <w:i/>
          <w:noProof/>
        </w:rPr>
        <w:t>National Climatic Data Center</w:t>
      </w:r>
      <w:r w:rsidRPr="00011E78">
        <w:rPr>
          <w:noProof/>
        </w:rPr>
        <w:t xml:space="preserve"> (1984).</w:t>
      </w:r>
    </w:p>
    <w:p w14:paraId="6317C9EC" w14:textId="5A701C72" w:rsidR="00E36439" w:rsidRPr="00937A23" w:rsidRDefault="002C5FB9" w:rsidP="00E3416C">
      <w:pPr>
        <w:pStyle w:val="EndNoteBibliography"/>
        <w:spacing w:after="0"/>
        <w:ind w:left="720" w:hanging="720"/>
        <w:rPr>
          <w:rFonts w:ascii="Times New Roman" w:hAnsi="Times New Roman"/>
          <w:sz w:val="24"/>
          <w:szCs w:val="24"/>
        </w:rPr>
      </w:pPr>
      <w:r w:rsidRPr="00937A23">
        <w:rPr>
          <w:rFonts w:ascii="Times New Roman" w:hAnsi="Times New Roman"/>
          <w:sz w:val="24"/>
          <w:szCs w:val="24"/>
        </w:rPr>
        <w:fldChar w:fldCharType="end"/>
      </w:r>
    </w:p>
    <w:p w14:paraId="768D3587" w14:textId="3507B3AD" w:rsidR="00A714AB" w:rsidRPr="00CF4E04" w:rsidRDefault="007825A4" w:rsidP="0088197D">
      <w:pPr>
        <w:spacing w:after="0"/>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r w:rsidR="00A714AB" w:rsidRPr="00CF4E04">
        <w:rPr>
          <w:rFonts w:ascii="Times New Roman" w:hAnsi="Times New Roman"/>
          <w:sz w:val="24"/>
          <w:szCs w:val="24"/>
        </w:rPr>
        <w:lastRenderedPageBreak/>
        <w:t>Correspondence and requests for materials should be addressed to ME.</w:t>
      </w:r>
    </w:p>
    <w:p w14:paraId="224B750E" w14:textId="77777777" w:rsidR="00A714AB" w:rsidRPr="00CF4E04" w:rsidRDefault="00A714AB" w:rsidP="003F6B5D">
      <w:pPr>
        <w:spacing w:after="0" w:line="480" w:lineRule="auto"/>
        <w:rPr>
          <w:rFonts w:ascii="Times New Roman" w:hAnsi="Times New Roman"/>
          <w:b/>
          <w:sz w:val="24"/>
          <w:szCs w:val="24"/>
        </w:rPr>
      </w:pPr>
    </w:p>
    <w:p w14:paraId="43D65B0D" w14:textId="77777777" w:rsidR="00A714AB" w:rsidRPr="00CF4E04" w:rsidRDefault="00A714AB" w:rsidP="00B938DB">
      <w:pPr>
        <w:spacing w:after="0" w:line="480" w:lineRule="auto"/>
        <w:rPr>
          <w:rFonts w:ascii="Times New Roman" w:hAnsi="Times New Roman"/>
          <w:b/>
          <w:sz w:val="24"/>
          <w:szCs w:val="24"/>
        </w:rPr>
      </w:pPr>
      <w:r w:rsidRPr="00CF4E04">
        <w:rPr>
          <w:rFonts w:ascii="Times New Roman" w:hAnsi="Times New Roman"/>
          <w:b/>
          <w:sz w:val="24"/>
          <w:szCs w:val="24"/>
        </w:rPr>
        <w:t xml:space="preserve">Acknowledgments </w:t>
      </w:r>
    </w:p>
    <w:p w14:paraId="065FE98A" w14:textId="77777777" w:rsidR="00484658" w:rsidRPr="00CF4E04" w:rsidRDefault="00484658" w:rsidP="00484658">
      <w:pPr>
        <w:spacing w:after="0" w:line="480" w:lineRule="auto"/>
        <w:rPr>
          <w:rFonts w:ascii="Times New Roman" w:hAnsi="Times New Roman"/>
          <w:sz w:val="24"/>
          <w:szCs w:val="24"/>
        </w:rPr>
      </w:pPr>
      <w:r w:rsidRPr="00CF4E04">
        <w:rPr>
          <w:rFonts w:ascii="Times New Roman" w:hAnsi="Times New Roman"/>
          <w:sz w:val="24"/>
          <w:szCs w:val="24"/>
        </w:rPr>
        <w:t xml:space="preserve">Robbie Parks is supported by a </w:t>
      </w:r>
      <w:proofErr w:type="spellStart"/>
      <w:r w:rsidRPr="00CF4E04">
        <w:rPr>
          <w:rFonts w:ascii="Times New Roman" w:hAnsi="Times New Roman"/>
          <w:sz w:val="24"/>
          <w:szCs w:val="24"/>
        </w:rPr>
        <w:t>Wellcome</w:t>
      </w:r>
      <w:proofErr w:type="spellEnd"/>
      <w:r w:rsidRPr="00CF4E04">
        <w:rPr>
          <w:rFonts w:ascii="Times New Roman" w:hAnsi="Times New Roman"/>
          <w:sz w:val="24"/>
          <w:szCs w:val="24"/>
        </w:rPr>
        <w:t xml:space="preserve"> Trust ISSF Studentship. Work on the US mortality data is supported by a grant from US Environmental Protection Agency.</w:t>
      </w:r>
    </w:p>
    <w:p w14:paraId="084D3742" w14:textId="77777777" w:rsidR="00A714AB" w:rsidRPr="00CF4E04" w:rsidRDefault="00A714AB">
      <w:pPr>
        <w:spacing w:after="0" w:line="480" w:lineRule="auto"/>
        <w:rPr>
          <w:rFonts w:ascii="Times New Roman" w:hAnsi="Times New Roman"/>
          <w:b/>
          <w:sz w:val="24"/>
          <w:szCs w:val="24"/>
        </w:rPr>
      </w:pPr>
    </w:p>
    <w:p w14:paraId="154DA3EA" w14:textId="77777777" w:rsidR="00A714AB" w:rsidRPr="00CF4E04" w:rsidRDefault="00A714AB">
      <w:pPr>
        <w:spacing w:after="0" w:line="480" w:lineRule="auto"/>
        <w:rPr>
          <w:rFonts w:ascii="Times New Roman" w:hAnsi="Times New Roman"/>
          <w:b/>
          <w:sz w:val="24"/>
          <w:szCs w:val="24"/>
        </w:rPr>
      </w:pPr>
      <w:r w:rsidRPr="00CF4E04">
        <w:rPr>
          <w:rFonts w:ascii="Times New Roman" w:hAnsi="Times New Roman"/>
          <w:b/>
          <w:sz w:val="24"/>
          <w:szCs w:val="24"/>
        </w:rPr>
        <w:t>Author contributions</w:t>
      </w:r>
    </w:p>
    <w:p w14:paraId="5E95FFAE" w14:textId="6B53AEE4" w:rsidR="00A714AB" w:rsidRPr="00CF4E04" w:rsidRDefault="002426C9">
      <w:pPr>
        <w:spacing w:after="0" w:line="480" w:lineRule="auto"/>
        <w:rPr>
          <w:rFonts w:ascii="Times New Roman" w:hAnsi="Times New Roman"/>
          <w:sz w:val="24"/>
          <w:szCs w:val="24"/>
        </w:rPr>
      </w:pPr>
      <w:r w:rsidRPr="00CF4E04">
        <w:rPr>
          <w:rFonts w:ascii="Times New Roman" w:hAnsi="Times New Roman"/>
          <w:sz w:val="24"/>
          <w:szCs w:val="24"/>
        </w:rPr>
        <w:t>All authors contributed to</w:t>
      </w:r>
      <w:r w:rsidR="00601CF3" w:rsidRPr="00CF4E04">
        <w:rPr>
          <w:rFonts w:ascii="Times New Roman" w:hAnsi="Times New Roman"/>
          <w:sz w:val="24"/>
          <w:szCs w:val="24"/>
        </w:rPr>
        <w:t xml:space="preserve"> study concept</w:t>
      </w:r>
      <w:r w:rsidRPr="00CF4E04">
        <w:rPr>
          <w:rFonts w:ascii="Times New Roman" w:hAnsi="Times New Roman"/>
          <w:sz w:val="24"/>
          <w:szCs w:val="24"/>
        </w:rPr>
        <w:t xml:space="preserve">, </w:t>
      </w:r>
      <w:r w:rsidR="00A714AB" w:rsidRPr="00CF4E04">
        <w:rPr>
          <w:rFonts w:ascii="Times New Roman" w:hAnsi="Times New Roman"/>
          <w:sz w:val="24"/>
          <w:szCs w:val="24"/>
        </w:rPr>
        <w:t>analytical approach</w:t>
      </w:r>
      <w:r w:rsidRPr="00CF4E04">
        <w:rPr>
          <w:rFonts w:ascii="Times New Roman" w:hAnsi="Times New Roman"/>
          <w:sz w:val="24"/>
          <w:szCs w:val="24"/>
        </w:rPr>
        <w:t>, and interpretation of results</w:t>
      </w:r>
      <w:r w:rsidR="00A714AB" w:rsidRPr="00CF4E04">
        <w:rPr>
          <w:rFonts w:ascii="Times New Roman" w:hAnsi="Times New Roman"/>
          <w:sz w:val="24"/>
          <w:szCs w:val="24"/>
        </w:rPr>
        <w:t xml:space="preserve">. </w:t>
      </w:r>
      <w:r w:rsidR="0098685A" w:rsidRPr="00CF4E04">
        <w:rPr>
          <w:rFonts w:ascii="Times New Roman" w:hAnsi="Times New Roman"/>
          <w:sz w:val="24"/>
          <w:szCs w:val="24"/>
        </w:rPr>
        <w:t>RP</w:t>
      </w:r>
      <w:r w:rsidR="001654F0" w:rsidRPr="00CF4E04">
        <w:rPr>
          <w:rFonts w:ascii="Times New Roman" w:hAnsi="Times New Roman"/>
          <w:sz w:val="24"/>
          <w:szCs w:val="24"/>
        </w:rPr>
        <w:t xml:space="preserve"> and ME</w:t>
      </w:r>
      <w:r w:rsidR="00A714AB" w:rsidRPr="00CF4E04">
        <w:rPr>
          <w:rFonts w:ascii="Times New Roman" w:hAnsi="Times New Roman"/>
          <w:sz w:val="24"/>
          <w:szCs w:val="24"/>
        </w:rPr>
        <w:t xml:space="preserve"> </w:t>
      </w:r>
      <w:r w:rsidR="0098685A" w:rsidRPr="00CF4E04">
        <w:rPr>
          <w:rFonts w:ascii="Times New Roman" w:hAnsi="Times New Roman"/>
          <w:sz w:val="24"/>
          <w:szCs w:val="24"/>
        </w:rPr>
        <w:t xml:space="preserve">collated and </w:t>
      </w:r>
      <w:r w:rsidR="00FA0046" w:rsidRPr="00CF4E04">
        <w:rPr>
          <w:rFonts w:ascii="Times New Roman" w:hAnsi="Times New Roman"/>
          <w:sz w:val="24"/>
          <w:szCs w:val="24"/>
        </w:rPr>
        <w:t>organised mortality files</w:t>
      </w:r>
      <w:r w:rsidR="00A714AB" w:rsidRPr="00CF4E04">
        <w:rPr>
          <w:rFonts w:ascii="Times New Roman" w:hAnsi="Times New Roman"/>
          <w:sz w:val="24"/>
          <w:szCs w:val="24"/>
        </w:rPr>
        <w:t xml:space="preserve">. </w:t>
      </w:r>
      <w:r w:rsidR="0098685A" w:rsidRPr="00CF4E04">
        <w:rPr>
          <w:rFonts w:ascii="Times New Roman" w:hAnsi="Times New Roman"/>
          <w:sz w:val="24"/>
          <w:szCs w:val="24"/>
        </w:rPr>
        <w:t>RP</w:t>
      </w:r>
      <w:r w:rsidR="00A714AB" w:rsidRPr="00CF4E04">
        <w:rPr>
          <w:rFonts w:ascii="Times New Roman" w:hAnsi="Times New Roman"/>
          <w:sz w:val="24"/>
          <w:szCs w:val="24"/>
        </w:rPr>
        <w:t xml:space="preserve"> </w:t>
      </w:r>
      <w:r w:rsidR="0098685A" w:rsidRPr="00CF4E04">
        <w:rPr>
          <w:rFonts w:ascii="Times New Roman" w:hAnsi="Times New Roman"/>
          <w:sz w:val="24"/>
          <w:szCs w:val="24"/>
        </w:rPr>
        <w:t xml:space="preserve">performed </w:t>
      </w:r>
      <w:r w:rsidR="003A12B6" w:rsidRPr="00CF4E04">
        <w:rPr>
          <w:rFonts w:ascii="Times New Roman" w:hAnsi="Times New Roman"/>
          <w:sz w:val="24"/>
          <w:szCs w:val="24"/>
        </w:rPr>
        <w:t>the</w:t>
      </w:r>
      <w:r w:rsidR="0098685A" w:rsidRPr="00CF4E04">
        <w:rPr>
          <w:rFonts w:ascii="Times New Roman" w:hAnsi="Times New Roman"/>
          <w:sz w:val="24"/>
          <w:szCs w:val="24"/>
        </w:rPr>
        <w:t xml:space="preserve"> analysis</w:t>
      </w:r>
      <w:r w:rsidR="00A714AB" w:rsidRPr="00CF4E04">
        <w:rPr>
          <w:rFonts w:ascii="Times New Roman" w:hAnsi="Times New Roman"/>
          <w:sz w:val="24"/>
          <w:szCs w:val="24"/>
        </w:rPr>
        <w:t xml:space="preserve">. </w:t>
      </w:r>
      <w:r w:rsidR="0098685A" w:rsidRPr="00CF4E04">
        <w:rPr>
          <w:rFonts w:ascii="Times New Roman" w:hAnsi="Times New Roman"/>
          <w:sz w:val="24"/>
          <w:szCs w:val="24"/>
        </w:rPr>
        <w:t>RP</w:t>
      </w:r>
      <w:r w:rsidR="00A714AB" w:rsidRPr="00CF4E04">
        <w:rPr>
          <w:rFonts w:ascii="Times New Roman" w:hAnsi="Times New Roman"/>
          <w:sz w:val="24"/>
          <w:szCs w:val="24"/>
        </w:rPr>
        <w:t xml:space="preserve"> and ME wrote the first draft of the paper</w:t>
      </w:r>
      <w:r w:rsidRPr="00CF4E04">
        <w:rPr>
          <w:rFonts w:ascii="Times New Roman" w:hAnsi="Times New Roman"/>
          <w:sz w:val="24"/>
          <w:szCs w:val="24"/>
        </w:rPr>
        <w:t>, with input from the other authors</w:t>
      </w:r>
      <w:r w:rsidR="00A714AB" w:rsidRPr="00CF4E04">
        <w:rPr>
          <w:rFonts w:ascii="Times New Roman" w:hAnsi="Times New Roman"/>
          <w:sz w:val="24"/>
          <w:szCs w:val="24"/>
        </w:rPr>
        <w:t xml:space="preserve">. </w:t>
      </w:r>
    </w:p>
    <w:p w14:paraId="3B7E8E7A" w14:textId="77777777" w:rsidR="00A714AB" w:rsidRPr="00CF4E04" w:rsidRDefault="00A714AB">
      <w:pPr>
        <w:spacing w:after="0" w:line="480" w:lineRule="auto"/>
        <w:rPr>
          <w:rFonts w:ascii="Times New Roman" w:hAnsi="Times New Roman"/>
          <w:sz w:val="24"/>
          <w:szCs w:val="24"/>
        </w:rPr>
      </w:pPr>
    </w:p>
    <w:p w14:paraId="012CB71D" w14:textId="77777777" w:rsidR="00A714AB" w:rsidRPr="00CF4E04" w:rsidRDefault="00A714AB">
      <w:pPr>
        <w:spacing w:after="0" w:line="480" w:lineRule="auto"/>
        <w:rPr>
          <w:rFonts w:ascii="Times New Roman" w:hAnsi="Times New Roman"/>
          <w:b/>
          <w:sz w:val="24"/>
          <w:szCs w:val="24"/>
        </w:rPr>
      </w:pPr>
      <w:r w:rsidRPr="00CF4E04">
        <w:rPr>
          <w:rFonts w:ascii="Times New Roman" w:hAnsi="Times New Roman"/>
          <w:b/>
          <w:sz w:val="24"/>
          <w:szCs w:val="24"/>
        </w:rPr>
        <w:t>Competing interests</w:t>
      </w:r>
    </w:p>
    <w:p w14:paraId="2B799061" w14:textId="77777777" w:rsidR="00A714AB" w:rsidRPr="00CF4E04" w:rsidRDefault="00A714AB">
      <w:pPr>
        <w:spacing w:after="0" w:line="480" w:lineRule="auto"/>
        <w:rPr>
          <w:rFonts w:ascii="Times New Roman" w:hAnsi="Times New Roman"/>
          <w:sz w:val="24"/>
          <w:szCs w:val="24"/>
        </w:rPr>
      </w:pPr>
      <w:r w:rsidRPr="00CF4E04">
        <w:rPr>
          <w:rFonts w:ascii="Times New Roman" w:hAnsi="Times New Roman"/>
          <w:sz w:val="24"/>
          <w:szCs w:val="24"/>
        </w:rPr>
        <w:t>None</w:t>
      </w:r>
    </w:p>
    <w:p w14:paraId="262EDD77" w14:textId="77777777" w:rsidR="00A714AB" w:rsidRPr="00CF4E04" w:rsidRDefault="00A714AB" w:rsidP="0088197D">
      <w:pPr>
        <w:spacing w:after="0" w:line="480" w:lineRule="auto"/>
        <w:rPr>
          <w:rFonts w:ascii="Times New Roman" w:hAnsi="Times New Roman"/>
          <w:b/>
          <w:color w:val="000000" w:themeColor="text1"/>
          <w:sz w:val="24"/>
          <w:szCs w:val="24"/>
        </w:rPr>
      </w:pPr>
    </w:p>
    <w:p w14:paraId="6EF2E021" w14:textId="77867F17" w:rsidR="0077413A" w:rsidRPr="00CF4E04" w:rsidRDefault="0077413A" w:rsidP="0088197D">
      <w:pPr>
        <w:spacing w:after="0" w:line="480" w:lineRule="auto"/>
        <w:rPr>
          <w:rFonts w:ascii="Times New Roman" w:hAnsi="Times New Roman"/>
          <w:b/>
          <w:color w:val="000000" w:themeColor="text1"/>
          <w:sz w:val="24"/>
          <w:szCs w:val="24"/>
        </w:rPr>
      </w:pPr>
      <w:r w:rsidRPr="00CF4E04">
        <w:rPr>
          <w:rFonts w:ascii="Times New Roman" w:hAnsi="Times New Roman"/>
          <w:b/>
          <w:color w:val="000000" w:themeColor="text1"/>
          <w:sz w:val="24"/>
          <w:szCs w:val="24"/>
        </w:rPr>
        <w:br w:type="page"/>
      </w:r>
    </w:p>
    <w:p w14:paraId="42626143" w14:textId="08718A3D" w:rsidR="00AF52C5" w:rsidRPr="00CF4E04" w:rsidRDefault="000475BD" w:rsidP="0088197D">
      <w:pPr>
        <w:spacing w:after="0" w:line="480" w:lineRule="auto"/>
        <w:rPr>
          <w:rFonts w:ascii="Times New Roman" w:hAnsi="Times New Roman"/>
          <w:color w:val="000000" w:themeColor="text1"/>
          <w:sz w:val="24"/>
          <w:szCs w:val="24"/>
        </w:rPr>
      </w:pPr>
      <w:r w:rsidRPr="00CF4E04">
        <w:rPr>
          <w:rFonts w:ascii="Times New Roman" w:hAnsi="Times New Roman"/>
          <w:b/>
          <w:color w:val="000000" w:themeColor="text1"/>
          <w:sz w:val="24"/>
          <w:szCs w:val="24"/>
        </w:rPr>
        <w:lastRenderedPageBreak/>
        <w:t xml:space="preserve">Figure 1. </w:t>
      </w:r>
      <w:r w:rsidRPr="00CF4E04">
        <w:rPr>
          <w:rFonts w:ascii="Times New Roman" w:hAnsi="Times New Roman"/>
          <w:color w:val="000000" w:themeColor="text1"/>
          <w:sz w:val="24"/>
          <w:szCs w:val="24"/>
        </w:rPr>
        <w:t>Wavelet power spectra for national time series data for 1982-2013, by age group for (A) men and (B) women. Wavelet power values increase from blue to red, with white contour lines indicating the 5% significance level</w:t>
      </w:r>
      <w:r w:rsidR="00C430A9" w:rsidRPr="00CF4E04">
        <w:rPr>
          <w:rFonts w:ascii="Times New Roman" w:hAnsi="Times New Roman"/>
          <w:color w:val="000000" w:themeColor="text1"/>
          <w:sz w:val="24"/>
          <w:szCs w:val="24"/>
        </w:rPr>
        <w:t xml:space="preserve"> against a white noise spectrum</w:t>
      </w:r>
      <w:r w:rsidRPr="00CF4E04">
        <w:rPr>
          <w:rFonts w:ascii="Times New Roman" w:hAnsi="Times New Roman"/>
          <w:color w:val="000000" w:themeColor="text1"/>
          <w:sz w:val="24"/>
          <w:szCs w:val="24"/>
        </w:rPr>
        <w:t xml:space="preserve">. Age groups with significant 12-month periodicity for the entire period and for </w:t>
      </w:r>
      <w:r w:rsidR="00B1250C" w:rsidRPr="00CF4E04">
        <w:rPr>
          <w:rFonts w:ascii="Times New Roman" w:hAnsi="Times New Roman"/>
          <w:color w:val="000000" w:themeColor="text1"/>
          <w:sz w:val="24"/>
          <w:szCs w:val="24"/>
        </w:rPr>
        <w:t xml:space="preserve">both the 1982-1999 and 2000-2013 periods </w:t>
      </w:r>
      <w:r w:rsidRPr="00CF4E04">
        <w:rPr>
          <w:rFonts w:ascii="Times New Roman" w:hAnsi="Times New Roman"/>
          <w:color w:val="000000" w:themeColor="text1"/>
          <w:sz w:val="24"/>
          <w:szCs w:val="24"/>
        </w:rPr>
        <w:t>are highlighted with a bold black box</w:t>
      </w:r>
      <w:r w:rsidR="00150077" w:rsidRPr="00CF4E04">
        <w:rPr>
          <w:rFonts w:ascii="Times New Roman" w:hAnsi="Times New Roman"/>
          <w:color w:val="000000" w:themeColor="text1"/>
          <w:sz w:val="24"/>
          <w:szCs w:val="24"/>
        </w:rPr>
        <w:t xml:space="preserve"> (the same age groups would remain significant if significance had been measured against a red noise spectrum)</w:t>
      </w:r>
      <w:r w:rsidRPr="00CF4E04">
        <w:rPr>
          <w:rFonts w:ascii="Times New Roman" w:hAnsi="Times New Roman"/>
          <w:color w:val="000000" w:themeColor="text1"/>
          <w:sz w:val="24"/>
          <w:szCs w:val="24"/>
        </w:rPr>
        <w:t>. The shaded regions at the left and right edge of each box indicate the cone of influence, where spectral analysis is less robust.</w:t>
      </w:r>
    </w:p>
    <w:p w14:paraId="02097D5B" w14:textId="47BFB142" w:rsidR="00971550" w:rsidRPr="00CF4E04" w:rsidRDefault="00971550" w:rsidP="0088197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p>
    <w:p w14:paraId="3D9E5385" w14:textId="34E3B4A0" w:rsidR="00723770" w:rsidRPr="00CF4E04" w:rsidRDefault="00723770" w:rsidP="0088197D">
      <w:pPr>
        <w:spacing w:after="0" w:line="480" w:lineRule="auto"/>
        <w:rPr>
          <w:rFonts w:ascii="Times New Roman" w:hAnsi="Times New Roman"/>
          <w:color w:val="000000" w:themeColor="text1"/>
          <w:sz w:val="24"/>
          <w:szCs w:val="24"/>
        </w:rPr>
      </w:pPr>
      <w:r w:rsidRPr="00CF4E04">
        <w:rPr>
          <w:rFonts w:ascii="Times New Roman" w:hAnsi="Times New Roman"/>
          <w:b/>
          <w:color w:val="000000" w:themeColor="text1"/>
          <w:sz w:val="24"/>
          <w:szCs w:val="24"/>
        </w:rPr>
        <w:lastRenderedPageBreak/>
        <w:t xml:space="preserve">Figure 2. </w:t>
      </w:r>
      <w:r w:rsidR="00971550" w:rsidRPr="00CF4E04">
        <w:rPr>
          <w:rFonts w:ascii="Times New Roman" w:hAnsi="Times New Roman"/>
          <w:color w:val="000000" w:themeColor="text1"/>
          <w:sz w:val="24"/>
          <w:szCs w:val="24"/>
        </w:rPr>
        <w:t>Mean timing of national maximum and minimum all-cause mortality, by sex and age group for 1982-2013. Red dots indicate centre of gravity of maximum mortality, and green dots the centre of gravity for minimum mortality. Vertical segments represent 95% confidence intervals. Only age-sex groups with statistically significant 12-month seasonality are included.</w:t>
      </w:r>
    </w:p>
    <w:p w14:paraId="6909CE73" w14:textId="6AB32225" w:rsidR="00971550" w:rsidRPr="00CF4E04" w:rsidRDefault="00971550" w:rsidP="0088197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p>
    <w:p w14:paraId="7531DCF3" w14:textId="7D025D64" w:rsidR="00971550" w:rsidRPr="00CF4E04" w:rsidRDefault="00971550" w:rsidP="0088197D">
      <w:pPr>
        <w:spacing w:after="0" w:line="480" w:lineRule="auto"/>
        <w:rPr>
          <w:rFonts w:ascii="Times New Roman" w:hAnsi="Times New Roman"/>
          <w:color w:val="000000" w:themeColor="text1"/>
          <w:sz w:val="24"/>
          <w:szCs w:val="24"/>
        </w:rPr>
      </w:pPr>
      <w:bookmarkStart w:id="6" w:name="_Ref468360496"/>
      <w:r w:rsidRPr="00CF4E04">
        <w:rPr>
          <w:rFonts w:ascii="Times New Roman" w:hAnsi="Times New Roman"/>
          <w:b/>
          <w:color w:val="000000" w:themeColor="text1"/>
          <w:sz w:val="24"/>
          <w:szCs w:val="24"/>
        </w:rPr>
        <w:lastRenderedPageBreak/>
        <w:t xml:space="preserve">Figure </w:t>
      </w:r>
      <w:bookmarkEnd w:id="6"/>
      <w:r w:rsidRPr="00CF4E04">
        <w:rPr>
          <w:rFonts w:ascii="Times New Roman" w:hAnsi="Times New Roman"/>
          <w:b/>
          <w:color w:val="000000" w:themeColor="text1"/>
          <w:sz w:val="24"/>
          <w:szCs w:val="24"/>
        </w:rPr>
        <w:t>3.</w:t>
      </w:r>
      <w:r w:rsidRPr="00CF4E04">
        <w:rPr>
          <w:rFonts w:ascii="Times New Roman" w:hAnsi="Times New Roman"/>
          <w:color w:val="000000" w:themeColor="text1"/>
          <w:sz w:val="24"/>
          <w:szCs w:val="24"/>
        </w:rPr>
        <w:t xml:space="preserve"> National seasonal excess mortality in 2013 versus 1982 by sex and age group. Age-sex groups with a statistically significant change at the 5% level are highlighted with a bold black outline.</w:t>
      </w:r>
    </w:p>
    <w:p w14:paraId="7EE8D5D1" w14:textId="012604CF" w:rsidR="00971550" w:rsidRPr="00937A23" w:rsidRDefault="00971550" w:rsidP="0088197D">
      <w:pPr>
        <w:spacing w:after="0" w:line="480" w:lineRule="auto"/>
        <w:rPr>
          <w:rFonts w:ascii="Times New Roman" w:hAnsi="Times New Roman"/>
          <w:color w:val="000000" w:themeColor="text1"/>
          <w:sz w:val="24"/>
          <w:szCs w:val="24"/>
        </w:rPr>
      </w:pPr>
      <w:r w:rsidRPr="00937A23">
        <w:rPr>
          <w:rFonts w:ascii="Times New Roman" w:hAnsi="Times New Roman"/>
          <w:color w:val="000000" w:themeColor="text1"/>
          <w:sz w:val="24"/>
          <w:szCs w:val="24"/>
        </w:rPr>
        <w:br w:type="page"/>
      </w:r>
    </w:p>
    <w:p w14:paraId="2B86FC26" w14:textId="06D0F43F" w:rsidR="004E0482" w:rsidRPr="00CF4E04" w:rsidRDefault="00971550" w:rsidP="0088197D">
      <w:pPr>
        <w:pStyle w:val="Caption"/>
        <w:spacing w:after="0" w:line="480" w:lineRule="auto"/>
        <w:jc w:val="both"/>
        <w:rPr>
          <w:rFonts w:ascii="Times New Roman" w:hAnsi="Times New Roman"/>
          <w:i w:val="0"/>
          <w:color w:val="000000" w:themeColor="text1"/>
          <w:sz w:val="24"/>
          <w:szCs w:val="24"/>
        </w:rPr>
      </w:pPr>
      <w:r w:rsidRPr="00CF4E04">
        <w:rPr>
          <w:rFonts w:ascii="Times New Roman" w:hAnsi="Times New Roman"/>
          <w:b/>
          <w:i w:val="0"/>
          <w:color w:val="000000" w:themeColor="text1"/>
          <w:sz w:val="24"/>
          <w:szCs w:val="24"/>
        </w:rPr>
        <w:lastRenderedPageBreak/>
        <w:t>Figure 4.</w:t>
      </w:r>
      <w:r w:rsidRPr="00CF4E04">
        <w:rPr>
          <w:rFonts w:ascii="Times New Roman" w:hAnsi="Times New Roman"/>
          <w:i w:val="0"/>
          <w:color w:val="000000" w:themeColor="text1"/>
          <w:sz w:val="24"/>
          <w:szCs w:val="24"/>
        </w:rPr>
        <w:t xml:space="preserve"> Mean timing of (A) maximum and (B) minimum all-cause mort</w:t>
      </w:r>
      <w:r w:rsidRPr="00785D32">
        <w:rPr>
          <w:rFonts w:ascii="Times New Roman" w:hAnsi="Times New Roman"/>
          <w:i w:val="0"/>
          <w:color w:val="000000" w:themeColor="text1"/>
          <w:sz w:val="24"/>
          <w:szCs w:val="24"/>
        </w:rPr>
        <w:t xml:space="preserve">ality, by climate region, sex and age group for 1982-2013 Only </w:t>
      </w:r>
      <w:r w:rsidR="00C32485" w:rsidRPr="00CF4E04">
        <w:rPr>
          <w:rFonts w:ascii="Times New Roman" w:hAnsi="Times New Roman"/>
          <w:i w:val="0"/>
          <w:color w:val="000000" w:themeColor="text1"/>
          <w:sz w:val="24"/>
          <w:szCs w:val="24"/>
        </w:rPr>
        <w:t xml:space="preserve">age-sex </w:t>
      </w:r>
      <w:r w:rsidRPr="00CF4E04">
        <w:rPr>
          <w:rFonts w:ascii="Times New Roman" w:hAnsi="Times New Roman"/>
          <w:i w:val="0"/>
          <w:color w:val="000000" w:themeColor="text1"/>
          <w:sz w:val="24"/>
          <w:szCs w:val="24"/>
        </w:rPr>
        <w:t xml:space="preserve">groups </w:t>
      </w:r>
      <w:r w:rsidR="00C32485" w:rsidRPr="00CF4E04">
        <w:rPr>
          <w:rFonts w:ascii="Times New Roman" w:hAnsi="Times New Roman"/>
          <w:i w:val="0"/>
          <w:color w:val="000000" w:themeColor="text1"/>
          <w:sz w:val="24"/>
          <w:szCs w:val="24"/>
        </w:rPr>
        <w:t>with</w:t>
      </w:r>
      <w:r w:rsidRPr="00CF4E04">
        <w:rPr>
          <w:rFonts w:ascii="Times New Roman" w:hAnsi="Times New Roman"/>
          <w:i w:val="0"/>
          <w:color w:val="000000" w:themeColor="text1"/>
          <w:sz w:val="24"/>
          <w:szCs w:val="24"/>
        </w:rPr>
        <w:t xml:space="preserve"> significant 12-month seasonality in the national analysis are included. Average temperatures (in degrees Celsius) are included in white for the corresponding month of maximum and minimum mortality for each climate region. </w:t>
      </w:r>
      <w:r w:rsidR="00A769AD" w:rsidRPr="00CF4E04">
        <w:rPr>
          <w:rFonts w:ascii="Times New Roman" w:hAnsi="Times New Roman"/>
          <w:i w:val="0"/>
          <w:color w:val="000000" w:themeColor="text1"/>
          <w:sz w:val="24"/>
          <w:szCs w:val="24"/>
        </w:rPr>
        <w:t>See figure S1 for climate regions.</w:t>
      </w:r>
    </w:p>
    <w:p w14:paraId="4765240D" w14:textId="77777777" w:rsidR="008B746F" w:rsidRPr="00CF4E04" w:rsidRDefault="008B746F" w:rsidP="008B746F">
      <w:pPr>
        <w:rPr>
          <w:rFonts w:ascii="Times New Roman" w:hAnsi="Times New Roman"/>
          <w:sz w:val="24"/>
          <w:szCs w:val="24"/>
        </w:rPr>
      </w:pPr>
    </w:p>
    <w:p w14:paraId="0E24F3E6" w14:textId="2B89FB8F" w:rsidR="00B65688" w:rsidRPr="00CF4E04" w:rsidRDefault="00B65688">
      <w:pPr>
        <w:spacing w:after="0" w:line="240" w:lineRule="auto"/>
        <w:rPr>
          <w:rFonts w:ascii="Times New Roman" w:hAnsi="Times New Roman"/>
          <w:sz w:val="24"/>
          <w:szCs w:val="24"/>
        </w:rPr>
      </w:pPr>
      <w:r w:rsidRPr="00CF4E04">
        <w:rPr>
          <w:rFonts w:ascii="Times New Roman" w:hAnsi="Times New Roman"/>
          <w:sz w:val="24"/>
          <w:szCs w:val="24"/>
        </w:rPr>
        <w:br w:type="page"/>
      </w:r>
    </w:p>
    <w:p w14:paraId="28F9E5BB" w14:textId="3FD07F09" w:rsidR="008B746F" w:rsidRPr="00CF4E04" w:rsidRDefault="008B746F" w:rsidP="008B746F">
      <w:pPr>
        <w:pStyle w:val="Caption"/>
        <w:spacing w:after="0" w:line="480" w:lineRule="auto"/>
        <w:jc w:val="both"/>
        <w:rPr>
          <w:rFonts w:ascii="Times New Roman" w:hAnsi="Times New Roman"/>
          <w:i w:val="0"/>
          <w:color w:val="000000" w:themeColor="text1"/>
          <w:sz w:val="24"/>
          <w:szCs w:val="24"/>
        </w:rPr>
      </w:pPr>
      <w:r w:rsidRPr="00CF4E04">
        <w:rPr>
          <w:rFonts w:ascii="Times New Roman" w:hAnsi="Times New Roman"/>
          <w:b/>
          <w:i w:val="0"/>
          <w:color w:val="000000" w:themeColor="text1"/>
          <w:sz w:val="24"/>
          <w:szCs w:val="24"/>
        </w:rPr>
        <w:lastRenderedPageBreak/>
        <w:t xml:space="preserve">Figure </w:t>
      </w:r>
      <w:r w:rsidR="00C32485" w:rsidRPr="00CF4E04">
        <w:rPr>
          <w:rFonts w:ascii="Times New Roman" w:hAnsi="Times New Roman"/>
          <w:b/>
          <w:i w:val="0"/>
          <w:color w:val="000000" w:themeColor="text1"/>
          <w:sz w:val="24"/>
          <w:szCs w:val="24"/>
        </w:rPr>
        <w:t>5.</w:t>
      </w:r>
      <w:r w:rsidR="00C32485" w:rsidRPr="00CF4E04">
        <w:rPr>
          <w:rFonts w:ascii="Times New Roman" w:hAnsi="Times New Roman"/>
          <w:i w:val="0"/>
          <w:color w:val="000000" w:themeColor="text1"/>
          <w:sz w:val="24"/>
          <w:szCs w:val="24"/>
        </w:rPr>
        <w:t xml:space="preserve"> The relationship between percent excess mortality and </w:t>
      </w:r>
      <w:r w:rsidRPr="00CF4E04">
        <w:rPr>
          <w:rFonts w:ascii="Times New Roman" w:hAnsi="Times New Roman"/>
          <w:i w:val="0"/>
          <w:color w:val="000000" w:themeColor="text1"/>
          <w:sz w:val="24"/>
          <w:szCs w:val="24"/>
        </w:rPr>
        <w:t xml:space="preserve">temperature </w:t>
      </w:r>
      <w:r w:rsidR="00C32485" w:rsidRPr="00CF4E04">
        <w:rPr>
          <w:rFonts w:ascii="Times New Roman" w:hAnsi="Times New Roman"/>
          <w:i w:val="0"/>
          <w:color w:val="000000" w:themeColor="text1"/>
          <w:sz w:val="24"/>
          <w:szCs w:val="24"/>
        </w:rPr>
        <w:t>difference between months in which mortality peaks versus bottoms across</w:t>
      </w:r>
      <w:r w:rsidRPr="00CF4E04">
        <w:rPr>
          <w:rFonts w:ascii="Times New Roman" w:hAnsi="Times New Roman"/>
          <w:i w:val="0"/>
          <w:color w:val="000000" w:themeColor="text1"/>
          <w:sz w:val="24"/>
          <w:szCs w:val="24"/>
        </w:rPr>
        <w:t xml:space="preserve"> climate region</w:t>
      </w:r>
      <w:r w:rsidR="00C32485" w:rsidRPr="00CF4E04">
        <w:rPr>
          <w:rFonts w:ascii="Times New Roman" w:hAnsi="Times New Roman"/>
          <w:i w:val="0"/>
          <w:color w:val="000000" w:themeColor="text1"/>
          <w:sz w:val="24"/>
          <w:szCs w:val="24"/>
        </w:rPr>
        <w:t>s</w:t>
      </w:r>
      <w:r w:rsidRPr="00CF4E04">
        <w:rPr>
          <w:rFonts w:ascii="Times New Roman" w:hAnsi="Times New Roman"/>
          <w:i w:val="0"/>
          <w:color w:val="000000" w:themeColor="text1"/>
          <w:sz w:val="24"/>
          <w:szCs w:val="24"/>
        </w:rPr>
        <w:t xml:space="preserve">, </w:t>
      </w:r>
      <w:r w:rsidR="00C32485" w:rsidRPr="00CF4E04">
        <w:rPr>
          <w:rFonts w:ascii="Times New Roman" w:hAnsi="Times New Roman"/>
          <w:i w:val="0"/>
          <w:color w:val="000000" w:themeColor="text1"/>
          <w:sz w:val="24"/>
          <w:szCs w:val="24"/>
        </w:rPr>
        <w:t xml:space="preserve">by </w:t>
      </w:r>
      <w:r w:rsidRPr="00CF4E04">
        <w:rPr>
          <w:rFonts w:ascii="Times New Roman" w:hAnsi="Times New Roman"/>
          <w:i w:val="0"/>
          <w:color w:val="000000" w:themeColor="text1"/>
          <w:sz w:val="24"/>
          <w:szCs w:val="24"/>
        </w:rPr>
        <w:t xml:space="preserve">sex and age </w:t>
      </w:r>
      <w:proofErr w:type="gramStart"/>
      <w:r w:rsidRPr="00CF4E04">
        <w:rPr>
          <w:rFonts w:ascii="Times New Roman" w:hAnsi="Times New Roman"/>
          <w:i w:val="0"/>
          <w:color w:val="000000" w:themeColor="text1"/>
          <w:sz w:val="24"/>
          <w:szCs w:val="24"/>
        </w:rPr>
        <w:t xml:space="preserve">group </w:t>
      </w:r>
      <w:r w:rsidR="00C32485" w:rsidRPr="00CF4E04">
        <w:rPr>
          <w:rFonts w:ascii="Times New Roman" w:hAnsi="Times New Roman"/>
          <w:i w:val="0"/>
          <w:color w:val="000000" w:themeColor="text1"/>
          <w:sz w:val="24"/>
          <w:szCs w:val="24"/>
        </w:rPr>
        <w:t xml:space="preserve"> in</w:t>
      </w:r>
      <w:proofErr w:type="gramEnd"/>
      <w:r w:rsidRPr="00CF4E04">
        <w:rPr>
          <w:rFonts w:ascii="Times New Roman" w:hAnsi="Times New Roman"/>
          <w:i w:val="0"/>
          <w:color w:val="000000" w:themeColor="text1"/>
          <w:sz w:val="24"/>
          <w:szCs w:val="24"/>
        </w:rPr>
        <w:t xml:space="preserve"> 2013</w:t>
      </w:r>
      <w:r w:rsidR="00E337E0" w:rsidRPr="00CF4E04">
        <w:rPr>
          <w:rFonts w:ascii="Times New Roman" w:hAnsi="Times New Roman"/>
          <w:i w:val="0"/>
          <w:color w:val="000000" w:themeColor="text1"/>
          <w:sz w:val="24"/>
          <w:szCs w:val="24"/>
        </w:rPr>
        <w:t xml:space="preserve">. </w:t>
      </w:r>
      <w:r w:rsidRPr="00CF4E04">
        <w:rPr>
          <w:rFonts w:ascii="Times New Roman" w:hAnsi="Times New Roman"/>
          <w:i w:val="0"/>
          <w:color w:val="000000" w:themeColor="text1"/>
          <w:sz w:val="24"/>
          <w:szCs w:val="24"/>
        </w:rPr>
        <w:t xml:space="preserve">Only </w:t>
      </w:r>
      <w:r w:rsidR="00C32485" w:rsidRPr="00CF4E04">
        <w:rPr>
          <w:rFonts w:ascii="Times New Roman" w:hAnsi="Times New Roman"/>
          <w:i w:val="0"/>
          <w:color w:val="000000" w:themeColor="text1"/>
          <w:sz w:val="24"/>
          <w:szCs w:val="24"/>
        </w:rPr>
        <w:t xml:space="preserve">age-sex </w:t>
      </w:r>
      <w:r w:rsidRPr="00CF4E04">
        <w:rPr>
          <w:rFonts w:ascii="Times New Roman" w:hAnsi="Times New Roman"/>
          <w:i w:val="0"/>
          <w:color w:val="000000" w:themeColor="text1"/>
          <w:sz w:val="24"/>
          <w:szCs w:val="24"/>
        </w:rPr>
        <w:t xml:space="preserve">groups </w:t>
      </w:r>
      <w:r w:rsidR="00C32485" w:rsidRPr="00CF4E04">
        <w:rPr>
          <w:rFonts w:ascii="Times New Roman" w:hAnsi="Times New Roman"/>
          <w:i w:val="0"/>
          <w:color w:val="000000" w:themeColor="text1"/>
          <w:sz w:val="24"/>
          <w:szCs w:val="24"/>
        </w:rPr>
        <w:t>with</w:t>
      </w:r>
      <w:r w:rsidRPr="00CF4E04">
        <w:rPr>
          <w:rFonts w:ascii="Times New Roman" w:hAnsi="Times New Roman"/>
          <w:i w:val="0"/>
          <w:color w:val="000000" w:themeColor="text1"/>
          <w:sz w:val="24"/>
          <w:szCs w:val="24"/>
        </w:rPr>
        <w:t xml:space="preserve"> significant 12-month seasonality in the national analysis are included. </w:t>
      </w:r>
    </w:p>
    <w:p w14:paraId="3AAD649E" w14:textId="77777777" w:rsidR="008B746F" w:rsidRPr="00CF4E04" w:rsidRDefault="008B746F" w:rsidP="00C32485">
      <w:pPr>
        <w:rPr>
          <w:rFonts w:ascii="Times New Roman" w:hAnsi="Times New Roman"/>
          <w:i/>
          <w:sz w:val="24"/>
          <w:szCs w:val="24"/>
        </w:rPr>
      </w:pPr>
    </w:p>
    <w:p w14:paraId="1C10E54C" w14:textId="4ED76386" w:rsidR="00E01502" w:rsidRPr="00937A23" w:rsidRDefault="00E01502" w:rsidP="0088197D">
      <w:pPr>
        <w:spacing w:after="0"/>
        <w:rPr>
          <w:rFonts w:ascii="Times New Roman" w:hAnsi="Times New Roman"/>
          <w:sz w:val="24"/>
          <w:szCs w:val="24"/>
        </w:rPr>
      </w:pPr>
    </w:p>
    <w:sectPr w:rsidR="00E01502" w:rsidRPr="00937A23" w:rsidSect="00795E96">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Parks, Robbie M" w:date="2017-01-13T11:50:00Z" w:initials="PRM">
    <w:p w14:paraId="71177A7D" w14:textId="4908DA88" w:rsidR="001048ED" w:rsidRDefault="001048ED">
      <w:pPr>
        <w:pStyle w:val="CommentText"/>
      </w:pPr>
      <w:r>
        <w:rPr>
          <w:rStyle w:val="CommentReference"/>
        </w:rPr>
        <w:annotationRef/>
      </w:r>
      <w:r>
        <w:t>Key results:</w:t>
      </w:r>
    </w:p>
    <w:p w14:paraId="50DCFDFE" w14:textId="77777777" w:rsidR="001048ED" w:rsidRDefault="001048ED">
      <w:pPr>
        <w:pStyle w:val="CommentText"/>
      </w:pPr>
    </w:p>
    <w:p w14:paraId="73B46467" w14:textId="4BB2073D" w:rsidR="001048ED" w:rsidRDefault="001048ED">
      <w:pPr>
        <w:pStyle w:val="CommentText"/>
      </w:pPr>
      <w:r>
        <w:t>Age and sex seasonality differential</w:t>
      </w:r>
    </w:p>
    <w:p w14:paraId="6A7CAAD1" w14:textId="4FD29297" w:rsidR="001048ED" w:rsidRDefault="001048ED">
      <w:pPr>
        <w:pStyle w:val="CommentText"/>
      </w:pPr>
      <w:r>
        <w:t>How has seasonality changed over time</w:t>
      </w:r>
    </w:p>
    <w:p w14:paraId="07CC9DE8" w14:textId="4B5F512C" w:rsidR="001048ED" w:rsidRDefault="001048ED">
      <w:pPr>
        <w:pStyle w:val="CommentText"/>
      </w:pPr>
      <w:r>
        <w:t>How has age and sex seasonality changed over time</w:t>
      </w:r>
    </w:p>
    <w:p w14:paraId="5C4E855E" w14:textId="6EB9D456" w:rsidR="001048ED" w:rsidRDefault="001048ED">
      <w:pPr>
        <w:pStyle w:val="CommentText"/>
      </w:pPr>
      <w:r>
        <w:t>How is seasonality geographically</w:t>
      </w:r>
    </w:p>
  </w:comment>
  <w:comment w:id="1" w:author="Parks, Robbie M" w:date="2017-01-13T11:51:00Z" w:initials="PRM">
    <w:p w14:paraId="0EAF270F" w14:textId="707A3274" w:rsidR="00EB7E55" w:rsidRDefault="00EB7E55">
      <w:pPr>
        <w:pStyle w:val="CommentText"/>
      </w:pPr>
      <w:r>
        <w:rPr>
          <w:rStyle w:val="CommentReference"/>
        </w:rPr>
        <w:annotationRef/>
      </w:r>
      <w:r>
        <w:t>Key results of younger deaths</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5C4E855E" w15:done="0"/>
  <w15:commentEx w15:paraId="0EAF270F"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Helvetica">
    <w:panose1 w:val="00000000000000000000"/>
    <w:charset w:val="4D"/>
    <w:family w:val="swiss"/>
    <w:notTrueType/>
    <w:pitch w:val="variable"/>
    <w:sig w:usb0="00000003" w:usb1="00000000" w:usb2="00000000" w:usb3="00000000" w:csb0="00000001"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A147C"/>
    <w:multiLevelType w:val="hybridMultilevel"/>
    <w:tmpl w:val="DD20A3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70E33A4"/>
    <w:multiLevelType w:val="hybridMultilevel"/>
    <w:tmpl w:val="40965044"/>
    <w:lvl w:ilvl="0" w:tplc="1D20C3B2">
      <w:numFmt w:val="bullet"/>
      <w:lvlText w:val="-"/>
      <w:lvlJc w:val="left"/>
      <w:pPr>
        <w:ind w:left="1080" w:hanging="360"/>
      </w:pPr>
      <w:rPr>
        <w:rFonts w:ascii="Calibri" w:eastAsiaTheme="minorHAnsi" w:hAnsi="Calibri"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nsid w:val="378528A0"/>
    <w:multiLevelType w:val="hybridMultilevel"/>
    <w:tmpl w:val="1C7C1C1E"/>
    <w:lvl w:ilvl="0" w:tplc="A520571A">
      <w:start w:val="1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4AEB5E8F"/>
    <w:multiLevelType w:val="hybridMultilevel"/>
    <w:tmpl w:val="2BF852D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4CF05591"/>
    <w:multiLevelType w:val="hybridMultilevel"/>
    <w:tmpl w:val="D930BECA"/>
    <w:lvl w:ilvl="0" w:tplc="9714406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5F7E3E29"/>
    <w:multiLevelType w:val="hybridMultilevel"/>
    <w:tmpl w:val="AA8A07FC"/>
    <w:lvl w:ilvl="0" w:tplc="FC08589C">
      <w:numFmt w:val="bullet"/>
      <w:lvlText w:val="-"/>
      <w:lvlJc w:val="left"/>
      <w:pPr>
        <w:ind w:left="720" w:hanging="360"/>
      </w:pPr>
      <w:rPr>
        <w:rFonts w:ascii="Arial" w:eastAsia="Calibr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61124BFF"/>
    <w:multiLevelType w:val="hybridMultilevel"/>
    <w:tmpl w:val="55EA77D2"/>
    <w:lvl w:ilvl="0" w:tplc="0E1249F2">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6A9C3652"/>
    <w:multiLevelType w:val="hybridMultilevel"/>
    <w:tmpl w:val="346ED9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7E886BA1"/>
    <w:multiLevelType w:val="hybridMultilevel"/>
    <w:tmpl w:val="35D6CD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2"/>
  </w:num>
  <w:num w:numId="3">
    <w:abstractNumId w:val="5"/>
  </w:num>
  <w:num w:numId="4">
    <w:abstractNumId w:val="0"/>
  </w:num>
  <w:num w:numId="5">
    <w:abstractNumId w:val="7"/>
  </w:num>
  <w:num w:numId="6">
    <w:abstractNumId w:val="8"/>
  </w:num>
  <w:num w:numId="7">
    <w:abstractNumId w:val="3"/>
  </w:num>
  <w:num w:numId="8">
    <w:abstractNumId w:val="6"/>
  </w:num>
  <w:num w:numId="9">
    <w:abstractNumId w:val="4"/>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9"/>
  <w:proofState w:spelling="clean" w:grammar="clean"/>
  <w:trackRevision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atur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68&lt;/item&gt;&lt;item&gt;168&lt;/item&gt;&lt;item&gt;175&lt;/item&gt;&lt;item&gt;231&lt;/item&gt;&lt;item&gt;250&lt;/item&gt;&lt;item&gt;251&lt;/item&gt;&lt;item&gt;267&lt;/item&gt;&lt;item&gt;288&lt;/item&gt;&lt;item&gt;355&lt;/item&gt;&lt;item&gt;361&lt;/item&gt;&lt;item&gt;440&lt;/item&gt;&lt;item&gt;444&lt;/item&gt;&lt;item&gt;446&lt;/item&gt;&lt;item&gt;454&lt;/item&gt;&lt;item&gt;455&lt;/item&gt;&lt;item&gt;456&lt;/item&gt;&lt;item&gt;457&lt;/item&gt;&lt;item&gt;545&lt;/item&gt;&lt;item&gt;563&lt;/item&gt;&lt;item&gt;565&lt;/item&gt;&lt;item&gt;569&lt;/item&gt;&lt;item&gt;631&lt;/item&gt;&lt;item&gt;936&lt;/item&gt;&lt;item&gt;939&lt;/item&gt;&lt;item&gt;940&lt;/item&gt;&lt;item&gt;941&lt;/item&gt;&lt;item&gt;943&lt;/item&gt;&lt;item&gt;951&lt;/item&gt;&lt;item&gt;952&lt;/item&gt;&lt;item&gt;953&lt;/item&gt;&lt;item&gt;955&lt;/item&gt;&lt;item&gt;956&lt;/item&gt;&lt;item&gt;958&lt;/item&gt;&lt;/record-ids&gt;&lt;/item&gt;&lt;/Libraries&gt;"/>
  </w:docVars>
  <w:rsids>
    <w:rsidRoot w:val="00482D51"/>
    <w:rsid w:val="00002C90"/>
    <w:rsid w:val="00004579"/>
    <w:rsid w:val="00004BD8"/>
    <w:rsid w:val="000053C5"/>
    <w:rsid w:val="000109AC"/>
    <w:rsid w:val="00011D76"/>
    <w:rsid w:val="00011E78"/>
    <w:rsid w:val="00012BD5"/>
    <w:rsid w:val="00013E3D"/>
    <w:rsid w:val="0001569A"/>
    <w:rsid w:val="00016654"/>
    <w:rsid w:val="00016928"/>
    <w:rsid w:val="0001736B"/>
    <w:rsid w:val="00017575"/>
    <w:rsid w:val="00023B97"/>
    <w:rsid w:val="00024281"/>
    <w:rsid w:val="0002565E"/>
    <w:rsid w:val="00025E03"/>
    <w:rsid w:val="00026AFF"/>
    <w:rsid w:val="0003152A"/>
    <w:rsid w:val="00032C07"/>
    <w:rsid w:val="0003307E"/>
    <w:rsid w:val="000338DE"/>
    <w:rsid w:val="00033A37"/>
    <w:rsid w:val="000352B3"/>
    <w:rsid w:val="00035C74"/>
    <w:rsid w:val="00041FBD"/>
    <w:rsid w:val="0004212A"/>
    <w:rsid w:val="00043FFB"/>
    <w:rsid w:val="00045836"/>
    <w:rsid w:val="00045993"/>
    <w:rsid w:val="000474A7"/>
    <w:rsid w:val="000475BD"/>
    <w:rsid w:val="00054424"/>
    <w:rsid w:val="0005500F"/>
    <w:rsid w:val="0005575A"/>
    <w:rsid w:val="000562C9"/>
    <w:rsid w:val="00056848"/>
    <w:rsid w:val="0006075B"/>
    <w:rsid w:val="00060CA5"/>
    <w:rsid w:val="00061022"/>
    <w:rsid w:val="000617C7"/>
    <w:rsid w:val="0006220C"/>
    <w:rsid w:val="000638A9"/>
    <w:rsid w:val="00063A79"/>
    <w:rsid w:val="00063F37"/>
    <w:rsid w:val="0006563A"/>
    <w:rsid w:val="00066B56"/>
    <w:rsid w:val="000671F1"/>
    <w:rsid w:val="00070AD0"/>
    <w:rsid w:val="0007260F"/>
    <w:rsid w:val="00074B24"/>
    <w:rsid w:val="00075BC0"/>
    <w:rsid w:val="000760B6"/>
    <w:rsid w:val="0007673F"/>
    <w:rsid w:val="00076B33"/>
    <w:rsid w:val="00076C18"/>
    <w:rsid w:val="0008276D"/>
    <w:rsid w:val="00085916"/>
    <w:rsid w:val="00086313"/>
    <w:rsid w:val="00087CDF"/>
    <w:rsid w:val="00090550"/>
    <w:rsid w:val="00090F21"/>
    <w:rsid w:val="000920C6"/>
    <w:rsid w:val="00094C5C"/>
    <w:rsid w:val="000953D4"/>
    <w:rsid w:val="000A1E38"/>
    <w:rsid w:val="000A2B50"/>
    <w:rsid w:val="000A3C50"/>
    <w:rsid w:val="000A3D21"/>
    <w:rsid w:val="000A661A"/>
    <w:rsid w:val="000B0CBD"/>
    <w:rsid w:val="000B25BA"/>
    <w:rsid w:val="000B2739"/>
    <w:rsid w:val="000B35BB"/>
    <w:rsid w:val="000B42BF"/>
    <w:rsid w:val="000B5930"/>
    <w:rsid w:val="000B6495"/>
    <w:rsid w:val="000B7625"/>
    <w:rsid w:val="000B7DBF"/>
    <w:rsid w:val="000C0ECE"/>
    <w:rsid w:val="000C240B"/>
    <w:rsid w:val="000C2D01"/>
    <w:rsid w:val="000C6D21"/>
    <w:rsid w:val="000C7277"/>
    <w:rsid w:val="000C7D48"/>
    <w:rsid w:val="000D36C1"/>
    <w:rsid w:val="000D564E"/>
    <w:rsid w:val="000D5716"/>
    <w:rsid w:val="000D78A0"/>
    <w:rsid w:val="000E084E"/>
    <w:rsid w:val="000E1528"/>
    <w:rsid w:val="000E18B3"/>
    <w:rsid w:val="000E4D80"/>
    <w:rsid w:val="000E7907"/>
    <w:rsid w:val="000E7CB2"/>
    <w:rsid w:val="000E7D0A"/>
    <w:rsid w:val="000F2C80"/>
    <w:rsid w:val="000F72E2"/>
    <w:rsid w:val="000F7773"/>
    <w:rsid w:val="00101A8E"/>
    <w:rsid w:val="00102849"/>
    <w:rsid w:val="00102DC6"/>
    <w:rsid w:val="001030B3"/>
    <w:rsid w:val="001032B6"/>
    <w:rsid w:val="001048ED"/>
    <w:rsid w:val="00107D0B"/>
    <w:rsid w:val="001102E0"/>
    <w:rsid w:val="00111002"/>
    <w:rsid w:val="00113607"/>
    <w:rsid w:val="00113C44"/>
    <w:rsid w:val="00120385"/>
    <w:rsid w:val="001218B3"/>
    <w:rsid w:val="00126334"/>
    <w:rsid w:val="001309AB"/>
    <w:rsid w:val="00130E5F"/>
    <w:rsid w:val="00132C6C"/>
    <w:rsid w:val="0013450E"/>
    <w:rsid w:val="00134BC3"/>
    <w:rsid w:val="001371EE"/>
    <w:rsid w:val="001404CF"/>
    <w:rsid w:val="00140ABF"/>
    <w:rsid w:val="00146224"/>
    <w:rsid w:val="00150077"/>
    <w:rsid w:val="00151E7F"/>
    <w:rsid w:val="00152476"/>
    <w:rsid w:val="00154145"/>
    <w:rsid w:val="00154238"/>
    <w:rsid w:val="00155FAB"/>
    <w:rsid w:val="00162AB7"/>
    <w:rsid w:val="001649B2"/>
    <w:rsid w:val="001654F0"/>
    <w:rsid w:val="001667C6"/>
    <w:rsid w:val="00167E56"/>
    <w:rsid w:val="0017087D"/>
    <w:rsid w:val="0017329C"/>
    <w:rsid w:val="0017419B"/>
    <w:rsid w:val="00177281"/>
    <w:rsid w:val="001776A2"/>
    <w:rsid w:val="0018033A"/>
    <w:rsid w:val="001804AC"/>
    <w:rsid w:val="00180E15"/>
    <w:rsid w:val="001815D7"/>
    <w:rsid w:val="00181D55"/>
    <w:rsid w:val="00182C38"/>
    <w:rsid w:val="00183441"/>
    <w:rsid w:val="0018351F"/>
    <w:rsid w:val="00184548"/>
    <w:rsid w:val="001849C7"/>
    <w:rsid w:val="00186415"/>
    <w:rsid w:val="001903A4"/>
    <w:rsid w:val="001A0C5A"/>
    <w:rsid w:val="001A257D"/>
    <w:rsid w:val="001A271C"/>
    <w:rsid w:val="001A288C"/>
    <w:rsid w:val="001A2B8B"/>
    <w:rsid w:val="001A4EBF"/>
    <w:rsid w:val="001A679D"/>
    <w:rsid w:val="001A6832"/>
    <w:rsid w:val="001A7D62"/>
    <w:rsid w:val="001B106D"/>
    <w:rsid w:val="001B23D1"/>
    <w:rsid w:val="001B2C37"/>
    <w:rsid w:val="001B6E57"/>
    <w:rsid w:val="001B722E"/>
    <w:rsid w:val="001C03EF"/>
    <w:rsid w:val="001C124F"/>
    <w:rsid w:val="001C4785"/>
    <w:rsid w:val="001C52F1"/>
    <w:rsid w:val="001D14DB"/>
    <w:rsid w:val="001D20EA"/>
    <w:rsid w:val="001D4E3C"/>
    <w:rsid w:val="001D79E8"/>
    <w:rsid w:val="001E064C"/>
    <w:rsid w:val="001E0C55"/>
    <w:rsid w:val="001E1544"/>
    <w:rsid w:val="001E1633"/>
    <w:rsid w:val="001E1FF1"/>
    <w:rsid w:val="001E3CED"/>
    <w:rsid w:val="001E44DA"/>
    <w:rsid w:val="001E6320"/>
    <w:rsid w:val="001F32FF"/>
    <w:rsid w:val="001F4BAA"/>
    <w:rsid w:val="001F6898"/>
    <w:rsid w:val="001F7934"/>
    <w:rsid w:val="00200952"/>
    <w:rsid w:val="0020266B"/>
    <w:rsid w:val="002058C6"/>
    <w:rsid w:val="00205B6D"/>
    <w:rsid w:val="00206771"/>
    <w:rsid w:val="00206E67"/>
    <w:rsid w:val="002078C1"/>
    <w:rsid w:val="00210334"/>
    <w:rsid w:val="00213D59"/>
    <w:rsid w:val="0021414E"/>
    <w:rsid w:val="00216490"/>
    <w:rsid w:val="0022073C"/>
    <w:rsid w:val="002208C6"/>
    <w:rsid w:val="00224348"/>
    <w:rsid w:val="00227503"/>
    <w:rsid w:val="00230932"/>
    <w:rsid w:val="00232F41"/>
    <w:rsid w:val="00234C10"/>
    <w:rsid w:val="002369F6"/>
    <w:rsid w:val="002407AF"/>
    <w:rsid w:val="00240EB4"/>
    <w:rsid w:val="0024125E"/>
    <w:rsid w:val="002426B6"/>
    <w:rsid w:val="002426C9"/>
    <w:rsid w:val="00242781"/>
    <w:rsid w:val="002448B1"/>
    <w:rsid w:val="00244B6F"/>
    <w:rsid w:val="00245E04"/>
    <w:rsid w:val="00253B85"/>
    <w:rsid w:val="00256FC1"/>
    <w:rsid w:val="00257A52"/>
    <w:rsid w:val="00261272"/>
    <w:rsid w:val="0026280A"/>
    <w:rsid w:val="00263689"/>
    <w:rsid w:val="00265FEA"/>
    <w:rsid w:val="00267F49"/>
    <w:rsid w:val="00270B4B"/>
    <w:rsid w:val="002715D6"/>
    <w:rsid w:val="002719DF"/>
    <w:rsid w:val="00274E12"/>
    <w:rsid w:val="00275579"/>
    <w:rsid w:val="002761F7"/>
    <w:rsid w:val="00276E84"/>
    <w:rsid w:val="0027795F"/>
    <w:rsid w:val="002807DD"/>
    <w:rsid w:val="002808D5"/>
    <w:rsid w:val="00282A26"/>
    <w:rsid w:val="00282BF0"/>
    <w:rsid w:val="00284309"/>
    <w:rsid w:val="0028660C"/>
    <w:rsid w:val="00286B27"/>
    <w:rsid w:val="00290AF5"/>
    <w:rsid w:val="00290FD5"/>
    <w:rsid w:val="00291816"/>
    <w:rsid w:val="002921BE"/>
    <w:rsid w:val="00292548"/>
    <w:rsid w:val="00293AA3"/>
    <w:rsid w:val="0029437A"/>
    <w:rsid w:val="002945EB"/>
    <w:rsid w:val="0029690A"/>
    <w:rsid w:val="00296A5E"/>
    <w:rsid w:val="002A01D0"/>
    <w:rsid w:val="002A1EEE"/>
    <w:rsid w:val="002A56EE"/>
    <w:rsid w:val="002A6BF7"/>
    <w:rsid w:val="002A70F9"/>
    <w:rsid w:val="002B00D0"/>
    <w:rsid w:val="002B2306"/>
    <w:rsid w:val="002B2622"/>
    <w:rsid w:val="002B4004"/>
    <w:rsid w:val="002B402F"/>
    <w:rsid w:val="002B434F"/>
    <w:rsid w:val="002B4877"/>
    <w:rsid w:val="002C1EF8"/>
    <w:rsid w:val="002C282B"/>
    <w:rsid w:val="002C2E8F"/>
    <w:rsid w:val="002C4E8C"/>
    <w:rsid w:val="002C5FB9"/>
    <w:rsid w:val="002C69CD"/>
    <w:rsid w:val="002C7535"/>
    <w:rsid w:val="002C7D57"/>
    <w:rsid w:val="002D0988"/>
    <w:rsid w:val="002D14DE"/>
    <w:rsid w:val="002D28CF"/>
    <w:rsid w:val="002D344B"/>
    <w:rsid w:val="002D3613"/>
    <w:rsid w:val="002D3732"/>
    <w:rsid w:val="002D3E11"/>
    <w:rsid w:val="002D4129"/>
    <w:rsid w:val="002D522E"/>
    <w:rsid w:val="002D7C8E"/>
    <w:rsid w:val="002E041E"/>
    <w:rsid w:val="002E39EC"/>
    <w:rsid w:val="002F05BF"/>
    <w:rsid w:val="002F4DC5"/>
    <w:rsid w:val="002F6719"/>
    <w:rsid w:val="003015A0"/>
    <w:rsid w:val="0030189B"/>
    <w:rsid w:val="00302490"/>
    <w:rsid w:val="0030285B"/>
    <w:rsid w:val="00305781"/>
    <w:rsid w:val="00305C2C"/>
    <w:rsid w:val="00307F5F"/>
    <w:rsid w:val="00311A6D"/>
    <w:rsid w:val="00313088"/>
    <w:rsid w:val="003179A2"/>
    <w:rsid w:val="003205CA"/>
    <w:rsid w:val="0032104A"/>
    <w:rsid w:val="00324DAD"/>
    <w:rsid w:val="003277CB"/>
    <w:rsid w:val="003324A5"/>
    <w:rsid w:val="00335A7D"/>
    <w:rsid w:val="00336EA2"/>
    <w:rsid w:val="00341626"/>
    <w:rsid w:val="0034168A"/>
    <w:rsid w:val="00341F77"/>
    <w:rsid w:val="00343668"/>
    <w:rsid w:val="00344EA8"/>
    <w:rsid w:val="00345D0A"/>
    <w:rsid w:val="00350DD6"/>
    <w:rsid w:val="00351E9C"/>
    <w:rsid w:val="0035425C"/>
    <w:rsid w:val="00354709"/>
    <w:rsid w:val="00354B00"/>
    <w:rsid w:val="00355C9A"/>
    <w:rsid w:val="00356AD6"/>
    <w:rsid w:val="0036223C"/>
    <w:rsid w:val="00365562"/>
    <w:rsid w:val="0036619E"/>
    <w:rsid w:val="00366D17"/>
    <w:rsid w:val="00373A9B"/>
    <w:rsid w:val="00377B40"/>
    <w:rsid w:val="003809FF"/>
    <w:rsid w:val="00381442"/>
    <w:rsid w:val="003841B2"/>
    <w:rsid w:val="00391767"/>
    <w:rsid w:val="00393A4F"/>
    <w:rsid w:val="00393B92"/>
    <w:rsid w:val="00396EEE"/>
    <w:rsid w:val="0039751B"/>
    <w:rsid w:val="00397D6A"/>
    <w:rsid w:val="003A0B89"/>
    <w:rsid w:val="003A12B6"/>
    <w:rsid w:val="003A1F8F"/>
    <w:rsid w:val="003A2E1C"/>
    <w:rsid w:val="003A4CC1"/>
    <w:rsid w:val="003A61E6"/>
    <w:rsid w:val="003A6DA5"/>
    <w:rsid w:val="003B0301"/>
    <w:rsid w:val="003B2232"/>
    <w:rsid w:val="003B29FF"/>
    <w:rsid w:val="003B49F1"/>
    <w:rsid w:val="003B5D97"/>
    <w:rsid w:val="003C12EF"/>
    <w:rsid w:val="003C1BBC"/>
    <w:rsid w:val="003C3F17"/>
    <w:rsid w:val="003D0931"/>
    <w:rsid w:val="003D18FA"/>
    <w:rsid w:val="003D5890"/>
    <w:rsid w:val="003D6C08"/>
    <w:rsid w:val="003D76F5"/>
    <w:rsid w:val="003E068A"/>
    <w:rsid w:val="003E1B4A"/>
    <w:rsid w:val="003E1B4D"/>
    <w:rsid w:val="003E1D6B"/>
    <w:rsid w:val="003E45AC"/>
    <w:rsid w:val="003E519C"/>
    <w:rsid w:val="003E730D"/>
    <w:rsid w:val="003F1547"/>
    <w:rsid w:val="003F41EC"/>
    <w:rsid w:val="003F43BC"/>
    <w:rsid w:val="003F6B5D"/>
    <w:rsid w:val="0040119B"/>
    <w:rsid w:val="0040294F"/>
    <w:rsid w:val="004055BF"/>
    <w:rsid w:val="00407C20"/>
    <w:rsid w:val="00412EEB"/>
    <w:rsid w:val="00413582"/>
    <w:rsid w:val="00414429"/>
    <w:rsid w:val="00414636"/>
    <w:rsid w:val="00416A29"/>
    <w:rsid w:val="00417006"/>
    <w:rsid w:val="00417D41"/>
    <w:rsid w:val="00420CA2"/>
    <w:rsid w:val="00421524"/>
    <w:rsid w:val="00421FFD"/>
    <w:rsid w:val="004233BA"/>
    <w:rsid w:val="004253AD"/>
    <w:rsid w:val="00426E51"/>
    <w:rsid w:val="00427833"/>
    <w:rsid w:val="004278AA"/>
    <w:rsid w:val="00433EDB"/>
    <w:rsid w:val="0043420C"/>
    <w:rsid w:val="00434577"/>
    <w:rsid w:val="00434ACE"/>
    <w:rsid w:val="004412C7"/>
    <w:rsid w:val="004416DF"/>
    <w:rsid w:val="004429ED"/>
    <w:rsid w:val="00445BC3"/>
    <w:rsid w:val="00447CCE"/>
    <w:rsid w:val="00447F74"/>
    <w:rsid w:val="00450834"/>
    <w:rsid w:val="004518DC"/>
    <w:rsid w:val="0045299F"/>
    <w:rsid w:val="00452AB5"/>
    <w:rsid w:val="0045498F"/>
    <w:rsid w:val="00455B56"/>
    <w:rsid w:val="0045686C"/>
    <w:rsid w:val="004578E4"/>
    <w:rsid w:val="00460205"/>
    <w:rsid w:val="00460403"/>
    <w:rsid w:val="00460DB5"/>
    <w:rsid w:val="004625AD"/>
    <w:rsid w:val="0046623D"/>
    <w:rsid w:val="00466E11"/>
    <w:rsid w:val="0047194E"/>
    <w:rsid w:val="004720DB"/>
    <w:rsid w:val="00472EC1"/>
    <w:rsid w:val="00474509"/>
    <w:rsid w:val="0047590C"/>
    <w:rsid w:val="00475B71"/>
    <w:rsid w:val="00475BFB"/>
    <w:rsid w:val="00475DDE"/>
    <w:rsid w:val="004774DF"/>
    <w:rsid w:val="004778FB"/>
    <w:rsid w:val="00480715"/>
    <w:rsid w:val="00482D51"/>
    <w:rsid w:val="00483666"/>
    <w:rsid w:val="00484658"/>
    <w:rsid w:val="0048630A"/>
    <w:rsid w:val="004875C3"/>
    <w:rsid w:val="00487889"/>
    <w:rsid w:val="00490CB6"/>
    <w:rsid w:val="0049110E"/>
    <w:rsid w:val="004979E7"/>
    <w:rsid w:val="004A0AF3"/>
    <w:rsid w:val="004A5369"/>
    <w:rsid w:val="004A5B2C"/>
    <w:rsid w:val="004A638D"/>
    <w:rsid w:val="004A7A00"/>
    <w:rsid w:val="004A7C76"/>
    <w:rsid w:val="004B07CB"/>
    <w:rsid w:val="004B1615"/>
    <w:rsid w:val="004B2F85"/>
    <w:rsid w:val="004B6051"/>
    <w:rsid w:val="004B610C"/>
    <w:rsid w:val="004B7154"/>
    <w:rsid w:val="004B7609"/>
    <w:rsid w:val="004C02DD"/>
    <w:rsid w:val="004C06A5"/>
    <w:rsid w:val="004C0C71"/>
    <w:rsid w:val="004C2124"/>
    <w:rsid w:val="004C5A3B"/>
    <w:rsid w:val="004C5E37"/>
    <w:rsid w:val="004C7DCA"/>
    <w:rsid w:val="004D00D5"/>
    <w:rsid w:val="004D18B5"/>
    <w:rsid w:val="004D29EF"/>
    <w:rsid w:val="004D2D52"/>
    <w:rsid w:val="004D70E4"/>
    <w:rsid w:val="004E0482"/>
    <w:rsid w:val="004E0B0B"/>
    <w:rsid w:val="004E6709"/>
    <w:rsid w:val="004E7E7C"/>
    <w:rsid w:val="004E7EC4"/>
    <w:rsid w:val="004F0C02"/>
    <w:rsid w:val="004F1360"/>
    <w:rsid w:val="004F2A07"/>
    <w:rsid w:val="004F6749"/>
    <w:rsid w:val="004F7FD8"/>
    <w:rsid w:val="00503AEB"/>
    <w:rsid w:val="0050434E"/>
    <w:rsid w:val="00505A63"/>
    <w:rsid w:val="005066A6"/>
    <w:rsid w:val="00510715"/>
    <w:rsid w:val="00511D20"/>
    <w:rsid w:val="005120F4"/>
    <w:rsid w:val="00514C8F"/>
    <w:rsid w:val="00515033"/>
    <w:rsid w:val="00516142"/>
    <w:rsid w:val="00516C72"/>
    <w:rsid w:val="00517509"/>
    <w:rsid w:val="00520C4B"/>
    <w:rsid w:val="00521740"/>
    <w:rsid w:val="00522D02"/>
    <w:rsid w:val="00524857"/>
    <w:rsid w:val="0052664F"/>
    <w:rsid w:val="00527183"/>
    <w:rsid w:val="00534DEB"/>
    <w:rsid w:val="00535034"/>
    <w:rsid w:val="005355A7"/>
    <w:rsid w:val="0053738C"/>
    <w:rsid w:val="00537B28"/>
    <w:rsid w:val="005406E8"/>
    <w:rsid w:val="0054241A"/>
    <w:rsid w:val="0054372D"/>
    <w:rsid w:val="00546FE6"/>
    <w:rsid w:val="00547C08"/>
    <w:rsid w:val="0055499D"/>
    <w:rsid w:val="00554ECC"/>
    <w:rsid w:val="00554FDB"/>
    <w:rsid w:val="00556037"/>
    <w:rsid w:val="00557CBD"/>
    <w:rsid w:val="005612BD"/>
    <w:rsid w:val="00563BDF"/>
    <w:rsid w:val="00564E86"/>
    <w:rsid w:val="005671BF"/>
    <w:rsid w:val="00570C3D"/>
    <w:rsid w:val="005715E7"/>
    <w:rsid w:val="00572DEC"/>
    <w:rsid w:val="00580ABB"/>
    <w:rsid w:val="00580EFF"/>
    <w:rsid w:val="0058108C"/>
    <w:rsid w:val="00582A84"/>
    <w:rsid w:val="005835D4"/>
    <w:rsid w:val="00584A95"/>
    <w:rsid w:val="005853B5"/>
    <w:rsid w:val="0058570E"/>
    <w:rsid w:val="005862FA"/>
    <w:rsid w:val="005914BD"/>
    <w:rsid w:val="005922C9"/>
    <w:rsid w:val="00593BFA"/>
    <w:rsid w:val="00594465"/>
    <w:rsid w:val="005949B3"/>
    <w:rsid w:val="00594AAE"/>
    <w:rsid w:val="00597D5B"/>
    <w:rsid w:val="005A14FD"/>
    <w:rsid w:val="005A2FD2"/>
    <w:rsid w:val="005A5DB0"/>
    <w:rsid w:val="005B0832"/>
    <w:rsid w:val="005B0BF9"/>
    <w:rsid w:val="005B11E3"/>
    <w:rsid w:val="005B2736"/>
    <w:rsid w:val="005B5156"/>
    <w:rsid w:val="005B55FB"/>
    <w:rsid w:val="005B6F61"/>
    <w:rsid w:val="005C0053"/>
    <w:rsid w:val="005C06D4"/>
    <w:rsid w:val="005C2358"/>
    <w:rsid w:val="005C2808"/>
    <w:rsid w:val="005C2D0A"/>
    <w:rsid w:val="005C36A7"/>
    <w:rsid w:val="005C413A"/>
    <w:rsid w:val="005C41FD"/>
    <w:rsid w:val="005C6A73"/>
    <w:rsid w:val="005C6C7D"/>
    <w:rsid w:val="005D0031"/>
    <w:rsid w:val="005D3C86"/>
    <w:rsid w:val="005D3E4E"/>
    <w:rsid w:val="005D4AFE"/>
    <w:rsid w:val="005D7877"/>
    <w:rsid w:val="005E100B"/>
    <w:rsid w:val="005E10E4"/>
    <w:rsid w:val="005E181A"/>
    <w:rsid w:val="005E608C"/>
    <w:rsid w:val="005E7E9A"/>
    <w:rsid w:val="005F1520"/>
    <w:rsid w:val="005F1606"/>
    <w:rsid w:val="005F2541"/>
    <w:rsid w:val="005F49C5"/>
    <w:rsid w:val="005F5127"/>
    <w:rsid w:val="005F5F8D"/>
    <w:rsid w:val="005F6B8E"/>
    <w:rsid w:val="00600EE4"/>
    <w:rsid w:val="00601CF3"/>
    <w:rsid w:val="006025EB"/>
    <w:rsid w:val="00602CE0"/>
    <w:rsid w:val="00604FA1"/>
    <w:rsid w:val="0060576D"/>
    <w:rsid w:val="006061BA"/>
    <w:rsid w:val="0060671F"/>
    <w:rsid w:val="006069F2"/>
    <w:rsid w:val="00606FFC"/>
    <w:rsid w:val="00607FA8"/>
    <w:rsid w:val="006120D3"/>
    <w:rsid w:val="006124E6"/>
    <w:rsid w:val="00614523"/>
    <w:rsid w:val="00614E62"/>
    <w:rsid w:val="006154DB"/>
    <w:rsid w:val="0062217A"/>
    <w:rsid w:val="00624B38"/>
    <w:rsid w:val="006318F2"/>
    <w:rsid w:val="00631BF2"/>
    <w:rsid w:val="00634571"/>
    <w:rsid w:val="00634E3B"/>
    <w:rsid w:val="00635FE7"/>
    <w:rsid w:val="006366CF"/>
    <w:rsid w:val="00640757"/>
    <w:rsid w:val="00641AF0"/>
    <w:rsid w:val="006442C0"/>
    <w:rsid w:val="0064559D"/>
    <w:rsid w:val="00645F3B"/>
    <w:rsid w:val="006462A4"/>
    <w:rsid w:val="006501F5"/>
    <w:rsid w:val="00650681"/>
    <w:rsid w:val="00654329"/>
    <w:rsid w:val="00654A11"/>
    <w:rsid w:val="00654BB7"/>
    <w:rsid w:val="006557F6"/>
    <w:rsid w:val="00657028"/>
    <w:rsid w:val="00660FD9"/>
    <w:rsid w:val="006628E1"/>
    <w:rsid w:val="00664B12"/>
    <w:rsid w:val="00665CC1"/>
    <w:rsid w:val="00666288"/>
    <w:rsid w:val="00666922"/>
    <w:rsid w:val="00667261"/>
    <w:rsid w:val="0067082C"/>
    <w:rsid w:val="00671506"/>
    <w:rsid w:val="0067234F"/>
    <w:rsid w:val="0067300D"/>
    <w:rsid w:val="006758D4"/>
    <w:rsid w:val="00676B86"/>
    <w:rsid w:val="0067745B"/>
    <w:rsid w:val="00683977"/>
    <w:rsid w:val="0068648A"/>
    <w:rsid w:val="00690629"/>
    <w:rsid w:val="006925A0"/>
    <w:rsid w:val="0069518B"/>
    <w:rsid w:val="0069627F"/>
    <w:rsid w:val="0069695F"/>
    <w:rsid w:val="006A00CF"/>
    <w:rsid w:val="006A2543"/>
    <w:rsid w:val="006A39D8"/>
    <w:rsid w:val="006A3E8B"/>
    <w:rsid w:val="006A5826"/>
    <w:rsid w:val="006A5851"/>
    <w:rsid w:val="006A5A2D"/>
    <w:rsid w:val="006A7BEF"/>
    <w:rsid w:val="006B1E6A"/>
    <w:rsid w:val="006B356C"/>
    <w:rsid w:val="006B4B1C"/>
    <w:rsid w:val="006B5097"/>
    <w:rsid w:val="006B7BCD"/>
    <w:rsid w:val="006C0352"/>
    <w:rsid w:val="006C0745"/>
    <w:rsid w:val="006C0B3D"/>
    <w:rsid w:val="006C3434"/>
    <w:rsid w:val="006C45BE"/>
    <w:rsid w:val="006C6AB2"/>
    <w:rsid w:val="006D0220"/>
    <w:rsid w:val="006D29D7"/>
    <w:rsid w:val="006D55E7"/>
    <w:rsid w:val="006D6127"/>
    <w:rsid w:val="006E3980"/>
    <w:rsid w:val="006E3E3C"/>
    <w:rsid w:val="006E4623"/>
    <w:rsid w:val="006F03EA"/>
    <w:rsid w:val="006F1CE1"/>
    <w:rsid w:val="006F297A"/>
    <w:rsid w:val="006F2D92"/>
    <w:rsid w:val="006F57C9"/>
    <w:rsid w:val="006F645D"/>
    <w:rsid w:val="006F6844"/>
    <w:rsid w:val="006F7313"/>
    <w:rsid w:val="006F7AAC"/>
    <w:rsid w:val="0070200C"/>
    <w:rsid w:val="00702C86"/>
    <w:rsid w:val="00705AD8"/>
    <w:rsid w:val="00707CD4"/>
    <w:rsid w:val="0071189E"/>
    <w:rsid w:val="00712439"/>
    <w:rsid w:val="00713FF4"/>
    <w:rsid w:val="00714D92"/>
    <w:rsid w:val="00717133"/>
    <w:rsid w:val="00717418"/>
    <w:rsid w:val="00717527"/>
    <w:rsid w:val="007176EE"/>
    <w:rsid w:val="00717C72"/>
    <w:rsid w:val="0072296E"/>
    <w:rsid w:val="00723770"/>
    <w:rsid w:val="007243DA"/>
    <w:rsid w:val="00725C10"/>
    <w:rsid w:val="00726C6B"/>
    <w:rsid w:val="007303C9"/>
    <w:rsid w:val="00731128"/>
    <w:rsid w:val="0073503A"/>
    <w:rsid w:val="0073705C"/>
    <w:rsid w:val="0073779F"/>
    <w:rsid w:val="00742ADE"/>
    <w:rsid w:val="00742C8F"/>
    <w:rsid w:val="00742DE1"/>
    <w:rsid w:val="007436D7"/>
    <w:rsid w:val="007460C7"/>
    <w:rsid w:val="0074650F"/>
    <w:rsid w:val="00746762"/>
    <w:rsid w:val="00750EC9"/>
    <w:rsid w:val="007526BC"/>
    <w:rsid w:val="00752EE1"/>
    <w:rsid w:val="007537F5"/>
    <w:rsid w:val="007560D4"/>
    <w:rsid w:val="0075782A"/>
    <w:rsid w:val="00757A7C"/>
    <w:rsid w:val="00760FD2"/>
    <w:rsid w:val="007611B8"/>
    <w:rsid w:val="007627AB"/>
    <w:rsid w:val="0076686A"/>
    <w:rsid w:val="00771EA4"/>
    <w:rsid w:val="00772B97"/>
    <w:rsid w:val="0077413A"/>
    <w:rsid w:val="00775936"/>
    <w:rsid w:val="00776990"/>
    <w:rsid w:val="007769B9"/>
    <w:rsid w:val="00776D59"/>
    <w:rsid w:val="007800AF"/>
    <w:rsid w:val="00781265"/>
    <w:rsid w:val="007825A4"/>
    <w:rsid w:val="0078333E"/>
    <w:rsid w:val="00785D32"/>
    <w:rsid w:val="007860C4"/>
    <w:rsid w:val="00791713"/>
    <w:rsid w:val="00791D9C"/>
    <w:rsid w:val="00792165"/>
    <w:rsid w:val="00792B0B"/>
    <w:rsid w:val="00792C98"/>
    <w:rsid w:val="00793750"/>
    <w:rsid w:val="00793D6E"/>
    <w:rsid w:val="00795E96"/>
    <w:rsid w:val="0079658A"/>
    <w:rsid w:val="007A42F3"/>
    <w:rsid w:val="007A527C"/>
    <w:rsid w:val="007A5A8A"/>
    <w:rsid w:val="007A74E1"/>
    <w:rsid w:val="007A78A7"/>
    <w:rsid w:val="007A7D9E"/>
    <w:rsid w:val="007B0043"/>
    <w:rsid w:val="007B2EED"/>
    <w:rsid w:val="007B4382"/>
    <w:rsid w:val="007B5D34"/>
    <w:rsid w:val="007B6142"/>
    <w:rsid w:val="007C0F0B"/>
    <w:rsid w:val="007C3530"/>
    <w:rsid w:val="007C3C7E"/>
    <w:rsid w:val="007C5A4F"/>
    <w:rsid w:val="007C7770"/>
    <w:rsid w:val="007C782D"/>
    <w:rsid w:val="007D3C53"/>
    <w:rsid w:val="007E1161"/>
    <w:rsid w:val="007E2DBE"/>
    <w:rsid w:val="007E3679"/>
    <w:rsid w:val="007E69F1"/>
    <w:rsid w:val="007F1DCB"/>
    <w:rsid w:val="007F22D2"/>
    <w:rsid w:val="007F2E1E"/>
    <w:rsid w:val="007F3BC8"/>
    <w:rsid w:val="007F45D6"/>
    <w:rsid w:val="007F4B6E"/>
    <w:rsid w:val="007F7BFF"/>
    <w:rsid w:val="007F7C38"/>
    <w:rsid w:val="00801D92"/>
    <w:rsid w:val="0080293E"/>
    <w:rsid w:val="00803355"/>
    <w:rsid w:val="00803FD0"/>
    <w:rsid w:val="00805AB6"/>
    <w:rsid w:val="0080737F"/>
    <w:rsid w:val="0081181A"/>
    <w:rsid w:val="00811C78"/>
    <w:rsid w:val="00811F2E"/>
    <w:rsid w:val="00813259"/>
    <w:rsid w:val="00813E7F"/>
    <w:rsid w:val="00814929"/>
    <w:rsid w:val="008155F4"/>
    <w:rsid w:val="00816E1F"/>
    <w:rsid w:val="00817630"/>
    <w:rsid w:val="008201D2"/>
    <w:rsid w:val="00820F50"/>
    <w:rsid w:val="00822EA3"/>
    <w:rsid w:val="00822FC4"/>
    <w:rsid w:val="00823AE1"/>
    <w:rsid w:val="008245F0"/>
    <w:rsid w:val="0082646B"/>
    <w:rsid w:val="008315AE"/>
    <w:rsid w:val="00831703"/>
    <w:rsid w:val="00831748"/>
    <w:rsid w:val="0083342C"/>
    <w:rsid w:val="00833790"/>
    <w:rsid w:val="00834711"/>
    <w:rsid w:val="0083738D"/>
    <w:rsid w:val="00837DCF"/>
    <w:rsid w:val="00837EAF"/>
    <w:rsid w:val="00840791"/>
    <w:rsid w:val="0084095B"/>
    <w:rsid w:val="00840AE5"/>
    <w:rsid w:val="00840DC4"/>
    <w:rsid w:val="00842569"/>
    <w:rsid w:val="0084267F"/>
    <w:rsid w:val="00843887"/>
    <w:rsid w:val="008453BA"/>
    <w:rsid w:val="00845C0D"/>
    <w:rsid w:val="00845FF2"/>
    <w:rsid w:val="00847250"/>
    <w:rsid w:val="00847AF8"/>
    <w:rsid w:val="00851E2E"/>
    <w:rsid w:val="00852B36"/>
    <w:rsid w:val="008555BF"/>
    <w:rsid w:val="00857C52"/>
    <w:rsid w:val="00860396"/>
    <w:rsid w:val="0086792C"/>
    <w:rsid w:val="00870AD7"/>
    <w:rsid w:val="00870F41"/>
    <w:rsid w:val="00872725"/>
    <w:rsid w:val="00873F50"/>
    <w:rsid w:val="00874124"/>
    <w:rsid w:val="008762DA"/>
    <w:rsid w:val="0088197D"/>
    <w:rsid w:val="0088729F"/>
    <w:rsid w:val="008908FE"/>
    <w:rsid w:val="00892077"/>
    <w:rsid w:val="00893673"/>
    <w:rsid w:val="008937C1"/>
    <w:rsid w:val="008946C6"/>
    <w:rsid w:val="00896BF3"/>
    <w:rsid w:val="008A1BCE"/>
    <w:rsid w:val="008A4D12"/>
    <w:rsid w:val="008A526D"/>
    <w:rsid w:val="008A55E6"/>
    <w:rsid w:val="008A7047"/>
    <w:rsid w:val="008A7182"/>
    <w:rsid w:val="008A7468"/>
    <w:rsid w:val="008A785D"/>
    <w:rsid w:val="008B1C81"/>
    <w:rsid w:val="008B746F"/>
    <w:rsid w:val="008C2086"/>
    <w:rsid w:val="008C22F3"/>
    <w:rsid w:val="008C5119"/>
    <w:rsid w:val="008C58FD"/>
    <w:rsid w:val="008C720D"/>
    <w:rsid w:val="008D0F1B"/>
    <w:rsid w:val="008D180B"/>
    <w:rsid w:val="008D2235"/>
    <w:rsid w:val="008D2E11"/>
    <w:rsid w:val="008D5E3B"/>
    <w:rsid w:val="008D6A99"/>
    <w:rsid w:val="008D7F75"/>
    <w:rsid w:val="008E0425"/>
    <w:rsid w:val="008E0770"/>
    <w:rsid w:val="008E0ADE"/>
    <w:rsid w:val="008E122E"/>
    <w:rsid w:val="008E47B7"/>
    <w:rsid w:val="008E7EF9"/>
    <w:rsid w:val="008F1CB0"/>
    <w:rsid w:val="008F3D07"/>
    <w:rsid w:val="008F4155"/>
    <w:rsid w:val="008F4FBB"/>
    <w:rsid w:val="009015E8"/>
    <w:rsid w:val="00903AEA"/>
    <w:rsid w:val="009042AC"/>
    <w:rsid w:val="00907217"/>
    <w:rsid w:val="0091075A"/>
    <w:rsid w:val="00911391"/>
    <w:rsid w:val="00911634"/>
    <w:rsid w:val="009118C4"/>
    <w:rsid w:val="0091242B"/>
    <w:rsid w:val="00914B6C"/>
    <w:rsid w:val="00915FB9"/>
    <w:rsid w:val="009221D5"/>
    <w:rsid w:val="009321F1"/>
    <w:rsid w:val="0093232F"/>
    <w:rsid w:val="009334A8"/>
    <w:rsid w:val="00935607"/>
    <w:rsid w:val="00936272"/>
    <w:rsid w:val="00937A23"/>
    <w:rsid w:val="00937A59"/>
    <w:rsid w:val="00937AF1"/>
    <w:rsid w:val="00940052"/>
    <w:rsid w:val="0094016A"/>
    <w:rsid w:val="00941297"/>
    <w:rsid w:val="00942A83"/>
    <w:rsid w:val="00943AF9"/>
    <w:rsid w:val="00943C74"/>
    <w:rsid w:val="00945B6D"/>
    <w:rsid w:val="00945DB3"/>
    <w:rsid w:val="00950D39"/>
    <w:rsid w:val="00953FD4"/>
    <w:rsid w:val="009548C7"/>
    <w:rsid w:val="00954E5E"/>
    <w:rsid w:val="0095509B"/>
    <w:rsid w:val="00955B50"/>
    <w:rsid w:val="00955F49"/>
    <w:rsid w:val="00960370"/>
    <w:rsid w:val="009607CA"/>
    <w:rsid w:val="00960E90"/>
    <w:rsid w:val="00960F82"/>
    <w:rsid w:val="0096284F"/>
    <w:rsid w:val="00963563"/>
    <w:rsid w:val="00965E73"/>
    <w:rsid w:val="009677AA"/>
    <w:rsid w:val="00971550"/>
    <w:rsid w:val="009716BA"/>
    <w:rsid w:val="00971980"/>
    <w:rsid w:val="00973544"/>
    <w:rsid w:val="00973DAF"/>
    <w:rsid w:val="009743F6"/>
    <w:rsid w:val="00975FF9"/>
    <w:rsid w:val="0097680C"/>
    <w:rsid w:val="00981384"/>
    <w:rsid w:val="00981E5B"/>
    <w:rsid w:val="00981FCD"/>
    <w:rsid w:val="00984221"/>
    <w:rsid w:val="009865BF"/>
    <w:rsid w:val="0098685A"/>
    <w:rsid w:val="009868FE"/>
    <w:rsid w:val="00987398"/>
    <w:rsid w:val="009905A0"/>
    <w:rsid w:val="00990ED1"/>
    <w:rsid w:val="00991ED2"/>
    <w:rsid w:val="00995D68"/>
    <w:rsid w:val="00997843"/>
    <w:rsid w:val="009A082B"/>
    <w:rsid w:val="009A1CAF"/>
    <w:rsid w:val="009A31D6"/>
    <w:rsid w:val="009A3625"/>
    <w:rsid w:val="009A4004"/>
    <w:rsid w:val="009A4ECC"/>
    <w:rsid w:val="009A58F5"/>
    <w:rsid w:val="009A78EF"/>
    <w:rsid w:val="009B00D2"/>
    <w:rsid w:val="009B07E8"/>
    <w:rsid w:val="009B16CA"/>
    <w:rsid w:val="009B1D00"/>
    <w:rsid w:val="009B275D"/>
    <w:rsid w:val="009B67A3"/>
    <w:rsid w:val="009B68C6"/>
    <w:rsid w:val="009C289C"/>
    <w:rsid w:val="009C5802"/>
    <w:rsid w:val="009D42E4"/>
    <w:rsid w:val="009D5A1B"/>
    <w:rsid w:val="009D7B53"/>
    <w:rsid w:val="009E01A1"/>
    <w:rsid w:val="009E2036"/>
    <w:rsid w:val="009E25B4"/>
    <w:rsid w:val="009E2FB8"/>
    <w:rsid w:val="009E48DD"/>
    <w:rsid w:val="009E527D"/>
    <w:rsid w:val="009E5A8C"/>
    <w:rsid w:val="009E5D36"/>
    <w:rsid w:val="009E6CBB"/>
    <w:rsid w:val="009F2E5A"/>
    <w:rsid w:val="009F353F"/>
    <w:rsid w:val="009F5D95"/>
    <w:rsid w:val="009F7D3D"/>
    <w:rsid w:val="00A02A60"/>
    <w:rsid w:val="00A033FA"/>
    <w:rsid w:val="00A0468A"/>
    <w:rsid w:val="00A05265"/>
    <w:rsid w:val="00A059A7"/>
    <w:rsid w:val="00A10491"/>
    <w:rsid w:val="00A127AD"/>
    <w:rsid w:val="00A131C2"/>
    <w:rsid w:val="00A1552B"/>
    <w:rsid w:val="00A2418A"/>
    <w:rsid w:val="00A2556E"/>
    <w:rsid w:val="00A25E55"/>
    <w:rsid w:val="00A25EF5"/>
    <w:rsid w:val="00A347E7"/>
    <w:rsid w:val="00A355D8"/>
    <w:rsid w:val="00A36C23"/>
    <w:rsid w:val="00A37081"/>
    <w:rsid w:val="00A37A93"/>
    <w:rsid w:val="00A40231"/>
    <w:rsid w:val="00A404A3"/>
    <w:rsid w:val="00A414CF"/>
    <w:rsid w:val="00A41B35"/>
    <w:rsid w:val="00A43D39"/>
    <w:rsid w:val="00A4612D"/>
    <w:rsid w:val="00A4662F"/>
    <w:rsid w:val="00A46C53"/>
    <w:rsid w:val="00A51046"/>
    <w:rsid w:val="00A53ECA"/>
    <w:rsid w:val="00A54685"/>
    <w:rsid w:val="00A548AE"/>
    <w:rsid w:val="00A572FC"/>
    <w:rsid w:val="00A61AA2"/>
    <w:rsid w:val="00A62D4A"/>
    <w:rsid w:val="00A6434A"/>
    <w:rsid w:val="00A64B25"/>
    <w:rsid w:val="00A6510E"/>
    <w:rsid w:val="00A66275"/>
    <w:rsid w:val="00A662E3"/>
    <w:rsid w:val="00A665BA"/>
    <w:rsid w:val="00A66C68"/>
    <w:rsid w:val="00A67A78"/>
    <w:rsid w:val="00A70476"/>
    <w:rsid w:val="00A70AE0"/>
    <w:rsid w:val="00A714AB"/>
    <w:rsid w:val="00A718C6"/>
    <w:rsid w:val="00A74934"/>
    <w:rsid w:val="00A769AD"/>
    <w:rsid w:val="00A857B7"/>
    <w:rsid w:val="00A86B63"/>
    <w:rsid w:val="00A8740F"/>
    <w:rsid w:val="00A8770A"/>
    <w:rsid w:val="00A90A32"/>
    <w:rsid w:val="00A92ED5"/>
    <w:rsid w:val="00A96F0F"/>
    <w:rsid w:val="00AA1780"/>
    <w:rsid w:val="00AA7301"/>
    <w:rsid w:val="00AB01A1"/>
    <w:rsid w:val="00AB12C5"/>
    <w:rsid w:val="00AB2DE0"/>
    <w:rsid w:val="00AB3ABA"/>
    <w:rsid w:val="00AB540F"/>
    <w:rsid w:val="00AC16D0"/>
    <w:rsid w:val="00AC62E0"/>
    <w:rsid w:val="00AC6A94"/>
    <w:rsid w:val="00AD0224"/>
    <w:rsid w:val="00AD05A3"/>
    <w:rsid w:val="00AD2E70"/>
    <w:rsid w:val="00AD2EAA"/>
    <w:rsid w:val="00AD39FF"/>
    <w:rsid w:val="00AD3DC6"/>
    <w:rsid w:val="00AD3F0B"/>
    <w:rsid w:val="00AD5E23"/>
    <w:rsid w:val="00AD7256"/>
    <w:rsid w:val="00AE1AFE"/>
    <w:rsid w:val="00AE34A2"/>
    <w:rsid w:val="00AE4224"/>
    <w:rsid w:val="00AE48D9"/>
    <w:rsid w:val="00AE4F67"/>
    <w:rsid w:val="00AE62E4"/>
    <w:rsid w:val="00AF0EE0"/>
    <w:rsid w:val="00AF1444"/>
    <w:rsid w:val="00AF3603"/>
    <w:rsid w:val="00AF52C5"/>
    <w:rsid w:val="00AF536A"/>
    <w:rsid w:val="00B00667"/>
    <w:rsid w:val="00B0135B"/>
    <w:rsid w:val="00B01D71"/>
    <w:rsid w:val="00B02192"/>
    <w:rsid w:val="00B02A6E"/>
    <w:rsid w:val="00B05D10"/>
    <w:rsid w:val="00B12045"/>
    <w:rsid w:val="00B1250C"/>
    <w:rsid w:val="00B12C82"/>
    <w:rsid w:val="00B13E9E"/>
    <w:rsid w:val="00B158B1"/>
    <w:rsid w:val="00B1677E"/>
    <w:rsid w:val="00B16867"/>
    <w:rsid w:val="00B17B65"/>
    <w:rsid w:val="00B20DCE"/>
    <w:rsid w:val="00B22775"/>
    <w:rsid w:val="00B23DAD"/>
    <w:rsid w:val="00B2656B"/>
    <w:rsid w:val="00B3245F"/>
    <w:rsid w:val="00B35265"/>
    <w:rsid w:val="00B41680"/>
    <w:rsid w:val="00B43778"/>
    <w:rsid w:val="00B46561"/>
    <w:rsid w:val="00B478A5"/>
    <w:rsid w:val="00B53121"/>
    <w:rsid w:val="00B556C9"/>
    <w:rsid w:val="00B55FAB"/>
    <w:rsid w:val="00B57558"/>
    <w:rsid w:val="00B60A54"/>
    <w:rsid w:val="00B60DA1"/>
    <w:rsid w:val="00B61806"/>
    <w:rsid w:val="00B61D40"/>
    <w:rsid w:val="00B65688"/>
    <w:rsid w:val="00B657EF"/>
    <w:rsid w:val="00B65945"/>
    <w:rsid w:val="00B6614A"/>
    <w:rsid w:val="00B7095E"/>
    <w:rsid w:val="00B70F50"/>
    <w:rsid w:val="00B71A20"/>
    <w:rsid w:val="00B72FAD"/>
    <w:rsid w:val="00B76107"/>
    <w:rsid w:val="00B76378"/>
    <w:rsid w:val="00B77C3F"/>
    <w:rsid w:val="00B80FF0"/>
    <w:rsid w:val="00B820DA"/>
    <w:rsid w:val="00B82978"/>
    <w:rsid w:val="00B83A43"/>
    <w:rsid w:val="00B83E20"/>
    <w:rsid w:val="00B86A6F"/>
    <w:rsid w:val="00B919D0"/>
    <w:rsid w:val="00B922F3"/>
    <w:rsid w:val="00B92C48"/>
    <w:rsid w:val="00B938DB"/>
    <w:rsid w:val="00B9397D"/>
    <w:rsid w:val="00B94067"/>
    <w:rsid w:val="00B94269"/>
    <w:rsid w:val="00B942F3"/>
    <w:rsid w:val="00B95419"/>
    <w:rsid w:val="00B97C94"/>
    <w:rsid w:val="00BA0D14"/>
    <w:rsid w:val="00BA1B73"/>
    <w:rsid w:val="00BA2E2C"/>
    <w:rsid w:val="00BA416B"/>
    <w:rsid w:val="00BA4253"/>
    <w:rsid w:val="00BA525F"/>
    <w:rsid w:val="00BA5CB4"/>
    <w:rsid w:val="00BA6B85"/>
    <w:rsid w:val="00BB0FD0"/>
    <w:rsid w:val="00BB23DE"/>
    <w:rsid w:val="00BB245A"/>
    <w:rsid w:val="00BB36E6"/>
    <w:rsid w:val="00BB6399"/>
    <w:rsid w:val="00BC05C2"/>
    <w:rsid w:val="00BC1F64"/>
    <w:rsid w:val="00BC2146"/>
    <w:rsid w:val="00BC2F51"/>
    <w:rsid w:val="00BC435A"/>
    <w:rsid w:val="00BC441D"/>
    <w:rsid w:val="00BC54F3"/>
    <w:rsid w:val="00BC6AB1"/>
    <w:rsid w:val="00BD30E9"/>
    <w:rsid w:val="00BD3141"/>
    <w:rsid w:val="00BD6E46"/>
    <w:rsid w:val="00BD7F15"/>
    <w:rsid w:val="00BE069F"/>
    <w:rsid w:val="00BE0A4B"/>
    <w:rsid w:val="00BE2134"/>
    <w:rsid w:val="00BE2768"/>
    <w:rsid w:val="00BE2DB8"/>
    <w:rsid w:val="00BE4231"/>
    <w:rsid w:val="00BE4709"/>
    <w:rsid w:val="00BE5E5A"/>
    <w:rsid w:val="00BE6CCC"/>
    <w:rsid w:val="00BE76D8"/>
    <w:rsid w:val="00BE7C5B"/>
    <w:rsid w:val="00BF3B32"/>
    <w:rsid w:val="00BF5ED2"/>
    <w:rsid w:val="00BF7DDC"/>
    <w:rsid w:val="00C02ACF"/>
    <w:rsid w:val="00C040DD"/>
    <w:rsid w:val="00C04F00"/>
    <w:rsid w:val="00C05695"/>
    <w:rsid w:val="00C078B2"/>
    <w:rsid w:val="00C1351B"/>
    <w:rsid w:val="00C13A67"/>
    <w:rsid w:val="00C174B2"/>
    <w:rsid w:val="00C21B0A"/>
    <w:rsid w:val="00C23A06"/>
    <w:rsid w:val="00C24564"/>
    <w:rsid w:val="00C252D0"/>
    <w:rsid w:val="00C26866"/>
    <w:rsid w:val="00C2786A"/>
    <w:rsid w:val="00C30172"/>
    <w:rsid w:val="00C32485"/>
    <w:rsid w:val="00C32579"/>
    <w:rsid w:val="00C357B0"/>
    <w:rsid w:val="00C362A6"/>
    <w:rsid w:val="00C424DF"/>
    <w:rsid w:val="00C42700"/>
    <w:rsid w:val="00C430A9"/>
    <w:rsid w:val="00C45215"/>
    <w:rsid w:val="00C537A1"/>
    <w:rsid w:val="00C55375"/>
    <w:rsid w:val="00C563AB"/>
    <w:rsid w:val="00C5712A"/>
    <w:rsid w:val="00C57E3D"/>
    <w:rsid w:val="00C57E45"/>
    <w:rsid w:val="00C6417F"/>
    <w:rsid w:val="00C64631"/>
    <w:rsid w:val="00C67F19"/>
    <w:rsid w:val="00C7054A"/>
    <w:rsid w:val="00C739EB"/>
    <w:rsid w:val="00C75BEE"/>
    <w:rsid w:val="00C80547"/>
    <w:rsid w:val="00C80D62"/>
    <w:rsid w:val="00C81D59"/>
    <w:rsid w:val="00C82A04"/>
    <w:rsid w:val="00C83861"/>
    <w:rsid w:val="00C84C2B"/>
    <w:rsid w:val="00C855CA"/>
    <w:rsid w:val="00C8599D"/>
    <w:rsid w:val="00C9066A"/>
    <w:rsid w:val="00C906D8"/>
    <w:rsid w:val="00C90A07"/>
    <w:rsid w:val="00C92179"/>
    <w:rsid w:val="00C934B2"/>
    <w:rsid w:val="00C93DA4"/>
    <w:rsid w:val="00C94FB7"/>
    <w:rsid w:val="00C9595A"/>
    <w:rsid w:val="00C97D75"/>
    <w:rsid w:val="00CA0751"/>
    <w:rsid w:val="00CA086B"/>
    <w:rsid w:val="00CA2C82"/>
    <w:rsid w:val="00CA3109"/>
    <w:rsid w:val="00CA40A6"/>
    <w:rsid w:val="00CA6F73"/>
    <w:rsid w:val="00CB1728"/>
    <w:rsid w:val="00CB2B62"/>
    <w:rsid w:val="00CB31C8"/>
    <w:rsid w:val="00CB4E84"/>
    <w:rsid w:val="00CC15D5"/>
    <w:rsid w:val="00CC1653"/>
    <w:rsid w:val="00CC1DBE"/>
    <w:rsid w:val="00CC407B"/>
    <w:rsid w:val="00CC40CC"/>
    <w:rsid w:val="00CC5C93"/>
    <w:rsid w:val="00CD40C6"/>
    <w:rsid w:val="00CD5FF4"/>
    <w:rsid w:val="00CD7B5F"/>
    <w:rsid w:val="00CE006B"/>
    <w:rsid w:val="00CE0658"/>
    <w:rsid w:val="00CE1DCB"/>
    <w:rsid w:val="00CE1EE0"/>
    <w:rsid w:val="00CE2B18"/>
    <w:rsid w:val="00CE64B3"/>
    <w:rsid w:val="00CF10DE"/>
    <w:rsid w:val="00CF1263"/>
    <w:rsid w:val="00CF2214"/>
    <w:rsid w:val="00CF318B"/>
    <w:rsid w:val="00CF4E04"/>
    <w:rsid w:val="00CF6E0F"/>
    <w:rsid w:val="00CF6E10"/>
    <w:rsid w:val="00D007E9"/>
    <w:rsid w:val="00D008D7"/>
    <w:rsid w:val="00D01AE8"/>
    <w:rsid w:val="00D01CEF"/>
    <w:rsid w:val="00D066CD"/>
    <w:rsid w:val="00D070E7"/>
    <w:rsid w:val="00D07EC4"/>
    <w:rsid w:val="00D07ECE"/>
    <w:rsid w:val="00D104A5"/>
    <w:rsid w:val="00D11E05"/>
    <w:rsid w:val="00D12263"/>
    <w:rsid w:val="00D12A04"/>
    <w:rsid w:val="00D14671"/>
    <w:rsid w:val="00D14DB1"/>
    <w:rsid w:val="00D16348"/>
    <w:rsid w:val="00D1648B"/>
    <w:rsid w:val="00D20463"/>
    <w:rsid w:val="00D20562"/>
    <w:rsid w:val="00D20F29"/>
    <w:rsid w:val="00D2556B"/>
    <w:rsid w:val="00D278C1"/>
    <w:rsid w:val="00D31264"/>
    <w:rsid w:val="00D330C2"/>
    <w:rsid w:val="00D344DD"/>
    <w:rsid w:val="00D34745"/>
    <w:rsid w:val="00D3514E"/>
    <w:rsid w:val="00D35688"/>
    <w:rsid w:val="00D41405"/>
    <w:rsid w:val="00D41562"/>
    <w:rsid w:val="00D434DE"/>
    <w:rsid w:val="00D4673C"/>
    <w:rsid w:val="00D5093E"/>
    <w:rsid w:val="00D51129"/>
    <w:rsid w:val="00D53266"/>
    <w:rsid w:val="00D576D4"/>
    <w:rsid w:val="00D604B5"/>
    <w:rsid w:val="00D627C4"/>
    <w:rsid w:val="00D64A46"/>
    <w:rsid w:val="00D64CF4"/>
    <w:rsid w:val="00D656A1"/>
    <w:rsid w:val="00D70DC8"/>
    <w:rsid w:val="00D71354"/>
    <w:rsid w:val="00D719C6"/>
    <w:rsid w:val="00D773DD"/>
    <w:rsid w:val="00D85C36"/>
    <w:rsid w:val="00D85F98"/>
    <w:rsid w:val="00D91B04"/>
    <w:rsid w:val="00D92672"/>
    <w:rsid w:val="00D932A5"/>
    <w:rsid w:val="00D93F14"/>
    <w:rsid w:val="00D949B7"/>
    <w:rsid w:val="00D9530F"/>
    <w:rsid w:val="00D96263"/>
    <w:rsid w:val="00D96DE9"/>
    <w:rsid w:val="00DA0408"/>
    <w:rsid w:val="00DA214D"/>
    <w:rsid w:val="00DA3DAE"/>
    <w:rsid w:val="00DA492B"/>
    <w:rsid w:val="00DA6D1A"/>
    <w:rsid w:val="00DA7268"/>
    <w:rsid w:val="00DB35AA"/>
    <w:rsid w:val="00DB45A0"/>
    <w:rsid w:val="00DB4AC2"/>
    <w:rsid w:val="00DB7088"/>
    <w:rsid w:val="00DB71CC"/>
    <w:rsid w:val="00DC265F"/>
    <w:rsid w:val="00DC2CF1"/>
    <w:rsid w:val="00DC473B"/>
    <w:rsid w:val="00DC5874"/>
    <w:rsid w:val="00DC66AF"/>
    <w:rsid w:val="00DC67D2"/>
    <w:rsid w:val="00DD010C"/>
    <w:rsid w:val="00DD07FA"/>
    <w:rsid w:val="00DD25C1"/>
    <w:rsid w:val="00DD2742"/>
    <w:rsid w:val="00DD4C07"/>
    <w:rsid w:val="00DD676E"/>
    <w:rsid w:val="00DD7953"/>
    <w:rsid w:val="00DE2D0C"/>
    <w:rsid w:val="00DE2EF6"/>
    <w:rsid w:val="00DE3091"/>
    <w:rsid w:val="00DE5159"/>
    <w:rsid w:val="00DF0D69"/>
    <w:rsid w:val="00DF172D"/>
    <w:rsid w:val="00DF210F"/>
    <w:rsid w:val="00E01502"/>
    <w:rsid w:val="00E02AFE"/>
    <w:rsid w:val="00E068E0"/>
    <w:rsid w:val="00E07717"/>
    <w:rsid w:val="00E137F4"/>
    <w:rsid w:val="00E14189"/>
    <w:rsid w:val="00E16251"/>
    <w:rsid w:val="00E1778C"/>
    <w:rsid w:val="00E22D25"/>
    <w:rsid w:val="00E24912"/>
    <w:rsid w:val="00E30146"/>
    <w:rsid w:val="00E30382"/>
    <w:rsid w:val="00E3295E"/>
    <w:rsid w:val="00E337E0"/>
    <w:rsid w:val="00E33E6E"/>
    <w:rsid w:val="00E3416C"/>
    <w:rsid w:val="00E34290"/>
    <w:rsid w:val="00E36439"/>
    <w:rsid w:val="00E40384"/>
    <w:rsid w:val="00E40C87"/>
    <w:rsid w:val="00E4479C"/>
    <w:rsid w:val="00E512DF"/>
    <w:rsid w:val="00E546DE"/>
    <w:rsid w:val="00E54B34"/>
    <w:rsid w:val="00E55163"/>
    <w:rsid w:val="00E55382"/>
    <w:rsid w:val="00E553D2"/>
    <w:rsid w:val="00E61061"/>
    <w:rsid w:val="00E623A7"/>
    <w:rsid w:val="00E629C3"/>
    <w:rsid w:val="00E63761"/>
    <w:rsid w:val="00E70436"/>
    <w:rsid w:val="00E707E0"/>
    <w:rsid w:val="00E71FBD"/>
    <w:rsid w:val="00E72CAE"/>
    <w:rsid w:val="00E740F4"/>
    <w:rsid w:val="00E74878"/>
    <w:rsid w:val="00E8048C"/>
    <w:rsid w:val="00E80EA7"/>
    <w:rsid w:val="00E812B7"/>
    <w:rsid w:val="00E825B2"/>
    <w:rsid w:val="00E828C3"/>
    <w:rsid w:val="00E843B9"/>
    <w:rsid w:val="00E844E9"/>
    <w:rsid w:val="00E86E39"/>
    <w:rsid w:val="00E86FC3"/>
    <w:rsid w:val="00E8736D"/>
    <w:rsid w:val="00E87703"/>
    <w:rsid w:val="00E92147"/>
    <w:rsid w:val="00E937AB"/>
    <w:rsid w:val="00E93BAD"/>
    <w:rsid w:val="00E941DE"/>
    <w:rsid w:val="00E95D86"/>
    <w:rsid w:val="00E97201"/>
    <w:rsid w:val="00EA08C8"/>
    <w:rsid w:val="00EA38A0"/>
    <w:rsid w:val="00EA59D2"/>
    <w:rsid w:val="00EA7F08"/>
    <w:rsid w:val="00EB0B20"/>
    <w:rsid w:val="00EB4BF9"/>
    <w:rsid w:val="00EB5CC4"/>
    <w:rsid w:val="00EB7E55"/>
    <w:rsid w:val="00EC0049"/>
    <w:rsid w:val="00EC3131"/>
    <w:rsid w:val="00EC3BAD"/>
    <w:rsid w:val="00EC42D2"/>
    <w:rsid w:val="00EC50A5"/>
    <w:rsid w:val="00EC5AC7"/>
    <w:rsid w:val="00EC63AC"/>
    <w:rsid w:val="00ED0407"/>
    <w:rsid w:val="00ED2E53"/>
    <w:rsid w:val="00ED4CC2"/>
    <w:rsid w:val="00ED52CB"/>
    <w:rsid w:val="00ED555F"/>
    <w:rsid w:val="00EE0A97"/>
    <w:rsid w:val="00EE32F1"/>
    <w:rsid w:val="00EE45C7"/>
    <w:rsid w:val="00EE76C0"/>
    <w:rsid w:val="00EF1C03"/>
    <w:rsid w:val="00EF3D50"/>
    <w:rsid w:val="00EF4BA6"/>
    <w:rsid w:val="00EF4E53"/>
    <w:rsid w:val="00EF6B79"/>
    <w:rsid w:val="00F0084F"/>
    <w:rsid w:val="00F00B29"/>
    <w:rsid w:val="00F01033"/>
    <w:rsid w:val="00F010FB"/>
    <w:rsid w:val="00F01B41"/>
    <w:rsid w:val="00F02A45"/>
    <w:rsid w:val="00F04B6C"/>
    <w:rsid w:val="00F06034"/>
    <w:rsid w:val="00F11D04"/>
    <w:rsid w:val="00F12250"/>
    <w:rsid w:val="00F13F69"/>
    <w:rsid w:val="00F147B2"/>
    <w:rsid w:val="00F14925"/>
    <w:rsid w:val="00F15C6C"/>
    <w:rsid w:val="00F20E5D"/>
    <w:rsid w:val="00F22339"/>
    <w:rsid w:val="00F2319B"/>
    <w:rsid w:val="00F2613D"/>
    <w:rsid w:val="00F31625"/>
    <w:rsid w:val="00F32B91"/>
    <w:rsid w:val="00F35FBE"/>
    <w:rsid w:val="00F4128C"/>
    <w:rsid w:val="00F41467"/>
    <w:rsid w:val="00F42B27"/>
    <w:rsid w:val="00F43484"/>
    <w:rsid w:val="00F45973"/>
    <w:rsid w:val="00F45AAF"/>
    <w:rsid w:val="00F46F05"/>
    <w:rsid w:val="00F5138B"/>
    <w:rsid w:val="00F51CCD"/>
    <w:rsid w:val="00F5231E"/>
    <w:rsid w:val="00F60636"/>
    <w:rsid w:val="00F61089"/>
    <w:rsid w:val="00F613FE"/>
    <w:rsid w:val="00F61742"/>
    <w:rsid w:val="00F62EBA"/>
    <w:rsid w:val="00F62FD7"/>
    <w:rsid w:val="00F6366F"/>
    <w:rsid w:val="00F6757E"/>
    <w:rsid w:val="00F70085"/>
    <w:rsid w:val="00F7033B"/>
    <w:rsid w:val="00F719C2"/>
    <w:rsid w:val="00F720AE"/>
    <w:rsid w:val="00F73731"/>
    <w:rsid w:val="00F754A2"/>
    <w:rsid w:val="00F757E9"/>
    <w:rsid w:val="00F81E66"/>
    <w:rsid w:val="00F83BF0"/>
    <w:rsid w:val="00F83DC4"/>
    <w:rsid w:val="00F83F2C"/>
    <w:rsid w:val="00F84E6D"/>
    <w:rsid w:val="00F86E65"/>
    <w:rsid w:val="00F870BC"/>
    <w:rsid w:val="00F911E8"/>
    <w:rsid w:val="00F91C20"/>
    <w:rsid w:val="00F95411"/>
    <w:rsid w:val="00F9623A"/>
    <w:rsid w:val="00F96A1B"/>
    <w:rsid w:val="00FA0046"/>
    <w:rsid w:val="00FA19E5"/>
    <w:rsid w:val="00FA722E"/>
    <w:rsid w:val="00FB1825"/>
    <w:rsid w:val="00FB35F9"/>
    <w:rsid w:val="00FB4297"/>
    <w:rsid w:val="00FB4BAC"/>
    <w:rsid w:val="00FB5656"/>
    <w:rsid w:val="00FB5C64"/>
    <w:rsid w:val="00FB6911"/>
    <w:rsid w:val="00FB6A8E"/>
    <w:rsid w:val="00FC0927"/>
    <w:rsid w:val="00FC5718"/>
    <w:rsid w:val="00FC5843"/>
    <w:rsid w:val="00FD1A95"/>
    <w:rsid w:val="00FD5404"/>
    <w:rsid w:val="00FE1F20"/>
    <w:rsid w:val="00FE237B"/>
    <w:rsid w:val="00FE389A"/>
    <w:rsid w:val="00FE46E5"/>
    <w:rsid w:val="00FE5292"/>
    <w:rsid w:val="00FE5FE6"/>
    <w:rsid w:val="00FE7546"/>
    <w:rsid w:val="00FF0176"/>
    <w:rsid w:val="00FF2C2A"/>
    <w:rsid w:val="00FF43B5"/>
    <w:rsid w:val="00FF5DE6"/>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C265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C5FB9"/>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6439"/>
    <w:pPr>
      <w:ind w:left="720"/>
      <w:contextualSpacing/>
    </w:pPr>
  </w:style>
  <w:style w:type="character" w:customStyle="1" w:styleId="apple-style-span">
    <w:name w:val="apple-style-span"/>
    <w:basedOn w:val="DefaultParagraphFont"/>
    <w:uiPriority w:val="99"/>
    <w:rsid w:val="00134BC3"/>
    <w:rPr>
      <w:rFonts w:cs="Times New Roman"/>
    </w:rPr>
  </w:style>
  <w:style w:type="paragraph" w:customStyle="1" w:styleId="EndNoteBibliography">
    <w:name w:val="EndNote Bibliography"/>
    <w:basedOn w:val="Normal"/>
    <w:rsid w:val="002C5FB9"/>
    <w:pPr>
      <w:spacing w:line="240" w:lineRule="auto"/>
      <w:jc w:val="both"/>
    </w:pPr>
    <w:rPr>
      <w:lang w:val="en-US"/>
    </w:rPr>
  </w:style>
  <w:style w:type="character" w:styleId="CommentReference">
    <w:name w:val="annotation reference"/>
    <w:basedOn w:val="DefaultParagraphFont"/>
    <w:uiPriority w:val="99"/>
    <w:semiHidden/>
    <w:unhideWhenUsed/>
    <w:rsid w:val="00803355"/>
    <w:rPr>
      <w:sz w:val="16"/>
      <w:szCs w:val="16"/>
    </w:rPr>
  </w:style>
  <w:style w:type="paragraph" w:styleId="CommentText">
    <w:name w:val="annotation text"/>
    <w:basedOn w:val="Normal"/>
    <w:link w:val="CommentTextChar"/>
    <w:uiPriority w:val="99"/>
    <w:unhideWhenUsed/>
    <w:rsid w:val="00803355"/>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803355"/>
    <w:rPr>
      <w:sz w:val="20"/>
      <w:szCs w:val="20"/>
      <w:lang w:val="en-GB"/>
    </w:rPr>
  </w:style>
  <w:style w:type="paragraph" w:styleId="BalloonText">
    <w:name w:val="Balloon Text"/>
    <w:basedOn w:val="Normal"/>
    <w:link w:val="BalloonTextChar"/>
    <w:uiPriority w:val="99"/>
    <w:semiHidden/>
    <w:unhideWhenUsed/>
    <w:rsid w:val="00803355"/>
    <w:pPr>
      <w:spacing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803355"/>
    <w:rPr>
      <w:rFonts w:ascii="Times New Roman" w:eastAsia="Calibri" w:hAnsi="Times New Roman" w:cs="Times New Roman"/>
      <w:sz w:val="18"/>
      <w:szCs w:val="18"/>
      <w:lang w:val="en-GB"/>
    </w:rPr>
  </w:style>
  <w:style w:type="paragraph" w:customStyle="1" w:styleId="EndNoteBibliographyTitle">
    <w:name w:val="EndNote Bibliography Title"/>
    <w:basedOn w:val="Normal"/>
    <w:rsid w:val="00023B97"/>
    <w:pPr>
      <w:spacing w:after="0"/>
      <w:jc w:val="center"/>
    </w:pPr>
    <w:rPr>
      <w:lang w:val="en-US"/>
    </w:rPr>
  </w:style>
  <w:style w:type="paragraph" w:styleId="Caption">
    <w:name w:val="caption"/>
    <w:basedOn w:val="Normal"/>
    <w:next w:val="Normal"/>
    <w:uiPriority w:val="35"/>
    <w:unhideWhenUsed/>
    <w:qFormat/>
    <w:rsid w:val="00B922F3"/>
    <w:pPr>
      <w:spacing w:line="240" w:lineRule="auto"/>
    </w:pPr>
    <w:rPr>
      <w:i/>
      <w:iCs/>
      <w:color w:val="44546A" w:themeColor="text2"/>
      <w:sz w:val="18"/>
      <w:szCs w:val="18"/>
    </w:rPr>
  </w:style>
  <w:style w:type="paragraph" w:customStyle="1" w:styleId="p1">
    <w:name w:val="p1"/>
    <w:basedOn w:val="Normal"/>
    <w:rsid w:val="0084095B"/>
    <w:pPr>
      <w:spacing w:after="0" w:line="240" w:lineRule="auto"/>
    </w:pPr>
    <w:rPr>
      <w:rFonts w:ascii="Helvetica" w:eastAsiaTheme="minorHAnsi" w:hAnsi="Helvetica"/>
      <w:sz w:val="17"/>
      <w:szCs w:val="17"/>
      <w:lang w:eastAsia="en-GB"/>
    </w:rPr>
  </w:style>
  <w:style w:type="character" w:customStyle="1" w:styleId="s1">
    <w:name w:val="s1"/>
    <w:basedOn w:val="DefaultParagraphFont"/>
    <w:rsid w:val="0084095B"/>
    <w:rPr>
      <w:rFonts w:ascii="Helvetica" w:hAnsi="Helvetica" w:hint="default"/>
      <w:sz w:val="12"/>
      <w:szCs w:val="12"/>
    </w:rPr>
  </w:style>
  <w:style w:type="character" w:customStyle="1" w:styleId="apple-converted-space">
    <w:name w:val="apple-converted-space"/>
    <w:basedOn w:val="DefaultParagraphFont"/>
    <w:rsid w:val="0084095B"/>
  </w:style>
  <w:style w:type="paragraph" w:styleId="CommentSubject">
    <w:name w:val="annotation subject"/>
    <w:basedOn w:val="CommentText"/>
    <w:next w:val="CommentText"/>
    <w:link w:val="CommentSubjectChar"/>
    <w:uiPriority w:val="99"/>
    <w:semiHidden/>
    <w:unhideWhenUsed/>
    <w:rsid w:val="00960370"/>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960370"/>
    <w:rPr>
      <w:rFonts w:ascii="Calibri" w:eastAsia="Calibri" w:hAnsi="Calibri" w:cs="Times New Roman"/>
      <w:b/>
      <w:bCs/>
      <w:sz w:val="20"/>
      <w:szCs w:val="20"/>
      <w:lang w:val="en-GB"/>
    </w:rPr>
  </w:style>
  <w:style w:type="table" w:styleId="TableGrid">
    <w:name w:val="Table Grid"/>
    <w:basedOn w:val="TableNormal"/>
    <w:uiPriority w:val="99"/>
    <w:rsid w:val="00074B24"/>
    <w:rPr>
      <w:rFonts w:ascii="Calibri" w:eastAsia="Calibri" w:hAnsi="Calibri" w:cs="Times New Roman"/>
      <w:sz w:val="20"/>
      <w:szCs w:val="20"/>
      <w:lang w:val="en-GB"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CA086B"/>
    <w:rPr>
      <w:color w:val="0563C1" w:themeColor="hyperlink"/>
      <w:u w:val="single"/>
    </w:rPr>
  </w:style>
  <w:style w:type="character" w:customStyle="1" w:styleId="mixed-citation">
    <w:name w:val="mixed-citation"/>
    <w:basedOn w:val="DefaultParagraphFont"/>
    <w:rsid w:val="006F297A"/>
  </w:style>
  <w:style w:type="character" w:customStyle="1" w:styleId="ref-title">
    <w:name w:val="ref-title"/>
    <w:basedOn w:val="DefaultParagraphFont"/>
    <w:rsid w:val="006F297A"/>
  </w:style>
  <w:style w:type="character" w:customStyle="1" w:styleId="ref-journal">
    <w:name w:val="ref-journal"/>
    <w:basedOn w:val="DefaultParagraphFont"/>
    <w:rsid w:val="006F297A"/>
  </w:style>
  <w:style w:type="character" w:customStyle="1" w:styleId="ref-vol">
    <w:name w:val="ref-vol"/>
    <w:basedOn w:val="DefaultParagraphFont"/>
    <w:rsid w:val="006F297A"/>
  </w:style>
  <w:style w:type="character" w:customStyle="1" w:styleId="nowrap">
    <w:name w:val="nowrap"/>
    <w:basedOn w:val="DefaultParagraphFont"/>
    <w:rsid w:val="006F297A"/>
  </w:style>
  <w:style w:type="paragraph" w:styleId="Revision">
    <w:name w:val="Revision"/>
    <w:hidden/>
    <w:uiPriority w:val="99"/>
    <w:semiHidden/>
    <w:rsid w:val="0088197D"/>
    <w:rPr>
      <w:rFonts w:ascii="Calibri" w:eastAsia="Calibri" w:hAnsi="Calibri" w:cs="Times New Roman"/>
      <w:sz w:val="22"/>
      <w:szCs w:val="22"/>
      <w:lang w:val="en-GB"/>
    </w:rPr>
  </w:style>
  <w:style w:type="character" w:styleId="FollowedHyperlink">
    <w:name w:val="FollowedHyperlink"/>
    <w:basedOn w:val="DefaultParagraphFont"/>
    <w:uiPriority w:val="99"/>
    <w:semiHidden/>
    <w:unhideWhenUsed/>
    <w:rsid w:val="007A5A8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4135905">
      <w:bodyDiv w:val="1"/>
      <w:marLeft w:val="0"/>
      <w:marRight w:val="0"/>
      <w:marTop w:val="0"/>
      <w:marBottom w:val="0"/>
      <w:divBdr>
        <w:top w:val="none" w:sz="0" w:space="0" w:color="auto"/>
        <w:left w:val="none" w:sz="0" w:space="0" w:color="auto"/>
        <w:bottom w:val="none" w:sz="0" w:space="0" w:color="auto"/>
        <w:right w:val="none" w:sz="0" w:space="0" w:color="auto"/>
      </w:divBdr>
    </w:div>
    <w:div w:id="547953301">
      <w:bodyDiv w:val="1"/>
      <w:marLeft w:val="0"/>
      <w:marRight w:val="0"/>
      <w:marTop w:val="0"/>
      <w:marBottom w:val="0"/>
      <w:divBdr>
        <w:top w:val="none" w:sz="0" w:space="0" w:color="auto"/>
        <w:left w:val="none" w:sz="0" w:space="0" w:color="auto"/>
        <w:bottom w:val="none" w:sz="0" w:space="0" w:color="auto"/>
        <w:right w:val="none" w:sz="0" w:space="0" w:color="auto"/>
      </w:divBdr>
    </w:div>
    <w:div w:id="816728663">
      <w:bodyDiv w:val="1"/>
      <w:marLeft w:val="0"/>
      <w:marRight w:val="0"/>
      <w:marTop w:val="0"/>
      <w:marBottom w:val="0"/>
      <w:divBdr>
        <w:top w:val="none" w:sz="0" w:space="0" w:color="auto"/>
        <w:left w:val="none" w:sz="0" w:space="0" w:color="auto"/>
        <w:bottom w:val="none" w:sz="0" w:space="0" w:color="auto"/>
        <w:right w:val="none" w:sz="0" w:space="0" w:color="auto"/>
      </w:divBdr>
    </w:div>
    <w:div w:id="1176923724">
      <w:bodyDiv w:val="1"/>
      <w:marLeft w:val="0"/>
      <w:marRight w:val="0"/>
      <w:marTop w:val="0"/>
      <w:marBottom w:val="0"/>
      <w:divBdr>
        <w:top w:val="none" w:sz="0" w:space="0" w:color="auto"/>
        <w:left w:val="none" w:sz="0" w:space="0" w:color="auto"/>
        <w:bottom w:val="none" w:sz="0" w:space="0" w:color="auto"/>
        <w:right w:val="none" w:sz="0" w:space="0" w:color="auto"/>
      </w:divBdr>
    </w:div>
    <w:div w:id="1394036186">
      <w:bodyDiv w:val="1"/>
      <w:marLeft w:val="0"/>
      <w:marRight w:val="0"/>
      <w:marTop w:val="0"/>
      <w:marBottom w:val="0"/>
      <w:divBdr>
        <w:top w:val="none" w:sz="0" w:space="0" w:color="auto"/>
        <w:left w:val="none" w:sz="0" w:space="0" w:color="auto"/>
        <w:bottom w:val="none" w:sz="0" w:space="0" w:color="auto"/>
        <w:right w:val="none" w:sz="0" w:space="0" w:color="auto"/>
      </w:divBdr>
    </w:div>
    <w:div w:id="1607421155">
      <w:bodyDiv w:val="1"/>
      <w:marLeft w:val="0"/>
      <w:marRight w:val="0"/>
      <w:marTop w:val="0"/>
      <w:marBottom w:val="0"/>
      <w:divBdr>
        <w:top w:val="none" w:sz="0" w:space="0" w:color="auto"/>
        <w:left w:val="none" w:sz="0" w:space="0" w:color="auto"/>
        <w:bottom w:val="none" w:sz="0" w:space="0" w:color="auto"/>
        <w:right w:val="none" w:sz="0" w:space="0" w:color="auto"/>
      </w:divBdr>
    </w:div>
    <w:div w:id="1656642800">
      <w:bodyDiv w:val="1"/>
      <w:marLeft w:val="0"/>
      <w:marRight w:val="0"/>
      <w:marTop w:val="0"/>
      <w:marBottom w:val="0"/>
      <w:divBdr>
        <w:top w:val="none" w:sz="0" w:space="0" w:color="auto"/>
        <w:left w:val="none" w:sz="0" w:space="0" w:color="auto"/>
        <w:bottom w:val="none" w:sz="0" w:space="0" w:color="auto"/>
        <w:right w:val="none" w:sz="0" w:space="0" w:color="auto"/>
      </w:divBdr>
    </w:div>
    <w:div w:id="1808472157">
      <w:bodyDiv w:val="1"/>
      <w:marLeft w:val="0"/>
      <w:marRight w:val="0"/>
      <w:marTop w:val="0"/>
      <w:marBottom w:val="0"/>
      <w:divBdr>
        <w:top w:val="none" w:sz="0" w:space="0" w:color="auto"/>
        <w:left w:val="none" w:sz="0" w:space="0" w:color="auto"/>
        <w:bottom w:val="none" w:sz="0" w:space="0" w:color="auto"/>
        <w:right w:val="none" w:sz="0" w:space="0" w:color="auto"/>
      </w:divBdr>
    </w:div>
    <w:div w:id="1868787531">
      <w:bodyDiv w:val="1"/>
      <w:marLeft w:val="0"/>
      <w:marRight w:val="0"/>
      <w:marTop w:val="0"/>
      <w:marBottom w:val="0"/>
      <w:divBdr>
        <w:top w:val="none" w:sz="0" w:space="0" w:color="auto"/>
        <w:left w:val="none" w:sz="0" w:space="0" w:color="auto"/>
        <w:bottom w:val="none" w:sz="0" w:space="0" w:color="auto"/>
        <w:right w:val="none" w:sz="0" w:space="0" w:color="auto"/>
      </w:divBdr>
    </w:div>
    <w:div w:id="204933493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comments" Target="comments.xml"/><Relationship Id="rId7" Type="http://schemas.microsoft.com/office/2011/relationships/commentsExtended" Target="commentsExtended.xml"/><Relationship Id="rId8" Type="http://schemas.openxmlformats.org/officeDocument/2006/relationships/fontTable" Target="fontTable.xml"/><Relationship Id="rId9" Type="http://schemas.microsoft.com/office/2011/relationships/people" Target="people.xml"/><Relationship Id="rId10"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43A1AE3E-22EB-7547-B690-86149F0037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17</Pages>
  <Words>5864</Words>
  <Characters>33429</Characters>
  <Application>Microsoft Macintosh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42</cp:revision>
  <dcterms:created xsi:type="dcterms:W3CDTF">2017-01-12T14:32:00Z</dcterms:created>
  <dcterms:modified xsi:type="dcterms:W3CDTF">2017-01-13T18:38:00Z</dcterms:modified>
</cp:coreProperties>
</file>