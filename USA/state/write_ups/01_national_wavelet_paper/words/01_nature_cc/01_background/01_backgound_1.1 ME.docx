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31DB41" w14:textId="77777777" w:rsidR="006E6FC5" w:rsidRDefault="006E6FC5" w:rsidP="006E6FC5">
      <w:pPr>
        <w:jc w:val="both"/>
        <w:rPr>
          <w:rFonts w:ascii="Arial" w:hAnsi="Arial" w:cs="Arial"/>
        </w:rPr>
      </w:pPr>
      <w:commentRangeStart w:id="0"/>
      <w:r>
        <w:rPr>
          <w:rFonts w:ascii="Arial" w:hAnsi="Arial" w:cs="Arial"/>
          <w:b/>
        </w:rPr>
        <w:t>Background/phenotype of papers</w:t>
      </w:r>
      <w:commentRangeEnd w:id="0"/>
      <w:r w:rsidR="008A4A56">
        <w:rPr>
          <w:rStyle w:val="CommentReference"/>
        </w:rPr>
        <w:commentReference w:id="0"/>
      </w:r>
    </w:p>
    <w:p w14:paraId="23B52C99" w14:textId="77777777" w:rsidR="006E6FC5" w:rsidRDefault="006E6FC5" w:rsidP="006E6FC5">
      <w:pPr>
        <w:spacing w:after="0" w:line="480" w:lineRule="auto"/>
        <w:jc w:val="both"/>
        <w:rPr>
          <w:rFonts w:ascii="Arial" w:hAnsi="Arial" w:cs="Arial"/>
        </w:rPr>
      </w:pPr>
    </w:p>
    <w:p w14:paraId="0367F92C" w14:textId="036D57EA" w:rsidR="008A4A56" w:rsidRDefault="006E6FC5" w:rsidP="006E6FC5">
      <w:pPr>
        <w:spacing w:after="0" w:line="480" w:lineRule="auto"/>
        <w:jc w:val="both"/>
        <w:rPr>
          <w:ins w:id="2" w:author="Majid" w:date="2016-11-29T20:46:00Z"/>
          <w:rFonts w:ascii="Arial" w:hAnsi="Arial" w:cs="Arial"/>
        </w:rPr>
      </w:pPr>
      <w:del w:id="3" w:author="Majid" w:date="2016-11-29T20:34:00Z">
        <w:r w:rsidRPr="004E7093" w:rsidDel="00265CD6">
          <w:rPr>
            <w:rFonts w:ascii="Arial" w:hAnsi="Arial" w:cs="Arial"/>
          </w:rPr>
          <w:delText xml:space="preserve">Earlier </w:delText>
        </w:r>
      </w:del>
      <w:ins w:id="4" w:author="Majid" w:date="2016-11-29T20:34:00Z">
        <w:r w:rsidR="00265CD6">
          <w:rPr>
            <w:rFonts w:ascii="Arial" w:hAnsi="Arial" w:cs="Arial"/>
          </w:rPr>
          <w:t>Some</w:t>
        </w:r>
        <w:r w:rsidR="00265CD6" w:rsidRPr="004E7093">
          <w:rPr>
            <w:rFonts w:ascii="Arial" w:hAnsi="Arial" w:cs="Arial"/>
          </w:rPr>
          <w:t xml:space="preserve"> </w:t>
        </w:r>
      </w:ins>
      <w:r w:rsidRPr="004E7093">
        <w:rPr>
          <w:rFonts w:ascii="Arial" w:hAnsi="Arial" w:cs="Arial"/>
        </w:rPr>
        <w:t>studies</w:t>
      </w:r>
      <w:ins w:id="5" w:author="Majid" w:date="2016-11-29T20:34:00Z">
        <w:r w:rsidR="00265CD6">
          <w:rPr>
            <w:rFonts w:ascii="Arial" w:hAnsi="Arial" w:cs="Arial"/>
          </w:rPr>
          <w:t>, in one or more countries,</w:t>
        </w:r>
      </w:ins>
      <w:r w:rsidRPr="004E7093">
        <w:rPr>
          <w:rFonts w:ascii="Arial" w:hAnsi="Arial" w:cs="Arial"/>
        </w:rPr>
        <w:t xml:space="preserve"> have examined patterns and trends in seasonality</w:t>
      </w:r>
      <w:del w:id="6" w:author="Majid" w:date="2016-11-29T20:34:00Z">
        <w:r w:rsidRPr="004E7093" w:rsidDel="00265CD6">
          <w:rPr>
            <w:rFonts w:ascii="Arial" w:hAnsi="Arial" w:cs="Arial"/>
          </w:rPr>
          <w:delText xml:space="preserve"> both nationally and sub-nationally with a variety of </w:delText>
        </w:r>
        <w:commentRangeStart w:id="7"/>
        <w:r w:rsidRPr="004E7093" w:rsidDel="00265CD6">
          <w:rPr>
            <w:rFonts w:ascii="Arial" w:hAnsi="Arial" w:cs="Arial"/>
          </w:rPr>
          <w:delText>methods</w:delText>
        </w:r>
      </w:del>
      <w:commentRangeEnd w:id="7"/>
      <w:r w:rsidR="008A4A56">
        <w:rPr>
          <w:rStyle w:val="CommentReference"/>
        </w:rPr>
        <w:commentReference w:id="7"/>
      </w:r>
      <w:r w:rsidRPr="004E7093">
        <w:rPr>
          <w:rFonts w:ascii="Arial" w:hAnsi="Arial" w:cs="Arial"/>
        </w:rPr>
        <w:t xml:space="preserve">. </w:t>
      </w:r>
      <w:ins w:id="8" w:author="Majid" w:date="2016-11-29T20:45:00Z">
        <w:r w:rsidR="008A4A56">
          <w:rPr>
            <w:rFonts w:ascii="Arial" w:hAnsi="Arial" w:cs="Arial"/>
          </w:rPr>
          <w:t>The time period covered by these studies have ranged from a few years to XX years. Regardless of duration, t</w:t>
        </w:r>
      </w:ins>
      <w:ins w:id="9" w:author="Majid" w:date="2016-11-29T20:40:00Z">
        <w:r w:rsidR="00042AB6">
          <w:rPr>
            <w:rFonts w:ascii="Arial" w:hAnsi="Arial" w:cs="Arial"/>
          </w:rPr>
          <w:t>he methods</w:t>
        </w:r>
      </w:ins>
      <w:ins w:id="10" w:author="Majid" w:date="2016-11-29T20:55:00Z">
        <w:r w:rsidR="00E6298A">
          <w:rPr>
            <w:rFonts w:ascii="Arial" w:hAnsi="Arial" w:cs="Arial"/>
          </w:rPr>
          <w:t xml:space="preserve"> </w:t>
        </w:r>
      </w:ins>
      <w:ins w:id="11" w:author="Majid" w:date="2016-11-29T20:41:00Z">
        <w:r w:rsidR="00042AB6">
          <w:rPr>
            <w:rFonts w:ascii="Arial" w:hAnsi="Arial" w:cs="Arial"/>
          </w:rPr>
          <w:t>–</w:t>
        </w:r>
        <w:r w:rsidR="008A4A56">
          <w:rPr>
            <w:rFonts w:ascii="Arial" w:hAnsi="Arial" w:cs="Arial"/>
          </w:rPr>
          <w:t xml:space="preserve"> ranging from simple </w:t>
        </w:r>
      </w:ins>
      <w:ins w:id="12" w:author="Majid" w:date="2016-11-29T20:55:00Z">
        <w:r w:rsidR="00E6298A">
          <w:rPr>
            <w:rFonts w:ascii="Arial" w:hAnsi="Arial" w:cs="Arial"/>
          </w:rPr>
          <w:t xml:space="preserve">subtractions and </w:t>
        </w:r>
      </w:ins>
      <w:ins w:id="13" w:author="Majid" w:date="2016-11-29T20:41:00Z">
        <w:r w:rsidR="008A4A56">
          <w:rPr>
            <w:rFonts w:ascii="Arial" w:hAnsi="Arial" w:cs="Arial"/>
          </w:rPr>
          <w:t>moving averages to fitting period basis functions –</w:t>
        </w:r>
      </w:ins>
      <w:ins w:id="14" w:author="Majid" w:date="2016-11-29T20:56:00Z">
        <w:r w:rsidR="00E6298A">
          <w:rPr>
            <w:rFonts w:ascii="Arial" w:hAnsi="Arial" w:cs="Arial"/>
          </w:rPr>
          <w:t xml:space="preserve"> were </w:t>
        </w:r>
      </w:ins>
      <w:ins w:id="15" w:author="Majid" w:date="2016-11-29T21:15:00Z">
        <w:r w:rsidR="008F341C">
          <w:rPr>
            <w:rFonts w:ascii="Arial" w:hAnsi="Arial" w:cs="Arial"/>
          </w:rPr>
          <w:t>unable</w:t>
        </w:r>
      </w:ins>
      <w:ins w:id="16" w:author="Majid" w:date="2016-11-29T20:56:00Z">
        <w:r w:rsidR="00E6298A">
          <w:rPr>
            <w:rFonts w:ascii="Arial" w:hAnsi="Arial" w:cs="Arial"/>
          </w:rPr>
          <w:t xml:space="preserve"> to characterise the d</w:t>
        </w:r>
        <w:r w:rsidR="008F341C">
          <w:rPr>
            <w:rFonts w:ascii="Arial" w:hAnsi="Arial" w:cs="Arial"/>
          </w:rPr>
          <w:t>ynamics of seasonality over time</w:t>
        </w:r>
      </w:ins>
      <w:ins w:id="17" w:author="Majid" w:date="2016-11-29T21:09:00Z">
        <w:r w:rsidR="008F341C">
          <w:rPr>
            <w:rFonts w:ascii="Arial" w:hAnsi="Arial" w:cs="Arial"/>
          </w:rPr>
          <w:t xml:space="preserve">; many also require a-priori assumptions on when </w:t>
        </w:r>
      </w:ins>
      <w:ins w:id="18" w:author="Majid" w:date="2016-11-29T21:15:00Z">
        <w:r w:rsidR="008F341C">
          <w:rPr>
            <w:rFonts w:ascii="Arial" w:hAnsi="Arial" w:cs="Arial"/>
          </w:rPr>
          <w:t>death rates</w:t>
        </w:r>
      </w:ins>
      <w:ins w:id="19" w:author="Majid" w:date="2016-11-29T21:09:00Z">
        <w:r w:rsidR="008F341C">
          <w:rPr>
            <w:rFonts w:ascii="Arial" w:hAnsi="Arial" w:cs="Arial"/>
          </w:rPr>
          <w:t xml:space="preserve"> peak and how </w:t>
        </w:r>
      </w:ins>
      <w:ins w:id="20" w:author="Majid" w:date="2016-11-29T21:10:00Z">
        <w:r w:rsidR="008F341C">
          <w:rPr>
            <w:rFonts w:ascii="Arial" w:hAnsi="Arial" w:cs="Arial"/>
          </w:rPr>
          <w:t>frequently (e.g., every 12 months versus 6 months or another frequency)</w:t>
        </w:r>
      </w:ins>
      <w:ins w:id="21" w:author="Majid" w:date="2016-11-29T21:09:00Z">
        <w:r w:rsidR="008F341C">
          <w:rPr>
            <w:rFonts w:ascii="Arial" w:hAnsi="Arial" w:cs="Arial"/>
          </w:rPr>
          <w:t xml:space="preserve"> th</w:t>
        </w:r>
      </w:ins>
      <w:ins w:id="22" w:author="Majid" w:date="2016-11-29T21:11:00Z">
        <w:r w:rsidR="008F341C">
          <w:rPr>
            <w:rFonts w:ascii="Arial" w:hAnsi="Arial" w:cs="Arial"/>
          </w:rPr>
          <w:t>e repeated patterns</w:t>
        </w:r>
      </w:ins>
      <w:ins w:id="23" w:author="Majid" w:date="2016-11-29T21:09:00Z">
        <w:r w:rsidR="008F341C">
          <w:rPr>
            <w:rFonts w:ascii="Arial" w:hAnsi="Arial" w:cs="Arial"/>
          </w:rPr>
          <w:t xml:space="preserve"> </w:t>
        </w:r>
      </w:ins>
      <w:ins w:id="24" w:author="Majid" w:date="2016-11-29T21:11:00Z">
        <w:r w:rsidR="008F341C">
          <w:rPr>
            <w:rFonts w:ascii="Arial" w:hAnsi="Arial" w:cs="Arial"/>
          </w:rPr>
          <w:t>occur</w:t>
        </w:r>
      </w:ins>
      <w:ins w:id="25" w:author="Majid" w:date="2016-11-29T21:09:00Z">
        <w:r w:rsidR="008F341C">
          <w:rPr>
            <w:rFonts w:ascii="Arial" w:hAnsi="Arial" w:cs="Arial"/>
          </w:rPr>
          <w:t>.</w:t>
        </w:r>
      </w:ins>
      <w:ins w:id="26" w:author="Majid" w:date="2016-11-29T21:16:00Z">
        <w:r w:rsidR="00F672B9">
          <w:rPr>
            <w:rFonts w:ascii="Arial" w:hAnsi="Arial" w:cs="Arial"/>
          </w:rPr>
          <w:t xml:space="preserve"> Few of the previous studies have analysed seasonality by age and </w:t>
        </w:r>
        <w:commentRangeStart w:id="27"/>
        <w:r w:rsidR="00F672B9">
          <w:rPr>
            <w:rFonts w:ascii="Arial" w:hAnsi="Arial" w:cs="Arial"/>
          </w:rPr>
          <w:t>sex</w:t>
        </w:r>
      </w:ins>
      <w:commentRangeEnd w:id="27"/>
      <w:ins w:id="28" w:author="Majid" w:date="2016-11-29T21:20:00Z">
        <w:r w:rsidR="00F672B9">
          <w:rPr>
            <w:rStyle w:val="CommentReference"/>
          </w:rPr>
          <w:commentReference w:id="27"/>
        </w:r>
      </w:ins>
      <w:ins w:id="29" w:author="Majid" w:date="2016-11-29T21:16:00Z">
        <w:r w:rsidR="00F672B9">
          <w:rPr>
            <w:rFonts w:ascii="Arial" w:hAnsi="Arial" w:cs="Arial"/>
          </w:rPr>
          <w:t>, even though</w:t>
        </w:r>
      </w:ins>
      <w:ins w:id="30" w:author="Majid" w:date="2016-11-29T21:19:00Z">
        <w:r w:rsidR="00F672B9">
          <w:rPr>
            <w:rFonts w:ascii="Arial" w:hAnsi="Arial" w:cs="Arial"/>
          </w:rPr>
          <w:t xml:space="preserve"> due to key medical causes of death, and their </w:t>
        </w:r>
      </w:ins>
      <w:ins w:id="31" w:author="Majid" w:date="2016-11-29T21:20:00Z">
        <w:r w:rsidR="00F672B9">
          <w:rPr>
            <w:rFonts w:ascii="Arial" w:hAnsi="Arial" w:cs="Arial"/>
          </w:rPr>
          <w:t>physiological</w:t>
        </w:r>
      </w:ins>
      <w:ins w:id="32" w:author="Majid" w:date="2016-11-29T21:19:00Z">
        <w:r w:rsidR="00F672B9">
          <w:rPr>
            <w:rFonts w:ascii="Arial" w:hAnsi="Arial" w:cs="Arial"/>
          </w:rPr>
          <w:t xml:space="preserve"> </w:t>
        </w:r>
      </w:ins>
      <w:ins w:id="33" w:author="Majid" w:date="2016-11-29T21:20:00Z">
        <w:r w:rsidR="00F672B9">
          <w:rPr>
            <w:rFonts w:ascii="Arial" w:hAnsi="Arial" w:cs="Arial"/>
          </w:rPr>
          <w:t>and behavioural determinants, seasonality of death rates can vary.</w:t>
        </w:r>
      </w:ins>
      <w:ins w:id="34" w:author="Majid" w:date="2016-11-29T21:16:00Z">
        <w:r w:rsidR="00F672B9">
          <w:rPr>
            <w:rFonts w:ascii="Arial" w:hAnsi="Arial" w:cs="Arial"/>
          </w:rPr>
          <w:t xml:space="preserve"> </w:t>
        </w:r>
      </w:ins>
      <w:ins w:id="35" w:author="Majid" w:date="2016-11-29T21:21:00Z">
        <w:r w:rsidR="00F672B9">
          <w:rPr>
            <w:rFonts w:ascii="Arial" w:hAnsi="Arial" w:cs="Arial"/>
          </w:rPr>
          <w:t>Similarly, few studies have analysed seasonality for a comprehensive set of subnational units.</w:t>
        </w:r>
      </w:ins>
      <w:ins w:id="36" w:author="Majid" w:date="2016-11-29T21:17:00Z">
        <w:r w:rsidR="00F672B9">
          <w:rPr>
            <w:rFonts w:ascii="Arial" w:hAnsi="Arial" w:cs="Arial"/>
          </w:rPr>
          <w:t xml:space="preserve"> </w:t>
        </w:r>
      </w:ins>
      <w:ins w:id="37" w:author="Majid" w:date="2016-11-29T21:16:00Z">
        <w:r w:rsidR="00F672B9">
          <w:rPr>
            <w:rFonts w:ascii="Arial" w:hAnsi="Arial" w:cs="Arial"/>
          </w:rPr>
          <w:t xml:space="preserve"> </w:t>
        </w:r>
      </w:ins>
    </w:p>
    <w:p w14:paraId="026FDAED" w14:textId="77777777" w:rsidR="008A4A56" w:rsidRDefault="008A4A56" w:rsidP="006E6FC5">
      <w:pPr>
        <w:spacing w:after="0" w:line="480" w:lineRule="auto"/>
        <w:jc w:val="both"/>
        <w:rPr>
          <w:ins w:id="38" w:author="Majid" w:date="2016-11-29T20:46:00Z"/>
          <w:rFonts w:ascii="Arial" w:hAnsi="Arial" w:cs="Arial"/>
        </w:rPr>
      </w:pPr>
    </w:p>
    <w:p w14:paraId="787CB734" w14:textId="46CEB12D" w:rsidR="006E6FC5" w:rsidRPr="004E7093" w:rsidRDefault="008A4A56" w:rsidP="006E6FC5">
      <w:pPr>
        <w:spacing w:after="0" w:line="480" w:lineRule="auto"/>
        <w:jc w:val="both"/>
        <w:rPr>
          <w:rFonts w:ascii="Arial" w:hAnsi="Arial" w:cs="Arial"/>
        </w:rPr>
      </w:pPr>
      <w:ins w:id="39" w:author="Majid" w:date="2016-11-29T20:41:00Z">
        <w:r>
          <w:rPr>
            <w:rFonts w:ascii="Arial" w:hAnsi="Arial" w:cs="Arial"/>
          </w:rPr>
          <w:t xml:space="preserve"> </w:t>
        </w:r>
      </w:ins>
      <w:ins w:id="40" w:author="Majid" w:date="2016-11-29T20:40:00Z">
        <w:r w:rsidR="00042AB6">
          <w:rPr>
            <w:rFonts w:ascii="Arial" w:hAnsi="Arial" w:cs="Arial"/>
          </w:rPr>
          <w:t xml:space="preserve"> </w:t>
        </w:r>
      </w:ins>
      <w:r w:rsidR="006E6FC5" w:rsidRPr="004E7093">
        <w:rPr>
          <w:rFonts w:ascii="Arial" w:hAnsi="Arial" w:cs="Arial"/>
        </w:rPr>
        <w:t xml:space="preserve">Of these, some have employed </w:t>
      </w:r>
      <w:r w:rsidR="00AE15E4">
        <w:rPr>
          <w:rFonts w:ascii="Arial" w:hAnsi="Arial" w:cs="Arial"/>
        </w:rPr>
        <w:t>used moving averages to</w:t>
      </w:r>
      <w:r w:rsidR="006E6FC5" w:rsidRPr="004E7093">
        <w:rPr>
          <w:rFonts w:ascii="Arial" w:hAnsi="Arial" w:cs="Arial"/>
        </w:rPr>
        <w:t xml:space="preserve"> differentiate seasonal mortality in the United States by demographic</w:t>
      </w:r>
      <w:r w:rsidR="006E6FC5" w:rsidRPr="004E7093">
        <w:rPr>
          <w:rFonts w:ascii="Arial" w:hAnsi="Arial" w:cs="Arial"/>
        </w:rPr>
        <w:fldChar w:fldCharType="begin"/>
      </w:r>
      <w:r w:rsidR="002B2781">
        <w:rPr>
          <w:rFonts w:ascii="Arial" w:hAnsi="Arial" w:cs="Arial"/>
        </w:rPr>
        <w:instrText xml:space="preserve"> ADDIN EN.CITE &lt;EndNote&gt;&lt;Cite&gt;&lt;Author&gt;Rosenwaike&lt;/Author&gt;&lt;Year&gt;1966&lt;/Year&gt;&lt;RecNum&gt;355&lt;/RecNum&gt;&lt;DisplayText&gt;&lt;style face="superscript"&gt;1,2&lt;/style&gt;&lt;/DisplayText&gt;&lt;record&gt;&lt;rec-number&gt;355&lt;/rec-number&gt;&lt;foreign-keys&gt;&lt;key app="EN" db-id="t0tw0zzvgt0wf4erero5steu5rx5tpas22wa" timestamp="1476199414"&gt;355&lt;/key&gt;&lt;/foreign-keys&gt;&lt;ref-type name="Journal Article"&gt;17&lt;/ref-type&gt;&lt;contributors&gt;&lt;authors&gt;&lt;author&gt;Rosenwaike, Ira&lt;/author&gt;&lt;/authors&gt;&lt;/contributors&gt;&lt;titles&gt;&lt;title&gt;Seasonal variation of deaths in the United States, 1951–1960&lt;/title&gt;&lt;secondary-title&gt;Journal of the American Statistical Association&lt;/secondary-title&gt;&lt;/titles&gt;&lt;periodical&gt;&lt;full-title&gt;Journal of the American Statistical Association&lt;/full-title&gt;&lt;/periodical&gt;&lt;pages&gt;706-719&lt;/pages&gt;&lt;volume&gt;61&lt;/volume&gt;&lt;number&gt;315&lt;/number&gt;&lt;dates&gt;&lt;year&gt;1966&lt;/year&gt;&lt;/dates&gt;&lt;isbn&gt;0162-1459&lt;/isbn&gt;&lt;urls&gt;&lt;/urls&gt;&lt;/record&gt;&lt;/Cite&gt;&lt;Cite&gt;&lt;Author&gt;Feinstein&lt;/Author&gt;&lt;Year&gt;2002&lt;/Year&gt;&lt;RecNum&gt;361&lt;/RecNum&gt;&lt;record&gt;&lt;rec-number&gt;361&lt;/rec-number&gt;&lt;foreign-keys&gt;&lt;key app="EN" db-id="t0tw0zzvgt0wf4erero5steu5rx5tpas22wa" timestamp="1477301883"&gt;361&lt;/key&gt;&lt;/foreign-keys&gt;&lt;ref-type name="Journal Article"&gt;17&lt;/ref-type&gt;&lt;contributors&gt;&lt;authors&gt;&lt;author&gt;Feinstein, Craig A&lt;/author&gt;&lt;/authors&gt;&lt;/contributors&gt;&lt;titles&gt;&lt;title&gt;Seasonality of deaths in the US by age and cause&lt;/title&gt;&lt;secondary-title&gt;Demographic Research&lt;/secondary-title&gt;&lt;/titles&gt;&lt;periodical&gt;&lt;full-title&gt;Demographic Research&lt;/full-title&gt;&lt;/periodical&gt;&lt;pages&gt;469-486&lt;/pages&gt;&lt;volume&gt;6&lt;/volume&gt;&lt;number&gt;17&lt;/number&gt;&lt;dates&gt;&lt;year&gt;2002&lt;/year&gt;&lt;/dates&gt;&lt;urls&gt;&lt;/urls&gt;&lt;/record&gt;&lt;/Cite&gt;&lt;/EndNote&gt;</w:instrText>
      </w:r>
      <w:r w:rsidR="006E6FC5" w:rsidRPr="004E7093">
        <w:rPr>
          <w:rFonts w:ascii="Arial" w:hAnsi="Arial" w:cs="Arial"/>
        </w:rPr>
        <w:fldChar w:fldCharType="separate"/>
      </w:r>
      <w:r w:rsidR="002B2781" w:rsidRPr="002B2781">
        <w:rPr>
          <w:rFonts w:ascii="Arial" w:hAnsi="Arial" w:cs="Arial"/>
          <w:noProof/>
          <w:vertAlign w:val="superscript"/>
        </w:rPr>
        <w:t>1,2</w:t>
      </w:r>
      <w:r w:rsidR="006E6FC5" w:rsidRPr="004E7093">
        <w:rPr>
          <w:rFonts w:ascii="Arial" w:hAnsi="Arial" w:cs="Arial"/>
        </w:rPr>
        <w:fldChar w:fldCharType="end"/>
      </w:r>
      <w:r w:rsidR="006E6FC5" w:rsidRPr="004E7093">
        <w:rPr>
          <w:rFonts w:ascii="Arial" w:hAnsi="Arial" w:cs="Arial"/>
        </w:rPr>
        <w:t>, cause of death</w:t>
      </w:r>
      <w:r w:rsidR="00997ED9">
        <w:rPr>
          <w:rFonts w:ascii="Arial" w:hAnsi="Arial" w:cs="Arial"/>
        </w:rPr>
        <w:fldChar w:fldCharType="begin">
          <w:fldData xml:space="preserve">PEVuZE5vdGU+PENpdGU+PEF1dGhvcj5Sb2dvdDwvQXV0aG9yPjxZZWFyPjE5NzY8L1llYXI+PFJl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</w:fldData>
        </w:fldChar>
      </w:r>
      <w:r w:rsidR="00E5646E">
        <w:rPr>
          <w:rFonts w:ascii="Arial" w:hAnsi="Arial" w:cs="Arial"/>
        </w:rPr>
        <w:instrText xml:space="preserve"> ADDIN EN.CITE </w:instrText>
      </w:r>
      <w:r w:rsidR="00E5646E">
        <w:rPr>
          <w:rFonts w:ascii="Arial" w:hAnsi="Arial" w:cs="Arial"/>
        </w:rPr>
        <w:fldChar w:fldCharType="begin">
          <w:fldData xml:space="preserve">PEVuZE5vdGU+PENpdGU+PEF1dGhvcj5Sb2dvdDwvQXV0aG9yPjxZZWFyPjE5NzY8L1llYXI+PFJl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</w:fldData>
        </w:fldChar>
      </w:r>
      <w:r w:rsidR="00E5646E">
        <w:rPr>
          <w:rFonts w:ascii="Arial" w:hAnsi="Arial" w:cs="Arial"/>
        </w:rPr>
        <w:instrText xml:space="preserve"> ADDIN EN.CITE.DATA </w:instrText>
      </w:r>
      <w:r w:rsidR="00E5646E">
        <w:rPr>
          <w:rFonts w:ascii="Arial" w:hAnsi="Arial" w:cs="Arial"/>
        </w:rPr>
      </w:r>
      <w:r w:rsidR="00E5646E">
        <w:rPr>
          <w:rFonts w:ascii="Arial" w:hAnsi="Arial" w:cs="Arial"/>
        </w:rPr>
        <w:fldChar w:fldCharType="end"/>
      </w:r>
      <w:r w:rsidR="00997ED9">
        <w:rPr>
          <w:rFonts w:ascii="Arial" w:hAnsi="Arial" w:cs="Arial"/>
        </w:rPr>
      </w:r>
      <w:r w:rsidR="00997ED9">
        <w:rPr>
          <w:rFonts w:ascii="Arial" w:hAnsi="Arial" w:cs="Arial"/>
        </w:rPr>
        <w:fldChar w:fldCharType="separate"/>
      </w:r>
      <w:r w:rsidR="00E5646E" w:rsidRPr="00E5646E">
        <w:rPr>
          <w:rFonts w:ascii="Arial" w:hAnsi="Arial" w:cs="Arial"/>
          <w:noProof/>
          <w:vertAlign w:val="superscript"/>
        </w:rPr>
        <w:t>1-4</w:t>
      </w:r>
      <w:r w:rsidR="00997ED9">
        <w:rPr>
          <w:rFonts w:ascii="Arial" w:hAnsi="Arial" w:cs="Arial"/>
        </w:rPr>
        <w:fldChar w:fldCharType="end"/>
      </w:r>
      <w:r w:rsidR="006E6FC5" w:rsidRPr="004E7093">
        <w:rPr>
          <w:rFonts w:ascii="Arial" w:hAnsi="Arial" w:cs="Arial"/>
        </w:rPr>
        <w:t>, or metropolitan area</w:t>
      </w:r>
      <w:r w:rsidR="006E6FC5" w:rsidRPr="004E7093">
        <w:rPr>
          <w:rFonts w:ascii="Arial" w:hAnsi="Arial" w:cs="Arial"/>
        </w:rPr>
        <w:fldChar w:fldCharType="begin"/>
      </w:r>
      <w:r w:rsidR="00E5646E">
        <w:rPr>
          <w:rFonts w:ascii="Arial" w:hAnsi="Arial" w:cs="Arial"/>
        </w:rPr>
        <w:instrText xml:space="preserve"> ADDIN EN.CITE &lt;EndNote&gt;&lt;Cite&gt;&lt;Author&gt;Kalkstein&lt;/Author&gt;&lt;Year&gt;2013&lt;/Year&gt;&lt;RecNum&gt;440&lt;/RecNum&gt;&lt;DisplayText&gt;&lt;style face="superscript"&gt;4,5&lt;/style&gt;&lt;/DisplayText&gt;&lt;record&gt;&lt;rec-number&gt;440&lt;/rec-number&gt;&lt;foreign-keys&gt;&lt;key app="EN" db-id="t0tw0zzvgt0wf4erero5steu5rx5tpas22wa" timestamp="1480015840"&gt;440&lt;/key&gt;&lt;/foreign-keys&gt;&lt;ref-type name="Journal Article"&gt;17&lt;/ref-type&gt;&lt;contributors&gt;&lt;authors&gt;&lt;author&gt;Kalkstein, Adam J&lt;/author&gt;&lt;/authors&gt;&lt;/contributors&gt;&lt;titles&gt;&lt;title&gt;Regional similarities in seasonal mortality across the United States: an examination of 28 metropolitan statistical areas&lt;/title&gt;&lt;secondary-title&gt;PloS one&lt;/secondary-title&gt;&lt;/titles&gt;&lt;periodical&gt;&lt;full-title&gt;Plos One&lt;/full-title&gt;&lt;/periodical&gt;&lt;pages&gt;e63971&lt;/pages&gt;&lt;volume&gt;8&lt;/volume&gt;&lt;number&gt;5&lt;/number&gt;&lt;dates&gt;&lt;year&gt;2013&lt;/year&gt;&lt;/dates&gt;&lt;isbn&gt;1932-6203&lt;/isbn&gt;&lt;urls&gt;&lt;/urls&gt;&lt;/record&gt;&lt;/Cite&gt;&lt;Cite&gt;&lt;Author&gt;Davis&lt;/Author&gt;&lt;Year&gt;2004&lt;/Year&gt;&lt;RecNum&gt;569&lt;/RecNum&gt;&lt;record&gt;&lt;rec-number&gt;569&lt;/rec-number&gt;&lt;foreign-keys&gt;&lt;key app="EN" db-id="t0tw0zzvgt0wf4erero5steu5rx5tpas22wa" timestamp="1480429716"&gt;569&lt;/key&gt;&lt;/foreign-keys&gt;&lt;ref-type name="Journal Article"&gt;17&lt;/ref-type&gt;&lt;contributors&gt;&lt;authors&gt;&lt;author&gt;Davis, Robert E&lt;/author&gt;&lt;author&gt;Knappenberger, Paul C&lt;/author&gt;&lt;author&gt;Michaels, Patrick J&lt;/author&gt;&lt;author&gt;Novicoff, Wendy M&lt;/author&gt;&lt;/authors&gt;&lt;/contributors&gt;&lt;titles&gt;&lt;title&gt;Seasonality of climate-human mortality relationships in US cities and impacts of climate change&lt;/title&gt;&lt;secondary-title&gt;Climate Research&lt;/secondary-title&gt;&lt;/titles&gt;&lt;periodical&gt;&lt;full-title&gt;Climate Research&lt;/full-title&gt;&lt;/periodical&gt;&lt;pages&gt;61-76&lt;/pages&gt;&lt;volume&gt;26&lt;/volume&gt;&lt;number&gt;1&lt;/number&gt;&lt;dates&gt;&lt;year&gt;2004&lt;/year&gt;&lt;/dates&gt;&lt;isbn&gt;0936-577X&lt;/isbn&gt;&lt;urls&gt;&lt;/urls&gt;&lt;/record&gt;&lt;/Cite&gt;&lt;/EndNote&gt;</w:instrText>
      </w:r>
      <w:r w:rsidR="006E6FC5" w:rsidRPr="004E7093">
        <w:rPr>
          <w:rFonts w:ascii="Arial" w:hAnsi="Arial" w:cs="Arial"/>
        </w:rPr>
        <w:fldChar w:fldCharType="separate"/>
      </w:r>
      <w:r w:rsidR="00E5646E" w:rsidRPr="00E5646E">
        <w:rPr>
          <w:rFonts w:ascii="Arial" w:hAnsi="Arial" w:cs="Arial"/>
          <w:noProof/>
          <w:vertAlign w:val="superscript"/>
        </w:rPr>
        <w:t>4,5</w:t>
      </w:r>
      <w:r w:rsidR="006E6FC5" w:rsidRPr="004E7093">
        <w:rPr>
          <w:rFonts w:ascii="Arial" w:hAnsi="Arial" w:cs="Arial"/>
        </w:rPr>
        <w:fldChar w:fldCharType="end"/>
      </w:r>
      <w:r w:rsidR="006E6FC5" w:rsidRPr="004E7093">
        <w:rPr>
          <w:rFonts w:ascii="Arial" w:hAnsi="Arial" w:cs="Arial"/>
        </w:rPr>
        <w:t xml:space="preserve">. Some of these studies have also analysed trends in seasonality </w:t>
      </w:r>
      <w:commentRangeStart w:id="41"/>
      <w:r w:rsidR="006E6FC5" w:rsidRPr="004E7093">
        <w:rPr>
          <w:rFonts w:ascii="Arial" w:hAnsi="Arial" w:cs="Arial"/>
        </w:rPr>
        <w:t>by comparing two time periods</w:t>
      </w:r>
      <w:r w:rsidR="006E6FC5" w:rsidRPr="004E7093">
        <w:rPr>
          <w:rFonts w:ascii="Arial" w:hAnsi="Arial" w:cs="Arial"/>
        </w:rPr>
        <w:fldChar w:fldCharType="begin"/>
      </w:r>
      <w:r w:rsidR="006E6FC5" w:rsidRPr="004E7093">
        <w:rPr>
          <w:rFonts w:ascii="Arial" w:hAnsi="Arial" w:cs="Arial"/>
        </w:rPr>
        <w:instrText xml:space="preserve"> ADDIN EN.CITE &lt;EndNote&gt;&lt;Cite&gt;&lt;Author&gt;Rosenwaike&lt;/Author&gt;&lt;Year&gt;1966&lt;/Year&gt;&lt;RecNum&gt;355&lt;/RecNum&gt;&lt;DisplayText&gt;&lt;style face="superscript"&gt;1&lt;/style&gt;&lt;/DisplayText&gt;&lt;record&gt;&lt;rec-number&gt;355&lt;/rec-number&gt;&lt;foreign-keys&gt;&lt;key app="EN" db-id="t0tw0zzvgt0wf4erero5steu5rx5tpas22wa" timestamp="1476199414"&gt;355&lt;/key&gt;&lt;/foreign-keys&gt;&lt;ref-type name="Journal Article"&gt;17&lt;/ref-type&gt;&lt;contributors&gt;&lt;authors&gt;&lt;author&gt;Rosenwaike, Ira&lt;/author&gt;&lt;/authors&gt;&lt;/contributors&gt;&lt;titles&gt;&lt;title&gt;Seasonal variation of deaths in the United States, 1951–1960&lt;/title&gt;&lt;secondary-title&gt;Journal of the American Statistical Association&lt;/secondary-title&gt;&lt;/titles&gt;&lt;periodical&gt;&lt;full-title&gt;Journal of the American Statistical Association&lt;/full-title&gt;&lt;/periodical&gt;&lt;pages&gt;706-719&lt;/pages&gt;&lt;volume&gt;61&lt;/volume&gt;&lt;number&gt;315&lt;/number&gt;&lt;dates&gt;&lt;year&gt;1966&lt;/year&gt;&lt;/dates&gt;&lt;isbn&gt;0162-1459&lt;/isbn&gt;&lt;urls&gt;&lt;/urls&gt;&lt;/record&gt;&lt;/Cite&gt;&lt;/EndNote&gt;</w:instrText>
      </w:r>
      <w:r w:rsidR="006E6FC5" w:rsidRPr="004E7093">
        <w:rPr>
          <w:rFonts w:ascii="Arial" w:hAnsi="Arial" w:cs="Arial"/>
        </w:rPr>
        <w:fldChar w:fldCharType="separate"/>
      </w:r>
      <w:r w:rsidR="006E6FC5" w:rsidRPr="004E7093">
        <w:rPr>
          <w:rFonts w:ascii="Arial" w:hAnsi="Arial" w:cs="Arial"/>
          <w:noProof/>
          <w:vertAlign w:val="superscript"/>
        </w:rPr>
        <w:t>1</w:t>
      </w:r>
      <w:r w:rsidR="006E6FC5" w:rsidRPr="004E7093">
        <w:rPr>
          <w:rFonts w:ascii="Arial" w:hAnsi="Arial" w:cs="Arial"/>
        </w:rPr>
        <w:fldChar w:fldCharType="end"/>
      </w:r>
      <w:r w:rsidR="006E6FC5" w:rsidRPr="004E7093">
        <w:rPr>
          <w:rFonts w:ascii="Arial" w:hAnsi="Arial" w:cs="Arial"/>
        </w:rPr>
        <w:t>, or nationally by year</w:t>
      </w:r>
      <w:r w:rsidR="006E6FC5" w:rsidRPr="004E7093">
        <w:rPr>
          <w:rFonts w:ascii="Arial" w:hAnsi="Arial" w:cs="Arial"/>
        </w:rPr>
        <w:fldChar w:fldCharType="begin"/>
      </w:r>
      <w:r w:rsidR="002B2781">
        <w:rPr>
          <w:rFonts w:ascii="Arial" w:hAnsi="Arial" w:cs="Arial"/>
        </w:rPr>
        <w:instrText xml:space="preserve"> ADDIN EN.CITE &lt;EndNote&gt;&lt;Cite&gt;&lt;Author&gt;Feinstein&lt;/Author&gt;&lt;Year&gt;2002&lt;/Year&gt;&lt;RecNum&gt;361&lt;/RecNum&gt;&lt;DisplayText&gt;&lt;style face="superscript"&gt;2&lt;/style&gt;&lt;/DisplayText&gt;&lt;record&gt;&lt;rec-number&gt;361&lt;/rec-number&gt;&lt;foreign-keys&gt;&lt;key app="EN" db-id="t0tw0zzvgt0wf4erero5steu5rx5tpas22wa" timestamp="1477301883"&gt;361&lt;/key&gt;&lt;/foreign-keys&gt;&lt;ref-type name="Journal Article"&gt;17&lt;/ref-type&gt;&lt;contributors&gt;&lt;authors&gt;&lt;author&gt;Feinstein, Craig A&lt;/author&gt;&lt;/authors&gt;&lt;/contributors&gt;&lt;titles&gt;&lt;title&gt;Seasonality of deaths in the US by age and cause&lt;/title&gt;&lt;secondary-title&gt;Demographic Research&lt;/secondary-title&gt;&lt;/titles&gt;&lt;periodical&gt;&lt;full-title&gt;Demographic Research&lt;/full-title&gt;&lt;/periodical&gt;&lt;pages&gt;469-486&lt;/pages&gt;&lt;volume&gt;6&lt;/volume&gt;&lt;number&gt;17&lt;/number&gt;&lt;dates&gt;&lt;year&gt;2002&lt;/year&gt;&lt;/dates&gt;&lt;urls&gt;&lt;/urls&gt;&lt;/record&gt;&lt;/Cite&gt;&lt;/EndNote&gt;</w:instrText>
      </w:r>
      <w:r w:rsidR="006E6FC5" w:rsidRPr="004E7093">
        <w:rPr>
          <w:rFonts w:ascii="Arial" w:hAnsi="Arial" w:cs="Arial"/>
        </w:rPr>
        <w:fldChar w:fldCharType="separate"/>
      </w:r>
      <w:r w:rsidR="002B2781" w:rsidRPr="002B2781">
        <w:rPr>
          <w:rFonts w:ascii="Arial" w:hAnsi="Arial" w:cs="Arial"/>
          <w:noProof/>
          <w:vertAlign w:val="superscript"/>
        </w:rPr>
        <w:t>2</w:t>
      </w:r>
      <w:r w:rsidR="006E6FC5" w:rsidRPr="004E7093">
        <w:rPr>
          <w:rFonts w:ascii="Arial" w:hAnsi="Arial" w:cs="Arial"/>
        </w:rPr>
        <w:fldChar w:fldCharType="end"/>
      </w:r>
      <w:r w:rsidR="006E6FC5" w:rsidRPr="004E7093">
        <w:rPr>
          <w:rFonts w:ascii="Arial" w:hAnsi="Arial" w:cs="Arial"/>
        </w:rPr>
        <w:t>.</w:t>
      </w:r>
      <w:commentRangeEnd w:id="41"/>
      <w:r w:rsidR="00E6298A">
        <w:rPr>
          <w:rStyle w:val="CommentReference"/>
        </w:rPr>
        <w:commentReference w:id="41"/>
      </w:r>
      <w:r w:rsidR="006E6FC5" w:rsidRPr="004E7093">
        <w:rPr>
          <w:rFonts w:ascii="Arial" w:hAnsi="Arial" w:cs="Arial"/>
        </w:rPr>
        <w:t xml:space="preserve"> </w:t>
      </w:r>
      <w:r w:rsidR="004209C3">
        <w:rPr>
          <w:rFonts w:ascii="Arial" w:hAnsi="Arial" w:cs="Arial"/>
        </w:rPr>
        <w:t>There exist studies of other countries’ seasonality of mortality in similar ways</w:t>
      </w:r>
      <w:r w:rsidR="006E0D52">
        <w:rPr>
          <w:rFonts w:ascii="Arial" w:hAnsi="Arial" w:cs="Arial"/>
        </w:rPr>
        <w:fldChar w:fldCharType="begin">
          <w:fldData xml:space="preserve">PEVuZE5vdGU+PENpdGU+PEF1dGhvcj5UcnVkZWF1PC9BdXRob3I+PFllYXI+MTk5NzwvWWVhcj48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</w:fldData>
        </w:fldChar>
      </w:r>
      <w:r w:rsidR="00E5646E">
        <w:rPr>
          <w:rFonts w:ascii="Arial" w:hAnsi="Arial" w:cs="Arial"/>
        </w:rPr>
        <w:instrText xml:space="preserve"> ADDIN EN.CITE </w:instrText>
      </w:r>
      <w:r w:rsidR="00E5646E">
        <w:rPr>
          <w:rFonts w:ascii="Arial" w:hAnsi="Arial" w:cs="Arial"/>
        </w:rPr>
        <w:fldChar w:fldCharType="begin">
          <w:fldData xml:space="preserve">PEVuZE5vdGU+PENpdGU+PEF1dGhvcj5UcnVkZWF1PC9BdXRob3I+PFllYXI+MTk5NzwvWWVhcj48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</w:fldData>
        </w:fldChar>
      </w:r>
      <w:r w:rsidR="00E5646E">
        <w:rPr>
          <w:rFonts w:ascii="Arial" w:hAnsi="Arial" w:cs="Arial"/>
        </w:rPr>
        <w:instrText xml:space="preserve"> ADDIN EN.CITE.DATA </w:instrText>
      </w:r>
      <w:r w:rsidR="00E5646E">
        <w:rPr>
          <w:rFonts w:ascii="Arial" w:hAnsi="Arial" w:cs="Arial"/>
        </w:rPr>
      </w:r>
      <w:r w:rsidR="00E5646E">
        <w:rPr>
          <w:rFonts w:ascii="Arial" w:hAnsi="Arial" w:cs="Arial"/>
        </w:rPr>
        <w:fldChar w:fldCharType="end"/>
      </w:r>
      <w:r w:rsidR="006E0D52">
        <w:rPr>
          <w:rFonts w:ascii="Arial" w:hAnsi="Arial" w:cs="Arial"/>
        </w:rPr>
      </w:r>
      <w:r w:rsidR="006E0D52">
        <w:rPr>
          <w:rFonts w:ascii="Arial" w:hAnsi="Arial" w:cs="Arial"/>
        </w:rPr>
        <w:fldChar w:fldCharType="separate"/>
      </w:r>
      <w:r w:rsidR="00E5646E" w:rsidRPr="00E5646E">
        <w:rPr>
          <w:rFonts w:ascii="Arial" w:hAnsi="Arial" w:cs="Arial"/>
          <w:noProof/>
          <w:vertAlign w:val="superscript"/>
        </w:rPr>
        <w:t>6-8</w:t>
      </w:r>
      <w:r w:rsidR="006E0D52">
        <w:rPr>
          <w:rFonts w:ascii="Arial" w:hAnsi="Arial" w:cs="Arial"/>
        </w:rPr>
        <w:fldChar w:fldCharType="end"/>
      </w:r>
      <w:r w:rsidR="004209C3">
        <w:rPr>
          <w:rFonts w:ascii="Arial" w:hAnsi="Arial" w:cs="Arial"/>
        </w:rPr>
        <w:t xml:space="preserve">. </w:t>
      </w:r>
      <w:r w:rsidR="006E6FC5" w:rsidRPr="004E7093">
        <w:rPr>
          <w:rFonts w:ascii="Arial" w:hAnsi="Arial" w:cs="Arial"/>
        </w:rPr>
        <w:t xml:space="preserve">Examining seasonality of mortality both by age and sub-nationally over time, as this study does, further adds to the knowledge base of seasonal mortality. </w:t>
      </w:r>
    </w:p>
    <w:p w14:paraId="638D4CFC" w14:textId="77777777" w:rsidR="006E6FC5" w:rsidRPr="004E7093" w:rsidRDefault="006E6FC5" w:rsidP="006E6FC5">
      <w:pPr>
        <w:spacing w:after="0" w:line="480" w:lineRule="auto"/>
        <w:jc w:val="both"/>
        <w:rPr>
          <w:rFonts w:ascii="Arial" w:hAnsi="Arial" w:cs="Arial"/>
        </w:rPr>
      </w:pPr>
    </w:p>
    <w:p w14:paraId="3ECF4C91" w14:textId="198019ED" w:rsidR="006E6FC5" w:rsidRPr="004E7093" w:rsidRDefault="006E6FC5" w:rsidP="006E6FC5">
      <w:pPr>
        <w:spacing w:after="0" w:line="480" w:lineRule="auto"/>
        <w:jc w:val="both"/>
        <w:rPr>
          <w:rFonts w:ascii="Arial" w:hAnsi="Arial" w:cs="Arial"/>
        </w:rPr>
      </w:pPr>
      <w:r w:rsidRPr="004E7093">
        <w:rPr>
          <w:rFonts w:ascii="Arial" w:hAnsi="Arial" w:cs="Arial"/>
        </w:rPr>
        <w:t xml:space="preserve">Other work has fit </w:t>
      </w:r>
      <w:r w:rsidR="0043395C">
        <w:rPr>
          <w:rFonts w:ascii="Arial" w:hAnsi="Arial" w:cs="Arial"/>
        </w:rPr>
        <w:t xml:space="preserve">cosinor </w:t>
      </w:r>
      <w:r w:rsidRPr="004E7093">
        <w:rPr>
          <w:rFonts w:ascii="Arial" w:hAnsi="Arial" w:cs="Arial"/>
        </w:rPr>
        <w:t>seasonal models which examined how well assuming a 12-month seasonality can explain variation in deat</w:t>
      </w:r>
      <w:r w:rsidR="00B877C2">
        <w:rPr>
          <w:rFonts w:ascii="Arial" w:hAnsi="Arial" w:cs="Arial"/>
        </w:rPr>
        <w:t>h rates throughout the year, in</w:t>
      </w:r>
      <w:r w:rsidR="00A54085">
        <w:rPr>
          <w:rFonts w:ascii="Arial" w:hAnsi="Arial" w:cs="Arial"/>
        </w:rPr>
        <w:t xml:space="preserve"> </w:t>
      </w:r>
      <w:r w:rsidR="00FC01A8">
        <w:rPr>
          <w:rFonts w:ascii="Arial" w:hAnsi="Arial" w:cs="Arial"/>
        </w:rPr>
        <w:t>single country studies</w:t>
      </w:r>
      <w:r w:rsidR="00A54085">
        <w:rPr>
          <w:rFonts w:ascii="Arial" w:hAnsi="Arial" w:cs="Arial"/>
        </w:rPr>
        <w:fldChar w:fldCharType="begin">
          <w:fldData xml:space="preserve">PEVuZE5vdGU+PENpdGU+PEF1dGhvcj5NYWNrZW5iYWNoPC9BdXRob3I+PFllYXI+MTk5MjwvWWVh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</w:fldData>
        </w:fldChar>
      </w:r>
      <w:r w:rsidR="00E5646E">
        <w:rPr>
          <w:rFonts w:ascii="Arial" w:hAnsi="Arial" w:cs="Arial"/>
        </w:rPr>
        <w:instrText xml:space="preserve"> ADDIN EN.CITE </w:instrText>
      </w:r>
      <w:r w:rsidR="00E5646E">
        <w:rPr>
          <w:rFonts w:ascii="Arial" w:hAnsi="Arial" w:cs="Arial"/>
        </w:rPr>
        <w:fldChar w:fldCharType="begin">
          <w:fldData xml:space="preserve">PEVuZE5vdGU+PENpdGU+PEF1dGhvcj5NYWNrZW5iYWNoPC9BdXRob3I+PFllYXI+MTk5MjwvWWVh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</w:fldData>
        </w:fldChar>
      </w:r>
      <w:r w:rsidR="00E5646E">
        <w:rPr>
          <w:rFonts w:ascii="Arial" w:hAnsi="Arial" w:cs="Arial"/>
        </w:rPr>
        <w:instrText xml:space="preserve"> ADDIN EN.CITE.DATA </w:instrText>
      </w:r>
      <w:r w:rsidR="00E5646E">
        <w:rPr>
          <w:rFonts w:ascii="Arial" w:hAnsi="Arial" w:cs="Arial"/>
        </w:rPr>
      </w:r>
      <w:r w:rsidR="00E5646E">
        <w:rPr>
          <w:rFonts w:ascii="Arial" w:hAnsi="Arial" w:cs="Arial"/>
        </w:rPr>
        <w:fldChar w:fldCharType="end"/>
      </w:r>
      <w:r w:rsidR="00A54085">
        <w:rPr>
          <w:rFonts w:ascii="Arial" w:hAnsi="Arial" w:cs="Arial"/>
        </w:rPr>
      </w:r>
      <w:r w:rsidR="00A54085">
        <w:rPr>
          <w:rFonts w:ascii="Arial" w:hAnsi="Arial" w:cs="Arial"/>
        </w:rPr>
        <w:fldChar w:fldCharType="separate"/>
      </w:r>
      <w:r w:rsidR="00E5646E" w:rsidRPr="00E5646E">
        <w:rPr>
          <w:rFonts w:ascii="Arial" w:hAnsi="Arial" w:cs="Arial"/>
          <w:noProof/>
          <w:vertAlign w:val="superscript"/>
        </w:rPr>
        <w:t>9-12</w:t>
      </w:r>
      <w:r w:rsidR="00A54085">
        <w:rPr>
          <w:rFonts w:ascii="Arial" w:hAnsi="Arial" w:cs="Arial"/>
        </w:rPr>
        <w:fldChar w:fldCharType="end"/>
      </w:r>
      <w:r w:rsidR="00FC01A8">
        <w:rPr>
          <w:rFonts w:ascii="Arial" w:hAnsi="Arial" w:cs="Arial"/>
        </w:rPr>
        <w:t>, as well as</w:t>
      </w:r>
      <w:r w:rsidRPr="004E7093">
        <w:rPr>
          <w:rFonts w:ascii="Arial" w:hAnsi="Arial" w:cs="Arial"/>
        </w:rPr>
        <w:t xml:space="preserve"> multi-nationally</w:t>
      </w:r>
      <w:r w:rsidRPr="004E7093">
        <w:rPr>
          <w:rFonts w:ascii="Arial" w:hAnsi="Arial" w:cs="Arial"/>
        </w:rPr>
        <w:fldChar w:fldCharType="begin">
          <w:fldData xml:space="preserve">PEVuZE5vdGU+PENpdGU+PEF1dGhvcj5NYXJ0aS1Tb2xlcjwvQXV0aG9yPjxZZWFyPjIwMTQ8L1ll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</w:fldData>
        </w:fldChar>
      </w:r>
      <w:r w:rsidR="00E5646E">
        <w:rPr>
          <w:rFonts w:ascii="Arial" w:hAnsi="Arial" w:cs="Arial"/>
        </w:rPr>
        <w:instrText xml:space="preserve"> ADDIN EN.CITE </w:instrText>
      </w:r>
      <w:r w:rsidR="00E5646E">
        <w:rPr>
          <w:rFonts w:ascii="Arial" w:hAnsi="Arial" w:cs="Arial"/>
        </w:rPr>
        <w:fldChar w:fldCharType="begin">
          <w:fldData xml:space="preserve">PEVuZE5vdGU+PENpdGU+PEF1dGhvcj5NYXJ0aS1Tb2xlcjwvQXV0aG9yPjxZZWFyPjIwMTQ8L1ll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</w:fldData>
        </w:fldChar>
      </w:r>
      <w:r w:rsidR="00E5646E">
        <w:rPr>
          <w:rFonts w:ascii="Arial" w:hAnsi="Arial" w:cs="Arial"/>
        </w:rPr>
        <w:instrText xml:space="preserve"> ADDIN EN.CITE.DATA </w:instrText>
      </w:r>
      <w:r w:rsidR="00E5646E">
        <w:rPr>
          <w:rFonts w:ascii="Arial" w:hAnsi="Arial" w:cs="Arial"/>
        </w:rPr>
      </w:r>
      <w:r w:rsidR="00E5646E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</w:r>
      <w:r w:rsidRPr="004E7093">
        <w:rPr>
          <w:rFonts w:ascii="Arial" w:hAnsi="Arial" w:cs="Arial"/>
        </w:rPr>
        <w:fldChar w:fldCharType="separate"/>
      </w:r>
      <w:r w:rsidR="00E5646E" w:rsidRPr="00E5646E">
        <w:rPr>
          <w:rFonts w:ascii="Arial" w:hAnsi="Arial" w:cs="Arial"/>
          <w:noProof/>
          <w:vertAlign w:val="superscript"/>
        </w:rPr>
        <w:t>13</w:t>
      </w:r>
      <w:r w:rsidRPr="004E7093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t xml:space="preserve">. </w:t>
      </w:r>
      <w:r w:rsidR="00975CF9">
        <w:rPr>
          <w:rFonts w:ascii="Arial" w:hAnsi="Arial" w:cs="Arial"/>
        </w:rPr>
        <w:t>Other studies were</w:t>
      </w:r>
      <w:r w:rsidRPr="004E7093">
        <w:rPr>
          <w:rFonts w:ascii="Arial" w:hAnsi="Arial" w:cs="Arial"/>
        </w:rPr>
        <w:t xml:space="preserve"> more flexible in </w:t>
      </w:r>
      <w:commentRangeStart w:id="42"/>
      <w:r w:rsidRPr="004E7093">
        <w:rPr>
          <w:rFonts w:ascii="Arial" w:hAnsi="Arial" w:cs="Arial"/>
        </w:rPr>
        <w:t>including certain other periods of wave in the model</w:t>
      </w:r>
      <w:r w:rsidRPr="004E7093">
        <w:rPr>
          <w:rFonts w:ascii="Arial" w:hAnsi="Arial" w:cs="Arial"/>
        </w:rPr>
        <w:fldChar w:fldCharType="begin"/>
      </w:r>
      <w:r w:rsidR="00E5646E">
        <w:rPr>
          <w:rFonts w:ascii="Arial" w:hAnsi="Arial" w:cs="Arial"/>
        </w:rPr>
        <w:instrText xml:space="preserve"> ADDIN EN.CITE &lt;EndNote&gt;&lt;Cite&gt;&lt;Author&gt;Nakaji&lt;/Author&gt;&lt;Year&gt;2004&lt;/Year&gt;&lt;RecNum&gt;250&lt;/RecNum&gt;&lt;DisplayText&gt;&lt;style face="superscript"&gt;14,15&lt;/style&gt;&lt;/DisplayText&gt;&lt;record&gt;&lt;rec-number&gt;250&lt;/rec-number&gt;&lt;foreign-keys&gt;&lt;key app="EN" db-id="t0tw0zzvgt0wf4erero5steu5rx5tpas22wa" timestamp="1476194335"&gt;250&lt;/key&gt;&lt;/foreign-keys&gt;&lt;ref-type name="Journal Article"&gt;17&lt;/ref-type&gt;&lt;contributors&gt;&lt;authors&gt;&lt;author&gt;Nakaji, Shigeyuki&lt;/author&gt;&lt;author&gt;Parodi, Stefano&lt;/author&gt;&lt;author&gt;Fontana, Vincenzo&lt;/author&gt;&lt;author&gt;Umeda, Takashi&lt;/author&gt;&lt;author&gt;Suzuki, Katsuhiko&lt;/author&gt;&lt;author&gt;Sakamoto, Juichi&lt;/author&gt;&lt;author&gt;Fukuda, Shinsaku&lt;/author&gt;&lt;author&gt;Wada, Seiko&lt;/author&gt;&lt;author&gt;Sugawara, Kazuo&lt;/author&gt;&lt;/authors&gt;&lt;/contributors&gt;&lt;titles&gt;&lt;title&gt;Seasonal changes in mortality rates from main causes of death in Japan&lt;/title&gt;&lt;secondary-title&gt;European journal of epidemiology&lt;/secondary-title&gt;&lt;/titles&gt;&lt;periodical&gt;&lt;full-title&gt;European Journal of Epidemiology&lt;/full-title&gt;&lt;/periodical&gt;&lt;pages&gt;905-913&lt;/pages&gt;&lt;volume&gt;19&lt;/volume&gt;&lt;number&gt;10&lt;/number&gt;&lt;dates&gt;&lt;year&gt;2004&lt;/year&gt;&lt;/dates&gt;&lt;isbn&gt;0393-2990&lt;/isbn&gt;&lt;urls&gt;&lt;/urls&gt;&lt;/record&gt;&lt;/Cite&gt;&lt;Cite&gt;&lt;Author&gt;LAAKE&lt;/Author&gt;&lt;Year&gt;1996&lt;/Year&gt;&lt;RecNum&gt;446&lt;/RecNum&gt;&lt;record&gt;&lt;rec-number&gt;446&lt;/rec-number&gt;&lt;foreign-keys&gt;&lt;key app="EN" db-id="t0tw0zzvgt0wf4erero5steu5rx5tpas22wa" timestamp="1480015903"&gt;446&lt;/key&gt;&lt;/foreign-keys&gt;&lt;ref-type name="Journal Article"&gt;17&lt;/ref-type&gt;&lt;contributors&gt;&lt;authors&gt;&lt;author&gt;LAAKE, KNUT&lt;/author&gt;&lt;author&gt;SVERRE, JAN MARCUS&lt;/author&gt;&lt;/authors&gt;&lt;/contributors&gt;&lt;titles&gt;&lt;title&gt;Winter excess mortality: a comparison between Norway and England plus Wales&lt;/title&gt;&lt;secondary-title&gt;Age and ageing&lt;/secondary-title&gt;&lt;/titles&gt;&lt;periodical&gt;&lt;full-title&gt;Age and ageing&lt;/full-title&gt;&lt;/periodical&gt;&lt;pages&gt;343-348&lt;/pages&gt;&lt;volume&gt;25&lt;/volume&gt;&lt;number&gt;5&lt;/number&gt;&lt;dates&gt;&lt;year&gt;1996&lt;/year&gt;&lt;/dates&gt;&lt;isbn&gt;0002-0729&lt;/isbn&gt;&lt;urls&gt;&lt;/urls&gt;&lt;/record&gt;&lt;/Cite&gt;&lt;/EndNote&gt;</w:instrText>
      </w:r>
      <w:r w:rsidRPr="004E7093">
        <w:rPr>
          <w:rFonts w:ascii="Arial" w:hAnsi="Arial" w:cs="Arial"/>
        </w:rPr>
        <w:fldChar w:fldCharType="separate"/>
      </w:r>
      <w:r w:rsidR="00E5646E" w:rsidRPr="00E5646E">
        <w:rPr>
          <w:rFonts w:ascii="Arial" w:hAnsi="Arial" w:cs="Arial"/>
          <w:noProof/>
          <w:vertAlign w:val="superscript"/>
        </w:rPr>
        <w:t>14,15</w:t>
      </w:r>
      <w:r w:rsidRPr="004E7093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t>.</w:t>
      </w:r>
      <w:commentRangeEnd w:id="42"/>
      <w:r w:rsidR="008A4A56">
        <w:rPr>
          <w:rStyle w:val="CommentReference"/>
        </w:rPr>
        <w:commentReference w:id="42"/>
      </w:r>
      <w:r w:rsidRPr="004E7093">
        <w:rPr>
          <w:rFonts w:ascii="Arial" w:hAnsi="Arial" w:cs="Arial"/>
        </w:rPr>
        <w:t xml:space="preserve"> </w:t>
      </w:r>
      <w:commentRangeStart w:id="43"/>
      <w:r w:rsidRPr="004E7093">
        <w:rPr>
          <w:rFonts w:ascii="Arial" w:hAnsi="Arial" w:cs="Arial"/>
        </w:rPr>
        <w:t>In contrast, our study assumes no prior seasonality and uses the latest wavelet methods enables further periodicity analysis over time</w:t>
      </w:r>
      <w:commentRangeEnd w:id="43"/>
      <w:r w:rsidR="008F341C">
        <w:rPr>
          <w:rStyle w:val="CommentReference"/>
        </w:rPr>
        <w:commentReference w:id="43"/>
      </w:r>
      <w:r w:rsidRPr="004E7093">
        <w:rPr>
          <w:rFonts w:ascii="Arial" w:hAnsi="Arial" w:cs="Arial"/>
        </w:rPr>
        <w:t>, while considering the possible non-stationary nature of any mortality rate time series. Our non-conventional Fourier analysis allows the dominant periodic components to present themselves from the analysis, and how their presence evolves over time.</w:t>
      </w:r>
    </w:p>
    <w:p w14:paraId="31B93B88" w14:textId="77777777" w:rsidR="006E6FC5" w:rsidRPr="004E7093" w:rsidRDefault="006E6FC5" w:rsidP="006E6FC5">
      <w:pPr>
        <w:spacing w:after="0" w:line="480" w:lineRule="auto"/>
        <w:jc w:val="both"/>
        <w:rPr>
          <w:rFonts w:ascii="Arial" w:hAnsi="Arial" w:cs="Arial"/>
        </w:rPr>
      </w:pPr>
    </w:p>
    <w:p w14:paraId="2A2D969E" w14:textId="6D136850" w:rsidR="006E6FC5" w:rsidRPr="004E7093" w:rsidRDefault="006E6FC5" w:rsidP="006E6FC5">
      <w:pPr>
        <w:spacing w:after="0" w:line="480" w:lineRule="auto"/>
        <w:jc w:val="both"/>
        <w:rPr>
          <w:rFonts w:ascii="Arial" w:hAnsi="Arial" w:cs="Arial"/>
        </w:rPr>
      </w:pPr>
      <w:r w:rsidRPr="004E7093">
        <w:rPr>
          <w:rFonts w:ascii="Arial" w:hAnsi="Arial" w:cs="Arial"/>
        </w:rPr>
        <w:t xml:space="preserve">Studies have </w:t>
      </w:r>
      <w:r w:rsidR="003454DD">
        <w:rPr>
          <w:rFonts w:ascii="Arial" w:hAnsi="Arial" w:cs="Arial"/>
        </w:rPr>
        <w:t xml:space="preserve">focussed on the assumption that </w:t>
      </w:r>
      <w:r w:rsidRPr="004E7093">
        <w:rPr>
          <w:rFonts w:ascii="Arial" w:hAnsi="Arial" w:cs="Arial"/>
        </w:rPr>
        <w:t>excess mortality is</w:t>
      </w:r>
      <w:r w:rsidR="003454DD">
        <w:rPr>
          <w:rFonts w:ascii="Arial" w:hAnsi="Arial" w:cs="Arial"/>
        </w:rPr>
        <w:t xml:space="preserve"> already</w:t>
      </w:r>
      <w:r w:rsidRPr="004E7093">
        <w:rPr>
          <w:rFonts w:ascii="Arial" w:hAnsi="Arial" w:cs="Arial"/>
        </w:rPr>
        <w:t xml:space="preserve"> prese</w:t>
      </w:r>
      <w:r w:rsidR="003454DD">
        <w:rPr>
          <w:rFonts w:ascii="Arial" w:hAnsi="Arial" w:cs="Arial"/>
        </w:rPr>
        <w:t>nt in certain parts of the year</w:t>
      </w:r>
      <w:r w:rsidRPr="004E7093">
        <w:rPr>
          <w:rFonts w:ascii="Arial" w:hAnsi="Arial" w:cs="Arial"/>
        </w:rPr>
        <w:fldChar w:fldCharType="begin">
          <w:fldData xml:space="preserve">PEVuZE5vdGU+PENpdGU+PEF1dGhvcj5GZWluc3RlaW48L0F1dGhvcj48WWVhcj4yMDAyPC9ZZWFy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</w:fldData>
        </w:fldChar>
      </w:r>
      <w:r w:rsidR="003454DD">
        <w:rPr>
          <w:rFonts w:ascii="Arial" w:hAnsi="Arial" w:cs="Arial"/>
        </w:rPr>
        <w:instrText xml:space="preserve"> ADDIN EN.CITE </w:instrText>
      </w:r>
      <w:r w:rsidR="003454DD">
        <w:rPr>
          <w:rFonts w:ascii="Arial" w:hAnsi="Arial" w:cs="Arial"/>
        </w:rPr>
        <w:fldChar w:fldCharType="begin">
          <w:fldData xml:space="preserve">PEVuZE5vdGU+PENpdGU+PEF1dGhvcj5GZWluc3RlaW48L0F1dGhvcj48WWVhcj4yMDAyPC9ZZWFy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</w:fldData>
        </w:fldChar>
      </w:r>
      <w:r w:rsidR="003454DD">
        <w:rPr>
          <w:rFonts w:ascii="Arial" w:hAnsi="Arial" w:cs="Arial"/>
        </w:rPr>
        <w:instrText xml:space="preserve"> ADDIN EN.CITE.DATA </w:instrText>
      </w:r>
      <w:r w:rsidR="003454DD">
        <w:rPr>
          <w:rFonts w:ascii="Arial" w:hAnsi="Arial" w:cs="Arial"/>
        </w:rPr>
      </w:r>
      <w:r w:rsidR="003454DD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</w:r>
      <w:r w:rsidRPr="004E7093">
        <w:rPr>
          <w:rFonts w:ascii="Arial" w:hAnsi="Arial" w:cs="Arial"/>
        </w:rPr>
        <w:fldChar w:fldCharType="separate"/>
      </w:r>
      <w:r w:rsidR="003454DD" w:rsidRPr="003454DD">
        <w:rPr>
          <w:rFonts w:ascii="Arial" w:hAnsi="Arial" w:cs="Arial"/>
          <w:noProof/>
          <w:vertAlign w:val="superscript"/>
        </w:rPr>
        <w:t>2,9,14</w:t>
      </w:r>
      <w:r w:rsidRPr="004E7093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t xml:space="preserve">, and </w:t>
      </w:r>
      <w:r w:rsidR="003454DD">
        <w:rPr>
          <w:rFonts w:ascii="Arial" w:hAnsi="Arial" w:cs="Arial"/>
        </w:rPr>
        <w:t>how</w:t>
      </w:r>
      <w:r w:rsidRPr="004E7093">
        <w:rPr>
          <w:rFonts w:ascii="Arial" w:hAnsi="Arial" w:cs="Arial"/>
        </w:rPr>
        <w:t xml:space="preserve"> temperature</w:t>
      </w:r>
      <w:r w:rsidR="003454DD">
        <w:rPr>
          <w:rFonts w:ascii="Arial" w:hAnsi="Arial" w:cs="Arial"/>
        </w:rPr>
        <w:t xml:space="preserve"> may influence this</w:t>
      </w:r>
      <w:r w:rsidRPr="004E7093">
        <w:rPr>
          <w:rFonts w:ascii="Arial" w:hAnsi="Arial" w:cs="Arial"/>
        </w:rPr>
        <w:fldChar w:fldCharType="begin">
          <w:fldData xml:space="preserve">PEVuZE5vdGU+PENpdGU+PEF1dGhvcj5MQUFLRTwvQXV0aG9yPjxZZWFyPjE5OTY8L1llYXI+PFJl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</w:fldData>
        </w:fldChar>
      </w:r>
      <w:r w:rsidR="003454DD">
        <w:rPr>
          <w:rFonts w:ascii="Arial" w:hAnsi="Arial" w:cs="Arial"/>
        </w:rPr>
        <w:instrText xml:space="preserve"> ADDIN EN.CITE </w:instrText>
      </w:r>
      <w:r w:rsidR="003454DD">
        <w:rPr>
          <w:rFonts w:ascii="Arial" w:hAnsi="Arial" w:cs="Arial"/>
        </w:rPr>
        <w:fldChar w:fldCharType="begin">
          <w:fldData xml:space="preserve">PEVuZE5vdGU+PENpdGU+PEF1dGhvcj5MQUFLRTwvQXV0aG9yPjxZZWFyPjE5OTY8L1llYXI+PFJl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</w:fldData>
        </w:fldChar>
      </w:r>
      <w:r w:rsidR="003454DD">
        <w:rPr>
          <w:rFonts w:ascii="Arial" w:hAnsi="Arial" w:cs="Arial"/>
        </w:rPr>
        <w:instrText xml:space="preserve"> ADDIN EN.CITE.DATA </w:instrText>
      </w:r>
      <w:r w:rsidR="003454DD">
        <w:rPr>
          <w:rFonts w:ascii="Arial" w:hAnsi="Arial" w:cs="Arial"/>
        </w:rPr>
      </w:r>
      <w:r w:rsidR="003454DD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</w:r>
      <w:r w:rsidRPr="004E7093">
        <w:rPr>
          <w:rFonts w:ascii="Arial" w:hAnsi="Arial" w:cs="Arial"/>
        </w:rPr>
        <w:fldChar w:fldCharType="separate"/>
      </w:r>
      <w:r w:rsidR="003454DD" w:rsidRPr="003454DD">
        <w:rPr>
          <w:rFonts w:ascii="Arial" w:hAnsi="Arial" w:cs="Arial"/>
          <w:noProof/>
          <w:vertAlign w:val="superscript"/>
        </w:rPr>
        <w:t>4,10,15-18</w:t>
      </w:r>
      <w:r w:rsidRPr="004E7093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t>. Our study assumes no location of excess mortality a priori, and instead provides a robust framework to locate maximum and minimum mortality in a year once 12-month seasonality is significantly demonstrated. In this way, a seasonal excess can be calculated without assuming any period of the year would have a higher mortality than another.</w:t>
      </w:r>
    </w:p>
    <w:p w14:paraId="31F7E671" w14:textId="77777777" w:rsidR="006E6FC5" w:rsidRPr="004E7093" w:rsidRDefault="006E6FC5" w:rsidP="006E6FC5">
      <w:pPr>
        <w:spacing w:after="0" w:line="480" w:lineRule="auto"/>
        <w:jc w:val="both"/>
        <w:rPr>
          <w:rFonts w:ascii="Arial" w:hAnsi="Arial" w:cs="Arial"/>
        </w:rPr>
      </w:pPr>
    </w:p>
    <w:p w14:paraId="0E505BFD" w14:textId="46DEC233" w:rsidR="006E6FC5" w:rsidRPr="004E7093" w:rsidRDefault="006E6FC5" w:rsidP="006E6FC5">
      <w:pPr>
        <w:spacing w:after="0" w:line="480" w:lineRule="auto"/>
        <w:jc w:val="both"/>
        <w:rPr>
          <w:rFonts w:ascii="Arial" w:hAnsi="Arial" w:cs="Arial"/>
        </w:rPr>
      </w:pPr>
      <w:r w:rsidRPr="004E7093">
        <w:rPr>
          <w:rFonts w:ascii="Arial" w:hAnsi="Arial" w:cs="Arial"/>
        </w:rPr>
        <w:lastRenderedPageBreak/>
        <w:t>Wavelet analysis has been invoked while investigating disease dynamics for several infectious diseases</w:t>
      </w:r>
      <w:r w:rsidRPr="004E7093">
        <w:rPr>
          <w:rFonts w:ascii="Arial" w:hAnsi="Arial" w:cs="Arial"/>
        </w:rPr>
        <w:fldChar w:fldCharType="begin">
          <w:fldData xml:space="preserve">PEVuZE5vdGU+PENpdGU+PEF1dGhvcj5HcmVuZmVsbDwvQXV0aG9yPjxZZWFyPjIwMDE8L1llYXI+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</w:fldData>
        </w:fldChar>
      </w:r>
      <w:r w:rsidR="000A44CF">
        <w:rPr>
          <w:rFonts w:ascii="Arial" w:hAnsi="Arial" w:cs="Arial"/>
        </w:rPr>
        <w:instrText xml:space="preserve"> ADDIN EN.CITE </w:instrText>
      </w:r>
      <w:r w:rsidR="000A44CF">
        <w:rPr>
          <w:rFonts w:ascii="Arial" w:hAnsi="Arial" w:cs="Arial"/>
        </w:rPr>
        <w:fldChar w:fldCharType="begin">
          <w:fldData xml:space="preserve">PEVuZE5vdGU+PENpdGU+PEF1dGhvcj5HcmVuZmVsbDwvQXV0aG9yPjxZZWFyPjIwMDE8L1llYXI+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</w:fldData>
        </w:fldChar>
      </w:r>
      <w:r w:rsidR="000A44CF">
        <w:rPr>
          <w:rFonts w:ascii="Arial" w:hAnsi="Arial" w:cs="Arial"/>
        </w:rPr>
        <w:instrText xml:space="preserve"> ADDIN EN.CITE.DATA </w:instrText>
      </w:r>
      <w:r w:rsidR="000A44CF">
        <w:rPr>
          <w:rFonts w:ascii="Arial" w:hAnsi="Arial" w:cs="Arial"/>
        </w:rPr>
      </w:r>
      <w:r w:rsidR="000A44CF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</w:r>
      <w:r w:rsidRPr="004E7093">
        <w:rPr>
          <w:rFonts w:ascii="Arial" w:hAnsi="Arial" w:cs="Arial"/>
        </w:rPr>
        <w:fldChar w:fldCharType="separate"/>
      </w:r>
      <w:r w:rsidR="000A44CF" w:rsidRPr="000A44CF">
        <w:rPr>
          <w:rFonts w:ascii="Arial" w:hAnsi="Arial" w:cs="Arial"/>
          <w:noProof/>
          <w:vertAlign w:val="superscript"/>
        </w:rPr>
        <w:t>19-25</w:t>
      </w:r>
      <w:r w:rsidRPr="004E7093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t xml:space="preserve"> . By applying this method to all-cause mortality in the United States in this way, a better understanding of seasonal dynamics of mortality could help better our understanding of the drivers of what may be behind the differences between demographic groups over time.</w:t>
      </w:r>
    </w:p>
    <w:p w14:paraId="3BE5B1B5" w14:textId="77777777" w:rsidR="006E6FC5" w:rsidRPr="004E7093" w:rsidRDefault="006E6FC5" w:rsidP="006E6FC5">
      <w:pPr>
        <w:spacing w:after="0" w:line="240" w:lineRule="auto"/>
        <w:rPr>
          <w:rFonts w:ascii="Arial" w:hAnsi="Arial" w:cs="Arial"/>
        </w:rPr>
      </w:pPr>
      <w:r w:rsidRPr="004E7093">
        <w:rPr>
          <w:rFonts w:ascii="Arial" w:hAnsi="Arial" w:cs="Arial"/>
        </w:rPr>
        <w:br w:type="page"/>
      </w:r>
      <w:r w:rsidRPr="004E7093">
        <w:rPr>
          <w:rFonts w:ascii="Arial" w:hAnsi="Arial" w:cs="Arial"/>
          <w:b/>
        </w:rPr>
        <w:lastRenderedPageBreak/>
        <w:t>References</w:t>
      </w:r>
    </w:p>
    <w:p w14:paraId="75DF3A74" w14:textId="77777777" w:rsidR="006E6FC5" w:rsidRPr="004E7093" w:rsidRDefault="006E6FC5" w:rsidP="006E6FC5">
      <w:pPr>
        <w:spacing w:after="0" w:line="240" w:lineRule="auto"/>
        <w:rPr>
          <w:rFonts w:ascii="Arial" w:hAnsi="Arial" w:cs="Arial"/>
          <w:b/>
        </w:rPr>
      </w:pPr>
    </w:p>
    <w:p w14:paraId="2C2FD9FD" w14:textId="77777777" w:rsidR="000A44CF" w:rsidRPr="000A44CF" w:rsidRDefault="006E6FC5" w:rsidP="000A44CF">
      <w:pPr>
        <w:pStyle w:val="EndNoteBibliography"/>
        <w:spacing w:after="0"/>
        <w:ind w:left="720" w:hanging="720"/>
        <w:rPr>
          <w:noProof/>
        </w:rPr>
      </w:pPr>
      <w:r w:rsidRPr="004E7093">
        <w:rPr>
          <w:rFonts w:ascii="Arial" w:hAnsi="Arial" w:cs="Arial"/>
        </w:rPr>
        <w:fldChar w:fldCharType="begin"/>
      </w:r>
      <w:r w:rsidRPr="004E7093">
        <w:rPr>
          <w:rFonts w:ascii="Arial" w:hAnsi="Arial" w:cs="Arial"/>
        </w:rPr>
        <w:instrText xml:space="preserve"> ADDIN EN.REFLIST </w:instrText>
      </w:r>
      <w:r w:rsidRPr="004E7093">
        <w:rPr>
          <w:rFonts w:ascii="Arial" w:hAnsi="Arial" w:cs="Arial"/>
        </w:rPr>
        <w:fldChar w:fldCharType="separate"/>
      </w:r>
      <w:r w:rsidR="000A44CF" w:rsidRPr="000A44CF">
        <w:rPr>
          <w:noProof/>
        </w:rPr>
        <w:t>1</w:t>
      </w:r>
      <w:r w:rsidR="000A44CF" w:rsidRPr="000A44CF">
        <w:rPr>
          <w:noProof/>
        </w:rPr>
        <w:tab/>
        <w:t xml:space="preserve">Rosenwaike, I. Seasonal variation of deaths in the United States, 1951–1960. </w:t>
      </w:r>
      <w:r w:rsidR="000A44CF" w:rsidRPr="000A44CF">
        <w:rPr>
          <w:i/>
          <w:noProof/>
        </w:rPr>
        <w:t>Journal of the American Statistical Association</w:t>
      </w:r>
      <w:r w:rsidR="000A44CF" w:rsidRPr="000A44CF">
        <w:rPr>
          <w:noProof/>
        </w:rPr>
        <w:t xml:space="preserve"> </w:t>
      </w:r>
      <w:r w:rsidR="000A44CF" w:rsidRPr="000A44CF">
        <w:rPr>
          <w:b/>
          <w:noProof/>
        </w:rPr>
        <w:t>61</w:t>
      </w:r>
      <w:r w:rsidR="000A44CF" w:rsidRPr="000A44CF">
        <w:rPr>
          <w:noProof/>
        </w:rPr>
        <w:t>, 706-719 (1966).</w:t>
      </w:r>
    </w:p>
    <w:p w14:paraId="6F7F1093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2</w:t>
      </w:r>
      <w:r w:rsidRPr="000A44CF">
        <w:rPr>
          <w:noProof/>
        </w:rPr>
        <w:tab/>
        <w:t xml:space="preserve">Feinstein, C. A. Seasonality of deaths in the US by age and cause. </w:t>
      </w:r>
      <w:r w:rsidRPr="000A44CF">
        <w:rPr>
          <w:i/>
          <w:noProof/>
        </w:rPr>
        <w:t>Demographic Research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6</w:t>
      </w:r>
      <w:r w:rsidRPr="000A44CF">
        <w:rPr>
          <w:noProof/>
        </w:rPr>
        <w:t>, 469-486 (2002).</w:t>
      </w:r>
    </w:p>
    <w:p w14:paraId="703F4C4C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3</w:t>
      </w:r>
      <w:r w:rsidRPr="000A44CF">
        <w:rPr>
          <w:noProof/>
        </w:rPr>
        <w:tab/>
        <w:t xml:space="preserve">Rogot, E., Fabsitz, R. &amp; Feinleib, M. Daily variation in USA mortality. </w:t>
      </w:r>
      <w:r w:rsidRPr="000A44CF">
        <w:rPr>
          <w:i/>
          <w:noProof/>
        </w:rPr>
        <w:t>American journal of epidemiology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103</w:t>
      </w:r>
      <w:r w:rsidRPr="000A44CF">
        <w:rPr>
          <w:noProof/>
        </w:rPr>
        <w:t>, 198-211 (1976).</w:t>
      </w:r>
    </w:p>
    <w:p w14:paraId="0DE200F0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4</w:t>
      </w:r>
      <w:r w:rsidRPr="000A44CF">
        <w:rPr>
          <w:noProof/>
        </w:rPr>
        <w:tab/>
        <w:t xml:space="preserve">Davis, R. E., Knappenberger, P. C., Michaels, P. J. &amp; Novicoff, W. M. Seasonality of climate-human mortality relationships in US cities and impacts of climate change. </w:t>
      </w:r>
      <w:r w:rsidRPr="000A44CF">
        <w:rPr>
          <w:i/>
          <w:noProof/>
        </w:rPr>
        <w:t>Climate Research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26</w:t>
      </w:r>
      <w:r w:rsidRPr="000A44CF">
        <w:rPr>
          <w:noProof/>
        </w:rPr>
        <w:t>, 61-76 (2004).</w:t>
      </w:r>
    </w:p>
    <w:p w14:paraId="764B4460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5</w:t>
      </w:r>
      <w:r w:rsidRPr="000A44CF">
        <w:rPr>
          <w:noProof/>
        </w:rPr>
        <w:tab/>
        <w:t xml:space="preserve">Kalkstein, A. J. Regional similarities in seasonal mortality across the United States: an examination of 28 metropolitan statistical areas. </w:t>
      </w:r>
      <w:r w:rsidRPr="000A44CF">
        <w:rPr>
          <w:i/>
          <w:noProof/>
        </w:rPr>
        <w:t>PloS one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8</w:t>
      </w:r>
      <w:r w:rsidRPr="000A44CF">
        <w:rPr>
          <w:noProof/>
        </w:rPr>
        <w:t>, e63971 (2013).</w:t>
      </w:r>
    </w:p>
    <w:p w14:paraId="2431CD30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6</w:t>
      </w:r>
      <w:r w:rsidRPr="000A44CF">
        <w:rPr>
          <w:noProof/>
        </w:rPr>
        <w:tab/>
        <w:t xml:space="preserve">Trudeau, R. Monthly and daily patterns of death. </w:t>
      </w:r>
      <w:r w:rsidRPr="000A44CF">
        <w:rPr>
          <w:i/>
          <w:noProof/>
        </w:rPr>
        <w:t>HEALTH REPORTS-STATISTICS CANADA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9</w:t>
      </w:r>
      <w:r w:rsidRPr="000A44CF">
        <w:rPr>
          <w:noProof/>
        </w:rPr>
        <w:t>, 43-52 (1997).</w:t>
      </w:r>
    </w:p>
    <w:p w14:paraId="0D12ADDE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7</w:t>
      </w:r>
      <w:r w:rsidRPr="000A44CF">
        <w:rPr>
          <w:noProof/>
        </w:rPr>
        <w:tab/>
        <w:t xml:space="preserve">Rau, R. &amp; Doblhammer, G. Seasonal mortality in Denmark: the role of sex and age. </w:t>
      </w:r>
      <w:r w:rsidRPr="000A44CF">
        <w:rPr>
          <w:i/>
          <w:noProof/>
        </w:rPr>
        <w:t>Demographic Research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9</w:t>
      </w:r>
      <w:r w:rsidRPr="000A44CF">
        <w:rPr>
          <w:noProof/>
        </w:rPr>
        <w:t>, 197-222 (2003).</w:t>
      </w:r>
    </w:p>
    <w:p w14:paraId="09E5431F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8</w:t>
      </w:r>
      <w:r w:rsidRPr="000A44CF">
        <w:rPr>
          <w:noProof/>
        </w:rPr>
        <w:tab/>
        <w:t xml:space="preserve">Brown, G., Fearn, V. &amp; Wells, C. Exploratory analysis of seasonal mortality in England and Wales, 1998 to 2007. </w:t>
      </w:r>
      <w:r w:rsidRPr="000A44CF">
        <w:rPr>
          <w:i/>
          <w:noProof/>
        </w:rPr>
        <w:t>Health Statistics Quarterly</w:t>
      </w:r>
      <w:r w:rsidRPr="000A44CF">
        <w:rPr>
          <w:noProof/>
        </w:rPr>
        <w:t>, 58 (2010).</w:t>
      </w:r>
    </w:p>
    <w:p w14:paraId="480B62BC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9</w:t>
      </w:r>
      <w:r w:rsidRPr="000A44CF">
        <w:rPr>
          <w:noProof/>
        </w:rPr>
        <w:tab/>
        <w:t xml:space="preserve">Mackenbach, J., Kunst, A. &amp; Looman, C. Seasonal variation in mortality in The Netherlands. </w:t>
      </w:r>
      <w:r w:rsidRPr="000A44CF">
        <w:rPr>
          <w:i/>
          <w:noProof/>
        </w:rPr>
        <w:t>Journal of Epidemiology and Community Health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46</w:t>
      </w:r>
      <w:r w:rsidRPr="000A44CF">
        <w:rPr>
          <w:noProof/>
        </w:rPr>
        <w:t>, 261-265 (1992).</w:t>
      </w:r>
    </w:p>
    <w:p w14:paraId="275AC28D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10</w:t>
      </w:r>
      <w:r w:rsidRPr="000A44CF">
        <w:rPr>
          <w:noProof/>
        </w:rPr>
        <w:tab/>
        <w:t xml:space="preserve">Gemmell, I., McLoone, P., Boddy, F. A., Dickinson, G. J. &amp; Watt, G. C. M. Seasonal variation in mortality in Scotland. </w:t>
      </w:r>
      <w:r w:rsidRPr="000A44CF">
        <w:rPr>
          <w:i/>
          <w:noProof/>
        </w:rPr>
        <w:t>International Journal of Epidemiology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29</w:t>
      </w:r>
      <w:r w:rsidRPr="000A44CF">
        <w:rPr>
          <w:noProof/>
        </w:rPr>
        <w:t>, 274-279, doi:10.1093/ije/29.2.274 (2000).</w:t>
      </w:r>
    </w:p>
    <w:p w14:paraId="4A2C8EA5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11</w:t>
      </w:r>
      <w:r w:rsidRPr="000A44CF">
        <w:rPr>
          <w:noProof/>
        </w:rPr>
        <w:tab/>
        <w:t xml:space="preserve">Green, M. S., Harari, G. &amp; Kristal-Boneh, E. Excess winter mortality from ischaemic heart disease and stroke during colder and warmer years in Israel. </w:t>
      </w:r>
      <w:r w:rsidRPr="000A44CF">
        <w:rPr>
          <w:i/>
          <w:noProof/>
        </w:rPr>
        <w:t>The European Journal of Public Health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4</w:t>
      </w:r>
      <w:r w:rsidRPr="000A44CF">
        <w:rPr>
          <w:noProof/>
        </w:rPr>
        <w:t>, 3-11 (1994).</w:t>
      </w:r>
    </w:p>
    <w:p w14:paraId="0D7EA6F5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12</w:t>
      </w:r>
      <w:r w:rsidRPr="000A44CF">
        <w:rPr>
          <w:noProof/>
        </w:rPr>
        <w:tab/>
        <w:t xml:space="preserve">Seto, T. B., Mittleman, M. A., Davis, R. B., Taira, D. A. &amp; Kawachi, I. Seasonal variation in coronary artery disease mortality in Hawaii: observational study. </w:t>
      </w:r>
      <w:r w:rsidRPr="000A44CF">
        <w:rPr>
          <w:i/>
          <w:noProof/>
        </w:rPr>
        <w:t>Bmj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316</w:t>
      </w:r>
      <w:r w:rsidRPr="000A44CF">
        <w:rPr>
          <w:noProof/>
        </w:rPr>
        <w:t>, 1946-1947 (1998).</w:t>
      </w:r>
    </w:p>
    <w:p w14:paraId="45B04BA6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13</w:t>
      </w:r>
      <w:r w:rsidRPr="000A44CF">
        <w:rPr>
          <w:noProof/>
        </w:rPr>
        <w:tab/>
        <w:t>Marti-Soler, H.</w:t>
      </w:r>
      <w:r w:rsidRPr="000A44CF">
        <w:rPr>
          <w:i/>
          <w:noProof/>
        </w:rPr>
        <w:t xml:space="preserve"> et al.</w:t>
      </w:r>
      <w:r w:rsidRPr="000A44CF">
        <w:rPr>
          <w:noProof/>
        </w:rPr>
        <w:t xml:space="preserve"> Seasonal Variation of Overall and Cardiovascular Mortality: A Study in 19 Countries from Different Geographic Locations. </w:t>
      </w:r>
      <w:r w:rsidRPr="000A44CF">
        <w:rPr>
          <w:i/>
          <w:noProof/>
        </w:rPr>
        <w:t>Plos One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9</w:t>
      </w:r>
      <w:r w:rsidRPr="000A44CF">
        <w:rPr>
          <w:noProof/>
        </w:rPr>
        <w:t>, 13, doi:10.1371/journal.pone.0113500 (2014).</w:t>
      </w:r>
    </w:p>
    <w:p w14:paraId="6307CAD0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14</w:t>
      </w:r>
      <w:r w:rsidRPr="000A44CF">
        <w:rPr>
          <w:noProof/>
        </w:rPr>
        <w:tab/>
        <w:t>Nakaji, S.</w:t>
      </w:r>
      <w:r w:rsidRPr="000A44CF">
        <w:rPr>
          <w:i/>
          <w:noProof/>
        </w:rPr>
        <w:t xml:space="preserve"> et al.</w:t>
      </w:r>
      <w:r w:rsidRPr="000A44CF">
        <w:rPr>
          <w:noProof/>
        </w:rPr>
        <w:t xml:space="preserve"> Seasonal changes in mortality rates from main causes of death in Japan. </w:t>
      </w:r>
      <w:r w:rsidRPr="000A44CF">
        <w:rPr>
          <w:i/>
          <w:noProof/>
        </w:rPr>
        <w:t>European journal of epidemiology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19</w:t>
      </w:r>
      <w:r w:rsidRPr="000A44CF">
        <w:rPr>
          <w:noProof/>
        </w:rPr>
        <w:t>, 905-913 (2004).</w:t>
      </w:r>
    </w:p>
    <w:p w14:paraId="4A6EE96D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15</w:t>
      </w:r>
      <w:r w:rsidRPr="000A44CF">
        <w:rPr>
          <w:noProof/>
        </w:rPr>
        <w:tab/>
        <w:t xml:space="preserve">LAAKE, K. &amp; SVERRE, J. M. Winter excess mortality: a comparison between Norway and England plus Wales. </w:t>
      </w:r>
      <w:r w:rsidRPr="000A44CF">
        <w:rPr>
          <w:i/>
          <w:noProof/>
        </w:rPr>
        <w:t>Age and ageing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25</w:t>
      </w:r>
      <w:r w:rsidRPr="000A44CF">
        <w:rPr>
          <w:noProof/>
        </w:rPr>
        <w:t>, 343-348 (1996).</w:t>
      </w:r>
    </w:p>
    <w:p w14:paraId="5D6F0420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16</w:t>
      </w:r>
      <w:r w:rsidRPr="000A44CF">
        <w:rPr>
          <w:noProof/>
        </w:rPr>
        <w:tab/>
        <w:t xml:space="preserve">Davis, R. E., Knappenberger, P. C., Novicoff, W. M. &amp; Michaels, P. J. Decadal changes in heat-related human mortality in the eastern United States. </w:t>
      </w:r>
      <w:r w:rsidRPr="000A44CF">
        <w:rPr>
          <w:i/>
          <w:noProof/>
        </w:rPr>
        <w:t>Climate Research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22</w:t>
      </w:r>
      <w:r w:rsidRPr="000A44CF">
        <w:rPr>
          <w:noProof/>
        </w:rPr>
        <w:t>, 175-184 (2002).</w:t>
      </w:r>
    </w:p>
    <w:p w14:paraId="61EC44CF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17</w:t>
      </w:r>
      <w:r w:rsidRPr="000A44CF">
        <w:rPr>
          <w:noProof/>
        </w:rPr>
        <w:tab/>
        <w:t xml:space="preserve">Lerchl, A., Simoni, M. &amp; Nieschlag, E. Changes in Seasonality of Birth-Rates in Germany from 1951 to 1990. </w:t>
      </w:r>
      <w:r w:rsidRPr="000A44CF">
        <w:rPr>
          <w:i/>
          <w:noProof/>
        </w:rPr>
        <w:t>Naturwissenschaften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80</w:t>
      </w:r>
      <w:r w:rsidRPr="000A44CF">
        <w:rPr>
          <w:noProof/>
        </w:rPr>
        <w:t>, 516-518, doi:Doi 10.1007/Bf01140808 (1993).</w:t>
      </w:r>
    </w:p>
    <w:p w14:paraId="2C0C5D0B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18</w:t>
      </w:r>
      <w:r w:rsidRPr="000A44CF">
        <w:rPr>
          <w:noProof/>
        </w:rPr>
        <w:tab/>
        <w:t xml:space="preserve">Healy, J. D. Excess winter mortality in Europe: a cross country analysis identifying key risk factors. </w:t>
      </w:r>
      <w:r w:rsidRPr="000A44CF">
        <w:rPr>
          <w:i/>
          <w:noProof/>
        </w:rPr>
        <w:t>Journal of Epidemiology and Community Health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57</w:t>
      </w:r>
      <w:r w:rsidRPr="000A44CF">
        <w:rPr>
          <w:noProof/>
        </w:rPr>
        <w:t>, 784-789, doi:10.1136/jech.57.10.784 (2003).</w:t>
      </w:r>
    </w:p>
    <w:p w14:paraId="0939BE7D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19</w:t>
      </w:r>
      <w:r w:rsidRPr="000A44CF">
        <w:rPr>
          <w:noProof/>
        </w:rPr>
        <w:tab/>
        <w:t xml:space="preserve">Grenfell, B., Bjørnstad, O. &amp; Kappey, J. Travelling waves and spatial hierarchies in measles epidemics. </w:t>
      </w:r>
      <w:r w:rsidRPr="000A44CF">
        <w:rPr>
          <w:i/>
          <w:noProof/>
        </w:rPr>
        <w:t>Nature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414</w:t>
      </w:r>
      <w:r w:rsidRPr="000A44CF">
        <w:rPr>
          <w:noProof/>
        </w:rPr>
        <w:t>, 716-723 (2001).</w:t>
      </w:r>
    </w:p>
    <w:p w14:paraId="5B6E1E77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20</w:t>
      </w:r>
      <w:r w:rsidRPr="000A44CF">
        <w:rPr>
          <w:noProof/>
        </w:rPr>
        <w:tab/>
        <w:t xml:space="preserve">Broutin, H., Guégan, J.-F., Elguero, E., Simondon, F. &amp; Cazelles, B. Large-scale comparative analysis of pertussis population dynamics: periodicity, synchrony, and impact of vaccination. </w:t>
      </w:r>
      <w:r w:rsidRPr="000A44CF">
        <w:rPr>
          <w:i/>
          <w:noProof/>
        </w:rPr>
        <w:t>American journal of epidemiology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161</w:t>
      </w:r>
      <w:r w:rsidRPr="000A44CF">
        <w:rPr>
          <w:noProof/>
        </w:rPr>
        <w:t>, 1159-1167 (2005).</w:t>
      </w:r>
    </w:p>
    <w:p w14:paraId="79E4AF8E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21</w:t>
      </w:r>
      <w:r w:rsidRPr="000A44CF">
        <w:rPr>
          <w:noProof/>
        </w:rPr>
        <w:tab/>
        <w:t>Broutin, H.</w:t>
      </w:r>
      <w:r w:rsidRPr="000A44CF">
        <w:rPr>
          <w:i/>
          <w:noProof/>
        </w:rPr>
        <w:t xml:space="preserve"> et al.</w:t>
      </w:r>
      <w:r w:rsidRPr="000A44CF">
        <w:rPr>
          <w:noProof/>
        </w:rPr>
        <w:t xml:space="preserve"> Comparative study of meningitis dynamics across nine African countries: a global perspective. </w:t>
      </w:r>
      <w:r w:rsidRPr="000A44CF">
        <w:rPr>
          <w:i/>
          <w:noProof/>
        </w:rPr>
        <w:t>International journal of health geographics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6</w:t>
      </w:r>
      <w:r w:rsidRPr="000A44CF">
        <w:rPr>
          <w:noProof/>
        </w:rPr>
        <w:t>, 1 (2007).</w:t>
      </w:r>
    </w:p>
    <w:p w14:paraId="0CCAD2BF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22</w:t>
      </w:r>
      <w:r w:rsidRPr="000A44CF">
        <w:rPr>
          <w:noProof/>
        </w:rPr>
        <w:tab/>
        <w:t xml:space="preserve">Paireau, J., Chen, A., Broutin, H., Grenfell, B. &amp; Basta, N. E. Seasonal dynamics of bacterial meningitis: a time-series analysis. </w:t>
      </w:r>
      <w:r w:rsidRPr="000A44CF">
        <w:rPr>
          <w:i/>
          <w:noProof/>
        </w:rPr>
        <w:t>Lancet Global Health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4</w:t>
      </w:r>
      <w:r w:rsidRPr="000A44CF">
        <w:rPr>
          <w:noProof/>
        </w:rPr>
        <w:t>, E370-E377 (2016).</w:t>
      </w:r>
    </w:p>
    <w:p w14:paraId="5FC6C367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23</w:t>
      </w:r>
      <w:r w:rsidRPr="000A44CF">
        <w:rPr>
          <w:noProof/>
        </w:rPr>
        <w:tab/>
        <w:t>Agier, L.</w:t>
      </w:r>
      <w:r w:rsidRPr="000A44CF">
        <w:rPr>
          <w:i/>
          <w:noProof/>
        </w:rPr>
        <w:t xml:space="preserve"> et al.</w:t>
      </w:r>
      <w:r w:rsidRPr="000A44CF">
        <w:rPr>
          <w:noProof/>
        </w:rPr>
        <w:t xml:space="preserve"> Seasonality of meningitis in Africa and climate forcing: aerosols stand out. </w:t>
      </w:r>
      <w:r w:rsidRPr="000A44CF">
        <w:rPr>
          <w:i/>
          <w:noProof/>
        </w:rPr>
        <w:t>Journal of the Royal Society Interface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10</w:t>
      </w:r>
      <w:r w:rsidRPr="000A44CF">
        <w:rPr>
          <w:noProof/>
        </w:rPr>
        <w:t>, 20120814 (2013).</w:t>
      </w:r>
    </w:p>
    <w:p w14:paraId="165BA897" w14:textId="77777777" w:rsidR="000A44CF" w:rsidRPr="000A44CF" w:rsidRDefault="000A44CF" w:rsidP="000A44CF">
      <w:pPr>
        <w:pStyle w:val="EndNoteBibliography"/>
        <w:spacing w:after="0"/>
        <w:ind w:left="720" w:hanging="720"/>
        <w:rPr>
          <w:noProof/>
        </w:rPr>
      </w:pPr>
      <w:r w:rsidRPr="000A44CF">
        <w:rPr>
          <w:noProof/>
        </w:rPr>
        <w:t>24</w:t>
      </w:r>
      <w:r w:rsidRPr="000A44CF">
        <w:rPr>
          <w:noProof/>
        </w:rPr>
        <w:tab/>
        <w:t>Alonso, W. J.</w:t>
      </w:r>
      <w:r w:rsidRPr="000A44CF">
        <w:rPr>
          <w:i/>
          <w:noProof/>
        </w:rPr>
        <w:t xml:space="preserve"> et al.</w:t>
      </w:r>
      <w:r w:rsidRPr="000A44CF">
        <w:rPr>
          <w:noProof/>
        </w:rPr>
        <w:t xml:space="preserve"> Seasonality of influenza in Brazil: a traveling wave from the Amazon to the subtropics. </w:t>
      </w:r>
      <w:r w:rsidRPr="000A44CF">
        <w:rPr>
          <w:i/>
          <w:noProof/>
        </w:rPr>
        <w:t>American journal of epidemiology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165</w:t>
      </w:r>
      <w:r w:rsidRPr="000A44CF">
        <w:rPr>
          <w:noProof/>
        </w:rPr>
        <w:t>, 1434-1442 (2007).</w:t>
      </w:r>
    </w:p>
    <w:p w14:paraId="66D12AD9" w14:textId="77777777" w:rsidR="000A44CF" w:rsidRPr="000A44CF" w:rsidRDefault="000A44CF" w:rsidP="000A44CF">
      <w:pPr>
        <w:pStyle w:val="EndNoteBibliography"/>
        <w:ind w:left="720" w:hanging="720"/>
        <w:rPr>
          <w:noProof/>
        </w:rPr>
      </w:pPr>
      <w:r w:rsidRPr="000A44CF">
        <w:rPr>
          <w:noProof/>
        </w:rPr>
        <w:t>25</w:t>
      </w:r>
      <w:r w:rsidRPr="000A44CF">
        <w:rPr>
          <w:noProof/>
        </w:rPr>
        <w:tab/>
        <w:t>Thai, K. T.</w:t>
      </w:r>
      <w:r w:rsidRPr="000A44CF">
        <w:rPr>
          <w:i/>
          <w:noProof/>
        </w:rPr>
        <w:t xml:space="preserve"> et al.</w:t>
      </w:r>
      <w:r w:rsidRPr="000A44CF">
        <w:rPr>
          <w:noProof/>
        </w:rPr>
        <w:t xml:space="preserve"> Dengue dynamics in Binh Thuan province, southern Vietnam: periodicity, synchronicity and climate variability. </w:t>
      </w:r>
      <w:r w:rsidRPr="000A44CF">
        <w:rPr>
          <w:i/>
          <w:noProof/>
        </w:rPr>
        <w:t>PLoS Negl Trop Dis</w:t>
      </w:r>
      <w:r w:rsidRPr="000A44CF">
        <w:rPr>
          <w:noProof/>
        </w:rPr>
        <w:t xml:space="preserve"> </w:t>
      </w:r>
      <w:r w:rsidRPr="000A44CF">
        <w:rPr>
          <w:b/>
          <w:noProof/>
        </w:rPr>
        <w:t>4</w:t>
      </w:r>
      <w:r w:rsidRPr="000A44CF">
        <w:rPr>
          <w:noProof/>
        </w:rPr>
        <w:t>, e747 (2010).</w:t>
      </w:r>
    </w:p>
    <w:p w14:paraId="793B8568" w14:textId="4732115E" w:rsidR="006E6FC5" w:rsidRPr="004E7093" w:rsidRDefault="006E6FC5" w:rsidP="006E6FC5">
      <w:pPr>
        <w:jc w:val="both"/>
        <w:rPr>
          <w:rFonts w:ascii="Arial" w:hAnsi="Arial" w:cs="Arial"/>
        </w:rPr>
      </w:pPr>
      <w:r w:rsidRPr="004E7093">
        <w:rPr>
          <w:rFonts w:ascii="Arial" w:hAnsi="Arial" w:cs="Arial"/>
        </w:rPr>
        <w:fldChar w:fldCharType="end"/>
      </w:r>
    </w:p>
    <w:p w14:paraId="7B79D406" w14:textId="77777777" w:rsidR="006E6FC5" w:rsidRDefault="006E6FC5" w:rsidP="006E6FC5">
      <w:pPr>
        <w:rPr>
          <w:rFonts w:asciiTheme="minorHAnsi" w:eastAsiaTheme="minorHAnsi" w:hAnsiTheme="minorHAnsi" w:cstheme="minorBidi"/>
          <w:sz w:val="24"/>
          <w:szCs w:val="24"/>
          <w:lang w:val="en-US"/>
        </w:rPr>
      </w:pPr>
    </w:p>
    <w:p w14:paraId="6317C9EC" w14:textId="6B1E9B29" w:rsidR="00E36439" w:rsidRPr="006E6FC5" w:rsidRDefault="00E36439" w:rsidP="006E6FC5"/>
    <w:sectPr w:rsidR="00E36439" w:rsidRPr="006E6FC5" w:rsidSect="00795E9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Majid" w:date="2016-11-29T21:22:00Z" w:initials="M">
    <w:p w14:paraId="182E65D4" w14:textId="1969E0BB" w:rsidR="008A4A56" w:rsidRDefault="008A4A56">
      <w:pPr>
        <w:pStyle w:val="CommentText"/>
      </w:pPr>
      <w:r>
        <w:rPr>
          <w:rStyle w:val="CommentReference"/>
        </w:rPr>
        <w:annotationRef/>
      </w:r>
      <w:r>
        <w:t xml:space="preserve">I have attempted to synthesise versus summarise. </w:t>
      </w:r>
      <w:r w:rsidR="00F672B9">
        <w:t xml:space="preserve"> but we need to discuss to make sure that these are not inaccurate, nor missing key dimensions etc</w:t>
      </w:r>
      <w:bookmarkStart w:id="1" w:name="_GoBack"/>
      <w:bookmarkEnd w:id="1"/>
    </w:p>
  </w:comment>
  <w:comment w:id="7" w:author="Majid" w:date="2016-11-29T21:22:00Z" w:initials="M">
    <w:p w14:paraId="1C162976" w14:textId="78498D6A" w:rsidR="008A4A56" w:rsidRDefault="008A4A56">
      <w:pPr>
        <w:pStyle w:val="CommentText"/>
      </w:pPr>
      <w:r>
        <w:rPr>
          <w:rStyle w:val="CommentReference"/>
        </w:rPr>
        <w:annotationRef/>
      </w:r>
      <w:r>
        <w:t>to cite the range of the ones we use below</w:t>
      </w:r>
    </w:p>
  </w:comment>
  <w:comment w:id="27" w:author="Majid" w:date="2016-11-29T21:22:00Z" w:initials="M">
    <w:p w14:paraId="49A3878A" w14:textId="7DBA4CCD" w:rsidR="00F672B9" w:rsidRDefault="00F672B9">
      <w:pPr>
        <w:pStyle w:val="CommentText"/>
      </w:pPr>
      <w:r>
        <w:rPr>
          <w:rStyle w:val="CommentReference"/>
        </w:rPr>
        <w:annotationRef/>
      </w:r>
      <w:r>
        <w:t>relevant cites</w:t>
      </w:r>
    </w:p>
  </w:comment>
  <w:comment w:id="41" w:author="Majid" w:date="2016-11-29T21:22:00Z" w:initials="M">
    <w:p w14:paraId="293CEC36" w14:textId="11228784" w:rsidR="00E6298A" w:rsidRDefault="00E6298A">
      <w:pPr>
        <w:pStyle w:val="CommentText"/>
      </w:pPr>
      <w:r>
        <w:rPr>
          <w:rStyle w:val="CommentReference"/>
        </w:rPr>
        <w:annotationRef/>
      </w:r>
      <w:r>
        <w:t>to discuss how these were done (in contrast to what we call dynamic)</w:t>
      </w:r>
    </w:p>
  </w:comment>
  <w:comment w:id="42" w:author="Majid" w:date="2016-11-29T21:22:00Z" w:initials="M">
    <w:p w14:paraId="55D06300" w14:textId="6162885C" w:rsidR="008A4A56" w:rsidRDefault="008A4A56">
      <w:pPr>
        <w:pStyle w:val="CommentText"/>
      </w:pPr>
      <w:r>
        <w:rPr>
          <w:rStyle w:val="CommentReference"/>
        </w:rPr>
        <w:annotationRef/>
      </w:r>
      <w:r>
        <w:t>?? to discuss please</w:t>
      </w:r>
    </w:p>
  </w:comment>
  <w:comment w:id="43" w:author="Majid" w:date="2016-11-29T21:22:00Z" w:initials="M">
    <w:p w14:paraId="607D5B82" w14:textId="0B834EBF" w:rsidR="008F341C" w:rsidRDefault="008F341C">
      <w:pPr>
        <w:pStyle w:val="CommentText"/>
      </w:pPr>
      <w:r>
        <w:rPr>
          <w:rStyle w:val="CommentReference"/>
        </w:rPr>
        <w:annotationRef/>
      </w:r>
      <w:r>
        <w:t>to discuss. given that we don’t really find anything other than 12 months, probably not a great advantage in practice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0E33A4"/>
    <w:multiLevelType w:val="hybridMultilevel"/>
    <w:tmpl w:val="40965044"/>
    <w:lvl w:ilvl="0" w:tplc="1D20C3B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trackRevisions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ature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168&lt;/item&gt;&lt;item&gt;175&lt;/item&gt;&lt;item&gt;250&lt;/item&gt;&lt;item&gt;267&lt;/item&gt;&lt;item&gt;288&lt;/item&gt;&lt;item&gt;291&lt;/item&gt;&lt;item&gt;355&lt;/item&gt;&lt;item&gt;361&lt;/item&gt;&lt;item&gt;440&lt;/item&gt;&lt;item&gt;444&lt;/item&gt;&lt;item&gt;445&lt;/item&gt;&lt;item&gt;446&lt;/item&gt;&lt;item&gt;447&lt;/item&gt;&lt;item&gt;448&lt;/item&gt;&lt;item&gt;449&lt;/item&gt;&lt;item&gt;451&lt;/item&gt;&lt;item&gt;452&lt;/item&gt;&lt;item&gt;457&lt;/item&gt;&lt;item&gt;561&lt;/item&gt;&lt;item&gt;562&lt;/item&gt;&lt;item&gt;563&lt;/item&gt;&lt;item&gt;565&lt;/item&gt;&lt;item&gt;567&lt;/item&gt;&lt;item&gt;568&lt;/item&gt;&lt;item&gt;569&lt;/item&gt;&lt;/record-ids&gt;&lt;/item&gt;&lt;/Libraries&gt;"/>
  </w:docVars>
  <w:rsids>
    <w:rsidRoot w:val="00482D51"/>
    <w:rsid w:val="00011D76"/>
    <w:rsid w:val="0004212A"/>
    <w:rsid w:val="00042AB6"/>
    <w:rsid w:val="00045836"/>
    <w:rsid w:val="000534F3"/>
    <w:rsid w:val="0005575A"/>
    <w:rsid w:val="00056848"/>
    <w:rsid w:val="00076C18"/>
    <w:rsid w:val="00094C5C"/>
    <w:rsid w:val="000A44CF"/>
    <w:rsid w:val="000A661A"/>
    <w:rsid w:val="000B6495"/>
    <w:rsid w:val="000B7625"/>
    <w:rsid w:val="000C0ECE"/>
    <w:rsid w:val="000C7277"/>
    <w:rsid w:val="001030B3"/>
    <w:rsid w:val="00115475"/>
    <w:rsid w:val="00132C6C"/>
    <w:rsid w:val="00134BC3"/>
    <w:rsid w:val="00151CDF"/>
    <w:rsid w:val="001776A2"/>
    <w:rsid w:val="001804AC"/>
    <w:rsid w:val="001A6832"/>
    <w:rsid w:val="001B23D1"/>
    <w:rsid w:val="00232162"/>
    <w:rsid w:val="00240EB4"/>
    <w:rsid w:val="00265CD6"/>
    <w:rsid w:val="00284309"/>
    <w:rsid w:val="00296A5E"/>
    <w:rsid w:val="002B2781"/>
    <w:rsid w:val="002B4877"/>
    <w:rsid w:val="002D522E"/>
    <w:rsid w:val="002D75AA"/>
    <w:rsid w:val="002E041E"/>
    <w:rsid w:val="002F4DC5"/>
    <w:rsid w:val="00302567"/>
    <w:rsid w:val="003454DD"/>
    <w:rsid w:val="00356AD6"/>
    <w:rsid w:val="00361553"/>
    <w:rsid w:val="0037481E"/>
    <w:rsid w:val="003809FF"/>
    <w:rsid w:val="00381442"/>
    <w:rsid w:val="0039751B"/>
    <w:rsid w:val="003A0B89"/>
    <w:rsid w:val="003D4008"/>
    <w:rsid w:val="003E1B4D"/>
    <w:rsid w:val="00417006"/>
    <w:rsid w:val="004209C3"/>
    <w:rsid w:val="0043395C"/>
    <w:rsid w:val="00433EDB"/>
    <w:rsid w:val="00434577"/>
    <w:rsid w:val="00442798"/>
    <w:rsid w:val="00482D51"/>
    <w:rsid w:val="004A5369"/>
    <w:rsid w:val="004E7EC4"/>
    <w:rsid w:val="004F7FD8"/>
    <w:rsid w:val="00511D20"/>
    <w:rsid w:val="00516C72"/>
    <w:rsid w:val="00520C4B"/>
    <w:rsid w:val="00547AB8"/>
    <w:rsid w:val="0055499D"/>
    <w:rsid w:val="00563BDF"/>
    <w:rsid w:val="005A5DB0"/>
    <w:rsid w:val="005B5156"/>
    <w:rsid w:val="005B6F61"/>
    <w:rsid w:val="005E10E4"/>
    <w:rsid w:val="005F49C5"/>
    <w:rsid w:val="006124E6"/>
    <w:rsid w:val="00641AF0"/>
    <w:rsid w:val="00654329"/>
    <w:rsid w:val="00654A11"/>
    <w:rsid w:val="00654BB7"/>
    <w:rsid w:val="006557F6"/>
    <w:rsid w:val="0065616F"/>
    <w:rsid w:val="00672EE5"/>
    <w:rsid w:val="006A3E8B"/>
    <w:rsid w:val="006B356C"/>
    <w:rsid w:val="006C30E0"/>
    <w:rsid w:val="006E0D52"/>
    <w:rsid w:val="006E6FC5"/>
    <w:rsid w:val="00714D92"/>
    <w:rsid w:val="00725C10"/>
    <w:rsid w:val="007436D7"/>
    <w:rsid w:val="00743737"/>
    <w:rsid w:val="00781265"/>
    <w:rsid w:val="00792165"/>
    <w:rsid w:val="00795E96"/>
    <w:rsid w:val="007F2E1E"/>
    <w:rsid w:val="007F7BFF"/>
    <w:rsid w:val="008245F0"/>
    <w:rsid w:val="0082655C"/>
    <w:rsid w:val="00846A02"/>
    <w:rsid w:val="00847AF8"/>
    <w:rsid w:val="0086520F"/>
    <w:rsid w:val="008A4A56"/>
    <w:rsid w:val="008A7468"/>
    <w:rsid w:val="008F341C"/>
    <w:rsid w:val="00903AEA"/>
    <w:rsid w:val="00935607"/>
    <w:rsid w:val="00936272"/>
    <w:rsid w:val="00937AF1"/>
    <w:rsid w:val="0094016A"/>
    <w:rsid w:val="00954E5E"/>
    <w:rsid w:val="00975CF9"/>
    <w:rsid w:val="00997ED9"/>
    <w:rsid w:val="009B275D"/>
    <w:rsid w:val="009D7B53"/>
    <w:rsid w:val="009E25B4"/>
    <w:rsid w:val="009F0F27"/>
    <w:rsid w:val="009F2E5A"/>
    <w:rsid w:val="00A10491"/>
    <w:rsid w:val="00A40231"/>
    <w:rsid w:val="00A53ECA"/>
    <w:rsid w:val="00A54085"/>
    <w:rsid w:val="00A572FC"/>
    <w:rsid w:val="00A6434A"/>
    <w:rsid w:val="00A67A78"/>
    <w:rsid w:val="00A718C6"/>
    <w:rsid w:val="00A74934"/>
    <w:rsid w:val="00A90781"/>
    <w:rsid w:val="00AA1780"/>
    <w:rsid w:val="00AD5E23"/>
    <w:rsid w:val="00AE15E4"/>
    <w:rsid w:val="00AE62E4"/>
    <w:rsid w:val="00AF536A"/>
    <w:rsid w:val="00B17B65"/>
    <w:rsid w:val="00B60DA1"/>
    <w:rsid w:val="00B76378"/>
    <w:rsid w:val="00B877C2"/>
    <w:rsid w:val="00BC441D"/>
    <w:rsid w:val="00BD2BC1"/>
    <w:rsid w:val="00BD30E9"/>
    <w:rsid w:val="00BE2768"/>
    <w:rsid w:val="00BE7C5B"/>
    <w:rsid w:val="00C040DD"/>
    <w:rsid w:val="00C04F00"/>
    <w:rsid w:val="00C364E8"/>
    <w:rsid w:val="00C45215"/>
    <w:rsid w:val="00C576CB"/>
    <w:rsid w:val="00CA40A6"/>
    <w:rsid w:val="00CA6F73"/>
    <w:rsid w:val="00CE1DCB"/>
    <w:rsid w:val="00CF318B"/>
    <w:rsid w:val="00D066CD"/>
    <w:rsid w:val="00D070E7"/>
    <w:rsid w:val="00D627C4"/>
    <w:rsid w:val="00D64CF4"/>
    <w:rsid w:val="00D92672"/>
    <w:rsid w:val="00D96DE9"/>
    <w:rsid w:val="00E137F4"/>
    <w:rsid w:val="00E36439"/>
    <w:rsid w:val="00E50F65"/>
    <w:rsid w:val="00E55163"/>
    <w:rsid w:val="00E5646E"/>
    <w:rsid w:val="00E6298A"/>
    <w:rsid w:val="00E812B7"/>
    <w:rsid w:val="00E82C35"/>
    <w:rsid w:val="00F01B41"/>
    <w:rsid w:val="00F147B2"/>
    <w:rsid w:val="00F34336"/>
    <w:rsid w:val="00F43484"/>
    <w:rsid w:val="00F45920"/>
    <w:rsid w:val="00F45AAF"/>
    <w:rsid w:val="00F672B9"/>
    <w:rsid w:val="00FC01A8"/>
    <w:rsid w:val="00FE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C26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30E0"/>
    <w:pPr>
      <w:spacing w:after="200" w:line="276" w:lineRule="auto"/>
    </w:pPr>
    <w:rPr>
      <w:rFonts w:ascii="Calibri" w:eastAsia="Calibri" w:hAnsi="Calibri" w:cs="Times New Roman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6439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</w:rPr>
  </w:style>
  <w:style w:type="character" w:customStyle="1" w:styleId="apple-style-span">
    <w:name w:val="apple-style-span"/>
    <w:basedOn w:val="DefaultParagraphFont"/>
    <w:uiPriority w:val="99"/>
    <w:rsid w:val="00134BC3"/>
    <w:rPr>
      <w:rFonts w:cs="Times New Roman"/>
    </w:rPr>
  </w:style>
  <w:style w:type="paragraph" w:customStyle="1" w:styleId="EndNoteBibliography">
    <w:name w:val="EndNote Bibliography"/>
    <w:basedOn w:val="Normal"/>
    <w:rsid w:val="006C30E0"/>
    <w:pPr>
      <w:spacing w:line="240" w:lineRule="auto"/>
      <w:jc w:val="both"/>
    </w:pPr>
    <w:rPr>
      <w:lang w:val="en-US"/>
    </w:rPr>
  </w:style>
  <w:style w:type="paragraph" w:customStyle="1" w:styleId="EndNoteBibliographyTitle">
    <w:name w:val="EndNote Bibliography Title"/>
    <w:basedOn w:val="Normal"/>
    <w:rsid w:val="00361553"/>
    <w:pPr>
      <w:spacing w:after="0"/>
      <w:jc w:val="center"/>
    </w:pPr>
    <w:rPr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8A4A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4A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A56"/>
    <w:rPr>
      <w:rFonts w:ascii="Calibri" w:eastAsia="Calibri" w:hAnsi="Calibri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4A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4A56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A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A56"/>
    <w:rPr>
      <w:rFonts w:ascii="Tahoma" w:eastAsia="Calibri" w:hAnsi="Tahoma" w:cs="Tahoma"/>
      <w:sz w:val="16"/>
      <w:szCs w:val="16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30E0"/>
    <w:pPr>
      <w:spacing w:after="200" w:line="276" w:lineRule="auto"/>
    </w:pPr>
    <w:rPr>
      <w:rFonts w:ascii="Calibri" w:eastAsia="Calibri" w:hAnsi="Calibri" w:cs="Times New Roman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6439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</w:rPr>
  </w:style>
  <w:style w:type="character" w:customStyle="1" w:styleId="apple-style-span">
    <w:name w:val="apple-style-span"/>
    <w:basedOn w:val="DefaultParagraphFont"/>
    <w:uiPriority w:val="99"/>
    <w:rsid w:val="00134BC3"/>
    <w:rPr>
      <w:rFonts w:cs="Times New Roman"/>
    </w:rPr>
  </w:style>
  <w:style w:type="paragraph" w:customStyle="1" w:styleId="EndNoteBibliography">
    <w:name w:val="EndNote Bibliography"/>
    <w:basedOn w:val="Normal"/>
    <w:rsid w:val="006C30E0"/>
    <w:pPr>
      <w:spacing w:line="240" w:lineRule="auto"/>
      <w:jc w:val="both"/>
    </w:pPr>
    <w:rPr>
      <w:lang w:val="en-US"/>
    </w:rPr>
  </w:style>
  <w:style w:type="paragraph" w:customStyle="1" w:styleId="EndNoteBibliographyTitle">
    <w:name w:val="EndNote Bibliography Title"/>
    <w:basedOn w:val="Normal"/>
    <w:rsid w:val="00361553"/>
    <w:pPr>
      <w:spacing w:after="0"/>
      <w:jc w:val="center"/>
    </w:pPr>
    <w:rPr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8A4A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4A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A56"/>
    <w:rPr>
      <w:rFonts w:ascii="Calibri" w:eastAsia="Calibri" w:hAnsi="Calibri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4A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4A56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A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A56"/>
    <w:rPr>
      <w:rFonts w:ascii="Tahoma" w:eastAsia="Calibri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79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2134</Words>
  <Characters>12164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Majid</cp:lastModifiedBy>
  <cp:revision>12</cp:revision>
  <dcterms:created xsi:type="dcterms:W3CDTF">2016-11-28T17:48:00Z</dcterms:created>
  <dcterms:modified xsi:type="dcterms:W3CDTF">2016-11-29T21:22:00Z</dcterms:modified>
</cp:coreProperties>
</file>