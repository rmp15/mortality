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30AD5ACB"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commentRangeStart w:id="0"/>
      <w:r w:rsidR="00E4479C">
        <w:rPr>
          <w:rFonts w:ascii="Times New Roman" w:hAnsi="Times New Roman"/>
          <w:color w:val="000000" w:themeColor="text1"/>
          <w:sz w:val="24"/>
          <w:szCs w:val="24"/>
          <w:lang w:val="it-IT"/>
        </w:rPr>
        <w:t>Ed</w:t>
      </w:r>
      <w:r w:rsidR="00CA086B">
        <w:rPr>
          <w:rFonts w:ascii="Times New Roman" w:hAnsi="Times New Roman"/>
          <w:color w:val="000000" w:themeColor="text1"/>
          <w:sz w:val="24"/>
          <w:szCs w:val="24"/>
          <w:lang w:val="it-IT"/>
        </w:rPr>
        <w:t xml:space="preserve"> A K</w:t>
      </w:r>
      <w:r w:rsidR="00E4479C">
        <w:rPr>
          <w:rFonts w:ascii="Times New Roman" w:hAnsi="Times New Roman"/>
          <w:color w:val="000000" w:themeColor="text1"/>
          <w:sz w:val="24"/>
          <w:szCs w:val="24"/>
          <w:lang w:val="it-IT"/>
        </w:rPr>
        <w:t xml:space="preserve"> Cohen</w:t>
      </w:r>
      <w:r w:rsidR="00E4479C">
        <w:rPr>
          <w:rFonts w:ascii="Times New Roman" w:hAnsi="Times New Roman"/>
          <w:color w:val="000000" w:themeColor="text1"/>
          <w:sz w:val="24"/>
          <w:szCs w:val="24"/>
          <w:vertAlign w:val="superscript"/>
        </w:rPr>
        <w:t>3</w:t>
      </w:r>
      <w:r w:rsidR="00E4479C">
        <w:rPr>
          <w:rFonts w:ascii="Times New Roman" w:hAnsi="Times New Roman"/>
          <w:color w:val="000000" w:themeColor="text1"/>
          <w:sz w:val="24"/>
          <w:szCs w:val="24"/>
          <w:lang w:val="it-IT"/>
        </w:rPr>
        <w:t xml:space="preserve">, </w:t>
      </w:r>
      <w:commentRangeEnd w:id="0"/>
      <w:r w:rsidR="008463C5">
        <w:rPr>
          <w:rStyle w:val="CommentReference"/>
          <w:rFonts w:asciiTheme="minorHAnsi" w:eastAsiaTheme="minorHAnsi" w:hAnsiTheme="minorHAnsi" w:cstheme="minorBidi"/>
        </w:rPr>
        <w:commentReference w:id="0"/>
      </w:r>
      <w:r w:rsidRPr="004E0482">
        <w:rPr>
          <w:rFonts w:ascii="Times New Roman" w:hAnsi="Times New Roman"/>
          <w:color w:val="000000" w:themeColor="text1"/>
          <w:sz w:val="24"/>
          <w:szCs w:val="24"/>
          <w:lang w:val="it-IT"/>
        </w:rPr>
        <w:t>Ralf Toumi</w:t>
      </w:r>
      <w:r w:rsidR="00E4479C">
        <w:rPr>
          <w:rFonts w:ascii="Times New Roman" w:hAnsi="Times New Roman"/>
          <w:color w:val="000000" w:themeColor="text1"/>
          <w:sz w:val="24"/>
          <w:szCs w:val="24"/>
          <w:vertAlign w:val="superscript"/>
          <w:lang w:val="it-IT"/>
        </w:rPr>
        <w:t>4</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747D156B" w14:textId="3ED07F67" w:rsidR="007D3C53" w:rsidRPr="004E0482" w:rsidRDefault="007D3C53"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E30146">
        <w:rPr>
          <w:rFonts w:ascii="Times New Roman" w:hAnsi="Times New Roman"/>
          <w:color w:val="000000" w:themeColor="text1"/>
          <w:sz w:val="24"/>
          <w:szCs w:val="24"/>
        </w:rPr>
        <w:t xml:space="preserve"> </w:t>
      </w:r>
      <w:r>
        <w:rPr>
          <w:rFonts w:ascii="Times New Roman" w:hAnsi="Times New Roman"/>
          <w:color w:val="000000" w:themeColor="text1"/>
          <w:sz w:val="24"/>
          <w:szCs w:val="24"/>
        </w:rPr>
        <w:t>Department of Statistics</w:t>
      </w:r>
      <w:r w:rsidRPr="004E0482">
        <w:rPr>
          <w:rFonts w:ascii="Times New Roman" w:hAnsi="Times New Roman"/>
          <w:color w:val="000000" w:themeColor="text1"/>
          <w:sz w:val="24"/>
          <w:szCs w:val="24"/>
        </w:rPr>
        <w:t>, Imperial College London, London, United Kingdom</w:t>
      </w:r>
    </w:p>
    <w:p w14:paraId="27103328" w14:textId="4686EEB1" w:rsidR="00DC265F" w:rsidRPr="004E0482" w:rsidRDefault="00E4479C"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4C339C0F"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hyperlink r:id="rId8" w:history="1">
        <w:r w:rsidR="00CA086B" w:rsidRPr="00E103A3">
          <w:rPr>
            <w:rStyle w:val="Hyperlink"/>
            <w:rFonts w:ascii="Times New Roman" w:hAnsi="Times New Roman"/>
            <w:sz w:val="24"/>
            <w:szCs w:val="24"/>
          </w:rPr>
          <w:t>j.e.bennett@imperial.ac.uk</w:t>
        </w:r>
      </w:hyperlink>
    </w:p>
    <w:p w14:paraId="28DF5443" w14:textId="3EACF26A" w:rsidR="00CA086B" w:rsidRPr="004E0482" w:rsidRDefault="00CA086B"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Ed</w:t>
      </w:r>
      <w:r w:rsidR="008D0F1B">
        <w:rPr>
          <w:rFonts w:ascii="Times New Roman" w:hAnsi="Times New Roman"/>
          <w:color w:val="000000" w:themeColor="text1"/>
          <w:sz w:val="24"/>
          <w:szCs w:val="24"/>
        </w:rPr>
        <w:t xml:space="preserve"> A K Cohen: e.cohen@imperial.ac.uk </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4E0482" w:rsidRDefault="00DC265F"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5BB80980" w14:textId="00B67EF5" w:rsidR="00DC265F" w:rsidRPr="004E0482" w:rsidRDefault="00DC265F">
      <w:pPr>
        <w:spacing w:after="0" w:line="480" w:lineRule="auto"/>
        <w:rPr>
          <w:rFonts w:ascii="Times New Roman" w:hAnsi="Times New Roman"/>
          <w:color w:val="000000" w:themeColor="text1"/>
          <w:sz w:val="24"/>
          <w:szCs w:val="24"/>
        </w:rPr>
        <w:pPrChange w:id="1" w:author="Majid" w:date="2016-12-13T13:41:00Z">
          <w:pPr>
            <w:spacing w:line="480" w:lineRule="auto"/>
          </w:pPr>
        </w:pPrChange>
      </w:pPr>
      <w:commentRangeStart w:id="2"/>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005949B3" w:rsidRPr="004E0482">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dCI+MSwyPC9zdHlsZT48L0Rpc3BsYXlUZXh0PjxyZWNvcmQ+PHJlYy1udW1iZXI+NTczPC9yZWMt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bGVjdHJvbmljLXJlc291cmNlLW51bT48L3JlY29yZD48L0NpdGU+PENpdGU+PEF1dGhvcj5IZWFs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=
</w:fldData>
        </w:fldChar>
      </w:r>
      <w:r w:rsidR="00063F37" w:rsidRPr="004E0482">
        <w:rPr>
          <w:rFonts w:ascii="Times New Roman" w:hAnsi="Times New Roman"/>
          <w:color w:val="000000" w:themeColor="text1"/>
          <w:sz w:val="24"/>
          <w:szCs w:val="24"/>
        </w:rPr>
        <w:instrText xml:space="preserve"> ADDIN EN.CITE </w:instrText>
      </w:r>
      <w:r w:rsidR="00063F37" w:rsidRPr="004E0482">
        <w:rPr>
          <w:rFonts w:ascii="Times New Roman" w:hAnsi="Times New Roman"/>
          <w:color w:val="000000" w:themeColor="text1"/>
          <w:sz w:val="24"/>
          <w:szCs w:val="24"/>
        </w:rPr>
        <w:fldChar w:fldCharType="begin">
          <w:fldData xml:space="preserve">PEVuZE5vdGU+PENpdGU+PEF1dGhvcj5XaWxraW5zb248L0F1dGhvcj48WWVhcj4yMDA0PC9ZZWFy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=
</w:fldData>
        </w:fldChar>
      </w:r>
      <w:r w:rsidR="00063F37" w:rsidRPr="004E0482">
        <w:rPr>
          <w:rFonts w:ascii="Times New Roman" w:hAnsi="Times New Roman"/>
          <w:color w:val="000000" w:themeColor="text1"/>
          <w:sz w:val="24"/>
          <w:szCs w:val="24"/>
        </w:rPr>
        <w:instrText xml:space="preserve"> ADDIN EN.CITE.DATA </w:instrText>
      </w:r>
      <w:r w:rsidR="00063F37" w:rsidRPr="004E0482">
        <w:rPr>
          <w:rFonts w:ascii="Times New Roman" w:hAnsi="Times New Roman"/>
          <w:color w:val="000000" w:themeColor="text1"/>
          <w:sz w:val="24"/>
          <w:szCs w:val="24"/>
        </w:rPr>
      </w:r>
      <w:r w:rsidR="00063F37" w:rsidRPr="004E0482">
        <w:rPr>
          <w:rFonts w:ascii="Times New Roman" w:hAnsi="Times New Roman"/>
          <w:color w:val="000000" w:themeColor="text1"/>
          <w:sz w:val="24"/>
          <w:szCs w:val="24"/>
        </w:rPr>
        <w:fldChar w:fldCharType="end"/>
      </w:r>
      <w:r w:rsidR="005949B3" w:rsidRPr="004E0482">
        <w:rPr>
          <w:rFonts w:ascii="Times New Roman" w:hAnsi="Times New Roman"/>
          <w:color w:val="000000" w:themeColor="text1"/>
          <w:sz w:val="24"/>
          <w:szCs w:val="24"/>
        </w:rPr>
      </w:r>
      <w:r w:rsidR="005949B3" w:rsidRPr="004E0482">
        <w:rPr>
          <w:rFonts w:ascii="Times New Roman" w:hAnsi="Times New Roman"/>
          <w:color w:val="000000" w:themeColor="text1"/>
          <w:sz w:val="24"/>
          <w:szCs w:val="24"/>
        </w:rPr>
        <w:fldChar w:fldCharType="separate"/>
      </w:r>
      <w:r w:rsidR="00063F37" w:rsidRPr="004E0482">
        <w:rPr>
          <w:rFonts w:ascii="Times New Roman" w:hAnsi="Times New Roman"/>
          <w:noProof/>
          <w:color w:val="000000" w:themeColor="text1"/>
          <w:sz w:val="24"/>
          <w:szCs w:val="24"/>
          <w:vertAlign w:val="superscript"/>
        </w:rPr>
        <w:t>1,2</w:t>
      </w:r>
      <w:r w:rsidR="005949B3"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2"/>
      <w:r w:rsidR="006A11D1">
        <w:rPr>
          <w:rStyle w:val="CommentReference"/>
          <w:rFonts w:asciiTheme="minorHAnsi" w:eastAsiaTheme="minorHAnsi" w:hAnsiTheme="minorHAnsi" w:cstheme="minorBidi"/>
        </w:rPr>
        <w:commentReference w:id="2"/>
      </w:r>
      <w:r w:rsidRPr="004E0482">
        <w:rPr>
          <w:rFonts w:ascii="Times New Roman" w:hAnsi="Times New Roman"/>
          <w:color w:val="000000" w:themeColor="text1"/>
          <w:sz w:val="24"/>
          <w:szCs w:val="24"/>
        </w:rPr>
        <w:t>Less has been done on how the seasonal patterns of mortality are similar versus distinct in relation to age and sex.</w:t>
      </w:r>
      <w:r w:rsidR="00E068E0" w:rsidRPr="004E048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dW0+Mjg4PC9SZWNOdW0+PERpc3BsYXlUZXh0PjxzdHlsZSBmYWNlPSJzdXBlcnNjcmlwdCI+Myw0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dW0+Mjg4PC9SZWNOdW0+PERpc3BsYXlUZXh0PjxzdHlsZSBmYWNlPSJzdXBlcnNjcmlwdCI+Myw0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LW51bT48bGFuZ3VhZ2U+RW5nbGlzaDwvbGFuZ3VhZ2U+PC9yZWNvcmQ+PC9DaXRlPjwvRW5kTm90
ZT4A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00E068E0" w:rsidRPr="004E0482">
        <w:rPr>
          <w:rFonts w:ascii="Times New Roman" w:hAnsi="Times New Roman"/>
          <w:color w:val="000000" w:themeColor="text1"/>
          <w:sz w:val="24"/>
          <w:szCs w:val="24"/>
        </w:rPr>
      </w:r>
      <w:r w:rsidR="00E068E0"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3,4</w:t>
      </w:r>
      <w:r w:rsidR="00E068E0"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ins w:id="3" w:author="Majid" w:date="2016-12-13T12:54:00Z">
        <w:r w:rsidR="006A11D1">
          <w:rPr>
            <w:rFonts w:ascii="Times New Roman" w:hAnsi="Times New Roman"/>
            <w:color w:val="000000" w:themeColor="text1"/>
            <w:sz w:val="24"/>
            <w:szCs w:val="24"/>
          </w:rPr>
          <w:t xml:space="preserve">Further, </w:t>
        </w:r>
      </w:ins>
      <w:del w:id="4" w:author="Majid" w:date="2016-12-13T12:54:00Z">
        <w:r w:rsidRPr="004E0482" w:rsidDel="006A11D1">
          <w:rPr>
            <w:rFonts w:ascii="Times New Roman" w:hAnsi="Times New Roman"/>
            <w:color w:val="000000" w:themeColor="text1"/>
            <w:sz w:val="24"/>
            <w:szCs w:val="24"/>
          </w:rPr>
          <w:delText>I</w:delText>
        </w:r>
      </w:del>
      <w:ins w:id="5" w:author="Majid" w:date="2016-12-13T12:54:00Z">
        <w:r w:rsidR="006A11D1">
          <w:rPr>
            <w:rFonts w:ascii="Times New Roman" w:hAnsi="Times New Roman"/>
            <w:color w:val="000000" w:themeColor="text1"/>
            <w:sz w:val="24"/>
            <w:szCs w:val="24"/>
          </w:rPr>
          <w:t>i</w:t>
        </w:r>
      </w:ins>
      <w:r w:rsidRPr="004E0482">
        <w:rPr>
          <w:rFonts w:ascii="Times New Roman" w:hAnsi="Times New Roman"/>
          <w:color w:val="000000" w:themeColor="text1"/>
          <w:sz w:val="24"/>
          <w:szCs w:val="24"/>
        </w:rPr>
        <w:t xml:space="preserve">n a large country like the </w:t>
      </w:r>
      <w:r w:rsidR="00FB6911" w:rsidRPr="004E0482">
        <w:rPr>
          <w:rFonts w:ascii="Times New Roman" w:hAnsi="Times New Roman"/>
          <w:color w:val="000000" w:themeColor="text1"/>
          <w:sz w:val="24"/>
          <w:szCs w:val="24"/>
        </w:rPr>
        <w:t>USA</w:t>
      </w:r>
      <w:r w:rsidRPr="004E0482">
        <w:rPr>
          <w:rFonts w:ascii="Times New Roman" w:hAnsi="Times New Roman"/>
          <w:color w:val="000000" w:themeColor="text1"/>
          <w:sz w:val="24"/>
          <w:szCs w:val="24"/>
        </w:rPr>
        <w:t xml:space="preserve">, which possesses distinct climate regions, not only average annual death rates vary throughout the country, but also the seasonality of mortality itself may vary geographically, due to localised </w:t>
      </w:r>
      <w:del w:id="6" w:author="Majid" w:date="2016-12-13T12:54:00Z">
        <w:r w:rsidRPr="004E0482" w:rsidDel="006A11D1">
          <w:rPr>
            <w:rFonts w:ascii="Times New Roman" w:hAnsi="Times New Roman"/>
            <w:color w:val="000000" w:themeColor="text1"/>
            <w:sz w:val="24"/>
            <w:szCs w:val="24"/>
          </w:rPr>
          <w:delText xml:space="preserve">phenomena such as </w:delText>
        </w:r>
      </w:del>
      <w:r w:rsidRPr="004E0482">
        <w:rPr>
          <w:rFonts w:ascii="Times New Roman" w:hAnsi="Times New Roman"/>
          <w:color w:val="000000" w:themeColor="text1"/>
          <w:sz w:val="24"/>
          <w:szCs w:val="24"/>
        </w:rPr>
        <w:t>weather</w:t>
      </w:r>
      <w:ins w:id="7" w:author="Majid" w:date="2016-12-13T12:54:00Z">
        <w:r w:rsidR="006A11D1">
          <w:rPr>
            <w:rFonts w:ascii="Times New Roman" w:hAnsi="Times New Roman"/>
            <w:color w:val="000000" w:themeColor="text1"/>
            <w:sz w:val="24"/>
            <w:szCs w:val="24"/>
          </w:rPr>
          <w:t xml:space="preserve"> patterns</w:t>
        </w:r>
      </w:ins>
      <w:r w:rsidRPr="004E0482">
        <w:rPr>
          <w:rFonts w:ascii="Times New Roman" w:hAnsi="Times New Roman"/>
          <w:color w:val="000000" w:themeColor="text1"/>
          <w:sz w:val="24"/>
          <w:szCs w:val="24"/>
        </w:rPr>
        <w:t>,</w:t>
      </w:r>
      <w:commentRangeStart w:id="8"/>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face="superscript"&gt;5&lt;/style&gt;&lt;/DisplayText&gt;&lt;record&gt;&lt;rec-number&gt;569&lt;/rec-number&gt;&lt;foreign-keys&gt;&lt;key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w:t>
      </w:r>
      <w:commentRangeEnd w:id="8"/>
      <w:r w:rsidR="006A11D1">
        <w:rPr>
          <w:rStyle w:val="CommentReference"/>
          <w:rFonts w:asciiTheme="minorHAnsi" w:eastAsiaTheme="minorHAnsi" w:hAnsiTheme="minorHAnsi" w:cstheme="minorBidi"/>
        </w:rPr>
        <w:commentReference w:id="8"/>
      </w:r>
      <w:r w:rsidRPr="004E0482">
        <w:rPr>
          <w:rFonts w:ascii="Times New Roman" w:hAnsi="Times New Roman"/>
          <w:color w:val="000000" w:themeColor="text1"/>
          <w:sz w:val="24"/>
          <w:szCs w:val="24"/>
        </w:rPr>
        <w:t xml:space="preserve">s well variations in measures such as </w:t>
      </w:r>
      <w:ins w:id="9" w:author="Majid" w:date="2016-12-13T12:57:00Z">
        <w:r w:rsidR="006A11D1" w:rsidRPr="004E0482">
          <w:rPr>
            <w:rFonts w:ascii="Times New Roman" w:hAnsi="Times New Roman"/>
            <w:color w:val="000000" w:themeColor="text1"/>
            <w:sz w:val="24"/>
            <w:szCs w:val="24"/>
          </w:rPr>
          <w:t>heating,</w:t>
        </w:r>
        <w:r w:rsidR="006A11D1">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air conditioning, </w:t>
      </w:r>
      <w:del w:id="10" w:author="Majid" w:date="2016-12-13T12:57:00Z">
        <w:r w:rsidRPr="004E0482" w:rsidDel="006A11D1">
          <w:rPr>
            <w:rFonts w:ascii="Times New Roman" w:hAnsi="Times New Roman"/>
            <w:color w:val="000000" w:themeColor="text1"/>
            <w:sz w:val="24"/>
            <w:szCs w:val="24"/>
          </w:rPr>
          <w:delText xml:space="preserve">heating, </w:delText>
        </w:r>
      </w:del>
      <w:r w:rsidRPr="004E0482">
        <w:rPr>
          <w:rFonts w:ascii="Times New Roman" w:hAnsi="Times New Roman"/>
          <w:color w:val="000000" w:themeColor="text1"/>
          <w:sz w:val="24"/>
          <w:szCs w:val="24"/>
        </w:rPr>
        <w:t xml:space="preserve">and healthcare which can reduce the adverse effects of warm and cold weather. Further, the presence and extent of seasonal variation in mortality may itself </w:t>
      </w:r>
      <w:del w:id="11" w:author="Majid" w:date="2016-12-13T12:57:00Z">
        <w:r w:rsidRPr="004E0482" w:rsidDel="006A11D1">
          <w:rPr>
            <w:rFonts w:ascii="Times New Roman" w:hAnsi="Times New Roman"/>
            <w:color w:val="000000" w:themeColor="text1"/>
            <w:sz w:val="24"/>
            <w:szCs w:val="24"/>
          </w:rPr>
          <w:delText>evolve</w:delText>
        </w:r>
      </w:del>
      <w:ins w:id="12" w:author="Majid" w:date="2016-12-13T12:57:00Z">
        <w:r w:rsidR="006A11D1">
          <w:rPr>
            <w:rFonts w:ascii="Times New Roman" w:hAnsi="Times New Roman"/>
            <w:color w:val="000000" w:themeColor="text1"/>
            <w:sz w:val="24"/>
            <w:szCs w:val="24"/>
          </w:rPr>
          <w:t>change over time</w:t>
        </w:r>
      </w:ins>
      <w:r w:rsidRPr="004E0482">
        <w:rPr>
          <w:rFonts w:ascii="Times New Roman" w:hAnsi="Times New Roman"/>
          <w:color w:val="000000" w:themeColor="text1"/>
          <w:sz w:val="24"/>
          <w:szCs w:val="24"/>
        </w:rPr>
        <w:t xml:space="preserve">, due to </w:t>
      </w:r>
      <w:del w:id="13" w:author="Majid" w:date="2016-12-13T12:57:00Z">
        <w:r w:rsidRPr="004E0482" w:rsidDel="006A11D1">
          <w:rPr>
            <w:rFonts w:ascii="Times New Roman" w:hAnsi="Times New Roman"/>
            <w:color w:val="000000" w:themeColor="text1"/>
            <w:sz w:val="24"/>
            <w:szCs w:val="24"/>
          </w:rPr>
          <w:delText>shifts over time</w:delText>
        </w:r>
      </w:del>
      <w:ins w:id="14" w:author="Majid" w:date="2016-12-13T12:57:00Z">
        <w:r w:rsidR="006A11D1">
          <w:rPr>
            <w:rFonts w:ascii="Times New Roman" w:hAnsi="Times New Roman"/>
            <w:color w:val="000000" w:themeColor="text1"/>
            <w:sz w:val="24"/>
            <w:szCs w:val="24"/>
          </w:rPr>
          <w:t>changes</w:t>
        </w:r>
      </w:ins>
      <w:r w:rsidRPr="004E0482">
        <w:rPr>
          <w:rFonts w:ascii="Times New Roman" w:hAnsi="Times New Roman"/>
          <w:color w:val="000000" w:themeColor="text1"/>
          <w:sz w:val="24"/>
          <w:szCs w:val="24"/>
        </w:rPr>
        <w:t xml:space="preserve"> in </w:t>
      </w:r>
      <w:r w:rsidR="00B76107" w:rsidRPr="004E0482">
        <w:rPr>
          <w:rFonts w:ascii="Times New Roman" w:hAnsi="Times New Roman"/>
          <w:color w:val="000000" w:themeColor="text1"/>
          <w:sz w:val="24"/>
          <w:szCs w:val="24"/>
        </w:rPr>
        <w:t>weather regimes,</w:t>
      </w:r>
      <w:r w:rsidRPr="004E0482">
        <w:rPr>
          <w:rFonts w:ascii="Times New Roman" w:hAnsi="Times New Roman"/>
          <w:color w:val="000000" w:themeColor="text1"/>
          <w:sz w:val="24"/>
          <w:szCs w:val="24"/>
        </w:rPr>
        <w:t xml:space="preserve"> lifestyle, technology, and healthcare.</w:t>
      </w:r>
      <w:commentRangeStart w:id="15"/>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&lt;EndNote&gt;&lt;Cite&gt;&lt;Author&gt;Barreca&lt;/Author&gt;&lt;Year&gt;2016&lt;/Year&gt;&lt;RecNum&gt;265&lt;/RecNum&gt;&lt;DisplayText&gt;&lt;style face="superscript"&gt;6&lt;/style&gt;&lt;/DisplayText&gt;&lt;record&gt;&lt;rec-number&gt;265&lt;/rec-number&gt;&lt;foreign-keys&gt;&lt;key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15"/>
      <w:r w:rsidR="006A11D1">
        <w:rPr>
          <w:rStyle w:val="CommentReference"/>
          <w:rFonts w:asciiTheme="minorHAnsi" w:eastAsiaTheme="minorHAnsi" w:hAnsiTheme="minorHAnsi" w:cstheme="minorBidi"/>
        </w:rPr>
        <w:commentReference w:id="15"/>
      </w:r>
      <w:r w:rsidRPr="004E0482">
        <w:rPr>
          <w:rFonts w:ascii="Times New Roman" w:hAnsi="Times New Roman"/>
          <w:color w:val="000000" w:themeColor="text1"/>
          <w:sz w:val="24"/>
          <w:szCs w:val="24"/>
        </w:rPr>
        <w:t>A thorough understanding the long-term dynamics of seasonality</w:t>
      </w:r>
      <w:ins w:id="16" w:author="Majid" w:date="2016-12-13T12:58:00Z">
        <w:r w:rsidR="006A11D1">
          <w:rPr>
            <w:rFonts w:ascii="Times New Roman" w:hAnsi="Times New Roman"/>
            <w:color w:val="000000" w:themeColor="text1"/>
            <w:sz w:val="24"/>
            <w:szCs w:val="24"/>
          </w:rPr>
          <w:t xml:space="preserve"> of mortality</w:t>
        </w:r>
      </w:ins>
      <w:r w:rsidRPr="004E0482">
        <w:rPr>
          <w:rFonts w:ascii="Times New Roman" w:hAnsi="Times New Roman"/>
          <w:color w:val="000000" w:themeColor="text1"/>
          <w:sz w:val="24"/>
          <w:szCs w:val="24"/>
        </w:rPr>
        <w:t xml:space="preserve">, and its geographical and demographic patterns, is needed to identify </w:t>
      </w:r>
      <w:del w:id="17" w:author="Majid" w:date="2016-12-13T12:58:00Z">
        <w:r w:rsidRPr="004E0482" w:rsidDel="006A11D1">
          <w:rPr>
            <w:rFonts w:ascii="Times New Roman" w:hAnsi="Times New Roman"/>
            <w:color w:val="000000" w:themeColor="text1"/>
            <w:sz w:val="24"/>
            <w:szCs w:val="24"/>
          </w:rPr>
          <w:delText xml:space="preserve">emergent </w:delText>
        </w:r>
      </w:del>
      <w:r w:rsidRPr="004E0482">
        <w:rPr>
          <w:rFonts w:ascii="Times New Roman" w:hAnsi="Times New Roman"/>
          <w:color w:val="000000" w:themeColor="text1"/>
          <w:sz w:val="24"/>
          <w:szCs w:val="24"/>
        </w:rPr>
        <w:t xml:space="preserve">at-risk groups, plan responses for current situation and under changing climate conditions. </w:t>
      </w:r>
    </w:p>
    <w:p w14:paraId="0577B1A6" w14:textId="77777777" w:rsidR="000474A7" w:rsidRPr="004E0482" w:rsidRDefault="000474A7">
      <w:pPr>
        <w:spacing w:after="0" w:line="480" w:lineRule="auto"/>
        <w:rPr>
          <w:rFonts w:ascii="Times New Roman" w:hAnsi="Times New Roman"/>
          <w:color w:val="000000" w:themeColor="text1"/>
          <w:sz w:val="24"/>
          <w:szCs w:val="24"/>
        </w:rPr>
        <w:pPrChange w:id="18" w:author="Majid" w:date="2016-12-13T13:41:00Z">
          <w:pPr>
            <w:spacing w:line="480" w:lineRule="auto"/>
          </w:pPr>
        </w:pPrChange>
      </w:pPr>
    </w:p>
    <w:p w14:paraId="372AF32B" w14:textId="03CC4B93" w:rsidR="00002C90" w:rsidRPr="004E0482" w:rsidRDefault="00DD4C07" w:rsidP="00DC7CA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w:t>
      </w:r>
      <w:ins w:id="19" w:author="Majid" w:date="2016-12-13T12:58:00Z">
        <w:r w:rsidR="006A11D1">
          <w:rPr>
            <w:rFonts w:ascii="Times New Roman" w:hAnsi="Times New Roman"/>
            <w:color w:val="000000" w:themeColor="text1"/>
            <w:sz w:val="24"/>
            <w:szCs w:val="24"/>
          </w:rPr>
          <w:t>A</w:t>
        </w:r>
      </w:ins>
      <w:r w:rsidRPr="004E0482">
        <w:rPr>
          <w:rFonts w:ascii="Times New Roman" w:hAnsi="Times New Roman"/>
          <w:color w:val="000000" w:themeColor="text1"/>
          <w:sz w:val="24"/>
          <w:szCs w:val="24"/>
        </w:rPr>
        <w:t>, have examined seasonality of death rates.</w:t>
      </w:r>
      <w:commentRangeStart w:id="20"/>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cHQiPjItNSw3LTIwPC9zdHlsZT48L0Rpc3BsYXlUZXh0PjxyZWNvcmQ+PHJlYy1udW1iZXI+MzU1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PC9yZWNvcmQ+PC9DaXRlPjxDaXRlPjxBdXRob3I+U2V0bzwvQXV0aG9yPjxZZWFyPjE5OTg8L1ll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PjwvcmVjb3JkPjwvQ2l0ZT48Q2l0ZT48QXV0aG9yPkhlYWx5PC9BdXRob3I+PFllYXI+MjAwMzwv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Pjx1cmxzPjwvdXJscz48L3JlY29yZD48L0NpdGU+PENpdGU+PEF1dGhvcj5OYWthamk8L0F1dGhv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cHQiPjItNSw3LTIwPC9zdHlsZT48L0Rpc3BsYXlUZXh0PjxyZWNvcmQ+PHJlYy1udW1iZXI+MzU1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cmVjb3JkPjwvQ2l0ZT48Q2l0ZT48QXV0aG9yPkxBQUtFPC9BdXRob3I+PFllYXI+MTk5NjwvWWVh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PjwvcmVjb3JkPjwvQ2l0ZT48Q2l0ZT48QXV0aG9yPkhlYWx5PC9BdXRob3I+PFllYXI+MjAwMzwv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Pjx1cmxzPjwvdXJscz48L3JlY29yZD48L0NpdGU+PENpdGU+PEF1dGhvcj5OYWthamk8L0F1dGhv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2-5,7-20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20"/>
      <w:r w:rsidR="006A11D1">
        <w:rPr>
          <w:rStyle w:val="CommentReference"/>
          <w:rFonts w:asciiTheme="minorHAnsi" w:eastAsiaTheme="minorHAnsi" w:hAnsiTheme="minorHAnsi" w:cstheme="minorBidi"/>
        </w:rPr>
        <w:commentReference w:id="20"/>
      </w:r>
      <w:r w:rsidRPr="004E0482">
        <w:rPr>
          <w:rFonts w:ascii="Times New Roman" w:hAnsi="Times New Roman"/>
          <w:color w:val="000000" w:themeColor="text1"/>
          <w:sz w:val="24"/>
          <w:szCs w:val="24"/>
        </w:rPr>
        <w:t xml:space="preserve">The time period covered by these studies have ranged from a few years to </w:t>
      </w:r>
      <w:commentRangeStart w:id="21"/>
      <w:r w:rsidRPr="004E0482">
        <w:rPr>
          <w:rFonts w:ascii="Times New Roman" w:hAnsi="Times New Roman"/>
          <w:color w:val="000000" w:themeColor="text1"/>
          <w:sz w:val="24"/>
          <w:szCs w:val="24"/>
        </w:rPr>
        <w:t>50 years.</w:t>
      </w:r>
      <w:r w:rsidRPr="004E0482">
        <w:rPr>
          <w:rFonts w:ascii="Times New Roman" w:hAnsi="Times New Roman"/>
          <w:color w:val="000000" w:themeColor="text1"/>
          <w:sz w:val="24"/>
          <w:szCs w:val="24"/>
        </w:rPr>
        <w:fldChar w:fldCharType="begin"/>
      </w:r>
      <w:r w:rsidR="00460205" w:rsidRPr="004E0482">
        <w:rPr>
          <w:rFonts w:ascii="Times New Roman" w:hAnsi="Times New Roman"/>
          <w:color w:val="000000" w:themeColor="text1"/>
          <w:sz w:val="24"/>
          <w:szCs w:val="24"/>
        </w:rPr>
        <w:instrText xml:space="preserve"> ADDIN EN.CITE &lt;EndNote&gt;&lt;Cite&gt;&lt;Author&gt;Nakaji&lt;/Author&gt;&lt;Year&gt;2004&lt;/Year&gt;&lt;RecNum&gt;250&lt;/RecNum&gt;&lt;DisplayText&gt;&lt;style face="superscript"&gt;16&lt;/style&gt;&lt;/DisplayText&gt;&lt;record&gt;&lt;rec-number&gt;250&lt;/rec-number&gt;&lt;foreign-keys&gt;&lt;key app="EN" db-id="t0tw0zzvgt0wf4erero5steu5rx5tpas22wa" timestamp="1476194335"&gt;250&lt;/key&gt;&lt;/foreign-keys&gt;&lt;ref-type name="Journal Article"&gt;17&lt;/ref-type&gt;&lt;contributors&gt;&lt;authors&gt;&lt;author&gt;Nakaji, Shigeyuki&lt;/author&gt;&lt;author&gt;Parodi, Stefano&lt;/author&gt;&lt;author&gt;Fontana, Vincenzo&lt;/author&gt;&lt;author&gt;Umeda, Takashi&lt;/author&gt;&lt;author&gt;Suzuki, Katsuhiko&lt;/author&gt;&lt;author&gt;Sakamoto, Juichi&lt;/author&gt;&lt;author&gt;Fukuda, Shinsaku&lt;/author&gt;&lt;author&gt;Wada, Seiko&lt;/author&gt;&lt;author&gt;Sugawara, Kazuo&lt;/author&gt;&lt;/authors&gt;&lt;/contributors&gt;&lt;titles&gt;&lt;title&gt;Seasonal changes in mortality rates from main causes of death in Japan&lt;/title&gt;&lt;secondary-title&gt;European journal of epidemiology&lt;/secondary-title&gt;&lt;/titles&gt;&lt;periodical&gt;&lt;full-title&gt;European Journal of Epidemiology&lt;/full-title&gt;&lt;/periodical&gt;&lt;pages&gt;905-913&lt;/pages&gt;&lt;volume&gt;19&lt;/volume&gt;&lt;number&gt;10&lt;/number&gt;&lt;dates&gt;&lt;year&gt;2004&lt;/year&gt;&lt;/dates&gt;&lt;isbn&gt;0393-2990&lt;/isbn&gt;&lt;urls&gt;&lt;/urls&gt;&lt;/record&gt;&lt;/Cite&gt;&lt;/EndNote&gt;</w:instrText>
      </w:r>
      <w:r w:rsidRPr="004E0482">
        <w:rPr>
          <w:rFonts w:ascii="Times New Roman" w:hAnsi="Times New Roman"/>
          <w:color w:val="000000" w:themeColor="text1"/>
          <w:sz w:val="24"/>
          <w:szCs w:val="24"/>
        </w:rPr>
        <w:fldChar w:fldCharType="separate"/>
      </w:r>
      <w:r w:rsidR="00460205" w:rsidRPr="004E0482">
        <w:rPr>
          <w:rFonts w:ascii="Times New Roman" w:hAnsi="Times New Roman"/>
          <w:noProof/>
          <w:color w:val="000000" w:themeColor="text1"/>
          <w:sz w:val="24"/>
          <w:szCs w:val="24"/>
          <w:vertAlign w:val="superscript"/>
        </w:rPr>
        <w:t>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21"/>
      <w:r w:rsidR="00CB2731">
        <w:rPr>
          <w:rStyle w:val="CommentReference"/>
          <w:rFonts w:asciiTheme="minorHAnsi" w:eastAsiaTheme="minorHAnsi" w:hAnsiTheme="minorHAnsi" w:cstheme="minorBidi"/>
        </w:rPr>
        <w:commentReference w:id="21"/>
      </w:r>
      <w:r w:rsidRPr="004E0482">
        <w:rPr>
          <w:rFonts w:ascii="Times New Roman" w:hAnsi="Times New Roman"/>
          <w:color w:val="000000" w:themeColor="text1"/>
          <w:sz w:val="24"/>
          <w:szCs w:val="24"/>
        </w:rPr>
        <w:t xml:space="preserve">Regardless of duration, the methods used in these works – ranging from simple </w:t>
      </w:r>
      <w:r w:rsidR="00B76107" w:rsidRPr="004E0482">
        <w:rPr>
          <w:rFonts w:ascii="Times New Roman" w:hAnsi="Times New Roman"/>
          <w:color w:val="000000" w:themeColor="text1"/>
          <w:sz w:val="24"/>
          <w:szCs w:val="24"/>
        </w:rPr>
        <w:t xml:space="preserve">moving average </w:t>
      </w:r>
      <w:del w:id="22" w:author="Majid" w:date="2016-12-13T13:35:00Z">
        <w:r w:rsidR="00B76107" w:rsidRPr="004E0482" w:rsidDel="00CB2731">
          <w:rPr>
            <w:rFonts w:ascii="Times New Roman" w:hAnsi="Times New Roman"/>
            <w:color w:val="000000" w:themeColor="text1"/>
            <w:sz w:val="24"/>
            <w:szCs w:val="24"/>
          </w:rPr>
          <w:delText>methods</w:delText>
        </w:r>
      </w:del>
      <w:r w:rsidRPr="004E0482">
        <w:rPr>
          <w:rFonts w:ascii="Times New Roman" w:hAnsi="Times New Roman"/>
          <w:color w:val="000000" w:themeColor="text1"/>
          <w:sz w:val="24"/>
          <w:szCs w:val="24"/>
        </w:rPr>
        <w:fldChar w:fldCharType="begin"/>
      </w:r>
      <w:r w:rsidR="00B01D71" w:rsidRPr="004E048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7,15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cHQiPjQsOS0xMSwxMywxNiwxOTwvc3R5bGU+PC9EaXNwbGF5VGV4dD48cmVjb3JkPjxyZWMtbnVt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L3VybHM+PC9yZWNvcmQ+PC9DaXRlPjxDaXRlPjxBdXRob3I+U2V0bzwvQXV0aG9yPjxZZWFyPjE5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==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cHQiPjQsOS0xMSwxMywxNiwxOTwvc3R5bGU+PC9EaXNwbGF5VGV4dD48cmVjb3JkPjxyZWMtbnVt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L3VybHM+PC9yZWNvcmQ+PC9DaXRlPjxDaXRlPjxBdXRob3I+U2V0bzwvQXV0aG9yPjxZZWFyPjE5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==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4,9-11,13,16,19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00167E56"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Y051bT41Njc8L1JlY051bT48RGlzcGxheVRleHQ+PHN0eWxlIGZhY2U9InN1cGVyc2NyaXB0Ij4z
LDQsMTAsMTU8L3N0eWxlPjwvRGlzcGxheVRleHQ+PHJlY29yZD48cmVjLW51bWJlcj41Njc8L3Jl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B01D71" w:rsidRPr="004E0482">
        <w:rPr>
          <w:rFonts w:ascii="Times New Roman" w:hAnsi="Times New Roman"/>
          <w:color w:val="000000" w:themeColor="text1"/>
          <w:sz w:val="24"/>
          <w:szCs w:val="24"/>
        </w:rPr>
        <w:instrText xml:space="preserve"> ADDIN EN.CITE </w:instrText>
      </w:r>
      <w:r w:rsidR="00B01D71"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Y051bT41Njc8L1JlY051bT48RGlzcGxheVRleHQ+PHN0eWxlIGZhY2U9InN1cGVyc2NyaXB0Ij4z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=
</w:fldData>
        </w:fldChar>
      </w:r>
      <w:r w:rsidR="00B01D71" w:rsidRPr="004E0482">
        <w:rPr>
          <w:rFonts w:ascii="Times New Roman" w:hAnsi="Times New Roman"/>
          <w:color w:val="000000" w:themeColor="text1"/>
          <w:sz w:val="24"/>
          <w:szCs w:val="24"/>
        </w:rPr>
        <w:instrText xml:space="preserve"> ADDIN EN.CITE.DATA </w:instrText>
      </w:r>
      <w:r w:rsidR="00B01D71" w:rsidRPr="004E0482">
        <w:rPr>
          <w:rFonts w:ascii="Times New Roman" w:hAnsi="Times New Roman"/>
          <w:color w:val="000000" w:themeColor="text1"/>
          <w:sz w:val="24"/>
          <w:szCs w:val="24"/>
        </w:rPr>
      </w:r>
      <w:r w:rsidR="00B01D71" w:rsidRPr="004E0482">
        <w:rPr>
          <w:rFonts w:ascii="Times New Roman" w:hAnsi="Times New Roman"/>
          <w:color w:val="000000" w:themeColor="text1"/>
          <w:sz w:val="24"/>
          <w:szCs w:val="24"/>
        </w:rPr>
        <w:fldChar w:fldCharType="end"/>
      </w:r>
      <w:r w:rsidR="00167E56" w:rsidRPr="004E0482">
        <w:rPr>
          <w:rFonts w:ascii="Times New Roman" w:hAnsi="Times New Roman"/>
          <w:color w:val="000000" w:themeColor="text1"/>
          <w:sz w:val="24"/>
          <w:szCs w:val="24"/>
        </w:rPr>
      </w:r>
      <w:r w:rsidR="00167E56" w:rsidRPr="004E0482">
        <w:rPr>
          <w:rFonts w:ascii="Times New Roman" w:hAnsi="Times New Roman"/>
          <w:color w:val="000000" w:themeColor="text1"/>
          <w:sz w:val="24"/>
          <w:szCs w:val="24"/>
        </w:rPr>
        <w:fldChar w:fldCharType="separate"/>
      </w:r>
      <w:r w:rsidR="00B01D71" w:rsidRPr="004E0482">
        <w:rPr>
          <w:rFonts w:ascii="Times New Roman" w:hAnsi="Times New Roman"/>
          <w:noProof/>
          <w:color w:val="000000" w:themeColor="text1"/>
          <w:sz w:val="24"/>
          <w:szCs w:val="24"/>
          <w:vertAlign w:val="superscript"/>
        </w:rPr>
        <w:t>3,4,10,15</w:t>
      </w:r>
      <w:r w:rsidR="00167E56"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population subgroups. </w:t>
      </w:r>
      <w:r w:rsidRPr="00931D65">
        <w:rPr>
          <w:rFonts w:ascii="Times New Roman" w:hAnsi="Times New Roman"/>
          <w:color w:val="000000" w:themeColor="text1"/>
          <w:sz w:val="24"/>
          <w:szCs w:val="24"/>
          <w:highlight w:val="yellow"/>
          <w:rPrChange w:id="23" w:author="Parks, Robbie M" w:date="2016-12-15T11:01:00Z">
            <w:rPr>
              <w:rFonts w:ascii="Times New Roman" w:hAnsi="Times New Roman"/>
              <w:color w:val="000000" w:themeColor="text1"/>
              <w:sz w:val="24"/>
              <w:szCs w:val="24"/>
            </w:rPr>
          </w:rPrChange>
        </w:rPr>
        <w:t>Similarly, few studies have analysed seasonality for a comprehensive set of subnational units</w:t>
      </w:r>
      <w:r w:rsidR="00750EC9" w:rsidRPr="00931D65">
        <w:rPr>
          <w:rFonts w:ascii="Times New Roman" w:hAnsi="Times New Roman"/>
          <w:color w:val="000000" w:themeColor="text1"/>
          <w:sz w:val="24"/>
          <w:szCs w:val="24"/>
          <w:highlight w:val="yellow"/>
          <w:rPrChange w:id="24" w:author="Parks, Robbie M" w:date="2016-12-15T11:01:00Z">
            <w:rPr>
              <w:rFonts w:ascii="Times New Roman" w:hAnsi="Times New Roman"/>
              <w:color w:val="000000" w:themeColor="text1"/>
              <w:sz w:val="24"/>
              <w:szCs w:val="24"/>
            </w:rPr>
          </w:rPrChange>
        </w:rPr>
        <w:t>,</w:t>
      </w:r>
      <w:r w:rsidRPr="004E0482">
        <w:rPr>
          <w:rFonts w:ascii="Times New Roman" w:hAnsi="Times New Roman"/>
          <w:color w:val="000000" w:themeColor="text1"/>
          <w:sz w:val="24"/>
          <w:szCs w:val="24"/>
        </w:rPr>
        <w:fldChar w:fldCharType="begin"/>
      </w:r>
      <w:r w:rsidR="00E068E0" w:rsidRPr="004E0482">
        <w:rPr>
          <w:rFonts w:ascii="Times New Roman" w:hAnsi="Times New Roman"/>
          <w:color w:val="000000" w:themeColor="text1"/>
          <w:sz w:val="24"/>
          <w:szCs w:val="24"/>
        </w:rPr>
        <w:instrText xml:space="preserve"> ADDIN EN.CITE &lt;EndNote&gt;&lt;Cite&gt;&lt;Author&gt;Rau&lt;/Author&gt;&lt;Year&gt;2003&lt;/Year&gt;&lt;RecNum&gt;288&lt;/RecNum&gt;&lt;DisplayText&gt;&lt;style face="superscript"&gt;3&lt;/style&gt;&lt;/DisplayText&gt;&lt;record&gt;&lt;rec-number&gt;288&lt;/rec-number&gt;&lt;foreign-keys&gt;&lt;key app="EN" db-id="t0tw0zzvgt0wf4erero5steu5rx5tpas22wa" timestamp="1476194337"&gt;288&lt;/key&gt;&lt;/foreign-keys&gt;&lt;ref-type name="Journal Article"&gt;17&lt;/ref-type&gt;&lt;contributors&gt;&lt;authors&gt;&lt;author&gt;Rau, Roland&lt;/author&gt;&lt;author&gt;Doblhammer, Gabriele&lt;/author&gt;&lt;/authors&gt;&lt;/contributors&gt;&lt;titles&gt;&lt;title&gt;Seasonal mortality in Denmark: the role of sex and age&lt;/title&gt;&lt;secondary-title&gt;Demographic Research&lt;/secondary-title&gt;&lt;/titles&gt;&lt;periodical&gt;&lt;full-title&gt;Demographic Research&lt;/full-title&gt;&lt;/periodical&gt;&lt;pages&gt;197-222&lt;/pages&gt;&lt;volume&gt;9&lt;/volume&gt;&lt;dates&gt;&lt;year&gt;2003&lt;/year&gt;&lt;/dates&gt;&lt;isbn&gt;1435-9871&lt;/isbn&gt;&lt;urls&gt;&lt;/urls&gt;&lt;/record&gt;&lt;/Cite&gt;&lt;/EndNote&gt;</w:instrText>
      </w:r>
      <w:r w:rsidRPr="004E0482">
        <w:rPr>
          <w:rFonts w:ascii="Times New Roman" w:hAnsi="Times New Roman"/>
          <w:color w:val="000000" w:themeColor="text1"/>
          <w:sz w:val="24"/>
          <w:szCs w:val="24"/>
        </w:rPr>
        <w:fldChar w:fldCharType="separate"/>
      </w:r>
      <w:r w:rsidR="00E068E0" w:rsidRPr="004E0482">
        <w:rPr>
          <w:rFonts w:ascii="Times New Roman" w:hAnsi="Times New Roman"/>
          <w:noProof/>
          <w:color w:val="000000" w:themeColor="text1"/>
          <w:sz w:val="24"/>
          <w:szCs w:val="24"/>
          <w:vertAlign w:val="superscript"/>
        </w:rPr>
        <w:t>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both temperature and the health effects of cold and warm temperature vary geographically.</w:t>
      </w:r>
      <w:r w:rsidR="00942A83" w:rsidRPr="004E0482">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cHQiPjIxLTIzPC9zdHlsZT48L0Rpc3BsYXlUZXh0PjxyZWNvcmQ+PHJlYy1udW1iZXI+MjY0PC9y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E740F4" w:rsidRPr="004E0482">
        <w:rPr>
          <w:rFonts w:ascii="Times New Roman" w:hAnsi="Times New Roman"/>
          <w:color w:val="000000" w:themeColor="text1"/>
          <w:sz w:val="24"/>
          <w:szCs w:val="24"/>
        </w:rPr>
        <w:instrText xml:space="preserve"> ADDIN EN.CITE </w:instrText>
      </w:r>
      <w:r w:rsidR="00E740F4" w:rsidRPr="004E0482">
        <w:rPr>
          <w:rFonts w:ascii="Times New Roman" w:hAnsi="Times New Roman"/>
          <w:color w:val="000000" w:themeColor="text1"/>
          <w:sz w:val="24"/>
          <w:szCs w:val="24"/>
        </w:rPr>
        <w:fldChar w:fldCharType="begin">
          <w:fldData xml:space="preserve">PEVuZE5vdGU+PENpdGU+PEF1dGhvcj5HYXNwYXJyaW5pPC9BdXRob3I+PFllYXI+MjAxNTwvWWVh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=
</w:fldData>
        </w:fldChar>
      </w:r>
      <w:r w:rsidR="00E740F4" w:rsidRPr="004E0482">
        <w:rPr>
          <w:rFonts w:ascii="Times New Roman" w:hAnsi="Times New Roman"/>
          <w:color w:val="000000" w:themeColor="text1"/>
          <w:sz w:val="24"/>
          <w:szCs w:val="24"/>
        </w:rPr>
        <w:instrText xml:space="preserve"> ADDIN EN.CITE.DATA </w:instrText>
      </w:r>
      <w:r w:rsidR="00E740F4" w:rsidRPr="004E0482">
        <w:rPr>
          <w:rFonts w:ascii="Times New Roman" w:hAnsi="Times New Roman"/>
          <w:color w:val="000000" w:themeColor="text1"/>
          <w:sz w:val="24"/>
          <w:szCs w:val="24"/>
        </w:rPr>
      </w:r>
      <w:r w:rsidR="00E740F4" w:rsidRPr="004E0482">
        <w:rPr>
          <w:rFonts w:ascii="Times New Roman" w:hAnsi="Times New Roman"/>
          <w:color w:val="000000" w:themeColor="text1"/>
          <w:sz w:val="24"/>
          <w:szCs w:val="24"/>
        </w:rPr>
        <w:fldChar w:fldCharType="end"/>
      </w:r>
      <w:r w:rsidR="00942A83" w:rsidRPr="004E0482">
        <w:rPr>
          <w:rFonts w:ascii="Times New Roman" w:hAnsi="Times New Roman"/>
          <w:color w:val="000000" w:themeColor="text1"/>
          <w:sz w:val="24"/>
          <w:szCs w:val="24"/>
        </w:rPr>
      </w:r>
      <w:r w:rsidR="00942A83" w:rsidRPr="004E0482">
        <w:rPr>
          <w:rFonts w:ascii="Times New Roman" w:hAnsi="Times New Roman"/>
          <w:color w:val="000000" w:themeColor="text1"/>
          <w:sz w:val="24"/>
          <w:szCs w:val="24"/>
        </w:rPr>
        <w:fldChar w:fldCharType="separate"/>
      </w:r>
      <w:r w:rsidR="00E740F4" w:rsidRPr="004E0482">
        <w:rPr>
          <w:rFonts w:ascii="Times New Roman" w:hAnsi="Times New Roman"/>
          <w:noProof/>
          <w:color w:val="000000" w:themeColor="text1"/>
          <w:sz w:val="24"/>
          <w:szCs w:val="24"/>
          <w:vertAlign w:val="superscript"/>
        </w:rPr>
        <w:t>21-23</w:t>
      </w:r>
      <w:r w:rsidR="00942A83"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w:t>
      </w:r>
      <w:del w:id="25" w:author="Majid" w:date="2016-12-13T13:36:00Z">
        <w:r w:rsidRPr="004E0482" w:rsidDel="00CB2731">
          <w:rPr>
            <w:rFonts w:ascii="Times New Roman" w:hAnsi="Times New Roman"/>
            <w:color w:val="000000" w:themeColor="text1"/>
            <w:sz w:val="24"/>
            <w:szCs w:val="24"/>
          </w:rPr>
          <w:delText xml:space="preserve">and other </w:delText>
        </w:r>
      </w:del>
      <w:r w:rsidRPr="004E0482">
        <w:rPr>
          <w:rFonts w:ascii="Times New Roman" w:hAnsi="Times New Roman"/>
          <w:color w:val="000000" w:themeColor="text1"/>
          <w:sz w:val="24"/>
          <w:szCs w:val="24"/>
        </w:rPr>
        <w:t>analytical techniques that have been used to study the dynamics of weather phenomena</w:t>
      </w:r>
      <w:r w:rsidR="00A66C68"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A66C68"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24</w:t>
      </w:r>
      <w:r w:rsidR="00A66C68"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0072296E"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72296E"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25</w:t>
      </w:r>
      <w:r w:rsidR="0072296E"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DC7CAF">
      <w:pPr>
        <w:spacing w:after="0" w:line="480" w:lineRule="auto"/>
        <w:rPr>
          <w:rFonts w:ascii="Times New Roman" w:hAnsi="Times New Roman"/>
          <w:color w:val="000000" w:themeColor="text1"/>
          <w:sz w:val="24"/>
          <w:szCs w:val="24"/>
        </w:rPr>
      </w:pPr>
    </w:p>
    <w:p w14:paraId="0369EE15" w14:textId="77777777" w:rsidR="00B1677E" w:rsidRPr="004E0482" w:rsidRDefault="00B1677E">
      <w:pPr>
        <w:spacing w:after="0" w:line="480" w:lineRule="auto"/>
        <w:outlineLvl w:val="0"/>
        <w:rPr>
          <w:rFonts w:ascii="Times New Roman" w:hAnsi="Times New Roman"/>
          <w:b/>
          <w:color w:val="000000" w:themeColor="text1"/>
          <w:sz w:val="24"/>
          <w:szCs w:val="24"/>
        </w:rPr>
        <w:pPrChange w:id="26" w:author="Majid" w:date="2016-12-13T13:41:00Z">
          <w:pPr>
            <w:spacing w:line="480" w:lineRule="auto"/>
            <w:outlineLvl w:val="0"/>
          </w:pPr>
        </w:pPrChange>
      </w:pPr>
    </w:p>
    <w:p w14:paraId="40F21F6B" w14:textId="4E492616" w:rsidR="00DA0408" w:rsidRPr="004E0482" w:rsidRDefault="00DA0408">
      <w:pPr>
        <w:spacing w:after="0" w:line="480" w:lineRule="auto"/>
        <w:rPr>
          <w:rFonts w:ascii="Times New Roman" w:hAnsi="Times New Roman"/>
          <w:b/>
          <w:color w:val="000000" w:themeColor="text1"/>
          <w:sz w:val="24"/>
          <w:szCs w:val="24"/>
        </w:rPr>
        <w:pPrChange w:id="27" w:author="Majid" w:date="2016-12-13T13:41:00Z">
          <w:pPr>
            <w:spacing w:after="0" w:line="240" w:lineRule="auto"/>
          </w:pPr>
        </w:pPrChange>
      </w:pPr>
      <w:r w:rsidRPr="004E0482">
        <w:rPr>
          <w:rFonts w:ascii="Times New Roman" w:hAnsi="Times New Roman"/>
          <w:b/>
          <w:color w:val="000000" w:themeColor="text1"/>
          <w:sz w:val="24"/>
          <w:szCs w:val="24"/>
        </w:rPr>
        <w:br w:type="page"/>
      </w:r>
    </w:p>
    <w:p w14:paraId="403BFC27" w14:textId="58454426" w:rsidR="0075782A" w:rsidRPr="004E0482" w:rsidRDefault="0075782A">
      <w:pPr>
        <w:spacing w:after="0" w:line="480" w:lineRule="auto"/>
        <w:outlineLvl w:val="0"/>
        <w:rPr>
          <w:rFonts w:ascii="Times New Roman" w:hAnsi="Times New Roman"/>
          <w:b/>
          <w:color w:val="000000" w:themeColor="text1"/>
          <w:sz w:val="24"/>
          <w:szCs w:val="24"/>
        </w:rPr>
        <w:pPrChange w:id="28" w:author="Majid" w:date="2016-12-13T13:41:00Z">
          <w:pPr>
            <w:spacing w:line="480" w:lineRule="auto"/>
            <w:outlineLvl w:val="0"/>
          </w:pPr>
        </w:pPrChange>
      </w:pPr>
      <w:r w:rsidRPr="004E0482">
        <w:rPr>
          <w:rFonts w:ascii="Times New Roman" w:hAnsi="Times New Roman"/>
          <w:b/>
          <w:color w:val="000000" w:themeColor="text1"/>
          <w:sz w:val="24"/>
          <w:szCs w:val="24"/>
        </w:rPr>
        <w:t>Methods</w:t>
      </w:r>
    </w:p>
    <w:p w14:paraId="0A2045F1" w14:textId="77777777" w:rsidR="00023B97" w:rsidRPr="004E0482" w:rsidRDefault="00023B97">
      <w:pPr>
        <w:spacing w:after="0" w:line="480" w:lineRule="auto"/>
        <w:outlineLvl w:val="0"/>
        <w:rPr>
          <w:rFonts w:ascii="Times New Roman" w:hAnsi="Times New Roman"/>
          <w:i/>
          <w:color w:val="000000" w:themeColor="text1"/>
          <w:sz w:val="24"/>
          <w:szCs w:val="24"/>
        </w:rPr>
        <w:pPrChange w:id="29" w:author="Majid" w:date="2016-12-13T13:41:00Z">
          <w:pPr>
            <w:spacing w:line="480" w:lineRule="auto"/>
            <w:outlineLvl w:val="0"/>
          </w:pPr>
        </w:pPrChange>
      </w:pPr>
      <w:r w:rsidRPr="004E0482">
        <w:rPr>
          <w:rFonts w:ascii="Times New Roman" w:hAnsi="Times New Roman"/>
          <w:i/>
          <w:color w:val="000000" w:themeColor="text1"/>
          <w:sz w:val="24"/>
          <w:szCs w:val="24"/>
        </w:rPr>
        <w:t>Data</w:t>
      </w:r>
    </w:p>
    <w:p w14:paraId="1327E6FA" w14:textId="239294AD" w:rsidR="00023B97" w:rsidRPr="004E0482" w:rsidDel="004873DC" w:rsidRDefault="00023B97">
      <w:pPr>
        <w:spacing w:after="0" w:line="480" w:lineRule="auto"/>
        <w:rPr>
          <w:del w:id="30" w:author="Majid" w:date="2016-12-13T13:37:00Z"/>
          <w:rFonts w:ascii="Times New Roman" w:hAnsi="Times New Roman"/>
          <w:color w:val="000000" w:themeColor="text1"/>
          <w:sz w:val="24"/>
          <w:szCs w:val="24"/>
        </w:rPr>
        <w:pPrChange w:id="31" w:author="Majid" w:date="2016-12-13T13:41:00Z">
          <w:pPr>
            <w:spacing w:line="480" w:lineRule="auto"/>
          </w:pPr>
        </w:pPrChange>
      </w:pPr>
      <w:r w:rsidRPr="004E0482">
        <w:rPr>
          <w:rStyle w:val="apple-style-span"/>
          <w:rFonts w:ascii="Times New Roman" w:hAnsi="Times New Roman"/>
          <w:color w:val="000000" w:themeColor="text1"/>
          <w:sz w:val="24"/>
          <w:szCs w:val="24"/>
        </w:rPr>
        <w:t xml:space="preserve">We obtained US data on all 73,804,561 deaths in the USA </w:t>
      </w:r>
      <w:del w:id="32" w:author="Majid" w:date="2016-12-13T13:37:00Z">
        <w:r w:rsidRPr="004E0482" w:rsidDel="004873DC">
          <w:rPr>
            <w:rStyle w:val="apple-style-span"/>
            <w:rFonts w:ascii="Times New Roman" w:hAnsi="Times New Roman"/>
            <w:color w:val="000000" w:themeColor="text1"/>
            <w:sz w:val="24"/>
            <w:szCs w:val="24"/>
          </w:rPr>
          <w:delText>for the years</w:delText>
        </w:r>
      </w:del>
      <w:ins w:id="33" w:author="Majid" w:date="2016-12-13T13:37:00Z">
        <w:r w:rsidR="004873DC">
          <w:rPr>
            <w:rStyle w:val="apple-style-span"/>
            <w:rFonts w:ascii="Times New Roman" w:hAnsi="Times New Roman"/>
            <w:color w:val="000000" w:themeColor="text1"/>
            <w:sz w:val="24"/>
            <w:szCs w:val="24"/>
          </w:rPr>
          <w:t>from</w:t>
        </w:r>
      </w:ins>
      <w:r w:rsidRPr="004E0482">
        <w:rPr>
          <w:rStyle w:val="apple-style-span"/>
          <w:rFonts w:ascii="Times New Roman" w:hAnsi="Times New Roman"/>
          <w:color w:val="000000" w:themeColor="text1"/>
          <w:sz w:val="24"/>
          <w:szCs w:val="24"/>
        </w:rPr>
        <w:t xml:space="preserve"> 1982</w:t>
      </w:r>
      <w:ins w:id="34" w:author="Majid" w:date="2016-12-13T13:37:00Z">
        <w:r w:rsidR="004873DC">
          <w:rPr>
            <w:rStyle w:val="apple-style-span"/>
            <w:rFonts w:ascii="Times New Roman" w:hAnsi="Times New Roman"/>
            <w:color w:val="000000" w:themeColor="text1"/>
            <w:sz w:val="24"/>
            <w:szCs w:val="24"/>
          </w:rPr>
          <w:t xml:space="preserve"> to </w:t>
        </w:r>
      </w:ins>
      <w:del w:id="35" w:author="Majid" w:date="2016-12-13T13:37:00Z">
        <w:r w:rsidRPr="004E0482" w:rsidDel="004873DC">
          <w:rPr>
            <w:rStyle w:val="apple-style-span"/>
            <w:rFonts w:ascii="Times New Roman" w:hAnsi="Times New Roman"/>
            <w:color w:val="000000" w:themeColor="text1"/>
            <w:sz w:val="24"/>
            <w:szCs w:val="24"/>
          </w:rPr>
          <w:delText>-</w:delText>
        </w:r>
      </w:del>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 xml:space="preserve">Age, sex, state of residence, and month of death were available for each record. </w:t>
      </w:r>
    </w:p>
    <w:p w14:paraId="7CD4AFAD" w14:textId="495E82BE" w:rsidR="00023B97" w:rsidRPr="004E0482" w:rsidDel="004873DC" w:rsidRDefault="00023B97">
      <w:pPr>
        <w:spacing w:after="0" w:line="480" w:lineRule="auto"/>
        <w:rPr>
          <w:del w:id="36" w:author="Majid" w:date="2016-12-13T13:37:00Z"/>
          <w:rFonts w:ascii="Times New Roman" w:hAnsi="Times New Roman"/>
          <w:color w:val="000000" w:themeColor="text1"/>
          <w:sz w:val="24"/>
          <w:szCs w:val="24"/>
        </w:rPr>
        <w:pPrChange w:id="37" w:author="Majid" w:date="2016-12-13T13:41:00Z">
          <w:pPr>
            <w:spacing w:line="480" w:lineRule="auto"/>
          </w:pPr>
        </w:pPrChange>
      </w:pPr>
    </w:p>
    <w:p w14:paraId="06647C28" w14:textId="627FD0F0" w:rsidR="00023B97" w:rsidRPr="004E0482" w:rsidRDefault="00023B97">
      <w:pPr>
        <w:spacing w:after="0" w:line="480" w:lineRule="auto"/>
        <w:rPr>
          <w:rFonts w:ascii="Times New Roman" w:hAnsi="Times New Roman"/>
          <w:color w:val="000000" w:themeColor="text1"/>
          <w:sz w:val="24"/>
          <w:szCs w:val="24"/>
        </w:rPr>
        <w:pPrChange w:id="38" w:author="Majid" w:date="2016-12-13T13:41:00Z">
          <w:pPr>
            <w:spacing w:line="480" w:lineRule="auto"/>
          </w:pPr>
        </w:pPrChange>
      </w:pPr>
      <w:r w:rsidRPr="004E0482">
        <w:rPr>
          <w:rFonts w:ascii="Times New Roman" w:hAnsi="Times New Roman"/>
          <w:color w:val="000000" w:themeColor="text1"/>
          <w:sz w:val="24"/>
          <w:szCs w:val="24"/>
        </w:rPr>
        <w:t>Yearly population counts were available from NCHS for 1990 to 2013 and from the US Census Bureau prior to 1990.</w:t>
      </w:r>
      <w:commentRangeStart w:id="39"/>
      <w:commentRangeStart w:id="40"/>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commentRangeEnd w:id="39"/>
      <w:r w:rsidR="00960370" w:rsidRPr="004E0482">
        <w:rPr>
          <w:rStyle w:val="CommentReference"/>
          <w:rFonts w:ascii="Times New Roman" w:eastAsiaTheme="minorHAnsi" w:hAnsi="Times New Roman"/>
          <w:color w:val="000000" w:themeColor="text1"/>
          <w:sz w:val="24"/>
          <w:szCs w:val="24"/>
        </w:rPr>
        <w:commentReference w:id="39"/>
      </w:r>
      <w:commentRangeEnd w:id="40"/>
      <w:r w:rsidR="00AC6A94">
        <w:rPr>
          <w:rStyle w:val="CommentReference"/>
          <w:rFonts w:asciiTheme="minorHAnsi" w:eastAsiaTheme="minorHAnsi" w:hAnsiTheme="minorHAnsi" w:cstheme="minorBidi"/>
        </w:rPr>
        <w:commentReference w:id="40"/>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57FBCB31" w14:textId="77777777" w:rsidR="00023B97" w:rsidRPr="004E0482" w:rsidRDefault="00023B97">
      <w:pPr>
        <w:spacing w:after="0" w:line="480" w:lineRule="auto"/>
        <w:rPr>
          <w:rFonts w:ascii="Times New Roman" w:hAnsi="Times New Roman"/>
          <w:color w:val="000000" w:themeColor="text1"/>
          <w:sz w:val="24"/>
          <w:szCs w:val="24"/>
        </w:rPr>
        <w:pPrChange w:id="41" w:author="Majid" w:date="2016-12-13T13:41:00Z">
          <w:pPr>
            <w:spacing w:line="480" w:lineRule="auto"/>
          </w:pPr>
        </w:pPrChange>
      </w:pPr>
    </w:p>
    <w:p w14:paraId="71AF0DA2" w14:textId="02CA84DF" w:rsidR="00023B97" w:rsidRPr="004E0482" w:rsidRDefault="00023B97">
      <w:pPr>
        <w:spacing w:after="0" w:line="480" w:lineRule="auto"/>
        <w:rPr>
          <w:rFonts w:ascii="Times New Roman" w:hAnsi="Times New Roman"/>
          <w:color w:val="000000" w:themeColor="text1"/>
          <w:sz w:val="24"/>
          <w:szCs w:val="24"/>
        </w:rPr>
        <w:pPrChange w:id="42" w:author="Majid" w:date="2016-12-13T13:41:00Z">
          <w:pPr>
            <w:spacing w:line="480" w:lineRule="auto"/>
          </w:pPr>
        </w:pPrChange>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009A78EF"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ins w:id="43" w:author="Majid" w:date="2016-12-13T13:39:00Z">
        <w:r w:rsidR="004873DC">
          <w:rPr>
            <w:rFonts w:ascii="Times New Roman" w:hAnsi="Times New Roman"/>
            <w:color w:val="000000" w:themeColor="text1"/>
            <w:sz w:val="24"/>
            <w:szCs w:val="24"/>
          </w:rPr>
          <w:t>,</w:t>
        </w:r>
      </w:ins>
      <w:r w:rsidRPr="004E0482">
        <w:rPr>
          <w:rFonts w:ascii="Times New Roman" w:hAnsi="Times New Roman"/>
          <w:color w:val="000000" w:themeColor="text1"/>
          <w:sz w:val="24"/>
          <w:szCs w:val="24"/>
        </w:rPr>
        <w:t xml:space="preserve"> by multiplying </w:t>
      </w:r>
      <w:ins w:id="44" w:author="Majid" w:date="2016-12-13T13:40:00Z">
        <w:r w:rsidR="004873DC" w:rsidRPr="004E0482">
          <w:rPr>
            <w:rFonts w:ascii="Times New Roman" w:hAnsi="Times New Roman"/>
            <w:color w:val="000000" w:themeColor="text1"/>
            <w:sz w:val="24"/>
            <w:szCs w:val="24"/>
          </w:rPr>
          <w:t xml:space="preserve">each month’s death count </w:t>
        </w:r>
      </w:ins>
      <w:r w:rsidRPr="004E0482">
        <w:rPr>
          <w:rFonts w:ascii="Times New Roman" w:hAnsi="Times New Roman"/>
          <w:color w:val="000000" w:themeColor="text1"/>
          <w:sz w:val="24"/>
          <w:szCs w:val="24"/>
        </w:rPr>
        <w:t xml:space="preserve">by </w:t>
      </w:r>
      <w:del w:id="45" w:author="Majid" w:date="2016-12-13T13:40:00Z">
        <w:r w:rsidRPr="004E0482" w:rsidDel="004873DC">
          <w:rPr>
            <w:rFonts w:ascii="Times New Roman" w:hAnsi="Times New Roman"/>
            <w:color w:val="000000" w:themeColor="text1"/>
            <w:sz w:val="24"/>
            <w:szCs w:val="24"/>
          </w:rPr>
          <w:delText>appropriate factors to ensure each month’s death count for 31 days</w:delText>
        </w:r>
      </w:del>
      <w:ins w:id="46" w:author="Majid" w:date="2016-12-13T13:40:00Z">
        <w:r w:rsidR="004873DC">
          <w:rPr>
            <w:rFonts w:ascii="Times New Roman" w:hAnsi="Times New Roman"/>
            <w:color w:val="000000" w:themeColor="text1"/>
            <w:sz w:val="24"/>
            <w:szCs w:val="24"/>
          </w:rPr>
          <w:t>a factor that would make it equivalent to a 31-day month</w:t>
        </w:r>
      </w:ins>
      <w:r w:rsidRPr="004E0482">
        <w:rPr>
          <w:rFonts w:ascii="Times New Roman" w:hAnsi="Times New Roman"/>
          <w:color w:val="000000" w:themeColor="text1"/>
          <w:sz w:val="24"/>
          <w:szCs w:val="24"/>
        </w:rPr>
        <w:t>.</w:t>
      </w:r>
    </w:p>
    <w:p w14:paraId="63AB0333" w14:textId="77777777" w:rsidR="00023B97" w:rsidRPr="004E0482" w:rsidRDefault="00023B97">
      <w:pPr>
        <w:spacing w:after="0" w:line="480" w:lineRule="auto"/>
        <w:rPr>
          <w:rFonts w:ascii="Times New Roman" w:hAnsi="Times New Roman"/>
          <w:color w:val="000000" w:themeColor="text1"/>
          <w:sz w:val="24"/>
          <w:szCs w:val="24"/>
        </w:rPr>
        <w:pPrChange w:id="47" w:author="Majid" w:date="2016-12-13T13:41:00Z">
          <w:pPr>
            <w:spacing w:line="480" w:lineRule="auto"/>
          </w:pPr>
        </w:pPrChange>
      </w:pPr>
    </w:p>
    <w:p w14:paraId="32A6A567" w14:textId="77777777" w:rsidR="00023B97" w:rsidRPr="004E0482" w:rsidRDefault="00023B97">
      <w:pPr>
        <w:spacing w:after="0" w:line="480" w:lineRule="auto"/>
        <w:outlineLvl w:val="0"/>
        <w:rPr>
          <w:rFonts w:ascii="Times New Roman" w:hAnsi="Times New Roman"/>
          <w:i/>
          <w:color w:val="000000" w:themeColor="text1"/>
          <w:sz w:val="24"/>
          <w:szCs w:val="24"/>
        </w:rPr>
        <w:pPrChange w:id="48" w:author="Majid" w:date="2016-12-13T13:41:00Z">
          <w:pPr>
            <w:spacing w:line="480" w:lineRule="auto"/>
            <w:outlineLvl w:val="0"/>
          </w:pPr>
        </w:pPrChange>
      </w:pPr>
      <w:r w:rsidRPr="004E0482">
        <w:rPr>
          <w:rFonts w:ascii="Times New Roman" w:hAnsi="Times New Roman"/>
          <w:i/>
          <w:color w:val="000000" w:themeColor="text1"/>
          <w:sz w:val="24"/>
          <w:szCs w:val="24"/>
        </w:rPr>
        <w:t>Statistical methods</w:t>
      </w:r>
    </w:p>
    <w:p w14:paraId="3E242D25" w14:textId="64F6E3E3" w:rsidR="00023B97" w:rsidRPr="004E0482" w:rsidDel="00DC7CAF" w:rsidRDefault="00023B97">
      <w:pPr>
        <w:spacing w:after="0" w:line="480" w:lineRule="auto"/>
        <w:rPr>
          <w:del w:id="49" w:author="Majid" w:date="2016-12-13T13:41:00Z"/>
          <w:rFonts w:ascii="Times New Roman" w:hAnsi="Times New Roman"/>
          <w:color w:val="000000" w:themeColor="text1"/>
          <w:sz w:val="24"/>
          <w:szCs w:val="24"/>
        </w:rPr>
        <w:pPrChange w:id="50" w:author="Majid" w:date="2016-12-13T13:41:00Z">
          <w:pPr>
            <w:spacing w:line="480" w:lineRule="auto"/>
          </w:pPr>
        </w:pPrChange>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w:t>
      </w:r>
      <w:r w:rsidR="003C1BBC" w:rsidRPr="004E0482">
        <w:rPr>
          <w:rFonts w:ascii="Times New Roman" w:hAnsi="Times New Roman"/>
          <w:color w:val="000000" w:themeColor="text1"/>
          <w:sz w:val="24"/>
          <w:szCs w:val="24"/>
        </w:rPr>
        <w:t xml:space="preserve">. </w:t>
      </w:r>
    </w:p>
    <w:p w14:paraId="0CE4BE49" w14:textId="6E916F9A" w:rsidR="00023B97" w:rsidRPr="004E0482" w:rsidDel="00DC7CAF" w:rsidRDefault="00023B97">
      <w:pPr>
        <w:spacing w:after="0" w:line="480" w:lineRule="auto"/>
        <w:rPr>
          <w:del w:id="51" w:author="Majid" w:date="2016-12-13T13:41:00Z"/>
          <w:rFonts w:ascii="Times New Roman" w:hAnsi="Times New Roman"/>
          <w:color w:val="000000" w:themeColor="text1"/>
          <w:sz w:val="24"/>
          <w:szCs w:val="24"/>
        </w:rPr>
        <w:pPrChange w:id="52" w:author="Majid" w:date="2016-12-13T13:41:00Z">
          <w:pPr>
            <w:spacing w:line="480" w:lineRule="auto"/>
          </w:pPr>
        </w:pPrChange>
      </w:pPr>
    </w:p>
    <w:p w14:paraId="3E64A1D4" w14:textId="3DC134D2" w:rsidR="00023B97" w:rsidRPr="004E0482" w:rsidRDefault="00023B97">
      <w:pPr>
        <w:spacing w:after="0" w:line="480" w:lineRule="auto"/>
        <w:rPr>
          <w:rFonts w:ascii="Times New Roman" w:hAnsi="Times New Roman"/>
          <w:color w:val="000000" w:themeColor="text1"/>
          <w:sz w:val="24"/>
          <w:szCs w:val="24"/>
        </w:rPr>
        <w:pPrChange w:id="53" w:author="Majid" w:date="2016-12-13T13:41:00Z">
          <w:pPr>
            <w:widowControl w:val="0"/>
            <w:autoSpaceDE w:val="0"/>
            <w:autoSpaceDN w:val="0"/>
            <w:adjustRightInd w:val="0"/>
            <w:spacing w:line="480" w:lineRule="auto"/>
          </w:pPr>
        </w:pPrChange>
      </w:pPr>
      <w:del w:id="54" w:author="Majid" w:date="2016-12-13T13:41:00Z">
        <w:r w:rsidRPr="004E0482" w:rsidDel="00DC7CAF">
          <w:rPr>
            <w:rFonts w:ascii="Times New Roman" w:hAnsi="Times New Roman"/>
            <w:color w:val="000000" w:themeColor="text1"/>
            <w:sz w:val="24"/>
            <w:szCs w:val="24"/>
          </w:rPr>
          <w:delText>Further, w</w:delText>
        </w:r>
      </w:del>
      <w:del w:id="55" w:author="Majid" w:date="2016-12-13T13:43:00Z">
        <w:r w:rsidRPr="004E0482" w:rsidDel="00DC7CAF">
          <w:rPr>
            <w:rFonts w:ascii="Times New Roman" w:hAnsi="Times New Roman"/>
            <w:color w:val="000000" w:themeColor="text1"/>
            <w:sz w:val="24"/>
            <w:szCs w:val="24"/>
          </w:rPr>
          <w:delText xml:space="preserve">avelet analysis allows representing dynamic seasonal behaviour, e.g., the potential for the periodicity of death rates to disappear, emerge, or change over time, which is not possible in </w:delText>
        </w:r>
      </w:del>
      <w:del w:id="56" w:author="Majid" w:date="2016-12-13T13:42:00Z">
        <w:r w:rsidRPr="004E0482" w:rsidDel="00DC7CAF">
          <w:rPr>
            <w:rFonts w:ascii="Times New Roman" w:hAnsi="Times New Roman"/>
            <w:color w:val="000000" w:themeColor="text1"/>
            <w:sz w:val="24"/>
            <w:szCs w:val="24"/>
          </w:rPr>
          <w:delText xml:space="preserve">other methods such as a </w:delText>
        </w:r>
      </w:del>
      <w:del w:id="57" w:author="Majid" w:date="2016-12-13T13:43:00Z">
        <w:r w:rsidRPr="004E0482" w:rsidDel="00DC7CAF">
          <w:rPr>
            <w:rFonts w:ascii="Times New Roman" w:hAnsi="Times New Roman"/>
            <w:color w:val="000000" w:themeColor="text1"/>
            <w:sz w:val="24"/>
            <w:szCs w:val="24"/>
          </w:rPr>
          <w:delText xml:space="preserve">standard Fourier analysis or fitting a statistical model with a period basis function. </w:delText>
        </w:r>
      </w:del>
      <w:r w:rsidRPr="004E0482">
        <w:rPr>
          <w:rFonts w:ascii="Times New Roman" w:hAnsi="Times New Roman"/>
          <w:color w:val="000000" w:themeColor="text1"/>
          <w:sz w:val="24"/>
          <w:szCs w:val="24"/>
        </w:rPr>
        <w:t>In brief, a Morlet wavelet, described in detail elsewhere,</w:t>
      </w:r>
      <w:r w:rsidRPr="004E0482">
        <w:rPr>
          <w:rFonts w:ascii="Times New Roman" w:hAnsi="Times New Roman"/>
          <w:color w:val="000000" w:themeColor="text1"/>
          <w:sz w:val="24"/>
          <w:szCs w:val="24"/>
        </w:rPr>
        <w:fldChar w:fldCharType="begin"/>
      </w:r>
      <w:r w:rsidR="00A66C68" w:rsidRPr="004E048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face="superscript"&gt;28&lt;/style&gt;&lt;/DisplayText&gt;&lt;record&gt;&lt;rec-number&gt;455&lt;/rec-number&gt;&lt;foreign-keys&gt;&lt;key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ins w:id="58" w:author="Majid" w:date="2016-12-13T13:43:00Z">
        <w:r w:rsidR="00DC7CAF" w:rsidRPr="00DC7CAF">
          <w:rPr>
            <w:rFonts w:ascii="Times New Roman" w:hAnsi="Times New Roman"/>
            <w:color w:val="000000" w:themeColor="text1"/>
            <w:sz w:val="24"/>
            <w:szCs w:val="24"/>
          </w:rPr>
          <w:t xml:space="preserve"> </w:t>
        </w:r>
        <w:r w:rsidR="00DC7CAF">
          <w:rPr>
            <w:rFonts w:ascii="Times New Roman" w:hAnsi="Times New Roman"/>
            <w:color w:val="000000" w:themeColor="text1"/>
            <w:sz w:val="24"/>
            <w:szCs w:val="24"/>
          </w:rPr>
          <w:t>W</w:t>
        </w:r>
        <w:r w:rsidR="00DC7CAF" w:rsidRPr="004E0482">
          <w:rPr>
            <w:rFonts w:ascii="Times New Roman" w:hAnsi="Times New Roman"/>
            <w:color w:val="000000" w:themeColor="text1"/>
            <w:sz w:val="24"/>
            <w:szCs w:val="24"/>
          </w:rPr>
          <w:t>avelet analysis</w:t>
        </w:r>
        <w:r w:rsidR="00DC7CAF">
          <w:rPr>
            <w:rFonts w:ascii="Times New Roman" w:hAnsi="Times New Roman"/>
            <w:color w:val="000000" w:themeColor="text1"/>
            <w:sz w:val="24"/>
            <w:szCs w:val="24"/>
          </w:rPr>
          <w:t xml:space="preserve"> also</w:t>
        </w:r>
        <w:r w:rsidR="00DC7CAF" w:rsidRPr="004E0482">
          <w:rPr>
            <w:rFonts w:ascii="Times New Roman" w:hAnsi="Times New Roman"/>
            <w:color w:val="000000" w:themeColor="text1"/>
            <w:sz w:val="24"/>
            <w:szCs w:val="24"/>
          </w:rPr>
          <w:t xml:space="preserve"> allows representing dynamic seasonal behaviour, e.g., the potential for the periodicity of death rates to disappear, emerge, or change over time, which is not possible in standard Fourier analysis or fitting a statistical model with a period basis function.</w:t>
        </w:r>
      </w:ins>
    </w:p>
    <w:p w14:paraId="35A11B68" w14:textId="77777777" w:rsidR="00023B97" w:rsidRPr="004E0482" w:rsidRDefault="00023B97">
      <w:pPr>
        <w:widowControl w:val="0"/>
        <w:autoSpaceDE w:val="0"/>
        <w:autoSpaceDN w:val="0"/>
        <w:adjustRightInd w:val="0"/>
        <w:spacing w:after="0" w:line="480" w:lineRule="auto"/>
        <w:rPr>
          <w:rFonts w:ascii="Times New Roman" w:hAnsi="Times New Roman"/>
          <w:color w:val="000000" w:themeColor="text1"/>
          <w:sz w:val="24"/>
          <w:szCs w:val="24"/>
        </w:rPr>
        <w:pPrChange w:id="59" w:author="Majid" w:date="2016-12-13T13:41:00Z">
          <w:pPr>
            <w:widowControl w:val="0"/>
            <w:autoSpaceDE w:val="0"/>
            <w:autoSpaceDN w:val="0"/>
            <w:adjustRightInd w:val="0"/>
            <w:spacing w:line="480" w:lineRule="auto"/>
          </w:pPr>
        </w:pPrChange>
      </w:pPr>
    </w:p>
    <w:p w14:paraId="00A53303" w14:textId="0C5479BC" w:rsidR="00023B97" w:rsidRPr="004E0482" w:rsidRDefault="00023B97">
      <w:pPr>
        <w:widowControl w:val="0"/>
        <w:autoSpaceDE w:val="0"/>
        <w:autoSpaceDN w:val="0"/>
        <w:adjustRightInd w:val="0"/>
        <w:spacing w:after="0" w:line="480" w:lineRule="auto"/>
        <w:rPr>
          <w:rFonts w:ascii="Times New Roman" w:hAnsi="Times New Roman"/>
          <w:color w:val="000000" w:themeColor="text1"/>
          <w:sz w:val="24"/>
          <w:szCs w:val="24"/>
        </w:rPr>
        <w:pPrChange w:id="60" w:author="Majid" w:date="2016-12-13T13:41:00Z">
          <w:pPr>
            <w:widowControl w:val="0"/>
            <w:autoSpaceDE w:val="0"/>
            <w:autoSpaceDN w:val="0"/>
            <w:adjustRightInd w:val="0"/>
            <w:spacing w:line="480" w:lineRule="auto"/>
          </w:pPr>
        </w:pPrChange>
      </w:pPr>
      <w:moveFromRangeStart w:id="61" w:author="Majid" w:date="2016-12-13T13:51:00Z" w:name="move469400410"/>
      <w:moveFrom w:id="62" w:author="Majid" w:date="2016-12-13T13:51:00Z">
        <w:r w:rsidRPr="004E0482" w:rsidDel="006D07A4">
          <w:rPr>
            <w:rFonts w:ascii="Times New Roman" w:hAnsi="Times New Roman"/>
            <w:color w:val="000000" w:themeColor="text1"/>
            <w:sz w:val="24"/>
            <w:szCs w:val="24"/>
          </w:rPr>
          <w:t xml:space="preserve">We identified age-sex groups whose wavelet power spectrum differed from that of a white noise spectrum, which represents random fluctuations, at 5% significance level. </w:t>
        </w:r>
      </w:moveFrom>
      <w:moveFromRangeEnd w:id="61"/>
      <w:r w:rsidRPr="004E0482">
        <w:rPr>
          <w:rFonts w:ascii="Times New Roman" w:hAnsi="Times New Roman"/>
          <w:color w:val="000000" w:themeColor="text1"/>
          <w:sz w:val="24"/>
          <w:szCs w:val="24"/>
        </w:rPr>
        <w:t xml:space="preserve">We used the R package WaveletComp for the wavelet analysis. </w:t>
      </w:r>
      <w:del w:id="63" w:author="Majid" w:date="2016-12-13T13:43:00Z">
        <w:r w:rsidRPr="004E0482" w:rsidDel="00DC7CAF">
          <w:rPr>
            <w:rFonts w:ascii="Times New Roman" w:hAnsi="Times New Roman"/>
            <w:color w:val="000000" w:themeColor="text1"/>
            <w:sz w:val="24"/>
            <w:szCs w:val="24"/>
          </w:rPr>
          <w:delText>In preparation for the wavelet</w:delText>
        </w:r>
      </w:del>
      <w:ins w:id="64" w:author="Majid" w:date="2016-12-13T13:43:00Z">
        <w:r w:rsidR="00DC7CAF">
          <w:rPr>
            <w:rFonts w:ascii="Times New Roman" w:hAnsi="Times New Roman"/>
            <w:color w:val="000000" w:themeColor="text1"/>
            <w:sz w:val="24"/>
            <w:szCs w:val="24"/>
          </w:rPr>
          <w:t>Before</w:t>
        </w:r>
      </w:ins>
      <w:r w:rsidRPr="004E0482">
        <w:rPr>
          <w:rFonts w:ascii="Times New Roman" w:hAnsi="Times New Roman"/>
          <w:color w:val="000000" w:themeColor="text1"/>
          <w:sz w:val="24"/>
          <w:szCs w:val="24"/>
        </w:rPr>
        <w:t xml:space="preserve"> analysis, we logarithmically-transformed</w:t>
      </w:r>
      <w:ins w:id="65" w:author="Majid" w:date="2016-12-13T13:44:00Z">
        <w:r w:rsidR="00DC7CAF">
          <w:rPr>
            <w:rFonts w:ascii="Times New Roman" w:hAnsi="Times New Roman"/>
            <w:color w:val="000000" w:themeColor="text1"/>
            <w:sz w:val="24"/>
            <w:szCs w:val="24"/>
          </w:rPr>
          <w:t xml:space="preserve"> death rates</w:t>
        </w:r>
      </w:ins>
      <w:r w:rsidRPr="004E0482">
        <w:rPr>
          <w:rFonts w:ascii="Times New Roman" w:hAnsi="Times New Roman"/>
          <w:color w:val="000000" w:themeColor="text1"/>
          <w:sz w:val="24"/>
          <w:szCs w:val="24"/>
        </w:rPr>
        <w:t xml:space="preserve">, detrended </w:t>
      </w:r>
      <w:del w:id="66" w:author="Majid" w:date="2016-12-13T13:43:00Z">
        <w:r w:rsidRPr="004E0482" w:rsidDel="00DC7CAF">
          <w:rPr>
            <w:rFonts w:ascii="Times New Roman" w:hAnsi="Times New Roman"/>
            <w:color w:val="000000" w:themeColor="text1"/>
            <w:sz w:val="24"/>
            <w:szCs w:val="24"/>
          </w:rPr>
          <w:delText xml:space="preserve">by </w:delText>
        </w:r>
      </w:del>
      <w:ins w:id="67" w:author="Majid" w:date="2016-12-13T13:43:00Z">
        <w:r w:rsidR="00DC7CAF">
          <w:rPr>
            <w:rFonts w:ascii="Times New Roman" w:hAnsi="Times New Roman"/>
            <w:color w:val="000000" w:themeColor="text1"/>
            <w:sz w:val="24"/>
            <w:szCs w:val="24"/>
          </w:rPr>
          <w:t>using a</w:t>
        </w:r>
        <w:r w:rsidR="00DC7CAF"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polynomial regression, and normalised each all-cause mortality death rate time series</w:t>
      </w:r>
      <w:ins w:id="68" w:author="Majid" w:date="2016-12-13T13:47:00Z">
        <w:r w:rsidR="006D07A4">
          <w:rPr>
            <w:rFonts w:ascii="Times New Roman" w:hAnsi="Times New Roman"/>
            <w:color w:val="000000" w:themeColor="text1"/>
            <w:sz w:val="24"/>
            <w:szCs w:val="24"/>
          </w:rPr>
          <w:t xml:space="preserve"> such that </w:t>
        </w:r>
        <w:commentRangeStart w:id="69"/>
        <w:r w:rsidR="006D07A4">
          <w:rPr>
            <w:rFonts w:ascii="Times New Roman" w:hAnsi="Times New Roman"/>
            <w:color w:val="000000" w:themeColor="text1"/>
            <w:sz w:val="24"/>
            <w:szCs w:val="24"/>
          </w:rPr>
          <w:t>XXXX</w:t>
        </w:r>
        <w:commentRangeEnd w:id="69"/>
        <w:r w:rsidR="006D07A4">
          <w:rPr>
            <w:rStyle w:val="CommentReference"/>
            <w:rFonts w:asciiTheme="minorHAnsi" w:eastAsiaTheme="minorHAnsi" w:hAnsiTheme="minorHAnsi" w:cstheme="minorBidi"/>
          </w:rPr>
          <w:commentReference w:id="69"/>
        </w:r>
      </w:ins>
      <w:r w:rsidRPr="004E0482">
        <w:rPr>
          <w:rFonts w:ascii="Times New Roman" w:hAnsi="Times New Roman"/>
          <w:color w:val="000000" w:themeColor="text1"/>
          <w:sz w:val="24"/>
          <w:szCs w:val="24"/>
        </w:rPr>
        <w:t xml:space="preserve">. </w:t>
      </w:r>
    </w:p>
    <w:p w14:paraId="5CA29F7A" w14:textId="77777777" w:rsidR="00023B97" w:rsidRPr="004E0482" w:rsidRDefault="00023B97">
      <w:pPr>
        <w:spacing w:after="0" w:line="480" w:lineRule="auto"/>
        <w:rPr>
          <w:rFonts w:ascii="Times New Roman" w:hAnsi="Times New Roman"/>
          <w:color w:val="000000" w:themeColor="text1"/>
          <w:sz w:val="24"/>
          <w:szCs w:val="24"/>
        </w:rPr>
        <w:pPrChange w:id="70" w:author="Majid" w:date="2016-12-13T13:41:00Z">
          <w:pPr>
            <w:spacing w:line="480" w:lineRule="auto"/>
          </w:pPr>
        </w:pPrChange>
      </w:pPr>
    </w:p>
    <w:p w14:paraId="65CCFDA9" w14:textId="1587524A" w:rsidR="00023B97" w:rsidRPr="004E0482" w:rsidRDefault="006D07A4">
      <w:pPr>
        <w:spacing w:after="0" w:line="480" w:lineRule="auto"/>
        <w:rPr>
          <w:rFonts w:ascii="Times New Roman" w:hAnsi="Times New Roman"/>
          <w:color w:val="000000" w:themeColor="text1"/>
          <w:sz w:val="24"/>
          <w:szCs w:val="24"/>
        </w:rPr>
        <w:pPrChange w:id="71" w:author="Majid" w:date="2016-12-13T13:41:00Z">
          <w:pPr>
            <w:spacing w:line="480" w:lineRule="auto"/>
          </w:pPr>
        </w:pPrChange>
      </w:pPr>
      <w:moveToRangeStart w:id="72" w:author="Majid" w:date="2016-12-13T13:51:00Z" w:name="move469400410"/>
      <w:moveTo w:id="73" w:author="Majid" w:date="2016-12-13T13:51:00Z">
        <w:r w:rsidRPr="004E0482">
          <w:rPr>
            <w:rFonts w:ascii="Times New Roman" w:hAnsi="Times New Roman"/>
            <w:color w:val="000000" w:themeColor="text1"/>
            <w:sz w:val="24"/>
            <w:szCs w:val="24"/>
          </w:rPr>
          <w:t xml:space="preserve">We identified age-sex groups whose wavelet power </w:t>
        </w:r>
        <w:commentRangeStart w:id="74"/>
        <w:r w:rsidRPr="004E0482">
          <w:rPr>
            <w:rFonts w:ascii="Times New Roman" w:hAnsi="Times New Roman"/>
            <w:color w:val="000000" w:themeColor="text1"/>
            <w:sz w:val="24"/>
            <w:szCs w:val="24"/>
          </w:rPr>
          <w:t>spectrum</w:t>
        </w:r>
      </w:moveTo>
      <w:commentRangeEnd w:id="74"/>
      <w:r>
        <w:rPr>
          <w:rStyle w:val="CommentReference"/>
          <w:rFonts w:asciiTheme="minorHAnsi" w:eastAsiaTheme="minorHAnsi" w:hAnsiTheme="minorHAnsi" w:cstheme="minorBidi"/>
        </w:rPr>
        <w:commentReference w:id="74"/>
      </w:r>
      <w:moveTo w:id="75" w:author="Majid" w:date="2016-12-13T13:51:00Z">
        <w:r w:rsidRPr="004E0482">
          <w:rPr>
            <w:rFonts w:ascii="Times New Roman" w:hAnsi="Times New Roman"/>
            <w:color w:val="000000" w:themeColor="text1"/>
            <w:sz w:val="24"/>
            <w:szCs w:val="24"/>
          </w:rPr>
          <w:t xml:space="preserve"> differed from that of a white noise spectrum, which represents random fluctuations, at 5% significance level</w:t>
        </w:r>
        <w:del w:id="76" w:author="Majid" w:date="2016-12-13T13:51:00Z">
          <w:r w:rsidRPr="004E0482" w:rsidDel="006D07A4">
            <w:rPr>
              <w:rFonts w:ascii="Times New Roman" w:hAnsi="Times New Roman"/>
              <w:color w:val="000000" w:themeColor="text1"/>
              <w:sz w:val="24"/>
              <w:szCs w:val="24"/>
            </w:rPr>
            <w:delText xml:space="preserve">. </w:delText>
          </w:r>
        </w:del>
      </w:moveTo>
      <w:moveToRangeEnd w:id="72"/>
      <w:del w:id="77" w:author="Majid" w:date="2016-12-13T13:48:00Z">
        <w:r w:rsidR="00023B97" w:rsidRPr="004E0482" w:rsidDel="006D07A4">
          <w:rPr>
            <w:rFonts w:ascii="Times New Roman" w:hAnsi="Times New Roman"/>
            <w:color w:val="000000" w:themeColor="text1"/>
            <w:sz w:val="24"/>
            <w:szCs w:val="24"/>
          </w:rPr>
          <w:delText>For inclusion in further analysis, each</w:delText>
        </w:r>
      </w:del>
      <w:del w:id="78" w:author="Majid" w:date="2016-12-13T13:51:00Z">
        <w:r w:rsidR="00023B97" w:rsidRPr="004E0482" w:rsidDel="006D07A4">
          <w:rPr>
            <w:rFonts w:ascii="Times New Roman" w:hAnsi="Times New Roman"/>
            <w:color w:val="000000" w:themeColor="text1"/>
            <w:sz w:val="24"/>
            <w:szCs w:val="24"/>
          </w:rPr>
          <w:delText xml:space="preserve"> time series </w:delText>
        </w:r>
      </w:del>
      <w:del w:id="79" w:author="Majid" w:date="2016-12-13T13:49:00Z">
        <w:r w:rsidR="00023B97" w:rsidRPr="004E0482" w:rsidDel="006D07A4">
          <w:rPr>
            <w:rFonts w:ascii="Times New Roman" w:hAnsi="Times New Roman"/>
            <w:color w:val="000000" w:themeColor="text1"/>
            <w:sz w:val="24"/>
            <w:szCs w:val="24"/>
          </w:rPr>
          <w:delText xml:space="preserve">was required to possess a </w:delText>
        </w:r>
      </w:del>
      <w:del w:id="80" w:author="Majid" w:date="2016-12-13T13:51:00Z">
        <w:r w:rsidR="00023B97" w:rsidRPr="004E0482" w:rsidDel="006D07A4">
          <w:rPr>
            <w:rFonts w:ascii="Times New Roman" w:hAnsi="Times New Roman"/>
            <w:color w:val="000000" w:themeColor="text1"/>
            <w:sz w:val="24"/>
            <w:szCs w:val="24"/>
          </w:rPr>
          <w:delText>significant frequency coefficient at 12 months</w:delText>
        </w:r>
      </w:del>
      <w:ins w:id="81" w:author="Majid" w:date="2016-12-13T13:49:00Z">
        <w:r>
          <w:rPr>
            <w:rFonts w:ascii="Times New Roman" w:hAnsi="Times New Roman"/>
            <w:color w:val="000000" w:themeColor="text1"/>
            <w:sz w:val="24"/>
            <w:szCs w:val="24"/>
          </w:rPr>
          <w:t>,</w:t>
        </w:r>
      </w:ins>
      <w:r w:rsidR="00023B97" w:rsidRPr="004E0482">
        <w:rPr>
          <w:rFonts w:ascii="Times New Roman" w:hAnsi="Times New Roman"/>
          <w:color w:val="000000" w:themeColor="text1"/>
          <w:sz w:val="24"/>
          <w:szCs w:val="24"/>
        </w:rPr>
        <w:t xml:space="preserve"> </w:t>
      </w:r>
      <w:del w:id="82" w:author="Majid" w:date="2016-12-13T13:49:00Z">
        <w:r w:rsidR="00023B97" w:rsidRPr="004E0482" w:rsidDel="006D07A4">
          <w:rPr>
            <w:rFonts w:ascii="Times New Roman" w:hAnsi="Times New Roman"/>
            <w:color w:val="000000" w:themeColor="text1"/>
            <w:sz w:val="24"/>
            <w:szCs w:val="24"/>
          </w:rPr>
          <w:delText xml:space="preserve">not only </w:delText>
        </w:r>
      </w:del>
      <w:r w:rsidR="00023B97" w:rsidRPr="004E0482">
        <w:rPr>
          <w:rFonts w:ascii="Times New Roman" w:hAnsi="Times New Roman"/>
          <w:color w:val="000000" w:themeColor="text1"/>
          <w:sz w:val="24"/>
          <w:szCs w:val="24"/>
        </w:rPr>
        <w:t xml:space="preserve">for the entire </w:t>
      </w:r>
      <w:del w:id="83" w:author="Majid" w:date="2016-12-13T13:49:00Z">
        <w:r w:rsidR="00023B97" w:rsidRPr="004E0482" w:rsidDel="006D07A4">
          <w:rPr>
            <w:rFonts w:ascii="Times New Roman" w:hAnsi="Times New Roman"/>
            <w:color w:val="000000" w:themeColor="text1"/>
            <w:sz w:val="24"/>
            <w:szCs w:val="24"/>
          </w:rPr>
          <w:delText xml:space="preserve">time of </w:delText>
        </w:r>
      </w:del>
      <w:r w:rsidR="00023B97" w:rsidRPr="004E0482">
        <w:rPr>
          <w:rFonts w:ascii="Times New Roman" w:hAnsi="Times New Roman"/>
          <w:color w:val="000000" w:themeColor="text1"/>
          <w:sz w:val="24"/>
          <w:szCs w:val="24"/>
        </w:rPr>
        <w:t xml:space="preserve">study </w:t>
      </w:r>
      <w:ins w:id="84" w:author="Majid" w:date="2016-12-13T13:49:00Z">
        <w:r>
          <w:rPr>
            <w:rFonts w:ascii="Times New Roman" w:hAnsi="Times New Roman"/>
            <w:color w:val="000000" w:themeColor="text1"/>
            <w:sz w:val="24"/>
            <w:szCs w:val="24"/>
          </w:rPr>
          <w:t xml:space="preserve">period </w:t>
        </w:r>
      </w:ins>
      <w:r w:rsidR="00023B97" w:rsidRPr="004E0482">
        <w:rPr>
          <w:rFonts w:ascii="Times New Roman" w:hAnsi="Times New Roman"/>
          <w:color w:val="000000" w:themeColor="text1"/>
          <w:sz w:val="24"/>
          <w:szCs w:val="24"/>
        </w:rPr>
        <w:t xml:space="preserve">(1982-2013), </w:t>
      </w:r>
      <w:del w:id="85" w:author="Majid" w:date="2016-12-13T13:49:00Z">
        <w:r w:rsidR="00023B97" w:rsidRPr="004E0482" w:rsidDel="006D07A4">
          <w:rPr>
            <w:rFonts w:ascii="Times New Roman" w:hAnsi="Times New Roman"/>
            <w:color w:val="000000" w:themeColor="text1"/>
            <w:sz w:val="24"/>
            <w:szCs w:val="24"/>
          </w:rPr>
          <w:delText>but also from</w:delText>
        </w:r>
      </w:del>
      <w:ins w:id="86" w:author="Majid" w:date="2016-12-13T13:49:00Z">
        <w:r>
          <w:rPr>
            <w:rFonts w:ascii="Times New Roman" w:hAnsi="Times New Roman"/>
            <w:color w:val="000000" w:themeColor="text1"/>
            <w:sz w:val="24"/>
            <w:szCs w:val="24"/>
          </w:rPr>
          <w:t xml:space="preserve">as well as </w:t>
        </w:r>
      </w:ins>
      <w:ins w:id="87" w:author="Majid" w:date="2016-12-13T13:50:00Z">
        <w:r>
          <w:rPr>
            <w:rFonts w:ascii="Times New Roman" w:hAnsi="Times New Roman"/>
            <w:color w:val="000000" w:themeColor="text1"/>
            <w:sz w:val="24"/>
            <w:szCs w:val="24"/>
          </w:rPr>
          <w:t>in</w:t>
        </w:r>
      </w:ins>
      <w:r w:rsidR="00023B97" w:rsidRPr="004E0482">
        <w:rPr>
          <w:rFonts w:ascii="Times New Roman" w:hAnsi="Times New Roman"/>
          <w:color w:val="000000" w:themeColor="text1"/>
          <w:sz w:val="24"/>
          <w:szCs w:val="24"/>
        </w:rPr>
        <w:t xml:space="preserve"> separate wavelet analyses for </w:t>
      </w:r>
      <w:del w:id="88" w:author="Majid" w:date="2016-12-13T13:50:00Z">
        <w:r w:rsidR="00023B97" w:rsidRPr="004E0482" w:rsidDel="006D07A4">
          <w:rPr>
            <w:rFonts w:ascii="Times New Roman" w:hAnsi="Times New Roman"/>
            <w:color w:val="000000" w:themeColor="text1"/>
            <w:sz w:val="24"/>
            <w:szCs w:val="24"/>
          </w:rPr>
          <w:delText>the two further split time periods (</w:delText>
        </w:r>
      </w:del>
      <w:r w:rsidR="00023B97" w:rsidRPr="004E0482">
        <w:rPr>
          <w:rFonts w:ascii="Times New Roman" w:hAnsi="Times New Roman"/>
          <w:color w:val="000000" w:themeColor="text1"/>
          <w:sz w:val="24"/>
          <w:szCs w:val="24"/>
        </w:rPr>
        <w:t>1982-1997</w:t>
      </w:r>
      <w:ins w:id="89" w:author="Majid" w:date="2016-12-13T13:50:00Z">
        <w:r>
          <w:rPr>
            <w:rFonts w:ascii="Times New Roman" w:hAnsi="Times New Roman"/>
            <w:color w:val="000000" w:themeColor="text1"/>
            <w:sz w:val="24"/>
            <w:szCs w:val="24"/>
          </w:rPr>
          <w:t xml:space="preserve"> and </w:t>
        </w:r>
      </w:ins>
      <w:del w:id="90" w:author="Majid" w:date="2016-12-13T13:50:00Z">
        <w:r w:rsidR="00023B97" w:rsidRPr="004E0482" w:rsidDel="006D07A4">
          <w:rPr>
            <w:rFonts w:ascii="Times New Roman" w:hAnsi="Times New Roman"/>
            <w:color w:val="000000" w:themeColor="text1"/>
            <w:sz w:val="24"/>
            <w:szCs w:val="24"/>
          </w:rPr>
          <w:delText>,</w:delText>
        </w:r>
      </w:del>
      <w:r w:rsidR="00023B97" w:rsidRPr="004E0482">
        <w:rPr>
          <w:rFonts w:ascii="Times New Roman" w:hAnsi="Times New Roman"/>
          <w:color w:val="000000" w:themeColor="text1"/>
          <w:sz w:val="24"/>
          <w:szCs w:val="24"/>
        </w:rPr>
        <w:t>1998-2013</w:t>
      </w:r>
      <w:del w:id="91" w:author="Majid" w:date="2016-12-13T13:50:00Z">
        <w:r w:rsidR="00023B97" w:rsidRPr="004E0482" w:rsidDel="006D07A4">
          <w:rPr>
            <w:rFonts w:ascii="Times New Roman" w:hAnsi="Times New Roman"/>
            <w:color w:val="000000" w:themeColor="text1"/>
            <w:sz w:val="24"/>
            <w:szCs w:val="24"/>
          </w:rPr>
          <w:delText>)</w:delText>
        </w:r>
      </w:del>
      <w:r w:rsidR="00023B97" w:rsidRPr="004E0482">
        <w:rPr>
          <w:rFonts w:ascii="Times New Roman" w:hAnsi="Times New Roman"/>
          <w:color w:val="000000" w:themeColor="text1"/>
          <w:sz w:val="24"/>
          <w:szCs w:val="24"/>
        </w:rPr>
        <w:t xml:space="preserve">. </w:t>
      </w:r>
      <w:del w:id="92" w:author="Majid" w:date="2016-12-13T13:53:00Z">
        <w:r w:rsidR="00023B97" w:rsidRPr="004E0482" w:rsidDel="006D07A4">
          <w:rPr>
            <w:rFonts w:ascii="Times New Roman" w:hAnsi="Times New Roman"/>
            <w:color w:val="000000" w:themeColor="text1"/>
            <w:sz w:val="24"/>
            <w:szCs w:val="24"/>
          </w:rPr>
          <w:delText xml:space="preserve">This was a stricter condition which would require a consistent seasonality over the majority of the time series. </w:delText>
        </w:r>
      </w:del>
    </w:p>
    <w:p w14:paraId="042C28BF" w14:textId="77777777" w:rsidR="00023B97" w:rsidRPr="004E0482" w:rsidRDefault="00023B97">
      <w:pPr>
        <w:widowControl w:val="0"/>
        <w:autoSpaceDE w:val="0"/>
        <w:autoSpaceDN w:val="0"/>
        <w:adjustRightInd w:val="0"/>
        <w:spacing w:after="0" w:line="480" w:lineRule="auto"/>
        <w:rPr>
          <w:rFonts w:ascii="Times New Roman" w:hAnsi="Times New Roman"/>
          <w:color w:val="000000" w:themeColor="text1"/>
          <w:sz w:val="24"/>
          <w:szCs w:val="24"/>
        </w:rPr>
        <w:pPrChange w:id="93" w:author="Majid" w:date="2016-12-13T13:41:00Z">
          <w:pPr>
            <w:widowControl w:val="0"/>
            <w:autoSpaceDE w:val="0"/>
            <w:autoSpaceDN w:val="0"/>
            <w:adjustRightInd w:val="0"/>
            <w:spacing w:line="480" w:lineRule="auto"/>
          </w:pPr>
        </w:pPrChange>
      </w:pPr>
    </w:p>
    <w:p w14:paraId="492AD2C7" w14:textId="6D319DCF" w:rsidR="006D07A4" w:rsidRPr="004E0482" w:rsidRDefault="00023B97" w:rsidP="006D07A4">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del w:id="94" w:author="Majid" w:date="2016-12-13T13:53:00Z">
        <w:r w:rsidRPr="004E0482" w:rsidDel="006D07A4">
          <w:rPr>
            <w:rFonts w:ascii="Times New Roman" w:hAnsi="Times New Roman"/>
            <w:color w:val="000000" w:themeColor="text1"/>
            <w:sz w:val="24"/>
            <w:szCs w:val="24"/>
          </w:rPr>
          <w:delText>fulfilled these conditions</w:delText>
        </w:r>
      </w:del>
      <w:ins w:id="95" w:author="Majid" w:date="2016-12-13T13:53:00Z">
        <w:r w:rsidR="006D07A4">
          <w:rPr>
            <w:rFonts w:ascii="Times New Roman" w:hAnsi="Times New Roman"/>
            <w:color w:val="000000" w:themeColor="text1"/>
            <w:sz w:val="24"/>
            <w:szCs w:val="24"/>
          </w:rPr>
          <w:t xml:space="preserve">had statistically significant power spectra for 1982-2013 as well as its first and second </w:t>
        </w:r>
        <w:commentRangeStart w:id="96"/>
        <w:r w:rsidR="006D07A4">
          <w:rPr>
            <w:rFonts w:ascii="Times New Roman" w:hAnsi="Times New Roman"/>
            <w:color w:val="000000" w:themeColor="text1"/>
            <w:sz w:val="24"/>
            <w:szCs w:val="24"/>
          </w:rPr>
          <w:t>segments</w:t>
        </w:r>
        <w:commentRangeEnd w:id="96"/>
        <w:r w:rsidR="006D07A4">
          <w:rPr>
            <w:rStyle w:val="CommentReference"/>
            <w:rFonts w:asciiTheme="minorHAnsi" w:eastAsiaTheme="minorHAnsi" w:hAnsiTheme="minorHAnsi" w:cstheme="minorBidi"/>
          </w:rPr>
          <w:commentReference w:id="96"/>
        </w:r>
      </w:ins>
      <w:r w:rsidRPr="004E0482">
        <w:rPr>
          <w:rFonts w:ascii="Times New Roman" w:hAnsi="Times New Roman"/>
          <w:color w:val="000000" w:themeColor="text1"/>
          <w:sz w:val="24"/>
          <w:szCs w:val="24"/>
        </w:rPr>
        <w:t>, we calculated the centre of gravity and the negative centre of gravity</w:t>
      </w:r>
      <w:ins w:id="97" w:author="Majid" w:date="2016-12-13T13:54:00Z">
        <w:r w:rsidR="006D07A4">
          <w:rPr>
            <w:rFonts w:ascii="Times New Roman" w:hAnsi="Times New Roman"/>
            <w:color w:val="000000" w:themeColor="text1"/>
            <w:sz w:val="24"/>
            <w:szCs w:val="24"/>
          </w:rPr>
          <w:t xml:space="preserve"> of monthly death rates</w:t>
        </w:r>
      </w:ins>
      <w:del w:id="98" w:author="Majid" w:date="2016-12-13T13:54:00Z">
        <w:r w:rsidRPr="004E0482" w:rsidDel="006D07A4">
          <w:rPr>
            <w:rFonts w:ascii="Times New Roman" w:hAnsi="Times New Roman"/>
            <w:color w:val="000000" w:themeColor="text1"/>
            <w:sz w:val="24"/>
            <w:szCs w:val="24"/>
          </w:rPr>
          <w:delText xml:space="preserve">. </w:delText>
        </w:r>
      </w:del>
      <w:ins w:id="99" w:author="Majid" w:date="2016-12-13T13:54:00Z">
        <w:r w:rsidR="006D07A4">
          <w:rPr>
            <w:rFonts w:ascii="Times New Roman" w:hAnsi="Times New Roman"/>
            <w:color w:val="000000" w:themeColor="text1"/>
            <w:sz w:val="24"/>
            <w:szCs w:val="24"/>
          </w:rPr>
          <w:t>, which measure</w:t>
        </w:r>
        <w:r w:rsidR="006D07A4" w:rsidRPr="004E0482">
          <w:rPr>
            <w:rFonts w:ascii="Times New Roman" w:hAnsi="Times New Roman"/>
            <w:color w:val="000000" w:themeColor="text1"/>
            <w:sz w:val="24"/>
            <w:szCs w:val="24"/>
          </w:rPr>
          <w:t xml:space="preserve"> </w:t>
        </w:r>
      </w:ins>
      <w:moveFromRangeStart w:id="100" w:author="Majid" w:date="2016-12-13T13:55:00Z" w:name="move469400635"/>
      <w:moveFrom w:id="101" w:author="Majid" w:date="2016-12-13T13:55:00Z">
        <w:del w:id="102" w:author="Majid" w:date="2016-12-13T13:55:00Z">
          <w:r w:rsidRPr="004E0482" w:rsidDel="006D07A4">
            <w:rPr>
              <w:rFonts w:ascii="Times New Roman" w:hAnsi="Times New Roman"/>
              <w:color w:val="000000" w:themeColor="text1"/>
              <w:sz w:val="24"/>
              <w:szCs w:val="24"/>
            </w:rPr>
            <w:delText xml:space="preserve">We also calculated the seasonal excess for the groups throughout the time of study. </w:delText>
          </w:r>
        </w:del>
      </w:moveFrom>
      <w:moveFromRangeEnd w:id="100"/>
      <w:del w:id="103" w:author="Majid" w:date="2016-12-13T13:55:00Z">
        <w:r w:rsidRPr="004E0482" w:rsidDel="006D07A4">
          <w:rPr>
            <w:rFonts w:ascii="Times New Roman" w:hAnsi="Times New Roman"/>
            <w:color w:val="000000" w:themeColor="text1"/>
            <w:sz w:val="24"/>
            <w:szCs w:val="24"/>
          </w:rPr>
          <w:delText xml:space="preserve">For age-sex groups with statistically significant seasonality, we calculated </w:delText>
        </w:r>
      </w:del>
      <w:r w:rsidRPr="004E0482">
        <w:rPr>
          <w:rFonts w:ascii="Times New Roman" w:hAnsi="Times New Roman"/>
          <w:color w:val="000000" w:themeColor="text1"/>
          <w:sz w:val="24"/>
          <w:szCs w:val="24"/>
        </w:rPr>
        <w:t xml:space="preserve">when maximum </w:t>
      </w:r>
      <w:ins w:id="104" w:author="Majid" w:date="2016-12-13T13:55:00Z">
        <w:r w:rsidR="006D07A4">
          <w:rPr>
            <w:rFonts w:ascii="Times New Roman" w:hAnsi="Times New Roman"/>
            <w:color w:val="000000" w:themeColor="text1"/>
            <w:sz w:val="24"/>
            <w:szCs w:val="24"/>
          </w:rPr>
          <w:t xml:space="preserve">and minimum death rates occur, respectively. </w:t>
        </w:r>
      </w:ins>
      <w:del w:id="105" w:author="Majid" w:date="2016-12-13T13:55:00Z">
        <w:r w:rsidRPr="004E0482" w:rsidDel="006D07A4">
          <w:rPr>
            <w:rFonts w:ascii="Times New Roman" w:hAnsi="Times New Roman"/>
            <w:color w:val="000000" w:themeColor="text1"/>
            <w:sz w:val="24"/>
            <w:szCs w:val="24"/>
          </w:rPr>
          <w:delText>mortality occurred</w:delText>
        </w:r>
      </w:del>
      <w:del w:id="106" w:author="Majid" w:date="2016-12-13T13:56:00Z">
        <w:r w:rsidRPr="004E0482" w:rsidDel="006D07A4">
          <w:rPr>
            <w:rFonts w:ascii="Times New Roman" w:hAnsi="Times New Roman"/>
            <w:color w:val="000000" w:themeColor="text1"/>
            <w:sz w:val="24"/>
            <w:szCs w:val="24"/>
          </w:rPr>
          <w:delText xml:space="preserve"> with a year using the entire time series, using</w:delText>
        </w:r>
      </w:del>
      <w:ins w:id="107" w:author="Majid" w:date="2016-12-13T13:56:00Z">
        <w:r w:rsidR="006D07A4">
          <w:rPr>
            <w:rFonts w:ascii="Times New Roman" w:hAnsi="Times New Roman"/>
            <w:color w:val="000000" w:themeColor="text1"/>
            <w:sz w:val="24"/>
            <w:szCs w:val="24"/>
          </w:rPr>
          <w:t>For calculating</w:t>
        </w:r>
      </w:ins>
      <w:r w:rsidRPr="004E0482">
        <w:rPr>
          <w:rFonts w:ascii="Times New Roman" w:hAnsi="Times New Roman"/>
          <w:color w:val="000000" w:themeColor="text1"/>
          <w:sz w:val="24"/>
          <w:szCs w:val="24"/>
        </w:rPr>
        <w:t xml:space="preserve"> centre of gravity</w:t>
      </w:r>
      <w:ins w:id="108" w:author="Majid" w:date="2016-12-13T13:56:00Z">
        <w:r w:rsidR="006D07A4">
          <w:rPr>
            <w:rFonts w:ascii="Times New Roman" w:hAnsi="Times New Roman"/>
            <w:color w:val="000000" w:themeColor="text1"/>
            <w:sz w:val="24"/>
            <w:szCs w:val="24"/>
          </w:rPr>
          <w:t>,</w:t>
        </w:r>
      </w:ins>
      <w:r w:rsidRPr="004E0482">
        <w:rPr>
          <w:rFonts w:ascii="Times New Roman" w:hAnsi="Times New Roman"/>
          <w:color w:val="000000" w:themeColor="text1"/>
          <w:sz w:val="24"/>
          <w:szCs w:val="24"/>
        </w:rPr>
        <w:t xml:space="preserve"> </w:t>
      </w:r>
      <w:del w:id="109" w:author="Majid" w:date="2016-12-13T13:56:00Z">
        <w:r w:rsidRPr="004E0482" w:rsidDel="006D07A4">
          <w:rPr>
            <w:rFonts w:ascii="Times New Roman" w:hAnsi="Times New Roman"/>
            <w:color w:val="000000" w:themeColor="text1"/>
            <w:sz w:val="24"/>
            <w:szCs w:val="24"/>
          </w:rPr>
          <w:delText xml:space="preserve">analysis, in which </w:delText>
        </w:r>
      </w:del>
      <w:r w:rsidRPr="004E0482">
        <w:rPr>
          <w:rFonts w:ascii="Times New Roman" w:hAnsi="Times New Roman"/>
          <w:color w:val="000000" w:themeColor="text1"/>
          <w:sz w:val="24"/>
          <w:szCs w:val="24"/>
        </w:rPr>
        <w:t>each month is weighted by its death rate</w:t>
      </w:r>
      <w:del w:id="110" w:author="Majid" w:date="2016-12-13T13:56:00Z">
        <w:r w:rsidR="00963563" w:rsidRPr="004E0482" w:rsidDel="006D07A4">
          <w:rPr>
            <w:rFonts w:ascii="Times New Roman" w:hAnsi="Times New Roman"/>
            <w:color w:val="000000" w:themeColor="text1"/>
            <w:sz w:val="24"/>
            <w:szCs w:val="24"/>
          </w:rPr>
          <w:delText>.</w:delText>
        </w:r>
      </w:del>
      <w:ins w:id="111" w:author="Majid" w:date="2016-12-13T13:56:00Z">
        <w:r w:rsidR="006D07A4">
          <w:rPr>
            <w:rFonts w:ascii="Times New Roman" w:hAnsi="Times New Roman"/>
            <w:color w:val="000000" w:themeColor="text1"/>
            <w:sz w:val="24"/>
            <w:szCs w:val="24"/>
          </w:rPr>
          <w:t>;</w:t>
        </w:r>
      </w:ins>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66C68" w:rsidRPr="004E0482">
        <w:rPr>
          <w:rFonts w:ascii="Times New Roman" w:hAnsi="Times New Roman"/>
          <w:color w:val="000000" w:themeColor="text1"/>
          <w:sz w:val="24"/>
          <w:szCs w:val="24"/>
        </w:rPr>
        <w:instrText xml:space="preserve"> ADDIN EN.CITE </w:instrText>
      </w:r>
      <w:r w:rsidR="00A66C68"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A66C68" w:rsidRPr="004E0482">
        <w:rPr>
          <w:rFonts w:ascii="Times New Roman" w:hAnsi="Times New Roman"/>
          <w:color w:val="000000" w:themeColor="text1"/>
          <w:sz w:val="24"/>
          <w:szCs w:val="24"/>
        </w:rPr>
        <w:instrText xml:space="preserve"> ADDIN EN.CITE.DATA </w:instrText>
      </w:r>
      <w:r w:rsidR="00A66C68" w:rsidRPr="004E0482">
        <w:rPr>
          <w:rFonts w:ascii="Times New Roman" w:hAnsi="Times New Roman"/>
          <w:color w:val="000000" w:themeColor="text1"/>
          <w:sz w:val="24"/>
          <w:szCs w:val="24"/>
        </w:rPr>
      </w:r>
      <w:r w:rsidR="00A66C68"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66C68" w:rsidRPr="004E0482">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ins w:id="112" w:author="Majid" w:date="2016-12-13T13:56:00Z">
        <w:r w:rsidR="006D07A4">
          <w:rPr>
            <w:rFonts w:ascii="Times New Roman" w:hAnsi="Times New Roman"/>
            <w:color w:val="000000" w:themeColor="text1"/>
            <w:sz w:val="24"/>
            <w:szCs w:val="24"/>
          </w:rPr>
          <w:t xml:space="preserve">for </w:t>
        </w:r>
        <w:r w:rsidR="006D07A4" w:rsidRPr="004E0482">
          <w:rPr>
            <w:rFonts w:ascii="Times New Roman" w:hAnsi="Times New Roman"/>
            <w:color w:val="000000" w:themeColor="text1"/>
            <w:sz w:val="24"/>
            <w:szCs w:val="24"/>
          </w:rPr>
          <w:t>negative centre of gravity</w:t>
        </w:r>
        <w:r w:rsidR="006D07A4">
          <w:rPr>
            <w:rFonts w:ascii="Times New Roman" w:hAnsi="Times New Roman"/>
            <w:color w:val="000000" w:themeColor="text1"/>
            <w:sz w:val="24"/>
            <w:szCs w:val="24"/>
          </w:rPr>
          <w:t xml:space="preserve">, each month is weighted by the </w:t>
        </w:r>
        <w:commentRangeStart w:id="113"/>
        <w:r w:rsidR="006D07A4">
          <w:rPr>
            <w:rFonts w:ascii="Times New Roman" w:hAnsi="Times New Roman"/>
            <w:color w:val="000000" w:themeColor="text1"/>
            <w:sz w:val="24"/>
            <w:szCs w:val="24"/>
          </w:rPr>
          <w:t>difference b</w:t>
        </w:r>
      </w:ins>
      <w:ins w:id="114" w:author="Majid" w:date="2016-12-13T13:57:00Z">
        <w:r w:rsidR="00692790">
          <w:rPr>
            <w:rFonts w:ascii="Times New Roman" w:hAnsi="Times New Roman"/>
            <w:color w:val="000000" w:themeColor="text1"/>
            <w:sz w:val="24"/>
            <w:szCs w:val="24"/>
          </w:rPr>
          <w:t xml:space="preserve">etween its death rate and </w:t>
        </w:r>
      </w:ins>
      <w:moveToRangeStart w:id="115" w:author="Majid" w:date="2016-12-13T13:56:00Z" w:name="move469400725"/>
      <w:moveTo w:id="116" w:author="Majid" w:date="2016-12-13T13:56:00Z">
        <w:del w:id="117" w:author="Majid" w:date="2016-12-13T13:57:00Z">
          <w:r w:rsidR="006D07A4" w:rsidRPr="004E0482" w:rsidDel="00692790">
            <w:rPr>
              <w:rFonts w:ascii="Times New Roman" w:hAnsi="Times New Roman"/>
              <w:color w:val="000000" w:themeColor="text1"/>
              <w:sz w:val="24"/>
              <w:szCs w:val="24"/>
            </w:rPr>
            <w:delText xml:space="preserve">We define the negative centre of gravity here as the mean month of minimum mortality within a year. We calculate an alternative death rate by subtracting the death rate within each month from </w:delText>
          </w:r>
        </w:del>
        <w:r w:rsidR="006D07A4" w:rsidRPr="004E0482">
          <w:rPr>
            <w:rFonts w:ascii="Times New Roman" w:hAnsi="Times New Roman"/>
            <w:color w:val="000000" w:themeColor="text1"/>
            <w:sz w:val="24"/>
            <w:szCs w:val="24"/>
          </w:rPr>
          <w:t>the maximum death rate in any month</w:t>
        </w:r>
      </w:moveTo>
      <w:commentRangeEnd w:id="113"/>
      <w:r w:rsidR="00692790">
        <w:rPr>
          <w:rStyle w:val="CommentReference"/>
          <w:rFonts w:asciiTheme="minorHAnsi" w:eastAsiaTheme="minorHAnsi" w:hAnsiTheme="minorHAnsi" w:cstheme="minorBidi"/>
        </w:rPr>
        <w:commentReference w:id="113"/>
      </w:r>
      <w:moveTo w:id="118" w:author="Majid" w:date="2016-12-13T13:56:00Z">
        <w:r w:rsidR="006D07A4" w:rsidRPr="004E0482">
          <w:rPr>
            <w:rFonts w:ascii="Times New Roman" w:hAnsi="Times New Roman"/>
            <w:color w:val="000000" w:themeColor="text1"/>
            <w:sz w:val="24"/>
            <w:szCs w:val="24"/>
          </w:rPr>
          <w:t xml:space="preserve">. </w:t>
        </w:r>
        <w:del w:id="119" w:author="Majid" w:date="2016-12-13T13:57:00Z">
          <w:r w:rsidR="006D07A4" w:rsidRPr="004E0482" w:rsidDel="00692790">
            <w:rPr>
              <w:rFonts w:ascii="Times New Roman" w:hAnsi="Times New Roman"/>
              <w:color w:val="000000" w:themeColor="text1"/>
              <w:sz w:val="24"/>
              <w:szCs w:val="24"/>
            </w:rPr>
            <w:delText>We then use the same process as finding the centre of gravity, but with the alternative death rate.</w:delText>
          </w:r>
        </w:del>
      </w:moveTo>
    </w:p>
    <w:p w14:paraId="2D23CD87" w14:textId="6DDCE54F" w:rsidR="00023B97" w:rsidRPr="004E0482" w:rsidDel="00692790" w:rsidRDefault="006D07A4">
      <w:pPr>
        <w:spacing w:after="0" w:line="480" w:lineRule="auto"/>
        <w:rPr>
          <w:del w:id="120" w:author="Majid" w:date="2016-12-13T14:00:00Z"/>
          <w:rFonts w:ascii="Times New Roman" w:hAnsi="Times New Roman"/>
          <w:color w:val="000000" w:themeColor="text1"/>
          <w:sz w:val="24"/>
          <w:szCs w:val="24"/>
        </w:rPr>
        <w:pPrChange w:id="121" w:author="Majid" w:date="2016-12-13T13:55:00Z">
          <w:pPr>
            <w:spacing w:line="480" w:lineRule="auto"/>
          </w:pPr>
        </w:pPrChange>
      </w:pPr>
      <w:moveToRangeStart w:id="122" w:author="Majid" w:date="2016-12-13T13:55:00Z" w:name="move469400635"/>
      <w:moveToRangeEnd w:id="115"/>
      <w:commentRangeStart w:id="123"/>
      <w:moveTo w:id="124" w:author="Majid" w:date="2016-12-13T13:55:00Z">
        <w:del w:id="125" w:author="Majid" w:date="2016-12-13T14:00:00Z">
          <w:r w:rsidRPr="004E0482" w:rsidDel="00692790">
            <w:rPr>
              <w:rFonts w:ascii="Times New Roman" w:hAnsi="Times New Roman"/>
              <w:color w:val="000000" w:themeColor="text1"/>
              <w:sz w:val="24"/>
              <w:szCs w:val="24"/>
            </w:rPr>
            <w:delText>We also calculated the seasonal excess for the groups throughout the time of study.</w:delText>
          </w:r>
        </w:del>
      </w:moveTo>
      <w:moveToRangeEnd w:id="122"/>
      <w:commentRangeEnd w:id="123"/>
      <w:del w:id="126" w:author="Majid" w:date="2016-12-13T14:00:00Z">
        <w:r w:rsidR="00692790" w:rsidDel="00692790">
          <w:rPr>
            <w:rStyle w:val="CommentReference"/>
            <w:rFonts w:asciiTheme="minorHAnsi" w:eastAsiaTheme="minorHAnsi" w:hAnsiTheme="minorHAnsi" w:cstheme="minorBidi"/>
          </w:rPr>
          <w:commentReference w:id="123"/>
        </w:r>
      </w:del>
    </w:p>
    <w:p w14:paraId="519078FA" w14:textId="77777777" w:rsidR="00023B97" w:rsidRPr="004E0482" w:rsidRDefault="00023B97">
      <w:pPr>
        <w:spacing w:after="0" w:line="480" w:lineRule="auto"/>
        <w:rPr>
          <w:rFonts w:ascii="Times New Roman" w:hAnsi="Times New Roman"/>
          <w:color w:val="000000" w:themeColor="text1"/>
          <w:sz w:val="24"/>
          <w:szCs w:val="24"/>
        </w:rPr>
        <w:pPrChange w:id="127" w:author="Majid" w:date="2016-12-13T13:41:00Z">
          <w:pPr>
            <w:spacing w:line="480" w:lineRule="auto"/>
          </w:pPr>
        </w:pPrChange>
      </w:pPr>
    </w:p>
    <w:p w14:paraId="2E7DECDB" w14:textId="48E9B753" w:rsidR="00023B97" w:rsidRPr="004E0482" w:rsidDel="006D07A4" w:rsidRDefault="00023B97">
      <w:pPr>
        <w:spacing w:after="0" w:line="480" w:lineRule="auto"/>
        <w:rPr>
          <w:rFonts w:ascii="Times New Roman" w:hAnsi="Times New Roman"/>
          <w:color w:val="000000" w:themeColor="text1"/>
          <w:sz w:val="24"/>
          <w:szCs w:val="24"/>
        </w:rPr>
        <w:pPrChange w:id="128" w:author="Majid" w:date="2016-12-13T13:41:00Z">
          <w:pPr>
            <w:spacing w:line="480" w:lineRule="auto"/>
          </w:pPr>
        </w:pPrChange>
      </w:pPr>
      <w:moveFromRangeStart w:id="129" w:author="Majid" w:date="2016-12-13T13:56:00Z" w:name="move469400725"/>
      <w:moveFrom w:id="130" w:author="Majid" w:date="2016-12-13T13:56:00Z">
        <w:r w:rsidRPr="004E0482" w:rsidDel="006D07A4">
          <w:rPr>
            <w:rFonts w:ascii="Times New Roman" w:hAnsi="Times New Roman"/>
            <w:color w:val="000000" w:themeColor="text1"/>
            <w:sz w:val="24"/>
            <w:szCs w:val="24"/>
          </w:rPr>
          <w:t>We define the negative centre of gravity here as the mean month of minimum mortality within a year. We calculate an alternative death rate by subtracting the death rate within each month from the maximum death rate in any month. We then use the same process as finding the centre of gravity, but with the alternative death rate.</w:t>
        </w:r>
      </w:moveFrom>
    </w:p>
    <w:moveFromRangeEnd w:id="129"/>
    <w:p w14:paraId="2FF465D3" w14:textId="77777777" w:rsidR="00023B97" w:rsidRPr="004E0482" w:rsidRDefault="00023B97">
      <w:pPr>
        <w:spacing w:after="0" w:line="480" w:lineRule="auto"/>
        <w:rPr>
          <w:rFonts w:ascii="Times New Roman" w:hAnsi="Times New Roman"/>
          <w:color w:val="000000" w:themeColor="text1"/>
          <w:sz w:val="24"/>
          <w:szCs w:val="24"/>
        </w:rPr>
        <w:pPrChange w:id="131" w:author="Majid" w:date="2016-12-13T13:41:00Z">
          <w:pPr>
            <w:spacing w:line="480" w:lineRule="auto"/>
          </w:pPr>
        </w:pPrChange>
      </w:pPr>
    </w:p>
    <w:p w14:paraId="4DF32871" w14:textId="6FD3BB83" w:rsidR="00023B97" w:rsidRPr="004E0482" w:rsidRDefault="00023B97">
      <w:pPr>
        <w:spacing w:after="0" w:line="480" w:lineRule="auto"/>
        <w:rPr>
          <w:rFonts w:ascii="Times New Roman" w:hAnsi="Times New Roman"/>
          <w:color w:val="000000" w:themeColor="text1"/>
          <w:sz w:val="24"/>
          <w:szCs w:val="24"/>
        </w:rPr>
        <w:pPrChange w:id="132" w:author="Majid" w:date="2016-12-13T13:41:00Z">
          <w:pPr>
            <w:spacing w:line="480" w:lineRule="auto"/>
          </w:pPr>
        </w:pPrChange>
      </w:pPr>
      <w:commentRangeStart w:id="133"/>
      <w:del w:id="134" w:author="Majid" w:date="2016-12-13T14:00:00Z">
        <w:r w:rsidRPr="004E0482" w:rsidDel="00692790">
          <w:rPr>
            <w:rFonts w:ascii="Times New Roman" w:hAnsi="Times New Roman"/>
            <w:color w:val="000000" w:themeColor="text1"/>
            <w:sz w:val="24"/>
            <w:szCs w:val="24"/>
          </w:rPr>
          <w:delText>Due to the cyclical nature of the data</w:delText>
        </w:r>
      </w:del>
      <w:ins w:id="135" w:author="Majid" w:date="2016-12-13T14:00:00Z">
        <w:r w:rsidR="00692790">
          <w:rPr>
            <w:rFonts w:ascii="Times New Roman" w:hAnsi="Times New Roman"/>
            <w:color w:val="000000" w:themeColor="text1"/>
            <w:sz w:val="24"/>
            <w:szCs w:val="24"/>
          </w:rPr>
          <w:t>Because calendar months are cyclical</w:t>
        </w:r>
      </w:ins>
      <w:r w:rsidRPr="004E0482">
        <w:rPr>
          <w:rFonts w:ascii="Times New Roman" w:hAnsi="Times New Roman"/>
          <w:color w:val="000000" w:themeColor="text1"/>
          <w:sz w:val="24"/>
          <w:szCs w:val="24"/>
        </w:rPr>
        <w:t xml:space="preserve">, with December neighbouring January, </w:t>
      </w:r>
      <w:commentRangeStart w:id="136"/>
      <w:r w:rsidRPr="004E0482">
        <w:rPr>
          <w:rFonts w:ascii="Times New Roman" w:hAnsi="Times New Roman"/>
          <w:color w:val="000000" w:themeColor="text1"/>
          <w:sz w:val="24"/>
          <w:szCs w:val="24"/>
        </w:rPr>
        <w:t>circular statistics was used to compute both the centre of gravity and the negative centre of gravity for each age-sex group</w:t>
      </w:r>
      <w:commentRangeEnd w:id="133"/>
      <w:r w:rsidR="008263C0">
        <w:rPr>
          <w:rStyle w:val="CommentReference"/>
          <w:rFonts w:asciiTheme="minorHAnsi" w:eastAsiaTheme="minorHAnsi" w:hAnsiTheme="minorHAnsi" w:cstheme="minorBidi"/>
        </w:rPr>
        <w:commentReference w:id="133"/>
      </w:r>
      <w:r w:rsidRPr="004E0482">
        <w:rPr>
          <w:rFonts w:ascii="Times New Roman" w:hAnsi="Times New Roman"/>
          <w:color w:val="000000" w:themeColor="text1"/>
          <w:sz w:val="24"/>
          <w:szCs w:val="24"/>
        </w:rPr>
        <w:t xml:space="preserve">. </w:t>
      </w:r>
      <w:commentRangeEnd w:id="136"/>
      <w:r w:rsidR="00692790">
        <w:rPr>
          <w:rStyle w:val="CommentReference"/>
          <w:rFonts w:asciiTheme="minorHAnsi" w:eastAsiaTheme="minorHAnsi" w:hAnsiTheme="minorHAnsi" w:cstheme="minorBidi"/>
        </w:rPr>
        <w:commentReference w:id="136"/>
      </w:r>
      <w:r w:rsidRPr="004E0482">
        <w:rPr>
          <w:rFonts w:ascii="Times New Roman" w:hAnsi="Times New Roman"/>
          <w:color w:val="000000" w:themeColor="text1"/>
          <w:sz w:val="24"/>
          <w:szCs w:val="24"/>
        </w:rPr>
        <w:t>Along with each circular mean, a 95% confidence interval (CI) was calculated by using 1000 bootstrap samples. The R package CircStats was used for this purpose.</w:t>
      </w:r>
    </w:p>
    <w:p w14:paraId="04635A43" w14:textId="77777777" w:rsidR="00023B97" w:rsidRPr="004E0482" w:rsidRDefault="00023B97">
      <w:pPr>
        <w:spacing w:after="0" w:line="480" w:lineRule="auto"/>
        <w:rPr>
          <w:rFonts w:ascii="Times New Roman" w:hAnsi="Times New Roman"/>
          <w:i/>
          <w:color w:val="000000" w:themeColor="text1"/>
          <w:sz w:val="24"/>
          <w:szCs w:val="24"/>
        </w:rPr>
        <w:pPrChange w:id="138" w:author="Majid" w:date="2016-12-13T13:41:00Z">
          <w:pPr>
            <w:spacing w:line="480" w:lineRule="auto"/>
          </w:pPr>
        </w:pPrChange>
      </w:pPr>
    </w:p>
    <w:p w14:paraId="728A5C55" w14:textId="49993BF9" w:rsidR="00023B97" w:rsidRPr="004E0482" w:rsidRDefault="00023B97">
      <w:pPr>
        <w:spacing w:after="0" w:line="480" w:lineRule="auto"/>
        <w:rPr>
          <w:rFonts w:ascii="Times New Roman" w:hAnsi="Times New Roman"/>
          <w:color w:val="000000" w:themeColor="text1"/>
          <w:sz w:val="24"/>
          <w:szCs w:val="24"/>
        </w:rPr>
        <w:pPrChange w:id="139" w:author="Majid" w:date="2016-12-13T13:41:00Z">
          <w:pPr>
            <w:spacing w:line="480" w:lineRule="auto"/>
          </w:pPr>
        </w:pPrChange>
      </w:pPr>
      <w:r w:rsidRPr="004E0482">
        <w:rPr>
          <w:rFonts w:ascii="Times New Roman" w:hAnsi="Times New Roman"/>
          <w:color w:val="000000" w:themeColor="text1"/>
          <w:sz w:val="24"/>
          <w:szCs w:val="24"/>
        </w:rPr>
        <w:t xml:space="preserve">We calculated proportional (percentage) excess death rate in the maximum and minimum mortality months for </w:t>
      </w:r>
      <w:commentRangeStart w:id="140"/>
      <w:r w:rsidRPr="004E0482">
        <w:rPr>
          <w:rFonts w:ascii="Times New Roman" w:hAnsi="Times New Roman"/>
          <w:color w:val="000000" w:themeColor="text1"/>
          <w:sz w:val="24"/>
          <w:szCs w:val="24"/>
        </w:rPr>
        <w:t>each analysis</w:t>
      </w:r>
      <w:commentRangeEnd w:id="140"/>
      <w:r w:rsidR="00692790">
        <w:rPr>
          <w:rStyle w:val="CommentReference"/>
          <w:rFonts w:asciiTheme="minorHAnsi" w:eastAsiaTheme="minorHAnsi" w:hAnsiTheme="minorHAnsi" w:cstheme="minorBidi"/>
        </w:rPr>
        <w:commentReference w:id="140"/>
      </w:r>
      <w:r w:rsidRPr="004E0482">
        <w:rPr>
          <w:rFonts w:ascii="Times New Roman" w:hAnsi="Times New Roman"/>
          <w:color w:val="000000" w:themeColor="text1"/>
          <w:sz w:val="24"/>
          <w:szCs w:val="24"/>
        </w:rPr>
        <w:t>. We fitted a linear regression to this seasonal excess mortality for each age and sex group,</w:t>
      </w:r>
      <w:r w:rsidR="0032104A" w:rsidRPr="004E0482">
        <w:rPr>
          <w:rFonts w:ascii="Times New Roman" w:hAnsi="Times New Roman"/>
          <w:color w:val="000000" w:themeColor="text1"/>
          <w:sz w:val="24"/>
          <w:szCs w:val="24"/>
        </w:rPr>
        <w:t xml:space="preserve"> inversely weighted by the standard error on the seasonal excess,</w:t>
      </w:r>
      <w:r w:rsidRPr="004E0482">
        <w:rPr>
          <w:rFonts w:ascii="Times New Roman" w:hAnsi="Times New Roman"/>
          <w:color w:val="000000" w:themeColor="text1"/>
          <w:sz w:val="24"/>
          <w:szCs w:val="24"/>
        </w:rPr>
        <w:t xml:space="preserve">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573BE322" w:rsidR="00DC7CAF" w:rsidRDefault="00DC7CAF">
      <w:pPr>
        <w:spacing w:after="0" w:line="240" w:lineRule="auto"/>
        <w:rPr>
          <w:ins w:id="141" w:author="Majid" w:date="2016-12-13T13:41:00Z"/>
          <w:rFonts w:ascii="Times New Roman" w:hAnsi="Times New Roman"/>
          <w:color w:val="000000" w:themeColor="text1"/>
          <w:sz w:val="24"/>
          <w:szCs w:val="24"/>
        </w:rPr>
      </w:pPr>
      <w:ins w:id="142" w:author="Majid" w:date="2016-12-13T13:41:00Z">
        <w:r>
          <w:rPr>
            <w:rFonts w:ascii="Times New Roman" w:hAnsi="Times New Roman"/>
            <w:color w:val="000000" w:themeColor="text1"/>
            <w:sz w:val="24"/>
            <w:szCs w:val="24"/>
          </w:rPr>
          <w:br w:type="page"/>
        </w:r>
      </w:ins>
    </w:p>
    <w:p w14:paraId="2F85801F" w14:textId="2F90E6E6" w:rsidR="00803355" w:rsidRPr="004E0482" w:rsidDel="00DC7CAF" w:rsidRDefault="00803355">
      <w:pPr>
        <w:spacing w:after="0" w:line="480" w:lineRule="auto"/>
        <w:rPr>
          <w:del w:id="143" w:author="Majid" w:date="2016-12-13T13:41:00Z"/>
          <w:rFonts w:ascii="Times New Roman" w:hAnsi="Times New Roman"/>
          <w:color w:val="000000" w:themeColor="text1"/>
          <w:sz w:val="24"/>
          <w:szCs w:val="24"/>
        </w:rPr>
        <w:pPrChange w:id="144" w:author="Majid" w:date="2016-12-13T13:41:00Z">
          <w:pPr>
            <w:spacing w:line="480" w:lineRule="auto"/>
          </w:pPr>
        </w:pPrChange>
      </w:pP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References</w:t>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2013CD04" w14:textId="77777777" w:rsidR="00A66C68" w:rsidRPr="004E0482" w:rsidRDefault="002C5FB9" w:rsidP="00A66C68">
      <w:pPr>
        <w:pStyle w:val="EndNoteBibliography"/>
        <w:spacing w:after="0"/>
        <w:ind w:left="720" w:hanging="720"/>
        <w:rPr>
          <w:noProof/>
          <w:color w:val="000000" w:themeColor="text1"/>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A66C68" w:rsidRPr="004E0482">
        <w:rPr>
          <w:noProof/>
          <w:color w:val="000000" w:themeColor="text1"/>
        </w:rPr>
        <w:t>1</w:t>
      </w:r>
      <w:r w:rsidR="00A66C68" w:rsidRPr="004E0482">
        <w:rPr>
          <w:noProof/>
          <w:color w:val="000000" w:themeColor="text1"/>
        </w:rPr>
        <w:tab/>
        <w:t>Wilkinson, P.</w:t>
      </w:r>
      <w:r w:rsidR="00A66C68" w:rsidRPr="004E0482">
        <w:rPr>
          <w:i/>
          <w:noProof/>
          <w:color w:val="000000" w:themeColor="text1"/>
        </w:rPr>
        <w:t xml:space="preserve"> et al.</w:t>
      </w:r>
      <w:r w:rsidR="00A66C68" w:rsidRPr="004E0482">
        <w:rPr>
          <w:noProof/>
          <w:color w:val="000000" w:themeColor="text1"/>
        </w:rPr>
        <w:t xml:space="preserve"> Vulnerability to winter mortality in elderly people in Britain: population based study. </w:t>
      </w:r>
      <w:r w:rsidR="00A66C68" w:rsidRPr="004E0482">
        <w:rPr>
          <w:i/>
          <w:noProof/>
          <w:color w:val="000000" w:themeColor="text1"/>
        </w:rPr>
        <w:t>BMJ</w:t>
      </w:r>
      <w:r w:rsidR="00A66C68" w:rsidRPr="004E0482">
        <w:rPr>
          <w:noProof/>
          <w:color w:val="000000" w:themeColor="text1"/>
        </w:rPr>
        <w:t xml:space="preserve"> </w:t>
      </w:r>
      <w:r w:rsidR="00A66C68" w:rsidRPr="004E0482">
        <w:rPr>
          <w:b/>
          <w:noProof/>
          <w:color w:val="000000" w:themeColor="text1"/>
        </w:rPr>
        <w:t>329</w:t>
      </w:r>
      <w:r w:rsidR="00A66C68" w:rsidRPr="004E0482">
        <w:rPr>
          <w:noProof/>
          <w:color w:val="000000" w:themeColor="text1"/>
        </w:rPr>
        <w:t>, 647, doi:10.1136/bmj.38167.589907.55 (2004).</w:t>
      </w:r>
    </w:p>
    <w:p w14:paraId="7854E04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w:t>
      </w:r>
      <w:r w:rsidRPr="004E0482">
        <w:rPr>
          <w:noProof/>
          <w:color w:val="000000" w:themeColor="text1"/>
        </w:rPr>
        <w:tab/>
        <w:t xml:space="preserve">Healy, J. D. Excess winter mortality in Europe: a cross country analysis identifying key risk factors. </w:t>
      </w:r>
      <w:r w:rsidRPr="004E0482">
        <w:rPr>
          <w:i/>
          <w:noProof/>
          <w:color w:val="000000" w:themeColor="text1"/>
        </w:rPr>
        <w:t>Journal of Epidemiology and Community Health</w:t>
      </w:r>
      <w:r w:rsidRPr="004E0482">
        <w:rPr>
          <w:noProof/>
          <w:color w:val="000000" w:themeColor="text1"/>
        </w:rPr>
        <w:t xml:space="preserve"> </w:t>
      </w:r>
      <w:r w:rsidRPr="004E0482">
        <w:rPr>
          <w:b/>
          <w:noProof/>
          <w:color w:val="000000" w:themeColor="text1"/>
        </w:rPr>
        <w:t>57</w:t>
      </w:r>
      <w:r w:rsidRPr="004E0482">
        <w:rPr>
          <w:noProof/>
          <w:color w:val="000000" w:themeColor="text1"/>
        </w:rPr>
        <w:t>, 784-789, doi:10.1136/jech.57.10.784 (2003).</w:t>
      </w:r>
    </w:p>
    <w:p w14:paraId="2AF8E0F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3</w:t>
      </w:r>
      <w:r w:rsidRPr="004E0482">
        <w:rPr>
          <w:noProof/>
          <w:color w:val="000000" w:themeColor="text1"/>
        </w:rPr>
        <w:tab/>
        <w:t xml:space="preserve">Rau, R. &amp; Doblhammer, G. Seasonal mortality in Denmark: the role of sex and age. </w:t>
      </w:r>
      <w:r w:rsidRPr="004E0482">
        <w:rPr>
          <w:i/>
          <w:noProof/>
          <w:color w:val="000000" w:themeColor="text1"/>
        </w:rPr>
        <w:t>Demographic Research</w:t>
      </w:r>
      <w:r w:rsidRPr="004E0482">
        <w:rPr>
          <w:noProof/>
          <w:color w:val="000000" w:themeColor="text1"/>
        </w:rPr>
        <w:t xml:space="preserve"> </w:t>
      </w:r>
      <w:r w:rsidRPr="004E0482">
        <w:rPr>
          <w:b/>
          <w:noProof/>
          <w:color w:val="000000" w:themeColor="text1"/>
        </w:rPr>
        <w:t>9</w:t>
      </w:r>
      <w:r w:rsidRPr="004E0482">
        <w:rPr>
          <w:noProof/>
          <w:color w:val="000000" w:themeColor="text1"/>
        </w:rPr>
        <w:t>, 197-222 (2003).</w:t>
      </w:r>
    </w:p>
    <w:p w14:paraId="4234714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4</w:t>
      </w:r>
      <w:r w:rsidRPr="004E0482">
        <w:rPr>
          <w:noProof/>
          <w:color w:val="000000" w:themeColor="text1"/>
        </w:rPr>
        <w:tab/>
        <w:t xml:space="preserve">Gemmell, I., McLoone, P., Boddy, F. A., Dickinson, G. J. &amp; Watt, G. C. M. Seasonal variation in mortality in Scotland. </w:t>
      </w:r>
      <w:r w:rsidRPr="004E0482">
        <w:rPr>
          <w:i/>
          <w:noProof/>
          <w:color w:val="000000" w:themeColor="text1"/>
        </w:rPr>
        <w:t>International Journal of Epidemiology</w:t>
      </w:r>
      <w:r w:rsidRPr="004E0482">
        <w:rPr>
          <w:noProof/>
          <w:color w:val="000000" w:themeColor="text1"/>
        </w:rPr>
        <w:t xml:space="preserve"> </w:t>
      </w:r>
      <w:r w:rsidRPr="004E0482">
        <w:rPr>
          <w:b/>
          <w:noProof/>
          <w:color w:val="000000" w:themeColor="text1"/>
        </w:rPr>
        <w:t>29</w:t>
      </w:r>
      <w:r w:rsidRPr="004E0482">
        <w:rPr>
          <w:noProof/>
          <w:color w:val="000000" w:themeColor="text1"/>
        </w:rPr>
        <w:t>, 274-279, doi:10.1093/ije/29.2.274 (2000).</w:t>
      </w:r>
    </w:p>
    <w:p w14:paraId="667248A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5</w:t>
      </w:r>
      <w:r w:rsidRPr="004E0482">
        <w:rPr>
          <w:noProof/>
          <w:color w:val="000000" w:themeColor="text1"/>
        </w:rPr>
        <w:tab/>
        <w:t xml:space="preserve">Davis, R. E., Knappenberger, P. C., Michaels, P. J. &amp; Novicoff, W. M. Seasonality of climate-human mortality relationships in US cities and impacts of climate change. </w:t>
      </w:r>
      <w:r w:rsidRPr="004E0482">
        <w:rPr>
          <w:i/>
          <w:noProof/>
          <w:color w:val="000000" w:themeColor="text1"/>
        </w:rPr>
        <w:t>Climate Research</w:t>
      </w:r>
      <w:r w:rsidRPr="004E0482">
        <w:rPr>
          <w:noProof/>
          <w:color w:val="000000" w:themeColor="text1"/>
        </w:rPr>
        <w:t xml:space="preserve"> </w:t>
      </w:r>
      <w:r w:rsidRPr="004E0482">
        <w:rPr>
          <w:b/>
          <w:noProof/>
          <w:color w:val="000000" w:themeColor="text1"/>
        </w:rPr>
        <w:t>26</w:t>
      </w:r>
      <w:r w:rsidRPr="004E0482">
        <w:rPr>
          <w:noProof/>
          <w:color w:val="000000" w:themeColor="text1"/>
        </w:rPr>
        <w:t>, 61-76 (2004).</w:t>
      </w:r>
    </w:p>
    <w:p w14:paraId="572889B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6</w:t>
      </w:r>
      <w:r w:rsidRPr="004E0482">
        <w:rPr>
          <w:noProof/>
          <w:color w:val="000000" w:themeColor="text1"/>
        </w:rPr>
        <w:tab/>
        <w:t xml:space="preserve">Barreca, A., Clay, K., Deschenes, O., Greenstone, M. &amp; Shapiro, J. S. Adapting to Climate Change: The Remarkable Decline in the US Temperature-Mortality Relationship over the Twentieth Century. </w:t>
      </w:r>
      <w:r w:rsidRPr="004E0482">
        <w:rPr>
          <w:i/>
          <w:noProof/>
          <w:color w:val="000000" w:themeColor="text1"/>
        </w:rPr>
        <w:t>Journal of Political Economy</w:t>
      </w:r>
      <w:r w:rsidRPr="004E0482">
        <w:rPr>
          <w:noProof/>
          <w:color w:val="000000" w:themeColor="text1"/>
        </w:rPr>
        <w:t xml:space="preserve"> </w:t>
      </w:r>
      <w:r w:rsidRPr="004E0482">
        <w:rPr>
          <w:b/>
          <w:noProof/>
          <w:color w:val="000000" w:themeColor="text1"/>
        </w:rPr>
        <w:t>124</w:t>
      </w:r>
      <w:r w:rsidRPr="004E0482">
        <w:rPr>
          <w:noProof/>
          <w:color w:val="000000" w:themeColor="text1"/>
        </w:rPr>
        <w:t>, 105-159, doi:doi:10.1086/684582 (2016).</w:t>
      </w:r>
    </w:p>
    <w:p w14:paraId="4F1D7CD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7</w:t>
      </w:r>
      <w:r w:rsidRPr="004E0482">
        <w:rPr>
          <w:noProof/>
          <w:color w:val="000000" w:themeColor="text1"/>
        </w:rPr>
        <w:tab/>
        <w:t xml:space="preserve">Rosenwaike, I. Seasonal variation of deaths in the United States, 1951–1960. </w:t>
      </w:r>
      <w:r w:rsidRPr="004E0482">
        <w:rPr>
          <w:i/>
          <w:noProof/>
          <w:color w:val="000000" w:themeColor="text1"/>
        </w:rPr>
        <w:t>Journal of the American Statistical Association</w:t>
      </w:r>
      <w:r w:rsidRPr="004E0482">
        <w:rPr>
          <w:noProof/>
          <w:color w:val="000000" w:themeColor="text1"/>
        </w:rPr>
        <w:t xml:space="preserve"> </w:t>
      </w:r>
      <w:r w:rsidRPr="004E0482">
        <w:rPr>
          <w:b/>
          <w:noProof/>
          <w:color w:val="000000" w:themeColor="text1"/>
        </w:rPr>
        <w:t>61</w:t>
      </w:r>
      <w:r w:rsidRPr="004E0482">
        <w:rPr>
          <w:noProof/>
          <w:color w:val="000000" w:themeColor="text1"/>
        </w:rPr>
        <w:t>, 706-719 (1966).</w:t>
      </w:r>
    </w:p>
    <w:p w14:paraId="1474BFCF"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8</w:t>
      </w:r>
      <w:r w:rsidRPr="004E0482">
        <w:rPr>
          <w:noProof/>
          <w:color w:val="000000" w:themeColor="text1"/>
        </w:rPr>
        <w:tab/>
        <w:t xml:space="preserve">Rogot, E., Fabsitz, R. &amp; Feinleib, M. Daily variation in USA mortality. </w:t>
      </w:r>
      <w:r w:rsidRPr="004E0482">
        <w:rPr>
          <w:i/>
          <w:noProof/>
          <w:color w:val="000000" w:themeColor="text1"/>
        </w:rPr>
        <w:t>American journal of epidemiology</w:t>
      </w:r>
      <w:r w:rsidRPr="004E0482">
        <w:rPr>
          <w:noProof/>
          <w:color w:val="000000" w:themeColor="text1"/>
        </w:rPr>
        <w:t xml:space="preserve"> </w:t>
      </w:r>
      <w:r w:rsidRPr="004E0482">
        <w:rPr>
          <w:b/>
          <w:noProof/>
          <w:color w:val="000000" w:themeColor="text1"/>
        </w:rPr>
        <w:t>103</w:t>
      </w:r>
      <w:r w:rsidRPr="004E0482">
        <w:rPr>
          <w:noProof/>
          <w:color w:val="000000" w:themeColor="text1"/>
        </w:rPr>
        <w:t>, 198-211 (1976).</w:t>
      </w:r>
    </w:p>
    <w:p w14:paraId="307C591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9</w:t>
      </w:r>
      <w:r w:rsidRPr="004E0482">
        <w:rPr>
          <w:noProof/>
          <w:color w:val="000000" w:themeColor="text1"/>
        </w:rPr>
        <w:tab/>
        <w:t xml:space="preserve">Mackenbach, J., Kunst, A. &amp; Looman, C. Seasonal variation in mortality in The Netherlands. </w:t>
      </w:r>
      <w:r w:rsidRPr="004E0482">
        <w:rPr>
          <w:i/>
          <w:noProof/>
          <w:color w:val="000000" w:themeColor="text1"/>
        </w:rPr>
        <w:t>Journal of Epidemiology and Community Health</w:t>
      </w:r>
      <w:r w:rsidRPr="004E0482">
        <w:rPr>
          <w:noProof/>
          <w:color w:val="000000" w:themeColor="text1"/>
        </w:rPr>
        <w:t xml:space="preserve"> </w:t>
      </w:r>
      <w:r w:rsidRPr="004E0482">
        <w:rPr>
          <w:b/>
          <w:noProof/>
          <w:color w:val="000000" w:themeColor="text1"/>
        </w:rPr>
        <w:t>46</w:t>
      </w:r>
      <w:r w:rsidRPr="004E0482">
        <w:rPr>
          <w:noProof/>
          <w:color w:val="000000" w:themeColor="text1"/>
        </w:rPr>
        <w:t>, 261-265 (1992).</w:t>
      </w:r>
    </w:p>
    <w:p w14:paraId="3EEA13F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10</w:t>
      </w:r>
      <w:r w:rsidRPr="004E0482">
        <w:rPr>
          <w:noProof/>
          <w:color w:val="000000" w:themeColor="text1"/>
        </w:rPr>
        <w:tab/>
        <w:t xml:space="preserve">Green, M. S., Harari, G. &amp; Kristal-Boneh, E. Excess winter mortality from ischaemic heart disease and stroke during colder and warmer years in Israel. </w:t>
      </w:r>
      <w:r w:rsidRPr="004E0482">
        <w:rPr>
          <w:i/>
          <w:noProof/>
          <w:color w:val="000000" w:themeColor="text1"/>
        </w:rPr>
        <w:t>The European Journal of Public Health</w:t>
      </w:r>
      <w:r w:rsidRPr="004E0482">
        <w:rPr>
          <w:noProof/>
          <w:color w:val="000000" w:themeColor="text1"/>
        </w:rPr>
        <w:t xml:space="preserve"> </w:t>
      </w:r>
      <w:r w:rsidRPr="004E0482">
        <w:rPr>
          <w:b/>
          <w:noProof/>
          <w:color w:val="000000" w:themeColor="text1"/>
        </w:rPr>
        <w:t>4</w:t>
      </w:r>
      <w:r w:rsidRPr="004E0482">
        <w:rPr>
          <w:noProof/>
          <w:color w:val="000000" w:themeColor="text1"/>
        </w:rPr>
        <w:t>, 3-11 (1994).</w:t>
      </w:r>
    </w:p>
    <w:p w14:paraId="38D1BCF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11</w:t>
      </w:r>
      <w:r w:rsidRPr="004E0482">
        <w:rPr>
          <w:noProof/>
          <w:color w:val="000000" w:themeColor="text1"/>
        </w:rPr>
        <w:tab/>
        <w:t xml:space="preserve">LAAKE, K. &amp; SVERRE, J. M. Winter excess mortality: a comparison between Norway and England plus Wales. </w:t>
      </w:r>
      <w:r w:rsidRPr="004E0482">
        <w:rPr>
          <w:i/>
          <w:noProof/>
          <w:color w:val="000000" w:themeColor="text1"/>
        </w:rPr>
        <w:t>Age and ageing</w:t>
      </w:r>
      <w:r w:rsidRPr="004E0482">
        <w:rPr>
          <w:noProof/>
          <w:color w:val="000000" w:themeColor="text1"/>
        </w:rPr>
        <w:t xml:space="preserve"> </w:t>
      </w:r>
      <w:r w:rsidRPr="004E0482">
        <w:rPr>
          <w:b/>
          <w:noProof/>
          <w:color w:val="000000" w:themeColor="text1"/>
        </w:rPr>
        <w:t>25</w:t>
      </w:r>
      <w:r w:rsidRPr="004E0482">
        <w:rPr>
          <w:noProof/>
          <w:color w:val="000000" w:themeColor="text1"/>
        </w:rPr>
        <w:t>, 343-348 (1996).</w:t>
      </w:r>
    </w:p>
    <w:p w14:paraId="0805F520"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12</w:t>
      </w:r>
      <w:r w:rsidRPr="004E0482">
        <w:rPr>
          <w:noProof/>
          <w:color w:val="000000" w:themeColor="text1"/>
        </w:rPr>
        <w:tab/>
        <w:t xml:space="preserve">Trudeau, R. Monthly and daily patterns of death. </w:t>
      </w:r>
      <w:r w:rsidRPr="004E0482">
        <w:rPr>
          <w:i/>
          <w:noProof/>
          <w:color w:val="000000" w:themeColor="text1"/>
        </w:rPr>
        <w:t>HEALTH REPORTS-STATISTICS CANADA</w:t>
      </w:r>
      <w:r w:rsidRPr="004E0482">
        <w:rPr>
          <w:noProof/>
          <w:color w:val="000000" w:themeColor="text1"/>
        </w:rPr>
        <w:t xml:space="preserve"> </w:t>
      </w:r>
      <w:r w:rsidRPr="004E0482">
        <w:rPr>
          <w:b/>
          <w:noProof/>
          <w:color w:val="000000" w:themeColor="text1"/>
        </w:rPr>
        <w:t>9</w:t>
      </w:r>
      <w:r w:rsidRPr="004E0482">
        <w:rPr>
          <w:noProof/>
          <w:color w:val="000000" w:themeColor="text1"/>
        </w:rPr>
        <w:t>, 43-52 (1997).</w:t>
      </w:r>
    </w:p>
    <w:p w14:paraId="0572A70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13</w:t>
      </w:r>
      <w:r w:rsidRPr="004E0482">
        <w:rPr>
          <w:noProof/>
          <w:color w:val="000000" w:themeColor="text1"/>
        </w:rPr>
        <w:tab/>
        <w:t xml:space="preserve">Seto, T. B., Mittleman, M. A., Davis, R. B., Taira, D. A. &amp; Kawachi, I. Seasonal variation in coronary artery disease mortality in Hawaii: observational study. </w:t>
      </w:r>
      <w:r w:rsidRPr="004E0482">
        <w:rPr>
          <w:i/>
          <w:noProof/>
          <w:color w:val="000000" w:themeColor="text1"/>
        </w:rPr>
        <w:t>Bmj</w:t>
      </w:r>
      <w:r w:rsidRPr="004E0482">
        <w:rPr>
          <w:noProof/>
          <w:color w:val="000000" w:themeColor="text1"/>
        </w:rPr>
        <w:t xml:space="preserve"> </w:t>
      </w:r>
      <w:r w:rsidRPr="004E0482">
        <w:rPr>
          <w:b/>
          <w:noProof/>
          <w:color w:val="000000" w:themeColor="text1"/>
        </w:rPr>
        <w:t>316</w:t>
      </w:r>
      <w:r w:rsidRPr="004E0482">
        <w:rPr>
          <w:noProof/>
          <w:color w:val="000000" w:themeColor="text1"/>
        </w:rPr>
        <w:t>, 1946-1947 (1998).</w:t>
      </w:r>
    </w:p>
    <w:p w14:paraId="4828DF8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14</w:t>
      </w:r>
      <w:r w:rsidRPr="004E0482">
        <w:rPr>
          <w:noProof/>
          <w:color w:val="000000" w:themeColor="text1"/>
        </w:rPr>
        <w:tab/>
        <w:t xml:space="preserve">Davis, R. E., Knappenberger, P. C., Novicoff, W. M. &amp; Michaels, P. J. Decadal changes in heat-related human mortality in the eastern United States. </w:t>
      </w:r>
      <w:r w:rsidRPr="004E0482">
        <w:rPr>
          <w:i/>
          <w:noProof/>
          <w:color w:val="000000" w:themeColor="text1"/>
        </w:rPr>
        <w:t>Climate Research</w:t>
      </w:r>
      <w:r w:rsidRPr="004E0482">
        <w:rPr>
          <w:noProof/>
          <w:color w:val="000000" w:themeColor="text1"/>
        </w:rPr>
        <w:t xml:space="preserve"> </w:t>
      </w:r>
      <w:r w:rsidRPr="004E0482">
        <w:rPr>
          <w:b/>
          <w:noProof/>
          <w:color w:val="000000" w:themeColor="text1"/>
        </w:rPr>
        <w:t>22</w:t>
      </w:r>
      <w:r w:rsidRPr="004E0482">
        <w:rPr>
          <w:noProof/>
          <w:color w:val="000000" w:themeColor="text1"/>
        </w:rPr>
        <w:t>, 175-184 (2002).</w:t>
      </w:r>
    </w:p>
    <w:p w14:paraId="246F65A6"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15</w:t>
      </w:r>
      <w:r w:rsidRPr="004E0482">
        <w:rPr>
          <w:noProof/>
          <w:color w:val="000000" w:themeColor="text1"/>
        </w:rPr>
        <w:tab/>
        <w:t xml:space="preserve">Feinstein, C. A. Seasonality of deaths in the US by age and cause. </w:t>
      </w:r>
      <w:r w:rsidRPr="004E0482">
        <w:rPr>
          <w:i/>
          <w:noProof/>
          <w:color w:val="000000" w:themeColor="text1"/>
        </w:rPr>
        <w:t>Demographic Research</w:t>
      </w:r>
      <w:r w:rsidRPr="004E0482">
        <w:rPr>
          <w:noProof/>
          <w:color w:val="000000" w:themeColor="text1"/>
        </w:rPr>
        <w:t xml:space="preserve"> </w:t>
      </w:r>
      <w:r w:rsidRPr="004E0482">
        <w:rPr>
          <w:b/>
          <w:noProof/>
          <w:color w:val="000000" w:themeColor="text1"/>
        </w:rPr>
        <w:t>6</w:t>
      </w:r>
      <w:r w:rsidRPr="004E0482">
        <w:rPr>
          <w:noProof/>
          <w:color w:val="000000" w:themeColor="text1"/>
        </w:rPr>
        <w:t>, 469-486 (2002).</w:t>
      </w:r>
    </w:p>
    <w:p w14:paraId="6E4A086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16</w:t>
      </w:r>
      <w:r w:rsidRPr="004E0482">
        <w:rPr>
          <w:noProof/>
          <w:color w:val="000000" w:themeColor="text1"/>
        </w:rPr>
        <w:tab/>
        <w:t>Nakaji, S.</w:t>
      </w:r>
      <w:r w:rsidRPr="004E0482">
        <w:rPr>
          <w:i/>
          <w:noProof/>
          <w:color w:val="000000" w:themeColor="text1"/>
        </w:rPr>
        <w:t xml:space="preserve"> et al.</w:t>
      </w:r>
      <w:r w:rsidRPr="004E0482">
        <w:rPr>
          <w:noProof/>
          <w:color w:val="000000" w:themeColor="text1"/>
        </w:rPr>
        <w:t xml:space="preserve"> Seasonal changes in mortality rates from main causes of death in Japan. </w:t>
      </w:r>
      <w:r w:rsidRPr="004E0482">
        <w:rPr>
          <w:i/>
          <w:noProof/>
          <w:color w:val="000000" w:themeColor="text1"/>
        </w:rPr>
        <w:t>European journal of epidemiology</w:t>
      </w:r>
      <w:r w:rsidRPr="004E0482">
        <w:rPr>
          <w:noProof/>
          <w:color w:val="000000" w:themeColor="text1"/>
        </w:rPr>
        <w:t xml:space="preserve"> </w:t>
      </w:r>
      <w:r w:rsidRPr="004E0482">
        <w:rPr>
          <w:b/>
          <w:noProof/>
          <w:color w:val="000000" w:themeColor="text1"/>
        </w:rPr>
        <w:t>19</w:t>
      </w:r>
      <w:r w:rsidRPr="004E0482">
        <w:rPr>
          <w:noProof/>
          <w:color w:val="000000" w:themeColor="text1"/>
        </w:rPr>
        <w:t>, 905-913 (2004).</w:t>
      </w:r>
    </w:p>
    <w:p w14:paraId="0FB57AF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17</w:t>
      </w:r>
      <w:r w:rsidRPr="004E0482">
        <w:rPr>
          <w:noProof/>
          <w:color w:val="000000" w:themeColor="text1"/>
        </w:rPr>
        <w:tab/>
        <w:t xml:space="preserve">Brown, G., Fearn, V. &amp; Wells, C. Exploratory analysis of seasonal mortality in England and Wales, 1998 to 2007. </w:t>
      </w:r>
      <w:r w:rsidRPr="004E0482">
        <w:rPr>
          <w:i/>
          <w:noProof/>
          <w:color w:val="000000" w:themeColor="text1"/>
        </w:rPr>
        <w:t>Health Statistics Quarterly</w:t>
      </w:r>
      <w:r w:rsidRPr="004E0482">
        <w:rPr>
          <w:noProof/>
          <w:color w:val="000000" w:themeColor="text1"/>
        </w:rPr>
        <w:t>, 58 (2010).</w:t>
      </w:r>
    </w:p>
    <w:p w14:paraId="3A0A00CC"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18</w:t>
      </w:r>
      <w:r w:rsidRPr="004E0482">
        <w:rPr>
          <w:noProof/>
          <w:color w:val="000000" w:themeColor="text1"/>
        </w:rPr>
        <w:tab/>
        <w:t xml:space="preserve">Kalkstein, A. J. Regional similarities in seasonal mortality across the United States: an examination of 28 metropolitan statistical areas. </w:t>
      </w:r>
      <w:r w:rsidRPr="004E0482">
        <w:rPr>
          <w:i/>
          <w:noProof/>
          <w:color w:val="000000" w:themeColor="text1"/>
        </w:rPr>
        <w:t>PloS one</w:t>
      </w:r>
      <w:r w:rsidRPr="004E0482">
        <w:rPr>
          <w:noProof/>
          <w:color w:val="000000" w:themeColor="text1"/>
        </w:rPr>
        <w:t xml:space="preserve"> </w:t>
      </w:r>
      <w:r w:rsidRPr="004E0482">
        <w:rPr>
          <w:b/>
          <w:noProof/>
          <w:color w:val="000000" w:themeColor="text1"/>
        </w:rPr>
        <w:t>8</w:t>
      </w:r>
      <w:r w:rsidRPr="004E0482">
        <w:rPr>
          <w:noProof/>
          <w:color w:val="000000" w:themeColor="text1"/>
        </w:rPr>
        <w:t>, e63971 (2013).</w:t>
      </w:r>
    </w:p>
    <w:p w14:paraId="47E9DAE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19</w:t>
      </w:r>
      <w:r w:rsidRPr="004E0482">
        <w:rPr>
          <w:noProof/>
          <w:color w:val="000000" w:themeColor="text1"/>
        </w:rPr>
        <w:tab/>
        <w:t>Marti-Soler, H.</w:t>
      </w:r>
      <w:r w:rsidRPr="004E0482">
        <w:rPr>
          <w:i/>
          <w:noProof/>
          <w:color w:val="000000" w:themeColor="text1"/>
        </w:rPr>
        <w:t xml:space="preserve"> et al.</w:t>
      </w:r>
      <w:r w:rsidRPr="004E0482">
        <w:rPr>
          <w:noProof/>
          <w:color w:val="000000" w:themeColor="text1"/>
        </w:rPr>
        <w:t xml:space="preserve"> Seasonal Variation of Overall and Cardiovascular Mortality: A Study in 19 Countries from Different Geographic Locations. </w:t>
      </w:r>
      <w:r w:rsidRPr="004E0482">
        <w:rPr>
          <w:i/>
          <w:noProof/>
          <w:color w:val="000000" w:themeColor="text1"/>
        </w:rPr>
        <w:t>Plos One</w:t>
      </w:r>
      <w:r w:rsidRPr="004E0482">
        <w:rPr>
          <w:noProof/>
          <w:color w:val="000000" w:themeColor="text1"/>
        </w:rPr>
        <w:t xml:space="preserve"> </w:t>
      </w:r>
      <w:r w:rsidRPr="004E0482">
        <w:rPr>
          <w:b/>
          <w:noProof/>
          <w:color w:val="000000" w:themeColor="text1"/>
        </w:rPr>
        <w:t>9</w:t>
      </w:r>
      <w:r w:rsidRPr="004E0482">
        <w:rPr>
          <w:noProof/>
          <w:color w:val="000000" w:themeColor="text1"/>
        </w:rPr>
        <w:t>, 13, doi:10.1371/journal.pone.0113500 (2014).</w:t>
      </w:r>
    </w:p>
    <w:p w14:paraId="31CCCD89"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20</w:t>
      </w:r>
      <w:r w:rsidRPr="004E0482">
        <w:rPr>
          <w:noProof/>
          <w:color w:val="000000" w:themeColor="text1"/>
        </w:rPr>
        <w:tab/>
        <w:t xml:space="preserve">Lerchl, A. Changes in the seasonality of mortality in Germany from 1946 to 1995: the role of temperature. </w:t>
      </w:r>
      <w:r w:rsidRPr="004E0482">
        <w:rPr>
          <w:i/>
          <w:noProof/>
          <w:color w:val="000000" w:themeColor="text1"/>
        </w:rPr>
        <w:t>International Journal of Biometeorology</w:t>
      </w:r>
      <w:r w:rsidRPr="004E0482">
        <w:rPr>
          <w:noProof/>
          <w:color w:val="000000" w:themeColor="text1"/>
        </w:rPr>
        <w:t xml:space="preserve"> </w:t>
      </w:r>
      <w:r w:rsidRPr="004E0482">
        <w:rPr>
          <w:b/>
          <w:noProof/>
          <w:color w:val="000000" w:themeColor="text1"/>
        </w:rPr>
        <w:t>42</w:t>
      </w:r>
      <w:r w:rsidRPr="004E0482">
        <w:rPr>
          <w:noProof/>
          <w:color w:val="000000" w:themeColor="text1"/>
        </w:rPr>
        <w:t>, 84-88, doi:DOI 10.1007/s004840050089 (1998).</w:t>
      </w:r>
    </w:p>
    <w:p w14:paraId="54ACEA28"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21</w:t>
      </w:r>
      <w:r w:rsidRPr="004E0482">
        <w:rPr>
          <w:noProof/>
          <w:color w:val="000000" w:themeColor="text1"/>
        </w:rPr>
        <w:tab/>
        <w:t>Gasparrini, A.</w:t>
      </w:r>
      <w:r w:rsidRPr="004E0482">
        <w:rPr>
          <w:i/>
          <w:noProof/>
          <w:color w:val="000000" w:themeColor="text1"/>
        </w:rPr>
        <w:t xml:space="preserve"> et al.</w:t>
      </w:r>
      <w:r w:rsidRPr="004E0482">
        <w:rPr>
          <w:noProof/>
          <w:color w:val="000000" w:themeColor="text1"/>
        </w:rPr>
        <w:t xml:space="preserve"> Temporal Variation in Heat-Mortality Associations: A Multicountry Study. </w:t>
      </w:r>
      <w:r w:rsidRPr="004E0482">
        <w:rPr>
          <w:i/>
          <w:noProof/>
          <w:color w:val="000000" w:themeColor="text1"/>
        </w:rPr>
        <w:t>Environmental Health Perspectives</w:t>
      </w:r>
      <w:r w:rsidRPr="004E0482">
        <w:rPr>
          <w:noProof/>
          <w:color w:val="000000" w:themeColor="text1"/>
        </w:rPr>
        <w:t xml:space="preserve"> </w:t>
      </w:r>
      <w:r w:rsidRPr="004E0482">
        <w:rPr>
          <w:b/>
          <w:noProof/>
          <w:color w:val="000000" w:themeColor="text1"/>
        </w:rPr>
        <w:t>123</w:t>
      </w:r>
      <w:r w:rsidRPr="004E0482">
        <w:rPr>
          <w:noProof/>
          <w:color w:val="000000" w:themeColor="text1"/>
        </w:rPr>
        <w:t>, 1200-1207, doi:10.1289/ehp.1409070 (2015).</w:t>
      </w:r>
    </w:p>
    <w:p w14:paraId="53EEC765"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22</w:t>
      </w:r>
      <w:r w:rsidRPr="004E0482">
        <w:rPr>
          <w:noProof/>
          <w:color w:val="000000" w:themeColor="text1"/>
        </w:rPr>
        <w:tab/>
        <w:t xml:space="preserve">Medina-Ramon, M. &amp; Schwartz, J. Temperature, temperature extremes, and mortality: a study of acclimatisation and effect modification in 50 US cities. </w:t>
      </w:r>
      <w:r w:rsidRPr="004E0482">
        <w:rPr>
          <w:i/>
          <w:noProof/>
          <w:color w:val="000000" w:themeColor="text1"/>
        </w:rPr>
        <w:t>Occupational and Environmental Medicine</w:t>
      </w:r>
      <w:r w:rsidRPr="004E0482">
        <w:rPr>
          <w:noProof/>
          <w:color w:val="000000" w:themeColor="text1"/>
        </w:rPr>
        <w:t xml:space="preserve"> </w:t>
      </w:r>
      <w:r w:rsidRPr="004E0482">
        <w:rPr>
          <w:b/>
          <w:noProof/>
          <w:color w:val="000000" w:themeColor="text1"/>
        </w:rPr>
        <w:t>64</w:t>
      </w:r>
      <w:r w:rsidRPr="004E0482">
        <w:rPr>
          <w:noProof/>
          <w:color w:val="000000" w:themeColor="text1"/>
        </w:rPr>
        <w:t>, 827-833, doi:10.1136/oem.2007.033175 (2007).</w:t>
      </w:r>
    </w:p>
    <w:p w14:paraId="48408E3A"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23</w:t>
      </w:r>
      <w:r w:rsidRPr="004E0482">
        <w:rPr>
          <w:noProof/>
          <w:color w:val="000000" w:themeColor="text1"/>
        </w:rPr>
        <w:tab/>
        <w:t xml:space="preserve">Bennett, J. E., Blangiardo, M., Fecht, D., Elliott, P. &amp; Ezzati, M. Vulnerability to the mortality effects of warm temperature in the districts of England and Wales. </w:t>
      </w:r>
      <w:r w:rsidRPr="004E0482">
        <w:rPr>
          <w:i/>
          <w:noProof/>
          <w:color w:val="000000" w:themeColor="text1"/>
        </w:rPr>
        <w:t>Nature Climate Change</w:t>
      </w:r>
      <w:r w:rsidRPr="004E0482">
        <w:rPr>
          <w:noProof/>
          <w:color w:val="000000" w:themeColor="text1"/>
        </w:rPr>
        <w:t xml:space="preserve"> </w:t>
      </w:r>
      <w:r w:rsidRPr="004E0482">
        <w:rPr>
          <w:b/>
          <w:noProof/>
          <w:color w:val="000000" w:themeColor="text1"/>
        </w:rPr>
        <w:t>4</w:t>
      </w:r>
      <w:r w:rsidRPr="004E0482">
        <w:rPr>
          <w:noProof/>
          <w:color w:val="000000" w:themeColor="text1"/>
        </w:rPr>
        <w:t>, 269-273, doi:10.1038/nclimate2123 (2014).</w:t>
      </w:r>
    </w:p>
    <w:p w14:paraId="7E71B367"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24</w:t>
      </w:r>
      <w:r w:rsidRPr="004E0482">
        <w:rPr>
          <w:noProof/>
          <w:color w:val="000000" w:themeColor="text1"/>
        </w:rPr>
        <w:tab/>
        <w:t xml:space="preserve">Moy, C. M., Seltzer, G. O., Rodbell, D. T. &amp; Anderson, D. M. Variability of El Nino/Southern Oscillation activity at millennial timescales during the Holocene epoch. </w:t>
      </w:r>
      <w:r w:rsidRPr="004E0482">
        <w:rPr>
          <w:i/>
          <w:noProof/>
          <w:color w:val="000000" w:themeColor="text1"/>
        </w:rPr>
        <w:t>Nature</w:t>
      </w:r>
      <w:r w:rsidRPr="004E0482">
        <w:rPr>
          <w:noProof/>
          <w:color w:val="000000" w:themeColor="text1"/>
        </w:rPr>
        <w:t xml:space="preserve"> </w:t>
      </w:r>
      <w:r w:rsidRPr="004E0482">
        <w:rPr>
          <w:b/>
          <w:noProof/>
          <w:color w:val="000000" w:themeColor="text1"/>
        </w:rPr>
        <w:t>420</w:t>
      </w:r>
      <w:r w:rsidRPr="004E0482">
        <w:rPr>
          <w:noProof/>
          <w:color w:val="000000" w:themeColor="text1"/>
        </w:rPr>
        <w:t>, 162-165, doi:10.1038/nature01194 (2002).</w:t>
      </w:r>
    </w:p>
    <w:p w14:paraId="23C6DB5B"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25</w:t>
      </w:r>
      <w:r w:rsidRPr="004E0482">
        <w:rPr>
          <w:noProof/>
          <w:color w:val="000000" w:themeColor="text1"/>
        </w:rPr>
        <w:tab/>
        <w:t xml:space="preserve">Grenfell, B., Bjørnstad, O. &amp; Kappey, J. Travelling waves and spatial hierarchies in measles epidemics. </w:t>
      </w:r>
      <w:r w:rsidRPr="004E0482">
        <w:rPr>
          <w:i/>
          <w:noProof/>
          <w:color w:val="000000" w:themeColor="text1"/>
        </w:rPr>
        <w:t>Nature</w:t>
      </w:r>
      <w:r w:rsidRPr="004E0482">
        <w:rPr>
          <w:noProof/>
          <w:color w:val="000000" w:themeColor="text1"/>
        </w:rPr>
        <w:t xml:space="preserve"> </w:t>
      </w:r>
      <w:r w:rsidRPr="004E0482">
        <w:rPr>
          <w:b/>
          <w:noProof/>
          <w:color w:val="000000" w:themeColor="text1"/>
        </w:rPr>
        <w:t>414</w:t>
      </w:r>
      <w:r w:rsidRPr="004E0482">
        <w:rPr>
          <w:noProof/>
          <w:color w:val="000000" w:themeColor="text1"/>
        </w:rPr>
        <w:t>, 716-723 (2001).</w:t>
      </w:r>
    </w:p>
    <w:p w14:paraId="5F64B291"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26</w:t>
      </w:r>
      <w:r w:rsidRPr="004E0482">
        <w:rPr>
          <w:noProof/>
          <w:color w:val="000000" w:themeColor="text1"/>
        </w:rPr>
        <w:tab/>
        <w:t>Ingram, D. D.</w:t>
      </w:r>
      <w:r w:rsidRPr="004E0482">
        <w:rPr>
          <w:i/>
          <w:noProof/>
          <w:color w:val="000000" w:themeColor="text1"/>
        </w:rPr>
        <w:t xml:space="preserve"> et al.</w:t>
      </w:r>
      <w:r w:rsidRPr="004E0482">
        <w:rPr>
          <w:noProof/>
          <w:color w:val="000000" w:themeColor="text1"/>
        </w:rPr>
        <w:t xml:space="preserve"> United States Census 2000 population with bridged race categories. </w:t>
      </w:r>
      <w:r w:rsidRPr="004E0482">
        <w:rPr>
          <w:i/>
          <w:noProof/>
          <w:color w:val="000000" w:themeColor="text1"/>
        </w:rPr>
        <w:t>Vital and health statistics. Series 2, Data evaluation and methods research</w:t>
      </w:r>
      <w:r w:rsidRPr="004E0482">
        <w:rPr>
          <w:noProof/>
          <w:color w:val="000000" w:themeColor="text1"/>
        </w:rPr>
        <w:t>, 1-55 (2003).</w:t>
      </w:r>
    </w:p>
    <w:p w14:paraId="266F651D"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27</w:t>
      </w:r>
      <w:r w:rsidRPr="004E0482">
        <w:rPr>
          <w:noProof/>
          <w:color w:val="000000" w:themeColor="text1"/>
        </w:rPr>
        <w:tab/>
        <w:t xml:space="preserve">Karl, T. &amp; Koss, W. J. </w:t>
      </w:r>
      <w:r w:rsidRPr="004E0482">
        <w:rPr>
          <w:i/>
          <w:noProof/>
          <w:color w:val="000000" w:themeColor="text1"/>
        </w:rPr>
        <w:t>Regional and national monthly, seasonal, and annual temperature weighted by area, 1895-1983</w:t>
      </w:r>
      <w:r w:rsidRPr="004E0482">
        <w:rPr>
          <w:noProof/>
          <w:color w:val="000000" w:themeColor="text1"/>
        </w:rPr>
        <w:t>.  (National Climatic Data Center, 1984).</w:t>
      </w:r>
    </w:p>
    <w:p w14:paraId="718DEB1B" w14:textId="77777777" w:rsidR="00A66C68" w:rsidRPr="004E0482" w:rsidRDefault="00A66C68" w:rsidP="00A66C68">
      <w:pPr>
        <w:pStyle w:val="EndNoteBibliography"/>
        <w:spacing w:after="0"/>
        <w:ind w:left="720" w:hanging="720"/>
        <w:rPr>
          <w:noProof/>
          <w:color w:val="000000" w:themeColor="text1"/>
        </w:rPr>
      </w:pPr>
      <w:r w:rsidRPr="004E0482">
        <w:rPr>
          <w:noProof/>
          <w:color w:val="000000" w:themeColor="text1"/>
        </w:rPr>
        <w:t>28</w:t>
      </w:r>
      <w:r w:rsidRPr="004E0482">
        <w:rPr>
          <w:noProof/>
          <w:color w:val="000000" w:themeColor="text1"/>
        </w:rPr>
        <w:tab/>
        <w:t>Cazelles, B.</w:t>
      </w:r>
      <w:r w:rsidRPr="004E0482">
        <w:rPr>
          <w:i/>
          <w:noProof/>
          <w:color w:val="000000" w:themeColor="text1"/>
        </w:rPr>
        <w:t xml:space="preserve"> et al.</w:t>
      </w:r>
      <w:r w:rsidRPr="004E0482">
        <w:rPr>
          <w:noProof/>
          <w:color w:val="000000" w:themeColor="text1"/>
        </w:rPr>
        <w:t xml:space="preserve"> Wavelet analysis of ecological time series. </w:t>
      </w:r>
      <w:r w:rsidRPr="004E0482">
        <w:rPr>
          <w:i/>
          <w:noProof/>
          <w:color w:val="000000" w:themeColor="text1"/>
        </w:rPr>
        <w:t>Oecologia</w:t>
      </w:r>
      <w:r w:rsidRPr="004E0482">
        <w:rPr>
          <w:noProof/>
          <w:color w:val="000000" w:themeColor="text1"/>
        </w:rPr>
        <w:t xml:space="preserve"> </w:t>
      </w:r>
      <w:r w:rsidRPr="004E0482">
        <w:rPr>
          <w:b/>
          <w:noProof/>
          <w:color w:val="000000" w:themeColor="text1"/>
        </w:rPr>
        <w:t>156</w:t>
      </w:r>
      <w:r w:rsidRPr="004E0482">
        <w:rPr>
          <w:noProof/>
          <w:color w:val="000000" w:themeColor="text1"/>
        </w:rPr>
        <w:t>, 287-304 (2008).</w:t>
      </w:r>
    </w:p>
    <w:p w14:paraId="394142E0" w14:textId="77777777" w:rsidR="00A66C68" w:rsidRPr="004E0482" w:rsidRDefault="00A66C68" w:rsidP="00A66C68">
      <w:pPr>
        <w:pStyle w:val="EndNoteBibliography"/>
        <w:ind w:left="720" w:hanging="720"/>
        <w:rPr>
          <w:noProof/>
          <w:color w:val="000000" w:themeColor="text1"/>
        </w:rPr>
      </w:pPr>
      <w:r w:rsidRPr="004E0482">
        <w:rPr>
          <w:noProof/>
          <w:color w:val="000000" w:themeColor="text1"/>
        </w:rPr>
        <w:t>29</w:t>
      </w:r>
      <w:r w:rsidRPr="004E0482">
        <w:rPr>
          <w:noProof/>
          <w:color w:val="000000" w:themeColor="text1"/>
        </w:rPr>
        <w:tab/>
        <w:t xml:space="preserve">Paireau, J., Chen, A., Broutin, H., Grenfell, B. &amp; Basta, N. E. Seasonal dynamics of bacterial meningitis: a time-series analysis. </w:t>
      </w:r>
      <w:r w:rsidRPr="004E0482">
        <w:rPr>
          <w:i/>
          <w:noProof/>
          <w:color w:val="000000" w:themeColor="text1"/>
        </w:rPr>
        <w:t>Lancet Global Health</w:t>
      </w:r>
      <w:r w:rsidRPr="004E0482">
        <w:rPr>
          <w:noProof/>
          <w:color w:val="000000" w:themeColor="text1"/>
        </w:rPr>
        <w:t xml:space="preserve"> </w:t>
      </w:r>
      <w:r w:rsidRPr="004E0482">
        <w:rPr>
          <w:b/>
          <w:noProof/>
          <w:color w:val="000000" w:themeColor="text1"/>
        </w:rPr>
        <w:t>4</w:t>
      </w:r>
      <w:r w:rsidRPr="004E0482">
        <w:rPr>
          <w:noProof/>
          <w:color w:val="000000" w:themeColor="text1"/>
        </w:rPr>
        <w:t>, E370-E377 (2016).</w:t>
      </w:r>
    </w:p>
    <w:p w14:paraId="6317C9EC" w14:textId="6C815907"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145" w:name="_Ref468360496"/>
      <w:r w:rsidRPr="004E0482">
        <w:rPr>
          <w:rFonts w:ascii="Times New Roman" w:hAnsi="Times New Roman"/>
          <w:b/>
          <w:color w:val="000000" w:themeColor="text1"/>
          <w:sz w:val="24"/>
          <w:szCs w:val="24"/>
        </w:rPr>
        <w:t xml:space="preserve">Figure </w:t>
      </w:r>
      <w:bookmarkEnd w:id="145"/>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5ABDAFAA" w:rsidR="00971550" w:rsidRPr="004E0482" w:rsidRDefault="00971550" w:rsidP="000475BD">
      <w:pPr>
        <w:spacing w:line="480" w:lineRule="auto"/>
        <w:rPr>
          <w:rFonts w:ascii="Times New Roman" w:hAnsi="Times New Roman"/>
          <w:color w:val="000000" w:themeColor="text1"/>
          <w:sz w:val="24"/>
          <w:szCs w:val="24"/>
        </w:rPr>
      </w:pPr>
    </w:p>
    <w:sectPr w:rsidR="00971550" w:rsidRPr="004E0482"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6-12-13T14:02:00Z" w:initials="M">
    <w:p w14:paraId="3A08E8EC" w14:textId="34BE6DE6" w:rsidR="008463C5" w:rsidRDefault="008463C5">
      <w:pPr>
        <w:pStyle w:val="CommentText"/>
      </w:pPr>
      <w:r>
        <w:rPr>
          <w:rStyle w:val="CommentReference"/>
        </w:rPr>
        <w:annotationRef/>
      </w:r>
      <w:r>
        <w:t>let’s wait on this to see if there is contribution to this specific paper as well (versus subsequent ones).  but we can discuss if there has already been enough to warrant which is fine also.</w:t>
      </w:r>
    </w:p>
  </w:comment>
  <w:comment w:id="2" w:author="Majid" w:date="2016-12-13T14:02:00Z" w:initials="M">
    <w:p w14:paraId="09DA83B3" w14:textId="32D50494" w:rsidR="006A11D1" w:rsidRDefault="006A11D1">
      <w:pPr>
        <w:pStyle w:val="CommentText"/>
      </w:pPr>
      <w:r>
        <w:rPr>
          <w:rStyle w:val="CommentReference"/>
        </w:rPr>
        <w:annotationRef/>
      </w:r>
      <w:r>
        <w:t xml:space="preserve">I don’t think 1 is relevant but we can discuss.  here are others that may be relevant. can you look up and discuss </w:t>
      </w:r>
      <w:proofErr w:type="gramStart"/>
      <w:r>
        <w:t>( +</w:t>
      </w:r>
      <w:proofErr w:type="gramEnd"/>
      <w:r>
        <w:t xml:space="preserve"> see if they have a key citation that raises the issue)</w:t>
      </w:r>
    </w:p>
    <w:p w14:paraId="72F4FC4A" w14:textId="77777777" w:rsidR="006A11D1" w:rsidRDefault="006A11D1">
      <w:pPr>
        <w:pStyle w:val="CommentText"/>
      </w:pPr>
    </w:p>
    <w:p w14:paraId="45412012" w14:textId="2D5E53E0" w:rsidR="006A11D1" w:rsidRDefault="006A11D1" w:rsidP="006A11D1">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 xml:space="preserve">ONS </w:t>
      </w:r>
      <w:proofErr w:type="spellStart"/>
      <w:r>
        <w:rPr>
          <w:rFonts w:ascii="MinionPro-It" w:eastAsiaTheme="minorHAnsi" w:hAnsi="MinionPro-It" w:cs="MinionPro-It"/>
          <w:sz w:val="15"/>
          <w:szCs w:val="15"/>
        </w:rPr>
        <w:t>ExcessWinter</w:t>
      </w:r>
      <w:proofErr w:type="spellEnd"/>
      <w:r>
        <w:rPr>
          <w:rFonts w:ascii="MinionPro-It" w:eastAsiaTheme="minorHAnsi" w:hAnsi="MinionPro-It" w:cs="MinionPro-It"/>
          <w:sz w:val="15"/>
          <w:szCs w:val="15"/>
        </w:rPr>
        <w:t xml:space="preserve"> Mortality in England </w:t>
      </w:r>
      <w:proofErr w:type="spellStart"/>
      <w:r>
        <w:rPr>
          <w:rFonts w:ascii="MinionPro-It" w:eastAsiaTheme="minorHAnsi" w:hAnsi="MinionPro-It" w:cs="MinionPro-It"/>
          <w:sz w:val="15"/>
          <w:szCs w:val="15"/>
        </w:rPr>
        <w:t>andWales</w:t>
      </w:r>
      <w:proofErr w:type="spellEnd"/>
      <w:r>
        <w:rPr>
          <w:rFonts w:ascii="MinionPro-It" w:eastAsiaTheme="minorHAnsi" w:hAnsi="MinionPro-It" w:cs="MinionPro-It"/>
          <w:sz w:val="15"/>
          <w:szCs w:val="15"/>
        </w:rPr>
        <w:t>, 1950/51 to 2009/10</w:t>
      </w:r>
      <w:r>
        <w:rPr>
          <w:rFonts w:ascii="MinionPro-Regular" w:eastAsiaTheme="minorHAnsi" w:hAnsi="MinionPro-Regular" w:cs="MinionPro-Regular"/>
          <w:sz w:val="15"/>
          <w:szCs w:val="15"/>
        </w:rPr>
        <w:t>. (</w:t>
      </w:r>
      <w:proofErr w:type="spellStart"/>
      <w:r>
        <w:rPr>
          <w:rFonts w:ascii="MinionPro-Regular" w:eastAsiaTheme="minorHAnsi" w:hAnsi="MinionPro-Regular" w:cs="MinionPro-Regular"/>
          <w:sz w:val="15"/>
          <w:szCs w:val="15"/>
        </w:rPr>
        <w:t>O_ce</w:t>
      </w:r>
      <w:proofErr w:type="spellEnd"/>
    </w:p>
    <w:p w14:paraId="6E783C1C" w14:textId="77777777" w:rsidR="006A11D1" w:rsidRDefault="006A11D1" w:rsidP="006A11D1">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for National Statistics, 2010).</w:t>
      </w:r>
    </w:p>
    <w:p w14:paraId="18547296" w14:textId="77777777" w:rsidR="006A11D1" w:rsidRDefault="006A11D1" w:rsidP="006A11D1">
      <w:pPr>
        <w:autoSpaceDE w:val="0"/>
        <w:autoSpaceDN w:val="0"/>
        <w:adjustRightInd w:val="0"/>
        <w:spacing w:after="0" w:line="240" w:lineRule="auto"/>
        <w:rPr>
          <w:rFonts w:ascii="MinionPro-Regular" w:eastAsiaTheme="minorHAnsi" w:hAnsi="MinionPro-Regular" w:cs="MinionPro-Regular"/>
          <w:sz w:val="15"/>
          <w:szCs w:val="15"/>
        </w:rPr>
      </w:pPr>
    </w:p>
    <w:p w14:paraId="15A6FBC1" w14:textId="38C27D7A" w:rsidR="006A11D1" w:rsidRDefault="006A11D1" w:rsidP="006A11D1">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 xml:space="preserve">Analitis, A. </w:t>
      </w:r>
      <w:r>
        <w:rPr>
          <w:rFonts w:ascii="MinionPro-It" w:eastAsiaTheme="minorHAnsi" w:hAnsi="MinionPro-It" w:cs="MinionPro-It"/>
          <w:sz w:val="15"/>
          <w:szCs w:val="15"/>
        </w:rPr>
        <w:t xml:space="preserve">et al. </w:t>
      </w:r>
      <w:proofErr w:type="spellStart"/>
      <w:r>
        <w:rPr>
          <w:rFonts w:ascii="MinionPro-Regular" w:eastAsiaTheme="minorHAnsi" w:hAnsi="MinionPro-Regular" w:cs="MinionPro-Regular"/>
          <w:sz w:val="15"/>
          <w:szCs w:val="15"/>
        </w:rPr>
        <w:t>E_ects</w:t>
      </w:r>
      <w:proofErr w:type="spellEnd"/>
      <w:r>
        <w:rPr>
          <w:rFonts w:ascii="MinionPro-Regular" w:eastAsiaTheme="minorHAnsi" w:hAnsi="MinionPro-Regular" w:cs="MinionPro-Regular"/>
          <w:sz w:val="15"/>
          <w:szCs w:val="15"/>
        </w:rPr>
        <w:t xml:space="preserve"> of cold weather on mortality: results form 15 European</w:t>
      </w:r>
    </w:p>
    <w:p w14:paraId="26AF620F" w14:textId="4214DF13" w:rsidR="006A11D1" w:rsidRDefault="006A11D1" w:rsidP="006A11D1">
      <w:pPr>
        <w:pStyle w:val="CommentText"/>
        <w:rPr>
          <w:rFonts w:ascii="MinionPro-Regular" w:hAnsi="MinionPro-Regular" w:cs="MinionPro-Regular"/>
          <w:sz w:val="15"/>
          <w:szCs w:val="15"/>
        </w:rPr>
      </w:pPr>
      <w:r>
        <w:rPr>
          <w:rFonts w:ascii="MinionPro-Regular" w:hAnsi="MinionPro-Regular" w:cs="MinionPro-Regular"/>
          <w:sz w:val="15"/>
          <w:szCs w:val="15"/>
        </w:rPr>
        <w:t xml:space="preserve">cities within PHEWE project. </w:t>
      </w:r>
      <w:r>
        <w:rPr>
          <w:rFonts w:ascii="MinionPro-It" w:hAnsi="MinionPro-It" w:cs="MinionPro-It"/>
          <w:sz w:val="15"/>
          <w:szCs w:val="15"/>
        </w:rPr>
        <w:t xml:space="preserve">Am. J. Epidemiol. </w:t>
      </w:r>
      <w:r>
        <w:rPr>
          <w:rFonts w:ascii="MinionPro-Bold" w:hAnsi="MinionPro-Bold" w:cs="MinionPro-Bold"/>
          <w:b/>
          <w:bCs/>
          <w:sz w:val="15"/>
          <w:szCs w:val="15"/>
        </w:rPr>
        <w:t xml:space="preserve">168, </w:t>
      </w:r>
      <w:r>
        <w:rPr>
          <w:rFonts w:ascii="MinionPro-Regular" w:hAnsi="MinionPro-Regular" w:cs="MinionPro-Regular"/>
          <w:sz w:val="15"/>
          <w:szCs w:val="15"/>
        </w:rPr>
        <w:t>1397_1408 (2008).</w:t>
      </w:r>
    </w:p>
    <w:p w14:paraId="54E65902" w14:textId="77777777" w:rsidR="006A11D1" w:rsidRDefault="006A11D1" w:rsidP="006A11D1">
      <w:pPr>
        <w:pStyle w:val="CommentText"/>
        <w:rPr>
          <w:rFonts w:ascii="MinionPro-Regular" w:hAnsi="MinionPro-Regular" w:cs="MinionPro-Regular"/>
          <w:sz w:val="15"/>
          <w:szCs w:val="15"/>
        </w:rPr>
      </w:pPr>
    </w:p>
    <w:p w14:paraId="551924FE" w14:textId="7A67EDCB" w:rsidR="006A11D1" w:rsidRDefault="006A11D1" w:rsidP="006A11D1">
      <w:pPr>
        <w:pStyle w:val="CommentText"/>
        <w:numPr>
          <w:ilvl w:val="0"/>
          <w:numId w:val="4"/>
        </w:numPr>
        <w:rPr>
          <w:rStyle w:val="nowrap"/>
          <w:lang w:val="en"/>
        </w:rPr>
      </w:pPr>
      <w:r>
        <w:rPr>
          <w:rStyle w:val="mixed-citation"/>
          <w:lang w:val="en"/>
        </w:rPr>
        <w:t xml:space="preserve">Mercer JB (2003) </w:t>
      </w:r>
      <w:r>
        <w:rPr>
          <w:rStyle w:val="ref-title"/>
          <w:lang w:val="en"/>
        </w:rPr>
        <w:t>Cold--an underrated risk factor for health</w:t>
      </w:r>
      <w:r>
        <w:rPr>
          <w:rStyle w:val="mixed-citation"/>
          <w:lang w:val="en"/>
        </w:rPr>
        <w:t xml:space="preserve">. </w:t>
      </w:r>
      <w:r>
        <w:rPr>
          <w:rStyle w:val="ref-journal"/>
          <w:lang w:val="en"/>
        </w:rPr>
        <w:t>Environ Res</w:t>
      </w:r>
      <w:r>
        <w:rPr>
          <w:rStyle w:val="mixed-citation"/>
          <w:lang w:val="en"/>
        </w:rPr>
        <w:t xml:space="preserve"> </w:t>
      </w:r>
      <w:r>
        <w:rPr>
          <w:rStyle w:val="ref-vol"/>
          <w:lang w:val="en"/>
        </w:rPr>
        <w:t>92</w:t>
      </w:r>
      <w:r>
        <w:rPr>
          <w:rStyle w:val="mixed-citation"/>
          <w:lang w:val="en"/>
        </w:rPr>
        <w:t>: 8-13.</w:t>
      </w:r>
      <w:hyperlink r:id="rId1" w:tgtFrame="pmc_ext" w:history="1">
        <w:r>
          <w:rPr>
            <w:rStyle w:val="Hyperlink"/>
            <w:lang w:val="en"/>
          </w:rPr>
          <w:t>10.1016/S0013-9351(02)00009-9</w:t>
        </w:r>
      </w:hyperlink>
      <w:r>
        <w:rPr>
          <w:rStyle w:val="mixed-citation"/>
          <w:lang w:val="en"/>
        </w:rPr>
        <w:t xml:space="preserve"> PubMed: </w:t>
      </w:r>
      <w:hyperlink r:id="rId2" w:tgtFrame="pmc_ext" w:history="1">
        <w:r>
          <w:rPr>
            <w:rStyle w:val="Hyperlink"/>
            <w:lang w:val="en"/>
          </w:rPr>
          <w:t>12706750</w:t>
        </w:r>
      </w:hyperlink>
      <w:r>
        <w:rPr>
          <w:rStyle w:val="mixed-citation"/>
          <w:lang w:val="en"/>
        </w:rPr>
        <w:t xml:space="preserve"> </w:t>
      </w:r>
      <w:r>
        <w:rPr>
          <w:rStyle w:val="nowrap"/>
          <w:lang w:val="en"/>
        </w:rPr>
        <w:t>[</w:t>
      </w:r>
      <w:hyperlink r:id="rId3" w:tgtFrame="pmc_ext" w:history="1">
        <w:r>
          <w:rPr>
            <w:rStyle w:val="Hyperlink"/>
            <w:lang w:val="en"/>
          </w:rPr>
          <w:t>PubMed</w:t>
        </w:r>
      </w:hyperlink>
      <w:r>
        <w:rPr>
          <w:rStyle w:val="nowrap"/>
          <w:lang w:val="en"/>
        </w:rPr>
        <w:t>]</w:t>
      </w:r>
    </w:p>
    <w:p w14:paraId="2790D5D4" w14:textId="76DC509F" w:rsidR="006A11D1" w:rsidRDefault="006A11D1" w:rsidP="006A11D1">
      <w:pPr>
        <w:pStyle w:val="CommentText"/>
        <w:rPr>
          <w:rFonts w:ascii="MinionPro-Regular" w:hAnsi="MinionPro-Regular" w:cs="MinionPro-Regular"/>
          <w:sz w:val="15"/>
          <w:szCs w:val="15"/>
        </w:rPr>
      </w:pPr>
      <w:r>
        <w:rPr>
          <w:lang w:val="en"/>
        </w:rPr>
        <w:t xml:space="preserve">. </w:t>
      </w:r>
      <w:proofErr w:type="spellStart"/>
      <w:r>
        <w:rPr>
          <w:rStyle w:val="mixed-citation"/>
          <w:lang w:val="en"/>
        </w:rPr>
        <w:t>Keatinge</w:t>
      </w:r>
      <w:proofErr w:type="spellEnd"/>
      <w:r>
        <w:rPr>
          <w:rStyle w:val="mixed-citation"/>
          <w:lang w:val="en"/>
        </w:rPr>
        <w:t xml:space="preserve"> WR (2002) </w:t>
      </w:r>
      <w:r>
        <w:rPr>
          <w:rStyle w:val="ref-title"/>
          <w:lang w:val="en"/>
        </w:rPr>
        <w:t>Winter mortality and its causes</w:t>
      </w:r>
      <w:r>
        <w:rPr>
          <w:rStyle w:val="mixed-citation"/>
          <w:lang w:val="en"/>
        </w:rPr>
        <w:t xml:space="preserve">. </w:t>
      </w:r>
      <w:proofErr w:type="spellStart"/>
      <w:r>
        <w:rPr>
          <w:rStyle w:val="ref-journal"/>
          <w:lang w:val="en"/>
        </w:rPr>
        <w:t>Int</w:t>
      </w:r>
      <w:proofErr w:type="spellEnd"/>
      <w:r>
        <w:rPr>
          <w:rStyle w:val="ref-journal"/>
          <w:lang w:val="en"/>
        </w:rPr>
        <w:t xml:space="preserve"> J Circumpolar Health</w:t>
      </w:r>
      <w:r>
        <w:rPr>
          <w:rStyle w:val="mixed-citation"/>
          <w:lang w:val="en"/>
        </w:rPr>
        <w:t xml:space="preserve"> </w:t>
      </w:r>
      <w:r>
        <w:rPr>
          <w:rStyle w:val="ref-vol"/>
          <w:lang w:val="en"/>
        </w:rPr>
        <w:t>61</w:t>
      </w:r>
      <w:r>
        <w:rPr>
          <w:rStyle w:val="mixed-citation"/>
          <w:lang w:val="en"/>
        </w:rPr>
        <w:t xml:space="preserve">: 292-299 PubMed: </w:t>
      </w:r>
      <w:hyperlink r:id="rId4" w:tgtFrame="pmc_ext" w:history="1">
        <w:r>
          <w:rPr>
            <w:rStyle w:val="Hyperlink"/>
            <w:lang w:val="en"/>
          </w:rPr>
          <w:t>12546188</w:t>
        </w:r>
      </w:hyperlink>
      <w:r>
        <w:rPr>
          <w:rStyle w:val="mixed-citation"/>
          <w:lang w:val="en"/>
        </w:rPr>
        <w:t xml:space="preserve"> </w:t>
      </w:r>
      <w:r>
        <w:rPr>
          <w:rStyle w:val="nowrap"/>
          <w:lang w:val="en"/>
        </w:rPr>
        <w:t>[</w:t>
      </w:r>
      <w:hyperlink r:id="rId5" w:tgtFrame="pmc_ext" w:history="1">
        <w:r>
          <w:rPr>
            <w:rStyle w:val="Hyperlink"/>
            <w:lang w:val="en"/>
          </w:rPr>
          <w:t>PubMed</w:t>
        </w:r>
      </w:hyperlink>
      <w:r>
        <w:rPr>
          <w:rStyle w:val="nowrap"/>
          <w:lang w:val="en"/>
        </w:rPr>
        <w:t>]</w:t>
      </w:r>
    </w:p>
    <w:p w14:paraId="40AD096D" w14:textId="77777777" w:rsidR="006A11D1" w:rsidRDefault="006A11D1" w:rsidP="006A11D1">
      <w:pPr>
        <w:pStyle w:val="CommentText"/>
        <w:rPr>
          <w:rFonts w:ascii="MinionPro-Regular" w:hAnsi="MinionPro-Regular" w:cs="MinionPro-Regular"/>
          <w:sz w:val="15"/>
          <w:szCs w:val="15"/>
        </w:rPr>
      </w:pPr>
    </w:p>
    <w:p w14:paraId="23F1968B" w14:textId="4FB2A582" w:rsidR="006A11D1" w:rsidRDefault="006A11D1" w:rsidP="006A11D1">
      <w:pPr>
        <w:pStyle w:val="CommentText"/>
      </w:pPr>
      <w:r>
        <w:rPr>
          <w:rFonts w:ascii="MinionPro-Regular" w:hAnsi="MinionPro-Regular" w:cs="MinionPro-Regular"/>
          <w:sz w:val="15"/>
          <w:szCs w:val="15"/>
        </w:rPr>
        <w:t>there must be something “seminal” on this topic surely</w:t>
      </w:r>
    </w:p>
  </w:comment>
  <w:comment w:id="8" w:author="Majid" w:date="2016-12-13T14:02:00Z" w:initials="M">
    <w:p w14:paraId="54061100" w14:textId="79F690EB" w:rsidR="006A11D1" w:rsidRDefault="006A11D1">
      <w:pPr>
        <w:pStyle w:val="CommentText"/>
      </w:pPr>
      <w:r>
        <w:rPr>
          <w:rStyle w:val="CommentReference"/>
        </w:rPr>
        <w:annotationRef/>
      </w:r>
      <w:r>
        <w:t>why is 5 relevant here</w:t>
      </w:r>
    </w:p>
  </w:comment>
  <w:comment w:id="15" w:author="Majid" w:date="2016-12-13T14:02:00Z" w:initials="M">
    <w:p w14:paraId="63F50112" w14:textId="505C3BDC" w:rsidR="006A11D1" w:rsidRDefault="006A11D1">
      <w:pPr>
        <w:pStyle w:val="CommentText"/>
      </w:pPr>
      <w:r>
        <w:rPr>
          <w:rStyle w:val="CommentReference"/>
        </w:rPr>
        <w:annotationRef/>
      </w:r>
      <w:r>
        <w:t xml:space="preserve">can I see this paper please? </w:t>
      </w:r>
    </w:p>
  </w:comment>
  <w:comment w:id="20" w:author="Majid" w:date="2016-12-13T14:02:00Z" w:initials="M">
    <w:p w14:paraId="446C44BE" w14:textId="477EAA10" w:rsidR="006A11D1" w:rsidRDefault="006A11D1">
      <w:pPr>
        <w:pStyle w:val="CommentText"/>
      </w:pPr>
      <w:r>
        <w:rPr>
          <w:rStyle w:val="CommentReference"/>
        </w:rPr>
        <w:annotationRef/>
      </w:r>
      <w:proofErr w:type="gramStart"/>
      <w:r>
        <w:t>also</w:t>
      </w:r>
      <w:proofErr w:type="gramEnd"/>
      <w:r>
        <w:t xml:space="preserve"> the ONS report and </w:t>
      </w:r>
      <w:r w:rsidR="00CB2731">
        <w:t>any other of above that is relev</w:t>
      </w:r>
      <w:r>
        <w:t>ant</w:t>
      </w:r>
      <w:r w:rsidR="00CB2731">
        <w:t xml:space="preserve">. to consider if we keep it to national or quasi-national ones (e.g. not Hawaii, </w:t>
      </w:r>
      <w:proofErr w:type="spellStart"/>
      <w:r w:rsidR="00CB2731">
        <w:t>etc</w:t>
      </w:r>
      <w:proofErr w:type="spellEnd"/>
      <w:r w:rsidR="00CB2731">
        <w:t>). to discuss</w:t>
      </w:r>
    </w:p>
  </w:comment>
  <w:comment w:id="21" w:author="Majid" w:date="2016-12-13T14:02:00Z" w:initials="M">
    <w:p w14:paraId="614F10C9" w14:textId="1FE9EBB7" w:rsidR="00CB2731" w:rsidRDefault="00CB2731">
      <w:pPr>
        <w:pStyle w:val="CommentText"/>
      </w:pPr>
      <w:r>
        <w:rPr>
          <w:rStyle w:val="CommentReference"/>
        </w:rPr>
        <w:annotationRef/>
      </w:r>
      <w:r>
        <w:t xml:space="preserve">best to drop the single citation since sentence refers to all the previous </w:t>
      </w:r>
      <w:proofErr w:type="spellStart"/>
      <w:r>
        <w:t>oes</w:t>
      </w:r>
      <w:proofErr w:type="spellEnd"/>
    </w:p>
  </w:comment>
  <w:comment w:id="39" w:author="Parks, Robbie M" w:date="2016-12-13T14:02:00Z" w:initials="PRM">
    <w:p w14:paraId="312C66EE" w14:textId="2D495C56" w:rsidR="00960370" w:rsidRDefault="00960370">
      <w:pPr>
        <w:pStyle w:val="CommentText"/>
      </w:pPr>
      <w:r>
        <w:rPr>
          <w:rStyle w:val="CommentReference"/>
        </w:rPr>
        <w:annotationRef/>
      </w:r>
      <w:r>
        <w:t>I am still looking for an updated reference</w:t>
      </w:r>
    </w:p>
  </w:comment>
  <w:comment w:id="40" w:author="Parks, Robbie M" w:date="2016-12-13T14:02:00Z" w:initials="PRM">
    <w:p w14:paraId="4D60B297" w14:textId="76303202" w:rsidR="00AC6A94" w:rsidRDefault="00AC6A94">
      <w:pPr>
        <w:pStyle w:val="CommentText"/>
      </w:pPr>
      <w:r>
        <w:rPr>
          <w:rStyle w:val="CommentReference"/>
        </w:rPr>
        <w:annotationRef/>
      </w:r>
      <w:r w:rsidR="002C5DB9">
        <w:t>The</w:t>
      </w:r>
      <w:r>
        <w:t xml:space="preserve"> </w:t>
      </w:r>
      <w:r w:rsidR="002C5DB9">
        <w:t xml:space="preserve">current </w:t>
      </w:r>
      <w:r>
        <w:t>reference seems to be the most up-to-date version:</w:t>
      </w:r>
    </w:p>
    <w:p w14:paraId="00B65B79" w14:textId="6FADCD99" w:rsidR="00AC6A94" w:rsidRDefault="00AC6A94">
      <w:pPr>
        <w:pStyle w:val="CommentText"/>
      </w:pPr>
      <w:r w:rsidRPr="00AC6A94">
        <w:t>https://www.cdc.gov/nchs/nvss/bridged_race.htm</w:t>
      </w:r>
    </w:p>
  </w:comment>
  <w:comment w:id="69" w:author="Majid" w:date="2016-12-13T14:02:00Z" w:initials="M">
    <w:p w14:paraId="73EBADD4" w14:textId="346577F7" w:rsidR="006D07A4" w:rsidRDefault="006D07A4">
      <w:pPr>
        <w:pStyle w:val="CommentText"/>
      </w:pPr>
      <w:r>
        <w:rPr>
          <w:rStyle w:val="CommentReference"/>
        </w:rPr>
        <w:annotationRef/>
      </w:r>
      <w:r>
        <w:t>say what normalisation is: such that maximum for each age-sex group was the same (or 1 if that is what it was)</w:t>
      </w:r>
    </w:p>
  </w:comment>
  <w:comment w:id="74" w:author="Majid" w:date="2016-12-13T14:02:00Z" w:initials="M">
    <w:p w14:paraId="49C70D5F" w14:textId="0EC3F99C" w:rsidR="006D07A4" w:rsidRDefault="006D07A4">
      <w:pPr>
        <w:pStyle w:val="CommentText"/>
      </w:pPr>
      <w:r>
        <w:rPr>
          <w:rStyle w:val="CommentReference"/>
        </w:rPr>
        <w:annotationRef/>
      </w:r>
      <w:r>
        <w:t>spectra?</w:t>
      </w:r>
    </w:p>
  </w:comment>
  <w:comment w:id="96" w:author="Majid" w:date="2016-12-13T14:02:00Z" w:initials="M">
    <w:p w14:paraId="7DE81408" w14:textId="258E43F6" w:rsidR="006D07A4" w:rsidRDefault="006D07A4">
      <w:pPr>
        <w:pStyle w:val="CommentText"/>
      </w:pPr>
      <w:r>
        <w:rPr>
          <w:rStyle w:val="CommentReference"/>
        </w:rPr>
        <w:annotationRef/>
      </w:r>
      <w:r>
        <w:t>better term?</w:t>
      </w:r>
    </w:p>
  </w:comment>
  <w:comment w:id="113" w:author="Majid" w:date="2016-12-13T14:02:00Z" w:initials="M">
    <w:p w14:paraId="10C89C83" w14:textId="48D18C6A" w:rsidR="00692790" w:rsidRDefault="00692790">
      <w:pPr>
        <w:pStyle w:val="CommentText"/>
      </w:pPr>
      <w:r>
        <w:rPr>
          <w:rStyle w:val="CommentReference"/>
        </w:rPr>
        <w:annotationRef/>
      </w:r>
      <w:r>
        <w:t>this is using similar wording to what you had</w:t>
      </w:r>
    </w:p>
  </w:comment>
  <w:comment w:id="123" w:author="Majid" w:date="2016-12-13T14:02:00Z" w:initials="M">
    <w:p w14:paraId="2A04AAB5" w14:textId="28B436F8" w:rsidR="00692790" w:rsidRDefault="00692790">
      <w:pPr>
        <w:pStyle w:val="CommentText"/>
      </w:pPr>
      <w:r>
        <w:rPr>
          <w:rStyle w:val="CommentReference"/>
        </w:rPr>
        <w:annotationRef/>
      </w:r>
      <w:r>
        <w:t>state what this is</w:t>
      </w:r>
    </w:p>
  </w:comment>
  <w:comment w:id="133" w:author="Robbie Parks" w:date="2016-12-15T13:18:00Z" w:initials="RP">
    <w:p w14:paraId="0E448B5C" w14:textId="5DE5EE18" w:rsidR="008263C0" w:rsidRDefault="008263C0">
      <w:pPr>
        <w:pStyle w:val="CommentText"/>
        <w:rPr>
          <w:noProof/>
        </w:rPr>
      </w:pPr>
      <w:r>
        <w:rPr>
          <w:rStyle w:val="CommentReference"/>
        </w:rPr>
        <w:annotationRef/>
      </w:r>
      <w:bookmarkStart w:id="137" w:name="_GoBack"/>
      <w:bookmarkEnd w:id="137"/>
      <w:r>
        <w:t xml:space="preserve">In taking the weighted average, we allowed the </w:t>
      </w:r>
      <w:r w:rsidR="005E3C1C">
        <w:rPr>
          <w:noProof/>
        </w:rPr>
        <w:t>January</w:t>
      </w:r>
      <w:r w:rsidR="005E3C1C">
        <w:rPr>
          <w:noProof/>
        </w:rPr>
        <w:t xml:space="preserve"> (month 1)</w:t>
      </w:r>
      <w:r w:rsidR="005E3C1C">
        <w:rPr>
          <w:noProof/>
        </w:rPr>
        <w:t xml:space="preserve"> to neighbour December</w:t>
      </w:r>
      <w:r w:rsidR="005E3C1C">
        <w:rPr>
          <w:noProof/>
        </w:rPr>
        <w:t xml:space="preserve"> (month 12), a technique called '.....'</w:t>
      </w:r>
    </w:p>
    <w:p w14:paraId="58EBFB4A" w14:textId="77777777" w:rsidR="008A3035" w:rsidRDefault="008A3035">
      <w:pPr>
        <w:pStyle w:val="CommentText"/>
      </w:pPr>
    </w:p>
  </w:comment>
  <w:comment w:id="136" w:author="Majid" w:date="2016-12-13T14:02:00Z" w:initials="M">
    <w:p w14:paraId="28CD7286" w14:textId="1A79DF4E" w:rsidR="00692790" w:rsidRDefault="00692790">
      <w:pPr>
        <w:pStyle w:val="CommentText"/>
      </w:pPr>
      <w:r>
        <w:rPr>
          <w:rStyle w:val="CommentReference"/>
        </w:rPr>
        <w:annotationRef/>
      </w:r>
      <w:r>
        <w:t>say what this is as per our discussion in second last meeting</w:t>
      </w:r>
    </w:p>
  </w:comment>
  <w:comment w:id="140" w:author="Majid" w:date="2016-12-13T14:02:00Z" w:initials="M">
    <w:p w14:paraId="5439561B" w14:textId="11538E48" w:rsidR="00692790" w:rsidRDefault="00692790">
      <w:pPr>
        <w:pStyle w:val="CommentText"/>
      </w:pPr>
      <w:r>
        <w:rPr>
          <w:rStyle w:val="CommentReference"/>
        </w:rPr>
        <w:annotationRef/>
      </w:r>
      <w:r>
        <w:t>each age-sex group and each year??</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A08E8EC" w15:done="0"/>
  <w15:commentEx w15:paraId="23F1968B" w15:done="0"/>
  <w15:commentEx w15:paraId="54061100" w15:done="0"/>
  <w15:commentEx w15:paraId="63F50112" w15:done="0"/>
  <w15:commentEx w15:paraId="446C44BE" w15:done="0"/>
  <w15:commentEx w15:paraId="614F10C9" w15:done="0"/>
  <w15:commentEx w15:paraId="312C66EE" w15:done="0"/>
  <w15:commentEx w15:paraId="00B65B79" w15:paraIdParent="312C66EE" w15:done="0"/>
  <w15:commentEx w15:paraId="73EBADD4" w15:done="0"/>
  <w15:commentEx w15:paraId="49C70D5F" w15:done="0"/>
  <w15:commentEx w15:paraId="7DE81408" w15:done="0"/>
  <w15:commentEx w15:paraId="10C89C83" w15:done="0"/>
  <w15:commentEx w15:paraId="2A04AAB5" w15:done="0"/>
  <w15:commentEx w15:paraId="58EBFB4A" w15:done="0"/>
  <w15:commentEx w15:paraId="28CD7286" w15:done="0"/>
  <w15:commentEx w15:paraId="5439561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MinionPro-Regular">
    <w:charset w:val="00"/>
    <w:family w:val="auto"/>
    <w:pitch w:val="variable"/>
    <w:sig w:usb0="60000287" w:usb1="00000001" w:usb2="00000000" w:usb3="00000000" w:csb0="0000019F" w:csb1="00000000"/>
  </w:font>
  <w:font w:name="MinionPro-It">
    <w:charset w:val="00"/>
    <w:family w:val="auto"/>
    <w:pitch w:val="variable"/>
    <w:sig w:usb0="60000287" w:usb1="00000001" w:usb2="00000000" w:usb3="00000000" w:csb0="0000019F" w:csb1="00000000"/>
  </w:font>
  <w:font w:name="MinionPro-Bold">
    <w:charset w:val="00"/>
    <w:family w:val="auto"/>
    <w:pitch w:val="variable"/>
    <w:sig w:usb0="60000287" w:usb1="00000001"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Layout&gt;"/>
    <w:docVar w:name="EN.Libraries" w:val="&lt;Libraries&gt;&lt;item db-id=&quot;t0tw0zzvgt0wf4erero5steu5rx5tpas22wa&quot;&gt;Robbie Parks PhD&lt;record-ids&gt;&lt;item&gt;28&lt;/item&gt;&lt;item&gt;68&lt;/item&gt;&lt;item&gt;168&lt;/item&gt;&lt;item&gt;175&lt;/item&gt;&lt;item&gt;250&lt;/item&gt;&lt;item&gt;264&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2&lt;/item&gt;&lt;item&gt;563&lt;/item&gt;&lt;item&gt;565&lt;/item&gt;&lt;item&gt;567&lt;/item&gt;&lt;item&gt;568&lt;/item&gt;&lt;item&gt;569&lt;/item&gt;&lt;item&gt;573&lt;/item&gt;&lt;item&gt;631&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4212A"/>
    <w:rsid w:val="00045836"/>
    <w:rsid w:val="000474A7"/>
    <w:rsid w:val="000475BD"/>
    <w:rsid w:val="00054424"/>
    <w:rsid w:val="0005575A"/>
    <w:rsid w:val="000562C9"/>
    <w:rsid w:val="00056848"/>
    <w:rsid w:val="0006075B"/>
    <w:rsid w:val="00063A79"/>
    <w:rsid w:val="00063F37"/>
    <w:rsid w:val="000671F1"/>
    <w:rsid w:val="00074B24"/>
    <w:rsid w:val="000760B6"/>
    <w:rsid w:val="0007673F"/>
    <w:rsid w:val="00076B33"/>
    <w:rsid w:val="00076C18"/>
    <w:rsid w:val="00094C5C"/>
    <w:rsid w:val="000A661A"/>
    <w:rsid w:val="000B25BA"/>
    <w:rsid w:val="000B2739"/>
    <w:rsid w:val="000B6495"/>
    <w:rsid w:val="000B7625"/>
    <w:rsid w:val="000B7DBF"/>
    <w:rsid w:val="000C0ECE"/>
    <w:rsid w:val="000C7277"/>
    <w:rsid w:val="000C7D48"/>
    <w:rsid w:val="000E1528"/>
    <w:rsid w:val="000E7907"/>
    <w:rsid w:val="000F2C80"/>
    <w:rsid w:val="000F72E2"/>
    <w:rsid w:val="001030B3"/>
    <w:rsid w:val="00111002"/>
    <w:rsid w:val="00132C6C"/>
    <w:rsid w:val="00134BC3"/>
    <w:rsid w:val="00152476"/>
    <w:rsid w:val="001654F0"/>
    <w:rsid w:val="00167E56"/>
    <w:rsid w:val="0017419B"/>
    <w:rsid w:val="001776A2"/>
    <w:rsid w:val="0018033A"/>
    <w:rsid w:val="001804AC"/>
    <w:rsid w:val="001815D7"/>
    <w:rsid w:val="00184548"/>
    <w:rsid w:val="001849C7"/>
    <w:rsid w:val="001A6832"/>
    <w:rsid w:val="001B23D1"/>
    <w:rsid w:val="001D20EA"/>
    <w:rsid w:val="001E6320"/>
    <w:rsid w:val="001F32FF"/>
    <w:rsid w:val="00200952"/>
    <w:rsid w:val="0020266B"/>
    <w:rsid w:val="002078C1"/>
    <w:rsid w:val="002208C6"/>
    <w:rsid w:val="002369F6"/>
    <w:rsid w:val="00240EB4"/>
    <w:rsid w:val="00242781"/>
    <w:rsid w:val="00244B6F"/>
    <w:rsid w:val="00261272"/>
    <w:rsid w:val="00267F49"/>
    <w:rsid w:val="002807DD"/>
    <w:rsid w:val="00284309"/>
    <w:rsid w:val="002921BE"/>
    <w:rsid w:val="00296A5E"/>
    <w:rsid w:val="002A01D0"/>
    <w:rsid w:val="002A70F9"/>
    <w:rsid w:val="002B434F"/>
    <w:rsid w:val="002B4877"/>
    <w:rsid w:val="002C2E8F"/>
    <w:rsid w:val="002C4E8C"/>
    <w:rsid w:val="002C5DB9"/>
    <w:rsid w:val="002C5FB9"/>
    <w:rsid w:val="002C7535"/>
    <w:rsid w:val="002D344B"/>
    <w:rsid w:val="002D3732"/>
    <w:rsid w:val="002D522E"/>
    <w:rsid w:val="002E041E"/>
    <w:rsid w:val="002E39EC"/>
    <w:rsid w:val="002F4DC5"/>
    <w:rsid w:val="003015A0"/>
    <w:rsid w:val="0030285B"/>
    <w:rsid w:val="00305781"/>
    <w:rsid w:val="00305C2C"/>
    <w:rsid w:val="003179A2"/>
    <w:rsid w:val="0032104A"/>
    <w:rsid w:val="00324DAD"/>
    <w:rsid w:val="003324A5"/>
    <w:rsid w:val="0034168A"/>
    <w:rsid w:val="00354709"/>
    <w:rsid w:val="00356AD6"/>
    <w:rsid w:val="00365562"/>
    <w:rsid w:val="00373A9B"/>
    <w:rsid w:val="003809FF"/>
    <w:rsid w:val="00381442"/>
    <w:rsid w:val="00396EEE"/>
    <w:rsid w:val="0039751B"/>
    <w:rsid w:val="003A0B89"/>
    <w:rsid w:val="003A12B6"/>
    <w:rsid w:val="003A1F8F"/>
    <w:rsid w:val="003B2232"/>
    <w:rsid w:val="003B29FF"/>
    <w:rsid w:val="003C1BBC"/>
    <w:rsid w:val="003E1B4D"/>
    <w:rsid w:val="003E519C"/>
    <w:rsid w:val="003E730D"/>
    <w:rsid w:val="00417006"/>
    <w:rsid w:val="004233BA"/>
    <w:rsid w:val="00433EDB"/>
    <w:rsid w:val="00434577"/>
    <w:rsid w:val="00460205"/>
    <w:rsid w:val="004625AD"/>
    <w:rsid w:val="00464FFA"/>
    <w:rsid w:val="0047194E"/>
    <w:rsid w:val="00482D51"/>
    <w:rsid w:val="004873DC"/>
    <w:rsid w:val="004875C3"/>
    <w:rsid w:val="004A5369"/>
    <w:rsid w:val="004B1615"/>
    <w:rsid w:val="004C5A3B"/>
    <w:rsid w:val="004E0482"/>
    <w:rsid w:val="004E7E7C"/>
    <w:rsid w:val="004E7EC4"/>
    <w:rsid w:val="004F6749"/>
    <w:rsid w:val="004F7FD8"/>
    <w:rsid w:val="00511D20"/>
    <w:rsid w:val="00516C72"/>
    <w:rsid w:val="00520C4B"/>
    <w:rsid w:val="00524857"/>
    <w:rsid w:val="00527183"/>
    <w:rsid w:val="00534DEB"/>
    <w:rsid w:val="00537B28"/>
    <w:rsid w:val="0054241A"/>
    <w:rsid w:val="0055499D"/>
    <w:rsid w:val="00554ECC"/>
    <w:rsid w:val="005612BD"/>
    <w:rsid w:val="00563BDF"/>
    <w:rsid w:val="005835D4"/>
    <w:rsid w:val="00584A95"/>
    <w:rsid w:val="00593BFA"/>
    <w:rsid w:val="00594465"/>
    <w:rsid w:val="005949B3"/>
    <w:rsid w:val="00597D5B"/>
    <w:rsid w:val="005A5DB0"/>
    <w:rsid w:val="005B5156"/>
    <w:rsid w:val="005B6F61"/>
    <w:rsid w:val="005C2358"/>
    <w:rsid w:val="005D3E4E"/>
    <w:rsid w:val="005D4AFE"/>
    <w:rsid w:val="005E10E4"/>
    <w:rsid w:val="005E181A"/>
    <w:rsid w:val="005E3C1C"/>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5CC1"/>
    <w:rsid w:val="00676B86"/>
    <w:rsid w:val="0068648A"/>
    <w:rsid w:val="00692790"/>
    <w:rsid w:val="006A00CF"/>
    <w:rsid w:val="006A11D1"/>
    <w:rsid w:val="006A2543"/>
    <w:rsid w:val="006A3E8B"/>
    <w:rsid w:val="006A5851"/>
    <w:rsid w:val="006B1E6A"/>
    <w:rsid w:val="006B356C"/>
    <w:rsid w:val="006C0352"/>
    <w:rsid w:val="006C0B3D"/>
    <w:rsid w:val="006D07A4"/>
    <w:rsid w:val="006D6127"/>
    <w:rsid w:val="006E4623"/>
    <w:rsid w:val="006F645D"/>
    <w:rsid w:val="00707CD4"/>
    <w:rsid w:val="0071189E"/>
    <w:rsid w:val="00714D92"/>
    <w:rsid w:val="00717527"/>
    <w:rsid w:val="0072296E"/>
    <w:rsid w:val="00723770"/>
    <w:rsid w:val="00725C10"/>
    <w:rsid w:val="00731128"/>
    <w:rsid w:val="007436D7"/>
    <w:rsid w:val="0074650F"/>
    <w:rsid w:val="00750EC9"/>
    <w:rsid w:val="0075782A"/>
    <w:rsid w:val="007611B8"/>
    <w:rsid w:val="0077413A"/>
    <w:rsid w:val="00781265"/>
    <w:rsid w:val="00792165"/>
    <w:rsid w:val="00792C98"/>
    <w:rsid w:val="00793D6E"/>
    <w:rsid w:val="00795E96"/>
    <w:rsid w:val="007A74E1"/>
    <w:rsid w:val="007C5A4F"/>
    <w:rsid w:val="007D3C53"/>
    <w:rsid w:val="007F2E1E"/>
    <w:rsid w:val="007F7BFF"/>
    <w:rsid w:val="00803355"/>
    <w:rsid w:val="00803FD0"/>
    <w:rsid w:val="00814929"/>
    <w:rsid w:val="00820F50"/>
    <w:rsid w:val="008245F0"/>
    <w:rsid w:val="008263C0"/>
    <w:rsid w:val="0083738D"/>
    <w:rsid w:val="00840791"/>
    <w:rsid w:val="0084095B"/>
    <w:rsid w:val="008463C5"/>
    <w:rsid w:val="00847AF8"/>
    <w:rsid w:val="00857C52"/>
    <w:rsid w:val="0086792C"/>
    <w:rsid w:val="008A3035"/>
    <w:rsid w:val="008A526D"/>
    <w:rsid w:val="008A55E6"/>
    <w:rsid w:val="008A7468"/>
    <w:rsid w:val="008A785D"/>
    <w:rsid w:val="008C720D"/>
    <w:rsid w:val="008D0F1B"/>
    <w:rsid w:val="008D5E3B"/>
    <w:rsid w:val="008E0ADE"/>
    <w:rsid w:val="008E7EF9"/>
    <w:rsid w:val="00903AEA"/>
    <w:rsid w:val="00915FB9"/>
    <w:rsid w:val="00931D65"/>
    <w:rsid w:val="00935607"/>
    <w:rsid w:val="00936272"/>
    <w:rsid w:val="00937AF1"/>
    <w:rsid w:val="00940052"/>
    <w:rsid w:val="0094016A"/>
    <w:rsid w:val="00942A83"/>
    <w:rsid w:val="00954E5E"/>
    <w:rsid w:val="00960370"/>
    <w:rsid w:val="009607CA"/>
    <w:rsid w:val="00963563"/>
    <w:rsid w:val="00971550"/>
    <w:rsid w:val="00973DAF"/>
    <w:rsid w:val="00975FF9"/>
    <w:rsid w:val="0097680C"/>
    <w:rsid w:val="00981384"/>
    <w:rsid w:val="00981E5B"/>
    <w:rsid w:val="00981FCD"/>
    <w:rsid w:val="00984221"/>
    <w:rsid w:val="0098685A"/>
    <w:rsid w:val="009868FE"/>
    <w:rsid w:val="009905A0"/>
    <w:rsid w:val="00990ED1"/>
    <w:rsid w:val="00991ED2"/>
    <w:rsid w:val="009A082B"/>
    <w:rsid w:val="009A3625"/>
    <w:rsid w:val="009A4ECC"/>
    <w:rsid w:val="009A78EF"/>
    <w:rsid w:val="009B07E8"/>
    <w:rsid w:val="009B275D"/>
    <w:rsid w:val="009D7B53"/>
    <w:rsid w:val="009E25B4"/>
    <w:rsid w:val="009F2E5A"/>
    <w:rsid w:val="009F5D95"/>
    <w:rsid w:val="00A033FA"/>
    <w:rsid w:val="00A10491"/>
    <w:rsid w:val="00A131C2"/>
    <w:rsid w:val="00A2418A"/>
    <w:rsid w:val="00A347E7"/>
    <w:rsid w:val="00A36C23"/>
    <w:rsid w:val="00A40231"/>
    <w:rsid w:val="00A404A3"/>
    <w:rsid w:val="00A43D39"/>
    <w:rsid w:val="00A51046"/>
    <w:rsid w:val="00A53ECA"/>
    <w:rsid w:val="00A548AE"/>
    <w:rsid w:val="00A572FC"/>
    <w:rsid w:val="00A6434A"/>
    <w:rsid w:val="00A66275"/>
    <w:rsid w:val="00A662E3"/>
    <w:rsid w:val="00A66C68"/>
    <w:rsid w:val="00A67A78"/>
    <w:rsid w:val="00A714AB"/>
    <w:rsid w:val="00A718C6"/>
    <w:rsid w:val="00A74934"/>
    <w:rsid w:val="00A96F0F"/>
    <w:rsid w:val="00AA1780"/>
    <w:rsid w:val="00AA730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60DA1"/>
    <w:rsid w:val="00B70F50"/>
    <w:rsid w:val="00B76107"/>
    <w:rsid w:val="00B76378"/>
    <w:rsid w:val="00B86A6F"/>
    <w:rsid w:val="00B922F3"/>
    <w:rsid w:val="00B92C48"/>
    <w:rsid w:val="00BA2E2C"/>
    <w:rsid w:val="00BA416B"/>
    <w:rsid w:val="00BB0FD0"/>
    <w:rsid w:val="00BC1F64"/>
    <w:rsid w:val="00BC2F51"/>
    <w:rsid w:val="00BC441D"/>
    <w:rsid w:val="00BD30E9"/>
    <w:rsid w:val="00BE2134"/>
    <w:rsid w:val="00BE2768"/>
    <w:rsid w:val="00BE4231"/>
    <w:rsid w:val="00BE6CCC"/>
    <w:rsid w:val="00BE7C5B"/>
    <w:rsid w:val="00C040DD"/>
    <w:rsid w:val="00C04F00"/>
    <w:rsid w:val="00C174B2"/>
    <w:rsid w:val="00C23A06"/>
    <w:rsid w:val="00C30172"/>
    <w:rsid w:val="00C362A6"/>
    <w:rsid w:val="00C45215"/>
    <w:rsid w:val="00C55375"/>
    <w:rsid w:val="00C57E3D"/>
    <w:rsid w:val="00C67F19"/>
    <w:rsid w:val="00C7054A"/>
    <w:rsid w:val="00C81D59"/>
    <w:rsid w:val="00C8599D"/>
    <w:rsid w:val="00C906D8"/>
    <w:rsid w:val="00CA086B"/>
    <w:rsid w:val="00CA2C82"/>
    <w:rsid w:val="00CA40A6"/>
    <w:rsid w:val="00CA6F73"/>
    <w:rsid w:val="00CB2731"/>
    <w:rsid w:val="00CB2B62"/>
    <w:rsid w:val="00CC15D5"/>
    <w:rsid w:val="00CC407B"/>
    <w:rsid w:val="00CE1DCB"/>
    <w:rsid w:val="00CE2B18"/>
    <w:rsid w:val="00CE64B3"/>
    <w:rsid w:val="00CF318B"/>
    <w:rsid w:val="00CF6E0F"/>
    <w:rsid w:val="00D066CD"/>
    <w:rsid w:val="00D070E7"/>
    <w:rsid w:val="00D07ECE"/>
    <w:rsid w:val="00D12263"/>
    <w:rsid w:val="00D14DB1"/>
    <w:rsid w:val="00D1648B"/>
    <w:rsid w:val="00D20463"/>
    <w:rsid w:val="00D2556B"/>
    <w:rsid w:val="00D34745"/>
    <w:rsid w:val="00D3514E"/>
    <w:rsid w:val="00D41405"/>
    <w:rsid w:val="00D627C4"/>
    <w:rsid w:val="00D64CF4"/>
    <w:rsid w:val="00D71354"/>
    <w:rsid w:val="00D773DD"/>
    <w:rsid w:val="00D92672"/>
    <w:rsid w:val="00D96263"/>
    <w:rsid w:val="00D96DE9"/>
    <w:rsid w:val="00DA0408"/>
    <w:rsid w:val="00DA492B"/>
    <w:rsid w:val="00DB7088"/>
    <w:rsid w:val="00DC265F"/>
    <w:rsid w:val="00DC473B"/>
    <w:rsid w:val="00DC7CAF"/>
    <w:rsid w:val="00DD4C07"/>
    <w:rsid w:val="00E068E0"/>
    <w:rsid w:val="00E07717"/>
    <w:rsid w:val="00E137F4"/>
    <w:rsid w:val="00E30146"/>
    <w:rsid w:val="00E36439"/>
    <w:rsid w:val="00E40384"/>
    <w:rsid w:val="00E40C87"/>
    <w:rsid w:val="00E4479C"/>
    <w:rsid w:val="00E55163"/>
    <w:rsid w:val="00E55382"/>
    <w:rsid w:val="00E71FBD"/>
    <w:rsid w:val="00E72CAE"/>
    <w:rsid w:val="00E740F4"/>
    <w:rsid w:val="00E812B7"/>
    <w:rsid w:val="00E843B9"/>
    <w:rsid w:val="00E86FC3"/>
    <w:rsid w:val="00E87703"/>
    <w:rsid w:val="00E937AB"/>
    <w:rsid w:val="00EA7F08"/>
    <w:rsid w:val="00EC0049"/>
    <w:rsid w:val="00EC3131"/>
    <w:rsid w:val="00EC42D2"/>
    <w:rsid w:val="00EC50A5"/>
    <w:rsid w:val="00ED0407"/>
    <w:rsid w:val="00ED4CC2"/>
    <w:rsid w:val="00EF3D50"/>
    <w:rsid w:val="00F01B41"/>
    <w:rsid w:val="00F02A45"/>
    <w:rsid w:val="00F06034"/>
    <w:rsid w:val="00F11D04"/>
    <w:rsid w:val="00F147B2"/>
    <w:rsid w:val="00F15C6C"/>
    <w:rsid w:val="00F2319B"/>
    <w:rsid w:val="00F35FBE"/>
    <w:rsid w:val="00F43484"/>
    <w:rsid w:val="00F45AAF"/>
    <w:rsid w:val="00F46F05"/>
    <w:rsid w:val="00F51CCD"/>
    <w:rsid w:val="00F60636"/>
    <w:rsid w:val="00F61742"/>
    <w:rsid w:val="00F70085"/>
    <w:rsid w:val="00F911E8"/>
    <w:rsid w:val="00FA0046"/>
    <w:rsid w:val="00FA722E"/>
    <w:rsid w:val="00FB1825"/>
    <w:rsid w:val="00FB35F9"/>
    <w:rsid w:val="00FB6911"/>
    <w:rsid w:val="00FB6A8E"/>
    <w:rsid w:val="00FD1A95"/>
    <w:rsid w:val="00FE46E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A11D1"/>
  </w:style>
  <w:style w:type="character" w:customStyle="1" w:styleId="ref-title">
    <w:name w:val="ref-title"/>
    <w:basedOn w:val="DefaultParagraphFont"/>
    <w:rsid w:val="006A11D1"/>
  </w:style>
  <w:style w:type="character" w:customStyle="1" w:styleId="ref-journal">
    <w:name w:val="ref-journal"/>
    <w:basedOn w:val="DefaultParagraphFont"/>
    <w:rsid w:val="006A11D1"/>
  </w:style>
  <w:style w:type="character" w:customStyle="1" w:styleId="ref-vol">
    <w:name w:val="ref-vol"/>
    <w:basedOn w:val="DefaultParagraphFont"/>
    <w:rsid w:val="006A11D1"/>
  </w:style>
  <w:style w:type="character" w:customStyle="1" w:styleId="nowrap">
    <w:name w:val="nowrap"/>
    <w:basedOn w:val="DefaultParagraphFont"/>
    <w:rsid w:val="006A11D1"/>
  </w:style>
  <w:style w:type="paragraph" w:styleId="Revision">
    <w:name w:val="Revision"/>
    <w:hidden/>
    <w:uiPriority w:val="99"/>
    <w:semiHidden/>
    <w:rsid w:val="008263C0"/>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3" Type="http://schemas.openxmlformats.org/officeDocument/2006/relationships/hyperlink" Target="https://www.ncbi.nlm.nih.gov/pubmed/12706750" TargetMode="External"/><Relationship Id="rId4" Type="http://schemas.openxmlformats.org/officeDocument/2006/relationships/hyperlink" Target="http://www.ncbi.nlm.nih.gov/pubmed/12546188" TargetMode="External"/><Relationship Id="rId5" Type="http://schemas.openxmlformats.org/officeDocument/2006/relationships/hyperlink" Target="https://www.ncbi.nlm.nih.gov/pubmed/12546188" TargetMode="External"/><Relationship Id="rId1" Type="http://schemas.openxmlformats.org/officeDocument/2006/relationships/hyperlink" Target="http://dx.doi.org/10.1016/S0013-9351(02)00009-9" TargetMode="External"/><Relationship Id="rId2" Type="http://schemas.openxmlformats.org/officeDocument/2006/relationships/hyperlink" Target="http://www.ncbi.nlm.nih.gov/pubmed/12706750" TargetMode="External"/></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hyperlink" Target="mailto:j.e.bennett@imperial.ac.uk" TargetMode="External"/><Relationship Id="rId9" Type="http://schemas.openxmlformats.org/officeDocument/2006/relationships/fontTable" Target="fontTable.xml"/><Relationship Id="rId10" Type="http://schemas.microsoft.com/office/2011/relationships/people" Target="peop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6F42D01-60B2-A347-8FD6-9769475D5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13</Pages>
  <Words>4095</Words>
  <Characters>23347</Characters>
  <Application>Microsoft Macintosh Word</Application>
  <DocSecurity>0</DocSecurity>
  <Lines>194</Lines>
  <Paragraphs>54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vt:lpstr>Methods</vt:lpstr>
      <vt:lpstr>Data</vt:lpstr>
      <vt:lpstr>Statistical methods</vt:lpstr>
    </vt:vector>
  </TitlesOfParts>
  <Company/>
  <LinksUpToDate>false</LinksUpToDate>
  <CharactersWithSpaces>27388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8</cp:revision>
  <dcterms:created xsi:type="dcterms:W3CDTF">2016-12-12T23:05:00Z</dcterms:created>
  <dcterms:modified xsi:type="dcterms:W3CDTF">2016-12-15T13:36:00Z</dcterms:modified>
</cp:coreProperties>
</file>