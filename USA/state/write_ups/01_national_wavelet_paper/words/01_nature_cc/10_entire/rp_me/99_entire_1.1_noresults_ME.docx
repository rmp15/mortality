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31B18C" w14:textId="3C27A593" w:rsidR="00F15C6C" w:rsidRPr="00067224" w:rsidRDefault="00F60636" w:rsidP="00F15C6C">
      <w:pPr>
        <w:spacing w:after="0" w:line="480" w:lineRule="auto"/>
        <w:rPr>
          <w:rFonts w:ascii="Times New Roman" w:hAnsi="Times New Roman"/>
          <w:b/>
          <w:sz w:val="24"/>
          <w:szCs w:val="24"/>
        </w:rPr>
      </w:pPr>
      <w:commentRangeStart w:id="0"/>
      <w:r>
        <w:rPr>
          <w:rFonts w:ascii="Times New Roman" w:hAnsi="Times New Roman"/>
          <w:b/>
          <w:sz w:val="24"/>
          <w:szCs w:val="24"/>
        </w:rPr>
        <w:t>Seasonal d</w:t>
      </w:r>
      <w:r w:rsidR="00D14DB1">
        <w:rPr>
          <w:rFonts w:ascii="Times New Roman" w:hAnsi="Times New Roman"/>
          <w:b/>
          <w:sz w:val="24"/>
          <w:szCs w:val="24"/>
        </w:rPr>
        <w:t xml:space="preserve">ynamics of </w:t>
      </w:r>
      <w:del w:id="1" w:author="Majid" w:date="2016-12-03T22:14:00Z">
        <w:r w:rsidDel="00175115">
          <w:rPr>
            <w:rFonts w:ascii="Times New Roman" w:hAnsi="Times New Roman"/>
            <w:b/>
            <w:sz w:val="24"/>
            <w:szCs w:val="24"/>
          </w:rPr>
          <w:delText xml:space="preserve">all-cause </w:delText>
        </w:r>
      </w:del>
      <w:r>
        <w:rPr>
          <w:rFonts w:ascii="Times New Roman" w:hAnsi="Times New Roman"/>
          <w:b/>
          <w:sz w:val="24"/>
          <w:szCs w:val="24"/>
        </w:rPr>
        <w:t>mortality</w:t>
      </w:r>
      <w:del w:id="2" w:author="Majid" w:date="2016-12-03T22:14:00Z">
        <w:r w:rsidDel="00175115">
          <w:rPr>
            <w:rFonts w:ascii="Times New Roman" w:hAnsi="Times New Roman"/>
            <w:b/>
            <w:sz w:val="24"/>
            <w:szCs w:val="24"/>
          </w:rPr>
          <w:delText>: a time series wavelet analysis</w:delText>
        </w:r>
      </w:del>
      <w:ins w:id="3" w:author="Majid" w:date="2016-12-03T22:14:00Z">
        <w:r w:rsidR="00175115">
          <w:rPr>
            <w:rFonts w:ascii="Times New Roman" w:hAnsi="Times New Roman"/>
            <w:b/>
            <w:sz w:val="24"/>
            <w:szCs w:val="24"/>
          </w:rPr>
          <w:t xml:space="preserve"> in the United States from 1982 to 2013</w:t>
        </w:r>
      </w:ins>
      <w:commentRangeEnd w:id="0"/>
      <w:r w:rsidR="0003362E">
        <w:rPr>
          <w:rStyle w:val="CommentReference"/>
          <w:rFonts w:asciiTheme="minorHAnsi" w:eastAsiaTheme="minorHAnsi" w:hAnsiTheme="minorHAnsi" w:cstheme="minorBidi"/>
        </w:rPr>
        <w:commentReference w:id="0"/>
      </w:r>
    </w:p>
    <w:p w14:paraId="7474F6C3" w14:textId="77777777" w:rsidR="00F15C6C" w:rsidRPr="00067224" w:rsidRDefault="00F15C6C" w:rsidP="00F15C6C">
      <w:pPr>
        <w:spacing w:after="0" w:line="480" w:lineRule="auto"/>
        <w:rPr>
          <w:rFonts w:ascii="Times New Roman" w:hAnsi="Times New Roman"/>
          <w:sz w:val="24"/>
          <w:szCs w:val="24"/>
        </w:rPr>
      </w:pPr>
    </w:p>
    <w:p w14:paraId="462B8BCE" w14:textId="6DB088F6" w:rsidR="00F15C6C" w:rsidRPr="00067224" w:rsidRDefault="00F15C6C" w:rsidP="00F15C6C">
      <w:pPr>
        <w:spacing w:after="0" w:line="480" w:lineRule="auto"/>
        <w:rPr>
          <w:rFonts w:ascii="Times New Roman" w:hAnsi="Times New Roman"/>
          <w:sz w:val="24"/>
          <w:szCs w:val="24"/>
          <w:lang w:val="it-IT"/>
        </w:rPr>
      </w:pPr>
      <w:r>
        <w:rPr>
          <w:rFonts w:ascii="Times New Roman" w:hAnsi="Times New Roman"/>
          <w:sz w:val="24"/>
          <w:szCs w:val="24"/>
          <w:lang w:val="it-IT"/>
        </w:rPr>
        <w:t>Robbie Parks</w:t>
      </w:r>
      <w:r w:rsidRPr="00067224">
        <w:rPr>
          <w:rFonts w:ascii="Times New Roman" w:hAnsi="Times New Roman"/>
          <w:sz w:val="24"/>
          <w:szCs w:val="24"/>
          <w:vertAlign w:val="superscript"/>
          <w:lang w:val="it-IT"/>
        </w:rPr>
        <w:t>1</w:t>
      </w:r>
      <w:ins w:id="4" w:author="Majid" w:date="2016-12-03T21:57:00Z">
        <w:r w:rsidR="002E48CD">
          <w:rPr>
            <w:rFonts w:ascii="Times New Roman" w:hAnsi="Times New Roman"/>
            <w:sz w:val="24"/>
            <w:szCs w:val="24"/>
            <w:vertAlign w:val="superscript"/>
            <w:lang w:val="it-IT"/>
          </w:rPr>
          <w:t>,2</w:t>
        </w:r>
      </w:ins>
      <w:r w:rsidRPr="00067224">
        <w:rPr>
          <w:rFonts w:ascii="Times New Roman" w:hAnsi="Times New Roman"/>
          <w:sz w:val="24"/>
          <w:szCs w:val="24"/>
          <w:lang w:val="it-IT"/>
        </w:rPr>
        <w:t xml:space="preserve">, </w:t>
      </w:r>
      <w:r>
        <w:rPr>
          <w:rFonts w:ascii="Times New Roman" w:hAnsi="Times New Roman"/>
          <w:sz w:val="24"/>
          <w:szCs w:val="24"/>
          <w:lang w:val="it-IT"/>
        </w:rPr>
        <w:t>James Bennett</w:t>
      </w:r>
      <w:ins w:id="5" w:author="Majid" w:date="2016-12-03T21:58:00Z">
        <w:r w:rsidR="00142DAC" w:rsidRPr="00067224">
          <w:rPr>
            <w:rFonts w:ascii="Times New Roman" w:hAnsi="Times New Roman"/>
            <w:sz w:val="24"/>
            <w:szCs w:val="24"/>
            <w:vertAlign w:val="superscript"/>
            <w:lang w:val="it-IT"/>
          </w:rPr>
          <w:t>1</w:t>
        </w:r>
        <w:r w:rsidR="00142DAC">
          <w:rPr>
            <w:rFonts w:ascii="Times New Roman" w:hAnsi="Times New Roman"/>
            <w:sz w:val="24"/>
            <w:szCs w:val="24"/>
            <w:vertAlign w:val="superscript"/>
            <w:lang w:val="it-IT"/>
          </w:rPr>
          <w:t>,2</w:t>
        </w:r>
      </w:ins>
      <w:r w:rsidRPr="00067224">
        <w:rPr>
          <w:rFonts w:ascii="Times New Roman" w:hAnsi="Times New Roman"/>
          <w:sz w:val="24"/>
          <w:szCs w:val="24"/>
          <w:lang w:val="it-IT"/>
        </w:rPr>
        <w:t xml:space="preserve">, </w:t>
      </w:r>
      <w:r>
        <w:rPr>
          <w:rFonts w:ascii="Times New Roman" w:hAnsi="Times New Roman"/>
          <w:sz w:val="24"/>
          <w:szCs w:val="24"/>
          <w:lang w:val="it-IT"/>
        </w:rPr>
        <w:t>Ralf Toumi</w:t>
      </w:r>
      <w:ins w:id="6" w:author="Majid" w:date="2016-12-03T21:58:00Z">
        <w:r w:rsidR="00142DAC">
          <w:rPr>
            <w:rFonts w:ascii="Times New Roman" w:hAnsi="Times New Roman"/>
            <w:sz w:val="24"/>
            <w:szCs w:val="24"/>
            <w:vertAlign w:val="superscript"/>
            <w:lang w:val="it-IT"/>
          </w:rPr>
          <w:t>3</w:t>
        </w:r>
      </w:ins>
      <w:del w:id="7" w:author="Majid" w:date="2016-12-03T21:58:00Z">
        <w:r w:rsidDel="00142DAC">
          <w:rPr>
            <w:rFonts w:ascii="Times New Roman" w:hAnsi="Times New Roman"/>
            <w:sz w:val="24"/>
            <w:szCs w:val="24"/>
            <w:vertAlign w:val="superscript"/>
            <w:lang w:val="it-IT"/>
          </w:rPr>
          <w:delText>2</w:delText>
        </w:r>
      </w:del>
      <w:r w:rsidRPr="00067224">
        <w:rPr>
          <w:rFonts w:ascii="Times New Roman" w:hAnsi="Times New Roman"/>
          <w:sz w:val="24"/>
          <w:szCs w:val="24"/>
          <w:lang w:val="it-IT"/>
        </w:rPr>
        <w:t>, Majid Ezzati</w:t>
      </w:r>
      <w:ins w:id="8" w:author="Majid" w:date="2016-12-03T21:58:00Z">
        <w:r w:rsidR="00142DAC" w:rsidRPr="00067224">
          <w:rPr>
            <w:rFonts w:ascii="Times New Roman" w:hAnsi="Times New Roman"/>
            <w:sz w:val="24"/>
            <w:szCs w:val="24"/>
            <w:vertAlign w:val="superscript"/>
            <w:lang w:val="it-IT"/>
          </w:rPr>
          <w:t>1</w:t>
        </w:r>
        <w:r w:rsidR="00142DAC">
          <w:rPr>
            <w:rFonts w:ascii="Times New Roman" w:hAnsi="Times New Roman"/>
            <w:sz w:val="24"/>
            <w:szCs w:val="24"/>
            <w:vertAlign w:val="superscript"/>
            <w:lang w:val="it-IT"/>
          </w:rPr>
          <w:t>,2</w:t>
        </w:r>
      </w:ins>
      <w:del w:id="9" w:author="Majid" w:date="2016-12-03T21:58:00Z">
        <w:r w:rsidRPr="00067224" w:rsidDel="00142DAC">
          <w:rPr>
            <w:rFonts w:ascii="Times New Roman" w:hAnsi="Times New Roman"/>
            <w:sz w:val="24"/>
            <w:szCs w:val="24"/>
            <w:vertAlign w:val="superscript"/>
            <w:lang w:val="it-IT"/>
          </w:rPr>
          <w:delText>1</w:delText>
        </w:r>
      </w:del>
      <w:r w:rsidRPr="00067224">
        <w:rPr>
          <w:rFonts w:ascii="Times New Roman" w:hAnsi="Times New Roman"/>
          <w:sz w:val="24"/>
          <w:szCs w:val="24"/>
          <w:vertAlign w:val="superscript"/>
          <w:lang w:val="it-IT"/>
        </w:rPr>
        <w:t>*</w:t>
      </w:r>
    </w:p>
    <w:p w14:paraId="0F9F2625" w14:textId="77777777" w:rsidR="00F15C6C" w:rsidRPr="00067224" w:rsidRDefault="00F15C6C" w:rsidP="00F15C6C">
      <w:pPr>
        <w:spacing w:after="0" w:line="480" w:lineRule="auto"/>
        <w:rPr>
          <w:rFonts w:ascii="Times New Roman" w:hAnsi="Times New Roman"/>
          <w:sz w:val="24"/>
          <w:szCs w:val="24"/>
          <w:lang w:val="it-IT"/>
        </w:rPr>
      </w:pPr>
    </w:p>
    <w:p w14:paraId="678717C8" w14:textId="41927196" w:rsidR="00F15C6C" w:rsidRDefault="00F15C6C" w:rsidP="00F15C6C">
      <w:pPr>
        <w:spacing w:after="0" w:line="480" w:lineRule="auto"/>
        <w:rPr>
          <w:rFonts w:ascii="Times New Roman" w:hAnsi="Times New Roman"/>
          <w:sz w:val="24"/>
          <w:szCs w:val="24"/>
        </w:rPr>
      </w:pPr>
      <w:r w:rsidRPr="00067224">
        <w:rPr>
          <w:rFonts w:ascii="Times New Roman" w:hAnsi="Times New Roman"/>
          <w:sz w:val="24"/>
          <w:szCs w:val="24"/>
          <w:vertAlign w:val="superscript"/>
        </w:rPr>
        <w:t xml:space="preserve">1 </w:t>
      </w:r>
      <w:r w:rsidRPr="00067224">
        <w:rPr>
          <w:rFonts w:ascii="Times New Roman" w:hAnsi="Times New Roman"/>
          <w:sz w:val="24"/>
          <w:szCs w:val="24"/>
        </w:rPr>
        <w:t xml:space="preserve">MRC-PHE Centre for Environment and Health, </w:t>
      </w:r>
      <w:del w:id="10" w:author="Majid" w:date="2016-12-03T21:59:00Z">
        <w:r w:rsidRPr="00067224" w:rsidDel="00142DAC">
          <w:rPr>
            <w:rFonts w:ascii="Times New Roman" w:hAnsi="Times New Roman"/>
            <w:sz w:val="24"/>
            <w:szCs w:val="24"/>
          </w:rPr>
          <w:delText xml:space="preserve">Department of Epidemiology and Biostatistics, School of Public Health, </w:delText>
        </w:r>
      </w:del>
      <w:r w:rsidRPr="00067224">
        <w:rPr>
          <w:rFonts w:ascii="Times New Roman" w:hAnsi="Times New Roman"/>
          <w:sz w:val="24"/>
          <w:szCs w:val="24"/>
        </w:rPr>
        <w:t>Imperial College London, London, United Kingdom</w:t>
      </w:r>
    </w:p>
    <w:p w14:paraId="1E007FA7" w14:textId="77777777" w:rsidR="00222D55" w:rsidRDefault="00FD1A95" w:rsidP="00142DAC">
      <w:pPr>
        <w:spacing w:after="0" w:line="480" w:lineRule="auto"/>
        <w:rPr>
          <w:ins w:id="11" w:author="Parks, Robbie M" w:date="2016-12-11T17:44:00Z"/>
          <w:rFonts w:ascii="Times New Roman" w:hAnsi="Times New Roman"/>
          <w:sz w:val="24"/>
          <w:szCs w:val="24"/>
        </w:rPr>
      </w:pPr>
      <w:r>
        <w:rPr>
          <w:rFonts w:ascii="Times New Roman" w:hAnsi="Times New Roman"/>
          <w:sz w:val="24"/>
          <w:szCs w:val="24"/>
          <w:vertAlign w:val="superscript"/>
        </w:rPr>
        <w:t>2</w:t>
      </w:r>
      <w:r w:rsidRPr="00067224">
        <w:rPr>
          <w:rFonts w:ascii="Times New Roman" w:hAnsi="Times New Roman"/>
          <w:sz w:val="24"/>
          <w:szCs w:val="24"/>
          <w:vertAlign w:val="superscript"/>
        </w:rPr>
        <w:t xml:space="preserve"> </w:t>
      </w:r>
      <w:ins w:id="12" w:author="Majid" w:date="2016-12-03T21:59:00Z">
        <w:r w:rsidR="00142DAC" w:rsidRPr="00067224">
          <w:rPr>
            <w:rFonts w:ascii="Times New Roman" w:hAnsi="Times New Roman"/>
            <w:sz w:val="24"/>
            <w:szCs w:val="24"/>
          </w:rPr>
          <w:t>Department of Epidemiology and Biostatistics, School of Public Health, Imperial College London, London, United Kingdom</w:t>
        </w:r>
        <w:r w:rsidR="00142DAC" w:rsidDel="00142DAC">
          <w:rPr>
            <w:rFonts w:ascii="Times New Roman" w:hAnsi="Times New Roman"/>
            <w:sz w:val="24"/>
            <w:szCs w:val="24"/>
          </w:rPr>
          <w:t xml:space="preserve"> </w:t>
        </w:r>
      </w:ins>
    </w:p>
    <w:p w14:paraId="7152828C" w14:textId="142DE863" w:rsidR="00FD1A95" w:rsidRPr="00067224" w:rsidDel="00142DAC" w:rsidRDefault="006D6127" w:rsidP="00FD1A95">
      <w:pPr>
        <w:spacing w:after="0" w:line="480" w:lineRule="auto"/>
        <w:rPr>
          <w:del w:id="13" w:author="Majid" w:date="2016-12-03T21:59:00Z"/>
          <w:rFonts w:ascii="Times New Roman" w:hAnsi="Times New Roman"/>
          <w:sz w:val="24"/>
          <w:szCs w:val="24"/>
        </w:rPr>
      </w:pPr>
      <w:del w:id="14" w:author="Majid" w:date="2016-12-03T21:59:00Z">
        <w:r w:rsidDel="00142DAC">
          <w:rPr>
            <w:rFonts w:ascii="Times New Roman" w:hAnsi="Times New Roman"/>
            <w:sz w:val="24"/>
            <w:szCs w:val="24"/>
          </w:rPr>
          <w:delText xml:space="preserve">Space and Atmospheric Physics, </w:delText>
        </w:r>
        <w:r w:rsidR="00FD1A95" w:rsidRPr="00067224" w:rsidDel="00142DAC">
          <w:rPr>
            <w:rFonts w:ascii="Times New Roman" w:hAnsi="Times New Roman"/>
            <w:sz w:val="24"/>
            <w:szCs w:val="24"/>
          </w:rPr>
          <w:delText>Imperial College London, London, United Kingdom</w:delText>
        </w:r>
      </w:del>
    </w:p>
    <w:p w14:paraId="09B05119" w14:textId="157B3730" w:rsidR="00142DAC" w:rsidRPr="00067224" w:rsidRDefault="00142DAC" w:rsidP="00142DAC">
      <w:pPr>
        <w:spacing w:after="0" w:line="480" w:lineRule="auto"/>
        <w:rPr>
          <w:ins w:id="15" w:author="Majid" w:date="2016-12-03T21:58:00Z"/>
          <w:rFonts w:ascii="Times New Roman" w:hAnsi="Times New Roman"/>
          <w:sz w:val="24"/>
          <w:szCs w:val="24"/>
        </w:rPr>
      </w:pPr>
      <w:ins w:id="16" w:author="Majid" w:date="2016-12-03T21:58:00Z">
        <w:r>
          <w:rPr>
            <w:rFonts w:ascii="Times New Roman" w:hAnsi="Times New Roman"/>
            <w:sz w:val="24"/>
            <w:szCs w:val="24"/>
            <w:vertAlign w:val="superscript"/>
          </w:rPr>
          <w:t>3</w:t>
        </w:r>
        <w:r w:rsidRPr="00067224">
          <w:rPr>
            <w:rFonts w:ascii="Times New Roman" w:hAnsi="Times New Roman"/>
            <w:sz w:val="24"/>
            <w:szCs w:val="24"/>
            <w:vertAlign w:val="superscript"/>
          </w:rPr>
          <w:t xml:space="preserve"> </w:t>
        </w:r>
        <w:r>
          <w:rPr>
            <w:rFonts w:ascii="Times New Roman" w:hAnsi="Times New Roman"/>
            <w:sz w:val="24"/>
            <w:szCs w:val="24"/>
          </w:rPr>
          <w:t xml:space="preserve">Space and Atmospheric Physics, </w:t>
        </w:r>
        <w:r w:rsidRPr="00067224">
          <w:rPr>
            <w:rFonts w:ascii="Times New Roman" w:hAnsi="Times New Roman"/>
            <w:sz w:val="24"/>
            <w:szCs w:val="24"/>
          </w:rPr>
          <w:t>Imperial College London, London, United Kingdom</w:t>
        </w:r>
      </w:ins>
    </w:p>
    <w:p w14:paraId="44A8324A" w14:textId="77777777" w:rsidR="00F15C6C" w:rsidRDefault="00F15C6C" w:rsidP="00F15C6C">
      <w:pPr>
        <w:spacing w:after="0" w:line="480" w:lineRule="auto"/>
        <w:rPr>
          <w:rFonts w:ascii="Times New Roman" w:hAnsi="Times New Roman"/>
          <w:sz w:val="24"/>
          <w:szCs w:val="24"/>
        </w:rPr>
      </w:pPr>
    </w:p>
    <w:p w14:paraId="7641379F" w14:textId="4BCC56DD" w:rsidR="00973DAF" w:rsidRPr="00973DAF" w:rsidRDefault="00973DAF" w:rsidP="00F15C6C">
      <w:pPr>
        <w:spacing w:after="0" w:line="480" w:lineRule="auto"/>
        <w:rPr>
          <w:rFonts w:ascii="Times New Roman" w:hAnsi="Times New Roman"/>
          <w:sz w:val="24"/>
          <w:szCs w:val="24"/>
          <w:lang w:val="it-IT"/>
        </w:rPr>
      </w:pPr>
      <w:r>
        <w:rPr>
          <w:rFonts w:ascii="Times New Roman" w:hAnsi="Times New Roman"/>
          <w:sz w:val="24"/>
          <w:szCs w:val="24"/>
          <w:lang w:val="it-IT"/>
        </w:rPr>
        <w:t>Robbie M Parks</w:t>
      </w:r>
      <w:r w:rsidRPr="00067224">
        <w:rPr>
          <w:rFonts w:ascii="Times New Roman" w:hAnsi="Times New Roman"/>
          <w:sz w:val="24"/>
          <w:szCs w:val="24"/>
          <w:lang w:val="it-IT"/>
        </w:rPr>
        <w:t xml:space="preserve">: </w:t>
      </w:r>
      <w:r>
        <w:rPr>
          <w:rFonts w:ascii="Times New Roman" w:hAnsi="Times New Roman"/>
          <w:sz w:val="24"/>
          <w:szCs w:val="24"/>
          <w:lang w:val="it-IT"/>
        </w:rPr>
        <w:t>robbie.parks</w:t>
      </w:r>
      <w:r w:rsidRPr="00067224">
        <w:rPr>
          <w:rFonts w:ascii="Times New Roman" w:hAnsi="Times New Roman"/>
          <w:sz w:val="24"/>
          <w:szCs w:val="24"/>
          <w:lang w:val="it-IT"/>
        </w:rPr>
        <w:t>@imperial.ac.uk</w:t>
      </w:r>
    </w:p>
    <w:p w14:paraId="039E2A89"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James E Bennett: j.e.bennett@imperial.ac.uk</w:t>
      </w:r>
    </w:p>
    <w:p w14:paraId="57C2640E" w14:textId="6E0FC62F" w:rsidR="00F15C6C" w:rsidRPr="00067224" w:rsidRDefault="00BC1F64" w:rsidP="00F15C6C">
      <w:pPr>
        <w:spacing w:after="0" w:line="480" w:lineRule="auto"/>
        <w:rPr>
          <w:rFonts w:ascii="Times New Roman" w:hAnsi="Times New Roman"/>
          <w:sz w:val="24"/>
          <w:szCs w:val="24"/>
          <w:lang w:val="it-IT"/>
        </w:rPr>
      </w:pPr>
      <w:r>
        <w:rPr>
          <w:rFonts w:ascii="Times New Roman" w:hAnsi="Times New Roman"/>
          <w:sz w:val="24"/>
          <w:szCs w:val="24"/>
          <w:lang w:val="it-IT"/>
        </w:rPr>
        <w:t>Ralf Toumi</w:t>
      </w:r>
      <w:r w:rsidR="00F15C6C" w:rsidRPr="00067224">
        <w:rPr>
          <w:rFonts w:ascii="Times New Roman" w:hAnsi="Times New Roman"/>
          <w:sz w:val="24"/>
          <w:szCs w:val="24"/>
          <w:lang w:val="it-IT"/>
        </w:rPr>
        <w:t xml:space="preserve">: </w:t>
      </w:r>
      <w:r w:rsidR="0074650F">
        <w:rPr>
          <w:rFonts w:ascii="Times New Roman" w:hAnsi="Times New Roman"/>
          <w:sz w:val="24"/>
          <w:szCs w:val="24"/>
          <w:lang w:val="it-IT"/>
        </w:rPr>
        <w:t>r.toumi</w:t>
      </w:r>
      <w:r w:rsidR="00F15C6C" w:rsidRPr="00067224">
        <w:rPr>
          <w:rFonts w:ascii="Times New Roman" w:hAnsi="Times New Roman"/>
          <w:sz w:val="24"/>
          <w:szCs w:val="24"/>
          <w:lang w:val="it-IT"/>
        </w:rPr>
        <w:t>@imperial.ac.uk</w:t>
      </w:r>
    </w:p>
    <w:p w14:paraId="335A1198"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lang w:val="it-IT"/>
        </w:rPr>
        <w:t xml:space="preserve">Majid Ezzati: </w:t>
      </w:r>
      <w:r w:rsidRPr="00067224">
        <w:rPr>
          <w:rFonts w:ascii="Times New Roman" w:hAnsi="Times New Roman"/>
          <w:sz w:val="24"/>
          <w:szCs w:val="24"/>
        </w:rPr>
        <w:t>majid.ezzati@imperial.ac.uk</w:t>
      </w:r>
    </w:p>
    <w:p w14:paraId="2161B389" w14:textId="77777777" w:rsidR="00F15C6C" w:rsidRPr="00067224" w:rsidRDefault="00F15C6C" w:rsidP="00F15C6C">
      <w:pPr>
        <w:spacing w:after="0" w:line="480" w:lineRule="auto"/>
        <w:rPr>
          <w:rFonts w:ascii="Times New Roman" w:hAnsi="Times New Roman"/>
          <w:sz w:val="24"/>
          <w:szCs w:val="24"/>
        </w:rPr>
      </w:pPr>
    </w:p>
    <w:p w14:paraId="3C3154E7"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 xml:space="preserve">* Corresponding author: </w:t>
      </w:r>
    </w:p>
    <w:p w14:paraId="4B92FC5B"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Majid Ezzati</w:t>
      </w:r>
    </w:p>
    <w:p w14:paraId="60E8121D"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Imperial College London</w:t>
      </w:r>
    </w:p>
    <w:p w14:paraId="420BC152"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Norfolk Place</w:t>
      </w:r>
    </w:p>
    <w:p w14:paraId="58043803"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London W2 1PG, UK</w:t>
      </w:r>
    </w:p>
    <w:p w14:paraId="34E5A109"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E-mail: majid.ezzati@imperial.ac.uk</w:t>
      </w:r>
    </w:p>
    <w:p w14:paraId="685F96DB"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 xml:space="preserve">Tel: +44 (0)20 7594 0767  </w:t>
      </w:r>
    </w:p>
    <w:p w14:paraId="33DC9B1D" w14:textId="413FF7D1" w:rsidR="00F15C6C" w:rsidDel="00CF110B" w:rsidRDefault="00F15C6C" w:rsidP="004F6749">
      <w:pPr>
        <w:jc w:val="both"/>
        <w:rPr>
          <w:del w:id="17" w:author="Parks, Robbie M" w:date="2016-12-12T21:46:00Z"/>
          <w:rFonts w:ascii="Arial" w:hAnsi="Arial" w:cs="Arial"/>
          <w:b/>
        </w:rPr>
      </w:pPr>
      <w:r>
        <w:rPr>
          <w:rFonts w:ascii="Arial" w:hAnsi="Arial" w:cs="Arial"/>
          <w:b/>
        </w:rPr>
        <w:br w:type="page"/>
      </w:r>
    </w:p>
    <w:p w14:paraId="337E2E9A" w14:textId="2C0AA196" w:rsidR="002C5FB9" w:rsidDel="006E640C" w:rsidRDefault="00964223" w:rsidP="004F6749">
      <w:pPr>
        <w:jc w:val="both"/>
        <w:rPr>
          <w:del w:id="18" w:author="Majid" w:date="2016-12-03T22:42:00Z"/>
          <w:rFonts w:ascii="Arial" w:hAnsi="Arial" w:cs="Arial"/>
          <w:b/>
        </w:rPr>
      </w:pPr>
      <w:commentRangeStart w:id="19"/>
      <w:del w:id="20" w:author="Majid" w:date="2016-12-03T22:42:00Z">
        <w:r w:rsidDel="006E640C">
          <w:rPr>
            <w:rFonts w:ascii="Arial" w:hAnsi="Arial" w:cs="Arial"/>
            <w:b/>
          </w:rPr>
          <w:delText>Introdu</w:delText>
        </w:r>
        <w:r w:rsidR="006D6E70" w:rsidDel="006E640C">
          <w:rPr>
            <w:rFonts w:ascii="Arial" w:hAnsi="Arial" w:cs="Arial"/>
            <w:b/>
          </w:rPr>
          <w:delText>c</w:delText>
        </w:r>
        <w:r w:rsidDel="006E640C">
          <w:rPr>
            <w:rFonts w:ascii="Arial" w:hAnsi="Arial" w:cs="Arial"/>
            <w:b/>
          </w:rPr>
          <w:delText>tion</w:delText>
        </w:r>
        <w:commentRangeEnd w:id="19"/>
        <w:r w:rsidR="00175115" w:rsidDel="006E640C">
          <w:rPr>
            <w:rStyle w:val="CommentReference"/>
            <w:rFonts w:asciiTheme="minorHAnsi" w:eastAsiaTheme="minorHAnsi" w:hAnsiTheme="minorHAnsi" w:cstheme="minorBidi"/>
          </w:rPr>
          <w:commentReference w:id="19"/>
        </w:r>
      </w:del>
    </w:p>
    <w:p w14:paraId="5BE6D457" w14:textId="77777777" w:rsidR="000474A7" w:rsidRPr="006E640C" w:rsidDel="00CF110B" w:rsidRDefault="000474A7" w:rsidP="004F6749">
      <w:pPr>
        <w:jc w:val="both"/>
        <w:rPr>
          <w:ins w:id="21" w:author="Majid" w:date="2016-12-03T22:42:00Z"/>
          <w:del w:id="22" w:author="Parks, Robbie M" w:date="2016-12-12T21:46:00Z"/>
          <w:rFonts w:ascii="Arial" w:hAnsi="Arial" w:cs="Arial"/>
          <w:rPrChange w:id="23" w:author="Majid" w:date="2016-12-03T22:43:00Z">
            <w:rPr>
              <w:ins w:id="24" w:author="Majid" w:date="2016-12-03T22:42:00Z"/>
              <w:del w:id="25" w:author="Parks, Robbie M" w:date="2016-12-12T21:46:00Z"/>
              <w:rFonts w:ascii="Arial" w:hAnsi="Arial" w:cs="Arial"/>
              <w:b/>
            </w:rPr>
          </w:rPrChange>
        </w:rPr>
      </w:pPr>
    </w:p>
    <w:p w14:paraId="430D105F" w14:textId="7BA6A036" w:rsidR="006E640C" w:rsidRPr="006E640C" w:rsidRDefault="006E640C" w:rsidP="004F6749">
      <w:pPr>
        <w:jc w:val="both"/>
        <w:rPr>
          <w:ins w:id="26" w:author="Majid" w:date="2016-12-03T22:42:00Z"/>
          <w:rFonts w:ascii="Arial" w:hAnsi="Arial" w:cs="Arial"/>
          <w:rPrChange w:id="27" w:author="Majid" w:date="2016-12-03T22:43:00Z">
            <w:rPr>
              <w:ins w:id="28" w:author="Majid" w:date="2016-12-03T22:42:00Z"/>
              <w:rFonts w:ascii="Arial" w:hAnsi="Arial" w:cs="Arial"/>
              <w:b/>
            </w:rPr>
          </w:rPrChange>
        </w:rPr>
      </w:pPr>
      <w:ins w:id="29" w:author="Majid" w:date="2016-12-03T22:42:00Z">
        <w:r w:rsidRPr="006E640C">
          <w:rPr>
            <w:rFonts w:ascii="Arial" w:hAnsi="Arial" w:cs="Arial"/>
            <w:rPrChange w:id="30" w:author="Majid" w:date="2016-12-03T22:43:00Z">
              <w:rPr>
                <w:rFonts w:ascii="Arial" w:hAnsi="Arial" w:cs="Arial"/>
                <w:b/>
              </w:rPr>
            </w:rPrChange>
          </w:rPr>
          <w:t xml:space="preserve">[[[to be written </w:t>
        </w:r>
      </w:ins>
      <w:ins w:id="31" w:author="Majid" w:date="2016-12-10T23:32:00Z">
        <w:r w:rsidR="00593740">
          <w:rPr>
            <w:rFonts w:ascii="Arial" w:hAnsi="Arial" w:cs="Arial"/>
          </w:rPr>
          <w:t>after</w:t>
        </w:r>
      </w:ins>
      <w:ins w:id="32" w:author="Majid" w:date="2016-12-03T22:42:00Z">
        <w:r w:rsidRPr="006E640C">
          <w:rPr>
            <w:rFonts w:ascii="Arial" w:hAnsi="Arial" w:cs="Arial"/>
            <w:rPrChange w:id="33" w:author="Majid" w:date="2016-12-03T22:43:00Z">
              <w:rPr>
                <w:rFonts w:ascii="Arial" w:hAnsi="Arial" w:cs="Arial"/>
                <w:b/>
              </w:rPr>
            </w:rPrChange>
          </w:rPr>
          <w:t xml:space="preserve"> the rest of paper is complete</w:t>
        </w:r>
      </w:ins>
      <w:ins w:id="34" w:author="Majid" w:date="2016-12-03T22:43:00Z">
        <w:r>
          <w:rPr>
            <w:rFonts w:ascii="Arial" w:hAnsi="Arial" w:cs="Arial"/>
          </w:rPr>
          <w:t>, the standalone opening/abstract paragraph]]]</w:t>
        </w:r>
      </w:ins>
    </w:p>
    <w:p w14:paraId="6EC43A4E" w14:textId="77777777" w:rsidR="006E640C" w:rsidRPr="006E640C" w:rsidRDefault="006E640C">
      <w:pPr>
        <w:ind w:firstLine="720"/>
        <w:jc w:val="both"/>
        <w:rPr>
          <w:rFonts w:ascii="Arial" w:hAnsi="Arial" w:cs="Arial"/>
          <w:rPrChange w:id="35" w:author="Majid" w:date="2016-12-03T22:43:00Z">
            <w:rPr>
              <w:rFonts w:ascii="Arial" w:hAnsi="Arial" w:cs="Arial"/>
              <w:b/>
            </w:rPr>
          </w:rPrChange>
        </w:rPr>
        <w:pPrChange w:id="36" w:author="Majid" w:date="2016-12-10T23:32:00Z">
          <w:pPr>
            <w:jc w:val="both"/>
          </w:pPr>
        </w:pPrChange>
      </w:pPr>
    </w:p>
    <w:p w14:paraId="2BA4D287" w14:textId="5F49FFA6" w:rsidR="004A72DA" w:rsidRDefault="00DB0F75" w:rsidP="003D5847">
      <w:pPr>
        <w:spacing w:line="480" w:lineRule="auto"/>
        <w:jc w:val="both"/>
        <w:rPr>
          <w:rFonts w:ascii="Arial" w:hAnsi="Arial" w:cs="Arial"/>
        </w:rPr>
      </w:pPr>
      <w:commentRangeStart w:id="37"/>
      <w:ins w:id="38" w:author="Majid" w:date="2016-12-10T22:23:00Z">
        <w:r>
          <w:rPr>
            <w:rFonts w:ascii="Arial" w:hAnsi="Arial" w:cs="Arial"/>
          </w:rPr>
          <w:t xml:space="preserve">It is </w:t>
        </w:r>
      </w:ins>
      <w:ins w:id="39" w:author="Majid" w:date="2016-12-10T22:24:00Z">
        <w:r>
          <w:rPr>
            <w:rFonts w:ascii="Arial" w:hAnsi="Arial" w:cs="Arial"/>
          </w:rPr>
          <w:t>well-established that</w:t>
        </w:r>
      </w:ins>
      <w:ins w:id="40" w:author="Majid" w:date="2016-12-10T22:25:00Z">
        <w:r>
          <w:rPr>
            <w:rFonts w:ascii="Arial" w:hAnsi="Arial" w:cs="Arial"/>
          </w:rPr>
          <w:t xml:space="preserve"> disease and</w:t>
        </w:r>
      </w:ins>
      <w:ins w:id="41" w:author="Majid" w:date="2016-12-10T22:24:00Z">
        <w:r>
          <w:rPr>
            <w:rFonts w:ascii="Arial" w:hAnsi="Arial" w:cs="Arial"/>
          </w:rPr>
          <w:t xml:space="preserve"> death rates vary throughout the year, and in temperate climates there tend to be more deaths in winter than in </w:t>
        </w:r>
        <w:commentRangeStart w:id="42"/>
        <w:r>
          <w:rPr>
            <w:rFonts w:ascii="Arial" w:hAnsi="Arial" w:cs="Arial"/>
          </w:rPr>
          <w:t>summer</w:t>
        </w:r>
      </w:ins>
      <w:commentRangeEnd w:id="42"/>
      <w:ins w:id="43" w:author="Majid" w:date="2016-12-10T22:32:00Z">
        <w:r>
          <w:rPr>
            <w:rStyle w:val="CommentReference"/>
            <w:rFonts w:asciiTheme="minorHAnsi" w:eastAsiaTheme="minorHAnsi" w:hAnsiTheme="minorHAnsi" w:cstheme="minorBidi"/>
          </w:rPr>
          <w:commentReference w:id="42"/>
        </w:r>
      </w:ins>
      <w:ins w:id="44" w:author="Majid" w:date="2016-12-10T22:24:00Z">
        <w:r>
          <w:rPr>
            <w:rFonts w:ascii="Arial" w:hAnsi="Arial" w:cs="Arial"/>
          </w:rPr>
          <w:t>.</w:t>
        </w:r>
      </w:ins>
      <w:ins w:id="45" w:author="Majid" w:date="2016-12-10T22:26:00Z">
        <w:r>
          <w:rPr>
            <w:rFonts w:ascii="Arial" w:hAnsi="Arial" w:cs="Arial"/>
          </w:rPr>
          <w:t xml:space="preserve"> </w:t>
        </w:r>
      </w:ins>
      <w:ins w:id="46" w:author="Majid" w:date="2016-12-10T22:31:00Z">
        <w:r>
          <w:rPr>
            <w:rFonts w:ascii="Arial" w:hAnsi="Arial" w:cs="Arial"/>
          </w:rPr>
          <w:t xml:space="preserve">Less has been done on how the seasonal patterns of mortality are similar versus distinct in relation to age and </w:t>
        </w:r>
        <w:commentRangeStart w:id="47"/>
        <w:r>
          <w:rPr>
            <w:rFonts w:ascii="Arial" w:hAnsi="Arial" w:cs="Arial"/>
          </w:rPr>
          <w:t>sex</w:t>
        </w:r>
      </w:ins>
      <w:commentRangeEnd w:id="47"/>
      <w:ins w:id="48" w:author="Majid" w:date="2016-12-10T22:32:00Z">
        <w:r>
          <w:rPr>
            <w:rStyle w:val="CommentReference"/>
            <w:rFonts w:asciiTheme="minorHAnsi" w:eastAsiaTheme="minorHAnsi" w:hAnsiTheme="minorHAnsi" w:cstheme="minorBidi"/>
          </w:rPr>
          <w:commentReference w:id="47"/>
        </w:r>
      </w:ins>
      <w:ins w:id="49" w:author="Majid" w:date="2016-12-10T22:31:00Z">
        <w:r>
          <w:rPr>
            <w:rFonts w:ascii="Arial" w:hAnsi="Arial" w:cs="Arial"/>
          </w:rPr>
          <w:t xml:space="preserve">. </w:t>
        </w:r>
      </w:ins>
      <w:ins w:id="50" w:author="Majid" w:date="2016-12-10T22:26:00Z">
        <w:r>
          <w:rPr>
            <w:rFonts w:ascii="Arial" w:hAnsi="Arial" w:cs="Arial"/>
          </w:rPr>
          <w:t>In</w:t>
        </w:r>
      </w:ins>
      <w:del w:id="51" w:author="Majid" w:date="2016-12-10T22:26:00Z">
        <w:r w:rsidR="00FC0371" w:rsidDel="00DB0F75">
          <w:rPr>
            <w:rFonts w:ascii="Arial" w:hAnsi="Arial" w:cs="Arial"/>
          </w:rPr>
          <w:delText>Monthly death rates vary widely across</w:delText>
        </w:r>
      </w:del>
      <w:r w:rsidR="00FC0371">
        <w:rPr>
          <w:rFonts w:ascii="Arial" w:hAnsi="Arial" w:cs="Arial"/>
        </w:rPr>
        <w:t xml:space="preserve"> </w:t>
      </w:r>
      <w:r w:rsidR="00486BF0">
        <w:rPr>
          <w:rFonts w:ascii="Arial" w:hAnsi="Arial" w:cs="Arial"/>
        </w:rPr>
        <w:t>a</w:t>
      </w:r>
      <w:r w:rsidR="0064559D">
        <w:rPr>
          <w:rFonts w:ascii="Arial" w:hAnsi="Arial" w:cs="Arial"/>
        </w:rPr>
        <w:t xml:space="preserve"> </w:t>
      </w:r>
      <w:r w:rsidR="00486BF0">
        <w:rPr>
          <w:rFonts w:ascii="Arial" w:hAnsi="Arial" w:cs="Arial"/>
        </w:rPr>
        <w:t>large country</w:t>
      </w:r>
      <w:r w:rsidR="0006075B">
        <w:rPr>
          <w:rFonts w:ascii="Arial" w:hAnsi="Arial" w:cs="Arial"/>
        </w:rPr>
        <w:t xml:space="preserve"> </w:t>
      </w:r>
      <w:r w:rsidR="00486BF0">
        <w:rPr>
          <w:rFonts w:ascii="Arial" w:hAnsi="Arial" w:cs="Arial"/>
        </w:rPr>
        <w:t>like the</w:t>
      </w:r>
      <w:r w:rsidR="0006075B">
        <w:rPr>
          <w:rFonts w:ascii="Arial" w:hAnsi="Arial" w:cs="Arial"/>
        </w:rPr>
        <w:t xml:space="preserve"> </w:t>
      </w:r>
      <w:del w:id="52" w:author="Majid" w:date="2016-12-10T22:26:00Z">
        <w:r w:rsidR="0006075B" w:rsidDel="00DB0F75">
          <w:rPr>
            <w:rFonts w:ascii="Arial" w:hAnsi="Arial" w:cs="Arial"/>
          </w:rPr>
          <w:delText>United States</w:delText>
        </w:r>
      </w:del>
      <w:ins w:id="53" w:author="Majid" w:date="2016-12-10T22:26:00Z">
        <w:r>
          <w:rPr>
            <w:rFonts w:ascii="Arial" w:hAnsi="Arial" w:cs="Arial"/>
          </w:rPr>
          <w:t>USA</w:t>
        </w:r>
      </w:ins>
      <w:r w:rsidR="00A404A3">
        <w:rPr>
          <w:rFonts w:ascii="Arial" w:hAnsi="Arial" w:cs="Arial"/>
        </w:rPr>
        <w:t>,</w:t>
      </w:r>
      <w:r w:rsidR="00486BF0">
        <w:rPr>
          <w:rFonts w:ascii="Arial" w:hAnsi="Arial" w:cs="Arial"/>
        </w:rPr>
        <w:t xml:space="preserve"> which </w:t>
      </w:r>
      <w:r w:rsidR="00A404A3">
        <w:rPr>
          <w:rFonts w:ascii="Arial" w:hAnsi="Arial" w:cs="Arial"/>
        </w:rPr>
        <w:t xml:space="preserve">possesses </w:t>
      </w:r>
      <w:r w:rsidR="0064559D">
        <w:rPr>
          <w:rFonts w:ascii="Arial" w:hAnsi="Arial" w:cs="Arial"/>
        </w:rPr>
        <w:t>distinct climate region</w:t>
      </w:r>
      <w:ins w:id="54" w:author="Parks, Robbie M" w:date="2016-12-12T14:06:00Z">
        <w:r w:rsidR="00FA5698">
          <w:rPr>
            <w:rFonts w:ascii="Arial" w:hAnsi="Arial" w:cs="Arial"/>
          </w:rPr>
          <w:t>s</w:t>
        </w:r>
      </w:ins>
      <w:ins w:id="55" w:author="Majid" w:date="2016-12-10T22:28:00Z">
        <w:r>
          <w:rPr>
            <w:rFonts w:ascii="Arial" w:hAnsi="Arial" w:cs="Arial"/>
          </w:rPr>
          <w:t xml:space="preserve">, </w:t>
        </w:r>
      </w:ins>
      <w:ins w:id="56" w:author="Majid" w:date="2016-12-10T22:35:00Z">
        <w:r w:rsidR="004A72DA">
          <w:rPr>
            <w:rFonts w:ascii="Arial" w:hAnsi="Arial" w:cs="Arial"/>
          </w:rPr>
          <w:t xml:space="preserve">not only </w:t>
        </w:r>
      </w:ins>
      <w:ins w:id="57" w:author="Majid" w:date="2016-12-10T22:38:00Z">
        <w:r w:rsidR="004A72DA">
          <w:rPr>
            <w:rFonts w:ascii="Arial" w:hAnsi="Arial" w:cs="Arial"/>
          </w:rPr>
          <w:t xml:space="preserve">average </w:t>
        </w:r>
      </w:ins>
      <w:ins w:id="58" w:author="Majid" w:date="2016-12-10T22:35:00Z">
        <w:r w:rsidR="004A72DA">
          <w:rPr>
            <w:rFonts w:ascii="Arial" w:hAnsi="Arial" w:cs="Arial"/>
          </w:rPr>
          <w:t xml:space="preserve">annual </w:t>
        </w:r>
      </w:ins>
      <w:ins w:id="59" w:author="Majid" w:date="2016-12-10T22:38:00Z">
        <w:r w:rsidR="004A72DA">
          <w:rPr>
            <w:rFonts w:ascii="Arial" w:hAnsi="Arial" w:cs="Arial"/>
          </w:rPr>
          <w:t>death rates</w:t>
        </w:r>
      </w:ins>
      <w:ins w:id="60" w:author="Majid" w:date="2016-12-10T22:35:00Z">
        <w:r w:rsidR="004A72DA">
          <w:rPr>
            <w:rFonts w:ascii="Arial" w:hAnsi="Arial" w:cs="Arial"/>
          </w:rPr>
          <w:t xml:space="preserve"> vary </w:t>
        </w:r>
      </w:ins>
      <w:ins w:id="61" w:author="Majid" w:date="2016-12-10T22:36:00Z">
        <w:r w:rsidR="004A72DA">
          <w:rPr>
            <w:rFonts w:ascii="Arial" w:hAnsi="Arial" w:cs="Arial"/>
          </w:rPr>
          <w:t>throughout the country, but also</w:t>
        </w:r>
      </w:ins>
      <w:ins w:id="62" w:author="Majid" w:date="2016-12-10T22:38:00Z">
        <w:r w:rsidR="004A72DA">
          <w:rPr>
            <w:rFonts w:ascii="Arial" w:hAnsi="Arial" w:cs="Arial"/>
          </w:rPr>
          <w:t xml:space="preserve"> </w:t>
        </w:r>
      </w:ins>
      <w:ins w:id="63" w:author="Majid" w:date="2016-12-10T22:29:00Z">
        <w:r>
          <w:rPr>
            <w:rFonts w:ascii="Arial" w:hAnsi="Arial" w:cs="Arial"/>
          </w:rPr>
          <w:t>the seasonality of mortality itsel</w:t>
        </w:r>
      </w:ins>
      <w:bookmarkStart w:id="64" w:name="_GoBack"/>
      <w:bookmarkEnd w:id="64"/>
      <w:ins w:id="65" w:author="Majid" w:date="2016-12-10T22:30:00Z">
        <w:r>
          <w:rPr>
            <w:rFonts w:ascii="Arial" w:hAnsi="Arial" w:cs="Arial"/>
          </w:rPr>
          <w:t xml:space="preserve">f </w:t>
        </w:r>
      </w:ins>
      <w:ins w:id="66" w:author="Majid" w:date="2016-12-10T22:41:00Z">
        <w:r w:rsidR="004A72DA">
          <w:rPr>
            <w:rFonts w:ascii="Arial" w:hAnsi="Arial" w:cs="Arial"/>
          </w:rPr>
          <w:t xml:space="preserve">may vary geographically, </w:t>
        </w:r>
      </w:ins>
      <w:del w:id="67" w:author="Majid" w:date="2016-12-10T22:29:00Z">
        <w:r w:rsidR="0064559D" w:rsidDel="00DB0F75">
          <w:rPr>
            <w:rFonts w:ascii="Arial" w:hAnsi="Arial" w:cs="Arial"/>
          </w:rPr>
          <w:delText>s and socio-economic groupings</w:delText>
        </w:r>
        <w:r w:rsidR="008A785D" w:rsidDel="00DB0F75">
          <w:rPr>
            <w:rFonts w:ascii="Arial" w:hAnsi="Arial" w:cs="Arial"/>
          </w:rPr>
          <w:delText>.</w:delText>
        </w:r>
        <w:r w:rsidR="008A785D" w:rsidDel="00DB0F75">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007C5A4F" w:rsidDel="00DB0F75">
          <w:rPr>
            <w:rFonts w:ascii="Arial" w:hAnsi="Arial" w:cs="Arial"/>
          </w:rPr>
          <w:delInstrText xml:space="preserve"> ADDIN EN.CITE </w:delInstrText>
        </w:r>
        <w:r w:rsidR="007C5A4F" w:rsidDel="00DB0F75">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007C5A4F" w:rsidDel="00DB0F75">
          <w:rPr>
            <w:rFonts w:ascii="Arial" w:hAnsi="Arial" w:cs="Arial"/>
          </w:rPr>
          <w:delInstrText xml:space="preserve"> ADDIN EN.CITE.DATA </w:delInstrText>
        </w:r>
        <w:r w:rsidR="007C5A4F" w:rsidDel="00DB0F75">
          <w:rPr>
            <w:rFonts w:ascii="Arial" w:hAnsi="Arial" w:cs="Arial"/>
          </w:rPr>
        </w:r>
        <w:r w:rsidR="007C5A4F" w:rsidDel="00DB0F75">
          <w:rPr>
            <w:rFonts w:ascii="Arial" w:hAnsi="Arial" w:cs="Arial"/>
          </w:rPr>
          <w:fldChar w:fldCharType="end"/>
        </w:r>
        <w:r w:rsidR="008A785D" w:rsidDel="00DB0F75">
          <w:rPr>
            <w:rFonts w:ascii="Arial" w:hAnsi="Arial" w:cs="Arial"/>
          </w:rPr>
        </w:r>
        <w:r w:rsidR="008A785D" w:rsidDel="00DB0F75">
          <w:rPr>
            <w:rFonts w:ascii="Arial" w:hAnsi="Arial" w:cs="Arial"/>
          </w:rPr>
          <w:fldChar w:fldCharType="separate"/>
        </w:r>
        <w:r w:rsidR="007C5A4F" w:rsidRPr="007C5A4F" w:rsidDel="00DB0F75">
          <w:rPr>
            <w:rFonts w:ascii="Arial" w:hAnsi="Arial" w:cs="Arial"/>
            <w:noProof/>
            <w:vertAlign w:val="superscript"/>
          </w:rPr>
          <w:delText>1,2</w:delText>
        </w:r>
        <w:r w:rsidR="008A785D" w:rsidDel="00DB0F75">
          <w:rPr>
            <w:rFonts w:ascii="Arial" w:hAnsi="Arial" w:cs="Arial"/>
          </w:rPr>
          <w:fldChar w:fldCharType="end"/>
        </w:r>
        <w:r w:rsidR="007C5A4F" w:rsidDel="00DB0F75">
          <w:rPr>
            <w:rFonts w:ascii="Arial" w:hAnsi="Arial" w:cs="Arial"/>
            <w:vertAlign w:val="superscript"/>
          </w:rPr>
          <w:delText xml:space="preserve"> </w:delText>
        </w:r>
        <w:r w:rsidR="00A36C23" w:rsidDel="00DB0F75">
          <w:rPr>
            <w:rFonts w:ascii="Arial" w:hAnsi="Arial" w:cs="Arial"/>
          </w:rPr>
          <w:delText>Monthly death rate patterns</w:delText>
        </w:r>
        <w:r w:rsidR="00915FB9" w:rsidDel="00DB0F75">
          <w:rPr>
            <w:rFonts w:ascii="Arial" w:hAnsi="Arial" w:cs="Arial"/>
          </w:rPr>
          <w:delText xml:space="preserve"> </w:delText>
        </w:r>
        <w:r w:rsidR="00A36C23" w:rsidDel="00DB0F75">
          <w:rPr>
            <w:rFonts w:ascii="Arial" w:hAnsi="Arial" w:cs="Arial"/>
          </w:rPr>
          <w:delText>are</w:delText>
        </w:r>
        <w:r w:rsidR="00915FB9" w:rsidDel="00DB0F75">
          <w:rPr>
            <w:rFonts w:ascii="Arial" w:hAnsi="Arial" w:cs="Arial"/>
          </w:rPr>
          <w:delText xml:space="preserve"> often cyclical in nature</w:delText>
        </w:r>
        <w:r w:rsidR="00606FFC" w:rsidDel="00DB0F75">
          <w:rPr>
            <w:rFonts w:ascii="Arial" w:hAnsi="Arial" w:cs="Arial"/>
          </w:rPr>
          <w:delText>,</w:delText>
        </w:r>
        <w:r w:rsidR="00BA416B" w:rsidDel="00DB0F75">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007C5A4F" w:rsidDel="00DB0F75">
          <w:rPr>
            <w:rFonts w:ascii="Arial" w:hAnsi="Arial" w:cs="Arial"/>
          </w:rPr>
          <w:delInstrText xml:space="preserve"> ADDIN EN.CITE </w:delInstrText>
        </w:r>
        <w:r w:rsidR="007C5A4F" w:rsidDel="00DB0F75">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007C5A4F" w:rsidDel="00DB0F75">
          <w:rPr>
            <w:rFonts w:ascii="Arial" w:hAnsi="Arial" w:cs="Arial"/>
          </w:rPr>
          <w:delInstrText xml:space="preserve"> ADDIN EN.CITE.DATA </w:delInstrText>
        </w:r>
        <w:r w:rsidR="007C5A4F" w:rsidDel="00DB0F75">
          <w:rPr>
            <w:rFonts w:ascii="Arial" w:hAnsi="Arial" w:cs="Arial"/>
          </w:rPr>
        </w:r>
        <w:r w:rsidR="007C5A4F" w:rsidDel="00DB0F75">
          <w:rPr>
            <w:rFonts w:ascii="Arial" w:hAnsi="Arial" w:cs="Arial"/>
          </w:rPr>
          <w:fldChar w:fldCharType="end"/>
        </w:r>
        <w:r w:rsidR="00BA416B" w:rsidDel="00DB0F75">
          <w:rPr>
            <w:rFonts w:ascii="Arial" w:hAnsi="Arial" w:cs="Arial"/>
          </w:rPr>
        </w:r>
        <w:r w:rsidR="00BA416B" w:rsidDel="00DB0F75">
          <w:rPr>
            <w:rFonts w:ascii="Arial" w:hAnsi="Arial" w:cs="Arial"/>
          </w:rPr>
          <w:fldChar w:fldCharType="separate"/>
        </w:r>
        <w:r w:rsidR="007C5A4F" w:rsidRPr="007C5A4F" w:rsidDel="00DB0F75">
          <w:rPr>
            <w:rFonts w:ascii="Arial" w:hAnsi="Arial" w:cs="Arial"/>
            <w:noProof/>
            <w:vertAlign w:val="superscript"/>
          </w:rPr>
          <w:delText>3-9</w:delText>
        </w:r>
        <w:r w:rsidR="00BA416B" w:rsidDel="00DB0F75">
          <w:rPr>
            <w:rFonts w:ascii="Arial" w:hAnsi="Arial" w:cs="Arial"/>
          </w:rPr>
          <w:fldChar w:fldCharType="end"/>
        </w:r>
        <w:r w:rsidR="00CF6E0F" w:rsidDel="00DB0F75">
          <w:rPr>
            <w:rFonts w:ascii="Arial" w:hAnsi="Arial" w:cs="Arial"/>
          </w:rPr>
          <w:delText>, with so</w:delText>
        </w:r>
        <w:r w:rsidR="005C2358" w:rsidDel="00DB0F75">
          <w:rPr>
            <w:rFonts w:ascii="Arial" w:hAnsi="Arial" w:cs="Arial"/>
          </w:rPr>
          <w:delText>me months</w:delText>
        </w:r>
        <w:r w:rsidR="00CF6E0F" w:rsidDel="00DB0F75">
          <w:rPr>
            <w:rFonts w:ascii="Arial" w:hAnsi="Arial" w:cs="Arial"/>
          </w:rPr>
          <w:delText xml:space="preserve"> of the year systematically possessing highe</w:delText>
        </w:r>
        <w:r w:rsidR="005C2358" w:rsidDel="00DB0F75">
          <w:rPr>
            <w:rFonts w:ascii="Arial" w:hAnsi="Arial" w:cs="Arial"/>
          </w:rPr>
          <w:delText>r death rates than others</w:delText>
        </w:r>
      </w:del>
      <w:del w:id="68" w:author="Majid" w:date="2016-12-10T22:39:00Z">
        <w:r w:rsidR="00F02A45" w:rsidDel="004A72DA">
          <w:rPr>
            <w:rFonts w:ascii="Arial" w:hAnsi="Arial" w:cs="Arial"/>
          </w:rPr>
          <w:delText>. This creates</w:delText>
        </w:r>
        <w:r w:rsidR="000671F1" w:rsidDel="004A72DA">
          <w:rPr>
            <w:rFonts w:ascii="Arial" w:hAnsi="Arial" w:cs="Arial"/>
          </w:rPr>
          <w:delText xml:space="preserve"> a s</w:delText>
        </w:r>
        <w:r w:rsidR="00534DEB" w:rsidDel="004A72DA">
          <w:rPr>
            <w:rFonts w:ascii="Arial" w:hAnsi="Arial" w:cs="Arial"/>
          </w:rPr>
          <w:delText>easonality in</w:delText>
        </w:r>
        <w:r w:rsidR="000671F1" w:rsidDel="004A72DA">
          <w:rPr>
            <w:rFonts w:ascii="Arial" w:hAnsi="Arial" w:cs="Arial"/>
          </w:rPr>
          <w:delText xml:space="preserve"> mortality,</w:delText>
        </w:r>
        <w:r w:rsidR="00606FFC" w:rsidDel="004A72DA">
          <w:rPr>
            <w:rFonts w:ascii="Arial" w:hAnsi="Arial" w:cs="Arial"/>
          </w:rPr>
          <w:delText xml:space="preserve"> in part </w:delText>
        </w:r>
      </w:del>
      <w:r w:rsidR="00606FFC">
        <w:rPr>
          <w:rFonts w:ascii="Arial" w:hAnsi="Arial" w:cs="Arial"/>
        </w:rPr>
        <w:t xml:space="preserve">due to </w:t>
      </w:r>
      <w:r w:rsidR="00324DAD">
        <w:rPr>
          <w:rFonts w:ascii="Arial" w:hAnsi="Arial" w:cs="Arial"/>
        </w:rPr>
        <w:t>l</w:t>
      </w:r>
      <w:r w:rsidR="00D34745">
        <w:rPr>
          <w:rFonts w:ascii="Arial" w:hAnsi="Arial" w:cs="Arial"/>
        </w:rPr>
        <w:t>ocalised phenomena such as weather,</w:t>
      </w:r>
      <w:r w:rsidR="002D344B">
        <w:rPr>
          <w:rFonts w:ascii="Arial" w:hAnsi="Arial" w:cs="Arial"/>
        </w:rPr>
        <w:fldChar w:fldCharType="begin"/>
      </w:r>
      <w:r w:rsidR="002D344B">
        <w:rPr>
          <w:rFonts w:ascii="Arial" w:hAnsi="Arial" w:cs="Arial"/>
        </w:rPr>
        <w:instrText xml:space="preserve"> ADDIN EN.CITE &lt;EndNote&gt;&lt;Cite&gt;&lt;Author&gt;Davis&lt;/Author&gt;&lt;Year&gt;2004&lt;/Year&gt;&lt;RecNum&gt;569&lt;/RecNum&gt;&lt;DisplayText&gt;&lt;style face="superscript"&gt;8&lt;/style&gt;&lt;/DisplayText&gt;&lt;record&gt;&lt;rec-number&gt;569&lt;/rec-number&gt;&lt;foreign-keys&gt;&lt;key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002D344B">
        <w:rPr>
          <w:rFonts w:ascii="Arial" w:hAnsi="Arial" w:cs="Arial"/>
        </w:rPr>
        <w:fldChar w:fldCharType="separate"/>
      </w:r>
      <w:r w:rsidR="002D344B" w:rsidRPr="002D344B">
        <w:rPr>
          <w:rFonts w:ascii="Arial" w:hAnsi="Arial" w:cs="Arial"/>
          <w:noProof/>
          <w:vertAlign w:val="superscript"/>
        </w:rPr>
        <w:t>8</w:t>
      </w:r>
      <w:r w:rsidR="002D344B">
        <w:rPr>
          <w:rFonts w:ascii="Arial" w:hAnsi="Arial" w:cs="Arial"/>
        </w:rPr>
        <w:fldChar w:fldCharType="end"/>
      </w:r>
      <w:r w:rsidR="00D34745">
        <w:rPr>
          <w:rFonts w:ascii="Arial" w:hAnsi="Arial" w:cs="Arial"/>
        </w:rPr>
        <w:t xml:space="preserve"> </w:t>
      </w:r>
      <w:del w:id="69" w:author="Majid" w:date="2016-12-10T22:39:00Z">
        <w:r w:rsidR="00EC3131" w:rsidDel="004A72DA">
          <w:rPr>
            <w:rFonts w:ascii="Arial" w:hAnsi="Arial" w:cs="Arial"/>
          </w:rPr>
          <w:delText xml:space="preserve">with social factors, such </w:delText>
        </w:r>
        <w:r w:rsidR="00606FFC" w:rsidDel="004A72DA">
          <w:rPr>
            <w:rFonts w:ascii="Arial" w:hAnsi="Arial" w:cs="Arial"/>
          </w:rPr>
          <w:delText>as</w:delText>
        </w:r>
        <w:r w:rsidR="00BA416B" w:rsidDel="004A72DA">
          <w:rPr>
            <w:rFonts w:ascii="Arial" w:hAnsi="Arial" w:cs="Arial"/>
          </w:rPr>
          <w:delText xml:space="preserve"> state-legislated</w:delText>
        </w:r>
        <w:r w:rsidR="00606FFC" w:rsidDel="004A72DA">
          <w:rPr>
            <w:rFonts w:ascii="Arial" w:hAnsi="Arial" w:cs="Arial"/>
          </w:rPr>
          <w:delText xml:space="preserve"> health care</w:delText>
        </w:r>
        <w:r w:rsidR="003A1F8F" w:rsidDel="004A72DA">
          <w:rPr>
            <w:rFonts w:ascii="Arial" w:hAnsi="Arial" w:cs="Arial"/>
          </w:rPr>
          <w:fldChar w:fldCharType="begin"/>
        </w:r>
        <w:r w:rsidR="003A1F8F" w:rsidDel="004A72DA">
          <w:rPr>
            <w:rFonts w:ascii="Arial" w:hAnsi="Arial" w:cs="Arial"/>
          </w:rPr>
          <w:delInstrText xml:space="preserve"> ADDIN EN.CITE &lt;EndNote&gt;&lt;Cite&gt;&lt;Author&gt;Weiss&lt;/Author&gt;&lt;Year&gt;1990&lt;/Year&gt;&lt;RecNum&gt;571&lt;/RecNum&gt;&lt;DisplayText&gt;&lt;style face="superscript"&gt;10&lt;/style&gt;&lt;/DisplayText&gt;&lt;record&gt;&lt;rec-number&gt;571&lt;/rec-number&gt;&lt;foreign-keys&gt;&lt;key app="EN" db-id="t0tw0zzvgt0wf4erero5steu5rx5tpas22wa" timestamp="1480692263"&gt;571&lt;/key&gt;&lt;/foreign-keys&gt;&lt;ref-type name="Journal Article"&gt;17&lt;/ref-type&gt;&lt;contributors&gt;&lt;authors&gt;&lt;author&gt;Weiss, K. B.&lt;/author&gt;&lt;/authors&gt;&lt;/contributors&gt;&lt;auth-address&gt;Department of Health Care Sciences, George Washington University Medical Center, Washington, DC 20037.&lt;/auth-address&gt;&lt;titles&gt;&lt;title&gt;Seasonal trends in US asthma hospitalizations and mortality&lt;/title&gt;&lt;secondary-title&gt;JAMA&lt;/secondary-title&gt;&lt;/titles&gt;&lt;periodical&gt;&lt;full-title&gt;JAMA&lt;/full-title&gt;&lt;/periodical&gt;&lt;pages&gt;2323-8&lt;/pages&gt;&lt;volume&gt;263&lt;/volume&gt;&lt;number&gt;17&lt;/number&gt;&lt;keywords&gt;&lt;keyword&gt;Adolescent&lt;/keyword&gt;&lt;keyword&gt;Adult&lt;/keyword&gt;&lt;keyword&gt;Aged&lt;/keyword&gt;&lt;keyword&gt;Asthma/*mortality&lt;/keyword&gt;&lt;keyword&gt;Child&lt;/keyword&gt;&lt;keyword&gt;Child, Preschool&lt;/keyword&gt;&lt;keyword&gt;Data Collection&lt;/keyword&gt;&lt;keyword&gt;Female&lt;/keyword&gt;&lt;keyword&gt;Hospitalization/*statistics &amp;amp; numerical data&lt;/keyword&gt;&lt;keyword&gt;Humans&lt;/keyword&gt;&lt;keyword&gt;Male&lt;/keyword&gt;&lt;keyword&gt;Middle Aged&lt;/keyword&gt;&lt;keyword&gt;Morbidity&lt;/keyword&gt;&lt;keyword&gt;Patient Discharge/statistics &amp;amp; numerical data&lt;/keyword&gt;&lt;keyword&gt;*Periodicity&lt;/keyword&gt;&lt;keyword&gt;*Seasons&lt;/keyword&gt;&lt;keyword&gt;United States/epidemiology&lt;/keyword&gt;&lt;/keywords&gt;&lt;dates&gt;&lt;year&gt;1990&lt;/year&gt;&lt;pub-dates&gt;&lt;date&gt;May 2&lt;/date&gt;&lt;/pub-dates&gt;&lt;/dates&gt;&lt;isbn&gt;0098-7484 (Print)&amp;#xD;0098-7484 (Linking)&lt;/isbn&gt;&lt;accession-num&gt;2325233&lt;/accession-num&gt;&lt;urls&gt;&lt;related-urls&gt;&lt;url&gt;https://www.ncbi.nlm.nih.gov/pubmed/2325233&lt;/url&gt;&lt;/related-urls&gt;&lt;/urls&gt;&lt;/record&gt;&lt;/Cite&gt;&lt;/EndNote&gt;</w:delInstrText>
        </w:r>
        <w:r w:rsidR="003A1F8F" w:rsidDel="004A72DA">
          <w:rPr>
            <w:rFonts w:ascii="Arial" w:hAnsi="Arial" w:cs="Arial"/>
          </w:rPr>
          <w:fldChar w:fldCharType="separate"/>
        </w:r>
        <w:r w:rsidR="003A1F8F" w:rsidRPr="003A1F8F" w:rsidDel="004A72DA">
          <w:rPr>
            <w:rFonts w:ascii="Arial" w:hAnsi="Arial" w:cs="Arial"/>
            <w:noProof/>
            <w:vertAlign w:val="superscript"/>
          </w:rPr>
          <w:delText>10</w:delText>
        </w:r>
        <w:r w:rsidR="003A1F8F" w:rsidDel="004A72DA">
          <w:rPr>
            <w:rFonts w:ascii="Arial" w:hAnsi="Arial" w:cs="Arial"/>
          </w:rPr>
          <w:fldChar w:fldCharType="end"/>
        </w:r>
        <w:r w:rsidR="00606FFC" w:rsidDel="004A72DA">
          <w:rPr>
            <w:rFonts w:ascii="Arial" w:hAnsi="Arial" w:cs="Arial"/>
          </w:rPr>
          <w:delText xml:space="preserve"> </w:delText>
        </w:r>
        <w:r w:rsidR="00FA722E" w:rsidDel="004A72DA">
          <w:rPr>
            <w:rFonts w:ascii="Arial" w:hAnsi="Arial" w:cs="Arial"/>
          </w:rPr>
          <w:delText>and education services</w:delText>
        </w:r>
        <w:r w:rsidR="00EC3131" w:rsidDel="004A72DA">
          <w:rPr>
            <w:rFonts w:ascii="Arial" w:hAnsi="Arial" w:cs="Arial"/>
          </w:rPr>
          <w:delText>,</w:delText>
        </w:r>
        <w:r w:rsidR="00A51046" w:rsidDel="004A72DA">
          <w:rPr>
            <w:rFonts w:ascii="Arial" w:hAnsi="Arial" w:cs="Arial"/>
          </w:rPr>
          <w:fldChar w:fldCharType="begin"/>
        </w:r>
        <w:r w:rsidR="00A51046" w:rsidDel="004A72DA">
          <w:rPr>
            <w:rFonts w:ascii="Arial" w:hAnsi="Arial" w:cs="Arial"/>
          </w:rPr>
          <w:delInstrText xml:space="preserve"> ADDIN EN.CITE &lt;EndNote&gt;&lt;Cite&gt;&lt;Author&gt;Robine&lt;/Author&gt;&lt;Year&gt;2008&lt;/Year&gt;&lt;RecNum&gt;572&lt;/RecNum&gt;&lt;DisplayText&gt;&lt;style face="superscript"&gt;11&lt;/style&gt;&lt;/DisplayText&gt;&lt;record&gt;&lt;rec-number&gt;572&lt;/rec-number&gt;&lt;foreign-keys&gt;&lt;key app="EN" db-id="t0tw0zzvgt0wf4erero5steu5rx5tpas22wa" timestamp="1480692459"&gt;572&lt;/key&gt;&lt;/foreign-keys&gt;&lt;ref-type name="Journal Article"&gt;17&lt;/ref-type&gt;&lt;contributors&gt;&lt;authors&gt;&lt;author&gt;Robine, J. M.&lt;/author&gt;&lt;/authors&gt;&lt;/contributors&gt;&lt;auth-address&gt;INSERM Hlth &amp;amp; Demo, F-34298 Montpellier 5, France&lt;/auth-address&gt;&lt;titles&gt;&lt;title&gt;Seasonality in human mortality. A demographic approach&lt;/title&gt;&lt;secondary-title&gt;European Journal of Population&lt;/secondary-title&gt;&lt;alt-title&gt;Eur J Popul&lt;/alt-title&gt;&lt;/titles&gt;&lt;periodical&gt;&lt;full-title&gt;European Journal of Population&lt;/full-title&gt;&lt;abbr-1&gt;Eur J Popul&lt;/abbr-1&gt;&lt;/periodical&gt;&lt;alt-periodical&gt;&lt;full-title&gt;European Journal of Population&lt;/full-title&gt;&lt;abbr-1&gt;Eur J Popul&lt;/abbr-1&gt;&lt;/alt-periodical&gt;&lt;pages&gt;125-127&lt;/pages&gt;&lt;volume&gt;24&lt;/volume&gt;&lt;number&gt;1&lt;/number&gt;&lt;dates&gt;&lt;year&gt;2008&lt;/year&gt;&lt;pub-dates&gt;&lt;date&gt;Mar&lt;/date&gt;&lt;/pub-dates&gt;&lt;/dates&gt;&lt;isbn&gt;0168-6577&lt;/isbn&gt;&lt;accession-num&gt;WOS:000253640500008&lt;/accession-num&gt;&lt;urls&gt;&lt;related-urls&gt;&lt;url&gt;&amp;lt;Go to ISI&amp;gt;://WOS:000253640500008&lt;/url&gt;&lt;/related-urls&gt;&lt;/urls&gt;&lt;electronic-resource-num&gt;10.1007/s10680-007-9139-1&lt;/electronic-resource-num&gt;&lt;language&gt;English&lt;/language&gt;&lt;/record&gt;&lt;/Cite&gt;&lt;/EndNote&gt;</w:delInstrText>
        </w:r>
        <w:r w:rsidR="00A51046" w:rsidDel="004A72DA">
          <w:rPr>
            <w:rFonts w:ascii="Arial" w:hAnsi="Arial" w:cs="Arial"/>
          </w:rPr>
          <w:fldChar w:fldCharType="separate"/>
        </w:r>
        <w:r w:rsidR="00A51046" w:rsidRPr="00A51046" w:rsidDel="004A72DA">
          <w:rPr>
            <w:rFonts w:ascii="Arial" w:hAnsi="Arial" w:cs="Arial"/>
            <w:noProof/>
            <w:vertAlign w:val="superscript"/>
          </w:rPr>
          <w:delText>11</w:delText>
        </w:r>
        <w:r w:rsidR="00A51046" w:rsidDel="004A72DA">
          <w:rPr>
            <w:rFonts w:ascii="Arial" w:hAnsi="Arial" w:cs="Arial"/>
          </w:rPr>
          <w:fldChar w:fldCharType="end"/>
        </w:r>
        <w:r w:rsidR="00A51046" w:rsidDel="004A72DA">
          <w:rPr>
            <w:rFonts w:ascii="Arial" w:hAnsi="Arial" w:cs="Arial"/>
          </w:rPr>
          <w:delText xml:space="preserve"> </w:delText>
        </w:r>
        <w:r w:rsidR="00EC3131" w:rsidDel="004A72DA">
          <w:rPr>
            <w:rFonts w:ascii="Arial" w:hAnsi="Arial" w:cs="Arial"/>
          </w:rPr>
          <w:delText xml:space="preserve">impacting on the </w:delText>
        </w:r>
        <w:r w:rsidR="003A1F8F" w:rsidDel="004A72DA">
          <w:rPr>
            <w:rFonts w:ascii="Arial" w:hAnsi="Arial" w:cs="Arial"/>
          </w:rPr>
          <w:delText>outcomes</w:delText>
        </w:r>
      </w:del>
      <w:ins w:id="70" w:author="Majid" w:date="2016-12-10T22:41:00Z">
        <w:r w:rsidR="004A72DA">
          <w:rPr>
            <w:rFonts w:ascii="Arial" w:hAnsi="Arial" w:cs="Arial"/>
          </w:rPr>
          <w:t>as well</w:t>
        </w:r>
      </w:ins>
      <w:ins w:id="71" w:author="Majid" w:date="2016-12-10T22:39:00Z">
        <w:r w:rsidR="004A72DA">
          <w:rPr>
            <w:rFonts w:ascii="Arial" w:hAnsi="Arial" w:cs="Arial"/>
          </w:rPr>
          <w:t xml:space="preserve"> variations in </w:t>
        </w:r>
      </w:ins>
      <w:ins w:id="72" w:author="Majid" w:date="2016-12-10T22:41:00Z">
        <w:r w:rsidR="004A72DA">
          <w:rPr>
            <w:rFonts w:ascii="Arial" w:hAnsi="Arial" w:cs="Arial"/>
          </w:rPr>
          <w:t>measures such as air conditioning</w:t>
        </w:r>
      </w:ins>
      <w:ins w:id="73" w:author="Majid" w:date="2016-12-10T22:42:00Z">
        <w:r w:rsidR="004A72DA">
          <w:rPr>
            <w:rFonts w:ascii="Arial" w:hAnsi="Arial" w:cs="Arial"/>
          </w:rPr>
          <w:t>,</w:t>
        </w:r>
      </w:ins>
      <w:ins w:id="74" w:author="Majid" w:date="2016-12-10T22:41:00Z">
        <w:r w:rsidR="004A72DA">
          <w:rPr>
            <w:rFonts w:ascii="Arial" w:hAnsi="Arial" w:cs="Arial"/>
          </w:rPr>
          <w:t xml:space="preserve"> heating</w:t>
        </w:r>
      </w:ins>
      <w:ins w:id="75" w:author="Majid" w:date="2016-12-10T22:42:00Z">
        <w:r w:rsidR="004A72DA">
          <w:rPr>
            <w:rFonts w:ascii="Arial" w:hAnsi="Arial" w:cs="Arial"/>
          </w:rPr>
          <w:t>, and healthcare which can reduce the adverse effects of warm and cold weather</w:t>
        </w:r>
      </w:ins>
      <w:r w:rsidR="008A785D">
        <w:rPr>
          <w:rFonts w:ascii="Arial" w:hAnsi="Arial" w:cs="Arial"/>
        </w:rPr>
        <w:t>.</w:t>
      </w:r>
      <w:r w:rsidR="00373A9B">
        <w:rPr>
          <w:rFonts w:ascii="Arial" w:hAnsi="Arial" w:cs="Arial"/>
        </w:rPr>
        <w:t xml:space="preserve"> </w:t>
      </w:r>
      <w:r w:rsidR="007C5A4F">
        <w:rPr>
          <w:rFonts w:ascii="Arial" w:hAnsi="Arial" w:cs="Arial"/>
        </w:rPr>
        <w:t>Further</w:t>
      </w:r>
      <w:r w:rsidR="005E181A">
        <w:rPr>
          <w:rFonts w:ascii="Arial" w:hAnsi="Arial" w:cs="Arial"/>
        </w:rPr>
        <w:t>, t</w:t>
      </w:r>
      <w:r w:rsidR="004C5A3B">
        <w:rPr>
          <w:rFonts w:ascii="Arial" w:hAnsi="Arial" w:cs="Arial"/>
        </w:rPr>
        <w:t xml:space="preserve">he presence and </w:t>
      </w:r>
      <w:del w:id="76" w:author="Majid" w:date="2016-12-10T22:44:00Z">
        <w:r w:rsidR="004C5A3B" w:rsidDel="00A46B24">
          <w:rPr>
            <w:rFonts w:ascii="Arial" w:hAnsi="Arial" w:cs="Arial"/>
          </w:rPr>
          <w:delText>degree</w:delText>
        </w:r>
        <w:r w:rsidR="005E181A" w:rsidDel="00A46B24">
          <w:rPr>
            <w:rFonts w:ascii="Arial" w:hAnsi="Arial" w:cs="Arial"/>
          </w:rPr>
          <w:delText xml:space="preserve"> </w:delText>
        </w:r>
      </w:del>
      <w:ins w:id="77" w:author="Majid" w:date="2016-12-10T22:44:00Z">
        <w:r w:rsidR="00A46B24">
          <w:rPr>
            <w:rFonts w:ascii="Arial" w:hAnsi="Arial" w:cs="Arial"/>
          </w:rPr>
          <w:t xml:space="preserve">extent </w:t>
        </w:r>
      </w:ins>
      <w:r w:rsidR="005E181A">
        <w:rPr>
          <w:rFonts w:ascii="Arial" w:hAnsi="Arial" w:cs="Arial"/>
        </w:rPr>
        <w:t xml:space="preserve">of </w:t>
      </w:r>
      <w:ins w:id="78" w:author="Majid" w:date="2016-12-10T22:44:00Z">
        <w:r w:rsidR="00A46B24">
          <w:rPr>
            <w:rFonts w:ascii="Arial" w:hAnsi="Arial" w:cs="Arial"/>
          </w:rPr>
          <w:t xml:space="preserve">seasonal </w:t>
        </w:r>
      </w:ins>
      <w:r w:rsidR="005E181A">
        <w:rPr>
          <w:rFonts w:ascii="Arial" w:hAnsi="Arial" w:cs="Arial"/>
        </w:rPr>
        <w:t>variation</w:t>
      </w:r>
      <w:r w:rsidR="004C5A3B">
        <w:rPr>
          <w:rFonts w:ascii="Arial" w:hAnsi="Arial" w:cs="Arial"/>
        </w:rPr>
        <w:t xml:space="preserve"> </w:t>
      </w:r>
      <w:del w:id="79" w:author="Majid" w:date="2016-12-10T22:44:00Z">
        <w:r w:rsidR="004C5A3B" w:rsidDel="00A46B24">
          <w:rPr>
            <w:rFonts w:ascii="Arial" w:hAnsi="Arial" w:cs="Arial"/>
          </w:rPr>
          <w:delText>of seasonal</w:delText>
        </w:r>
      </w:del>
      <w:ins w:id="80" w:author="Majid" w:date="2016-12-10T22:44:00Z">
        <w:r w:rsidR="00A46B24">
          <w:rPr>
            <w:rFonts w:ascii="Arial" w:hAnsi="Arial" w:cs="Arial"/>
          </w:rPr>
          <w:t>in</w:t>
        </w:r>
      </w:ins>
      <w:ins w:id="81" w:author="Parks, Robbie M" w:date="2016-12-12T11:51:00Z">
        <w:r w:rsidR="00D5447E">
          <w:rPr>
            <w:rFonts w:ascii="Arial" w:hAnsi="Arial" w:cs="Arial"/>
          </w:rPr>
          <w:t xml:space="preserve"> </w:t>
        </w:r>
      </w:ins>
      <w:del w:id="82" w:author="Majid" w:date="2016-12-10T22:44:00Z">
        <w:r w:rsidR="004C5A3B" w:rsidDel="00A46B24">
          <w:rPr>
            <w:rFonts w:ascii="Arial" w:hAnsi="Arial" w:cs="Arial"/>
          </w:rPr>
          <w:delText xml:space="preserve"> </w:delText>
        </w:r>
      </w:del>
      <w:r w:rsidR="004C5A3B">
        <w:rPr>
          <w:rFonts w:ascii="Arial" w:hAnsi="Arial" w:cs="Arial"/>
        </w:rPr>
        <w:t xml:space="preserve">mortality </w:t>
      </w:r>
      <w:del w:id="83" w:author="Majid" w:date="2016-12-10T22:44:00Z">
        <w:r w:rsidR="004C5A3B" w:rsidDel="00A46B24">
          <w:rPr>
            <w:rFonts w:ascii="Arial" w:hAnsi="Arial" w:cs="Arial"/>
          </w:rPr>
          <w:delText>is constantly</w:delText>
        </w:r>
      </w:del>
      <w:ins w:id="84" w:author="Majid" w:date="2016-12-10T22:44:00Z">
        <w:r w:rsidR="00A46B24">
          <w:rPr>
            <w:rFonts w:ascii="Arial" w:hAnsi="Arial" w:cs="Arial"/>
          </w:rPr>
          <w:t>may itself</w:t>
        </w:r>
      </w:ins>
      <w:r w:rsidR="004C5A3B">
        <w:rPr>
          <w:rFonts w:ascii="Arial" w:hAnsi="Arial" w:cs="Arial"/>
        </w:rPr>
        <w:t xml:space="preserve"> evolv</w:t>
      </w:r>
      <w:ins w:id="85" w:author="Majid" w:date="2016-12-10T22:44:00Z">
        <w:r w:rsidR="00A46B24">
          <w:rPr>
            <w:rFonts w:ascii="Arial" w:hAnsi="Arial" w:cs="Arial"/>
          </w:rPr>
          <w:t>e</w:t>
        </w:r>
      </w:ins>
      <w:del w:id="86" w:author="Majid" w:date="2016-12-10T22:44:00Z">
        <w:r w:rsidR="004C5A3B" w:rsidDel="00A46B24">
          <w:rPr>
            <w:rFonts w:ascii="Arial" w:hAnsi="Arial" w:cs="Arial"/>
          </w:rPr>
          <w:delText>ing</w:delText>
        </w:r>
      </w:del>
      <w:r w:rsidR="00C362A6">
        <w:rPr>
          <w:rFonts w:ascii="Arial" w:hAnsi="Arial" w:cs="Arial"/>
        </w:rPr>
        <w:t xml:space="preserve">, </w:t>
      </w:r>
      <w:del w:id="87" w:author="Majid" w:date="2016-12-10T22:44:00Z">
        <w:r w:rsidR="00C362A6" w:rsidDel="00A46B24">
          <w:rPr>
            <w:rFonts w:ascii="Arial" w:hAnsi="Arial" w:cs="Arial"/>
          </w:rPr>
          <w:delText>with</w:delText>
        </w:r>
        <w:r w:rsidR="006C0B3D" w:rsidDel="00A46B24">
          <w:rPr>
            <w:rFonts w:ascii="Arial" w:hAnsi="Arial" w:cs="Arial"/>
          </w:rPr>
          <w:delText xml:space="preserve"> </w:delText>
        </w:r>
        <w:r w:rsidR="005612BD" w:rsidDel="00A46B24">
          <w:rPr>
            <w:rFonts w:ascii="Arial" w:hAnsi="Arial" w:cs="Arial"/>
          </w:rPr>
          <w:delText>potentially paradigm</w:delText>
        </w:r>
        <w:r w:rsidR="00AD05A3" w:rsidDel="00A46B24">
          <w:rPr>
            <w:rFonts w:ascii="Arial" w:hAnsi="Arial" w:cs="Arial"/>
          </w:rPr>
          <w:delText>atic</w:delText>
        </w:r>
      </w:del>
      <w:ins w:id="88" w:author="Majid" w:date="2016-12-10T22:44:00Z">
        <w:r w:rsidR="00A46B24">
          <w:rPr>
            <w:rFonts w:ascii="Arial" w:hAnsi="Arial" w:cs="Arial"/>
          </w:rPr>
          <w:t>due to</w:t>
        </w:r>
      </w:ins>
      <w:r w:rsidR="00AD05A3">
        <w:rPr>
          <w:rFonts w:ascii="Arial" w:hAnsi="Arial" w:cs="Arial"/>
        </w:rPr>
        <w:t xml:space="preserve"> shifts</w:t>
      </w:r>
      <w:r w:rsidR="00AF1444">
        <w:rPr>
          <w:rFonts w:ascii="Arial" w:hAnsi="Arial" w:cs="Arial"/>
        </w:rPr>
        <w:t xml:space="preserve"> over time</w:t>
      </w:r>
      <w:r w:rsidR="00AD05A3">
        <w:rPr>
          <w:rFonts w:ascii="Arial" w:hAnsi="Arial" w:cs="Arial"/>
        </w:rPr>
        <w:t xml:space="preserve"> in </w:t>
      </w:r>
      <w:commentRangeStart w:id="89"/>
      <w:r w:rsidR="00AD05A3">
        <w:rPr>
          <w:rFonts w:ascii="Arial" w:hAnsi="Arial" w:cs="Arial"/>
        </w:rPr>
        <w:t>climate</w:t>
      </w:r>
      <w:commentRangeEnd w:id="89"/>
      <w:r w:rsidR="00A46B24">
        <w:rPr>
          <w:rStyle w:val="CommentReference"/>
          <w:rFonts w:asciiTheme="minorHAnsi" w:eastAsiaTheme="minorHAnsi" w:hAnsiTheme="minorHAnsi" w:cstheme="minorBidi"/>
        </w:rPr>
        <w:commentReference w:id="89"/>
      </w:r>
      <w:r w:rsidR="00E937AB">
        <w:rPr>
          <w:rFonts w:ascii="Arial" w:hAnsi="Arial" w:cs="Arial"/>
        </w:rPr>
        <w:t xml:space="preserve">, lifestyle, </w:t>
      </w:r>
      <w:del w:id="90" w:author="Majid" w:date="2016-12-10T22:44:00Z">
        <w:r w:rsidR="00E937AB" w:rsidDel="00A46B24">
          <w:rPr>
            <w:rFonts w:ascii="Arial" w:hAnsi="Arial" w:cs="Arial"/>
          </w:rPr>
          <w:delText xml:space="preserve">and </w:delText>
        </w:r>
      </w:del>
      <w:r w:rsidR="006C0B3D">
        <w:rPr>
          <w:rFonts w:ascii="Arial" w:hAnsi="Arial" w:cs="Arial"/>
        </w:rPr>
        <w:t>technology</w:t>
      </w:r>
      <w:ins w:id="91" w:author="Majid" w:date="2016-12-10T22:44:00Z">
        <w:r w:rsidR="00A46B24">
          <w:rPr>
            <w:rFonts w:ascii="Arial" w:hAnsi="Arial" w:cs="Arial"/>
          </w:rPr>
          <w:t>, and healthcare</w:t>
        </w:r>
      </w:ins>
      <w:del w:id="92" w:author="Majid" w:date="2016-12-10T22:44:00Z">
        <w:r w:rsidR="006C0B3D" w:rsidDel="00A46B24">
          <w:rPr>
            <w:rFonts w:ascii="Arial" w:hAnsi="Arial" w:cs="Arial"/>
          </w:rPr>
          <w:delText xml:space="preserve"> as important factors</w:delText>
        </w:r>
      </w:del>
      <w:r w:rsidR="006C0B3D">
        <w:rPr>
          <w:rFonts w:ascii="Arial" w:hAnsi="Arial" w:cs="Arial"/>
        </w:rPr>
        <w:t>.</w:t>
      </w:r>
      <w:r w:rsidR="00A51046">
        <w:rPr>
          <w:rFonts w:ascii="Arial" w:hAnsi="Arial" w:cs="Arial"/>
        </w:rPr>
        <w:fldChar w:fldCharType="begin"/>
      </w:r>
      <w:r w:rsidR="00A51046">
        <w:rPr>
          <w:rFonts w:ascii="Arial" w:hAnsi="Arial" w:cs="Arial"/>
        </w:rPr>
        <w:instrText xml:space="preserve"> ADDIN EN.CITE &lt;EndNote&gt;&lt;Cite&gt;&lt;Author&gt;Barreca&lt;/Author&gt;&lt;Year&gt;2016&lt;/Year&gt;&lt;RecNum&gt;265&lt;/RecNum&gt;&lt;DisplayText&gt;&lt;style face="superscript"&gt;12&lt;/style&gt;&lt;/DisplayText&gt;&lt;record&gt;&lt;rec-number&gt;265&lt;/rec-number&gt;&lt;foreign-keys&gt;&lt;key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00A51046">
        <w:rPr>
          <w:rFonts w:ascii="Arial" w:hAnsi="Arial" w:cs="Arial"/>
        </w:rPr>
        <w:fldChar w:fldCharType="separate"/>
      </w:r>
      <w:r w:rsidR="00A51046" w:rsidRPr="00A51046">
        <w:rPr>
          <w:rFonts w:ascii="Arial" w:hAnsi="Arial" w:cs="Arial"/>
          <w:noProof/>
          <w:vertAlign w:val="superscript"/>
        </w:rPr>
        <w:t>12</w:t>
      </w:r>
      <w:r w:rsidR="00A51046">
        <w:rPr>
          <w:rFonts w:ascii="Arial" w:hAnsi="Arial" w:cs="Arial"/>
        </w:rPr>
        <w:fldChar w:fldCharType="end"/>
      </w:r>
      <w:r w:rsidR="006C0B3D">
        <w:rPr>
          <w:rFonts w:ascii="Arial" w:hAnsi="Arial" w:cs="Arial"/>
        </w:rPr>
        <w:t xml:space="preserve"> </w:t>
      </w:r>
      <w:ins w:id="93" w:author="Majid" w:date="2016-12-10T23:13:00Z">
        <w:r w:rsidR="00810FEF">
          <w:rPr>
            <w:rFonts w:ascii="Arial" w:hAnsi="Arial" w:cs="Arial"/>
          </w:rPr>
          <w:t>A thorough u</w:t>
        </w:r>
      </w:ins>
      <w:del w:id="94" w:author="Majid" w:date="2016-12-10T23:13:00Z">
        <w:r w:rsidR="00B86A6F" w:rsidDel="00810FEF">
          <w:rPr>
            <w:rFonts w:ascii="Arial" w:hAnsi="Arial" w:cs="Arial"/>
          </w:rPr>
          <w:delText>U</w:delText>
        </w:r>
      </w:del>
      <w:r w:rsidR="00B86A6F">
        <w:rPr>
          <w:rFonts w:ascii="Arial" w:hAnsi="Arial" w:cs="Arial"/>
        </w:rPr>
        <w:t xml:space="preserve">nderstanding </w:t>
      </w:r>
      <w:r w:rsidR="009A4ECC">
        <w:rPr>
          <w:rFonts w:ascii="Arial" w:hAnsi="Arial" w:cs="Arial"/>
        </w:rPr>
        <w:t xml:space="preserve">the </w:t>
      </w:r>
      <w:ins w:id="95" w:author="Majid" w:date="2016-12-10T23:13:00Z">
        <w:r w:rsidR="00810FEF">
          <w:rPr>
            <w:rFonts w:ascii="Arial" w:hAnsi="Arial" w:cs="Arial"/>
          </w:rPr>
          <w:t xml:space="preserve">long-term </w:t>
        </w:r>
      </w:ins>
      <w:r w:rsidR="009A4ECC">
        <w:rPr>
          <w:rFonts w:ascii="Arial" w:hAnsi="Arial" w:cs="Arial"/>
        </w:rPr>
        <w:t xml:space="preserve">dynamics of </w:t>
      </w:r>
      <w:del w:id="96" w:author="Majid" w:date="2016-12-10T23:13:00Z">
        <w:r w:rsidR="009A4ECC" w:rsidDel="00810FEF">
          <w:rPr>
            <w:rFonts w:ascii="Arial" w:hAnsi="Arial" w:cs="Arial"/>
          </w:rPr>
          <w:delText xml:space="preserve">this </w:delText>
        </w:r>
      </w:del>
      <w:r w:rsidR="009A4ECC">
        <w:rPr>
          <w:rFonts w:ascii="Arial" w:hAnsi="Arial" w:cs="Arial"/>
        </w:rPr>
        <w:t>seasonality</w:t>
      </w:r>
      <w:ins w:id="97" w:author="Majid" w:date="2016-12-10T22:45:00Z">
        <w:r w:rsidR="000B705B">
          <w:rPr>
            <w:rFonts w:ascii="Arial" w:hAnsi="Arial" w:cs="Arial"/>
          </w:rPr>
          <w:t>, and its geographical and demographic patterns,</w:t>
        </w:r>
      </w:ins>
      <w:r w:rsidR="009A4ECC">
        <w:rPr>
          <w:rFonts w:ascii="Arial" w:hAnsi="Arial" w:cs="Arial"/>
        </w:rPr>
        <w:t xml:space="preserve"> </w:t>
      </w:r>
      <w:del w:id="98" w:author="Majid" w:date="2016-12-10T22:45:00Z">
        <w:r w:rsidR="009A4ECC" w:rsidDel="0050370C">
          <w:rPr>
            <w:rFonts w:ascii="Arial" w:hAnsi="Arial" w:cs="Arial"/>
          </w:rPr>
          <w:delText>will enable decision-makers</w:delText>
        </w:r>
      </w:del>
      <w:ins w:id="99" w:author="Majid" w:date="2016-12-10T22:45:00Z">
        <w:r w:rsidR="0050370C">
          <w:rPr>
            <w:rFonts w:ascii="Arial" w:hAnsi="Arial" w:cs="Arial"/>
          </w:rPr>
          <w:t>is needed</w:t>
        </w:r>
      </w:ins>
      <w:r w:rsidR="009A4ECC">
        <w:rPr>
          <w:rFonts w:ascii="Arial" w:hAnsi="Arial" w:cs="Arial"/>
        </w:rPr>
        <w:t xml:space="preserve"> to identify emergent at-risk groups, </w:t>
      </w:r>
      <w:ins w:id="100" w:author="Majid" w:date="2016-12-10T22:45:00Z">
        <w:r w:rsidR="0050370C">
          <w:rPr>
            <w:rFonts w:ascii="Arial" w:hAnsi="Arial" w:cs="Arial"/>
          </w:rPr>
          <w:t xml:space="preserve">plan responses for current </w:t>
        </w:r>
        <w:r w:rsidR="003D5847">
          <w:rPr>
            <w:rFonts w:ascii="Arial" w:hAnsi="Arial" w:cs="Arial"/>
          </w:rPr>
          <w:t>situation and under changing climate conditions.</w:t>
        </w:r>
      </w:ins>
      <w:del w:id="101" w:author="Majid" w:date="2016-12-10T22:46:00Z">
        <w:r w:rsidR="009A4ECC" w:rsidDel="003D5847">
          <w:rPr>
            <w:rFonts w:ascii="Arial" w:hAnsi="Arial" w:cs="Arial"/>
          </w:rPr>
          <w:delText>with policies actionable at an appropriate legislative sub-national level.</w:delText>
        </w:r>
      </w:del>
      <w:r w:rsidR="006C0B3D">
        <w:rPr>
          <w:rFonts w:ascii="Arial" w:hAnsi="Arial" w:cs="Arial"/>
        </w:rPr>
        <w:t xml:space="preserve"> </w:t>
      </w:r>
      <w:moveFromRangeStart w:id="102" w:author="Majid" w:date="2016-12-10T22:46:00Z" w:name="move469173321"/>
      <w:moveFrom w:id="103" w:author="Majid" w:date="2016-12-10T22:46:00Z">
        <w:r w:rsidR="00A131C2" w:rsidDel="003D5847">
          <w:rPr>
            <w:rFonts w:ascii="Arial" w:hAnsi="Arial" w:cs="Arial"/>
          </w:rPr>
          <w:t xml:space="preserve">It is </w:t>
        </w:r>
        <w:r w:rsidR="00024281" w:rsidDel="003D5847">
          <w:rPr>
            <w:rFonts w:ascii="Arial" w:hAnsi="Arial" w:cs="Arial"/>
          </w:rPr>
          <w:t xml:space="preserve">thus </w:t>
        </w:r>
        <w:r w:rsidR="001F32FF" w:rsidDel="003D5847">
          <w:rPr>
            <w:rFonts w:ascii="Arial" w:hAnsi="Arial" w:cs="Arial"/>
          </w:rPr>
          <w:t>necessary</w:t>
        </w:r>
        <w:r w:rsidR="00A131C2" w:rsidDel="003D5847">
          <w:rPr>
            <w:rFonts w:ascii="Arial" w:hAnsi="Arial" w:cs="Arial"/>
          </w:rPr>
          <w:t xml:space="preserve"> to create a </w:t>
        </w:r>
        <w:r w:rsidR="00E40C87" w:rsidDel="003D5847">
          <w:rPr>
            <w:rFonts w:ascii="Arial" w:hAnsi="Arial" w:cs="Arial"/>
          </w:rPr>
          <w:t xml:space="preserve">comprehensive </w:t>
        </w:r>
        <w:r w:rsidR="00A131C2" w:rsidDel="003D5847">
          <w:rPr>
            <w:rFonts w:ascii="Arial" w:hAnsi="Arial" w:cs="Arial"/>
          </w:rPr>
          <w:t xml:space="preserve">study framework which can </w:t>
        </w:r>
        <w:r w:rsidR="000671F1" w:rsidDel="003D5847">
          <w:rPr>
            <w:rFonts w:ascii="Arial" w:hAnsi="Arial" w:cs="Arial"/>
          </w:rPr>
          <w:t xml:space="preserve">identify the existence </w:t>
        </w:r>
        <w:r w:rsidR="00E40C87" w:rsidDel="003D5847">
          <w:rPr>
            <w:rFonts w:ascii="Arial" w:hAnsi="Arial" w:cs="Arial"/>
          </w:rPr>
          <w:t>and the evolution</w:t>
        </w:r>
        <w:r w:rsidR="00CC15D5" w:rsidDel="003D5847">
          <w:rPr>
            <w:rFonts w:ascii="Arial" w:hAnsi="Arial" w:cs="Arial"/>
          </w:rPr>
          <w:t xml:space="preserve"> of seasonality of mortality</w:t>
        </w:r>
        <w:r w:rsidR="006C0B3D" w:rsidDel="003D5847">
          <w:rPr>
            <w:rFonts w:ascii="Arial" w:hAnsi="Arial" w:cs="Arial"/>
          </w:rPr>
          <w:t xml:space="preserve"> across</w:t>
        </w:r>
        <w:r w:rsidR="00D07ECE" w:rsidDel="003D5847">
          <w:rPr>
            <w:rFonts w:ascii="Arial" w:hAnsi="Arial" w:cs="Arial"/>
          </w:rPr>
          <w:t xml:space="preserve"> appropriate</w:t>
        </w:r>
        <w:r w:rsidR="006C0B3D" w:rsidDel="003D5847">
          <w:rPr>
            <w:rFonts w:ascii="Arial" w:hAnsi="Arial" w:cs="Arial"/>
          </w:rPr>
          <w:t xml:space="preserve"> space, age, gender, and time</w:t>
        </w:r>
        <w:r w:rsidR="00D07ECE" w:rsidDel="003D5847">
          <w:rPr>
            <w:rFonts w:ascii="Arial" w:hAnsi="Arial" w:cs="Arial"/>
          </w:rPr>
          <w:t xml:space="preserve"> units</w:t>
        </w:r>
        <w:r w:rsidR="00CC15D5" w:rsidDel="003D5847">
          <w:rPr>
            <w:rFonts w:ascii="Arial" w:hAnsi="Arial" w:cs="Arial"/>
          </w:rPr>
          <w:t>.</w:t>
        </w:r>
        <w:r w:rsidR="00A36C23" w:rsidDel="003D5847">
          <w:rPr>
            <w:rFonts w:ascii="Arial" w:hAnsi="Arial" w:cs="Arial"/>
          </w:rPr>
          <w:t xml:space="preserve"> </w:t>
        </w:r>
      </w:moveFrom>
      <w:moveFromRangeEnd w:id="102"/>
      <w:commentRangeEnd w:id="37"/>
      <w:r w:rsidR="00E6135D">
        <w:rPr>
          <w:rStyle w:val="CommentReference"/>
          <w:rFonts w:asciiTheme="minorHAnsi" w:eastAsiaTheme="minorHAnsi" w:hAnsiTheme="minorHAnsi" w:cstheme="minorBidi"/>
        </w:rPr>
        <w:commentReference w:id="37"/>
      </w:r>
    </w:p>
    <w:p w14:paraId="0577B1A6" w14:textId="77777777" w:rsidR="000474A7" w:rsidRPr="000474A7" w:rsidRDefault="000474A7" w:rsidP="000474A7">
      <w:pPr>
        <w:spacing w:line="480" w:lineRule="auto"/>
        <w:jc w:val="both"/>
        <w:rPr>
          <w:rFonts w:ascii="Arial" w:hAnsi="Arial" w:cs="Arial"/>
        </w:rPr>
      </w:pPr>
    </w:p>
    <w:p w14:paraId="35655C92" w14:textId="68C29201" w:rsidR="002C5FB9" w:rsidRDefault="002C5FB9" w:rsidP="004F6749">
      <w:pPr>
        <w:spacing w:after="0" w:line="480" w:lineRule="auto"/>
        <w:jc w:val="both"/>
        <w:rPr>
          <w:rFonts w:ascii="Arial" w:hAnsi="Arial" w:cs="Arial"/>
        </w:rPr>
      </w:pPr>
      <w:r>
        <w:rPr>
          <w:rFonts w:ascii="Arial" w:hAnsi="Arial" w:cs="Arial"/>
        </w:rPr>
        <w:t>Some</w:t>
      </w:r>
      <w:r w:rsidRPr="004E7093">
        <w:rPr>
          <w:rFonts w:ascii="Arial" w:hAnsi="Arial" w:cs="Arial"/>
        </w:rPr>
        <w:t xml:space="preserve"> studies</w:t>
      </w:r>
      <w:r>
        <w:rPr>
          <w:rFonts w:ascii="Arial" w:hAnsi="Arial" w:cs="Arial"/>
        </w:rPr>
        <w:t>, in one or more countries</w:t>
      </w:r>
      <w:ins w:id="104" w:author="Majid" w:date="2016-12-03T22:20:00Z">
        <w:r w:rsidR="00175115">
          <w:rPr>
            <w:rFonts w:ascii="Arial" w:hAnsi="Arial" w:cs="Arial"/>
          </w:rPr>
          <w:t>,</w:t>
        </w:r>
      </w:ins>
      <w:r w:rsidR="00DC0E55">
        <w:rPr>
          <w:rFonts w:ascii="Arial" w:hAnsi="Arial" w:cs="Arial"/>
        </w:rPr>
        <w:t xml:space="preserve"> </w:t>
      </w:r>
      <w:del w:id="105" w:author="Majid" w:date="2016-12-03T22:20:00Z">
        <w:r w:rsidR="00DC0E55" w:rsidDel="00175115">
          <w:rPr>
            <w:rFonts w:ascii="Arial" w:hAnsi="Arial" w:cs="Arial"/>
          </w:rPr>
          <w:delText>and</w:delText>
        </w:r>
        <w:r w:rsidR="00E71FBD" w:rsidDel="00175115">
          <w:rPr>
            <w:rFonts w:ascii="Arial" w:hAnsi="Arial" w:cs="Arial"/>
          </w:rPr>
          <w:delText xml:space="preserve"> </w:delText>
        </w:r>
      </w:del>
      <w:r w:rsidR="00E71FBD">
        <w:rPr>
          <w:rFonts w:ascii="Arial" w:hAnsi="Arial" w:cs="Arial"/>
        </w:rPr>
        <w:t>including the US</w:t>
      </w:r>
      <w:r>
        <w:rPr>
          <w:rFonts w:ascii="Arial" w:hAnsi="Arial" w:cs="Arial"/>
        </w:rPr>
        <w:t>,</w:t>
      </w:r>
      <w:r w:rsidRPr="004E7093">
        <w:rPr>
          <w:rFonts w:ascii="Arial" w:hAnsi="Arial" w:cs="Arial"/>
        </w:rPr>
        <w:t xml:space="preserve"> have examined </w:t>
      </w:r>
      <w:del w:id="106" w:author="Majid" w:date="2016-12-03T22:19:00Z">
        <w:r w:rsidRPr="004E7093" w:rsidDel="00175115">
          <w:rPr>
            <w:rFonts w:ascii="Arial" w:hAnsi="Arial" w:cs="Arial"/>
          </w:rPr>
          <w:delText xml:space="preserve">patterns and trends in </w:delText>
        </w:r>
      </w:del>
      <w:r>
        <w:rPr>
          <w:rFonts w:ascii="Arial" w:hAnsi="Arial" w:cs="Arial"/>
        </w:rPr>
        <w:t>seasonality</w:t>
      </w:r>
      <w:ins w:id="107" w:author="Majid" w:date="2016-12-03T22:19:00Z">
        <w:r w:rsidR="00175115">
          <w:rPr>
            <w:rFonts w:ascii="Arial" w:hAnsi="Arial" w:cs="Arial"/>
          </w:rPr>
          <w:t xml:space="preserve"> of death rates</w:t>
        </w:r>
      </w:ins>
      <w:r>
        <w:rPr>
          <w:rFonts w:ascii="Arial" w:hAnsi="Arial" w:cs="Arial"/>
        </w:rPr>
        <w:t>.</w:t>
      </w:r>
      <w:r>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3-9,13-23</w:t>
      </w:r>
      <w:r>
        <w:rPr>
          <w:rFonts w:ascii="Arial" w:hAnsi="Arial" w:cs="Arial"/>
        </w:rPr>
        <w:fldChar w:fldCharType="end"/>
      </w:r>
      <w:r>
        <w:rPr>
          <w:rFonts w:ascii="Arial" w:hAnsi="Arial" w:cs="Arial"/>
        </w:rPr>
        <w:t xml:space="preserve"> The time period covered by these studies have ranged from a few years to 50 years.</w:t>
      </w:r>
      <w:commentRangeStart w:id="108"/>
      <w:r>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14,21</w:t>
      </w:r>
      <w:r>
        <w:rPr>
          <w:rFonts w:ascii="Arial" w:hAnsi="Arial" w:cs="Arial"/>
        </w:rPr>
        <w:fldChar w:fldCharType="end"/>
      </w:r>
      <w:r>
        <w:rPr>
          <w:rFonts w:ascii="Arial" w:hAnsi="Arial" w:cs="Arial"/>
        </w:rPr>
        <w:t xml:space="preserve"> </w:t>
      </w:r>
      <w:commentRangeEnd w:id="108"/>
      <w:r w:rsidR="00175115">
        <w:rPr>
          <w:rStyle w:val="CommentReference"/>
          <w:rFonts w:asciiTheme="minorHAnsi" w:eastAsiaTheme="minorHAnsi" w:hAnsiTheme="minorHAnsi" w:cstheme="minorBidi"/>
        </w:rPr>
        <w:commentReference w:id="108"/>
      </w:r>
      <w:r>
        <w:rPr>
          <w:rFonts w:ascii="Arial" w:hAnsi="Arial" w:cs="Arial"/>
        </w:rPr>
        <w:t>Regardless of duration, the methods</w:t>
      </w:r>
      <w:ins w:id="109" w:author="Majid" w:date="2016-12-03T22:21:00Z">
        <w:r w:rsidR="00DB68EC">
          <w:rPr>
            <w:rFonts w:ascii="Arial" w:hAnsi="Arial" w:cs="Arial"/>
          </w:rPr>
          <w:t xml:space="preserve"> used in these works</w:t>
        </w:r>
      </w:ins>
      <w:r>
        <w:rPr>
          <w:rFonts w:ascii="Arial" w:hAnsi="Arial" w:cs="Arial"/>
        </w:rPr>
        <w:t xml:space="preserve"> – ranging from simple </w:t>
      </w:r>
      <w:commentRangeStart w:id="110"/>
      <w:commentRangeStart w:id="111"/>
      <w:r>
        <w:rPr>
          <w:rFonts w:ascii="Arial" w:hAnsi="Arial" w:cs="Arial"/>
        </w:rPr>
        <w:t>season and trend separation methods</w:t>
      </w:r>
      <w:commentRangeEnd w:id="110"/>
      <w:r w:rsidR="003756C1">
        <w:rPr>
          <w:rStyle w:val="CommentReference"/>
          <w:rFonts w:asciiTheme="minorHAnsi" w:eastAsiaTheme="minorHAnsi" w:hAnsiTheme="minorHAnsi" w:cstheme="minorBidi"/>
        </w:rPr>
        <w:commentReference w:id="110"/>
      </w:r>
      <w:r>
        <w:rPr>
          <w:rFonts w:ascii="Arial" w:hAnsi="Arial" w:cs="Arial"/>
        </w:rPr>
        <w:fldChar w:fldCharType="begin"/>
      </w:r>
      <w:r w:rsidR="007C5A4F">
        <w:rPr>
          <w:rFonts w:ascii="Arial" w:hAnsi="Arial" w:cs="Arial"/>
        </w:rPr>
        <w:instrText xml:space="preserve"> ADDIN EN.CITE &lt;EndNote&gt;&lt;Cite&gt;&lt;Author&gt;Rosenwaike&lt;/Author&gt;&lt;Year&gt;1966&lt;/Year&gt;&lt;RecNum&gt;355&lt;/RecNum&gt;&lt;DisplayText&gt;&lt;style face="superscript"&gt;3,7&lt;/style&gt;&lt;/DisplayText&gt;&lt;record&gt;&lt;rec-number&gt;355&lt;/rec-number&gt;&lt;foreign-keys&gt;&lt;key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Pr>
          <w:rFonts w:ascii="Arial" w:hAnsi="Arial" w:cs="Arial"/>
        </w:rPr>
        <w:fldChar w:fldCharType="separate"/>
      </w:r>
      <w:r w:rsidR="007C5A4F" w:rsidRPr="007C5A4F">
        <w:rPr>
          <w:rFonts w:ascii="Arial" w:hAnsi="Arial" w:cs="Arial"/>
          <w:noProof/>
          <w:vertAlign w:val="superscript"/>
        </w:rPr>
        <w:t>3,7</w:t>
      </w:r>
      <w:r>
        <w:rPr>
          <w:rFonts w:ascii="Arial" w:hAnsi="Arial" w:cs="Arial"/>
        </w:rPr>
        <w:fldChar w:fldCharType="end"/>
      </w:r>
      <w:commentRangeEnd w:id="111"/>
      <w:r w:rsidR="00DB68EC">
        <w:rPr>
          <w:rStyle w:val="CommentReference"/>
          <w:rFonts w:asciiTheme="minorHAnsi" w:eastAsiaTheme="minorHAnsi" w:hAnsiTheme="minorHAnsi" w:cstheme="minorBidi"/>
        </w:rPr>
        <w:commentReference w:id="111"/>
      </w:r>
      <w:r>
        <w:rPr>
          <w:rFonts w:ascii="Arial" w:hAnsi="Arial" w:cs="Arial"/>
        </w:rPr>
        <w:t xml:space="preserve"> to fitting period</w:t>
      </w:r>
      <w:ins w:id="112" w:author="Majid" w:date="2016-12-03T22:22:00Z">
        <w:r w:rsidR="00DB68EC">
          <w:rPr>
            <w:rFonts w:ascii="Arial" w:hAnsi="Arial" w:cs="Arial"/>
          </w:rPr>
          <w:t>ic</w:t>
        </w:r>
      </w:ins>
      <w:r>
        <w:rPr>
          <w:rFonts w:ascii="Arial" w:hAnsi="Arial" w:cs="Arial"/>
        </w:rPr>
        <w:t xml:space="preserve"> basis functions</w:t>
      </w:r>
      <w:r>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5,13,15,16,18,21,23</w:t>
      </w:r>
      <w:r>
        <w:rPr>
          <w:rFonts w:ascii="Arial" w:hAnsi="Arial" w:cs="Arial"/>
        </w:rPr>
        <w:fldChar w:fldCharType="end"/>
      </w:r>
      <w:r>
        <w:rPr>
          <w:rFonts w:ascii="Arial" w:hAnsi="Arial" w:cs="Arial"/>
        </w:rPr>
        <w:t xml:space="preserve"> – were unable to characterise the dynamics of seasonality over time; many also require a-priori assumptions on how frequently (e.g., every 12 months versus </w:t>
      </w:r>
      <w:del w:id="113" w:author="Majid" w:date="2016-12-03T22:28:00Z">
        <w:r w:rsidDel="00DB68EC">
          <w:rPr>
            <w:rFonts w:ascii="Arial" w:hAnsi="Arial" w:cs="Arial"/>
          </w:rPr>
          <w:delText xml:space="preserve">6 months or </w:delText>
        </w:r>
      </w:del>
      <w:r>
        <w:rPr>
          <w:rFonts w:ascii="Arial" w:hAnsi="Arial" w:cs="Arial"/>
        </w:rPr>
        <w:t xml:space="preserve">another frequency) the repeated </w:t>
      </w:r>
      <w:r w:rsidR="00CC407B">
        <w:rPr>
          <w:rFonts w:ascii="Arial" w:hAnsi="Arial" w:cs="Arial"/>
        </w:rPr>
        <w:t xml:space="preserve">death rate </w:t>
      </w:r>
      <w:r>
        <w:rPr>
          <w:rFonts w:ascii="Arial" w:hAnsi="Arial" w:cs="Arial"/>
        </w:rPr>
        <w:t>pattern</w:t>
      </w:r>
      <w:del w:id="114" w:author="Majid" w:date="2016-12-03T22:28:00Z">
        <w:r w:rsidDel="00DB68EC">
          <w:rPr>
            <w:rFonts w:ascii="Arial" w:hAnsi="Arial" w:cs="Arial"/>
          </w:rPr>
          <w:delText>s</w:delText>
        </w:r>
      </w:del>
      <w:r>
        <w:rPr>
          <w:rFonts w:ascii="Arial" w:hAnsi="Arial" w:cs="Arial"/>
        </w:rPr>
        <w:t xml:space="preserve"> occur</w:t>
      </w:r>
      <w:ins w:id="115" w:author="Majid" w:date="2016-12-03T22:28:00Z">
        <w:r w:rsidR="00DB68EC">
          <w:rPr>
            <w:rFonts w:ascii="Arial" w:hAnsi="Arial" w:cs="Arial"/>
          </w:rPr>
          <w:t>s</w:t>
        </w:r>
      </w:ins>
      <w:r>
        <w:rPr>
          <w:rFonts w:ascii="Arial" w:hAnsi="Arial" w:cs="Arial"/>
        </w:rPr>
        <w:t>. Few of the previous studies have analysed seasonality by age and sex</w:t>
      </w:r>
      <w:commentRangeStart w:id="116"/>
      <w:r>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7,15,18,20</w:t>
      </w:r>
      <w:r>
        <w:rPr>
          <w:rFonts w:ascii="Arial" w:hAnsi="Arial" w:cs="Arial"/>
        </w:rPr>
        <w:fldChar w:fldCharType="end"/>
      </w:r>
      <w:r>
        <w:rPr>
          <w:rFonts w:ascii="Arial" w:hAnsi="Arial" w:cs="Arial"/>
        </w:rPr>
        <w:t xml:space="preserve">, </w:t>
      </w:r>
      <w:commentRangeEnd w:id="116"/>
      <w:r w:rsidR="00DB68EC">
        <w:rPr>
          <w:rStyle w:val="CommentReference"/>
          <w:rFonts w:asciiTheme="minorHAnsi" w:eastAsiaTheme="minorHAnsi" w:hAnsiTheme="minorHAnsi" w:cstheme="minorBidi"/>
        </w:rPr>
        <w:commentReference w:id="116"/>
      </w:r>
      <w:r>
        <w:rPr>
          <w:rFonts w:ascii="Arial" w:hAnsi="Arial" w:cs="Arial"/>
        </w:rPr>
        <w:t xml:space="preserve">even though </w:t>
      </w:r>
      <w:del w:id="117" w:author="Majid" w:date="2016-12-03T22:29:00Z">
        <w:r w:rsidDel="00DB68EC">
          <w:rPr>
            <w:rFonts w:ascii="Arial" w:hAnsi="Arial" w:cs="Arial"/>
          </w:rPr>
          <w:delText>due to key medical causes of death, and their physiological</w:delText>
        </w:r>
      </w:del>
      <w:ins w:id="118" w:author="Majid" w:date="2016-12-03T22:29:00Z">
        <w:r w:rsidR="00DB68EC">
          <w:rPr>
            <w:rFonts w:ascii="Arial" w:hAnsi="Arial" w:cs="Arial"/>
          </w:rPr>
          <w:t>the main medical</w:t>
        </w:r>
      </w:ins>
      <w:r>
        <w:rPr>
          <w:rFonts w:ascii="Arial" w:hAnsi="Arial" w:cs="Arial"/>
        </w:rPr>
        <w:t xml:space="preserve"> and behavioural </w:t>
      </w:r>
      <w:del w:id="119" w:author="Majid" w:date="2016-12-03T22:29:00Z">
        <w:r w:rsidDel="00DB68EC">
          <w:rPr>
            <w:rFonts w:ascii="Arial" w:hAnsi="Arial" w:cs="Arial"/>
          </w:rPr>
          <w:delText>determinants</w:delText>
        </w:r>
      </w:del>
      <w:ins w:id="120" w:author="Majid" w:date="2016-12-03T22:29:00Z">
        <w:r w:rsidR="00DB68EC">
          <w:rPr>
            <w:rFonts w:ascii="Arial" w:hAnsi="Arial" w:cs="Arial"/>
          </w:rPr>
          <w:t>causes of death</w:t>
        </w:r>
      </w:ins>
      <w:r>
        <w:rPr>
          <w:rFonts w:ascii="Arial" w:hAnsi="Arial" w:cs="Arial"/>
        </w:rPr>
        <w:t xml:space="preserve">, </w:t>
      </w:r>
      <w:ins w:id="121" w:author="Majid" w:date="2016-12-03T22:29:00Z">
        <w:r w:rsidR="00DB68EC">
          <w:rPr>
            <w:rFonts w:ascii="Arial" w:hAnsi="Arial" w:cs="Arial"/>
          </w:rPr>
          <w:t xml:space="preserve">and their </w:t>
        </w:r>
      </w:ins>
      <w:r>
        <w:rPr>
          <w:rFonts w:ascii="Arial" w:hAnsi="Arial" w:cs="Arial"/>
        </w:rPr>
        <w:t>seasonality</w:t>
      </w:r>
      <w:ins w:id="122" w:author="Majid" w:date="2016-12-03T22:29:00Z">
        <w:r w:rsidR="00DB68EC">
          <w:rPr>
            <w:rFonts w:ascii="Arial" w:hAnsi="Arial" w:cs="Arial"/>
          </w:rPr>
          <w:t>,</w:t>
        </w:r>
      </w:ins>
      <w:r>
        <w:rPr>
          <w:rFonts w:ascii="Arial" w:hAnsi="Arial" w:cs="Arial"/>
        </w:rPr>
        <w:t xml:space="preserve"> </w:t>
      </w:r>
      <w:del w:id="123" w:author="Majid" w:date="2016-12-03T22:29:00Z">
        <w:r w:rsidDel="00DB68EC">
          <w:rPr>
            <w:rFonts w:ascii="Arial" w:hAnsi="Arial" w:cs="Arial"/>
          </w:rPr>
          <w:delText xml:space="preserve">of death rates </w:delText>
        </w:r>
      </w:del>
      <w:del w:id="124" w:author="Majid" w:date="2016-12-03T22:39:00Z">
        <w:r w:rsidDel="00353071">
          <w:rPr>
            <w:rFonts w:ascii="Arial" w:hAnsi="Arial" w:cs="Arial"/>
          </w:rPr>
          <w:delText xml:space="preserve">can </w:delText>
        </w:r>
      </w:del>
      <w:r>
        <w:rPr>
          <w:rFonts w:ascii="Arial" w:hAnsi="Arial" w:cs="Arial"/>
        </w:rPr>
        <w:t>vary</w:t>
      </w:r>
      <w:ins w:id="125" w:author="Majid" w:date="2016-12-03T22:29:00Z">
        <w:r w:rsidR="00DB68EC">
          <w:rPr>
            <w:rFonts w:ascii="Arial" w:hAnsi="Arial" w:cs="Arial"/>
          </w:rPr>
          <w:t xml:space="preserve"> for population subgroups</w:t>
        </w:r>
      </w:ins>
      <w:r>
        <w:rPr>
          <w:rFonts w:ascii="Arial" w:hAnsi="Arial" w:cs="Arial"/>
        </w:rPr>
        <w:t>. Similarly, few studies have analysed seasonality for a comprehensive set of subnational units</w:t>
      </w:r>
      <w:r>
        <w:rPr>
          <w:rFonts w:ascii="Arial" w:hAnsi="Arial" w:cs="Arial"/>
        </w:rPr>
        <w:fldChar w:fldCharType="begin"/>
      </w:r>
      <w:r w:rsidR="00A51046">
        <w:rPr>
          <w:rFonts w:ascii="Arial" w:hAnsi="Arial" w:cs="Arial"/>
        </w:rPr>
        <w:instrText xml:space="preserve"> ADDIN EN.CITE &lt;EndNote&gt;&lt;Cite&gt;&lt;Author&gt;Rau&lt;/Author&gt;&lt;Year&gt;2003&lt;/Year&gt;&lt;RecNum&gt;288&lt;/RecNum&gt;&lt;DisplayText&gt;&lt;style face="superscript"&gt;20&lt;/style&gt;&lt;/DisplayText&gt;&lt;record&gt;&lt;rec-number&gt;288&lt;/rec-number&gt;&lt;foreign-keys&gt;&lt;key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Pr>
          <w:rFonts w:ascii="Arial" w:hAnsi="Arial" w:cs="Arial"/>
        </w:rPr>
        <w:fldChar w:fldCharType="separate"/>
      </w:r>
      <w:r w:rsidR="00A51046" w:rsidRPr="00A51046">
        <w:rPr>
          <w:rFonts w:ascii="Arial" w:hAnsi="Arial" w:cs="Arial"/>
          <w:noProof/>
          <w:vertAlign w:val="superscript"/>
        </w:rPr>
        <w:t>20</w:t>
      </w:r>
      <w:r>
        <w:rPr>
          <w:rFonts w:ascii="Arial" w:hAnsi="Arial" w:cs="Arial"/>
        </w:rPr>
        <w:fldChar w:fldCharType="end"/>
      </w:r>
      <w:ins w:id="126" w:author="Parks, Robbie M" w:date="2016-12-12T14:14:00Z">
        <w:r w:rsidR="00C403CC">
          <w:rPr>
            <w:rFonts w:ascii="Arial" w:hAnsi="Arial" w:cs="Arial"/>
          </w:rPr>
          <w:t>,</w:t>
        </w:r>
      </w:ins>
      <w:ins w:id="127" w:author="Majid" w:date="2016-12-03T22:33:00Z">
        <w:r w:rsidR="003B25F5">
          <w:rPr>
            <w:rFonts w:ascii="Arial" w:hAnsi="Arial" w:cs="Arial"/>
          </w:rPr>
          <w:t xml:space="preserve"> </w:t>
        </w:r>
        <w:commentRangeStart w:id="128"/>
        <w:r w:rsidR="003B25F5">
          <w:rPr>
            <w:rFonts w:ascii="Arial" w:hAnsi="Arial" w:cs="Arial"/>
          </w:rPr>
          <w:t>even though both temperature</w:t>
        </w:r>
      </w:ins>
      <w:ins w:id="129" w:author="Parks, Robbie M" w:date="2016-12-12T14:12:00Z">
        <w:r w:rsidR="00594AD4">
          <w:rPr>
            <w:rFonts w:ascii="Arial" w:hAnsi="Arial" w:cs="Arial"/>
          </w:rPr>
          <w:t xml:space="preserve"> and the health effect</w:t>
        </w:r>
      </w:ins>
      <w:ins w:id="130" w:author="Parks, Robbie M" w:date="2016-12-12T14:14:00Z">
        <w:r w:rsidR="00C403CC">
          <w:rPr>
            <w:rFonts w:ascii="Arial" w:hAnsi="Arial" w:cs="Arial"/>
          </w:rPr>
          <w:t>s</w:t>
        </w:r>
      </w:ins>
      <w:ins w:id="131" w:author="Parks, Robbie M" w:date="2016-12-12T14:12:00Z">
        <w:r w:rsidR="00594AD4">
          <w:rPr>
            <w:rFonts w:ascii="Arial" w:hAnsi="Arial" w:cs="Arial"/>
          </w:rPr>
          <w:t xml:space="preserve"> of </w:t>
        </w:r>
      </w:ins>
      <w:ins w:id="132" w:author="Majid" w:date="2016-12-03T22:33:00Z">
        <w:del w:id="133" w:author="Parks, Robbie M" w:date="2016-12-12T14:12:00Z">
          <w:r w:rsidR="003B25F5" w:rsidDel="00594AD4">
            <w:rPr>
              <w:rFonts w:ascii="Arial" w:hAnsi="Arial" w:cs="Arial"/>
            </w:rPr>
            <w:delText>, and vulnerability to</w:delText>
          </w:r>
        </w:del>
        <w:del w:id="134" w:author="Parks, Robbie M" w:date="2016-12-12T14:14:00Z">
          <w:r w:rsidR="003B25F5" w:rsidDel="00C403CC">
            <w:rPr>
              <w:rFonts w:ascii="Arial" w:hAnsi="Arial" w:cs="Arial"/>
            </w:rPr>
            <w:delText xml:space="preserve"> </w:delText>
          </w:r>
        </w:del>
        <w:r w:rsidR="003B25F5">
          <w:rPr>
            <w:rFonts w:ascii="Arial" w:hAnsi="Arial" w:cs="Arial"/>
          </w:rPr>
          <w:t>cold and warm temperature</w:t>
        </w:r>
        <w:del w:id="135" w:author="Parks, Robbie M" w:date="2016-12-12T14:14:00Z">
          <w:r w:rsidR="003B25F5" w:rsidDel="00C403CC">
            <w:rPr>
              <w:rFonts w:ascii="Arial" w:hAnsi="Arial" w:cs="Arial"/>
            </w:rPr>
            <w:delText>,</w:delText>
          </w:r>
        </w:del>
        <w:r w:rsidR="003B25F5">
          <w:rPr>
            <w:rFonts w:ascii="Arial" w:hAnsi="Arial" w:cs="Arial"/>
          </w:rPr>
          <w:t xml:space="preserve"> vary </w:t>
        </w:r>
        <w:commentRangeStart w:id="136"/>
        <w:r w:rsidR="003B25F5">
          <w:rPr>
            <w:rFonts w:ascii="Arial" w:hAnsi="Arial" w:cs="Arial"/>
          </w:rPr>
          <w:t>geographically</w:t>
        </w:r>
      </w:ins>
      <w:commentRangeEnd w:id="136"/>
      <w:ins w:id="137" w:author="Majid" w:date="2016-12-03T22:37:00Z">
        <w:r w:rsidR="003B25F5">
          <w:rPr>
            <w:rStyle w:val="CommentReference"/>
            <w:rFonts w:asciiTheme="minorHAnsi" w:eastAsiaTheme="minorHAnsi" w:hAnsiTheme="minorHAnsi" w:cstheme="minorBidi"/>
          </w:rPr>
          <w:commentReference w:id="136"/>
        </w:r>
      </w:ins>
      <w:commentRangeEnd w:id="128"/>
      <w:r w:rsidR="00926ED0">
        <w:rPr>
          <w:rStyle w:val="CommentReference"/>
          <w:rFonts w:asciiTheme="minorHAnsi" w:eastAsiaTheme="minorHAnsi" w:hAnsiTheme="minorHAnsi" w:cstheme="minorBidi"/>
        </w:rPr>
        <w:commentReference w:id="128"/>
      </w:r>
      <w:r>
        <w:rPr>
          <w:rFonts w:ascii="Arial" w:hAnsi="Arial" w:cs="Arial"/>
        </w:rPr>
        <w:t xml:space="preserve">. </w:t>
      </w:r>
      <w:ins w:id="138" w:author="Majid" w:date="2016-12-10T23:15:00Z">
        <w:r w:rsidR="00E6135D">
          <w:rPr>
            <w:rFonts w:ascii="Arial" w:hAnsi="Arial" w:cs="Arial"/>
          </w:rPr>
          <w:t xml:space="preserve">We used </w:t>
        </w:r>
      </w:ins>
      <w:ins w:id="139" w:author="Majid" w:date="2016-12-10T23:18:00Z">
        <w:r w:rsidR="00E6135D">
          <w:rPr>
            <w:rFonts w:ascii="Arial" w:hAnsi="Arial" w:cs="Arial"/>
          </w:rPr>
          <w:t>wavelet and other analytical</w:t>
        </w:r>
      </w:ins>
      <w:ins w:id="140" w:author="Majid" w:date="2016-12-10T23:15:00Z">
        <w:r w:rsidR="00E6135D">
          <w:rPr>
            <w:rFonts w:ascii="Arial" w:hAnsi="Arial" w:cs="Arial"/>
          </w:rPr>
          <w:t xml:space="preserve"> techni</w:t>
        </w:r>
      </w:ins>
      <w:ins w:id="141" w:author="Majid" w:date="2016-12-10T23:17:00Z">
        <w:r w:rsidR="00E6135D">
          <w:rPr>
            <w:rFonts w:ascii="Arial" w:hAnsi="Arial" w:cs="Arial"/>
          </w:rPr>
          <w:t>q</w:t>
        </w:r>
      </w:ins>
      <w:ins w:id="142" w:author="Majid" w:date="2016-12-10T23:15:00Z">
        <w:r w:rsidR="00810FEF">
          <w:rPr>
            <w:rFonts w:ascii="Arial" w:hAnsi="Arial" w:cs="Arial"/>
          </w:rPr>
          <w:t>ues</w:t>
        </w:r>
      </w:ins>
      <w:ins w:id="143" w:author="Majid" w:date="2016-12-10T23:14:00Z">
        <w:r w:rsidR="00810FEF">
          <w:rPr>
            <w:rFonts w:ascii="Arial" w:hAnsi="Arial" w:cs="Arial"/>
          </w:rPr>
          <w:t xml:space="preserve"> </w:t>
        </w:r>
      </w:ins>
      <w:ins w:id="144" w:author="Majid" w:date="2016-12-10T23:17:00Z">
        <w:r w:rsidR="00E6135D">
          <w:rPr>
            <w:rFonts w:ascii="Arial" w:hAnsi="Arial" w:cs="Arial"/>
          </w:rPr>
          <w:t xml:space="preserve">that have been used to study the dynamics of </w:t>
        </w:r>
        <w:commentRangeStart w:id="145"/>
        <w:r w:rsidR="00E6135D">
          <w:rPr>
            <w:rFonts w:ascii="Arial" w:hAnsi="Arial" w:cs="Arial"/>
          </w:rPr>
          <w:t xml:space="preserve">weather phenomena and infectious diseases </w:t>
        </w:r>
      </w:ins>
      <w:commentRangeEnd w:id="145"/>
      <w:ins w:id="146" w:author="Majid" w:date="2016-12-10T23:18:00Z">
        <w:r w:rsidR="00E6135D">
          <w:rPr>
            <w:rStyle w:val="CommentReference"/>
            <w:rFonts w:asciiTheme="minorHAnsi" w:eastAsiaTheme="minorHAnsi" w:hAnsiTheme="minorHAnsi" w:cstheme="minorBidi"/>
          </w:rPr>
          <w:commentReference w:id="145"/>
        </w:r>
        <w:r w:rsidR="00E6135D">
          <w:rPr>
            <w:rFonts w:ascii="Arial" w:hAnsi="Arial" w:cs="Arial"/>
          </w:rPr>
          <w:t xml:space="preserve">to </w:t>
        </w:r>
      </w:ins>
      <w:ins w:id="147" w:author="Majid" w:date="2016-12-10T23:14:00Z">
        <w:r w:rsidR="00810FEF">
          <w:rPr>
            <w:rFonts w:ascii="Arial" w:hAnsi="Arial" w:cs="Arial"/>
          </w:rPr>
          <w:t>comprehensively characterise the demographic, spatial and temporal patterns of mortality seasonality in the entire USA</w:t>
        </w:r>
      </w:ins>
      <w:ins w:id="148" w:author="Majid" w:date="2016-12-10T23:18:00Z">
        <w:r w:rsidR="00E6135D">
          <w:rPr>
            <w:rFonts w:ascii="Arial" w:hAnsi="Arial" w:cs="Arial"/>
          </w:rPr>
          <w:t xml:space="preserve"> from 1982 to 2013.</w:t>
        </w:r>
      </w:ins>
    </w:p>
    <w:p w14:paraId="47CA407E" w14:textId="13B7736A" w:rsidR="003D5847" w:rsidDel="00E6135D" w:rsidRDefault="003D5847" w:rsidP="003D5847">
      <w:pPr>
        <w:spacing w:line="480" w:lineRule="auto"/>
        <w:jc w:val="both"/>
        <w:rPr>
          <w:del w:id="149" w:author="Majid" w:date="2016-12-10T23:18:00Z"/>
          <w:rFonts w:ascii="Arial" w:hAnsi="Arial" w:cs="Arial"/>
        </w:rPr>
      </w:pPr>
      <w:moveToRangeStart w:id="150" w:author="Majid" w:date="2016-12-10T22:46:00Z" w:name="move469173321"/>
      <w:moveTo w:id="151" w:author="Majid" w:date="2016-12-10T22:46:00Z">
        <w:del w:id="152" w:author="Majid" w:date="2016-12-10T23:18:00Z">
          <w:r w:rsidDel="00E6135D">
            <w:rPr>
              <w:rFonts w:ascii="Arial" w:hAnsi="Arial" w:cs="Arial"/>
            </w:rPr>
            <w:delText xml:space="preserve">It is thus necessary to create a comprehensive study framework which can identify the existence and the evolution of seasonality of mortality across appropriate space, age, gender, and time units. </w:delText>
          </w:r>
        </w:del>
      </w:moveTo>
    </w:p>
    <w:moveToRangeEnd w:id="150"/>
    <w:p w14:paraId="331856E4" w14:textId="7FD35B68" w:rsidR="003D5847" w:rsidDel="00E6135D" w:rsidRDefault="003D5847" w:rsidP="004F6749">
      <w:pPr>
        <w:spacing w:after="0" w:line="480" w:lineRule="auto"/>
        <w:jc w:val="both"/>
        <w:rPr>
          <w:del w:id="153" w:author="Majid" w:date="2016-12-10T23:18:00Z"/>
          <w:rFonts w:ascii="Arial" w:hAnsi="Arial" w:cs="Arial"/>
        </w:rPr>
      </w:pPr>
    </w:p>
    <w:p w14:paraId="06963E88" w14:textId="04A11815" w:rsidR="002C5FB9" w:rsidRPr="006E4623" w:rsidDel="00E6135D" w:rsidRDefault="006C0B3D" w:rsidP="004F6749">
      <w:pPr>
        <w:spacing w:after="0" w:line="480" w:lineRule="auto"/>
        <w:jc w:val="both"/>
        <w:rPr>
          <w:del w:id="154" w:author="Majid" w:date="2016-12-10T23:18:00Z"/>
          <w:rFonts w:ascii="Arial" w:hAnsi="Arial" w:cs="Arial"/>
        </w:rPr>
      </w:pPr>
      <w:del w:id="155" w:author="Majid" w:date="2016-12-10T23:18:00Z">
        <w:r w:rsidDel="00E6135D">
          <w:rPr>
            <w:rFonts w:ascii="Arial" w:hAnsi="Arial" w:cs="Arial"/>
          </w:rPr>
          <w:delText>Previously,</w:delText>
        </w:r>
        <w:r w:rsidR="00BE6CCC" w:rsidDel="00E6135D">
          <w:rPr>
            <w:rFonts w:ascii="Arial" w:hAnsi="Arial" w:cs="Arial"/>
          </w:rPr>
          <w:delText xml:space="preserve"> studies</w:delText>
        </w:r>
        <w:r w:rsidR="002C5FB9" w:rsidDel="00E6135D">
          <w:rPr>
            <w:rFonts w:ascii="Arial" w:hAnsi="Arial" w:cs="Arial"/>
          </w:rPr>
          <w:delText xml:space="preserve"> have invoked wavelet analysis</w:delText>
        </w:r>
        <w:r w:rsidR="00BE6CCC" w:rsidDel="00E6135D">
          <w:rPr>
            <w:rFonts w:ascii="Arial" w:hAnsi="Arial" w:cs="Arial"/>
          </w:rPr>
          <w:delText xml:space="preserve"> to understand dynamics of </w:delText>
        </w:r>
        <w:r w:rsidDel="00E6135D">
          <w:rPr>
            <w:rFonts w:ascii="Arial" w:hAnsi="Arial" w:cs="Arial"/>
          </w:rPr>
          <w:delText>infectious diseases</w:delText>
        </w:r>
        <w:r w:rsidR="002C5FB9" w:rsidDel="00E6135D">
          <w:rPr>
            <w:rFonts w:ascii="Arial" w:hAnsi="Arial" w:cs="Arial"/>
          </w:rPr>
          <w:delText>.</w:delText>
        </w:r>
        <w:r w:rsidR="002C5FB9" w:rsidRPr="006B6A9F" w:rsidDel="00E6135D">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sidDel="00E6135D">
          <w:rPr>
            <w:rFonts w:ascii="Arial" w:hAnsi="Arial" w:cs="Arial"/>
          </w:rPr>
          <w:delInstrText xml:space="preserve"> ADDIN EN.CITE </w:delInstrText>
        </w:r>
        <w:r w:rsidR="00A51046" w:rsidDel="00E6135D">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sidDel="00E6135D">
          <w:rPr>
            <w:rFonts w:ascii="Arial" w:hAnsi="Arial" w:cs="Arial"/>
          </w:rPr>
          <w:delInstrText xml:space="preserve"> ADDIN EN.CITE.DATA </w:delInstrText>
        </w:r>
        <w:r w:rsidR="00A51046" w:rsidDel="00E6135D">
          <w:rPr>
            <w:rFonts w:ascii="Arial" w:hAnsi="Arial" w:cs="Arial"/>
          </w:rPr>
        </w:r>
        <w:r w:rsidR="00A51046" w:rsidDel="00E6135D">
          <w:rPr>
            <w:rFonts w:ascii="Arial" w:hAnsi="Arial" w:cs="Arial"/>
          </w:rPr>
          <w:fldChar w:fldCharType="end"/>
        </w:r>
        <w:r w:rsidR="002C5FB9" w:rsidRPr="006B6A9F" w:rsidDel="00E6135D">
          <w:rPr>
            <w:rFonts w:ascii="Arial" w:hAnsi="Arial" w:cs="Arial"/>
          </w:rPr>
        </w:r>
        <w:r w:rsidR="002C5FB9" w:rsidRPr="006B6A9F" w:rsidDel="00E6135D">
          <w:rPr>
            <w:rFonts w:ascii="Arial" w:hAnsi="Arial" w:cs="Arial"/>
          </w:rPr>
          <w:fldChar w:fldCharType="separate"/>
        </w:r>
        <w:r w:rsidR="00A51046" w:rsidRPr="00A51046" w:rsidDel="00E6135D">
          <w:rPr>
            <w:rFonts w:ascii="Arial" w:hAnsi="Arial" w:cs="Arial"/>
            <w:noProof/>
            <w:vertAlign w:val="superscript"/>
          </w:rPr>
          <w:delText>24-30</w:delText>
        </w:r>
        <w:r w:rsidR="002C5FB9" w:rsidRPr="006B6A9F" w:rsidDel="00E6135D">
          <w:rPr>
            <w:rFonts w:ascii="Arial" w:hAnsi="Arial" w:cs="Arial"/>
          </w:rPr>
          <w:fldChar w:fldCharType="end"/>
        </w:r>
        <w:r w:rsidR="002C5FB9" w:rsidDel="00E6135D">
          <w:rPr>
            <w:rFonts w:ascii="Arial" w:hAnsi="Arial" w:cs="Arial"/>
          </w:rPr>
          <w:delText xml:space="preserve"> Here, we apply</w:delText>
        </w:r>
        <w:r w:rsidR="002C5FB9" w:rsidRPr="006B6A9F" w:rsidDel="00E6135D">
          <w:rPr>
            <w:rFonts w:ascii="Arial" w:hAnsi="Arial" w:cs="Arial"/>
          </w:rPr>
          <w:delText xml:space="preserve"> this method to all-cause mortality</w:delText>
        </w:r>
        <w:r w:rsidR="002C5FB9" w:rsidDel="00E6135D">
          <w:rPr>
            <w:rFonts w:ascii="Arial" w:hAnsi="Arial" w:cs="Arial"/>
          </w:rPr>
          <w:delText xml:space="preserve"> in the United States to identify </w:delText>
        </w:r>
        <w:r w:rsidR="006B1E6A" w:rsidDel="00E6135D">
          <w:rPr>
            <w:rFonts w:ascii="Arial" w:hAnsi="Arial" w:cs="Arial"/>
          </w:rPr>
          <w:delText xml:space="preserve">12-month </w:delText>
        </w:r>
        <w:r w:rsidR="002C5FB9" w:rsidDel="00E6135D">
          <w:rPr>
            <w:rFonts w:ascii="Arial" w:hAnsi="Arial" w:cs="Arial"/>
          </w:rPr>
          <w:delText>seasonality.</w:delText>
        </w:r>
      </w:del>
    </w:p>
    <w:p w14:paraId="139E2C9F" w14:textId="77777777" w:rsidR="002C5FB9" w:rsidRDefault="002C5FB9" w:rsidP="004F6749">
      <w:pPr>
        <w:spacing w:after="0" w:line="240" w:lineRule="auto"/>
        <w:jc w:val="both"/>
        <w:rPr>
          <w:rFonts w:ascii="Arial" w:hAnsi="Arial" w:cs="Arial"/>
        </w:rPr>
      </w:pPr>
      <w:r w:rsidRPr="004E7093">
        <w:rPr>
          <w:rFonts w:ascii="Arial" w:hAnsi="Arial" w:cs="Arial"/>
        </w:rPr>
        <w:br w:type="page"/>
      </w:r>
    </w:p>
    <w:p w14:paraId="3135A8E2" w14:textId="1480934F" w:rsidR="004F6749" w:rsidRPr="00E61051" w:rsidRDefault="002C5FB9" w:rsidP="004F6749">
      <w:pPr>
        <w:jc w:val="both"/>
        <w:rPr>
          <w:rFonts w:ascii="Arial" w:hAnsi="Arial" w:cs="Arial"/>
          <w:b/>
        </w:rPr>
      </w:pPr>
      <w:commentRangeStart w:id="156"/>
      <w:r>
        <w:rPr>
          <w:rFonts w:ascii="Arial" w:hAnsi="Arial" w:cs="Arial"/>
          <w:b/>
        </w:rPr>
        <w:t>Results</w:t>
      </w:r>
      <w:commentRangeEnd w:id="156"/>
      <w:r w:rsidR="00DB68EC">
        <w:rPr>
          <w:rStyle w:val="CommentReference"/>
          <w:rFonts w:asciiTheme="minorHAnsi" w:eastAsiaTheme="minorHAnsi" w:hAnsiTheme="minorHAnsi" w:cstheme="minorBidi"/>
        </w:rPr>
        <w:commentReference w:id="156"/>
      </w:r>
    </w:p>
    <w:p w14:paraId="6EA41D2C" w14:textId="7682EF5A" w:rsidR="00B922F3" w:rsidRDefault="00B922F3" w:rsidP="00B922F3">
      <w:pPr>
        <w:keepNext/>
        <w:spacing w:line="480" w:lineRule="auto"/>
        <w:jc w:val="both"/>
      </w:pPr>
      <w:r>
        <w:rPr>
          <w:rFonts w:ascii="Arial" w:hAnsi="Arial" w:cs="Arial"/>
          <w:noProof/>
          <w:lang w:eastAsia="en-GB"/>
        </w:rPr>
        <w:drawing>
          <wp:inline distT="0" distB="0" distL="0" distR="0" wp14:anchorId="00361D3D" wp14:editId="46066D05">
            <wp:extent cx="5727700" cy="226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wavelet_national_all_men_100_sim_1982_2013.pd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2264090"/>
                    </a:xfrm>
                    <a:prstGeom prst="rect">
                      <a:avLst/>
                    </a:prstGeom>
                  </pic:spPr>
                </pic:pic>
              </a:graphicData>
            </a:graphic>
          </wp:inline>
        </w:drawing>
      </w:r>
    </w:p>
    <w:p w14:paraId="5B9C606E" w14:textId="50E9F5EF" w:rsidR="00803355" w:rsidRPr="008E0ADE" w:rsidRDefault="00B922F3" w:rsidP="00B922F3">
      <w:pPr>
        <w:pStyle w:val="Caption"/>
        <w:jc w:val="both"/>
        <w:rPr>
          <w:rFonts w:ascii="Arial" w:hAnsi="Arial" w:cs="Arial"/>
          <w:i w:val="0"/>
          <w:sz w:val="22"/>
          <w:szCs w:val="22"/>
        </w:rPr>
      </w:pPr>
      <w:bookmarkStart w:id="157" w:name="_Ref468358535"/>
      <w:r w:rsidRPr="008E0ADE">
        <w:rPr>
          <w:rFonts w:ascii="Arial" w:hAnsi="Arial" w:cs="Arial"/>
          <w:i w:val="0"/>
        </w:rPr>
        <w:t xml:space="preserve">Figure </w:t>
      </w:r>
      <w:r w:rsidRPr="008E0ADE">
        <w:rPr>
          <w:rFonts w:ascii="Arial" w:hAnsi="Arial" w:cs="Arial"/>
          <w:i w:val="0"/>
        </w:rPr>
        <w:fldChar w:fldCharType="begin"/>
      </w:r>
      <w:r w:rsidRPr="008E0ADE">
        <w:rPr>
          <w:rFonts w:ascii="Arial" w:hAnsi="Arial" w:cs="Arial"/>
          <w:i w:val="0"/>
        </w:rPr>
        <w:instrText xml:space="preserve"> SEQ Figure \* ARABIC </w:instrText>
      </w:r>
      <w:r w:rsidRPr="008E0ADE">
        <w:rPr>
          <w:rFonts w:ascii="Arial" w:hAnsi="Arial" w:cs="Arial"/>
          <w:i w:val="0"/>
        </w:rPr>
        <w:fldChar w:fldCharType="separate"/>
      </w:r>
      <w:r w:rsidR="00665CC1">
        <w:rPr>
          <w:rFonts w:ascii="Arial" w:hAnsi="Arial" w:cs="Arial"/>
          <w:i w:val="0"/>
          <w:noProof/>
        </w:rPr>
        <w:t>1</w:t>
      </w:r>
      <w:r w:rsidRPr="008E0ADE">
        <w:rPr>
          <w:rFonts w:ascii="Arial" w:hAnsi="Arial" w:cs="Arial"/>
          <w:i w:val="0"/>
        </w:rPr>
        <w:fldChar w:fldCharType="end"/>
      </w:r>
      <w:bookmarkEnd w:id="157"/>
      <w:r w:rsidR="00CA2C82" w:rsidRPr="008E0ADE">
        <w:rPr>
          <w:rFonts w:ascii="Arial" w:hAnsi="Arial" w:cs="Arial"/>
          <w:b/>
          <w:i w:val="0"/>
        </w:rPr>
        <w:t>:</w:t>
      </w:r>
      <w:r w:rsidR="00CA2C82" w:rsidRPr="008E0ADE">
        <w:rPr>
          <w:rFonts w:ascii="Arial" w:hAnsi="Arial" w:cs="Arial"/>
          <w:i w:val="0"/>
        </w:rPr>
        <w:t xml:space="preserve"> </w:t>
      </w:r>
      <w:r w:rsidR="00CA2C82" w:rsidRPr="008E0ADE">
        <w:rPr>
          <w:rFonts w:ascii="Arial" w:hAnsi="Arial" w:cs="Arial"/>
          <w:b/>
          <w:i w:val="0"/>
        </w:rPr>
        <w:t>Wavelet power spectra for national time series data for 1982-2013, by age group for (A) men and (B) women.</w:t>
      </w:r>
      <w:r w:rsidR="00CA2C82" w:rsidRPr="008E0ADE">
        <w:rPr>
          <w:rFonts w:ascii="Arial" w:hAnsi="Arial" w:cs="Arial"/>
          <w:i w:val="0"/>
        </w:rPr>
        <w:t xml:space="preserve">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r w:rsidRPr="008E0ADE">
        <w:rPr>
          <w:rFonts w:ascii="Arial" w:hAnsi="Arial" w:cs="Arial"/>
          <w:i w:val="0"/>
        </w:rPr>
        <w:t xml:space="preserve"> </w:t>
      </w:r>
    </w:p>
    <w:p w14:paraId="52717757" w14:textId="77777777" w:rsidR="008E0ADE" w:rsidRDefault="008E0ADE" w:rsidP="008E0ADE">
      <w:pPr>
        <w:keepNext/>
        <w:spacing w:line="480" w:lineRule="auto"/>
        <w:jc w:val="both"/>
      </w:pPr>
      <w:r>
        <w:rPr>
          <w:rFonts w:ascii="Times New Roman" w:hAnsi="Times New Roman"/>
          <w:noProof/>
          <w:lang w:eastAsia="en-GB"/>
        </w:rPr>
        <w:drawing>
          <wp:inline distT="0" distB="0" distL="0" distR="0" wp14:anchorId="4BBF35FC" wp14:editId="3C2F239E">
            <wp:extent cx="5727700" cy="4052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USA_COM_rates_total_axis_swapped_v3_1982_2013.pdf"/>
                    <pic:cNvPicPr/>
                  </pic:nvPicPr>
                  <pic:blipFill>
                    <a:blip r:embed="rId9">
                      <a:extLst>
                        <a:ext uri="{28A0092B-C50C-407E-A947-70E740481C1C}">
                          <a14:useLocalDpi xmlns:a14="http://schemas.microsoft.com/office/drawing/2010/main" val="0"/>
                        </a:ext>
                      </a:extLst>
                    </a:blip>
                    <a:stretch>
                      <a:fillRect/>
                    </a:stretch>
                  </pic:blipFill>
                  <pic:spPr>
                    <a:xfrm>
                      <a:off x="0" y="0"/>
                      <a:ext cx="5727700" cy="4052570"/>
                    </a:xfrm>
                    <a:prstGeom prst="rect">
                      <a:avLst/>
                    </a:prstGeom>
                  </pic:spPr>
                </pic:pic>
              </a:graphicData>
            </a:graphic>
          </wp:inline>
        </w:drawing>
      </w:r>
    </w:p>
    <w:p w14:paraId="52828EE4" w14:textId="23F2AC03" w:rsidR="00803355" w:rsidRPr="008E0ADE" w:rsidRDefault="008E0ADE" w:rsidP="008E0ADE">
      <w:pPr>
        <w:pStyle w:val="Caption"/>
        <w:jc w:val="both"/>
        <w:rPr>
          <w:rFonts w:ascii="Arial" w:hAnsi="Arial" w:cs="Arial"/>
          <w:i w:val="0"/>
        </w:rPr>
      </w:pPr>
      <w:bookmarkStart w:id="158" w:name="_Ref468360164"/>
      <w:r w:rsidRPr="008E0ADE">
        <w:rPr>
          <w:rFonts w:ascii="Arial" w:hAnsi="Arial" w:cs="Arial"/>
          <w:i w:val="0"/>
        </w:rPr>
        <w:t xml:space="preserve">Figure </w:t>
      </w:r>
      <w:r w:rsidRPr="008E0ADE">
        <w:rPr>
          <w:rFonts w:ascii="Arial" w:hAnsi="Arial" w:cs="Arial"/>
          <w:i w:val="0"/>
        </w:rPr>
        <w:fldChar w:fldCharType="begin"/>
      </w:r>
      <w:r w:rsidRPr="008E0ADE">
        <w:rPr>
          <w:rFonts w:ascii="Arial" w:hAnsi="Arial" w:cs="Arial"/>
          <w:i w:val="0"/>
        </w:rPr>
        <w:instrText xml:space="preserve"> SEQ Figure \* ARABIC </w:instrText>
      </w:r>
      <w:r w:rsidRPr="008E0ADE">
        <w:rPr>
          <w:rFonts w:ascii="Arial" w:hAnsi="Arial" w:cs="Arial"/>
          <w:i w:val="0"/>
        </w:rPr>
        <w:fldChar w:fldCharType="separate"/>
      </w:r>
      <w:r w:rsidR="00665CC1">
        <w:rPr>
          <w:rFonts w:ascii="Arial" w:hAnsi="Arial" w:cs="Arial"/>
          <w:i w:val="0"/>
          <w:noProof/>
        </w:rPr>
        <w:t>2</w:t>
      </w:r>
      <w:r w:rsidRPr="008E0ADE">
        <w:rPr>
          <w:rFonts w:ascii="Arial" w:hAnsi="Arial" w:cs="Arial"/>
          <w:i w:val="0"/>
        </w:rPr>
        <w:fldChar w:fldCharType="end"/>
      </w:r>
      <w:bookmarkEnd w:id="158"/>
      <w:r w:rsidRPr="008E0ADE">
        <w:rPr>
          <w:rFonts w:ascii="Arial" w:hAnsi="Arial" w:cs="Arial"/>
          <w:b/>
          <w:i w:val="0"/>
        </w:rPr>
        <w:t xml:space="preserve">: Mean timing of national maximum and minimum all-cause mortality, by sex and age group for 1982-2013. </w:t>
      </w:r>
      <w:r w:rsidRPr="008E0ADE">
        <w:rPr>
          <w:rFonts w:ascii="Arial" w:hAnsi="Arial" w:cs="Arial"/>
          <w:i w:val="0"/>
        </w:rPr>
        <w:t>Red dots indicate centre of gravity of maximum mortality, and green dots the centre of gravity for minimum mortality. Vertical segments represent 95% confidence intervals. Only age-sex groups with statistically significant 12-month seasonality are included.</w:t>
      </w:r>
    </w:p>
    <w:p w14:paraId="1C831676" w14:textId="77777777" w:rsidR="00820F50" w:rsidRDefault="00820F50" w:rsidP="004F6749">
      <w:pPr>
        <w:spacing w:line="480" w:lineRule="auto"/>
        <w:jc w:val="both"/>
        <w:rPr>
          <w:rFonts w:ascii="Arial" w:hAnsi="Arial" w:cs="Arial"/>
        </w:rPr>
      </w:pPr>
    </w:p>
    <w:p w14:paraId="56777C87" w14:textId="77777777" w:rsidR="00600EE4" w:rsidRDefault="00600EE4" w:rsidP="006E57CB">
      <w:pPr>
        <w:keepNext/>
        <w:spacing w:line="480" w:lineRule="auto"/>
        <w:jc w:val="center"/>
      </w:pPr>
      <w:r>
        <w:rPr>
          <w:rFonts w:ascii="Arial" w:hAnsi="Arial" w:cs="Arial"/>
          <w:noProof/>
          <w:lang w:eastAsia="en-GB"/>
        </w:rPr>
        <w:drawing>
          <wp:inline distT="0" distB="0" distL="0" distR="0" wp14:anchorId="4E09017F" wp14:editId="3D91F2AE">
            <wp:extent cx="4852035" cy="343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seasonality_index_change_sig5_1982_2013.pdf"/>
                    <pic:cNvPicPr/>
                  </pic:nvPicPr>
                  <pic:blipFill>
                    <a:blip r:embed="rId10">
                      <a:extLst>
                        <a:ext uri="{28A0092B-C50C-407E-A947-70E740481C1C}">
                          <a14:useLocalDpi xmlns:a14="http://schemas.microsoft.com/office/drawing/2010/main" val="0"/>
                        </a:ext>
                      </a:extLst>
                    </a:blip>
                    <a:stretch>
                      <a:fillRect/>
                    </a:stretch>
                  </pic:blipFill>
                  <pic:spPr>
                    <a:xfrm>
                      <a:off x="0" y="0"/>
                      <a:ext cx="4862988" cy="3440752"/>
                    </a:xfrm>
                    <a:prstGeom prst="rect">
                      <a:avLst/>
                    </a:prstGeom>
                  </pic:spPr>
                </pic:pic>
              </a:graphicData>
            </a:graphic>
          </wp:inline>
        </w:drawing>
      </w:r>
    </w:p>
    <w:p w14:paraId="11E2005E" w14:textId="2478BF94" w:rsidR="002C5FB9" w:rsidRPr="00600EE4" w:rsidRDefault="00600EE4" w:rsidP="006E57CB">
      <w:pPr>
        <w:pStyle w:val="Caption"/>
        <w:jc w:val="center"/>
        <w:rPr>
          <w:rFonts w:ascii="Arial" w:hAnsi="Arial" w:cs="Arial"/>
          <w:i w:val="0"/>
          <w:sz w:val="22"/>
          <w:szCs w:val="22"/>
        </w:rPr>
      </w:pPr>
      <w:bookmarkStart w:id="159" w:name="_Ref468360496"/>
      <w:r w:rsidRPr="00600EE4">
        <w:rPr>
          <w:rFonts w:ascii="Arial" w:hAnsi="Arial" w:cs="Arial"/>
          <w:i w:val="0"/>
        </w:rPr>
        <w:t xml:space="preserve">Figure </w:t>
      </w:r>
      <w:r w:rsidRPr="00600EE4">
        <w:rPr>
          <w:rFonts w:ascii="Arial" w:hAnsi="Arial" w:cs="Arial"/>
          <w:i w:val="0"/>
        </w:rPr>
        <w:fldChar w:fldCharType="begin"/>
      </w:r>
      <w:r w:rsidRPr="00600EE4">
        <w:rPr>
          <w:rFonts w:ascii="Arial" w:hAnsi="Arial" w:cs="Arial"/>
          <w:i w:val="0"/>
        </w:rPr>
        <w:instrText xml:space="preserve"> SEQ Figure \* ARABIC </w:instrText>
      </w:r>
      <w:r w:rsidRPr="00600EE4">
        <w:rPr>
          <w:rFonts w:ascii="Arial" w:hAnsi="Arial" w:cs="Arial"/>
          <w:i w:val="0"/>
        </w:rPr>
        <w:fldChar w:fldCharType="separate"/>
      </w:r>
      <w:r w:rsidR="00665CC1">
        <w:rPr>
          <w:rFonts w:ascii="Arial" w:hAnsi="Arial" w:cs="Arial"/>
          <w:i w:val="0"/>
          <w:noProof/>
        </w:rPr>
        <w:t>3</w:t>
      </w:r>
      <w:r w:rsidRPr="00600EE4">
        <w:rPr>
          <w:rFonts w:ascii="Arial" w:hAnsi="Arial" w:cs="Arial"/>
          <w:i w:val="0"/>
        </w:rPr>
        <w:fldChar w:fldCharType="end"/>
      </w:r>
      <w:bookmarkEnd w:id="159"/>
      <w:r w:rsidRPr="00600EE4">
        <w:rPr>
          <w:rFonts w:ascii="Arial" w:hAnsi="Arial" w:cs="Arial"/>
          <w:b/>
          <w:i w:val="0"/>
        </w:rPr>
        <w:t>:</w:t>
      </w:r>
      <w:r w:rsidRPr="00600EE4">
        <w:rPr>
          <w:rFonts w:ascii="Arial" w:hAnsi="Arial" w:cs="Arial"/>
          <w:i w:val="0"/>
        </w:rPr>
        <w:t xml:space="preserve"> </w:t>
      </w:r>
      <w:r w:rsidRPr="00600EE4">
        <w:rPr>
          <w:rFonts w:ascii="Arial" w:hAnsi="Arial" w:cs="Arial"/>
          <w:b/>
          <w:i w:val="0"/>
        </w:rPr>
        <w:t xml:space="preserve">National seasonal excess mortality in 2013 versus 1982 by sex and age group. </w:t>
      </w:r>
      <w:r w:rsidRPr="00600EE4">
        <w:rPr>
          <w:rFonts w:ascii="Arial" w:hAnsi="Arial" w:cs="Arial"/>
          <w:i w:val="0"/>
        </w:rPr>
        <w:t>Each age-sex group is represented by a symbol. Age-sex groups with a statistically significant change at the 5% level are highlighted with a bold black outline.</w:t>
      </w:r>
      <w:r w:rsidR="006E57CB" w:rsidRPr="006E57CB">
        <w:rPr>
          <w:rFonts w:ascii="Arial" w:hAnsi="Arial" w:cs="Arial"/>
          <w:noProof/>
          <w:lang w:eastAsia="en-GB"/>
        </w:rPr>
        <w:t xml:space="preserve"> </w:t>
      </w:r>
      <w:r w:rsidR="006E57CB">
        <w:rPr>
          <w:rFonts w:ascii="Arial" w:hAnsi="Arial" w:cs="Arial"/>
          <w:noProof/>
          <w:lang w:eastAsia="en-GB"/>
        </w:rPr>
        <w:drawing>
          <wp:inline distT="0" distB="0" distL="0" distR="0" wp14:anchorId="5177FE4D" wp14:editId="262074FB">
            <wp:extent cx="4941413" cy="3774440"/>
            <wp:effectExtent l="0" t="0" r="1206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a_com_rates_region_map_men_rounded_1982_2013.pdf"/>
                    <pic:cNvPicPr/>
                  </pic:nvPicPr>
                  <pic:blipFill rotWithShape="1">
                    <a:blip r:embed="rId11" cstate="print">
                      <a:extLst>
                        <a:ext uri="{28A0092B-C50C-407E-A947-70E740481C1C}">
                          <a14:useLocalDpi xmlns:a14="http://schemas.microsoft.com/office/drawing/2010/main" val="0"/>
                        </a:ext>
                      </a:extLst>
                    </a:blip>
                    <a:srcRect l="728" r="644" b="-448"/>
                    <a:stretch/>
                  </pic:blipFill>
                  <pic:spPr bwMode="auto">
                    <a:xfrm>
                      <a:off x="0" y="0"/>
                      <a:ext cx="4962957" cy="3790896"/>
                    </a:xfrm>
                    <a:prstGeom prst="rect">
                      <a:avLst/>
                    </a:prstGeom>
                    <a:ln>
                      <a:noFill/>
                    </a:ln>
                    <a:extLst>
                      <a:ext uri="{53640926-AAD7-44D8-BBD7-CCE9431645EC}">
                        <a14:shadowObscured xmlns:a14="http://schemas.microsoft.com/office/drawing/2010/main"/>
                      </a:ext>
                    </a:extLst>
                  </pic:spPr>
                </pic:pic>
              </a:graphicData>
            </a:graphic>
          </wp:inline>
        </w:drawing>
      </w:r>
    </w:p>
    <w:p w14:paraId="75D9DF51" w14:textId="68ADE38F" w:rsidR="00803355" w:rsidRDefault="00665CC1" w:rsidP="006E57CB">
      <w:pPr>
        <w:pStyle w:val="Caption"/>
        <w:jc w:val="both"/>
        <w:rPr>
          <w:rFonts w:ascii="Arial" w:hAnsi="Arial" w:cs="Arial"/>
          <w:i w:val="0"/>
        </w:rPr>
      </w:pPr>
      <w:r w:rsidRPr="00665CC1">
        <w:rPr>
          <w:rFonts w:ascii="Arial" w:hAnsi="Arial" w:cs="Arial"/>
          <w:i w:val="0"/>
        </w:rPr>
        <w:t xml:space="preserve">Figure </w:t>
      </w:r>
      <w:r w:rsidRPr="00665CC1">
        <w:rPr>
          <w:rFonts w:ascii="Arial" w:hAnsi="Arial" w:cs="Arial"/>
          <w:i w:val="0"/>
        </w:rPr>
        <w:fldChar w:fldCharType="begin"/>
      </w:r>
      <w:r w:rsidRPr="00665CC1">
        <w:rPr>
          <w:rFonts w:ascii="Arial" w:hAnsi="Arial" w:cs="Arial"/>
          <w:i w:val="0"/>
        </w:rPr>
        <w:instrText xml:space="preserve"> SEQ Figure \* ARABIC </w:instrText>
      </w:r>
      <w:r w:rsidRPr="00665CC1">
        <w:rPr>
          <w:rFonts w:ascii="Arial" w:hAnsi="Arial" w:cs="Arial"/>
          <w:i w:val="0"/>
        </w:rPr>
        <w:fldChar w:fldCharType="separate"/>
      </w:r>
      <w:r w:rsidRPr="00665CC1">
        <w:rPr>
          <w:rFonts w:ascii="Arial" w:hAnsi="Arial" w:cs="Arial"/>
          <w:i w:val="0"/>
          <w:noProof/>
        </w:rPr>
        <w:t>4</w:t>
      </w:r>
      <w:r w:rsidRPr="00665CC1">
        <w:rPr>
          <w:rFonts w:ascii="Arial" w:hAnsi="Arial" w:cs="Arial"/>
          <w:i w:val="0"/>
        </w:rPr>
        <w:fldChar w:fldCharType="end"/>
      </w:r>
      <w:r w:rsidRPr="00665CC1">
        <w:rPr>
          <w:rFonts w:ascii="Arial" w:hAnsi="Arial" w:cs="Arial"/>
          <w:b/>
          <w:i w:val="0"/>
        </w:rPr>
        <w:t>:</w:t>
      </w:r>
      <w:r w:rsidRPr="00665CC1">
        <w:rPr>
          <w:rFonts w:ascii="Arial" w:hAnsi="Arial" w:cs="Arial"/>
          <w:i w:val="0"/>
        </w:rPr>
        <w:t xml:space="preserve"> </w:t>
      </w:r>
      <w:r w:rsidRPr="00665CC1">
        <w:rPr>
          <w:rFonts w:ascii="Arial" w:hAnsi="Arial" w:cs="Arial"/>
          <w:b/>
          <w:i w:val="0"/>
        </w:rPr>
        <w:t>Mean timing of (A) maximum and (B) minimum all-cause mortality, by climate region, sex and age group for 1982-2013</w:t>
      </w:r>
      <w:r w:rsidRPr="00665CC1">
        <w:rPr>
          <w:rFonts w:ascii="Arial" w:hAnsi="Arial" w:cs="Arial"/>
          <w:i w:val="0"/>
        </w:rPr>
        <w:t xml:space="preserve"> Only groups which exhibited significant 12-month seasonality in the national analysis are included. Average temperatures (in degrees Celsius) are included in white for the corresponding month of maximum and minimum mortality for each climate region. Climate regions are shown in Figure S1.</w:t>
      </w:r>
    </w:p>
    <w:p w14:paraId="71FFDEDB" w14:textId="77777777" w:rsidR="006E57CB" w:rsidRPr="006E57CB" w:rsidRDefault="006E57CB" w:rsidP="006E57CB"/>
    <w:p w14:paraId="403BFC27" w14:textId="58454426" w:rsidR="0075782A" w:rsidRPr="0075782A" w:rsidRDefault="0075782A" w:rsidP="004F6749">
      <w:pPr>
        <w:spacing w:line="480" w:lineRule="auto"/>
        <w:jc w:val="both"/>
        <w:outlineLvl w:val="0"/>
        <w:rPr>
          <w:rFonts w:ascii="Arial" w:hAnsi="Arial" w:cs="Arial"/>
          <w:b/>
        </w:rPr>
      </w:pPr>
      <w:r>
        <w:rPr>
          <w:rFonts w:ascii="Arial" w:hAnsi="Arial" w:cs="Arial"/>
          <w:b/>
        </w:rPr>
        <w:t>Methods</w:t>
      </w:r>
    </w:p>
    <w:p w14:paraId="0A2045F1" w14:textId="77777777" w:rsidR="00023B97" w:rsidRPr="00485D00" w:rsidRDefault="00023B97" w:rsidP="004F6749">
      <w:pPr>
        <w:spacing w:line="480" w:lineRule="auto"/>
        <w:jc w:val="both"/>
        <w:outlineLvl w:val="0"/>
        <w:rPr>
          <w:rFonts w:ascii="Arial" w:hAnsi="Arial" w:cs="Arial"/>
          <w:i/>
        </w:rPr>
      </w:pPr>
      <w:r w:rsidRPr="00485D00">
        <w:rPr>
          <w:rFonts w:ascii="Arial" w:hAnsi="Arial" w:cs="Arial"/>
          <w:i/>
        </w:rPr>
        <w:t>Data</w:t>
      </w:r>
    </w:p>
    <w:p w14:paraId="1327E6FA" w14:textId="77777777" w:rsidR="00023B97" w:rsidRPr="00781265" w:rsidRDefault="00023B97" w:rsidP="004F6749">
      <w:pPr>
        <w:spacing w:line="480" w:lineRule="auto"/>
        <w:jc w:val="both"/>
        <w:rPr>
          <w:rFonts w:ascii="Arial" w:hAnsi="Arial" w:cs="Arial"/>
        </w:rPr>
      </w:pPr>
      <w:r>
        <w:rPr>
          <w:rStyle w:val="apple-style-span"/>
          <w:rFonts w:ascii="Arial" w:hAnsi="Arial" w:cs="Arial"/>
        </w:rPr>
        <w:t>We obtained US data</w:t>
      </w:r>
      <w:r w:rsidRPr="00781265">
        <w:rPr>
          <w:rStyle w:val="apple-style-span"/>
          <w:rFonts w:ascii="Arial" w:hAnsi="Arial" w:cs="Arial"/>
        </w:rPr>
        <w:t xml:space="preserve"> </w:t>
      </w:r>
      <w:r>
        <w:rPr>
          <w:rStyle w:val="apple-style-span"/>
          <w:rFonts w:ascii="Arial" w:hAnsi="Arial" w:cs="Arial"/>
        </w:rPr>
        <w:t xml:space="preserve">on all 73,804,561 deaths in the USA </w:t>
      </w:r>
      <w:r w:rsidRPr="00781265">
        <w:rPr>
          <w:rStyle w:val="apple-style-span"/>
          <w:rFonts w:ascii="Arial" w:hAnsi="Arial" w:cs="Arial"/>
        </w:rPr>
        <w:t>for the years 1982-2013 from the National Center for Health Statistics (NCHS)</w:t>
      </w:r>
      <w:r>
        <w:rPr>
          <w:rStyle w:val="apple-style-span"/>
          <w:rFonts w:ascii="Arial" w:hAnsi="Arial" w:cs="Arial"/>
        </w:rPr>
        <w:t>.</w:t>
      </w:r>
      <w:r w:rsidRPr="00781265">
        <w:rPr>
          <w:rStyle w:val="apple-style-span"/>
          <w:rFonts w:ascii="Arial" w:hAnsi="Arial" w:cs="Arial"/>
        </w:rPr>
        <w:t xml:space="preserve"> </w:t>
      </w:r>
      <w:r w:rsidRPr="00781265">
        <w:rPr>
          <w:rFonts w:ascii="Arial" w:hAnsi="Arial" w:cs="Arial"/>
        </w:rPr>
        <w:t>Age, sex, state of residence, and month of death were available for each record</w:t>
      </w:r>
      <w:r>
        <w:rPr>
          <w:rFonts w:ascii="Arial" w:hAnsi="Arial" w:cs="Arial"/>
        </w:rPr>
        <w:t>.</w:t>
      </w:r>
      <w:r w:rsidRPr="00781265">
        <w:rPr>
          <w:rFonts w:ascii="Arial" w:hAnsi="Arial" w:cs="Arial"/>
        </w:rPr>
        <w:t xml:space="preserve"> </w:t>
      </w:r>
    </w:p>
    <w:p w14:paraId="7CD4AFAD" w14:textId="77777777" w:rsidR="00023B97" w:rsidRPr="00781265" w:rsidRDefault="00023B97" w:rsidP="004F6749">
      <w:pPr>
        <w:spacing w:line="480" w:lineRule="auto"/>
        <w:jc w:val="both"/>
        <w:rPr>
          <w:rFonts w:ascii="Arial" w:hAnsi="Arial" w:cs="Arial"/>
        </w:rPr>
      </w:pPr>
    </w:p>
    <w:p w14:paraId="06647C28" w14:textId="56B709B0" w:rsidR="00023B97" w:rsidRPr="00781265" w:rsidRDefault="00023B97" w:rsidP="004F6749">
      <w:pPr>
        <w:spacing w:line="480" w:lineRule="auto"/>
        <w:jc w:val="both"/>
        <w:rPr>
          <w:rFonts w:ascii="Arial" w:hAnsi="Arial" w:cs="Arial"/>
        </w:rPr>
      </w:pPr>
      <w:r w:rsidRPr="00781265">
        <w:rPr>
          <w:rFonts w:ascii="Arial" w:hAnsi="Arial" w:cs="Arial"/>
        </w:rPr>
        <w:t>Yearly p</w:t>
      </w:r>
      <w:r>
        <w:rPr>
          <w:rFonts w:ascii="Arial" w:hAnsi="Arial" w:cs="Arial"/>
        </w:rPr>
        <w:t>opulation counts were available</w:t>
      </w:r>
      <w:r w:rsidRPr="00781265">
        <w:rPr>
          <w:rFonts w:ascii="Arial" w:hAnsi="Arial" w:cs="Arial"/>
        </w:rPr>
        <w:t xml:space="preserve"> from NCHS for 1990 to 2013</w:t>
      </w:r>
      <w:r>
        <w:rPr>
          <w:rFonts w:ascii="Arial" w:hAnsi="Arial" w:cs="Arial"/>
          <w:color w:val="FF0000"/>
        </w:rPr>
        <w:t xml:space="preserve"> </w:t>
      </w:r>
      <w:r>
        <w:rPr>
          <w:rFonts w:ascii="Arial" w:hAnsi="Arial" w:cs="Arial"/>
          <w:color w:val="000000" w:themeColor="text1"/>
        </w:rPr>
        <w:t>a</w:t>
      </w:r>
      <w:r>
        <w:rPr>
          <w:rFonts w:ascii="Arial" w:hAnsi="Arial" w:cs="Arial"/>
        </w:rPr>
        <w:t xml:space="preserve">nd from </w:t>
      </w:r>
      <w:r w:rsidRPr="00781265">
        <w:rPr>
          <w:rFonts w:ascii="Arial" w:hAnsi="Arial" w:cs="Arial"/>
        </w:rPr>
        <w:t>the US Census Bureau prior to 1990.</w:t>
      </w:r>
      <w:commentRangeStart w:id="160"/>
      <w:r>
        <w:rPr>
          <w:rFonts w:ascii="Arial" w:hAnsi="Arial" w:cs="Arial"/>
        </w:rPr>
        <w:fldChar w:fldCharType="begin"/>
      </w:r>
      <w:r w:rsidR="00A51046">
        <w:rPr>
          <w:rFonts w:ascii="Arial" w:hAnsi="Arial" w:cs="Arial"/>
        </w:rPr>
        <w:instrText xml:space="preserve"> ADDIN EN.CITE &lt;EndNote&gt;&lt;Cite&gt;&lt;Author&gt;Ingram&lt;/Author&gt;&lt;Year&gt;2003&lt;/Year&gt;&lt;RecNum&gt;456&lt;/RecNum&gt;&lt;DisplayText&gt;&lt;style face="superscript"&gt;31&lt;/style&gt;&lt;/DisplayText&gt;&lt;record&gt;&lt;rec-number&gt;456&lt;/rec-number&gt;&lt;foreign-keys&gt;&lt;key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Pr>
          <w:rFonts w:ascii="Arial" w:hAnsi="Arial" w:cs="Arial"/>
        </w:rPr>
        <w:fldChar w:fldCharType="separate"/>
      </w:r>
      <w:r w:rsidR="00A51046" w:rsidRPr="00A51046">
        <w:rPr>
          <w:rFonts w:ascii="Arial" w:hAnsi="Arial" w:cs="Arial"/>
          <w:noProof/>
          <w:vertAlign w:val="superscript"/>
        </w:rPr>
        <w:t>31</w:t>
      </w:r>
      <w:r>
        <w:rPr>
          <w:rFonts w:ascii="Arial" w:hAnsi="Arial" w:cs="Arial"/>
        </w:rPr>
        <w:fldChar w:fldCharType="end"/>
      </w:r>
      <w:commentRangeEnd w:id="160"/>
      <w:r w:rsidR="00960370">
        <w:rPr>
          <w:rStyle w:val="CommentReference"/>
          <w:rFonts w:asciiTheme="minorHAnsi" w:eastAsiaTheme="minorHAnsi" w:hAnsiTheme="minorHAnsi" w:cstheme="minorBidi"/>
        </w:rPr>
        <w:commentReference w:id="160"/>
      </w:r>
      <w:r w:rsidRPr="00781265">
        <w:rPr>
          <w:rFonts w:ascii="Arial" w:hAnsi="Arial" w:cs="Arial"/>
        </w:rPr>
        <w:t xml:space="preserve"> </w:t>
      </w:r>
      <w:r>
        <w:rPr>
          <w:rFonts w:ascii="Arial" w:hAnsi="Arial" w:cs="Arial"/>
        </w:rPr>
        <w:t>We inferred m</w:t>
      </w:r>
      <w:r w:rsidRPr="00781265">
        <w:rPr>
          <w:rFonts w:ascii="Arial" w:hAnsi="Arial" w:cs="Arial"/>
        </w:rPr>
        <w:t xml:space="preserve">onthly population counts </w:t>
      </w:r>
      <w:r>
        <w:rPr>
          <w:rFonts w:ascii="Arial" w:hAnsi="Arial" w:cs="Arial"/>
        </w:rPr>
        <w:t>through linear interpolation, assigning each yearly count to July</w:t>
      </w:r>
      <w:r w:rsidRPr="00781265">
        <w:rPr>
          <w:rFonts w:ascii="Arial" w:hAnsi="Arial" w:cs="Arial"/>
        </w:rPr>
        <w:t>.</w:t>
      </w:r>
    </w:p>
    <w:p w14:paraId="57FBCB31" w14:textId="77777777" w:rsidR="00023B97" w:rsidRPr="00781265" w:rsidRDefault="00023B97" w:rsidP="004F6749">
      <w:pPr>
        <w:spacing w:line="480" w:lineRule="auto"/>
        <w:jc w:val="both"/>
        <w:rPr>
          <w:rFonts w:ascii="Arial" w:hAnsi="Arial" w:cs="Arial"/>
        </w:rPr>
      </w:pPr>
    </w:p>
    <w:p w14:paraId="71AF0DA2" w14:textId="2D3A6FF0" w:rsidR="00023B97" w:rsidRDefault="00023B97" w:rsidP="004F6749">
      <w:pPr>
        <w:spacing w:line="480" w:lineRule="auto"/>
        <w:jc w:val="both"/>
        <w:rPr>
          <w:rFonts w:ascii="Arial" w:hAnsi="Arial" w:cs="Arial"/>
        </w:rPr>
      </w:pPr>
      <w:r>
        <w:rPr>
          <w:rFonts w:ascii="Arial" w:hAnsi="Arial" w:cs="Arial"/>
        </w:rPr>
        <w:t>D</w:t>
      </w:r>
      <w:r w:rsidRPr="00781265">
        <w:rPr>
          <w:rFonts w:ascii="Arial" w:hAnsi="Arial" w:cs="Arial"/>
        </w:rPr>
        <w:t xml:space="preserve">ata were divided by sex and age in the following </w:t>
      </w:r>
      <w:r>
        <w:rPr>
          <w:rFonts w:ascii="Arial" w:hAnsi="Arial" w:cs="Arial"/>
        </w:rPr>
        <w:t>10 age groups</w:t>
      </w:r>
      <w:r w:rsidRPr="00781265">
        <w:rPr>
          <w:rFonts w:ascii="Arial" w:hAnsi="Arial" w:cs="Arial"/>
        </w:rPr>
        <w:t>: 0-4, 5-14, 25- 34, 35-44, 45-54, 55-64, 65-74, 75-84, 85+</w:t>
      </w:r>
      <w:r>
        <w:rPr>
          <w:rFonts w:ascii="Arial" w:hAnsi="Arial" w:cs="Arial"/>
        </w:rPr>
        <w:t xml:space="preserve"> years</w:t>
      </w:r>
      <w:r w:rsidRPr="00781265">
        <w:rPr>
          <w:rFonts w:ascii="Arial" w:hAnsi="Arial" w:cs="Arial"/>
        </w:rPr>
        <w:t xml:space="preserve">. </w:t>
      </w:r>
      <w:r>
        <w:rPr>
          <w:rFonts w:ascii="Arial" w:hAnsi="Arial" w:cs="Arial"/>
        </w:rPr>
        <w:t>We calculated monthly death rates for each age and sex group</w:t>
      </w:r>
      <w:r w:rsidRPr="00781265">
        <w:rPr>
          <w:rFonts w:ascii="Arial" w:hAnsi="Arial" w:cs="Arial"/>
        </w:rPr>
        <w:t>, both nationally and for sub-national climate regions</w:t>
      </w:r>
      <w:r w:rsidR="009A78EF">
        <w:rPr>
          <w:rFonts w:ascii="Arial" w:hAnsi="Arial" w:cs="Arial"/>
        </w:rPr>
        <w:t>.</w:t>
      </w:r>
      <w:r>
        <w:rPr>
          <w:rFonts w:ascii="Arial" w:hAnsi="Arial" w:cs="Arial"/>
        </w:rPr>
        <w:fldChar w:fldCharType="begin"/>
      </w:r>
      <w:r w:rsidR="008A785D">
        <w:rPr>
          <w:rFonts w:ascii="Arial" w:hAnsi="Arial" w:cs="Arial"/>
        </w:rPr>
        <w:instrText xml:space="preserve"> ADDIN EN.CITE &lt;EndNote&gt;&lt;Cite&gt;&lt;Author&gt;Karl&lt;/Author&gt;&lt;Year&gt;1984&lt;/Year&gt;&lt;RecNum&gt;454&lt;/RecNum&gt;&lt;DisplayText&gt;&lt;style face="superscript"&gt;1&lt;/style&gt;&lt;/DisplayText&gt;&lt;record&gt;&lt;rec-number&gt;454&lt;/rec-number&gt;&lt;foreign-keys&gt;&lt;key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Arial" w:hAnsi="Arial" w:cs="Arial"/>
        </w:rPr>
        <w:fldChar w:fldCharType="separate"/>
      </w:r>
      <w:r w:rsidR="008A785D" w:rsidRPr="008A785D">
        <w:rPr>
          <w:rFonts w:ascii="Arial" w:hAnsi="Arial" w:cs="Arial"/>
          <w:noProof/>
          <w:vertAlign w:val="superscript"/>
        </w:rPr>
        <w:t>1</w:t>
      </w:r>
      <w:r>
        <w:rPr>
          <w:rFonts w:ascii="Arial" w:hAnsi="Arial" w:cs="Arial"/>
        </w:rPr>
        <w:fldChar w:fldCharType="end"/>
      </w:r>
      <w:r>
        <w:rPr>
          <w:rFonts w:ascii="Arial" w:hAnsi="Arial" w:cs="Arial"/>
        </w:rPr>
        <w:t xml:space="preserve"> Death rate calculations accounted for varying length of months by multiplying by appropriate factors to ensure each month’s death count for 31 days.</w:t>
      </w:r>
    </w:p>
    <w:p w14:paraId="63AB0333" w14:textId="77777777" w:rsidR="00023B97" w:rsidRDefault="00023B97" w:rsidP="004F6749">
      <w:pPr>
        <w:spacing w:line="480" w:lineRule="auto"/>
        <w:jc w:val="both"/>
        <w:rPr>
          <w:rFonts w:ascii="Arial" w:hAnsi="Arial" w:cs="Arial"/>
        </w:rPr>
      </w:pPr>
    </w:p>
    <w:p w14:paraId="32A6A567" w14:textId="77777777" w:rsidR="00023B97" w:rsidRPr="00C36334" w:rsidRDefault="00023B97" w:rsidP="004F6749">
      <w:pPr>
        <w:spacing w:line="480" w:lineRule="auto"/>
        <w:jc w:val="both"/>
        <w:outlineLvl w:val="0"/>
        <w:rPr>
          <w:rFonts w:ascii="Arial" w:hAnsi="Arial" w:cs="Arial"/>
          <w:i/>
        </w:rPr>
      </w:pPr>
      <w:r>
        <w:rPr>
          <w:rFonts w:ascii="Arial" w:hAnsi="Arial" w:cs="Arial"/>
          <w:i/>
        </w:rPr>
        <w:t>Statistical methods</w:t>
      </w:r>
    </w:p>
    <w:p w14:paraId="3E242D25" w14:textId="2F034A81" w:rsidR="00023B97" w:rsidRDefault="00023B97" w:rsidP="004F6749">
      <w:pPr>
        <w:spacing w:line="480" w:lineRule="auto"/>
        <w:jc w:val="both"/>
        <w:rPr>
          <w:rFonts w:ascii="Arial" w:hAnsi="Arial" w:cs="Arial"/>
        </w:rPr>
      </w:pPr>
      <w:r>
        <w:rPr>
          <w:rFonts w:ascii="Arial" w:hAnsi="Arial" w:cs="Arial"/>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Pr>
          <w:rFonts w:ascii="Arial" w:hAnsi="Arial" w:cs="Arial"/>
        </w:rPr>
        <w:t xml:space="preserve">. </w:t>
      </w:r>
    </w:p>
    <w:p w14:paraId="0CE4BE49" w14:textId="77777777" w:rsidR="00023B97" w:rsidRDefault="00023B97" w:rsidP="004F6749">
      <w:pPr>
        <w:spacing w:line="480" w:lineRule="auto"/>
        <w:jc w:val="both"/>
        <w:rPr>
          <w:rFonts w:ascii="Arial" w:hAnsi="Arial" w:cs="Arial"/>
        </w:rPr>
      </w:pPr>
    </w:p>
    <w:p w14:paraId="3E64A1D4" w14:textId="32B12328" w:rsidR="00023B97" w:rsidRDefault="00023B97" w:rsidP="004F6749">
      <w:pPr>
        <w:widowControl w:val="0"/>
        <w:autoSpaceDE w:val="0"/>
        <w:autoSpaceDN w:val="0"/>
        <w:adjustRightInd w:val="0"/>
        <w:spacing w:line="480" w:lineRule="auto"/>
        <w:jc w:val="both"/>
        <w:rPr>
          <w:rFonts w:ascii="Arial" w:hAnsi="Arial" w:cs="Arial"/>
        </w:rPr>
      </w:pPr>
      <w:r>
        <w:rPr>
          <w:rFonts w:ascii="Arial" w:hAnsi="Arial" w:cs="Arial"/>
        </w:rPr>
        <w:t xml:space="preserve">Further, wavelet analysis allows representing dynamic seasonal behaviour, e.g., the </w:t>
      </w:r>
      <w:r w:rsidRPr="001804AC">
        <w:rPr>
          <w:rFonts w:ascii="Arial" w:hAnsi="Arial" w:cs="Arial"/>
        </w:rPr>
        <w:t>potential for the period</w:t>
      </w:r>
      <w:r>
        <w:rPr>
          <w:rFonts w:ascii="Arial" w:hAnsi="Arial" w:cs="Arial"/>
        </w:rPr>
        <w:t>icity</w:t>
      </w:r>
      <w:r w:rsidRPr="001804AC">
        <w:rPr>
          <w:rFonts w:ascii="Arial" w:hAnsi="Arial" w:cs="Arial"/>
        </w:rPr>
        <w:t xml:space="preserve"> of </w:t>
      </w:r>
      <w:r>
        <w:rPr>
          <w:rFonts w:ascii="Arial" w:hAnsi="Arial" w:cs="Arial"/>
        </w:rPr>
        <w:t>death rates</w:t>
      </w:r>
      <w:r w:rsidRPr="001804AC">
        <w:rPr>
          <w:rFonts w:ascii="Arial" w:hAnsi="Arial" w:cs="Arial"/>
        </w:rPr>
        <w:t xml:space="preserve"> to disappear, emerge</w:t>
      </w:r>
      <w:r>
        <w:rPr>
          <w:rFonts w:ascii="Arial" w:hAnsi="Arial" w:cs="Arial"/>
        </w:rPr>
        <w:t>, or change</w:t>
      </w:r>
      <w:r w:rsidRPr="001804AC">
        <w:rPr>
          <w:rFonts w:ascii="Arial" w:hAnsi="Arial" w:cs="Arial"/>
        </w:rPr>
        <w:t xml:space="preserve"> </w:t>
      </w:r>
      <w:r>
        <w:rPr>
          <w:rFonts w:ascii="Arial" w:hAnsi="Arial" w:cs="Arial"/>
        </w:rPr>
        <w:t>over</w:t>
      </w:r>
      <w:r w:rsidRPr="001804AC">
        <w:rPr>
          <w:rFonts w:ascii="Arial" w:hAnsi="Arial" w:cs="Arial"/>
        </w:rPr>
        <w:t xml:space="preserve"> time, </w:t>
      </w:r>
      <w:r>
        <w:rPr>
          <w:rFonts w:ascii="Arial" w:hAnsi="Arial" w:cs="Arial"/>
        </w:rPr>
        <w:t>which is not possible in other methods such as a standard Fourier analysis or fitting a statistical model with a period basis function.</w:t>
      </w:r>
      <w:r w:rsidRPr="008F3569">
        <w:rPr>
          <w:rFonts w:ascii="Arial" w:hAnsi="Arial" w:cs="Arial"/>
        </w:rPr>
        <w:t xml:space="preserve"> </w:t>
      </w:r>
      <w:r>
        <w:rPr>
          <w:rFonts w:ascii="Arial" w:hAnsi="Arial" w:cs="Arial"/>
        </w:rPr>
        <w:t>In brief, a Morlet wavelet, described in detail elsewhere,</w:t>
      </w:r>
      <w:r>
        <w:rPr>
          <w:rFonts w:ascii="Arial" w:hAnsi="Arial" w:cs="Arial"/>
        </w:rPr>
        <w:fldChar w:fldCharType="begin"/>
      </w:r>
      <w:r w:rsidR="00A51046">
        <w:rPr>
          <w:rFonts w:ascii="Arial" w:hAnsi="Arial" w:cs="Arial"/>
        </w:rPr>
        <w:instrText xml:space="preserve"> ADDIN EN.CITE &lt;EndNote&gt;&lt;Cite&gt;&lt;Author&gt;Cazelles&lt;/Author&gt;&lt;Year&gt;2008&lt;/Year&gt;&lt;RecNum&gt;455&lt;/RecNum&gt;&lt;DisplayText&gt;&lt;style face="superscript"&gt;32&lt;/style&gt;&lt;/DisplayText&gt;&lt;record&gt;&lt;rec-number&gt;455&lt;/rec-number&gt;&lt;foreign-keys&gt;&lt;key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Pr>
          <w:rFonts w:ascii="Arial" w:hAnsi="Arial" w:cs="Arial"/>
        </w:rPr>
        <w:fldChar w:fldCharType="separate"/>
      </w:r>
      <w:r w:rsidR="00A51046" w:rsidRPr="00A51046">
        <w:rPr>
          <w:rFonts w:ascii="Arial" w:hAnsi="Arial" w:cs="Arial"/>
          <w:noProof/>
          <w:vertAlign w:val="superscript"/>
        </w:rPr>
        <w:t>32</w:t>
      </w:r>
      <w:r>
        <w:rPr>
          <w:rFonts w:ascii="Arial" w:hAnsi="Arial" w:cs="Arial"/>
        </w:rPr>
        <w:fldChar w:fldCharType="end"/>
      </w:r>
      <w:r>
        <w:rPr>
          <w:rFonts w:ascii="Arial" w:hAnsi="Arial" w:cs="Arial"/>
        </w:rPr>
        <w:t xml:space="preserve"> is equivalent to using a moving window on the death rate time series and analysing periodicity in each window</w:t>
      </w:r>
      <w:r w:rsidRPr="008F3569">
        <w:rPr>
          <w:rFonts w:ascii="Arial" w:hAnsi="Arial" w:cs="Arial"/>
        </w:rPr>
        <w:t xml:space="preserve"> </w:t>
      </w:r>
      <w:r>
        <w:rPr>
          <w:rFonts w:ascii="Arial" w:hAnsi="Arial" w:cs="Arial"/>
        </w:rPr>
        <w:t>u</w:t>
      </w:r>
      <w:r w:rsidRPr="00417006">
        <w:rPr>
          <w:rFonts w:ascii="Arial" w:hAnsi="Arial" w:cs="Arial"/>
        </w:rPr>
        <w:t>sing</w:t>
      </w:r>
      <w:r>
        <w:rPr>
          <w:rFonts w:ascii="Arial" w:hAnsi="Arial" w:cs="Arial"/>
        </w:rPr>
        <w:t xml:space="preserve"> a</w:t>
      </w:r>
      <w:r w:rsidRPr="00417006">
        <w:rPr>
          <w:rFonts w:ascii="Arial" w:hAnsi="Arial" w:cs="Arial"/>
        </w:rPr>
        <w:t xml:space="preserve"> short-form Fourier transform</w:t>
      </w:r>
      <w:r>
        <w:rPr>
          <w:rFonts w:ascii="Arial" w:hAnsi="Arial" w:cs="Arial"/>
        </w:rPr>
        <w:t>, hence generating a dynamic spectral analysis. The results can be presented on a two-dimensional plot of time against frequency coefficients (Figure 1).</w:t>
      </w:r>
    </w:p>
    <w:p w14:paraId="35A11B68" w14:textId="77777777" w:rsidR="00023B97" w:rsidRDefault="00023B97" w:rsidP="004F6749">
      <w:pPr>
        <w:widowControl w:val="0"/>
        <w:autoSpaceDE w:val="0"/>
        <w:autoSpaceDN w:val="0"/>
        <w:adjustRightInd w:val="0"/>
        <w:spacing w:line="480" w:lineRule="auto"/>
        <w:jc w:val="both"/>
        <w:rPr>
          <w:rFonts w:ascii="Arial" w:hAnsi="Arial" w:cs="Arial"/>
        </w:rPr>
      </w:pPr>
    </w:p>
    <w:p w14:paraId="00A53303" w14:textId="77777777" w:rsidR="00023B97" w:rsidRDefault="00023B97" w:rsidP="004F6749">
      <w:pPr>
        <w:widowControl w:val="0"/>
        <w:autoSpaceDE w:val="0"/>
        <w:autoSpaceDN w:val="0"/>
        <w:adjustRightInd w:val="0"/>
        <w:spacing w:line="480" w:lineRule="auto"/>
        <w:jc w:val="both"/>
        <w:rPr>
          <w:rFonts w:ascii="Arial" w:hAnsi="Arial" w:cs="Arial"/>
        </w:rPr>
      </w:pPr>
      <w:r>
        <w:rPr>
          <w:rFonts w:ascii="Arial" w:hAnsi="Arial" w:cs="Arial"/>
        </w:rPr>
        <w:t>We identified age-sex groups whose wavelet power spectrum differed from that of a white noise spectrum, which represents random fluctuations, at 5% significance level. We used the</w:t>
      </w:r>
      <w:r w:rsidRPr="00417006">
        <w:rPr>
          <w:rFonts w:ascii="Arial" w:hAnsi="Arial" w:cs="Arial"/>
        </w:rPr>
        <w:t xml:space="preserve"> R package</w:t>
      </w:r>
      <w:r>
        <w:rPr>
          <w:rFonts w:ascii="Arial" w:hAnsi="Arial" w:cs="Arial"/>
        </w:rPr>
        <w:t xml:space="preserve"> </w:t>
      </w:r>
      <w:r w:rsidRPr="00417006">
        <w:rPr>
          <w:rFonts w:ascii="Arial" w:hAnsi="Arial" w:cs="Arial"/>
        </w:rPr>
        <w:t xml:space="preserve">WaveletComp </w:t>
      </w:r>
      <w:r>
        <w:rPr>
          <w:rFonts w:ascii="Arial" w:hAnsi="Arial" w:cs="Arial"/>
        </w:rPr>
        <w:t>for</w:t>
      </w:r>
      <w:r w:rsidRPr="00417006">
        <w:rPr>
          <w:rFonts w:ascii="Arial" w:hAnsi="Arial" w:cs="Arial"/>
        </w:rPr>
        <w:t xml:space="preserve"> </w:t>
      </w:r>
      <w:r>
        <w:rPr>
          <w:rFonts w:ascii="Arial" w:hAnsi="Arial" w:cs="Arial"/>
        </w:rPr>
        <w:t xml:space="preserve">the </w:t>
      </w:r>
      <w:r w:rsidRPr="00417006">
        <w:rPr>
          <w:rFonts w:ascii="Arial" w:hAnsi="Arial" w:cs="Arial"/>
        </w:rPr>
        <w:t>wavelet analysis.</w:t>
      </w:r>
      <w:r>
        <w:rPr>
          <w:rFonts w:ascii="Arial" w:hAnsi="Arial" w:cs="Arial"/>
        </w:rPr>
        <w:t xml:space="preserve"> In preparation for the wavelet analysis, we logarithmically-transformed, detrended by polynomial regression, and normalised each all-cause mortality death rate time series. </w:t>
      </w:r>
    </w:p>
    <w:p w14:paraId="5CA29F7A" w14:textId="77777777" w:rsidR="00023B97" w:rsidRDefault="00023B97" w:rsidP="004F6749">
      <w:pPr>
        <w:spacing w:line="480" w:lineRule="auto"/>
        <w:jc w:val="both"/>
        <w:rPr>
          <w:rFonts w:ascii="Arial" w:hAnsi="Arial" w:cs="Arial"/>
        </w:rPr>
      </w:pPr>
    </w:p>
    <w:p w14:paraId="65CCFDA9" w14:textId="77777777" w:rsidR="00023B97" w:rsidRDefault="00023B97" w:rsidP="004F6749">
      <w:pPr>
        <w:spacing w:line="480" w:lineRule="auto"/>
        <w:jc w:val="both"/>
        <w:rPr>
          <w:rFonts w:ascii="Arial" w:hAnsi="Arial" w:cs="Arial"/>
        </w:rPr>
      </w:pPr>
      <w:commentRangeStart w:id="161"/>
      <w:commentRangeStart w:id="162"/>
      <w:r>
        <w:rPr>
          <w:rFonts w:ascii="Arial" w:hAnsi="Arial" w:cs="Arial"/>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the majority of the time series. </w:t>
      </w:r>
      <w:commentRangeEnd w:id="161"/>
      <w:r>
        <w:rPr>
          <w:rStyle w:val="CommentReference"/>
        </w:rPr>
        <w:commentReference w:id="161"/>
      </w:r>
      <w:commentRangeEnd w:id="162"/>
      <w:r>
        <w:rPr>
          <w:rStyle w:val="CommentReference"/>
        </w:rPr>
        <w:commentReference w:id="162"/>
      </w:r>
    </w:p>
    <w:p w14:paraId="042C28BF" w14:textId="77777777" w:rsidR="00023B97" w:rsidRDefault="00023B97" w:rsidP="004F6749">
      <w:pPr>
        <w:widowControl w:val="0"/>
        <w:autoSpaceDE w:val="0"/>
        <w:autoSpaceDN w:val="0"/>
        <w:adjustRightInd w:val="0"/>
        <w:spacing w:line="480" w:lineRule="auto"/>
        <w:jc w:val="both"/>
        <w:rPr>
          <w:rFonts w:ascii="Arial" w:hAnsi="Arial" w:cs="Arial"/>
        </w:rPr>
      </w:pPr>
    </w:p>
    <w:p w14:paraId="2D23CD87" w14:textId="391651FB" w:rsidR="00023B97" w:rsidRDefault="00023B97" w:rsidP="004F6749">
      <w:pPr>
        <w:spacing w:line="480" w:lineRule="auto"/>
        <w:jc w:val="both"/>
        <w:rPr>
          <w:rFonts w:ascii="Arial" w:hAnsi="Arial" w:cs="Arial"/>
        </w:rPr>
      </w:pPr>
      <w:r>
        <w:rPr>
          <w:rFonts w:ascii="Arial" w:hAnsi="Arial" w:cs="Arial"/>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Pr>
          <w:rFonts w:ascii="Arial" w:hAnsi="Arial" w:cs="Arial"/>
        </w:rPr>
        <w:t>.</w:t>
      </w:r>
      <w:r>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27</w:t>
      </w:r>
      <w:r>
        <w:rPr>
          <w:rFonts w:ascii="Arial" w:hAnsi="Arial" w:cs="Arial"/>
        </w:rPr>
        <w:fldChar w:fldCharType="end"/>
      </w:r>
      <w:r>
        <w:rPr>
          <w:rFonts w:ascii="Arial" w:hAnsi="Arial" w:cs="Arial"/>
        </w:rPr>
        <w:t xml:space="preserve"> </w:t>
      </w:r>
    </w:p>
    <w:p w14:paraId="519078FA" w14:textId="77777777" w:rsidR="00023B97" w:rsidRDefault="00023B97" w:rsidP="004F6749">
      <w:pPr>
        <w:spacing w:line="480" w:lineRule="auto"/>
        <w:jc w:val="both"/>
        <w:rPr>
          <w:rFonts w:ascii="Arial" w:hAnsi="Arial" w:cs="Arial"/>
        </w:rPr>
      </w:pPr>
    </w:p>
    <w:p w14:paraId="2E7DECDB" w14:textId="77777777" w:rsidR="00023B97" w:rsidRDefault="00023B97" w:rsidP="004F6749">
      <w:pPr>
        <w:spacing w:line="480" w:lineRule="auto"/>
        <w:jc w:val="both"/>
        <w:rPr>
          <w:rFonts w:ascii="Arial" w:hAnsi="Arial" w:cs="Arial"/>
        </w:rPr>
      </w:pPr>
      <w:r>
        <w:rPr>
          <w:rFonts w:ascii="Arial" w:hAnsi="Arial" w:cs="Arial"/>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Default="00023B97" w:rsidP="004F6749">
      <w:pPr>
        <w:spacing w:line="480" w:lineRule="auto"/>
        <w:jc w:val="both"/>
        <w:rPr>
          <w:rFonts w:ascii="Arial" w:hAnsi="Arial" w:cs="Arial"/>
        </w:rPr>
      </w:pPr>
    </w:p>
    <w:p w14:paraId="4DF32871" w14:textId="77777777" w:rsidR="00023B97" w:rsidRDefault="00023B97" w:rsidP="004F6749">
      <w:pPr>
        <w:spacing w:line="480" w:lineRule="auto"/>
        <w:jc w:val="both"/>
        <w:rPr>
          <w:rFonts w:ascii="Arial" w:hAnsi="Arial" w:cs="Arial"/>
        </w:rPr>
      </w:pPr>
      <w:r>
        <w:rPr>
          <w:rFonts w:ascii="Arial" w:hAnsi="Arial" w:cs="Arial"/>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Default="00023B97" w:rsidP="004F6749">
      <w:pPr>
        <w:spacing w:line="480" w:lineRule="auto"/>
        <w:jc w:val="both"/>
        <w:rPr>
          <w:rFonts w:ascii="Arial" w:hAnsi="Arial" w:cs="Arial"/>
          <w:i/>
        </w:rPr>
      </w:pPr>
    </w:p>
    <w:p w14:paraId="728A5C55" w14:textId="77777777" w:rsidR="00023B97" w:rsidRDefault="00023B97" w:rsidP="004F6749">
      <w:pPr>
        <w:spacing w:line="480" w:lineRule="auto"/>
        <w:jc w:val="both"/>
        <w:rPr>
          <w:rFonts w:ascii="Arial" w:hAnsi="Arial" w:cs="Arial"/>
        </w:rPr>
      </w:pPr>
      <w:r>
        <w:rPr>
          <w:rFonts w:ascii="Arial" w:hAnsi="Arial" w:cs="Arial"/>
        </w:rPr>
        <w:t>We calculated proportional (percentage) excess death rate in the maximum and minimum mortality months for each analysis. We fitted a linear regression to this seasonal excess mortality for each age and sex group,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77777777" w:rsidR="00803355" w:rsidRDefault="00803355" w:rsidP="004F6749">
      <w:pPr>
        <w:spacing w:line="480" w:lineRule="auto"/>
        <w:jc w:val="both"/>
        <w:rPr>
          <w:rFonts w:ascii="Arial" w:hAnsi="Arial" w:cs="Arial"/>
        </w:rPr>
      </w:pPr>
    </w:p>
    <w:p w14:paraId="53640292" w14:textId="77777777" w:rsidR="002C5FB9" w:rsidRDefault="002C5FB9" w:rsidP="004F6749">
      <w:pPr>
        <w:spacing w:line="480" w:lineRule="auto"/>
        <w:jc w:val="both"/>
        <w:rPr>
          <w:rFonts w:ascii="Arial" w:hAnsi="Arial" w:cs="Arial"/>
        </w:rPr>
      </w:pPr>
    </w:p>
    <w:p w14:paraId="3EC37B79" w14:textId="77777777" w:rsidR="002C5FB9" w:rsidRDefault="002C5FB9" w:rsidP="004F6749">
      <w:pPr>
        <w:jc w:val="both"/>
        <w:rPr>
          <w:rFonts w:ascii="Times New Roman" w:hAnsi="Times New Roman"/>
        </w:rPr>
      </w:pPr>
    </w:p>
    <w:p w14:paraId="6C64A207" w14:textId="77777777" w:rsidR="002C5FB9" w:rsidRDefault="002C5FB9" w:rsidP="004F6749">
      <w:pPr>
        <w:spacing w:line="480" w:lineRule="auto"/>
        <w:jc w:val="both"/>
        <w:rPr>
          <w:rFonts w:ascii="Times New Roman" w:hAnsi="Times New Roman"/>
        </w:rPr>
      </w:pPr>
      <w:r>
        <w:rPr>
          <w:rFonts w:ascii="Times New Roman" w:hAnsi="Times New Roman"/>
        </w:rPr>
        <w:br w:type="page"/>
      </w:r>
    </w:p>
    <w:p w14:paraId="4CE9AC0B" w14:textId="36227993" w:rsidR="002C5FB9" w:rsidRPr="004E7093" w:rsidRDefault="002C5FB9" w:rsidP="004F6749">
      <w:pPr>
        <w:spacing w:after="0" w:line="240" w:lineRule="auto"/>
        <w:jc w:val="both"/>
        <w:rPr>
          <w:rFonts w:ascii="Arial" w:hAnsi="Arial" w:cs="Arial"/>
        </w:rPr>
      </w:pPr>
      <w:r w:rsidRPr="004E7093">
        <w:rPr>
          <w:rFonts w:ascii="Arial" w:hAnsi="Arial" w:cs="Arial"/>
          <w:b/>
        </w:rPr>
        <w:t>References</w:t>
      </w:r>
    </w:p>
    <w:p w14:paraId="3B79FB27" w14:textId="77777777" w:rsidR="002C5FB9" w:rsidRPr="004E7093" w:rsidRDefault="002C5FB9" w:rsidP="004F6749">
      <w:pPr>
        <w:spacing w:after="0" w:line="240" w:lineRule="auto"/>
        <w:jc w:val="both"/>
        <w:rPr>
          <w:rFonts w:ascii="Arial" w:hAnsi="Arial" w:cs="Arial"/>
          <w:b/>
        </w:rPr>
      </w:pPr>
    </w:p>
    <w:p w14:paraId="2440C97B" w14:textId="77777777" w:rsidR="00A51046" w:rsidRPr="00A51046" w:rsidRDefault="002C5FB9" w:rsidP="00A51046">
      <w:pPr>
        <w:pStyle w:val="EndNoteBibliography"/>
        <w:spacing w:after="0"/>
        <w:ind w:left="720" w:hanging="720"/>
        <w:rPr>
          <w:noProof/>
        </w:rPr>
      </w:pPr>
      <w:r w:rsidRPr="004E7093">
        <w:rPr>
          <w:rFonts w:ascii="Arial" w:hAnsi="Arial" w:cs="Arial"/>
        </w:rPr>
        <w:fldChar w:fldCharType="begin"/>
      </w:r>
      <w:r w:rsidRPr="004E7093">
        <w:rPr>
          <w:rFonts w:ascii="Arial" w:hAnsi="Arial" w:cs="Arial"/>
        </w:rPr>
        <w:instrText xml:space="preserve"> ADDIN EN.REFLIST </w:instrText>
      </w:r>
      <w:r w:rsidRPr="004E7093">
        <w:rPr>
          <w:rFonts w:ascii="Arial" w:hAnsi="Arial" w:cs="Arial"/>
        </w:rPr>
        <w:fldChar w:fldCharType="separate"/>
      </w:r>
      <w:r w:rsidR="00A51046" w:rsidRPr="00A51046">
        <w:rPr>
          <w:noProof/>
        </w:rPr>
        <w:t>1</w:t>
      </w:r>
      <w:r w:rsidR="00A51046" w:rsidRPr="00A51046">
        <w:rPr>
          <w:noProof/>
        </w:rPr>
        <w:tab/>
        <w:t xml:space="preserve">Karl, T. &amp; Koss, W. J. </w:t>
      </w:r>
      <w:r w:rsidR="00A51046" w:rsidRPr="00A51046">
        <w:rPr>
          <w:i/>
          <w:noProof/>
        </w:rPr>
        <w:t>Regional and national monthly, seasonal, and annual temperature weighted by area, 1895-1983</w:t>
      </w:r>
      <w:r w:rsidR="00A51046" w:rsidRPr="00A51046">
        <w:rPr>
          <w:noProof/>
        </w:rPr>
        <w:t>.  (National Climatic Data Center, 1984).</w:t>
      </w:r>
    </w:p>
    <w:p w14:paraId="24B97191" w14:textId="77777777" w:rsidR="00A51046" w:rsidRPr="00A51046" w:rsidRDefault="00A51046" w:rsidP="00A51046">
      <w:pPr>
        <w:pStyle w:val="EndNoteBibliography"/>
        <w:spacing w:after="0"/>
        <w:ind w:left="720" w:hanging="720"/>
        <w:rPr>
          <w:noProof/>
        </w:rPr>
      </w:pPr>
      <w:r w:rsidRPr="00A51046">
        <w:rPr>
          <w:noProof/>
        </w:rPr>
        <w:t>2</w:t>
      </w:r>
      <w:r w:rsidRPr="00A51046">
        <w:rPr>
          <w:noProof/>
        </w:rPr>
        <w:tab/>
        <w:t xml:space="preserve">Williams, D. R. &amp; Collins, C. Us Socioeconomic and Racial-Differences in Health - Patterns and Explanations. </w:t>
      </w:r>
      <w:r w:rsidRPr="00A51046">
        <w:rPr>
          <w:i/>
          <w:noProof/>
        </w:rPr>
        <w:t>Annu Rev Sociol</w:t>
      </w:r>
      <w:r w:rsidRPr="00A51046">
        <w:rPr>
          <w:noProof/>
        </w:rPr>
        <w:t xml:space="preserve"> </w:t>
      </w:r>
      <w:r w:rsidRPr="00A51046">
        <w:rPr>
          <w:b/>
          <w:noProof/>
        </w:rPr>
        <w:t>21</w:t>
      </w:r>
      <w:r w:rsidRPr="00A51046">
        <w:rPr>
          <w:noProof/>
        </w:rPr>
        <w:t>, 349-386, doi:DOI 10.1146/annurev.so.21.080195.002025 (1995).</w:t>
      </w:r>
    </w:p>
    <w:p w14:paraId="203455BD" w14:textId="77777777" w:rsidR="00A51046" w:rsidRPr="00A51046" w:rsidRDefault="00A51046" w:rsidP="00A51046">
      <w:pPr>
        <w:pStyle w:val="EndNoteBibliography"/>
        <w:spacing w:after="0"/>
        <w:ind w:left="720" w:hanging="720"/>
        <w:rPr>
          <w:noProof/>
        </w:rPr>
      </w:pPr>
      <w:r w:rsidRPr="00A51046">
        <w:rPr>
          <w:noProof/>
        </w:rPr>
        <w:t>3</w:t>
      </w:r>
      <w:r w:rsidRPr="00A51046">
        <w:rPr>
          <w:noProof/>
        </w:rPr>
        <w:tab/>
        <w:t xml:space="preserve">Rosenwaike, I. Seasonal variation of deaths in the United States, 1951–1960. </w:t>
      </w:r>
      <w:r w:rsidRPr="00A51046">
        <w:rPr>
          <w:i/>
          <w:noProof/>
        </w:rPr>
        <w:t>Journal of the American Statistical Association</w:t>
      </w:r>
      <w:r w:rsidRPr="00A51046">
        <w:rPr>
          <w:noProof/>
        </w:rPr>
        <w:t xml:space="preserve"> </w:t>
      </w:r>
      <w:r w:rsidRPr="00A51046">
        <w:rPr>
          <w:b/>
          <w:noProof/>
        </w:rPr>
        <w:t>61</w:t>
      </w:r>
      <w:r w:rsidRPr="00A51046">
        <w:rPr>
          <w:noProof/>
        </w:rPr>
        <w:t>, 706-719 (1966).</w:t>
      </w:r>
    </w:p>
    <w:p w14:paraId="1A6C8F2D" w14:textId="77777777" w:rsidR="00A51046" w:rsidRPr="00A51046" w:rsidRDefault="00A51046" w:rsidP="00A51046">
      <w:pPr>
        <w:pStyle w:val="EndNoteBibliography"/>
        <w:spacing w:after="0"/>
        <w:ind w:left="720" w:hanging="720"/>
        <w:rPr>
          <w:noProof/>
        </w:rPr>
      </w:pPr>
      <w:r w:rsidRPr="00A51046">
        <w:rPr>
          <w:noProof/>
        </w:rPr>
        <w:t>4</w:t>
      </w:r>
      <w:r w:rsidRPr="00A51046">
        <w:rPr>
          <w:noProof/>
        </w:rPr>
        <w:tab/>
        <w:t xml:space="preserve">Rogot, E., Fabsitz, R. &amp; Feinleib, M. Daily variation in USA mortality. </w:t>
      </w:r>
      <w:r w:rsidRPr="00A51046">
        <w:rPr>
          <w:i/>
          <w:noProof/>
        </w:rPr>
        <w:t>American journal of epidemiology</w:t>
      </w:r>
      <w:r w:rsidRPr="00A51046">
        <w:rPr>
          <w:noProof/>
        </w:rPr>
        <w:t xml:space="preserve"> </w:t>
      </w:r>
      <w:r w:rsidRPr="00A51046">
        <w:rPr>
          <w:b/>
          <w:noProof/>
        </w:rPr>
        <w:t>103</w:t>
      </w:r>
      <w:r w:rsidRPr="00A51046">
        <w:rPr>
          <w:noProof/>
        </w:rPr>
        <w:t>, 198-211 (1976).</w:t>
      </w:r>
    </w:p>
    <w:p w14:paraId="797E0C92" w14:textId="77777777" w:rsidR="00A51046" w:rsidRPr="00A51046" w:rsidRDefault="00A51046" w:rsidP="00A51046">
      <w:pPr>
        <w:pStyle w:val="EndNoteBibliography"/>
        <w:spacing w:after="0"/>
        <w:ind w:left="720" w:hanging="720"/>
        <w:rPr>
          <w:noProof/>
        </w:rPr>
      </w:pPr>
      <w:r w:rsidRPr="00A51046">
        <w:rPr>
          <w:noProof/>
        </w:rPr>
        <w:t>5</w:t>
      </w:r>
      <w:r w:rsidRPr="00A51046">
        <w:rPr>
          <w:noProof/>
        </w:rPr>
        <w:tab/>
        <w:t xml:space="preserve">Seto, T. B., Mittleman, M. A., Davis, R. B., Taira, D. A. &amp; Kawachi, I. Seasonal variation in coronary artery disease mortality in Hawaii: observational study. </w:t>
      </w:r>
      <w:r w:rsidRPr="00A51046">
        <w:rPr>
          <w:i/>
          <w:noProof/>
        </w:rPr>
        <w:t>Bmj</w:t>
      </w:r>
      <w:r w:rsidRPr="00A51046">
        <w:rPr>
          <w:noProof/>
        </w:rPr>
        <w:t xml:space="preserve"> </w:t>
      </w:r>
      <w:r w:rsidRPr="00A51046">
        <w:rPr>
          <w:b/>
          <w:noProof/>
        </w:rPr>
        <w:t>316</w:t>
      </w:r>
      <w:r w:rsidRPr="00A51046">
        <w:rPr>
          <w:noProof/>
        </w:rPr>
        <w:t>, 1946-1947 (1998).</w:t>
      </w:r>
    </w:p>
    <w:p w14:paraId="0854E3CB" w14:textId="77777777" w:rsidR="00A51046" w:rsidRPr="00A51046" w:rsidRDefault="00A51046" w:rsidP="00A51046">
      <w:pPr>
        <w:pStyle w:val="EndNoteBibliography"/>
        <w:spacing w:after="0"/>
        <w:ind w:left="720" w:hanging="720"/>
        <w:rPr>
          <w:noProof/>
        </w:rPr>
      </w:pPr>
      <w:r w:rsidRPr="00A51046">
        <w:rPr>
          <w:noProof/>
        </w:rPr>
        <w:t>6</w:t>
      </w:r>
      <w:r w:rsidRPr="00A51046">
        <w:rPr>
          <w:noProof/>
        </w:rPr>
        <w:tab/>
        <w:t xml:space="preserve">Davis, R. E., Knappenberger, P. C., Novicoff, W. M. &amp; Michaels, P. J. Decadal changes in heat-related human mortality in the eastern United States. </w:t>
      </w:r>
      <w:r w:rsidRPr="00A51046">
        <w:rPr>
          <w:i/>
          <w:noProof/>
        </w:rPr>
        <w:t>Climate Research</w:t>
      </w:r>
      <w:r w:rsidRPr="00A51046">
        <w:rPr>
          <w:noProof/>
        </w:rPr>
        <w:t xml:space="preserve"> </w:t>
      </w:r>
      <w:r w:rsidRPr="00A51046">
        <w:rPr>
          <w:b/>
          <w:noProof/>
        </w:rPr>
        <w:t>22</w:t>
      </w:r>
      <w:r w:rsidRPr="00A51046">
        <w:rPr>
          <w:noProof/>
        </w:rPr>
        <w:t>, 175-184 (2002).</w:t>
      </w:r>
    </w:p>
    <w:p w14:paraId="6EFB6F53" w14:textId="77777777" w:rsidR="00A51046" w:rsidRPr="00A51046" w:rsidRDefault="00A51046" w:rsidP="00A51046">
      <w:pPr>
        <w:pStyle w:val="EndNoteBibliography"/>
        <w:spacing w:after="0"/>
        <w:ind w:left="720" w:hanging="720"/>
        <w:rPr>
          <w:noProof/>
        </w:rPr>
      </w:pPr>
      <w:r w:rsidRPr="00A51046">
        <w:rPr>
          <w:noProof/>
        </w:rPr>
        <w:t>7</w:t>
      </w:r>
      <w:r w:rsidRPr="00A51046">
        <w:rPr>
          <w:noProof/>
        </w:rPr>
        <w:tab/>
        <w:t xml:space="preserve">Feinstein, C. A. Seasonality of deaths in the US by age and cause. </w:t>
      </w:r>
      <w:r w:rsidRPr="00A51046">
        <w:rPr>
          <w:i/>
          <w:noProof/>
        </w:rPr>
        <w:t>Demographic Research</w:t>
      </w:r>
      <w:r w:rsidRPr="00A51046">
        <w:rPr>
          <w:noProof/>
        </w:rPr>
        <w:t xml:space="preserve"> </w:t>
      </w:r>
      <w:r w:rsidRPr="00A51046">
        <w:rPr>
          <w:b/>
          <w:noProof/>
        </w:rPr>
        <w:t>6</w:t>
      </w:r>
      <w:r w:rsidRPr="00A51046">
        <w:rPr>
          <w:noProof/>
        </w:rPr>
        <w:t>, 469-486 (2002).</w:t>
      </w:r>
    </w:p>
    <w:p w14:paraId="52053876" w14:textId="77777777" w:rsidR="00A51046" w:rsidRPr="00A51046" w:rsidRDefault="00A51046" w:rsidP="00A51046">
      <w:pPr>
        <w:pStyle w:val="EndNoteBibliography"/>
        <w:spacing w:after="0"/>
        <w:ind w:left="720" w:hanging="720"/>
        <w:rPr>
          <w:noProof/>
        </w:rPr>
      </w:pPr>
      <w:r w:rsidRPr="00A51046">
        <w:rPr>
          <w:noProof/>
        </w:rPr>
        <w:t>8</w:t>
      </w:r>
      <w:r w:rsidRPr="00A51046">
        <w:rPr>
          <w:noProof/>
        </w:rPr>
        <w:tab/>
        <w:t xml:space="preserve">Davis, R. E., Knappenberger, P. C., Michaels, P. J. &amp; Novicoff, W. M. Seasonality of climate-human mortality relationships in US cities and impacts of climate change. </w:t>
      </w:r>
      <w:r w:rsidRPr="00A51046">
        <w:rPr>
          <w:i/>
          <w:noProof/>
        </w:rPr>
        <w:t>Climate Research</w:t>
      </w:r>
      <w:r w:rsidRPr="00A51046">
        <w:rPr>
          <w:noProof/>
        </w:rPr>
        <w:t xml:space="preserve"> </w:t>
      </w:r>
      <w:r w:rsidRPr="00A51046">
        <w:rPr>
          <w:b/>
          <w:noProof/>
        </w:rPr>
        <w:t>26</w:t>
      </w:r>
      <w:r w:rsidRPr="00A51046">
        <w:rPr>
          <w:noProof/>
        </w:rPr>
        <w:t>, 61-76 (2004).</w:t>
      </w:r>
    </w:p>
    <w:p w14:paraId="06DD460D" w14:textId="77777777" w:rsidR="00A51046" w:rsidRPr="00A51046" w:rsidRDefault="00A51046" w:rsidP="00A51046">
      <w:pPr>
        <w:pStyle w:val="EndNoteBibliography"/>
        <w:spacing w:after="0"/>
        <w:ind w:left="720" w:hanging="720"/>
        <w:rPr>
          <w:noProof/>
        </w:rPr>
      </w:pPr>
      <w:r w:rsidRPr="00A51046">
        <w:rPr>
          <w:noProof/>
        </w:rPr>
        <w:t>9</w:t>
      </w:r>
      <w:r w:rsidRPr="00A51046">
        <w:rPr>
          <w:noProof/>
        </w:rPr>
        <w:tab/>
        <w:t xml:space="preserve">Kalkstein, A. J. Regional similarities in seasonal mortality across the United States: an examination of 28 metropolitan statistical areas. </w:t>
      </w:r>
      <w:r w:rsidRPr="00A51046">
        <w:rPr>
          <w:i/>
          <w:noProof/>
        </w:rPr>
        <w:t>PloS one</w:t>
      </w:r>
      <w:r w:rsidRPr="00A51046">
        <w:rPr>
          <w:noProof/>
        </w:rPr>
        <w:t xml:space="preserve"> </w:t>
      </w:r>
      <w:r w:rsidRPr="00A51046">
        <w:rPr>
          <w:b/>
          <w:noProof/>
        </w:rPr>
        <w:t>8</w:t>
      </w:r>
      <w:r w:rsidRPr="00A51046">
        <w:rPr>
          <w:noProof/>
        </w:rPr>
        <w:t>, e63971 (2013).</w:t>
      </w:r>
    </w:p>
    <w:p w14:paraId="11A19DF1" w14:textId="77777777" w:rsidR="00A51046" w:rsidRPr="00A51046" w:rsidRDefault="00A51046" w:rsidP="00A51046">
      <w:pPr>
        <w:pStyle w:val="EndNoteBibliography"/>
        <w:spacing w:after="0"/>
        <w:ind w:left="720" w:hanging="720"/>
        <w:rPr>
          <w:noProof/>
        </w:rPr>
      </w:pPr>
      <w:r w:rsidRPr="00A51046">
        <w:rPr>
          <w:noProof/>
        </w:rPr>
        <w:t>10</w:t>
      </w:r>
      <w:r w:rsidRPr="00A51046">
        <w:rPr>
          <w:noProof/>
        </w:rPr>
        <w:tab/>
        <w:t xml:space="preserve">Weiss, K. B. Seasonal trends in US asthma hospitalizations and mortality. </w:t>
      </w:r>
      <w:r w:rsidRPr="00A51046">
        <w:rPr>
          <w:i/>
          <w:noProof/>
        </w:rPr>
        <w:t>JAMA</w:t>
      </w:r>
      <w:r w:rsidRPr="00A51046">
        <w:rPr>
          <w:noProof/>
        </w:rPr>
        <w:t xml:space="preserve"> </w:t>
      </w:r>
      <w:r w:rsidRPr="00A51046">
        <w:rPr>
          <w:b/>
          <w:noProof/>
        </w:rPr>
        <w:t>263</w:t>
      </w:r>
      <w:r w:rsidRPr="00A51046">
        <w:rPr>
          <w:noProof/>
        </w:rPr>
        <w:t>, 2323-2328 (1990).</w:t>
      </w:r>
    </w:p>
    <w:p w14:paraId="08C21784" w14:textId="77777777" w:rsidR="00A51046" w:rsidRPr="00A51046" w:rsidRDefault="00A51046" w:rsidP="00A51046">
      <w:pPr>
        <w:pStyle w:val="EndNoteBibliography"/>
        <w:spacing w:after="0"/>
        <w:ind w:left="720" w:hanging="720"/>
        <w:rPr>
          <w:noProof/>
        </w:rPr>
      </w:pPr>
      <w:r w:rsidRPr="00A51046">
        <w:rPr>
          <w:noProof/>
        </w:rPr>
        <w:t>11</w:t>
      </w:r>
      <w:r w:rsidRPr="00A51046">
        <w:rPr>
          <w:noProof/>
        </w:rPr>
        <w:tab/>
        <w:t xml:space="preserve">Robine, J. M. Seasonality in human mortality. A demographic approach. </w:t>
      </w:r>
      <w:r w:rsidRPr="00A51046">
        <w:rPr>
          <w:i/>
          <w:noProof/>
        </w:rPr>
        <w:t>Eur J Popul</w:t>
      </w:r>
      <w:r w:rsidRPr="00A51046">
        <w:rPr>
          <w:noProof/>
        </w:rPr>
        <w:t xml:space="preserve"> </w:t>
      </w:r>
      <w:r w:rsidRPr="00A51046">
        <w:rPr>
          <w:b/>
          <w:noProof/>
        </w:rPr>
        <w:t>24</w:t>
      </w:r>
      <w:r w:rsidRPr="00A51046">
        <w:rPr>
          <w:noProof/>
        </w:rPr>
        <w:t>, 125-127, doi:10.1007/s10680-007-9139-1 (2008).</w:t>
      </w:r>
    </w:p>
    <w:p w14:paraId="6FBB5A15" w14:textId="77777777" w:rsidR="00A51046" w:rsidRPr="00A51046" w:rsidRDefault="00A51046" w:rsidP="00A51046">
      <w:pPr>
        <w:pStyle w:val="EndNoteBibliography"/>
        <w:spacing w:after="0"/>
        <w:ind w:left="720" w:hanging="720"/>
        <w:rPr>
          <w:noProof/>
        </w:rPr>
      </w:pPr>
      <w:r w:rsidRPr="00A51046">
        <w:rPr>
          <w:noProof/>
        </w:rPr>
        <w:t>12</w:t>
      </w:r>
      <w:r w:rsidRPr="00A51046">
        <w:rPr>
          <w:noProof/>
        </w:rPr>
        <w:tab/>
        <w:t xml:space="preserve">Barreca, A., Clay, K., Deschenes, O., Greenstone, M. &amp; Shapiro, J. S. Adapting to Climate Change: The Remarkable Decline in the US Temperature-Mortality Relationship over the Twentieth Century. </w:t>
      </w:r>
      <w:r w:rsidRPr="00A51046">
        <w:rPr>
          <w:i/>
          <w:noProof/>
        </w:rPr>
        <w:t>Journal of Political Economy</w:t>
      </w:r>
      <w:r w:rsidRPr="00A51046">
        <w:rPr>
          <w:noProof/>
        </w:rPr>
        <w:t xml:space="preserve"> </w:t>
      </w:r>
      <w:r w:rsidRPr="00A51046">
        <w:rPr>
          <w:b/>
          <w:noProof/>
        </w:rPr>
        <w:t>124</w:t>
      </w:r>
      <w:r w:rsidRPr="00A51046">
        <w:rPr>
          <w:noProof/>
        </w:rPr>
        <w:t>, 105-159, doi:doi:10.1086/684582 (2016).</w:t>
      </w:r>
    </w:p>
    <w:p w14:paraId="38F8A32E" w14:textId="77777777" w:rsidR="00A51046" w:rsidRPr="00A51046" w:rsidRDefault="00A51046" w:rsidP="00A51046">
      <w:pPr>
        <w:pStyle w:val="EndNoteBibliography"/>
        <w:spacing w:after="0"/>
        <w:ind w:left="720" w:hanging="720"/>
        <w:rPr>
          <w:noProof/>
        </w:rPr>
      </w:pPr>
      <w:r w:rsidRPr="00A51046">
        <w:rPr>
          <w:noProof/>
        </w:rPr>
        <w:t>13</w:t>
      </w:r>
      <w:r w:rsidRPr="00A51046">
        <w:rPr>
          <w:noProof/>
        </w:rPr>
        <w:tab/>
        <w:t xml:space="preserve">Mackenbach, J., Kunst, A. &amp; Looman, C. Seasonal variation in mortality in The Netherlands. </w:t>
      </w:r>
      <w:r w:rsidRPr="00A51046">
        <w:rPr>
          <w:i/>
          <w:noProof/>
        </w:rPr>
        <w:t>Journal of Epidemiology and Community Health</w:t>
      </w:r>
      <w:r w:rsidRPr="00A51046">
        <w:rPr>
          <w:noProof/>
        </w:rPr>
        <w:t xml:space="preserve"> </w:t>
      </w:r>
      <w:r w:rsidRPr="00A51046">
        <w:rPr>
          <w:b/>
          <w:noProof/>
        </w:rPr>
        <w:t>46</w:t>
      </w:r>
      <w:r w:rsidRPr="00A51046">
        <w:rPr>
          <w:noProof/>
        </w:rPr>
        <w:t>, 261-265 (1992).</w:t>
      </w:r>
    </w:p>
    <w:p w14:paraId="1609725C" w14:textId="77777777" w:rsidR="00A51046" w:rsidRPr="00A51046" w:rsidRDefault="00A51046" w:rsidP="00A51046">
      <w:pPr>
        <w:pStyle w:val="EndNoteBibliography"/>
        <w:spacing w:after="0"/>
        <w:ind w:left="720" w:hanging="720"/>
        <w:rPr>
          <w:noProof/>
        </w:rPr>
      </w:pPr>
      <w:r w:rsidRPr="00A51046">
        <w:rPr>
          <w:noProof/>
        </w:rPr>
        <w:t>14</w:t>
      </w:r>
      <w:r w:rsidRPr="00A51046">
        <w:rPr>
          <w:noProof/>
        </w:rPr>
        <w:tab/>
        <w:t xml:space="preserve">Lerchl, A., Simoni, M. &amp; Nieschlag, E. Changes in Seasonality of Birth-Rates in Germany from 1951 to 1990. </w:t>
      </w:r>
      <w:r w:rsidRPr="00A51046">
        <w:rPr>
          <w:i/>
          <w:noProof/>
        </w:rPr>
        <w:t>Naturwissenschaften</w:t>
      </w:r>
      <w:r w:rsidRPr="00A51046">
        <w:rPr>
          <w:noProof/>
        </w:rPr>
        <w:t xml:space="preserve"> </w:t>
      </w:r>
      <w:r w:rsidRPr="00A51046">
        <w:rPr>
          <w:b/>
          <w:noProof/>
        </w:rPr>
        <w:t>80</w:t>
      </w:r>
      <w:r w:rsidRPr="00A51046">
        <w:rPr>
          <w:noProof/>
        </w:rPr>
        <w:t>, 516-518, doi:Doi 10.1007/Bf01140808 (1993).</w:t>
      </w:r>
    </w:p>
    <w:p w14:paraId="39239C33" w14:textId="77777777" w:rsidR="00A51046" w:rsidRPr="00A51046" w:rsidRDefault="00A51046" w:rsidP="00A51046">
      <w:pPr>
        <w:pStyle w:val="EndNoteBibliography"/>
        <w:spacing w:after="0"/>
        <w:ind w:left="720" w:hanging="720"/>
        <w:rPr>
          <w:noProof/>
        </w:rPr>
      </w:pPr>
      <w:r w:rsidRPr="00A51046">
        <w:rPr>
          <w:noProof/>
        </w:rPr>
        <w:t>15</w:t>
      </w:r>
      <w:r w:rsidRPr="00A51046">
        <w:rPr>
          <w:noProof/>
        </w:rPr>
        <w:tab/>
        <w:t xml:space="preserve">Green, M. S., Harari, G. &amp; Kristal-Boneh, E. Excess winter mortality from ischaemic heart disease and stroke during colder and warmer years in Israel. </w:t>
      </w:r>
      <w:r w:rsidRPr="00A51046">
        <w:rPr>
          <w:i/>
          <w:noProof/>
        </w:rPr>
        <w:t>The European Journal of Public Health</w:t>
      </w:r>
      <w:r w:rsidRPr="00A51046">
        <w:rPr>
          <w:noProof/>
        </w:rPr>
        <w:t xml:space="preserve"> </w:t>
      </w:r>
      <w:r w:rsidRPr="00A51046">
        <w:rPr>
          <w:b/>
          <w:noProof/>
        </w:rPr>
        <w:t>4</w:t>
      </w:r>
      <w:r w:rsidRPr="00A51046">
        <w:rPr>
          <w:noProof/>
        </w:rPr>
        <w:t>, 3-11 (1994).</w:t>
      </w:r>
    </w:p>
    <w:p w14:paraId="44BB2E97" w14:textId="77777777" w:rsidR="00A51046" w:rsidRPr="00A51046" w:rsidRDefault="00A51046" w:rsidP="00A51046">
      <w:pPr>
        <w:pStyle w:val="EndNoteBibliography"/>
        <w:spacing w:after="0"/>
        <w:ind w:left="720" w:hanging="720"/>
        <w:rPr>
          <w:noProof/>
        </w:rPr>
      </w:pPr>
      <w:r w:rsidRPr="00A51046">
        <w:rPr>
          <w:noProof/>
        </w:rPr>
        <w:t>16</w:t>
      </w:r>
      <w:r w:rsidRPr="00A51046">
        <w:rPr>
          <w:noProof/>
        </w:rPr>
        <w:tab/>
        <w:t xml:space="preserve">LAAKE, K. &amp; SVERRE, J. M. Winter excess mortality: a comparison between Norway and England plus Wales. </w:t>
      </w:r>
      <w:r w:rsidRPr="00A51046">
        <w:rPr>
          <w:i/>
          <w:noProof/>
        </w:rPr>
        <w:t>Age and ageing</w:t>
      </w:r>
      <w:r w:rsidRPr="00A51046">
        <w:rPr>
          <w:noProof/>
        </w:rPr>
        <w:t xml:space="preserve"> </w:t>
      </w:r>
      <w:r w:rsidRPr="00A51046">
        <w:rPr>
          <w:b/>
          <w:noProof/>
        </w:rPr>
        <w:t>25</w:t>
      </w:r>
      <w:r w:rsidRPr="00A51046">
        <w:rPr>
          <w:noProof/>
        </w:rPr>
        <w:t>, 343-348 (1996).</w:t>
      </w:r>
    </w:p>
    <w:p w14:paraId="374754FD" w14:textId="77777777" w:rsidR="00A51046" w:rsidRPr="00A51046" w:rsidRDefault="00A51046" w:rsidP="00A51046">
      <w:pPr>
        <w:pStyle w:val="EndNoteBibliography"/>
        <w:spacing w:after="0"/>
        <w:ind w:left="720" w:hanging="720"/>
        <w:rPr>
          <w:noProof/>
        </w:rPr>
      </w:pPr>
      <w:r w:rsidRPr="00A51046">
        <w:rPr>
          <w:noProof/>
        </w:rPr>
        <w:t>17</w:t>
      </w:r>
      <w:r w:rsidRPr="00A51046">
        <w:rPr>
          <w:noProof/>
        </w:rPr>
        <w:tab/>
        <w:t xml:space="preserve">Trudeau, R. Monthly and daily patterns of death. </w:t>
      </w:r>
      <w:r w:rsidRPr="00A51046">
        <w:rPr>
          <w:i/>
          <w:noProof/>
        </w:rPr>
        <w:t>HEALTH REPORTS-STATISTICS CANADA</w:t>
      </w:r>
      <w:r w:rsidRPr="00A51046">
        <w:rPr>
          <w:noProof/>
        </w:rPr>
        <w:t xml:space="preserve"> </w:t>
      </w:r>
      <w:r w:rsidRPr="00A51046">
        <w:rPr>
          <w:b/>
          <w:noProof/>
        </w:rPr>
        <w:t>9</w:t>
      </w:r>
      <w:r w:rsidRPr="00A51046">
        <w:rPr>
          <w:noProof/>
        </w:rPr>
        <w:t>, 43-52 (1997).</w:t>
      </w:r>
    </w:p>
    <w:p w14:paraId="5C1F9257" w14:textId="77777777" w:rsidR="00A51046" w:rsidRPr="00A51046" w:rsidRDefault="00A51046" w:rsidP="00A51046">
      <w:pPr>
        <w:pStyle w:val="EndNoteBibliography"/>
        <w:spacing w:after="0"/>
        <w:ind w:left="720" w:hanging="720"/>
        <w:rPr>
          <w:noProof/>
        </w:rPr>
      </w:pPr>
      <w:r w:rsidRPr="00A51046">
        <w:rPr>
          <w:noProof/>
        </w:rPr>
        <w:t>18</w:t>
      </w:r>
      <w:r w:rsidRPr="00A51046">
        <w:rPr>
          <w:noProof/>
        </w:rPr>
        <w:tab/>
        <w:t xml:space="preserve">Gemmell, I., McLoone, P., Boddy, F. A., Dickinson, G. J. &amp; Watt, G. C. M. Seasonal variation in mortality in Scotland. </w:t>
      </w:r>
      <w:r w:rsidRPr="00A51046">
        <w:rPr>
          <w:i/>
          <w:noProof/>
        </w:rPr>
        <w:t>International Journal of Epidemiology</w:t>
      </w:r>
      <w:r w:rsidRPr="00A51046">
        <w:rPr>
          <w:noProof/>
        </w:rPr>
        <w:t xml:space="preserve"> </w:t>
      </w:r>
      <w:r w:rsidRPr="00A51046">
        <w:rPr>
          <w:b/>
          <w:noProof/>
        </w:rPr>
        <w:t>29</w:t>
      </w:r>
      <w:r w:rsidRPr="00A51046">
        <w:rPr>
          <w:noProof/>
        </w:rPr>
        <w:t>, 274-279, doi:10.1093/ije/29.2.274 (2000).</w:t>
      </w:r>
    </w:p>
    <w:p w14:paraId="003E7EF1" w14:textId="77777777" w:rsidR="00A51046" w:rsidRPr="00A51046" w:rsidRDefault="00A51046" w:rsidP="00A51046">
      <w:pPr>
        <w:pStyle w:val="EndNoteBibliography"/>
        <w:spacing w:after="0"/>
        <w:ind w:left="720" w:hanging="720"/>
        <w:rPr>
          <w:noProof/>
        </w:rPr>
      </w:pPr>
      <w:r w:rsidRPr="00A51046">
        <w:rPr>
          <w:noProof/>
        </w:rPr>
        <w:t>19</w:t>
      </w:r>
      <w:r w:rsidRPr="00A51046">
        <w:rPr>
          <w:noProof/>
        </w:rPr>
        <w:tab/>
        <w:t xml:space="preserve">Healy, J. D. Excess winter mortality in Europe: a cross country analysis identifying key risk factors. </w:t>
      </w:r>
      <w:r w:rsidRPr="00A51046">
        <w:rPr>
          <w:i/>
          <w:noProof/>
        </w:rPr>
        <w:t>Journal of Epidemiology and Community Health</w:t>
      </w:r>
      <w:r w:rsidRPr="00A51046">
        <w:rPr>
          <w:noProof/>
        </w:rPr>
        <w:t xml:space="preserve"> </w:t>
      </w:r>
      <w:r w:rsidRPr="00A51046">
        <w:rPr>
          <w:b/>
          <w:noProof/>
        </w:rPr>
        <w:t>57</w:t>
      </w:r>
      <w:r w:rsidRPr="00A51046">
        <w:rPr>
          <w:noProof/>
        </w:rPr>
        <w:t>, 784-789, doi:10.1136/jech.57.10.784 (2003).</w:t>
      </w:r>
    </w:p>
    <w:p w14:paraId="0E2958C6" w14:textId="77777777" w:rsidR="00A51046" w:rsidRPr="00A51046" w:rsidRDefault="00A51046" w:rsidP="00A51046">
      <w:pPr>
        <w:pStyle w:val="EndNoteBibliography"/>
        <w:spacing w:after="0"/>
        <w:ind w:left="720" w:hanging="720"/>
        <w:rPr>
          <w:noProof/>
        </w:rPr>
      </w:pPr>
      <w:r w:rsidRPr="00A51046">
        <w:rPr>
          <w:noProof/>
        </w:rPr>
        <w:t>20</w:t>
      </w:r>
      <w:r w:rsidRPr="00A51046">
        <w:rPr>
          <w:noProof/>
        </w:rPr>
        <w:tab/>
        <w:t xml:space="preserve">Rau, R. &amp; Doblhammer, G. Seasonal mortality in Denmark: the role of sex and age. </w:t>
      </w:r>
      <w:r w:rsidRPr="00A51046">
        <w:rPr>
          <w:i/>
          <w:noProof/>
        </w:rPr>
        <w:t>Demographic Research</w:t>
      </w:r>
      <w:r w:rsidRPr="00A51046">
        <w:rPr>
          <w:noProof/>
        </w:rPr>
        <w:t xml:space="preserve"> </w:t>
      </w:r>
      <w:r w:rsidRPr="00A51046">
        <w:rPr>
          <w:b/>
          <w:noProof/>
        </w:rPr>
        <w:t>9</w:t>
      </w:r>
      <w:r w:rsidRPr="00A51046">
        <w:rPr>
          <w:noProof/>
        </w:rPr>
        <w:t>, 197-222 (2003).</w:t>
      </w:r>
    </w:p>
    <w:p w14:paraId="698D9162" w14:textId="77777777" w:rsidR="00A51046" w:rsidRPr="00A51046" w:rsidRDefault="00A51046" w:rsidP="00A51046">
      <w:pPr>
        <w:pStyle w:val="EndNoteBibliography"/>
        <w:spacing w:after="0"/>
        <w:ind w:left="720" w:hanging="720"/>
        <w:rPr>
          <w:noProof/>
        </w:rPr>
      </w:pPr>
      <w:r w:rsidRPr="00A51046">
        <w:rPr>
          <w:noProof/>
        </w:rPr>
        <w:t>21</w:t>
      </w:r>
      <w:r w:rsidRPr="00A51046">
        <w:rPr>
          <w:noProof/>
        </w:rPr>
        <w:tab/>
        <w:t>Nakaji, S.</w:t>
      </w:r>
      <w:r w:rsidRPr="00A51046">
        <w:rPr>
          <w:i/>
          <w:noProof/>
        </w:rPr>
        <w:t xml:space="preserve"> et al.</w:t>
      </w:r>
      <w:r w:rsidRPr="00A51046">
        <w:rPr>
          <w:noProof/>
        </w:rPr>
        <w:t xml:space="preserve"> Seasonal changes in mortality rates from main causes of death in Japan. </w:t>
      </w:r>
      <w:r w:rsidRPr="00A51046">
        <w:rPr>
          <w:i/>
          <w:noProof/>
        </w:rPr>
        <w:t>European journal of epidemiology</w:t>
      </w:r>
      <w:r w:rsidRPr="00A51046">
        <w:rPr>
          <w:noProof/>
        </w:rPr>
        <w:t xml:space="preserve"> </w:t>
      </w:r>
      <w:r w:rsidRPr="00A51046">
        <w:rPr>
          <w:b/>
          <w:noProof/>
        </w:rPr>
        <w:t>19</w:t>
      </w:r>
      <w:r w:rsidRPr="00A51046">
        <w:rPr>
          <w:noProof/>
        </w:rPr>
        <w:t>, 905-913 (2004).</w:t>
      </w:r>
    </w:p>
    <w:p w14:paraId="395116DB" w14:textId="77777777" w:rsidR="00A51046" w:rsidRPr="00A51046" w:rsidRDefault="00A51046" w:rsidP="00A51046">
      <w:pPr>
        <w:pStyle w:val="EndNoteBibliography"/>
        <w:spacing w:after="0"/>
        <w:ind w:left="720" w:hanging="720"/>
        <w:rPr>
          <w:noProof/>
        </w:rPr>
      </w:pPr>
      <w:r w:rsidRPr="00A51046">
        <w:rPr>
          <w:noProof/>
        </w:rPr>
        <w:t>22</w:t>
      </w:r>
      <w:r w:rsidRPr="00A51046">
        <w:rPr>
          <w:noProof/>
        </w:rPr>
        <w:tab/>
        <w:t xml:space="preserve">Brown, G., Fearn, V. &amp; Wells, C. Exploratory analysis of seasonal mortality in England and Wales, 1998 to 2007. </w:t>
      </w:r>
      <w:r w:rsidRPr="00A51046">
        <w:rPr>
          <w:i/>
          <w:noProof/>
        </w:rPr>
        <w:t>Health Statistics Quarterly</w:t>
      </w:r>
      <w:r w:rsidRPr="00A51046">
        <w:rPr>
          <w:noProof/>
        </w:rPr>
        <w:t>, 58 (2010).</w:t>
      </w:r>
    </w:p>
    <w:p w14:paraId="08627239" w14:textId="77777777" w:rsidR="00A51046" w:rsidRPr="00A51046" w:rsidRDefault="00A51046" w:rsidP="00A51046">
      <w:pPr>
        <w:pStyle w:val="EndNoteBibliography"/>
        <w:spacing w:after="0"/>
        <w:ind w:left="720" w:hanging="720"/>
        <w:rPr>
          <w:noProof/>
        </w:rPr>
      </w:pPr>
      <w:r w:rsidRPr="00A51046">
        <w:rPr>
          <w:noProof/>
        </w:rPr>
        <w:t>23</w:t>
      </w:r>
      <w:r w:rsidRPr="00A51046">
        <w:rPr>
          <w:noProof/>
        </w:rPr>
        <w:tab/>
        <w:t>Marti-Soler, H.</w:t>
      </w:r>
      <w:r w:rsidRPr="00A51046">
        <w:rPr>
          <w:i/>
          <w:noProof/>
        </w:rPr>
        <w:t xml:space="preserve"> et al.</w:t>
      </w:r>
      <w:r w:rsidRPr="00A51046">
        <w:rPr>
          <w:noProof/>
        </w:rPr>
        <w:t xml:space="preserve"> Seasonal Variation of Overall and Cardiovascular Mortality: A Study in 19 Countries from Different Geographic Locations. </w:t>
      </w:r>
      <w:r w:rsidRPr="00A51046">
        <w:rPr>
          <w:i/>
          <w:noProof/>
        </w:rPr>
        <w:t>Plos One</w:t>
      </w:r>
      <w:r w:rsidRPr="00A51046">
        <w:rPr>
          <w:noProof/>
        </w:rPr>
        <w:t xml:space="preserve"> </w:t>
      </w:r>
      <w:r w:rsidRPr="00A51046">
        <w:rPr>
          <w:b/>
          <w:noProof/>
        </w:rPr>
        <w:t>9</w:t>
      </w:r>
      <w:r w:rsidRPr="00A51046">
        <w:rPr>
          <w:noProof/>
        </w:rPr>
        <w:t>, 13, doi:10.1371/journal.pone.0113500 (2014).</w:t>
      </w:r>
    </w:p>
    <w:p w14:paraId="2AFAC119" w14:textId="77777777" w:rsidR="00A51046" w:rsidRPr="00A51046" w:rsidRDefault="00A51046" w:rsidP="00A51046">
      <w:pPr>
        <w:pStyle w:val="EndNoteBibliography"/>
        <w:spacing w:after="0"/>
        <w:ind w:left="720" w:hanging="720"/>
        <w:rPr>
          <w:noProof/>
        </w:rPr>
      </w:pPr>
      <w:r w:rsidRPr="00A51046">
        <w:rPr>
          <w:noProof/>
        </w:rPr>
        <w:t>24</w:t>
      </w:r>
      <w:r w:rsidRPr="00A51046">
        <w:rPr>
          <w:noProof/>
        </w:rPr>
        <w:tab/>
        <w:t xml:space="preserve">Grenfell, B., Bjørnstad, O. &amp; Kappey, J. Travelling waves and spatial hierarchies in measles epidemics. </w:t>
      </w:r>
      <w:r w:rsidRPr="00A51046">
        <w:rPr>
          <w:i/>
          <w:noProof/>
        </w:rPr>
        <w:t>Nature</w:t>
      </w:r>
      <w:r w:rsidRPr="00A51046">
        <w:rPr>
          <w:noProof/>
        </w:rPr>
        <w:t xml:space="preserve"> </w:t>
      </w:r>
      <w:r w:rsidRPr="00A51046">
        <w:rPr>
          <w:b/>
          <w:noProof/>
        </w:rPr>
        <w:t>414</w:t>
      </w:r>
      <w:r w:rsidRPr="00A51046">
        <w:rPr>
          <w:noProof/>
        </w:rPr>
        <w:t>, 716-723 (2001).</w:t>
      </w:r>
    </w:p>
    <w:p w14:paraId="1B0DA192" w14:textId="77777777" w:rsidR="00A51046" w:rsidRPr="00A51046" w:rsidRDefault="00A51046" w:rsidP="00A51046">
      <w:pPr>
        <w:pStyle w:val="EndNoteBibliography"/>
        <w:spacing w:after="0"/>
        <w:ind w:left="720" w:hanging="720"/>
        <w:rPr>
          <w:noProof/>
        </w:rPr>
      </w:pPr>
      <w:r w:rsidRPr="00A51046">
        <w:rPr>
          <w:noProof/>
        </w:rPr>
        <w:t>25</w:t>
      </w:r>
      <w:r w:rsidRPr="00A51046">
        <w:rPr>
          <w:noProof/>
        </w:rPr>
        <w:tab/>
        <w:t xml:space="preserve">Broutin, H., Guégan, J.-F., Elguero, E., Simondon, F. &amp; Cazelles, B. Large-scale comparative analysis of pertussis population dynamics: periodicity, synchrony, and impact of vaccination. </w:t>
      </w:r>
      <w:r w:rsidRPr="00A51046">
        <w:rPr>
          <w:i/>
          <w:noProof/>
        </w:rPr>
        <w:t>American journal of epidemiology</w:t>
      </w:r>
      <w:r w:rsidRPr="00A51046">
        <w:rPr>
          <w:noProof/>
        </w:rPr>
        <w:t xml:space="preserve"> </w:t>
      </w:r>
      <w:r w:rsidRPr="00A51046">
        <w:rPr>
          <w:b/>
          <w:noProof/>
        </w:rPr>
        <w:t>161</w:t>
      </w:r>
      <w:r w:rsidRPr="00A51046">
        <w:rPr>
          <w:noProof/>
        </w:rPr>
        <w:t>, 1159-1167 (2005).</w:t>
      </w:r>
    </w:p>
    <w:p w14:paraId="0DAF0894" w14:textId="77777777" w:rsidR="00A51046" w:rsidRPr="00A51046" w:rsidRDefault="00A51046" w:rsidP="00A51046">
      <w:pPr>
        <w:pStyle w:val="EndNoteBibliography"/>
        <w:spacing w:after="0"/>
        <w:ind w:left="720" w:hanging="720"/>
        <w:rPr>
          <w:noProof/>
        </w:rPr>
      </w:pPr>
      <w:r w:rsidRPr="00A51046">
        <w:rPr>
          <w:noProof/>
        </w:rPr>
        <w:t>26</w:t>
      </w:r>
      <w:r w:rsidRPr="00A51046">
        <w:rPr>
          <w:noProof/>
        </w:rPr>
        <w:tab/>
        <w:t>Broutin, H.</w:t>
      </w:r>
      <w:r w:rsidRPr="00A51046">
        <w:rPr>
          <w:i/>
          <w:noProof/>
        </w:rPr>
        <w:t xml:space="preserve"> et al.</w:t>
      </w:r>
      <w:r w:rsidRPr="00A51046">
        <w:rPr>
          <w:noProof/>
        </w:rPr>
        <w:t xml:space="preserve"> Comparative study of meningitis dynamics across nine African countries: a global perspective. </w:t>
      </w:r>
      <w:r w:rsidRPr="00A51046">
        <w:rPr>
          <w:i/>
          <w:noProof/>
        </w:rPr>
        <w:t>International journal of health geographics</w:t>
      </w:r>
      <w:r w:rsidRPr="00A51046">
        <w:rPr>
          <w:noProof/>
        </w:rPr>
        <w:t xml:space="preserve"> </w:t>
      </w:r>
      <w:r w:rsidRPr="00A51046">
        <w:rPr>
          <w:b/>
          <w:noProof/>
        </w:rPr>
        <w:t>6</w:t>
      </w:r>
      <w:r w:rsidRPr="00A51046">
        <w:rPr>
          <w:noProof/>
        </w:rPr>
        <w:t>, 1 (2007).</w:t>
      </w:r>
    </w:p>
    <w:p w14:paraId="12498F09" w14:textId="77777777" w:rsidR="00A51046" w:rsidRPr="00A51046" w:rsidRDefault="00A51046" w:rsidP="00A51046">
      <w:pPr>
        <w:pStyle w:val="EndNoteBibliography"/>
        <w:spacing w:after="0"/>
        <w:ind w:left="720" w:hanging="720"/>
        <w:rPr>
          <w:noProof/>
        </w:rPr>
      </w:pPr>
      <w:r w:rsidRPr="00A51046">
        <w:rPr>
          <w:noProof/>
        </w:rPr>
        <w:t>27</w:t>
      </w:r>
      <w:r w:rsidRPr="00A51046">
        <w:rPr>
          <w:noProof/>
        </w:rPr>
        <w:tab/>
        <w:t xml:space="preserve">Paireau, J., Chen, A., Broutin, H., Grenfell, B. &amp; Basta, N. E. Seasonal dynamics of bacterial meningitis: a time-series analysis. </w:t>
      </w:r>
      <w:r w:rsidRPr="00A51046">
        <w:rPr>
          <w:i/>
          <w:noProof/>
        </w:rPr>
        <w:t>Lancet Global Health</w:t>
      </w:r>
      <w:r w:rsidRPr="00A51046">
        <w:rPr>
          <w:noProof/>
        </w:rPr>
        <w:t xml:space="preserve"> </w:t>
      </w:r>
      <w:r w:rsidRPr="00A51046">
        <w:rPr>
          <w:b/>
          <w:noProof/>
        </w:rPr>
        <w:t>4</w:t>
      </w:r>
      <w:r w:rsidRPr="00A51046">
        <w:rPr>
          <w:noProof/>
        </w:rPr>
        <w:t>, E370-E377 (2016).</w:t>
      </w:r>
    </w:p>
    <w:p w14:paraId="46DE87D5" w14:textId="77777777" w:rsidR="00A51046" w:rsidRPr="00A51046" w:rsidRDefault="00A51046" w:rsidP="00A51046">
      <w:pPr>
        <w:pStyle w:val="EndNoteBibliography"/>
        <w:spacing w:after="0"/>
        <w:ind w:left="720" w:hanging="720"/>
        <w:rPr>
          <w:noProof/>
        </w:rPr>
      </w:pPr>
      <w:r w:rsidRPr="00A51046">
        <w:rPr>
          <w:noProof/>
        </w:rPr>
        <w:t>28</w:t>
      </w:r>
      <w:r w:rsidRPr="00A51046">
        <w:rPr>
          <w:noProof/>
        </w:rPr>
        <w:tab/>
        <w:t>Agier, L.</w:t>
      </w:r>
      <w:r w:rsidRPr="00A51046">
        <w:rPr>
          <w:i/>
          <w:noProof/>
        </w:rPr>
        <w:t xml:space="preserve"> et al.</w:t>
      </w:r>
      <w:r w:rsidRPr="00A51046">
        <w:rPr>
          <w:noProof/>
        </w:rPr>
        <w:t xml:space="preserve"> Seasonality of meningitis in Africa and climate forcing: aerosols stand out. </w:t>
      </w:r>
      <w:r w:rsidRPr="00A51046">
        <w:rPr>
          <w:i/>
          <w:noProof/>
        </w:rPr>
        <w:t>Journal of the Royal Society Interface</w:t>
      </w:r>
      <w:r w:rsidRPr="00A51046">
        <w:rPr>
          <w:noProof/>
        </w:rPr>
        <w:t xml:space="preserve"> </w:t>
      </w:r>
      <w:r w:rsidRPr="00A51046">
        <w:rPr>
          <w:b/>
          <w:noProof/>
        </w:rPr>
        <w:t>10</w:t>
      </w:r>
      <w:r w:rsidRPr="00A51046">
        <w:rPr>
          <w:noProof/>
        </w:rPr>
        <w:t>, 20120814 (2013).</w:t>
      </w:r>
    </w:p>
    <w:p w14:paraId="16958AB9" w14:textId="77777777" w:rsidR="00A51046" w:rsidRPr="00A51046" w:rsidRDefault="00A51046" w:rsidP="00A51046">
      <w:pPr>
        <w:pStyle w:val="EndNoteBibliography"/>
        <w:spacing w:after="0"/>
        <w:ind w:left="720" w:hanging="720"/>
        <w:rPr>
          <w:noProof/>
        </w:rPr>
      </w:pPr>
      <w:r w:rsidRPr="00A51046">
        <w:rPr>
          <w:noProof/>
        </w:rPr>
        <w:t>29</w:t>
      </w:r>
      <w:r w:rsidRPr="00A51046">
        <w:rPr>
          <w:noProof/>
        </w:rPr>
        <w:tab/>
        <w:t>Alonso, W. J.</w:t>
      </w:r>
      <w:r w:rsidRPr="00A51046">
        <w:rPr>
          <w:i/>
          <w:noProof/>
        </w:rPr>
        <w:t xml:space="preserve"> et al.</w:t>
      </w:r>
      <w:r w:rsidRPr="00A51046">
        <w:rPr>
          <w:noProof/>
        </w:rPr>
        <w:t xml:space="preserve"> Seasonality of influenza in Brazil: a traveling wave from the Amazon to the subtropics. </w:t>
      </w:r>
      <w:r w:rsidRPr="00A51046">
        <w:rPr>
          <w:i/>
          <w:noProof/>
        </w:rPr>
        <w:t>American journal of epidemiology</w:t>
      </w:r>
      <w:r w:rsidRPr="00A51046">
        <w:rPr>
          <w:noProof/>
        </w:rPr>
        <w:t xml:space="preserve"> </w:t>
      </w:r>
      <w:r w:rsidRPr="00A51046">
        <w:rPr>
          <w:b/>
          <w:noProof/>
        </w:rPr>
        <w:t>165</w:t>
      </w:r>
      <w:r w:rsidRPr="00A51046">
        <w:rPr>
          <w:noProof/>
        </w:rPr>
        <w:t>, 1434-1442 (2007).</w:t>
      </w:r>
    </w:p>
    <w:p w14:paraId="1290F115" w14:textId="77777777" w:rsidR="00A51046" w:rsidRPr="00A51046" w:rsidRDefault="00A51046" w:rsidP="00A51046">
      <w:pPr>
        <w:pStyle w:val="EndNoteBibliography"/>
        <w:spacing w:after="0"/>
        <w:ind w:left="720" w:hanging="720"/>
        <w:rPr>
          <w:noProof/>
        </w:rPr>
      </w:pPr>
      <w:r w:rsidRPr="00A51046">
        <w:rPr>
          <w:noProof/>
        </w:rPr>
        <w:t>30</w:t>
      </w:r>
      <w:r w:rsidRPr="00A51046">
        <w:rPr>
          <w:noProof/>
        </w:rPr>
        <w:tab/>
        <w:t>Thai, K. T.</w:t>
      </w:r>
      <w:r w:rsidRPr="00A51046">
        <w:rPr>
          <w:i/>
          <w:noProof/>
        </w:rPr>
        <w:t xml:space="preserve"> et al.</w:t>
      </w:r>
      <w:r w:rsidRPr="00A51046">
        <w:rPr>
          <w:noProof/>
        </w:rPr>
        <w:t xml:space="preserve"> Dengue dynamics in Binh Thuan province, southern Vietnam: periodicity, synchronicity and climate variability. </w:t>
      </w:r>
      <w:r w:rsidRPr="00A51046">
        <w:rPr>
          <w:i/>
          <w:noProof/>
        </w:rPr>
        <w:t>PLoS Negl Trop Dis</w:t>
      </w:r>
      <w:r w:rsidRPr="00A51046">
        <w:rPr>
          <w:noProof/>
        </w:rPr>
        <w:t xml:space="preserve"> </w:t>
      </w:r>
      <w:r w:rsidRPr="00A51046">
        <w:rPr>
          <w:b/>
          <w:noProof/>
        </w:rPr>
        <w:t>4</w:t>
      </w:r>
      <w:r w:rsidRPr="00A51046">
        <w:rPr>
          <w:noProof/>
        </w:rPr>
        <w:t>, e747 (2010).</w:t>
      </w:r>
    </w:p>
    <w:p w14:paraId="2B33D5FE" w14:textId="77777777" w:rsidR="00A51046" w:rsidRPr="00A51046" w:rsidRDefault="00A51046" w:rsidP="00A51046">
      <w:pPr>
        <w:pStyle w:val="EndNoteBibliography"/>
        <w:spacing w:after="0"/>
        <w:ind w:left="720" w:hanging="720"/>
        <w:rPr>
          <w:noProof/>
        </w:rPr>
      </w:pPr>
      <w:r w:rsidRPr="00A51046">
        <w:rPr>
          <w:noProof/>
        </w:rPr>
        <w:t>31</w:t>
      </w:r>
      <w:r w:rsidRPr="00A51046">
        <w:rPr>
          <w:noProof/>
        </w:rPr>
        <w:tab/>
        <w:t>Ingram, D. D.</w:t>
      </w:r>
      <w:r w:rsidRPr="00A51046">
        <w:rPr>
          <w:i/>
          <w:noProof/>
        </w:rPr>
        <w:t xml:space="preserve"> et al.</w:t>
      </w:r>
      <w:r w:rsidRPr="00A51046">
        <w:rPr>
          <w:noProof/>
        </w:rPr>
        <w:t xml:space="preserve"> United States Census 2000 population with bridged race categories. </w:t>
      </w:r>
      <w:r w:rsidRPr="00A51046">
        <w:rPr>
          <w:i/>
          <w:noProof/>
        </w:rPr>
        <w:t>Vital and health statistics. Series 2, Data evaluation and methods research</w:t>
      </w:r>
      <w:r w:rsidRPr="00A51046">
        <w:rPr>
          <w:noProof/>
        </w:rPr>
        <w:t>, 1-55 (2003).</w:t>
      </w:r>
    </w:p>
    <w:p w14:paraId="237F28E5" w14:textId="77777777" w:rsidR="00A51046" w:rsidRPr="00A51046" w:rsidRDefault="00A51046" w:rsidP="00A51046">
      <w:pPr>
        <w:pStyle w:val="EndNoteBibliography"/>
        <w:ind w:left="720" w:hanging="720"/>
        <w:rPr>
          <w:noProof/>
        </w:rPr>
      </w:pPr>
      <w:r w:rsidRPr="00A51046">
        <w:rPr>
          <w:noProof/>
        </w:rPr>
        <w:t>32</w:t>
      </w:r>
      <w:r w:rsidRPr="00A51046">
        <w:rPr>
          <w:noProof/>
        </w:rPr>
        <w:tab/>
        <w:t>Cazelles, B.</w:t>
      </w:r>
      <w:r w:rsidRPr="00A51046">
        <w:rPr>
          <w:i/>
          <w:noProof/>
        </w:rPr>
        <w:t xml:space="preserve"> et al.</w:t>
      </w:r>
      <w:r w:rsidRPr="00A51046">
        <w:rPr>
          <w:noProof/>
        </w:rPr>
        <w:t xml:space="preserve"> Wavelet analysis of ecological time series. </w:t>
      </w:r>
      <w:r w:rsidRPr="00A51046">
        <w:rPr>
          <w:i/>
          <w:noProof/>
        </w:rPr>
        <w:t>Oecologia</w:t>
      </w:r>
      <w:r w:rsidRPr="00A51046">
        <w:rPr>
          <w:noProof/>
        </w:rPr>
        <w:t xml:space="preserve"> </w:t>
      </w:r>
      <w:r w:rsidRPr="00A51046">
        <w:rPr>
          <w:b/>
          <w:noProof/>
        </w:rPr>
        <w:t>156</w:t>
      </w:r>
      <w:r w:rsidRPr="00A51046">
        <w:rPr>
          <w:noProof/>
        </w:rPr>
        <w:t>, 287-304 (2008).</w:t>
      </w:r>
    </w:p>
    <w:p w14:paraId="53DDA461" w14:textId="7EA538C0" w:rsidR="002C5FB9" w:rsidRPr="004E7093" w:rsidRDefault="002C5FB9" w:rsidP="004F6749">
      <w:pPr>
        <w:jc w:val="both"/>
        <w:rPr>
          <w:rFonts w:ascii="Arial" w:hAnsi="Arial" w:cs="Arial"/>
        </w:rPr>
      </w:pPr>
      <w:r w:rsidRPr="004E7093">
        <w:rPr>
          <w:rFonts w:ascii="Arial" w:hAnsi="Arial" w:cs="Arial"/>
        </w:rPr>
        <w:fldChar w:fldCharType="end"/>
      </w:r>
    </w:p>
    <w:p w14:paraId="78F806CF" w14:textId="77777777" w:rsidR="002C5FB9" w:rsidRDefault="002C5FB9" w:rsidP="004F6749">
      <w:pPr>
        <w:jc w:val="both"/>
        <w:rPr>
          <w:rFonts w:asciiTheme="minorHAnsi" w:eastAsiaTheme="minorHAnsi" w:hAnsiTheme="minorHAnsi" w:cstheme="minorBidi"/>
          <w:sz w:val="24"/>
          <w:szCs w:val="24"/>
          <w:lang w:val="en-US"/>
        </w:rPr>
      </w:pPr>
    </w:p>
    <w:p w14:paraId="5E2A30C7" w14:textId="77777777" w:rsidR="002C5FB9" w:rsidRPr="006E6FC5" w:rsidRDefault="002C5FB9" w:rsidP="004F6749">
      <w:pPr>
        <w:jc w:val="both"/>
      </w:pPr>
    </w:p>
    <w:p w14:paraId="6317C9EC" w14:textId="24370ABE" w:rsidR="00E36439" w:rsidRPr="00E36439" w:rsidRDefault="00E36439" w:rsidP="004F6749">
      <w:pPr>
        <w:jc w:val="both"/>
        <w:rPr>
          <w:b/>
        </w:rPr>
      </w:pPr>
    </w:p>
    <w:sectPr w:rsidR="00E36439" w:rsidRPr="00E36439"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6-12-12T14:09:00Z" w:initials="PRM">
    <w:p w14:paraId="4FC79C84" w14:textId="7DB17803" w:rsidR="0003362E" w:rsidRDefault="0003362E">
      <w:pPr>
        <w:pStyle w:val="CommentText"/>
      </w:pPr>
      <w:r>
        <w:rPr>
          <w:rStyle w:val="CommentReference"/>
        </w:rPr>
        <w:annotationRef/>
      </w:r>
      <w:r>
        <w:t>FORMATTING TO THE LETTER LIKE JAMES’S</w:t>
      </w:r>
    </w:p>
  </w:comment>
  <w:comment w:id="19" w:author="Majid" w:date="2016-12-10T23:19:00Z" w:initials="M">
    <w:p w14:paraId="57CEDB48" w14:textId="2B9E9002" w:rsidR="00175115" w:rsidRDefault="00175115">
      <w:pPr>
        <w:pStyle w:val="CommentText"/>
      </w:pPr>
      <w:r>
        <w:rPr>
          <w:rStyle w:val="CommentReference"/>
        </w:rPr>
        <w:annotationRef/>
      </w:r>
      <w:r>
        <w:t xml:space="preserve">please take the file for James’ paper and follow its format/layout exactly with no deviation: font, line spacing, where figure captions go etc etc. </w:t>
      </w:r>
    </w:p>
    <w:p w14:paraId="08D69854" w14:textId="77777777" w:rsidR="00175115" w:rsidRDefault="00175115">
      <w:pPr>
        <w:pStyle w:val="CommentText"/>
      </w:pPr>
    </w:p>
    <w:p w14:paraId="7D075DC0" w14:textId="1EA4992F" w:rsidR="00175115" w:rsidRDefault="00175115">
      <w:pPr>
        <w:pStyle w:val="CommentText"/>
      </w:pPr>
      <w:r>
        <w:t>also discuss next time we meet the issue of file format etc.</w:t>
      </w:r>
    </w:p>
    <w:p w14:paraId="2B9556B3" w14:textId="77777777" w:rsidR="00175115" w:rsidRDefault="00175115">
      <w:pPr>
        <w:pStyle w:val="CommentText"/>
      </w:pPr>
    </w:p>
    <w:p w14:paraId="1B2BD477" w14:textId="7B829EFC" w:rsidR="00175115" w:rsidRDefault="00175115">
      <w:pPr>
        <w:pStyle w:val="CommentText"/>
      </w:pPr>
      <w:r>
        <w:t>as a general rule, the less you format beyond what is needed/instructed, the better.</w:t>
      </w:r>
    </w:p>
  </w:comment>
  <w:comment w:id="42" w:author="Majid" w:date="2016-12-10T23:19:00Z" w:initials="M">
    <w:p w14:paraId="7FC99F48" w14:textId="4C184C69" w:rsidR="00DB0F75" w:rsidRDefault="00DB0F75">
      <w:pPr>
        <w:pStyle w:val="CommentText"/>
      </w:pPr>
      <w:r>
        <w:rPr>
          <w:rStyle w:val="CommentReference"/>
        </w:rPr>
        <w:annotationRef/>
      </w:r>
      <w:r>
        <w:t>cite the key papers for this</w:t>
      </w:r>
    </w:p>
  </w:comment>
  <w:comment w:id="47" w:author="Majid" w:date="2016-12-10T23:19:00Z" w:initials="M">
    <w:p w14:paraId="40ACAA76" w14:textId="14FE6DDE" w:rsidR="00DB0F75" w:rsidRDefault="00DB0F75">
      <w:pPr>
        <w:pStyle w:val="CommentText"/>
      </w:pPr>
      <w:r>
        <w:rPr>
          <w:rStyle w:val="CommentReference"/>
        </w:rPr>
        <w:annotationRef/>
      </w:r>
      <w:r>
        <w:t>cite those that have</w:t>
      </w:r>
    </w:p>
  </w:comment>
  <w:comment w:id="89" w:author="Majid" w:date="2016-12-10T23:19:00Z" w:initials="M">
    <w:p w14:paraId="1D715476" w14:textId="6EF8F541" w:rsidR="00A46B24" w:rsidRDefault="00A46B24">
      <w:pPr>
        <w:pStyle w:val="CommentText"/>
      </w:pPr>
      <w:r>
        <w:rPr>
          <w:rStyle w:val="CommentReference"/>
        </w:rPr>
        <w:annotationRef/>
      </w:r>
      <w:r>
        <w:t>or is it weather regimes?</w:t>
      </w:r>
    </w:p>
  </w:comment>
  <w:comment w:id="37" w:author="Majid" w:date="2016-12-10T23:19:00Z" w:initials="M">
    <w:p w14:paraId="4679244C" w14:textId="431D1750" w:rsidR="00E6135D" w:rsidRDefault="00E6135D">
      <w:pPr>
        <w:pStyle w:val="CommentText"/>
      </w:pPr>
      <w:r>
        <w:rPr>
          <w:rStyle w:val="CommentReference"/>
        </w:rPr>
        <w:annotationRef/>
      </w:r>
      <w:r>
        <w:t>let’s discuss citations</w:t>
      </w:r>
    </w:p>
  </w:comment>
  <w:comment w:id="108" w:author="Majid" w:date="2016-12-10T23:19:00Z" w:initials="M">
    <w:p w14:paraId="5C36E683" w14:textId="5583FF8C" w:rsidR="00175115" w:rsidRDefault="00175115">
      <w:pPr>
        <w:pStyle w:val="CommentText"/>
      </w:pPr>
      <w:r>
        <w:rPr>
          <w:rStyle w:val="CommentReference"/>
        </w:rPr>
        <w:annotationRef/>
      </w:r>
      <w:r>
        <w:t>14 seems to be on birth (not death) rates</w:t>
      </w:r>
    </w:p>
  </w:comment>
  <w:comment w:id="110" w:author="Parks, Robbie M" w:date="2016-12-12T14:08:00Z" w:initials="PRM">
    <w:p w14:paraId="4C0303F0" w14:textId="5DFFB640" w:rsidR="003756C1" w:rsidRDefault="003756C1">
      <w:pPr>
        <w:pStyle w:val="CommentText"/>
      </w:pPr>
      <w:r>
        <w:rPr>
          <w:rStyle w:val="CommentReference"/>
        </w:rPr>
        <w:annotationRef/>
      </w:r>
      <w:r>
        <w:t>moving average/subtraction?</w:t>
      </w:r>
    </w:p>
  </w:comment>
  <w:comment w:id="111" w:author="Majid" w:date="2016-12-10T23:19:00Z" w:initials="M">
    <w:p w14:paraId="0E9F00A6" w14:textId="7EB6314E" w:rsidR="00DB68EC" w:rsidRDefault="00DB68EC">
      <w:pPr>
        <w:pStyle w:val="CommentText"/>
      </w:pPr>
      <w:r>
        <w:rPr>
          <w:rStyle w:val="CommentReference"/>
        </w:rPr>
        <w:annotationRef/>
      </w:r>
      <w:r>
        <w:t xml:space="preserve"> I don’t understand separation methods. why not “simple subtraction of death rates in different seasons or moving averages to …”</w:t>
      </w:r>
    </w:p>
    <w:p w14:paraId="719F4D2A" w14:textId="77777777" w:rsidR="003B25F5" w:rsidRDefault="003B25F5">
      <w:pPr>
        <w:pStyle w:val="CommentText"/>
      </w:pPr>
    </w:p>
    <w:p w14:paraId="5E42D0A8" w14:textId="54C53824" w:rsidR="003B25F5" w:rsidRDefault="003B25F5">
      <w:pPr>
        <w:pStyle w:val="CommentText"/>
      </w:pPr>
      <w:r>
        <w:t>we can discuss if needed nonetheless</w:t>
      </w:r>
    </w:p>
  </w:comment>
  <w:comment w:id="116" w:author="Majid" w:date="2016-12-10T23:19:00Z" w:initials="M">
    <w:p w14:paraId="2FE70595" w14:textId="0F3FA0E2" w:rsidR="00DB68EC" w:rsidRDefault="00DB68EC">
      <w:pPr>
        <w:pStyle w:val="CommentText"/>
      </w:pPr>
      <w:r>
        <w:rPr>
          <w:rStyle w:val="CommentReference"/>
        </w:rPr>
        <w:annotationRef/>
      </w:r>
      <w:r>
        <w:t>all citations after punctuation (unless james’ paper is before in which case do all the other way)</w:t>
      </w:r>
    </w:p>
  </w:comment>
  <w:comment w:id="136" w:author="Majid" w:date="2016-12-10T23:19:00Z" w:initials="M">
    <w:p w14:paraId="6A0C6B35" w14:textId="42A2F5C3" w:rsidR="003B25F5" w:rsidRDefault="003B25F5">
      <w:pPr>
        <w:pStyle w:val="CommentText"/>
      </w:pPr>
      <w:r>
        <w:rPr>
          <w:rStyle w:val="CommentReference"/>
        </w:rPr>
        <w:annotationRef/>
      </w:r>
      <w:r>
        <w:t>cite</w:t>
      </w:r>
    </w:p>
    <w:p w14:paraId="503955F2" w14:textId="77777777" w:rsidR="003B25F5" w:rsidRDefault="003B25F5">
      <w:pPr>
        <w:pStyle w:val="CommentText"/>
      </w:pPr>
    </w:p>
    <w:p w14:paraId="307CB4D7" w14:textId="6E12EA56" w:rsidR="003B25F5" w:rsidRDefault="003B25F5" w:rsidP="003B25F5">
      <w:pPr>
        <w:autoSpaceDE w:val="0"/>
        <w:autoSpaceDN w:val="0"/>
        <w:adjustRightInd w:val="0"/>
        <w:spacing w:after="0" w:line="240" w:lineRule="auto"/>
        <w:ind w:left="720" w:hanging="720"/>
        <w:rPr>
          <w:rFonts w:ascii="Segoe UI" w:eastAsiaTheme="minorHAnsi" w:hAnsi="Segoe UI" w:cs="Segoe UI"/>
          <w:sz w:val="18"/>
          <w:szCs w:val="18"/>
        </w:rPr>
      </w:pPr>
    </w:p>
    <w:p w14:paraId="66B4CCB7" w14:textId="223494D7" w:rsidR="003B25F5" w:rsidRDefault="003B25F5" w:rsidP="003B25F5">
      <w:pPr>
        <w:autoSpaceDE w:val="0"/>
        <w:autoSpaceDN w:val="0"/>
        <w:adjustRightInd w:val="0"/>
        <w:spacing w:after="0" w:line="240" w:lineRule="auto"/>
        <w:ind w:left="720" w:hanging="720"/>
        <w:rPr>
          <w:rFonts w:ascii="Segoe UI" w:eastAsiaTheme="minorHAnsi" w:hAnsi="Segoe UI" w:cs="Segoe UI"/>
          <w:sz w:val="18"/>
          <w:szCs w:val="18"/>
        </w:rPr>
      </w:pPr>
    </w:p>
    <w:p w14:paraId="563EC7B5" w14:textId="77777777" w:rsidR="003B25F5" w:rsidRDefault="003B25F5" w:rsidP="003B25F5">
      <w:pPr>
        <w:autoSpaceDE w:val="0"/>
        <w:autoSpaceDN w:val="0"/>
        <w:adjustRightInd w:val="0"/>
        <w:spacing w:after="0" w:line="240" w:lineRule="auto"/>
        <w:ind w:left="720" w:hanging="720"/>
        <w:rPr>
          <w:rFonts w:ascii="Segoe UI" w:eastAsiaTheme="minorHAnsi" w:hAnsi="Segoe UI" w:cs="Segoe UI"/>
          <w:sz w:val="18"/>
          <w:szCs w:val="18"/>
        </w:rPr>
      </w:pPr>
    </w:p>
    <w:p w14:paraId="14C21D8A" w14:textId="77777777" w:rsidR="003B25F5" w:rsidRDefault="003B25F5" w:rsidP="003B25F5">
      <w:pPr>
        <w:autoSpaceDE w:val="0"/>
        <w:autoSpaceDN w:val="0"/>
        <w:adjustRightInd w:val="0"/>
        <w:spacing w:after="0" w:line="240" w:lineRule="auto"/>
        <w:rPr>
          <w:rFonts w:ascii="Segoe UI" w:eastAsiaTheme="minorHAnsi" w:hAnsi="Segoe UI" w:cs="Segoe UI"/>
          <w:sz w:val="18"/>
          <w:szCs w:val="18"/>
        </w:rPr>
      </w:pPr>
      <w:r>
        <w:rPr>
          <w:rFonts w:ascii="Segoe UI" w:eastAsiaTheme="minorHAnsi" w:hAnsi="Segoe UI" w:cs="Segoe UI"/>
          <w:sz w:val="18"/>
          <w:szCs w:val="18"/>
        </w:rPr>
        <w:t xml:space="preserve">Medina-Ramon, M. and J. Schwartz (2007). "Temperature, temperature extremes, and mortality: a study of acclimatisation and effect modification in 50 US cities." </w:t>
      </w:r>
      <w:r>
        <w:rPr>
          <w:rFonts w:ascii="Segoe UI" w:eastAsiaTheme="minorHAnsi" w:hAnsi="Segoe UI" w:cs="Segoe UI"/>
          <w:sz w:val="18"/>
          <w:szCs w:val="18"/>
          <w:u w:val="single"/>
        </w:rPr>
        <w:t>Occup Environ Med</w:t>
      </w:r>
      <w:r>
        <w:rPr>
          <w:rFonts w:ascii="Segoe UI" w:eastAsiaTheme="minorHAnsi" w:hAnsi="Segoe UI" w:cs="Segoe UI"/>
          <w:sz w:val="18"/>
          <w:szCs w:val="18"/>
        </w:rPr>
        <w:t xml:space="preserve"> </w:t>
      </w:r>
      <w:r>
        <w:rPr>
          <w:rFonts w:ascii="Segoe UI" w:eastAsiaTheme="minorHAnsi" w:hAnsi="Segoe UI" w:cs="Segoe UI"/>
          <w:b/>
          <w:bCs/>
          <w:sz w:val="18"/>
          <w:szCs w:val="18"/>
        </w:rPr>
        <w:t>64</w:t>
      </w:r>
      <w:r>
        <w:rPr>
          <w:rFonts w:ascii="Segoe UI" w:eastAsiaTheme="minorHAnsi" w:hAnsi="Segoe UI" w:cs="Segoe UI"/>
          <w:sz w:val="18"/>
          <w:szCs w:val="18"/>
        </w:rPr>
        <w:t>(12): 827-833.</w:t>
      </w:r>
    </w:p>
    <w:p w14:paraId="282623BC" w14:textId="402B6572" w:rsidR="003B25F5" w:rsidRDefault="003B25F5" w:rsidP="003B25F5">
      <w:pPr>
        <w:autoSpaceDE w:val="0"/>
        <w:autoSpaceDN w:val="0"/>
        <w:adjustRightInd w:val="0"/>
        <w:spacing w:after="0" w:line="240" w:lineRule="auto"/>
        <w:ind w:left="720" w:hanging="720"/>
        <w:rPr>
          <w:rFonts w:ascii="Segoe UI" w:eastAsiaTheme="minorHAnsi" w:hAnsi="Segoe UI" w:cs="Segoe UI"/>
          <w:sz w:val="18"/>
          <w:szCs w:val="18"/>
        </w:rPr>
      </w:pPr>
      <w:r>
        <w:rPr>
          <w:rFonts w:ascii="Segoe UI" w:eastAsiaTheme="minorHAnsi" w:hAnsi="Segoe UI" w:cs="Segoe UI"/>
          <w:sz w:val="18"/>
          <w:szCs w:val="18"/>
        </w:rPr>
        <w:tab/>
      </w:r>
    </w:p>
    <w:p w14:paraId="5BDFA07A" w14:textId="12DEA051" w:rsidR="003B25F5" w:rsidRDefault="003B25F5" w:rsidP="003B25F5">
      <w:pPr>
        <w:autoSpaceDE w:val="0"/>
        <w:autoSpaceDN w:val="0"/>
        <w:adjustRightInd w:val="0"/>
        <w:spacing w:after="0" w:line="240" w:lineRule="auto"/>
        <w:ind w:left="720" w:hanging="720"/>
        <w:rPr>
          <w:rFonts w:ascii="Segoe UI" w:eastAsiaTheme="minorHAnsi" w:hAnsi="Segoe UI" w:cs="Segoe UI"/>
          <w:sz w:val="18"/>
          <w:szCs w:val="18"/>
        </w:rPr>
      </w:pPr>
    </w:p>
    <w:p w14:paraId="01B90F42" w14:textId="77777777" w:rsidR="003B25F5" w:rsidRDefault="00BB560C" w:rsidP="003B25F5">
      <w:pPr>
        <w:autoSpaceDE w:val="0"/>
        <w:autoSpaceDN w:val="0"/>
        <w:adjustRightInd w:val="0"/>
        <w:spacing w:after="0" w:line="240" w:lineRule="auto"/>
        <w:ind w:left="720" w:hanging="720"/>
        <w:rPr>
          <w:rFonts w:ascii="Segoe UI" w:eastAsiaTheme="minorHAnsi" w:hAnsi="Segoe UI" w:cs="Segoe UI"/>
          <w:sz w:val="18"/>
          <w:szCs w:val="18"/>
        </w:rPr>
      </w:pPr>
      <w:r>
        <w:rPr>
          <w:rFonts w:ascii="Segoe UI" w:eastAsiaTheme="minorHAnsi" w:hAnsi="Segoe UI" w:cs="Segoe UI"/>
          <w:sz w:val="18"/>
          <w:szCs w:val="18"/>
        </w:rPr>
        <w:t>JAmes' NCC paper</w:t>
      </w:r>
    </w:p>
    <w:p w14:paraId="3B3275A5" w14:textId="77777777" w:rsidR="003B25F5" w:rsidRDefault="003B25F5" w:rsidP="003B25F5">
      <w:pPr>
        <w:autoSpaceDE w:val="0"/>
        <w:autoSpaceDN w:val="0"/>
        <w:adjustRightInd w:val="0"/>
        <w:spacing w:after="0" w:line="240" w:lineRule="auto"/>
        <w:rPr>
          <w:rFonts w:ascii="Segoe UI" w:eastAsiaTheme="minorHAnsi" w:hAnsi="Segoe UI" w:cs="Segoe UI"/>
          <w:sz w:val="18"/>
          <w:szCs w:val="18"/>
        </w:rPr>
      </w:pPr>
    </w:p>
    <w:p w14:paraId="00BB134F" w14:textId="77777777" w:rsidR="003B25F5" w:rsidRDefault="003B25F5">
      <w:pPr>
        <w:pStyle w:val="CommentText"/>
      </w:pPr>
    </w:p>
  </w:comment>
  <w:comment w:id="128" w:author="Parks, Robbie M" w:date="2016-12-12T14:14:00Z" w:initials="PRM">
    <w:p w14:paraId="4811AF27" w14:textId="65C1C95F" w:rsidR="00926ED0" w:rsidRDefault="00926ED0">
      <w:pPr>
        <w:pStyle w:val="CommentText"/>
      </w:pPr>
      <w:r>
        <w:rPr>
          <w:rStyle w:val="CommentReference"/>
        </w:rPr>
        <w:annotationRef/>
      </w:r>
      <w:r>
        <w:t>Also Gasparini?</w:t>
      </w:r>
    </w:p>
  </w:comment>
  <w:comment w:id="145" w:author="Majid" w:date="2016-12-10T23:19:00Z" w:initials="M">
    <w:p w14:paraId="33259B25" w14:textId="3D74D76C" w:rsidR="00E6135D" w:rsidRDefault="00E6135D">
      <w:pPr>
        <w:pStyle w:val="CommentText"/>
      </w:pPr>
      <w:r>
        <w:rPr>
          <w:rStyle w:val="CommentReference"/>
        </w:rPr>
        <w:annotationRef/>
      </w:r>
      <w:r>
        <w:t>one citation for each of these.</w:t>
      </w:r>
    </w:p>
  </w:comment>
  <w:comment w:id="156" w:author="Majid" w:date="2016-12-10T23:19:00Z" w:initials="M">
    <w:p w14:paraId="0438D00D" w14:textId="68948CA5" w:rsidR="00DB68EC" w:rsidRDefault="00DB68EC">
      <w:pPr>
        <w:pStyle w:val="CommentText"/>
      </w:pPr>
      <w:r>
        <w:rPr>
          <w:rStyle w:val="CommentReference"/>
        </w:rPr>
        <w:annotationRef/>
      </w:r>
      <w:r>
        <w:t>each figure a separate graphic file, numbered only with the figure number and date. figure captions/notes to be placed as done in James’ paper</w:t>
      </w:r>
    </w:p>
  </w:comment>
  <w:comment w:id="160" w:author="Parks, Robbie M" w:date="2016-12-10T23:19:00Z" w:initials="PRM">
    <w:p w14:paraId="312C66EE" w14:textId="2D495C56" w:rsidR="00960370" w:rsidRDefault="00960370">
      <w:pPr>
        <w:pStyle w:val="CommentText"/>
      </w:pPr>
      <w:r>
        <w:rPr>
          <w:rStyle w:val="CommentReference"/>
        </w:rPr>
        <w:annotationRef/>
      </w:r>
      <w:r>
        <w:t>I am still looking for an updated reference</w:t>
      </w:r>
    </w:p>
  </w:comment>
  <w:comment w:id="161" w:author="Majid" w:date="2016-12-10T23:19:00Z" w:initials="M">
    <w:p w14:paraId="41051839" w14:textId="77777777" w:rsidR="00023B97" w:rsidRDefault="00023B97" w:rsidP="00023B97">
      <w:pPr>
        <w:pStyle w:val="CommentText"/>
      </w:pPr>
      <w:r>
        <w:rPr>
          <w:rStyle w:val="CommentReference"/>
        </w:rPr>
        <w:annotationRef/>
      </w:r>
      <w:r>
        <w:t>this clarifies the statement in the figure caption on which I commented. can we please discuss though if any group is affected by this additional constrained</w:t>
      </w:r>
    </w:p>
  </w:comment>
  <w:comment w:id="162" w:author="Parks, Robbie M" w:date="2016-12-10T23:19:00Z" w:initials="PRM">
    <w:p w14:paraId="7B7F198C" w14:textId="77777777" w:rsidR="00023B97" w:rsidRDefault="00023B97" w:rsidP="00023B97">
      <w:pPr>
        <w:pStyle w:val="CommentText"/>
      </w:pPr>
      <w:r>
        <w:rPr>
          <w:rStyle w:val="CommentReference"/>
        </w:rPr>
        <w:annotationRef/>
      </w:r>
      <w:r>
        <w:t>The only group affected is the Women 5-14 group. It possesses significant seasonality in the second half but not the first.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C79C84" w15:done="0"/>
  <w15:commentEx w15:paraId="1B2BD477" w15:done="0"/>
  <w15:commentEx w15:paraId="7FC99F48" w15:done="0"/>
  <w15:commentEx w15:paraId="40ACAA76" w15:done="0"/>
  <w15:commentEx w15:paraId="1D715476" w15:done="0"/>
  <w15:commentEx w15:paraId="4679244C" w15:done="0"/>
  <w15:commentEx w15:paraId="5C36E683" w15:done="0"/>
  <w15:commentEx w15:paraId="4C0303F0" w15:done="0"/>
  <w15:commentEx w15:paraId="5E42D0A8" w15:done="0"/>
  <w15:commentEx w15:paraId="2FE70595" w15:done="0"/>
  <w15:commentEx w15:paraId="00BB134F" w15:done="0"/>
  <w15:commentEx w15:paraId="4811AF27" w15:done="0"/>
  <w15:commentEx w15:paraId="33259B25" w15:done="0"/>
  <w15:commentEx w15:paraId="0438D00D" w15:done="0"/>
  <w15:commentEx w15:paraId="312C66EE" w15:done="0"/>
  <w15:commentEx w15:paraId="41051839" w15:done="0"/>
  <w15:commentEx w15:paraId="7B7F198C" w15:paraIdParent="41051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altName w:val="Calibri"/>
    <w:charset w:val="00"/>
    <w:family w:val="swiss"/>
    <w:pitch w:val="variable"/>
    <w:sig w:usb0="E10022FF" w:usb1="C000E47F" w:usb2="00000029" w:usb3="00000000" w:csb0="000001D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68&lt;/item&gt;&lt;item&gt;175&lt;/item&gt;&lt;item&gt;250&lt;/item&gt;&lt;item&gt;265&lt;/item&gt;&lt;item&gt;267&lt;/item&gt;&lt;item&gt;288&lt;/item&gt;&lt;item&gt;291&lt;/item&gt;&lt;item&gt;355&lt;/item&gt;&lt;item&gt;361&lt;/item&gt;&lt;item&gt;440&lt;/item&gt;&lt;item&gt;444&lt;/item&gt;&lt;item&gt;445&lt;/item&gt;&lt;item&gt;446&lt;/item&gt;&lt;item&gt;447&lt;/item&gt;&lt;item&gt;448&lt;/item&gt;&lt;item&gt;449&lt;/item&gt;&lt;item&gt;451&lt;/item&gt;&lt;item&gt;452&lt;/item&gt;&lt;item&gt;454&lt;/item&gt;&lt;item&gt;455&lt;/item&gt;&lt;item&gt;456&lt;/item&gt;&lt;item&gt;457&lt;/item&gt;&lt;item&gt;561&lt;/item&gt;&lt;item&gt;562&lt;/item&gt;&lt;item&gt;563&lt;/item&gt;&lt;item&gt;565&lt;/item&gt;&lt;item&gt;567&lt;/item&gt;&lt;item&gt;568&lt;/item&gt;&lt;item&gt;569&lt;/item&gt;&lt;item&gt;570&lt;/item&gt;&lt;item&gt;571&lt;/item&gt;&lt;item&gt;572&lt;/item&gt;&lt;/record-ids&gt;&lt;/item&gt;&lt;/Libraries&gt;"/>
  </w:docVars>
  <w:rsids>
    <w:rsidRoot w:val="00482D51"/>
    <w:rsid w:val="000053C5"/>
    <w:rsid w:val="000109AC"/>
    <w:rsid w:val="00011D76"/>
    <w:rsid w:val="0001569A"/>
    <w:rsid w:val="00023B97"/>
    <w:rsid w:val="00024281"/>
    <w:rsid w:val="0003152A"/>
    <w:rsid w:val="0003307E"/>
    <w:rsid w:val="0003362E"/>
    <w:rsid w:val="0004212A"/>
    <w:rsid w:val="00045836"/>
    <w:rsid w:val="000474A7"/>
    <w:rsid w:val="0005575A"/>
    <w:rsid w:val="000562C9"/>
    <w:rsid w:val="00056848"/>
    <w:rsid w:val="0006075B"/>
    <w:rsid w:val="000671F1"/>
    <w:rsid w:val="00076C18"/>
    <w:rsid w:val="00094C5C"/>
    <w:rsid w:val="000A661A"/>
    <w:rsid w:val="000B2739"/>
    <w:rsid w:val="000B6495"/>
    <w:rsid w:val="000B705B"/>
    <w:rsid w:val="000B7625"/>
    <w:rsid w:val="000C0ECE"/>
    <w:rsid w:val="000C7277"/>
    <w:rsid w:val="000F2C80"/>
    <w:rsid w:val="001030B3"/>
    <w:rsid w:val="00111002"/>
    <w:rsid w:val="00132C6C"/>
    <w:rsid w:val="00134BC3"/>
    <w:rsid w:val="00142DAC"/>
    <w:rsid w:val="00152476"/>
    <w:rsid w:val="00175115"/>
    <w:rsid w:val="001776A2"/>
    <w:rsid w:val="0018033A"/>
    <w:rsid w:val="001804AC"/>
    <w:rsid w:val="001815D7"/>
    <w:rsid w:val="00184548"/>
    <w:rsid w:val="001849C7"/>
    <w:rsid w:val="001A6832"/>
    <w:rsid w:val="001B23D1"/>
    <w:rsid w:val="001F32FF"/>
    <w:rsid w:val="00200952"/>
    <w:rsid w:val="00222D55"/>
    <w:rsid w:val="002369F6"/>
    <w:rsid w:val="00240EB4"/>
    <w:rsid w:val="00284309"/>
    <w:rsid w:val="00296A5E"/>
    <w:rsid w:val="002B434F"/>
    <w:rsid w:val="002B4877"/>
    <w:rsid w:val="002C5FB9"/>
    <w:rsid w:val="002D344B"/>
    <w:rsid w:val="002D3732"/>
    <w:rsid w:val="002D522E"/>
    <w:rsid w:val="002E041E"/>
    <w:rsid w:val="002E48CD"/>
    <w:rsid w:val="002F4DC5"/>
    <w:rsid w:val="0030285B"/>
    <w:rsid w:val="00324DAD"/>
    <w:rsid w:val="003324A5"/>
    <w:rsid w:val="0034168A"/>
    <w:rsid w:val="00353071"/>
    <w:rsid w:val="00356AD6"/>
    <w:rsid w:val="00373A9B"/>
    <w:rsid w:val="003756C1"/>
    <w:rsid w:val="003809FF"/>
    <w:rsid w:val="00381442"/>
    <w:rsid w:val="0039751B"/>
    <w:rsid w:val="003A0B89"/>
    <w:rsid w:val="003A1F8F"/>
    <w:rsid w:val="003B2232"/>
    <w:rsid w:val="003B25F5"/>
    <w:rsid w:val="003C1BBC"/>
    <w:rsid w:val="003D5847"/>
    <w:rsid w:val="003E1B4D"/>
    <w:rsid w:val="003E519C"/>
    <w:rsid w:val="003E730D"/>
    <w:rsid w:val="00417006"/>
    <w:rsid w:val="00433EDB"/>
    <w:rsid w:val="00434577"/>
    <w:rsid w:val="0047194E"/>
    <w:rsid w:val="00482D51"/>
    <w:rsid w:val="00486BF0"/>
    <w:rsid w:val="004A5369"/>
    <w:rsid w:val="004A72DA"/>
    <w:rsid w:val="004C5A3B"/>
    <w:rsid w:val="004E7EC4"/>
    <w:rsid w:val="004F6749"/>
    <w:rsid w:val="004F7FD8"/>
    <w:rsid w:val="0050370C"/>
    <w:rsid w:val="00511D20"/>
    <w:rsid w:val="00516C72"/>
    <w:rsid w:val="00520C4B"/>
    <w:rsid w:val="00534DEB"/>
    <w:rsid w:val="00537B28"/>
    <w:rsid w:val="0055499D"/>
    <w:rsid w:val="00554ECC"/>
    <w:rsid w:val="005612BD"/>
    <w:rsid w:val="00563BDF"/>
    <w:rsid w:val="00593740"/>
    <w:rsid w:val="00594AD4"/>
    <w:rsid w:val="00597D5B"/>
    <w:rsid w:val="005A5DB0"/>
    <w:rsid w:val="005B5156"/>
    <w:rsid w:val="005B6F61"/>
    <w:rsid w:val="005C2358"/>
    <w:rsid w:val="005E10E4"/>
    <w:rsid w:val="005E181A"/>
    <w:rsid w:val="005F49C5"/>
    <w:rsid w:val="00600EE4"/>
    <w:rsid w:val="00606FFC"/>
    <w:rsid w:val="006124E6"/>
    <w:rsid w:val="00641AF0"/>
    <w:rsid w:val="0064559D"/>
    <w:rsid w:val="00654329"/>
    <w:rsid w:val="00654A11"/>
    <w:rsid w:val="00654BB7"/>
    <w:rsid w:val="006557F6"/>
    <w:rsid w:val="00665CC1"/>
    <w:rsid w:val="0068648A"/>
    <w:rsid w:val="006A00CF"/>
    <w:rsid w:val="006A3E8B"/>
    <w:rsid w:val="006B1E6A"/>
    <w:rsid w:val="006B356C"/>
    <w:rsid w:val="006C0B3D"/>
    <w:rsid w:val="006D6127"/>
    <w:rsid w:val="006D6E70"/>
    <w:rsid w:val="006E4623"/>
    <w:rsid w:val="006E57CB"/>
    <w:rsid w:val="006E640C"/>
    <w:rsid w:val="00714D92"/>
    <w:rsid w:val="00725C10"/>
    <w:rsid w:val="007436D7"/>
    <w:rsid w:val="0074650F"/>
    <w:rsid w:val="0075782A"/>
    <w:rsid w:val="00781265"/>
    <w:rsid w:val="00792165"/>
    <w:rsid w:val="00795E96"/>
    <w:rsid w:val="007A74E1"/>
    <w:rsid w:val="007C5A4F"/>
    <w:rsid w:val="007F2E1E"/>
    <w:rsid w:val="007F7BFF"/>
    <w:rsid w:val="00803355"/>
    <w:rsid w:val="00803E91"/>
    <w:rsid w:val="00803FD0"/>
    <w:rsid w:val="00810FEF"/>
    <w:rsid w:val="00814929"/>
    <w:rsid w:val="00820F50"/>
    <w:rsid w:val="008245F0"/>
    <w:rsid w:val="0083738D"/>
    <w:rsid w:val="00840791"/>
    <w:rsid w:val="0084095B"/>
    <w:rsid w:val="00847AF8"/>
    <w:rsid w:val="008A526D"/>
    <w:rsid w:val="008A7468"/>
    <w:rsid w:val="008A785D"/>
    <w:rsid w:val="008E0ADE"/>
    <w:rsid w:val="00903AEA"/>
    <w:rsid w:val="00915FB9"/>
    <w:rsid w:val="00926ED0"/>
    <w:rsid w:val="00935607"/>
    <w:rsid w:val="00936272"/>
    <w:rsid w:val="00937AF1"/>
    <w:rsid w:val="0094016A"/>
    <w:rsid w:val="00954E5E"/>
    <w:rsid w:val="00960370"/>
    <w:rsid w:val="00963563"/>
    <w:rsid w:val="00964223"/>
    <w:rsid w:val="00973DAF"/>
    <w:rsid w:val="00981E5B"/>
    <w:rsid w:val="00984221"/>
    <w:rsid w:val="00990ED1"/>
    <w:rsid w:val="00991ED2"/>
    <w:rsid w:val="009A4ECC"/>
    <w:rsid w:val="009A78EF"/>
    <w:rsid w:val="009B275D"/>
    <w:rsid w:val="009D7B53"/>
    <w:rsid w:val="009E25B4"/>
    <w:rsid w:val="009F2E5A"/>
    <w:rsid w:val="00A10491"/>
    <w:rsid w:val="00A131C2"/>
    <w:rsid w:val="00A2418A"/>
    <w:rsid w:val="00A36C23"/>
    <w:rsid w:val="00A40231"/>
    <w:rsid w:val="00A404A3"/>
    <w:rsid w:val="00A43D39"/>
    <w:rsid w:val="00A46B24"/>
    <w:rsid w:val="00A51046"/>
    <w:rsid w:val="00A53ECA"/>
    <w:rsid w:val="00A572FC"/>
    <w:rsid w:val="00A6434A"/>
    <w:rsid w:val="00A662E3"/>
    <w:rsid w:val="00A67A78"/>
    <w:rsid w:val="00A718C6"/>
    <w:rsid w:val="00A74934"/>
    <w:rsid w:val="00AA1780"/>
    <w:rsid w:val="00AA7301"/>
    <w:rsid w:val="00AD05A3"/>
    <w:rsid w:val="00AD5E23"/>
    <w:rsid w:val="00AD7FCD"/>
    <w:rsid w:val="00AE62E4"/>
    <w:rsid w:val="00AF1444"/>
    <w:rsid w:val="00AF536A"/>
    <w:rsid w:val="00B17B65"/>
    <w:rsid w:val="00B60DA1"/>
    <w:rsid w:val="00B76378"/>
    <w:rsid w:val="00B86A6F"/>
    <w:rsid w:val="00B922F3"/>
    <w:rsid w:val="00BA416B"/>
    <w:rsid w:val="00BB560C"/>
    <w:rsid w:val="00BC1F64"/>
    <w:rsid w:val="00BC2F51"/>
    <w:rsid w:val="00BC441D"/>
    <w:rsid w:val="00BD30E9"/>
    <w:rsid w:val="00BD3103"/>
    <w:rsid w:val="00BE2768"/>
    <w:rsid w:val="00BE6CCC"/>
    <w:rsid w:val="00BE7C5B"/>
    <w:rsid w:val="00C040DD"/>
    <w:rsid w:val="00C04F00"/>
    <w:rsid w:val="00C30172"/>
    <w:rsid w:val="00C362A6"/>
    <w:rsid w:val="00C403CC"/>
    <w:rsid w:val="00C45215"/>
    <w:rsid w:val="00C7054A"/>
    <w:rsid w:val="00C906D8"/>
    <w:rsid w:val="00CA2C82"/>
    <w:rsid w:val="00CA40A6"/>
    <w:rsid w:val="00CA6F73"/>
    <w:rsid w:val="00CC15D5"/>
    <w:rsid w:val="00CC407B"/>
    <w:rsid w:val="00CE1DCB"/>
    <w:rsid w:val="00CE2B18"/>
    <w:rsid w:val="00CF110B"/>
    <w:rsid w:val="00CF318B"/>
    <w:rsid w:val="00CF6E0F"/>
    <w:rsid w:val="00D066CD"/>
    <w:rsid w:val="00D070E7"/>
    <w:rsid w:val="00D07ECE"/>
    <w:rsid w:val="00D12263"/>
    <w:rsid w:val="00D14DB1"/>
    <w:rsid w:val="00D20463"/>
    <w:rsid w:val="00D34745"/>
    <w:rsid w:val="00D3514E"/>
    <w:rsid w:val="00D5447E"/>
    <w:rsid w:val="00D627C4"/>
    <w:rsid w:val="00D64CF4"/>
    <w:rsid w:val="00D773DD"/>
    <w:rsid w:val="00D92672"/>
    <w:rsid w:val="00D96263"/>
    <w:rsid w:val="00D96DE9"/>
    <w:rsid w:val="00DB0F75"/>
    <w:rsid w:val="00DB68EC"/>
    <w:rsid w:val="00DC0E55"/>
    <w:rsid w:val="00E137F4"/>
    <w:rsid w:val="00E36439"/>
    <w:rsid w:val="00E40C87"/>
    <w:rsid w:val="00E55163"/>
    <w:rsid w:val="00E61051"/>
    <w:rsid w:val="00E6135D"/>
    <w:rsid w:val="00E71FBD"/>
    <w:rsid w:val="00E812B7"/>
    <w:rsid w:val="00E87703"/>
    <w:rsid w:val="00E937AB"/>
    <w:rsid w:val="00EC0049"/>
    <w:rsid w:val="00EC3131"/>
    <w:rsid w:val="00F01B41"/>
    <w:rsid w:val="00F02A45"/>
    <w:rsid w:val="00F147B2"/>
    <w:rsid w:val="00F15C6C"/>
    <w:rsid w:val="00F2319B"/>
    <w:rsid w:val="00F35FBE"/>
    <w:rsid w:val="00F43484"/>
    <w:rsid w:val="00F45AAF"/>
    <w:rsid w:val="00F51CCD"/>
    <w:rsid w:val="00F60636"/>
    <w:rsid w:val="00F61742"/>
    <w:rsid w:val="00F70085"/>
    <w:rsid w:val="00F705D4"/>
    <w:rsid w:val="00F7646A"/>
    <w:rsid w:val="00F911E8"/>
    <w:rsid w:val="00FA5698"/>
    <w:rsid w:val="00FA722E"/>
    <w:rsid w:val="00FB6A8E"/>
    <w:rsid w:val="00FC0371"/>
    <w:rsid w:val="00FD1A9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paragraph" w:styleId="Revision">
    <w:name w:val="Revision"/>
    <w:hidden/>
    <w:uiPriority w:val="99"/>
    <w:semiHidden/>
    <w:rsid w:val="003B25F5"/>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image" Target="media/image1.png"/><Relationship Id="rId9" Type="http://schemas.openxmlformats.org/officeDocument/2006/relationships/image" Target="media/image2.emf"/><Relationship Id="rId10"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6133E6B-34A8-E44A-B3FC-18D47FFA8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10</Pages>
  <Words>4054</Words>
  <Characters>22667</Characters>
  <Application>Microsoft Macintosh Word</Application>
  <DocSecurity>0</DocSecurity>
  <Lines>462</Lines>
  <Paragraphs>130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Methods</vt:lpstr>
      <vt:lpstr>Data</vt:lpstr>
      <vt:lpstr>Statistical methods</vt:lpstr>
    </vt:vector>
  </TitlesOfParts>
  <Company/>
  <LinksUpToDate>false</LinksUpToDate>
  <CharactersWithSpaces>26591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24</cp:revision>
  <dcterms:created xsi:type="dcterms:W3CDTF">2016-12-03T21:58:00Z</dcterms:created>
  <dcterms:modified xsi:type="dcterms:W3CDTF">2016-12-12T21:46:00Z</dcterms:modified>
</cp:coreProperties>
</file>