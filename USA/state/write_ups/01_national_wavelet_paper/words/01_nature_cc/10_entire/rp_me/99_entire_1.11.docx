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FF14ED9" w14:textId="53755E71" w:rsidR="00DC265F" w:rsidRPr="004E0482" w:rsidRDefault="00DC265F" w:rsidP="003F6B5D">
      <w:pPr>
        <w:spacing w:after="0" w:line="480" w:lineRule="auto"/>
        <w:rPr>
          <w:rFonts w:ascii="Times New Roman" w:hAnsi="Times New Roman"/>
          <w:b/>
          <w:color w:val="000000" w:themeColor="text1"/>
          <w:sz w:val="24"/>
          <w:szCs w:val="24"/>
        </w:rPr>
      </w:pPr>
      <w:r w:rsidRPr="004E0482">
        <w:rPr>
          <w:rFonts w:ascii="Times New Roman" w:hAnsi="Times New Roman"/>
          <w:b/>
          <w:color w:val="000000" w:themeColor="text1"/>
          <w:sz w:val="24"/>
          <w:szCs w:val="24"/>
        </w:rPr>
        <w:t>Seasonal dynamics of mortality in the United States from 1982 to 2013</w:t>
      </w:r>
    </w:p>
    <w:p w14:paraId="176ABB44" w14:textId="77777777" w:rsidR="00DC265F" w:rsidRPr="004E0482" w:rsidRDefault="00DC265F" w:rsidP="003F6B5D">
      <w:pPr>
        <w:spacing w:after="0" w:line="480" w:lineRule="auto"/>
        <w:rPr>
          <w:rFonts w:ascii="Times New Roman" w:hAnsi="Times New Roman"/>
          <w:color w:val="000000" w:themeColor="text1"/>
          <w:sz w:val="24"/>
          <w:szCs w:val="24"/>
        </w:rPr>
      </w:pPr>
    </w:p>
    <w:p w14:paraId="749EF0D9" w14:textId="4EDB2A31" w:rsidR="00DC265F" w:rsidRPr="004E0482" w:rsidRDefault="00DC265F" w:rsidP="003F6B5D">
      <w:pPr>
        <w:spacing w:after="0" w:line="480" w:lineRule="auto"/>
        <w:rPr>
          <w:rFonts w:ascii="Times New Roman" w:hAnsi="Times New Roman"/>
          <w:color w:val="000000" w:themeColor="text1"/>
          <w:sz w:val="24"/>
          <w:szCs w:val="24"/>
          <w:lang w:val="it-IT"/>
        </w:rPr>
      </w:pPr>
      <w:r w:rsidRPr="004E0482">
        <w:rPr>
          <w:rFonts w:ascii="Times New Roman" w:hAnsi="Times New Roman"/>
          <w:color w:val="000000" w:themeColor="text1"/>
          <w:sz w:val="24"/>
          <w:szCs w:val="24"/>
          <w:lang w:val="it-IT"/>
        </w:rPr>
        <w:t>Robbie</w:t>
      </w:r>
      <w:r w:rsidR="008D0F1B">
        <w:rPr>
          <w:rFonts w:ascii="Times New Roman" w:hAnsi="Times New Roman"/>
          <w:color w:val="000000" w:themeColor="text1"/>
          <w:sz w:val="24"/>
          <w:szCs w:val="24"/>
          <w:lang w:val="it-IT"/>
        </w:rPr>
        <w:t xml:space="preserve"> M</w:t>
      </w:r>
      <w:r w:rsidRPr="004E0482">
        <w:rPr>
          <w:rFonts w:ascii="Times New Roman" w:hAnsi="Times New Roman"/>
          <w:color w:val="000000" w:themeColor="text1"/>
          <w:sz w:val="24"/>
          <w:szCs w:val="24"/>
          <w:lang w:val="it-IT"/>
        </w:rPr>
        <w:t xml:space="preserve"> Parks</w:t>
      </w:r>
      <w:r w:rsidRPr="004E0482">
        <w:rPr>
          <w:rFonts w:ascii="Times New Roman" w:hAnsi="Times New Roman"/>
          <w:color w:val="000000" w:themeColor="text1"/>
          <w:sz w:val="24"/>
          <w:szCs w:val="24"/>
          <w:vertAlign w:val="superscript"/>
          <w:lang w:val="it-IT"/>
        </w:rPr>
        <w:t>1,2</w:t>
      </w:r>
      <w:r w:rsidRPr="004E0482">
        <w:rPr>
          <w:rFonts w:ascii="Times New Roman" w:hAnsi="Times New Roman"/>
          <w:color w:val="000000" w:themeColor="text1"/>
          <w:sz w:val="24"/>
          <w:szCs w:val="24"/>
          <w:lang w:val="it-IT"/>
        </w:rPr>
        <w:t xml:space="preserve">, James </w:t>
      </w:r>
      <w:r w:rsidR="008D0F1B">
        <w:rPr>
          <w:rFonts w:ascii="Times New Roman" w:hAnsi="Times New Roman"/>
          <w:color w:val="000000" w:themeColor="text1"/>
          <w:sz w:val="24"/>
          <w:szCs w:val="24"/>
          <w:lang w:val="it-IT"/>
        </w:rPr>
        <w:t xml:space="preserve">E </w:t>
      </w:r>
      <w:r w:rsidRPr="004E0482">
        <w:rPr>
          <w:rFonts w:ascii="Times New Roman" w:hAnsi="Times New Roman"/>
          <w:color w:val="000000" w:themeColor="text1"/>
          <w:sz w:val="24"/>
          <w:szCs w:val="24"/>
          <w:lang w:val="it-IT"/>
        </w:rPr>
        <w:t>Bennett</w:t>
      </w:r>
      <w:r w:rsidRPr="004E0482">
        <w:rPr>
          <w:rFonts w:ascii="Times New Roman" w:hAnsi="Times New Roman"/>
          <w:color w:val="000000" w:themeColor="text1"/>
          <w:sz w:val="24"/>
          <w:szCs w:val="24"/>
          <w:vertAlign w:val="superscript"/>
          <w:lang w:val="it-IT"/>
        </w:rPr>
        <w:t>1,2</w:t>
      </w:r>
      <w:r w:rsidRPr="004E0482">
        <w:rPr>
          <w:rFonts w:ascii="Times New Roman" w:hAnsi="Times New Roman"/>
          <w:color w:val="000000" w:themeColor="text1"/>
          <w:sz w:val="24"/>
          <w:szCs w:val="24"/>
          <w:lang w:val="it-IT"/>
        </w:rPr>
        <w:t>,</w:t>
      </w:r>
      <w:r w:rsidR="00E4479C">
        <w:rPr>
          <w:rFonts w:ascii="Times New Roman" w:hAnsi="Times New Roman"/>
          <w:color w:val="000000" w:themeColor="text1"/>
          <w:sz w:val="24"/>
          <w:szCs w:val="24"/>
          <w:lang w:val="it-IT"/>
        </w:rPr>
        <w:t xml:space="preserve"> </w:t>
      </w:r>
      <w:r w:rsidRPr="004E0482">
        <w:rPr>
          <w:rFonts w:ascii="Times New Roman" w:hAnsi="Times New Roman"/>
          <w:color w:val="000000" w:themeColor="text1"/>
          <w:sz w:val="24"/>
          <w:szCs w:val="24"/>
          <w:lang w:val="it-IT"/>
        </w:rPr>
        <w:t>Ralf Toumi</w:t>
      </w:r>
      <w:r w:rsidR="00060CA5">
        <w:rPr>
          <w:rFonts w:ascii="Times New Roman" w:hAnsi="Times New Roman"/>
          <w:color w:val="000000" w:themeColor="text1"/>
          <w:sz w:val="24"/>
          <w:szCs w:val="24"/>
          <w:vertAlign w:val="superscript"/>
          <w:lang w:val="it-IT"/>
        </w:rPr>
        <w:t>3</w:t>
      </w:r>
      <w:r w:rsidRPr="004E0482">
        <w:rPr>
          <w:rFonts w:ascii="Times New Roman" w:hAnsi="Times New Roman"/>
          <w:color w:val="000000" w:themeColor="text1"/>
          <w:sz w:val="24"/>
          <w:szCs w:val="24"/>
          <w:lang w:val="it-IT"/>
        </w:rPr>
        <w:t xml:space="preserve">, </w:t>
      </w:r>
      <w:proofErr w:type="spellStart"/>
      <w:r w:rsidRPr="004E0482">
        <w:rPr>
          <w:rFonts w:ascii="Times New Roman" w:hAnsi="Times New Roman"/>
          <w:color w:val="000000" w:themeColor="text1"/>
          <w:sz w:val="24"/>
          <w:szCs w:val="24"/>
          <w:lang w:val="it-IT"/>
        </w:rPr>
        <w:t>Majid</w:t>
      </w:r>
      <w:proofErr w:type="spellEnd"/>
      <w:r w:rsidRPr="004E0482">
        <w:rPr>
          <w:rFonts w:ascii="Times New Roman" w:hAnsi="Times New Roman"/>
          <w:color w:val="000000" w:themeColor="text1"/>
          <w:sz w:val="24"/>
          <w:szCs w:val="24"/>
          <w:lang w:val="it-IT"/>
        </w:rPr>
        <w:t xml:space="preserve"> Ezzati</w:t>
      </w:r>
      <w:r w:rsidRPr="004E0482">
        <w:rPr>
          <w:rFonts w:ascii="Times New Roman" w:hAnsi="Times New Roman"/>
          <w:color w:val="000000" w:themeColor="text1"/>
          <w:sz w:val="24"/>
          <w:szCs w:val="24"/>
          <w:vertAlign w:val="superscript"/>
          <w:lang w:val="it-IT"/>
        </w:rPr>
        <w:t>1,2*</w:t>
      </w:r>
    </w:p>
    <w:p w14:paraId="108AAA2C" w14:textId="77777777" w:rsidR="00DC265F" w:rsidRPr="004E0482" w:rsidRDefault="00DC265F" w:rsidP="003F6B5D">
      <w:pPr>
        <w:spacing w:after="0" w:line="480" w:lineRule="auto"/>
        <w:rPr>
          <w:rFonts w:ascii="Times New Roman" w:hAnsi="Times New Roman"/>
          <w:color w:val="000000" w:themeColor="text1"/>
          <w:sz w:val="24"/>
          <w:szCs w:val="24"/>
          <w:lang w:val="it-IT"/>
        </w:rPr>
      </w:pPr>
    </w:p>
    <w:p w14:paraId="32AF1ED8" w14:textId="77777777" w:rsidR="00DC265F" w:rsidRDefault="00DC265F" w:rsidP="003F6B5D">
      <w:pPr>
        <w:spacing w:after="0" w:line="480" w:lineRule="auto"/>
        <w:rPr>
          <w:rFonts w:ascii="Times New Roman" w:hAnsi="Times New Roman"/>
          <w:color w:val="000000" w:themeColor="text1"/>
          <w:sz w:val="24"/>
          <w:szCs w:val="24"/>
        </w:rPr>
      </w:pPr>
      <w:r w:rsidRPr="004E0482">
        <w:rPr>
          <w:rFonts w:ascii="Times New Roman" w:hAnsi="Times New Roman"/>
          <w:color w:val="000000" w:themeColor="text1"/>
          <w:sz w:val="24"/>
          <w:szCs w:val="24"/>
          <w:vertAlign w:val="superscript"/>
        </w:rPr>
        <w:t xml:space="preserve">1 </w:t>
      </w:r>
      <w:r w:rsidRPr="004E0482">
        <w:rPr>
          <w:rFonts w:ascii="Times New Roman" w:hAnsi="Times New Roman"/>
          <w:color w:val="000000" w:themeColor="text1"/>
          <w:sz w:val="24"/>
          <w:szCs w:val="24"/>
        </w:rPr>
        <w:t>MRC-PHE Centre for Environment and Health, Imperial College London, London, United Kingdom</w:t>
      </w:r>
    </w:p>
    <w:p w14:paraId="033F1B8A" w14:textId="77777777" w:rsidR="00DC265F" w:rsidRDefault="00DC265F" w:rsidP="003F6B5D">
      <w:pPr>
        <w:spacing w:after="0" w:line="480" w:lineRule="auto"/>
        <w:rPr>
          <w:rFonts w:ascii="Times New Roman" w:hAnsi="Times New Roman"/>
          <w:color w:val="000000" w:themeColor="text1"/>
          <w:sz w:val="24"/>
          <w:szCs w:val="24"/>
        </w:rPr>
      </w:pPr>
      <w:r w:rsidRPr="004E0482">
        <w:rPr>
          <w:rFonts w:ascii="Times New Roman" w:hAnsi="Times New Roman"/>
          <w:color w:val="000000" w:themeColor="text1"/>
          <w:sz w:val="24"/>
          <w:szCs w:val="24"/>
          <w:vertAlign w:val="superscript"/>
        </w:rPr>
        <w:t xml:space="preserve">2 </w:t>
      </w:r>
      <w:r w:rsidRPr="004E0482">
        <w:rPr>
          <w:rFonts w:ascii="Times New Roman" w:hAnsi="Times New Roman"/>
          <w:color w:val="000000" w:themeColor="text1"/>
          <w:sz w:val="24"/>
          <w:szCs w:val="24"/>
        </w:rPr>
        <w:t>Department of Epidemiology and Biostatistics, School of Public Health, Imperial College London, London, United Kingdom</w:t>
      </w:r>
      <w:r w:rsidRPr="004E0482" w:rsidDel="00142DAC">
        <w:rPr>
          <w:rFonts w:ascii="Times New Roman" w:hAnsi="Times New Roman"/>
          <w:color w:val="000000" w:themeColor="text1"/>
          <w:sz w:val="24"/>
          <w:szCs w:val="24"/>
        </w:rPr>
        <w:t xml:space="preserve"> </w:t>
      </w:r>
    </w:p>
    <w:p w14:paraId="27103328" w14:textId="79CD48D0" w:rsidR="00DC265F" w:rsidRPr="004E0482" w:rsidRDefault="00833790" w:rsidP="003F6B5D">
      <w:pPr>
        <w:spacing w:after="0" w:line="480" w:lineRule="auto"/>
        <w:rPr>
          <w:rFonts w:ascii="Times New Roman" w:hAnsi="Times New Roman"/>
          <w:color w:val="000000" w:themeColor="text1"/>
          <w:sz w:val="24"/>
          <w:szCs w:val="24"/>
        </w:rPr>
      </w:pPr>
      <w:r>
        <w:rPr>
          <w:rFonts w:ascii="Times New Roman" w:hAnsi="Times New Roman"/>
          <w:color w:val="000000" w:themeColor="text1"/>
          <w:sz w:val="24"/>
          <w:szCs w:val="24"/>
          <w:vertAlign w:val="superscript"/>
        </w:rPr>
        <w:t>3</w:t>
      </w:r>
      <w:r w:rsidR="00DC265F" w:rsidRPr="004E0482">
        <w:rPr>
          <w:rFonts w:ascii="Times New Roman" w:hAnsi="Times New Roman"/>
          <w:color w:val="000000" w:themeColor="text1"/>
          <w:sz w:val="24"/>
          <w:szCs w:val="24"/>
          <w:vertAlign w:val="superscript"/>
        </w:rPr>
        <w:t xml:space="preserve"> </w:t>
      </w:r>
      <w:r w:rsidR="00DC265F" w:rsidRPr="004E0482">
        <w:rPr>
          <w:rFonts w:ascii="Times New Roman" w:hAnsi="Times New Roman"/>
          <w:color w:val="000000" w:themeColor="text1"/>
          <w:sz w:val="24"/>
          <w:szCs w:val="24"/>
        </w:rPr>
        <w:t>Space and Atmospheric Physics, Imperial College London, London, United Kingdom</w:t>
      </w:r>
    </w:p>
    <w:p w14:paraId="33875DF3" w14:textId="77777777" w:rsidR="00DC265F" w:rsidRPr="004E0482" w:rsidRDefault="00DC265F" w:rsidP="003F6B5D">
      <w:pPr>
        <w:spacing w:after="0" w:line="480" w:lineRule="auto"/>
        <w:rPr>
          <w:rFonts w:ascii="Times New Roman" w:hAnsi="Times New Roman"/>
          <w:color w:val="000000" w:themeColor="text1"/>
          <w:sz w:val="24"/>
          <w:szCs w:val="24"/>
        </w:rPr>
      </w:pPr>
    </w:p>
    <w:p w14:paraId="6B2C0AA4" w14:textId="77777777" w:rsidR="00DC265F" w:rsidRPr="004E0482" w:rsidRDefault="00DC265F" w:rsidP="003F6B5D">
      <w:pPr>
        <w:spacing w:after="0" w:line="480" w:lineRule="auto"/>
        <w:rPr>
          <w:rFonts w:ascii="Times New Roman" w:hAnsi="Times New Roman"/>
          <w:color w:val="000000" w:themeColor="text1"/>
          <w:sz w:val="24"/>
          <w:szCs w:val="24"/>
          <w:lang w:val="it-IT"/>
        </w:rPr>
      </w:pPr>
      <w:r w:rsidRPr="004E0482">
        <w:rPr>
          <w:rFonts w:ascii="Times New Roman" w:hAnsi="Times New Roman"/>
          <w:color w:val="000000" w:themeColor="text1"/>
          <w:sz w:val="24"/>
          <w:szCs w:val="24"/>
          <w:lang w:val="it-IT"/>
        </w:rPr>
        <w:t xml:space="preserve">Robbie M </w:t>
      </w:r>
      <w:proofErr w:type="spellStart"/>
      <w:r w:rsidRPr="004E0482">
        <w:rPr>
          <w:rFonts w:ascii="Times New Roman" w:hAnsi="Times New Roman"/>
          <w:color w:val="000000" w:themeColor="text1"/>
          <w:sz w:val="24"/>
          <w:szCs w:val="24"/>
          <w:lang w:val="it-IT"/>
        </w:rPr>
        <w:t>Parks</w:t>
      </w:r>
      <w:proofErr w:type="spellEnd"/>
      <w:r w:rsidRPr="004E0482">
        <w:rPr>
          <w:rFonts w:ascii="Times New Roman" w:hAnsi="Times New Roman"/>
          <w:color w:val="000000" w:themeColor="text1"/>
          <w:sz w:val="24"/>
          <w:szCs w:val="24"/>
          <w:lang w:val="it-IT"/>
        </w:rPr>
        <w:t>: robbie.parks@imperial.ac.uk</w:t>
      </w:r>
    </w:p>
    <w:p w14:paraId="13A12DD7" w14:textId="5819DEE9" w:rsidR="00DC265F" w:rsidRDefault="00DC265F" w:rsidP="003F6B5D">
      <w:pPr>
        <w:spacing w:after="0" w:line="480" w:lineRule="auto"/>
        <w:rPr>
          <w:rFonts w:ascii="Times New Roman" w:hAnsi="Times New Roman"/>
          <w:color w:val="000000" w:themeColor="text1"/>
          <w:sz w:val="24"/>
          <w:szCs w:val="24"/>
        </w:rPr>
      </w:pPr>
      <w:r w:rsidRPr="004E0482">
        <w:rPr>
          <w:rFonts w:ascii="Times New Roman" w:hAnsi="Times New Roman"/>
          <w:color w:val="000000" w:themeColor="text1"/>
          <w:sz w:val="24"/>
          <w:szCs w:val="24"/>
        </w:rPr>
        <w:t xml:space="preserve">James E Bennett: </w:t>
      </w:r>
      <w:r w:rsidR="00CA086B" w:rsidRPr="004412C7">
        <w:rPr>
          <w:rFonts w:ascii="Times New Roman" w:hAnsi="Times New Roman"/>
          <w:sz w:val="24"/>
          <w:szCs w:val="24"/>
        </w:rPr>
        <w:t>j.e.bennett@imperial.ac.uk</w:t>
      </w:r>
    </w:p>
    <w:p w14:paraId="2968591D" w14:textId="77777777" w:rsidR="00DC265F" w:rsidRPr="004E0482" w:rsidRDefault="00DC265F" w:rsidP="003F6B5D">
      <w:pPr>
        <w:spacing w:after="0" w:line="480" w:lineRule="auto"/>
        <w:rPr>
          <w:rFonts w:ascii="Times New Roman" w:hAnsi="Times New Roman"/>
          <w:color w:val="000000" w:themeColor="text1"/>
          <w:sz w:val="24"/>
          <w:szCs w:val="24"/>
          <w:lang w:val="it-IT"/>
        </w:rPr>
      </w:pPr>
      <w:r w:rsidRPr="004E0482">
        <w:rPr>
          <w:rFonts w:ascii="Times New Roman" w:hAnsi="Times New Roman"/>
          <w:color w:val="000000" w:themeColor="text1"/>
          <w:sz w:val="24"/>
          <w:szCs w:val="24"/>
          <w:lang w:val="it-IT"/>
        </w:rPr>
        <w:t xml:space="preserve">Ralf </w:t>
      </w:r>
      <w:proofErr w:type="spellStart"/>
      <w:r w:rsidRPr="004E0482">
        <w:rPr>
          <w:rFonts w:ascii="Times New Roman" w:hAnsi="Times New Roman"/>
          <w:color w:val="000000" w:themeColor="text1"/>
          <w:sz w:val="24"/>
          <w:szCs w:val="24"/>
          <w:lang w:val="it-IT"/>
        </w:rPr>
        <w:t>Toumi</w:t>
      </w:r>
      <w:proofErr w:type="spellEnd"/>
      <w:r w:rsidRPr="004E0482">
        <w:rPr>
          <w:rFonts w:ascii="Times New Roman" w:hAnsi="Times New Roman"/>
          <w:color w:val="000000" w:themeColor="text1"/>
          <w:sz w:val="24"/>
          <w:szCs w:val="24"/>
          <w:lang w:val="it-IT"/>
        </w:rPr>
        <w:t>: r.toumi@imperial.ac.uk</w:t>
      </w:r>
    </w:p>
    <w:p w14:paraId="232F765E" w14:textId="77777777" w:rsidR="00DC265F" w:rsidRPr="004E0482" w:rsidRDefault="00DC265F" w:rsidP="003F6B5D">
      <w:pPr>
        <w:spacing w:after="0" w:line="480" w:lineRule="auto"/>
        <w:rPr>
          <w:rFonts w:ascii="Times New Roman" w:hAnsi="Times New Roman"/>
          <w:color w:val="000000" w:themeColor="text1"/>
          <w:sz w:val="24"/>
          <w:szCs w:val="24"/>
        </w:rPr>
      </w:pPr>
      <w:proofErr w:type="spellStart"/>
      <w:r w:rsidRPr="004E0482">
        <w:rPr>
          <w:rFonts w:ascii="Times New Roman" w:hAnsi="Times New Roman"/>
          <w:color w:val="000000" w:themeColor="text1"/>
          <w:sz w:val="24"/>
          <w:szCs w:val="24"/>
          <w:lang w:val="it-IT"/>
        </w:rPr>
        <w:t>Majid</w:t>
      </w:r>
      <w:proofErr w:type="spellEnd"/>
      <w:r w:rsidRPr="004E0482">
        <w:rPr>
          <w:rFonts w:ascii="Times New Roman" w:hAnsi="Times New Roman"/>
          <w:color w:val="000000" w:themeColor="text1"/>
          <w:sz w:val="24"/>
          <w:szCs w:val="24"/>
          <w:lang w:val="it-IT"/>
        </w:rPr>
        <w:t xml:space="preserve"> </w:t>
      </w:r>
      <w:proofErr w:type="spellStart"/>
      <w:r w:rsidRPr="004E0482">
        <w:rPr>
          <w:rFonts w:ascii="Times New Roman" w:hAnsi="Times New Roman"/>
          <w:color w:val="000000" w:themeColor="text1"/>
          <w:sz w:val="24"/>
          <w:szCs w:val="24"/>
          <w:lang w:val="it-IT"/>
        </w:rPr>
        <w:t>Ezzati</w:t>
      </w:r>
      <w:proofErr w:type="spellEnd"/>
      <w:r w:rsidRPr="004E0482">
        <w:rPr>
          <w:rFonts w:ascii="Times New Roman" w:hAnsi="Times New Roman"/>
          <w:color w:val="000000" w:themeColor="text1"/>
          <w:sz w:val="24"/>
          <w:szCs w:val="24"/>
          <w:lang w:val="it-IT"/>
        </w:rPr>
        <w:t xml:space="preserve">: </w:t>
      </w:r>
      <w:r w:rsidRPr="004E0482">
        <w:rPr>
          <w:rFonts w:ascii="Times New Roman" w:hAnsi="Times New Roman"/>
          <w:color w:val="000000" w:themeColor="text1"/>
          <w:sz w:val="24"/>
          <w:szCs w:val="24"/>
        </w:rPr>
        <w:t>majid.ezzati@imperial.ac.uk</w:t>
      </w:r>
    </w:p>
    <w:p w14:paraId="6EDCBCE7" w14:textId="77777777" w:rsidR="00DC265F" w:rsidRPr="004E0482" w:rsidRDefault="00DC265F" w:rsidP="003F6B5D">
      <w:pPr>
        <w:spacing w:after="0" w:line="480" w:lineRule="auto"/>
        <w:rPr>
          <w:rFonts w:ascii="Times New Roman" w:hAnsi="Times New Roman"/>
          <w:color w:val="000000" w:themeColor="text1"/>
          <w:sz w:val="24"/>
          <w:szCs w:val="24"/>
        </w:rPr>
      </w:pPr>
    </w:p>
    <w:p w14:paraId="2547D212" w14:textId="77777777" w:rsidR="00DC265F" w:rsidRPr="004E0482" w:rsidRDefault="00DC265F" w:rsidP="003F6B5D">
      <w:pPr>
        <w:spacing w:after="0" w:line="480" w:lineRule="auto"/>
        <w:rPr>
          <w:rFonts w:ascii="Times New Roman" w:hAnsi="Times New Roman"/>
          <w:color w:val="000000" w:themeColor="text1"/>
          <w:sz w:val="24"/>
          <w:szCs w:val="24"/>
        </w:rPr>
      </w:pPr>
      <w:r w:rsidRPr="004E0482">
        <w:rPr>
          <w:rFonts w:ascii="Times New Roman" w:hAnsi="Times New Roman"/>
          <w:color w:val="000000" w:themeColor="text1"/>
          <w:sz w:val="24"/>
          <w:szCs w:val="24"/>
        </w:rPr>
        <w:t xml:space="preserve">* Corresponding author: </w:t>
      </w:r>
    </w:p>
    <w:p w14:paraId="4F52C299" w14:textId="77777777" w:rsidR="00DC265F" w:rsidRPr="004E0482" w:rsidRDefault="00DC265F" w:rsidP="003F6B5D">
      <w:pPr>
        <w:spacing w:after="0" w:line="480" w:lineRule="auto"/>
        <w:rPr>
          <w:rFonts w:ascii="Times New Roman" w:hAnsi="Times New Roman"/>
          <w:color w:val="000000" w:themeColor="text1"/>
          <w:sz w:val="24"/>
          <w:szCs w:val="24"/>
        </w:rPr>
      </w:pPr>
      <w:r w:rsidRPr="004E0482">
        <w:rPr>
          <w:rFonts w:ascii="Times New Roman" w:hAnsi="Times New Roman"/>
          <w:color w:val="000000" w:themeColor="text1"/>
          <w:sz w:val="24"/>
          <w:szCs w:val="24"/>
        </w:rPr>
        <w:t xml:space="preserve">Majid </w:t>
      </w:r>
      <w:proofErr w:type="spellStart"/>
      <w:r w:rsidRPr="004E0482">
        <w:rPr>
          <w:rFonts w:ascii="Times New Roman" w:hAnsi="Times New Roman"/>
          <w:color w:val="000000" w:themeColor="text1"/>
          <w:sz w:val="24"/>
          <w:szCs w:val="24"/>
        </w:rPr>
        <w:t>Ezzati</w:t>
      </w:r>
      <w:proofErr w:type="spellEnd"/>
    </w:p>
    <w:p w14:paraId="35003B0E" w14:textId="77777777" w:rsidR="00DC265F" w:rsidRPr="004E0482" w:rsidRDefault="00DC265F" w:rsidP="003F6B5D">
      <w:pPr>
        <w:spacing w:after="0" w:line="480" w:lineRule="auto"/>
        <w:rPr>
          <w:rFonts w:ascii="Times New Roman" w:hAnsi="Times New Roman"/>
          <w:color w:val="000000" w:themeColor="text1"/>
          <w:sz w:val="24"/>
          <w:szCs w:val="24"/>
        </w:rPr>
      </w:pPr>
      <w:r w:rsidRPr="004E0482">
        <w:rPr>
          <w:rFonts w:ascii="Times New Roman" w:hAnsi="Times New Roman"/>
          <w:color w:val="000000" w:themeColor="text1"/>
          <w:sz w:val="24"/>
          <w:szCs w:val="24"/>
        </w:rPr>
        <w:t>Imperial College London</w:t>
      </w:r>
    </w:p>
    <w:p w14:paraId="64E648E6" w14:textId="77777777" w:rsidR="00DC265F" w:rsidRPr="004E0482" w:rsidRDefault="00DC265F" w:rsidP="003F6B5D">
      <w:pPr>
        <w:spacing w:after="0" w:line="480" w:lineRule="auto"/>
        <w:rPr>
          <w:rFonts w:ascii="Times New Roman" w:hAnsi="Times New Roman"/>
          <w:color w:val="000000" w:themeColor="text1"/>
          <w:sz w:val="24"/>
          <w:szCs w:val="24"/>
        </w:rPr>
      </w:pPr>
      <w:r w:rsidRPr="004E0482">
        <w:rPr>
          <w:rFonts w:ascii="Times New Roman" w:hAnsi="Times New Roman"/>
          <w:color w:val="000000" w:themeColor="text1"/>
          <w:sz w:val="24"/>
          <w:szCs w:val="24"/>
        </w:rPr>
        <w:t>Norfolk Place</w:t>
      </w:r>
    </w:p>
    <w:p w14:paraId="71877DF6" w14:textId="77777777" w:rsidR="00DC265F" w:rsidRPr="004E0482" w:rsidRDefault="00DC265F" w:rsidP="003F6B5D">
      <w:pPr>
        <w:spacing w:after="0" w:line="480" w:lineRule="auto"/>
        <w:rPr>
          <w:rFonts w:ascii="Times New Roman" w:hAnsi="Times New Roman"/>
          <w:color w:val="000000" w:themeColor="text1"/>
          <w:sz w:val="24"/>
          <w:szCs w:val="24"/>
        </w:rPr>
      </w:pPr>
      <w:r w:rsidRPr="004E0482">
        <w:rPr>
          <w:rFonts w:ascii="Times New Roman" w:hAnsi="Times New Roman"/>
          <w:color w:val="000000" w:themeColor="text1"/>
          <w:sz w:val="24"/>
          <w:szCs w:val="24"/>
        </w:rPr>
        <w:t>London W2 1PG, UK</w:t>
      </w:r>
    </w:p>
    <w:p w14:paraId="75F84179" w14:textId="77777777" w:rsidR="00DC265F" w:rsidRPr="004E0482" w:rsidRDefault="00DC265F" w:rsidP="003F6B5D">
      <w:pPr>
        <w:spacing w:after="0" w:line="480" w:lineRule="auto"/>
        <w:rPr>
          <w:rFonts w:ascii="Times New Roman" w:hAnsi="Times New Roman"/>
          <w:color w:val="000000" w:themeColor="text1"/>
          <w:sz w:val="24"/>
          <w:szCs w:val="24"/>
        </w:rPr>
      </w:pPr>
      <w:r w:rsidRPr="004E0482">
        <w:rPr>
          <w:rFonts w:ascii="Times New Roman" w:hAnsi="Times New Roman"/>
          <w:color w:val="000000" w:themeColor="text1"/>
          <w:sz w:val="24"/>
          <w:szCs w:val="24"/>
        </w:rPr>
        <w:t>E-mail: majid.ezzati@imperial.ac.uk</w:t>
      </w:r>
    </w:p>
    <w:p w14:paraId="4FF4A994" w14:textId="77777777" w:rsidR="00DC265F" w:rsidRPr="004E0482" w:rsidRDefault="00DC265F" w:rsidP="003F6B5D">
      <w:pPr>
        <w:spacing w:after="0" w:line="480" w:lineRule="auto"/>
        <w:rPr>
          <w:rFonts w:ascii="Times New Roman" w:hAnsi="Times New Roman"/>
          <w:color w:val="000000" w:themeColor="text1"/>
          <w:sz w:val="24"/>
          <w:szCs w:val="24"/>
        </w:rPr>
      </w:pPr>
      <w:r w:rsidRPr="004E0482">
        <w:rPr>
          <w:rFonts w:ascii="Times New Roman" w:hAnsi="Times New Roman"/>
          <w:color w:val="000000" w:themeColor="text1"/>
          <w:sz w:val="24"/>
          <w:szCs w:val="24"/>
        </w:rPr>
        <w:t xml:space="preserve">Tel: +44 (0)20 7594 0767  </w:t>
      </w:r>
    </w:p>
    <w:p w14:paraId="33DC9B1D" w14:textId="413FF7D1" w:rsidR="00F15C6C" w:rsidRPr="004E0482" w:rsidRDefault="00F15C6C" w:rsidP="000A2B50">
      <w:pPr>
        <w:spacing w:after="0"/>
        <w:rPr>
          <w:rFonts w:ascii="Times New Roman" w:hAnsi="Times New Roman"/>
          <w:b/>
          <w:color w:val="000000" w:themeColor="text1"/>
          <w:sz w:val="24"/>
          <w:szCs w:val="24"/>
        </w:rPr>
      </w:pPr>
      <w:r w:rsidRPr="004E0482">
        <w:rPr>
          <w:rFonts w:ascii="Times New Roman" w:hAnsi="Times New Roman"/>
          <w:b/>
          <w:color w:val="000000" w:themeColor="text1"/>
          <w:sz w:val="24"/>
          <w:szCs w:val="24"/>
        </w:rPr>
        <w:br w:type="page"/>
      </w:r>
    </w:p>
    <w:p w14:paraId="5BE6D457" w14:textId="400DA3D8" w:rsidR="000474A7" w:rsidRPr="00C24564" w:rsidRDefault="00DC265F" w:rsidP="000A2B50">
      <w:pPr>
        <w:spacing w:after="0"/>
        <w:rPr>
          <w:rFonts w:ascii="Times New Roman" w:hAnsi="Times New Roman"/>
          <w:b/>
          <w:color w:val="000000" w:themeColor="text1"/>
          <w:sz w:val="24"/>
          <w:szCs w:val="24"/>
        </w:rPr>
      </w:pPr>
      <w:commentRangeStart w:id="0"/>
      <w:r w:rsidRPr="00C24564">
        <w:rPr>
          <w:rFonts w:ascii="Times New Roman" w:hAnsi="Times New Roman"/>
          <w:b/>
          <w:color w:val="000000" w:themeColor="text1"/>
          <w:sz w:val="24"/>
          <w:szCs w:val="24"/>
        </w:rPr>
        <w:lastRenderedPageBreak/>
        <w:t>[[[to be written after the rest of paper is complete, the standalone opening/abstract paragraph]]]</w:t>
      </w:r>
      <w:commentRangeEnd w:id="0"/>
      <w:r w:rsidR="00624B38">
        <w:rPr>
          <w:rStyle w:val="CommentReference"/>
          <w:rFonts w:asciiTheme="minorHAnsi" w:eastAsiaTheme="minorHAnsi" w:hAnsiTheme="minorHAnsi" w:cstheme="minorBidi"/>
        </w:rPr>
        <w:commentReference w:id="0"/>
      </w:r>
    </w:p>
    <w:p w14:paraId="6653700E" w14:textId="77777777" w:rsidR="00DC265F" w:rsidRPr="004E0482" w:rsidRDefault="00DC265F" w:rsidP="000A2B50">
      <w:pPr>
        <w:spacing w:after="0"/>
        <w:rPr>
          <w:rFonts w:ascii="Times New Roman" w:hAnsi="Times New Roman"/>
          <w:color w:val="000000" w:themeColor="text1"/>
          <w:sz w:val="24"/>
          <w:szCs w:val="24"/>
        </w:rPr>
      </w:pPr>
    </w:p>
    <w:p w14:paraId="3F494E88" w14:textId="1BD59A34" w:rsidR="00943AF9" w:rsidRPr="004E0482" w:rsidRDefault="00943AF9" w:rsidP="003F6B5D">
      <w:pPr>
        <w:spacing w:after="0" w:line="480" w:lineRule="auto"/>
        <w:rPr>
          <w:rFonts w:ascii="Times New Roman" w:hAnsi="Times New Roman"/>
          <w:color w:val="000000" w:themeColor="text1"/>
          <w:sz w:val="24"/>
          <w:szCs w:val="24"/>
        </w:rPr>
      </w:pPr>
      <w:r w:rsidRPr="004E0482">
        <w:rPr>
          <w:rFonts w:ascii="Times New Roman" w:hAnsi="Times New Roman"/>
          <w:color w:val="000000" w:themeColor="text1"/>
          <w:sz w:val="24"/>
          <w:szCs w:val="24"/>
        </w:rPr>
        <w:t>It is well-established that death rates vary throughout the year, and in temperate climates there tend to be more deaths in winter than in summer</w:t>
      </w:r>
      <w:r w:rsidR="00BF3B32">
        <w:rPr>
          <w:rFonts w:ascii="Times New Roman" w:hAnsi="Times New Roman"/>
          <w:color w:val="000000" w:themeColor="text1"/>
          <w:sz w:val="24"/>
          <w:szCs w:val="24"/>
        </w:rPr>
        <w:t>.</w:t>
      </w:r>
      <w:r w:rsidR="00BF3B32" w:rsidRPr="004E0482">
        <w:rPr>
          <w:rFonts w:ascii="Times New Roman" w:hAnsi="Times New Roman"/>
          <w:color w:val="000000" w:themeColor="text1"/>
          <w:sz w:val="24"/>
          <w:szCs w:val="24"/>
        </w:rPr>
        <w:fldChar w:fldCharType="begin">
          <w:fldData xml:space="preserve">PEVuZE5vdGU+PENpdGU+PEF1dGhvcj5NY0tlZTwvQXV0aG9yPjxZZWFyPjE5ODk8L1llYXI+PFJl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</w:fldData>
        </w:fldChar>
      </w:r>
      <w:r w:rsidR="00BF3B32">
        <w:rPr>
          <w:rFonts w:ascii="Times New Roman" w:hAnsi="Times New Roman"/>
          <w:color w:val="000000" w:themeColor="text1"/>
          <w:sz w:val="24"/>
          <w:szCs w:val="24"/>
        </w:rPr>
        <w:instrText xml:space="preserve"> ADDIN EN.CITE </w:instrText>
      </w:r>
      <w:r w:rsidR="00BF3B32">
        <w:rPr>
          <w:rFonts w:ascii="Times New Roman" w:hAnsi="Times New Roman"/>
          <w:color w:val="000000" w:themeColor="text1"/>
          <w:sz w:val="24"/>
          <w:szCs w:val="24"/>
        </w:rPr>
        <w:fldChar w:fldCharType="begin">
          <w:fldData xml:space="preserve">PEVuZE5vdGU+PENpdGU+PEF1dGhvcj5NY0tlZTwvQXV0aG9yPjxZZWFyPjE5ODk8L1llYXI+PFJl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</w:fldData>
        </w:fldChar>
      </w:r>
      <w:r w:rsidR="00BF3B32">
        <w:rPr>
          <w:rFonts w:ascii="Times New Roman" w:hAnsi="Times New Roman"/>
          <w:color w:val="000000" w:themeColor="text1"/>
          <w:sz w:val="24"/>
          <w:szCs w:val="24"/>
        </w:rPr>
        <w:instrText xml:space="preserve"> ADDIN EN.CITE.DATA </w:instrText>
      </w:r>
      <w:r w:rsidR="00BF3B32">
        <w:rPr>
          <w:rFonts w:ascii="Times New Roman" w:hAnsi="Times New Roman"/>
          <w:color w:val="000000" w:themeColor="text1"/>
          <w:sz w:val="24"/>
          <w:szCs w:val="24"/>
        </w:rPr>
      </w:r>
      <w:r w:rsidR="00BF3B32">
        <w:rPr>
          <w:rFonts w:ascii="Times New Roman" w:hAnsi="Times New Roman"/>
          <w:color w:val="000000" w:themeColor="text1"/>
          <w:sz w:val="24"/>
          <w:szCs w:val="24"/>
        </w:rPr>
        <w:fldChar w:fldCharType="end"/>
      </w:r>
      <w:r w:rsidR="00BF3B32" w:rsidRPr="004E0482">
        <w:rPr>
          <w:rFonts w:ascii="Times New Roman" w:hAnsi="Times New Roman"/>
          <w:color w:val="000000" w:themeColor="text1"/>
          <w:sz w:val="24"/>
          <w:szCs w:val="24"/>
        </w:rPr>
      </w:r>
      <w:r w:rsidR="00BF3B32" w:rsidRPr="004E0482">
        <w:rPr>
          <w:rFonts w:ascii="Times New Roman" w:hAnsi="Times New Roman"/>
          <w:color w:val="000000" w:themeColor="text1"/>
          <w:sz w:val="24"/>
          <w:szCs w:val="24"/>
        </w:rPr>
        <w:fldChar w:fldCharType="separate"/>
      </w:r>
      <w:r w:rsidR="00BF3B32" w:rsidRPr="00A8740F">
        <w:rPr>
          <w:rFonts w:ascii="Times New Roman" w:hAnsi="Times New Roman"/>
          <w:noProof/>
          <w:color w:val="000000" w:themeColor="text1"/>
          <w:sz w:val="24"/>
          <w:szCs w:val="24"/>
          <w:vertAlign w:val="superscript"/>
        </w:rPr>
        <w:t>1-5</w:t>
      </w:r>
      <w:r w:rsidR="00BF3B32" w:rsidRPr="004E0482">
        <w:rPr>
          <w:rFonts w:ascii="Times New Roman" w:hAnsi="Times New Roman"/>
          <w:color w:val="000000" w:themeColor="text1"/>
          <w:sz w:val="24"/>
          <w:szCs w:val="24"/>
        </w:rPr>
        <w:fldChar w:fldCharType="end"/>
      </w:r>
      <w:r w:rsidRPr="004E0482">
        <w:rPr>
          <w:rFonts w:ascii="Times New Roman" w:hAnsi="Times New Roman"/>
          <w:color w:val="000000" w:themeColor="text1"/>
          <w:sz w:val="24"/>
          <w:szCs w:val="24"/>
        </w:rPr>
        <w:t xml:space="preserve"> Less has been done on how the seasonal patterns of mortality </w:t>
      </w:r>
      <w:r>
        <w:rPr>
          <w:rFonts w:ascii="Times New Roman" w:hAnsi="Times New Roman"/>
          <w:color w:val="000000" w:themeColor="text1"/>
          <w:sz w:val="24"/>
          <w:szCs w:val="24"/>
        </w:rPr>
        <w:t>vary</w:t>
      </w:r>
      <w:r w:rsidRPr="004E0482">
        <w:rPr>
          <w:rFonts w:ascii="Times New Roman" w:hAnsi="Times New Roman"/>
          <w:color w:val="000000" w:themeColor="text1"/>
          <w:sz w:val="24"/>
          <w:szCs w:val="24"/>
        </w:rPr>
        <w:t xml:space="preserve"> in relation to age and sex.</w:t>
      </w:r>
      <w:r w:rsidRPr="004E0482">
        <w:rPr>
          <w:rFonts w:ascii="Times New Roman" w:hAnsi="Times New Roman"/>
          <w:color w:val="000000" w:themeColor="text1"/>
          <w:sz w:val="24"/>
          <w:szCs w:val="24"/>
        </w:rPr>
        <w:fldChar w:fldCharType="begin">
          <w:fldData xml:space="preserve">PEVuZE5vdGU+PENpdGU+PEF1dGhvcj5HZW1tZWxsPC9BdXRob3I+PFllYXI+MjAwMDwvWWVhcj48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</w:fldData>
        </w:fldChar>
      </w:r>
      <w:r w:rsidR="00BF3B32">
        <w:rPr>
          <w:rFonts w:ascii="Times New Roman" w:hAnsi="Times New Roman"/>
          <w:color w:val="000000" w:themeColor="text1"/>
          <w:sz w:val="24"/>
          <w:szCs w:val="24"/>
        </w:rPr>
        <w:instrText xml:space="preserve"> ADDIN EN.CITE </w:instrText>
      </w:r>
      <w:r w:rsidR="00BF3B32">
        <w:rPr>
          <w:rFonts w:ascii="Times New Roman" w:hAnsi="Times New Roman"/>
          <w:color w:val="000000" w:themeColor="text1"/>
          <w:sz w:val="24"/>
          <w:szCs w:val="24"/>
        </w:rPr>
        <w:fldChar w:fldCharType="begin">
          <w:fldData xml:space="preserve">PEVuZE5vdGU+PENpdGU+PEF1dGhvcj5HZW1tZWxsPC9BdXRob3I+PFllYXI+MjAwMDwvWWVhcj48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</w:fldData>
        </w:fldChar>
      </w:r>
      <w:r w:rsidR="00BF3B32">
        <w:rPr>
          <w:rFonts w:ascii="Times New Roman" w:hAnsi="Times New Roman"/>
          <w:color w:val="000000" w:themeColor="text1"/>
          <w:sz w:val="24"/>
          <w:szCs w:val="24"/>
        </w:rPr>
        <w:instrText xml:space="preserve"> ADDIN EN.CITE.DATA </w:instrText>
      </w:r>
      <w:r w:rsidR="00BF3B32">
        <w:rPr>
          <w:rFonts w:ascii="Times New Roman" w:hAnsi="Times New Roman"/>
          <w:color w:val="000000" w:themeColor="text1"/>
          <w:sz w:val="24"/>
          <w:szCs w:val="24"/>
        </w:rPr>
      </w:r>
      <w:r w:rsidR="00BF3B32">
        <w:rPr>
          <w:rFonts w:ascii="Times New Roman" w:hAnsi="Times New Roman"/>
          <w:color w:val="000000" w:themeColor="text1"/>
          <w:sz w:val="24"/>
          <w:szCs w:val="24"/>
        </w:rPr>
        <w:fldChar w:fldCharType="end"/>
      </w:r>
      <w:r w:rsidRPr="004E0482">
        <w:rPr>
          <w:rFonts w:ascii="Times New Roman" w:hAnsi="Times New Roman"/>
          <w:color w:val="000000" w:themeColor="text1"/>
          <w:sz w:val="24"/>
          <w:szCs w:val="24"/>
        </w:rPr>
      </w:r>
      <w:r w:rsidRPr="004E0482">
        <w:rPr>
          <w:rFonts w:ascii="Times New Roman" w:hAnsi="Times New Roman"/>
          <w:color w:val="000000" w:themeColor="text1"/>
          <w:sz w:val="24"/>
          <w:szCs w:val="24"/>
        </w:rPr>
        <w:fldChar w:fldCharType="separate"/>
      </w:r>
      <w:r w:rsidR="00BF3B32" w:rsidRPr="00BF3B32">
        <w:rPr>
          <w:rFonts w:ascii="Times New Roman" w:hAnsi="Times New Roman"/>
          <w:noProof/>
          <w:color w:val="000000" w:themeColor="text1"/>
          <w:sz w:val="24"/>
          <w:szCs w:val="24"/>
          <w:vertAlign w:val="superscript"/>
        </w:rPr>
        <w:t>6-8</w:t>
      </w:r>
      <w:r w:rsidRPr="004E0482">
        <w:rPr>
          <w:rFonts w:ascii="Times New Roman" w:hAnsi="Times New Roman"/>
          <w:color w:val="000000" w:themeColor="text1"/>
          <w:sz w:val="24"/>
          <w:szCs w:val="24"/>
        </w:rPr>
        <w:fldChar w:fldCharType="end"/>
      </w:r>
      <w:r w:rsidRPr="004E0482">
        <w:rPr>
          <w:rFonts w:ascii="Times New Roman" w:hAnsi="Times New Roman"/>
          <w:color w:val="000000" w:themeColor="text1"/>
          <w:sz w:val="24"/>
          <w:szCs w:val="24"/>
        </w:rPr>
        <w:t xml:space="preserve"> </w:t>
      </w:r>
      <w:r>
        <w:rPr>
          <w:rFonts w:ascii="Times New Roman" w:hAnsi="Times New Roman"/>
          <w:color w:val="000000" w:themeColor="text1"/>
          <w:sz w:val="24"/>
          <w:szCs w:val="24"/>
        </w:rPr>
        <w:t>Further, i</w:t>
      </w:r>
      <w:r w:rsidRPr="004E0482">
        <w:rPr>
          <w:rFonts w:ascii="Times New Roman" w:hAnsi="Times New Roman"/>
          <w:color w:val="000000" w:themeColor="text1"/>
          <w:sz w:val="24"/>
          <w:szCs w:val="24"/>
        </w:rPr>
        <w:t xml:space="preserve">n a large country like the USA, which possesses distinct climate regions, not only </w:t>
      </w:r>
      <w:r w:rsidR="006F7313">
        <w:rPr>
          <w:rFonts w:ascii="Times New Roman" w:hAnsi="Times New Roman"/>
          <w:color w:val="000000" w:themeColor="text1"/>
          <w:sz w:val="24"/>
          <w:szCs w:val="24"/>
        </w:rPr>
        <w:t xml:space="preserve">do </w:t>
      </w:r>
      <w:r w:rsidRPr="004E0482">
        <w:rPr>
          <w:rFonts w:ascii="Times New Roman" w:hAnsi="Times New Roman"/>
          <w:color w:val="000000" w:themeColor="text1"/>
          <w:sz w:val="24"/>
          <w:szCs w:val="24"/>
        </w:rPr>
        <w:t xml:space="preserve">average annual death rates vary throughout the country, but also the seasonality of mortality may vary geographically, due to </w:t>
      </w:r>
      <w:r>
        <w:rPr>
          <w:rFonts w:ascii="Times New Roman" w:hAnsi="Times New Roman"/>
          <w:color w:val="000000" w:themeColor="text1"/>
          <w:sz w:val="24"/>
          <w:szCs w:val="24"/>
        </w:rPr>
        <w:t xml:space="preserve">both </w:t>
      </w:r>
      <w:r w:rsidRPr="004E0482">
        <w:rPr>
          <w:rFonts w:ascii="Times New Roman" w:hAnsi="Times New Roman"/>
          <w:color w:val="000000" w:themeColor="text1"/>
          <w:sz w:val="24"/>
          <w:szCs w:val="24"/>
        </w:rPr>
        <w:t>localised weather</w:t>
      </w:r>
      <w:r>
        <w:rPr>
          <w:rFonts w:ascii="Times New Roman" w:hAnsi="Times New Roman"/>
          <w:color w:val="000000" w:themeColor="text1"/>
          <w:sz w:val="24"/>
          <w:szCs w:val="24"/>
        </w:rPr>
        <w:t xml:space="preserve"> patterns and</w:t>
      </w:r>
      <w:r w:rsidRPr="004E0482">
        <w:rPr>
          <w:rFonts w:ascii="Times New Roman" w:hAnsi="Times New Roman"/>
          <w:color w:val="000000" w:themeColor="text1"/>
          <w:sz w:val="24"/>
          <w:szCs w:val="24"/>
        </w:rPr>
        <w:t xml:space="preserve"> </w:t>
      </w:r>
      <w:r>
        <w:rPr>
          <w:rFonts w:ascii="Times New Roman" w:hAnsi="Times New Roman"/>
          <w:color w:val="000000" w:themeColor="text1"/>
          <w:sz w:val="24"/>
          <w:szCs w:val="24"/>
        </w:rPr>
        <w:t>regional differences</w:t>
      </w:r>
      <w:r w:rsidRPr="004E0482">
        <w:rPr>
          <w:rFonts w:ascii="Times New Roman" w:hAnsi="Times New Roman"/>
          <w:color w:val="000000" w:themeColor="text1"/>
          <w:sz w:val="24"/>
          <w:szCs w:val="24"/>
        </w:rPr>
        <w:t xml:space="preserve"> in measures such as heating,</w:t>
      </w:r>
      <w:r>
        <w:rPr>
          <w:rFonts w:ascii="Times New Roman" w:hAnsi="Times New Roman"/>
          <w:color w:val="000000" w:themeColor="text1"/>
          <w:sz w:val="24"/>
          <w:szCs w:val="24"/>
        </w:rPr>
        <w:t xml:space="preserve"> </w:t>
      </w:r>
      <w:r w:rsidRPr="004E0482">
        <w:rPr>
          <w:rFonts w:ascii="Times New Roman" w:hAnsi="Times New Roman"/>
          <w:color w:val="000000" w:themeColor="text1"/>
          <w:sz w:val="24"/>
          <w:szCs w:val="24"/>
        </w:rPr>
        <w:t>air conditioning, and healthcare which can reduce the adverse effects of warm and cold weather.</w:t>
      </w:r>
      <w:r w:rsidRPr="004E0482">
        <w:rPr>
          <w:rFonts w:ascii="Times New Roman" w:hAnsi="Times New Roman"/>
          <w:color w:val="000000" w:themeColor="text1"/>
          <w:sz w:val="24"/>
          <w:szCs w:val="24"/>
        </w:rPr>
        <w:fldChar w:fldCharType="begin">
          <w:fldData xml:space="preserve">PEVuZE5vdGU+PENpdGU+PEF1dGhvcj5EYXZpczwvQXV0aG9yPjxZZWFyPjIwMDQ8L1llYXI+PFJl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</w:fldData>
        </w:fldChar>
      </w:r>
      <w:r w:rsidR="00BF3B32">
        <w:rPr>
          <w:rFonts w:ascii="Times New Roman" w:hAnsi="Times New Roman"/>
          <w:color w:val="000000" w:themeColor="text1"/>
          <w:sz w:val="24"/>
          <w:szCs w:val="24"/>
        </w:rPr>
        <w:instrText xml:space="preserve"> ADDIN EN.CITE </w:instrText>
      </w:r>
      <w:r w:rsidR="00BF3B32">
        <w:rPr>
          <w:rFonts w:ascii="Times New Roman" w:hAnsi="Times New Roman"/>
          <w:color w:val="000000" w:themeColor="text1"/>
          <w:sz w:val="24"/>
          <w:szCs w:val="24"/>
        </w:rPr>
        <w:fldChar w:fldCharType="begin">
          <w:fldData xml:space="preserve">PEVuZE5vdGU+PENpdGU+PEF1dGhvcj5EYXZpczwvQXV0aG9yPjxZZWFyPjIwMDQ8L1llYXI+PFJl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</w:fldData>
        </w:fldChar>
      </w:r>
      <w:r w:rsidR="00BF3B32">
        <w:rPr>
          <w:rFonts w:ascii="Times New Roman" w:hAnsi="Times New Roman"/>
          <w:color w:val="000000" w:themeColor="text1"/>
          <w:sz w:val="24"/>
          <w:szCs w:val="24"/>
        </w:rPr>
        <w:instrText xml:space="preserve"> ADDIN EN.CITE.DATA </w:instrText>
      </w:r>
      <w:r w:rsidR="00BF3B32">
        <w:rPr>
          <w:rFonts w:ascii="Times New Roman" w:hAnsi="Times New Roman"/>
          <w:color w:val="000000" w:themeColor="text1"/>
          <w:sz w:val="24"/>
          <w:szCs w:val="24"/>
        </w:rPr>
      </w:r>
      <w:r w:rsidR="00BF3B32">
        <w:rPr>
          <w:rFonts w:ascii="Times New Roman" w:hAnsi="Times New Roman"/>
          <w:color w:val="000000" w:themeColor="text1"/>
          <w:sz w:val="24"/>
          <w:szCs w:val="24"/>
        </w:rPr>
        <w:fldChar w:fldCharType="end"/>
      </w:r>
      <w:r w:rsidRPr="004E0482">
        <w:rPr>
          <w:rFonts w:ascii="Times New Roman" w:hAnsi="Times New Roman"/>
          <w:color w:val="000000" w:themeColor="text1"/>
          <w:sz w:val="24"/>
          <w:szCs w:val="24"/>
        </w:rPr>
      </w:r>
      <w:r w:rsidRPr="004E0482">
        <w:rPr>
          <w:rFonts w:ascii="Times New Roman" w:hAnsi="Times New Roman"/>
          <w:color w:val="000000" w:themeColor="text1"/>
          <w:sz w:val="24"/>
          <w:szCs w:val="24"/>
        </w:rPr>
        <w:fldChar w:fldCharType="separate"/>
      </w:r>
      <w:r w:rsidR="00BF3B32" w:rsidRPr="00BF3B32">
        <w:rPr>
          <w:rFonts w:ascii="Times New Roman" w:hAnsi="Times New Roman"/>
          <w:noProof/>
          <w:color w:val="000000" w:themeColor="text1"/>
          <w:sz w:val="24"/>
          <w:szCs w:val="24"/>
          <w:vertAlign w:val="superscript"/>
        </w:rPr>
        <w:t>9-12</w:t>
      </w:r>
      <w:r w:rsidRPr="004E0482">
        <w:rPr>
          <w:rFonts w:ascii="Times New Roman" w:hAnsi="Times New Roman"/>
          <w:color w:val="000000" w:themeColor="text1"/>
          <w:sz w:val="24"/>
          <w:szCs w:val="24"/>
        </w:rPr>
        <w:fldChar w:fldCharType="end"/>
      </w:r>
      <w:r w:rsidRPr="004E0482">
        <w:rPr>
          <w:rFonts w:ascii="Times New Roman" w:hAnsi="Times New Roman"/>
          <w:color w:val="000000" w:themeColor="text1"/>
          <w:sz w:val="24"/>
          <w:szCs w:val="24"/>
        </w:rPr>
        <w:t xml:space="preserve"> </w:t>
      </w:r>
      <w:r w:rsidR="00D35688">
        <w:rPr>
          <w:rFonts w:ascii="Times New Roman" w:hAnsi="Times New Roman"/>
          <w:color w:val="000000" w:themeColor="text1"/>
          <w:sz w:val="24"/>
          <w:szCs w:val="24"/>
        </w:rPr>
        <w:t>The</w:t>
      </w:r>
      <w:r w:rsidRPr="004E0482">
        <w:rPr>
          <w:rFonts w:ascii="Times New Roman" w:hAnsi="Times New Roman"/>
          <w:color w:val="000000" w:themeColor="text1"/>
          <w:sz w:val="24"/>
          <w:szCs w:val="24"/>
        </w:rPr>
        <w:t xml:space="preserve"> presence and extent of seasonal variation in mortality may </w:t>
      </w:r>
      <w:r w:rsidR="00D35688">
        <w:rPr>
          <w:rFonts w:ascii="Times New Roman" w:hAnsi="Times New Roman"/>
          <w:color w:val="000000" w:themeColor="text1"/>
          <w:sz w:val="24"/>
          <w:szCs w:val="24"/>
        </w:rPr>
        <w:t xml:space="preserve">also </w:t>
      </w:r>
      <w:r w:rsidRPr="004E0482">
        <w:rPr>
          <w:rFonts w:ascii="Times New Roman" w:hAnsi="Times New Roman"/>
          <w:color w:val="000000" w:themeColor="text1"/>
          <w:sz w:val="24"/>
          <w:szCs w:val="24"/>
        </w:rPr>
        <w:t xml:space="preserve">itself </w:t>
      </w:r>
      <w:r>
        <w:rPr>
          <w:rFonts w:ascii="Times New Roman" w:hAnsi="Times New Roman"/>
          <w:color w:val="000000" w:themeColor="text1"/>
          <w:sz w:val="24"/>
          <w:szCs w:val="24"/>
        </w:rPr>
        <w:t>change over time</w:t>
      </w:r>
      <w:r w:rsidRPr="004E0482">
        <w:rPr>
          <w:rFonts w:ascii="Times New Roman" w:hAnsi="Times New Roman"/>
          <w:color w:val="000000" w:themeColor="text1"/>
          <w:sz w:val="24"/>
          <w:szCs w:val="24"/>
        </w:rPr>
        <w:t xml:space="preserve">, due to </w:t>
      </w:r>
      <w:r w:rsidR="00F61089">
        <w:rPr>
          <w:rFonts w:ascii="Times New Roman" w:hAnsi="Times New Roman"/>
          <w:color w:val="000000" w:themeColor="text1"/>
          <w:sz w:val="24"/>
          <w:szCs w:val="24"/>
        </w:rPr>
        <w:t>shifts</w:t>
      </w:r>
      <w:r w:rsidR="00F61089" w:rsidRPr="004E0482">
        <w:rPr>
          <w:rFonts w:ascii="Times New Roman" w:hAnsi="Times New Roman"/>
          <w:color w:val="000000" w:themeColor="text1"/>
          <w:sz w:val="24"/>
          <w:szCs w:val="24"/>
        </w:rPr>
        <w:t xml:space="preserve"> </w:t>
      </w:r>
      <w:r w:rsidRPr="004E0482">
        <w:rPr>
          <w:rFonts w:ascii="Times New Roman" w:hAnsi="Times New Roman"/>
          <w:color w:val="000000" w:themeColor="text1"/>
          <w:sz w:val="24"/>
          <w:szCs w:val="24"/>
        </w:rPr>
        <w:t>in weather regimes, lifestyle, technology, and healthcare.</w:t>
      </w:r>
      <w:r w:rsidRPr="00BE5E5A">
        <w:rPr>
          <w:rFonts w:ascii="Times New Roman" w:hAnsi="Times New Roman"/>
          <w:color w:val="000000" w:themeColor="text1"/>
          <w:sz w:val="24"/>
          <w:szCs w:val="24"/>
        </w:rPr>
        <w:fldChar w:fldCharType="begin">
          <w:fldData xml:space="preserve">PEVuZE5vdGU+PENpdGU+PEF1dGhvcj5DYXJzb248L0F1dGhvcj48WWVhcj4yMDA2PC9ZZWFyPjxS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</w:fldData>
        </w:fldChar>
      </w:r>
      <w:r w:rsidR="00BF3B32">
        <w:rPr>
          <w:rFonts w:ascii="Times New Roman" w:hAnsi="Times New Roman"/>
          <w:color w:val="000000" w:themeColor="text1"/>
          <w:sz w:val="24"/>
          <w:szCs w:val="24"/>
        </w:rPr>
        <w:instrText xml:space="preserve"> ADDIN EN.CITE </w:instrText>
      </w:r>
      <w:r w:rsidR="00BF3B32">
        <w:rPr>
          <w:rFonts w:ascii="Times New Roman" w:hAnsi="Times New Roman"/>
          <w:color w:val="000000" w:themeColor="text1"/>
          <w:sz w:val="24"/>
          <w:szCs w:val="24"/>
        </w:rPr>
        <w:fldChar w:fldCharType="begin">
          <w:fldData xml:space="preserve">PEVuZE5vdGU+PENpdGU+PEF1dGhvcj5DYXJzb248L0F1dGhvcj48WWVhcj4yMDA2PC9ZZWFyPjxS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</w:fldData>
        </w:fldChar>
      </w:r>
      <w:r w:rsidR="00BF3B32">
        <w:rPr>
          <w:rFonts w:ascii="Times New Roman" w:hAnsi="Times New Roman"/>
          <w:color w:val="000000" w:themeColor="text1"/>
          <w:sz w:val="24"/>
          <w:szCs w:val="24"/>
        </w:rPr>
        <w:instrText xml:space="preserve"> ADDIN EN.CITE.DATA </w:instrText>
      </w:r>
      <w:r w:rsidR="00BF3B32">
        <w:rPr>
          <w:rFonts w:ascii="Times New Roman" w:hAnsi="Times New Roman"/>
          <w:color w:val="000000" w:themeColor="text1"/>
          <w:sz w:val="24"/>
          <w:szCs w:val="24"/>
        </w:rPr>
      </w:r>
      <w:r w:rsidR="00BF3B32">
        <w:rPr>
          <w:rFonts w:ascii="Times New Roman" w:hAnsi="Times New Roman"/>
          <w:color w:val="000000" w:themeColor="text1"/>
          <w:sz w:val="24"/>
          <w:szCs w:val="24"/>
        </w:rPr>
        <w:fldChar w:fldCharType="end"/>
      </w:r>
      <w:r w:rsidRPr="00BE5E5A">
        <w:rPr>
          <w:rFonts w:ascii="Times New Roman" w:hAnsi="Times New Roman"/>
          <w:color w:val="000000" w:themeColor="text1"/>
          <w:sz w:val="24"/>
          <w:szCs w:val="24"/>
        </w:rPr>
      </w:r>
      <w:r w:rsidRPr="00BE5E5A">
        <w:rPr>
          <w:rFonts w:ascii="Times New Roman" w:hAnsi="Times New Roman"/>
          <w:color w:val="000000" w:themeColor="text1"/>
          <w:sz w:val="24"/>
          <w:szCs w:val="24"/>
        </w:rPr>
        <w:fldChar w:fldCharType="separate"/>
      </w:r>
      <w:r w:rsidR="00BF3B32" w:rsidRPr="00BF3B32">
        <w:rPr>
          <w:rFonts w:ascii="Times New Roman" w:hAnsi="Times New Roman"/>
          <w:noProof/>
          <w:color w:val="000000" w:themeColor="text1"/>
          <w:sz w:val="24"/>
          <w:szCs w:val="24"/>
          <w:vertAlign w:val="superscript"/>
        </w:rPr>
        <w:t>13-15</w:t>
      </w:r>
      <w:r w:rsidRPr="00BE5E5A">
        <w:rPr>
          <w:rFonts w:ascii="Times New Roman" w:hAnsi="Times New Roman"/>
          <w:color w:val="000000" w:themeColor="text1"/>
          <w:sz w:val="24"/>
          <w:szCs w:val="24"/>
        </w:rPr>
        <w:fldChar w:fldCharType="end"/>
      </w:r>
      <w:r w:rsidRPr="004E0482">
        <w:rPr>
          <w:rFonts w:ascii="Times New Roman" w:hAnsi="Times New Roman"/>
          <w:color w:val="000000" w:themeColor="text1"/>
          <w:sz w:val="24"/>
          <w:szCs w:val="24"/>
        </w:rPr>
        <w:t xml:space="preserve"> A thorough understanding </w:t>
      </w:r>
      <w:r>
        <w:rPr>
          <w:rFonts w:ascii="Times New Roman" w:hAnsi="Times New Roman"/>
          <w:color w:val="000000" w:themeColor="text1"/>
          <w:sz w:val="24"/>
          <w:szCs w:val="24"/>
        </w:rPr>
        <w:t xml:space="preserve">of </w:t>
      </w:r>
      <w:r w:rsidRPr="004E0482">
        <w:rPr>
          <w:rFonts w:ascii="Times New Roman" w:hAnsi="Times New Roman"/>
          <w:color w:val="000000" w:themeColor="text1"/>
          <w:sz w:val="24"/>
          <w:szCs w:val="24"/>
        </w:rPr>
        <w:t>the long-term dynamics of seasonality</w:t>
      </w:r>
      <w:r>
        <w:rPr>
          <w:rFonts w:ascii="Times New Roman" w:hAnsi="Times New Roman"/>
          <w:color w:val="000000" w:themeColor="text1"/>
          <w:sz w:val="24"/>
          <w:szCs w:val="24"/>
        </w:rPr>
        <w:t xml:space="preserve"> of mortality</w:t>
      </w:r>
      <w:r w:rsidRPr="004E0482">
        <w:rPr>
          <w:rFonts w:ascii="Times New Roman" w:hAnsi="Times New Roman"/>
          <w:color w:val="000000" w:themeColor="text1"/>
          <w:sz w:val="24"/>
          <w:szCs w:val="24"/>
        </w:rPr>
        <w:t xml:space="preserve">, and its geographical and demographic patterns, is needed to identify at-risk groups, plan responses </w:t>
      </w:r>
      <w:r w:rsidR="006F7313">
        <w:rPr>
          <w:rFonts w:ascii="Times New Roman" w:hAnsi="Times New Roman"/>
          <w:color w:val="000000" w:themeColor="text1"/>
          <w:sz w:val="24"/>
          <w:szCs w:val="24"/>
        </w:rPr>
        <w:t>at the present time as well as</w:t>
      </w:r>
      <w:r w:rsidRPr="004E0482">
        <w:rPr>
          <w:rFonts w:ascii="Times New Roman" w:hAnsi="Times New Roman"/>
          <w:color w:val="000000" w:themeColor="text1"/>
          <w:sz w:val="24"/>
          <w:szCs w:val="24"/>
        </w:rPr>
        <w:t xml:space="preserve"> under changing climate conditions. </w:t>
      </w:r>
    </w:p>
    <w:p w14:paraId="0577B1A6" w14:textId="77777777" w:rsidR="000474A7" w:rsidRPr="004E0482" w:rsidRDefault="000474A7" w:rsidP="000A2B50">
      <w:pPr>
        <w:spacing w:after="0" w:line="480" w:lineRule="auto"/>
        <w:rPr>
          <w:rFonts w:ascii="Times New Roman" w:hAnsi="Times New Roman"/>
          <w:color w:val="000000" w:themeColor="text1"/>
          <w:sz w:val="24"/>
          <w:szCs w:val="24"/>
        </w:rPr>
      </w:pPr>
    </w:p>
    <w:p w14:paraId="2A52C881" w14:textId="11CB4984" w:rsidR="0007260F" w:rsidRPr="004E0482" w:rsidRDefault="0007260F" w:rsidP="003F6B5D">
      <w:pPr>
        <w:spacing w:after="0" w:line="480" w:lineRule="auto"/>
        <w:rPr>
          <w:rFonts w:ascii="Times New Roman" w:hAnsi="Times New Roman"/>
          <w:color w:val="000000" w:themeColor="text1"/>
          <w:sz w:val="24"/>
          <w:szCs w:val="24"/>
        </w:rPr>
      </w:pPr>
      <w:r w:rsidRPr="004E0482">
        <w:rPr>
          <w:rFonts w:ascii="Times New Roman" w:hAnsi="Times New Roman"/>
          <w:color w:val="000000" w:themeColor="text1"/>
          <w:sz w:val="24"/>
          <w:szCs w:val="24"/>
        </w:rPr>
        <w:t>Some studies, in one or more countries, have examined seasonality of death rates.</w:t>
      </w:r>
      <w:r w:rsidRPr="004E0482">
        <w:rPr>
          <w:rFonts w:ascii="Times New Roman" w:hAnsi="Times New Roman"/>
          <w:color w:val="000000" w:themeColor="text1"/>
          <w:sz w:val="24"/>
          <w:szCs w:val="24"/>
        </w:rPr>
        <w:fldChar w:fldCharType="begin">
          <w:fldData xml:space="preserve">PEVuZE5vdGU+PENpdGU+PEF1dGhvcj5Sb3NlbndhaWtlPC9BdXRob3I+PFllYXI+MTk2NjwvWWVh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</w:fldData>
        </w:fldChar>
      </w:r>
      <w:r w:rsidR="008B1C81">
        <w:rPr>
          <w:rFonts w:ascii="Times New Roman" w:hAnsi="Times New Roman"/>
          <w:color w:val="000000" w:themeColor="text1"/>
          <w:sz w:val="24"/>
          <w:szCs w:val="24"/>
        </w:rPr>
        <w:instrText xml:space="preserve"> ADDIN EN.CITE </w:instrText>
      </w:r>
      <w:r w:rsidR="008B1C81">
        <w:rPr>
          <w:rFonts w:ascii="Times New Roman" w:hAnsi="Times New Roman"/>
          <w:color w:val="000000" w:themeColor="text1"/>
          <w:sz w:val="24"/>
          <w:szCs w:val="24"/>
        </w:rPr>
        <w:fldChar w:fldCharType="begin">
          <w:fldData xml:space="preserve">PEVuZE5vdGU+PENpdGU+PEF1dGhvcj5Sb3NlbndhaWtlPC9BdXRob3I+PFllYXI+MTk2NjwvWWVh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</w:fldData>
        </w:fldChar>
      </w:r>
      <w:r w:rsidR="008B1C81">
        <w:rPr>
          <w:rFonts w:ascii="Times New Roman" w:hAnsi="Times New Roman"/>
          <w:color w:val="000000" w:themeColor="text1"/>
          <w:sz w:val="24"/>
          <w:szCs w:val="24"/>
        </w:rPr>
        <w:instrText xml:space="preserve"> ADDIN EN.CITE.DATA </w:instrText>
      </w:r>
      <w:r w:rsidR="008B1C81">
        <w:rPr>
          <w:rFonts w:ascii="Times New Roman" w:hAnsi="Times New Roman"/>
          <w:color w:val="000000" w:themeColor="text1"/>
          <w:sz w:val="24"/>
          <w:szCs w:val="24"/>
        </w:rPr>
      </w:r>
      <w:r w:rsidR="008B1C81">
        <w:rPr>
          <w:rFonts w:ascii="Times New Roman" w:hAnsi="Times New Roman"/>
          <w:color w:val="000000" w:themeColor="text1"/>
          <w:sz w:val="24"/>
          <w:szCs w:val="24"/>
        </w:rPr>
        <w:fldChar w:fldCharType="end"/>
      </w:r>
      <w:r w:rsidRPr="004E0482">
        <w:rPr>
          <w:rFonts w:ascii="Times New Roman" w:hAnsi="Times New Roman"/>
          <w:color w:val="000000" w:themeColor="text1"/>
          <w:sz w:val="24"/>
          <w:szCs w:val="24"/>
        </w:rPr>
        <w:fldChar w:fldCharType="separate"/>
      </w:r>
      <w:r w:rsidR="00BF3B32" w:rsidRPr="00BF3B32">
        <w:rPr>
          <w:rFonts w:ascii="Times New Roman" w:hAnsi="Times New Roman"/>
          <w:noProof/>
          <w:color w:val="000000" w:themeColor="text1"/>
          <w:sz w:val="24"/>
          <w:szCs w:val="24"/>
          <w:vertAlign w:val="superscript"/>
        </w:rPr>
        <w:t>4-9,11,16-23</w:t>
      </w:r>
      <w:r w:rsidRPr="004E0482">
        <w:rPr>
          <w:rFonts w:ascii="Times New Roman" w:hAnsi="Times New Roman"/>
          <w:color w:val="000000" w:themeColor="text1"/>
          <w:sz w:val="24"/>
          <w:szCs w:val="24"/>
        </w:rPr>
        <w:fldChar w:fldCharType="end"/>
      </w:r>
      <w:r w:rsidRPr="004E0482">
        <w:rPr>
          <w:rFonts w:ascii="Times New Roman" w:hAnsi="Times New Roman"/>
          <w:color w:val="000000" w:themeColor="text1"/>
          <w:sz w:val="24"/>
          <w:szCs w:val="24"/>
        </w:rPr>
        <w:t xml:space="preserve"> The </w:t>
      </w:r>
      <w:r>
        <w:rPr>
          <w:rFonts w:ascii="Times New Roman" w:hAnsi="Times New Roman"/>
          <w:color w:val="000000" w:themeColor="text1"/>
          <w:sz w:val="24"/>
          <w:szCs w:val="24"/>
        </w:rPr>
        <w:t>length of time</w:t>
      </w:r>
      <w:r w:rsidRPr="004E0482">
        <w:rPr>
          <w:rFonts w:ascii="Times New Roman" w:hAnsi="Times New Roman"/>
          <w:color w:val="000000" w:themeColor="text1"/>
          <w:sz w:val="24"/>
          <w:szCs w:val="24"/>
        </w:rPr>
        <w:t xml:space="preserve"> covered by these studies have ranged from a few years to </w:t>
      </w:r>
      <w:r w:rsidR="004253AD">
        <w:rPr>
          <w:rFonts w:ascii="Times New Roman" w:hAnsi="Times New Roman"/>
          <w:color w:val="000000" w:themeColor="text1"/>
          <w:sz w:val="24"/>
          <w:szCs w:val="24"/>
        </w:rPr>
        <w:t xml:space="preserve">over </w:t>
      </w:r>
      <w:r w:rsidRPr="004E0482">
        <w:rPr>
          <w:rFonts w:ascii="Times New Roman" w:hAnsi="Times New Roman"/>
          <w:color w:val="000000" w:themeColor="text1"/>
          <w:sz w:val="24"/>
          <w:szCs w:val="24"/>
        </w:rPr>
        <w:t>50 years. Regardless of duration, the methods used in these works – ranging from simple</w:t>
      </w:r>
      <w:r>
        <w:rPr>
          <w:rFonts w:ascii="Times New Roman" w:hAnsi="Times New Roman"/>
          <w:color w:val="000000" w:themeColor="text1"/>
          <w:sz w:val="24"/>
          <w:szCs w:val="24"/>
        </w:rPr>
        <w:t xml:space="preserve"> trend </w:t>
      </w:r>
      <w:r w:rsidRPr="004E0482">
        <w:rPr>
          <w:rFonts w:ascii="Times New Roman" w:hAnsi="Times New Roman"/>
          <w:color w:val="000000" w:themeColor="text1"/>
          <w:sz w:val="24"/>
          <w:szCs w:val="24"/>
        </w:rPr>
        <w:t xml:space="preserve"> moving average</w:t>
      </w:r>
      <w:r w:rsidRPr="004E0482">
        <w:rPr>
          <w:rFonts w:ascii="Times New Roman" w:hAnsi="Times New Roman"/>
          <w:color w:val="000000" w:themeColor="text1"/>
          <w:sz w:val="24"/>
          <w:szCs w:val="24"/>
        </w:rPr>
        <w:fldChar w:fldCharType="begin"/>
      </w:r>
      <w:r w:rsidR="00BF3B32">
        <w:rPr>
          <w:rFonts w:ascii="Times New Roman" w:hAnsi="Times New Roman"/>
          <w:color w:val="000000" w:themeColor="text1"/>
          <w:sz w:val="24"/>
          <w:szCs w:val="24"/>
        </w:rPr>
        <w:instrText xml:space="preserve"> ADDIN EN.CITE &lt;EndNote&gt;&lt;Cite&gt;&lt;Author&gt;Rosenwaike&lt;/Author&gt;&lt;Year&gt;1966&lt;/Year&gt;&lt;RecNum&gt;355&lt;/RecNum&gt;&lt;DisplayText&gt;&lt;style face="superscript"&gt;7,16&lt;/style&gt;&lt;/DisplayText&gt;&lt;record&gt;&lt;rec-number&gt;355&lt;/rec-number&gt;&lt;foreign-keys&gt;&lt;key app="EN" db-id="t0tw0zzvgt0wf4erero5steu5rx5tpas22wa" timestamp="1476199414"&gt;355&lt;/key&gt;&lt;/foreign-keys&gt;&lt;ref-type name="Journal Article"&gt;17&lt;/ref-type&gt;&lt;contributors&gt;&lt;authors&gt;&lt;author&gt;Rosenwaike, Ira&lt;/author&gt;&lt;/authors&gt;&lt;/contributors&gt;&lt;titles&gt;&lt;title&gt;Seasonal variation of deaths in the United States, 1951–1960&lt;/title&gt;&lt;secondary-title&gt;Journal of the American Statistical Association&lt;/secondary-title&gt;&lt;/titles&gt;&lt;periodical&gt;&lt;full-title&gt;Journal of the American Statistical Association&lt;/full-title&gt;&lt;/periodical&gt;&lt;pages&gt;706-719&lt;/pages&gt;&lt;volume&gt;61&lt;/volume&gt;&lt;number&gt;315&lt;/number&gt;&lt;dates&gt;&lt;year&gt;1966&lt;/year&gt;&lt;/dates&gt;&lt;isbn&gt;0162-1459&lt;/isbn&gt;&lt;urls&gt;&lt;/urls&gt;&lt;/record&gt;&lt;/Cite&gt;&lt;Cite&gt;&lt;Author&gt;Feinstein&lt;/Author&gt;&lt;Year&gt;2002&lt;/Year&gt;&lt;RecNum&gt;361&lt;/RecNum&gt;&lt;record&gt;&lt;rec-number&gt;361&lt;/rec-number&gt;&lt;foreign-keys&gt;&lt;key app="EN" db-id="t0tw0zzvgt0wf4erero5steu5rx5tpas22wa" timestamp="1477301883"&gt;361&lt;/key&gt;&lt;/foreign-keys&gt;&lt;ref-type name="Journal Article"&gt;17&lt;/ref-type&gt;&lt;contributors&gt;&lt;authors&gt;&lt;author&gt;Feinstein, Craig A&lt;/author&gt;&lt;/authors&gt;&lt;/contributors&gt;&lt;titles&gt;&lt;title&gt;Seasonality of deaths in the US by age and cause&lt;/title&gt;&lt;secondary-title&gt;Demographic Research&lt;/secondary-title&gt;&lt;/titles&gt;&lt;periodical&gt;&lt;full-title&gt;Demographic Research&lt;/full-title&gt;&lt;/periodical&gt;&lt;pages&gt;469-486&lt;/pages&gt;&lt;volume&gt;6&lt;/volume&gt;&lt;number&gt;17&lt;/number&gt;&lt;dates&gt;&lt;year&gt;2002&lt;/year&gt;&lt;/dates&gt;&lt;urls&gt;&lt;/urls&gt;&lt;/record&gt;&lt;/Cite&gt;&lt;/EndNote&gt;</w:instrText>
      </w:r>
      <w:r w:rsidRPr="004E0482">
        <w:rPr>
          <w:rFonts w:ascii="Times New Roman" w:hAnsi="Times New Roman"/>
          <w:color w:val="000000" w:themeColor="text1"/>
          <w:sz w:val="24"/>
          <w:szCs w:val="24"/>
        </w:rPr>
        <w:fldChar w:fldCharType="separate"/>
      </w:r>
      <w:r w:rsidR="00BF3B32" w:rsidRPr="00BF3B32">
        <w:rPr>
          <w:rFonts w:ascii="Times New Roman" w:hAnsi="Times New Roman"/>
          <w:noProof/>
          <w:color w:val="000000" w:themeColor="text1"/>
          <w:sz w:val="24"/>
          <w:szCs w:val="24"/>
          <w:vertAlign w:val="superscript"/>
        </w:rPr>
        <w:t>7,16</w:t>
      </w:r>
      <w:r w:rsidRPr="004E0482">
        <w:rPr>
          <w:rFonts w:ascii="Times New Roman" w:hAnsi="Times New Roman"/>
          <w:color w:val="000000" w:themeColor="text1"/>
          <w:sz w:val="24"/>
          <w:szCs w:val="24"/>
        </w:rPr>
        <w:fldChar w:fldCharType="end"/>
      </w:r>
      <w:r w:rsidRPr="004E0482">
        <w:rPr>
          <w:rFonts w:ascii="Times New Roman" w:hAnsi="Times New Roman"/>
          <w:color w:val="000000" w:themeColor="text1"/>
          <w:sz w:val="24"/>
          <w:szCs w:val="24"/>
        </w:rPr>
        <w:t xml:space="preserve"> to fitting periodic basis functions</w:t>
      </w:r>
      <w:r w:rsidRPr="004E0482">
        <w:rPr>
          <w:rFonts w:ascii="Times New Roman" w:hAnsi="Times New Roman"/>
          <w:color w:val="000000" w:themeColor="text1"/>
          <w:sz w:val="24"/>
          <w:szCs w:val="24"/>
        </w:rPr>
        <w:fldChar w:fldCharType="begin">
          <w:fldData xml:space="preserve">PEVuZE5vdGU+PENpdGU+PEF1dGhvcj5NYWNrZW5iYWNoPC9BdXRob3I+PFllYXI+MTk5MjwvWWVh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</w:fldData>
        </w:fldChar>
      </w:r>
      <w:r w:rsidR="00BF3B32">
        <w:rPr>
          <w:rFonts w:ascii="Times New Roman" w:hAnsi="Times New Roman"/>
          <w:color w:val="000000" w:themeColor="text1"/>
          <w:sz w:val="24"/>
          <w:szCs w:val="24"/>
        </w:rPr>
        <w:instrText xml:space="preserve"> ADDIN EN.CITE </w:instrText>
      </w:r>
      <w:r w:rsidR="00BF3B32">
        <w:rPr>
          <w:rFonts w:ascii="Times New Roman" w:hAnsi="Times New Roman"/>
          <w:color w:val="000000" w:themeColor="text1"/>
          <w:sz w:val="24"/>
          <w:szCs w:val="24"/>
        </w:rPr>
        <w:fldChar w:fldCharType="begin">
          <w:fldData xml:space="preserve">PEVuZE5vdGU+PENpdGU+PEF1dGhvcj5NYWNrZW5iYWNoPC9BdXRob3I+PFllYXI+MTk5MjwvWWVh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</w:fldData>
        </w:fldChar>
      </w:r>
      <w:r w:rsidR="00BF3B32">
        <w:rPr>
          <w:rFonts w:ascii="Times New Roman" w:hAnsi="Times New Roman"/>
          <w:color w:val="000000" w:themeColor="text1"/>
          <w:sz w:val="24"/>
          <w:szCs w:val="24"/>
        </w:rPr>
        <w:instrText xml:space="preserve"> ADDIN EN.CITE.DATA </w:instrText>
      </w:r>
      <w:r w:rsidR="00BF3B32">
        <w:rPr>
          <w:rFonts w:ascii="Times New Roman" w:hAnsi="Times New Roman"/>
          <w:color w:val="000000" w:themeColor="text1"/>
          <w:sz w:val="24"/>
          <w:szCs w:val="24"/>
        </w:rPr>
      </w:r>
      <w:r w:rsidR="00BF3B32">
        <w:rPr>
          <w:rFonts w:ascii="Times New Roman" w:hAnsi="Times New Roman"/>
          <w:color w:val="000000" w:themeColor="text1"/>
          <w:sz w:val="24"/>
          <w:szCs w:val="24"/>
        </w:rPr>
        <w:fldChar w:fldCharType="end"/>
      </w:r>
      <w:r w:rsidRPr="004E0482">
        <w:rPr>
          <w:rFonts w:ascii="Times New Roman" w:hAnsi="Times New Roman"/>
          <w:color w:val="000000" w:themeColor="text1"/>
          <w:sz w:val="24"/>
          <w:szCs w:val="24"/>
        </w:rPr>
      </w:r>
      <w:r w:rsidRPr="004E0482">
        <w:rPr>
          <w:rFonts w:ascii="Times New Roman" w:hAnsi="Times New Roman"/>
          <w:color w:val="000000" w:themeColor="text1"/>
          <w:sz w:val="24"/>
          <w:szCs w:val="24"/>
        </w:rPr>
        <w:fldChar w:fldCharType="separate"/>
      </w:r>
      <w:r w:rsidR="00BF3B32" w:rsidRPr="00BF3B32">
        <w:rPr>
          <w:rFonts w:ascii="Times New Roman" w:hAnsi="Times New Roman"/>
          <w:noProof/>
          <w:color w:val="000000" w:themeColor="text1"/>
          <w:sz w:val="24"/>
          <w:szCs w:val="24"/>
          <w:vertAlign w:val="superscript"/>
        </w:rPr>
        <w:t>6,17,18,21,23</w:t>
      </w:r>
      <w:r w:rsidRPr="004E0482">
        <w:rPr>
          <w:rFonts w:ascii="Times New Roman" w:hAnsi="Times New Roman"/>
          <w:color w:val="000000" w:themeColor="text1"/>
          <w:sz w:val="24"/>
          <w:szCs w:val="24"/>
        </w:rPr>
        <w:fldChar w:fldCharType="end"/>
      </w:r>
      <w:r w:rsidRPr="004E0482">
        <w:rPr>
          <w:rFonts w:ascii="Times New Roman" w:hAnsi="Times New Roman"/>
          <w:color w:val="000000" w:themeColor="text1"/>
          <w:sz w:val="24"/>
          <w:szCs w:val="24"/>
        </w:rPr>
        <w:t xml:space="preserve"> – were unable to characterise </w:t>
      </w:r>
      <w:r>
        <w:rPr>
          <w:rFonts w:ascii="Times New Roman" w:hAnsi="Times New Roman"/>
          <w:color w:val="000000" w:themeColor="text1"/>
          <w:sz w:val="24"/>
          <w:szCs w:val="24"/>
        </w:rPr>
        <w:t>how</w:t>
      </w:r>
      <w:r w:rsidRPr="004E0482">
        <w:rPr>
          <w:rFonts w:ascii="Times New Roman" w:hAnsi="Times New Roman"/>
          <w:color w:val="000000" w:themeColor="text1"/>
          <w:sz w:val="24"/>
          <w:szCs w:val="24"/>
        </w:rPr>
        <w:t xml:space="preserve"> seasonality </w:t>
      </w:r>
      <w:r>
        <w:rPr>
          <w:rFonts w:ascii="Times New Roman" w:hAnsi="Times New Roman"/>
          <w:color w:val="000000" w:themeColor="text1"/>
          <w:sz w:val="24"/>
          <w:szCs w:val="24"/>
        </w:rPr>
        <w:t xml:space="preserve">of mortality has changed </w:t>
      </w:r>
      <w:r w:rsidRPr="004E0482">
        <w:rPr>
          <w:rFonts w:ascii="Times New Roman" w:hAnsi="Times New Roman"/>
          <w:color w:val="000000" w:themeColor="text1"/>
          <w:sz w:val="24"/>
          <w:szCs w:val="24"/>
        </w:rPr>
        <w:t>over time; many also require a-priori assumptions on how frequently (e.g., every 12 months versus another frequency) the repeated death rate pattern occurs. Few of the previous studies have analysed seasonality by age and sex,</w:t>
      </w:r>
      <w:r w:rsidRPr="004E0482">
        <w:rPr>
          <w:rFonts w:ascii="Times New Roman" w:hAnsi="Times New Roman"/>
          <w:color w:val="000000" w:themeColor="text1"/>
          <w:sz w:val="24"/>
          <w:szCs w:val="24"/>
        </w:rPr>
        <w:fldChar w:fldCharType="begin">
          <w:fldData xml:space="preserve">PEVuZE5vdGU+PENpdGU+PEF1dGhvcj5HZW1tZWxsPC9BdXRob3I+PFllYXI+MjAwMDwvWWVhcj48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</w:fldData>
        </w:fldChar>
      </w:r>
      <w:r w:rsidR="00BF3B32">
        <w:rPr>
          <w:rFonts w:ascii="Times New Roman" w:hAnsi="Times New Roman"/>
          <w:color w:val="000000" w:themeColor="text1"/>
          <w:sz w:val="24"/>
          <w:szCs w:val="24"/>
        </w:rPr>
        <w:instrText xml:space="preserve"> ADDIN EN.CITE </w:instrText>
      </w:r>
      <w:r w:rsidR="00BF3B32">
        <w:rPr>
          <w:rFonts w:ascii="Times New Roman" w:hAnsi="Times New Roman"/>
          <w:color w:val="000000" w:themeColor="text1"/>
          <w:sz w:val="24"/>
          <w:szCs w:val="24"/>
        </w:rPr>
        <w:fldChar w:fldCharType="begin">
          <w:fldData xml:space="preserve">PEVuZE5vdGU+PENpdGU+PEF1dGhvcj5HZW1tZWxsPC9BdXRob3I+PFllYXI+MjAwMDwvWWVhcj48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</w:fldData>
        </w:fldChar>
      </w:r>
      <w:r w:rsidR="00BF3B32">
        <w:rPr>
          <w:rFonts w:ascii="Times New Roman" w:hAnsi="Times New Roman"/>
          <w:color w:val="000000" w:themeColor="text1"/>
          <w:sz w:val="24"/>
          <w:szCs w:val="24"/>
        </w:rPr>
        <w:instrText xml:space="preserve"> ADDIN EN.CITE.DATA </w:instrText>
      </w:r>
      <w:r w:rsidR="00BF3B32">
        <w:rPr>
          <w:rFonts w:ascii="Times New Roman" w:hAnsi="Times New Roman"/>
          <w:color w:val="000000" w:themeColor="text1"/>
          <w:sz w:val="24"/>
          <w:szCs w:val="24"/>
        </w:rPr>
      </w:r>
      <w:r w:rsidR="00BF3B32">
        <w:rPr>
          <w:rFonts w:ascii="Times New Roman" w:hAnsi="Times New Roman"/>
          <w:color w:val="000000" w:themeColor="text1"/>
          <w:sz w:val="24"/>
          <w:szCs w:val="24"/>
        </w:rPr>
        <w:fldChar w:fldCharType="end"/>
      </w:r>
      <w:r w:rsidRPr="004E0482">
        <w:rPr>
          <w:rFonts w:ascii="Times New Roman" w:hAnsi="Times New Roman"/>
          <w:color w:val="000000" w:themeColor="text1"/>
          <w:sz w:val="24"/>
          <w:szCs w:val="24"/>
        </w:rPr>
      </w:r>
      <w:r w:rsidRPr="004E0482">
        <w:rPr>
          <w:rFonts w:ascii="Times New Roman" w:hAnsi="Times New Roman"/>
          <w:color w:val="000000" w:themeColor="text1"/>
          <w:sz w:val="24"/>
          <w:szCs w:val="24"/>
        </w:rPr>
        <w:fldChar w:fldCharType="separate"/>
      </w:r>
      <w:r w:rsidR="00BF3B32" w:rsidRPr="00BF3B32">
        <w:rPr>
          <w:rFonts w:ascii="Times New Roman" w:hAnsi="Times New Roman"/>
          <w:noProof/>
          <w:color w:val="000000" w:themeColor="text1"/>
          <w:sz w:val="24"/>
          <w:szCs w:val="24"/>
          <w:vertAlign w:val="superscript"/>
        </w:rPr>
        <w:t>6-8</w:t>
      </w:r>
      <w:r w:rsidRPr="004E0482">
        <w:rPr>
          <w:rFonts w:ascii="Times New Roman" w:hAnsi="Times New Roman"/>
          <w:color w:val="000000" w:themeColor="text1"/>
          <w:sz w:val="24"/>
          <w:szCs w:val="24"/>
        </w:rPr>
        <w:fldChar w:fldCharType="end"/>
      </w:r>
      <w:r w:rsidRPr="004E0482">
        <w:rPr>
          <w:rFonts w:ascii="Times New Roman" w:hAnsi="Times New Roman"/>
          <w:color w:val="000000" w:themeColor="text1"/>
          <w:sz w:val="24"/>
          <w:szCs w:val="24"/>
        </w:rPr>
        <w:t xml:space="preserve"> even though the main medical and behavioural causes of death</w:t>
      </w:r>
      <w:r w:rsidRPr="00410B18">
        <w:rPr>
          <w:rFonts w:ascii="Times New Roman" w:hAnsi="Times New Roman"/>
          <w:color w:val="000000" w:themeColor="text1"/>
          <w:sz w:val="24"/>
          <w:szCs w:val="24"/>
        </w:rPr>
        <w:t xml:space="preserve"> </w:t>
      </w:r>
      <w:r w:rsidRPr="004E0482">
        <w:rPr>
          <w:rFonts w:ascii="Times New Roman" w:hAnsi="Times New Roman"/>
          <w:color w:val="000000" w:themeColor="text1"/>
          <w:sz w:val="24"/>
          <w:szCs w:val="24"/>
        </w:rPr>
        <w:t>vary for popu</w:t>
      </w:r>
      <w:r>
        <w:rPr>
          <w:rFonts w:ascii="Times New Roman" w:hAnsi="Times New Roman"/>
          <w:color w:val="000000" w:themeColor="text1"/>
          <w:sz w:val="24"/>
          <w:szCs w:val="24"/>
        </w:rPr>
        <w:t>lation subgroups</w:t>
      </w:r>
      <w:r w:rsidRPr="004E0482">
        <w:rPr>
          <w:rFonts w:ascii="Times New Roman" w:hAnsi="Times New Roman"/>
          <w:color w:val="000000" w:themeColor="text1"/>
          <w:sz w:val="24"/>
          <w:szCs w:val="24"/>
        </w:rPr>
        <w:t xml:space="preserve">, </w:t>
      </w:r>
      <w:r>
        <w:rPr>
          <w:rFonts w:ascii="Times New Roman" w:hAnsi="Times New Roman"/>
          <w:color w:val="000000" w:themeColor="text1"/>
          <w:sz w:val="24"/>
          <w:szCs w:val="24"/>
        </w:rPr>
        <w:t xml:space="preserve">which may lead to different </w:t>
      </w:r>
      <w:r w:rsidRPr="004E0482">
        <w:rPr>
          <w:rFonts w:ascii="Times New Roman" w:hAnsi="Times New Roman"/>
          <w:color w:val="000000" w:themeColor="text1"/>
          <w:sz w:val="24"/>
          <w:szCs w:val="24"/>
        </w:rPr>
        <w:t>seasonal</w:t>
      </w:r>
      <w:r>
        <w:rPr>
          <w:rFonts w:ascii="Times New Roman" w:hAnsi="Times New Roman"/>
          <w:color w:val="000000" w:themeColor="text1"/>
          <w:sz w:val="24"/>
          <w:szCs w:val="24"/>
        </w:rPr>
        <w:t xml:space="preserve"> patterns. Similarly</w:t>
      </w:r>
      <w:r w:rsidR="001C124F">
        <w:rPr>
          <w:rFonts w:ascii="Times New Roman" w:hAnsi="Times New Roman"/>
          <w:color w:val="000000" w:themeColor="text1"/>
          <w:sz w:val="24"/>
          <w:szCs w:val="24"/>
        </w:rPr>
        <w:t>,</w:t>
      </w:r>
      <w:r>
        <w:rPr>
          <w:rFonts w:ascii="Times New Roman" w:hAnsi="Times New Roman"/>
          <w:color w:val="000000" w:themeColor="text1"/>
          <w:sz w:val="24"/>
          <w:szCs w:val="24"/>
        </w:rPr>
        <w:t xml:space="preserve"> none has also done so </w:t>
      </w:r>
      <w:r w:rsidR="004E6709">
        <w:rPr>
          <w:rFonts w:ascii="Times New Roman" w:hAnsi="Times New Roman"/>
          <w:color w:val="000000" w:themeColor="text1"/>
          <w:sz w:val="24"/>
          <w:szCs w:val="24"/>
        </w:rPr>
        <w:t xml:space="preserve">simultaneously </w:t>
      </w:r>
      <w:r>
        <w:rPr>
          <w:rFonts w:ascii="Times New Roman" w:hAnsi="Times New Roman"/>
          <w:color w:val="000000" w:themeColor="text1"/>
          <w:sz w:val="24"/>
          <w:szCs w:val="24"/>
        </w:rPr>
        <w:t xml:space="preserve">by </w:t>
      </w:r>
      <w:r w:rsidR="001C124F">
        <w:rPr>
          <w:rFonts w:ascii="Times New Roman" w:hAnsi="Times New Roman"/>
          <w:color w:val="000000" w:themeColor="text1"/>
          <w:sz w:val="24"/>
          <w:szCs w:val="24"/>
        </w:rPr>
        <w:t>age</w:t>
      </w:r>
      <w:r w:rsidR="004E6709">
        <w:rPr>
          <w:rFonts w:ascii="Times New Roman" w:hAnsi="Times New Roman"/>
          <w:color w:val="000000" w:themeColor="text1"/>
          <w:sz w:val="24"/>
          <w:szCs w:val="24"/>
        </w:rPr>
        <w:t>,</w:t>
      </w:r>
      <w:r w:rsidR="001C124F">
        <w:rPr>
          <w:rFonts w:ascii="Times New Roman" w:hAnsi="Times New Roman"/>
          <w:color w:val="000000" w:themeColor="text1"/>
          <w:sz w:val="24"/>
          <w:szCs w:val="24"/>
        </w:rPr>
        <w:t xml:space="preserve"> sex, </w:t>
      </w:r>
      <w:r w:rsidR="004E6709">
        <w:rPr>
          <w:rFonts w:ascii="Times New Roman" w:hAnsi="Times New Roman"/>
          <w:color w:val="000000" w:themeColor="text1"/>
          <w:sz w:val="24"/>
          <w:szCs w:val="24"/>
        </w:rPr>
        <w:t>and geography</w:t>
      </w:r>
      <w:r w:rsidRPr="005B11E3">
        <w:rPr>
          <w:rFonts w:ascii="Times New Roman" w:hAnsi="Times New Roman"/>
          <w:color w:val="000000" w:themeColor="text1"/>
          <w:sz w:val="24"/>
          <w:szCs w:val="24"/>
        </w:rPr>
        <w:t xml:space="preserve">, even though both temperature and </w:t>
      </w:r>
      <w:r>
        <w:rPr>
          <w:rFonts w:ascii="Times New Roman" w:hAnsi="Times New Roman"/>
          <w:color w:val="000000" w:themeColor="text1"/>
          <w:sz w:val="24"/>
          <w:szCs w:val="24"/>
        </w:rPr>
        <w:t>its</w:t>
      </w:r>
      <w:r w:rsidRPr="005B11E3">
        <w:rPr>
          <w:rFonts w:ascii="Times New Roman" w:hAnsi="Times New Roman"/>
          <w:color w:val="000000" w:themeColor="text1"/>
          <w:sz w:val="24"/>
          <w:szCs w:val="24"/>
        </w:rPr>
        <w:t xml:space="preserve"> health effects vary geographically.</w:t>
      </w:r>
      <w:r w:rsidRPr="005B11E3">
        <w:rPr>
          <w:rFonts w:ascii="Times New Roman" w:hAnsi="Times New Roman"/>
          <w:color w:val="000000" w:themeColor="text1"/>
          <w:sz w:val="24"/>
          <w:szCs w:val="24"/>
        </w:rPr>
        <w:fldChar w:fldCharType="begin">
          <w:fldData xml:space="preserve">PEVuZE5vdGU+PENpdGU+PEF1dGhvcj5NZWRpbmEtUmFtb248L0F1dGhvcj48WWVhcj4yMDA3PC9Z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</w:fldData>
        </w:fldChar>
      </w:r>
      <w:r w:rsidR="00BF3B32">
        <w:rPr>
          <w:rFonts w:ascii="Times New Roman" w:hAnsi="Times New Roman"/>
          <w:color w:val="000000" w:themeColor="text1"/>
          <w:sz w:val="24"/>
          <w:szCs w:val="24"/>
        </w:rPr>
        <w:instrText xml:space="preserve"> ADDIN EN.CITE </w:instrText>
      </w:r>
      <w:r w:rsidR="00BF3B32">
        <w:rPr>
          <w:rFonts w:ascii="Times New Roman" w:hAnsi="Times New Roman"/>
          <w:color w:val="000000" w:themeColor="text1"/>
          <w:sz w:val="24"/>
          <w:szCs w:val="24"/>
        </w:rPr>
        <w:fldChar w:fldCharType="begin">
          <w:fldData xml:space="preserve">PEVuZE5vdGU+PENpdGU+PEF1dGhvcj5NZWRpbmEtUmFtb248L0F1dGhvcj48WWVhcj4yMDA3PC9Z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</w:fldData>
        </w:fldChar>
      </w:r>
      <w:r w:rsidR="00BF3B32">
        <w:rPr>
          <w:rFonts w:ascii="Times New Roman" w:hAnsi="Times New Roman"/>
          <w:color w:val="000000" w:themeColor="text1"/>
          <w:sz w:val="24"/>
          <w:szCs w:val="24"/>
        </w:rPr>
        <w:instrText xml:space="preserve"> ADDIN EN.CITE.DATA </w:instrText>
      </w:r>
      <w:r w:rsidR="00BF3B32">
        <w:rPr>
          <w:rFonts w:ascii="Times New Roman" w:hAnsi="Times New Roman"/>
          <w:color w:val="000000" w:themeColor="text1"/>
          <w:sz w:val="24"/>
          <w:szCs w:val="24"/>
        </w:rPr>
      </w:r>
      <w:r w:rsidR="00BF3B32">
        <w:rPr>
          <w:rFonts w:ascii="Times New Roman" w:hAnsi="Times New Roman"/>
          <w:color w:val="000000" w:themeColor="text1"/>
          <w:sz w:val="24"/>
          <w:szCs w:val="24"/>
        </w:rPr>
        <w:fldChar w:fldCharType="end"/>
      </w:r>
      <w:r w:rsidRPr="005B11E3">
        <w:rPr>
          <w:rFonts w:ascii="Times New Roman" w:hAnsi="Times New Roman"/>
          <w:color w:val="000000" w:themeColor="text1"/>
          <w:sz w:val="24"/>
          <w:szCs w:val="24"/>
        </w:rPr>
      </w:r>
      <w:r w:rsidRPr="005B11E3">
        <w:rPr>
          <w:rFonts w:ascii="Times New Roman" w:hAnsi="Times New Roman"/>
          <w:color w:val="000000" w:themeColor="text1"/>
          <w:sz w:val="24"/>
          <w:szCs w:val="24"/>
        </w:rPr>
        <w:fldChar w:fldCharType="separate"/>
      </w:r>
      <w:r w:rsidR="00BF3B32" w:rsidRPr="00BF3B32">
        <w:rPr>
          <w:rFonts w:ascii="Times New Roman" w:hAnsi="Times New Roman"/>
          <w:noProof/>
          <w:color w:val="000000" w:themeColor="text1"/>
          <w:sz w:val="24"/>
          <w:szCs w:val="24"/>
          <w:vertAlign w:val="superscript"/>
        </w:rPr>
        <w:t>9-11,24</w:t>
      </w:r>
      <w:r w:rsidRPr="005B11E3">
        <w:rPr>
          <w:rFonts w:ascii="Times New Roman" w:hAnsi="Times New Roman"/>
          <w:color w:val="000000" w:themeColor="text1"/>
          <w:sz w:val="24"/>
          <w:szCs w:val="24"/>
        </w:rPr>
        <w:fldChar w:fldCharType="end"/>
      </w:r>
      <w:r w:rsidRPr="004E0482">
        <w:rPr>
          <w:rFonts w:ascii="Times New Roman" w:hAnsi="Times New Roman"/>
          <w:color w:val="000000" w:themeColor="text1"/>
          <w:sz w:val="24"/>
          <w:szCs w:val="24"/>
        </w:rPr>
        <w:t xml:space="preserve"> </w:t>
      </w:r>
      <w:r w:rsidR="004E6709">
        <w:rPr>
          <w:rFonts w:ascii="Times New Roman" w:hAnsi="Times New Roman"/>
          <w:color w:val="000000" w:themeColor="text1"/>
          <w:sz w:val="24"/>
          <w:szCs w:val="24"/>
        </w:rPr>
        <w:t xml:space="preserve">To </w:t>
      </w:r>
      <w:r w:rsidR="004E6709" w:rsidRPr="004E0482">
        <w:rPr>
          <w:rFonts w:ascii="Times New Roman" w:hAnsi="Times New Roman"/>
          <w:color w:val="000000" w:themeColor="text1"/>
          <w:sz w:val="24"/>
          <w:szCs w:val="24"/>
        </w:rPr>
        <w:t xml:space="preserve">comprehensively characterise the demographic, spatial </w:t>
      </w:r>
      <w:r w:rsidR="004E6709" w:rsidRPr="004E0482">
        <w:rPr>
          <w:rFonts w:ascii="Times New Roman" w:hAnsi="Times New Roman"/>
          <w:color w:val="000000" w:themeColor="text1"/>
          <w:sz w:val="24"/>
          <w:szCs w:val="24"/>
        </w:rPr>
        <w:lastRenderedPageBreak/>
        <w:t>and temporal patterns of mortality seasonality in the entire USA</w:t>
      </w:r>
      <w:r w:rsidR="003F6B5D">
        <w:rPr>
          <w:rFonts w:ascii="Times New Roman" w:hAnsi="Times New Roman"/>
          <w:color w:val="000000" w:themeColor="text1"/>
          <w:sz w:val="24"/>
          <w:szCs w:val="24"/>
        </w:rPr>
        <w:t>,</w:t>
      </w:r>
      <w:r w:rsidR="004E6709" w:rsidRPr="004E0482">
        <w:rPr>
          <w:rFonts w:ascii="Times New Roman" w:hAnsi="Times New Roman"/>
          <w:color w:val="000000" w:themeColor="text1"/>
          <w:sz w:val="24"/>
          <w:szCs w:val="24"/>
        </w:rPr>
        <w:t xml:space="preserve"> </w:t>
      </w:r>
      <w:r w:rsidR="003F6B5D">
        <w:rPr>
          <w:rFonts w:ascii="Times New Roman" w:hAnsi="Times New Roman"/>
          <w:color w:val="000000" w:themeColor="text1"/>
          <w:sz w:val="24"/>
          <w:szCs w:val="24"/>
        </w:rPr>
        <w:t>w</w:t>
      </w:r>
      <w:r w:rsidR="003F6B5D" w:rsidRPr="004E0482">
        <w:rPr>
          <w:rFonts w:ascii="Times New Roman" w:hAnsi="Times New Roman"/>
          <w:color w:val="000000" w:themeColor="text1"/>
          <w:sz w:val="24"/>
          <w:szCs w:val="24"/>
        </w:rPr>
        <w:t xml:space="preserve">e </w:t>
      </w:r>
      <w:r w:rsidR="003F6B5D">
        <w:rPr>
          <w:rFonts w:ascii="Times New Roman" w:hAnsi="Times New Roman"/>
          <w:color w:val="000000" w:themeColor="text1"/>
          <w:sz w:val="24"/>
          <w:szCs w:val="24"/>
        </w:rPr>
        <w:t>applied</w:t>
      </w:r>
      <w:r w:rsidR="003F6B5D" w:rsidRPr="004E0482">
        <w:rPr>
          <w:rFonts w:ascii="Times New Roman" w:hAnsi="Times New Roman"/>
          <w:color w:val="000000" w:themeColor="text1"/>
          <w:sz w:val="24"/>
          <w:szCs w:val="24"/>
        </w:rPr>
        <w:t xml:space="preserve"> </w:t>
      </w:r>
      <w:r w:rsidRPr="004E0482">
        <w:rPr>
          <w:rFonts w:ascii="Times New Roman" w:hAnsi="Times New Roman"/>
          <w:color w:val="000000" w:themeColor="text1"/>
          <w:sz w:val="24"/>
          <w:szCs w:val="24"/>
        </w:rPr>
        <w:t>wavelet analytical techniques that have been used to study the dynamics of weather phenomena</w:t>
      </w:r>
      <w:r w:rsidRPr="004E0482">
        <w:rPr>
          <w:rFonts w:ascii="Times New Roman" w:hAnsi="Times New Roman"/>
          <w:color w:val="000000" w:themeColor="text1"/>
          <w:sz w:val="24"/>
          <w:szCs w:val="24"/>
        </w:rPr>
        <w:fldChar w:fldCharType="begin"/>
      </w:r>
      <w:r w:rsidR="00BF3B32">
        <w:rPr>
          <w:rFonts w:ascii="Times New Roman" w:hAnsi="Times New Roman"/>
          <w:color w:val="000000" w:themeColor="text1"/>
          <w:sz w:val="24"/>
          <w:szCs w:val="24"/>
        </w:rPr>
        <w:instrText xml:space="preserve"> ADDIN EN.CITE &lt;EndNote&gt;&lt;Cite&gt;&lt;Author&gt;Moy&lt;/Author&gt;&lt;Year&gt;2002&lt;/Year&gt;&lt;RecNum&gt;631&lt;/RecNum&gt;&lt;DisplayText&gt;&lt;style face="superscript"&gt;25&lt;/style&gt;&lt;/DisplayText&gt;&lt;record&gt;&lt;rec-number&gt;631&lt;/rec-number&gt;&lt;foreign-keys&gt;&lt;key app="EN" db-id="t0tw0zzvgt0wf4erero5steu5rx5tpas22wa" timestamp="1481582192"&gt;631&lt;/key&gt;&lt;/foreign-keys&gt;&lt;ref-type name="Journal Article"&gt;17&lt;/ref-type&gt;&lt;contributors&gt;&lt;authors&gt;&lt;author&gt;Moy, C. M.&lt;/author&gt;&lt;author&gt;Seltzer, G. O.&lt;/author&gt;&lt;author&gt;Rodbell, D. T.&lt;/author&gt;&lt;author&gt;Anderson, D. M.&lt;/author&gt;&lt;/authors&gt;&lt;/contributors&gt;&lt;auth-address&gt;Department of Earth Sciences, 204 Heroy Geology Laboratory, Syracuse University, Syracuse, New York 13244, USA. moyc@stanford.edu&lt;/auth-address&gt;&lt;titles&gt;&lt;title&gt;Variability of El Nino/Southern Oscillation activity at millennial timescales during the Holocene epoch&lt;/title&gt;&lt;secondary-title&gt;Nature&lt;/secondary-title&gt;&lt;/titles&gt;&lt;periodical&gt;&lt;full-title&gt;Nature&lt;/full-title&gt;&lt;/periodical&gt;&lt;pages&gt;162-5&lt;/pages&gt;&lt;volume&gt;420&lt;/volume&gt;&lt;number&gt;6912&lt;/number&gt;&lt;keywords&gt;&lt;keyword&gt;Carbon/metabolism&lt;/keyword&gt;&lt;keyword&gt;*Climate&lt;/keyword&gt;&lt;keyword&gt;Ecuador&lt;/keyword&gt;&lt;keyword&gt;Fossils&lt;/keyword&gt;&lt;keyword&gt;Geologic Sediments/analysis&lt;/keyword&gt;&lt;keyword&gt;Oceans and Seas&lt;/keyword&gt;&lt;keyword&gt;Peru&lt;/keyword&gt;&lt;keyword&gt;Pollen&lt;/keyword&gt;&lt;keyword&gt;Temperature&lt;/keyword&gt;&lt;keyword&gt;Time Factors&lt;/keyword&gt;&lt;keyword&gt;*Weather&lt;/keyword&gt;&lt;/keywords&gt;&lt;dates&gt;&lt;year&gt;2002&lt;/year&gt;&lt;pub-dates&gt;&lt;date&gt;Nov 14&lt;/date&gt;&lt;/pub-dates&gt;&lt;/dates&gt;&lt;isbn&gt;0028-0836 (Print)&amp;#xD;0028-0836 (Linking)&lt;/isbn&gt;&lt;accession-num&gt;12432388&lt;/accession-num&gt;&lt;urls&gt;&lt;related-urls&gt;&lt;url&gt;https://www.ncbi.nlm.nih.gov/pubmed/12432388&lt;/url&gt;&lt;/related-urls&gt;&lt;/urls&gt;&lt;electronic-resource-num&gt;10.1038/nature01194&lt;/electronic-resource-num&gt;&lt;/record&gt;&lt;/Cite&gt;&lt;/EndNote&gt;</w:instrText>
      </w:r>
      <w:r w:rsidRPr="004E0482">
        <w:rPr>
          <w:rFonts w:ascii="Times New Roman" w:hAnsi="Times New Roman"/>
          <w:color w:val="000000" w:themeColor="text1"/>
          <w:sz w:val="24"/>
          <w:szCs w:val="24"/>
        </w:rPr>
        <w:fldChar w:fldCharType="separate"/>
      </w:r>
      <w:r w:rsidR="00BF3B32" w:rsidRPr="00BF3B32">
        <w:rPr>
          <w:rFonts w:ascii="Times New Roman" w:hAnsi="Times New Roman"/>
          <w:noProof/>
          <w:color w:val="000000" w:themeColor="text1"/>
          <w:sz w:val="24"/>
          <w:szCs w:val="24"/>
          <w:vertAlign w:val="superscript"/>
        </w:rPr>
        <w:t>25</w:t>
      </w:r>
      <w:r w:rsidRPr="004E0482">
        <w:rPr>
          <w:rFonts w:ascii="Times New Roman" w:hAnsi="Times New Roman"/>
          <w:color w:val="000000" w:themeColor="text1"/>
          <w:sz w:val="24"/>
          <w:szCs w:val="24"/>
        </w:rPr>
        <w:fldChar w:fldCharType="end"/>
      </w:r>
      <w:r w:rsidRPr="004E0482">
        <w:rPr>
          <w:rFonts w:ascii="Times New Roman" w:hAnsi="Times New Roman"/>
          <w:color w:val="000000" w:themeColor="text1"/>
          <w:sz w:val="24"/>
          <w:szCs w:val="24"/>
        </w:rPr>
        <w:t xml:space="preserve"> and infectious diseases</w:t>
      </w:r>
      <w:r w:rsidRPr="004E0482">
        <w:rPr>
          <w:rFonts w:ascii="Times New Roman" w:hAnsi="Times New Roman"/>
          <w:color w:val="000000" w:themeColor="text1"/>
          <w:sz w:val="24"/>
          <w:szCs w:val="24"/>
        </w:rPr>
        <w:fldChar w:fldCharType="begin"/>
      </w:r>
      <w:r w:rsidR="00BF3B32">
        <w:rPr>
          <w:rFonts w:ascii="Times New Roman" w:hAnsi="Times New Roman"/>
          <w:color w:val="000000" w:themeColor="text1"/>
          <w:sz w:val="24"/>
          <w:szCs w:val="24"/>
        </w:rPr>
        <w:instrText xml:space="preserve"> ADDIN EN.CITE &lt;EndNote&gt;&lt;Cite&gt;&lt;Author&gt;Grenfell&lt;/Author&gt;&lt;Year&gt;2001&lt;/Year&gt;&lt;RecNum&gt;444&lt;/RecNum&gt;&lt;DisplayText&gt;&lt;style face="superscript"&gt;26&lt;/style&gt;&lt;/DisplayText&gt;&lt;record&gt;&lt;rec-number&gt;444&lt;/rec-number&gt;&lt;foreign-keys&gt;&lt;key app="EN" db-id="t0tw0zzvgt0wf4erero5steu5rx5tpas22wa" timestamp="1480015881"&gt;444&lt;/key&gt;&lt;/foreign-keys&gt;&lt;ref-type name="Journal Article"&gt;17&lt;/ref-type&gt;&lt;contributors&gt;&lt;authors&gt;&lt;author&gt;Grenfell, BT&lt;/author&gt;&lt;author&gt;Bjørnstad, ON&lt;/author&gt;&lt;author&gt;Kappey, J&lt;/author&gt;&lt;/authors&gt;&lt;/contributors&gt;&lt;titles&gt;&lt;title&gt;Travelling waves and spatial hierarchies in measles epidemics&lt;/title&gt;&lt;secondary-title&gt;Nature&lt;/secondary-title&gt;&lt;/titles&gt;&lt;periodical&gt;&lt;full-title&gt;Nature&lt;/full-title&gt;&lt;/periodical&gt;&lt;pages&gt;716-723&lt;/pages&gt;&lt;volume&gt;414&lt;/volume&gt;&lt;number&gt;6865&lt;/number&gt;&lt;dates&gt;&lt;year&gt;2001&lt;/year&gt;&lt;/dates&gt;&lt;isbn&gt;0028-0836&lt;/isbn&gt;&lt;urls&gt;&lt;/urls&gt;&lt;/record&gt;&lt;/Cite&gt;&lt;/EndNote&gt;</w:instrText>
      </w:r>
      <w:r w:rsidRPr="004E0482">
        <w:rPr>
          <w:rFonts w:ascii="Times New Roman" w:hAnsi="Times New Roman"/>
          <w:color w:val="000000" w:themeColor="text1"/>
          <w:sz w:val="24"/>
          <w:szCs w:val="24"/>
        </w:rPr>
        <w:fldChar w:fldCharType="separate"/>
      </w:r>
      <w:r w:rsidR="00BF3B32" w:rsidRPr="00BF3B32">
        <w:rPr>
          <w:rFonts w:ascii="Times New Roman" w:hAnsi="Times New Roman"/>
          <w:noProof/>
          <w:color w:val="000000" w:themeColor="text1"/>
          <w:sz w:val="24"/>
          <w:szCs w:val="24"/>
          <w:vertAlign w:val="superscript"/>
        </w:rPr>
        <w:t>26</w:t>
      </w:r>
      <w:r w:rsidRPr="004E0482">
        <w:rPr>
          <w:rFonts w:ascii="Times New Roman" w:hAnsi="Times New Roman"/>
          <w:color w:val="000000" w:themeColor="text1"/>
          <w:sz w:val="24"/>
          <w:szCs w:val="24"/>
        </w:rPr>
        <w:fldChar w:fldCharType="end"/>
      </w:r>
      <w:r w:rsidRPr="004E0482">
        <w:rPr>
          <w:rFonts w:ascii="Times New Roman" w:hAnsi="Times New Roman"/>
          <w:color w:val="000000" w:themeColor="text1"/>
          <w:sz w:val="24"/>
          <w:szCs w:val="24"/>
        </w:rPr>
        <w:t xml:space="preserve"> to </w:t>
      </w:r>
      <w:r w:rsidR="003F6B5D">
        <w:rPr>
          <w:rFonts w:ascii="Times New Roman" w:hAnsi="Times New Roman"/>
          <w:color w:val="000000" w:themeColor="text1"/>
          <w:sz w:val="24"/>
          <w:szCs w:val="24"/>
        </w:rPr>
        <w:t>over three decades of national mortality data</w:t>
      </w:r>
      <w:r w:rsidRPr="004E0482">
        <w:rPr>
          <w:rFonts w:ascii="Times New Roman" w:hAnsi="Times New Roman"/>
          <w:color w:val="000000" w:themeColor="text1"/>
          <w:sz w:val="24"/>
          <w:szCs w:val="24"/>
        </w:rPr>
        <w:t>.</w:t>
      </w:r>
    </w:p>
    <w:p w14:paraId="694DFBF2" w14:textId="77777777" w:rsidR="009A082B" w:rsidRDefault="009A082B" w:rsidP="003F6B5D">
      <w:pPr>
        <w:spacing w:after="0" w:line="480" w:lineRule="auto"/>
        <w:rPr>
          <w:rFonts w:ascii="Times New Roman" w:hAnsi="Times New Roman"/>
          <w:color w:val="000000" w:themeColor="text1"/>
          <w:sz w:val="24"/>
          <w:szCs w:val="24"/>
        </w:rPr>
      </w:pPr>
    </w:p>
    <w:p w14:paraId="1303D69F" w14:textId="77777777" w:rsidR="001F7934" w:rsidRPr="004E0482" w:rsidRDefault="001F7934">
      <w:pPr>
        <w:spacing w:after="0" w:line="480" w:lineRule="auto"/>
        <w:rPr>
          <w:rFonts w:ascii="Times New Roman" w:hAnsi="Times New Roman"/>
          <w:color w:val="000000" w:themeColor="text1"/>
          <w:sz w:val="24"/>
          <w:szCs w:val="24"/>
        </w:rPr>
      </w:pPr>
    </w:p>
    <w:p w14:paraId="34F123C1" w14:textId="6C898D70" w:rsidR="0007260F" w:rsidRDefault="0007260F" w:rsidP="000A2B50">
      <w:pPr>
        <w:spacing w:after="0" w:line="480" w:lineRule="auto"/>
        <w:rPr>
          <w:rFonts w:ascii="Times New Roman" w:hAnsi="Times New Roman"/>
          <w:sz w:val="24"/>
          <w:szCs w:val="24"/>
        </w:rPr>
      </w:pPr>
      <w:r>
        <w:rPr>
          <w:rFonts w:ascii="Times New Roman" w:hAnsi="Times New Roman"/>
          <w:sz w:val="24"/>
          <w:szCs w:val="24"/>
        </w:rPr>
        <w:t>Male mortality had</w:t>
      </w:r>
      <w:r w:rsidRPr="004278AA">
        <w:rPr>
          <w:rFonts w:ascii="Times New Roman" w:hAnsi="Times New Roman"/>
          <w:sz w:val="24"/>
          <w:szCs w:val="24"/>
        </w:rPr>
        <w:t xml:space="preserve"> a </w:t>
      </w:r>
      <w:r>
        <w:rPr>
          <w:rFonts w:ascii="Times New Roman" w:hAnsi="Times New Roman"/>
          <w:sz w:val="24"/>
          <w:szCs w:val="24"/>
        </w:rPr>
        <w:t xml:space="preserve">statistically </w:t>
      </w:r>
      <w:r w:rsidRPr="004278AA">
        <w:rPr>
          <w:rFonts w:ascii="Times New Roman" w:hAnsi="Times New Roman"/>
          <w:sz w:val="24"/>
          <w:szCs w:val="24"/>
        </w:rPr>
        <w:t xml:space="preserve">significant 12-month seasonality </w:t>
      </w:r>
      <w:r>
        <w:rPr>
          <w:rFonts w:ascii="Times New Roman" w:hAnsi="Times New Roman"/>
          <w:sz w:val="24"/>
          <w:szCs w:val="24"/>
        </w:rPr>
        <w:t xml:space="preserve">in </w:t>
      </w:r>
      <w:r w:rsidRPr="004278AA">
        <w:rPr>
          <w:rFonts w:ascii="Times New Roman" w:hAnsi="Times New Roman"/>
          <w:sz w:val="24"/>
          <w:szCs w:val="24"/>
        </w:rPr>
        <w:t xml:space="preserve">all </w:t>
      </w:r>
      <w:r>
        <w:rPr>
          <w:rFonts w:ascii="Times New Roman" w:hAnsi="Times New Roman"/>
          <w:sz w:val="24"/>
          <w:szCs w:val="24"/>
        </w:rPr>
        <w:t xml:space="preserve">age groups except </w:t>
      </w:r>
      <w:r w:rsidR="00B938DB">
        <w:rPr>
          <w:rFonts w:ascii="Times New Roman" w:hAnsi="Times New Roman"/>
          <w:sz w:val="24"/>
          <w:szCs w:val="24"/>
        </w:rPr>
        <w:t xml:space="preserve">in </w:t>
      </w:r>
      <w:r>
        <w:rPr>
          <w:rFonts w:ascii="Times New Roman" w:hAnsi="Times New Roman"/>
          <w:sz w:val="24"/>
          <w:szCs w:val="24"/>
        </w:rPr>
        <w:t>men</w:t>
      </w:r>
      <w:r w:rsidR="00B938DB">
        <w:rPr>
          <w:rFonts w:ascii="Times New Roman" w:hAnsi="Times New Roman"/>
          <w:sz w:val="24"/>
          <w:szCs w:val="24"/>
        </w:rPr>
        <w:t xml:space="preserve"> aged 35-44 years</w:t>
      </w:r>
      <w:r>
        <w:rPr>
          <w:rFonts w:ascii="Times New Roman" w:hAnsi="Times New Roman"/>
          <w:sz w:val="24"/>
          <w:szCs w:val="24"/>
        </w:rPr>
        <w:t>, who</w:t>
      </w:r>
      <w:r w:rsidRPr="004278AA">
        <w:rPr>
          <w:rFonts w:ascii="Times New Roman" w:hAnsi="Times New Roman"/>
          <w:sz w:val="24"/>
          <w:szCs w:val="24"/>
        </w:rPr>
        <w:t xml:space="preserve"> displayed significant </w:t>
      </w:r>
      <w:r w:rsidR="00D278C1">
        <w:rPr>
          <w:rFonts w:ascii="Times New Roman" w:hAnsi="Times New Roman"/>
          <w:sz w:val="24"/>
          <w:szCs w:val="24"/>
        </w:rPr>
        <w:t>periodicity</w:t>
      </w:r>
      <w:r w:rsidRPr="004278AA">
        <w:rPr>
          <w:rFonts w:ascii="Times New Roman" w:hAnsi="Times New Roman"/>
          <w:sz w:val="24"/>
          <w:szCs w:val="24"/>
        </w:rPr>
        <w:t xml:space="preserve"> at 6 months</w:t>
      </w:r>
      <w:r>
        <w:rPr>
          <w:rFonts w:ascii="Times New Roman" w:hAnsi="Times New Roman"/>
          <w:sz w:val="24"/>
          <w:szCs w:val="24"/>
        </w:rPr>
        <w:t xml:space="preserve"> (Figure 1A</w:t>
      </w:r>
      <w:r w:rsidR="005671BF">
        <w:rPr>
          <w:rFonts w:ascii="Times New Roman" w:hAnsi="Times New Roman"/>
          <w:sz w:val="24"/>
          <w:szCs w:val="24"/>
        </w:rPr>
        <w:t>).</w:t>
      </w:r>
      <w:r w:rsidRPr="004278AA">
        <w:rPr>
          <w:rFonts w:ascii="Times New Roman" w:hAnsi="Times New Roman"/>
          <w:sz w:val="24"/>
          <w:szCs w:val="24"/>
        </w:rPr>
        <w:t xml:space="preserve"> </w:t>
      </w:r>
      <w:r>
        <w:rPr>
          <w:rFonts w:ascii="Times New Roman" w:hAnsi="Times New Roman"/>
          <w:sz w:val="24"/>
          <w:szCs w:val="24"/>
        </w:rPr>
        <w:t>In females, there was</w:t>
      </w:r>
      <w:r w:rsidRPr="004278AA">
        <w:rPr>
          <w:rFonts w:ascii="Times New Roman" w:hAnsi="Times New Roman"/>
          <w:sz w:val="24"/>
          <w:szCs w:val="24"/>
        </w:rPr>
        <w:t xml:space="preserve"> no significant 12-month seasonality </w:t>
      </w:r>
      <w:r w:rsidR="00B938DB">
        <w:rPr>
          <w:rFonts w:ascii="Times New Roman" w:hAnsi="Times New Roman"/>
          <w:sz w:val="24"/>
          <w:szCs w:val="24"/>
        </w:rPr>
        <w:t>in ages</w:t>
      </w:r>
      <w:r>
        <w:rPr>
          <w:rFonts w:ascii="Times New Roman" w:hAnsi="Times New Roman"/>
          <w:sz w:val="24"/>
          <w:szCs w:val="24"/>
        </w:rPr>
        <w:t xml:space="preserve"> 5 to 34 years</w:t>
      </w:r>
      <w:r w:rsidR="00D949B7">
        <w:rPr>
          <w:rFonts w:ascii="Times New Roman" w:hAnsi="Times New Roman"/>
          <w:sz w:val="24"/>
          <w:szCs w:val="24"/>
        </w:rPr>
        <w:t xml:space="preserve"> (Figure 1B)</w:t>
      </w:r>
      <w:r w:rsidR="00B938DB">
        <w:rPr>
          <w:rFonts w:ascii="Times New Roman" w:hAnsi="Times New Roman"/>
          <w:sz w:val="24"/>
          <w:szCs w:val="24"/>
        </w:rPr>
        <w:t>;</w:t>
      </w:r>
      <w:r w:rsidRPr="004278AA">
        <w:rPr>
          <w:rFonts w:ascii="Times New Roman" w:hAnsi="Times New Roman"/>
          <w:sz w:val="24"/>
          <w:szCs w:val="24"/>
        </w:rPr>
        <w:t xml:space="preserve"> </w:t>
      </w:r>
      <w:r w:rsidR="00B938DB">
        <w:rPr>
          <w:rFonts w:ascii="Times New Roman" w:hAnsi="Times New Roman"/>
          <w:sz w:val="24"/>
          <w:szCs w:val="24"/>
        </w:rPr>
        <w:t xml:space="preserve">girls aged </w:t>
      </w:r>
      <w:r w:rsidR="005D7877">
        <w:rPr>
          <w:rFonts w:ascii="Times New Roman" w:hAnsi="Times New Roman"/>
          <w:sz w:val="24"/>
          <w:szCs w:val="24"/>
        </w:rPr>
        <w:t xml:space="preserve">5-14 </w:t>
      </w:r>
      <w:r w:rsidR="00B938DB">
        <w:rPr>
          <w:rFonts w:ascii="Times New Roman" w:hAnsi="Times New Roman"/>
          <w:sz w:val="24"/>
          <w:szCs w:val="24"/>
        </w:rPr>
        <w:t>years exhibited periodicity</w:t>
      </w:r>
      <w:r w:rsidR="00B938DB" w:rsidRPr="004278AA">
        <w:rPr>
          <w:rFonts w:ascii="Times New Roman" w:hAnsi="Times New Roman"/>
          <w:sz w:val="24"/>
          <w:szCs w:val="24"/>
        </w:rPr>
        <w:t xml:space="preserve"> at 6 months</w:t>
      </w:r>
      <w:r w:rsidR="00B938DB">
        <w:rPr>
          <w:rFonts w:ascii="Times New Roman" w:hAnsi="Times New Roman"/>
          <w:sz w:val="24"/>
          <w:szCs w:val="24"/>
        </w:rPr>
        <w:t xml:space="preserve"> for most of the analyses period</w:t>
      </w:r>
      <w:r w:rsidRPr="004278AA">
        <w:rPr>
          <w:rFonts w:ascii="Times New Roman" w:hAnsi="Times New Roman"/>
          <w:sz w:val="24"/>
          <w:szCs w:val="24"/>
        </w:rPr>
        <w:t>.</w:t>
      </w:r>
      <w:r>
        <w:rPr>
          <w:rFonts w:ascii="Times New Roman" w:hAnsi="Times New Roman"/>
          <w:sz w:val="24"/>
          <w:szCs w:val="24"/>
        </w:rPr>
        <w:t xml:space="preserve"> While seasonality persisted throughout the entire analysis period</w:t>
      </w:r>
      <w:r w:rsidR="007C0F0B">
        <w:rPr>
          <w:rFonts w:ascii="Times New Roman" w:hAnsi="Times New Roman"/>
          <w:sz w:val="24"/>
          <w:szCs w:val="24"/>
        </w:rPr>
        <w:t xml:space="preserve"> in older ages</w:t>
      </w:r>
      <w:r w:rsidR="00B938DB">
        <w:rPr>
          <w:rFonts w:ascii="Times New Roman" w:hAnsi="Times New Roman"/>
          <w:sz w:val="24"/>
          <w:szCs w:val="24"/>
        </w:rPr>
        <w:t>,</w:t>
      </w:r>
      <w:r w:rsidR="007C0F0B">
        <w:rPr>
          <w:rFonts w:ascii="Times New Roman" w:hAnsi="Times New Roman"/>
          <w:sz w:val="24"/>
          <w:szCs w:val="24"/>
        </w:rPr>
        <w:t xml:space="preserve"> </w:t>
      </w:r>
      <w:r w:rsidR="00B938DB">
        <w:rPr>
          <w:rFonts w:ascii="Times New Roman" w:hAnsi="Times New Roman"/>
          <w:sz w:val="24"/>
          <w:szCs w:val="24"/>
        </w:rPr>
        <w:t>it largely</w:t>
      </w:r>
      <w:r w:rsidR="00B938DB" w:rsidRPr="004278AA">
        <w:rPr>
          <w:rFonts w:ascii="Times New Roman" w:hAnsi="Times New Roman"/>
          <w:sz w:val="24"/>
          <w:szCs w:val="24"/>
        </w:rPr>
        <w:t xml:space="preserve"> disappeared </w:t>
      </w:r>
      <w:r w:rsidR="00B938DB">
        <w:rPr>
          <w:rFonts w:ascii="Times New Roman" w:hAnsi="Times New Roman"/>
          <w:sz w:val="24"/>
          <w:szCs w:val="24"/>
        </w:rPr>
        <w:t xml:space="preserve">after </w:t>
      </w:r>
      <w:r w:rsidR="00D656A1">
        <w:rPr>
          <w:rFonts w:ascii="Times New Roman" w:hAnsi="Times New Roman"/>
          <w:sz w:val="24"/>
          <w:szCs w:val="24"/>
        </w:rPr>
        <w:t>the late</w:t>
      </w:r>
      <w:r w:rsidR="00B938DB">
        <w:rPr>
          <w:rFonts w:ascii="Times New Roman" w:hAnsi="Times New Roman"/>
          <w:sz w:val="24"/>
          <w:szCs w:val="24"/>
        </w:rPr>
        <w:t xml:space="preserve">-1990s </w:t>
      </w:r>
      <w:r>
        <w:rPr>
          <w:rFonts w:ascii="Times New Roman" w:hAnsi="Times New Roman"/>
          <w:sz w:val="24"/>
          <w:szCs w:val="24"/>
        </w:rPr>
        <w:t xml:space="preserve">in children aged </w:t>
      </w:r>
      <w:r w:rsidR="00840AE5">
        <w:rPr>
          <w:rFonts w:ascii="Times New Roman" w:hAnsi="Times New Roman"/>
          <w:sz w:val="24"/>
          <w:szCs w:val="24"/>
        </w:rPr>
        <w:t xml:space="preserve">0-4 years in both sexes and </w:t>
      </w:r>
      <w:r>
        <w:rPr>
          <w:rFonts w:ascii="Times New Roman" w:hAnsi="Times New Roman"/>
          <w:sz w:val="24"/>
          <w:szCs w:val="24"/>
        </w:rPr>
        <w:t xml:space="preserve">in young </w:t>
      </w:r>
      <w:r w:rsidRPr="004278AA">
        <w:rPr>
          <w:rFonts w:ascii="Times New Roman" w:hAnsi="Times New Roman"/>
          <w:sz w:val="24"/>
          <w:szCs w:val="24"/>
        </w:rPr>
        <w:t xml:space="preserve">women </w:t>
      </w:r>
      <w:r>
        <w:rPr>
          <w:rFonts w:ascii="Times New Roman" w:hAnsi="Times New Roman"/>
          <w:sz w:val="24"/>
          <w:szCs w:val="24"/>
        </w:rPr>
        <w:t xml:space="preserve">aged </w:t>
      </w:r>
      <w:r w:rsidRPr="004278AA">
        <w:rPr>
          <w:rFonts w:ascii="Times New Roman" w:hAnsi="Times New Roman"/>
          <w:sz w:val="24"/>
          <w:szCs w:val="24"/>
        </w:rPr>
        <w:t>15-24</w:t>
      </w:r>
      <w:r>
        <w:rPr>
          <w:rFonts w:ascii="Times New Roman" w:hAnsi="Times New Roman"/>
          <w:sz w:val="24"/>
          <w:szCs w:val="24"/>
        </w:rPr>
        <w:t xml:space="preserve"> years</w:t>
      </w:r>
      <w:r w:rsidRPr="004278AA">
        <w:rPr>
          <w:rFonts w:ascii="Times New Roman" w:hAnsi="Times New Roman"/>
          <w:sz w:val="24"/>
          <w:szCs w:val="24"/>
        </w:rPr>
        <w:t xml:space="preserve">. </w:t>
      </w:r>
    </w:p>
    <w:p w14:paraId="7DB41B73" w14:textId="77777777" w:rsidR="00DB35AA" w:rsidRPr="004278AA" w:rsidRDefault="00DB35AA" w:rsidP="000A2B50">
      <w:pPr>
        <w:spacing w:after="0" w:line="480" w:lineRule="auto"/>
        <w:rPr>
          <w:rFonts w:ascii="Times New Roman" w:hAnsi="Times New Roman"/>
          <w:sz w:val="24"/>
          <w:szCs w:val="24"/>
        </w:rPr>
      </w:pPr>
    </w:p>
    <w:p w14:paraId="5DA87DC6" w14:textId="66885F79" w:rsidR="0007260F" w:rsidRDefault="0007260F" w:rsidP="000A2B50">
      <w:pPr>
        <w:spacing w:after="0" w:line="480" w:lineRule="auto"/>
        <w:rPr>
          <w:rFonts w:ascii="Times New Roman" w:hAnsi="Times New Roman"/>
          <w:sz w:val="24"/>
          <w:szCs w:val="24"/>
        </w:rPr>
      </w:pPr>
      <w:r>
        <w:rPr>
          <w:rFonts w:ascii="Times New Roman" w:hAnsi="Times New Roman"/>
          <w:sz w:val="24"/>
          <w:szCs w:val="24"/>
        </w:rPr>
        <w:t xml:space="preserve">Death rates in men aged </w:t>
      </w:r>
      <w:r w:rsidRPr="004278AA">
        <w:rPr>
          <w:rFonts w:ascii="Times New Roman" w:hAnsi="Times New Roman"/>
          <w:sz w:val="24"/>
          <w:szCs w:val="24"/>
        </w:rPr>
        <w:t>45</w:t>
      </w:r>
      <w:r w:rsidR="00BC6AB1">
        <w:rPr>
          <w:rFonts w:ascii="Times New Roman" w:hAnsi="Times New Roman"/>
          <w:sz w:val="24"/>
          <w:szCs w:val="24"/>
        </w:rPr>
        <w:t xml:space="preserve"> </w:t>
      </w:r>
      <w:r w:rsidRPr="004278AA">
        <w:rPr>
          <w:rFonts w:ascii="Times New Roman" w:hAnsi="Times New Roman"/>
          <w:sz w:val="24"/>
          <w:szCs w:val="24"/>
        </w:rPr>
        <w:t xml:space="preserve">years and </w:t>
      </w:r>
      <w:r>
        <w:rPr>
          <w:rFonts w:ascii="Times New Roman" w:hAnsi="Times New Roman"/>
          <w:sz w:val="24"/>
          <w:szCs w:val="24"/>
        </w:rPr>
        <w:t>older and women aged 3</w:t>
      </w:r>
      <w:r w:rsidRPr="004278AA">
        <w:rPr>
          <w:rFonts w:ascii="Times New Roman" w:hAnsi="Times New Roman"/>
          <w:sz w:val="24"/>
          <w:szCs w:val="24"/>
        </w:rPr>
        <w:t>5</w:t>
      </w:r>
      <w:r w:rsidR="00F010FB">
        <w:rPr>
          <w:rFonts w:ascii="Times New Roman" w:hAnsi="Times New Roman"/>
          <w:sz w:val="24"/>
          <w:szCs w:val="24"/>
        </w:rPr>
        <w:t xml:space="preserve"> </w:t>
      </w:r>
      <w:r w:rsidRPr="004278AA">
        <w:rPr>
          <w:rFonts w:ascii="Times New Roman" w:hAnsi="Times New Roman"/>
          <w:sz w:val="24"/>
          <w:szCs w:val="24"/>
        </w:rPr>
        <w:t xml:space="preserve">years and </w:t>
      </w:r>
      <w:r>
        <w:rPr>
          <w:rFonts w:ascii="Times New Roman" w:hAnsi="Times New Roman"/>
          <w:sz w:val="24"/>
          <w:szCs w:val="24"/>
        </w:rPr>
        <w:t>older peaked in</w:t>
      </w:r>
      <w:r w:rsidRPr="004278AA">
        <w:rPr>
          <w:rFonts w:ascii="Times New Roman" w:hAnsi="Times New Roman"/>
          <w:sz w:val="24"/>
          <w:szCs w:val="24"/>
        </w:rPr>
        <w:t xml:space="preserve"> January</w:t>
      </w:r>
      <w:r>
        <w:rPr>
          <w:rFonts w:ascii="Times New Roman" w:hAnsi="Times New Roman"/>
          <w:sz w:val="24"/>
          <w:szCs w:val="24"/>
        </w:rPr>
        <w:t xml:space="preserve"> and </w:t>
      </w:r>
      <w:r w:rsidRPr="004278AA">
        <w:rPr>
          <w:rFonts w:ascii="Times New Roman" w:hAnsi="Times New Roman"/>
          <w:sz w:val="24"/>
          <w:szCs w:val="24"/>
        </w:rPr>
        <w:t xml:space="preserve">February, </w:t>
      </w:r>
      <w:r>
        <w:rPr>
          <w:rFonts w:ascii="Times New Roman" w:hAnsi="Times New Roman"/>
          <w:sz w:val="24"/>
          <w:szCs w:val="24"/>
        </w:rPr>
        <w:t xml:space="preserve">and </w:t>
      </w:r>
      <w:r w:rsidR="00B938DB">
        <w:rPr>
          <w:rFonts w:ascii="Times New Roman" w:hAnsi="Times New Roman"/>
          <w:sz w:val="24"/>
          <w:szCs w:val="24"/>
        </w:rPr>
        <w:t xml:space="preserve">were </w:t>
      </w:r>
      <w:r>
        <w:rPr>
          <w:rFonts w:ascii="Times New Roman" w:hAnsi="Times New Roman"/>
          <w:sz w:val="24"/>
          <w:szCs w:val="24"/>
        </w:rPr>
        <w:t xml:space="preserve">lowest in </w:t>
      </w:r>
      <w:r w:rsidRPr="004278AA">
        <w:rPr>
          <w:rFonts w:ascii="Times New Roman" w:hAnsi="Times New Roman"/>
          <w:sz w:val="24"/>
          <w:szCs w:val="24"/>
        </w:rPr>
        <w:t>July</w:t>
      </w:r>
      <w:r>
        <w:rPr>
          <w:rFonts w:ascii="Times New Roman" w:hAnsi="Times New Roman"/>
          <w:sz w:val="24"/>
          <w:szCs w:val="24"/>
        </w:rPr>
        <w:t xml:space="preserve"> and </w:t>
      </w:r>
      <w:r w:rsidRPr="004278AA">
        <w:rPr>
          <w:rFonts w:ascii="Times New Roman" w:hAnsi="Times New Roman"/>
          <w:sz w:val="24"/>
          <w:szCs w:val="24"/>
        </w:rPr>
        <w:t>August</w:t>
      </w:r>
      <w:r w:rsidR="00EE76C0">
        <w:rPr>
          <w:rFonts w:ascii="Times New Roman" w:hAnsi="Times New Roman"/>
          <w:sz w:val="24"/>
          <w:szCs w:val="24"/>
        </w:rPr>
        <w:t xml:space="preserve"> (Figure 2)</w:t>
      </w:r>
      <w:r w:rsidRPr="004278AA">
        <w:rPr>
          <w:rFonts w:ascii="Times New Roman" w:hAnsi="Times New Roman"/>
          <w:sz w:val="24"/>
          <w:szCs w:val="24"/>
        </w:rPr>
        <w:t>.</w:t>
      </w:r>
      <w:r>
        <w:rPr>
          <w:rFonts w:ascii="Times New Roman" w:hAnsi="Times New Roman"/>
          <w:sz w:val="24"/>
          <w:szCs w:val="24"/>
        </w:rPr>
        <w:t xml:space="preserve"> A similar temporal pattern was seen in children </w:t>
      </w:r>
      <w:r w:rsidR="00B938DB">
        <w:rPr>
          <w:rFonts w:ascii="Times New Roman" w:hAnsi="Times New Roman"/>
          <w:sz w:val="24"/>
          <w:szCs w:val="24"/>
        </w:rPr>
        <w:t xml:space="preserve">younger than </w:t>
      </w:r>
      <w:r w:rsidR="00C537A1">
        <w:rPr>
          <w:rFonts w:ascii="Times New Roman" w:hAnsi="Times New Roman"/>
          <w:sz w:val="24"/>
          <w:szCs w:val="24"/>
        </w:rPr>
        <w:t>five</w:t>
      </w:r>
      <w:r w:rsidR="00B938DB">
        <w:rPr>
          <w:rFonts w:ascii="Times New Roman" w:hAnsi="Times New Roman"/>
          <w:sz w:val="24"/>
          <w:szCs w:val="24"/>
        </w:rPr>
        <w:t xml:space="preserve"> years of age, </w:t>
      </w:r>
      <w:r>
        <w:rPr>
          <w:rFonts w:ascii="Times New Roman" w:hAnsi="Times New Roman"/>
          <w:sz w:val="24"/>
          <w:szCs w:val="24"/>
        </w:rPr>
        <w:t>whose mortality was highest</w:t>
      </w:r>
      <w:r w:rsidRPr="004278AA">
        <w:rPr>
          <w:rFonts w:ascii="Times New Roman" w:hAnsi="Times New Roman"/>
          <w:sz w:val="24"/>
          <w:szCs w:val="24"/>
        </w:rPr>
        <w:t xml:space="preserve"> in February </w:t>
      </w:r>
      <w:r>
        <w:rPr>
          <w:rFonts w:ascii="Times New Roman" w:hAnsi="Times New Roman"/>
          <w:sz w:val="24"/>
          <w:szCs w:val="24"/>
        </w:rPr>
        <w:t>and lowest</w:t>
      </w:r>
      <w:r w:rsidRPr="004278AA">
        <w:rPr>
          <w:rFonts w:ascii="Times New Roman" w:hAnsi="Times New Roman"/>
          <w:sz w:val="24"/>
          <w:szCs w:val="24"/>
        </w:rPr>
        <w:t xml:space="preserve"> in August.</w:t>
      </w:r>
      <w:r>
        <w:rPr>
          <w:rFonts w:ascii="Times New Roman" w:hAnsi="Times New Roman"/>
          <w:sz w:val="24"/>
          <w:szCs w:val="24"/>
        </w:rPr>
        <w:t xml:space="preserve"> In contrast, </w:t>
      </w:r>
      <w:r w:rsidRPr="004278AA">
        <w:rPr>
          <w:rFonts w:ascii="Times New Roman" w:hAnsi="Times New Roman"/>
          <w:sz w:val="24"/>
          <w:szCs w:val="24"/>
        </w:rPr>
        <w:t xml:space="preserve">the peak </w:t>
      </w:r>
      <w:r w:rsidR="00B938DB">
        <w:rPr>
          <w:rFonts w:ascii="Times New Roman" w:hAnsi="Times New Roman"/>
          <w:sz w:val="24"/>
          <w:szCs w:val="24"/>
        </w:rPr>
        <w:t xml:space="preserve">and minimum </w:t>
      </w:r>
      <w:r w:rsidRPr="004278AA">
        <w:rPr>
          <w:rFonts w:ascii="Times New Roman" w:hAnsi="Times New Roman"/>
          <w:sz w:val="24"/>
          <w:szCs w:val="24"/>
        </w:rPr>
        <w:t xml:space="preserve">of mortality </w:t>
      </w:r>
      <w:r>
        <w:rPr>
          <w:rFonts w:ascii="Times New Roman" w:hAnsi="Times New Roman"/>
          <w:sz w:val="24"/>
          <w:szCs w:val="24"/>
        </w:rPr>
        <w:t xml:space="preserve">in older boys and young men (ages 5-34 years) </w:t>
      </w:r>
      <w:r w:rsidRPr="004278AA">
        <w:rPr>
          <w:rFonts w:ascii="Times New Roman" w:hAnsi="Times New Roman"/>
          <w:sz w:val="24"/>
          <w:szCs w:val="24"/>
        </w:rPr>
        <w:t>occurred in June/July</w:t>
      </w:r>
      <w:r w:rsidR="00B938DB">
        <w:rPr>
          <w:rFonts w:ascii="Times New Roman" w:hAnsi="Times New Roman"/>
          <w:sz w:val="24"/>
          <w:szCs w:val="24"/>
        </w:rPr>
        <w:t xml:space="preserve"> and</w:t>
      </w:r>
      <w:r w:rsidRPr="004278AA">
        <w:rPr>
          <w:rFonts w:ascii="Times New Roman" w:hAnsi="Times New Roman"/>
          <w:sz w:val="24"/>
          <w:szCs w:val="24"/>
        </w:rPr>
        <w:t xml:space="preserve"> December/January</w:t>
      </w:r>
      <w:r w:rsidR="00B938DB">
        <w:rPr>
          <w:rFonts w:ascii="Times New Roman" w:hAnsi="Times New Roman"/>
          <w:sz w:val="24"/>
          <w:szCs w:val="24"/>
        </w:rPr>
        <w:t>, respectively</w:t>
      </w:r>
      <w:r w:rsidRPr="004278AA">
        <w:rPr>
          <w:rFonts w:ascii="Times New Roman" w:hAnsi="Times New Roman"/>
          <w:sz w:val="24"/>
          <w:szCs w:val="24"/>
        </w:rPr>
        <w:t xml:space="preserve">. </w:t>
      </w:r>
    </w:p>
    <w:p w14:paraId="018DF674" w14:textId="77777777" w:rsidR="00DB35AA" w:rsidRPr="004278AA" w:rsidRDefault="00DB35AA" w:rsidP="000A2B50">
      <w:pPr>
        <w:spacing w:after="0" w:line="480" w:lineRule="auto"/>
        <w:rPr>
          <w:rFonts w:ascii="Times New Roman" w:hAnsi="Times New Roman"/>
          <w:sz w:val="24"/>
          <w:szCs w:val="24"/>
        </w:rPr>
      </w:pPr>
    </w:p>
    <w:p w14:paraId="1B149B63" w14:textId="2A505C74" w:rsidR="0078333E" w:rsidRDefault="0007260F" w:rsidP="000A2B50">
      <w:pPr>
        <w:spacing w:after="0" w:line="480" w:lineRule="auto"/>
        <w:rPr>
          <w:rFonts w:ascii="Times New Roman" w:hAnsi="Times New Roman"/>
          <w:sz w:val="24"/>
          <w:szCs w:val="24"/>
        </w:rPr>
      </w:pPr>
      <w:r>
        <w:rPr>
          <w:rFonts w:ascii="Times New Roman" w:hAnsi="Times New Roman"/>
          <w:sz w:val="24"/>
          <w:szCs w:val="24"/>
        </w:rPr>
        <w:t>Percent excess mortality in peak month, relative to the minimum, has changed (declined) by less than 10 percentag</w:t>
      </w:r>
      <w:r w:rsidR="00E512DF">
        <w:rPr>
          <w:rFonts w:ascii="Times New Roman" w:hAnsi="Times New Roman"/>
          <w:sz w:val="24"/>
          <w:szCs w:val="24"/>
        </w:rPr>
        <w:t>e points for people older than 5</w:t>
      </w:r>
      <w:r>
        <w:rPr>
          <w:rFonts w:ascii="Times New Roman" w:hAnsi="Times New Roman"/>
          <w:sz w:val="24"/>
          <w:szCs w:val="24"/>
        </w:rPr>
        <w:t>5 years of age (Figure 3)</w:t>
      </w:r>
      <w:r w:rsidR="007F22D2">
        <w:rPr>
          <w:rFonts w:ascii="Times New Roman" w:hAnsi="Times New Roman"/>
          <w:sz w:val="24"/>
          <w:szCs w:val="24"/>
        </w:rPr>
        <w:t>.</w:t>
      </w:r>
      <w:r>
        <w:rPr>
          <w:rFonts w:ascii="Times New Roman" w:hAnsi="Times New Roman"/>
          <w:sz w:val="24"/>
          <w:szCs w:val="24"/>
        </w:rPr>
        <w:t xml:space="preserve"> In contrast, the difference between peak (summer) and minimum (winter) declined </w:t>
      </w:r>
      <w:r w:rsidR="003D6C08">
        <w:rPr>
          <w:rFonts w:ascii="Times New Roman" w:hAnsi="Times New Roman"/>
          <w:sz w:val="24"/>
          <w:szCs w:val="24"/>
        </w:rPr>
        <w:t>signif</w:t>
      </w:r>
      <w:r w:rsidR="00CC5C93">
        <w:rPr>
          <w:rFonts w:ascii="Times New Roman" w:hAnsi="Times New Roman"/>
          <w:sz w:val="24"/>
          <w:szCs w:val="24"/>
        </w:rPr>
        <w:t xml:space="preserve">icantly </w:t>
      </w:r>
      <w:r>
        <w:rPr>
          <w:rFonts w:ascii="Times New Roman" w:hAnsi="Times New Roman"/>
          <w:sz w:val="24"/>
          <w:szCs w:val="24"/>
        </w:rPr>
        <w:t>in y</w:t>
      </w:r>
      <w:r w:rsidRPr="004278AA">
        <w:rPr>
          <w:rFonts w:ascii="Times New Roman" w:hAnsi="Times New Roman"/>
          <w:sz w:val="24"/>
          <w:szCs w:val="24"/>
        </w:rPr>
        <w:t>ounger age</w:t>
      </w:r>
      <w:r>
        <w:rPr>
          <w:rFonts w:ascii="Times New Roman" w:hAnsi="Times New Roman"/>
          <w:sz w:val="24"/>
          <w:szCs w:val="24"/>
        </w:rPr>
        <w:t>s</w:t>
      </w:r>
      <w:r w:rsidRPr="004278AA">
        <w:rPr>
          <w:rFonts w:ascii="Times New Roman" w:hAnsi="Times New Roman"/>
          <w:sz w:val="24"/>
          <w:szCs w:val="24"/>
        </w:rPr>
        <w:t xml:space="preserve">, </w:t>
      </w:r>
      <w:r>
        <w:rPr>
          <w:rFonts w:ascii="Times New Roman" w:hAnsi="Times New Roman"/>
          <w:sz w:val="24"/>
          <w:szCs w:val="24"/>
        </w:rPr>
        <w:t xml:space="preserve">by as much as </w:t>
      </w:r>
      <w:r w:rsidR="00CB31C8">
        <w:rPr>
          <w:rFonts w:ascii="Times New Roman" w:hAnsi="Times New Roman"/>
          <w:sz w:val="24"/>
          <w:szCs w:val="24"/>
        </w:rPr>
        <w:t>26</w:t>
      </w:r>
      <w:r w:rsidR="009F353F">
        <w:rPr>
          <w:rFonts w:ascii="Times New Roman" w:hAnsi="Times New Roman"/>
          <w:sz w:val="24"/>
          <w:szCs w:val="24"/>
        </w:rPr>
        <w:t>.6</w:t>
      </w:r>
      <w:r>
        <w:rPr>
          <w:rFonts w:ascii="Times New Roman" w:hAnsi="Times New Roman"/>
          <w:sz w:val="24"/>
          <w:szCs w:val="24"/>
        </w:rPr>
        <w:t xml:space="preserve"> percentage points</w:t>
      </w:r>
      <w:r w:rsidR="00657028">
        <w:rPr>
          <w:rFonts w:ascii="Times New Roman" w:hAnsi="Times New Roman"/>
          <w:sz w:val="24"/>
          <w:szCs w:val="24"/>
        </w:rPr>
        <w:t xml:space="preserve"> </w:t>
      </w:r>
      <w:r w:rsidR="00154145">
        <w:rPr>
          <w:rFonts w:ascii="Times New Roman" w:hAnsi="Times New Roman"/>
          <w:sz w:val="24"/>
          <w:szCs w:val="24"/>
        </w:rPr>
        <w:t>(</w:t>
      </w:r>
      <w:r w:rsidR="00657028">
        <w:rPr>
          <w:rFonts w:ascii="Times New Roman" w:hAnsi="Times New Roman"/>
          <w:sz w:val="24"/>
          <w:szCs w:val="24"/>
        </w:rPr>
        <w:t>from 39.2</w:t>
      </w:r>
      <w:r>
        <w:rPr>
          <w:rFonts w:ascii="Times New Roman" w:hAnsi="Times New Roman"/>
          <w:sz w:val="24"/>
          <w:szCs w:val="24"/>
        </w:rPr>
        <w:t xml:space="preserve"> (95% CI </w:t>
      </w:r>
      <w:r w:rsidR="00EF4E53">
        <w:rPr>
          <w:rFonts w:ascii="Times New Roman" w:hAnsi="Times New Roman"/>
          <w:sz w:val="24"/>
          <w:szCs w:val="24"/>
        </w:rPr>
        <w:t>33.4 - 45.1</w:t>
      </w:r>
      <w:r>
        <w:rPr>
          <w:rFonts w:ascii="Times New Roman" w:hAnsi="Times New Roman"/>
          <w:sz w:val="24"/>
          <w:szCs w:val="24"/>
        </w:rPr>
        <w:t>)</w:t>
      </w:r>
      <w:r w:rsidR="000E7D0A">
        <w:rPr>
          <w:rFonts w:ascii="Times New Roman" w:hAnsi="Times New Roman"/>
          <w:sz w:val="24"/>
          <w:szCs w:val="24"/>
        </w:rPr>
        <w:t xml:space="preserve"> to 12.6 </w:t>
      </w:r>
      <w:r w:rsidR="00657028">
        <w:rPr>
          <w:rFonts w:ascii="Times New Roman" w:hAnsi="Times New Roman"/>
          <w:sz w:val="24"/>
          <w:szCs w:val="24"/>
        </w:rPr>
        <w:t xml:space="preserve">(95% CI </w:t>
      </w:r>
      <w:r w:rsidR="005C06D4">
        <w:rPr>
          <w:rFonts w:ascii="Times New Roman" w:hAnsi="Times New Roman"/>
          <w:sz w:val="24"/>
          <w:szCs w:val="24"/>
        </w:rPr>
        <w:t xml:space="preserve">5.7 </w:t>
      </w:r>
      <w:r w:rsidR="00A059A7">
        <w:rPr>
          <w:rFonts w:ascii="Times New Roman" w:hAnsi="Times New Roman"/>
          <w:sz w:val="24"/>
          <w:szCs w:val="24"/>
        </w:rPr>
        <w:t>-</w:t>
      </w:r>
      <w:r w:rsidR="005C06D4">
        <w:rPr>
          <w:rFonts w:ascii="Times New Roman" w:hAnsi="Times New Roman"/>
          <w:sz w:val="24"/>
          <w:szCs w:val="24"/>
        </w:rPr>
        <w:t xml:space="preserve"> </w:t>
      </w:r>
      <w:r w:rsidR="006925A0">
        <w:rPr>
          <w:rFonts w:ascii="Times New Roman" w:hAnsi="Times New Roman"/>
          <w:sz w:val="24"/>
          <w:szCs w:val="24"/>
        </w:rPr>
        <w:t>19.7</w:t>
      </w:r>
      <w:r w:rsidR="00657028">
        <w:rPr>
          <w:rFonts w:ascii="Times New Roman" w:hAnsi="Times New Roman"/>
          <w:sz w:val="24"/>
          <w:szCs w:val="24"/>
        </w:rPr>
        <w:t>)</w:t>
      </w:r>
      <w:r w:rsidR="00154145">
        <w:rPr>
          <w:rFonts w:ascii="Times New Roman" w:hAnsi="Times New Roman"/>
          <w:sz w:val="24"/>
          <w:szCs w:val="24"/>
        </w:rPr>
        <w:t>)</w:t>
      </w:r>
      <w:r>
        <w:rPr>
          <w:rFonts w:ascii="Times New Roman" w:hAnsi="Times New Roman"/>
          <w:sz w:val="24"/>
          <w:szCs w:val="24"/>
        </w:rPr>
        <w:t xml:space="preserve"> in boys aged </w:t>
      </w:r>
      <w:r w:rsidRPr="004278AA">
        <w:rPr>
          <w:rFonts w:ascii="Times New Roman" w:hAnsi="Times New Roman"/>
          <w:sz w:val="24"/>
          <w:szCs w:val="24"/>
        </w:rPr>
        <w:t xml:space="preserve">5-14 </w:t>
      </w:r>
      <w:r>
        <w:rPr>
          <w:rFonts w:ascii="Times New Roman" w:hAnsi="Times New Roman"/>
          <w:sz w:val="24"/>
          <w:szCs w:val="24"/>
        </w:rPr>
        <w:t>years and</w:t>
      </w:r>
      <w:r w:rsidRPr="0061646D">
        <w:rPr>
          <w:rFonts w:ascii="Times New Roman" w:hAnsi="Times New Roman"/>
          <w:sz w:val="24"/>
          <w:szCs w:val="24"/>
        </w:rPr>
        <w:t xml:space="preserve"> </w:t>
      </w:r>
      <w:r w:rsidR="002F6719">
        <w:rPr>
          <w:rFonts w:ascii="Times New Roman" w:hAnsi="Times New Roman"/>
          <w:sz w:val="24"/>
          <w:szCs w:val="24"/>
        </w:rPr>
        <w:t>24.6</w:t>
      </w:r>
      <w:r w:rsidR="003277CB">
        <w:rPr>
          <w:rFonts w:ascii="Times New Roman" w:hAnsi="Times New Roman"/>
          <w:sz w:val="24"/>
          <w:szCs w:val="24"/>
        </w:rPr>
        <w:t xml:space="preserve"> </w:t>
      </w:r>
      <w:r>
        <w:rPr>
          <w:rFonts w:ascii="Times New Roman" w:hAnsi="Times New Roman"/>
          <w:sz w:val="24"/>
          <w:szCs w:val="24"/>
        </w:rPr>
        <w:t xml:space="preserve">percentage points </w:t>
      </w:r>
      <w:r w:rsidR="00A37A93">
        <w:rPr>
          <w:rFonts w:ascii="Times New Roman" w:hAnsi="Times New Roman"/>
          <w:sz w:val="24"/>
          <w:szCs w:val="24"/>
        </w:rPr>
        <w:t>(</w:t>
      </w:r>
      <w:r w:rsidR="00126334">
        <w:rPr>
          <w:rFonts w:ascii="Times New Roman" w:hAnsi="Times New Roman"/>
          <w:sz w:val="24"/>
          <w:szCs w:val="24"/>
        </w:rPr>
        <w:t>from 37.1</w:t>
      </w:r>
      <w:r w:rsidR="00C90A07">
        <w:rPr>
          <w:rFonts w:ascii="Times New Roman" w:hAnsi="Times New Roman"/>
          <w:sz w:val="24"/>
          <w:szCs w:val="24"/>
        </w:rPr>
        <w:t xml:space="preserve"> </w:t>
      </w:r>
      <w:r>
        <w:rPr>
          <w:rFonts w:ascii="Times New Roman" w:hAnsi="Times New Roman"/>
          <w:sz w:val="24"/>
          <w:szCs w:val="24"/>
        </w:rPr>
        <w:t xml:space="preserve">(95% CI </w:t>
      </w:r>
      <w:r w:rsidR="00206E67">
        <w:rPr>
          <w:rFonts w:ascii="Times New Roman" w:hAnsi="Times New Roman"/>
          <w:sz w:val="24"/>
          <w:szCs w:val="24"/>
        </w:rPr>
        <w:t>31.6 – 42.6</w:t>
      </w:r>
      <w:r>
        <w:rPr>
          <w:rFonts w:ascii="Times New Roman" w:hAnsi="Times New Roman"/>
          <w:sz w:val="24"/>
          <w:szCs w:val="24"/>
        </w:rPr>
        <w:t xml:space="preserve">) </w:t>
      </w:r>
      <w:r w:rsidR="00126334">
        <w:rPr>
          <w:rFonts w:ascii="Times New Roman" w:hAnsi="Times New Roman"/>
          <w:sz w:val="24"/>
          <w:szCs w:val="24"/>
        </w:rPr>
        <w:t xml:space="preserve">to </w:t>
      </w:r>
      <w:r w:rsidR="00775936">
        <w:rPr>
          <w:rFonts w:ascii="Times New Roman" w:hAnsi="Times New Roman"/>
          <w:sz w:val="24"/>
          <w:szCs w:val="24"/>
        </w:rPr>
        <w:t>12.5</w:t>
      </w:r>
      <w:r w:rsidR="00C90A07">
        <w:rPr>
          <w:rFonts w:ascii="Times New Roman" w:hAnsi="Times New Roman"/>
          <w:sz w:val="24"/>
          <w:szCs w:val="24"/>
        </w:rPr>
        <w:t xml:space="preserve"> (95% CI </w:t>
      </w:r>
      <w:r w:rsidR="00206E67">
        <w:rPr>
          <w:rFonts w:ascii="Times New Roman" w:hAnsi="Times New Roman"/>
          <w:sz w:val="24"/>
          <w:szCs w:val="24"/>
        </w:rPr>
        <w:t>6.6 – 18.4</w:t>
      </w:r>
      <w:r w:rsidR="00C90A07">
        <w:rPr>
          <w:rFonts w:ascii="Times New Roman" w:hAnsi="Times New Roman"/>
          <w:sz w:val="24"/>
          <w:szCs w:val="24"/>
        </w:rPr>
        <w:t>)</w:t>
      </w:r>
      <w:r w:rsidR="00A37A93">
        <w:rPr>
          <w:rFonts w:ascii="Times New Roman" w:hAnsi="Times New Roman"/>
          <w:sz w:val="24"/>
          <w:szCs w:val="24"/>
        </w:rPr>
        <w:t>)</w:t>
      </w:r>
      <w:r w:rsidR="00C90A07">
        <w:rPr>
          <w:rFonts w:ascii="Times New Roman" w:hAnsi="Times New Roman"/>
          <w:sz w:val="24"/>
          <w:szCs w:val="24"/>
        </w:rPr>
        <w:t xml:space="preserve"> </w:t>
      </w:r>
      <w:r w:rsidR="00CF2214">
        <w:rPr>
          <w:rFonts w:ascii="Times New Roman" w:hAnsi="Times New Roman"/>
          <w:sz w:val="24"/>
          <w:szCs w:val="24"/>
        </w:rPr>
        <w:t>in 15-24-year males.</w:t>
      </w:r>
    </w:p>
    <w:p w14:paraId="3E34745E" w14:textId="77777777" w:rsidR="00DB35AA" w:rsidRDefault="00DB35AA" w:rsidP="000A2B50">
      <w:pPr>
        <w:spacing w:after="0" w:line="480" w:lineRule="auto"/>
        <w:rPr>
          <w:rFonts w:ascii="Times New Roman" w:hAnsi="Times New Roman"/>
          <w:sz w:val="24"/>
          <w:szCs w:val="24"/>
        </w:rPr>
      </w:pPr>
    </w:p>
    <w:p w14:paraId="16F0BD7B" w14:textId="6D7CFAA9" w:rsidR="0007260F" w:rsidRPr="004278AA" w:rsidRDefault="009C289C" w:rsidP="000A2B50">
      <w:pPr>
        <w:spacing w:after="0" w:line="480" w:lineRule="auto"/>
        <w:rPr>
          <w:rFonts w:ascii="Times New Roman" w:hAnsi="Times New Roman"/>
          <w:sz w:val="24"/>
          <w:szCs w:val="24"/>
        </w:rPr>
      </w:pPr>
      <w:r>
        <w:rPr>
          <w:rFonts w:ascii="Times New Roman" w:hAnsi="Times New Roman"/>
          <w:sz w:val="24"/>
          <w:szCs w:val="24"/>
        </w:rPr>
        <w:t>The</w:t>
      </w:r>
      <w:r w:rsidR="0007260F">
        <w:rPr>
          <w:rFonts w:ascii="Times New Roman" w:hAnsi="Times New Roman"/>
          <w:sz w:val="24"/>
          <w:szCs w:val="24"/>
        </w:rPr>
        <w:t xml:space="preserve"> sub-national centre of</w:t>
      </w:r>
      <w:r w:rsidR="00113C44">
        <w:rPr>
          <w:rFonts w:ascii="Times New Roman" w:hAnsi="Times New Roman"/>
          <w:sz w:val="24"/>
          <w:szCs w:val="24"/>
        </w:rPr>
        <w:t xml:space="preserve"> gravity analysis </w:t>
      </w:r>
      <w:r w:rsidR="00BC54F3">
        <w:rPr>
          <w:rFonts w:ascii="Times New Roman" w:hAnsi="Times New Roman"/>
          <w:sz w:val="24"/>
          <w:szCs w:val="24"/>
        </w:rPr>
        <w:t>(Figure 4)</w:t>
      </w:r>
      <w:r>
        <w:rPr>
          <w:rFonts w:ascii="Times New Roman" w:hAnsi="Times New Roman"/>
          <w:sz w:val="24"/>
          <w:szCs w:val="24"/>
        </w:rPr>
        <w:t xml:space="preserve"> shows that</w:t>
      </w:r>
      <w:r w:rsidR="0007260F">
        <w:rPr>
          <w:rFonts w:ascii="Times New Roman" w:hAnsi="Times New Roman"/>
          <w:sz w:val="24"/>
          <w:szCs w:val="24"/>
        </w:rPr>
        <w:t xml:space="preserve"> </w:t>
      </w:r>
      <w:r>
        <w:rPr>
          <w:rFonts w:ascii="Times New Roman" w:hAnsi="Times New Roman"/>
          <w:sz w:val="24"/>
          <w:szCs w:val="24"/>
        </w:rPr>
        <w:t>mortality peaks and minima in different climate regions</w:t>
      </w:r>
      <w:r w:rsidR="0007260F" w:rsidRPr="004278AA">
        <w:rPr>
          <w:rFonts w:ascii="Times New Roman" w:hAnsi="Times New Roman"/>
          <w:sz w:val="24"/>
          <w:szCs w:val="24"/>
        </w:rPr>
        <w:t xml:space="preserve"> are consistent with the national </w:t>
      </w:r>
      <w:r>
        <w:rPr>
          <w:rFonts w:ascii="Times New Roman" w:hAnsi="Times New Roman"/>
          <w:sz w:val="24"/>
          <w:szCs w:val="24"/>
        </w:rPr>
        <w:t>ones</w:t>
      </w:r>
      <w:r w:rsidR="0007260F" w:rsidRPr="004278AA">
        <w:rPr>
          <w:rFonts w:ascii="Times New Roman" w:hAnsi="Times New Roman"/>
          <w:sz w:val="24"/>
          <w:szCs w:val="24"/>
        </w:rPr>
        <w:t xml:space="preserve">, indicating the </w:t>
      </w:r>
      <w:r>
        <w:rPr>
          <w:rFonts w:ascii="Times New Roman" w:hAnsi="Times New Roman"/>
          <w:sz w:val="24"/>
          <w:szCs w:val="24"/>
        </w:rPr>
        <w:t>seasonality</w:t>
      </w:r>
      <w:r w:rsidR="0007260F" w:rsidRPr="004278AA">
        <w:rPr>
          <w:rFonts w:ascii="Times New Roman" w:hAnsi="Times New Roman"/>
          <w:sz w:val="24"/>
          <w:szCs w:val="24"/>
        </w:rPr>
        <w:t xml:space="preserve"> is largely independent of geography. </w:t>
      </w:r>
      <w:r w:rsidR="009A4004">
        <w:rPr>
          <w:rFonts w:ascii="Times New Roman" w:hAnsi="Times New Roman"/>
          <w:sz w:val="24"/>
          <w:szCs w:val="24"/>
        </w:rPr>
        <w:t>The relative homoge</w:t>
      </w:r>
      <w:r w:rsidR="00270B4B">
        <w:rPr>
          <w:rFonts w:ascii="Times New Roman" w:hAnsi="Times New Roman"/>
          <w:sz w:val="24"/>
          <w:szCs w:val="24"/>
        </w:rPr>
        <w:t>neity of the timing of maximum and mortality</w:t>
      </w:r>
      <w:r w:rsidR="00E844E9">
        <w:rPr>
          <w:rFonts w:ascii="Times New Roman" w:hAnsi="Times New Roman"/>
          <w:sz w:val="24"/>
          <w:szCs w:val="24"/>
        </w:rPr>
        <w:t xml:space="preserve"> is evident, despite the large variation in temperatures that exist between climate regions</w:t>
      </w:r>
      <w:r w:rsidR="00C424DF">
        <w:rPr>
          <w:rFonts w:ascii="Times New Roman" w:hAnsi="Times New Roman"/>
          <w:sz w:val="24"/>
          <w:szCs w:val="24"/>
        </w:rPr>
        <w:t xml:space="preserve"> during the same months. </w:t>
      </w:r>
      <w:r w:rsidR="00472EC1">
        <w:rPr>
          <w:rFonts w:ascii="Times New Roman" w:hAnsi="Times New Roman"/>
          <w:sz w:val="24"/>
          <w:szCs w:val="24"/>
        </w:rPr>
        <w:t>F</w:t>
      </w:r>
      <w:r w:rsidR="00113C44">
        <w:rPr>
          <w:rFonts w:ascii="Times New Roman" w:hAnsi="Times New Roman"/>
          <w:sz w:val="24"/>
          <w:szCs w:val="24"/>
        </w:rPr>
        <w:t xml:space="preserve">or </w:t>
      </w:r>
      <w:r w:rsidR="00E34290">
        <w:rPr>
          <w:rFonts w:ascii="Times New Roman" w:hAnsi="Times New Roman"/>
          <w:sz w:val="24"/>
          <w:szCs w:val="24"/>
        </w:rPr>
        <w:t xml:space="preserve">example, </w:t>
      </w:r>
      <w:r w:rsidR="00472EC1">
        <w:rPr>
          <w:rFonts w:ascii="Times New Roman" w:hAnsi="Times New Roman"/>
          <w:sz w:val="24"/>
          <w:szCs w:val="24"/>
        </w:rPr>
        <w:t>in men and women aged</w:t>
      </w:r>
      <w:r w:rsidR="00E34290">
        <w:rPr>
          <w:rFonts w:ascii="Times New Roman" w:hAnsi="Times New Roman"/>
          <w:sz w:val="24"/>
          <w:szCs w:val="24"/>
        </w:rPr>
        <w:t xml:space="preserve"> 65-74 </w:t>
      </w:r>
      <w:r w:rsidR="00472EC1">
        <w:rPr>
          <w:rFonts w:ascii="Times New Roman" w:hAnsi="Times New Roman"/>
          <w:sz w:val="24"/>
          <w:szCs w:val="24"/>
        </w:rPr>
        <w:t>years</w:t>
      </w:r>
      <w:r w:rsidR="00E34290">
        <w:rPr>
          <w:rFonts w:ascii="Times New Roman" w:hAnsi="Times New Roman"/>
          <w:sz w:val="24"/>
          <w:szCs w:val="24"/>
        </w:rPr>
        <w:t xml:space="preserve">, </w:t>
      </w:r>
      <w:r w:rsidR="00472EC1">
        <w:rPr>
          <w:rFonts w:ascii="Times New Roman" w:hAnsi="Times New Roman"/>
          <w:sz w:val="24"/>
          <w:szCs w:val="24"/>
        </w:rPr>
        <w:t xml:space="preserve">mortality peaked in February in the </w:t>
      </w:r>
      <w:r w:rsidR="00E34290">
        <w:rPr>
          <w:rFonts w:ascii="Times New Roman" w:hAnsi="Times New Roman"/>
          <w:sz w:val="24"/>
          <w:szCs w:val="24"/>
        </w:rPr>
        <w:t>Northwest and South</w:t>
      </w:r>
      <w:r w:rsidR="00393B92">
        <w:rPr>
          <w:rFonts w:ascii="Times New Roman" w:hAnsi="Times New Roman"/>
          <w:sz w:val="24"/>
          <w:szCs w:val="24"/>
        </w:rPr>
        <w:t>,</w:t>
      </w:r>
      <w:r w:rsidR="00490CB6">
        <w:rPr>
          <w:rFonts w:ascii="Times New Roman" w:hAnsi="Times New Roman"/>
          <w:sz w:val="24"/>
          <w:szCs w:val="24"/>
        </w:rPr>
        <w:t xml:space="preserve"> </w:t>
      </w:r>
      <w:r w:rsidR="00472EC1">
        <w:rPr>
          <w:rFonts w:ascii="Times New Roman" w:hAnsi="Times New Roman"/>
          <w:sz w:val="24"/>
          <w:szCs w:val="24"/>
        </w:rPr>
        <w:t xml:space="preserve">even though </w:t>
      </w:r>
      <w:r w:rsidR="00490CB6">
        <w:rPr>
          <w:rFonts w:ascii="Times New Roman" w:hAnsi="Times New Roman"/>
          <w:sz w:val="24"/>
          <w:szCs w:val="24"/>
        </w:rPr>
        <w:t>the average temperatures for those regions were different by nearly 8 degrees Celsius (8.1 in the South compared with 0.2 in the Northwest).</w:t>
      </w:r>
    </w:p>
    <w:p w14:paraId="463F44DB" w14:textId="77777777" w:rsidR="00D01AE8" w:rsidRPr="004278AA" w:rsidRDefault="00D01AE8" w:rsidP="00B938DB">
      <w:pPr>
        <w:spacing w:after="0" w:line="480" w:lineRule="auto"/>
        <w:rPr>
          <w:rFonts w:ascii="Times New Roman" w:hAnsi="Times New Roman"/>
          <w:sz w:val="24"/>
          <w:szCs w:val="24"/>
        </w:rPr>
      </w:pPr>
    </w:p>
    <w:p w14:paraId="7A82CA12" w14:textId="48432426" w:rsidR="0007260F" w:rsidRDefault="0007260F" w:rsidP="00472EC1">
      <w:pPr>
        <w:spacing w:after="0" w:line="480" w:lineRule="auto"/>
        <w:rPr>
          <w:rFonts w:ascii="Times New Roman" w:hAnsi="Times New Roman"/>
          <w:sz w:val="24"/>
          <w:szCs w:val="24"/>
        </w:rPr>
      </w:pPr>
      <w:r w:rsidRPr="00F95411">
        <w:rPr>
          <w:rFonts w:ascii="Times New Roman" w:hAnsi="Times New Roman"/>
          <w:sz w:val="24"/>
          <w:szCs w:val="24"/>
        </w:rPr>
        <w:t xml:space="preserve">The </w:t>
      </w:r>
      <w:r w:rsidR="00032C07">
        <w:rPr>
          <w:rFonts w:ascii="Times New Roman" w:hAnsi="Times New Roman"/>
          <w:sz w:val="24"/>
          <w:szCs w:val="24"/>
        </w:rPr>
        <w:t>key</w:t>
      </w:r>
      <w:r w:rsidR="00032C07" w:rsidRPr="00F95411">
        <w:rPr>
          <w:rFonts w:ascii="Times New Roman" w:hAnsi="Times New Roman"/>
          <w:sz w:val="24"/>
          <w:szCs w:val="24"/>
        </w:rPr>
        <w:t xml:space="preserve"> </w:t>
      </w:r>
      <w:r w:rsidRPr="00F95411">
        <w:rPr>
          <w:rFonts w:ascii="Times New Roman" w:hAnsi="Times New Roman"/>
          <w:sz w:val="24"/>
          <w:szCs w:val="24"/>
        </w:rPr>
        <w:t>contribution of our study is</w:t>
      </w:r>
      <w:r>
        <w:rPr>
          <w:rFonts w:ascii="Times New Roman" w:hAnsi="Times New Roman"/>
          <w:sz w:val="24"/>
          <w:szCs w:val="24"/>
        </w:rPr>
        <w:t xml:space="preserve"> a comprehensive analysis of seasonality over three decades in relation to age, sex, geography. The comprehensive analysis allowed us to identify </w:t>
      </w:r>
      <w:r w:rsidRPr="00F95411">
        <w:rPr>
          <w:rFonts w:ascii="Times New Roman" w:hAnsi="Times New Roman"/>
          <w:sz w:val="24"/>
          <w:szCs w:val="24"/>
        </w:rPr>
        <w:t xml:space="preserve">distinct </w:t>
      </w:r>
      <w:r>
        <w:rPr>
          <w:rFonts w:ascii="Times New Roman" w:hAnsi="Times New Roman"/>
          <w:sz w:val="24"/>
          <w:szCs w:val="24"/>
        </w:rPr>
        <w:t xml:space="preserve">seasonal </w:t>
      </w:r>
      <w:r w:rsidRPr="00F95411">
        <w:rPr>
          <w:rFonts w:ascii="Times New Roman" w:hAnsi="Times New Roman"/>
          <w:sz w:val="24"/>
          <w:szCs w:val="24"/>
        </w:rPr>
        <w:t>behaviour</w:t>
      </w:r>
      <w:r>
        <w:rPr>
          <w:rFonts w:ascii="Times New Roman" w:hAnsi="Times New Roman"/>
          <w:sz w:val="24"/>
          <w:szCs w:val="24"/>
        </w:rPr>
        <w:t>s</w:t>
      </w:r>
      <w:r w:rsidRPr="00F95411">
        <w:rPr>
          <w:rFonts w:ascii="Times New Roman" w:hAnsi="Times New Roman"/>
          <w:sz w:val="24"/>
          <w:szCs w:val="24"/>
        </w:rPr>
        <w:t xml:space="preserve"> of</w:t>
      </w:r>
      <w:r>
        <w:rPr>
          <w:rFonts w:ascii="Times New Roman" w:hAnsi="Times New Roman"/>
          <w:sz w:val="24"/>
          <w:szCs w:val="24"/>
        </w:rPr>
        <w:t xml:space="preserve"> in relation to</w:t>
      </w:r>
      <w:r w:rsidRPr="00F95411">
        <w:rPr>
          <w:rFonts w:ascii="Times New Roman" w:hAnsi="Times New Roman"/>
          <w:sz w:val="24"/>
          <w:szCs w:val="24"/>
        </w:rPr>
        <w:t xml:space="preserve"> age</w:t>
      </w:r>
      <w:r>
        <w:rPr>
          <w:rFonts w:ascii="Times New Roman" w:hAnsi="Times New Roman"/>
          <w:sz w:val="24"/>
          <w:szCs w:val="24"/>
        </w:rPr>
        <w:t xml:space="preserve"> and</w:t>
      </w:r>
      <w:r w:rsidR="00F719C2">
        <w:rPr>
          <w:rFonts w:ascii="Times New Roman" w:hAnsi="Times New Roman"/>
          <w:sz w:val="24"/>
          <w:szCs w:val="24"/>
        </w:rPr>
        <w:t xml:space="preserve"> </w:t>
      </w:r>
      <w:r w:rsidRPr="00F95411">
        <w:rPr>
          <w:rFonts w:ascii="Times New Roman" w:hAnsi="Times New Roman"/>
          <w:sz w:val="24"/>
          <w:szCs w:val="24"/>
        </w:rPr>
        <w:t>sex</w:t>
      </w:r>
      <w:r>
        <w:rPr>
          <w:rFonts w:ascii="Times New Roman" w:hAnsi="Times New Roman"/>
          <w:sz w:val="24"/>
          <w:szCs w:val="24"/>
        </w:rPr>
        <w:t>, including the excess summer mortality in young men which typically goes unnoticed, and to establish that the behaviour</w:t>
      </w:r>
      <w:r w:rsidRPr="00F95411">
        <w:rPr>
          <w:rFonts w:ascii="Times New Roman" w:hAnsi="Times New Roman"/>
          <w:sz w:val="24"/>
          <w:szCs w:val="24"/>
        </w:rPr>
        <w:t xml:space="preserve"> is broadly consistent sub-nationally. </w:t>
      </w:r>
      <w:r>
        <w:rPr>
          <w:rFonts w:ascii="Times New Roman" w:hAnsi="Times New Roman"/>
          <w:sz w:val="24"/>
          <w:szCs w:val="24"/>
        </w:rPr>
        <w:t>In a novel approach to m</w:t>
      </w:r>
      <w:r w:rsidR="00D01CEF">
        <w:rPr>
          <w:rFonts w:ascii="Times New Roman" w:hAnsi="Times New Roman"/>
          <w:sz w:val="24"/>
          <w:szCs w:val="24"/>
        </w:rPr>
        <w:t>ortality seasonality, we used</w:t>
      </w:r>
      <w:r>
        <w:rPr>
          <w:rFonts w:ascii="Times New Roman" w:hAnsi="Times New Roman"/>
          <w:sz w:val="24"/>
          <w:szCs w:val="24"/>
        </w:rPr>
        <w:t xml:space="preserve"> </w:t>
      </w:r>
      <w:r w:rsidRPr="00F95411">
        <w:rPr>
          <w:rFonts w:ascii="Times New Roman" w:hAnsi="Times New Roman"/>
          <w:sz w:val="24"/>
          <w:szCs w:val="24"/>
        </w:rPr>
        <w:t>wavelet and centre of gravity analys</w:t>
      </w:r>
      <w:r>
        <w:rPr>
          <w:rFonts w:ascii="Times New Roman" w:hAnsi="Times New Roman"/>
          <w:sz w:val="24"/>
          <w:szCs w:val="24"/>
        </w:rPr>
        <w:t>e</w:t>
      </w:r>
      <w:r w:rsidRPr="00F95411">
        <w:rPr>
          <w:rFonts w:ascii="Times New Roman" w:hAnsi="Times New Roman"/>
          <w:sz w:val="24"/>
          <w:szCs w:val="24"/>
        </w:rPr>
        <w:t>s</w:t>
      </w:r>
      <w:r w:rsidR="0028660C">
        <w:rPr>
          <w:rFonts w:ascii="Times New Roman" w:hAnsi="Times New Roman"/>
          <w:sz w:val="24"/>
          <w:szCs w:val="24"/>
        </w:rPr>
        <w:t xml:space="preserve">, which are techniques </w:t>
      </w:r>
      <w:r>
        <w:rPr>
          <w:rFonts w:ascii="Times New Roman" w:hAnsi="Times New Roman"/>
          <w:sz w:val="24"/>
          <w:szCs w:val="24"/>
        </w:rPr>
        <w:t>designed to identify the presence and characteristics of periodicity in time series data, including how it changes over time</w:t>
      </w:r>
      <w:r w:rsidRPr="00F95411">
        <w:rPr>
          <w:rFonts w:ascii="Times New Roman" w:hAnsi="Times New Roman"/>
          <w:sz w:val="24"/>
          <w:szCs w:val="24"/>
        </w:rPr>
        <w:t xml:space="preserve">. </w:t>
      </w:r>
      <w:del w:id="1" w:author="Parks, Robbie M" w:date="2017-01-03T13:24:00Z">
        <w:r w:rsidRPr="00F95411" w:rsidDel="00AD2EAA">
          <w:rPr>
            <w:rFonts w:ascii="Times New Roman" w:hAnsi="Times New Roman"/>
            <w:sz w:val="24"/>
            <w:szCs w:val="24"/>
          </w:rPr>
          <w:delText>This kind of insight</w:delText>
        </w:r>
      </w:del>
      <w:ins w:id="2" w:author="Parks, Robbie M" w:date="2017-01-03T13:24:00Z">
        <w:r w:rsidR="00AD2EAA">
          <w:rPr>
            <w:rFonts w:ascii="Times New Roman" w:hAnsi="Times New Roman"/>
            <w:sz w:val="24"/>
            <w:szCs w:val="24"/>
          </w:rPr>
          <w:t>Insights of this kind</w:t>
        </w:r>
      </w:ins>
      <w:ins w:id="3" w:author="Parks, Robbie M" w:date="2017-01-03T13:18:00Z">
        <w:r w:rsidR="00D604B5">
          <w:rPr>
            <w:rFonts w:ascii="Times New Roman" w:hAnsi="Times New Roman"/>
            <w:sz w:val="24"/>
            <w:szCs w:val="24"/>
          </w:rPr>
          <w:t>, for example</w:t>
        </w:r>
        <w:r w:rsidR="00941297">
          <w:rPr>
            <w:rFonts w:ascii="Times New Roman" w:hAnsi="Times New Roman"/>
            <w:sz w:val="24"/>
            <w:szCs w:val="24"/>
          </w:rPr>
          <w:t xml:space="preserve"> 12-month seasonality disappearing in women aged 15-24 years over time</w:t>
        </w:r>
      </w:ins>
      <w:ins w:id="4" w:author="Parks, Robbie M" w:date="2017-01-03T13:19:00Z">
        <w:r w:rsidR="00941297">
          <w:rPr>
            <w:rFonts w:ascii="Times New Roman" w:hAnsi="Times New Roman"/>
            <w:sz w:val="24"/>
            <w:szCs w:val="24"/>
          </w:rPr>
          <w:t xml:space="preserve"> (Figure 1B)</w:t>
        </w:r>
      </w:ins>
      <w:ins w:id="5" w:author="Parks, Robbie M" w:date="2017-01-03T13:18:00Z">
        <w:r w:rsidR="00941297">
          <w:rPr>
            <w:rFonts w:ascii="Times New Roman" w:hAnsi="Times New Roman"/>
            <w:sz w:val="24"/>
            <w:szCs w:val="24"/>
          </w:rPr>
          <w:t>,</w:t>
        </w:r>
      </w:ins>
      <w:r w:rsidRPr="00F95411">
        <w:rPr>
          <w:rFonts w:ascii="Times New Roman" w:hAnsi="Times New Roman"/>
          <w:sz w:val="24"/>
          <w:szCs w:val="24"/>
        </w:rPr>
        <w:t xml:space="preserve"> would not have been possible analysing data averaged ov</w:t>
      </w:r>
      <w:r w:rsidR="0028660C">
        <w:rPr>
          <w:rFonts w:ascii="Times New Roman" w:hAnsi="Times New Roman"/>
          <w:sz w:val="24"/>
          <w:szCs w:val="24"/>
        </w:rPr>
        <w:t xml:space="preserve">er time or fixed to </w:t>
      </w:r>
      <w:r w:rsidR="003F41EC">
        <w:rPr>
          <w:rFonts w:ascii="Times New Roman" w:hAnsi="Times New Roman"/>
          <w:sz w:val="24"/>
          <w:szCs w:val="24"/>
        </w:rPr>
        <w:t xml:space="preserve">set </w:t>
      </w:r>
      <w:r w:rsidRPr="00F95411">
        <w:rPr>
          <w:rFonts w:ascii="Times New Roman" w:hAnsi="Times New Roman"/>
          <w:sz w:val="24"/>
          <w:szCs w:val="24"/>
        </w:rPr>
        <w:t xml:space="preserve">frequencies. </w:t>
      </w:r>
    </w:p>
    <w:p w14:paraId="068F1558" w14:textId="77777777" w:rsidR="0007260F" w:rsidRPr="00F95411" w:rsidRDefault="0007260F" w:rsidP="006A5826">
      <w:pPr>
        <w:spacing w:after="0" w:line="480" w:lineRule="auto"/>
        <w:outlineLvl w:val="0"/>
        <w:rPr>
          <w:rFonts w:ascii="Times New Roman" w:hAnsi="Times New Roman"/>
          <w:sz w:val="24"/>
          <w:szCs w:val="24"/>
        </w:rPr>
      </w:pPr>
    </w:p>
    <w:p w14:paraId="3A328DBC" w14:textId="1F3E93C9" w:rsidR="0007260F" w:rsidRDefault="0007260F" w:rsidP="006A5826">
      <w:pPr>
        <w:spacing w:after="0" w:line="480" w:lineRule="auto"/>
        <w:outlineLvl w:val="0"/>
        <w:rPr>
          <w:rFonts w:ascii="Times New Roman" w:hAnsi="Times New Roman"/>
          <w:sz w:val="24"/>
          <w:szCs w:val="24"/>
        </w:rPr>
      </w:pPr>
      <w:r w:rsidRPr="00E13578">
        <w:rPr>
          <w:rFonts w:ascii="Times New Roman" w:hAnsi="Times New Roman"/>
          <w:sz w:val="24"/>
          <w:szCs w:val="24"/>
        </w:rPr>
        <w:t xml:space="preserve">The </w:t>
      </w:r>
      <w:r w:rsidR="00D14671">
        <w:rPr>
          <w:rFonts w:ascii="Times New Roman" w:hAnsi="Times New Roman"/>
          <w:sz w:val="24"/>
          <w:szCs w:val="24"/>
        </w:rPr>
        <w:t>main</w:t>
      </w:r>
      <w:r w:rsidR="00D14671" w:rsidRPr="00E13578">
        <w:rPr>
          <w:rFonts w:ascii="Times New Roman" w:hAnsi="Times New Roman"/>
          <w:sz w:val="24"/>
          <w:szCs w:val="24"/>
        </w:rPr>
        <w:t xml:space="preserve"> </w:t>
      </w:r>
      <w:r w:rsidRPr="00E13578">
        <w:rPr>
          <w:rFonts w:ascii="Times New Roman" w:hAnsi="Times New Roman"/>
          <w:sz w:val="24"/>
          <w:szCs w:val="24"/>
        </w:rPr>
        <w:t xml:space="preserve">limitation </w:t>
      </w:r>
      <w:r w:rsidR="00D14671">
        <w:rPr>
          <w:rFonts w:ascii="Times New Roman" w:hAnsi="Times New Roman"/>
          <w:sz w:val="24"/>
          <w:szCs w:val="24"/>
        </w:rPr>
        <w:t>of</w:t>
      </w:r>
      <w:r w:rsidR="00D14671" w:rsidRPr="00E13578">
        <w:rPr>
          <w:rFonts w:ascii="Times New Roman" w:hAnsi="Times New Roman"/>
          <w:sz w:val="24"/>
          <w:szCs w:val="24"/>
        </w:rPr>
        <w:t xml:space="preserve"> </w:t>
      </w:r>
      <w:r w:rsidRPr="00E13578">
        <w:rPr>
          <w:rFonts w:ascii="Times New Roman" w:hAnsi="Times New Roman"/>
          <w:sz w:val="24"/>
          <w:szCs w:val="24"/>
        </w:rPr>
        <w:t>our study</w:t>
      </w:r>
      <w:r>
        <w:rPr>
          <w:rFonts w:ascii="Times New Roman" w:hAnsi="Times New Roman"/>
          <w:sz w:val="24"/>
          <w:szCs w:val="24"/>
        </w:rPr>
        <w:t xml:space="preserve"> is that we have analysed </w:t>
      </w:r>
      <w:r w:rsidRPr="00E13578">
        <w:rPr>
          <w:rFonts w:ascii="Times New Roman" w:hAnsi="Times New Roman"/>
          <w:sz w:val="24"/>
          <w:szCs w:val="24"/>
        </w:rPr>
        <w:t xml:space="preserve">all-cause mortality. </w:t>
      </w:r>
      <w:r>
        <w:rPr>
          <w:rFonts w:ascii="Times New Roman" w:hAnsi="Times New Roman"/>
          <w:sz w:val="24"/>
          <w:szCs w:val="24"/>
        </w:rPr>
        <w:t>Different diseases and injuries may be differentially affected by environmental and behavioural factors associated with season and hence differ in their seasonal behaviour. For example, suicides have been found to peak in early spring,</w:t>
      </w:r>
      <w:r>
        <w:rPr>
          <w:rFonts w:ascii="Times New Roman" w:hAnsi="Times New Roman"/>
          <w:sz w:val="24"/>
          <w:szCs w:val="24"/>
        </w:rPr>
        <w:fldChar w:fldCharType="begin"/>
      </w:r>
      <w:r w:rsidR="008B1C81">
        <w:rPr>
          <w:rFonts w:ascii="Times New Roman" w:hAnsi="Times New Roman"/>
          <w:sz w:val="24"/>
          <w:szCs w:val="24"/>
        </w:rPr>
        <w:instrText xml:space="preserve"> ADDIN EN.CITE &lt;EndNote&gt;&lt;Cite&gt;&lt;Author&gt;Feinstein&lt;/Author&gt;&lt;Year&gt;2002&lt;/Year&gt;&lt;RecNum&gt;361&lt;/RecNum&gt;&lt;DisplayText&gt;&lt;style face="superscript"&gt;7,19&lt;/style&gt;&lt;/DisplayText&gt;&lt;record&gt;&lt;rec-number&gt;361&lt;/rec-number&gt;&lt;foreign-keys&gt;&lt;key app="EN" db-id="t0tw0zzvgt0wf4erero5steu5rx5tpas22wa" timestamp="1477301883"&gt;361&lt;/key&gt;&lt;/foreign-keys&gt;&lt;ref-type name="Journal Article"&gt;17&lt;/ref-type&gt;&lt;contributors&gt;&lt;authors&gt;&lt;author&gt;Feinstein, Craig A&lt;/author&gt;&lt;/authors&gt;&lt;/contributors&gt;&lt;titles&gt;&lt;title&gt;Seasonality of deaths in the US by age and cause&lt;/title&gt;&lt;secondary-title&gt;Demographic Research&lt;/secondary-title&gt;&lt;/titles&gt;&lt;periodical&gt;&lt;full-title&gt;Demographic Research&lt;/full-title&gt;&lt;/periodical&gt;&lt;pages&gt;469-486&lt;/pages&gt;&lt;volume&gt;6&lt;/volume&gt;&lt;number&gt;17&lt;/number&gt;&lt;dates&gt;&lt;year&gt;2002&lt;/year&gt;&lt;/dates&gt;&lt;urls&gt;&lt;/urls&gt;&lt;/record&gt;&lt;/Cite&gt;&lt;Cite&gt;&lt;Author&gt;Trudeau&lt;/Author&gt;&lt;Year&gt;1997&lt;/Year&gt;&lt;RecNum&gt;565&lt;/RecNum&gt;&lt;record&gt;&lt;rec-number&gt;565&lt;/rec-number&gt;&lt;foreign-keys&gt;&lt;key app="EN" db-id="t0tw0zzvgt0wf4erero5steu5rx5tpas22wa" timestamp="1480353753"&gt;565&lt;/key&gt;&lt;/foreign-keys&gt;&lt;ref-type name="Journal Article"&gt;17&lt;/ref-type&gt;&lt;contributors&gt;&lt;authors&gt;&lt;author&gt;Trudeau, Richard&lt;/author&gt;&lt;/authors&gt;&lt;/contributors&gt;&lt;titles&gt;&lt;title&gt;Monthly and daily patterns of death&lt;/title&gt;&lt;secondary-title&gt;Health Reports-Statistics Canada&lt;/secondary-title&gt;&lt;/titles&gt;&lt;periodical&gt;&lt;full-title&gt;HEALTH REPORTS-STATISTICS CANADA&lt;/full-title&gt;&lt;/periodical&gt;&lt;pages&gt;43-52&lt;/pages&gt;&lt;volume&gt;9&lt;/volume&gt;&lt;dates&gt;&lt;year&gt;1997&lt;/year&gt;&lt;/dates&gt;&lt;isbn&gt;0840-6529&lt;/isbn&gt;&lt;urls&gt;&lt;/urls&gt;&lt;/record&gt;&lt;/Cite&gt;&lt;/EndNote&gt;</w:instrText>
      </w:r>
      <w:r>
        <w:rPr>
          <w:rFonts w:ascii="Times New Roman" w:hAnsi="Times New Roman"/>
          <w:sz w:val="24"/>
          <w:szCs w:val="24"/>
        </w:rPr>
        <w:fldChar w:fldCharType="separate"/>
      </w:r>
      <w:r w:rsidR="00BF3B32" w:rsidRPr="00BF3B32">
        <w:rPr>
          <w:rFonts w:ascii="Times New Roman" w:hAnsi="Times New Roman"/>
          <w:noProof/>
          <w:sz w:val="24"/>
          <w:szCs w:val="24"/>
          <w:vertAlign w:val="superscript"/>
        </w:rPr>
        <w:t>7,19</w:t>
      </w:r>
      <w:r>
        <w:rPr>
          <w:rFonts w:ascii="Times New Roman" w:hAnsi="Times New Roman"/>
          <w:sz w:val="24"/>
          <w:szCs w:val="24"/>
        </w:rPr>
        <w:fldChar w:fldCharType="end"/>
      </w:r>
      <w:r>
        <w:rPr>
          <w:rFonts w:ascii="Times New Roman" w:hAnsi="Times New Roman"/>
          <w:sz w:val="24"/>
          <w:szCs w:val="24"/>
        </w:rPr>
        <w:t xml:space="preserve"> and mortality from cardiovascular diseases may </w:t>
      </w:r>
      <w:r>
        <w:rPr>
          <w:rFonts w:ascii="Times New Roman" w:hAnsi="Times New Roman"/>
          <w:sz w:val="24"/>
          <w:szCs w:val="24"/>
        </w:rPr>
        <w:lastRenderedPageBreak/>
        <w:t>peak earlier in the winter than that from respiratory conditions.</w:t>
      </w:r>
      <w:r>
        <w:rPr>
          <w:rFonts w:ascii="Times New Roman" w:hAnsi="Times New Roman"/>
          <w:sz w:val="24"/>
          <w:szCs w:val="24"/>
        </w:rPr>
        <w:fldChar w:fldCharType="begin"/>
      </w:r>
      <w:r w:rsidR="00BF3B32">
        <w:rPr>
          <w:rFonts w:ascii="Times New Roman" w:hAnsi="Times New Roman"/>
          <w:sz w:val="24"/>
          <w:szCs w:val="24"/>
        </w:rPr>
        <w:instrText xml:space="preserve"> ADDIN EN.CITE &lt;EndNote&gt;&lt;Cite&gt;&lt;Author&gt;Mackenbach&lt;/Author&gt;&lt;Year&gt;1992&lt;/Year&gt;&lt;RecNum&gt;457&lt;/RecNum&gt;&lt;DisplayText&gt;&lt;style face="superscript"&gt;17&lt;/style&gt;&lt;/DisplayText&gt;&lt;record&gt;&lt;rec-number&gt;457&lt;/rec-number&gt;&lt;foreign-keys&gt;&lt;key app="EN" db-id="t0tw0zzvgt0wf4erero5steu5rx5tpas22wa" timestamp="1480334390"&gt;457&lt;/key&gt;&lt;/foreign-keys&gt;&lt;ref-type name="Journal Article"&gt;17&lt;/ref-type&gt;&lt;contributors&gt;&lt;authors&gt;&lt;author&gt;Mackenbach, JP&lt;/author&gt;&lt;author&gt;Kunst, AE&lt;/author&gt;&lt;author&gt;Looman, CW&lt;/author&gt;&lt;/authors&gt;&lt;/contributors&gt;&lt;titles&gt;&lt;title&gt;Seasonal variation in mortality in The Netherlands&lt;/title&gt;&lt;secondary-title&gt;Journal of Epidemiology and Community Health&lt;/secondary-title&gt;&lt;/titles&gt;&lt;periodical&gt;&lt;full-title&gt;Journal of Epidemiology and Community Health&lt;/full-title&gt;&lt;/periodical&gt;&lt;pages&gt;261-265&lt;/pages&gt;&lt;volume&gt;46&lt;/volume&gt;&lt;number&gt;3&lt;/number&gt;&lt;dates&gt;&lt;year&gt;1992&lt;/year&gt;&lt;/dates&gt;&lt;isbn&gt;1470-2738&lt;/isbn&gt;&lt;urls&gt;&lt;/urls&gt;&lt;/record&gt;&lt;/Cite&gt;&lt;/EndNote&gt;</w:instrText>
      </w:r>
      <w:r>
        <w:rPr>
          <w:rFonts w:ascii="Times New Roman" w:hAnsi="Times New Roman"/>
          <w:sz w:val="24"/>
          <w:szCs w:val="24"/>
        </w:rPr>
        <w:fldChar w:fldCharType="separate"/>
      </w:r>
      <w:r w:rsidR="00BF3B32" w:rsidRPr="00BF3B32">
        <w:rPr>
          <w:rFonts w:ascii="Times New Roman" w:hAnsi="Times New Roman"/>
          <w:noProof/>
          <w:sz w:val="24"/>
          <w:szCs w:val="24"/>
          <w:vertAlign w:val="superscript"/>
        </w:rPr>
        <w:t>17</w:t>
      </w:r>
      <w:r>
        <w:rPr>
          <w:rFonts w:ascii="Times New Roman" w:hAnsi="Times New Roman"/>
          <w:sz w:val="24"/>
          <w:szCs w:val="24"/>
        </w:rPr>
        <w:fldChar w:fldCharType="end"/>
      </w:r>
      <w:r>
        <w:rPr>
          <w:rFonts w:ascii="Times New Roman" w:hAnsi="Times New Roman"/>
          <w:sz w:val="24"/>
          <w:szCs w:val="24"/>
        </w:rPr>
        <w:t xml:space="preserve"> In </w:t>
      </w:r>
      <w:r w:rsidR="00DC5874">
        <w:rPr>
          <w:rFonts w:ascii="Times New Roman" w:hAnsi="Times New Roman"/>
          <w:sz w:val="24"/>
          <w:szCs w:val="24"/>
        </w:rPr>
        <w:t xml:space="preserve">contrast </w:t>
      </w:r>
      <w:r>
        <w:rPr>
          <w:rFonts w:ascii="Times New Roman" w:hAnsi="Times New Roman"/>
          <w:sz w:val="24"/>
          <w:szCs w:val="24"/>
        </w:rPr>
        <w:t>deaths from cancer show little or no seasonality.</w:t>
      </w:r>
      <w:r>
        <w:rPr>
          <w:rFonts w:ascii="Times New Roman" w:hAnsi="Times New Roman"/>
          <w:sz w:val="24"/>
          <w:szCs w:val="24"/>
        </w:rPr>
        <w:fldChar w:fldCharType="begin"/>
      </w:r>
      <w:r w:rsidR="00BF3B32">
        <w:rPr>
          <w:rFonts w:ascii="Times New Roman" w:hAnsi="Times New Roman"/>
          <w:sz w:val="24"/>
          <w:szCs w:val="24"/>
        </w:rPr>
        <w:instrText xml:space="preserve"> ADDIN EN.CITE &lt;EndNote&gt;&lt;Cite&gt;&lt;Author&gt;Rosenwaike&lt;/Author&gt;&lt;Year&gt;1966&lt;/Year&gt;&lt;RecNum&gt;355&lt;/RecNum&gt;&lt;DisplayText&gt;&lt;style face="superscript"&gt;16&lt;/style&gt;&lt;/DisplayText&gt;&lt;record&gt;&lt;rec-number&gt;355&lt;/rec-number&gt;&lt;foreign-keys&gt;&lt;key app="EN" db-id="t0tw0zzvgt0wf4erero5steu5rx5tpas22wa" timestamp="1476199414"&gt;355&lt;/key&gt;&lt;/foreign-keys&gt;&lt;ref-type name="Journal Article"&gt;17&lt;/ref-type&gt;&lt;contributors&gt;&lt;authors&gt;&lt;author&gt;Rosenwaike, Ira&lt;/author&gt;&lt;/authors&gt;&lt;/contributors&gt;&lt;titles&gt;&lt;title&gt;Seasonal variation of deaths in the United States, 1951–1960&lt;/title&gt;&lt;secondary-title&gt;Journal of the American Statistical Association&lt;/secondary-title&gt;&lt;/titles&gt;&lt;periodical&gt;&lt;full-title&gt;Journal of the American Statistical Association&lt;/full-title&gt;&lt;/periodical&gt;&lt;pages&gt;706-719&lt;/pages&gt;&lt;volume&gt;61&lt;/volume&gt;&lt;number&gt;315&lt;/number&gt;&lt;dates&gt;&lt;year&gt;1966&lt;/year&gt;&lt;/dates&gt;&lt;isbn&gt;0162-1459&lt;/isbn&gt;&lt;urls&gt;&lt;/urls&gt;&lt;/record&gt;&lt;/Cite&gt;&lt;/EndNote&gt;</w:instrText>
      </w:r>
      <w:r>
        <w:rPr>
          <w:rFonts w:ascii="Times New Roman" w:hAnsi="Times New Roman"/>
          <w:sz w:val="24"/>
          <w:szCs w:val="24"/>
        </w:rPr>
        <w:fldChar w:fldCharType="separate"/>
      </w:r>
      <w:r w:rsidR="00BF3B32" w:rsidRPr="00BF3B32">
        <w:rPr>
          <w:rFonts w:ascii="Times New Roman" w:hAnsi="Times New Roman"/>
          <w:noProof/>
          <w:sz w:val="24"/>
          <w:szCs w:val="24"/>
          <w:vertAlign w:val="superscript"/>
        </w:rPr>
        <w:t>16</w:t>
      </w:r>
      <w:r>
        <w:rPr>
          <w:rFonts w:ascii="Times New Roman" w:hAnsi="Times New Roman"/>
          <w:sz w:val="24"/>
          <w:szCs w:val="24"/>
        </w:rPr>
        <w:fldChar w:fldCharType="end"/>
      </w:r>
      <w:r>
        <w:rPr>
          <w:rFonts w:ascii="Times New Roman" w:hAnsi="Times New Roman"/>
          <w:sz w:val="24"/>
          <w:szCs w:val="24"/>
        </w:rPr>
        <w:t xml:space="preserve"> </w:t>
      </w:r>
      <w:r w:rsidR="00DC5874">
        <w:rPr>
          <w:rFonts w:ascii="Times New Roman" w:hAnsi="Times New Roman"/>
          <w:sz w:val="24"/>
          <w:szCs w:val="24"/>
        </w:rPr>
        <w:t>A</w:t>
      </w:r>
      <w:r>
        <w:rPr>
          <w:rFonts w:ascii="Times New Roman" w:hAnsi="Times New Roman"/>
          <w:sz w:val="24"/>
          <w:szCs w:val="24"/>
        </w:rPr>
        <w:t>ll-cause mortality measures total mortality burden, and is not affected by errors and variations over time and space in assignment of cause of death</w:t>
      </w:r>
      <w:r w:rsidR="00DC5874">
        <w:rPr>
          <w:rFonts w:ascii="Times New Roman" w:hAnsi="Times New Roman"/>
          <w:sz w:val="24"/>
          <w:szCs w:val="24"/>
        </w:rPr>
        <w:t xml:space="preserve">. Nonetheless </w:t>
      </w:r>
      <w:r>
        <w:rPr>
          <w:rFonts w:ascii="Times New Roman" w:hAnsi="Times New Roman"/>
          <w:sz w:val="24"/>
          <w:szCs w:val="24"/>
        </w:rPr>
        <w:t>future work should</w:t>
      </w:r>
      <w:r w:rsidRPr="00E13578">
        <w:rPr>
          <w:rFonts w:ascii="Times New Roman" w:hAnsi="Times New Roman"/>
          <w:sz w:val="24"/>
          <w:szCs w:val="24"/>
        </w:rPr>
        <w:t xml:space="preserve"> </w:t>
      </w:r>
      <w:r>
        <w:rPr>
          <w:rFonts w:ascii="Times New Roman" w:hAnsi="Times New Roman"/>
          <w:sz w:val="24"/>
          <w:szCs w:val="24"/>
        </w:rPr>
        <w:t>apply our methods</w:t>
      </w:r>
      <w:r w:rsidRPr="00E13578">
        <w:rPr>
          <w:rFonts w:ascii="Times New Roman" w:hAnsi="Times New Roman"/>
          <w:sz w:val="24"/>
          <w:szCs w:val="24"/>
        </w:rPr>
        <w:t xml:space="preserve"> </w:t>
      </w:r>
      <w:r>
        <w:rPr>
          <w:rFonts w:ascii="Times New Roman" w:hAnsi="Times New Roman"/>
          <w:sz w:val="24"/>
          <w:szCs w:val="24"/>
        </w:rPr>
        <w:t>to</w:t>
      </w:r>
      <w:r w:rsidRPr="00E13578">
        <w:rPr>
          <w:rFonts w:ascii="Times New Roman" w:hAnsi="Times New Roman"/>
          <w:sz w:val="24"/>
          <w:szCs w:val="24"/>
        </w:rPr>
        <w:t xml:space="preserve"> specific causes of death</w:t>
      </w:r>
      <w:r>
        <w:rPr>
          <w:rFonts w:ascii="Times New Roman" w:hAnsi="Times New Roman"/>
          <w:sz w:val="24"/>
          <w:szCs w:val="24"/>
        </w:rPr>
        <w:t xml:space="preserve"> that have public health importance or known interventions</w:t>
      </w:r>
      <w:r w:rsidRPr="00E13578">
        <w:rPr>
          <w:rFonts w:ascii="Times New Roman" w:hAnsi="Times New Roman"/>
          <w:sz w:val="24"/>
          <w:szCs w:val="24"/>
        </w:rPr>
        <w:t>.</w:t>
      </w:r>
      <w:r w:rsidRPr="00E13578" w:rsidDel="009F79BF">
        <w:rPr>
          <w:rFonts w:ascii="Times New Roman" w:hAnsi="Times New Roman"/>
          <w:sz w:val="24"/>
          <w:szCs w:val="24"/>
        </w:rPr>
        <w:t xml:space="preserve"> </w:t>
      </w:r>
    </w:p>
    <w:p w14:paraId="28D18867" w14:textId="77777777" w:rsidR="001A0C5A" w:rsidRPr="00F95411" w:rsidRDefault="001A0C5A" w:rsidP="006A5826">
      <w:pPr>
        <w:spacing w:after="0" w:line="480" w:lineRule="auto"/>
        <w:outlineLvl w:val="0"/>
        <w:rPr>
          <w:rFonts w:ascii="Times New Roman" w:hAnsi="Times New Roman"/>
          <w:sz w:val="24"/>
          <w:szCs w:val="24"/>
        </w:rPr>
      </w:pPr>
    </w:p>
    <w:p w14:paraId="6D7A3BC1" w14:textId="6651FE8B" w:rsidR="00510715" w:rsidRDefault="0007260F" w:rsidP="006A5826">
      <w:pPr>
        <w:spacing w:after="0" w:line="480" w:lineRule="auto"/>
        <w:outlineLvl w:val="0"/>
        <w:rPr>
          <w:ins w:id="6" w:author="Parks, Robbie M" w:date="2017-01-03T13:35:00Z"/>
          <w:rFonts w:ascii="Times New Roman" w:hAnsi="Times New Roman"/>
          <w:sz w:val="24"/>
          <w:szCs w:val="24"/>
        </w:rPr>
      </w:pPr>
      <w:r w:rsidRPr="00F95411">
        <w:rPr>
          <w:rFonts w:ascii="Times New Roman" w:hAnsi="Times New Roman"/>
          <w:sz w:val="24"/>
          <w:szCs w:val="24"/>
        </w:rPr>
        <w:t xml:space="preserve">Our study framework and methods can also be applied to other countries with </w:t>
      </w:r>
      <w:r w:rsidR="00907217">
        <w:rPr>
          <w:rFonts w:ascii="Times New Roman" w:hAnsi="Times New Roman"/>
          <w:sz w:val="24"/>
          <w:szCs w:val="24"/>
        </w:rPr>
        <w:t xml:space="preserve">time- and </w:t>
      </w:r>
      <w:r w:rsidRPr="00F95411">
        <w:rPr>
          <w:rFonts w:ascii="Times New Roman" w:hAnsi="Times New Roman"/>
          <w:sz w:val="24"/>
          <w:szCs w:val="24"/>
        </w:rPr>
        <w:t xml:space="preserve">geo-coded </w:t>
      </w:r>
      <w:r w:rsidR="006F03EA">
        <w:rPr>
          <w:rFonts w:ascii="Times New Roman" w:hAnsi="Times New Roman"/>
          <w:sz w:val="24"/>
          <w:szCs w:val="24"/>
        </w:rPr>
        <w:t>death</w:t>
      </w:r>
      <w:r w:rsidRPr="00F95411">
        <w:rPr>
          <w:rFonts w:ascii="Times New Roman" w:hAnsi="Times New Roman"/>
          <w:sz w:val="24"/>
          <w:szCs w:val="24"/>
        </w:rPr>
        <w:t xml:space="preserve"> records. </w:t>
      </w:r>
      <w:r w:rsidR="0026280A">
        <w:rPr>
          <w:rFonts w:ascii="Times New Roman" w:hAnsi="Times New Roman"/>
          <w:sz w:val="24"/>
          <w:szCs w:val="24"/>
        </w:rPr>
        <w:t>S</w:t>
      </w:r>
      <w:r w:rsidR="00907217">
        <w:rPr>
          <w:rFonts w:ascii="Times New Roman" w:hAnsi="Times New Roman"/>
          <w:sz w:val="24"/>
          <w:szCs w:val="24"/>
        </w:rPr>
        <w:t>uch data are</w:t>
      </w:r>
      <w:r w:rsidRPr="00F95411">
        <w:rPr>
          <w:rFonts w:ascii="Times New Roman" w:hAnsi="Times New Roman"/>
          <w:sz w:val="24"/>
          <w:szCs w:val="24"/>
        </w:rPr>
        <w:t xml:space="preserve"> available in high-income and some middle-income countries. It would be of further interest to </w:t>
      </w:r>
      <w:r w:rsidR="00907217">
        <w:rPr>
          <w:rFonts w:ascii="Times New Roman" w:hAnsi="Times New Roman"/>
          <w:sz w:val="24"/>
          <w:szCs w:val="24"/>
        </w:rPr>
        <w:t>compare</w:t>
      </w:r>
      <w:r w:rsidRPr="00F95411">
        <w:rPr>
          <w:rFonts w:ascii="Times New Roman" w:hAnsi="Times New Roman"/>
          <w:sz w:val="24"/>
          <w:szCs w:val="24"/>
        </w:rPr>
        <w:t xml:space="preserve"> </w:t>
      </w:r>
      <w:r w:rsidR="00907217">
        <w:rPr>
          <w:rFonts w:ascii="Times New Roman" w:hAnsi="Times New Roman"/>
          <w:sz w:val="24"/>
          <w:szCs w:val="24"/>
        </w:rPr>
        <w:t>seasonality</w:t>
      </w:r>
      <w:r w:rsidR="00907217" w:rsidRPr="00F95411">
        <w:rPr>
          <w:rFonts w:ascii="Times New Roman" w:hAnsi="Times New Roman"/>
          <w:sz w:val="24"/>
          <w:szCs w:val="24"/>
        </w:rPr>
        <w:t xml:space="preserve"> </w:t>
      </w:r>
      <w:r w:rsidRPr="00F95411">
        <w:rPr>
          <w:rFonts w:ascii="Times New Roman" w:hAnsi="Times New Roman"/>
          <w:sz w:val="24"/>
          <w:szCs w:val="24"/>
        </w:rPr>
        <w:t xml:space="preserve">between urban and rural inhabitants, </w:t>
      </w:r>
      <w:r w:rsidR="00907217">
        <w:rPr>
          <w:rFonts w:ascii="Times New Roman" w:hAnsi="Times New Roman"/>
          <w:sz w:val="24"/>
          <w:szCs w:val="24"/>
        </w:rPr>
        <w:t>or in relation to</w:t>
      </w:r>
      <w:r w:rsidRPr="00F95411">
        <w:rPr>
          <w:rFonts w:ascii="Times New Roman" w:hAnsi="Times New Roman"/>
          <w:sz w:val="24"/>
          <w:szCs w:val="24"/>
        </w:rPr>
        <w:t xml:space="preserve"> socio-economic status. </w:t>
      </w:r>
      <w:ins w:id="7" w:author="Parks, Robbie M" w:date="2017-01-03T13:34:00Z">
        <w:r w:rsidR="001C52F1">
          <w:rPr>
            <w:rFonts w:ascii="Times New Roman" w:hAnsi="Times New Roman"/>
            <w:sz w:val="24"/>
            <w:szCs w:val="24"/>
          </w:rPr>
          <w:t>Further</w:t>
        </w:r>
      </w:ins>
      <w:ins w:id="8" w:author="Parks, Robbie M" w:date="2017-01-03T13:25:00Z">
        <w:r w:rsidR="009B67A3">
          <w:rPr>
            <w:rFonts w:ascii="Times New Roman" w:hAnsi="Times New Roman"/>
            <w:sz w:val="24"/>
            <w:szCs w:val="24"/>
          </w:rPr>
          <w:t xml:space="preserve">, </w:t>
        </w:r>
      </w:ins>
      <w:ins w:id="9" w:author="Parks, Robbie M" w:date="2017-01-03T13:35:00Z">
        <w:r w:rsidR="00510715">
          <w:rPr>
            <w:rFonts w:ascii="Times New Roman" w:hAnsi="Times New Roman"/>
            <w:sz w:val="24"/>
            <w:szCs w:val="24"/>
          </w:rPr>
          <w:t>w</w:t>
        </w:r>
      </w:ins>
      <w:ins w:id="10" w:author="Parks, Robbie M" w:date="2017-01-03T13:36:00Z">
        <w:r w:rsidR="00341626">
          <w:rPr>
            <w:rFonts w:ascii="Times New Roman" w:hAnsi="Times New Roman"/>
            <w:sz w:val="24"/>
            <w:szCs w:val="24"/>
          </w:rPr>
          <w:t>e can</w:t>
        </w:r>
      </w:ins>
      <w:ins w:id="11" w:author="Parks, Robbie M" w:date="2017-01-03T13:37:00Z">
        <w:r w:rsidR="00341626">
          <w:rPr>
            <w:rFonts w:ascii="Times New Roman" w:hAnsi="Times New Roman"/>
            <w:sz w:val="24"/>
            <w:szCs w:val="24"/>
          </w:rPr>
          <w:t xml:space="preserve"> use the framework and methods to</w:t>
        </w:r>
      </w:ins>
      <w:ins w:id="12" w:author="Parks, Robbie M" w:date="2017-01-03T13:36:00Z">
        <w:r w:rsidR="00341626">
          <w:rPr>
            <w:rFonts w:ascii="Times New Roman" w:hAnsi="Times New Roman"/>
            <w:sz w:val="24"/>
            <w:szCs w:val="24"/>
          </w:rPr>
          <w:t xml:space="preserve"> understand the role of climate (e.g. temperature) as a driver of observed seasonality</w:t>
        </w:r>
      </w:ins>
      <w:ins w:id="13" w:author="Parks, Robbie M" w:date="2017-01-03T13:38:00Z">
        <w:r w:rsidR="00341626">
          <w:rPr>
            <w:rFonts w:ascii="Times New Roman" w:hAnsi="Times New Roman"/>
            <w:sz w:val="24"/>
            <w:szCs w:val="24"/>
          </w:rPr>
          <w:t xml:space="preserve"> of mortality</w:t>
        </w:r>
      </w:ins>
      <w:ins w:id="14" w:author="Parks, Robbie M" w:date="2017-01-03T13:36:00Z">
        <w:r w:rsidR="00341626">
          <w:rPr>
            <w:rFonts w:ascii="Times New Roman" w:hAnsi="Times New Roman"/>
            <w:sz w:val="24"/>
            <w:szCs w:val="24"/>
          </w:rPr>
          <w:t xml:space="preserve">, and how the </w:t>
        </w:r>
      </w:ins>
      <w:ins w:id="15" w:author="Parks, Robbie M" w:date="2017-01-03T13:38:00Z">
        <w:r w:rsidR="00341626">
          <w:rPr>
            <w:rFonts w:ascii="Times New Roman" w:hAnsi="Times New Roman"/>
            <w:sz w:val="24"/>
            <w:szCs w:val="24"/>
          </w:rPr>
          <w:t xml:space="preserve">relationship </w:t>
        </w:r>
      </w:ins>
      <w:ins w:id="16" w:author="Parks, Robbie M" w:date="2017-01-03T13:39:00Z">
        <w:r w:rsidR="00E92147">
          <w:rPr>
            <w:rFonts w:ascii="Times New Roman" w:hAnsi="Times New Roman"/>
            <w:sz w:val="24"/>
            <w:szCs w:val="24"/>
          </w:rPr>
          <w:t xml:space="preserve">between climate and mortality </w:t>
        </w:r>
      </w:ins>
      <w:ins w:id="17" w:author="Parks, Robbie M" w:date="2017-01-03T13:38:00Z">
        <w:r w:rsidR="00341626">
          <w:rPr>
            <w:rFonts w:ascii="Times New Roman" w:hAnsi="Times New Roman"/>
            <w:sz w:val="24"/>
            <w:szCs w:val="24"/>
          </w:rPr>
          <w:t>has changed over time.</w:t>
        </w:r>
      </w:ins>
      <w:ins w:id="18" w:author="Parks, Robbie M" w:date="2017-01-03T13:40:00Z">
        <w:r w:rsidR="006C45BE">
          <w:rPr>
            <w:rFonts w:ascii="Times New Roman" w:hAnsi="Times New Roman"/>
            <w:sz w:val="24"/>
            <w:szCs w:val="24"/>
          </w:rPr>
          <w:t xml:space="preserve"> It would be of interest, for example, to examine why older age groups in men and women have experienced no significant change in seasonal excess nationally, while </w:t>
        </w:r>
      </w:ins>
      <w:ins w:id="19" w:author="Parks, Robbie M" w:date="2017-01-03T13:41:00Z">
        <w:r w:rsidR="00B35265">
          <w:rPr>
            <w:rFonts w:ascii="Times New Roman" w:hAnsi="Times New Roman"/>
            <w:sz w:val="24"/>
            <w:szCs w:val="24"/>
          </w:rPr>
          <w:t>climate</w:t>
        </w:r>
        <w:r w:rsidR="00DD2742">
          <w:rPr>
            <w:rFonts w:ascii="Times New Roman" w:hAnsi="Times New Roman"/>
            <w:sz w:val="24"/>
            <w:szCs w:val="24"/>
          </w:rPr>
          <w:t xml:space="preserve"> patterns may have been in flux, due to climate change, </w:t>
        </w:r>
        <w:r w:rsidR="00B35265">
          <w:rPr>
            <w:rFonts w:ascii="Times New Roman" w:hAnsi="Times New Roman"/>
            <w:sz w:val="24"/>
            <w:szCs w:val="24"/>
          </w:rPr>
          <w:t>over the period of study</w:t>
        </w:r>
      </w:ins>
      <w:ins w:id="20" w:author="Parks, Robbie M" w:date="2017-01-04T15:25:00Z">
        <w:r w:rsidR="00101A8E">
          <w:rPr>
            <w:rFonts w:ascii="Times New Roman" w:hAnsi="Times New Roman"/>
            <w:sz w:val="24"/>
            <w:szCs w:val="24"/>
          </w:rPr>
          <w:t>,</w:t>
        </w:r>
      </w:ins>
      <w:ins w:id="21" w:author="Parks, Robbie M" w:date="2017-01-04T15:26:00Z">
        <w:r w:rsidR="00101A8E">
          <w:rPr>
            <w:rFonts w:ascii="Times New Roman" w:hAnsi="Times New Roman"/>
            <w:sz w:val="24"/>
            <w:szCs w:val="24"/>
          </w:rPr>
          <w:t xml:space="preserve"> using a </w:t>
        </w:r>
      </w:ins>
      <w:ins w:id="22" w:author="Parks, Robbie M" w:date="2017-01-04T15:30:00Z">
        <w:r w:rsidR="00771EA4">
          <w:rPr>
            <w:rFonts w:ascii="Times New Roman" w:hAnsi="Times New Roman"/>
            <w:sz w:val="24"/>
            <w:szCs w:val="24"/>
          </w:rPr>
          <w:t xml:space="preserve">wavelet </w:t>
        </w:r>
      </w:ins>
      <w:ins w:id="23" w:author="Parks, Robbie M" w:date="2017-01-04T15:26:00Z">
        <w:r w:rsidR="00101A8E">
          <w:rPr>
            <w:rFonts w:ascii="Times New Roman" w:hAnsi="Times New Roman"/>
            <w:sz w:val="24"/>
            <w:szCs w:val="24"/>
          </w:rPr>
          <w:t>coherence analysis of the bivariate time series</w:t>
        </w:r>
      </w:ins>
      <w:ins w:id="24" w:author="Parks, Robbie M" w:date="2017-01-03T13:41:00Z">
        <w:r w:rsidR="00B35265">
          <w:rPr>
            <w:rFonts w:ascii="Times New Roman" w:hAnsi="Times New Roman"/>
            <w:sz w:val="24"/>
            <w:szCs w:val="24"/>
          </w:rPr>
          <w:t>.</w:t>
        </w:r>
      </w:ins>
      <w:r w:rsidR="006D55E7">
        <w:rPr>
          <w:rFonts w:ascii="Times New Roman" w:hAnsi="Times New Roman"/>
          <w:sz w:val="24"/>
          <w:szCs w:val="24"/>
        </w:rPr>
        <w:fldChar w:fldCharType="begin"/>
      </w:r>
      <w:r w:rsidR="006D55E7">
        <w:rPr>
          <w:rFonts w:ascii="Times New Roman" w:hAnsi="Times New Roman"/>
          <w:sz w:val="24"/>
          <w:szCs w:val="24"/>
        </w:rPr>
        <w:instrText xml:space="preserve"> ADDIN EN.CITE &lt;EndNote&gt;&lt;Cite&gt;&lt;Author&gt;Cazelles&lt;/Author&gt;&lt;Year&gt;2008&lt;/Year&gt;&lt;RecNum&gt;455&lt;/RecNum&gt;&lt;DisplayText&gt;&lt;style face="superscript"&gt;27&lt;/style&gt;&lt;/DisplayText&gt;&lt;record&gt;&lt;rec-number&gt;455&lt;/rec-number&gt;&lt;foreign-keys&gt;&lt;key app="EN" db-id="t0tw0zzvgt0wf4erero5steu5rx5tpas22wa" timestamp="1480017609"&gt;455&lt;/key&gt;&lt;/foreign-keys&gt;&lt;ref-type name="Journal Article"&gt;17&lt;/ref-type&gt;&lt;contributors&gt;&lt;authors&gt;&lt;author&gt;Cazelles, Bernard&lt;/author&gt;&lt;author&gt;Chavez, Mario&lt;/author&gt;&lt;author&gt;Berteaux, Dominique&lt;/author&gt;&lt;author&gt;Ménard, Frédéric&lt;/author&gt;&lt;author&gt;Vik, Jon Olav&lt;/author&gt;&lt;author&gt;Jenouvrier, Stéphanie&lt;/author&gt;&lt;author&gt;Stenseth, Nils C&lt;/author&gt;&lt;/authors&gt;&lt;/contributors&gt;&lt;titles&gt;&lt;title&gt;Wavelet analysis of ecological time series&lt;/title&gt;&lt;secondary-title&gt;Oecologia&lt;/secondary-title&gt;&lt;/titles&gt;&lt;periodical&gt;&lt;full-title&gt;Oecologia&lt;/full-title&gt;&lt;/periodical&gt;&lt;pages&gt;287-304&lt;/pages&gt;&lt;volume&gt;156&lt;/volume&gt;&lt;number&gt;2&lt;/number&gt;&lt;dates&gt;&lt;year&gt;2008&lt;/year&gt;&lt;/dates&gt;&lt;isbn&gt;0029-8549&lt;/isbn&gt;&lt;urls&gt;&lt;/urls&gt;&lt;/record&gt;&lt;/Cite&gt;&lt;/EndNote&gt;</w:instrText>
      </w:r>
      <w:r w:rsidR="006D55E7">
        <w:rPr>
          <w:rFonts w:ascii="Times New Roman" w:hAnsi="Times New Roman"/>
          <w:sz w:val="24"/>
          <w:szCs w:val="24"/>
        </w:rPr>
        <w:fldChar w:fldCharType="separate"/>
      </w:r>
      <w:r w:rsidR="006D55E7" w:rsidRPr="006D55E7">
        <w:rPr>
          <w:rFonts w:ascii="Times New Roman" w:hAnsi="Times New Roman"/>
          <w:noProof/>
          <w:sz w:val="24"/>
          <w:szCs w:val="24"/>
          <w:vertAlign w:val="superscript"/>
        </w:rPr>
        <w:t>27</w:t>
      </w:r>
      <w:r w:rsidR="006D55E7">
        <w:rPr>
          <w:rFonts w:ascii="Times New Roman" w:hAnsi="Times New Roman"/>
          <w:sz w:val="24"/>
          <w:szCs w:val="24"/>
        </w:rPr>
        <w:fldChar w:fldCharType="end"/>
      </w:r>
      <w:ins w:id="25" w:author="Parks, Robbie M" w:date="2017-01-03T13:40:00Z">
        <w:r w:rsidR="006C45BE">
          <w:rPr>
            <w:rFonts w:ascii="Times New Roman" w:hAnsi="Times New Roman"/>
            <w:sz w:val="24"/>
            <w:szCs w:val="24"/>
          </w:rPr>
          <w:t xml:space="preserve"> </w:t>
        </w:r>
      </w:ins>
      <w:ins w:id="26" w:author="Parks, Robbie M" w:date="2017-01-03T13:38:00Z">
        <w:r w:rsidR="00341626">
          <w:rPr>
            <w:rFonts w:ascii="Times New Roman" w:hAnsi="Times New Roman"/>
            <w:sz w:val="24"/>
            <w:szCs w:val="24"/>
          </w:rPr>
          <w:t xml:space="preserve"> </w:t>
        </w:r>
      </w:ins>
    </w:p>
    <w:p w14:paraId="1C66BE3C" w14:textId="77777777" w:rsidR="003F1547" w:rsidRPr="00F95411" w:rsidRDefault="003F1547" w:rsidP="006A5826">
      <w:pPr>
        <w:spacing w:after="0" w:line="480" w:lineRule="auto"/>
        <w:outlineLvl w:val="0"/>
        <w:rPr>
          <w:rFonts w:ascii="Times New Roman" w:hAnsi="Times New Roman"/>
          <w:sz w:val="24"/>
          <w:szCs w:val="24"/>
        </w:rPr>
      </w:pPr>
    </w:p>
    <w:p w14:paraId="06B81B68" w14:textId="44916064" w:rsidR="00354B00" w:rsidRDefault="003E1B4A" w:rsidP="003F6B5D">
      <w:pPr>
        <w:spacing w:after="0" w:line="480" w:lineRule="auto"/>
        <w:rPr>
          <w:rFonts w:ascii="Times New Roman" w:hAnsi="Times New Roman"/>
          <w:sz w:val="24"/>
          <w:szCs w:val="24"/>
        </w:rPr>
      </w:pPr>
      <w:r>
        <w:rPr>
          <w:rFonts w:ascii="Times New Roman" w:hAnsi="Times New Roman"/>
          <w:sz w:val="24"/>
          <w:szCs w:val="24"/>
        </w:rPr>
        <w:t xml:space="preserve">Our </w:t>
      </w:r>
      <w:r w:rsidR="00E16251">
        <w:rPr>
          <w:rFonts w:ascii="Times New Roman" w:hAnsi="Times New Roman"/>
          <w:sz w:val="24"/>
          <w:szCs w:val="24"/>
        </w:rPr>
        <w:t>work</w:t>
      </w:r>
      <w:r w:rsidR="0082646B">
        <w:rPr>
          <w:rFonts w:ascii="Times New Roman" w:hAnsi="Times New Roman"/>
          <w:sz w:val="24"/>
          <w:szCs w:val="24"/>
        </w:rPr>
        <w:t xml:space="preserve"> consisted of</w:t>
      </w:r>
      <w:r w:rsidR="00E16251">
        <w:rPr>
          <w:rFonts w:ascii="Times New Roman" w:hAnsi="Times New Roman"/>
          <w:sz w:val="24"/>
          <w:szCs w:val="24"/>
        </w:rPr>
        <w:t xml:space="preserve"> a novel </w:t>
      </w:r>
      <w:r w:rsidR="00F04B6C">
        <w:rPr>
          <w:rFonts w:ascii="Times New Roman" w:hAnsi="Times New Roman"/>
          <w:sz w:val="24"/>
          <w:szCs w:val="24"/>
        </w:rPr>
        <w:t>use of wavelet analysis in</w:t>
      </w:r>
      <w:r w:rsidR="00E16251">
        <w:rPr>
          <w:rFonts w:ascii="Times New Roman" w:hAnsi="Times New Roman"/>
          <w:sz w:val="24"/>
          <w:szCs w:val="24"/>
        </w:rPr>
        <w:t xml:space="preserve"> analysing the dynamics </w:t>
      </w:r>
      <w:r w:rsidR="00D9530F">
        <w:rPr>
          <w:rFonts w:ascii="Times New Roman" w:hAnsi="Times New Roman"/>
          <w:sz w:val="24"/>
          <w:szCs w:val="24"/>
        </w:rPr>
        <w:t xml:space="preserve">of </w:t>
      </w:r>
      <w:r w:rsidR="00E16251">
        <w:rPr>
          <w:rFonts w:ascii="Times New Roman" w:hAnsi="Times New Roman"/>
          <w:sz w:val="24"/>
          <w:szCs w:val="24"/>
        </w:rPr>
        <w:t>all-cause mortality in the United States</w:t>
      </w:r>
      <w:r w:rsidR="00F32B91">
        <w:rPr>
          <w:rFonts w:ascii="Times New Roman" w:hAnsi="Times New Roman"/>
          <w:sz w:val="24"/>
          <w:szCs w:val="24"/>
        </w:rPr>
        <w:t xml:space="preserve">. </w:t>
      </w:r>
      <w:r>
        <w:rPr>
          <w:rFonts w:ascii="Times New Roman" w:hAnsi="Times New Roman"/>
          <w:sz w:val="24"/>
          <w:szCs w:val="24"/>
        </w:rPr>
        <w:t xml:space="preserve">As </w:t>
      </w:r>
      <w:r w:rsidR="009042AC">
        <w:rPr>
          <w:rFonts w:ascii="Times New Roman" w:hAnsi="Times New Roman"/>
          <w:sz w:val="24"/>
          <w:szCs w:val="24"/>
        </w:rPr>
        <w:t>the results</w:t>
      </w:r>
      <w:r w:rsidR="00012BD5">
        <w:rPr>
          <w:rFonts w:ascii="Times New Roman" w:hAnsi="Times New Roman"/>
          <w:sz w:val="24"/>
          <w:szCs w:val="24"/>
        </w:rPr>
        <w:t xml:space="preserve"> show</w:t>
      </w:r>
      <w:r>
        <w:rPr>
          <w:rFonts w:ascii="Times New Roman" w:hAnsi="Times New Roman"/>
          <w:sz w:val="24"/>
          <w:szCs w:val="24"/>
        </w:rPr>
        <w:t xml:space="preserve">, </w:t>
      </w:r>
      <w:r w:rsidR="00955F49">
        <w:rPr>
          <w:rFonts w:ascii="Times New Roman" w:hAnsi="Times New Roman"/>
          <w:sz w:val="24"/>
          <w:szCs w:val="24"/>
        </w:rPr>
        <w:t>seasonality is evident across</w:t>
      </w:r>
      <w:r w:rsidR="00DC67D2">
        <w:rPr>
          <w:rFonts w:ascii="Times New Roman" w:hAnsi="Times New Roman"/>
          <w:sz w:val="24"/>
          <w:szCs w:val="24"/>
        </w:rPr>
        <w:t xml:space="preserve"> many </w:t>
      </w:r>
      <w:r>
        <w:rPr>
          <w:rFonts w:ascii="Times New Roman" w:hAnsi="Times New Roman"/>
          <w:sz w:val="24"/>
          <w:szCs w:val="24"/>
        </w:rPr>
        <w:t xml:space="preserve">subgroups </w:t>
      </w:r>
      <w:r w:rsidR="00955F49">
        <w:rPr>
          <w:rFonts w:ascii="Times New Roman" w:hAnsi="Times New Roman"/>
          <w:sz w:val="24"/>
          <w:szCs w:val="24"/>
        </w:rPr>
        <w:t xml:space="preserve">in the </w:t>
      </w:r>
      <w:r>
        <w:rPr>
          <w:rFonts w:ascii="Times New Roman" w:hAnsi="Times New Roman"/>
          <w:sz w:val="24"/>
          <w:szCs w:val="24"/>
        </w:rPr>
        <w:t>United States.</w:t>
      </w:r>
      <w:r w:rsidR="00D576D4">
        <w:rPr>
          <w:rFonts w:ascii="Times New Roman" w:hAnsi="Times New Roman"/>
          <w:sz w:val="24"/>
          <w:szCs w:val="24"/>
        </w:rPr>
        <w:t xml:space="preserve"> Where 12</w:t>
      </w:r>
      <w:r w:rsidR="00F754A2">
        <w:rPr>
          <w:rFonts w:ascii="Times New Roman" w:hAnsi="Times New Roman"/>
          <w:sz w:val="24"/>
          <w:szCs w:val="24"/>
        </w:rPr>
        <w:t xml:space="preserve">-month seasonality was evident, there was a distinct contrast between </w:t>
      </w:r>
      <w:r w:rsidR="009D42E4">
        <w:rPr>
          <w:rFonts w:ascii="Times New Roman" w:hAnsi="Times New Roman"/>
          <w:sz w:val="24"/>
          <w:szCs w:val="24"/>
        </w:rPr>
        <w:t xml:space="preserve">the timing of mortality in </w:t>
      </w:r>
      <w:r w:rsidR="00F754A2">
        <w:rPr>
          <w:rFonts w:ascii="Times New Roman" w:hAnsi="Times New Roman"/>
          <w:sz w:val="24"/>
          <w:szCs w:val="24"/>
        </w:rPr>
        <w:t>younger and older groups in men</w:t>
      </w:r>
      <w:r w:rsidR="0027795F">
        <w:rPr>
          <w:rFonts w:ascii="Times New Roman" w:hAnsi="Times New Roman"/>
          <w:sz w:val="24"/>
          <w:szCs w:val="24"/>
        </w:rPr>
        <w:t xml:space="preserve"> (Figure 2)</w:t>
      </w:r>
      <w:r w:rsidR="00F754A2">
        <w:rPr>
          <w:rFonts w:ascii="Times New Roman" w:hAnsi="Times New Roman"/>
          <w:sz w:val="24"/>
          <w:szCs w:val="24"/>
        </w:rPr>
        <w:t xml:space="preserve">. </w:t>
      </w:r>
      <w:r w:rsidR="00870AD7">
        <w:rPr>
          <w:rFonts w:ascii="Times New Roman" w:hAnsi="Times New Roman"/>
          <w:sz w:val="24"/>
          <w:szCs w:val="24"/>
        </w:rPr>
        <w:t>Younger groups between m</w:t>
      </w:r>
      <w:r w:rsidR="00F754A2">
        <w:rPr>
          <w:rFonts w:ascii="Times New Roman" w:hAnsi="Times New Roman"/>
          <w:sz w:val="24"/>
          <w:szCs w:val="24"/>
        </w:rPr>
        <w:t>en and women, as men possessed significant seasonality, while women did not</w:t>
      </w:r>
      <w:r w:rsidR="00302490">
        <w:rPr>
          <w:rFonts w:ascii="Times New Roman" w:hAnsi="Times New Roman"/>
          <w:sz w:val="24"/>
          <w:szCs w:val="24"/>
        </w:rPr>
        <w:t xml:space="preserve"> (Figures 2 and 3)</w:t>
      </w:r>
      <w:r w:rsidR="00F754A2">
        <w:rPr>
          <w:rFonts w:ascii="Times New Roman" w:hAnsi="Times New Roman"/>
          <w:sz w:val="24"/>
          <w:szCs w:val="24"/>
        </w:rPr>
        <w:t>.</w:t>
      </w:r>
      <w:r w:rsidR="0027795F">
        <w:rPr>
          <w:rFonts w:ascii="Times New Roman" w:hAnsi="Times New Roman"/>
          <w:sz w:val="24"/>
          <w:szCs w:val="24"/>
        </w:rPr>
        <w:t xml:space="preserve"> </w:t>
      </w:r>
      <w:r w:rsidR="00C9066A">
        <w:rPr>
          <w:rFonts w:ascii="Times New Roman" w:hAnsi="Times New Roman"/>
          <w:sz w:val="24"/>
          <w:szCs w:val="24"/>
        </w:rPr>
        <w:t xml:space="preserve">This provided a good justification for </w:t>
      </w:r>
      <w:r w:rsidR="00475DDE">
        <w:rPr>
          <w:rFonts w:ascii="Times New Roman" w:hAnsi="Times New Roman"/>
          <w:sz w:val="24"/>
          <w:szCs w:val="24"/>
        </w:rPr>
        <w:t>analysing</w:t>
      </w:r>
      <w:r w:rsidR="00C9066A">
        <w:rPr>
          <w:rFonts w:ascii="Times New Roman" w:hAnsi="Times New Roman"/>
          <w:sz w:val="24"/>
          <w:szCs w:val="24"/>
        </w:rPr>
        <w:t xml:space="preserve"> by sex, as well as age.</w:t>
      </w:r>
      <w:r>
        <w:rPr>
          <w:rFonts w:ascii="Times New Roman" w:hAnsi="Times New Roman"/>
          <w:sz w:val="24"/>
          <w:szCs w:val="24"/>
        </w:rPr>
        <w:t xml:space="preserve"> </w:t>
      </w:r>
    </w:p>
    <w:p w14:paraId="01A36BA4" w14:textId="77777777" w:rsidR="00354B00" w:rsidRDefault="00354B00" w:rsidP="003F6B5D">
      <w:pPr>
        <w:spacing w:after="0" w:line="480" w:lineRule="auto"/>
        <w:rPr>
          <w:rFonts w:ascii="Times New Roman" w:hAnsi="Times New Roman"/>
          <w:sz w:val="24"/>
          <w:szCs w:val="24"/>
        </w:rPr>
      </w:pPr>
    </w:p>
    <w:p w14:paraId="596F5FE8" w14:textId="21F27580" w:rsidR="00DE3091" w:rsidRDefault="00DD7953" w:rsidP="00B938DB">
      <w:pPr>
        <w:spacing w:after="0" w:line="480" w:lineRule="auto"/>
        <w:rPr>
          <w:ins w:id="27" w:author="Parks, Robbie M" w:date="2017-01-04T15:53:00Z"/>
          <w:rFonts w:ascii="Times New Roman" w:hAnsi="Times New Roman"/>
          <w:sz w:val="24"/>
          <w:szCs w:val="24"/>
        </w:rPr>
      </w:pPr>
      <w:r>
        <w:rPr>
          <w:rFonts w:ascii="Times New Roman" w:hAnsi="Times New Roman"/>
          <w:sz w:val="24"/>
          <w:szCs w:val="24"/>
        </w:rPr>
        <w:lastRenderedPageBreak/>
        <w:t xml:space="preserve">The substantial decline in the summer excess deaths in younger ages </w:t>
      </w:r>
      <w:ins w:id="28" w:author="Parks, Robbie M" w:date="2017-01-03T14:44:00Z">
        <w:r w:rsidR="00B12045">
          <w:rPr>
            <w:rFonts w:ascii="Times New Roman" w:hAnsi="Times New Roman"/>
            <w:sz w:val="24"/>
            <w:szCs w:val="24"/>
          </w:rPr>
          <w:t>may</w:t>
        </w:r>
        <w:r w:rsidR="000B42BF">
          <w:rPr>
            <w:rFonts w:ascii="Times New Roman" w:hAnsi="Times New Roman"/>
            <w:sz w:val="24"/>
            <w:szCs w:val="24"/>
          </w:rPr>
          <w:t xml:space="preserve"> be related to the relative reduction of death caused by </w:t>
        </w:r>
      </w:ins>
      <w:ins w:id="29" w:author="Parks, Robbie M" w:date="2017-01-03T14:48:00Z">
        <w:r w:rsidR="008D2E11">
          <w:rPr>
            <w:rFonts w:ascii="Times New Roman" w:hAnsi="Times New Roman"/>
            <w:sz w:val="24"/>
            <w:szCs w:val="24"/>
          </w:rPr>
          <w:t>unintentional injuries</w:t>
        </w:r>
      </w:ins>
      <w:ins w:id="30" w:author="Parks, Robbie M" w:date="2017-01-03T14:44:00Z">
        <w:r w:rsidR="000B42BF">
          <w:rPr>
            <w:rFonts w:ascii="Times New Roman" w:hAnsi="Times New Roman"/>
            <w:sz w:val="24"/>
            <w:szCs w:val="24"/>
          </w:rPr>
          <w:t xml:space="preserve"> </w:t>
        </w:r>
      </w:ins>
      <w:ins w:id="31" w:author="Parks, Robbie M" w:date="2017-01-03T14:49:00Z">
        <w:r w:rsidR="00307F5F">
          <w:rPr>
            <w:rFonts w:ascii="Times New Roman" w:hAnsi="Times New Roman"/>
            <w:sz w:val="24"/>
            <w:szCs w:val="24"/>
          </w:rPr>
          <w:t xml:space="preserve">of those aged 5-14 </w:t>
        </w:r>
      </w:ins>
      <w:ins w:id="32" w:author="Parks, Robbie M" w:date="2017-01-03T14:44:00Z">
        <w:r w:rsidR="000B42BF">
          <w:rPr>
            <w:rFonts w:ascii="Times New Roman" w:hAnsi="Times New Roman"/>
            <w:sz w:val="24"/>
            <w:szCs w:val="24"/>
          </w:rPr>
          <w:t xml:space="preserve">(from </w:t>
        </w:r>
      </w:ins>
      <w:ins w:id="33" w:author="Parks, Robbie M" w:date="2017-01-03T14:48:00Z">
        <w:r w:rsidR="00CF10DE">
          <w:rPr>
            <w:rFonts w:ascii="Times New Roman" w:hAnsi="Times New Roman"/>
            <w:sz w:val="24"/>
            <w:szCs w:val="24"/>
          </w:rPr>
          <w:t>48.8</w:t>
        </w:r>
      </w:ins>
      <w:ins w:id="34" w:author="Parks, Robbie M" w:date="2017-01-03T14:44:00Z">
        <w:r w:rsidR="000B42BF">
          <w:rPr>
            <w:rFonts w:ascii="Times New Roman" w:hAnsi="Times New Roman"/>
            <w:sz w:val="24"/>
            <w:szCs w:val="24"/>
          </w:rPr>
          <w:t>% of deaths (</w:t>
        </w:r>
      </w:ins>
      <w:ins w:id="35" w:author="Parks, Robbie M" w:date="2017-01-03T14:48:00Z">
        <w:r w:rsidR="003D76F5">
          <w:rPr>
            <w:rFonts w:ascii="Times New Roman" w:hAnsi="Times New Roman"/>
            <w:sz w:val="24"/>
            <w:szCs w:val="24"/>
          </w:rPr>
          <w:t>5,224</w:t>
        </w:r>
      </w:ins>
      <w:ins w:id="36" w:author="Parks, Robbie M" w:date="2017-01-03T14:44:00Z">
        <w:r w:rsidR="000B42BF">
          <w:rPr>
            <w:rFonts w:ascii="Times New Roman" w:hAnsi="Times New Roman"/>
            <w:sz w:val="24"/>
            <w:szCs w:val="24"/>
          </w:rPr>
          <w:t xml:space="preserve">) in 1980 to </w:t>
        </w:r>
      </w:ins>
      <w:ins w:id="37" w:author="Parks, Robbie M" w:date="2017-01-03T14:52:00Z">
        <w:r w:rsidR="00955B50">
          <w:rPr>
            <w:rFonts w:ascii="Times New Roman" w:hAnsi="Times New Roman"/>
            <w:sz w:val="24"/>
            <w:szCs w:val="24"/>
          </w:rPr>
          <w:t>31.1</w:t>
        </w:r>
      </w:ins>
      <w:ins w:id="38" w:author="Parks, Robbie M" w:date="2017-01-03T14:44:00Z">
        <w:r w:rsidR="000B42BF">
          <w:rPr>
            <w:rFonts w:ascii="Times New Roman" w:hAnsi="Times New Roman"/>
            <w:sz w:val="24"/>
            <w:szCs w:val="24"/>
          </w:rPr>
          <w:t>% of deaths (</w:t>
        </w:r>
      </w:ins>
      <w:ins w:id="39" w:author="Parks, Robbie M" w:date="2017-01-03T14:53:00Z">
        <w:r w:rsidR="00C13A67">
          <w:rPr>
            <w:rFonts w:ascii="Times New Roman" w:hAnsi="Times New Roman"/>
            <w:sz w:val="24"/>
            <w:szCs w:val="24"/>
          </w:rPr>
          <w:t>1,643</w:t>
        </w:r>
      </w:ins>
      <w:ins w:id="40" w:author="Parks, Robbie M" w:date="2017-01-03T14:44:00Z">
        <w:r w:rsidR="000B42BF">
          <w:rPr>
            <w:rFonts w:ascii="Times New Roman" w:hAnsi="Times New Roman"/>
            <w:sz w:val="24"/>
            <w:szCs w:val="24"/>
          </w:rPr>
          <w:t>) in 2010)</w:t>
        </w:r>
      </w:ins>
      <w:ins w:id="41" w:author="Parks, Robbie M" w:date="2017-01-03T14:49:00Z">
        <w:r w:rsidR="00F81E66">
          <w:rPr>
            <w:rFonts w:ascii="Times New Roman" w:hAnsi="Times New Roman"/>
            <w:sz w:val="24"/>
            <w:szCs w:val="24"/>
          </w:rPr>
          <w:t xml:space="preserve"> and unintentional injuries of those aged 15-24 (from </w:t>
        </w:r>
        <w:r w:rsidR="006025EB">
          <w:rPr>
            <w:rFonts w:ascii="Times New Roman" w:hAnsi="Times New Roman"/>
            <w:sz w:val="24"/>
            <w:szCs w:val="24"/>
          </w:rPr>
          <w:t>53.4</w:t>
        </w:r>
        <w:r w:rsidR="00F81E66">
          <w:rPr>
            <w:rFonts w:ascii="Times New Roman" w:hAnsi="Times New Roman"/>
            <w:sz w:val="24"/>
            <w:szCs w:val="24"/>
          </w:rPr>
          <w:t>% of deaths (</w:t>
        </w:r>
        <w:r w:rsidR="0079658A">
          <w:rPr>
            <w:rFonts w:ascii="Times New Roman" w:hAnsi="Times New Roman"/>
            <w:sz w:val="24"/>
            <w:szCs w:val="24"/>
          </w:rPr>
          <w:t>26,206</w:t>
        </w:r>
        <w:r w:rsidR="00F81E66">
          <w:rPr>
            <w:rFonts w:ascii="Times New Roman" w:hAnsi="Times New Roman"/>
            <w:sz w:val="24"/>
            <w:szCs w:val="24"/>
          </w:rPr>
          <w:t xml:space="preserve">) in 1980 to </w:t>
        </w:r>
        <w:r w:rsidR="00847250">
          <w:rPr>
            <w:rFonts w:ascii="Times New Roman" w:hAnsi="Times New Roman"/>
            <w:sz w:val="24"/>
            <w:szCs w:val="24"/>
          </w:rPr>
          <w:t>41.8</w:t>
        </w:r>
        <w:r w:rsidR="00F81E66">
          <w:rPr>
            <w:rFonts w:ascii="Times New Roman" w:hAnsi="Times New Roman"/>
            <w:sz w:val="24"/>
            <w:szCs w:val="24"/>
          </w:rPr>
          <w:t>% of deaths (</w:t>
        </w:r>
      </w:ins>
      <w:ins w:id="42" w:author="Parks, Robbie M" w:date="2017-01-03T14:54:00Z">
        <w:r w:rsidR="009A1CAF">
          <w:rPr>
            <w:rFonts w:ascii="Times New Roman" w:hAnsi="Times New Roman"/>
            <w:sz w:val="24"/>
            <w:szCs w:val="24"/>
          </w:rPr>
          <w:t>12,341</w:t>
        </w:r>
      </w:ins>
      <w:ins w:id="43" w:author="Parks, Robbie M" w:date="2017-01-03T14:49:00Z">
        <w:r w:rsidR="00F81E66">
          <w:rPr>
            <w:rFonts w:ascii="Times New Roman" w:hAnsi="Times New Roman"/>
            <w:sz w:val="24"/>
            <w:szCs w:val="24"/>
          </w:rPr>
          <w:t>) in 2010)</w:t>
        </w:r>
      </w:ins>
      <w:ins w:id="44" w:author="Parks, Robbie M" w:date="2017-01-03T14:44:00Z">
        <w:r w:rsidR="00276E84">
          <w:rPr>
            <w:rFonts w:ascii="Times New Roman" w:hAnsi="Times New Roman"/>
            <w:sz w:val="24"/>
            <w:szCs w:val="24"/>
          </w:rPr>
          <w:t xml:space="preserve">, as </w:t>
        </w:r>
      </w:ins>
      <w:ins w:id="45" w:author="Parks, Robbie M" w:date="2017-01-03T17:40:00Z">
        <w:r w:rsidR="00276E84">
          <w:rPr>
            <w:rFonts w:ascii="Times New Roman" w:hAnsi="Times New Roman"/>
            <w:sz w:val="24"/>
            <w:szCs w:val="24"/>
          </w:rPr>
          <w:t>injuries from</w:t>
        </w:r>
      </w:ins>
      <w:ins w:id="46" w:author="Parks, Robbie M" w:date="2017-01-04T15:43:00Z">
        <w:r w:rsidR="002D4129">
          <w:rPr>
            <w:rFonts w:ascii="Times New Roman" w:hAnsi="Times New Roman"/>
            <w:sz w:val="24"/>
            <w:szCs w:val="24"/>
          </w:rPr>
          <w:t>,</w:t>
        </w:r>
      </w:ins>
      <w:ins w:id="47" w:author="Parks, Robbie M" w:date="2017-01-04T15:44:00Z">
        <w:r w:rsidR="002D4129">
          <w:rPr>
            <w:rFonts w:ascii="Times New Roman" w:hAnsi="Times New Roman"/>
            <w:sz w:val="24"/>
            <w:szCs w:val="24"/>
          </w:rPr>
          <w:t xml:space="preserve"> say,</w:t>
        </w:r>
      </w:ins>
      <w:ins w:id="48" w:author="Parks, Robbie M" w:date="2017-01-03T17:39:00Z">
        <w:r w:rsidR="00276E84">
          <w:rPr>
            <w:rFonts w:ascii="Times New Roman" w:hAnsi="Times New Roman"/>
            <w:sz w:val="24"/>
            <w:szCs w:val="24"/>
          </w:rPr>
          <w:t xml:space="preserve"> </w:t>
        </w:r>
      </w:ins>
      <w:ins w:id="49" w:author="Parks, Robbie M" w:date="2017-01-03T17:40:00Z">
        <w:r w:rsidR="00276E84">
          <w:rPr>
            <w:rFonts w:ascii="Times New Roman" w:hAnsi="Times New Roman"/>
            <w:sz w:val="24"/>
            <w:szCs w:val="24"/>
          </w:rPr>
          <w:t>traffic accidents are more likely to occur in the summer months.</w:t>
        </w:r>
      </w:ins>
      <w:r w:rsidR="00BF3B32">
        <w:rPr>
          <w:rFonts w:ascii="Times New Roman" w:hAnsi="Times New Roman"/>
          <w:sz w:val="24"/>
          <w:szCs w:val="24"/>
        </w:rPr>
        <w:fldChar w:fldCharType="begin"/>
      </w:r>
      <w:r w:rsidR="006D55E7">
        <w:rPr>
          <w:rFonts w:ascii="Times New Roman" w:hAnsi="Times New Roman"/>
          <w:sz w:val="24"/>
          <w:szCs w:val="24"/>
        </w:rPr>
        <w:instrText xml:space="preserve"> ADDIN EN.CITE &lt;EndNote&gt;&lt;Cite&gt;&lt;Author&gt;Statistics&lt;/Author&gt;&lt;Year&gt;2012&lt;/Year&gt;&lt;RecNum&gt;951&lt;/RecNum&gt;&lt;DisplayText&gt;&lt;style face="superscript"&gt;28,29&lt;/style&gt;&lt;/DisplayText&gt;&lt;record&gt;&lt;rec-number&gt;951&lt;/rec-number&gt;&lt;foreign-keys&gt;&lt;key app="EN" db-id="t0tw0zzvgt0wf4erero5steu5rx5tpas22wa" timestamp="1483456547"&gt;951&lt;/key&gt;&lt;/foreign-keys&gt;&lt;ref-type name="Journal Article"&gt;17&lt;/ref-type&gt;&lt;contributors&gt;&lt;authors&gt;&lt;author&gt;National Center for Health Statistics &lt;/author&gt;&lt;/authors&gt;&lt;/contributors&gt;&lt;titles&gt;&lt;title&gt;Leading causes of death and numbers of deaths, by sex, race, and Hispanic origin: United States, 1980 and 2010&lt;/title&gt;&lt;secondary-title&gt;National Center for Health Statistics (NCHS)&lt;/secondary-title&gt;&lt;/titles&gt;&lt;periodical&gt;&lt;full-title&gt;National Center for Health Statistics (NCHS)&lt;/full-title&gt;&lt;/periodical&gt;&lt;dates&gt;&lt;year&gt;2012&lt;/year&gt;&lt;/dates&gt;&lt;urls&gt;&lt;/urls&gt;&lt;/record&gt;&lt;/Cite&gt;&lt;Cite&gt;&lt;Author&gt;Administration&lt;/Author&gt;&lt;Year&gt;2005&lt;/Year&gt;&lt;RecNum&gt;952&lt;/RecNum&gt;&lt;record&gt;&lt;rec-number&gt;952&lt;/rec-number&gt;&lt;foreign-keys&gt;&lt;key app="EN" db-id="t0tw0zzvgt0wf4erero5steu5rx5tpas22wa" timestamp="1483465618"&gt;952&lt;/key&gt;&lt;/foreign-keys&gt;&lt;ref-type name="Journal Article"&gt;17&lt;/ref-type&gt;&lt;contributors&gt;&lt;authors&gt;&lt;author&gt;National Highway Traffic Safety Administration&lt;/author&gt;&lt;/authors&gt;&lt;/contributors&gt;&lt;titles&gt;&lt;title&gt;Trend and Pattern Analysis of Highway Crash Fatality By Month and Day&lt;/title&gt;&lt;secondary-title&gt;National Center for Statistics and Analysis&lt;/secondary-title&gt;&lt;/titles&gt;&lt;periodical&gt;&lt;full-title&gt;National Center for Statistics and Analysis&lt;/full-title&gt;&lt;/periodical&gt;&lt;dates&gt;&lt;year&gt;2005&lt;/year&gt;&lt;/dates&gt;&lt;urls&gt;&lt;/urls&gt;&lt;/record&gt;&lt;/Cite&gt;&lt;/EndNote&gt;</w:instrText>
      </w:r>
      <w:r w:rsidR="00BF3B32">
        <w:rPr>
          <w:rFonts w:ascii="Times New Roman" w:hAnsi="Times New Roman"/>
          <w:sz w:val="24"/>
          <w:szCs w:val="24"/>
        </w:rPr>
        <w:fldChar w:fldCharType="separate"/>
      </w:r>
      <w:r w:rsidR="006D55E7" w:rsidRPr="006D55E7">
        <w:rPr>
          <w:rFonts w:ascii="Times New Roman" w:hAnsi="Times New Roman"/>
          <w:noProof/>
          <w:sz w:val="24"/>
          <w:szCs w:val="24"/>
          <w:vertAlign w:val="superscript"/>
        </w:rPr>
        <w:t>28,29</w:t>
      </w:r>
      <w:r w:rsidR="00BF3B32">
        <w:rPr>
          <w:rFonts w:ascii="Times New Roman" w:hAnsi="Times New Roman"/>
          <w:sz w:val="24"/>
          <w:szCs w:val="24"/>
        </w:rPr>
        <w:fldChar w:fldCharType="end"/>
      </w:r>
      <w:ins w:id="50" w:author="Parks, Robbie M" w:date="2017-01-03T14:44:00Z">
        <w:r w:rsidR="000B42BF">
          <w:rPr>
            <w:rFonts w:ascii="Times New Roman" w:hAnsi="Times New Roman"/>
            <w:sz w:val="24"/>
            <w:szCs w:val="24"/>
          </w:rPr>
          <w:t xml:space="preserve"> </w:t>
        </w:r>
      </w:ins>
      <w:r w:rsidR="00B02A6E">
        <w:rPr>
          <w:rFonts w:ascii="Times New Roman" w:hAnsi="Times New Roman"/>
          <w:sz w:val="24"/>
          <w:szCs w:val="24"/>
        </w:rPr>
        <w:t>The weakening of seasonality in children under five years of age</w:t>
      </w:r>
      <w:ins w:id="51" w:author="Parks, Robbie M" w:date="2017-01-03T14:25:00Z">
        <w:r w:rsidR="009321F1">
          <w:rPr>
            <w:rFonts w:ascii="Times New Roman" w:hAnsi="Times New Roman"/>
            <w:sz w:val="24"/>
            <w:szCs w:val="24"/>
          </w:rPr>
          <w:t xml:space="preserve"> </w:t>
        </w:r>
      </w:ins>
      <w:ins w:id="52" w:author="Parks, Robbie M" w:date="2017-01-04T15:35:00Z">
        <w:r w:rsidR="009321F1">
          <w:rPr>
            <w:rFonts w:ascii="Times New Roman" w:hAnsi="Times New Roman"/>
            <w:sz w:val="24"/>
            <w:szCs w:val="24"/>
          </w:rPr>
          <w:t>may</w:t>
        </w:r>
      </w:ins>
      <w:ins w:id="53" w:author="Parks, Robbie M" w:date="2017-01-03T14:25:00Z">
        <w:r w:rsidR="00313088">
          <w:rPr>
            <w:rFonts w:ascii="Times New Roman" w:hAnsi="Times New Roman"/>
            <w:sz w:val="24"/>
            <w:szCs w:val="24"/>
          </w:rPr>
          <w:t xml:space="preserve"> be related to the relative reduction of death caused by respiratory distress</w:t>
        </w:r>
      </w:ins>
      <w:ins w:id="54" w:author="Parks, Robbie M" w:date="2017-01-03T14:26:00Z">
        <w:r w:rsidR="00A414CF">
          <w:rPr>
            <w:rFonts w:ascii="Times New Roman" w:hAnsi="Times New Roman"/>
            <w:sz w:val="24"/>
            <w:szCs w:val="24"/>
          </w:rPr>
          <w:t xml:space="preserve"> of children</w:t>
        </w:r>
        <w:r w:rsidR="00BA5CB4">
          <w:rPr>
            <w:rFonts w:ascii="Times New Roman" w:hAnsi="Times New Roman"/>
            <w:sz w:val="24"/>
            <w:szCs w:val="24"/>
          </w:rPr>
          <w:t xml:space="preserve"> under one</w:t>
        </w:r>
        <w:r w:rsidR="00313088">
          <w:rPr>
            <w:rFonts w:ascii="Times New Roman" w:hAnsi="Times New Roman"/>
            <w:sz w:val="24"/>
            <w:szCs w:val="24"/>
          </w:rPr>
          <w:t xml:space="preserve"> year old</w:t>
        </w:r>
      </w:ins>
      <w:ins w:id="55" w:author="Parks, Robbie M" w:date="2017-01-03T14:30:00Z">
        <w:r w:rsidR="00645F3B">
          <w:rPr>
            <w:rFonts w:ascii="Times New Roman" w:hAnsi="Times New Roman"/>
            <w:sz w:val="24"/>
            <w:szCs w:val="24"/>
          </w:rPr>
          <w:t xml:space="preserve"> (from </w:t>
        </w:r>
      </w:ins>
      <w:ins w:id="56" w:author="Parks, Robbie M" w:date="2017-01-03T14:32:00Z">
        <w:r w:rsidR="00A414CF">
          <w:rPr>
            <w:rFonts w:ascii="Times New Roman" w:hAnsi="Times New Roman"/>
            <w:sz w:val="24"/>
            <w:szCs w:val="24"/>
          </w:rPr>
          <w:t>10.9% of deaths</w:t>
        </w:r>
      </w:ins>
      <w:ins w:id="57" w:author="Parks, Robbie M" w:date="2017-01-03T14:42:00Z">
        <w:r w:rsidR="00645F3B">
          <w:rPr>
            <w:rFonts w:ascii="Times New Roman" w:hAnsi="Times New Roman"/>
            <w:sz w:val="24"/>
            <w:szCs w:val="24"/>
          </w:rPr>
          <w:t xml:space="preserve"> (4,989)</w:t>
        </w:r>
      </w:ins>
      <w:ins w:id="58" w:author="Parks, Robbie M" w:date="2017-01-03T14:32:00Z">
        <w:r w:rsidR="00A414CF">
          <w:rPr>
            <w:rFonts w:ascii="Times New Roman" w:hAnsi="Times New Roman"/>
            <w:sz w:val="24"/>
            <w:szCs w:val="24"/>
          </w:rPr>
          <w:t xml:space="preserve"> </w:t>
        </w:r>
      </w:ins>
      <w:ins w:id="59" w:author="Parks, Robbie M" w:date="2017-01-03T14:30:00Z">
        <w:r w:rsidR="00645F3B">
          <w:rPr>
            <w:rFonts w:ascii="Times New Roman" w:hAnsi="Times New Roman"/>
            <w:sz w:val="24"/>
            <w:szCs w:val="24"/>
          </w:rPr>
          <w:t xml:space="preserve">in 1980 to </w:t>
        </w:r>
      </w:ins>
      <w:ins w:id="60" w:author="Parks, Robbie M" w:date="2017-01-03T14:33:00Z">
        <w:r w:rsidR="00A414CF">
          <w:rPr>
            <w:rFonts w:ascii="Times New Roman" w:hAnsi="Times New Roman"/>
            <w:sz w:val="24"/>
            <w:szCs w:val="24"/>
          </w:rPr>
          <w:t>2.0% of deaths</w:t>
        </w:r>
        <w:r w:rsidR="00645F3B">
          <w:rPr>
            <w:rFonts w:ascii="Times New Roman" w:hAnsi="Times New Roman"/>
            <w:sz w:val="24"/>
            <w:szCs w:val="24"/>
          </w:rPr>
          <w:t xml:space="preserve"> </w:t>
        </w:r>
      </w:ins>
      <w:ins w:id="61" w:author="Parks, Robbie M" w:date="2017-01-03T14:42:00Z">
        <w:r w:rsidR="00645F3B">
          <w:rPr>
            <w:rFonts w:ascii="Times New Roman" w:hAnsi="Times New Roman"/>
            <w:sz w:val="24"/>
            <w:szCs w:val="24"/>
          </w:rPr>
          <w:t>(</w:t>
        </w:r>
      </w:ins>
      <w:ins w:id="62" w:author="Parks, Robbie M" w:date="2017-01-03T14:33:00Z">
        <w:r w:rsidR="00645F3B">
          <w:rPr>
            <w:rFonts w:ascii="Times New Roman" w:hAnsi="Times New Roman"/>
            <w:sz w:val="24"/>
            <w:szCs w:val="24"/>
          </w:rPr>
          <w:t>514</w:t>
        </w:r>
      </w:ins>
      <w:ins w:id="63" w:author="Parks, Robbie M" w:date="2017-01-03T14:42:00Z">
        <w:r w:rsidR="00645F3B">
          <w:rPr>
            <w:rFonts w:ascii="Times New Roman" w:hAnsi="Times New Roman"/>
            <w:sz w:val="24"/>
            <w:szCs w:val="24"/>
          </w:rPr>
          <w:t>)</w:t>
        </w:r>
      </w:ins>
      <w:ins w:id="64" w:author="Parks, Robbie M" w:date="2017-01-03T14:33:00Z">
        <w:r w:rsidR="00A414CF">
          <w:rPr>
            <w:rFonts w:ascii="Times New Roman" w:hAnsi="Times New Roman"/>
            <w:sz w:val="24"/>
            <w:szCs w:val="24"/>
          </w:rPr>
          <w:t xml:space="preserve"> </w:t>
        </w:r>
      </w:ins>
      <w:ins w:id="65" w:author="Parks, Robbie M" w:date="2017-01-03T14:30:00Z">
        <w:r w:rsidR="00A414CF">
          <w:rPr>
            <w:rFonts w:ascii="Times New Roman" w:hAnsi="Times New Roman"/>
            <w:sz w:val="24"/>
            <w:szCs w:val="24"/>
          </w:rPr>
          <w:t>in 2010)</w:t>
        </w:r>
      </w:ins>
      <w:ins w:id="66" w:author="Parks, Robbie M" w:date="2017-01-03T17:40:00Z">
        <w:r w:rsidR="00517509">
          <w:rPr>
            <w:rFonts w:ascii="Times New Roman" w:hAnsi="Times New Roman"/>
            <w:sz w:val="24"/>
            <w:szCs w:val="24"/>
          </w:rPr>
          <w:t xml:space="preserve">, with respiratory distress </w:t>
        </w:r>
      </w:ins>
      <w:ins w:id="67" w:author="Parks, Robbie M" w:date="2017-01-04T15:44:00Z">
        <w:r w:rsidR="0067300D">
          <w:rPr>
            <w:rFonts w:ascii="Times New Roman" w:hAnsi="Times New Roman"/>
            <w:sz w:val="24"/>
            <w:szCs w:val="24"/>
          </w:rPr>
          <w:t>thought</w:t>
        </w:r>
      </w:ins>
      <w:ins w:id="68" w:author="Parks, Robbie M" w:date="2017-01-04T15:35:00Z">
        <w:r w:rsidR="006442C0">
          <w:rPr>
            <w:rFonts w:ascii="Times New Roman" w:hAnsi="Times New Roman"/>
            <w:sz w:val="24"/>
            <w:szCs w:val="24"/>
          </w:rPr>
          <w:t xml:space="preserve"> to be </w:t>
        </w:r>
      </w:ins>
      <w:ins w:id="69" w:author="Parks, Robbie M" w:date="2017-01-03T17:40:00Z">
        <w:r w:rsidR="00517509">
          <w:rPr>
            <w:rFonts w:ascii="Times New Roman" w:hAnsi="Times New Roman"/>
            <w:sz w:val="24"/>
            <w:szCs w:val="24"/>
          </w:rPr>
          <w:t>aggravated by warmer weather</w:t>
        </w:r>
      </w:ins>
      <w:ins w:id="70" w:author="Parks, Robbie M" w:date="2017-01-04T16:34:00Z">
        <w:r w:rsidR="008B1C81">
          <w:rPr>
            <w:rFonts w:ascii="Times New Roman" w:hAnsi="Times New Roman"/>
            <w:sz w:val="24"/>
            <w:szCs w:val="24"/>
          </w:rPr>
          <w:t xml:space="preserve"> </w:t>
        </w:r>
      </w:ins>
      <w:ins w:id="71" w:author="Parks, Robbie M" w:date="2017-01-04T15:44:00Z">
        <w:r w:rsidR="0067300D">
          <w:rPr>
            <w:rFonts w:ascii="Times New Roman" w:hAnsi="Times New Roman"/>
            <w:sz w:val="24"/>
            <w:szCs w:val="24"/>
          </w:rPr>
          <w:t>(?)</w:t>
        </w:r>
      </w:ins>
      <w:ins w:id="72" w:author="Parks, Robbie M" w:date="2017-01-03T14:37:00Z">
        <w:r w:rsidR="00256FC1">
          <w:rPr>
            <w:rFonts w:ascii="Times New Roman" w:hAnsi="Times New Roman"/>
            <w:sz w:val="24"/>
            <w:szCs w:val="24"/>
          </w:rPr>
          <w:t>.</w:t>
        </w:r>
      </w:ins>
      <w:r w:rsidR="00475B71">
        <w:rPr>
          <w:rFonts w:ascii="Times New Roman" w:hAnsi="Times New Roman"/>
          <w:sz w:val="24"/>
          <w:szCs w:val="24"/>
        </w:rPr>
        <w:fldChar w:fldCharType="begin"/>
      </w:r>
      <w:r w:rsidR="006D55E7">
        <w:rPr>
          <w:rFonts w:ascii="Times New Roman" w:hAnsi="Times New Roman"/>
          <w:sz w:val="24"/>
          <w:szCs w:val="24"/>
        </w:rPr>
        <w:instrText xml:space="preserve"> ADDIN EN.CITE &lt;EndNote&gt;&lt;Cite&gt;&lt;Author&gt;Statistics&lt;/Author&gt;&lt;Year&gt;2012&lt;/Year&gt;&lt;RecNum&gt;951&lt;/RecNum&gt;&lt;DisplayText&gt;&lt;style face="superscript"&gt;28&lt;/style&gt;&lt;/DisplayText&gt;&lt;record&gt;&lt;rec-number&gt;951&lt;/rec-number&gt;&lt;foreign-keys&gt;&lt;key app="EN" db-id="t0tw0zzvgt0wf4erero5steu5rx5tpas22wa" timestamp="1483456547"&gt;951&lt;/key&gt;&lt;/foreign-keys&gt;&lt;ref-type name="Journal Article"&gt;17&lt;/ref-type&gt;&lt;contributors&gt;&lt;authors&gt;&lt;author&gt;National Center for Health Statistics &lt;/author&gt;&lt;/authors&gt;&lt;/contributors&gt;&lt;titles&gt;&lt;title&gt;Leading causes of death and numbers of deaths, by sex, race, and Hispanic origin: United States, 1980 and 2010&lt;/title&gt;&lt;secondary-title&gt;National Center for Health Statistics (NCHS)&lt;/secondary-title&gt;&lt;/titles&gt;&lt;periodical&gt;&lt;full-title&gt;National Center for Health Statistics (NCHS)&lt;/full-title&gt;&lt;/periodical&gt;&lt;dates&gt;&lt;year&gt;2012&lt;/year&gt;&lt;/dates&gt;&lt;urls&gt;&lt;/urls&gt;&lt;/record&gt;&lt;/Cite&gt;&lt;/EndNote&gt;</w:instrText>
      </w:r>
      <w:r w:rsidR="00475B71">
        <w:rPr>
          <w:rFonts w:ascii="Times New Roman" w:hAnsi="Times New Roman"/>
          <w:sz w:val="24"/>
          <w:szCs w:val="24"/>
        </w:rPr>
        <w:fldChar w:fldCharType="separate"/>
      </w:r>
      <w:r w:rsidR="006D55E7" w:rsidRPr="006D55E7">
        <w:rPr>
          <w:rFonts w:ascii="Times New Roman" w:hAnsi="Times New Roman"/>
          <w:noProof/>
          <w:sz w:val="24"/>
          <w:szCs w:val="24"/>
          <w:vertAlign w:val="superscript"/>
        </w:rPr>
        <w:t>28</w:t>
      </w:r>
      <w:r w:rsidR="00475B71">
        <w:rPr>
          <w:rFonts w:ascii="Times New Roman" w:hAnsi="Times New Roman"/>
          <w:sz w:val="24"/>
          <w:szCs w:val="24"/>
        </w:rPr>
        <w:fldChar w:fldCharType="end"/>
      </w:r>
      <w:ins w:id="73" w:author="Parks, Robbie M" w:date="2017-01-03T14:37:00Z">
        <w:r w:rsidR="00256FC1">
          <w:rPr>
            <w:rFonts w:ascii="Times New Roman" w:hAnsi="Times New Roman"/>
            <w:sz w:val="24"/>
            <w:szCs w:val="24"/>
          </w:rPr>
          <w:t xml:space="preserve"> </w:t>
        </w:r>
      </w:ins>
      <w:ins w:id="74" w:author="Parks, Robbie M" w:date="2017-01-04T15:51:00Z">
        <w:r w:rsidR="00A1552B">
          <w:rPr>
            <w:rFonts w:ascii="Times New Roman" w:hAnsi="Times New Roman"/>
            <w:sz w:val="24"/>
            <w:szCs w:val="24"/>
          </w:rPr>
          <w:t xml:space="preserve">Further elucidation on the causes of </w:t>
        </w:r>
        <w:proofErr w:type="spellStart"/>
        <w:r w:rsidR="00A1552B">
          <w:rPr>
            <w:rFonts w:ascii="Times New Roman" w:hAnsi="Times New Roman"/>
            <w:sz w:val="24"/>
            <w:szCs w:val="24"/>
          </w:rPr>
          <w:t>deseasonalization</w:t>
        </w:r>
        <w:proofErr w:type="spellEnd"/>
        <w:r w:rsidR="00A1552B">
          <w:rPr>
            <w:rFonts w:ascii="Times New Roman" w:hAnsi="Times New Roman"/>
            <w:sz w:val="24"/>
            <w:szCs w:val="24"/>
          </w:rPr>
          <w:t xml:space="preserve"> </w:t>
        </w:r>
      </w:ins>
      <w:ins w:id="75" w:author="Parks, Robbie M" w:date="2017-01-04T15:52:00Z">
        <w:r w:rsidR="00350DD6">
          <w:rPr>
            <w:rFonts w:ascii="Times New Roman" w:hAnsi="Times New Roman"/>
            <w:sz w:val="24"/>
            <w:szCs w:val="24"/>
          </w:rPr>
          <w:t>of these age groups</w:t>
        </w:r>
      </w:ins>
      <w:ins w:id="76" w:author="Parks, Robbie M" w:date="2017-01-04T15:51:00Z">
        <w:r w:rsidR="00A1552B">
          <w:rPr>
            <w:rFonts w:ascii="Times New Roman" w:hAnsi="Times New Roman"/>
            <w:sz w:val="24"/>
            <w:szCs w:val="24"/>
          </w:rPr>
          <w:t xml:space="preserve"> require</w:t>
        </w:r>
      </w:ins>
      <w:ins w:id="77" w:author="Parks, Robbie M" w:date="2017-01-04T15:52:00Z">
        <w:r w:rsidR="00350DD6">
          <w:rPr>
            <w:rFonts w:ascii="Times New Roman" w:hAnsi="Times New Roman"/>
            <w:sz w:val="24"/>
            <w:szCs w:val="24"/>
          </w:rPr>
          <w:t>s</w:t>
        </w:r>
      </w:ins>
      <w:ins w:id="78" w:author="Parks, Robbie M" w:date="2017-01-04T15:51:00Z">
        <w:r w:rsidR="00A1552B">
          <w:rPr>
            <w:rFonts w:ascii="Times New Roman" w:hAnsi="Times New Roman"/>
            <w:sz w:val="24"/>
            <w:szCs w:val="24"/>
          </w:rPr>
          <w:t xml:space="preserve"> a more detailed</w:t>
        </w:r>
      </w:ins>
      <w:ins w:id="79" w:author="Parks, Robbie M" w:date="2017-01-04T15:52:00Z">
        <w:r w:rsidR="00A1552B">
          <w:rPr>
            <w:rFonts w:ascii="Times New Roman" w:hAnsi="Times New Roman"/>
            <w:sz w:val="24"/>
            <w:szCs w:val="24"/>
          </w:rPr>
          <w:t xml:space="preserve"> analysis of </w:t>
        </w:r>
      </w:ins>
      <w:ins w:id="80" w:author="Parks, Robbie M" w:date="2017-01-04T15:53:00Z">
        <w:r w:rsidR="001B722E">
          <w:rPr>
            <w:rFonts w:ascii="Times New Roman" w:hAnsi="Times New Roman"/>
            <w:sz w:val="24"/>
            <w:szCs w:val="24"/>
          </w:rPr>
          <w:t>changes in the composition</w:t>
        </w:r>
      </w:ins>
      <w:ins w:id="81" w:author="Parks, Robbie M" w:date="2017-01-04T15:52:00Z">
        <w:r w:rsidR="00A1552B">
          <w:rPr>
            <w:rFonts w:ascii="Times New Roman" w:hAnsi="Times New Roman"/>
            <w:sz w:val="24"/>
            <w:szCs w:val="24"/>
          </w:rPr>
          <w:t xml:space="preserve"> of </w:t>
        </w:r>
        <w:r w:rsidR="001B722E">
          <w:rPr>
            <w:rFonts w:ascii="Times New Roman" w:hAnsi="Times New Roman"/>
            <w:sz w:val="24"/>
            <w:szCs w:val="24"/>
          </w:rPr>
          <w:t>causes of deaths, as well as</w:t>
        </w:r>
        <w:r w:rsidR="00F91C20">
          <w:rPr>
            <w:rFonts w:ascii="Times New Roman" w:hAnsi="Times New Roman"/>
            <w:sz w:val="24"/>
            <w:szCs w:val="24"/>
          </w:rPr>
          <w:t xml:space="preserve"> the shifts in seasonality of the causes of death themselves.</w:t>
        </w:r>
      </w:ins>
      <w:ins w:id="82" w:author="Parks, Robbie M" w:date="2017-01-04T15:51:00Z">
        <w:r w:rsidR="00A1552B">
          <w:rPr>
            <w:rFonts w:ascii="Times New Roman" w:hAnsi="Times New Roman"/>
            <w:sz w:val="24"/>
            <w:szCs w:val="24"/>
          </w:rPr>
          <w:t xml:space="preserve"> </w:t>
        </w:r>
      </w:ins>
    </w:p>
    <w:p w14:paraId="6091667B" w14:textId="77777777" w:rsidR="00DE3091" w:rsidRDefault="00DE3091" w:rsidP="00B938DB">
      <w:pPr>
        <w:spacing w:after="0" w:line="480" w:lineRule="auto"/>
        <w:rPr>
          <w:ins w:id="83" w:author="Parks, Robbie M" w:date="2017-01-04T15:53:00Z"/>
          <w:rFonts w:ascii="Times New Roman" w:hAnsi="Times New Roman"/>
          <w:sz w:val="24"/>
          <w:szCs w:val="24"/>
        </w:rPr>
      </w:pPr>
    </w:p>
    <w:p w14:paraId="18CB7C09" w14:textId="7B929E57" w:rsidR="004D18B5" w:rsidRDefault="00C2786A" w:rsidP="00B938DB">
      <w:pPr>
        <w:spacing w:after="0" w:line="480" w:lineRule="auto"/>
        <w:rPr>
          <w:ins w:id="84" w:author="Parks, Robbie M" w:date="2017-01-04T15:49:00Z"/>
          <w:rFonts w:ascii="Times New Roman" w:hAnsi="Times New Roman"/>
          <w:sz w:val="24"/>
          <w:szCs w:val="24"/>
        </w:rPr>
      </w:pPr>
      <w:r>
        <w:rPr>
          <w:rFonts w:ascii="Times New Roman" w:hAnsi="Times New Roman"/>
          <w:sz w:val="24"/>
          <w:szCs w:val="24"/>
        </w:rPr>
        <w:t xml:space="preserve">In contrast to young and middle ages, </w:t>
      </w:r>
      <w:r w:rsidR="00452AB5">
        <w:rPr>
          <w:rFonts w:ascii="Times New Roman" w:hAnsi="Times New Roman"/>
          <w:sz w:val="24"/>
          <w:szCs w:val="24"/>
        </w:rPr>
        <w:t>mortality in older ages</w:t>
      </w:r>
      <w:r>
        <w:rPr>
          <w:rFonts w:ascii="Times New Roman" w:hAnsi="Times New Roman"/>
          <w:sz w:val="24"/>
          <w:szCs w:val="24"/>
        </w:rPr>
        <w:t>, where death rates are highest,</w:t>
      </w:r>
      <w:r w:rsidR="00452AB5">
        <w:rPr>
          <w:rFonts w:ascii="Times New Roman" w:hAnsi="Times New Roman"/>
          <w:sz w:val="24"/>
          <w:szCs w:val="24"/>
        </w:rPr>
        <w:t xml:space="preserve"> </w:t>
      </w:r>
      <w:r>
        <w:rPr>
          <w:rFonts w:ascii="Times New Roman" w:hAnsi="Times New Roman"/>
          <w:sz w:val="24"/>
          <w:szCs w:val="24"/>
        </w:rPr>
        <w:t>maintained</w:t>
      </w:r>
      <w:r w:rsidR="00452AB5">
        <w:rPr>
          <w:rFonts w:ascii="Times New Roman" w:hAnsi="Times New Roman"/>
          <w:sz w:val="24"/>
          <w:szCs w:val="24"/>
        </w:rPr>
        <w:t xml:space="preserve"> persistent seasonality over a period of three decades, which is also largely irrespective of geography</w:t>
      </w:r>
      <w:r>
        <w:rPr>
          <w:rFonts w:ascii="Times New Roman" w:hAnsi="Times New Roman"/>
          <w:sz w:val="24"/>
          <w:szCs w:val="24"/>
        </w:rPr>
        <w:t xml:space="preserve">. </w:t>
      </w:r>
      <w:r w:rsidR="00452AB5">
        <w:rPr>
          <w:rFonts w:ascii="Times New Roman" w:hAnsi="Times New Roman"/>
          <w:sz w:val="24"/>
          <w:szCs w:val="24"/>
        </w:rPr>
        <w:t>We note however that although the percent excess mortality has remained largely unchanged in these ages, the absolute difference in death rates between the peak and minimum months has declined because total mortality has a declining trend.</w:t>
      </w:r>
      <w:r w:rsidRPr="00C2786A">
        <w:rPr>
          <w:rFonts w:ascii="Times New Roman" w:hAnsi="Times New Roman"/>
          <w:sz w:val="24"/>
          <w:szCs w:val="24"/>
        </w:rPr>
        <w:t xml:space="preserve"> </w:t>
      </w:r>
      <w:r>
        <w:rPr>
          <w:rFonts w:ascii="Times New Roman" w:hAnsi="Times New Roman"/>
          <w:sz w:val="24"/>
          <w:szCs w:val="24"/>
        </w:rPr>
        <w:t xml:space="preserve">This finding demonstrates the need for environmental and health service interventions targeted towards this group. </w:t>
      </w:r>
      <w:ins w:id="85" w:author="Parks, Robbie M" w:date="2017-01-04T16:20:00Z">
        <w:r w:rsidR="0095509B">
          <w:rPr>
            <w:rFonts w:ascii="Times New Roman" w:hAnsi="Times New Roman"/>
            <w:sz w:val="24"/>
            <w:szCs w:val="24"/>
          </w:rPr>
          <w:t>Examples</w:t>
        </w:r>
      </w:ins>
      <w:ins w:id="86" w:author="Parks, Robbie M" w:date="2017-01-04T15:54:00Z">
        <w:r w:rsidR="003C12EF">
          <w:rPr>
            <w:rFonts w:ascii="Times New Roman" w:hAnsi="Times New Roman"/>
            <w:sz w:val="24"/>
            <w:szCs w:val="24"/>
          </w:rPr>
          <w:t xml:space="preserve"> include </w:t>
        </w:r>
      </w:ins>
      <w:ins w:id="87" w:author="Parks, Robbie M" w:date="2017-01-04T16:16:00Z">
        <w:r w:rsidR="007A42F3">
          <w:rPr>
            <w:rFonts w:ascii="Times New Roman" w:hAnsi="Times New Roman"/>
            <w:sz w:val="24"/>
            <w:szCs w:val="24"/>
          </w:rPr>
          <w:t xml:space="preserve">continuing to </w:t>
        </w:r>
      </w:ins>
      <w:ins w:id="88" w:author="Parks, Robbie M" w:date="2017-01-04T16:04:00Z">
        <w:r w:rsidR="007A42F3">
          <w:rPr>
            <w:rFonts w:ascii="Times New Roman" w:hAnsi="Times New Roman"/>
            <w:sz w:val="24"/>
            <w:szCs w:val="24"/>
          </w:rPr>
          <w:t>improve</w:t>
        </w:r>
        <w:r w:rsidR="00274E12">
          <w:rPr>
            <w:rFonts w:ascii="Times New Roman" w:hAnsi="Times New Roman"/>
            <w:sz w:val="24"/>
            <w:szCs w:val="24"/>
          </w:rPr>
          <w:t xml:space="preserve"> the availability of more traditional</w:t>
        </w:r>
      </w:ins>
      <w:ins w:id="89" w:author="Parks, Robbie M" w:date="2017-01-04T16:05:00Z">
        <w:r w:rsidR="00E63761">
          <w:rPr>
            <w:rFonts w:ascii="Times New Roman" w:hAnsi="Times New Roman"/>
            <w:sz w:val="24"/>
            <w:szCs w:val="24"/>
          </w:rPr>
          <w:t xml:space="preserve"> methods of care for</w:t>
        </w:r>
        <w:r w:rsidR="00455B56">
          <w:rPr>
            <w:rFonts w:ascii="Times New Roman" w:hAnsi="Times New Roman"/>
            <w:sz w:val="24"/>
            <w:szCs w:val="24"/>
          </w:rPr>
          <w:t xml:space="preserve"> the vulnerable</w:t>
        </w:r>
      </w:ins>
      <w:ins w:id="90" w:author="Parks, Robbie M" w:date="2017-01-04T16:16:00Z">
        <w:r w:rsidR="00E63761">
          <w:rPr>
            <w:rFonts w:ascii="Times New Roman" w:hAnsi="Times New Roman"/>
            <w:sz w:val="24"/>
            <w:szCs w:val="24"/>
          </w:rPr>
          <w:t xml:space="preserve"> older population</w:t>
        </w:r>
      </w:ins>
      <w:ins w:id="91" w:author="Parks, Robbie M" w:date="2017-01-04T16:05:00Z">
        <w:r w:rsidR="00455B56">
          <w:rPr>
            <w:rFonts w:ascii="Times New Roman" w:hAnsi="Times New Roman"/>
            <w:sz w:val="24"/>
            <w:szCs w:val="24"/>
          </w:rPr>
          <w:t xml:space="preserve"> in periods of cold weather, such </w:t>
        </w:r>
      </w:ins>
      <w:ins w:id="92" w:author="Parks, Robbie M" w:date="2017-01-04T16:18:00Z">
        <w:r w:rsidR="0067082C">
          <w:rPr>
            <w:rFonts w:ascii="Times New Roman" w:hAnsi="Times New Roman"/>
            <w:sz w:val="24"/>
            <w:szCs w:val="24"/>
          </w:rPr>
          <w:t xml:space="preserve">as </w:t>
        </w:r>
      </w:ins>
      <w:ins w:id="93" w:author="Parks, Robbie M" w:date="2017-01-04T16:09:00Z">
        <w:r w:rsidR="008937C1">
          <w:rPr>
            <w:rFonts w:ascii="Times New Roman" w:hAnsi="Times New Roman"/>
            <w:sz w:val="24"/>
            <w:szCs w:val="24"/>
          </w:rPr>
          <w:t xml:space="preserve">heating </w:t>
        </w:r>
        <w:r w:rsidR="002058C6">
          <w:rPr>
            <w:rFonts w:ascii="Times New Roman" w:hAnsi="Times New Roman"/>
            <w:sz w:val="24"/>
            <w:szCs w:val="24"/>
          </w:rPr>
          <w:t>provision and flu vaccinations</w:t>
        </w:r>
      </w:ins>
      <w:ins w:id="94" w:author="Parks, Robbie M" w:date="2017-01-04T16:33:00Z">
        <w:r w:rsidR="008B1C81">
          <w:rPr>
            <w:rFonts w:ascii="Times New Roman" w:hAnsi="Times New Roman"/>
            <w:sz w:val="24"/>
            <w:szCs w:val="24"/>
          </w:rPr>
          <w:t>.</w:t>
        </w:r>
      </w:ins>
      <w:r w:rsidR="008B1C81">
        <w:rPr>
          <w:rFonts w:ascii="Times New Roman" w:hAnsi="Times New Roman"/>
          <w:sz w:val="24"/>
          <w:szCs w:val="24"/>
        </w:rPr>
        <w:fldChar w:fldCharType="begin"/>
      </w:r>
      <w:r w:rsidR="008B1C81">
        <w:rPr>
          <w:rFonts w:ascii="Times New Roman" w:hAnsi="Times New Roman"/>
          <w:sz w:val="24"/>
          <w:szCs w:val="24"/>
        </w:rPr>
        <w:instrText xml:space="preserve"> ADDIN EN.CITE &lt;EndNote&gt;&lt;Cite&gt;&lt;Author&gt;England&lt;/Author&gt;&lt;Year&gt;2016&lt;/Year&gt;&lt;RecNum&gt;953&lt;/RecNum&gt;&lt;DisplayText&gt;&lt;style face="superscript"&gt;30&lt;/style&gt;&lt;/DisplayText&gt;&lt;record&gt;&lt;rec-number&gt;953&lt;/rec-number&gt;&lt;foreign-keys&gt;&lt;key app="EN" db-id="t0tw0zzvgt0wf4erero5steu5rx5tpas22wa" timestamp="1483547520"&gt;953&lt;/key&gt;&lt;/foreign-keys&gt;&lt;ref-type name="Journal Article"&gt;17&lt;/ref-type&gt;&lt;contributors&gt;&lt;authors&gt;&lt;author&gt;Public Health England&lt;/author&gt;&lt;/authors&gt;&lt;/contributors&gt;&lt;titles&gt;&lt;title&gt;The cold weather plan for England&lt;/title&gt;&lt;secondary-title&gt;Public Health England&lt;/secondary-title&gt;&lt;/titles&gt;&lt;periodical&gt;&lt;full-title&gt;Public Health England&lt;/full-title&gt;&lt;/periodical&gt;&lt;dates&gt;&lt;year&gt;2016&lt;/year&gt;&lt;/dates&gt;&lt;urls&gt;&lt;/urls&gt;&lt;/record&gt;&lt;/Cite&gt;&lt;/EndNote&gt;</w:instrText>
      </w:r>
      <w:r w:rsidR="008B1C81">
        <w:rPr>
          <w:rFonts w:ascii="Times New Roman" w:hAnsi="Times New Roman"/>
          <w:sz w:val="24"/>
          <w:szCs w:val="24"/>
        </w:rPr>
        <w:fldChar w:fldCharType="separate"/>
      </w:r>
      <w:r w:rsidR="008B1C81" w:rsidRPr="008B1C81">
        <w:rPr>
          <w:rFonts w:ascii="Times New Roman" w:hAnsi="Times New Roman"/>
          <w:noProof/>
          <w:sz w:val="24"/>
          <w:szCs w:val="24"/>
          <w:vertAlign w:val="superscript"/>
        </w:rPr>
        <w:t>30</w:t>
      </w:r>
      <w:r w:rsidR="008B1C81">
        <w:rPr>
          <w:rFonts w:ascii="Times New Roman" w:hAnsi="Times New Roman"/>
          <w:sz w:val="24"/>
          <w:szCs w:val="24"/>
        </w:rPr>
        <w:fldChar w:fldCharType="end"/>
      </w:r>
      <w:ins w:id="95" w:author="Parks, Robbie M" w:date="2017-01-04T16:33:00Z">
        <w:r w:rsidR="008B1C81">
          <w:rPr>
            <w:rFonts w:ascii="Times New Roman" w:hAnsi="Times New Roman"/>
            <w:sz w:val="24"/>
            <w:szCs w:val="24"/>
          </w:rPr>
          <w:t xml:space="preserve"> </w:t>
        </w:r>
      </w:ins>
      <w:ins w:id="96" w:author="Parks, Robbie M" w:date="2017-01-04T16:17:00Z">
        <w:r w:rsidR="005F6B8E">
          <w:rPr>
            <w:rFonts w:ascii="Times New Roman" w:hAnsi="Times New Roman"/>
            <w:sz w:val="24"/>
            <w:szCs w:val="24"/>
          </w:rPr>
          <w:t xml:space="preserve">More personalised </w:t>
        </w:r>
      </w:ins>
      <w:ins w:id="97" w:author="Parks, Robbie M" w:date="2017-01-04T16:16:00Z">
        <w:r w:rsidR="005F6B8E">
          <w:rPr>
            <w:rFonts w:ascii="Times New Roman" w:hAnsi="Times New Roman"/>
            <w:sz w:val="24"/>
            <w:szCs w:val="24"/>
          </w:rPr>
          <w:t>s</w:t>
        </w:r>
      </w:ins>
      <w:ins w:id="98" w:author="Parks, Robbie M" w:date="2017-01-04T16:10:00Z">
        <w:r w:rsidR="005F6B8E">
          <w:rPr>
            <w:rFonts w:ascii="Times New Roman" w:hAnsi="Times New Roman"/>
            <w:sz w:val="24"/>
            <w:szCs w:val="24"/>
          </w:rPr>
          <w:t>ocial interventions may also be important</w:t>
        </w:r>
        <w:r w:rsidR="009E01A1">
          <w:rPr>
            <w:rFonts w:ascii="Times New Roman" w:hAnsi="Times New Roman"/>
            <w:sz w:val="24"/>
            <w:szCs w:val="24"/>
          </w:rPr>
          <w:t xml:space="preserve">, </w:t>
        </w:r>
      </w:ins>
      <w:ins w:id="99" w:author="Parks, Robbie M" w:date="2017-01-04T16:18:00Z">
        <w:r w:rsidR="0067082C">
          <w:rPr>
            <w:rFonts w:ascii="Times New Roman" w:hAnsi="Times New Roman"/>
            <w:sz w:val="24"/>
            <w:szCs w:val="24"/>
          </w:rPr>
          <w:t>including</w:t>
        </w:r>
      </w:ins>
      <w:ins w:id="100" w:author="Parks, Robbie M" w:date="2017-01-04T16:10:00Z">
        <w:r w:rsidR="009E01A1">
          <w:rPr>
            <w:rFonts w:ascii="Times New Roman" w:hAnsi="Times New Roman"/>
            <w:sz w:val="24"/>
            <w:szCs w:val="24"/>
          </w:rPr>
          <w:t xml:space="preserve"> </w:t>
        </w:r>
      </w:ins>
      <w:ins w:id="101" w:author="Parks, Robbie M" w:date="2017-01-04T16:19:00Z">
        <w:r w:rsidR="00BF5ED2">
          <w:rPr>
            <w:rFonts w:ascii="Times New Roman" w:hAnsi="Times New Roman"/>
            <w:sz w:val="24"/>
            <w:szCs w:val="24"/>
          </w:rPr>
          <w:t>regular visits</w:t>
        </w:r>
      </w:ins>
      <w:ins w:id="102" w:author="Parks, Robbie M" w:date="2017-01-04T16:11:00Z">
        <w:r w:rsidR="00BF5ED2">
          <w:rPr>
            <w:rFonts w:ascii="Times New Roman" w:hAnsi="Times New Roman"/>
            <w:sz w:val="24"/>
            <w:szCs w:val="24"/>
          </w:rPr>
          <w:t xml:space="preserve"> to</w:t>
        </w:r>
        <w:r w:rsidR="009E01A1">
          <w:rPr>
            <w:rFonts w:ascii="Times New Roman" w:hAnsi="Times New Roman"/>
            <w:sz w:val="24"/>
            <w:szCs w:val="24"/>
          </w:rPr>
          <w:t xml:space="preserve"> the </w:t>
        </w:r>
      </w:ins>
      <w:ins w:id="103" w:author="Parks, Robbie M" w:date="2017-01-04T16:20:00Z">
        <w:r w:rsidR="000E4D80">
          <w:rPr>
            <w:rFonts w:ascii="Times New Roman" w:hAnsi="Times New Roman"/>
            <w:sz w:val="24"/>
            <w:szCs w:val="24"/>
          </w:rPr>
          <w:t xml:space="preserve">isolated </w:t>
        </w:r>
      </w:ins>
      <w:ins w:id="104" w:author="Parks, Robbie M" w:date="2017-01-04T16:11:00Z">
        <w:r w:rsidR="009E01A1">
          <w:rPr>
            <w:rFonts w:ascii="Times New Roman" w:hAnsi="Times New Roman"/>
            <w:sz w:val="24"/>
            <w:szCs w:val="24"/>
          </w:rPr>
          <w:t xml:space="preserve">elderly </w:t>
        </w:r>
        <w:r w:rsidR="00335A7D">
          <w:rPr>
            <w:rFonts w:ascii="Times New Roman" w:hAnsi="Times New Roman"/>
            <w:sz w:val="24"/>
            <w:szCs w:val="24"/>
          </w:rPr>
          <w:t xml:space="preserve">during peak mortality periods to ensure that they are </w:t>
        </w:r>
      </w:ins>
      <w:ins w:id="105" w:author="Parks, Robbie M" w:date="2017-01-04T16:19:00Z">
        <w:r w:rsidR="00BF5ED2">
          <w:rPr>
            <w:rFonts w:ascii="Times New Roman" w:hAnsi="Times New Roman"/>
            <w:sz w:val="24"/>
            <w:szCs w:val="24"/>
          </w:rPr>
          <w:t>optimally prepared</w:t>
        </w:r>
        <w:r w:rsidR="00D07EC4">
          <w:rPr>
            <w:rFonts w:ascii="Times New Roman" w:hAnsi="Times New Roman"/>
            <w:sz w:val="24"/>
            <w:szCs w:val="24"/>
          </w:rPr>
          <w:t xml:space="preserve"> </w:t>
        </w:r>
      </w:ins>
      <w:ins w:id="106" w:author="Parks, Robbie M" w:date="2017-01-04T16:20:00Z">
        <w:r w:rsidR="00341F77">
          <w:rPr>
            <w:rFonts w:ascii="Times New Roman" w:hAnsi="Times New Roman"/>
            <w:sz w:val="24"/>
            <w:szCs w:val="24"/>
          </w:rPr>
          <w:t>for adverse conditions</w:t>
        </w:r>
      </w:ins>
      <w:ins w:id="107" w:author="Parks, Robbie M" w:date="2017-01-04T16:17:00Z">
        <w:r w:rsidR="0067082C">
          <w:rPr>
            <w:rFonts w:ascii="Times New Roman" w:hAnsi="Times New Roman"/>
            <w:sz w:val="24"/>
            <w:szCs w:val="24"/>
          </w:rPr>
          <w:t>.</w:t>
        </w:r>
      </w:ins>
      <w:r w:rsidR="008B1C81">
        <w:rPr>
          <w:rFonts w:ascii="Times New Roman" w:hAnsi="Times New Roman"/>
          <w:sz w:val="24"/>
          <w:szCs w:val="24"/>
        </w:rPr>
        <w:fldChar w:fldCharType="begin"/>
      </w:r>
      <w:r w:rsidR="008B1C81">
        <w:rPr>
          <w:rFonts w:ascii="Times New Roman" w:hAnsi="Times New Roman"/>
          <w:sz w:val="24"/>
          <w:szCs w:val="24"/>
        </w:rPr>
        <w:instrText xml:space="preserve"> ADDIN EN.CITE &lt;EndNote&gt;&lt;Cite&gt;&lt;Author&gt;England&lt;/Author&gt;&lt;Year&gt;2016&lt;/Year&gt;&lt;RecNum&gt;953&lt;/RecNum&gt;&lt;DisplayText&gt;&lt;style face="superscript"&gt;30&lt;/style&gt;&lt;/DisplayText&gt;&lt;record&gt;&lt;rec-number&gt;953&lt;/rec-number&gt;&lt;foreign-keys&gt;&lt;key app="EN" db-id="t0tw0zzvgt0wf4erero5steu5rx5tpas22wa" timestamp="1483547520"&gt;953&lt;/key&gt;&lt;/foreign-keys&gt;&lt;ref-type name="Journal Article"&gt;17&lt;/ref-type&gt;&lt;contributors&gt;&lt;authors&gt;&lt;author&gt;Public Health England&lt;/author&gt;&lt;/authors&gt;&lt;/contributors&gt;&lt;titles&gt;&lt;title&gt;The cold weather plan for England&lt;/title&gt;&lt;secondary-title&gt;Public Health England&lt;/secondary-title&gt;&lt;/titles&gt;&lt;periodical&gt;&lt;full-title&gt;Public Health England&lt;/full-title&gt;&lt;/periodical&gt;&lt;dates&gt;&lt;year&gt;2016&lt;/year&gt;&lt;/dates&gt;&lt;urls&gt;&lt;/urls&gt;&lt;/record&gt;&lt;/Cite&gt;&lt;/EndNote&gt;</w:instrText>
      </w:r>
      <w:r w:rsidR="008B1C81">
        <w:rPr>
          <w:rFonts w:ascii="Times New Roman" w:hAnsi="Times New Roman"/>
          <w:sz w:val="24"/>
          <w:szCs w:val="24"/>
        </w:rPr>
        <w:fldChar w:fldCharType="separate"/>
      </w:r>
      <w:r w:rsidR="008B1C81" w:rsidRPr="008B1C81">
        <w:rPr>
          <w:rFonts w:ascii="Times New Roman" w:hAnsi="Times New Roman"/>
          <w:noProof/>
          <w:sz w:val="24"/>
          <w:szCs w:val="24"/>
          <w:vertAlign w:val="superscript"/>
        </w:rPr>
        <w:t>30</w:t>
      </w:r>
      <w:r w:rsidR="008B1C81">
        <w:rPr>
          <w:rFonts w:ascii="Times New Roman" w:hAnsi="Times New Roman"/>
          <w:sz w:val="24"/>
          <w:szCs w:val="24"/>
        </w:rPr>
        <w:fldChar w:fldCharType="end"/>
      </w:r>
      <w:ins w:id="108" w:author="Parks, Robbie M" w:date="2017-01-04T16:20:00Z">
        <w:r w:rsidR="004C0C71">
          <w:rPr>
            <w:rFonts w:ascii="Times New Roman" w:hAnsi="Times New Roman"/>
            <w:sz w:val="24"/>
            <w:szCs w:val="24"/>
          </w:rPr>
          <w:t xml:space="preserve"> </w:t>
        </w:r>
      </w:ins>
      <w:ins w:id="109" w:author="Parks, Robbie M" w:date="2017-01-04T16:38:00Z">
        <w:r w:rsidR="0073705C">
          <w:rPr>
            <w:rFonts w:ascii="Times New Roman" w:hAnsi="Times New Roman"/>
            <w:sz w:val="24"/>
            <w:szCs w:val="24"/>
          </w:rPr>
          <w:t>Into the near-future,</w:t>
        </w:r>
      </w:ins>
      <w:ins w:id="110" w:author="Parks, Robbie M" w:date="2017-01-04T16:22:00Z">
        <w:r w:rsidR="0073705C">
          <w:rPr>
            <w:rFonts w:ascii="Times New Roman" w:hAnsi="Times New Roman"/>
            <w:sz w:val="24"/>
            <w:szCs w:val="24"/>
          </w:rPr>
          <w:t xml:space="preserve"> e</w:t>
        </w:r>
        <w:r w:rsidR="004C02DD">
          <w:rPr>
            <w:rFonts w:ascii="Times New Roman" w:hAnsi="Times New Roman"/>
            <w:sz w:val="24"/>
            <w:szCs w:val="24"/>
          </w:rPr>
          <w:t>mergent new technology, such as</w:t>
        </w:r>
      </w:ins>
      <w:ins w:id="111" w:author="Parks, Robbie M" w:date="2017-01-04T16:23:00Z">
        <w:r w:rsidR="00DF210F">
          <w:rPr>
            <w:rFonts w:ascii="Times New Roman" w:hAnsi="Times New Roman"/>
            <w:sz w:val="24"/>
            <w:szCs w:val="24"/>
          </w:rPr>
          <w:t xml:space="preserve"> always-connected </w:t>
        </w:r>
      </w:ins>
      <w:ins w:id="112" w:author="Parks, Robbie M" w:date="2017-01-04T16:24:00Z">
        <w:r w:rsidR="00DF210F">
          <w:rPr>
            <w:rFonts w:ascii="Times New Roman" w:hAnsi="Times New Roman"/>
            <w:sz w:val="24"/>
            <w:szCs w:val="24"/>
          </w:rPr>
          <w:t>hands-free</w:t>
        </w:r>
      </w:ins>
      <w:ins w:id="113" w:author="Parks, Robbie M" w:date="2017-01-04T16:23:00Z">
        <w:r w:rsidR="00DF210F">
          <w:rPr>
            <w:rFonts w:ascii="Times New Roman" w:hAnsi="Times New Roman"/>
            <w:sz w:val="24"/>
            <w:szCs w:val="24"/>
          </w:rPr>
          <w:t xml:space="preserve"> communications </w:t>
        </w:r>
        <w:r w:rsidR="00DF210F">
          <w:rPr>
            <w:rFonts w:ascii="Times New Roman" w:hAnsi="Times New Roman"/>
            <w:sz w:val="24"/>
            <w:szCs w:val="24"/>
          </w:rPr>
          <w:lastRenderedPageBreak/>
          <w:t>devices with</w:t>
        </w:r>
      </w:ins>
      <w:ins w:id="114" w:author="Parks, Robbie M" w:date="2017-01-04T16:24:00Z">
        <w:r w:rsidR="00B77C3F">
          <w:rPr>
            <w:rFonts w:ascii="Times New Roman" w:hAnsi="Times New Roman"/>
            <w:sz w:val="24"/>
            <w:szCs w:val="24"/>
          </w:rPr>
          <w:t xml:space="preserve"> the outside world, like </w:t>
        </w:r>
      </w:ins>
      <w:ins w:id="115" w:author="Parks, Robbie M" w:date="2017-01-04T16:26:00Z">
        <w:r w:rsidR="00085916">
          <w:rPr>
            <w:rFonts w:ascii="Times New Roman" w:hAnsi="Times New Roman"/>
            <w:sz w:val="24"/>
            <w:szCs w:val="24"/>
          </w:rPr>
          <w:t xml:space="preserve">the </w:t>
        </w:r>
      </w:ins>
      <w:ins w:id="116" w:author="Parks, Robbie M" w:date="2017-01-04T16:24:00Z">
        <w:r w:rsidR="00DF210F">
          <w:rPr>
            <w:rFonts w:ascii="Times New Roman" w:hAnsi="Times New Roman"/>
            <w:sz w:val="24"/>
            <w:szCs w:val="24"/>
          </w:rPr>
          <w:t>Amazon</w:t>
        </w:r>
      </w:ins>
      <w:ins w:id="117" w:author="Parks, Robbie M" w:date="2017-01-04T16:25:00Z">
        <w:r w:rsidR="003C3F17">
          <w:rPr>
            <w:rFonts w:ascii="Times New Roman" w:hAnsi="Times New Roman"/>
            <w:sz w:val="24"/>
            <w:szCs w:val="24"/>
          </w:rPr>
          <w:t xml:space="preserve"> Echo or Google </w:t>
        </w:r>
      </w:ins>
      <w:ins w:id="118" w:author="Parks, Robbie M" w:date="2017-01-04T16:26:00Z">
        <w:r w:rsidR="00085916">
          <w:rPr>
            <w:rFonts w:ascii="Times New Roman" w:hAnsi="Times New Roman"/>
            <w:sz w:val="24"/>
            <w:szCs w:val="24"/>
          </w:rPr>
          <w:t>Home</w:t>
        </w:r>
      </w:ins>
      <w:ins w:id="119" w:author="Parks, Robbie M" w:date="2017-01-04T16:22:00Z">
        <w:r w:rsidR="004C02DD">
          <w:rPr>
            <w:rFonts w:ascii="Times New Roman" w:hAnsi="Times New Roman"/>
            <w:sz w:val="24"/>
            <w:szCs w:val="24"/>
          </w:rPr>
          <w:t xml:space="preserve">, </w:t>
        </w:r>
      </w:ins>
      <w:ins w:id="120" w:author="Parks, Robbie M" w:date="2017-01-04T16:04:00Z">
        <w:r w:rsidR="00274E12">
          <w:rPr>
            <w:rFonts w:ascii="Times New Roman" w:hAnsi="Times New Roman"/>
            <w:sz w:val="24"/>
            <w:szCs w:val="24"/>
          </w:rPr>
          <w:t>could</w:t>
        </w:r>
      </w:ins>
      <w:ins w:id="121" w:author="Parks, Robbie M" w:date="2017-01-04T16:34:00Z">
        <w:r w:rsidR="008B1C81">
          <w:rPr>
            <w:rFonts w:ascii="Times New Roman" w:hAnsi="Times New Roman"/>
            <w:sz w:val="24"/>
            <w:szCs w:val="24"/>
          </w:rPr>
          <w:t xml:space="preserve"> potentially</w:t>
        </w:r>
      </w:ins>
      <w:ins w:id="122" w:author="Parks, Robbie M" w:date="2017-01-04T16:04:00Z">
        <w:r w:rsidR="00274E12">
          <w:rPr>
            <w:rFonts w:ascii="Times New Roman" w:hAnsi="Times New Roman"/>
            <w:sz w:val="24"/>
            <w:szCs w:val="24"/>
          </w:rPr>
          <w:t xml:space="preserve"> </w:t>
        </w:r>
      </w:ins>
      <w:ins w:id="123" w:author="Parks, Robbie M" w:date="2017-01-04T15:59:00Z">
        <w:r w:rsidR="00911634">
          <w:rPr>
            <w:rFonts w:ascii="Times New Roman" w:hAnsi="Times New Roman"/>
            <w:sz w:val="24"/>
            <w:szCs w:val="24"/>
          </w:rPr>
          <w:t>improve the quality of care</w:t>
        </w:r>
      </w:ins>
      <w:ins w:id="124" w:author="Parks, Robbie M" w:date="2017-01-04T16:00:00Z">
        <w:r w:rsidR="00911634">
          <w:rPr>
            <w:rFonts w:ascii="Times New Roman" w:hAnsi="Times New Roman"/>
            <w:sz w:val="24"/>
            <w:szCs w:val="24"/>
          </w:rPr>
          <w:t xml:space="preserve"> and attention</w:t>
        </w:r>
      </w:ins>
      <w:ins w:id="125" w:author="Parks, Robbie M" w:date="2017-01-04T15:59:00Z">
        <w:r w:rsidR="00911634">
          <w:rPr>
            <w:rFonts w:ascii="Times New Roman" w:hAnsi="Times New Roman"/>
            <w:sz w:val="24"/>
            <w:szCs w:val="24"/>
          </w:rPr>
          <w:t xml:space="preserve"> that older</w:t>
        </w:r>
      </w:ins>
      <w:ins w:id="126" w:author="Parks, Robbie M" w:date="2017-01-04T16:00:00Z">
        <w:r w:rsidR="00911634">
          <w:rPr>
            <w:rFonts w:ascii="Times New Roman" w:hAnsi="Times New Roman"/>
            <w:sz w:val="24"/>
            <w:szCs w:val="24"/>
          </w:rPr>
          <w:t>, more vulnerable</w:t>
        </w:r>
      </w:ins>
      <w:ins w:id="127" w:author="Parks, Robbie M" w:date="2017-01-04T15:59:00Z">
        <w:r w:rsidR="00911634">
          <w:rPr>
            <w:rFonts w:ascii="Times New Roman" w:hAnsi="Times New Roman"/>
            <w:sz w:val="24"/>
            <w:szCs w:val="24"/>
          </w:rPr>
          <w:t xml:space="preserve"> </w:t>
        </w:r>
      </w:ins>
      <w:ins w:id="128" w:author="Parks, Robbie M" w:date="2017-01-04T16:00:00Z">
        <w:r w:rsidR="00911634">
          <w:rPr>
            <w:rFonts w:ascii="Times New Roman" w:hAnsi="Times New Roman"/>
            <w:sz w:val="24"/>
            <w:szCs w:val="24"/>
          </w:rPr>
          <w:t>groups in the population</w:t>
        </w:r>
      </w:ins>
      <w:ins w:id="129" w:author="Parks, Robbie M" w:date="2017-01-04T16:10:00Z">
        <w:r w:rsidR="004C02DD">
          <w:rPr>
            <w:rFonts w:ascii="Times New Roman" w:hAnsi="Times New Roman"/>
            <w:sz w:val="24"/>
            <w:szCs w:val="24"/>
          </w:rPr>
          <w:t xml:space="preserve">, with </w:t>
        </w:r>
      </w:ins>
      <w:ins w:id="130" w:author="Parks, Robbie M" w:date="2017-01-04T16:23:00Z">
        <w:r w:rsidR="004C02DD">
          <w:rPr>
            <w:rFonts w:ascii="Times New Roman" w:hAnsi="Times New Roman"/>
            <w:sz w:val="24"/>
            <w:szCs w:val="24"/>
          </w:rPr>
          <w:t xml:space="preserve">remote </w:t>
        </w:r>
      </w:ins>
      <w:ins w:id="131" w:author="Parks, Robbie M" w:date="2017-01-04T16:34:00Z">
        <w:r w:rsidR="00791D9C">
          <w:rPr>
            <w:rFonts w:ascii="Times New Roman" w:hAnsi="Times New Roman"/>
            <w:sz w:val="24"/>
            <w:szCs w:val="24"/>
          </w:rPr>
          <w:t>interaction</w:t>
        </w:r>
      </w:ins>
      <w:ins w:id="132" w:author="Parks, Robbie M" w:date="2017-01-04T16:23:00Z">
        <w:r w:rsidR="004C02DD">
          <w:rPr>
            <w:rFonts w:ascii="Times New Roman" w:hAnsi="Times New Roman"/>
            <w:sz w:val="24"/>
            <w:szCs w:val="24"/>
          </w:rPr>
          <w:t xml:space="preserve"> and </w:t>
        </w:r>
      </w:ins>
      <w:ins w:id="133" w:author="Parks, Robbie M" w:date="2017-01-04T16:34:00Z">
        <w:r w:rsidR="00791D9C">
          <w:rPr>
            <w:rFonts w:ascii="Times New Roman" w:hAnsi="Times New Roman"/>
            <w:sz w:val="24"/>
            <w:szCs w:val="24"/>
          </w:rPr>
          <w:t>analysis</w:t>
        </w:r>
      </w:ins>
      <w:ins w:id="134" w:author="Parks, Robbie M" w:date="2017-01-04T16:23:00Z">
        <w:r w:rsidR="004C02DD">
          <w:rPr>
            <w:rFonts w:ascii="Times New Roman" w:hAnsi="Times New Roman"/>
            <w:sz w:val="24"/>
            <w:szCs w:val="24"/>
          </w:rPr>
          <w:t xml:space="preserve"> of house-bound individuals.</w:t>
        </w:r>
      </w:ins>
      <w:r w:rsidR="00232F41">
        <w:rPr>
          <w:rFonts w:ascii="Times New Roman" w:hAnsi="Times New Roman"/>
          <w:sz w:val="24"/>
          <w:szCs w:val="24"/>
        </w:rPr>
        <w:fldChar w:fldCharType="begin"/>
      </w:r>
      <w:r w:rsidR="00232F41">
        <w:rPr>
          <w:rFonts w:ascii="Times New Roman" w:hAnsi="Times New Roman"/>
          <w:sz w:val="24"/>
          <w:szCs w:val="24"/>
        </w:rPr>
        <w:instrText xml:space="preserve"> ADDIN EN.CITE &lt;EndNote&gt;&lt;Cite&gt;&lt;Author&gt;Baker&lt;/Author&gt;&lt;Year&gt;2013&lt;/Year&gt;&lt;RecNum&gt;954&lt;/RecNum&gt;&lt;DisplayText&gt;&lt;style face="superscript"&gt;31&lt;/style&gt;&lt;/DisplayText&gt;&lt;record&gt;&lt;rec-number&gt;954&lt;/rec-number&gt;&lt;foreign-keys&gt;&lt;key app="EN" db-id="t0tw0zzvgt0wf4erero5steu5rx5tpas22wa" timestamp="1483548194"&gt;954&lt;/key&gt;&lt;/foreign-keys&gt;&lt;ref-type name="Journal Article"&gt;17&lt;/ref-type&gt;&lt;contributors&gt;&lt;authors&gt;&lt;author&gt;Baker, C.&lt;/author&gt;&lt;/authors&gt;&lt;/contributors&gt;&lt;titles&gt;&lt;title&gt;A connection for all ages: enabling the benefits of high-speed internet access for older adults&lt;/title&gt;&lt;secondary-title&gt;AARP Public Policy Institute&lt;/secondary-title&gt;&lt;/titles&gt;&lt;periodical&gt;&lt;full-title&gt;AARP Public Policy Institute&lt;/full-title&gt;&lt;/periodical&gt;&lt;dates&gt;&lt;year&gt;2013&lt;/year&gt;&lt;/dates&gt;&lt;urls&gt;&lt;/urls&gt;&lt;/record&gt;&lt;/Cite&gt;&lt;/EndNote&gt;</w:instrText>
      </w:r>
      <w:r w:rsidR="00232F41">
        <w:rPr>
          <w:rFonts w:ascii="Times New Roman" w:hAnsi="Times New Roman"/>
          <w:sz w:val="24"/>
          <w:szCs w:val="24"/>
        </w:rPr>
        <w:fldChar w:fldCharType="separate"/>
      </w:r>
      <w:r w:rsidR="00232F41" w:rsidRPr="00232F41">
        <w:rPr>
          <w:rFonts w:ascii="Times New Roman" w:hAnsi="Times New Roman"/>
          <w:noProof/>
          <w:sz w:val="24"/>
          <w:szCs w:val="24"/>
          <w:vertAlign w:val="superscript"/>
        </w:rPr>
        <w:t>31</w:t>
      </w:r>
      <w:r w:rsidR="00232F41">
        <w:rPr>
          <w:rFonts w:ascii="Times New Roman" w:hAnsi="Times New Roman"/>
          <w:sz w:val="24"/>
          <w:szCs w:val="24"/>
        </w:rPr>
        <w:fldChar w:fldCharType="end"/>
      </w:r>
    </w:p>
    <w:p w14:paraId="6068B2F1" w14:textId="77777777" w:rsidR="0007260F" w:rsidRPr="004E0482" w:rsidRDefault="0007260F" w:rsidP="00F20E5D">
      <w:pPr>
        <w:spacing w:after="0" w:line="480" w:lineRule="auto"/>
        <w:outlineLvl w:val="0"/>
        <w:rPr>
          <w:rFonts w:ascii="Times New Roman" w:hAnsi="Times New Roman"/>
          <w:b/>
          <w:color w:val="000000" w:themeColor="text1"/>
          <w:sz w:val="24"/>
          <w:szCs w:val="24"/>
        </w:rPr>
      </w:pPr>
    </w:p>
    <w:p w14:paraId="2BA5AA88" w14:textId="77777777" w:rsidR="0007260F" w:rsidRPr="004E0482" w:rsidRDefault="0007260F" w:rsidP="003F6B5D">
      <w:pPr>
        <w:spacing w:after="0" w:line="240" w:lineRule="auto"/>
        <w:rPr>
          <w:rFonts w:ascii="Times New Roman" w:hAnsi="Times New Roman"/>
          <w:b/>
          <w:color w:val="000000" w:themeColor="text1"/>
          <w:sz w:val="24"/>
          <w:szCs w:val="24"/>
        </w:rPr>
      </w:pPr>
    </w:p>
    <w:p w14:paraId="0D8BFB3A" w14:textId="77777777" w:rsidR="0007260F" w:rsidRPr="004E0482" w:rsidRDefault="0007260F" w:rsidP="00F20E5D">
      <w:pPr>
        <w:spacing w:after="0" w:line="480" w:lineRule="auto"/>
        <w:outlineLvl w:val="0"/>
        <w:rPr>
          <w:rFonts w:ascii="Times New Roman" w:hAnsi="Times New Roman"/>
          <w:b/>
          <w:color w:val="000000" w:themeColor="text1"/>
          <w:sz w:val="24"/>
          <w:szCs w:val="24"/>
        </w:rPr>
      </w:pPr>
      <w:r w:rsidRPr="004E0482">
        <w:rPr>
          <w:rFonts w:ascii="Times New Roman" w:hAnsi="Times New Roman"/>
          <w:b/>
          <w:color w:val="000000" w:themeColor="text1"/>
          <w:sz w:val="24"/>
          <w:szCs w:val="24"/>
        </w:rPr>
        <w:t>Methods</w:t>
      </w:r>
    </w:p>
    <w:p w14:paraId="4E318F0D" w14:textId="77777777" w:rsidR="0007260F" w:rsidRPr="004E0482" w:rsidRDefault="0007260F" w:rsidP="003F6B5D">
      <w:pPr>
        <w:spacing w:after="0" w:line="480" w:lineRule="auto"/>
        <w:outlineLvl w:val="0"/>
        <w:rPr>
          <w:rFonts w:ascii="Times New Roman" w:hAnsi="Times New Roman"/>
          <w:i/>
          <w:color w:val="000000" w:themeColor="text1"/>
          <w:sz w:val="24"/>
          <w:szCs w:val="24"/>
        </w:rPr>
      </w:pPr>
      <w:r w:rsidRPr="004E0482">
        <w:rPr>
          <w:rFonts w:ascii="Times New Roman" w:hAnsi="Times New Roman"/>
          <w:i/>
          <w:color w:val="000000" w:themeColor="text1"/>
          <w:sz w:val="24"/>
          <w:szCs w:val="24"/>
        </w:rPr>
        <w:t>Data</w:t>
      </w:r>
    </w:p>
    <w:p w14:paraId="4DA2F05B" w14:textId="35BC6E6E" w:rsidR="0007260F" w:rsidRDefault="0007260F" w:rsidP="00B938DB">
      <w:pPr>
        <w:spacing w:after="0" w:line="480" w:lineRule="auto"/>
        <w:rPr>
          <w:rFonts w:ascii="Times New Roman" w:hAnsi="Times New Roman"/>
          <w:color w:val="000000" w:themeColor="text1"/>
          <w:sz w:val="24"/>
          <w:szCs w:val="24"/>
        </w:rPr>
      </w:pPr>
      <w:r w:rsidRPr="004E0482">
        <w:rPr>
          <w:rStyle w:val="apple-style-span"/>
          <w:rFonts w:ascii="Times New Roman" w:hAnsi="Times New Roman"/>
          <w:color w:val="000000" w:themeColor="text1"/>
          <w:sz w:val="24"/>
          <w:szCs w:val="24"/>
        </w:rPr>
        <w:t xml:space="preserve">We obtained data on all 73,804,561 deaths in the USA </w:t>
      </w:r>
      <w:r>
        <w:rPr>
          <w:rStyle w:val="apple-style-span"/>
          <w:rFonts w:ascii="Times New Roman" w:hAnsi="Times New Roman"/>
          <w:color w:val="000000" w:themeColor="text1"/>
          <w:sz w:val="24"/>
          <w:szCs w:val="24"/>
        </w:rPr>
        <w:t>from</w:t>
      </w:r>
      <w:r w:rsidRPr="004E0482">
        <w:rPr>
          <w:rStyle w:val="apple-style-span"/>
          <w:rFonts w:ascii="Times New Roman" w:hAnsi="Times New Roman"/>
          <w:color w:val="000000" w:themeColor="text1"/>
          <w:sz w:val="24"/>
          <w:szCs w:val="24"/>
        </w:rPr>
        <w:t xml:space="preserve"> 1982</w:t>
      </w:r>
      <w:r>
        <w:rPr>
          <w:rStyle w:val="apple-style-span"/>
          <w:rFonts w:ascii="Times New Roman" w:hAnsi="Times New Roman"/>
          <w:color w:val="000000" w:themeColor="text1"/>
          <w:sz w:val="24"/>
          <w:szCs w:val="24"/>
        </w:rPr>
        <w:t xml:space="preserve"> to </w:t>
      </w:r>
      <w:r w:rsidRPr="004E0482">
        <w:rPr>
          <w:rStyle w:val="apple-style-span"/>
          <w:rFonts w:ascii="Times New Roman" w:hAnsi="Times New Roman"/>
          <w:color w:val="000000" w:themeColor="text1"/>
          <w:sz w:val="24"/>
          <w:szCs w:val="24"/>
        </w:rPr>
        <w:t xml:space="preserve">2013 from the National Center for Health Statistics (NCHS). </w:t>
      </w:r>
      <w:r w:rsidRPr="004E0482">
        <w:rPr>
          <w:rFonts w:ascii="Times New Roman" w:hAnsi="Times New Roman"/>
          <w:color w:val="000000" w:themeColor="text1"/>
          <w:sz w:val="24"/>
          <w:szCs w:val="24"/>
        </w:rPr>
        <w:t>Age, sex, state of residence, and month of death were available for each record. Yearly population counts were available from NCHS for 1990 to 2013 and from the US Census Bureau prior to 1990.</w:t>
      </w:r>
      <w:r w:rsidRPr="004E0482">
        <w:rPr>
          <w:rFonts w:ascii="Times New Roman" w:hAnsi="Times New Roman"/>
          <w:color w:val="000000" w:themeColor="text1"/>
          <w:sz w:val="24"/>
          <w:szCs w:val="24"/>
        </w:rPr>
        <w:fldChar w:fldCharType="begin"/>
      </w:r>
      <w:r w:rsidR="00232F41">
        <w:rPr>
          <w:rFonts w:ascii="Times New Roman" w:hAnsi="Times New Roman"/>
          <w:color w:val="000000" w:themeColor="text1"/>
          <w:sz w:val="24"/>
          <w:szCs w:val="24"/>
        </w:rPr>
        <w:instrText xml:space="preserve"> ADDIN EN.CITE &lt;EndNote&gt;&lt;Cite&gt;&lt;Author&gt;Ingram&lt;/Author&gt;&lt;Year&gt;2003&lt;/Year&gt;&lt;RecNum&gt;456&lt;/RecNum&gt;&lt;DisplayText&gt;&lt;style face="superscript"&gt;32&lt;/style&gt;&lt;/DisplayText&gt;&lt;record&gt;&lt;rec-number&gt;456&lt;/rec-number&gt;&lt;foreign-keys&gt;&lt;key app="EN" db-id="t0tw0zzvgt0wf4erero5steu5rx5tpas22wa" timestamp="1480017786"&gt;456&lt;/key&gt;&lt;/foreign-keys&gt;&lt;ref-type name="Journal Article"&gt;17&lt;/ref-type&gt;&lt;contributors&gt;&lt;authors&gt;&lt;author&gt;Ingram, Deborah D&lt;/author&gt;&lt;author&gt;Parker, Jennifer D&lt;/author&gt;&lt;author&gt;Schenker, Nathaniel&lt;/author&gt;&lt;author&gt;Weed, James A&lt;/author&gt;&lt;author&gt;Hamilton, Brady&lt;/author&gt;&lt;author&gt;Arias, Elizabeth&lt;/author&gt;&lt;author&gt;Madans, Jennifer H&lt;/author&gt;&lt;/authors&gt;&lt;/contributors&gt;&lt;titles&gt;&lt;title&gt;United States Census 2000 population with bridged race categories&lt;/title&gt;&lt;secondary-title&gt;Vital and health statistics. Series 2, Data evaluation and methods research&lt;/secondary-title&gt;&lt;/titles&gt;&lt;periodical&gt;&lt;full-title&gt;Vital and health statistics. Series 2, Data evaluation and methods research&lt;/full-title&gt;&lt;/periodical&gt;&lt;pages&gt;1-55&lt;/pages&gt;&lt;number&gt;135&lt;/number&gt;&lt;dates&gt;&lt;year&gt;2003&lt;/year&gt;&lt;/dates&gt;&lt;isbn&gt;0083-2057&lt;/isbn&gt;&lt;urls&gt;&lt;/urls&gt;&lt;/record&gt;&lt;/Cite&gt;&lt;/EndNote&gt;</w:instrText>
      </w:r>
      <w:r w:rsidRPr="004E0482">
        <w:rPr>
          <w:rFonts w:ascii="Times New Roman" w:hAnsi="Times New Roman"/>
          <w:color w:val="000000" w:themeColor="text1"/>
          <w:sz w:val="24"/>
          <w:szCs w:val="24"/>
        </w:rPr>
        <w:fldChar w:fldCharType="separate"/>
      </w:r>
      <w:r w:rsidR="00232F41" w:rsidRPr="00232F41">
        <w:rPr>
          <w:rFonts w:ascii="Times New Roman" w:hAnsi="Times New Roman"/>
          <w:noProof/>
          <w:color w:val="000000" w:themeColor="text1"/>
          <w:sz w:val="24"/>
          <w:szCs w:val="24"/>
          <w:vertAlign w:val="superscript"/>
        </w:rPr>
        <w:t>32</w:t>
      </w:r>
      <w:r w:rsidRPr="004E0482">
        <w:rPr>
          <w:rFonts w:ascii="Times New Roman" w:hAnsi="Times New Roman"/>
          <w:color w:val="000000" w:themeColor="text1"/>
          <w:sz w:val="24"/>
          <w:szCs w:val="24"/>
        </w:rPr>
        <w:fldChar w:fldCharType="end"/>
      </w:r>
      <w:r w:rsidRPr="004E0482">
        <w:rPr>
          <w:rFonts w:ascii="Times New Roman" w:hAnsi="Times New Roman"/>
          <w:color w:val="000000" w:themeColor="text1"/>
          <w:sz w:val="24"/>
          <w:szCs w:val="24"/>
        </w:rPr>
        <w:t xml:space="preserve"> We inferred monthly population counts through linear interpolation, assigning each yearly count to July.</w:t>
      </w:r>
    </w:p>
    <w:p w14:paraId="7EEBB12A" w14:textId="77777777" w:rsidR="0007260F" w:rsidRPr="004E0482" w:rsidRDefault="0007260F" w:rsidP="00472EC1">
      <w:pPr>
        <w:spacing w:after="0" w:line="480" w:lineRule="auto"/>
        <w:rPr>
          <w:rFonts w:ascii="Times New Roman" w:hAnsi="Times New Roman"/>
          <w:color w:val="000000" w:themeColor="text1"/>
          <w:sz w:val="24"/>
          <w:szCs w:val="24"/>
        </w:rPr>
      </w:pPr>
    </w:p>
    <w:p w14:paraId="0099D9A5" w14:textId="006C45CE" w:rsidR="0078333E" w:rsidRDefault="0007260F" w:rsidP="00472EC1">
      <w:pPr>
        <w:spacing w:after="0" w:line="480" w:lineRule="auto"/>
        <w:rPr>
          <w:rFonts w:ascii="Times New Roman" w:hAnsi="Times New Roman"/>
          <w:color w:val="000000" w:themeColor="text1"/>
          <w:sz w:val="24"/>
          <w:szCs w:val="24"/>
        </w:rPr>
      </w:pPr>
      <w:r w:rsidRPr="004E0482">
        <w:rPr>
          <w:rFonts w:ascii="Times New Roman" w:hAnsi="Times New Roman"/>
          <w:color w:val="000000" w:themeColor="text1"/>
          <w:sz w:val="24"/>
          <w:szCs w:val="24"/>
        </w:rPr>
        <w:t>Data were divided by sex and age in the following 10 age groups: 0-4, 5-14, 25- 34, 35-44, 45-54, 55-64, 65-74, 75-84, 85+ years. We calculated monthly death rates for each age and sex group, both nationally and for sub-national climate regions.</w:t>
      </w:r>
      <w:r w:rsidRPr="006F2D92">
        <w:rPr>
          <w:rFonts w:ascii="Times New Roman" w:hAnsi="Times New Roman"/>
          <w:color w:val="000000" w:themeColor="text1"/>
          <w:sz w:val="24"/>
          <w:szCs w:val="24"/>
        </w:rPr>
        <w:fldChar w:fldCharType="begin"/>
      </w:r>
      <w:r w:rsidR="00232F41">
        <w:rPr>
          <w:rFonts w:ascii="Times New Roman" w:hAnsi="Times New Roman"/>
          <w:color w:val="000000" w:themeColor="text1"/>
          <w:sz w:val="24"/>
          <w:szCs w:val="24"/>
        </w:rPr>
        <w:instrText xml:space="preserve"> ADDIN EN.CITE &lt;EndNote&gt;&lt;Cite&gt;&lt;Author&gt;Karl&lt;/Author&gt;&lt;Year&gt;1984&lt;/Year&gt;&lt;RecNum&gt;454&lt;/RecNum&gt;&lt;DisplayText&gt;&lt;style face="superscript"&gt;33&lt;/style&gt;&lt;/DisplayText&gt;&lt;record&gt;&lt;rec-number&gt;454&lt;/rec-number&gt;&lt;foreign-keys&gt;&lt;key app="EN" db-id="t0tw0zzvgt0wf4erero5steu5rx5tpas22wa" timestamp="1480017599"&gt;454&lt;/key&gt;&lt;/foreign-keys&gt;&lt;ref-type name="Book"&gt;6&lt;/ref-type&gt;&lt;contributors&gt;&lt;authors&gt;&lt;author&gt;Karl, Thomas&lt;/author&gt;&lt;author&gt;Koss, Walter James&lt;/author&gt;&lt;/authors&gt;&lt;/contributors&gt;&lt;titles&gt;&lt;title&gt;Regional and national monthly, seasonal, and annual temperature weighted by area, 1895-1983&lt;/title&gt;&lt;/titles&gt;&lt;dates&gt;&lt;year&gt;1984&lt;/year&gt;&lt;/dates&gt;&lt;publisher&gt;National Climatic Data Center&lt;/publisher&gt;&lt;urls&gt;&lt;/urls&gt;&lt;/record&gt;&lt;/Cite&gt;&lt;/EndNote&gt;</w:instrText>
      </w:r>
      <w:r w:rsidRPr="006F2D92">
        <w:rPr>
          <w:rFonts w:ascii="Times New Roman" w:hAnsi="Times New Roman"/>
          <w:color w:val="000000" w:themeColor="text1"/>
          <w:sz w:val="24"/>
          <w:szCs w:val="24"/>
        </w:rPr>
        <w:fldChar w:fldCharType="separate"/>
      </w:r>
      <w:r w:rsidR="00232F41" w:rsidRPr="00232F41">
        <w:rPr>
          <w:rFonts w:ascii="Times New Roman" w:hAnsi="Times New Roman"/>
          <w:noProof/>
          <w:color w:val="000000" w:themeColor="text1"/>
          <w:sz w:val="24"/>
          <w:szCs w:val="24"/>
          <w:vertAlign w:val="superscript"/>
        </w:rPr>
        <w:t>33</w:t>
      </w:r>
      <w:r w:rsidRPr="006F2D92">
        <w:rPr>
          <w:rFonts w:ascii="Times New Roman" w:hAnsi="Times New Roman"/>
          <w:color w:val="000000" w:themeColor="text1"/>
          <w:sz w:val="24"/>
          <w:szCs w:val="24"/>
        </w:rPr>
        <w:fldChar w:fldCharType="end"/>
      </w:r>
      <w:r w:rsidRPr="004E0482">
        <w:rPr>
          <w:rFonts w:ascii="Times New Roman" w:hAnsi="Times New Roman"/>
          <w:color w:val="000000" w:themeColor="text1"/>
          <w:sz w:val="24"/>
          <w:szCs w:val="24"/>
        </w:rPr>
        <w:t xml:space="preserve"> Death rate calculations accounted for varying length of months</w:t>
      </w:r>
      <w:r>
        <w:rPr>
          <w:rFonts w:ascii="Times New Roman" w:hAnsi="Times New Roman"/>
          <w:color w:val="000000" w:themeColor="text1"/>
          <w:sz w:val="24"/>
          <w:szCs w:val="24"/>
        </w:rPr>
        <w:t>,</w:t>
      </w:r>
      <w:r w:rsidRPr="004E0482">
        <w:rPr>
          <w:rFonts w:ascii="Times New Roman" w:hAnsi="Times New Roman"/>
          <w:color w:val="000000" w:themeColor="text1"/>
          <w:sz w:val="24"/>
          <w:szCs w:val="24"/>
        </w:rPr>
        <w:t xml:space="preserve"> by multiplying each month’s death count by </w:t>
      </w:r>
      <w:r>
        <w:rPr>
          <w:rFonts w:ascii="Times New Roman" w:hAnsi="Times New Roman"/>
          <w:color w:val="000000" w:themeColor="text1"/>
          <w:sz w:val="24"/>
          <w:szCs w:val="24"/>
        </w:rPr>
        <w:t>a factor that would make it equivalent to a 31-day month</w:t>
      </w:r>
      <w:r w:rsidRPr="004E0482">
        <w:rPr>
          <w:rFonts w:ascii="Times New Roman" w:hAnsi="Times New Roman"/>
          <w:color w:val="000000" w:themeColor="text1"/>
          <w:sz w:val="24"/>
          <w:szCs w:val="24"/>
        </w:rPr>
        <w:t>.</w:t>
      </w:r>
    </w:p>
    <w:p w14:paraId="1723485A" w14:textId="77777777" w:rsidR="001A0C5A" w:rsidRDefault="001A0C5A" w:rsidP="00472EC1">
      <w:pPr>
        <w:spacing w:after="0" w:line="480" w:lineRule="auto"/>
        <w:rPr>
          <w:rFonts w:ascii="Times New Roman" w:hAnsi="Times New Roman"/>
          <w:color w:val="000000" w:themeColor="text1"/>
          <w:sz w:val="24"/>
          <w:szCs w:val="24"/>
        </w:rPr>
      </w:pPr>
    </w:p>
    <w:p w14:paraId="293F36A8" w14:textId="2250766C" w:rsidR="0078333E" w:rsidRPr="004E0482" w:rsidRDefault="00C2786A">
      <w:pPr>
        <w:spacing w:after="0" w:line="480" w:lineRule="auto"/>
        <w:rPr>
          <w:rFonts w:ascii="Times New Roman" w:hAnsi="Times New Roman"/>
          <w:color w:val="000000" w:themeColor="text1"/>
          <w:sz w:val="24"/>
          <w:szCs w:val="24"/>
        </w:rPr>
      </w:pPr>
      <w:r>
        <w:rPr>
          <w:rFonts w:ascii="Times New Roman" w:hAnsi="Times New Roman"/>
          <w:sz w:val="24"/>
          <w:szCs w:val="24"/>
        </w:rPr>
        <w:t>We also subdivided the</w:t>
      </w:r>
      <w:r w:rsidRPr="004278AA">
        <w:rPr>
          <w:rFonts w:ascii="Times New Roman" w:hAnsi="Times New Roman"/>
          <w:sz w:val="24"/>
          <w:szCs w:val="24"/>
        </w:rPr>
        <w:t xml:space="preserve"> </w:t>
      </w:r>
      <w:r w:rsidR="0078333E" w:rsidRPr="004278AA">
        <w:rPr>
          <w:rFonts w:ascii="Times New Roman" w:hAnsi="Times New Roman"/>
          <w:sz w:val="24"/>
          <w:szCs w:val="24"/>
        </w:rPr>
        <w:t>national data geographically by climate region</w:t>
      </w:r>
      <w:r>
        <w:rPr>
          <w:rFonts w:ascii="Times New Roman" w:hAnsi="Times New Roman"/>
          <w:sz w:val="24"/>
          <w:szCs w:val="24"/>
        </w:rPr>
        <w:t>s used</w:t>
      </w:r>
      <w:r w:rsidR="0078333E" w:rsidRPr="004278AA">
        <w:rPr>
          <w:rFonts w:ascii="Times New Roman" w:hAnsi="Times New Roman"/>
          <w:sz w:val="24"/>
          <w:szCs w:val="24"/>
        </w:rPr>
        <w:t xml:space="preserve"> by the National Oceanic and Atmospheric Administration (NOAA)</w:t>
      </w:r>
      <w:r w:rsidR="00290FD5">
        <w:rPr>
          <w:rFonts w:ascii="Times New Roman" w:hAnsi="Times New Roman"/>
          <w:sz w:val="24"/>
          <w:szCs w:val="24"/>
        </w:rPr>
        <w:t>;</w:t>
      </w:r>
      <w:r w:rsidR="0078333E">
        <w:rPr>
          <w:rFonts w:ascii="Times New Roman" w:hAnsi="Times New Roman"/>
          <w:sz w:val="24"/>
          <w:szCs w:val="24"/>
        </w:rPr>
        <w:fldChar w:fldCharType="begin"/>
      </w:r>
      <w:r w:rsidR="00232F41">
        <w:rPr>
          <w:rFonts w:ascii="Times New Roman" w:hAnsi="Times New Roman"/>
          <w:sz w:val="24"/>
          <w:szCs w:val="24"/>
        </w:rPr>
        <w:instrText xml:space="preserve"> ADDIN EN.CITE &lt;EndNote&gt;&lt;Cite&gt;&lt;Author&gt;Karl&lt;/Author&gt;&lt;Year&gt;1984&lt;/Year&gt;&lt;RecNum&gt;454&lt;/RecNum&gt;&lt;DisplayText&gt;&lt;style face="superscript"&gt;33&lt;/style&gt;&lt;/DisplayText&gt;&lt;record&gt;&lt;rec-number&gt;454&lt;/rec-number&gt;&lt;foreign-keys&gt;&lt;key app="EN" db-id="t0tw0zzvgt0wf4erero5steu5rx5tpas22wa" timestamp="1480017599"&gt;454&lt;/key&gt;&lt;/foreign-keys&gt;&lt;ref-type name="Book"&gt;6&lt;/ref-type&gt;&lt;contributors&gt;&lt;authors&gt;&lt;author&gt;Karl, Thomas&lt;/author&gt;&lt;author&gt;Koss, Walter James&lt;/author&gt;&lt;/authors&gt;&lt;/contributors&gt;&lt;titles&gt;&lt;title&gt;Regional and national monthly, seasonal, and annual temperature weighted by area, 1895-1983&lt;/title&gt;&lt;/titles&gt;&lt;dates&gt;&lt;year&gt;1984&lt;/year&gt;&lt;/dates&gt;&lt;publisher&gt;National Climatic Data Center&lt;/publisher&gt;&lt;urls&gt;&lt;/urls&gt;&lt;/record&gt;&lt;/Cite&gt;&lt;/EndNote&gt;</w:instrText>
      </w:r>
      <w:r w:rsidR="0078333E">
        <w:rPr>
          <w:rFonts w:ascii="Times New Roman" w:hAnsi="Times New Roman"/>
          <w:sz w:val="24"/>
          <w:szCs w:val="24"/>
        </w:rPr>
        <w:fldChar w:fldCharType="separate"/>
      </w:r>
      <w:r w:rsidR="00232F41" w:rsidRPr="00232F41">
        <w:rPr>
          <w:rFonts w:ascii="Times New Roman" w:hAnsi="Times New Roman"/>
          <w:noProof/>
          <w:sz w:val="24"/>
          <w:szCs w:val="24"/>
          <w:vertAlign w:val="superscript"/>
        </w:rPr>
        <w:t>33</w:t>
      </w:r>
      <w:r w:rsidR="0078333E">
        <w:rPr>
          <w:rFonts w:ascii="Times New Roman" w:hAnsi="Times New Roman"/>
          <w:sz w:val="24"/>
          <w:szCs w:val="24"/>
        </w:rPr>
        <w:fldChar w:fldCharType="end"/>
      </w:r>
      <w:r w:rsidR="0078333E" w:rsidRPr="004278AA">
        <w:rPr>
          <w:rFonts w:ascii="Times New Roman" w:hAnsi="Times New Roman"/>
          <w:sz w:val="24"/>
          <w:szCs w:val="24"/>
        </w:rPr>
        <w:t xml:space="preserve"> </w:t>
      </w:r>
      <w:r w:rsidR="0078333E">
        <w:rPr>
          <w:rFonts w:ascii="Times New Roman" w:hAnsi="Times New Roman"/>
          <w:sz w:val="24"/>
          <w:szCs w:val="24"/>
        </w:rPr>
        <w:t>Hawaii was included in the West region, and Alaska in the Northwest region.</w:t>
      </w:r>
    </w:p>
    <w:p w14:paraId="06CCAF4E" w14:textId="77777777" w:rsidR="0007260F" w:rsidRPr="004E0482" w:rsidRDefault="0007260F">
      <w:pPr>
        <w:spacing w:after="0" w:line="480" w:lineRule="auto"/>
        <w:rPr>
          <w:rFonts w:ascii="Times New Roman" w:hAnsi="Times New Roman"/>
          <w:color w:val="000000" w:themeColor="text1"/>
          <w:sz w:val="24"/>
          <w:szCs w:val="24"/>
        </w:rPr>
      </w:pPr>
    </w:p>
    <w:p w14:paraId="756E0785" w14:textId="77777777" w:rsidR="0007260F" w:rsidRPr="004E0482" w:rsidRDefault="0007260F">
      <w:pPr>
        <w:spacing w:after="0" w:line="480" w:lineRule="auto"/>
        <w:outlineLvl w:val="0"/>
        <w:rPr>
          <w:rFonts w:ascii="Times New Roman" w:hAnsi="Times New Roman"/>
          <w:i/>
          <w:color w:val="000000" w:themeColor="text1"/>
          <w:sz w:val="24"/>
          <w:szCs w:val="24"/>
        </w:rPr>
      </w:pPr>
      <w:r w:rsidRPr="004E0482">
        <w:rPr>
          <w:rFonts w:ascii="Times New Roman" w:hAnsi="Times New Roman"/>
          <w:i/>
          <w:color w:val="000000" w:themeColor="text1"/>
          <w:sz w:val="24"/>
          <w:szCs w:val="24"/>
        </w:rPr>
        <w:t>Statistical methods</w:t>
      </w:r>
    </w:p>
    <w:p w14:paraId="7CE923E0" w14:textId="774F170D" w:rsidR="0007260F" w:rsidRDefault="0007260F">
      <w:pPr>
        <w:widowControl w:val="0"/>
        <w:autoSpaceDE w:val="0"/>
        <w:autoSpaceDN w:val="0"/>
        <w:adjustRightInd w:val="0"/>
        <w:spacing w:after="0" w:line="480" w:lineRule="auto"/>
        <w:rPr>
          <w:rFonts w:ascii="Times New Roman" w:hAnsi="Times New Roman"/>
          <w:color w:val="000000" w:themeColor="text1"/>
          <w:sz w:val="24"/>
          <w:szCs w:val="24"/>
        </w:rPr>
      </w:pPr>
      <w:r w:rsidRPr="004E0482">
        <w:rPr>
          <w:rFonts w:ascii="Times New Roman" w:hAnsi="Times New Roman"/>
          <w:color w:val="000000" w:themeColor="text1"/>
          <w:sz w:val="24"/>
          <w:szCs w:val="24"/>
        </w:rPr>
        <w:t xml:space="preserve">We used wavelet analysis to establish the presence of seasonality, both nationally and sub-nationally, for each age-sex group. </w:t>
      </w:r>
      <w:r>
        <w:rPr>
          <w:rFonts w:ascii="Times New Roman" w:hAnsi="Times New Roman"/>
          <w:color w:val="000000" w:themeColor="text1"/>
          <w:sz w:val="24"/>
          <w:szCs w:val="24"/>
        </w:rPr>
        <w:t>W</w:t>
      </w:r>
      <w:r w:rsidRPr="004E0482">
        <w:rPr>
          <w:rFonts w:ascii="Times New Roman" w:hAnsi="Times New Roman"/>
          <w:color w:val="000000" w:themeColor="text1"/>
          <w:sz w:val="24"/>
          <w:szCs w:val="24"/>
        </w:rPr>
        <w:t xml:space="preserve">avelet analysis uncovers the presence, and frequency, of </w:t>
      </w:r>
      <w:r w:rsidRPr="004E0482">
        <w:rPr>
          <w:rFonts w:ascii="Times New Roman" w:hAnsi="Times New Roman"/>
          <w:color w:val="000000" w:themeColor="text1"/>
          <w:sz w:val="24"/>
          <w:szCs w:val="24"/>
        </w:rPr>
        <w:lastRenderedPageBreak/>
        <w:t>repeated maxima and minima in each age-sex-specific death rate time series. In brief, a Morlet wavelet, described in detail elsewhere,</w:t>
      </w:r>
      <w:r w:rsidRPr="004E0482">
        <w:rPr>
          <w:rFonts w:ascii="Times New Roman" w:hAnsi="Times New Roman"/>
          <w:color w:val="000000" w:themeColor="text1"/>
          <w:sz w:val="24"/>
          <w:szCs w:val="24"/>
        </w:rPr>
        <w:fldChar w:fldCharType="begin"/>
      </w:r>
      <w:r w:rsidR="006D55E7">
        <w:rPr>
          <w:rFonts w:ascii="Times New Roman" w:hAnsi="Times New Roman"/>
          <w:color w:val="000000" w:themeColor="text1"/>
          <w:sz w:val="24"/>
          <w:szCs w:val="24"/>
        </w:rPr>
        <w:instrText xml:space="preserve"> ADDIN EN.CITE &lt;EndNote&gt;&lt;Cite&gt;&lt;Author&gt;Cazelles&lt;/Author&gt;&lt;Year&gt;2008&lt;/Year&gt;&lt;RecNum&gt;455&lt;/RecNum&gt;&lt;DisplayText&gt;&lt;style face="superscript"&gt;27&lt;/style&gt;&lt;/DisplayText&gt;&lt;record&gt;&lt;rec-number&gt;455&lt;/rec-number&gt;&lt;foreign-keys&gt;&lt;key app="EN" db-id="t0tw0zzvgt0wf4erero5steu5rx5tpas22wa" timestamp="1480017609"&gt;455&lt;/key&gt;&lt;/foreign-keys&gt;&lt;ref-type name="Journal Article"&gt;17&lt;/ref-type&gt;&lt;contributors&gt;&lt;authors&gt;&lt;author&gt;Cazelles, Bernard&lt;/author&gt;&lt;author&gt;Chavez, Mario&lt;/author&gt;&lt;author&gt;Berteaux, Dominique&lt;/author&gt;&lt;author&gt;Ménard, Frédéric&lt;/author&gt;&lt;author&gt;Vik, Jon Olav&lt;/author&gt;&lt;author&gt;Jenouvrier, Stéphanie&lt;/author&gt;&lt;author&gt;Stenseth, Nils C&lt;/author&gt;&lt;/authors&gt;&lt;/contributors&gt;&lt;titles&gt;&lt;title&gt;Wavelet analysis of ecological time series&lt;/title&gt;&lt;secondary-title&gt;Oecologia&lt;/secondary-title&gt;&lt;/titles&gt;&lt;periodical&gt;&lt;full-title&gt;Oecologia&lt;/full-title&gt;&lt;/periodical&gt;&lt;pages&gt;287-304&lt;/pages&gt;&lt;volume&gt;156&lt;/volume&gt;&lt;number&gt;2&lt;/number&gt;&lt;dates&gt;&lt;year&gt;2008&lt;/year&gt;&lt;/dates&gt;&lt;isbn&gt;0029-8549&lt;/isbn&gt;&lt;urls&gt;&lt;/urls&gt;&lt;/record&gt;&lt;/Cite&gt;&lt;/EndNote&gt;</w:instrText>
      </w:r>
      <w:r w:rsidRPr="004E0482">
        <w:rPr>
          <w:rFonts w:ascii="Times New Roman" w:hAnsi="Times New Roman"/>
          <w:color w:val="000000" w:themeColor="text1"/>
          <w:sz w:val="24"/>
          <w:szCs w:val="24"/>
        </w:rPr>
        <w:fldChar w:fldCharType="separate"/>
      </w:r>
      <w:r w:rsidR="006D55E7" w:rsidRPr="006D55E7">
        <w:rPr>
          <w:rFonts w:ascii="Times New Roman" w:hAnsi="Times New Roman"/>
          <w:noProof/>
          <w:color w:val="000000" w:themeColor="text1"/>
          <w:sz w:val="24"/>
          <w:szCs w:val="24"/>
          <w:vertAlign w:val="superscript"/>
        </w:rPr>
        <w:t>27</w:t>
      </w:r>
      <w:r w:rsidRPr="004E0482">
        <w:rPr>
          <w:rFonts w:ascii="Times New Roman" w:hAnsi="Times New Roman"/>
          <w:color w:val="000000" w:themeColor="text1"/>
          <w:sz w:val="24"/>
          <w:szCs w:val="24"/>
        </w:rPr>
        <w:fldChar w:fldCharType="end"/>
      </w:r>
      <w:r w:rsidRPr="004E0482">
        <w:rPr>
          <w:rFonts w:ascii="Times New Roman" w:hAnsi="Times New Roman"/>
          <w:color w:val="000000" w:themeColor="text1"/>
          <w:sz w:val="24"/>
          <w:szCs w:val="24"/>
        </w:rPr>
        <w:t xml:space="preserve"> is equivalent to using a moving window on the death rate time series and analysing periodicity in each window using a short-form Fourier transform, hence generating a dynami</w:t>
      </w:r>
      <w:r>
        <w:rPr>
          <w:rFonts w:ascii="Times New Roman" w:hAnsi="Times New Roman"/>
          <w:color w:val="000000" w:themeColor="text1"/>
          <w:sz w:val="24"/>
          <w:szCs w:val="24"/>
        </w:rPr>
        <w:t>c spectral analysis. The resulting coefficients</w:t>
      </w:r>
      <w:r w:rsidRPr="004E0482">
        <w:rPr>
          <w:rFonts w:ascii="Times New Roman" w:hAnsi="Times New Roman"/>
          <w:color w:val="000000" w:themeColor="text1"/>
          <w:sz w:val="24"/>
          <w:szCs w:val="24"/>
        </w:rPr>
        <w:t xml:space="preserve"> can be presented on a two-dimensional</w:t>
      </w:r>
      <w:r>
        <w:rPr>
          <w:rFonts w:ascii="Times New Roman" w:hAnsi="Times New Roman"/>
          <w:color w:val="000000" w:themeColor="text1"/>
          <w:sz w:val="24"/>
          <w:szCs w:val="24"/>
        </w:rPr>
        <w:t xml:space="preserve"> plot of time against frequency</w:t>
      </w:r>
      <w:r w:rsidRPr="004E0482">
        <w:rPr>
          <w:rFonts w:ascii="Times New Roman" w:hAnsi="Times New Roman"/>
          <w:color w:val="000000" w:themeColor="text1"/>
          <w:sz w:val="24"/>
          <w:szCs w:val="24"/>
        </w:rPr>
        <w:t xml:space="preserve"> (Figure 1).</w:t>
      </w:r>
      <w:r w:rsidRPr="00DC7CAF">
        <w:rPr>
          <w:rFonts w:ascii="Times New Roman" w:hAnsi="Times New Roman"/>
          <w:color w:val="000000" w:themeColor="text1"/>
          <w:sz w:val="24"/>
          <w:szCs w:val="24"/>
        </w:rPr>
        <w:t xml:space="preserve"> </w:t>
      </w:r>
      <w:r>
        <w:rPr>
          <w:rFonts w:ascii="Times New Roman" w:hAnsi="Times New Roman"/>
          <w:color w:val="000000" w:themeColor="text1"/>
          <w:sz w:val="24"/>
          <w:szCs w:val="24"/>
        </w:rPr>
        <w:t>Importantly, w</w:t>
      </w:r>
      <w:r w:rsidRPr="004E0482">
        <w:rPr>
          <w:rFonts w:ascii="Times New Roman" w:hAnsi="Times New Roman"/>
          <w:color w:val="000000" w:themeColor="text1"/>
          <w:sz w:val="24"/>
          <w:szCs w:val="24"/>
        </w:rPr>
        <w:t>avelet analysis</w:t>
      </w:r>
      <w:r>
        <w:rPr>
          <w:rFonts w:ascii="Times New Roman" w:hAnsi="Times New Roman"/>
          <w:color w:val="000000" w:themeColor="text1"/>
          <w:sz w:val="24"/>
          <w:szCs w:val="24"/>
        </w:rPr>
        <w:t xml:space="preserve"> </w:t>
      </w:r>
      <w:proofErr w:type="gramStart"/>
      <w:r w:rsidR="00290FD5">
        <w:rPr>
          <w:rFonts w:ascii="Times New Roman" w:hAnsi="Times New Roman"/>
          <w:color w:val="000000" w:themeColor="text1"/>
          <w:sz w:val="24"/>
          <w:szCs w:val="24"/>
        </w:rPr>
        <w:t>is able to</w:t>
      </w:r>
      <w:proofErr w:type="gramEnd"/>
      <w:r w:rsidR="00290FD5" w:rsidRPr="004E0482">
        <w:rPr>
          <w:rFonts w:ascii="Times New Roman" w:hAnsi="Times New Roman"/>
          <w:color w:val="000000" w:themeColor="text1"/>
          <w:sz w:val="24"/>
          <w:szCs w:val="24"/>
        </w:rPr>
        <w:t xml:space="preserve"> </w:t>
      </w:r>
      <w:r>
        <w:rPr>
          <w:rFonts w:ascii="Times New Roman" w:hAnsi="Times New Roman"/>
          <w:color w:val="000000" w:themeColor="text1"/>
          <w:sz w:val="24"/>
          <w:szCs w:val="24"/>
        </w:rPr>
        <w:t>measure</w:t>
      </w:r>
      <w:r w:rsidRPr="004E0482">
        <w:rPr>
          <w:rFonts w:ascii="Times New Roman" w:hAnsi="Times New Roman"/>
          <w:color w:val="000000" w:themeColor="text1"/>
          <w:sz w:val="24"/>
          <w:szCs w:val="24"/>
        </w:rPr>
        <w:t xml:space="preserve"> dynamic seasonal behaviour, </w:t>
      </w:r>
      <w:r>
        <w:rPr>
          <w:rFonts w:ascii="Times New Roman" w:hAnsi="Times New Roman"/>
          <w:color w:val="000000" w:themeColor="text1"/>
          <w:sz w:val="24"/>
          <w:szCs w:val="24"/>
        </w:rPr>
        <w:t xml:space="preserve">in which </w:t>
      </w:r>
      <w:r w:rsidRPr="004E0482">
        <w:rPr>
          <w:rFonts w:ascii="Times New Roman" w:hAnsi="Times New Roman"/>
          <w:color w:val="000000" w:themeColor="text1"/>
          <w:sz w:val="24"/>
          <w:szCs w:val="24"/>
        </w:rPr>
        <w:t xml:space="preserve">the periodicity of death rates </w:t>
      </w:r>
      <w:r>
        <w:rPr>
          <w:rFonts w:ascii="Times New Roman" w:hAnsi="Times New Roman"/>
          <w:color w:val="000000" w:themeColor="text1"/>
          <w:sz w:val="24"/>
          <w:szCs w:val="24"/>
        </w:rPr>
        <w:t>may</w:t>
      </w:r>
      <w:r w:rsidRPr="004E0482">
        <w:rPr>
          <w:rFonts w:ascii="Times New Roman" w:hAnsi="Times New Roman"/>
          <w:color w:val="000000" w:themeColor="text1"/>
          <w:sz w:val="24"/>
          <w:szCs w:val="24"/>
        </w:rPr>
        <w:t xml:space="preserve"> disappea</w:t>
      </w:r>
      <w:r>
        <w:rPr>
          <w:rFonts w:ascii="Times New Roman" w:hAnsi="Times New Roman"/>
          <w:color w:val="000000" w:themeColor="text1"/>
          <w:sz w:val="24"/>
          <w:szCs w:val="24"/>
        </w:rPr>
        <w:t>r, emerge, or change over time. This is</w:t>
      </w:r>
      <w:r w:rsidRPr="004E0482">
        <w:rPr>
          <w:rFonts w:ascii="Times New Roman" w:hAnsi="Times New Roman"/>
          <w:color w:val="000000" w:themeColor="text1"/>
          <w:sz w:val="24"/>
          <w:szCs w:val="24"/>
        </w:rPr>
        <w:t xml:space="preserve"> not possible in standard Fourier analysis or </w:t>
      </w:r>
      <w:r>
        <w:rPr>
          <w:rFonts w:ascii="Times New Roman" w:hAnsi="Times New Roman"/>
          <w:color w:val="000000" w:themeColor="text1"/>
          <w:sz w:val="24"/>
          <w:szCs w:val="24"/>
        </w:rPr>
        <w:t xml:space="preserve">when </w:t>
      </w:r>
      <w:r w:rsidRPr="004E0482">
        <w:rPr>
          <w:rFonts w:ascii="Times New Roman" w:hAnsi="Times New Roman"/>
          <w:color w:val="000000" w:themeColor="text1"/>
          <w:sz w:val="24"/>
          <w:szCs w:val="24"/>
        </w:rPr>
        <w:t>fitting a statistical model with a period basis function.</w:t>
      </w:r>
      <w:r>
        <w:rPr>
          <w:rFonts w:ascii="Times New Roman" w:hAnsi="Times New Roman"/>
          <w:color w:val="000000" w:themeColor="text1"/>
          <w:sz w:val="24"/>
          <w:szCs w:val="24"/>
        </w:rPr>
        <w:t xml:space="preserve"> </w:t>
      </w:r>
      <w:r w:rsidRPr="004E0482">
        <w:rPr>
          <w:rFonts w:ascii="Times New Roman" w:hAnsi="Times New Roman"/>
          <w:color w:val="000000" w:themeColor="text1"/>
          <w:sz w:val="24"/>
          <w:szCs w:val="24"/>
        </w:rPr>
        <w:t>We used the R package</w:t>
      </w:r>
      <w:r w:rsidR="008C2086">
        <w:rPr>
          <w:rFonts w:ascii="Times New Roman" w:hAnsi="Times New Roman"/>
          <w:color w:val="000000" w:themeColor="text1"/>
          <w:sz w:val="24"/>
          <w:szCs w:val="24"/>
        </w:rPr>
        <w:t xml:space="preserve"> </w:t>
      </w:r>
      <w:r w:rsidRPr="004E0482">
        <w:rPr>
          <w:rFonts w:ascii="Times New Roman" w:hAnsi="Times New Roman"/>
          <w:color w:val="000000" w:themeColor="text1"/>
          <w:sz w:val="24"/>
          <w:szCs w:val="24"/>
        </w:rPr>
        <w:t>WaveletComp</w:t>
      </w:r>
      <w:ins w:id="135" w:author="Parks, Robbie M" w:date="2017-01-03T14:04:00Z">
        <w:r w:rsidR="00E80EA7">
          <w:rPr>
            <w:rFonts w:ascii="Times New Roman" w:hAnsi="Times New Roman"/>
            <w:color w:val="000000" w:themeColor="text1"/>
            <w:sz w:val="24"/>
            <w:szCs w:val="24"/>
          </w:rPr>
          <w:t xml:space="preserve"> (version 1.0)</w:t>
        </w:r>
        <w:r w:rsidR="00E80EA7" w:rsidRPr="004E0482">
          <w:rPr>
            <w:rFonts w:ascii="Times New Roman" w:hAnsi="Times New Roman"/>
            <w:color w:val="000000" w:themeColor="text1"/>
            <w:sz w:val="24"/>
            <w:szCs w:val="24"/>
          </w:rPr>
          <w:t xml:space="preserve"> </w:t>
        </w:r>
      </w:ins>
      <w:r w:rsidRPr="004E0482">
        <w:rPr>
          <w:rFonts w:ascii="Times New Roman" w:hAnsi="Times New Roman"/>
          <w:color w:val="000000" w:themeColor="text1"/>
          <w:sz w:val="24"/>
          <w:szCs w:val="24"/>
        </w:rPr>
        <w:t xml:space="preserve">for the wavelet analysis. </w:t>
      </w:r>
      <w:r>
        <w:rPr>
          <w:rFonts w:ascii="Times New Roman" w:hAnsi="Times New Roman"/>
          <w:color w:val="000000" w:themeColor="text1"/>
          <w:sz w:val="24"/>
          <w:szCs w:val="24"/>
        </w:rPr>
        <w:t>Before</w:t>
      </w:r>
      <w:r w:rsidRPr="004E0482">
        <w:rPr>
          <w:rFonts w:ascii="Times New Roman" w:hAnsi="Times New Roman"/>
          <w:color w:val="000000" w:themeColor="text1"/>
          <w:sz w:val="24"/>
          <w:szCs w:val="24"/>
        </w:rPr>
        <w:t xml:space="preserve"> analysis, we logarithmically</w:t>
      </w:r>
      <w:r>
        <w:rPr>
          <w:rFonts w:ascii="Times New Roman" w:hAnsi="Times New Roman"/>
          <w:color w:val="000000" w:themeColor="text1"/>
          <w:sz w:val="24"/>
          <w:szCs w:val="24"/>
        </w:rPr>
        <w:t xml:space="preserve"> </w:t>
      </w:r>
      <w:r w:rsidRPr="004E0482">
        <w:rPr>
          <w:rFonts w:ascii="Times New Roman" w:hAnsi="Times New Roman"/>
          <w:color w:val="000000" w:themeColor="text1"/>
          <w:sz w:val="24"/>
          <w:szCs w:val="24"/>
        </w:rPr>
        <w:t>transformed</w:t>
      </w:r>
      <w:r>
        <w:rPr>
          <w:rFonts w:ascii="Times New Roman" w:hAnsi="Times New Roman"/>
          <w:color w:val="000000" w:themeColor="text1"/>
          <w:sz w:val="24"/>
          <w:szCs w:val="24"/>
        </w:rPr>
        <w:t xml:space="preserve"> death rates</w:t>
      </w:r>
      <w:r w:rsidRPr="004E0482">
        <w:rPr>
          <w:rFonts w:ascii="Times New Roman" w:hAnsi="Times New Roman"/>
          <w:color w:val="000000" w:themeColor="text1"/>
          <w:sz w:val="24"/>
          <w:szCs w:val="24"/>
        </w:rPr>
        <w:t xml:space="preserve">, detrended </w:t>
      </w:r>
      <w:r>
        <w:rPr>
          <w:rFonts w:ascii="Times New Roman" w:hAnsi="Times New Roman"/>
          <w:color w:val="000000" w:themeColor="text1"/>
          <w:sz w:val="24"/>
          <w:szCs w:val="24"/>
        </w:rPr>
        <w:t>using a</w:t>
      </w:r>
      <w:r w:rsidRPr="004E0482">
        <w:rPr>
          <w:rFonts w:ascii="Times New Roman" w:hAnsi="Times New Roman"/>
          <w:color w:val="000000" w:themeColor="text1"/>
          <w:sz w:val="24"/>
          <w:szCs w:val="24"/>
        </w:rPr>
        <w:t xml:space="preserve"> polynomial regression, and normalised each all-cause mortality death rate time series</w:t>
      </w:r>
      <w:r>
        <w:rPr>
          <w:rFonts w:ascii="Times New Roman" w:hAnsi="Times New Roman"/>
          <w:color w:val="000000" w:themeColor="text1"/>
          <w:sz w:val="24"/>
          <w:szCs w:val="24"/>
        </w:rPr>
        <w:t xml:space="preserve"> </w:t>
      </w:r>
      <w:proofErr w:type="gramStart"/>
      <w:r>
        <w:rPr>
          <w:rFonts w:ascii="Times New Roman" w:hAnsi="Times New Roman"/>
          <w:color w:val="000000" w:themeColor="text1"/>
          <w:sz w:val="24"/>
          <w:szCs w:val="24"/>
        </w:rPr>
        <w:t>so as to</w:t>
      </w:r>
      <w:proofErr w:type="gramEnd"/>
      <w:r>
        <w:rPr>
          <w:rFonts w:ascii="Times New Roman" w:hAnsi="Times New Roman"/>
          <w:color w:val="000000" w:themeColor="text1"/>
          <w:sz w:val="24"/>
          <w:szCs w:val="24"/>
        </w:rPr>
        <w:t xml:space="preserve"> range between 1 and -1.</w:t>
      </w:r>
      <w:r w:rsidRPr="004E0482">
        <w:rPr>
          <w:rFonts w:ascii="Times New Roman" w:hAnsi="Times New Roman"/>
          <w:color w:val="000000" w:themeColor="text1"/>
          <w:sz w:val="24"/>
          <w:szCs w:val="24"/>
        </w:rPr>
        <w:t xml:space="preserve"> </w:t>
      </w:r>
    </w:p>
    <w:p w14:paraId="17124AC1" w14:textId="77777777" w:rsidR="0007260F" w:rsidRPr="004E0482" w:rsidRDefault="0007260F">
      <w:pPr>
        <w:spacing w:after="0" w:line="480" w:lineRule="auto"/>
        <w:rPr>
          <w:rFonts w:ascii="Times New Roman" w:hAnsi="Times New Roman"/>
          <w:color w:val="000000" w:themeColor="text1"/>
          <w:sz w:val="24"/>
          <w:szCs w:val="24"/>
        </w:rPr>
      </w:pPr>
    </w:p>
    <w:p w14:paraId="33CA83B0" w14:textId="2E4EE1CA" w:rsidR="0007260F" w:rsidRPr="00F00B29" w:rsidRDefault="0007260F">
      <w:pPr>
        <w:pStyle w:val="CommentText"/>
        <w:spacing w:line="480" w:lineRule="auto"/>
        <w:rPr>
          <w:rFonts w:ascii="Times New Roman" w:hAnsi="Times New Roman" w:cs="Times New Roman"/>
          <w:noProof/>
          <w:sz w:val="24"/>
          <w:szCs w:val="24"/>
        </w:rPr>
      </w:pPr>
      <w:r w:rsidRPr="004E0482">
        <w:rPr>
          <w:rFonts w:ascii="Times New Roman" w:hAnsi="Times New Roman"/>
          <w:color w:val="000000" w:themeColor="text1"/>
          <w:sz w:val="24"/>
          <w:szCs w:val="24"/>
        </w:rPr>
        <w:t>We identified age-sex groups whose wavelet power spectr</w:t>
      </w:r>
      <w:r>
        <w:rPr>
          <w:rFonts w:ascii="Times New Roman" w:hAnsi="Times New Roman"/>
          <w:color w:val="000000" w:themeColor="text1"/>
          <w:sz w:val="24"/>
          <w:szCs w:val="24"/>
        </w:rPr>
        <w:t xml:space="preserve">a </w:t>
      </w:r>
      <w:r w:rsidRPr="004E0482">
        <w:rPr>
          <w:rFonts w:ascii="Times New Roman" w:hAnsi="Times New Roman"/>
          <w:color w:val="000000" w:themeColor="text1"/>
          <w:sz w:val="24"/>
          <w:szCs w:val="24"/>
        </w:rPr>
        <w:t>differed from that of a white noise spectrum, which represents random fluctuations, at 5% significance level</w:t>
      </w:r>
      <w:r>
        <w:rPr>
          <w:rFonts w:ascii="Times New Roman" w:hAnsi="Times New Roman"/>
          <w:color w:val="000000" w:themeColor="text1"/>
          <w:sz w:val="24"/>
          <w:szCs w:val="24"/>
        </w:rPr>
        <w:t>,</w:t>
      </w:r>
      <w:r w:rsidRPr="004E0482">
        <w:rPr>
          <w:rFonts w:ascii="Times New Roman" w:hAnsi="Times New Roman"/>
          <w:color w:val="000000" w:themeColor="text1"/>
          <w:sz w:val="24"/>
          <w:szCs w:val="24"/>
        </w:rPr>
        <w:t xml:space="preserve"> for the entire study </w:t>
      </w:r>
      <w:r>
        <w:rPr>
          <w:rFonts w:ascii="Times New Roman" w:hAnsi="Times New Roman"/>
          <w:color w:val="000000" w:themeColor="text1"/>
          <w:sz w:val="24"/>
          <w:szCs w:val="24"/>
        </w:rPr>
        <w:t xml:space="preserve">period </w:t>
      </w:r>
      <w:r w:rsidRPr="004E0482">
        <w:rPr>
          <w:rFonts w:ascii="Times New Roman" w:hAnsi="Times New Roman"/>
          <w:color w:val="000000" w:themeColor="text1"/>
          <w:sz w:val="24"/>
          <w:szCs w:val="24"/>
        </w:rPr>
        <w:t xml:space="preserve">(1982-2013), </w:t>
      </w:r>
      <w:r>
        <w:rPr>
          <w:rFonts w:ascii="Times New Roman" w:hAnsi="Times New Roman"/>
          <w:color w:val="000000" w:themeColor="text1"/>
          <w:sz w:val="24"/>
          <w:szCs w:val="24"/>
        </w:rPr>
        <w:t>as well as in</w:t>
      </w:r>
      <w:r w:rsidRPr="004E0482">
        <w:rPr>
          <w:rFonts w:ascii="Times New Roman" w:hAnsi="Times New Roman"/>
          <w:color w:val="000000" w:themeColor="text1"/>
          <w:sz w:val="24"/>
          <w:szCs w:val="24"/>
        </w:rPr>
        <w:t xml:space="preserve"> separate wavelet analyses for 1982-1997</w:t>
      </w:r>
      <w:r>
        <w:rPr>
          <w:rFonts w:ascii="Times New Roman" w:hAnsi="Times New Roman"/>
          <w:color w:val="000000" w:themeColor="text1"/>
          <w:sz w:val="24"/>
          <w:szCs w:val="24"/>
        </w:rPr>
        <w:t xml:space="preserve"> and </w:t>
      </w:r>
      <w:r w:rsidRPr="004E0482">
        <w:rPr>
          <w:rFonts w:ascii="Times New Roman" w:hAnsi="Times New Roman"/>
          <w:color w:val="000000" w:themeColor="text1"/>
          <w:sz w:val="24"/>
          <w:szCs w:val="24"/>
        </w:rPr>
        <w:t xml:space="preserve">1998-2013. </w:t>
      </w:r>
      <w:r>
        <w:rPr>
          <w:rFonts w:ascii="Times New Roman" w:hAnsi="Times New Roman"/>
          <w:color w:val="000000" w:themeColor="text1"/>
          <w:sz w:val="24"/>
          <w:szCs w:val="24"/>
        </w:rPr>
        <w:t xml:space="preserve"> </w:t>
      </w:r>
      <w:r w:rsidRPr="004E0482">
        <w:rPr>
          <w:rFonts w:ascii="Times New Roman" w:hAnsi="Times New Roman"/>
          <w:color w:val="000000" w:themeColor="text1"/>
          <w:sz w:val="24"/>
          <w:szCs w:val="24"/>
        </w:rPr>
        <w:t xml:space="preserve">For age-sex groups which </w:t>
      </w:r>
      <w:r>
        <w:rPr>
          <w:rFonts w:ascii="Times New Roman" w:hAnsi="Times New Roman"/>
          <w:color w:val="000000" w:themeColor="text1"/>
          <w:sz w:val="24"/>
          <w:szCs w:val="24"/>
        </w:rPr>
        <w:t>had statistically significant power spectra for 1982-2013, as well as for both time sections (1982-1997,1998-2013),</w:t>
      </w:r>
      <w:r w:rsidRPr="004E0482">
        <w:rPr>
          <w:rFonts w:ascii="Times New Roman" w:hAnsi="Times New Roman"/>
          <w:color w:val="000000" w:themeColor="text1"/>
          <w:sz w:val="24"/>
          <w:szCs w:val="24"/>
        </w:rPr>
        <w:t xml:space="preserve"> we calculated the centre of gravity and the negative centre of gravity</w:t>
      </w:r>
      <w:r>
        <w:rPr>
          <w:rFonts w:ascii="Times New Roman" w:hAnsi="Times New Roman"/>
          <w:color w:val="000000" w:themeColor="text1"/>
          <w:sz w:val="24"/>
          <w:szCs w:val="24"/>
        </w:rPr>
        <w:t xml:space="preserve"> of monthly death rates. These</w:t>
      </w:r>
      <w:r w:rsidR="008C2086">
        <w:rPr>
          <w:rFonts w:ascii="Times New Roman" w:hAnsi="Times New Roman"/>
          <w:color w:val="000000" w:themeColor="text1"/>
          <w:sz w:val="24"/>
          <w:szCs w:val="24"/>
        </w:rPr>
        <w:t xml:space="preserve"> parameters</w:t>
      </w:r>
      <w:r>
        <w:rPr>
          <w:rFonts w:ascii="Times New Roman" w:hAnsi="Times New Roman"/>
          <w:color w:val="000000" w:themeColor="text1"/>
          <w:sz w:val="24"/>
          <w:szCs w:val="24"/>
        </w:rPr>
        <w:t xml:space="preserve"> estimate when in the year, on average, </w:t>
      </w:r>
      <w:r w:rsidRPr="004E0482">
        <w:rPr>
          <w:rFonts w:ascii="Times New Roman" w:hAnsi="Times New Roman"/>
          <w:color w:val="000000" w:themeColor="text1"/>
          <w:sz w:val="24"/>
          <w:szCs w:val="24"/>
        </w:rPr>
        <w:t xml:space="preserve">maximum </w:t>
      </w:r>
      <w:r>
        <w:rPr>
          <w:rFonts w:ascii="Times New Roman" w:hAnsi="Times New Roman"/>
          <w:color w:val="000000" w:themeColor="text1"/>
          <w:sz w:val="24"/>
          <w:szCs w:val="24"/>
        </w:rPr>
        <w:t>and minimum death rates occur, respectively. For calculating</w:t>
      </w:r>
      <w:r w:rsidRPr="004E0482">
        <w:rPr>
          <w:rFonts w:ascii="Times New Roman" w:hAnsi="Times New Roman"/>
          <w:color w:val="000000" w:themeColor="text1"/>
          <w:sz w:val="24"/>
          <w:szCs w:val="24"/>
        </w:rPr>
        <w:t xml:space="preserve"> centre of gravity</w:t>
      </w:r>
      <w:r>
        <w:rPr>
          <w:rFonts w:ascii="Times New Roman" w:hAnsi="Times New Roman"/>
          <w:color w:val="000000" w:themeColor="text1"/>
          <w:sz w:val="24"/>
          <w:szCs w:val="24"/>
        </w:rPr>
        <w:t>,</w:t>
      </w:r>
      <w:r w:rsidRPr="004E0482">
        <w:rPr>
          <w:rFonts w:ascii="Times New Roman" w:hAnsi="Times New Roman"/>
          <w:color w:val="000000" w:themeColor="text1"/>
          <w:sz w:val="24"/>
          <w:szCs w:val="24"/>
        </w:rPr>
        <w:t xml:space="preserve"> each month </w:t>
      </w:r>
      <w:r w:rsidR="008C2086">
        <w:rPr>
          <w:rFonts w:ascii="Times New Roman" w:hAnsi="Times New Roman"/>
          <w:color w:val="000000" w:themeColor="text1"/>
          <w:sz w:val="24"/>
          <w:szCs w:val="24"/>
        </w:rPr>
        <w:t>wa</w:t>
      </w:r>
      <w:r w:rsidR="008C2086" w:rsidRPr="004E0482">
        <w:rPr>
          <w:rFonts w:ascii="Times New Roman" w:hAnsi="Times New Roman"/>
          <w:color w:val="000000" w:themeColor="text1"/>
          <w:sz w:val="24"/>
          <w:szCs w:val="24"/>
        </w:rPr>
        <w:t xml:space="preserve">s </w:t>
      </w:r>
      <w:r w:rsidRPr="004E0482">
        <w:rPr>
          <w:rFonts w:ascii="Times New Roman" w:hAnsi="Times New Roman"/>
          <w:color w:val="000000" w:themeColor="text1"/>
          <w:sz w:val="24"/>
          <w:szCs w:val="24"/>
        </w:rPr>
        <w:t>weighted by its death rate</w:t>
      </w:r>
      <w:ins w:id="136" w:author="Parks, Robbie M" w:date="2017-01-03T14:07:00Z">
        <w:r w:rsidR="003B49F1">
          <w:rPr>
            <w:rFonts w:ascii="Times New Roman" w:hAnsi="Times New Roman"/>
            <w:color w:val="000000" w:themeColor="text1"/>
            <w:sz w:val="24"/>
            <w:szCs w:val="24"/>
          </w:rPr>
          <w:t xml:space="preserve">; </w:t>
        </w:r>
      </w:ins>
      <w:r>
        <w:rPr>
          <w:rFonts w:ascii="Times New Roman" w:hAnsi="Times New Roman"/>
          <w:color w:val="000000" w:themeColor="text1"/>
          <w:sz w:val="24"/>
          <w:szCs w:val="24"/>
        </w:rPr>
        <w:t xml:space="preserve">for </w:t>
      </w:r>
      <w:r w:rsidRPr="004E0482">
        <w:rPr>
          <w:rFonts w:ascii="Times New Roman" w:hAnsi="Times New Roman"/>
          <w:color w:val="000000" w:themeColor="text1"/>
          <w:sz w:val="24"/>
          <w:szCs w:val="24"/>
        </w:rPr>
        <w:t>negative centre of gravity</w:t>
      </w:r>
      <w:r>
        <w:rPr>
          <w:rFonts w:ascii="Times New Roman" w:hAnsi="Times New Roman"/>
          <w:color w:val="000000" w:themeColor="text1"/>
          <w:sz w:val="24"/>
          <w:szCs w:val="24"/>
        </w:rPr>
        <w:t xml:space="preserve">, each month </w:t>
      </w:r>
      <w:r w:rsidR="008C2086">
        <w:rPr>
          <w:rFonts w:ascii="Times New Roman" w:hAnsi="Times New Roman"/>
          <w:color w:val="000000" w:themeColor="text1"/>
          <w:sz w:val="24"/>
          <w:szCs w:val="24"/>
        </w:rPr>
        <w:t xml:space="preserve">was </w:t>
      </w:r>
      <w:r>
        <w:rPr>
          <w:rFonts w:ascii="Times New Roman" w:hAnsi="Times New Roman"/>
          <w:color w:val="000000" w:themeColor="text1"/>
          <w:sz w:val="24"/>
          <w:szCs w:val="24"/>
        </w:rPr>
        <w:t xml:space="preserve">weighted by the difference between its death rate and </w:t>
      </w:r>
      <w:r w:rsidRPr="004E0482">
        <w:rPr>
          <w:rFonts w:ascii="Times New Roman" w:hAnsi="Times New Roman"/>
          <w:color w:val="000000" w:themeColor="text1"/>
          <w:sz w:val="24"/>
          <w:szCs w:val="24"/>
        </w:rPr>
        <w:t xml:space="preserve">the </w:t>
      </w:r>
      <w:r w:rsidR="008C2086">
        <w:rPr>
          <w:rFonts w:ascii="Times New Roman" w:hAnsi="Times New Roman"/>
          <w:color w:val="000000" w:themeColor="text1"/>
          <w:sz w:val="24"/>
          <w:szCs w:val="24"/>
        </w:rPr>
        <w:t xml:space="preserve">year’s </w:t>
      </w:r>
      <w:r w:rsidRPr="004E0482">
        <w:rPr>
          <w:rFonts w:ascii="Times New Roman" w:hAnsi="Times New Roman"/>
          <w:color w:val="000000" w:themeColor="text1"/>
          <w:sz w:val="24"/>
          <w:szCs w:val="24"/>
        </w:rPr>
        <w:t xml:space="preserve">maximum death rate. </w:t>
      </w:r>
      <w:r w:rsidRPr="00B97C94">
        <w:rPr>
          <w:rFonts w:ascii="Times New Roman" w:hAnsi="Times New Roman" w:cs="Times New Roman"/>
          <w:sz w:val="24"/>
          <w:szCs w:val="24"/>
        </w:rPr>
        <w:t xml:space="preserve">In taking the weighted average, we allowed </w:t>
      </w:r>
      <w:r w:rsidRPr="00B97C94">
        <w:rPr>
          <w:rFonts w:ascii="Times New Roman" w:hAnsi="Times New Roman" w:cs="Times New Roman"/>
          <w:noProof/>
          <w:sz w:val="24"/>
          <w:szCs w:val="24"/>
        </w:rPr>
        <w:t xml:space="preserve">January (month 1) to neighbour December </w:t>
      </w:r>
      <w:r>
        <w:rPr>
          <w:rFonts w:ascii="Times New Roman" w:hAnsi="Times New Roman" w:cs="Times New Roman"/>
          <w:noProof/>
          <w:sz w:val="24"/>
          <w:szCs w:val="24"/>
        </w:rPr>
        <w:t xml:space="preserve">(month 12), with a technique called circular statistics. </w:t>
      </w:r>
      <w:r w:rsidRPr="004E0482">
        <w:rPr>
          <w:rFonts w:ascii="Times New Roman" w:hAnsi="Times New Roman"/>
          <w:color w:val="000000" w:themeColor="text1"/>
          <w:sz w:val="24"/>
          <w:szCs w:val="24"/>
        </w:rPr>
        <w:t xml:space="preserve">Along with each circular mean, a 95% confidence interval (CI) was calculated by using 1000 bootstrap samples. The R package CircStats </w:t>
      </w:r>
      <w:ins w:id="137" w:author="Parks, Robbie M" w:date="2017-01-03T14:04:00Z">
        <w:r w:rsidR="00950D39">
          <w:rPr>
            <w:rFonts w:ascii="Times New Roman" w:hAnsi="Times New Roman"/>
            <w:color w:val="000000" w:themeColor="text1"/>
            <w:sz w:val="24"/>
            <w:szCs w:val="24"/>
          </w:rPr>
          <w:t xml:space="preserve">(version </w:t>
        </w:r>
      </w:ins>
      <w:ins w:id="138" w:author="Parks, Robbie M" w:date="2017-01-03T14:08:00Z">
        <w:r w:rsidR="0006220C">
          <w:rPr>
            <w:rFonts w:ascii="Times New Roman" w:hAnsi="Times New Roman"/>
            <w:color w:val="000000" w:themeColor="text1"/>
            <w:sz w:val="24"/>
            <w:szCs w:val="24"/>
          </w:rPr>
          <w:t>0.2.4</w:t>
        </w:r>
      </w:ins>
      <w:ins w:id="139" w:author="Parks, Robbie M" w:date="2017-01-03T14:04:00Z">
        <w:r w:rsidR="00690629">
          <w:rPr>
            <w:rFonts w:ascii="Times New Roman" w:hAnsi="Times New Roman"/>
            <w:color w:val="000000" w:themeColor="text1"/>
            <w:sz w:val="24"/>
            <w:szCs w:val="24"/>
          </w:rPr>
          <w:t xml:space="preserve">) </w:t>
        </w:r>
      </w:ins>
      <w:r w:rsidRPr="004E0482">
        <w:rPr>
          <w:rFonts w:ascii="Times New Roman" w:hAnsi="Times New Roman"/>
          <w:color w:val="000000" w:themeColor="text1"/>
          <w:sz w:val="24"/>
          <w:szCs w:val="24"/>
        </w:rPr>
        <w:t>was used for this purpose.</w:t>
      </w:r>
    </w:p>
    <w:p w14:paraId="7B2ACBE7" w14:textId="77777777" w:rsidR="0007260F" w:rsidRPr="001F7934" w:rsidRDefault="0007260F">
      <w:pPr>
        <w:spacing w:after="0" w:line="480" w:lineRule="auto"/>
        <w:rPr>
          <w:rFonts w:ascii="Times New Roman" w:hAnsi="Times New Roman"/>
          <w:color w:val="000000" w:themeColor="text1"/>
          <w:sz w:val="24"/>
          <w:szCs w:val="24"/>
        </w:rPr>
      </w:pPr>
    </w:p>
    <w:p w14:paraId="33DD5C5F" w14:textId="65A3E45A" w:rsidR="0007260F" w:rsidRDefault="0007260F">
      <w:pPr>
        <w:spacing w:after="0" w:line="480" w:lineRule="auto"/>
        <w:rPr>
          <w:rFonts w:ascii="Times New Roman" w:hAnsi="Times New Roman"/>
          <w:color w:val="000000" w:themeColor="text1"/>
          <w:sz w:val="24"/>
          <w:szCs w:val="24"/>
        </w:rPr>
      </w:pPr>
      <w:r>
        <w:rPr>
          <w:rFonts w:ascii="Times New Roman" w:hAnsi="Times New Roman"/>
          <w:color w:val="000000" w:themeColor="text1"/>
          <w:sz w:val="24"/>
          <w:szCs w:val="24"/>
        </w:rPr>
        <w:t>For each age-sex group</w:t>
      </w:r>
      <w:ins w:id="140" w:author="Parks, Robbie M" w:date="2017-01-04T13:49:00Z">
        <w:r w:rsidR="00514C8F">
          <w:rPr>
            <w:rFonts w:ascii="Times New Roman" w:hAnsi="Times New Roman"/>
            <w:color w:val="000000" w:themeColor="text1"/>
            <w:sz w:val="24"/>
            <w:szCs w:val="24"/>
          </w:rPr>
          <w:t xml:space="preserve"> and year</w:t>
        </w:r>
      </w:ins>
      <w:r w:rsidR="008C2086">
        <w:rPr>
          <w:rFonts w:ascii="Times New Roman" w:hAnsi="Times New Roman"/>
          <w:color w:val="000000" w:themeColor="text1"/>
          <w:sz w:val="24"/>
          <w:szCs w:val="24"/>
        </w:rPr>
        <w:t>,</w:t>
      </w:r>
      <w:r>
        <w:rPr>
          <w:rFonts w:ascii="Times New Roman" w:hAnsi="Times New Roman"/>
          <w:color w:val="000000" w:themeColor="text1"/>
          <w:sz w:val="24"/>
          <w:szCs w:val="24"/>
        </w:rPr>
        <w:t xml:space="preserve"> w</w:t>
      </w:r>
      <w:r w:rsidRPr="004E0482">
        <w:rPr>
          <w:rFonts w:ascii="Times New Roman" w:hAnsi="Times New Roman"/>
          <w:color w:val="000000" w:themeColor="text1"/>
          <w:sz w:val="24"/>
          <w:szCs w:val="24"/>
        </w:rPr>
        <w:t xml:space="preserve">e </w:t>
      </w:r>
      <w:r>
        <w:rPr>
          <w:rFonts w:ascii="Times New Roman" w:hAnsi="Times New Roman"/>
          <w:color w:val="000000" w:themeColor="text1"/>
          <w:sz w:val="24"/>
          <w:szCs w:val="24"/>
        </w:rPr>
        <w:t xml:space="preserve">used </w:t>
      </w:r>
      <w:r w:rsidR="008C2086">
        <w:rPr>
          <w:rFonts w:ascii="Times New Roman" w:hAnsi="Times New Roman"/>
          <w:color w:val="000000" w:themeColor="text1"/>
          <w:sz w:val="24"/>
          <w:szCs w:val="24"/>
        </w:rPr>
        <w:t xml:space="preserve">a </w:t>
      </w:r>
      <w:r>
        <w:rPr>
          <w:rFonts w:ascii="Times New Roman" w:hAnsi="Times New Roman"/>
          <w:color w:val="000000" w:themeColor="text1"/>
          <w:sz w:val="24"/>
          <w:szCs w:val="24"/>
        </w:rPr>
        <w:t xml:space="preserve">Poisson </w:t>
      </w:r>
      <w:del w:id="141" w:author="Parks, Robbie M" w:date="2017-01-04T13:50:00Z">
        <w:r w:rsidDel="00EB0B20">
          <w:rPr>
            <w:rFonts w:ascii="Times New Roman" w:hAnsi="Times New Roman"/>
            <w:color w:val="000000" w:themeColor="text1"/>
            <w:sz w:val="24"/>
            <w:szCs w:val="24"/>
          </w:rPr>
          <w:delText xml:space="preserve">regression </w:delText>
        </w:r>
      </w:del>
      <w:ins w:id="142" w:author="Parks, Robbie M" w:date="2017-01-04T13:50:00Z">
        <w:r w:rsidR="00EB0B20">
          <w:rPr>
            <w:rFonts w:ascii="Times New Roman" w:hAnsi="Times New Roman"/>
            <w:color w:val="000000" w:themeColor="text1"/>
            <w:sz w:val="24"/>
            <w:szCs w:val="24"/>
          </w:rPr>
          <w:t>model</w:t>
        </w:r>
        <w:r w:rsidR="00EB0B20">
          <w:rPr>
            <w:rFonts w:ascii="Times New Roman" w:hAnsi="Times New Roman"/>
            <w:color w:val="000000" w:themeColor="text1"/>
            <w:sz w:val="24"/>
            <w:szCs w:val="24"/>
          </w:rPr>
          <w:t xml:space="preserve"> </w:t>
        </w:r>
      </w:ins>
      <w:r>
        <w:rPr>
          <w:rFonts w:ascii="Times New Roman" w:hAnsi="Times New Roman"/>
          <w:color w:val="000000" w:themeColor="text1"/>
          <w:sz w:val="24"/>
          <w:szCs w:val="24"/>
        </w:rPr>
        <w:t>to estimate the</w:t>
      </w:r>
      <w:r w:rsidRPr="004E0482">
        <w:rPr>
          <w:rFonts w:ascii="Times New Roman" w:hAnsi="Times New Roman"/>
          <w:color w:val="000000" w:themeColor="text1"/>
          <w:sz w:val="24"/>
          <w:szCs w:val="24"/>
        </w:rPr>
        <w:t xml:space="preserve"> </w:t>
      </w:r>
      <w:r w:rsidR="008C2086">
        <w:rPr>
          <w:rFonts w:ascii="Times New Roman" w:hAnsi="Times New Roman"/>
          <w:color w:val="000000" w:themeColor="text1"/>
          <w:sz w:val="24"/>
          <w:szCs w:val="24"/>
        </w:rPr>
        <w:t xml:space="preserve">percentage </w:t>
      </w:r>
      <w:r>
        <w:rPr>
          <w:rFonts w:ascii="Times New Roman" w:hAnsi="Times New Roman"/>
          <w:color w:val="000000" w:themeColor="text1"/>
          <w:sz w:val="24"/>
          <w:szCs w:val="24"/>
        </w:rPr>
        <w:t xml:space="preserve">excess </w:t>
      </w:r>
      <w:r w:rsidRPr="004E0482">
        <w:rPr>
          <w:rFonts w:ascii="Times New Roman" w:hAnsi="Times New Roman"/>
          <w:color w:val="000000" w:themeColor="text1"/>
          <w:sz w:val="24"/>
          <w:szCs w:val="24"/>
        </w:rPr>
        <w:t>rate</w:t>
      </w:r>
      <w:r>
        <w:rPr>
          <w:rFonts w:ascii="Times New Roman" w:hAnsi="Times New Roman"/>
          <w:color w:val="000000" w:themeColor="text1"/>
          <w:sz w:val="24"/>
          <w:szCs w:val="24"/>
        </w:rPr>
        <w:t xml:space="preserve"> between</w:t>
      </w:r>
      <w:r w:rsidRPr="004E0482">
        <w:rPr>
          <w:rFonts w:ascii="Times New Roman" w:hAnsi="Times New Roman"/>
          <w:color w:val="000000" w:themeColor="text1"/>
          <w:sz w:val="24"/>
          <w:szCs w:val="24"/>
        </w:rPr>
        <w:t xml:space="preserve"> the maximum and minimum mortality months for </w:t>
      </w:r>
      <w:r w:rsidR="008C2086">
        <w:rPr>
          <w:rFonts w:ascii="Times New Roman" w:hAnsi="Times New Roman"/>
          <w:color w:val="000000" w:themeColor="text1"/>
          <w:sz w:val="24"/>
          <w:szCs w:val="24"/>
        </w:rPr>
        <w:t xml:space="preserve">each </w:t>
      </w:r>
      <w:r>
        <w:rPr>
          <w:rFonts w:ascii="Times New Roman" w:hAnsi="Times New Roman"/>
          <w:color w:val="000000" w:themeColor="text1"/>
          <w:sz w:val="24"/>
          <w:szCs w:val="24"/>
        </w:rPr>
        <w:t>year</w:t>
      </w:r>
      <w:ins w:id="143" w:author="Parks, Robbie M" w:date="2017-01-04T16:51:00Z">
        <w:r w:rsidR="00275579">
          <w:rPr>
            <w:rFonts w:ascii="Times New Roman" w:hAnsi="Times New Roman"/>
            <w:color w:val="000000" w:themeColor="text1"/>
            <w:sz w:val="24"/>
            <w:szCs w:val="24"/>
          </w:rPr>
          <w:t>, while also taking in account the uncertainty due to the population size</w:t>
        </w:r>
      </w:ins>
      <w:r w:rsidRPr="004E0482">
        <w:rPr>
          <w:rFonts w:ascii="Times New Roman" w:hAnsi="Times New Roman"/>
          <w:color w:val="000000" w:themeColor="text1"/>
          <w:sz w:val="24"/>
          <w:szCs w:val="24"/>
        </w:rPr>
        <w:t xml:space="preserve">. We </w:t>
      </w:r>
      <w:r>
        <w:rPr>
          <w:rFonts w:ascii="Times New Roman" w:hAnsi="Times New Roman"/>
          <w:color w:val="000000" w:themeColor="text1"/>
          <w:sz w:val="24"/>
          <w:szCs w:val="24"/>
        </w:rPr>
        <w:t xml:space="preserve">then </w:t>
      </w:r>
      <w:r w:rsidRPr="004E0482">
        <w:rPr>
          <w:rFonts w:ascii="Times New Roman" w:hAnsi="Times New Roman"/>
          <w:color w:val="000000" w:themeColor="text1"/>
          <w:sz w:val="24"/>
          <w:szCs w:val="24"/>
        </w:rPr>
        <w:t xml:space="preserve">fitted a linear regression to </w:t>
      </w:r>
      <w:r>
        <w:rPr>
          <w:rFonts w:ascii="Times New Roman" w:hAnsi="Times New Roman"/>
          <w:color w:val="000000" w:themeColor="text1"/>
          <w:sz w:val="24"/>
          <w:szCs w:val="24"/>
        </w:rPr>
        <w:t>the time series of</w:t>
      </w:r>
      <w:r w:rsidRPr="004E0482">
        <w:rPr>
          <w:rFonts w:ascii="Times New Roman" w:hAnsi="Times New Roman"/>
          <w:color w:val="000000" w:themeColor="text1"/>
          <w:sz w:val="24"/>
          <w:szCs w:val="24"/>
        </w:rPr>
        <w:t xml:space="preserve"> seasonal excess </w:t>
      </w:r>
      <w:r>
        <w:rPr>
          <w:rFonts w:ascii="Times New Roman" w:hAnsi="Times New Roman"/>
          <w:color w:val="000000" w:themeColor="text1"/>
          <w:sz w:val="24"/>
          <w:szCs w:val="24"/>
        </w:rPr>
        <w:t>death rates</w:t>
      </w:r>
      <w:r w:rsidRPr="004E0482">
        <w:rPr>
          <w:rFonts w:ascii="Times New Roman" w:hAnsi="Times New Roman"/>
          <w:color w:val="000000" w:themeColor="text1"/>
          <w:sz w:val="24"/>
          <w:szCs w:val="24"/>
        </w:rPr>
        <w:t xml:space="preserve"> for each age and sex group, weight</w:t>
      </w:r>
      <w:r>
        <w:rPr>
          <w:rFonts w:ascii="Times New Roman" w:hAnsi="Times New Roman"/>
          <w:color w:val="000000" w:themeColor="text1"/>
          <w:sz w:val="24"/>
          <w:szCs w:val="24"/>
        </w:rPr>
        <w:t>ing</w:t>
      </w:r>
      <w:r w:rsidRPr="004E0482">
        <w:rPr>
          <w:rFonts w:ascii="Times New Roman" w:hAnsi="Times New Roman"/>
          <w:color w:val="000000" w:themeColor="text1"/>
          <w:sz w:val="24"/>
          <w:szCs w:val="24"/>
        </w:rPr>
        <w:t xml:space="preserve"> </w:t>
      </w:r>
      <w:r>
        <w:rPr>
          <w:rFonts w:ascii="Times New Roman" w:hAnsi="Times New Roman"/>
          <w:color w:val="000000" w:themeColor="text1"/>
          <w:sz w:val="24"/>
          <w:szCs w:val="24"/>
        </w:rPr>
        <w:t xml:space="preserve">each annual </w:t>
      </w:r>
      <w:r w:rsidR="008C2086">
        <w:rPr>
          <w:rFonts w:ascii="Times New Roman" w:hAnsi="Times New Roman"/>
          <w:color w:val="000000" w:themeColor="text1"/>
          <w:sz w:val="24"/>
          <w:szCs w:val="24"/>
        </w:rPr>
        <w:t xml:space="preserve">excess </w:t>
      </w:r>
      <w:r>
        <w:rPr>
          <w:rFonts w:ascii="Times New Roman" w:hAnsi="Times New Roman"/>
          <w:color w:val="000000" w:themeColor="text1"/>
          <w:sz w:val="24"/>
          <w:szCs w:val="24"/>
        </w:rPr>
        <w:t xml:space="preserve">death rate </w:t>
      </w:r>
      <w:r w:rsidRPr="004E0482">
        <w:rPr>
          <w:rFonts w:ascii="Times New Roman" w:hAnsi="Times New Roman"/>
          <w:color w:val="000000" w:themeColor="text1"/>
          <w:sz w:val="24"/>
          <w:szCs w:val="24"/>
        </w:rPr>
        <w:t>by the inverse</w:t>
      </w:r>
      <w:r>
        <w:rPr>
          <w:rFonts w:ascii="Times New Roman" w:hAnsi="Times New Roman"/>
          <w:color w:val="000000" w:themeColor="text1"/>
          <w:sz w:val="24"/>
          <w:szCs w:val="24"/>
        </w:rPr>
        <w:t xml:space="preserve"> of its variance, so that the uncertainty in each year’s seasonal excess is reflected in the estimated trend.</w:t>
      </w:r>
      <w:r w:rsidRPr="004E0482">
        <w:rPr>
          <w:rFonts w:ascii="Times New Roman" w:hAnsi="Times New Roman"/>
          <w:color w:val="000000" w:themeColor="text1"/>
          <w:sz w:val="24"/>
          <w:szCs w:val="24"/>
        </w:rPr>
        <w:t xml:space="preserve"> </w:t>
      </w:r>
      <w:r>
        <w:rPr>
          <w:rFonts w:ascii="Times New Roman" w:hAnsi="Times New Roman"/>
          <w:color w:val="000000" w:themeColor="text1"/>
          <w:sz w:val="24"/>
          <w:szCs w:val="24"/>
        </w:rPr>
        <w:t xml:space="preserve">We </w:t>
      </w:r>
      <w:r w:rsidR="0053738C">
        <w:rPr>
          <w:rFonts w:ascii="Times New Roman" w:hAnsi="Times New Roman"/>
          <w:color w:val="000000" w:themeColor="text1"/>
          <w:sz w:val="24"/>
          <w:szCs w:val="24"/>
        </w:rPr>
        <w:t>calculated change in the</w:t>
      </w:r>
      <w:r w:rsidRPr="004E0482">
        <w:rPr>
          <w:rFonts w:ascii="Times New Roman" w:hAnsi="Times New Roman"/>
          <w:color w:val="000000" w:themeColor="text1"/>
          <w:sz w:val="24"/>
          <w:szCs w:val="24"/>
        </w:rPr>
        <w:t xml:space="preserve"> </w:t>
      </w:r>
      <w:r w:rsidR="008C2086">
        <w:rPr>
          <w:rFonts w:ascii="Times New Roman" w:hAnsi="Times New Roman"/>
          <w:color w:val="000000" w:themeColor="text1"/>
          <w:sz w:val="24"/>
          <w:szCs w:val="24"/>
        </w:rPr>
        <w:t>fitted</w:t>
      </w:r>
      <w:r w:rsidR="008C2086" w:rsidRPr="004E0482">
        <w:rPr>
          <w:rFonts w:ascii="Times New Roman" w:hAnsi="Times New Roman"/>
          <w:color w:val="000000" w:themeColor="text1"/>
          <w:sz w:val="24"/>
          <w:szCs w:val="24"/>
        </w:rPr>
        <w:t xml:space="preserve"> </w:t>
      </w:r>
      <w:r w:rsidRPr="004E0482">
        <w:rPr>
          <w:rFonts w:ascii="Times New Roman" w:hAnsi="Times New Roman"/>
          <w:color w:val="000000" w:themeColor="text1"/>
          <w:sz w:val="24"/>
          <w:szCs w:val="24"/>
        </w:rPr>
        <w:t xml:space="preserve">values </w:t>
      </w:r>
      <w:r w:rsidR="0053738C">
        <w:rPr>
          <w:rFonts w:ascii="Times New Roman" w:hAnsi="Times New Roman"/>
          <w:color w:val="000000" w:themeColor="text1"/>
          <w:sz w:val="24"/>
          <w:szCs w:val="24"/>
        </w:rPr>
        <w:t xml:space="preserve">from </w:t>
      </w:r>
      <w:r>
        <w:rPr>
          <w:rFonts w:ascii="Times New Roman" w:hAnsi="Times New Roman"/>
          <w:color w:val="000000" w:themeColor="text1"/>
          <w:sz w:val="24"/>
          <w:szCs w:val="24"/>
        </w:rPr>
        <w:t>1982</w:t>
      </w:r>
      <w:r w:rsidRPr="004E0482">
        <w:rPr>
          <w:rFonts w:ascii="Times New Roman" w:hAnsi="Times New Roman"/>
          <w:color w:val="000000" w:themeColor="text1"/>
          <w:sz w:val="24"/>
          <w:szCs w:val="24"/>
        </w:rPr>
        <w:t xml:space="preserve"> </w:t>
      </w:r>
      <w:r w:rsidR="0053738C">
        <w:rPr>
          <w:rFonts w:ascii="Times New Roman" w:hAnsi="Times New Roman"/>
          <w:color w:val="000000" w:themeColor="text1"/>
          <w:sz w:val="24"/>
          <w:szCs w:val="24"/>
        </w:rPr>
        <w:t>to 2013, reported as</w:t>
      </w:r>
      <w:r w:rsidR="00515033">
        <w:rPr>
          <w:rFonts w:ascii="Times New Roman" w:hAnsi="Times New Roman"/>
          <w:color w:val="000000" w:themeColor="text1"/>
          <w:sz w:val="24"/>
          <w:szCs w:val="24"/>
        </w:rPr>
        <w:t xml:space="preserve"> percentage point difference</w:t>
      </w:r>
      <w:r w:rsidRPr="004E0482">
        <w:rPr>
          <w:rFonts w:ascii="Times New Roman" w:hAnsi="Times New Roman"/>
          <w:color w:val="000000" w:themeColor="text1"/>
          <w:sz w:val="24"/>
          <w:szCs w:val="24"/>
        </w:rPr>
        <w:t xml:space="preserve">, as a </w:t>
      </w:r>
      <w:r w:rsidR="0053738C">
        <w:rPr>
          <w:rFonts w:ascii="Times New Roman" w:hAnsi="Times New Roman"/>
          <w:color w:val="000000" w:themeColor="text1"/>
          <w:sz w:val="24"/>
          <w:szCs w:val="24"/>
        </w:rPr>
        <w:t xml:space="preserve">quantitative </w:t>
      </w:r>
      <w:r w:rsidRPr="004E0482">
        <w:rPr>
          <w:rFonts w:ascii="Times New Roman" w:hAnsi="Times New Roman"/>
          <w:color w:val="000000" w:themeColor="text1"/>
          <w:sz w:val="24"/>
          <w:szCs w:val="24"/>
        </w:rPr>
        <w:t xml:space="preserve">measure of how </w:t>
      </w:r>
      <w:r w:rsidR="0053738C">
        <w:rPr>
          <w:rFonts w:ascii="Times New Roman" w:hAnsi="Times New Roman"/>
          <w:color w:val="000000" w:themeColor="text1"/>
          <w:sz w:val="24"/>
          <w:szCs w:val="24"/>
        </w:rPr>
        <w:t xml:space="preserve">the </w:t>
      </w:r>
      <w:r w:rsidRPr="004E0482">
        <w:rPr>
          <w:rFonts w:ascii="Times New Roman" w:hAnsi="Times New Roman"/>
          <w:color w:val="000000" w:themeColor="text1"/>
          <w:sz w:val="24"/>
          <w:szCs w:val="24"/>
        </w:rPr>
        <w:t xml:space="preserve">seasonality of death rates </w:t>
      </w:r>
      <w:r>
        <w:rPr>
          <w:rFonts w:ascii="Times New Roman" w:hAnsi="Times New Roman"/>
          <w:color w:val="000000" w:themeColor="text1"/>
          <w:sz w:val="24"/>
          <w:szCs w:val="24"/>
        </w:rPr>
        <w:t xml:space="preserve">has </w:t>
      </w:r>
      <w:r w:rsidRPr="004E0482">
        <w:rPr>
          <w:rFonts w:ascii="Times New Roman" w:hAnsi="Times New Roman"/>
          <w:color w:val="000000" w:themeColor="text1"/>
          <w:sz w:val="24"/>
          <w:szCs w:val="24"/>
        </w:rPr>
        <w:t xml:space="preserve">changed over time. </w:t>
      </w:r>
      <w:r>
        <w:rPr>
          <w:rFonts w:ascii="Times New Roman" w:hAnsi="Times New Roman"/>
          <w:color w:val="000000" w:themeColor="text1"/>
          <w:sz w:val="24"/>
          <w:szCs w:val="24"/>
        </w:rPr>
        <w:t xml:space="preserve">Significant </w:t>
      </w:r>
      <w:bookmarkStart w:id="144" w:name="_GoBack"/>
      <w:bookmarkEnd w:id="144"/>
      <w:ins w:id="145" w:author="Parks, Robbie M" w:date="2017-01-03T14:09:00Z">
        <w:r w:rsidR="004774DF">
          <w:rPr>
            <w:rFonts w:ascii="Times New Roman" w:hAnsi="Times New Roman"/>
            <w:color w:val="000000" w:themeColor="text1"/>
            <w:sz w:val="24"/>
            <w:szCs w:val="24"/>
          </w:rPr>
          <w:t>changes</w:t>
        </w:r>
        <w:r w:rsidR="004774DF" w:rsidRPr="004E0482">
          <w:rPr>
            <w:rFonts w:ascii="Times New Roman" w:hAnsi="Times New Roman"/>
            <w:color w:val="000000" w:themeColor="text1"/>
            <w:sz w:val="24"/>
            <w:szCs w:val="24"/>
          </w:rPr>
          <w:t xml:space="preserve"> </w:t>
        </w:r>
      </w:ins>
      <w:r w:rsidRPr="004E0482">
        <w:rPr>
          <w:rFonts w:ascii="Times New Roman" w:hAnsi="Times New Roman"/>
          <w:color w:val="000000" w:themeColor="text1"/>
          <w:sz w:val="24"/>
          <w:szCs w:val="24"/>
        </w:rPr>
        <w:t xml:space="preserve">in seasonal excess were identified </w:t>
      </w:r>
      <w:commentRangeStart w:id="146"/>
      <w:r w:rsidRPr="004E0482">
        <w:rPr>
          <w:rFonts w:ascii="Times New Roman" w:hAnsi="Times New Roman"/>
          <w:color w:val="000000" w:themeColor="text1"/>
          <w:sz w:val="24"/>
          <w:szCs w:val="24"/>
        </w:rPr>
        <w:t xml:space="preserve">by </w:t>
      </w:r>
      <w:r>
        <w:rPr>
          <w:rFonts w:ascii="Times New Roman" w:hAnsi="Times New Roman"/>
          <w:color w:val="000000" w:themeColor="text1"/>
          <w:sz w:val="24"/>
          <w:szCs w:val="24"/>
        </w:rPr>
        <w:t xml:space="preserve">tests </w:t>
      </w:r>
      <w:r w:rsidRPr="004E0482">
        <w:rPr>
          <w:rFonts w:ascii="Times New Roman" w:hAnsi="Times New Roman"/>
          <w:color w:val="000000" w:themeColor="text1"/>
          <w:sz w:val="24"/>
          <w:szCs w:val="24"/>
        </w:rPr>
        <w:t>a</w:t>
      </w:r>
      <w:r>
        <w:rPr>
          <w:rFonts w:ascii="Times New Roman" w:hAnsi="Times New Roman"/>
          <w:color w:val="000000" w:themeColor="text1"/>
          <w:sz w:val="24"/>
          <w:szCs w:val="24"/>
        </w:rPr>
        <w:t>t the</w:t>
      </w:r>
      <w:r w:rsidRPr="004E0482">
        <w:rPr>
          <w:rFonts w:ascii="Times New Roman" w:hAnsi="Times New Roman"/>
          <w:color w:val="000000" w:themeColor="text1"/>
          <w:sz w:val="24"/>
          <w:szCs w:val="24"/>
        </w:rPr>
        <w:t xml:space="preserve"> </w:t>
      </w:r>
      <w:r>
        <w:rPr>
          <w:rFonts w:ascii="Times New Roman" w:hAnsi="Times New Roman"/>
          <w:color w:val="000000" w:themeColor="text1"/>
          <w:sz w:val="24"/>
          <w:szCs w:val="24"/>
        </w:rPr>
        <w:t>9</w:t>
      </w:r>
      <w:r w:rsidRPr="004E0482">
        <w:rPr>
          <w:rFonts w:ascii="Times New Roman" w:hAnsi="Times New Roman"/>
          <w:color w:val="000000" w:themeColor="text1"/>
          <w:sz w:val="24"/>
          <w:szCs w:val="24"/>
        </w:rPr>
        <w:t>5% level</w:t>
      </w:r>
      <w:ins w:id="147" w:author="Parks, Robbie M" w:date="2017-01-03T14:09:00Z">
        <w:r w:rsidR="004774DF">
          <w:rPr>
            <w:rFonts w:ascii="Times New Roman" w:hAnsi="Times New Roman"/>
            <w:color w:val="000000" w:themeColor="text1"/>
            <w:sz w:val="24"/>
            <w:szCs w:val="24"/>
          </w:rPr>
          <w:t>.</w:t>
        </w:r>
      </w:ins>
      <w:commentRangeEnd w:id="146"/>
    </w:p>
    <w:p w14:paraId="5C1783A6" w14:textId="38D4A48F" w:rsidR="00227503" w:rsidRDefault="00227503">
      <w:pPr>
        <w:spacing w:after="0" w:line="480" w:lineRule="auto"/>
        <w:rPr>
          <w:rFonts w:ascii="Times New Roman" w:hAnsi="Times New Roman"/>
          <w:color w:val="000000" w:themeColor="text1"/>
          <w:sz w:val="24"/>
          <w:szCs w:val="24"/>
        </w:rPr>
      </w:pPr>
      <w:r>
        <w:rPr>
          <w:rFonts w:ascii="Times New Roman" w:hAnsi="Times New Roman"/>
          <w:color w:val="000000" w:themeColor="text1"/>
          <w:sz w:val="24"/>
          <w:szCs w:val="24"/>
        </w:rPr>
        <w:br w:type="page"/>
      </w:r>
    </w:p>
    <w:p w14:paraId="4CE9AC0B" w14:textId="36227993" w:rsidR="002C5FB9" w:rsidRPr="004E0482" w:rsidRDefault="002C5FB9">
      <w:pPr>
        <w:spacing w:after="0" w:line="240" w:lineRule="auto"/>
        <w:rPr>
          <w:rFonts w:ascii="Times New Roman" w:hAnsi="Times New Roman"/>
          <w:color w:val="000000" w:themeColor="text1"/>
          <w:sz w:val="24"/>
          <w:szCs w:val="24"/>
        </w:rPr>
      </w:pPr>
      <w:r w:rsidRPr="004E0482">
        <w:rPr>
          <w:rFonts w:ascii="Times New Roman" w:hAnsi="Times New Roman"/>
          <w:b/>
          <w:color w:val="000000" w:themeColor="text1"/>
          <w:sz w:val="24"/>
          <w:szCs w:val="24"/>
        </w:rPr>
        <w:lastRenderedPageBreak/>
        <w:t>References</w:t>
      </w:r>
    </w:p>
    <w:p w14:paraId="3B79FB27" w14:textId="77777777" w:rsidR="002C5FB9" w:rsidRPr="004E0482" w:rsidRDefault="002C5FB9">
      <w:pPr>
        <w:spacing w:after="0" w:line="240" w:lineRule="auto"/>
        <w:rPr>
          <w:rFonts w:ascii="Times New Roman" w:hAnsi="Times New Roman"/>
          <w:b/>
          <w:color w:val="000000" w:themeColor="text1"/>
          <w:sz w:val="24"/>
          <w:szCs w:val="24"/>
        </w:rPr>
      </w:pPr>
    </w:p>
    <w:p w14:paraId="586565F0" w14:textId="77777777" w:rsidR="00232F41" w:rsidRPr="00232F41" w:rsidRDefault="002C5FB9" w:rsidP="00232F41">
      <w:pPr>
        <w:pStyle w:val="EndNoteBibliography"/>
        <w:spacing w:after="0"/>
        <w:ind w:left="720" w:hanging="720"/>
        <w:rPr>
          <w:noProof/>
        </w:rPr>
      </w:pPr>
      <w:r w:rsidRPr="004E0482">
        <w:rPr>
          <w:rFonts w:ascii="Times New Roman" w:hAnsi="Times New Roman"/>
          <w:color w:val="000000" w:themeColor="text1"/>
          <w:sz w:val="24"/>
          <w:szCs w:val="24"/>
        </w:rPr>
        <w:fldChar w:fldCharType="begin"/>
      </w:r>
      <w:r w:rsidRPr="004E0482">
        <w:rPr>
          <w:rFonts w:ascii="Times New Roman" w:hAnsi="Times New Roman"/>
          <w:color w:val="000000" w:themeColor="text1"/>
          <w:sz w:val="24"/>
          <w:szCs w:val="24"/>
        </w:rPr>
        <w:instrText xml:space="preserve"> ADDIN EN.REFLIST </w:instrText>
      </w:r>
      <w:r w:rsidRPr="004E0482">
        <w:rPr>
          <w:rFonts w:ascii="Times New Roman" w:hAnsi="Times New Roman"/>
          <w:color w:val="000000" w:themeColor="text1"/>
          <w:sz w:val="24"/>
          <w:szCs w:val="24"/>
        </w:rPr>
        <w:fldChar w:fldCharType="separate"/>
      </w:r>
      <w:r w:rsidR="00232F41" w:rsidRPr="00232F41">
        <w:rPr>
          <w:noProof/>
        </w:rPr>
        <w:t>1</w:t>
      </w:r>
      <w:r w:rsidR="00232F41" w:rsidRPr="00232F41">
        <w:rPr>
          <w:noProof/>
        </w:rPr>
        <w:tab/>
        <w:t xml:space="preserve">McKee, C. Deaths in winter: can Britain learn from Europe? </w:t>
      </w:r>
      <w:r w:rsidR="00232F41" w:rsidRPr="00232F41">
        <w:rPr>
          <w:i/>
          <w:noProof/>
        </w:rPr>
        <w:t>European journal of epidemiology</w:t>
      </w:r>
      <w:r w:rsidR="00232F41" w:rsidRPr="00232F41">
        <w:rPr>
          <w:noProof/>
        </w:rPr>
        <w:t xml:space="preserve"> </w:t>
      </w:r>
      <w:r w:rsidR="00232F41" w:rsidRPr="00232F41">
        <w:rPr>
          <w:b/>
          <w:noProof/>
        </w:rPr>
        <w:t>5</w:t>
      </w:r>
      <w:r w:rsidR="00232F41" w:rsidRPr="00232F41">
        <w:rPr>
          <w:noProof/>
        </w:rPr>
        <w:t>, 178-182 (1989).</w:t>
      </w:r>
    </w:p>
    <w:p w14:paraId="2A1BFF1A" w14:textId="77777777" w:rsidR="00232F41" w:rsidRPr="00232F41" w:rsidRDefault="00232F41" w:rsidP="00232F41">
      <w:pPr>
        <w:pStyle w:val="EndNoteBibliography"/>
        <w:spacing w:after="0"/>
        <w:ind w:left="720" w:hanging="720"/>
        <w:rPr>
          <w:noProof/>
        </w:rPr>
      </w:pPr>
      <w:r w:rsidRPr="00232F41">
        <w:rPr>
          <w:noProof/>
        </w:rPr>
        <w:t>2</w:t>
      </w:r>
      <w:r w:rsidRPr="00232F41">
        <w:rPr>
          <w:noProof/>
        </w:rPr>
        <w:tab/>
        <w:t xml:space="preserve">Group, T. E. Cold exposure and winter mortality from ischaemic heart disease, cerebrovascular disease, respiratory disease, and all causes in warm and cold regions of Europe. </w:t>
      </w:r>
      <w:r w:rsidRPr="00232F41">
        <w:rPr>
          <w:i/>
          <w:noProof/>
        </w:rPr>
        <w:t>The Lancet</w:t>
      </w:r>
      <w:r w:rsidRPr="00232F41">
        <w:rPr>
          <w:noProof/>
        </w:rPr>
        <w:t xml:space="preserve"> </w:t>
      </w:r>
      <w:r w:rsidRPr="00232F41">
        <w:rPr>
          <w:b/>
          <w:noProof/>
        </w:rPr>
        <w:t>349</w:t>
      </w:r>
      <w:r w:rsidRPr="00232F41">
        <w:rPr>
          <w:noProof/>
        </w:rPr>
        <w:t>, 1341-1346 (1997).</w:t>
      </w:r>
    </w:p>
    <w:p w14:paraId="0E3A36D1" w14:textId="77777777" w:rsidR="00232F41" w:rsidRPr="00232F41" w:rsidRDefault="00232F41" w:rsidP="00232F41">
      <w:pPr>
        <w:pStyle w:val="EndNoteBibliography"/>
        <w:spacing w:after="0"/>
        <w:ind w:left="720" w:hanging="720"/>
        <w:rPr>
          <w:noProof/>
        </w:rPr>
      </w:pPr>
      <w:r w:rsidRPr="00232F41">
        <w:rPr>
          <w:noProof/>
        </w:rPr>
        <w:t>3</w:t>
      </w:r>
      <w:r w:rsidRPr="00232F41">
        <w:rPr>
          <w:noProof/>
        </w:rPr>
        <w:tab/>
        <w:t xml:space="preserve">Healy, J. D. Excess winter mortality in Europe: a cross country analysis identifying key risk factors. </w:t>
      </w:r>
      <w:r w:rsidRPr="00232F41">
        <w:rPr>
          <w:i/>
          <w:noProof/>
        </w:rPr>
        <w:t>Journal of Epidemiology and Community Health</w:t>
      </w:r>
      <w:r w:rsidRPr="00232F41">
        <w:rPr>
          <w:noProof/>
        </w:rPr>
        <w:t xml:space="preserve"> </w:t>
      </w:r>
      <w:r w:rsidRPr="00232F41">
        <w:rPr>
          <w:b/>
          <w:noProof/>
        </w:rPr>
        <w:t>57</w:t>
      </w:r>
      <w:r w:rsidRPr="00232F41">
        <w:rPr>
          <w:noProof/>
        </w:rPr>
        <w:t>, 784-789, doi:10.1136/jech.57.10.784 (2003).</w:t>
      </w:r>
    </w:p>
    <w:p w14:paraId="717BE2D2" w14:textId="77777777" w:rsidR="00232F41" w:rsidRPr="00232F41" w:rsidRDefault="00232F41" w:rsidP="00232F41">
      <w:pPr>
        <w:pStyle w:val="EndNoteBibliography"/>
        <w:spacing w:after="0"/>
        <w:ind w:left="720" w:hanging="720"/>
        <w:rPr>
          <w:noProof/>
        </w:rPr>
      </w:pPr>
      <w:r w:rsidRPr="00232F41">
        <w:rPr>
          <w:noProof/>
        </w:rPr>
        <w:t>4</w:t>
      </w:r>
      <w:r w:rsidRPr="00232F41">
        <w:rPr>
          <w:noProof/>
        </w:rPr>
        <w:tab/>
        <w:t xml:space="preserve">Campbell, A. Excess winter mortality in England and Wales: 2015/16 (provisional) and 2014/15 (final). </w:t>
      </w:r>
      <w:r w:rsidRPr="00232F41">
        <w:rPr>
          <w:i/>
          <w:noProof/>
        </w:rPr>
        <w:t>Statistical bulletin, Office for National Statistics</w:t>
      </w:r>
      <w:r w:rsidRPr="00232F41">
        <w:rPr>
          <w:noProof/>
        </w:rPr>
        <w:t xml:space="preserve"> (2016).</w:t>
      </w:r>
    </w:p>
    <w:p w14:paraId="073D12E8" w14:textId="77777777" w:rsidR="00232F41" w:rsidRPr="00232F41" w:rsidRDefault="00232F41" w:rsidP="00232F41">
      <w:pPr>
        <w:pStyle w:val="EndNoteBibliography"/>
        <w:spacing w:after="0"/>
        <w:ind w:left="720" w:hanging="720"/>
        <w:rPr>
          <w:noProof/>
        </w:rPr>
      </w:pPr>
      <w:r w:rsidRPr="00232F41">
        <w:rPr>
          <w:noProof/>
        </w:rPr>
        <w:t>5</w:t>
      </w:r>
      <w:r w:rsidRPr="00232F41">
        <w:rPr>
          <w:noProof/>
        </w:rPr>
        <w:tab/>
        <w:t>Fowler, T.</w:t>
      </w:r>
      <w:r w:rsidRPr="00232F41">
        <w:rPr>
          <w:i/>
          <w:noProof/>
        </w:rPr>
        <w:t xml:space="preserve"> et al.</w:t>
      </w:r>
      <w:r w:rsidRPr="00232F41">
        <w:rPr>
          <w:noProof/>
        </w:rPr>
        <w:t xml:space="preserve"> Excess winter deaths in Europe: a multi-country descriptive analysis. </w:t>
      </w:r>
      <w:r w:rsidRPr="00232F41">
        <w:rPr>
          <w:i/>
          <w:noProof/>
        </w:rPr>
        <w:t>Eur J Public Health</w:t>
      </w:r>
      <w:r w:rsidRPr="00232F41">
        <w:rPr>
          <w:noProof/>
        </w:rPr>
        <w:t xml:space="preserve"> </w:t>
      </w:r>
      <w:r w:rsidRPr="00232F41">
        <w:rPr>
          <w:b/>
          <w:noProof/>
        </w:rPr>
        <w:t>25</w:t>
      </w:r>
      <w:r w:rsidRPr="00232F41">
        <w:rPr>
          <w:noProof/>
        </w:rPr>
        <w:t>, 339-345, doi:10.1093/eurpub/cku073 (2015).</w:t>
      </w:r>
    </w:p>
    <w:p w14:paraId="6A0FFBF9" w14:textId="77777777" w:rsidR="00232F41" w:rsidRPr="00232F41" w:rsidRDefault="00232F41" w:rsidP="00232F41">
      <w:pPr>
        <w:pStyle w:val="EndNoteBibliography"/>
        <w:spacing w:after="0"/>
        <w:ind w:left="720" w:hanging="720"/>
        <w:rPr>
          <w:noProof/>
        </w:rPr>
      </w:pPr>
      <w:r w:rsidRPr="00232F41">
        <w:rPr>
          <w:noProof/>
        </w:rPr>
        <w:t>6</w:t>
      </w:r>
      <w:r w:rsidRPr="00232F41">
        <w:rPr>
          <w:noProof/>
        </w:rPr>
        <w:tab/>
        <w:t xml:space="preserve">Gemmell, I., McLoone, P., Boddy, F. A., Dickinson, G. J. &amp; Watt, G. C. M. Seasonal variation in mortality in Scotland. </w:t>
      </w:r>
      <w:r w:rsidRPr="00232F41">
        <w:rPr>
          <w:i/>
          <w:noProof/>
        </w:rPr>
        <w:t>International Journal of Epidemiology</w:t>
      </w:r>
      <w:r w:rsidRPr="00232F41">
        <w:rPr>
          <w:noProof/>
        </w:rPr>
        <w:t xml:space="preserve"> </w:t>
      </w:r>
      <w:r w:rsidRPr="00232F41">
        <w:rPr>
          <w:b/>
          <w:noProof/>
        </w:rPr>
        <w:t>29</w:t>
      </w:r>
      <w:r w:rsidRPr="00232F41">
        <w:rPr>
          <w:noProof/>
        </w:rPr>
        <w:t>, 274-279, doi:10.1093/ije/29.2.274 (2000).</w:t>
      </w:r>
    </w:p>
    <w:p w14:paraId="4A877AD1" w14:textId="77777777" w:rsidR="00232F41" w:rsidRPr="00232F41" w:rsidRDefault="00232F41" w:rsidP="00232F41">
      <w:pPr>
        <w:pStyle w:val="EndNoteBibliography"/>
        <w:spacing w:after="0"/>
        <w:ind w:left="720" w:hanging="720"/>
        <w:rPr>
          <w:noProof/>
        </w:rPr>
      </w:pPr>
      <w:r w:rsidRPr="00232F41">
        <w:rPr>
          <w:noProof/>
        </w:rPr>
        <w:t>7</w:t>
      </w:r>
      <w:r w:rsidRPr="00232F41">
        <w:rPr>
          <w:noProof/>
        </w:rPr>
        <w:tab/>
        <w:t xml:space="preserve">Feinstein, C. A. Seasonality of deaths in the US by age and cause. </w:t>
      </w:r>
      <w:r w:rsidRPr="00232F41">
        <w:rPr>
          <w:i/>
          <w:noProof/>
        </w:rPr>
        <w:t>Demographic Research</w:t>
      </w:r>
      <w:r w:rsidRPr="00232F41">
        <w:rPr>
          <w:noProof/>
        </w:rPr>
        <w:t xml:space="preserve"> </w:t>
      </w:r>
      <w:r w:rsidRPr="00232F41">
        <w:rPr>
          <w:b/>
          <w:noProof/>
        </w:rPr>
        <w:t>6</w:t>
      </w:r>
      <w:r w:rsidRPr="00232F41">
        <w:rPr>
          <w:noProof/>
        </w:rPr>
        <w:t>, 469-486 (2002).</w:t>
      </w:r>
    </w:p>
    <w:p w14:paraId="1DF40277" w14:textId="77777777" w:rsidR="00232F41" w:rsidRPr="00232F41" w:rsidRDefault="00232F41" w:rsidP="00232F41">
      <w:pPr>
        <w:pStyle w:val="EndNoteBibliography"/>
        <w:spacing w:after="0"/>
        <w:ind w:left="720" w:hanging="720"/>
        <w:rPr>
          <w:noProof/>
        </w:rPr>
      </w:pPr>
      <w:r w:rsidRPr="00232F41">
        <w:rPr>
          <w:noProof/>
        </w:rPr>
        <w:t>8</w:t>
      </w:r>
      <w:r w:rsidRPr="00232F41">
        <w:rPr>
          <w:noProof/>
        </w:rPr>
        <w:tab/>
        <w:t xml:space="preserve">Rau, R. &amp; Doblhammer, G. Seasonal mortality in Denmark: the role of sex and age. </w:t>
      </w:r>
      <w:r w:rsidRPr="00232F41">
        <w:rPr>
          <w:i/>
          <w:noProof/>
        </w:rPr>
        <w:t>Demographic Research</w:t>
      </w:r>
      <w:r w:rsidRPr="00232F41">
        <w:rPr>
          <w:noProof/>
        </w:rPr>
        <w:t xml:space="preserve"> </w:t>
      </w:r>
      <w:r w:rsidRPr="00232F41">
        <w:rPr>
          <w:b/>
          <w:noProof/>
        </w:rPr>
        <w:t>9</w:t>
      </w:r>
      <w:r w:rsidRPr="00232F41">
        <w:rPr>
          <w:noProof/>
        </w:rPr>
        <w:t>, 197-222 (2003).</w:t>
      </w:r>
    </w:p>
    <w:p w14:paraId="289B279B" w14:textId="77777777" w:rsidR="00232F41" w:rsidRPr="00232F41" w:rsidRDefault="00232F41" w:rsidP="00232F41">
      <w:pPr>
        <w:pStyle w:val="EndNoteBibliography"/>
        <w:spacing w:after="0"/>
        <w:ind w:left="720" w:hanging="720"/>
        <w:rPr>
          <w:noProof/>
        </w:rPr>
      </w:pPr>
      <w:r w:rsidRPr="00232F41">
        <w:rPr>
          <w:noProof/>
        </w:rPr>
        <w:t>9</w:t>
      </w:r>
      <w:r w:rsidRPr="00232F41">
        <w:rPr>
          <w:noProof/>
        </w:rPr>
        <w:tab/>
        <w:t xml:space="preserve">Davis, R. E., Knappenberger, P. C., Michaels, P. J. &amp; Novicoff, W. M. Seasonality of climate-human mortality relationships in US cities and impacts of climate change. </w:t>
      </w:r>
      <w:r w:rsidRPr="00232F41">
        <w:rPr>
          <w:i/>
          <w:noProof/>
        </w:rPr>
        <w:t>Climate Research</w:t>
      </w:r>
      <w:r w:rsidRPr="00232F41">
        <w:rPr>
          <w:noProof/>
        </w:rPr>
        <w:t xml:space="preserve"> </w:t>
      </w:r>
      <w:r w:rsidRPr="00232F41">
        <w:rPr>
          <w:b/>
          <w:noProof/>
        </w:rPr>
        <w:t>26</w:t>
      </w:r>
      <w:r w:rsidRPr="00232F41">
        <w:rPr>
          <w:noProof/>
        </w:rPr>
        <w:t>, 61-76 (2004).</w:t>
      </w:r>
    </w:p>
    <w:p w14:paraId="6AC9A0AD" w14:textId="77777777" w:rsidR="00232F41" w:rsidRPr="00232F41" w:rsidRDefault="00232F41" w:rsidP="00232F41">
      <w:pPr>
        <w:pStyle w:val="EndNoteBibliography"/>
        <w:spacing w:after="0"/>
        <w:ind w:left="720" w:hanging="720"/>
        <w:rPr>
          <w:noProof/>
        </w:rPr>
      </w:pPr>
      <w:r w:rsidRPr="00232F41">
        <w:rPr>
          <w:noProof/>
        </w:rPr>
        <w:t>10</w:t>
      </w:r>
      <w:r w:rsidRPr="00232F41">
        <w:rPr>
          <w:noProof/>
        </w:rPr>
        <w:tab/>
        <w:t xml:space="preserve">Medina-Ramon, M. &amp; Schwartz, J. Temperature, temperature extremes, and mortality: a study of acclimatisation and effect modification in 50 US cities. </w:t>
      </w:r>
      <w:r w:rsidRPr="00232F41">
        <w:rPr>
          <w:i/>
          <w:noProof/>
        </w:rPr>
        <w:t>Occupational and Environmental Medicine</w:t>
      </w:r>
      <w:r w:rsidRPr="00232F41">
        <w:rPr>
          <w:noProof/>
        </w:rPr>
        <w:t xml:space="preserve"> </w:t>
      </w:r>
      <w:r w:rsidRPr="00232F41">
        <w:rPr>
          <w:b/>
          <w:noProof/>
        </w:rPr>
        <w:t>64</w:t>
      </w:r>
      <w:r w:rsidRPr="00232F41">
        <w:rPr>
          <w:noProof/>
        </w:rPr>
        <w:t>, 827-833, doi:10.1136/oem.2007.033175 (2007).</w:t>
      </w:r>
    </w:p>
    <w:p w14:paraId="793F7CD2" w14:textId="77777777" w:rsidR="00232F41" w:rsidRPr="00232F41" w:rsidRDefault="00232F41" w:rsidP="00232F41">
      <w:pPr>
        <w:pStyle w:val="EndNoteBibliography"/>
        <w:spacing w:after="0"/>
        <w:ind w:left="720" w:hanging="720"/>
        <w:rPr>
          <w:noProof/>
        </w:rPr>
      </w:pPr>
      <w:r w:rsidRPr="00232F41">
        <w:rPr>
          <w:noProof/>
        </w:rPr>
        <w:t>11</w:t>
      </w:r>
      <w:r w:rsidRPr="00232F41">
        <w:rPr>
          <w:noProof/>
        </w:rPr>
        <w:tab/>
        <w:t xml:space="preserve">Kalkstein, A. J. Regional similarities in seasonal mortality across the United States: an examination of 28 metropolitan statistical areas. </w:t>
      </w:r>
      <w:r w:rsidRPr="00232F41">
        <w:rPr>
          <w:i/>
          <w:noProof/>
        </w:rPr>
        <w:t>PloS one</w:t>
      </w:r>
      <w:r w:rsidRPr="00232F41">
        <w:rPr>
          <w:noProof/>
        </w:rPr>
        <w:t xml:space="preserve"> </w:t>
      </w:r>
      <w:r w:rsidRPr="00232F41">
        <w:rPr>
          <w:b/>
          <w:noProof/>
        </w:rPr>
        <w:t>8</w:t>
      </w:r>
      <w:r w:rsidRPr="00232F41">
        <w:rPr>
          <w:noProof/>
        </w:rPr>
        <w:t>, e63971 (2013).</w:t>
      </w:r>
    </w:p>
    <w:p w14:paraId="28D4EF06" w14:textId="77777777" w:rsidR="00232F41" w:rsidRPr="00232F41" w:rsidRDefault="00232F41" w:rsidP="00232F41">
      <w:pPr>
        <w:pStyle w:val="EndNoteBibliography"/>
        <w:spacing w:after="0"/>
        <w:ind w:left="720" w:hanging="720"/>
        <w:rPr>
          <w:noProof/>
        </w:rPr>
      </w:pPr>
      <w:r w:rsidRPr="00232F41">
        <w:rPr>
          <w:noProof/>
        </w:rPr>
        <w:t>12</w:t>
      </w:r>
      <w:r w:rsidRPr="00232F41">
        <w:rPr>
          <w:noProof/>
        </w:rPr>
        <w:tab/>
        <w:t xml:space="preserve">Braga, A. L., Zanobetti, A. &amp; Schwartz, J. The time course of weather-related deaths. </w:t>
      </w:r>
      <w:r w:rsidRPr="00232F41">
        <w:rPr>
          <w:i/>
          <w:noProof/>
        </w:rPr>
        <w:t>Epidemiology</w:t>
      </w:r>
      <w:r w:rsidRPr="00232F41">
        <w:rPr>
          <w:noProof/>
        </w:rPr>
        <w:t xml:space="preserve"> </w:t>
      </w:r>
      <w:r w:rsidRPr="00232F41">
        <w:rPr>
          <w:b/>
          <w:noProof/>
        </w:rPr>
        <w:t>12</w:t>
      </w:r>
      <w:r w:rsidRPr="00232F41">
        <w:rPr>
          <w:noProof/>
        </w:rPr>
        <w:t>, 662-667 (2001).</w:t>
      </w:r>
    </w:p>
    <w:p w14:paraId="7C8EB05D" w14:textId="77777777" w:rsidR="00232F41" w:rsidRPr="00232F41" w:rsidRDefault="00232F41" w:rsidP="00232F41">
      <w:pPr>
        <w:pStyle w:val="EndNoteBibliography"/>
        <w:spacing w:after="0"/>
        <w:ind w:left="720" w:hanging="720"/>
        <w:rPr>
          <w:noProof/>
        </w:rPr>
      </w:pPr>
      <w:r w:rsidRPr="00232F41">
        <w:rPr>
          <w:noProof/>
        </w:rPr>
        <w:t>13</w:t>
      </w:r>
      <w:r w:rsidRPr="00232F41">
        <w:rPr>
          <w:noProof/>
        </w:rPr>
        <w:tab/>
        <w:t xml:space="preserve">Carson, C., Hajat, S., Armstrong, B. &amp; Wilkinson, P. Declining vulnerability to temperature-related mortality in London over the 20th century. </w:t>
      </w:r>
      <w:r w:rsidRPr="00232F41">
        <w:rPr>
          <w:i/>
          <w:noProof/>
        </w:rPr>
        <w:t>American Journal of Epidemiology</w:t>
      </w:r>
      <w:r w:rsidRPr="00232F41">
        <w:rPr>
          <w:noProof/>
        </w:rPr>
        <w:t xml:space="preserve"> </w:t>
      </w:r>
      <w:r w:rsidRPr="00232F41">
        <w:rPr>
          <w:b/>
          <w:noProof/>
        </w:rPr>
        <w:t>164</w:t>
      </w:r>
      <w:r w:rsidRPr="00232F41">
        <w:rPr>
          <w:noProof/>
        </w:rPr>
        <w:t>, 77-84, doi:10.1093/aje/kwj147 (2006).</w:t>
      </w:r>
    </w:p>
    <w:p w14:paraId="21DC603B" w14:textId="77777777" w:rsidR="00232F41" w:rsidRPr="00232F41" w:rsidRDefault="00232F41" w:rsidP="00232F41">
      <w:pPr>
        <w:pStyle w:val="EndNoteBibliography"/>
        <w:spacing w:after="0"/>
        <w:ind w:left="720" w:hanging="720"/>
        <w:rPr>
          <w:noProof/>
        </w:rPr>
      </w:pPr>
      <w:r w:rsidRPr="00232F41">
        <w:rPr>
          <w:noProof/>
        </w:rPr>
        <w:t>14</w:t>
      </w:r>
      <w:r w:rsidRPr="00232F41">
        <w:rPr>
          <w:noProof/>
        </w:rPr>
        <w:tab/>
        <w:t xml:space="preserve">Sheridan, S. C., Kalkstein, A. J. &amp; Kalkstein, L. S. Trends in heat-related mortality in the United States, 1975-2004. </w:t>
      </w:r>
      <w:r w:rsidRPr="00232F41">
        <w:rPr>
          <w:i/>
          <w:noProof/>
        </w:rPr>
        <w:t>Natural Hazards</w:t>
      </w:r>
      <w:r w:rsidRPr="00232F41">
        <w:rPr>
          <w:noProof/>
        </w:rPr>
        <w:t xml:space="preserve"> </w:t>
      </w:r>
      <w:r w:rsidRPr="00232F41">
        <w:rPr>
          <w:b/>
          <w:noProof/>
        </w:rPr>
        <w:t>50</w:t>
      </w:r>
      <w:r w:rsidRPr="00232F41">
        <w:rPr>
          <w:noProof/>
        </w:rPr>
        <w:t>, 145-160, doi:10.1007/s11069-008-9327-2 (2009).</w:t>
      </w:r>
    </w:p>
    <w:p w14:paraId="1A8BB602" w14:textId="77777777" w:rsidR="00232F41" w:rsidRPr="00232F41" w:rsidRDefault="00232F41" w:rsidP="00232F41">
      <w:pPr>
        <w:pStyle w:val="EndNoteBibliography"/>
        <w:spacing w:after="0"/>
        <w:ind w:left="720" w:hanging="720"/>
        <w:rPr>
          <w:noProof/>
        </w:rPr>
      </w:pPr>
      <w:r w:rsidRPr="00232F41">
        <w:rPr>
          <w:noProof/>
        </w:rPr>
        <w:t>15</w:t>
      </w:r>
      <w:r w:rsidRPr="00232F41">
        <w:rPr>
          <w:noProof/>
        </w:rPr>
        <w:tab/>
        <w:t xml:space="preserve">Bobb, J. F., Peng, R. D., Bell, M. L. &amp; Dominici, F. Heat-related mortality and adaptation to heat in the United States. </w:t>
      </w:r>
      <w:r w:rsidRPr="00232F41">
        <w:rPr>
          <w:i/>
          <w:noProof/>
        </w:rPr>
        <w:t>Environ Health Perspect</w:t>
      </w:r>
      <w:r w:rsidRPr="00232F41">
        <w:rPr>
          <w:noProof/>
        </w:rPr>
        <w:t xml:space="preserve"> </w:t>
      </w:r>
      <w:r w:rsidRPr="00232F41">
        <w:rPr>
          <w:b/>
          <w:noProof/>
        </w:rPr>
        <w:t>122</w:t>
      </w:r>
      <w:r w:rsidRPr="00232F41">
        <w:rPr>
          <w:noProof/>
        </w:rPr>
        <w:t>, 811-816, doi:10.1289/ehp.1307392 (2014).</w:t>
      </w:r>
    </w:p>
    <w:p w14:paraId="24985A29" w14:textId="77777777" w:rsidR="00232F41" w:rsidRPr="00232F41" w:rsidRDefault="00232F41" w:rsidP="00232F41">
      <w:pPr>
        <w:pStyle w:val="EndNoteBibliography"/>
        <w:spacing w:after="0"/>
        <w:ind w:left="720" w:hanging="720"/>
        <w:rPr>
          <w:noProof/>
        </w:rPr>
      </w:pPr>
      <w:r w:rsidRPr="00232F41">
        <w:rPr>
          <w:noProof/>
        </w:rPr>
        <w:t>16</w:t>
      </w:r>
      <w:r w:rsidRPr="00232F41">
        <w:rPr>
          <w:noProof/>
        </w:rPr>
        <w:tab/>
        <w:t xml:space="preserve">Rosenwaike, I. Seasonal variation of deaths in the United States, 1951–1960. </w:t>
      </w:r>
      <w:r w:rsidRPr="00232F41">
        <w:rPr>
          <w:i/>
          <w:noProof/>
        </w:rPr>
        <w:t>Journal of the American Statistical Association</w:t>
      </w:r>
      <w:r w:rsidRPr="00232F41">
        <w:rPr>
          <w:noProof/>
        </w:rPr>
        <w:t xml:space="preserve"> </w:t>
      </w:r>
      <w:r w:rsidRPr="00232F41">
        <w:rPr>
          <w:b/>
          <w:noProof/>
        </w:rPr>
        <w:t>61</w:t>
      </w:r>
      <w:r w:rsidRPr="00232F41">
        <w:rPr>
          <w:noProof/>
        </w:rPr>
        <w:t>, 706-719 (1966).</w:t>
      </w:r>
    </w:p>
    <w:p w14:paraId="6FA2FC06" w14:textId="77777777" w:rsidR="00232F41" w:rsidRPr="00232F41" w:rsidRDefault="00232F41" w:rsidP="00232F41">
      <w:pPr>
        <w:pStyle w:val="EndNoteBibliography"/>
        <w:spacing w:after="0"/>
        <w:ind w:left="720" w:hanging="720"/>
        <w:rPr>
          <w:noProof/>
        </w:rPr>
      </w:pPr>
      <w:r w:rsidRPr="00232F41">
        <w:rPr>
          <w:noProof/>
        </w:rPr>
        <w:t>17</w:t>
      </w:r>
      <w:r w:rsidRPr="00232F41">
        <w:rPr>
          <w:noProof/>
        </w:rPr>
        <w:tab/>
        <w:t xml:space="preserve">Mackenbach, J., Kunst, A. &amp; Looman, C. Seasonal variation in mortality in The Netherlands. </w:t>
      </w:r>
      <w:r w:rsidRPr="00232F41">
        <w:rPr>
          <w:i/>
          <w:noProof/>
        </w:rPr>
        <w:t>Journal of Epidemiology and Community Health</w:t>
      </w:r>
      <w:r w:rsidRPr="00232F41">
        <w:rPr>
          <w:noProof/>
        </w:rPr>
        <w:t xml:space="preserve"> </w:t>
      </w:r>
      <w:r w:rsidRPr="00232F41">
        <w:rPr>
          <w:b/>
          <w:noProof/>
        </w:rPr>
        <w:t>46</w:t>
      </w:r>
      <w:r w:rsidRPr="00232F41">
        <w:rPr>
          <w:noProof/>
        </w:rPr>
        <w:t>, 261-265 (1992).</w:t>
      </w:r>
    </w:p>
    <w:p w14:paraId="33DFDE95" w14:textId="77777777" w:rsidR="00232F41" w:rsidRPr="00232F41" w:rsidRDefault="00232F41" w:rsidP="00232F41">
      <w:pPr>
        <w:pStyle w:val="EndNoteBibliography"/>
        <w:spacing w:after="0"/>
        <w:ind w:left="720" w:hanging="720"/>
        <w:rPr>
          <w:noProof/>
        </w:rPr>
      </w:pPr>
      <w:r w:rsidRPr="00232F41">
        <w:rPr>
          <w:noProof/>
        </w:rPr>
        <w:t>18</w:t>
      </w:r>
      <w:r w:rsidRPr="00232F41">
        <w:rPr>
          <w:noProof/>
        </w:rPr>
        <w:tab/>
        <w:t xml:space="preserve">Laake, K. &amp; Sverre, J. M. Winter excess mortality: a comparison between Norway and England plus Wales. </w:t>
      </w:r>
      <w:r w:rsidRPr="00232F41">
        <w:rPr>
          <w:i/>
          <w:noProof/>
        </w:rPr>
        <w:t>Age and ageing</w:t>
      </w:r>
      <w:r w:rsidRPr="00232F41">
        <w:rPr>
          <w:noProof/>
        </w:rPr>
        <w:t xml:space="preserve"> </w:t>
      </w:r>
      <w:r w:rsidRPr="00232F41">
        <w:rPr>
          <w:b/>
          <w:noProof/>
        </w:rPr>
        <w:t>25</w:t>
      </w:r>
      <w:r w:rsidRPr="00232F41">
        <w:rPr>
          <w:noProof/>
        </w:rPr>
        <w:t>, 343-348 (1996).</w:t>
      </w:r>
    </w:p>
    <w:p w14:paraId="4FC64BA2" w14:textId="77777777" w:rsidR="00232F41" w:rsidRPr="00232F41" w:rsidRDefault="00232F41" w:rsidP="00232F41">
      <w:pPr>
        <w:pStyle w:val="EndNoteBibliography"/>
        <w:spacing w:after="0"/>
        <w:ind w:left="720" w:hanging="720"/>
        <w:rPr>
          <w:noProof/>
        </w:rPr>
      </w:pPr>
      <w:r w:rsidRPr="00232F41">
        <w:rPr>
          <w:noProof/>
        </w:rPr>
        <w:t>19</w:t>
      </w:r>
      <w:r w:rsidRPr="00232F41">
        <w:rPr>
          <w:noProof/>
        </w:rPr>
        <w:tab/>
        <w:t xml:space="preserve">Trudeau, R. Monthly and daily patterns of death. </w:t>
      </w:r>
      <w:r w:rsidRPr="00232F41">
        <w:rPr>
          <w:i/>
          <w:noProof/>
        </w:rPr>
        <w:t>Health Reports-Statistics Canada</w:t>
      </w:r>
      <w:r w:rsidRPr="00232F41">
        <w:rPr>
          <w:noProof/>
        </w:rPr>
        <w:t xml:space="preserve"> </w:t>
      </w:r>
      <w:r w:rsidRPr="00232F41">
        <w:rPr>
          <w:b/>
          <w:noProof/>
        </w:rPr>
        <w:t>9</w:t>
      </w:r>
      <w:r w:rsidRPr="00232F41">
        <w:rPr>
          <w:noProof/>
        </w:rPr>
        <w:t>, 43-52 (1997).</w:t>
      </w:r>
    </w:p>
    <w:p w14:paraId="0D4A4B91" w14:textId="77777777" w:rsidR="00232F41" w:rsidRPr="00232F41" w:rsidRDefault="00232F41" w:rsidP="00232F41">
      <w:pPr>
        <w:pStyle w:val="EndNoteBibliography"/>
        <w:spacing w:after="0"/>
        <w:ind w:left="720" w:hanging="720"/>
        <w:rPr>
          <w:noProof/>
        </w:rPr>
      </w:pPr>
      <w:r w:rsidRPr="00232F41">
        <w:rPr>
          <w:noProof/>
        </w:rPr>
        <w:t>20</w:t>
      </w:r>
      <w:r w:rsidRPr="00232F41">
        <w:rPr>
          <w:noProof/>
        </w:rPr>
        <w:tab/>
        <w:t xml:space="preserve">Lerchl, A. Changes in the seasonality of mortality in Germany from 1946 to 1995: the role of temperature. </w:t>
      </w:r>
      <w:r w:rsidRPr="00232F41">
        <w:rPr>
          <w:i/>
          <w:noProof/>
        </w:rPr>
        <w:t>International Journal of Biometeorology</w:t>
      </w:r>
      <w:r w:rsidRPr="00232F41">
        <w:rPr>
          <w:noProof/>
        </w:rPr>
        <w:t xml:space="preserve"> </w:t>
      </w:r>
      <w:r w:rsidRPr="00232F41">
        <w:rPr>
          <w:b/>
          <w:noProof/>
        </w:rPr>
        <w:t>42</w:t>
      </w:r>
      <w:r w:rsidRPr="00232F41">
        <w:rPr>
          <w:noProof/>
        </w:rPr>
        <w:t>, 84-88, doi:DOI 10.1007/s004840050089 (1998).</w:t>
      </w:r>
    </w:p>
    <w:p w14:paraId="52B8EA87" w14:textId="77777777" w:rsidR="00232F41" w:rsidRPr="00232F41" w:rsidRDefault="00232F41" w:rsidP="00232F41">
      <w:pPr>
        <w:pStyle w:val="EndNoteBibliography"/>
        <w:spacing w:after="0"/>
        <w:ind w:left="720" w:hanging="720"/>
        <w:rPr>
          <w:noProof/>
        </w:rPr>
      </w:pPr>
      <w:r w:rsidRPr="00232F41">
        <w:rPr>
          <w:noProof/>
        </w:rPr>
        <w:lastRenderedPageBreak/>
        <w:t>21</w:t>
      </w:r>
      <w:r w:rsidRPr="00232F41">
        <w:rPr>
          <w:noProof/>
        </w:rPr>
        <w:tab/>
        <w:t>Nakaji, S.</w:t>
      </w:r>
      <w:r w:rsidRPr="00232F41">
        <w:rPr>
          <w:i/>
          <w:noProof/>
        </w:rPr>
        <w:t xml:space="preserve"> et al.</w:t>
      </w:r>
      <w:r w:rsidRPr="00232F41">
        <w:rPr>
          <w:noProof/>
        </w:rPr>
        <w:t xml:space="preserve"> Seasonal changes in mortality rates from main causes of death in Japan. </w:t>
      </w:r>
      <w:r w:rsidRPr="00232F41">
        <w:rPr>
          <w:i/>
          <w:noProof/>
        </w:rPr>
        <w:t>European journal of epidemiology</w:t>
      </w:r>
      <w:r w:rsidRPr="00232F41">
        <w:rPr>
          <w:noProof/>
        </w:rPr>
        <w:t xml:space="preserve"> </w:t>
      </w:r>
      <w:r w:rsidRPr="00232F41">
        <w:rPr>
          <w:b/>
          <w:noProof/>
        </w:rPr>
        <w:t>19</w:t>
      </w:r>
      <w:r w:rsidRPr="00232F41">
        <w:rPr>
          <w:noProof/>
        </w:rPr>
        <w:t>, 905-913 (2004).</w:t>
      </w:r>
    </w:p>
    <w:p w14:paraId="33A859B1" w14:textId="77777777" w:rsidR="00232F41" w:rsidRPr="00232F41" w:rsidRDefault="00232F41" w:rsidP="00232F41">
      <w:pPr>
        <w:pStyle w:val="EndNoteBibliography"/>
        <w:spacing w:after="0"/>
        <w:ind w:left="720" w:hanging="720"/>
        <w:rPr>
          <w:noProof/>
        </w:rPr>
      </w:pPr>
      <w:r w:rsidRPr="00232F41">
        <w:rPr>
          <w:noProof/>
        </w:rPr>
        <w:t>22</w:t>
      </w:r>
      <w:r w:rsidRPr="00232F41">
        <w:rPr>
          <w:noProof/>
        </w:rPr>
        <w:tab/>
        <w:t xml:space="preserve">Brown, G., Fearn, V. &amp; Wells, C. Exploratory analysis of seasonal mortality in England and Wales, 1998 to 2007. </w:t>
      </w:r>
      <w:r w:rsidRPr="00232F41">
        <w:rPr>
          <w:i/>
          <w:noProof/>
        </w:rPr>
        <w:t>Health Statistics Quarterly</w:t>
      </w:r>
      <w:r w:rsidRPr="00232F41">
        <w:rPr>
          <w:noProof/>
        </w:rPr>
        <w:t>, 58 (2010).</w:t>
      </w:r>
    </w:p>
    <w:p w14:paraId="42D857DA" w14:textId="77777777" w:rsidR="00232F41" w:rsidRPr="00232F41" w:rsidRDefault="00232F41" w:rsidP="00232F41">
      <w:pPr>
        <w:pStyle w:val="EndNoteBibliography"/>
        <w:spacing w:after="0"/>
        <w:ind w:left="720" w:hanging="720"/>
        <w:rPr>
          <w:noProof/>
        </w:rPr>
      </w:pPr>
      <w:r w:rsidRPr="00232F41">
        <w:rPr>
          <w:noProof/>
        </w:rPr>
        <w:t>23</w:t>
      </w:r>
      <w:r w:rsidRPr="00232F41">
        <w:rPr>
          <w:noProof/>
        </w:rPr>
        <w:tab/>
        <w:t>Marti-Soler, H.</w:t>
      </w:r>
      <w:r w:rsidRPr="00232F41">
        <w:rPr>
          <w:i/>
          <w:noProof/>
        </w:rPr>
        <w:t xml:space="preserve"> et al.</w:t>
      </w:r>
      <w:r w:rsidRPr="00232F41">
        <w:rPr>
          <w:noProof/>
        </w:rPr>
        <w:t xml:space="preserve"> Seasonal Variation of Overall and Cardiovascular Mortality: A Study in 19 Countries from Different Geographic Locations. </w:t>
      </w:r>
      <w:r w:rsidRPr="00232F41">
        <w:rPr>
          <w:i/>
          <w:noProof/>
        </w:rPr>
        <w:t>Plos One</w:t>
      </w:r>
      <w:r w:rsidRPr="00232F41">
        <w:rPr>
          <w:noProof/>
        </w:rPr>
        <w:t xml:space="preserve"> </w:t>
      </w:r>
      <w:r w:rsidRPr="00232F41">
        <w:rPr>
          <w:b/>
          <w:noProof/>
        </w:rPr>
        <w:t>9</w:t>
      </w:r>
      <w:r w:rsidRPr="00232F41">
        <w:rPr>
          <w:noProof/>
        </w:rPr>
        <w:t>, 13, doi:10.1371/journal.pone.0113500 (2014).</w:t>
      </w:r>
    </w:p>
    <w:p w14:paraId="27ECC07E" w14:textId="77777777" w:rsidR="00232F41" w:rsidRPr="00232F41" w:rsidRDefault="00232F41" w:rsidP="00232F41">
      <w:pPr>
        <w:pStyle w:val="EndNoteBibliography"/>
        <w:spacing w:after="0"/>
        <w:ind w:left="720" w:hanging="720"/>
        <w:rPr>
          <w:noProof/>
        </w:rPr>
      </w:pPr>
      <w:r w:rsidRPr="00232F41">
        <w:rPr>
          <w:noProof/>
        </w:rPr>
        <w:t>24</w:t>
      </w:r>
      <w:r w:rsidRPr="00232F41">
        <w:rPr>
          <w:noProof/>
        </w:rPr>
        <w:tab/>
        <w:t xml:space="preserve">Bennett, J. E., Blangiardo, M., Fecht, D., Elliott, P. &amp; Ezzati, M. Vulnerability to the mortality effects of warm temperature in the districts of England and Wales. </w:t>
      </w:r>
      <w:r w:rsidRPr="00232F41">
        <w:rPr>
          <w:i/>
          <w:noProof/>
        </w:rPr>
        <w:t>Nature Climate Change</w:t>
      </w:r>
      <w:r w:rsidRPr="00232F41">
        <w:rPr>
          <w:noProof/>
        </w:rPr>
        <w:t xml:space="preserve"> </w:t>
      </w:r>
      <w:r w:rsidRPr="00232F41">
        <w:rPr>
          <w:b/>
          <w:noProof/>
        </w:rPr>
        <w:t>4</w:t>
      </w:r>
      <w:r w:rsidRPr="00232F41">
        <w:rPr>
          <w:noProof/>
        </w:rPr>
        <w:t>, 269-273, doi:10.1038/nclimate2123 (2014).</w:t>
      </w:r>
    </w:p>
    <w:p w14:paraId="0B9A8408" w14:textId="77777777" w:rsidR="00232F41" w:rsidRPr="00232F41" w:rsidRDefault="00232F41" w:rsidP="00232F41">
      <w:pPr>
        <w:pStyle w:val="EndNoteBibliography"/>
        <w:spacing w:after="0"/>
        <w:ind w:left="720" w:hanging="720"/>
        <w:rPr>
          <w:noProof/>
        </w:rPr>
      </w:pPr>
      <w:r w:rsidRPr="00232F41">
        <w:rPr>
          <w:noProof/>
        </w:rPr>
        <w:t>25</w:t>
      </w:r>
      <w:r w:rsidRPr="00232F41">
        <w:rPr>
          <w:noProof/>
        </w:rPr>
        <w:tab/>
        <w:t xml:space="preserve">Moy, C. M., Seltzer, G. O., Rodbell, D. T. &amp; Anderson, D. M. Variability of El Nino/Southern Oscillation activity at millennial timescales during the Holocene epoch. </w:t>
      </w:r>
      <w:r w:rsidRPr="00232F41">
        <w:rPr>
          <w:i/>
          <w:noProof/>
        </w:rPr>
        <w:t>Nature</w:t>
      </w:r>
      <w:r w:rsidRPr="00232F41">
        <w:rPr>
          <w:noProof/>
        </w:rPr>
        <w:t xml:space="preserve"> </w:t>
      </w:r>
      <w:r w:rsidRPr="00232F41">
        <w:rPr>
          <w:b/>
          <w:noProof/>
        </w:rPr>
        <w:t>420</w:t>
      </w:r>
      <w:r w:rsidRPr="00232F41">
        <w:rPr>
          <w:noProof/>
        </w:rPr>
        <w:t>, 162-165, doi:10.1038/nature01194 (2002).</w:t>
      </w:r>
    </w:p>
    <w:p w14:paraId="2E05B143" w14:textId="77777777" w:rsidR="00232F41" w:rsidRPr="00232F41" w:rsidRDefault="00232F41" w:rsidP="00232F41">
      <w:pPr>
        <w:pStyle w:val="EndNoteBibliography"/>
        <w:spacing w:after="0"/>
        <w:ind w:left="720" w:hanging="720"/>
        <w:rPr>
          <w:noProof/>
        </w:rPr>
      </w:pPr>
      <w:r w:rsidRPr="00232F41">
        <w:rPr>
          <w:noProof/>
        </w:rPr>
        <w:t>26</w:t>
      </w:r>
      <w:r w:rsidRPr="00232F41">
        <w:rPr>
          <w:noProof/>
        </w:rPr>
        <w:tab/>
        <w:t xml:space="preserve">Grenfell, B., Bjørnstad, O. &amp; Kappey, J. Travelling waves and spatial hierarchies in measles epidemics. </w:t>
      </w:r>
      <w:r w:rsidRPr="00232F41">
        <w:rPr>
          <w:i/>
          <w:noProof/>
        </w:rPr>
        <w:t>Nature</w:t>
      </w:r>
      <w:r w:rsidRPr="00232F41">
        <w:rPr>
          <w:noProof/>
        </w:rPr>
        <w:t xml:space="preserve"> </w:t>
      </w:r>
      <w:r w:rsidRPr="00232F41">
        <w:rPr>
          <w:b/>
          <w:noProof/>
        </w:rPr>
        <w:t>414</w:t>
      </w:r>
      <w:r w:rsidRPr="00232F41">
        <w:rPr>
          <w:noProof/>
        </w:rPr>
        <w:t>, 716-723 (2001).</w:t>
      </w:r>
    </w:p>
    <w:p w14:paraId="3BDD74D8" w14:textId="77777777" w:rsidR="00232F41" w:rsidRPr="00232F41" w:rsidRDefault="00232F41" w:rsidP="00232F41">
      <w:pPr>
        <w:pStyle w:val="EndNoteBibliography"/>
        <w:spacing w:after="0"/>
        <w:ind w:left="720" w:hanging="720"/>
        <w:rPr>
          <w:noProof/>
        </w:rPr>
      </w:pPr>
      <w:r w:rsidRPr="00232F41">
        <w:rPr>
          <w:noProof/>
        </w:rPr>
        <w:t>27</w:t>
      </w:r>
      <w:r w:rsidRPr="00232F41">
        <w:rPr>
          <w:noProof/>
        </w:rPr>
        <w:tab/>
        <w:t>Cazelles, B.</w:t>
      </w:r>
      <w:r w:rsidRPr="00232F41">
        <w:rPr>
          <w:i/>
          <w:noProof/>
        </w:rPr>
        <w:t xml:space="preserve"> et al.</w:t>
      </w:r>
      <w:r w:rsidRPr="00232F41">
        <w:rPr>
          <w:noProof/>
        </w:rPr>
        <w:t xml:space="preserve"> Wavelet analysis of ecological time series. </w:t>
      </w:r>
      <w:r w:rsidRPr="00232F41">
        <w:rPr>
          <w:i/>
          <w:noProof/>
        </w:rPr>
        <w:t>Oecologia</w:t>
      </w:r>
      <w:r w:rsidRPr="00232F41">
        <w:rPr>
          <w:noProof/>
        </w:rPr>
        <w:t xml:space="preserve"> </w:t>
      </w:r>
      <w:r w:rsidRPr="00232F41">
        <w:rPr>
          <w:b/>
          <w:noProof/>
        </w:rPr>
        <w:t>156</w:t>
      </w:r>
      <w:r w:rsidRPr="00232F41">
        <w:rPr>
          <w:noProof/>
        </w:rPr>
        <w:t>, 287-304 (2008).</w:t>
      </w:r>
    </w:p>
    <w:p w14:paraId="7902646F" w14:textId="77777777" w:rsidR="00232F41" w:rsidRPr="00232F41" w:rsidRDefault="00232F41" w:rsidP="00232F41">
      <w:pPr>
        <w:pStyle w:val="EndNoteBibliography"/>
        <w:spacing w:after="0"/>
        <w:ind w:left="720" w:hanging="720"/>
        <w:rPr>
          <w:noProof/>
        </w:rPr>
      </w:pPr>
      <w:r w:rsidRPr="00232F41">
        <w:rPr>
          <w:noProof/>
        </w:rPr>
        <w:t>28</w:t>
      </w:r>
      <w:r w:rsidRPr="00232F41">
        <w:rPr>
          <w:noProof/>
        </w:rPr>
        <w:tab/>
        <w:t xml:space="preserve">Statistics, N. C. f. H. Leading causes of death and numbers of deaths, by sex, race, and Hispanic origin: United States, 1980 and 2010. </w:t>
      </w:r>
      <w:r w:rsidRPr="00232F41">
        <w:rPr>
          <w:i/>
          <w:noProof/>
        </w:rPr>
        <w:t>National Center for Health Statistics (NCHS)</w:t>
      </w:r>
      <w:r w:rsidRPr="00232F41">
        <w:rPr>
          <w:noProof/>
        </w:rPr>
        <w:t xml:space="preserve"> (2012).</w:t>
      </w:r>
    </w:p>
    <w:p w14:paraId="4AE61781" w14:textId="77777777" w:rsidR="00232F41" w:rsidRPr="00232F41" w:rsidRDefault="00232F41" w:rsidP="00232F41">
      <w:pPr>
        <w:pStyle w:val="EndNoteBibliography"/>
        <w:spacing w:after="0"/>
        <w:ind w:left="720" w:hanging="720"/>
        <w:rPr>
          <w:noProof/>
        </w:rPr>
      </w:pPr>
      <w:r w:rsidRPr="00232F41">
        <w:rPr>
          <w:noProof/>
        </w:rPr>
        <w:t>29</w:t>
      </w:r>
      <w:r w:rsidRPr="00232F41">
        <w:rPr>
          <w:noProof/>
        </w:rPr>
        <w:tab/>
        <w:t xml:space="preserve">Administration, N. H. T. S. Trend and Pattern Analysis of Highway Crash Fatality By Month and Day. </w:t>
      </w:r>
      <w:r w:rsidRPr="00232F41">
        <w:rPr>
          <w:i/>
          <w:noProof/>
        </w:rPr>
        <w:t>National Center for Statistics and Analysis</w:t>
      </w:r>
      <w:r w:rsidRPr="00232F41">
        <w:rPr>
          <w:noProof/>
        </w:rPr>
        <w:t xml:space="preserve"> (2005).</w:t>
      </w:r>
    </w:p>
    <w:p w14:paraId="16438E0D" w14:textId="77777777" w:rsidR="00232F41" w:rsidRPr="00232F41" w:rsidRDefault="00232F41" w:rsidP="00232F41">
      <w:pPr>
        <w:pStyle w:val="EndNoteBibliography"/>
        <w:spacing w:after="0"/>
        <w:ind w:left="720" w:hanging="720"/>
        <w:rPr>
          <w:noProof/>
        </w:rPr>
      </w:pPr>
      <w:r w:rsidRPr="00232F41">
        <w:rPr>
          <w:noProof/>
        </w:rPr>
        <w:t>30</w:t>
      </w:r>
      <w:r w:rsidRPr="00232F41">
        <w:rPr>
          <w:noProof/>
        </w:rPr>
        <w:tab/>
        <w:t xml:space="preserve">England, P. H. The cold weather plan for England. </w:t>
      </w:r>
      <w:r w:rsidRPr="00232F41">
        <w:rPr>
          <w:i/>
          <w:noProof/>
        </w:rPr>
        <w:t>Public Health England</w:t>
      </w:r>
      <w:r w:rsidRPr="00232F41">
        <w:rPr>
          <w:noProof/>
        </w:rPr>
        <w:t xml:space="preserve"> (2016).</w:t>
      </w:r>
    </w:p>
    <w:p w14:paraId="784FD296" w14:textId="77777777" w:rsidR="00232F41" w:rsidRPr="00232F41" w:rsidRDefault="00232F41" w:rsidP="00232F41">
      <w:pPr>
        <w:pStyle w:val="EndNoteBibliography"/>
        <w:spacing w:after="0"/>
        <w:ind w:left="720" w:hanging="720"/>
        <w:rPr>
          <w:noProof/>
        </w:rPr>
      </w:pPr>
      <w:r w:rsidRPr="00232F41">
        <w:rPr>
          <w:noProof/>
        </w:rPr>
        <w:t>31</w:t>
      </w:r>
      <w:r w:rsidRPr="00232F41">
        <w:rPr>
          <w:noProof/>
        </w:rPr>
        <w:tab/>
        <w:t xml:space="preserve">Baker, C. A connection for all ages: enabling the benefits of high-speed internet access for older adults. </w:t>
      </w:r>
      <w:r w:rsidRPr="00232F41">
        <w:rPr>
          <w:i/>
          <w:noProof/>
        </w:rPr>
        <w:t>AARP Public Policy Institute</w:t>
      </w:r>
      <w:r w:rsidRPr="00232F41">
        <w:rPr>
          <w:noProof/>
        </w:rPr>
        <w:t xml:space="preserve"> (2013).</w:t>
      </w:r>
    </w:p>
    <w:p w14:paraId="4A5BDAC3" w14:textId="77777777" w:rsidR="00232F41" w:rsidRPr="00232F41" w:rsidRDefault="00232F41" w:rsidP="00232F41">
      <w:pPr>
        <w:pStyle w:val="EndNoteBibliography"/>
        <w:spacing w:after="0"/>
        <w:ind w:left="720" w:hanging="720"/>
        <w:rPr>
          <w:noProof/>
        </w:rPr>
      </w:pPr>
      <w:r w:rsidRPr="00232F41">
        <w:rPr>
          <w:noProof/>
        </w:rPr>
        <w:t>32</w:t>
      </w:r>
      <w:r w:rsidRPr="00232F41">
        <w:rPr>
          <w:noProof/>
        </w:rPr>
        <w:tab/>
        <w:t>Ingram, D. D.</w:t>
      </w:r>
      <w:r w:rsidRPr="00232F41">
        <w:rPr>
          <w:i/>
          <w:noProof/>
        </w:rPr>
        <w:t xml:space="preserve"> et al.</w:t>
      </w:r>
      <w:r w:rsidRPr="00232F41">
        <w:rPr>
          <w:noProof/>
        </w:rPr>
        <w:t xml:space="preserve"> United States Census 2000 population with bridged race categories. </w:t>
      </w:r>
      <w:r w:rsidRPr="00232F41">
        <w:rPr>
          <w:i/>
          <w:noProof/>
        </w:rPr>
        <w:t>Vital and health statistics. Series 2, Data evaluation and methods research</w:t>
      </w:r>
      <w:r w:rsidRPr="00232F41">
        <w:rPr>
          <w:noProof/>
        </w:rPr>
        <w:t>, 1-55 (2003).</w:t>
      </w:r>
    </w:p>
    <w:p w14:paraId="194C5719" w14:textId="77777777" w:rsidR="00232F41" w:rsidRPr="00232F41" w:rsidRDefault="00232F41" w:rsidP="00232F41">
      <w:pPr>
        <w:pStyle w:val="EndNoteBibliography"/>
        <w:ind w:left="720" w:hanging="720"/>
        <w:rPr>
          <w:noProof/>
        </w:rPr>
      </w:pPr>
      <w:r w:rsidRPr="00232F41">
        <w:rPr>
          <w:noProof/>
        </w:rPr>
        <w:t>33</w:t>
      </w:r>
      <w:r w:rsidRPr="00232F41">
        <w:rPr>
          <w:noProof/>
        </w:rPr>
        <w:tab/>
        <w:t xml:space="preserve">Karl, T. &amp; Koss, W. J. </w:t>
      </w:r>
      <w:r w:rsidRPr="00232F41">
        <w:rPr>
          <w:i/>
          <w:noProof/>
        </w:rPr>
        <w:t>Regional and national monthly, seasonal, and annual temperature weighted by area, 1895-1983</w:t>
      </w:r>
      <w:r w:rsidRPr="00232F41">
        <w:rPr>
          <w:noProof/>
        </w:rPr>
        <w:t>.  (National Climatic Data Center, 1984).</w:t>
      </w:r>
    </w:p>
    <w:p w14:paraId="6317C9EC" w14:textId="0E5CCDB5" w:rsidR="00E36439" w:rsidRPr="004E0482" w:rsidRDefault="002C5FB9" w:rsidP="00E3416C">
      <w:pPr>
        <w:pStyle w:val="EndNoteBibliography"/>
        <w:spacing w:after="0"/>
        <w:ind w:left="720" w:hanging="720"/>
      </w:pPr>
      <w:r w:rsidRPr="004E0482">
        <w:fldChar w:fldCharType="end"/>
      </w:r>
    </w:p>
    <w:p w14:paraId="768D3587" w14:textId="3507B3AD" w:rsidR="00A714AB" w:rsidRPr="007825A4" w:rsidRDefault="007825A4" w:rsidP="0088197D">
      <w:pPr>
        <w:spacing w:after="0"/>
        <w:rPr>
          <w:rFonts w:ascii="Times New Roman" w:hAnsi="Times New Roman"/>
          <w:color w:val="000000" w:themeColor="text1"/>
          <w:sz w:val="24"/>
          <w:szCs w:val="24"/>
        </w:rPr>
      </w:pPr>
      <w:r>
        <w:rPr>
          <w:rFonts w:ascii="Times New Roman" w:hAnsi="Times New Roman"/>
          <w:color w:val="000000" w:themeColor="text1"/>
          <w:sz w:val="24"/>
          <w:szCs w:val="24"/>
        </w:rPr>
        <w:br w:type="page"/>
      </w:r>
      <w:r w:rsidR="00A714AB" w:rsidRPr="00C14691">
        <w:rPr>
          <w:rFonts w:ascii="Times New Roman" w:hAnsi="Times New Roman"/>
          <w:sz w:val="24"/>
          <w:szCs w:val="24"/>
        </w:rPr>
        <w:lastRenderedPageBreak/>
        <w:t>Correspondence and requests for materials should be addressed to ME.</w:t>
      </w:r>
    </w:p>
    <w:p w14:paraId="224B750E" w14:textId="77777777" w:rsidR="00A714AB" w:rsidRPr="00C14691" w:rsidRDefault="00A714AB" w:rsidP="003F6B5D">
      <w:pPr>
        <w:spacing w:after="0" w:line="480" w:lineRule="auto"/>
        <w:rPr>
          <w:rFonts w:ascii="Times New Roman" w:hAnsi="Times New Roman"/>
          <w:b/>
          <w:sz w:val="24"/>
          <w:szCs w:val="24"/>
        </w:rPr>
      </w:pPr>
    </w:p>
    <w:p w14:paraId="43D65B0D" w14:textId="77777777" w:rsidR="00A714AB" w:rsidRPr="00C14691" w:rsidRDefault="00A714AB" w:rsidP="00B938DB">
      <w:pPr>
        <w:spacing w:after="0" w:line="480" w:lineRule="auto"/>
        <w:rPr>
          <w:rFonts w:ascii="Times New Roman" w:hAnsi="Times New Roman"/>
          <w:b/>
          <w:sz w:val="24"/>
          <w:szCs w:val="24"/>
        </w:rPr>
      </w:pPr>
      <w:r w:rsidRPr="00C14691">
        <w:rPr>
          <w:rFonts w:ascii="Times New Roman" w:hAnsi="Times New Roman"/>
          <w:b/>
          <w:sz w:val="24"/>
          <w:szCs w:val="24"/>
        </w:rPr>
        <w:t xml:space="preserve">Acknowledgments </w:t>
      </w:r>
    </w:p>
    <w:p w14:paraId="116FC7B5" w14:textId="0980D46D" w:rsidR="00A714AB" w:rsidRPr="00C14691" w:rsidRDefault="00A714AB" w:rsidP="00472EC1">
      <w:pPr>
        <w:spacing w:after="0" w:line="480" w:lineRule="auto"/>
        <w:rPr>
          <w:rFonts w:ascii="Times New Roman" w:hAnsi="Times New Roman"/>
          <w:sz w:val="24"/>
          <w:szCs w:val="24"/>
        </w:rPr>
      </w:pPr>
      <w:r w:rsidRPr="00C14691">
        <w:rPr>
          <w:rFonts w:ascii="Times New Roman" w:hAnsi="Times New Roman"/>
          <w:sz w:val="24"/>
          <w:szCs w:val="24"/>
        </w:rPr>
        <w:t xml:space="preserve">We thank </w:t>
      </w:r>
      <w:r>
        <w:rPr>
          <w:rFonts w:ascii="Times New Roman" w:hAnsi="Times New Roman"/>
          <w:sz w:val="24"/>
          <w:szCs w:val="24"/>
        </w:rPr>
        <w:t>…</w:t>
      </w:r>
    </w:p>
    <w:p w14:paraId="084D3742" w14:textId="77777777" w:rsidR="00A714AB" w:rsidRPr="00C14691" w:rsidRDefault="00A714AB">
      <w:pPr>
        <w:spacing w:after="0" w:line="480" w:lineRule="auto"/>
        <w:rPr>
          <w:rFonts w:ascii="Times New Roman" w:hAnsi="Times New Roman"/>
          <w:b/>
          <w:sz w:val="24"/>
          <w:szCs w:val="24"/>
        </w:rPr>
      </w:pPr>
    </w:p>
    <w:p w14:paraId="154DA3EA" w14:textId="77777777" w:rsidR="00A714AB" w:rsidRPr="00C14691" w:rsidRDefault="00A714AB">
      <w:pPr>
        <w:spacing w:after="0" w:line="480" w:lineRule="auto"/>
        <w:rPr>
          <w:rFonts w:ascii="Times New Roman" w:hAnsi="Times New Roman"/>
          <w:b/>
          <w:sz w:val="24"/>
          <w:szCs w:val="24"/>
        </w:rPr>
      </w:pPr>
      <w:r w:rsidRPr="00C14691">
        <w:rPr>
          <w:rFonts w:ascii="Times New Roman" w:hAnsi="Times New Roman"/>
          <w:b/>
          <w:sz w:val="24"/>
          <w:szCs w:val="24"/>
        </w:rPr>
        <w:t>Author contributions</w:t>
      </w:r>
    </w:p>
    <w:p w14:paraId="5E95FFAE" w14:textId="6B53AEE4" w:rsidR="00A714AB" w:rsidRPr="00C14691" w:rsidRDefault="002426C9">
      <w:pPr>
        <w:spacing w:after="0" w:line="480" w:lineRule="auto"/>
        <w:rPr>
          <w:rFonts w:ascii="Times New Roman" w:hAnsi="Times New Roman"/>
          <w:sz w:val="24"/>
          <w:szCs w:val="24"/>
        </w:rPr>
      </w:pPr>
      <w:r>
        <w:rPr>
          <w:rFonts w:ascii="Times New Roman" w:hAnsi="Times New Roman"/>
          <w:sz w:val="24"/>
          <w:szCs w:val="24"/>
        </w:rPr>
        <w:t>All authors contributed to</w:t>
      </w:r>
      <w:r w:rsidR="00601CF3">
        <w:rPr>
          <w:rFonts w:ascii="Times New Roman" w:hAnsi="Times New Roman"/>
          <w:sz w:val="24"/>
          <w:szCs w:val="24"/>
        </w:rPr>
        <w:t xml:space="preserve"> study concept</w:t>
      </w:r>
      <w:r>
        <w:rPr>
          <w:rFonts w:ascii="Times New Roman" w:hAnsi="Times New Roman"/>
          <w:sz w:val="24"/>
          <w:szCs w:val="24"/>
        </w:rPr>
        <w:t xml:space="preserve">, </w:t>
      </w:r>
      <w:r w:rsidR="00A714AB" w:rsidRPr="00C14691">
        <w:rPr>
          <w:rFonts w:ascii="Times New Roman" w:hAnsi="Times New Roman"/>
          <w:sz w:val="24"/>
          <w:szCs w:val="24"/>
        </w:rPr>
        <w:t>analytical approach</w:t>
      </w:r>
      <w:r>
        <w:rPr>
          <w:rFonts w:ascii="Times New Roman" w:hAnsi="Times New Roman"/>
          <w:sz w:val="24"/>
          <w:szCs w:val="24"/>
        </w:rPr>
        <w:t>, and interpretation of results</w:t>
      </w:r>
      <w:r w:rsidR="00A714AB" w:rsidRPr="00C14691">
        <w:rPr>
          <w:rFonts w:ascii="Times New Roman" w:hAnsi="Times New Roman"/>
          <w:sz w:val="24"/>
          <w:szCs w:val="24"/>
        </w:rPr>
        <w:t xml:space="preserve">. </w:t>
      </w:r>
      <w:r w:rsidR="0098685A">
        <w:rPr>
          <w:rFonts w:ascii="Times New Roman" w:hAnsi="Times New Roman"/>
          <w:sz w:val="24"/>
          <w:szCs w:val="24"/>
        </w:rPr>
        <w:t>RP</w:t>
      </w:r>
      <w:r w:rsidR="001654F0">
        <w:rPr>
          <w:rFonts w:ascii="Times New Roman" w:hAnsi="Times New Roman"/>
          <w:sz w:val="24"/>
          <w:szCs w:val="24"/>
        </w:rPr>
        <w:t xml:space="preserve"> and ME</w:t>
      </w:r>
      <w:r w:rsidR="00A714AB" w:rsidRPr="00C14691">
        <w:rPr>
          <w:rFonts w:ascii="Times New Roman" w:hAnsi="Times New Roman"/>
          <w:sz w:val="24"/>
          <w:szCs w:val="24"/>
        </w:rPr>
        <w:t xml:space="preserve"> </w:t>
      </w:r>
      <w:r w:rsidR="0098685A">
        <w:rPr>
          <w:rFonts w:ascii="Times New Roman" w:hAnsi="Times New Roman"/>
          <w:sz w:val="24"/>
          <w:szCs w:val="24"/>
        </w:rPr>
        <w:t xml:space="preserve">collated and </w:t>
      </w:r>
      <w:r w:rsidR="00FA0046">
        <w:rPr>
          <w:rFonts w:ascii="Times New Roman" w:hAnsi="Times New Roman"/>
          <w:sz w:val="24"/>
          <w:szCs w:val="24"/>
        </w:rPr>
        <w:t>organised mortality files</w:t>
      </w:r>
      <w:r w:rsidR="00A714AB" w:rsidRPr="00C14691">
        <w:rPr>
          <w:rFonts w:ascii="Times New Roman" w:hAnsi="Times New Roman"/>
          <w:sz w:val="24"/>
          <w:szCs w:val="24"/>
        </w:rPr>
        <w:t xml:space="preserve">. </w:t>
      </w:r>
      <w:r w:rsidR="0098685A">
        <w:rPr>
          <w:rFonts w:ascii="Times New Roman" w:hAnsi="Times New Roman"/>
          <w:sz w:val="24"/>
          <w:szCs w:val="24"/>
        </w:rPr>
        <w:t>RP</w:t>
      </w:r>
      <w:r w:rsidR="00A714AB" w:rsidRPr="00C14691">
        <w:rPr>
          <w:rFonts w:ascii="Times New Roman" w:hAnsi="Times New Roman"/>
          <w:sz w:val="24"/>
          <w:szCs w:val="24"/>
        </w:rPr>
        <w:t xml:space="preserve"> </w:t>
      </w:r>
      <w:r w:rsidR="0098685A">
        <w:rPr>
          <w:rFonts w:ascii="Times New Roman" w:hAnsi="Times New Roman"/>
          <w:sz w:val="24"/>
          <w:szCs w:val="24"/>
        </w:rPr>
        <w:t xml:space="preserve">performed </w:t>
      </w:r>
      <w:r w:rsidR="003A12B6">
        <w:rPr>
          <w:rFonts w:ascii="Times New Roman" w:hAnsi="Times New Roman"/>
          <w:sz w:val="24"/>
          <w:szCs w:val="24"/>
        </w:rPr>
        <w:t>the</w:t>
      </w:r>
      <w:r w:rsidR="0098685A">
        <w:rPr>
          <w:rFonts w:ascii="Times New Roman" w:hAnsi="Times New Roman"/>
          <w:sz w:val="24"/>
          <w:szCs w:val="24"/>
        </w:rPr>
        <w:t xml:space="preserve"> analysis</w:t>
      </w:r>
      <w:r w:rsidR="00A714AB" w:rsidRPr="00C14691">
        <w:rPr>
          <w:rFonts w:ascii="Times New Roman" w:hAnsi="Times New Roman"/>
          <w:sz w:val="24"/>
          <w:szCs w:val="24"/>
        </w:rPr>
        <w:t xml:space="preserve">. </w:t>
      </w:r>
      <w:r w:rsidR="0098685A">
        <w:rPr>
          <w:rFonts w:ascii="Times New Roman" w:hAnsi="Times New Roman"/>
          <w:sz w:val="24"/>
          <w:szCs w:val="24"/>
        </w:rPr>
        <w:t>RP</w:t>
      </w:r>
      <w:r w:rsidR="00A714AB" w:rsidRPr="00C14691">
        <w:rPr>
          <w:rFonts w:ascii="Times New Roman" w:hAnsi="Times New Roman"/>
          <w:sz w:val="24"/>
          <w:szCs w:val="24"/>
        </w:rPr>
        <w:t xml:space="preserve"> and ME wrote the first draft of the paper</w:t>
      </w:r>
      <w:r>
        <w:rPr>
          <w:rFonts w:ascii="Times New Roman" w:hAnsi="Times New Roman"/>
          <w:sz w:val="24"/>
          <w:szCs w:val="24"/>
        </w:rPr>
        <w:t>, with input from the other authors</w:t>
      </w:r>
      <w:r w:rsidR="00A714AB" w:rsidRPr="00C14691">
        <w:rPr>
          <w:rFonts w:ascii="Times New Roman" w:hAnsi="Times New Roman"/>
          <w:sz w:val="24"/>
          <w:szCs w:val="24"/>
        </w:rPr>
        <w:t xml:space="preserve">. </w:t>
      </w:r>
    </w:p>
    <w:p w14:paraId="3B7E8E7A" w14:textId="77777777" w:rsidR="00A714AB" w:rsidRPr="00C14691" w:rsidRDefault="00A714AB">
      <w:pPr>
        <w:spacing w:after="0" w:line="480" w:lineRule="auto"/>
        <w:rPr>
          <w:rFonts w:ascii="Times New Roman" w:hAnsi="Times New Roman"/>
          <w:sz w:val="24"/>
          <w:szCs w:val="24"/>
        </w:rPr>
      </w:pPr>
    </w:p>
    <w:p w14:paraId="012CB71D" w14:textId="77777777" w:rsidR="00A714AB" w:rsidRPr="00C14691" w:rsidRDefault="00A714AB">
      <w:pPr>
        <w:spacing w:after="0" w:line="480" w:lineRule="auto"/>
        <w:rPr>
          <w:rFonts w:ascii="Times New Roman" w:hAnsi="Times New Roman"/>
          <w:b/>
          <w:sz w:val="24"/>
          <w:szCs w:val="24"/>
        </w:rPr>
      </w:pPr>
      <w:r w:rsidRPr="00C14691">
        <w:rPr>
          <w:rFonts w:ascii="Times New Roman" w:hAnsi="Times New Roman"/>
          <w:b/>
          <w:sz w:val="24"/>
          <w:szCs w:val="24"/>
        </w:rPr>
        <w:t>Competing interests</w:t>
      </w:r>
    </w:p>
    <w:p w14:paraId="2B799061" w14:textId="77777777" w:rsidR="00A714AB" w:rsidRPr="00C14691" w:rsidRDefault="00A714AB">
      <w:pPr>
        <w:spacing w:after="0" w:line="480" w:lineRule="auto"/>
        <w:rPr>
          <w:rFonts w:ascii="Times New Roman" w:hAnsi="Times New Roman"/>
          <w:sz w:val="24"/>
          <w:szCs w:val="24"/>
        </w:rPr>
      </w:pPr>
      <w:r w:rsidRPr="00C14691">
        <w:rPr>
          <w:rFonts w:ascii="Times New Roman" w:hAnsi="Times New Roman"/>
          <w:sz w:val="24"/>
          <w:szCs w:val="24"/>
        </w:rPr>
        <w:t>None</w:t>
      </w:r>
    </w:p>
    <w:p w14:paraId="262EDD77" w14:textId="77777777" w:rsidR="00A714AB" w:rsidRDefault="00A714AB" w:rsidP="0088197D">
      <w:pPr>
        <w:spacing w:after="0" w:line="480" w:lineRule="auto"/>
        <w:rPr>
          <w:rFonts w:ascii="Times New Roman" w:hAnsi="Times New Roman"/>
          <w:b/>
          <w:color w:val="000000" w:themeColor="text1"/>
          <w:sz w:val="24"/>
          <w:szCs w:val="24"/>
        </w:rPr>
      </w:pPr>
    </w:p>
    <w:p w14:paraId="6EF2E021" w14:textId="77867F17" w:rsidR="0077413A" w:rsidRDefault="0077413A" w:rsidP="0088197D">
      <w:pPr>
        <w:spacing w:after="0" w:line="480" w:lineRule="auto"/>
        <w:rPr>
          <w:rFonts w:ascii="Times New Roman" w:hAnsi="Times New Roman"/>
          <w:b/>
          <w:color w:val="000000" w:themeColor="text1"/>
          <w:sz w:val="24"/>
          <w:szCs w:val="24"/>
        </w:rPr>
      </w:pPr>
      <w:r>
        <w:rPr>
          <w:rFonts w:ascii="Times New Roman" w:hAnsi="Times New Roman"/>
          <w:b/>
          <w:color w:val="000000" w:themeColor="text1"/>
          <w:sz w:val="24"/>
          <w:szCs w:val="24"/>
        </w:rPr>
        <w:br w:type="page"/>
      </w:r>
    </w:p>
    <w:p w14:paraId="42626143" w14:textId="59F3456F" w:rsidR="00AF52C5" w:rsidRDefault="000475BD" w:rsidP="0088197D">
      <w:pPr>
        <w:spacing w:after="0" w:line="480" w:lineRule="auto"/>
        <w:rPr>
          <w:rFonts w:ascii="Times New Roman" w:hAnsi="Times New Roman"/>
          <w:color w:val="000000" w:themeColor="text1"/>
          <w:sz w:val="24"/>
          <w:szCs w:val="24"/>
        </w:rPr>
      </w:pPr>
      <w:r w:rsidRPr="004E0482">
        <w:rPr>
          <w:rFonts w:ascii="Times New Roman" w:hAnsi="Times New Roman"/>
          <w:b/>
          <w:color w:val="000000" w:themeColor="text1"/>
          <w:sz w:val="24"/>
          <w:szCs w:val="24"/>
        </w:rPr>
        <w:lastRenderedPageBreak/>
        <w:t xml:space="preserve">Figure 1. </w:t>
      </w:r>
      <w:r w:rsidRPr="004E0482">
        <w:rPr>
          <w:rFonts w:ascii="Times New Roman" w:hAnsi="Times New Roman"/>
          <w:color w:val="000000" w:themeColor="text1"/>
          <w:sz w:val="24"/>
          <w:szCs w:val="24"/>
        </w:rPr>
        <w:t>Wavelet power spectra for national time series data for 1982-2013, by age group for (A) men and (B) women. Wavelet power values increase from blue to red, with white contour lines indicating the 5% significance level</w:t>
      </w:r>
      <w:r w:rsidR="00C430A9">
        <w:rPr>
          <w:rFonts w:ascii="Times New Roman" w:hAnsi="Times New Roman"/>
          <w:color w:val="000000" w:themeColor="text1"/>
          <w:sz w:val="24"/>
          <w:szCs w:val="24"/>
        </w:rPr>
        <w:t xml:space="preserve"> against a white noise spectrum</w:t>
      </w:r>
      <w:r w:rsidRPr="004E0482">
        <w:rPr>
          <w:rFonts w:ascii="Times New Roman" w:hAnsi="Times New Roman"/>
          <w:color w:val="000000" w:themeColor="text1"/>
          <w:sz w:val="24"/>
          <w:szCs w:val="24"/>
        </w:rPr>
        <w:t>. Age groups with significant 12-month periodicity for the entire period and for each period split into 2 are highlighted with a bold black box</w:t>
      </w:r>
      <w:r w:rsidR="00150077">
        <w:rPr>
          <w:rFonts w:ascii="Times New Roman" w:hAnsi="Times New Roman"/>
          <w:color w:val="000000" w:themeColor="text1"/>
          <w:sz w:val="24"/>
          <w:szCs w:val="24"/>
        </w:rPr>
        <w:t xml:space="preserve"> (the same age groups would remain significant if significance had been measured against a red noise spectrum)</w:t>
      </w:r>
      <w:r w:rsidRPr="004E0482">
        <w:rPr>
          <w:rFonts w:ascii="Times New Roman" w:hAnsi="Times New Roman"/>
          <w:color w:val="000000" w:themeColor="text1"/>
          <w:sz w:val="24"/>
          <w:szCs w:val="24"/>
        </w:rPr>
        <w:t>. The shaded regions at the left and right edge of each box indicate demarcate the cone of influence, where spectral analysis is less robust.</w:t>
      </w:r>
    </w:p>
    <w:p w14:paraId="02097D5B" w14:textId="47BFB142" w:rsidR="00971550" w:rsidRPr="004E0482" w:rsidRDefault="00971550" w:rsidP="0088197D">
      <w:pPr>
        <w:spacing w:after="0" w:line="480" w:lineRule="auto"/>
        <w:rPr>
          <w:rFonts w:ascii="Times New Roman" w:hAnsi="Times New Roman"/>
          <w:color w:val="000000" w:themeColor="text1"/>
          <w:sz w:val="24"/>
          <w:szCs w:val="24"/>
        </w:rPr>
      </w:pPr>
      <w:r w:rsidRPr="004E0482">
        <w:rPr>
          <w:rFonts w:ascii="Times New Roman" w:hAnsi="Times New Roman"/>
          <w:color w:val="000000" w:themeColor="text1"/>
          <w:sz w:val="24"/>
          <w:szCs w:val="24"/>
        </w:rPr>
        <w:br w:type="page"/>
      </w:r>
    </w:p>
    <w:p w14:paraId="3D9E5385" w14:textId="34E3B4A0" w:rsidR="00723770" w:rsidRPr="004E0482" w:rsidRDefault="00723770" w:rsidP="0088197D">
      <w:pPr>
        <w:spacing w:after="0" w:line="480" w:lineRule="auto"/>
        <w:rPr>
          <w:rFonts w:ascii="Times New Roman" w:hAnsi="Times New Roman"/>
          <w:color w:val="000000" w:themeColor="text1"/>
          <w:sz w:val="24"/>
          <w:szCs w:val="24"/>
        </w:rPr>
      </w:pPr>
      <w:r w:rsidRPr="004E0482">
        <w:rPr>
          <w:rFonts w:ascii="Times New Roman" w:hAnsi="Times New Roman"/>
          <w:b/>
          <w:color w:val="000000" w:themeColor="text1"/>
          <w:sz w:val="24"/>
          <w:szCs w:val="24"/>
        </w:rPr>
        <w:lastRenderedPageBreak/>
        <w:t xml:space="preserve">Figure 2. </w:t>
      </w:r>
      <w:r w:rsidR="00971550" w:rsidRPr="004E0482">
        <w:rPr>
          <w:rFonts w:ascii="Times New Roman" w:hAnsi="Times New Roman"/>
          <w:color w:val="000000" w:themeColor="text1"/>
          <w:sz w:val="24"/>
          <w:szCs w:val="24"/>
        </w:rPr>
        <w:t xml:space="preserve">Mean timing of national maximum and minimum all-cause mortality, by sex and age group for 1982-2013. </w:t>
      </w:r>
      <w:commentRangeStart w:id="148"/>
      <w:commentRangeStart w:id="149"/>
      <w:r w:rsidR="00971550" w:rsidRPr="004E0482">
        <w:rPr>
          <w:rFonts w:ascii="Times New Roman" w:hAnsi="Times New Roman"/>
          <w:color w:val="000000" w:themeColor="text1"/>
          <w:sz w:val="24"/>
          <w:szCs w:val="24"/>
        </w:rPr>
        <w:t>Red dots indicate centre of gravity of maximum mortality, and green dots the centre of gravity for minimum mortality.</w:t>
      </w:r>
      <w:commentRangeEnd w:id="148"/>
      <w:r w:rsidR="00A769AD">
        <w:rPr>
          <w:rStyle w:val="CommentReference"/>
          <w:rFonts w:asciiTheme="minorHAnsi" w:eastAsiaTheme="minorHAnsi" w:hAnsiTheme="minorHAnsi" w:cstheme="minorBidi"/>
        </w:rPr>
        <w:commentReference w:id="148"/>
      </w:r>
      <w:commentRangeEnd w:id="149"/>
      <w:r w:rsidR="006D55E7">
        <w:rPr>
          <w:rStyle w:val="CommentReference"/>
          <w:rFonts w:asciiTheme="minorHAnsi" w:eastAsiaTheme="minorHAnsi" w:hAnsiTheme="minorHAnsi" w:cstheme="minorBidi"/>
        </w:rPr>
        <w:commentReference w:id="149"/>
      </w:r>
      <w:r w:rsidR="00971550" w:rsidRPr="004E0482">
        <w:rPr>
          <w:rFonts w:ascii="Times New Roman" w:hAnsi="Times New Roman"/>
          <w:color w:val="000000" w:themeColor="text1"/>
          <w:sz w:val="24"/>
          <w:szCs w:val="24"/>
        </w:rPr>
        <w:t xml:space="preserve"> Vertical segments represent 95% confidence intervals. Only age-sex groups with statistically significant 12-month seasonality are included.</w:t>
      </w:r>
    </w:p>
    <w:p w14:paraId="6909CE73" w14:textId="6AB32225" w:rsidR="00971550" w:rsidRPr="004E0482" w:rsidRDefault="00971550" w:rsidP="0088197D">
      <w:pPr>
        <w:spacing w:after="0" w:line="480" w:lineRule="auto"/>
        <w:rPr>
          <w:rFonts w:ascii="Times New Roman" w:hAnsi="Times New Roman"/>
          <w:color w:val="000000" w:themeColor="text1"/>
          <w:sz w:val="24"/>
          <w:szCs w:val="24"/>
        </w:rPr>
      </w:pPr>
      <w:r w:rsidRPr="004E0482">
        <w:rPr>
          <w:rFonts w:ascii="Times New Roman" w:hAnsi="Times New Roman"/>
          <w:color w:val="000000" w:themeColor="text1"/>
          <w:sz w:val="24"/>
          <w:szCs w:val="24"/>
        </w:rPr>
        <w:br w:type="page"/>
      </w:r>
    </w:p>
    <w:p w14:paraId="7531DCF3" w14:textId="7D025D64" w:rsidR="00971550" w:rsidRPr="004E0482" w:rsidRDefault="00971550" w:rsidP="0088197D">
      <w:pPr>
        <w:spacing w:after="0" w:line="480" w:lineRule="auto"/>
        <w:rPr>
          <w:rFonts w:ascii="Times New Roman" w:hAnsi="Times New Roman"/>
          <w:color w:val="000000" w:themeColor="text1"/>
          <w:sz w:val="24"/>
          <w:szCs w:val="24"/>
        </w:rPr>
      </w:pPr>
      <w:bookmarkStart w:id="150" w:name="_Ref468360496"/>
      <w:r w:rsidRPr="004E0482">
        <w:rPr>
          <w:rFonts w:ascii="Times New Roman" w:hAnsi="Times New Roman"/>
          <w:b/>
          <w:color w:val="000000" w:themeColor="text1"/>
          <w:sz w:val="24"/>
          <w:szCs w:val="24"/>
        </w:rPr>
        <w:lastRenderedPageBreak/>
        <w:t xml:space="preserve">Figure </w:t>
      </w:r>
      <w:bookmarkEnd w:id="150"/>
      <w:r w:rsidRPr="004E0482">
        <w:rPr>
          <w:rFonts w:ascii="Times New Roman" w:hAnsi="Times New Roman"/>
          <w:b/>
          <w:color w:val="000000" w:themeColor="text1"/>
          <w:sz w:val="24"/>
          <w:szCs w:val="24"/>
        </w:rPr>
        <w:t>3.</w:t>
      </w:r>
      <w:r w:rsidRPr="004E0482">
        <w:rPr>
          <w:rFonts w:ascii="Times New Roman" w:hAnsi="Times New Roman"/>
          <w:color w:val="000000" w:themeColor="text1"/>
          <w:sz w:val="24"/>
          <w:szCs w:val="24"/>
        </w:rPr>
        <w:t xml:space="preserve"> National seasonal excess mortality in 2013 versus 1982 by sex and age group. Age-sex groups with a statistically significant change at the 5% level are highlighted with a bold black outline.</w:t>
      </w:r>
    </w:p>
    <w:p w14:paraId="7EE8D5D1" w14:textId="012604CF" w:rsidR="00971550" w:rsidRPr="004E0482" w:rsidRDefault="00971550" w:rsidP="0088197D">
      <w:pPr>
        <w:spacing w:after="0" w:line="480" w:lineRule="auto"/>
        <w:rPr>
          <w:rFonts w:ascii="Arial" w:hAnsi="Arial" w:cs="Arial"/>
          <w:color w:val="000000" w:themeColor="text1"/>
          <w:sz w:val="24"/>
          <w:szCs w:val="24"/>
        </w:rPr>
      </w:pPr>
      <w:r w:rsidRPr="004E0482">
        <w:rPr>
          <w:rFonts w:ascii="Arial" w:hAnsi="Arial" w:cs="Arial"/>
          <w:color w:val="000000" w:themeColor="text1"/>
          <w:sz w:val="24"/>
          <w:szCs w:val="24"/>
        </w:rPr>
        <w:br w:type="page"/>
      </w:r>
    </w:p>
    <w:p w14:paraId="2B86FC26" w14:textId="5E299184" w:rsidR="004E0482" w:rsidRPr="004E0482" w:rsidRDefault="00971550" w:rsidP="0088197D">
      <w:pPr>
        <w:pStyle w:val="Caption"/>
        <w:spacing w:after="0" w:line="480" w:lineRule="auto"/>
        <w:jc w:val="both"/>
        <w:rPr>
          <w:rFonts w:ascii="Times New Roman" w:hAnsi="Times New Roman"/>
          <w:i w:val="0"/>
          <w:color w:val="000000" w:themeColor="text1"/>
          <w:sz w:val="24"/>
          <w:szCs w:val="24"/>
        </w:rPr>
      </w:pPr>
      <w:r w:rsidRPr="004E0482">
        <w:rPr>
          <w:rFonts w:ascii="Times New Roman" w:hAnsi="Times New Roman"/>
          <w:b/>
          <w:i w:val="0"/>
          <w:color w:val="000000" w:themeColor="text1"/>
          <w:sz w:val="24"/>
          <w:szCs w:val="24"/>
        </w:rPr>
        <w:lastRenderedPageBreak/>
        <w:t>Figure 4.</w:t>
      </w:r>
      <w:r w:rsidRPr="004E0482">
        <w:rPr>
          <w:rFonts w:ascii="Times New Roman" w:hAnsi="Times New Roman"/>
          <w:i w:val="0"/>
          <w:color w:val="000000" w:themeColor="text1"/>
          <w:sz w:val="24"/>
          <w:szCs w:val="24"/>
        </w:rPr>
        <w:t xml:space="preserve"> Mean timing of (A) maximum and (B) minimum all-cause mortality, by climate region, sex and age group for 1982-2013 Only groups which exhibited significant 12-month seasonality in the national analysis are included. Average temperatures (in degrees Celsius) are included in white for the corresponding month of maximum and minimum mortality for each climate region. </w:t>
      </w:r>
      <w:r w:rsidR="00A769AD">
        <w:rPr>
          <w:rFonts w:ascii="Times New Roman" w:hAnsi="Times New Roman"/>
          <w:i w:val="0"/>
          <w:color w:val="000000" w:themeColor="text1"/>
          <w:sz w:val="24"/>
          <w:szCs w:val="24"/>
        </w:rPr>
        <w:t>See figure</w:t>
      </w:r>
      <w:r w:rsidR="00A769AD" w:rsidRPr="004E0482">
        <w:rPr>
          <w:rFonts w:ascii="Times New Roman" w:hAnsi="Times New Roman"/>
          <w:i w:val="0"/>
          <w:color w:val="000000" w:themeColor="text1"/>
          <w:sz w:val="24"/>
          <w:szCs w:val="24"/>
        </w:rPr>
        <w:t xml:space="preserve"> S1</w:t>
      </w:r>
      <w:r w:rsidR="00A769AD">
        <w:rPr>
          <w:rFonts w:ascii="Times New Roman" w:hAnsi="Times New Roman"/>
          <w:i w:val="0"/>
          <w:color w:val="000000" w:themeColor="text1"/>
          <w:sz w:val="24"/>
          <w:szCs w:val="24"/>
        </w:rPr>
        <w:t xml:space="preserve"> for climate regions</w:t>
      </w:r>
      <w:r w:rsidR="00A769AD" w:rsidRPr="004E0482">
        <w:rPr>
          <w:rFonts w:ascii="Times New Roman" w:hAnsi="Times New Roman"/>
          <w:i w:val="0"/>
          <w:color w:val="000000" w:themeColor="text1"/>
          <w:sz w:val="24"/>
          <w:szCs w:val="24"/>
        </w:rPr>
        <w:t>.</w:t>
      </w:r>
    </w:p>
    <w:p w14:paraId="05BABE19" w14:textId="77777777" w:rsidR="004E0482" w:rsidRPr="004E0482" w:rsidRDefault="004E0482" w:rsidP="0088197D">
      <w:pPr>
        <w:pStyle w:val="Caption"/>
        <w:spacing w:after="0" w:line="480" w:lineRule="auto"/>
        <w:jc w:val="both"/>
        <w:rPr>
          <w:rFonts w:ascii="Times New Roman" w:hAnsi="Times New Roman"/>
          <w:i w:val="0"/>
          <w:color w:val="000000" w:themeColor="text1"/>
          <w:sz w:val="24"/>
          <w:szCs w:val="24"/>
        </w:rPr>
      </w:pPr>
    </w:p>
    <w:p w14:paraId="6AD25E45" w14:textId="159F772C" w:rsidR="00971550" w:rsidRPr="004E0482" w:rsidRDefault="00971550" w:rsidP="0088197D">
      <w:pPr>
        <w:pStyle w:val="Caption"/>
        <w:spacing w:after="0" w:line="480" w:lineRule="auto"/>
        <w:jc w:val="both"/>
        <w:rPr>
          <w:rFonts w:ascii="Times New Roman" w:hAnsi="Times New Roman"/>
          <w:i w:val="0"/>
          <w:color w:val="000000" w:themeColor="text1"/>
          <w:sz w:val="24"/>
          <w:szCs w:val="24"/>
        </w:rPr>
      </w:pPr>
    </w:p>
    <w:p w14:paraId="1C10E54C" w14:textId="0C6D918D" w:rsidR="00E01502" w:rsidRPr="005120F4" w:rsidRDefault="00A769AD" w:rsidP="0088197D">
      <w:pPr>
        <w:spacing w:after="0"/>
      </w:pPr>
      <w:r>
        <w:rPr>
          <w:rStyle w:val="CommentReference"/>
          <w:rFonts w:asciiTheme="minorHAnsi" w:eastAsiaTheme="minorHAnsi" w:hAnsiTheme="minorHAnsi" w:cstheme="minorBidi"/>
        </w:rPr>
        <w:commentReference w:id="151"/>
      </w:r>
    </w:p>
    <w:sectPr w:rsidR="00E01502" w:rsidRPr="005120F4" w:rsidSect="00795E96">
      <w:pgSz w:w="11900" w:h="16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comment w:id="0" w:author="Parks, Robbie M" w:date="2017-01-04T13:53:00Z" w:initials="PRM">
    <w:p w14:paraId="77888241" w14:textId="20A6559B" w:rsidR="00624B38" w:rsidRDefault="00624B38">
      <w:pPr>
        <w:pStyle w:val="CommentText"/>
      </w:pPr>
      <w:r>
        <w:rPr>
          <w:rStyle w:val="CommentReference"/>
        </w:rPr>
        <w:annotationRef/>
      </w:r>
      <w:r>
        <w:t>For Majid to draft</w:t>
      </w:r>
    </w:p>
  </w:comment>
  <w:comment w:id="148" w:author="Majid" w:date="2016-12-30T16:52:00Z" w:initials="M">
    <w:p w14:paraId="48FB5DD3" w14:textId="59ABDE78" w:rsidR="00A769AD" w:rsidRDefault="00A769AD">
      <w:pPr>
        <w:pStyle w:val="CommentText"/>
      </w:pPr>
      <w:r>
        <w:rPr>
          <w:rStyle w:val="CommentReference"/>
        </w:rPr>
        <w:annotationRef/>
      </w:r>
      <w:r>
        <w:t>dots are all black. to change colours to become red and green</w:t>
      </w:r>
    </w:p>
  </w:comment>
  <w:comment w:id="149" w:author="Parks, Robbie M" w:date="2017-01-04T15:34:00Z" w:initials="PRM">
    <w:p w14:paraId="5D421EDC" w14:textId="34267707" w:rsidR="006D55E7" w:rsidRDefault="006D55E7">
      <w:pPr>
        <w:pStyle w:val="CommentText"/>
      </w:pPr>
      <w:r>
        <w:rPr>
          <w:rStyle w:val="CommentReference"/>
        </w:rPr>
        <w:annotationRef/>
      </w:r>
      <w:r>
        <w:t>Done</w:t>
      </w:r>
    </w:p>
  </w:comment>
  <w:comment w:id="151" w:author="Majid" w:date="2016-12-30T16:52:00Z" w:initials="M">
    <w:p w14:paraId="48EA0CD6" w14:textId="225243AF" w:rsidR="00A769AD" w:rsidRDefault="00A769AD">
      <w:pPr>
        <w:pStyle w:val="CommentText"/>
      </w:pPr>
      <w:r>
        <w:rPr>
          <w:rStyle w:val="CommentReference"/>
        </w:rPr>
        <w:annotationRef/>
      </w:r>
      <w:r>
        <w:t xml:space="preserve">same info as figures so </w:t>
      </w:r>
    </w:p>
  </w:comment>
</w:comments>
</file>

<file path=word/commentsExtended.xml><?xml version="1.0" encoding="utf-8"?>
<w15:commentsEx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77888241" w15:done="0"/>
  <w15:commentEx w15:paraId="48FB5DD3" w15:done="0"/>
  <w15:commentEx w15:paraId="5D421EDC" w15:paraIdParent="48FB5DD3" w15:done="0"/>
  <w15:commentEx w15:paraId="48EA0CD6"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auto"/>
    <w:pitch w:val="variable"/>
    <w:sig w:usb0="E0002AEF" w:usb1="C0007841" w:usb2="00000009" w:usb3="00000000" w:csb0="000001FF" w:csb1="00000000"/>
  </w:font>
  <w:font w:name="Calibri">
    <w:panose1 w:val="020F0502020204030204"/>
    <w:charset w:val="00"/>
    <w:family w:val="auto"/>
    <w:pitch w:val="variable"/>
    <w:sig w:usb0="E00002FF" w:usb1="4000ACFF" w:usb2="00000001" w:usb3="00000000" w:csb0="0000019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auto"/>
    <w:pitch w:val="variable"/>
    <w:sig w:usb0="00000000" w:usb1="10000000" w:usb2="00000000" w:usb3="00000000" w:csb0="80000000" w:csb1="00000000"/>
  </w:font>
  <w:font w:name="Arial">
    <w:panose1 w:val="020B0604020202020204"/>
    <w:charset w:val="00"/>
    <w:family w:val="auto"/>
    <w:pitch w:val="variable"/>
    <w:sig w:usb0="E0002AFF" w:usb1="C0007843" w:usb2="00000009" w:usb3="00000000" w:csb0="000001FF" w:csb1="00000000"/>
  </w:font>
  <w:font w:name="Helvetica">
    <w:panose1 w:val="00000000000000000000"/>
    <w:charset w:val="4D"/>
    <w:family w:val="swiss"/>
    <w:notTrueType/>
    <w:pitch w:val="variable"/>
    <w:sig w:usb0="00000003" w:usb1="00000000" w:usb2="00000000" w:usb3="00000000" w:csb0="00000001" w:csb1="00000000"/>
  </w:font>
  <w:font w:name="Calibri Light">
    <w:panose1 w:val="020F0302020204030204"/>
    <w:charset w:val="00"/>
    <w:family w:val="auto"/>
    <w:pitch w:val="variable"/>
    <w:sig w:usb0="A00002EF" w:usb1="4000207B" w:usb2="00000000" w:usb3="00000000" w:csb0="0000019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1A147C"/>
    <w:multiLevelType w:val="hybridMultilevel"/>
    <w:tmpl w:val="DD20A3F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nsid w:val="170E33A4"/>
    <w:multiLevelType w:val="hybridMultilevel"/>
    <w:tmpl w:val="40965044"/>
    <w:lvl w:ilvl="0" w:tplc="1D20C3B2">
      <w:numFmt w:val="bullet"/>
      <w:lvlText w:val="-"/>
      <w:lvlJc w:val="left"/>
      <w:pPr>
        <w:ind w:left="1080" w:hanging="360"/>
      </w:pPr>
      <w:rPr>
        <w:rFonts w:ascii="Calibri" w:eastAsiaTheme="minorHAnsi" w:hAnsi="Calibri" w:cstheme="minorBidi"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
    <w:nsid w:val="378528A0"/>
    <w:multiLevelType w:val="hybridMultilevel"/>
    <w:tmpl w:val="1C7C1C1E"/>
    <w:lvl w:ilvl="0" w:tplc="A520571A">
      <w:start w:val="16"/>
      <w:numFmt w:val="bullet"/>
      <w:lvlText w:val="-"/>
      <w:lvlJc w:val="left"/>
      <w:pPr>
        <w:ind w:left="720" w:hanging="360"/>
      </w:pPr>
      <w:rPr>
        <w:rFonts w:ascii="Calibri" w:eastAsiaTheme="minorHAnsi" w:hAnsi="Calibri"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nsid w:val="4AEB5E8F"/>
    <w:multiLevelType w:val="hybridMultilevel"/>
    <w:tmpl w:val="2BF852D0"/>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nsid w:val="4CF05591"/>
    <w:multiLevelType w:val="hybridMultilevel"/>
    <w:tmpl w:val="D930BECA"/>
    <w:lvl w:ilvl="0" w:tplc="97144066">
      <w:numFmt w:val="bullet"/>
      <w:lvlText w:val="-"/>
      <w:lvlJc w:val="left"/>
      <w:pPr>
        <w:ind w:left="720" w:hanging="360"/>
      </w:pPr>
      <w:rPr>
        <w:rFonts w:ascii="Calibri" w:eastAsiaTheme="minorHAnsi" w:hAnsi="Calibri"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nsid w:val="5F7E3E29"/>
    <w:multiLevelType w:val="hybridMultilevel"/>
    <w:tmpl w:val="AA8A07FC"/>
    <w:lvl w:ilvl="0" w:tplc="FC08589C">
      <w:numFmt w:val="bullet"/>
      <w:lvlText w:val="-"/>
      <w:lvlJc w:val="left"/>
      <w:pPr>
        <w:ind w:left="720" w:hanging="360"/>
      </w:pPr>
      <w:rPr>
        <w:rFonts w:ascii="Arial" w:eastAsia="Calibri" w:hAnsi="Arial" w:cs="Aria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nsid w:val="61124BFF"/>
    <w:multiLevelType w:val="hybridMultilevel"/>
    <w:tmpl w:val="55EA77D2"/>
    <w:lvl w:ilvl="0" w:tplc="0E1249F2">
      <w:numFmt w:val="bullet"/>
      <w:lvlText w:val="-"/>
      <w:lvlJc w:val="left"/>
      <w:pPr>
        <w:ind w:left="720" w:hanging="360"/>
      </w:pPr>
      <w:rPr>
        <w:rFonts w:ascii="Calibri" w:eastAsiaTheme="minorHAnsi" w:hAnsi="Calibri"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nsid w:val="6A9C3652"/>
    <w:multiLevelType w:val="hybridMultilevel"/>
    <w:tmpl w:val="346ED94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nsid w:val="7E886BA1"/>
    <w:multiLevelType w:val="hybridMultilevel"/>
    <w:tmpl w:val="35D6CDF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1"/>
  </w:num>
  <w:num w:numId="2">
    <w:abstractNumId w:val="2"/>
  </w:num>
  <w:num w:numId="3">
    <w:abstractNumId w:val="5"/>
  </w:num>
  <w:num w:numId="4">
    <w:abstractNumId w:val="0"/>
  </w:num>
  <w:num w:numId="5">
    <w:abstractNumId w:val="7"/>
  </w:num>
  <w:num w:numId="6">
    <w:abstractNumId w:val="8"/>
  </w:num>
  <w:num w:numId="7">
    <w:abstractNumId w:val="3"/>
  </w:num>
  <w:num w:numId="8">
    <w:abstractNumId w:val="6"/>
  </w:num>
  <w:num w:numId="9">
    <w:abstractNumId w:val="4"/>
  </w:num>
</w:numbering>
</file>

<file path=word/people.xml><?xml version="1.0" encoding="utf-8"?>
<w15:people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Parks, Robbie M">
    <w15:presenceInfo w15:providerId="None" w15:userId="Parks, Robbie M"/>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5"/>
  <w:proofState w:spelling="clean" w:grammar="clean"/>
  <w:trackRevisions/>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EN.InstantFormat" w:val="&lt;ENInstantFormat&gt;&lt;Enabled&gt;1&lt;/Enabled&gt;&lt;ScanUnformatted&gt;1&lt;/ScanUnformatted&gt;&lt;ScanChanges&gt;1&lt;/ScanChanges&gt;&lt;Suspended&gt;0&lt;/Suspended&gt;&lt;/ENInstantFormat&gt;"/>
    <w:docVar w:name="EN.Layout" w:val="&lt;ENLayout&gt;&lt;Style&gt;Nature&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t0tw0zzvgt0wf4erero5steu5rx5tpas22wa&quot;&gt;Robbie Parks PhD&lt;record-ids&gt;&lt;item&gt;28&lt;/item&gt;&lt;item&gt;68&lt;/item&gt;&lt;item&gt;168&lt;/item&gt;&lt;item&gt;175&lt;/item&gt;&lt;item&gt;231&lt;/item&gt;&lt;item&gt;250&lt;/item&gt;&lt;item&gt;251&lt;/item&gt;&lt;item&gt;267&lt;/item&gt;&lt;item&gt;288&lt;/item&gt;&lt;item&gt;355&lt;/item&gt;&lt;item&gt;361&lt;/item&gt;&lt;item&gt;440&lt;/item&gt;&lt;item&gt;444&lt;/item&gt;&lt;item&gt;446&lt;/item&gt;&lt;item&gt;454&lt;/item&gt;&lt;item&gt;455&lt;/item&gt;&lt;item&gt;456&lt;/item&gt;&lt;item&gt;457&lt;/item&gt;&lt;item&gt;545&lt;/item&gt;&lt;item&gt;563&lt;/item&gt;&lt;item&gt;565&lt;/item&gt;&lt;item&gt;569&lt;/item&gt;&lt;item&gt;631&lt;/item&gt;&lt;item&gt;936&lt;/item&gt;&lt;item&gt;937&lt;/item&gt;&lt;item&gt;939&lt;/item&gt;&lt;item&gt;940&lt;/item&gt;&lt;item&gt;941&lt;/item&gt;&lt;item&gt;943&lt;/item&gt;&lt;item&gt;951&lt;/item&gt;&lt;item&gt;952&lt;/item&gt;&lt;item&gt;953&lt;/item&gt;&lt;item&gt;954&lt;/item&gt;&lt;/record-ids&gt;&lt;/item&gt;&lt;/Libraries&gt;"/>
  </w:docVars>
  <w:rsids>
    <w:rsidRoot w:val="00482D51"/>
    <w:rsid w:val="00002C90"/>
    <w:rsid w:val="00004BD8"/>
    <w:rsid w:val="000053C5"/>
    <w:rsid w:val="000109AC"/>
    <w:rsid w:val="00011D76"/>
    <w:rsid w:val="00012BD5"/>
    <w:rsid w:val="00013E3D"/>
    <w:rsid w:val="0001569A"/>
    <w:rsid w:val="00016928"/>
    <w:rsid w:val="00017575"/>
    <w:rsid w:val="00023B97"/>
    <w:rsid w:val="00024281"/>
    <w:rsid w:val="0002565E"/>
    <w:rsid w:val="00026AFF"/>
    <w:rsid w:val="0003152A"/>
    <w:rsid w:val="00032C07"/>
    <w:rsid w:val="0003307E"/>
    <w:rsid w:val="000338DE"/>
    <w:rsid w:val="000352B3"/>
    <w:rsid w:val="00035C74"/>
    <w:rsid w:val="0004212A"/>
    <w:rsid w:val="00043FFB"/>
    <w:rsid w:val="00045836"/>
    <w:rsid w:val="000474A7"/>
    <w:rsid w:val="000475BD"/>
    <w:rsid w:val="00054424"/>
    <w:rsid w:val="0005500F"/>
    <w:rsid w:val="0005575A"/>
    <w:rsid w:val="000562C9"/>
    <w:rsid w:val="00056848"/>
    <w:rsid w:val="0006075B"/>
    <w:rsid w:val="00060CA5"/>
    <w:rsid w:val="0006220C"/>
    <w:rsid w:val="00063A79"/>
    <w:rsid w:val="00063F37"/>
    <w:rsid w:val="0006563A"/>
    <w:rsid w:val="00066B56"/>
    <w:rsid w:val="000671F1"/>
    <w:rsid w:val="0007260F"/>
    <w:rsid w:val="00074B24"/>
    <w:rsid w:val="000760B6"/>
    <w:rsid w:val="0007673F"/>
    <w:rsid w:val="00076B33"/>
    <w:rsid w:val="00076C18"/>
    <w:rsid w:val="0008276D"/>
    <w:rsid w:val="00085916"/>
    <w:rsid w:val="00086313"/>
    <w:rsid w:val="00090550"/>
    <w:rsid w:val="00090F21"/>
    <w:rsid w:val="000920C6"/>
    <w:rsid w:val="00094C5C"/>
    <w:rsid w:val="000A2B50"/>
    <w:rsid w:val="000A3C50"/>
    <w:rsid w:val="000A3D21"/>
    <w:rsid w:val="000A661A"/>
    <w:rsid w:val="000B25BA"/>
    <w:rsid w:val="000B2739"/>
    <w:rsid w:val="000B35BB"/>
    <w:rsid w:val="000B42BF"/>
    <w:rsid w:val="000B5930"/>
    <w:rsid w:val="000B6495"/>
    <w:rsid w:val="000B7625"/>
    <w:rsid w:val="000B7DBF"/>
    <w:rsid w:val="000C0ECE"/>
    <w:rsid w:val="000C240B"/>
    <w:rsid w:val="000C2D01"/>
    <w:rsid w:val="000C6D21"/>
    <w:rsid w:val="000C7277"/>
    <w:rsid w:val="000C7D48"/>
    <w:rsid w:val="000D36C1"/>
    <w:rsid w:val="000D564E"/>
    <w:rsid w:val="000D5716"/>
    <w:rsid w:val="000D78A0"/>
    <w:rsid w:val="000E084E"/>
    <w:rsid w:val="000E1528"/>
    <w:rsid w:val="000E18B3"/>
    <w:rsid w:val="000E4D80"/>
    <w:rsid w:val="000E7907"/>
    <w:rsid w:val="000E7CB2"/>
    <w:rsid w:val="000E7D0A"/>
    <w:rsid w:val="000F2C80"/>
    <w:rsid w:val="000F72E2"/>
    <w:rsid w:val="00101A8E"/>
    <w:rsid w:val="00102849"/>
    <w:rsid w:val="00102DC6"/>
    <w:rsid w:val="001030B3"/>
    <w:rsid w:val="00107D0B"/>
    <w:rsid w:val="00111002"/>
    <w:rsid w:val="00113607"/>
    <w:rsid w:val="00113C44"/>
    <w:rsid w:val="001218B3"/>
    <w:rsid w:val="00126334"/>
    <w:rsid w:val="001309AB"/>
    <w:rsid w:val="00132C6C"/>
    <w:rsid w:val="0013450E"/>
    <w:rsid w:val="00134BC3"/>
    <w:rsid w:val="001404CF"/>
    <w:rsid w:val="00140ABF"/>
    <w:rsid w:val="00150077"/>
    <w:rsid w:val="00151E7F"/>
    <w:rsid w:val="00152476"/>
    <w:rsid w:val="00154145"/>
    <w:rsid w:val="00154238"/>
    <w:rsid w:val="001649B2"/>
    <w:rsid w:val="001654F0"/>
    <w:rsid w:val="001667C6"/>
    <w:rsid w:val="00167E56"/>
    <w:rsid w:val="0017087D"/>
    <w:rsid w:val="0017329C"/>
    <w:rsid w:val="0017419B"/>
    <w:rsid w:val="00177281"/>
    <w:rsid w:val="001776A2"/>
    <w:rsid w:val="0018033A"/>
    <w:rsid w:val="001804AC"/>
    <w:rsid w:val="00180E15"/>
    <w:rsid w:val="001815D7"/>
    <w:rsid w:val="0018351F"/>
    <w:rsid w:val="00184548"/>
    <w:rsid w:val="001849C7"/>
    <w:rsid w:val="001A0C5A"/>
    <w:rsid w:val="001A257D"/>
    <w:rsid w:val="001A288C"/>
    <w:rsid w:val="001A2B8B"/>
    <w:rsid w:val="001A4EBF"/>
    <w:rsid w:val="001A679D"/>
    <w:rsid w:val="001A6832"/>
    <w:rsid w:val="001A7D62"/>
    <w:rsid w:val="001B106D"/>
    <w:rsid w:val="001B23D1"/>
    <w:rsid w:val="001B6E57"/>
    <w:rsid w:val="001B722E"/>
    <w:rsid w:val="001C03EF"/>
    <w:rsid w:val="001C124F"/>
    <w:rsid w:val="001C52F1"/>
    <w:rsid w:val="001D14DB"/>
    <w:rsid w:val="001D20EA"/>
    <w:rsid w:val="001E064C"/>
    <w:rsid w:val="001E1544"/>
    <w:rsid w:val="001E1633"/>
    <w:rsid w:val="001E1FF1"/>
    <w:rsid w:val="001E3CED"/>
    <w:rsid w:val="001E44DA"/>
    <w:rsid w:val="001E6320"/>
    <w:rsid w:val="001F32FF"/>
    <w:rsid w:val="001F4BAA"/>
    <w:rsid w:val="001F6898"/>
    <w:rsid w:val="001F7934"/>
    <w:rsid w:val="00200952"/>
    <w:rsid w:val="0020266B"/>
    <w:rsid w:val="002058C6"/>
    <w:rsid w:val="00206771"/>
    <w:rsid w:val="00206E67"/>
    <w:rsid w:val="002078C1"/>
    <w:rsid w:val="00210334"/>
    <w:rsid w:val="00216490"/>
    <w:rsid w:val="0022073C"/>
    <w:rsid w:val="002208C6"/>
    <w:rsid w:val="00224348"/>
    <w:rsid w:val="00227503"/>
    <w:rsid w:val="00230932"/>
    <w:rsid w:val="00232F41"/>
    <w:rsid w:val="00234C10"/>
    <w:rsid w:val="002369F6"/>
    <w:rsid w:val="002407AF"/>
    <w:rsid w:val="00240EB4"/>
    <w:rsid w:val="0024125E"/>
    <w:rsid w:val="002426B6"/>
    <w:rsid w:val="002426C9"/>
    <w:rsid w:val="00242781"/>
    <w:rsid w:val="002448B1"/>
    <w:rsid w:val="00244B6F"/>
    <w:rsid w:val="00245E04"/>
    <w:rsid w:val="00253B85"/>
    <w:rsid w:val="00256FC1"/>
    <w:rsid w:val="00257A52"/>
    <w:rsid w:val="00261272"/>
    <w:rsid w:val="0026280A"/>
    <w:rsid w:val="00267F49"/>
    <w:rsid w:val="00270B4B"/>
    <w:rsid w:val="002715D6"/>
    <w:rsid w:val="002719DF"/>
    <w:rsid w:val="00274E12"/>
    <w:rsid w:val="00275579"/>
    <w:rsid w:val="00276E84"/>
    <w:rsid w:val="0027795F"/>
    <w:rsid w:val="002807DD"/>
    <w:rsid w:val="00284309"/>
    <w:rsid w:val="0028660C"/>
    <w:rsid w:val="00286B27"/>
    <w:rsid w:val="00290FD5"/>
    <w:rsid w:val="00291816"/>
    <w:rsid w:val="002921BE"/>
    <w:rsid w:val="00293AA3"/>
    <w:rsid w:val="0029437A"/>
    <w:rsid w:val="002945EB"/>
    <w:rsid w:val="0029690A"/>
    <w:rsid w:val="00296A5E"/>
    <w:rsid w:val="002A01D0"/>
    <w:rsid w:val="002A1EEE"/>
    <w:rsid w:val="002A56EE"/>
    <w:rsid w:val="002A70F9"/>
    <w:rsid w:val="002B00D0"/>
    <w:rsid w:val="002B2622"/>
    <w:rsid w:val="002B4004"/>
    <w:rsid w:val="002B402F"/>
    <w:rsid w:val="002B434F"/>
    <w:rsid w:val="002B4877"/>
    <w:rsid w:val="002C1EF8"/>
    <w:rsid w:val="002C2E8F"/>
    <w:rsid w:val="002C4E8C"/>
    <w:rsid w:val="002C5FB9"/>
    <w:rsid w:val="002C69CD"/>
    <w:rsid w:val="002C7535"/>
    <w:rsid w:val="002C7D57"/>
    <w:rsid w:val="002D28CF"/>
    <w:rsid w:val="002D344B"/>
    <w:rsid w:val="002D3613"/>
    <w:rsid w:val="002D3732"/>
    <w:rsid w:val="002D3E11"/>
    <w:rsid w:val="002D4129"/>
    <w:rsid w:val="002D522E"/>
    <w:rsid w:val="002D7C8E"/>
    <w:rsid w:val="002E041E"/>
    <w:rsid w:val="002E39EC"/>
    <w:rsid w:val="002F05BF"/>
    <w:rsid w:val="002F4DC5"/>
    <w:rsid w:val="002F6719"/>
    <w:rsid w:val="003015A0"/>
    <w:rsid w:val="0030189B"/>
    <w:rsid w:val="00302490"/>
    <w:rsid w:val="0030285B"/>
    <w:rsid w:val="00305781"/>
    <w:rsid w:val="00305C2C"/>
    <w:rsid w:val="00307F5F"/>
    <w:rsid w:val="00311A6D"/>
    <w:rsid w:val="00313088"/>
    <w:rsid w:val="003179A2"/>
    <w:rsid w:val="0032104A"/>
    <w:rsid w:val="00324DAD"/>
    <w:rsid w:val="003277CB"/>
    <w:rsid w:val="003324A5"/>
    <w:rsid w:val="00335A7D"/>
    <w:rsid w:val="00336EA2"/>
    <w:rsid w:val="00341626"/>
    <w:rsid w:val="0034168A"/>
    <w:rsid w:val="00341F77"/>
    <w:rsid w:val="00343668"/>
    <w:rsid w:val="00344EA8"/>
    <w:rsid w:val="00345D0A"/>
    <w:rsid w:val="00350DD6"/>
    <w:rsid w:val="00351E9C"/>
    <w:rsid w:val="0035425C"/>
    <w:rsid w:val="00354709"/>
    <w:rsid w:val="00354B00"/>
    <w:rsid w:val="00355C9A"/>
    <w:rsid w:val="00356AD6"/>
    <w:rsid w:val="0036223C"/>
    <w:rsid w:val="00365562"/>
    <w:rsid w:val="0036619E"/>
    <w:rsid w:val="00373A9B"/>
    <w:rsid w:val="00377B40"/>
    <w:rsid w:val="003809FF"/>
    <w:rsid w:val="00381442"/>
    <w:rsid w:val="003841B2"/>
    <w:rsid w:val="00391767"/>
    <w:rsid w:val="00393B92"/>
    <w:rsid w:val="00396EEE"/>
    <w:rsid w:val="0039751B"/>
    <w:rsid w:val="003A0B89"/>
    <w:rsid w:val="003A12B6"/>
    <w:rsid w:val="003A1F8F"/>
    <w:rsid w:val="003A2E1C"/>
    <w:rsid w:val="003A4CC1"/>
    <w:rsid w:val="003B2232"/>
    <w:rsid w:val="003B29FF"/>
    <w:rsid w:val="003B49F1"/>
    <w:rsid w:val="003B5D97"/>
    <w:rsid w:val="003C12EF"/>
    <w:rsid w:val="003C1BBC"/>
    <w:rsid w:val="003C3F17"/>
    <w:rsid w:val="003D0931"/>
    <w:rsid w:val="003D18FA"/>
    <w:rsid w:val="003D5890"/>
    <w:rsid w:val="003D6C08"/>
    <w:rsid w:val="003D76F5"/>
    <w:rsid w:val="003E1B4A"/>
    <w:rsid w:val="003E1B4D"/>
    <w:rsid w:val="003E519C"/>
    <w:rsid w:val="003E730D"/>
    <w:rsid w:val="003F1547"/>
    <w:rsid w:val="003F41EC"/>
    <w:rsid w:val="003F43BC"/>
    <w:rsid w:val="003F6B5D"/>
    <w:rsid w:val="0040119B"/>
    <w:rsid w:val="00407C20"/>
    <w:rsid w:val="00412EEB"/>
    <w:rsid w:val="00413582"/>
    <w:rsid w:val="00414429"/>
    <w:rsid w:val="00414636"/>
    <w:rsid w:val="00416A29"/>
    <w:rsid w:val="00417006"/>
    <w:rsid w:val="00417D41"/>
    <w:rsid w:val="00420CA2"/>
    <w:rsid w:val="004233BA"/>
    <w:rsid w:val="004253AD"/>
    <w:rsid w:val="00426E51"/>
    <w:rsid w:val="004278AA"/>
    <w:rsid w:val="00433EDB"/>
    <w:rsid w:val="0043420C"/>
    <w:rsid w:val="00434577"/>
    <w:rsid w:val="004412C7"/>
    <w:rsid w:val="004416DF"/>
    <w:rsid w:val="00445BC3"/>
    <w:rsid w:val="00447F74"/>
    <w:rsid w:val="00450834"/>
    <w:rsid w:val="004518DC"/>
    <w:rsid w:val="00452AB5"/>
    <w:rsid w:val="00455B56"/>
    <w:rsid w:val="0045686C"/>
    <w:rsid w:val="00460205"/>
    <w:rsid w:val="00460403"/>
    <w:rsid w:val="00460DB5"/>
    <w:rsid w:val="004625AD"/>
    <w:rsid w:val="0046623D"/>
    <w:rsid w:val="00466E11"/>
    <w:rsid w:val="0047194E"/>
    <w:rsid w:val="00472EC1"/>
    <w:rsid w:val="00474509"/>
    <w:rsid w:val="0047590C"/>
    <w:rsid w:val="00475B71"/>
    <w:rsid w:val="00475DDE"/>
    <w:rsid w:val="004774DF"/>
    <w:rsid w:val="004778FB"/>
    <w:rsid w:val="00482D51"/>
    <w:rsid w:val="00483666"/>
    <w:rsid w:val="0048630A"/>
    <w:rsid w:val="004875C3"/>
    <w:rsid w:val="00487889"/>
    <w:rsid w:val="00490CB6"/>
    <w:rsid w:val="0049110E"/>
    <w:rsid w:val="004A5369"/>
    <w:rsid w:val="004A5B2C"/>
    <w:rsid w:val="004B1615"/>
    <w:rsid w:val="004B2F85"/>
    <w:rsid w:val="004B6051"/>
    <w:rsid w:val="004C02DD"/>
    <w:rsid w:val="004C06A5"/>
    <w:rsid w:val="004C0C71"/>
    <w:rsid w:val="004C2124"/>
    <w:rsid w:val="004C5A3B"/>
    <w:rsid w:val="004D18B5"/>
    <w:rsid w:val="004D29EF"/>
    <w:rsid w:val="004D2D52"/>
    <w:rsid w:val="004D70E4"/>
    <w:rsid w:val="004E0482"/>
    <w:rsid w:val="004E0B0B"/>
    <w:rsid w:val="004E6709"/>
    <w:rsid w:val="004E7E7C"/>
    <w:rsid w:val="004E7EC4"/>
    <w:rsid w:val="004F0C02"/>
    <w:rsid w:val="004F1360"/>
    <w:rsid w:val="004F2A07"/>
    <w:rsid w:val="004F6749"/>
    <w:rsid w:val="004F7FD8"/>
    <w:rsid w:val="00505A63"/>
    <w:rsid w:val="005066A6"/>
    <w:rsid w:val="00510715"/>
    <w:rsid w:val="00511D20"/>
    <w:rsid w:val="005120F4"/>
    <w:rsid w:val="00514C8F"/>
    <w:rsid w:val="00515033"/>
    <w:rsid w:val="00516C72"/>
    <w:rsid w:val="00517509"/>
    <w:rsid w:val="00520C4B"/>
    <w:rsid w:val="00524857"/>
    <w:rsid w:val="0052664F"/>
    <w:rsid w:val="00527183"/>
    <w:rsid w:val="00534DEB"/>
    <w:rsid w:val="00535034"/>
    <w:rsid w:val="005355A7"/>
    <w:rsid w:val="0053738C"/>
    <w:rsid w:val="00537B28"/>
    <w:rsid w:val="005406E8"/>
    <w:rsid w:val="0054241A"/>
    <w:rsid w:val="0054372D"/>
    <w:rsid w:val="00546FE6"/>
    <w:rsid w:val="00547C08"/>
    <w:rsid w:val="0055499D"/>
    <w:rsid w:val="00554ECC"/>
    <w:rsid w:val="00554FDB"/>
    <w:rsid w:val="00557CBD"/>
    <w:rsid w:val="005612BD"/>
    <w:rsid w:val="00563BDF"/>
    <w:rsid w:val="00564E86"/>
    <w:rsid w:val="005671BF"/>
    <w:rsid w:val="00570C3D"/>
    <w:rsid w:val="00580ABB"/>
    <w:rsid w:val="0058108C"/>
    <w:rsid w:val="005835D4"/>
    <w:rsid w:val="00584A95"/>
    <w:rsid w:val="005853B5"/>
    <w:rsid w:val="005862FA"/>
    <w:rsid w:val="005914BD"/>
    <w:rsid w:val="00593BFA"/>
    <w:rsid w:val="00594465"/>
    <w:rsid w:val="005949B3"/>
    <w:rsid w:val="00594AAE"/>
    <w:rsid w:val="00597D5B"/>
    <w:rsid w:val="005A14FD"/>
    <w:rsid w:val="005A5DB0"/>
    <w:rsid w:val="005B0832"/>
    <w:rsid w:val="005B0BF9"/>
    <w:rsid w:val="005B11E3"/>
    <w:rsid w:val="005B2736"/>
    <w:rsid w:val="005B5156"/>
    <w:rsid w:val="005B6F61"/>
    <w:rsid w:val="005C0053"/>
    <w:rsid w:val="005C06D4"/>
    <w:rsid w:val="005C2358"/>
    <w:rsid w:val="005C2D0A"/>
    <w:rsid w:val="005C41FD"/>
    <w:rsid w:val="005C6C7D"/>
    <w:rsid w:val="005D0031"/>
    <w:rsid w:val="005D3C86"/>
    <w:rsid w:val="005D3E4E"/>
    <w:rsid w:val="005D4AFE"/>
    <w:rsid w:val="005D7877"/>
    <w:rsid w:val="005E100B"/>
    <w:rsid w:val="005E10E4"/>
    <w:rsid w:val="005E181A"/>
    <w:rsid w:val="005E608C"/>
    <w:rsid w:val="005F1520"/>
    <w:rsid w:val="005F1606"/>
    <w:rsid w:val="005F49C5"/>
    <w:rsid w:val="005F5F8D"/>
    <w:rsid w:val="005F6B8E"/>
    <w:rsid w:val="00600EE4"/>
    <w:rsid w:val="00601CF3"/>
    <w:rsid w:val="006025EB"/>
    <w:rsid w:val="00602CE0"/>
    <w:rsid w:val="00604FA1"/>
    <w:rsid w:val="006061BA"/>
    <w:rsid w:val="0060671F"/>
    <w:rsid w:val="00606FFC"/>
    <w:rsid w:val="00607FA8"/>
    <w:rsid w:val="006124E6"/>
    <w:rsid w:val="00614523"/>
    <w:rsid w:val="00614E62"/>
    <w:rsid w:val="006154DB"/>
    <w:rsid w:val="0062217A"/>
    <w:rsid w:val="00624B38"/>
    <w:rsid w:val="00631BF2"/>
    <w:rsid w:val="00634571"/>
    <w:rsid w:val="00635FE7"/>
    <w:rsid w:val="00640757"/>
    <w:rsid w:val="00641AF0"/>
    <w:rsid w:val="006442C0"/>
    <w:rsid w:val="0064559D"/>
    <w:rsid w:val="00645F3B"/>
    <w:rsid w:val="00650681"/>
    <w:rsid w:val="00654329"/>
    <w:rsid w:val="00654A11"/>
    <w:rsid w:val="00654BB7"/>
    <w:rsid w:val="006557F6"/>
    <w:rsid w:val="00657028"/>
    <w:rsid w:val="00660FD9"/>
    <w:rsid w:val="006628E1"/>
    <w:rsid w:val="00664B12"/>
    <w:rsid w:val="00665CC1"/>
    <w:rsid w:val="00666288"/>
    <w:rsid w:val="00666922"/>
    <w:rsid w:val="00667261"/>
    <w:rsid w:val="0067082C"/>
    <w:rsid w:val="0067234F"/>
    <w:rsid w:val="0067300D"/>
    <w:rsid w:val="006758D4"/>
    <w:rsid w:val="00676B86"/>
    <w:rsid w:val="0067745B"/>
    <w:rsid w:val="00683977"/>
    <w:rsid w:val="0068648A"/>
    <w:rsid w:val="00690629"/>
    <w:rsid w:val="006925A0"/>
    <w:rsid w:val="0069695F"/>
    <w:rsid w:val="006A00CF"/>
    <w:rsid w:val="006A2543"/>
    <w:rsid w:val="006A39D8"/>
    <w:rsid w:val="006A3E8B"/>
    <w:rsid w:val="006A5826"/>
    <w:rsid w:val="006A5851"/>
    <w:rsid w:val="006A5A2D"/>
    <w:rsid w:val="006A7BEF"/>
    <w:rsid w:val="006B1E6A"/>
    <w:rsid w:val="006B356C"/>
    <w:rsid w:val="006B4B1C"/>
    <w:rsid w:val="006B5097"/>
    <w:rsid w:val="006B7BCD"/>
    <w:rsid w:val="006C0352"/>
    <w:rsid w:val="006C0B3D"/>
    <w:rsid w:val="006C45BE"/>
    <w:rsid w:val="006C6AB2"/>
    <w:rsid w:val="006D29D7"/>
    <w:rsid w:val="006D55E7"/>
    <w:rsid w:val="006D6127"/>
    <w:rsid w:val="006E3980"/>
    <w:rsid w:val="006E4623"/>
    <w:rsid w:val="006F03EA"/>
    <w:rsid w:val="006F1CE1"/>
    <w:rsid w:val="006F297A"/>
    <w:rsid w:val="006F2D92"/>
    <w:rsid w:val="006F57C9"/>
    <w:rsid w:val="006F645D"/>
    <w:rsid w:val="006F6844"/>
    <w:rsid w:val="006F7313"/>
    <w:rsid w:val="006F7AAC"/>
    <w:rsid w:val="0070200C"/>
    <w:rsid w:val="00707CD4"/>
    <w:rsid w:val="0071189E"/>
    <w:rsid w:val="00712439"/>
    <w:rsid w:val="00713FF4"/>
    <w:rsid w:val="00714D92"/>
    <w:rsid w:val="00717133"/>
    <w:rsid w:val="00717418"/>
    <w:rsid w:val="00717527"/>
    <w:rsid w:val="0072296E"/>
    <w:rsid w:val="00723770"/>
    <w:rsid w:val="007243DA"/>
    <w:rsid w:val="00725C10"/>
    <w:rsid w:val="00726C6B"/>
    <w:rsid w:val="007303C9"/>
    <w:rsid w:val="00731128"/>
    <w:rsid w:val="0073705C"/>
    <w:rsid w:val="0073779F"/>
    <w:rsid w:val="00742C8F"/>
    <w:rsid w:val="00742DE1"/>
    <w:rsid w:val="007436D7"/>
    <w:rsid w:val="007460C7"/>
    <w:rsid w:val="0074650F"/>
    <w:rsid w:val="00746762"/>
    <w:rsid w:val="00750EC9"/>
    <w:rsid w:val="007526BC"/>
    <w:rsid w:val="00752EE1"/>
    <w:rsid w:val="007560D4"/>
    <w:rsid w:val="0075782A"/>
    <w:rsid w:val="007611B8"/>
    <w:rsid w:val="007627AB"/>
    <w:rsid w:val="0076686A"/>
    <w:rsid w:val="00771EA4"/>
    <w:rsid w:val="0077413A"/>
    <w:rsid w:val="00775936"/>
    <w:rsid w:val="00776990"/>
    <w:rsid w:val="007769B9"/>
    <w:rsid w:val="00776D59"/>
    <w:rsid w:val="007800AF"/>
    <w:rsid w:val="00781265"/>
    <w:rsid w:val="007825A4"/>
    <w:rsid w:val="0078333E"/>
    <w:rsid w:val="007860C4"/>
    <w:rsid w:val="00791D9C"/>
    <w:rsid w:val="00792165"/>
    <w:rsid w:val="00792C98"/>
    <w:rsid w:val="00793D6E"/>
    <w:rsid w:val="00795E96"/>
    <w:rsid w:val="0079658A"/>
    <w:rsid w:val="007A42F3"/>
    <w:rsid w:val="007A74E1"/>
    <w:rsid w:val="007A7D9E"/>
    <w:rsid w:val="007B2EED"/>
    <w:rsid w:val="007B4382"/>
    <w:rsid w:val="007C0F0B"/>
    <w:rsid w:val="007C3530"/>
    <w:rsid w:val="007C5A4F"/>
    <w:rsid w:val="007C7770"/>
    <w:rsid w:val="007D3C53"/>
    <w:rsid w:val="007E2DBE"/>
    <w:rsid w:val="007E3679"/>
    <w:rsid w:val="007F1DCB"/>
    <w:rsid w:val="007F22D2"/>
    <w:rsid w:val="007F2E1E"/>
    <w:rsid w:val="007F4B6E"/>
    <w:rsid w:val="007F7BFF"/>
    <w:rsid w:val="00801D92"/>
    <w:rsid w:val="0080293E"/>
    <w:rsid w:val="00803355"/>
    <w:rsid w:val="00803FD0"/>
    <w:rsid w:val="0080737F"/>
    <w:rsid w:val="0081181A"/>
    <w:rsid w:val="00811C78"/>
    <w:rsid w:val="00814929"/>
    <w:rsid w:val="00817630"/>
    <w:rsid w:val="008201D2"/>
    <w:rsid w:val="00820F50"/>
    <w:rsid w:val="00822EA3"/>
    <w:rsid w:val="00822FC4"/>
    <w:rsid w:val="00823AE1"/>
    <w:rsid w:val="008245F0"/>
    <w:rsid w:val="0082646B"/>
    <w:rsid w:val="008315AE"/>
    <w:rsid w:val="00831703"/>
    <w:rsid w:val="00831748"/>
    <w:rsid w:val="0083342C"/>
    <w:rsid w:val="00833790"/>
    <w:rsid w:val="0083738D"/>
    <w:rsid w:val="00837DCF"/>
    <w:rsid w:val="00837EAF"/>
    <w:rsid w:val="00840791"/>
    <w:rsid w:val="0084095B"/>
    <w:rsid w:val="00840AE5"/>
    <w:rsid w:val="00842569"/>
    <w:rsid w:val="0084267F"/>
    <w:rsid w:val="008453BA"/>
    <w:rsid w:val="00845C0D"/>
    <w:rsid w:val="00847250"/>
    <w:rsid w:val="00847AF8"/>
    <w:rsid w:val="00851E2E"/>
    <w:rsid w:val="00852B36"/>
    <w:rsid w:val="008555BF"/>
    <w:rsid w:val="00857C52"/>
    <w:rsid w:val="00860396"/>
    <w:rsid w:val="0086792C"/>
    <w:rsid w:val="00870AD7"/>
    <w:rsid w:val="00870F41"/>
    <w:rsid w:val="00872725"/>
    <w:rsid w:val="00873F50"/>
    <w:rsid w:val="00874124"/>
    <w:rsid w:val="008762DA"/>
    <w:rsid w:val="0088197D"/>
    <w:rsid w:val="008908FE"/>
    <w:rsid w:val="00893673"/>
    <w:rsid w:val="008937C1"/>
    <w:rsid w:val="008946C6"/>
    <w:rsid w:val="00896BF3"/>
    <w:rsid w:val="008A1BCE"/>
    <w:rsid w:val="008A4D12"/>
    <w:rsid w:val="008A526D"/>
    <w:rsid w:val="008A55E6"/>
    <w:rsid w:val="008A7047"/>
    <w:rsid w:val="008A7182"/>
    <w:rsid w:val="008A7468"/>
    <w:rsid w:val="008A785D"/>
    <w:rsid w:val="008B1C81"/>
    <w:rsid w:val="008C2086"/>
    <w:rsid w:val="008C22F3"/>
    <w:rsid w:val="008C5119"/>
    <w:rsid w:val="008C58FD"/>
    <w:rsid w:val="008C720D"/>
    <w:rsid w:val="008D0F1B"/>
    <w:rsid w:val="008D180B"/>
    <w:rsid w:val="008D2E11"/>
    <w:rsid w:val="008D5E3B"/>
    <w:rsid w:val="008D7F75"/>
    <w:rsid w:val="008E0425"/>
    <w:rsid w:val="008E0770"/>
    <w:rsid w:val="008E0ADE"/>
    <w:rsid w:val="008E47B7"/>
    <w:rsid w:val="008E7EF9"/>
    <w:rsid w:val="008F3D07"/>
    <w:rsid w:val="008F4155"/>
    <w:rsid w:val="00903AEA"/>
    <w:rsid w:val="009042AC"/>
    <w:rsid w:val="00907217"/>
    <w:rsid w:val="00911634"/>
    <w:rsid w:val="009118C4"/>
    <w:rsid w:val="0091242B"/>
    <w:rsid w:val="00915FB9"/>
    <w:rsid w:val="009221D5"/>
    <w:rsid w:val="009321F1"/>
    <w:rsid w:val="0093232F"/>
    <w:rsid w:val="009334A8"/>
    <w:rsid w:val="00935607"/>
    <w:rsid w:val="00936272"/>
    <w:rsid w:val="00937A59"/>
    <w:rsid w:val="00937AF1"/>
    <w:rsid w:val="00940052"/>
    <w:rsid w:val="0094016A"/>
    <w:rsid w:val="00941297"/>
    <w:rsid w:val="00942A83"/>
    <w:rsid w:val="00943AF9"/>
    <w:rsid w:val="00943C74"/>
    <w:rsid w:val="00950D39"/>
    <w:rsid w:val="00953FD4"/>
    <w:rsid w:val="00954E5E"/>
    <w:rsid w:val="0095509B"/>
    <w:rsid w:val="00955B50"/>
    <w:rsid w:val="00955F49"/>
    <w:rsid w:val="00960370"/>
    <w:rsid w:val="009607CA"/>
    <w:rsid w:val="00960E90"/>
    <w:rsid w:val="00960F82"/>
    <w:rsid w:val="0096284F"/>
    <w:rsid w:val="00963563"/>
    <w:rsid w:val="00965E73"/>
    <w:rsid w:val="009677AA"/>
    <w:rsid w:val="00971550"/>
    <w:rsid w:val="009716BA"/>
    <w:rsid w:val="00971980"/>
    <w:rsid w:val="00973544"/>
    <w:rsid w:val="00973DAF"/>
    <w:rsid w:val="009743F6"/>
    <w:rsid w:val="00975FF9"/>
    <w:rsid w:val="0097680C"/>
    <w:rsid w:val="00981384"/>
    <w:rsid w:val="00981E5B"/>
    <w:rsid w:val="00981FCD"/>
    <w:rsid w:val="00984221"/>
    <w:rsid w:val="009865BF"/>
    <w:rsid w:val="0098685A"/>
    <w:rsid w:val="009868FE"/>
    <w:rsid w:val="009905A0"/>
    <w:rsid w:val="00990ED1"/>
    <w:rsid w:val="00991ED2"/>
    <w:rsid w:val="00997843"/>
    <w:rsid w:val="009A082B"/>
    <w:rsid w:val="009A1CAF"/>
    <w:rsid w:val="009A3625"/>
    <w:rsid w:val="009A4004"/>
    <w:rsid w:val="009A4ECC"/>
    <w:rsid w:val="009A58F5"/>
    <w:rsid w:val="009A78EF"/>
    <w:rsid w:val="009B07E8"/>
    <w:rsid w:val="009B16CA"/>
    <w:rsid w:val="009B1D00"/>
    <w:rsid w:val="009B275D"/>
    <w:rsid w:val="009B67A3"/>
    <w:rsid w:val="009B68C6"/>
    <w:rsid w:val="009C289C"/>
    <w:rsid w:val="009D42E4"/>
    <w:rsid w:val="009D5A1B"/>
    <w:rsid w:val="009D7B53"/>
    <w:rsid w:val="009E01A1"/>
    <w:rsid w:val="009E2036"/>
    <w:rsid w:val="009E25B4"/>
    <w:rsid w:val="009E2FB8"/>
    <w:rsid w:val="009E48DD"/>
    <w:rsid w:val="009E527D"/>
    <w:rsid w:val="009E5A8C"/>
    <w:rsid w:val="009E5D36"/>
    <w:rsid w:val="009E6CBB"/>
    <w:rsid w:val="009F2E5A"/>
    <w:rsid w:val="009F353F"/>
    <w:rsid w:val="009F5D95"/>
    <w:rsid w:val="009F7D3D"/>
    <w:rsid w:val="00A02A60"/>
    <w:rsid w:val="00A033FA"/>
    <w:rsid w:val="00A0468A"/>
    <w:rsid w:val="00A059A7"/>
    <w:rsid w:val="00A10491"/>
    <w:rsid w:val="00A127AD"/>
    <w:rsid w:val="00A131C2"/>
    <w:rsid w:val="00A1552B"/>
    <w:rsid w:val="00A2418A"/>
    <w:rsid w:val="00A2556E"/>
    <w:rsid w:val="00A25E55"/>
    <w:rsid w:val="00A347E7"/>
    <w:rsid w:val="00A355D8"/>
    <w:rsid w:val="00A36C23"/>
    <w:rsid w:val="00A37081"/>
    <w:rsid w:val="00A37A93"/>
    <w:rsid w:val="00A40231"/>
    <w:rsid w:val="00A404A3"/>
    <w:rsid w:val="00A414CF"/>
    <w:rsid w:val="00A41B35"/>
    <w:rsid w:val="00A43D39"/>
    <w:rsid w:val="00A4612D"/>
    <w:rsid w:val="00A4662F"/>
    <w:rsid w:val="00A51046"/>
    <w:rsid w:val="00A53ECA"/>
    <w:rsid w:val="00A548AE"/>
    <w:rsid w:val="00A572FC"/>
    <w:rsid w:val="00A61AA2"/>
    <w:rsid w:val="00A6434A"/>
    <w:rsid w:val="00A64B25"/>
    <w:rsid w:val="00A6510E"/>
    <w:rsid w:val="00A66275"/>
    <w:rsid w:val="00A662E3"/>
    <w:rsid w:val="00A665BA"/>
    <w:rsid w:val="00A66C68"/>
    <w:rsid w:val="00A67A78"/>
    <w:rsid w:val="00A70476"/>
    <w:rsid w:val="00A70AE0"/>
    <w:rsid w:val="00A714AB"/>
    <w:rsid w:val="00A718C6"/>
    <w:rsid w:val="00A74934"/>
    <w:rsid w:val="00A769AD"/>
    <w:rsid w:val="00A86B63"/>
    <w:rsid w:val="00A8740F"/>
    <w:rsid w:val="00A90A32"/>
    <w:rsid w:val="00A92ED5"/>
    <w:rsid w:val="00A96F0F"/>
    <w:rsid w:val="00AA1780"/>
    <w:rsid w:val="00AA7301"/>
    <w:rsid w:val="00AB01A1"/>
    <w:rsid w:val="00AB12C5"/>
    <w:rsid w:val="00AB3ABA"/>
    <w:rsid w:val="00AB540F"/>
    <w:rsid w:val="00AC16D0"/>
    <w:rsid w:val="00AC62E0"/>
    <w:rsid w:val="00AC6A94"/>
    <w:rsid w:val="00AD0224"/>
    <w:rsid w:val="00AD05A3"/>
    <w:rsid w:val="00AD2EAA"/>
    <w:rsid w:val="00AD3DC6"/>
    <w:rsid w:val="00AD5E23"/>
    <w:rsid w:val="00AD7256"/>
    <w:rsid w:val="00AE34A2"/>
    <w:rsid w:val="00AE48D9"/>
    <w:rsid w:val="00AE4F67"/>
    <w:rsid w:val="00AE62E4"/>
    <w:rsid w:val="00AF1444"/>
    <w:rsid w:val="00AF3603"/>
    <w:rsid w:val="00AF52C5"/>
    <w:rsid w:val="00AF536A"/>
    <w:rsid w:val="00B0135B"/>
    <w:rsid w:val="00B01D71"/>
    <w:rsid w:val="00B02192"/>
    <w:rsid w:val="00B02A6E"/>
    <w:rsid w:val="00B05D10"/>
    <w:rsid w:val="00B12045"/>
    <w:rsid w:val="00B12C82"/>
    <w:rsid w:val="00B13E9E"/>
    <w:rsid w:val="00B158B1"/>
    <w:rsid w:val="00B1677E"/>
    <w:rsid w:val="00B16867"/>
    <w:rsid w:val="00B17B65"/>
    <w:rsid w:val="00B23DAD"/>
    <w:rsid w:val="00B3245F"/>
    <w:rsid w:val="00B35265"/>
    <w:rsid w:val="00B41680"/>
    <w:rsid w:val="00B43778"/>
    <w:rsid w:val="00B478A5"/>
    <w:rsid w:val="00B53121"/>
    <w:rsid w:val="00B556C9"/>
    <w:rsid w:val="00B55FAB"/>
    <w:rsid w:val="00B57558"/>
    <w:rsid w:val="00B60A54"/>
    <w:rsid w:val="00B60DA1"/>
    <w:rsid w:val="00B61806"/>
    <w:rsid w:val="00B61D40"/>
    <w:rsid w:val="00B65945"/>
    <w:rsid w:val="00B7095E"/>
    <w:rsid w:val="00B70F50"/>
    <w:rsid w:val="00B72FAD"/>
    <w:rsid w:val="00B76107"/>
    <w:rsid w:val="00B76378"/>
    <w:rsid w:val="00B77C3F"/>
    <w:rsid w:val="00B820DA"/>
    <w:rsid w:val="00B82978"/>
    <w:rsid w:val="00B86A6F"/>
    <w:rsid w:val="00B919D0"/>
    <w:rsid w:val="00B922F3"/>
    <w:rsid w:val="00B92C48"/>
    <w:rsid w:val="00B938DB"/>
    <w:rsid w:val="00B9397D"/>
    <w:rsid w:val="00B94269"/>
    <w:rsid w:val="00B942F3"/>
    <w:rsid w:val="00B95419"/>
    <w:rsid w:val="00B97C94"/>
    <w:rsid w:val="00BA0D14"/>
    <w:rsid w:val="00BA2E2C"/>
    <w:rsid w:val="00BA416B"/>
    <w:rsid w:val="00BA525F"/>
    <w:rsid w:val="00BA5CB4"/>
    <w:rsid w:val="00BA6B85"/>
    <w:rsid w:val="00BB0FD0"/>
    <w:rsid w:val="00BB245A"/>
    <w:rsid w:val="00BB36E6"/>
    <w:rsid w:val="00BC05C2"/>
    <w:rsid w:val="00BC1F64"/>
    <w:rsid w:val="00BC2F51"/>
    <w:rsid w:val="00BC435A"/>
    <w:rsid w:val="00BC441D"/>
    <w:rsid w:val="00BC54F3"/>
    <w:rsid w:val="00BC6AB1"/>
    <w:rsid w:val="00BD30E9"/>
    <w:rsid w:val="00BD7F15"/>
    <w:rsid w:val="00BE0A4B"/>
    <w:rsid w:val="00BE2134"/>
    <w:rsid w:val="00BE2768"/>
    <w:rsid w:val="00BE2DB8"/>
    <w:rsid w:val="00BE4231"/>
    <w:rsid w:val="00BE4709"/>
    <w:rsid w:val="00BE5E5A"/>
    <w:rsid w:val="00BE6CCC"/>
    <w:rsid w:val="00BE7C5B"/>
    <w:rsid w:val="00BF3B32"/>
    <w:rsid w:val="00BF5ED2"/>
    <w:rsid w:val="00BF7DDC"/>
    <w:rsid w:val="00C040DD"/>
    <w:rsid w:val="00C04F00"/>
    <w:rsid w:val="00C05695"/>
    <w:rsid w:val="00C13A67"/>
    <w:rsid w:val="00C174B2"/>
    <w:rsid w:val="00C21B0A"/>
    <w:rsid w:val="00C23A06"/>
    <w:rsid w:val="00C24564"/>
    <w:rsid w:val="00C2786A"/>
    <w:rsid w:val="00C30172"/>
    <w:rsid w:val="00C32579"/>
    <w:rsid w:val="00C357B0"/>
    <w:rsid w:val="00C362A6"/>
    <w:rsid w:val="00C424DF"/>
    <w:rsid w:val="00C42700"/>
    <w:rsid w:val="00C430A9"/>
    <w:rsid w:val="00C45215"/>
    <w:rsid w:val="00C537A1"/>
    <w:rsid w:val="00C55375"/>
    <w:rsid w:val="00C563AB"/>
    <w:rsid w:val="00C5712A"/>
    <w:rsid w:val="00C57E3D"/>
    <w:rsid w:val="00C6417F"/>
    <w:rsid w:val="00C64631"/>
    <w:rsid w:val="00C67F19"/>
    <w:rsid w:val="00C7054A"/>
    <w:rsid w:val="00C75BEE"/>
    <w:rsid w:val="00C80547"/>
    <w:rsid w:val="00C80D62"/>
    <w:rsid w:val="00C81D59"/>
    <w:rsid w:val="00C82A04"/>
    <w:rsid w:val="00C83861"/>
    <w:rsid w:val="00C84C2B"/>
    <w:rsid w:val="00C855CA"/>
    <w:rsid w:val="00C8599D"/>
    <w:rsid w:val="00C9066A"/>
    <w:rsid w:val="00C906D8"/>
    <w:rsid w:val="00C90A07"/>
    <w:rsid w:val="00C92179"/>
    <w:rsid w:val="00C934B2"/>
    <w:rsid w:val="00C94FB7"/>
    <w:rsid w:val="00C9595A"/>
    <w:rsid w:val="00C97D75"/>
    <w:rsid w:val="00CA0751"/>
    <w:rsid w:val="00CA086B"/>
    <w:rsid w:val="00CA2C82"/>
    <w:rsid w:val="00CA40A6"/>
    <w:rsid w:val="00CA6F73"/>
    <w:rsid w:val="00CB2B62"/>
    <w:rsid w:val="00CB31C8"/>
    <w:rsid w:val="00CC15D5"/>
    <w:rsid w:val="00CC407B"/>
    <w:rsid w:val="00CC40CC"/>
    <w:rsid w:val="00CC5C93"/>
    <w:rsid w:val="00CD5FF4"/>
    <w:rsid w:val="00CD7B5F"/>
    <w:rsid w:val="00CE1DCB"/>
    <w:rsid w:val="00CE1EE0"/>
    <w:rsid w:val="00CE2B18"/>
    <w:rsid w:val="00CE64B3"/>
    <w:rsid w:val="00CF10DE"/>
    <w:rsid w:val="00CF1263"/>
    <w:rsid w:val="00CF2214"/>
    <w:rsid w:val="00CF318B"/>
    <w:rsid w:val="00CF6E0F"/>
    <w:rsid w:val="00CF6E10"/>
    <w:rsid w:val="00D008D7"/>
    <w:rsid w:val="00D01AE8"/>
    <w:rsid w:val="00D01CEF"/>
    <w:rsid w:val="00D066CD"/>
    <w:rsid w:val="00D070E7"/>
    <w:rsid w:val="00D07EC4"/>
    <w:rsid w:val="00D07ECE"/>
    <w:rsid w:val="00D104A5"/>
    <w:rsid w:val="00D12263"/>
    <w:rsid w:val="00D12A04"/>
    <w:rsid w:val="00D14671"/>
    <w:rsid w:val="00D14DB1"/>
    <w:rsid w:val="00D1648B"/>
    <w:rsid w:val="00D20463"/>
    <w:rsid w:val="00D20562"/>
    <w:rsid w:val="00D20F29"/>
    <w:rsid w:val="00D2556B"/>
    <w:rsid w:val="00D278C1"/>
    <w:rsid w:val="00D31264"/>
    <w:rsid w:val="00D330C2"/>
    <w:rsid w:val="00D344DD"/>
    <w:rsid w:val="00D34745"/>
    <w:rsid w:val="00D3514E"/>
    <w:rsid w:val="00D35688"/>
    <w:rsid w:val="00D41405"/>
    <w:rsid w:val="00D41562"/>
    <w:rsid w:val="00D434DE"/>
    <w:rsid w:val="00D4673C"/>
    <w:rsid w:val="00D5093E"/>
    <w:rsid w:val="00D576D4"/>
    <w:rsid w:val="00D604B5"/>
    <w:rsid w:val="00D627C4"/>
    <w:rsid w:val="00D64A46"/>
    <w:rsid w:val="00D64CF4"/>
    <w:rsid w:val="00D656A1"/>
    <w:rsid w:val="00D70DC8"/>
    <w:rsid w:val="00D71354"/>
    <w:rsid w:val="00D719C6"/>
    <w:rsid w:val="00D773DD"/>
    <w:rsid w:val="00D85C36"/>
    <w:rsid w:val="00D92672"/>
    <w:rsid w:val="00D949B7"/>
    <w:rsid w:val="00D9530F"/>
    <w:rsid w:val="00D96263"/>
    <w:rsid w:val="00D96DE9"/>
    <w:rsid w:val="00DA0408"/>
    <w:rsid w:val="00DA214D"/>
    <w:rsid w:val="00DA3DAE"/>
    <w:rsid w:val="00DA492B"/>
    <w:rsid w:val="00DA6D1A"/>
    <w:rsid w:val="00DB35AA"/>
    <w:rsid w:val="00DB45A0"/>
    <w:rsid w:val="00DB7088"/>
    <w:rsid w:val="00DC265F"/>
    <w:rsid w:val="00DC2CF1"/>
    <w:rsid w:val="00DC473B"/>
    <w:rsid w:val="00DC5874"/>
    <w:rsid w:val="00DC67D2"/>
    <w:rsid w:val="00DD010C"/>
    <w:rsid w:val="00DD07FA"/>
    <w:rsid w:val="00DD25C1"/>
    <w:rsid w:val="00DD2742"/>
    <w:rsid w:val="00DD4C07"/>
    <w:rsid w:val="00DD7953"/>
    <w:rsid w:val="00DE2EF6"/>
    <w:rsid w:val="00DE3091"/>
    <w:rsid w:val="00DE5159"/>
    <w:rsid w:val="00DF0D69"/>
    <w:rsid w:val="00DF172D"/>
    <w:rsid w:val="00DF210F"/>
    <w:rsid w:val="00E01502"/>
    <w:rsid w:val="00E02AFE"/>
    <w:rsid w:val="00E068E0"/>
    <w:rsid w:val="00E07717"/>
    <w:rsid w:val="00E137F4"/>
    <w:rsid w:val="00E14189"/>
    <w:rsid w:val="00E16251"/>
    <w:rsid w:val="00E1778C"/>
    <w:rsid w:val="00E22D25"/>
    <w:rsid w:val="00E24912"/>
    <w:rsid w:val="00E30146"/>
    <w:rsid w:val="00E30382"/>
    <w:rsid w:val="00E3295E"/>
    <w:rsid w:val="00E3416C"/>
    <w:rsid w:val="00E34290"/>
    <w:rsid w:val="00E36439"/>
    <w:rsid w:val="00E40384"/>
    <w:rsid w:val="00E40C87"/>
    <w:rsid w:val="00E4479C"/>
    <w:rsid w:val="00E512DF"/>
    <w:rsid w:val="00E546DE"/>
    <w:rsid w:val="00E54B34"/>
    <w:rsid w:val="00E55163"/>
    <w:rsid w:val="00E55382"/>
    <w:rsid w:val="00E553D2"/>
    <w:rsid w:val="00E623A7"/>
    <w:rsid w:val="00E629C3"/>
    <w:rsid w:val="00E63761"/>
    <w:rsid w:val="00E70436"/>
    <w:rsid w:val="00E707E0"/>
    <w:rsid w:val="00E71FBD"/>
    <w:rsid w:val="00E72CAE"/>
    <w:rsid w:val="00E740F4"/>
    <w:rsid w:val="00E74878"/>
    <w:rsid w:val="00E8048C"/>
    <w:rsid w:val="00E80EA7"/>
    <w:rsid w:val="00E812B7"/>
    <w:rsid w:val="00E828C3"/>
    <w:rsid w:val="00E843B9"/>
    <w:rsid w:val="00E844E9"/>
    <w:rsid w:val="00E86E39"/>
    <w:rsid w:val="00E86FC3"/>
    <w:rsid w:val="00E8736D"/>
    <w:rsid w:val="00E87703"/>
    <w:rsid w:val="00E92147"/>
    <w:rsid w:val="00E937AB"/>
    <w:rsid w:val="00E93BAD"/>
    <w:rsid w:val="00E941DE"/>
    <w:rsid w:val="00E95D86"/>
    <w:rsid w:val="00E97201"/>
    <w:rsid w:val="00EA08C8"/>
    <w:rsid w:val="00EA59D2"/>
    <w:rsid w:val="00EA7F08"/>
    <w:rsid w:val="00EB0B20"/>
    <w:rsid w:val="00EB4BF9"/>
    <w:rsid w:val="00EC0049"/>
    <w:rsid w:val="00EC3131"/>
    <w:rsid w:val="00EC3BAD"/>
    <w:rsid w:val="00EC42D2"/>
    <w:rsid w:val="00EC50A5"/>
    <w:rsid w:val="00EC63AC"/>
    <w:rsid w:val="00ED0407"/>
    <w:rsid w:val="00ED2E53"/>
    <w:rsid w:val="00ED4CC2"/>
    <w:rsid w:val="00ED52CB"/>
    <w:rsid w:val="00ED555F"/>
    <w:rsid w:val="00EE0A97"/>
    <w:rsid w:val="00EE45C7"/>
    <w:rsid w:val="00EE76C0"/>
    <w:rsid w:val="00EF1C03"/>
    <w:rsid w:val="00EF3D50"/>
    <w:rsid w:val="00EF4BA6"/>
    <w:rsid w:val="00EF4E53"/>
    <w:rsid w:val="00F00B29"/>
    <w:rsid w:val="00F010FB"/>
    <w:rsid w:val="00F01B41"/>
    <w:rsid w:val="00F02A45"/>
    <w:rsid w:val="00F04B6C"/>
    <w:rsid w:val="00F06034"/>
    <w:rsid w:val="00F11D04"/>
    <w:rsid w:val="00F147B2"/>
    <w:rsid w:val="00F14925"/>
    <w:rsid w:val="00F15C6C"/>
    <w:rsid w:val="00F20E5D"/>
    <w:rsid w:val="00F22339"/>
    <w:rsid w:val="00F2319B"/>
    <w:rsid w:val="00F31625"/>
    <w:rsid w:val="00F32B91"/>
    <w:rsid w:val="00F35FBE"/>
    <w:rsid w:val="00F4128C"/>
    <w:rsid w:val="00F41467"/>
    <w:rsid w:val="00F42B27"/>
    <w:rsid w:val="00F43484"/>
    <w:rsid w:val="00F45973"/>
    <w:rsid w:val="00F45AAF"/>
    <w:rsid w:val="00F46F05"/>
    <w:rsid w:val="00F5138B"/>
    <w:rsid w:val="00F51CCD"/>
    <w:rsid w:val="00F60636"/>
    <w:rsid w:val="00F61089"/>
    <w:rsid w:val="00F613FE"/>
    <w:rsid w:val="00F61742"/>
    <w:rsid w:val="00F6757E"/>
    <w:rsid w:val="00F70085"/>
    <w:rsid w:val="00F7033B"/>
    <w:rsid w:val="00F719C2"/>
    <w:rsid w:val="00F720AE"/>
    <w:rsid w:val="00F73731"/>
    <w:rsid w:val="00F754A2"/>
    <w:rsid w:val="00F757E9"/>
    <w:rsid w:val="00F81E66"/>
    <w:rsid w:val="00F83BF0"/>
    <w:rsid w:val="00F83F2C"/>
    <w:rsid w:val="00F84E6D"/>
    <w:rsid w:val="00F911E8"/>
    <w:rsid w:val="00F91C20"/>
    <w:rsid w:val="00F95411"/>
    <w:rsid w:val="00F9623A"/>
    <w:rsid w:val="00F96A1B"/>
    <w:rsid w:val="00FA0046"/>
    <w:rsid w:val="00FA19E5"/>
    <w:rsid w:val="00FA722E"/>
    <w:rsid w:val="00FB1825"/>
    <w:rsid w:val="00FB35F9"/>
    <w:rsid w:val="00FB4297"/>
    <w:rsid w:val="00FB5656"/>
    <w:rsid w:val="00FB5C64"/>
    <w:rsid w:val="00FB6911"/>
    <w:rsid w:val="00FB6A8E"/>
    <w:rsid w:val="00FC0927"/>
    <w:rsid w:val="00FC5843"/>
    <w:rsid w:val="00FD1A95"/>
    <w:rsid w:val="00FD5404"/>
    <w:rsid w:val="00FE1F20"/>
    <w:rsid w:val="00FE237B"/>
    <w:rsid w:val="00FE46E5"/>
    <w:rsid w:val="00FE5FE6"/>
    <w:rsid w:val="00FE7546"/>
    <w:rsid w:val="00FF0176"/>
    <w:rsid w:val="00FF43B5"/>
    <w:rsid w:val="00FF5DE6"/>
  </w:rsids>
  <m:mathPr>
    <m:mathFont m:val="Cambria Math"/>
    <m:brkBin m:val="before"/>
    <m:brkBinSub m:val="--"/>
    <m:smallFrac m:val="0"/>
    <m:dispDef/>
    <m:lMargin m:val="0"/>
    <m:rMargin m:val="0"/>
    <m:defJc m:val="centerGroup"/>
    <m:wrapIndent m:val="1440"/>
    <m:intLim m:val="subSup"/>
    <m:naryLim m:val="undOvr"/>
  </m:mathPr>
  <w:themeFontLang w:val="en-US" w:eastAsia="x-none" w:bidi="x-non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2C2650"/>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2C5FB9"/>
    <w:pPr>
      <w:spacing w:after="200" w:line="276" w:lineRule="auto"/>
    </w:pPr>
    <w:rPr>
      <w:rFonts w:ascii="Calibri" w:eastAsia="Calibri" w:hAnsi="Calibri" w:cs="Times New Roman"/>
      <w:sz w:val="22"/>
      <w:szCs w:val="22"/>
      <w:lang w:val="en-GB"/>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36439"/>
    <w:pPr>
      <w:ind w:left="720"/>
      <w:contextualSpacing/>
    </w:pPr>
  </w:style>
  <w:style w:type="character" w:customStyle="1" w:styleId="apple-style-span">
    <w:name w:val="apple-style-span"/>
    <w:basedOn w:val="DefaultParagraphFont"/>
    <w:uiPriority w:val="99"/>
    <w:rsid w:val="00134BC3"/>
    <w:rPr>
      <w:rFonts w:cs="Times New Roman"/>
    </w:rPr>
  </w:style>
  <w:style w:type="paragraph" w:customStyle="1" w:styleId="EndNoteBibliography">
    <w:name w:val="EndNote Bibliography"/>
    <w:basedOn w:val="Normal"/>
    <w:rsid w:val="002C5FB9"/>
    <w:pPr>
      <w:spacing w:line="240" w:lineRule="auto"/>
      <w:jc w:val="both"/>
    </w:pPr>
    <w:rPr>
      <w:lang w:val="en-US"/>
    </w:rPr>
  </w:style>
  <w:style w:type="character" w:styleId="CommentReference">
    <w:name w:val="annotation reference"/>
    <w:basedOn w:val="DefaultParagraphFont"/>
    <w:uiPriority w:val="99"/>
    <w:semiHidden/>
    <w:unhideWhenUsed/>
    <w:rsid w:val="00803355"/>
    <w:rPr>
      <w:sz w:val="16"/>
      <w:szCs w:val="16"/>
    </w:rPr>
  </w:style>
  <w:style w:type="paragraph" w:styleId="CommentText">
    <w:name w:val="annotation text"/>
    <w:basedOn w:val="Normal"/>
    <w:link w:val="CommentTextChar"/>
    <w:uiPriority w:val="99"/>
    <w:unhideWhenUsed/>
    <w:rsid w:val="00803355"/>
    <w:pPr>
      <w:spacing w:after="0" w:line="240" w:lineRule="auto"/>
    </w:pPr>
    <w:rPr>
      <w:rFonts w:asciiTheme="minorHAnsi" w:eastAsiaTheme="minorHAnsi" w:hAnsiTheme="minorHAnsi" w:cstheme="minorBidi"/>
      <w:sz w:val="20"/>
      <w:szCs w:val="20"/>
    </w:rPr>
  </w:style>
  <w:style w:type="character" w:customStyle="1" w:styleId="CommentTextChar">
    <w:name w:val="Comment Text Char"/>
    <w:basedOn w:val="DefaultParagraphFont"/>
    <w:link w:val="CommentText"/>
    <w:uiPriority w:val="99"/>
    <w:rsid w:val="00803355"/>
    <w:rPr>
      <w:sz w:val="20"/>
      <w:szCs w:val="20"/>
      <w:lang w:val="en-GB"/>
    </w:rPr>
  </w:style>
  <w:style w:type="paragraph" w:styleId="BalloonText">
    <w:name w:val="Balloon Text"/>
    <w:basedOn w:val="Normal"/>
    <w:link w:val="BalloonTextChar"/>
    <w:uiPriority w:val="99"/>
    <w:semiHidden/>
    <w:unhideWhenUsed/>
    <w:rsid w:val="00803355"/>
    <w:pPr>
      <w:spacing w:after="0" w:line="240" w:lineRule="auto"/>
    </w:pPr>
    <w:rPr>
      <w:rFonts w:ascii="Times New Roman" w:hAnsi="Times New Roman"/>
      <w:sz w:val="18"/>
      <w:szCs w:val="18"/>
    </w:rPr>
  </w:style>
  <w:style w:type="character" w:customStyle="1" w:styleId="BalloonTextChar">
    <w:name w:val="Balloon Text Char"/>
    <w:basedOn w:val="DefaultParagraphFont"/>
    <w:link w:val="BalloonText"/>
    <w:uiPriority w:val="99"/>
    <w:semiHidden/>
    <w:rsid w:val="00803355"/>
    <w:rPr>
      <w:rFonts w:ascii="Times New Roman" w:eastAsia="Calibri" w:hAnsi="Times New Roman" w:cs="Times New Roman"/>
      <w:sz w:val="18"/>
      <w:szCs w:val="18"/>
      <w:lang w:val="en-GB"/>
    </w:rPr>
  </w:style>
  <w:style w:type="paragraph" w:customStyle="1" w:styleId="EndNoteBibliographyTitle">
    <w:name w:val="EndNote Bibliography Title"/>
    <w:basedOn w:val="Normal"/>
    <w:rsid w:val="00023B97"/>
    <w:pPr>
      <w:spacing w:after="0"/>
      <w:jc w:val="center"/>
    </w:pPr>
    <w:rPr>
      <w:lang w:val="en-US"/>
    </w:rPr>
  </w:style>
  <w:style w:type="paragraph" w:styleId="Caption">
    <w:name w:val="caption"/>
    <w:basedOn w:val="Normal"/>
    <w:next w:val="Normal"/>
    <w:uiPriority w:val="35"/>
    <w:unhideWhenUsed/>
    <w:qFormat/>
    <w:rsid w:val="00B922F3"/>
    <w:pPr>
      <w:spacing w:line="240" w:lineRule="auto"/>
    </w:pPr>
    <w:rPr>
      <w:i/>
      <w:iCs/>
      <w:color w:val="44546A" w:themeColor="text2"/>
      <w:sz w:val="18"/>
      <w:szCs w:val="18"/>
    </w:rPr>
  </w:style>
  <w:style w:type="paragraph" w:customStyle="1" w:styleId="p1">
    <w:name w:val="p1"/>
    <w:basedOn w:val="Normal"/>
    <w:rsid w:val="0084095B"/>
    <w:pPr>
      <w:spacing w:after="0" w:line="240" w:lineRule="auto"/>
    </w:pPr>
    <w:rPr>
      <w:rFonts w:ascii="Helvetica" w:eastAsiaTheme="minorHAnsi" w:hAnsi="Helvetica"/>
      <w:sz w:val="17"/>
      <w:szCs w:val="17"/>
      <w:lang w:eastAsia="en-GB"/>
    </w:rPr>
  </w:style>
  <w:style w:type="character" w:customStyle="1" w:styleId="s1">
    <w:name w:val="s1"/>
    <w:basedOn w:val="DefaultParagraphFont"/>
    <w:rsid w:val="0084095B"/>
    <w:rPr>
      <w:rFonts w:ascii="Helvetica" w:hAnsi="Helvetica" w:hint="default"/>
      <w:sz w:val="12"/>
      <w:szCs w:val="12"/>
    </w:rPr>
  </w:style>
  <w:style w:type="character" w:customStyle="1" w:styleId="apple-converted-space">
    <w:name w:val="apple-converted-space"/>
    <w:basedOn w:val="DefaultParagraphFont"/>
    <w:rsid w:val="0084095B"/>
  </w:style>
  <w:style w:type="paragraph" w:styleId="CommentSubject">
    <w:name w:val="annotation subject"/>
    <w:basedOn w:val="CommentText"/>
    <w:next w:val="CommentText"/>
    <w:link w:val="CommentSubjectChar"/>
    <w:uiPriority w:val="99"/>
    <w:semiHidden/>
    <w:unhideWhenUsed/>
    <w:rsid w:val="00960370"/>
    <w:pPr>
      <w:spacing w:after="200"/>
    </w:pPr>
    <w:rPr>
      <w:rFonts w:ascii="Calibri" w:eastAsia="Calibri" w:hAnsi="Calibri" w:cs="Times New Roman"/>
      <w:b/>
      <w:bCs/>
    </w:rPr>
  </w:style>
  <w:style w:type="character" w:customStyle="1" w:styleId="CommentSubjectChar">
    <w:name w:val="Comment Subject Char"/>
    <w:basedOn w:val="CommentTextChar"/>
    <w:link w:val="CommentSubject"/>
    <w:uiPriority w:val="99"/>
    <w:semiHidden/>
    <w:rsid w:val="00960370"/>
    <w:rPr>
      <w:rFonts w:ascii="Calibri" w:eastAsia="Calibri" w:hAnsi="Calibri" w:cs="Times New Roman"/>
      <w:b/>
      <w:bCs/>
      <w:sz w:val="20"/>
      <w:szCs w:val="20"/>
      <w:lang w:val="en-GB"/>
    </w:rPr>
  </w:style>
  <w:style w:type="table" w:styleId="TableGrid">
    <w:name w:val="Table Grid"/>
    <w:basedOn w:val="TableNormal"/>
    <w:uiPriority w:val="99"/>
    <w:rsid w:val="00074B24"/>
    <w:rPr>
      <w:rFonts w:ascii="Calibri" w:eastAsia="Calibri" w:hAnsi="Calibri" w:cs="Times New Roman"/>
      <w:sz w:val="20"/>
      <w:szCs w:val="20"/>
      <w:lang w:val="en-GB" w:eastAsia="en-GB"/>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unhideWhenUsed/>
    <w:rsid w:val="00CA086B"/>
    <w:rPr>
      <w:color w:val="0563C1" w:themeColor="hyperlink"/>
      <w:u w:val="single"/>
    </w:rPr>
  </w:style>
  <w:style w:type="character" w:customStyle="1" w:styleId="mixed-citation">
    <w:name w:val="mixed-citation"/>
    <w:basedOn w:val="DefaultParagraphFont"/>
    <w:rsid w:val="006F297A"/>
  </w:style>
  <w:style w:type="character" w:customStyle="1" w:styleId="ref-title">
    <w:name w:val="ref-title"/>
    <w:basedOn w:val="DefaultParagraphFont"/>
    <w:rsid w:val="006F297A"/>
  </w:style>
  <w:style w:type="character" w:customStyle="1" w:styleId="ref-journal">
    <w:name w:val="ref-journal"/>
    <w:basedOn w:val="DefaultParagraphFont"/>
    <w:rsid w:val="006F297A"/>
  </w:style>
  <w:style w:type="character" w:customStyle="1" w:styleId="ref-vol">
    <w:name w:val="ref-vol"/>
    <w:basedOn w:val="DefaultParagraphFont"/>
    <w:rsid w:val="006F297A"/>
  </w:style>
  <w:style w:type="character" w:customStyle="1" w:styleId="nowrap">
    <w:name w:val="nowrap"/>
    <w:basedOn w:val="DefaultParagraphFont"/>
    <w:rsid w:val="006F297A"/>
  </w:style>
  <w:style w:type="paragraph" w:styleId="Revision">
    <w:name w:val="Revision"/>
    <w:hidden/>
    <w:uiPriority w:val="99"/>
    <w:semiHidden/>
    <w:rsid w:val="0088197D"/>
    <w:rPr>
      <w:rFonts w:ascii="Calibri" w:eastAsia="Calibri" w:hAnsi="Calibri" w:cs="Times New Roman"/>
      <w:sz w:val="22"/>
      <w:szCs w:val="22"/>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47953301">
      <w:bodyDiv w:val="1"/>
      <w:marLeft w:val="0"/>
      <w:marRight w:val="0"/>
      <w:marTop w:val="0"/>
      <w:marBottom w:val="0"/>
      <w:divBdr>
        <w:top w:val="none" w:sz="0" w:space="0" w:color="auto"/>
        <w:left w:val="none" w:sz="0" w:space="0" w:color="auto"/>
        <w:bottom w:val="none" w:sz="0" w:space="0" w:color="auto"/>
        <w:right w:val="none" w:sz="0" w:space="0" w:color="auto"/>
      </w:divBdr>
    </w:div>
    <w:div w:id="816728663">
      <w:bodyDiv w:val="1"/>
      <w:marLeft w:val="0"/>
      <w:marRight w:val="0"/>
      <w:marTop w:val="0"/>
      <w:marBottom w:val="0"/>
      <w:divBdr>
        <w:top w:val="none" w:sz="0" w:space="0" w:color="auto"/>
        <w:left w:val="none" w:sz="0" w:space="0" w:color="auto"/>
        <w:bottom w:val="none" w:sz="0" w:space="0" w:color="auto"/>
        <w:right w:val="none" w:sz="0" w:space="0" w:color="auto"/>
      </w:divBdr>
    </w:div>
    <w:div w:id="1176923724">
      <w:bodyDiv w:val="1"/>
      <w:marLeft w:val="0"/>
      <w:marRight w:val="0"/>
      <w:marTop w:val="0"/>
      <w:marBottom w:val="0"/>
      <w:divBdr>
        <w:top w:val="none" w:sz="0" w:space="0" w:color="auto"/>
        <w:left w:val="none" w:sz="0" w:space="0" w:color="auto"/>
        <w:bottom w:val="none" w:sz="0" w:space="0" w:color="auto"/>
        <w:right w:val="none" w:sz="0" w:space="0" w:color="auto"/>
      </w:divBdr>
    </w:div>
    <w:div w:id="1394036186">
      <w:bodyDiv w:val="1"/>
      <w:marLeft w:val="0"/>
      <w:marRight w:val="0"/>
      <w:marTop w:val="0"/>
      <w:marBottom w:val="0"/>
      <w:divBdr>
        <w:top w:val="none" w:sz="0" w:space="0" w:color="auto"/>
        <w:left w:val="none" w:sz="0" w:space="0" w:color="auto"/>
        <w:bottom w:val="none" w:sz="0" w:space="0" w:color="auto"/>
        <w:right w:val="none" w:sz="0" w:space="0" w:color="auto"/>
      </w:divBdr>
    </w:div>
    <w:div w:id="1607421155">
      <w:bodyDiv w:val="1"/>
      <w:marLeft w:val="0"/>
      <w:marRight w:val="0"/>
      <w:marTop w:val="0"/>
      <w:marBottom w:val="0"/>
      <w:divBdr>
        <w:top w:val="none" w:sz="0" w:space="0" w:color="auto"/>
        <w:left w:val="none" w:sz="0" w:space="0" w:color="auto"/>
        <w:bottom w:val="none" w:sz="0" w:space="0" w:color="auto"/>
        <w:right w:val="none" w:sz="0" w:space="0" w:color="auto"/>
      </w:divBdr>
    </w:div>
    <w:div w:id="1656642800">
      <w:bodyDiv w:val="1"/>
      <w:marLeft w:val="0"/>
      <w:marRight w:val="0"/>
      <w:marTop w:val="0"/>
      <w:marBottom w:val="0"/>
      <w:divBdr>
        <w:top w:val="none" w:sz="0" w:space="0" w:color="auto"/>
        <w:left w:val="none" w:sz="0" w:space="0" w:color="auto"/>
        <w:bottom w:val="none" w:sz="0" w:space="0" w:color="auto"/>
        <w:right w:val="none" w:sz="0" w:space="0" w:color="auto"/>
      </w:divBdr>
    </w:div>
    <w:div w:id="1808472157">
      <w:bodyDiv w:val="1"/>
      <w:marLeft w:val="0"/>
      <w:marRight w:val="0"/>
      <w:marTop w:val="0"/>
      <w:marBottom w:val="0"/>
      <w:divBdr>
        <w:top w:val="none" w:sz="0" w:space="0" w:color="auto"/>
        <w:left w:val="none" w:sz="0" w:space="0" w:color="auto"/>
        <w:bottom w:val="none" w:sz="0" w:space="0" w:color="auto"/>
        <w:right w:val="none" w:sz="0" w:space="0" w:color="auto"/>
      </w:divBdr>
    </w:div>
    <w:div w:id="1868787531">
      <w:bodyDiv w:val="1"/>
      <w:marLeft w:val="0"/>
      <w:marRight w:val="0"/>
      <w:marTop w:val="0"/>
      <w:marBottom w:val="0"/>
      <w:divBdr>
        <w:top w:val="none" w:sz="0" w:space="0" w:color="auto"/>
        <w:left w:val="none" w:sz="0" w:space="0" w:color="auto"/>
        <w:bottom w:val="none" w:sz="0" w:space="0" w:color="auto"/>
        <w:right w:val="none" w:sz="0" w:space="0" w:color="auto"/>
      </w:divBdr>
    </w:div>
    <w:div w:id="2049334938">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comments" Target="comments.xml"/><Relationship Id="rId7" Type="http://schemas.microsoft.com/office/2011/relationships/commentsExtended" Target="commentsExtended.xml"/><Relationship Id="rId8" Type="http://schemas.openxmlformats.org/officeDocument/2006/relationships/fontTable" Target="fontTable.xml"/><Relationship Id="rId9" Type="http://schemas.microsoft.com/office/2011/relationships/people" Target="people.xml"/><Relationship Id="rId10"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file>

<file path=customXml/itemProps1.xml><?xml version="1.0" encoding="utf-8"?>
<ds:datastoreItem xmlns:ds="http://schemas.openxmlformats.org/officeDocument/2006/customXml" ds:itemID="{25F9B62C-8109-B64E-B9FB-420A6DFDD2B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16</Pages>
  <Words>5864</Words>
  <Characters>33429</Characters>
  <Application>Microsoft Macintosh Word</Application>
  <DocSecurity>0</DocSecurity>
  <Lines>278</Lines>
  <Paragraphs>78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39215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Parks, Robbie M</dc:creator>
  <cp:keywords/>
  <dc:description/>
  <cp:lastModifiedBy>Parks, Robbie M</cp:lastModifiedBy>
  <cp:revision>72</cp:revision>
  <dcterms:created xsi:type="dcterms:W3CDTF">2017-01-04T14:39:00Z</dcterms:created>
  <dcterms:modified xsi:type="dcterms:W3CDTF">2017-01-05T09:53:00Z</dcterms:modified>
</cp:coreProperties>
</file>