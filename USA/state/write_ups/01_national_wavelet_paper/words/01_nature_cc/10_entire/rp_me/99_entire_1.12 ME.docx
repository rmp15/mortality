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3F6B5D">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0A2B50">
      <w:pPr>
        <w:spacing w:after="0"/>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0A2B50">
      <w:pPr>
        <w:spacing w:after="0"/>
        <w:rPr>
          <w:rFonts w:ascii="Times New Roman" w:hAnsi="Times New Roman"/>
          <w:b/>
          <w:color w:val="000000" w:themeColor="text1"/>
          <w:sz w:val="24"/>
          <w:szCs w:val="24"/>
        </w:rPr>
      </w:pPr>
      <w:commentRangeStart w:id="0"/>
      <w:r w:rsidRPr="00C24564">
        <w:rPr>
          <w:rFonts w:ascii="Times New Roman" w:hAnsi="Times New Roman"/>
          <w:b/>
          <w:color w:val="000000" w:themeColor="text1"/>
          <w:sz w:val="24"/>
          <w:szCs w:val="24"/>
        </w:rPr>
        <w:lastRenderedPageBreak/>
        <w:t>[[[to be written after the rest of paper is complete, the standalone opening/abstract paragraph]]]</w:t>
      </w:r>
      <w:commentRangeEnd w:id="0"/>
      <w:r w:rsidR="00624B38">
        <w:rPr>
          <w:rStyle w:val="CommentReference"/>
          <w:rFonts w:asciiTheme="minorHAnsi" w:eastAsiaTheme="minorHAnsi" w:hAnsiTheme="minorHAnsi" w:cstheme="minorBidi"/>
        </w:rPr>
        <w:commentReference w:id="0"/>
      </w:r>
    </w:p>
    <w:p w14:paraId="6653700E" w14:textId="77777777" w:rsidR="00DC265F" w:rsidRPr="004E0482" w:rsidRDefault="00DC265F" w:rsidP="000A2B50">
      <w:pPr>
        <w:spacing w:after="0"/>
        <w:rPr>
          <w:rFonts w:ascii="Times New Roman" w:hAnsi="Times New Roman"/>
          <w:color w:val="000000" w:themeColor="text1"/>
          <w:sz w:val="24"/>
          <w:szCs w:val="24"/>
        </w:rPr>
      </w:pPr>
    </w:p>
    <w:p w14:paraId="3F494E88" w14:textId="1BD59A34"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Pr>
          <w:rFonts w:ascii="Times New Roman" w:hAnsi="Times New Roman"/>
          <w:color w:val="000000" w:themeColor="text1"/>
          <w:sz w:val="24"/>
          <w:szCs w:val="24"/>
        </w:rPr>
        <w:t>.</w:t>
      </w:r>
      <w:r w:rsidR="00BF3B32"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00BF3B32" w:rsidRPr="004E0482">
        <w:rPr>
          <w:rFonts w:ascii="Times New Roman" w:hAnsi="Times New Roman"/>
          <w:color w:val="000000" w:themeColor="text1"/>
          <w:sz w:val="24"/>
          <w:szCs w:val="24"/>
        </w:rPr>
      </w:r>
      <w:r w:rsidR="00BF3B32" w:rsidRPr="004E0482">
        <w:rPr>
          <w:rFonts w:ascii="Times New Roman" w:hAnsi="Times New Roman"/>
          <w:color w:val="000000" w:themeColor="text1"/>
          <w:sz w:val="24"/>
          <w:szCs w:val="24"/>
        </w:rPr>
        <w:fldChar w:fldCharType="separate"/>
      </w:r>
      <w:r w:rsidR="00BF3B32" w:rsidRPr="00A8740F">
        <w:rPr>
          <w:rFonts w:ascii="Times New Roman" w:hAnsi="Times New Roman"/>
          <w:noProof/>
          <w:color w:val="000000" w:themeColor="text1"/>
          <w:sz w:val="24"/>
          <w:szCs w:val="24"/>
          <w:vertAlign w:val="superscript"/>
        </w:rPr>
        <w:t>1-5</w:t>
      </w:r>
      <w:r w:rsidR="00BF3B32"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r w:rsidR="006F7313">
        <w:rPr>
          <w:rFonts w:ascii="Times New Roman" w:hAnsi="Times New Roman"/>
          <w:color w:val="000000" w:themeColor="text1"/>
          <w:sz w:val="24"/>
          <w:szCs w:val="24"/>
        </w:rPr>
        <w:t xml:space="preserve">do </w:t>
      </w:r>
      <w:r w:rsidRPr="004E0482">
        <w:rPr>
          <w:rFonts w:ascii="Times New Roman" w:hAnsi="Times New Roman"/>
          <w:color w:val="000000" w:themeColor="text1"/>
          <w:sz w:val="24"/>
          <w:szCs w:val="24"/>
        </w:rPr>
        <w:t xml:space="preserve">average annual death rates vary throughout the country, but also the seasonality of mortality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sidR="00F61089">
        <w:rPr>
          <w:rFonts w:ascii="Times New Roman" w:hAnsi="Times New Roman"/>
          <w:color w:val="000000" w:themeColor="text1"/>
          <w:sz w:val="24"/>
          <w:szCs w:val="24"/>
        </w:rPr>
        <w:t>shifts</w:t>
      </w:r>
      <w:r w:rsidR="00F6108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r w:rsidR="006F7313">
        <w:rPr>
          <w:rFonts w:ascii="Times New Roman" w:hAnsi="Times New Roman"/>
          <w:color w:val="000000" w:themeColor="text1"/>
          <w:sz w:val="24"/>
          <w:szCs w:val="24"/>
        </w:rPr>
        <w:t>at the present time as well as</w:t>
      </w:r>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rsidP="000A2B50">
      <w:pPr>
        <w:spacing w:after="0" w:line="480" w:lineRule="auto"/>
        <w:rPr>
          <w:rFonts w:ascii="Times New Roman" w:hAnsi="Times New Roman"/>
          <w:color w:val="000000" w:themeColor="text1"/>
          <w:sz w:val="24"/>
          <w:szCs w:val="24"/>
        </w:rPr>
      </w:pPr>
    </w:p>
    <w:p w14:paraId="2A52C881" w14:textId="11CB4984" w:rsidR="0007260F" w:rsidRPr="004E0482"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 </w:instrText>
      </w:r>
      <w:r w:rsidR="008B1C81">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EN.CITE.DATA </w:instrText>
      </w:r>
      <w:r w:rsidR="008B1C81">
        <w:rPr>
          <w:rFonts w:ascii="Times New Roman" w:hAnsi="Times New Roman"/>
          <w:color w:val="000000" w:themeColor="text1"/>
          <w:sz w:val="24"/>
          <w:szCs w:val="24"/>
        </w:rPr>
      </w:r>
      <w:r w:rsidR="008B1C81">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r w:rsidR="004E6709">
        <w:rPr>
          <w:rFonts w:ascii="Times New Roman" w:hAnsi="Times New Roman"/>
          <w:color w:val="000000" w:themeColor="text1"/>
          <w:sz w:val="24"/>
          <w:szCs w:val="24"/>
        </w:rPr>
        <w:t xml:space="preserve">simultaneously </w:t>
      </w:r>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r w:rsidR="004E6709">
        <w:rPr>
          <w:rFonts w:ascii="Times New Roman" w:hAnsi="Times New Roman"/>
          <w:color w:val="000000" w:themeColor="text1"/>
          <w:sz w:val="24"/>
          <w:szCs w:val="24"/>
        </w:rPr>
        <w:t>,</w:t>
      </w:r>
      <w:r w:rsidR="001C124F">
        <w:rPr>
          <w:rFonts w:ascii="Times New Roman" w:hAnsi="Times New Roman"/>
          <w:color w:val="000000" w:themeColor="text1"/>
          <w:sz w:val="24"/>
          <w:szCs w:val="24"/>
        </w:rPr>
        <w:t xml:space="preserve"> sex, </w:t>
      </w:r>
      <w:r w:rsidR="004E6709">
        <w:rPr>
          <w:rFonts w:ascii="Times New Roman" w:hAnsi="Times New Roman"/>
          <w:color w:val="000000" w:themeColor="text1"/>
          <w:sz w:val="24"/>
          <w:szCs w:val="24"/>
        </w:rPr>
        <w:t>and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4E6709">
        <w:rPr>
          <w:rFonts w:ascii="Times New Roman" w:hAnsi="Times New Roman"/>
          <w:color w:val="000000" w:themeColor="text1"/>
          <w:sz w:val="24"/>
          <w:szCs w:val="24"/>
        </w:rPr>
        <w:t xml:space="preserve">To </w:t>
      </w:r>
      <w:r w:rsidR="004E6709" w:rsidRPr="004E0482">
        <w:rPr>
          <w:rFonts w:ascii="Times New Roman" w:hAnsi="Times New Roman"/>
          <w:color w:val="000000" w:themeColor="text1"/>
          <w:sz w:val="24"/>
          <w:szCs w:val="24"/>
        </w:rPr>
        <w:t xml:space="preserve">comprehensively characterise the demographic, spatial </w:t>
      </w:r>
      <w:r w:rsidR="004E6709" w:rsidRPr="004E0482">
        <w:rPr>
          <w:rFonts w:ascii="Times New Roman" w:hAnsi="Times New Roman"/>
          <w:color w:val="000000" w:themeColor="text1"/>
          <w:sz w:val="24"/>
          <w:szCs w:val="24"/>
        </w:rPr>
        <w:lastRenderedPageBreak/>
        <w:t>and temporal patterns of mortality seasonality in the entire USA</w:t>
      </w:r>
      <w:r w:rsidR="003F6B5D">
        <w:rPr>
          <w:rFonts w:ascii="Times New Roman" w:hAnsi="Times New Roman"/>
          <w:color w:val="000000" w:themeColor="text1"/>
          <w:sz w:val="24"/>
          <w:szCs w:val="24"/>
        </w:rPr>
        <w:t>,</w:t>
      </w:r>
      <w:r w:rsidR="004E6709" w:rsidRPr="004E0482">
        <w:rPr>
          <w:rFonts w:ascii="Times New Roman" w:hAnsi="Times New Roman"/>
          <w:color w:val="000000" w:themeColor="text1"/>
          <w:sz w:val="24"/>
          <w:szCs w:val="24"/>
        </w:rPr>
        <w:t xml:space="preserve"> </w:t>
      </w:r>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r w:rsidR="003F6B5D">
        <w:rPr>
          <w:rFonts w:ascii="Times New Roman" w:hAnsi="Times New Roman"/>
          <w:color w:val="000000" w:themeColor="text1"/>
          <w:sz w:val="24"/>
          <w:szCs w:val="24"/>
        </w:rPr>
        <w:t>over three decades of national mortality data</w:t>
      </w:r>
      <w:r w:rsidRPr="004E0482">
        <w:rPr>
          <w:rFonts w:ascii="Times New Roman" w:hAnsi="Times New Roman"/>
          <w:color w:val="000000" w:themeColor="text1"/>
          <w:sz w:val="24"/>
          <w:szCs w:val="24"/>
        </w:rPr>
        <w:t>.</w:t>
      </w:r>
    </w:p>
    <w:p w14:paraId="694DFBF2" w14:textId="77777777" w:rsidR="009A082B" w:rsidRDefault="009A082B" w:rsidP="003F6B5D">
      <w:pPr>
        <w:spacing w:after="0" w:line="480" w:lineRule="auto"/>
        <w:rPr>
          <w:rFonts w:ascii="Times New Roman" w:hAnsi="Times New Roman"/>
          <w:color w:val="000000" w:themeColor="text1"/>
          <w:sz w:val="24"/>
          <w:szCs w:val="24"/>
        </w:rPr>
      </w:pP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2971E29B"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00B938DB">
        <w:rPr>
          <w:rFonts w:ascii="Times New Roman" w:hAnsi="Times New Roman"/>
          <w:sz w:val="24"/>
          <w:szCs w:val="24"/>
        </w:rPr>
        <w:t xml:space="preserve">in </w:t>
      </w:r>
      <w:r>
        <w:rPr>
          <w:rFonts w:ascii="Times New Roman" w:hAnsi="Times New Roman"/>
          <w:sz w:val="24"/>
          <w:szCs w:val="24"/>
        </w:rPr>
        <w:t>men</w:t>
      </w:r>
      <w:r w:rsidR="00B938DB">
        <w:rPr>
          <w:rFonts w:ascii="Times New Roman" w:hAnsi="Times New Roman"/>
          <w:sz w:val="24"/>
          <w:szCs w:val="24"/>
        </w:rPr>
        <w:t xml:space="preserve"> aged 35-44 years</w:t>
      </w:r>
      <w:r>
        <w:rPr>
          <w:rFonts w:ascii="Times New Roman" w:hAnsi="Times New Roman"/>
          <w:sz w:val="24"/>
          <w:szCs w:val="24"/>
        </w:rPr>
        <w:t>, who</w:t>
      </w:r>
      <w:r w:rsidRPr="004278AA">
        <w:rPr>
          <w:rFonts w:ascii="Times New Roman" w:hAnsi="Times New Roman"/>
          <w:sz w:val="24"/>
          <w:szCs w:val="24"/>
        </w:rPr>
        <w:t xml:space="preserve"> displayed</w:t>
      </w:r>
      <w:ins w:id="1" w:author="Majid" w:date="2017-01-05T13:16:00Z">
        <w:r w:rsidR="000B0CBD">
          <w:rPr>
            <w:rFonts w:ascii="Times New Roman" w:hAnsi="Times New Roman"/>
            <w:sz w:val="24"/>
            <w:szCs w:val="24"/>
          </w:rPr>
          <w:t xml:space="preserve"> statistically</w:t>
        </w:r>
      </w:ins>
      <w:r w:rsidRPr="004278AA">
        <w:rPr>
          <w:rFonts w:ascii="Times New Roman" w:hAnsi="Times New Roman"/>
          <w:sz w:val="24"/>
          <w:szCs w:val="24"/>
        </w:rPr>
        <w:t xml:space="preserve">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r w:rsidR="00B938DB">
        <w:rPr>
          <w:rFonts w:ascii="Times New Roman" w:hAnsi="Times New Roman"/>
          <w:sz w:val="24"/>
          <w:szCs w:val="24"/>
        </w:rPr>
        <w:t>in ages</w:t>
      </w:r>
      <w:r>
        <w:rPr>
          <w:rFonts w:ascii="Times New Roman" w:hAnsi="Times New Roman"/>
          <w:sz w:val="24"/>
          <w:szCs w:val="24"/>
        </w:rPr>
        <w:t xml:space="preserve"> 5 to 34 years</w:t>
      </w:r>
      <w:r w:rsidR="00D949B7">
        <w:rPr>
          <w:rFonts w:ascii="Times New Roman" w:hAnsi="Times New Roman"/>
          <w:sz w:val="24"/>
          <w:szCs w:val="24"/>
        </w:rPr>
        <w:t xml:space="preserve"> (Figure 1B)</w:t>
      </w:r>
      <w:r w:rsidR="00B938DB">
        <w:rPr>
          <w:rFonts w:ascii="Times New Roman" w:hAnsi="Times New Roman"/>
          <w:sz w:val="24"/>
          <w:szCs w:val="24"/>
        </w:rPr>
        <w:t>;</w:t>
      </w:r>
      <w:r w:rsidRPr="004278AA">
        <w:rPr>
          <w:rFonts w:ascii="Times New Roman" w:hAnsi="Times New Roman"/>
          <w:sz w:val="24"/>
          <w:szCs w:val="24"/>
        </w:rPr>
        <w:t xml:space="preserve"> </w:t>
      </w:r>
      <w:r w:rsidR="00B938DB">
        <w:rPr>
          <w:rFonts w:ascii="Times New Roman" w:hAnsi="Times New Roman"/>
          <w:sz w:val="24"/>
          <w:szCs w:val="24"/>
        </w:rPr>
        <w:t xml:space="preserve">girls aged </w:t>
      </w:r>
      <w:r w:rsidR="005D7877">
        <w:rPr>
          <w:rFonts w:ascii="Times New Roman" w:hAnsi="Times New Roman"/>
          <w:sz w:val="24"/>
          <w:szCs w:val="24"/>
        </w:rPr>
        <w:t xml:space="preserve">5-14 </w:t>
      </w:r>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B938DB">
        <w:rPr>
          <w:rFonts w:ascii="Times New Roman" w:hAnsi="Times New Roman"/>
          <w:sz w:val="24"/>
          <w:szCs w:val="24"/>
        </w:rPr>
        <w:t xml:space="preserve"> for most of the analyses period</w:t>
      </w:r>
      <w:r w:rsidRPr="004278AA">
        <w:rPr>
          <w:rFonts w:ascii="Times New Roman" w:hAnsi="Times New Roman"/>
          <w:sz w:val="24"/>
          <w:szCs w:val="24"/>
        </w:rPr>
        <w:t>.</w:t>
      </w:r>
      <w:r>
        <w:rPr>
          <w:rFonts w:ascii="Times New Roman" w:hAnsi="Times New Roman"/>
          <w:sz w:val="24"/>
          <w:szCs w:val="24"/>
        </w:rPr>
        <w:t xml:space="preserve"> While seasonality persisted throughout the entire analysis period</w:t>
      </w:r>
      <w:r w:rsidR="007C0F0B">
        <w:rPr>
          <w:rFonts w:ascii="Times New Roman" w:hAnsi="Times New Roman"/>
          <w:sz w:val="24"/>
          <w:szCs w:val="24"/>
        </w:rPr>
        <w:t xml:space="preserve"> in older ages</w:t>
      </w:r>
      <w:r w:rsidR="00B938DB">
        <w:rPr>
          <w:rFonts w:ascii="Times New Roman" w:hAnsi="Times New Roman"/>
          <w:sz w:val="24"/>
          <w:szCs w:val="24"/>
        </w:rPr>
        <w:t>,</w:t>
      </w:r>
      <w:r w:rsidR="007C0F0B">
        <w:rPr>
          <w:rFonts w:ascii="Times New Roman" w:hAnsi="Times New Roman"/>
          <w:sz w:val="24"/>
          <w:szCs w:val="24"/>
        </w:rPr>
        <w:t xml:space="preserve"> </w:t>
      </w:r>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r w:rsidR="00B938DB">
        <w:rPr>
          <w:rFonts w:ascii="Times New Roman" w:hAnsi="Times New Roman"/>
          <w:sz w:val="24"/>
          <w:szCs w:val="24"/>
        </w:rPr>
        <w:t xml:space="preserve">after </w:t>
      </w:r>
      <w:r w:rsidR="00D656A1">
        <w:rPr>
          <w:rFonts w:ascii="Times New Roman" w:hAnsi="Times New Roman"/>
          <w:sz w:val="24"/>
          <w:szCs w:val="24"/>
        </w:rPr>
        <w:t>the late</w:t>
      </w:r>
      <w:r w:rsidR="00B938DB">
        <w:rPr>
          <w:rFonts w:ascii="Times New Roman" w:hAnsi="Times New Roman"/>
          <w:sz w:val="24"/>
          <w:szCs w:val="24"/>
        </w:rPr>
        <w:t xml:space="preserve">-1990s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w:t>
      </w:r>
      <w:del w:id="2" w:author="Majid" w:date="2017-01-05T13:16:00Z">
        <w:r w:rsidDel="000B0CBD">
          <w:rPr>
            <w:rFonts w:ascii="Times New Roman" w:hAnsi="Times New Roman"/>
            <w:sz w:val="24"/>
            <w:szCs w:val="24"/>
          </w:rPr>
          <w:delText xml:space="preserve">young </w:delText>
        </w:r>
      </w:del>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p>
    <w:p w14:paraId="7DB41B73" w14:textId="77777777" w:rsidR="00DB35AA" w:rsidRPr="004278AA" w:rsidRDefault="00DB35AA" w:rsidP="000A2B50">
      <w:pPr>
        <w:spacing w:after="0" w:line="480" w:lineRule="auto"/>
        <w:rPr>
          <w:rFonts w:ascii="Times New Roman" w:hAnsi="Times New Roman"/>
          <w:sz w:val="24"/>
          <w:szCs w:val="24"/>
        </w:rPr>
      </w:pPr>
    </w:p>
    <w:p w14:paraId="5DA87DC6" w14:textId="66885F7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r w:rsidR="00B938DB">
        <w:rPr>
          <w:rFonts w:ascii="Times New Roman" w:hAnsi="Times New Roman"/>
          <w:sz w:val="24"/>
          <w:szCs w:val="24"/>
        </w:rPr>
        <w:t xml:space="preserve">were </w:t>
      </w:r>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children </w:t>
      </w:r>
      <w:r w:rsidR="00B938DB">
        <w:rPr>
          <w:rFonts w:ascii="Times New Roman" w:hAnsi="Times New Roman"/>
          <w:sz w:val="24"/>
          <w:szCs w:val="24"/>
        </w:rPr>
        <w:t xml:space="preserve">younger than </w:t>
      </w:r>
      <w:r w:rsidR="00C537A1">
        <w:rPr>
          <w:rFonts w:ascii="Times New Roman" w:hAnsi="Times New Roman"/>
          <w:sz w:val="24"/>
          <w:szCs w:val="24"/>
        </w:rPr>
        <w:t>five</w:t>
      </w:r>
      <w:r w:rsidR="00B938DB">
        <w:rPr>
          <w:rFonts w:ascii="Times New Roman" w:hAnsi="Times New Roman"/>
          <w:sz w:val="24"/>
          <w:szCs w:val="24"/>
        </w:rPr>
        <w:t xml:space="preserve"> years of age, </w:t>
      </w:r>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r w:rsidR="00B938DB">
        <w:rPr>
          <w:rFonts w:ascii="Times New Roman" w:hAnsi="Times New Roman"/>
          <w:sz w:val="24"/>
          <w:szCs w:val="24"/>
        </w:rPr>
        <w:t xml:space="preserve">and minimum </w:t>
      </w:r>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r w:rsidR="00B938DB">
        <w:rPr>
          <w:rFonts w:ascii="Times New Roman" w:hAnsi="Times New Roman"/>
          <w:sz w:val="24"/>
          <w:szCs w:val="24"/>
        </w:rPr>
        <w:t xml:space="preserve"> and</w:t>
      </w:r>
      <w:r w:rsidRPr="004278AA">
        <w:rPr>
          <w:rFonts w:ascii="Times New Roman" w:hAnsi="Times New Roman"/>
          <w:sz w:val="24"/>
          <w:szCs w:val="24"/>
        </w:rPr>
        <w:t xml:space="preserve"> December/January</w:t>
      </w:r>
      <w:r w:rsidR="00B938DB">
        <w:rPr>
          <w:rFonts w:ascii="Times New Roman" w:hAnsi="Times New Roman"/>
          <w:sz w:val="24"/>
          <w:szCs w:val="24"/>
        </w:rPr>
        <w:t>, respectively</w:t>
      </w:r>
      <w:r w:rsidRPr="004278AA">
        <w:rPr>
          <w:rFonts w:ascii="Times New Roman" w:hAnsi="Times New Roman"/>
          <w:sz w:val="24"/>
          <w:szCs w:val="24"/>
        </w:rPr>
        <w:t xml:space="preserve">. </w:t>
      </w:r>
    </w:p>
    <w:p w14:paraId="018DF674" w14:textId="77777777" w:rsidR="00DB35AA" w:rsidRPr="004278AA" w:rsidRDefault="00DB35AA" w:rsidP="000A2B50">
      <w:pPr>
        <w:spacing w:after="0" w:line="480" w:lineRule="auto"/>
        <w:rPr>
          <w:rFonts w:ascii="Times New Roman" w:hAnsi="Times New Roman"/>
          <w:sz w:val="24"/>
          <w:szCs w:val="24"/>
        </w:rPr>
      </w:pPr>
    </w:p>
    <w:p w14:paraId="1B149B63" w14:textId="6F8811A0" w:rsidR="0078333E" w:rsidRDefault="0007260F" w:rsidP="000A2B50">
      <w:pPr>
        <w:spacing w:after="0" w:line="480" w:lineRule="auto"/>
        <w:rPr>
          <w:rFonts w:ascii="Times New Roman" w:hAnsi="Times New Roman"/>
          <w:sz w:val="24"/>
          <w:szCs w:val="24"/>
        </w:rPr>
      </w:pPr>
      <w:r>
        <w:rPr>
          <w:rFonts w:ascii="Times New Roman" w:hAnsi="Times New Roman"/>
          <w:sz w:val="24"/>
          <w:szCs w:val="24"/>
        </w:rPr>
        <w:t xml:space="preserve">Percent excess mortality in peak month, relative to the minimum, </w:t>
      </w:r>
      <w:del w:id="3" w:author="Majid" w:date="2017-01-05T13:11:00Z">
        <w:r w:rsidDel="000B0CBD">
          <w:rPr>
            <w:rFonts w:ascii="Times New Roman" w:hAnsi="Times New Roman"/>
            <w:sz w:val="24"/>
            <w:szCs w:val="24"/>
          </w:rPr>
          <w:delText>has changed (</w:delText>
        </w:r>
      </w:del>
      <w:r>
        <w:rPr>
          <w:rFonts w:ascii="Times New Roman" w:hAnsi="Times New Roman"/>
          <w:sz w:val="24"/>
          <w:szCs w:val="24"/>
        </w:rPr>
        <w:t>declined</w:t>
      </w:r>
      <w:del w:id="4" w:author="Majid" w:date="2017-01-05T13:11:00Z">
        <w:r w:rsidDel="000B0CBD">
          <w:rPr>
            <w:rFonts w:ascii="Times New Roman" w:hAnsi="Times New Roman"/>
            <w:sz w:val="24"/>
            <w:szCs w:val="24"/>
          </w:rPr>
          <w:delText>)</w:delText>
        </w:r>
      </w:del>
      <w:r>
        <w:rPr>
          <w:rFonts w:ascii="Times New Roman" w:hAnsi="Times New Roman"/>
          <w:sz w:val="24"/>
          <w:szCs w:val="24"/>
        </w:rPr>
        <w:t xml:space="preserve">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w:t>
      </w:r>
      <w:ins w:id="5" w:author="Majid" w:date="2017-01-05T13:11:00Z">
        <w:r w:rsidR="000B0CBD">
          <w:rPr>
            <w:rFonts w:ascii="Times New Roman" w:hAnsi="Times New Roman"/>
            <w:sz w:val="24"/>
            <w:szCs w:val="24"/>
          </w:rPr>
          <w:t xml:space="preserve"> from 1982 to 2013</w:t>
        </w:r>
      </w:ins>
      <w:r>
        <w:rPr>
          <w:rFonts w:ascii="Times New Roman" w:hAnsi="Times New Roman"/>
          <w:sz w:val="24"/>
          <w:szCs w:val="24"/>
        </w:rPr>
        <w:t xml:space="preserve"> (Figure 3)</w:t>
      </w:r>
      <w:r w:rsidR="007F22D2">
        <w:rPr>
          <w:rFonts w:ascii="Times New Roman" w:hAnsi="Times New Roman"/>
          <w:sz w:val="24"/>
          <w:szCs w:val="24"/>
        </w:rPr>
        <w:t>.</w:t>
      </w:r>
      <w:r>
        <w:rPr>
          <w:rFonts w:ascii="Times New Roman" w:hAnsi="Times New Roman"/>
          <w:sz w:val="24"/>
          <w:szCs w:val="24"/>
        </w:rPr>
        <w:t xml:space="preserve">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commentRangeStart w:id="6"/>
      <w:del w:id="7" w:author="Majid" w:date="2017-01-05T13:09:00Z">
        <w:r w:rsidR="004A7A00" w:rsidDel="000B0CBD">
          <w:rPr>
            <w:rFonts w:ascii="Times New Roman" w:hAnsi="Times New Roman"/>
            <w:sz w:val="24"/>
            <w:szCs w:val="24"/>
          </w:rPr>
          <w:delText>-</w:delText>
        </w:r>
      </w:del>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del w:id="8" w:author="Parks, Robbie M" w:date="2017-01-05T15:11:00Z">
        <w:r w:rsidDel="00522D02">
          <w:rPr>
            <w:rFonts w:ascii="Times New Roman" w:hAnsi="Times New Roman"/>
            <w:sz w:val="24"/>
            <w:szCs w:val="24"/>
          </w:rPr>
          <w:delText xml:space="preserve"> </w:delText>
        </w:r>
      </w:del>
      <w:r>
        <w:rPr>
          <w:rFonts w:ascii="Times New Roman" w:hAnsi="Times New Roman"/>
          <w:sz w:val="24"/>
          <w:szCs w:val="24"/>
        </w:rPr>
        <w:t xml:space="preserve">(95% CI </w:t>
      </w:r>
      <w:del w:id="9" w:author="Majid" w:date="2017-01-05T13:10:00Z">
        <w:r w:rsidR="004A7A00" w:rsidDel="000B0CBD">
          <w:rPr>
            <w:rFonts w:ascii="Times New Roman" w:hAnsi="Times New Roman"/>
            <w:sz w:val="24"/>
            <w:szCs w:val="24"/>
          </w:rPr>
          <w:delText>-37.3</w:delText>
        </w:r>
        <w:r w:rsidR="00EF4E53" w:rsidDel="000B0CBD">
          <w:rPr>
            <w:rFonts w:ascii="Times New Roman" w:hAnsi="Times New Roman"/>
            <w:sz w:val="24"/>
            <w:szCs w:val="24"/>
          </w:rPr>
          <w:delText xml:space="preserve"> </w:delText>
        </w:r>
        <w:r w:rsidR="00F62FD7" w:rsidDel="000B0CBD">
          <w:rPr>
            <w:rFonts w:ascii="Times New Roman" w:hAnsi="Times New Roman"/>
            <w:sz w:val="24"/>
            <w:szCs w:val="24"/>
          </w:rPr>
          <w:delText>–</w:delText>
        </w:r>
        <w:r w:rsidR="00EF4E53" w:rsidDel="000B0CBD">
          <w:rPr>
            <w:rFonts w:ascii="Times New Roman" w:hAnsi="Times New Roman"/>
            <w:sz w:val="24"/>
            <w:szCs w:val="24"/>
          </w:rPr>
          <w:delText xml:space="preserve"> </w:delText>
        </w:r>
        <w:r w:rsidR="004A7A00" w:rsidDel="000B0CBD">
          <w:rPr>
            <w:rFonts w:ascii="Times New Roman" w:hAnsi="Times New Roman"/>
            <w:sz w:val="24"/>
            <w:szCs w:val="24"/>
          </w:rPr>
          <w:delText>-</w:delText>
        </w:r>
      </w:del>
      <w:r w:rsidR="004A7A00">
        <w:rPr>
          <w:rFonts w:ascii="Times New Roman" w:hAnsi="Times New Roman"/>
          <w:sz w:val="24"/>
          <w:szCs w:val="24"/>
        </w:rPr>
        <w:t>16.0</w:t>
      </w:r>
      <w:ins w:id="10" w:author="Majid" w:date="2017-01-05T13:10:00Z">
        <w:r w:rsidR="000B0CBD">
          <w:rPr>
            <w:rFonts w:ascii="Times New Roman" w:hAnsi="Times New Roman"/>
            <w:sz w:val="24"/>
            <w:szCs w:val="24"/>
          </w:rPr>
          <w:t>-37.3</w:t>
        </w:r>
      </w:ins>
      <w:r>
        <w:rPr>
          <w:rFonts w:ascii="Times New Roman" w:hAnsi="Times New Roman"/>
          <w:sz w:val="24"/>
          <w:szCs w:val="24"/>
        </w:rPr>
        <w:t>)</w:t>
      </w:r>
      <w:r w:rsidR="000E7D0A">
        <w:rPr>
          <w:rFonts w:ascii="Times New Roman" w:hAnsi="Times New Roman"/>
          <w:sz w:val="24"/>
          <w:szCs w:val="24"/>
        </w:rPr>
        <w:t xml:space="preserve"> </w:t>
      </w:r>
      <w:r>
        <w:rPr>
          <w:rFonts w:ascii="Times New Roman" w:hAnsi="Times New Roman"/>
          <w:sz w:val="24"/>
          <w:szCs w:val="24"/>
        </w:rPr>
        <w:t xml:space="preserve">in boys </w:t>
      </w:r>
      <w:commentRangeEnd w:id="6"/>
      <w:r w:rsidR="000B0CBD">
        <w:rPr>
          <w:rStyle w:val="CommentReference"/>
          <w:rFonts w:asciiTheme="minorHAnsi" w:eastAsiaTheme="minorHAnsi" w:hAnsiTheme="minorHAnsi" w:cstheme="minorBidi"/>
        </w:rPr>
        <w:commentReference w:id="6"/>
      </w:r>
      <w:r>
        <w:rPr>
          <w:rFonts w:ascii="Times New Roman" w:hAnsi="Times New Roman"/>
          <w:sz w:val="24"/>
          <w:szCs w:val="24"/>
        </w:rPr>
        <w:t xml:space="preserve">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del w:id="11" w:author="Parks, Robbie M" w:date="2017-01-05T15:11:00Z">
        <w:r w:rsidR="00033A37" w:rsidDel="00522D02">
          <w:rPr>
            <w:rFonts w:ascii="Times New Roman" w:hAnsi="Times New Roman"/>
            <w:sz w:val="24"/>
            <w:szCs w:val="24"/>
          </w:rPr>
          <w:delText>-</w:delText>
        </w:r>
      </w:del>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percentage points (</w:t>
      </w:r>
      <w:del w:id="12" w:author="Majid" w:date="2017-01-05T13:25:00Z">
        <w:r w:rsidDel="00671506">
          <w:rPr>
            <w:rFonts w:ascii="Times New Roman" w:hAnsi="Times New Roman"/>
            <w:sz w:val="24"/>
            <w:szCs w:val="24"/>
          </w:rPr>
          <w:delText xml:space="preserve">95% CI </w:delText>
        </w:r>
        <w:r w:rsidR="00480715" w:rsidDel="00671506">
          <w:rPr>
            <w:rFonts w:ascii="Times New Roman" w:hAnsi="Times New Roman"/>
            <w:sz w:val="24"/>
            <w:szCs w:val="24"/>
          </w:rPr>
          <w:delText>-34.0</w:delText>
        </w:r>
        <w:r w:rsidR="00206E67" w:rsidDel="00671506">
          <w:rPr>
            <w:rFonts w:ascii="Times New Roman" w:hAnsi="Times New Roman"/>
            <w:sz w:val="24"/>
            <w:szCs w:val="24"/>
          </w:rPr>
          <w:delText xml:space="preserve"> – </w:delText>
        </w:r>
        <w:r w:rsidR="00791713" w:rsidDel="00671506">
          <w:rPr>
            <w:rFonts w:ascii="Times New Roman" w:hAnsi="Times New Roman"/>
            <w:sz w:val="24"/>
            <w:szCs w:val="24"/>
          </w:rPr>
          <w:delText>-15.2</w:delText>
        </w:r>
      </w:del>
      <w:ins w:id="13" w:author="Majid" w:date="2017-01-05T13:25:00Z">
        <w:r w:rsidR="00671506">
          <w:rPr>
            <w:rFonts w:ascii="Times New Roman" w:hAnsi="Times New Roman"/>
            <w:sz w:val="24"/>
            <w:szCs w:val="24"/>
          </w:rPr>
          <w:t>15.2-34.0</w:t>
        </w:r>
      </w:ins>
      <w:r w:rsidR="00033A37">
        <w:rPr>
          <w:rFonts w:ascii="Times New Roman" w:hAnsi="Times New Roman"/>
          <w:sz w:val="24"/>
          <w:szCs w:val="24"/>
        </w:rPr>
        <w:t xml:space="preserve">) </w:t>
      </w:r>
      <w:r w:rsidR="00CF2214">
        <w:rPr>
          <w:rFonts w:ascii="Times New Roman" w:hAnsi="Times New Roman"/>
          <w:sz w:val="24"/>
          <w:szCs w:val="24"/>
        </w:rPr>
        <w:t>in 15-24-year males.</w:t>
      </w:r>
      <w:r w:rsidR="00183441">
        <w:rPr>
          <w:rFonts w:ascii="Times New Roman" w:hAnsi="Times New Roman"/>
          <w:sz w:val="24"/>
          <w:szCs w:val="24"/>
        </w:rPr>
        <w:t xml:space="preserve"> </w:t>
      </w:r>
      <w:ins w:id="14" w:author="Majid" w:date="2017-01-05T13:24:00Z">
        <w:r w:rsidR="00671506">
          <w:rPr>
            <w:rFonts w:ascii="Times New Roman" w:hAnsi="Times New Roman"/>
            <w:sz w:val="24"/>
            <w:szCs w:val="24"/>
          </w:rPr>
          <w:t xml:space="preserve">Under five years of age, </w:t>
        </w:r>
        <w:r w:rsidR="00671506">
          <w:rPr>
            <w:rFonts w:ascii="Times New Roman" w:hAnsi="Times New Roman"/>
            <w:sz w:val="24"/>
            <w:szCs w:val="24"/>
          </w:rPr>
          <w:lastRenderedPageBreak/>
          <w:t xml:space="preserve">percent excess </w:t>
        </w:r>
      </w:ins>
      <w:ins w:id="15" w:author="Majid" w:date="2017-01-05T13:25:00Z">
        <w:r w:rsidR="00671506">
          <w:rPr>
            <w:rFonts w:ascii="Times New Roman" w:hAnsi="Times New Roman"/>
            <w:sz w:val="24"/>
            <w:szCs w:val="24"/>
          </w:rPr>
          <w:t>mortality</w:t>
        </w:r>
      </w:ins>
      <w:ins w:id="16" w:author="Majid" w:date="2017-01-05T13:24:00Z">
        <w:r w:rsidR="00671506">
          <w:rPr>
            <w:rFonts w:ascii="Times New Roman" w:hAnsi="Times New Roman"/>
            <w:sz w:val="24"/>
            <w:szCs w:val="24"/>
          </w:rPr>
          <w:t xml:space="preserve"> </w:t>
        </w:r>
      </w:ins>
      <w:ins w:id="17" w:author="Majid" w:date="2017-01-05T13:25:00Z">
        <w:r w:rsidR="00671506">
          <w:rPr>
            <w:rFonts w:ascii="Times New Roman" w:hAnsi="Times New Roman"/>
            <w:sz w:val="24"/>
            <w:szCs w:val="24"/>
          </w:rPr>
          <w:t xml:space="preserve">declined by a statistically-significant </w:t>
        </w:r>
      </w:ins>
      <w:del w:id="18" w:author="Majid" w:date="2017-01-05T13:25:00Z">
        <w:r w:rsidR="00183441" w:rsidDel="00671506">
          <w:rPr>
            <w:rFonts w:ascii="Times New Roman" w:hAnsi="Times New Roman"/>
            <w:sz w:val="24"/>
            <w:szCs w:val="24"/>
          </w:rPr>
          <w:delText xml:space="preserve">The decline for </w:delText>
        </w:r>
        <w:r w:rsidR="004720DB" w:rsidDel="00671506">
          <w:rPr>
            <w:rFonts w:ascii="Times New Roman" w:hAnsi="Times New Roman"/>
            <w:sz w:val="24"/>
            <w:szCs w:val="24"/>
          </w:rPr>
          <w:delText>boys</w:delText>
        </w:r>
        <w:r w:rsidR="000638A9" w:rsidDel="00671506">
          <w:rPr>
            <w:rFonts w:ascii="Times New Roman" w:hAnsi="Times New Roman"/>
            <w:sz w:val="24"/>
            <w:szCs w:val="24"/>
          </w:rPr>
          <w:delText xml:space="preserve"> under five years old </w:delText>
        </w:r>
        <w:r w:rsidR="00BE069F" w:rsidDel="00671506">
          <w:rPr>
            <w:rFonts w:ascii="Times New Roman" w:hAnsi="Times New Roman"/>
            <w:sz w:val="24"/>
            <w:szCs w:val="24"/>
          </w:rPr>
          <w:delText xml:space="preserve">of </w:delText>
        </w:r>
      </w:del>
      <w:r w:rsidR="00BE069F">
        <w:rPr>
          <w:rFonts w:ascii="Times New Roman" w:hAnsi="Times New Roman"/>
          <w:sz w:val="24"/>
          <w:szCs w:val="24"/>
        </w:rPr>
        <w:t>-13.2 percentage points (</w:t>
      </w:r>
      <w:del w:id="19" w:author="Majid" w:date="2017-01-05T13:26:00Z">
        <w:r w:rsidR="00BE069F" w:rsidDel="00671506">
          <w:rPr>
            <w:rFonts w:ascii="Times New Roman" w:hAnsi="Times New Roman"/>
            <w:sz w:val="24"/>
            <w:szCs w:val="24"/>
          </w:rPr>
          <w:delText xml:space="preserve">95% CI </w:delText>
        </w:r>
      </w:del>
      <w:ins w:id="20" w:author="Majid" w:date="2017-01-05T13:25:00Z">
        <w:r w:rsidR="00671506">
          <w:rPr>
            <w:rFonts w:ascii="Times New Roman" w:hAnsi="Times New Roman"/>
            <w:sz w:val="24"/>
            <w:szCs w:val="24"/>
          </w:rPr>
          <w:t>8.1</w:t>
        </w:r>
      </w:ins>
      <w:r w:rsidR="00BE069F">
        <w:rPr>
          <w:rFonts w:ascii="Times New Roman" w:hAnsi="Times New Roman"/>
          <w:sz w:val="24"/>
          <w:szCs w:val="24"/>
        </w:rPr>
        <w:t>-18.2</w:t>
      </w:r>
      <w:del w:id="21" w:author="Majid" w:date="2017-01-05T13:25:00Z">
        <w:r w:rsidR="00BE069F" w:rsidDel="00671506">
          <w:rPr>
            <w:rFonts w:ascii="Times New Roman" w:hAnsi="Times New Roman"/>
            <w:sz w:val="24"/>
            <w:szCs w:val="24"/>
          </w:rPr>
          <w:delText xml:space="preserve"> – -8.1</w:delText>
        </w:r>
      </w:del>
      <w:commentRangeStart w:id="22"/>
      <w:r w:rsidR="00BE069F">
        <w:rPr>
          <w:rFonts w:ascii="Times New Roman" w:hAnsi="Times New Roman"/>
          <w:sz w:val="24"/>
          <w:szCs w:val="24"/>
        </w:rPr>
        <w:t>)</w:t>
      </w:r>
      <w:ins w:id="23" w:author="Majid" w:date="2017-01-05T13:26:00Z">
        <w:r w:rsidR="00671506">
          <w:rPr>
            <w:rFonts w:ascii="Times New Roman" w:hAnsi="Times New Roman"/>
            <w:sz w:val="24"/>
            <w:szCs w:val="24"/>
          </w:rPr>
          <w:t xml:space="preserve"> for boys but only XX (XX-YY) for girls</w:t>
        </w:r>
      </w:ins>
      <w:del w:id="24" w:author="Majid" w:date="2017-01-05T13:24:00Z">
        <w:r w:rsidR="00BB6399" w:rsidDel="00671506">
          <w:rPr>
            <w:rFonts w:ascii="Times New Roman" w:hAnsi="Times New Roman"/>
            <w:sz w:val="24"/>
            <w:szCs w:val="24"/>
          </w:rPr>
          <w:delText xml:space="preserve"> and for men aged 45-54 of -4.0 percentage points (95% CI -0.70 – -7.4)</w:delText>
        </w:r>
        <w:r w:rsidR="009015E8" w:rsidDel="00671506">
          <w:rPr>
            <w:rFonts w:ascii="Times New Roman" w:hAnsi="Times New Roman"/>
            <w:sz w:val="24"/>
            <w:szCs w:val="24"/>
          </w:rPr>
          <w:delText xml:space="preserve"> were also statistically significant</w:delText>
        </w:r>
      </w:del>
      <w:commentRangeEnd w:id="22"/>
      <w:r w:rsidR="00671506">
        <w:rPr>
          <w:rStyle w:val="CommentReference"/>
          <w:rFonts w:asciiTheme="minorHAnsi" w:eastAsiaTheme="minorHAnsi" w:hAnsiTheme="minorHAnsi" w:cstheme="minorBidi"/>
        </w:rPr>
        <w:commentReference w:id="22"/>
      </w:r>
      <w:r w:rsidR="006501F5">
        <w:rPr>
          <w:rFonts w:ascii="Times New Roman" w:hAnsi="Times New Roman"/>
          <w:sz w:val="24"/>
          <w:szCs w:val="24"/>
        </w:rPr>
        <w:t>.</w:t>
      </w:r>
    </w:p>
    <w:p w14:paraId="3E34745E" w14:textId="77777777" w:rsidR="00DB35AA" w:rsidRDefault="00DB35AA" w:rsidP="000A2B50">
      <w:pPr>
        <w:spacing w:after="0" w:line="480" w:lineRule="auto"/>
        <w:rPr>
          <w:rFonts w:ascii="Times New Roman" w:hAnsi="Times New Roman"/>
          <w:sz w:val="24"/>
          <w:szCs w:val="24"/>
        </w:rPr>
      </w:pPr>
    </w:p>
    <w:p w14:paraId="16F0BD7B" w14:textId="6D7CFAA9" w:rsidR="0007260F" w:rsidRPr="004278AA" w:rsidRDefault="009C289C" w:rsidP="000A2B50">
      <w:pPr>
        <w:spacing w:after="0" w:line="480" w:lineRule="auto"/>
        <w:rPr>
          <w:rFonts w:ascii="Times New Roman" w:hAnsi="Times New Roman"/>
          <w:sz w:val="24"/>
          <w:szCs w:val="24"/>
        </w:rPr>
      </w:pPr>
      <w:r>
        <w:rPr>
          <w:rFonts w:ascii="Times New Roman" w:hAnsi="Times New Roman"/>
          <w:sz w:val="24"/>
          <w:szCs w:val="24"/>
        </w:rPr>
        <w:t>The</w:t>
      </w:r>
      <w:r w:rsidR="0007260F">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r w:rsidR="00BC54F3">
        <w:rPr>
          <w:rFonts w:ascii="Times New Roman" w:hAnsi="Times New Roman"/>
          <w:sz w:val="24"/>
          <w:szCs w:val="24"/>
        </w:rPr>
        <w:t>(Figure 4)</w:t>
      </w:r>
      <w:r>
        <w:rPr>
          <w:rFonts w:ascii="Times New Roman" w:hAnsi="Times New Roman"/>
          <w:sz w:val="24"/>
          <w:szCs w:val="24"/>
        </w:rPr>
        <w:t xml:space="preserve"> shows that</w:t>
      </w:r>
      <w:r w:rsidR="0007260F">
        <w:rPr>
          <w:rFonts w:ascii="Times New Roman" w:hAnsi="Times New Roman"/>
          <w:sz w:val="24"/>
          <w:szCs w:val="24"/>
        </w:rPr>
        <w:t xml:space="preserve"> </w:t>
      </w:r>
      <w:r>
        <w:rPr>
          <w:rFonts w:ascii="Times New Roman" w:hAnsi="Times New Roman"/>
          <w:sz w:val="24"/>
          <w:szCs w:val="24"/>
        </w:rPr>
        <w:t>mortality peaks and minima in different climate regions</w:t>
      </w:r>
      <w:r w:rsidR="0007260F" w:rsidRPr="004278AA">
        <w:rPr>
          <w:rFonts w:ascii="Times New Roman" w:hAnsi="Times New Roman"/>
          <w:sz w:val="24"/>
          <w:szCs w:val="24"/>
        </w:rPr>
        <w:t xml:space="preserve"> are consistent with the national </w:t>
      </w:r>
      <w:r>
        <w:rPr>
          <w:rFonts w:ascii="Times New Roman" w:hAnsi="Times New Roman"/>
          <w:sz w:val="24"/>
          <w:szCs w:val="24"/>
        </w:rPr>
        <w:t>ones</w:t>
      </w:r>
      <w:r w:rsidR="0007260F" w:rsidRPr="004278AA">
        <w:rPr>
          <w:rFonts w:ascii="Times New Roman" w:hAnsi="Times New Roman"/>
          <w:sz w:val="24"/>
          <w:szCs w:val="24"/>
        </w:rPr>
        <w:t xml:space="preserve">, indicating the </w:t>
      </w:r>
      <w:r>
        <w:rPr>
          <w:rFonts w:ascii="Times New Roman" w:hAnsi="Times New Roman"/>
          <w:sz w:val="24"/>
          <w:szCs w:val="24"/>
        </w:rPr>
        <w:t>seasonality</w:t>
      </w:r>
      <w:r w:rsidR="0007260F"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472EC1">
        <w:rPr>
          <w:rFonts w:ascii="Times New Roman" w:hAnsi="Times New Roman"/>
          <w:sz w:val="24"/>
          <w:szCs w:val="24"/>
        </w:rPr>
        <w:t>F</w:t>
      </w:r>
      <w:r w:rsidR="00113C44">
        <w:rPr>
          <w:rFonts w:ascii="Times New Roman" w:hAnsi="Times New Roman"/>
          <w:sz w:val="24"/>
          <w:szCs w:val="24"/>
        </w:rPr>
        <w:t xml:space="preserve">or </w:t>
      </w:r>
      <w:r w:rsidR="00E34290">
        <w:rPr>
          <w:rFonts w:ascii="Times New Roman" w:hAnsi="Times New Roman"/>
          <w:sz w:val="24"/>
          <w:szCs w:val="24"/>
        </w:rPr>
        <w:t xml:space="preserve">example, </w:t>
      </w:r>
      <w:r w:rsidR="00472EC1">
        <w:rPr>
          <w:rFonts w:ascii="Times New Roman" w:hAnsi="Times New Roman"/>
          <w:sz w:val="24"/>
          <w:szCs w:val="24"/>
        </w:rPr>
        <w:t>in men and women aged</w:t>
      </w:r>
      <w:r w:rsidR="00E34290">
        <w:rPr>
          <w:rFonts w:ascii="Times New Roman" w:hAnsi="Times New Roman"/>
          <w:sz w:val="24"/>
          <w:szCs w:val="24"/>
        </w:rPr>
        <w:t xml:space="preserve"> 65-74 </w:t>
      </w:r>
      <w:r w:rsidR="00472EC1">
        <w:rPr>
          <w:rFonts w:ascii="Times New Roman" w:hAnsi="Times New Roman"/>
          <w:sz w:val="24"/>
          <w:szCs w:val="24"/>
        </w:rPr>
        <w:t>years</w:t>
      </w:r>
      <w:r w:rsidR="00E34290">
        <w:rPr>
          <w:rFonts w:ascii="Times New Roman" w:hAnsi="Times New Roman"/>
          <w:sz w:val="24"/>
          <w:szCs w:val="24"/>
        </w:rPr>
        <w:t xml:space="preserve">, </w:t>
      </w:r>
      <w:r w:rsidR="00472EC1">
        <w:rPr>
          <w:rFonts w:ascii="Times New Roman" w:hAnsi="Times New Roman"/>
          <w:sz w:val="24"/>
          <w:szCs w:val="24"/>
        </w:rPr>
        <w:t xml:space="preserve">mortality peaked in February in the </w:t>
      </w:r>
      <w:r w:rsidR="00E34290">
        <w:rPr>
          <w:rFonts w:ascii="Times New Roman" w:hAnsi="Times New Roman"/>
          <w:sz w:val="24"/>
          <w:szCs w:val="24"/>
        </w:rPr>
        <w:t>Northwest and South</w:t>
      </w:r>
      <w:r w:rsidR="00393B92">
        <w:rPr>
          <w:rFonts w:ascii="Times New Roman" w:hAnsi="Times New Roman"/>
          <w:sz w:val="24"/>
          <w:szCs w:val="24"/>
        </w:rPr>
        <w:t>,</w:t>
      </w:r>
      <w:r w:rsidR="00490CB6">
        <w:rPr>
          <w:rFonts w:ascii="Times New Roman" w:hAnsi="Times New Roman"/>
          <w:sz w:val="24"/>
          <w:szCs w:val="24"/>
        </w:rPr>
        <w:t xml:space="preserve"> </w:t>
      </w:r>
      <w:r w:rsidR="00472EC1">
        <w:rPr>
          <w:rFonts w:ascii="Times New Roman" w:hAnsi="Times New Roman"/>
          <w:sz w:val="24"/>
          <w:szCs w:val="24"/>
        </w:rPr>
        <w:t xml:space="preserve">even though </w:t>
      </w:r>
      <w:r w:rsidR="00490CB6">
        <w:rPr>
          <w:rFonts w:ascii="Times New Roman" w:hAnsi="Times New Roman"/>
          <w:sz w:val="24"/>
          <w:szCs w:val="24"/>
        </w:rPr>
        <w:t>the average temperatures for those regions were different by nearly 8 degrees Celsius (8.1 in the South compared with 0.2 in the Northwest).</w:t>
      </w: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5DC63C47"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t xml:space="preserve">The </w:t>
      </w:r>
      <w:r w:rsidR="00032C07">
        <w:rPr>
          <w:rFonts w:ascii="Times New Roman" w:hAnsi="Times New Roman"/>
          <w:sz w:val="24"/>
          <w:szCs w:val="24"/>
        </w:rPr>
        <w:t>key</w:t>
      </w:r>
      <w:r w:rsidR="00032C07" w:rsidRPr="00F95411">
        <w:rPr>
          <w:rFonts w:ascii="Times New Roman" w:hAnsi="Times New Roman"/>
          <w:sz w:val="24"/>
          <w:szCs w:val="24"/>
        </w:rPr>
        <w:t xml:space="preserve"> </w:t>
      </w:r>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geography. The comprehensive analysis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 xml:space="preserve">designed to identify the presence and characteristics of periodicity in time series data, including how it changes </w:t>
      </w:r>
      <w:ins w:id="25" w:author="Majid" w:date="2017-01-05T13:32:00Z">
        <w:r w:rsidR="00671506">
          <w:rPr>
            <w:rFonts w:ascii="Times New Roman" w:hAnsi="Times New Roman"/>
            <w:sz w:val="24"/>
            <w:szCs w:val="24"/>
          </w:rPr>
          <w:t xml:space="preserve">or disappears </w:t>
        </w:r>
      </w:ins>
      <w:r>
        <w:rPr>
          <w:rFonts w:ascii="Times New Roman" w:hAnsi="Times New Roman"/>
          <w:sz w:val="24"/>
          <w:szCs w:val="24"/>
        </w:rPr>
        <w:t>over time</w:t>
      </w:r>
      <w:r w:rsidRPr="00F95411">
        <w:rPr>
          <w:rFonts w:ascii="Times New Roman" w:hAnsi="Times New Roman"/>
          <w:sz w:val="24"/>
          <w:szCs w:val="24"/>
        </w:rPr>
        <w:t xml:space="preserve">. </w:t>
      </w:r>
      <w:del w:id="26" w:author="Parks, Robbie M" w:date="2017-01-03T13:24:00Z">
        <w:r w:rsidRPr="00F95411" w:rsidDel="00AD2EAA">
          <w:rPr>
            <w:rFonts w:ascii="Times New Roman" w:hAnsi="Times New Roman"/>
            <w:sz w:val="24"/>
            <w:szCs w:val="24"/>
          </w:rPr>
          <w:delText>This kind of insight</w:delText>
        </w:r>
      </w:del>
      <w:ins w:id="27" w:author="Parks, Robbie M" w:date="2017-01-03T13:24:00Z">
        <w:r w:rsidR="00AD2EAA">
          <w:rPr>
            <w:rFonts w:ascii="Times New Roman" w:hAnsi="Times New Roman"/>
            <w:sz w:val="24"/>
            <w:szCs w:val="24"/>
          </w:rPr>
          <w:t>Insights of this kind</w:t>
        </w:r>
      </w:ins>
      <w:ins w:id="28" w:author="Parks, Robbie M" w:date="2017-01-03T13:18:00Z">
        <w:del w:id="29" w:author="Majid" w:date="2017-01-05T13:32:00Z">
          <w:r w:rsidR="00D604B5" w:rsidDel="00671506">
            <w:rPr>
              <w:rFonts w:ascii="Times New Roman" w:hAnsi="Times New Roman"/>
              <w:sz w:val="24"/>
              <w:szCs w:val="24"/>
            </w:rPr>
            <w:delText xml:space="preserve">, </w:delText>
          </w:r>
        </w:del>
        <w:del w:id="30" w:author="Majid" w:date="2017-01-05T13:31:00Z">
          <w:r w:rsidR="00D604B5" w:rsidDel="00671506">
            <w:rPr>
              <w:rFonts w:ascii="Times New Roman" w:hAnsi="Times New Roman"/>
              <w:sz w:val="24"/>
              <w:szCs w:val="24"/>
            </w:rPr>
            <w:delText>for example</w:delText>
          </w:r>
        </w:del>
        <w:del w:id="31" w:author="Majid" w:date="2017-01-05T13:32:00Z">
          <w:r w:rsidR="00941297" w:rsidDel="00671506">
            <w:rPr>
              <w:rFonts w:ascii="Times New Roman" w:hAnsi="Times New Roman"/>
              <w:sz w:val="24"/>
              <w:szCs w:val="24"/>
            </w:rPr>
            <w:delText xml:space="preserve"> 12-month seasonality </w:delText>
          </w:r>
        </w:del>
        <w:del w:id="32" w:author="Majid" w:date="2017-01-05T13:31:00Z">
          <w:r w:rsidR="00941297" w:rsidDel="00671506">
            <w:rPr>
              <w:rFonts w:ascii="Times New Roman" w:hAnsi="Times New Roman"/>
              <w:sz w:val="24"/>
              <w:szCs w:val="24"/>
            </w:rPr>
            <w:delText xml:space="preserve">disappearing </w:delText>
          </w:r>
        </w:del>
        <w:del w:id="33" w:author="Majid" w:date="2017-01-05T13:32:00Z">
          <w:r w:rsidR="00941297" w:rsidDel="00671506">
            <w:rPr>
              <w:rFonts w:ascii="Times New Roman" w:hAnsi="Times New Roman"/>
              <w:sz w:val="24"/>
              <w:szCs w:val="24"/>
            </w:rPr>
            <w:delText>in women aged 15-24 years over time</w:delText>
          </w:r>
        </w:del>
      </w:ins>
      <w:ins w:id="34" w:author="Parks, Robbie M" w:date="2017-01-03T13:19:00Z">
        <w:del w:id="35" w:author="Majid" w:date="2017-01-05T13:32:00Z">
          <w:r w:rsidR="00941297" w:rsidDel="00671506">
            <w:rPr>
              <w:rFonts w:ascii="Times New Roman" w:hAnsi="Times New Roman"/>
              <w:sz w:val="24"/>
              <w:szCs w:val="24"/>
            </w:rPr>
            <w:delText xml:space="preserve"> (Figure 1B)</w:delText>
          </w:r>
        </w:del>
      </w:ins>
      <w:ins w:id="36" w:author="Parks, Robbie M" w:date="2017-01-03T13:18:00Z">
        <w:del w:id="37" w:author="Majid" w:date="2017-01-05T13:32:00Z">
          <w:r w:rsidR="00941297" w:rsidDel="00671506">
            <w:rPr>
              <w:rFonts w:ascii="Times New Roman" w:hAnsi="Times New Roman"/>
              <w:sz w:val="24"/>
              <w:szCs w:val="24"/>
            </w:rPr>
            <w:delText>,</w:delText>
          </w:r>
        </w:del>
      </w:ins>
      <w:r w:rsidRPr="00F95411">
        <w:rPr>
          <w:rFonts w:ascii="Times New Roman" w:hAnsi="Times New Roman"/>
          <w:sz w:val="24"/>
          <w:szCs w:val="24"/>
        </w:rPr>
        <w:t xml:space="preserve">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6A5826">
      <w:pPr>
        <w:spacing w:after="0" w:line="480" w:lineRule="auto"/>
        <w:outlineLvl w:val="0"/>
        <w:rPr>
          <w:rFonts w:ascii="Times New Roman" w:hAnsi="Times New Roman"/>
          <w:sz w:val="24"/>
          <w:szCs w:val="24"/>
        </w:rPr>
      </w:pPr>
    </w:p>
    <w:p w14:paraId="3A328DBC" w14:textId="72C4B7E4" w:rsidR="0007260F" w:rsidRDefault="0007260F" w:rsidP="006A5826">
      <w:pPr>
        <w:spacing w:after="0" w:line="480" w:lineRule="auto"/>
        <w:outlineLvl w:val="0"/>
        <w:rPr>
          <w:rFonts w:ascii="Times New Roman" w:hAnsi="Times New Roman"/>
          <w:sz w:val="24"/>
          <w:szCs w:val="24"/>
        </w:rPr>
      </w:pPr>
      <w:r w:rsidRPr="00E13578">
        <w:rPr>
          <w:rFonts w:ascii="Times New Roman" w:hAnsi="Times New Roman"/>
          <w:sz w:val="24"/>
          <w:szCs w:val="24"/>
        </w:rPr>
        <w:t xml:space="preserve">The </w:t>
      </w:r>
      <w:r w:rsidR="00D14671">
        <w:rPr>
          <w:rFonts w:ascii="Times New Roman" w:hAnsi="Times New Roman"/>
          <w:sz w:val="24"/>
          <w:szCs w:val="24"/>
        </w:rPr>
        <w:t>main</w:t>
      </w:r>
      <w:r w:rsidR="00D14671" w:rsidRPr="00E13578">
        <w:rPr>
          <w:rFonts w:ascii="Times New Roman" w:hAnsi="Times New Roman"/>
          <w:sz w:val="24"/>
          <w:szCs w:val="24"/>
        </w:rPr>
        <w:t xml:space="preserve"> </w:t>
      </w:r>
      <w:r w:rsidRPr="00E13578">
        <w:rPr>
          <w:rFonts w:ascii="Times New Roman" w:hAnsi="Times New Roman"/>
          <w:sz w:val="24"/>
          <w:szCs w:val="24"/>
        </w:rPr>
        <w:t xml:space="preserve">limitation </w:t>
      </w:r>
      <w:r w:rsidR="00D14671">
        <w:rPr>
          <w:rFonts w:ascii="Times New Roman" w:hAnsi="Times New Roman"/>
          <w:sz w:val="24"/>
          <w:szCs w:val="24"/>
        </w:rPr>
        <w:t>of</w:t>
      </w:r>
      <w:r w:rsidR="00D14671" w:rsidRPr="00E13578">
        <w:rPr>
          <w:rFonts w:ascii="Times New Roman" w:hAnsi="Times New Roman"/>
          <w:sz w:val="24"/>
          <w:szCs w:val="24"/>
        </w:rPr>
        <w:t xml:space="preserve"> </w:t>
      </w:r>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 xml:space="preserve">Different diseases and injuries may be differentially affected by environmental and behavioural factors associated with season and hence differ in their seasonal behaviour. For example, suicides </w:t>
      </w:r>
      <w:r>
        <w:rPr>
          <w:rFonts w:ascii="Times New Roman" w:hAnsi="Times New Roman"/>
          <w:sz w:val="24"/>
          <w:szCs w:val="24"/>
        </w:rPr>
        <w:lastRenderedPageBreak/>
        <w:t>have been found to peak in early spring,</w:t>
      </w:r>
      <w:r>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w:t>
      </w:r>
      <w:del w:id="38" w:author="Majid" w:date="2017-01-05T13:32:00Z">
        <w:r w:rsidDel="00B71A20">
          <w:rPr>
            <w:rFonts w:ascii="Times New Roman" w:hAnsi="Times New Roman"/>
            <w:sz w:val="24"/>
            <w:szCs w:val="24"/>
          </w:rPr>
          <w:delText xml:space="preserve">mortality from </w:delText>
        </w:r>
      </w:del>
      <w:r>
        <w:rPr>
          <w:rFonts w:ascii="Times New Roman" w:hAnsi="Times New Roman"/>
          <w:sz w:val="24"/>
          <w:szCs w:val="24"/>
        </w:rPr>
        <w:t>cardiovascular disease</w:t>
      </w:r>
      <w:ins w:id="39" w:author="Majid" w:date="2017-01-05T13:32:00Z">
        <w:r w:rsidR="00B71A20">
          <w:rPr>
            <w:rFonts w:ascii="Times New Roman" w:hAnsi="Times New Roman"/>
            <w:sz w:val="24"/>
            <w:szCs w:val="24"/>
          </w:rPr>
          <w:t xml:space="preserve"> mortality</w:t>
        </w:r>
      </w:ins>
      <w:del w:id="40" w:author="Majid" w:date="2017-01-05T13:32:00Z">
        <w:r w:rsidDel="00B71A20">
          <w:rPr>
            <w:rFonts w:ascii="Times New Roman" w:hAnsi="Times New Roman"/>
            <w:sz w:val="24"/>
            <w:szCs w:val="24"/>
          </w:rPr>
          <w:delText>s</w:delText>
        </w:r>
      </w:del>
      <w:r>
        <w:rPr>
          <w:rFonts w:ascii="Times New Roman" w:hAnsi="Times New Roman"/>
          <w:sz w:val="24"/>
          <w:szCs w:val="24"/>
        </w:rPr>
        <w:t xml:space="preserve"> may peak earlier in the winter than that from respiratory conditions.</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r w:rsidR="00DC5874">
        <w:rPr>
          <w:rFonts w:ascii="Times New Roman" w:hAnsi="Times New Roman"/>
          <w:sz w:val="24"/>
          <w:szCs w:val="24"/>
        </w:rPr>
        <w:t xml:space="preserve">contrast </w:t>
      </w:r>
      <w:r>
        <w:rPr>
          <w:rFonts w:ascii="Times New Roman" w:hAnsi="Times New Roman"/>
          <w:sz w:val="24"/>
          <w:szCs w:val="24"/>
        </w:rPr>
        <w:t>deaths from cancer show little or no seasonality.</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r w:rsidR="00DC5874">
        <w:rPr>
          <w:rFonts w:ascii="Times New Roman" w:hAnsi="Times New Roman"/>
          <w:sz w:val="24"/>
          <w:szCs w:val="24"/>
        </w:rPr>
        <w:t>A</w:t>
      </w:r>
      <w:r>
        <w:rPr>
          <w:rFonts w:ascii="Times New Roman" w:hAnsi="Times New Roman"/>
          <w:sz w:val="24"/>
          <w:szCs w:val="24"/>
        </w:rPr>
        <w:t>ll-cause mortality measures total mortality burden, and is not affected by errors and variations over time and space in assignment of cause of death</w:t>
      </w:r>
      <w:r w:rsidR="00DC5874">
        <w:rPr>
          <w:rFonts w:ascii="Times New Roman" w:hAnsi="Times New Roman"/>
          <w:sz w:val="24"/>
          <w:szCs w:val="24"/>
        </w:rPr>
        <w:t xml:space="preserve">. Nonetheless </w:t>
      </w:r>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6A5826">
      <w:pPr>
        <w:spacing w:after="0" w:line="480" w:lineRule="auto"/>
        <w:outlineLvl w:val="0"/>
        <w:rPr>
          <w:rFonts w:ascii="Times New Roman" w:hAnsi="Times New Roman"/>
          <w:sz w:val="24"/>
          <w:szCs w:val="24"/>
        </w:rPr>
      </w:pPr>
    </w:p>
    <w:p w14:paraId="6D7A3BC1" w14:textId="40D83794" w:rsidR="00510715" w:rsidRDefault="0007260F" w:rsidP="006A5826">
      <w:pPr>
        <w:spacing w:after="0" w:line="480" w:lineRule="auto"/>
        <w:outlineLvl w:val="0"/>
        <w:rPr>
          <w:ins w:id="41" w:author="Parks, Robbie M" w:date="2017-01-03T13:35:00Z"/>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w:t>
      </w:r>
      <w:r w:rsidR="00907217">
        <w:rPr>
          <w:rFonts w:ascii="Times New Roman" w:hAnsi="Times New Roman"/>
          <w:sz w:val="24"/>
          <w:szCs w:val="24"/>
        </w:rPr>
        <w:t xml:space="preserve">time- and </w:t>
      </w:r>
      <w:r w:rsidRPr="00F95411">
        <w:rPr>
          <w:rFonts w:ascii="Times New Roman" w:hAnsi="Times New Roman"/>
          <w:sz w:val="24"/>
          <w:szCs w:val="24"/>
        </w:rPr>
        <w:t xml:space="preserve">geo-coded </w:t>
      </w:r>
      <w:r w:rsidR="006F03EA">
        <w:rPr>
          <w:rFonts w:ascii="Times New Roman" w:hAnsi="Times New Roman"/>
          <w:sz w:val="24"/>
          <w:szCs w:val="24"/>
        </w:rPr>
        <w:t>death</w:t>
      </w:r>
      <w:r w:rsidRPr="00F95411">
        <w:rPr>
          <w:rFonts w:ascii="Times New Roman" w:hAnsi="Times New Roman"/>
          <w:sz w:val="24"/>
          <w:szCs w:val="24"/>
        </w:rPr>
        <w:t xml:space="preserve"> records. </w:t>
      </w:r>
      <w:r w:rsidR="0026280A">
        <w:rPr>
          <w:rFonts w:ascii="Times New Roman" w:hAnsi="Times New Roman"/>
          <w:sz w:val="24"/>
          <w:szCs w:val="24"/>
        </w:rPr>
        <w:t>S</w:t>
      </w:r>
      <w:r w:rsidR="00907217">
        <w:rPr>
          <w:rFonts w:ascii="Times New Roman" w:hAnsi="Times New Roman"/>
          <w:sz w:val="24"/>
          <w:szCs w:val="24"/>
        </w:rPr>
        <w:t>uch data are</w:t>
      </w:r>
      <w:r w:rsidRPr="00F95411">
        <w:rPr>
          <w:rFonts w:ascii="Times New Roman" w:hAnsi="Times New Roman"/>
          <w:sz w:val="24"/>
          <w:szCs w:val="24"/>
        </w:rPr>
        <w:t xml:space="preserve"> available in high-income and some middle-income countries. It would be of further interest to </w:t>
      </w:r>
      <w:r w:rsidR="00907217">
        <w:rPr>
          <w:rFonts w:ascii="Times New Roman" w:hAnsi="Times New Roman"/>
          <w:sz w:val="24"/>
          <w:szCs w:val="24"/>
        </w:rPr>
        <w:t>compare</w:t>
      </w:r>
      <w:r w:rsidRPr="00F95411">
        <w:rPr>
          <w:rFonts w:ascii="Times New Roman" w:hAnsi="Times New Roman"/>
          <w:sz w:val="24"/>
          <w:szCs w:val="24"/>
        </w:rPr>
        <w:t xml:space="preserve"> </w:t>
      </w:r>
      <w:r w:rsidR="00907217">
        <w:rPr>
          <w:rFonts w:ascii="Times New Roman" w:hAnsi="Times New Roman"/>
          <w:sz w:val="24"/>
          <w:szCs w:val="24"/>
        </w:rPr>
        <w:t>seasonality</w:t>
      </w:r>
      <w:r w:rsidR="00907217" w:rsidRPr="00F95411">
        <w:rPr>
          <w:rFonts w:ascii="Times New Roman" w:hAnsi="Times New Roman"/>
          <w:sz w:val="24"/>
          <w:szCs w:val="24"/>
        </w:rPr>
        <w:t xml:space="preserve"> </w:t>
      </w:r>
      <w:ins w:id="42" w:author="Majid" w:date="2017-01-05T13:42:00Z">
        <w:r w:rsidR="00B71A20">
          <w:rPr>
            <w:rFonts w:ascii="Times New Roman" w:hAnsi="Times New Roman"/>
            <w:sz w:val="24"/>
            <w:szCs w:val="24"/>
          </w:rPr>
          <w:t xml:space="preserve">by other population characteristics, e.g., </w:t>
        </w:r>
      </w:ins>
      <w:r w:rsidRPr="00F95411">
        <w:rPr>
          <w:rFonts w:ascii="Times New Roman" w:hAnsi="Times New Roman"/>
          <w:sz w:val="24"/>
          <w:szCs w:val="24"/>
        </w:rPr>
        <w:t xml:space="preserve">between urban and rural </w:t>
      </w:r>
      <w:del w:id="43" w:author="Majid" w:date="2017-01-05T13:42:00Z">
        <w:r w:rsidRPr="00F95411" w:rsidDel="00B71A20">
          <w:rPr>
            <w:rFonts w:ascii="Times New Roman" w:hAnsi="Times New Roman"/>
            <w:sz w:val="24"/>
            <w:szCs w:val="24"/>
          </w:rPr>
          <w:delText>inhabitants</w:delText>
        </w:r>
      </w:del>
      <w:ins w:id="44" w:author="Majid" w:date="2017-01-05T13:42:00Z">
        <w:r w:rsidR="00B71A20">
          <w:rPr>
            <w:rFonts w:ascii="Times New Roman" w:hAnsi="Times New Roman"/>
            <w:sz w:val="24"/>
            <w:szCs w:val="24"/>
          </w:rPr>
          <w:t>areas</w:t>
        </w:r>
      </w:ins>
      <w:r w:rsidRPr="00F95411">
        <w:rPr>
          <w:rFonts w:ascii="Times New Roman" w:hAnsi="Times New Roman"/>
          <w:sz w:val="24"/>
          <w:szCs w:val="24"/>
        </w:rPr>
        <w:t xml:space="preserve">, </w:t>
      </w:r>
      <w:r w:rsidR="00907217">
        <w:rPr>
          <w:rFonts w:ascii="Times New Roman" w:hAnsi="Times New Roman"/>
          <w:sz w:val="24"/>
          <w:szCs w:val="24"/>
        </w:rPr>
        <w:t>or in relation to</w:t>
      </w:r>
      <w:r w:rsidRPr="00F95411">
        <w:rPr>
          <w:rFonts w:ascii="Times New Roman" w:hAnsi="Times New Roman"/>
          <w:sz w:val="24"/>
          <w:szCs w:val="24"/>
        </w:rPr>
        <w:t xml:space="preserve"> socio-economic status. </w:t>
      </w:r>
      <w:ins w:id="45" w:author="Parks, Robbie M" w:date="2017-01-03T13:34:00Z">
        <w:r w:rsidR="001C52F1">
          <w:rPr>
            <w:rFonts w:ascii="Times New Roman" w:hAnsi="Times New Roman"/>
            <w:sz w:val="24"/>
            <w:szCs w:val="24"/>
          </w:rPr>
          <w:t>Further</w:t>
        </w:r>
      </w:ins>
      <w:ins w:id="46" w:author="Parks, Robbie M" w:date="2017-01-03T13:25:00Z">
        <w:r w:rsidR="009B67A3">
          <w:rPr>
            <w:rFonts w:ascii="Times New Roman" w:hAnsi="Times New Roman"/>
            <w:sz w:val="24"/>
            <w:szCs w:val="24"/>
          </w:rPr>
          <w:t xml:space="preserve">, </w:t>
        </w:r>
      </w:ins>
      <w:ins w:id="47" w:author="Parks, Robbie M" w:date="2017-01-03T13:35:00Z">
        <w:r w:rsidR="00510715">
          <w:rPr>
            <w:rFonts w:ascii="Times New Roman" w:hAnsi="Times New Roman"/>
            <w:sz w:val="24"/>
            <w:szCs w:val="24"/>
          </w:rPr>
          <w:t>w</w:t>
        </w:r>
      </w:ins>
      <w:ins w:id="48" w:author="Parks, Robbie M" w:date="2017-01-03T13:36:00Z">
        <w:r w:rsidR="00341626">
          <w:rPr>
            <w:rFonts w:ascii="Times New Roman" w:hAnsi="Times New Roman"/>
            <w:sz w:val="24"/>
            <w:szCs w:val="24"/>
          </w:rPr>
          <w:t>e can</w:t>
        </w:r>
      </w:ins>
      <w:ins w:id="49" w:author="Parks, Robbie M" w:date="2017-01-03T13:37:00Z">
        <w:r w:rsidR="00341626">
          <w:rPr>
            <w:rFonts w:ascii="Times New Roman" w:hAnsi="Times New Roman"/>
            <w:sz w:val="24"/>
            <w:szCs w:val="24"/>
          </w:rPr>
          <w:t xml:space="preserve"> use </w:t>
        </w:r>
      </w:ins>
      <w:ins w:id="50" w:author="Majid" w:date="2017-01-05T13:43:00Z">
        <w:r w:rsidR="001903A4">
          <w:rPr>
            <w:rFonts w:ascii="Times New Roman" w:hAnsi="Times New Roman"/>
            <w:sz w:val="24"/>
            <w:szCs w:val="24"/>
          </w:rPr>
          <w:t>our analytical</w:t>
        </w:r>
      </w:ins>
      <w:ins w:id="51" w:author="Parks, Robbie M" w:date="2017-01-03T13:37:00Z">
        <w:del w:id="52" w:author="Majid" w:date="2017-01-05T13:43:00Z">
          <w:r w:rsidR="00341626" w:rsidDel="001903A4">
            <w:rPr>
              <w:rFonts w:ascii="Times New Roman" w:hAnsi="Times New Roman"/>
              <w:sz w:val="24"/>
              <w:szCs w:val="24"/>
            </w:rPr>
            <w:delText>the</w:delText>
          </w:r>
        </w:del>
        <w:r w:rsidR="00341626">
          <w:rPr>
            <w:rFonts w:ascii="Times New Roman" w:hAnsi="Times New Roman"/>
            <w:sz w:val="24"/>
            <w:szCs w:val="24"/>
          </w:rPr>
          <w:t xml:space="preserve"> framework </w:t>
        </w:r>
        <w:del w:id="53" w:author="Majid" w:date="2017-01-05T13:43:00Z">
          <w:r w:rsidR="00341626" w:rsidDel="001903A4">
            <w:rPr>
              <w:rFonts w:ascii="Times New Roman" w:hAnsi="Times New Roman"/>
              <w:sz w:val="24"/>
              <w:szCs w:val="24"/>
            </w:rPr>
            <w:delText xml:space="preserve">and methods </w:delText>
          </w:r>
        </w:del>
        <w:r w:rsidR="00341626">
          <w:rPr>
            <w:rFonts w:ascii="Times New Roman" w:hAnsi="Times New Roman"/>
            <w:sz w:val="24"/>
            <w:szCs w:val="24"/>
          </w:rPr>
          <w:t>to</w:t>
        </w:r>
      </w:ins>
      <w:ins w:id="54" w:author="Parks, Robbie M" w:date="2017-01-03T13:36:00Z">
        <w:r w:rsidR="00341626">
          <w:rPr>
            <w:rFonts w:ascii="Times New Roman" w:hAnsi="Times New Roman"/>
            <w:sz w:val="24"/>
            <w:szCs w:val="24"/>
          </w:rPr>
          <w:t xml:space="preserve"> </w:t>
        </w:r>
        <w:del w:id="55" w:author="Majid" w:date="2017-01-05T13:43:00Z">
          <w:r w:rsidR="00341626" w:rsidDel="001903A4">
            <w:rPr>
              <w:rFonts w:ascii="Times New Roman" w:hAnsi="Times New Roman"/>
              <w:sz w:val="24"/>
              <w:szCs w:val="24"/>
            </w:rPr>
            <w:delText xml:space="preserve">understand </w:delText>
          </w:r>
        </w:del>
      </w:ins>
      <w:ins w:id="56" w:author="Majid" w:date="2017-01-05T13:43:00Z">
        <w:r w:rsidR="001903A4">
          <w:rPr>
            <w:rFonts w:ascii="Times New Roman" w:hAnsi="Times New Roman"/>
            <w:sz w:val="24"/>
            <w:szCs w:val="24"/>
          </w:rPr>
          <w:t xml:space="preserve">investigate </w:t>
        </w:r>
      </w:ins>
      <w:ins w:id="57" w:author="Parks, Robbie M" w:date="2017-01-03T13:36:00Z">
        <w:r w:rsidR="00341626">
          <w:rPr>
            <w:rFonts w:ascii="Times New Roman" w:hAnsi="Times New Roman"/>
            <w:sz w:val="24"/>
            <w:szCs w:val="24"/>
          </w:rPr>
          <w:t xml:space="preserve">the </w:t>
        </w:r>
      </w:ins>
      <w:ins w:id="58" w:author="Majid" w:date="2017-01-05T13:55:00Z">
        <w:r w:rsidR="00004579">
          <w:rPr>
            <w:rFonts w:ascii="Times New Roman" w:hAnsi="Times New Roman"/>
            <w:sz w:val="24"/>
            <w:szCs w:val="24"/>
          </w:rPr>
          <w:t>changing</w:t>
        </w:r>
      </w:ins>
      <w:ins w:id="59" w:author="Majid" w:date="2017-01-05T13:54:00Z">
        <w:r w:rsidR="00004579">
          <w:rPr>
            <w:rFonts w:ascii="Times New Roman" w:hAnsi="Times New Roman"/>
            <w:sz w:val="24"/>
            <w:szCs w:val="24"/>
          </w:rPr>
          <w:t xml:space="preserve"> </w:t>
        </w:r>
      </w:ins>
      <w:ins w:id="60" w:author="Parks, Robbie M" w:date="2017-01-03T13:36:00Z">
        <w:r w:rsidR="00341626">
          <w:rPr>
            <w:rFonts w:ascii="Times New Roman" w:hAnsi="Times New Roman"/>
            <w:sz w:val="24"/>
            <w:szCs w:val="24"/>
          </w:rPr>
          <w:t xml:space="preserve">role </w:t>
        </w:r>
        <w:del w:id="61" w:author="Majid" w:date="2017-01-05T13:43:00Z">
          <w:r w:rsidR="00341626" w:rsidDel="001903A4">
            <w:rPr>
              <w:rFonts w:ascii="Times New Roman" w:hAnsi="Times New Roman"/>
              <w:sz w:val="24"/>
              <w:szCs w:val="24"/>
            </w:rPr>
            <w:delText xml:space="preserve">of climate (e.g. temperature) </w:delText>
          </w:r>
        </w:del>
      </w:ins>
      <w:ins w:id="62" w:author="Majid" w:date="2017-01-05T13:43:00Z">
        <w:r w:rsidR="001903A4">
          <w:rPr>
            <w:rFonts w:ascii="Times New Roman" w:hAnsi="Times New Roman"/>
            <w:sz w:val="24"/>
            <w:szCs w:val="24"/>
          </w:rPr>
          <w:t xml:space="preserve">of temperature and other environmental factors </w:t>
        </w:r>
      </w:ins>
      <w:ins w:id="63" w:author="Parks, Robbie M" w:date="2017-01-03T13:36:00Z">
        <w:r w:rsidR="00341626">
          <w:rPr>
            <w:rFonts w:ascii="Times New Roman" w:hAnsi="Times New Roman"/>
            <w:sz w:val="24"/>
            <w:szCs w:val="24"/>
          </w:rPr>
          <w:t xml:space="preserve">as </w:t>
        </w:r>
        <w:del w:id="64" w:author="Majid" w:date="2017-01-05T13:54:00Z">
          <w:r w:rsidR="00341626" w:rsidDel="00004579">
            <w:rPr>
              <w:rFonts w:ascii="Times New Roman" w:hAnsi="Times New Roman"/>
              <w:sz w:val="24"/>
              <w:szCs w:val="24"/>
            </w:rPr>
            <w:delText xml:space="preserve">a </w:delText>
          </w:r>
        </w:del>
        <w:del w:id="65" w:author="Majid" w:date="2017-01-05T13:43:00Z">
          <w:r w:rsidR="00341626" w:rsidDel="001903A4">
            <w:rPr>
              <w:rFonts w:ascii="Times New Roman" w:hAnsi="Times New Roman"/>
              <w:sz w:val="24"/>
              <w:szCs w:val="24"/>
            </w:rPr>
            <w:delText xml:space="preserve">driver </w:delText>
          </w:r>
        </w:del>
      </w:ins>
      <w:ins w:id="66" w:author="Majid" w:date="2017-01-05T13:43:00Z">
        <w:r w:rsidR="001903A4">
          <w:rPr>
            <w:rFonts w:ascii="Times New Roman" w:hAnsi="Times New Roman"/>
            <w:sz w:val="24"/>
            <w:szCs w:val="24"/>
          </w:rPr>
          <w:t>determinant</w:t>
        </w:r>
      </w:ins>
      <w:ins w:id="67" w:author="Majid" w:date="2017-01-05T13:54:00Z">
        <w:r w:rsidR="00004579">
          <w:rPr>
            <w:rFonts w:ascii="Times New Roman" w:hAnsi="Times New Roman"/>
            <w:sz w:val="24"/>
            <w:szCs w:val="24"/>
          </w:rPr>
          <w:t>s</w:t>
        </w:r>
      </w:ins>
      <w:ins w:id="68" w:author="Majid" w:date="2017-01-05T13:43:00Z">
        <w:r w:rsidR="001903A4">
          <w:rPr>
            <w:rFonts w:ascii="Times New Roman" w:hAnsi="Times New Roman"/>
            <w:sz w:val="24"/>
            <w:szCs w:val="24"/>
          </w:rPr>
          <w:t xml:space="preserve"> </w:t>
        </w:r>
      </w:ins>
      <w:ins w:id="69" w:author="Parks, Robbie M" w:date="2017-01-03T13:36:00Z">
        <w:r w:rsidR="00341626">
          <w:rPr>
            <w:rFonts w:ascii="Times New Roman" w:hAnsi="Times New Roman"/>
            <w:sz w:val="24"/>
            <w:szCs w:val="24"/>
          </w:rPr>
          <w:t xml:space="preserve">of </w:t>
        </w:r>
        <w:del w:id="70" w:author="Majid" w:date="2017-01-05T13:54:00Z">
          <w:r w:rsidR="00341626" w:rsidDel="00004579">
            <w:rPr>
              <w:rFonts w:ascii="Times New Roman" w:hAnsi="Times New Roman"/>
              <w:sz w:val="24"/>
              <w:szCs w:val="24"/>
            </w:rPr>
            <w:delText>observed</w:delText>
          </w:r>
        </w:del>
      </w:ins>
      <w:ins w:id="71" w:author="Majid" w:date="2017-01-05T13:54:00Z">
        <w:r w:rsidR="00004579">
          <w:rPr>
            <w:rFonts w:ascii="Times New Roman" w:hAnsi="Times New Roman"/>
            <w:sz w:val="24"/>
            <w:szCs w:val="24"/>
          </w:rPr>
          <w:t>dynamic</w:t>
        </w:r>
      </w:ins>
      <w:ins w:id="72" w:author="Parks, Robbie M" w:date="2017-01-03T13:36:00Z">
        <w:r w:rsidR="00341626">
          <w:rPr>
            <w:rFonts w:ascii="Times New Roman" w:hAnsi="Times New Roman"/>
            <w:sz w:val="24"/>
            <w:szCs w:val="24"/>
          </w:rPr>
          <w:t xml:space="preserve"> seasonality</w:t>
        </w:r>
      </w:ins>
      <w:ins w:id="73" w:author="Parks, Robbie M" w:date="2017-01-03T13:38:00Z">
        <w:r w:rsidR="00341626">
          <w:rPr>
            <w:rFonts w:ascii="Times New Roman" w:hAnsi="Times New Roman"/>
            <w:sz w:val="24"/>
            <w:szCs w:val="24"/>
          </w:rPr>
          <w:t xml:space="preserve"> of mortality</w:t>
        </w:r>
      </w:ins>
      <w:ins w:id="74" w:author="Parks, Robbie M" w:date="2017-01-03T13:36:00Z">
        <w:r w:rsidR="00341626">
          <w:rPr>
            <w:rFonts w:ascii="Times New Roman" w:hAnsi="Times New Roman"/>
            <w:sz w:val="24"/>
            <w:szCs w:val="24"/>
          </w:rPr>
          <w:t xml:space="preserve">, and </w:t>
        </w:r>
        <w:del w:id="75" w:author="Majid" w:date="2017-01-05T13:44:00Z">
          <w:r w:rsidR="00341626" w:rsidDel="001903A4">
            <w:rPr>
              <w:rFonts w:ascii="Times New Roman" w:hAnsi="Times New Roman"/>
              <w:sz w:val="24"/>
              <w:szCs w:val="24"/>
            </w:rPr>
            <w:delText xml:space="preserve">how the </w:delText>
          </w:r>
        </w:del>
      </w:ins>
      <w:ins w:id="76" w:author="Parks, Robbie M" w:date="2017-01-03T13:38:00Z">
        <w:del w:id="77" w:author="Majid" w:date="2017-01-05T13:44:00Z">
          <w:r w:rsidR="00341626" w:rsidDel="001903A4">
            <w:rPr>
              <w:rFonts w:ascii="Times New Roman" w:hAnsi="Times New Roman"/>
              <w:sz w:val="24"/>
              <w:szCs w:val="24"/>
            </w:rPr>
            <w:delText xml:space="preserve">relationship </w:delText>
          </w:r>
        </w:del>
      </w:ins>
      <w:ins w:id="78" w:author="Parks, Robbie M" w:date="2017-01-03T13:39:00Z">
        <w:del w:id="79" w:author="Majid" w:date="2017-01-05T13:44:00Z">
          <w:r w:rsidR="00E92147" w:rsidDel="001903A4">
            <w:rPr>
              <w:rFonts w:ascii="Times New Roman" w:hAnsi="Times New Roman"/>
              <w:sz w:val="24"/>
              <w:szCs w:val="24"/>
            </w:rPr>
            <w:delText xml:space="preserve">between climate and mortality </w:delText>
          </w:r>
        </w:del>
      </w:ins>
      <w:ins w:id="80" w:author="Parks, Robbie M" w:date="2017-01-03T13:38:00Z">
        <w:del w:id="81" w:author="Majid" w:date="2017-01-05T13:44:00Z">
          <w:r w:rsidR="00341626" w:rsidDel="001903A4">
            <w:rPr>
              <w:rFonts w:ascii="Times New Roman" w:hAnsi="Times New Roman"/>
              <w:sz w:val="24"/>
              <w:szCs w:val="24"/>
            </w:rPr>
            <w:delText>has changed over time</w:delText>
          </w:r>
        </w:del>
        <w:r w:rsidR="00341626">
          <w:rPr>
            <w:rFonts w:ascii="Times New Roman" w:hAnsi="Times New Roman"/>
            <w:sz w:val="24"/>
            <w:szCs w:val="24"/>
          </w:rPr>
          <w:t>.</w:t>
        </w:r>
      </w:ins>
      <w:ins w:id="82" w:author="Parks, Robbie M" w:date="2017-01-03T13:40:00Z">
        <w:r w:rsidR="006C45BE">
          <w:rPr>
            <w:rFonts w:ascii="Times New Roman" w:hAnsi="Times New Roman"/>
            <w:sz w:val="24"/>
            <w:szCs w:val="24"/>
          </w:rPr>
          <w:t xml:space="preserve"> It would be of interest, for example, to examine </w:t>
        </w:r>
        <w:commentRangeStart w:id="83"/>
        <w:del w:id="84" w:author="Majid" w:date="2017-01-05T13:55:00Z">
          <w:r w:rsidR="006C45BE" w:rsidDel="00004579">
            <w:rPr>
              <w:rFonts w:ascii="Times New Roman" w:hAnsi="Times New Roman"/>
              <w:sz w:val="24"/>
              <w:szCs w:val="24"/>
            </w:rPr>
            <w:delText>why</w:delText>
          </w:r>
        </w:del>
      </w:ins>
      <w:ins w:id="85" w:author="Majid" w:date="2017-01-05T13:56:00Z">
        <w:r w:rsidR="00004579">
          <w:rPr>
            <w:rFonts w:ascii="Times New Roman" w:hAnsi="Times New Roman"/>
            <w:sz w:val="24"/>
            <w:szCs w:val="24"/>
          </w:rPr>
          <w:t xml:space="preserve">the coupling versus decoupling of temperature and </w:t>
        </w:r>
      </w:ins>
      <w:ins w:id="86" w:author="Majid" w:date="2017-01-05T13:57:00Z">
        <w:r w:rsidR="00004579">
          <w:rPr>
            <w:rFonts w:ascii="Times New Roman" w:hAnsi="Times New Roman"/>
            <w:sz w:val="24"/>
            <w:szCs w:val="24"/>
          </w:rPr>
          <w:t>mortality</w:t>
        </w:r>
      </w:ins>
      <w:ins w:id="87" w:author="Majid" w:date="2017-01-05T13:56:00Z">
        <w:r w:rsidR="00004579">
          <w:rPr>
            <w:rFonts w:ascii="Times New Roman" w:hAnsi="Times New Roman"/>
            <w:sz w:val="24"/>
            <w:szCs w:val="24"/>
          </w:rPr>
          <w:t xml:space="preserve"> </w:t>
        </w:r>
      </w:ins>
      <w:ins w:id="88" w:author="Majid" w:date="2017-01-05T13:57:00Z">
        <w:r w:rsidR="00004579">
          <w:rPr>
            <w:rFonts w:ascii="Times New Roman" w:hAnsi="Times New Roman"/>
            <w:sz w:val="24"/>
            <w:szCs w:val="24"/>
          </w:rPr>
          <w:t>in</w:t>
        </w:r>
      </w:ins>
      <w:ins w:id="89" w:author="Majid" w:date="2017-01-05T13:55:00Z">
        <w:r w:rsidR="00004579">
          <w:rPr>
            <w:rFonts w:ascii="Times New Roman" w:hAnsi="Times New Roman"/>
            <w:sz w:val="24"/>
            <w:szCs w:val="24"/>
          </w:rPr>
          <w:t xml:space="preserve"> younger and older age groups </w:t>
        </w:r>
      </w:ins>
      <w:ins w:id="90" w:author="Majid" w:date="2017-01-05T13:57:00Z">
        <w:r w:rsidR="00004579">
          <w:rPr>
            <w:rFonts w:ascii="Times New Roman" w:hAnsi="Times New Roman"/>
            <w:sz w:val="24"/>
            <w:szCs w:val="24"/>
          </w:rPr>
          <w:t>over time,</w:t>
        </w:r>
      </w:ins>
      <w:ins w:id="91" w:author="Parks, Robbie M" w:date="2017-01-03T13:40:00Z">
        <w:del w:id="92" w:author="Majid" w:date="2017-01-05T13:57:00Z">
          <w:r w:rsidR="006C45BE" w:rsidDel="00004579">
            <w:rPr>
              <w:rFonts w:ascii="Times New Roman" w:hAnsi="Times New Roman"/>
              <w:sz w:val="24"/>
              <w:szCs w:val="24"/>
            </w:rPr>
            <w:delText xml:space="preserve"> older age groups in men and women have experienced no significant change in seasonal excess nationally, while </w:delText>
          </w:r>
        </w:del>
      </w:ins>
      <w:ins w:id="93" w:author="Parks, Robbie M" w:date="2017-01-03T13:41:00Z">
        <w:del w:id="94" w:author="Majid" w:date="2017-01-05T13:57:00Z">
          <w:r w:rsidR="00B35265" w:rsidDel="00004579">
            <w:rPr>
              <w:rFonts w:ascii="Times New Roman" w:hAnsi="Times New Roman"/>
              <w:sz w:val="24"/>
              <w:szCs w:val="24"/>
            </w:rPr>
            <w:delText>climate</w:delText>
          </w:r>
          <w:r w:rsidR="00DD2742" w:rsidDel="00004579">
            <w:rPr>
              <w:rFonts w:ascii="Times New Roman" w:hAnsi="Times New Roman"/>
              <w:sz w:val="24"/>
              <w:szCs w:val="24"/>
            </w:rPr>
            <w:delText xml:space="preserve"> patterns may have been in flux, due to climate change, </w:delText>
          </w:r>
          <w:r w:rsidR="00B35265" w:rsidDel="00004579">
            <w:rPr>
              <w:rFonts w:ascii="Times New Roman" w:hAnsi="Times New Roman"/>
              <w:sz w:val="24"/>
              <w:szCs w:val="24"/>
            </w:rPr>
            <w:delText>over the period of study</w:delText>
          </w:r>
        </w:del>
      </w:ins>
      <w:ins w:id="95" w:author="Parks, Robbie M" w:date="2017-01-04T15:25:00Z">
        <w:del w:id="96" w:author="Majid" w:date="2017-01-05T13:57:00Z">
          <w:r w:rsidR="00101A8E" w:rsidDel="00004579">
            <w:rPr>
              <w:rFonts w:ascii="Times New Roman" w:hAnsi="Times New Roman"/>
              <w:sz w:val="24"/>
              <w:szCs w:val="24"/>
            </w:rPr>
            <w:delText>,</w:delText>
          </w:r>
        </w:del>
      </w:ins>
      <w:ins w:id="97" w:author="Parks, Robbie M" w:date="2017-01-04T15:26:00Z">
        <w:del w:id="98" w:author="Majid" w:date="2017-01-05T13:57:00Z">
          <w:r w:rsidR="00101A8E" w:rsidDel="00004579">
            <w:rPr>
              <w:rFonts w:ascii="Times New Roman" w:hAnsi="Times New Roman"/>
              <w:sz w:val="24"/>
              <w:szCs w:val="24"/>
            </w:rPr>
            <w:delText xml:space="preserve"> </w:delText>
          </w:r>
        </w:del>
      </w:ins>
      <w:ins w:id="99" w:author="Majid" w:date="2017-01-05T13:57:00Z">
        <w:r w:rsidR="00004579">
          <w:rPr>
            <w:rFonts w:ascii="Times New Roman" w:hAnsi="Times New Roman"/>
            <w:sz w:val="24"/>
            <w:szCs w:val="24"/>
          </w:rPr>
          <w:t xml:space="preserve"> </w:t>
        </w:r>
      </w:ins>
      <w:ins w:id="100" w:author="Parks, Robbie M" w:date="2017-01-04T15:26:00Z">
        <w:r w:rsidR="00101A8E">
          <w:rPr>
            <w:rFonts w:ascii="Times New Roman" w:hAnsi="Times New Roman"/>
            <w:sz w:val="24"/>
            <w:szCs w:val="24"/>
          </w:rPr>
          <w:t xml:space="preserve">using a </w:t>
        </w:r>
      </w:ins>
      <w:ins w:id="101" w:author="Parks, Robbie M" w:date="2017-01-04T15:30:00Z">
        <w:r w:rsidR="00771EA4">
          <w:rPr>
            <w:rFonts w:ascii="Times New Roman" w:hAnsi="Times New Roman"/>
            <w:sz w:val="24"/>
            <w:szCs w:val="24"/>
          </w:rPr>
          <w:t xml:space="preserve">wavelet </w:t>
        </w:r>
      </w:ins>
      <w:ins w:id="102" w:author="Parks, Robbie M" w:date="2017-01-04T15:26:00Z">
        <w:r w:rsidR="00101A8E">
          <w:rPr>
            <w:rFonts w:ascii="Times New Roman" w:hAnsi="Times New Roman"/>
            <w:sz w:val="24"/>
            <w:szCs w:val="24"/>
          </w:rPr>
          <w:t>coherence analysis of the bivariate time series</w:t>
        </w:r>
      </w:ins>
      <w:ins w:id="103" w:author="Parks, Robbie M" w:date="2017-01-03T13:41:00Z">
        <w:r w:rsidR="00B35265">
          <w:rPr>
            <w:rFonts w:ascii="Times New Roman" w:hAnsi="Times New Roman"/>
            <w:sz w:val="24"/>
            <w:szCs w:val="24"/>
          </w:rPr>
          <w:t>.</w:t>
        </w:r>
      </w:ins>
      <w:r w:rsidR="006D55E7">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27</w:t>
      </w:r>
      <w:r w:rsidR="006D55E7">
        <w:rPr>
          <w:rFonts w:ascii="Times New Roman" w:hAnsi="Times New Roman"/>
          <w:sz w:val="24"/>
          <w:szCs w:val="24"/>
        </w:rPr>
        <w:fldChar w:fldCharType="end"/>
      </w:r>
      <w:ins w:id="104" w:author="Parks, Robbie M" w:date="2017-01-03T13:40:00Z">
        <w:r w:rsidR="006C45BE">
          <w:rPr>
            <w:rFonts w:ascii="Times New Roman" w:hAnsi="Times New Roman"/>
            <w:sz w:val="24"/>
            <w:szCs w:val="24"/>
          </w:rPr>
          <w:t xml:space="preserve"> </w:t>
        </w:r>
      </w:ins>
      <w:ins w:id="105" w:author="Parks, Robbie M" w:date="2017-01-03T13:38:00Z">
        <w:r w:rsidR="00341626">
          <w:rPr>
            <w:rFonts w:ascii="Times New Roman" w:hAnsi="Times New Roman"/>
            <w:sz w:val="24"/>
            <w:szCs w:val="24"/>
          </w:rPr>
          <w:t xml:space="preserve"> </w:t>
        </w:r>
      </w:ins>
      <w:commentRangeEnd w:id="83"/>
      <w:r w:rsidR="00004579">
        <w:rPr>
          <w:rStyle w:val="CommentReference"/>
          <w:rFonts w:asciiTheme="minorHAnsi" w:eastAsiaTheme="minorHAnsi" w:hAnsiTheme="minorHAnsi" w:cstheme="minorBidi"/>
        </w:rPr>
        <w:commentReference w:id="83"/>
      </w:r>
    </w:p>
    <w:p w14:paraId="1C66BE3C" w14:textId="77777777" w:rsidR="003F1547" w:rsidRPr="00F95411" w:rsidRDefault="003F1547" w:rsidP="006A5826">
      <w:pPr>
        <w:spacing w:after="0" w:line="480" w:lineRule="auto"/>
        <w:outlineLvl w:val="0"/>
        <w:rPr>
          <w:rFonts w:ascii="Times New Roman" w:hAnsi="Times New Roman"/>
          <w:sz w:val="24"/>
          <w:szCs w:val="24"/>
        </w:rPr>
      </w:pPr>
    </w:p>
    <w:p w14:paraId="06B81B68" w14:textId="2AF244DC" w:rsidR="00354B00" w:rsidDel="00A54685" w:rsidRDefault="003E1B4A" w:rsidP="003F6B5D">
      <w:pPr>
        <w:spacing w:after="0" w:line="480" w:lineRule="auto"/>
        <w:rPr>
          <w:del w:id="106" w:author="Majid" w:date="2017-01-05T14:35:00Z"/>
          <w:rFonts w:ascii="Times New Roman" w:hAnsi="Times New Roman"/>
          <w:sz w:val="24"/>
          <w:szCs w:val="24"/>
        </w:rPr>
      </w:pPr>
      <w:del w:id="107" w:author="Majid" w:date="2017-01-05T14:35:00Z">
        <w:r w:rsidDel="00A54685">
          <w:rPr>
            <w:rFonts w:ascii="Times New Roman" w:hAnsi="Times New Roman"/>
            <w:sz w:val="24"/>
            <w:szCs w:val="24"/>
          </w:rPr>
          <w:delText xml:space="preserve">Our </w:delText>
        </w:r>
        <w:r w:rsidR="00E16251" w:rsidDel="00A54685">
          <w:rPr>
            <w:rFonts w:ascii="Times New Roman" w:hAnsi="Times New Roman"/>
            <w:sz w:val="24"/>
            <w:szCs w:val="24"/>
          </w:rPr>
          <w:delText>work</w:delText>
        </w:r>
        <w:r w:rsidR="0082646B" w:rsidDel="00A54685">
          <w:rPr>
            <w:rFonts w:ascii="Times New Roman" w:hAnsi="Times New Roman"/>
            <w:sz w:val="24"/>
            <w:szCs w:val="24"/>
          </w:rPr>
          <w:delText xml:space="preserve"> consisted of</w:delText>
        </w:r>
        <w:r w:rsidR="00E16251" w:rsidDel="00A54685">
          <w:rPr>
            <w:rFonts w:ascii="Times New Roman" w:hAnsi="Times New Roman"/>
            <w:sz w:val="24"/>
            <w:szCs w:val="24"/>
          </w:rPr>
          <w:delText xml:space="preserve"> a novel </w:delText>
        </w:r>
        <w:r w:rsidR="00F04B6C" w:rsidDel="00A54685">
          <w:rPr>
            <w:rFonts w:ascii="Times New Roman" w:hAnsi="Times New Roman"/>
            <w:sz w:val="24"/>
            <w:szCs w:val="24"/>
          </w:rPr>
          <w:delText>use of wavelet analysis in</w:delText>
        </w:r>
        <w:r w:rsidR="00E16251" w:rsidDel="00A54685">
          <w:rPr>
            <w:rFonts w:ascii="Times New Roman" w:hAnsi="Times New Roman"/>
            <w:sz w:val="24"/>
            <w:szCs w:val="24"/>
          </w:rPr>
          <w:delText xml:space="preserve"> analysing the dynamics </w:delText>
        </w:r>
        <w:r w:rsidR="00D9530F" w:rsidDel="00A54685">
          <w:rPr>
            <w:rFonts w:ascii="Times New Roman" w:hAnsi="Times New Roman"/>
            <w:sz w:val="24"/>
            <w:szCs w:val="24"/>
          </w:rPr>
          <w:delText xml:space="preserve">of </w:delText>
        </w:r>
        <w:r w:rsidR="00E16251" w:rsidDel="00A54685">
          <w:rPr>
            <w:rFonts w:ascii="Times New Roman" w:hAnsi="Times New Roman"/>
            <w:sz w:val="24"/>
            <w:szCs w:val="24"/>
          </w:rPr>
          <w:delText>all-cause mortality in the United States</w:delText>
        </w:r>
        <w:r w:rsidR="00F32B91" w:rsidDel="00A54685">
          <w:rPr>
            <w:rFonts w:ascii="Times New Roman" w:hAnsi="Times New Roman"/>
            <w:sz w:val="24"/>
            <w:szCs w:val="24"/>
          </w:rPr>
          <w:delText xml:space="preserve">. </w:delText>
        </w:r>
        <w:r w:rsidDel="00A54685">
          <w:rPr>
            <w:rFonts w:ascii="Times New Roman" w:hAnsi="Times New Roman"/>
            <w:sz w:val="24"/>
            <w:szCs w:val="24"/>
          </w:rPr>
          <w:delText xml:space="preserve">As </w:delText>
        </w:r>
        <w:r w:rsidR="009042AC" w:rsidDel="00A54685">
          <w:rPr>
            <w:rFonts w:ascii="Times New Roman" w:hAnsi="Times New Roman"/>
            <w:sz w:val="24"/>
            <w:szCs w:val="24"/>
          </w:rPr>
          <w:delText>the results</w:delText>
        </w:r>
        <w:r w:rsidR="00012BD5" w:rsidDel="00A54685">
          <w:rPr>
            <w:rFonts w:ascii="Times New Roman" w:hAnsi="Times New Roman"/>
            <w:sz w:val="24"/>
            <w:szCs w:val="24"/>
          </w:rPr>
          <w:delText xml:space="preserve"> show</w:delText>
        </w:r>
        <w:r w:rsidDel="00A54685">
          <w:rPr>
            <w:rFonts w:ascii="Times New Roman" w:hAnsi="Times New Roman"/>
            <w:sz w:val="24"/>
            <w:szCs w:val="24"/>
          </w:rPr>
          <w:delText xml:space="preserve">, </w:delText>
        </w:r>
        <w:r w:rsidR="00955F49" w:rsidDel="00A54685">
          <w:rPr>
            <w:rFonts w:ascii="Times New Roman" w:hAnsi="Times New Roman"/>
            <w:sz w:val="24"/>
            <w:szCs w:val="24"/>
          </w:rPr>
          <w:delText>seasonality is evident across</w:delText>
        </w:r>
        <w:r w:rsidR="00DC67D2" w:rsidDel="00A54685">
          <w:rPr>
            <w:rFonts w:ascii="Times New Roman" w:hAnsi="Times New Roman"/>
            <w:sz w:val="24"/>
            <w:szCs w:val="24"/>
          </w:rPr>
          <w:delText xml:space="preserve"> many </w:delText>
        </w:r>
        <w:r w:rsidDel="00A54685">
          <w:rPr>
            <w:rFonts w:ascii="Times New Roman" w:hAnsi="Times New Roman"/>
            <w:sz w:val="24"/>
            <w:szCs w:val="24"/>
          </w:rPr>
          <w:delText xml:space="preserve">subgroups </w:delText>
        </w:r>
        <w:r w:rsidR="00955F49" w:rsidDel="00A54685">
          <w:rPr>
            <w:rFonts w:ascii="Times New Roman" w:hAnsi="Times New Roman"/>
            <w:sz w:val="24"/>
            <w:szCs w:val="24"/>
          </w:rPr>
          <w:delText xml:space="preserve">in the </w:delText>
        </w:r>
        <w:r w:rsidDel="00A54685">
          <w:rPr>
            <w:rFonts w:ascii="Times New Roman" w:hAnsi="Times New Roman"/>
            <w:sz w:val="24"/>
            <w:szCs w:val="24"/>
          </w:rPr>
          <w:delText>United States.</w:delText>
        </w:r>
        <w:r w:rsidR="00D576D4" w:rsidDel="00A54685">
          <w:rPr>
            <w:rFonts w:ascii="Times New Roman" w:hAnsi="Times New Roman"/>
            <w:sz w:val="24"/>
            <w:szCs w:val="24"/>
          </w:rPr>
          <w:delText xml:space="preserve"> Where 12</w:delText>
        </w:r>
        <w:r w:rsidR="00F754A2" w:rsidDel="00A54685">
          <w:rPr>
            <w:rFonts w:ascii="Times New Roman" w:hAnsi="Times New Roman"/>
            <w:sz w:val="24"/>
            <w:szCs w:val="24"/>
          </w:rPr>
          <w:delText xml:space="preserve">-month seasonality was evident, there was a distinct contrast between </w:delText>
        </w:r>
        <w:r w:rsidR="009D42E4" w:rsidDel="00A54685">
          <w:rPr>
            <w:rFonts w:ascii="Times New Roman" w:hAnsi="Times New Roman"/>
            <w:sz w:val="24"/>
            <w:szCs w:val="24"/>
          </w:rPr>
          <w:delText xml:space="preserve">the timing of mortality in </w:delText>
        </w:r>
        <w:r w:rsidR="00F754A2" w:rsidDel="00A54685">
          <w:rPr>
            <w:rFonts w:ascii="Times New Roman" w:hAnsi="Times New Roman"/>
            <w:sz w:val="24"/>
            <w:szCs w:val="24"/>
          </w:rPr>
          <w:delText>younger and older groups in men</w:delText>
        </w:r>
        <w:r w:rsidR="0027795F" w:rsidDel="00A54685">
          <w:rPr>
            <w:rFonts w:ascii="Times New Roman" w:hAnsi="Times New Roman"/>
            <w:sz w:val="24"/>
            <w:szCs w:val="24"/>
          </w:rPr>
          <w:delText xml:space="preserve"> (Figure 2)</w:delText>
        </w:r>
        <w:r w:rsidR="00F754A2" w:rsidDel="00A54685">
          <w:rPr>
            <w:rFonts w:ascii="Times New Roman" w:hAnsi="Times New Roman"/>
            <w:sz w:val="24"/>
            <w:szCs w:val="24"/>
          </w:rPr>
          <w:delText xml:space="preserve">. </w:delText>
        </w:r>
        <w:r w:rsidR="00870AD7" w:rsidDel="00A54685">
          <w:rPr>
            <w:rFonts w:ascii="Times New Roman" w:hAnsi="Times New Roman"/>
            <w:sz w:val="24"/>
            <w:szCs w:val="24"/>
          </w:rPr>
          <w:delText>Younger groups between m</w:delText>
        </w:r>
        <w:r w:rsidR="00F754A2" w:rsidDel="00A54685">
          <w:rPr>
            <w:rFonts w:ascii="Times New Roman" w:hAnsi="Times New Roman"/>
            <w:sz w:val="24"/>
            <w:szCs w:val="24"/>
          </w:rPr>
          <w:delText>en and women, as men possessed significant seasonality, while women did not</w:delText>
        </w:r>
        <w:r w:rsidR="00302490" w:rsidDel="00A54685">
          <w:rPr>
            <w:rFonts w:ascii="Times New Roman" w:hAnsi="Times New Roman"/>
            <w:sz w:val="24"/>
            <w:szCs w:val="24"/>
          </w:rPr>
          <w:delText xml:space="preserve"> (Figures 2 and 3)</w:delText>
        </w:r>
        <w:r w:rsidR="00F754A2" w:rsidDel="00A54685">
          <w:rPr>
            <w:rFonts w:ascii="Times New Roman" w:hAnsi="Times New Roman"/>
            <w:sz w:val="24"/>
            <w:szCs w:val="24"/>
          </w:rPr>
          <w:delText>.</w:delText>
        </w:r>
        <w:r w:rsidR="0027795F" w:rsidDel="00A54685">
          <w:rPr>
            <w:rFonts w:ascii="Times New Roman" w:hAnsi="Times New Roman"/>
            <w:sz w:val="24"/>
            <w:szCs w:val="24"/>
          </w:rPr>
          <w:delText xml:space="preserve"> </w:delText>
        </w:r>
        <w:r w:rsidR="00C9066A" w:rsidDel="00A54685">
          <w:rPr>
            <w:rFonts w:ascii="Times New Roman" w:hAnsi="Times New Roman"/>
            <w:sz w:val="24"/>
            <w:szCs w:val="24"/>
          </w:rPr>
          <w:delText xml:space="preserve">This provided a good justification for </w:delText>
        </w:r>
        <w:r w:rsidR="00475DDE" w:rsidDel="00A54685">
          <w:rPr>
            <w:rFonts w:ascii="Times New Roman" w:hAnsi="Times New Roman"/>
            <w:sz w:val="24"/>
            <w:szCs w:val="24"/>
          </w:rPr>
          <w:delText>analysing</w:delText>
        </w:r>
        <w:r w:rsidR="00C9066A" w:rsidDel="00A54685">
          <w:rPr>
            <w:rFonts w:ascii="Times New Roman" w:hAnsi="Times New Roman"/>
            <w:sz w:val="24"/>
            <w:szCs w:val="24"/>
          </w:rPr>
          <w:delText xml:space="preserve"> by sex, as well as age.</w:delText>
        </w:r>
        <w:r w:rsidDel="00A54685">
          <w:rPr>
            <w:rFonts w:ascii="Times New Roman" w:hAnsi="Times New Roman"/>
            <w:sz w:val="24"/>
            <w:szCs w:val="24"/>
          </w:rPr>
          <w:delText xml:space="preserve"> </w:delText>
        </w:r>
      </w:del>
    </w:p>
    <w:p w14:paraId="01A36BA4" w14:textId="2B486D56" w:rsidR="00354B00" w:rsidDel="00A54685" w:rsidRDefault="00354B00" w:rsidP="003F6B5D">
      <w:pPr>
        <w:spacing w:after="0" w:line="480" w:lineRule="auto"/>
        <w:rPr>
          <w:del w:id="108" w:author="Majid" w:date="2017-01-05T14:35:00Z"/>
          <w:rFonts w:ascii="Times New Roman" w:hAnsi="Times New Roman"/>
          <w:sz w:val="24"/>
          <w:szCs w:val="24"/>
        </w:rPr>
      </w:pPr>
    </w:p>
    <w:p w14:paraId="596F5FE8" w14:textId="3329F42F" w:rsidR="00DE3091" w:rsidRDefault="00DD7953" w:rsidP="00B938DB">
      <w:pPr>
        <w:spacing w:after="0" w:line="480" w:lineRule="auto"/>
        <w:rPr>
          <w:rFonts w:ascii="Times New Roman" w:hAnsi="Times New Roman"/>
          <w:sz w:val="24"/>
          <w:szCs w:val="24"/>
        </w:rPr>
      </w:pPr>
      <w:r>
        <w:rPr>
          <w:rFonts w:ascii="Times New Roman" w:hAnsi="Times New Roman"/>
          <w:sz w:val="24"/>
          <w:szCs w:val="24"/>
        </w:rPr>
        <w:t xml:space="preserve">The substantial decline in the summer excess deaths in </w:t>
      </w:r>
      <w:del w:id="109" w:author="Majid" w:date="2017-01-05T14:37:00Z">
        <w:r w:rsidDel="00A54685">
          <w:rPr>
            <w:rFonts w:ascii="Times New Roman" w:hAnsi="Times New Roman"/>
            <w:sz w:val="24"/>
            <w:szCs w:val="24"/>
          </w:rPr>
          <w:delText>younger ages</w:delText>
        </w:r>
      </w:del>
      <w:ins w:id="110" w:author="Majid" w:date="2017-01-05T14:37:00Z">
        <w:r w:rsidR="00A54685">
          <w:rPr>
            <w:rFonts w:ascii="Times New Roman" w:hAnsi="Times New Roman"/>
            <w:sz w:val="24"/>
            <w:szCs w:val="24"/>
          </w:rPr>
          <w:t>adolescents and young adults</w:t>
        </w:r>
      </w:ins>
      <w:r>
        <w:rPr>
          <w:rFonts w:ascii="Times New Roman" w:hAnsi="Times New Roman"/>
          <w:sz w:val="24"/>
          <w:szCs w:val="24"/>
        </w:rPr>
        <w:t xml:space="preserve"> </w:t>
      </w:r>
      <w:ins w:id="111" w:author="Parks, Robbie M" w:date="2017-01-03T14:44:00Z">
        <w:r w:rsidR="00B12045">
          <w:rPr>
            <w:rFonts w:ascii="Times New Roman" w:hAnsi="Times New Roman"/>
            <w:sz w:val="24"/>
            <w:szCs w:val="24"/>
          </w:rPr>
          <w:t>may</w:t>
        </w:r>
        <w:r w:rsidR="000B42BF">
          <w:rPr>
            <w:rFonts w:ascii="Times New Roman" w:hAnsi="Times New Roman"/>
            <w:sz w:val="24"/>
            <w:szCs w:val="24"/>
          </w:rPr>
          <w:t xml:space="preserve"> be related to </w:t>
        </w:r>
      </w:ins>
      <w:ins w:id="112" w:author="Majid" w:date="2017-01-05T14:38:00Z">
        <w:r w:rsidR="00A54685">
          <w:rPr>
            <w:rFonts w:ascii="Times New Roman" w:hAnsi="Times New Roman"/>
            <w:sz w:val="24"/>
            <w:szCs w:val="24"/>
          </w:rPr>
          <w:t xml:space="preserve">diminishing role of </w:t>
        </w:r>
      </w:ins>
      <w:ins w:id="113" w:author="Parks, Robbie M" w:date="2017-01-03T14:44:00Z">
        <w:del w:id="114" w:author="Majid" w:date="2017-01-05T14:39:00Z">
          <w:r w:rsidR="000B42BF" w:rsidDel="00A54685">
            <w:rPr>
              <w:rFonts w:ascii="Times New Roman" w:hAnsi="Times New Roman"/>
              <w:sz w:val="24"/>
              <w:szCs w:val="24"/>
            </w:rPr>
            <w:delText xml:space="preserve">the relative reduction of death caused by </w:delText>
          </w:r>
        </w:del>
      </w:ins>
      <w:ins w:id="115" w:author="Parks, Robbie M" w:date="2017-01-03T14:48:00Z">
        <w:r w:rsidR="008D2E11">
          <w:rPr>
            <w:rFonts w:ascii="Times New Roman" w:hAnsi="Times New Roman"/>
            <w:sz w:val="24"/>
            <w:szCs w:val="24"/>
          </w:rPr>
          <w:t>unintentional injuries</w:t>
        </w:r>
      </w:ins>
      <w:ins w:id="116" w:author="Majid" w:date="2017-01-05T14:39:00Z">
        <w:r w:rsidR="00A54685">
          <w:rPr>
            <w:rFonts w:ascii="Times New Roman" w:hAnsi="Times New Roman"/>
            <w:sz w:val="24"/>
            <w:szCs w:val="24"/>
          </w:rPr>
          <w:t>, especially from traffic-rel</w:t>
        </w:r>
      </w:ins>
      <w:ins w:id="117" w:author="Majid" w:date="2017-01-05T14:42:00Z">
        <w:r w:rsidR="00A54685">
          <w:rPr>
            <w:rFonts w:ascii="Times New Roman" w:hAnsi="Times New Roman"/>
            <w:sz w:val="24"/>
            <w:szCs w:val="24"/>
          </w:rPr>
          <w:t>ated injuries</w:t>
        </w:r>
      </w:ins>
      <w:ins w:id="118" w:author="Majid" w:date="2017-01-05T14:39:00Z">
        <w:r w:rsidR="00A54685">
          <w:rPr>
            <w:rFonts w:ascii="Times New Roman" w:hAnsi="Times New Roman"/>
            <w:sz w:val="24"/>
            <w:szCs w:val="24"/>
          </w:rPr>
          <w:t>,</w:t>
        </w:r>
      </w:ins>
      <w:ins w:id="119" w:author="Parks, Robbie M" w:date="2017-01-03T14:44:00Z">
        <w:r w:rsidR="000B42BF">
          <w:rPr>
            <w:rFonts w:ascii="Times New Roman" w:hAnsi="Times New Roman"/>
            <w:sz w:val="24"/>
            <w:szCs w:val="24"/>
          </w:rPr>
          <w:t xml:space="preserve"> </w:t>
        </w:r>
      </w:ins>
      <w:ins w:id="120" w:author="Parks, Robbie M" w:date="2017-01-03T14:49:00Z">
        <w:del w:id="121" w:author="Majid" w:date="2017-01-05T14:43:00Z">
          <w:r w:rsidR="00307F5F" w:rsidDel="00A54685">
            <w:rPr>
              <w:rFonts w:ascii="Times New Roman" w:hAnsi="Times New Roman"/>
              <w:sz w:val="24"/>
              <w:szCs w:val="24"/>
            </w:rPr>
            <w:delText xml:space="preserve">of those aged 5-14 </w:delText>
          </w:r>
        </w:del>
      </w:ins>
      <w:ins w:id="122" w:author="Parks, Robbie M" w:date="2017-01-03T14:44:00Z">
        <w:del w:id="123" w:author="Majid" w:date="2017-01-05T14:43:00Z">
          <w:r w:rsidR="000B42BF" w:rsidDel="00A54685">
            <w:rPr>
              <w:rFonts w:ascii="Times New Roman" w:hAnsi="Times New Roman"/>
              <w:sz w:val="24"/>
              <w:szCs w:val="24"/>
            </w:rPr>
            <w:delText xml:space="preserve">(from </w:delText>
          </w:r>
        </w:del>
      </w:ins>
      <w:ins w:id="124" w:author="Parks, Robbie M" w:date="2017-01-03T14:48:00Z">
        <w:del w:id="125" w:author="Majid" w:date="2017-01-05T14:43:00Z">
          <w:r w:rsidR="00CF10DE" w:rsidDel="00A54685">
            <w:rPr>
              <w:rFonts w:ascii="Times New Roman" w:hAnsi="Times New Roman"/>
              <w:sz w:val="24"/>
              <w:szCs w:val="24"/>
            </w:rPr>
            <w:delText>48.8</w:delText>
          </w:r>
        </w:del>
      </w:ins>
      <w:ins w:id="126" w:author="Parks, Robbie M" w:date="2017-01-03T14:44:00Z">
        <w:del w:id="127" w:author="Majid" w:date="2017-01-05T14:43:00Z">
          <w:r w:rsidR="000B42BF" w:rsidDel="00A54685">
            <w:rPr>
              <w:rFonts w:ascii="Times New Roman" w:hAnsi="Times New Roman"/>
              <w:sz w:val="24"/>
              <w:szCs w:val="24"/>
            </w:rPr>
            <w:delText>% of deaths (</w:delText>
          </w:r>
        </w:del>
      </w:ins>
      <w:ins w:id="128" w:author="Parks, Robbie M" w:date="2017-01-03T14:48:00Z">
        <w:del w:id="129" w:author="Majid" w:date="2017-01-05T14:43:00Z">
          <w:r w:rsidR="003D76F5" w:rsidDel="00A54685">
            <w:rPr>
              <w:rFonts w:ascii="Times New Roman" w:hAnsi="Times New Roman"/>
              <w:sz w:val="24"/>
              <w:szCs w:val="24"/>
            </w:rPr>
            <w:delText>5,224</w:delText>
          </w:r>
        </w:del>
      </w:ins>
      <w:ins w:id="130" w:author="Parks, Robbie M" w:date="2017-01-03T14:44:00Z">
        <w:del w:id="131" w:author="Majid" w:date="2017-01-05T14:43:00Z">
          <w:r w:rsidR="000B42BF" w:rsidDel="00A54685">
            <w:rPr>
              <w:rFonts w:ascii="Times New Roman" w:hAnsi="Times New Roman"/>
              <w:sz w:val="24"/>
              <w:szCs w:val="24"/>
            </w:rPr>
            <w:delText xml:space="preserve">) in 1980 to </w:delText>
          </w:r>
        </w:del>
      </w:ins>
      <w:ins w:id="132" w:author="Parks, Robbie M" w:date="2017-01-03T14:52:00Z">
        <w:del w:id="133" w:author="Majid" w:date="2017-01-05T14:43:00Z">
          <w:r w:rsidR="00955B50" w:rsidDel="00A54685">
            <w:rPr>
              <w:rFonts w:ascii="Times New Roman" w:hAnsi="Times New Roman"/>
              <w:sz w:val="24"/>
              <w:szCs w:val="24"/>
            </w:rPr>
            <w:delText>31.1</w:delText>
          </w:r>
        </w:del>
      </w:ins>
      <w:ins w:id="134" w:author="Parks, Robbie M" w:date="2017-01-03T14:44:00Z">
        <w:del w:id="135" w:author="Majid" w:date="2017-01-05T14:43:00Z">
          <w:r w:rsidR="000B42BF" w:rsidDel="00A54685">
            <w:rPr>
              <w:rFonts w:ascii="Times New Roman" w:hAnsi="Times New Roman"/>
              <w:sz w:val="24"/>
              <w:szCs w:val="24"/>
            </w:rPr>
            <w:delText>% of deaths (</w:delText>
          </w:r>
        </w:del>
      </w:ins>
      <w:ins w:id="136" w:author="Parks, Robbie M" w:date="2017-01-03T14:53:00Z">
        <w:del w:id="137" w:author="Majid" w:date="2017-01-05T14:43:00Z">
          <w:r w:rsidR="00C13A67" w:rsidDel="00A54685">
            <w:rPr>
              <w:rFonts w:ascii="Times New Roman" w:hAnsi="Times New Roman"/>
              <w:sz w:val="24"/>
              <w:szCs w:val="24"/>
            </w:rPr>
            <w:delText>1,643</w:delText>
          </w:r>
        </w:del>
      </w:ins>
      <w:ins w:id="138" w:author="Parks, Robbie M" w:date="2017-01-03T14:44:00Z">
        <w:del w:id="139" w:author="Majid" w:date="2017-01-05T14:43:00Z">
          <w:r w:rsidR="000B42BF" w:rsidDel="00A54685">
            <w:rPr>
              <w:rFonts w:ascii="Times New Roman" w:hAnsi="Times New Roman"/>
              <w:sz w:val="24"/>
              <w:szCs w:val="24"/>
            </w:rPr>
            <w:delText>) in 2010)</w:delText>
          </w:r>
        </w:del>
      </w:ins>
      <w:ins w:id="140" w:author="Parks, Robbie M" w:date="2017-01-03T14:49:00Z">
        <w:del w:id="141" w:author="Majid" w:date="2017-01-05T14:43:00Z">
          <w:r w:rsidR="00F81E66" w:rsidDel="00A54685">
            <w:rPr>
              <w:rFonts w:ascii="Times New Roman" w:hAnsi="Times New Roman"/>
              <w:sz w:val="24"/>
              <w:szCs w:val="24"/>
            </w:rPr>
            <w:delText xml:space="preserve"> and unintentional injuries of those aged 15-24 (from </w:delText>
          </w:r>
          <w:r w:rsidR="006025EB" w:rsidDel="00A54685">
            <w:rPr>
              <w:rFonts w:ascii="Times New Roman" w:hAnsi="Times New Roman"/>
              <w:sz w:val="24"/>
              <w:szCs w:val="24"/>
            </w:rPr>
            <w:delText>53.4</w:delText>
          </w:r>
          <w:r w:rsidR="00F81E66" w:rsidDel="00A54685">
            <w:rPr>
              <w:rFonts w:ascii="Times New Roman" w:hAnsi="Times New Roman"/>
              <w:sz w:val="24"/>
              <w:szCs w:val="24"/>
            </w:rPr>
            <w:delText>% of deaths (</w:delText>
          </w:r>
          <w:r w:rsidR="0079658A" w:rsidDel="00A54685">
            <w:rPr>
              <w:rFonts w:ascii="Times New Roman" w:hAnsi="Times New Roman"/>
              <w:sz w:val="24"/>
              <w:szCs w:val="24"/>
            </w:rPr>
            <w:delText>26,206</w:delText>
          </w:r>
          <w:r w:rsidR="00F81E66" w:rsidDel="00A54685">
            <w:rPr>
              <w:rFonts w:ascii="Times New Roman" w:hAnsi="Times New Roman"/>
              <w:sz w:val="24"/>
              <w:szCs w:val="24"/>
            </w:rPr>
            <w:delText xml:space="preserve">) in 1980 to </w:delText>
          </w:r>
          <w:r w:rsidR="00847250" w:rsidDel="00A54685">
            <w:rPr>
              <w:rFonts w:ascii="Times New Roman" w:hAnsi="Times New Roman"/>
              <w:sz w:val="24"/>
              <w:szCs w:val="24"/>
            </w:rPr>
            <w:delText>41.8</w:delText>
          </w:r>
          <w:r w:rsidR="00F81E66" w:rsidDel="00A54685">
            <w:rPr>
              <w:rFonts w:ascii="Times New Roman" w:hAnsi="Times New Roman"/>
              <w:sz w:val="24"/>
              <w:szCs w:val="24"/>
            </w:rPr>
            <w:delText>% of deaths (</w:delText>
          </w:r>
        </w:del>
      </w:ins>
      <w:ins w:id="142" w:author="Parks, Robbie M" w:date="2017-01-03T14:54:00Z">
        <w:del w:id="143" w:author="Majid" w:date="2017-01-05T14:43:00Z">
          <w:r w:rsidR="009A1CAF" w:rsidDel="00A54685">
            <w:rPr>
              <w:rFonts w:ascii="Times New Roman" w:hAnsi="Times New Roman"/>
              <w:sz w:val="24"/>
              <w:szCs w:val="24"/>
            </w:rPr>
            <w:delText>12,341</w:delText>
          </w:r>
        </w:del>
      </w:ins>
      <w:ins w:id="144" w:author="Parks, Robbie M" w:date="2017-01-03T14:49:00Z">
        <w:del w:id="145" w:author="Majid" w:date="2017-01-05T14:43:00Z">
          <w:r w:rsidR="00F81E66" w:rsidDel="00A54685">
            <w:rPr>
              <w:rFonts w:ascii="Times New Roman" w:hAnsi="Times New Roman"/>
              <w:sz w:val="24"/>
              <w:szCs w:val="24"/>
            </w:rPr>
            <w:delText>) in 2010)</w:delText>
          </w:r>
        </w:del>
      </w:ins>
      <w:ins w:id="146" w:author="Parks, Robbie M" w:date="2017-01-03T14:44:00Z">
        <w:del w:id="147" w:author="Majid" w:date="2017-01-05T14:43:00Z">
          <w:r w:rsidR="00276E84" w:rsidDel="00A54685">
            <w:rPr>
              <w:rFonts w:ascii="Times New Roman" w:hAnsi="Times New Roman"/>
              <w:sz w:val="24"/>
              <w:szCs w:val="24"/>
            </w:rPr>
            <w:delText xml:space="preserve">, as </w:delText>
          </w:r>
        </w:del>
      </w:ins>
      <w:ins w:id="148" w:author="Parks, Robbie M" w:date="2017-01-03T17:40:00Z">
        <w:del w:id="149" w:author="Majid" w:date="2017-01-05T14:43:00Z">
          <w:r w:rsidR="00276E84" w:rsidDel="00A54685">
            <w:rPr>
              <w:rFonts w:ascii="Times New Roman" w:hAnsi="Times New Roman"/>
              <w:sz w:val="24"/>
              <w:szCs w:val="24"/>
            </w:rPr>
            <w:delText>injuries from</w:delText>
          </w:r>
        </w:del>
      </w:ins>
      <w:ins w:id="150" w:author="Parks, Robbie M" w:date="2017-01-04T15:43:00Z">
        <w:del w:id="151" w:author="Majid" w:date="2017-01-05T14:43:00Z">
          <w:r w:rsidR="002D4129" w:rsidDel="00A54685">
            <w:rPr>
              <w:rFonts w:ascii="Times New Roman" w:hAnsi="Times New Roman"/>
              <w:sz w:val="24"/>
              <w:szCs w:val="24"/>
            </w:rPr>
            <w:delText>,</w:delText>
          </w:r>
        </w:del>
      </w:ins>
      <w:ins w:id="152" w:author="Parks, Robbie M" w:date="2017-01-04T15:44:00Z">
        <w:del w:id="153" w:author="Majid" w:date="2017-01-05T14:43:00Z">
          <w:r w:rsidR="002D4129" w:rsidDel="00A54685">
            <w:rPr>
              <w:rFonts w:ascii="Times New Roman" w:hAnsi="Times New Roman"/>
              <w:sz w:val="24"/>
              <w:szCs w:val="24"/>
            </w:rPr>
            <w:delText xml:space="preserve"> say,</w:delText>
          </w:r>
        </w:del>
      </w:ins>
      <w:ins w:id="154" w:author="Parks, Robbie M" w:date="2017-01-03T17:39:00Z">
        <w:del w:id="155" w:author="Majid" w:date="2017-01-05T14:43:00Z">
          <w:r w:rsidR="00276E84" w:rsidDel="00A54685">
            <w:rPr>
              <w:rFonts w:ascii="Times New Roman" w:hAnsi="Times New Roman"/>
              <w:sz w:val="24"/>
              <w:szCs w:val="24"/>
            </w:rPr>
            <w:delText xml:space="preserve"> </w:delText>
          </w:r>
        </w:del>
      </w:ins>
      <w:ins w:id="156" w:author="Parks, Robbie M" w:date="2017-01-03T17:40:00Z">
        <w:del w:id="157" w:author="Majid" w:date="2017-01-05T14:43:00Z">
          <w:r w:rsidR="00276E84" w:rsidDel="00A54685">
            <w:rPr>
              <w:rFonts w:ascii="Times New Roman" w:hAnsi="Times New Roman"/>
              <w:sz w:val="24"/>
              <w:szCs w:val="24"/>
            </w:rPr>
            <w:delText>traffic accidents are</w:delText>
          </w:r>
        </w:del>
      </w:ins>
      <w:ins w:id="158" w:author="Majid" w:date="2017-01-05T14:43:00Z">
        <w:r w:rsidR="00A54685">
          <w:rPr>
            <w:rFonts w:ascii="Times New Roman" w:hAnsi="Times New Roman"/>
            <w:sz w:val="24"/>
            <w:szCs w:val="24"/>
          </w:rPr>
          <w:t>which</w:t>
        </w:r>
      </w:ins>
      <w:ins w:id="159" w:author="Parks, Robbie M" w:date="2017-01-03T17:40:00Z">
        <w:r w:rsidR="00276E84">
          <w:rPr>
            <w:rFonts w:ascii="Times New Roman" w:hAnsi="Times New Roman"/>
            <w:sz w:val="24"/>
            <w:szCs w:val="24"/>
          </w:rPr>
          <w:t xml:space="preserve"> more likely to occur in the summer months.</w:t>
        </w:r>
      </w:ins>
      <w:r w:rsidR="00BF3B32">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face="superscript"&gt;28,29&lt;/style&gt;&lt;/DisplayText&gt;&lt;record&gt;&lt;rec-number&gt;951&lt;/rec-number&gt;&lt;foreign-keys&gt;&lt;key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28,29</w:t>
      </w:r>
      <w:r w:rsidR="00BF3B32">
        <w:rPr>
          <w:rFonts w:ascii="Times New Roman" w:hAnsi="Times New Roman"/>
          <w:sz w:val="24"/>
          <w:szCs w:val="24"/>
        </w:rPr>
        <w:fldChar w:fldCharType="end"/>
      </w:r>
      <w:ins w:id="160" w:author="Parks, Robbie M" w:date="2017-01-03T14:44:00Z">
        <w:r w:rsidR="000B42BF">
          <w:rPr>
            <w:rFonts w:ascii="Times New Roman" w:hAnsi="Times New Roman"/>
            <w:sz w:val="24"/>
            <w:szCs w:val="24"/>
          </w:rPr>
          <w:t xml:space="preserve"> </w:t>
        </w:r>
      </w:ins>
      <w:r w:rsidR="00B02A6E">
        <w:rPr>
          <w:rFonts w:ascii="Times New Roman" w:hAnsi="Times New Roman"/>
          <w:sz w:val="24"/>
          <w:szCs w:val="24"/>
        </w:rPr>
        <w:t>The weakening of seasonality in children under five years of age</w:t>
      </w:r>
      <w:ins w:id="161" w:author="Parks, Robbie M" w:date="2017-01-03T14:25:00Z">
        <w:r w:rsidR="009321F1">
          <w:rPr>
            <w:rFonts w:ascii="Times New Roman" w:hAnsi="Times New Roman"/>
            <w:sz w:val="24"/>
            <w:szCs w:val="24"/>
          </w:rPr>
          <w:t xml:space="preserve"> </w:t>
        </w:r>
      </w:ins>
      <w:commentRangeStart w:id="162"/>
      <w:ins w:id="163" w:author="Parks, Robbie M" w:date="2017-01-04T15:35:00Z">
        <w:r w:rsidR="009321F1">
          <w:rPr>
            <w:rFonts w:ascii="Times New Roman" w:hAnsi="Times New Roman"/>
            <w:sz w:val="24"/>
            <w:szCs w:val="24"/>
          </w:rPr>
          <w:t>may</w:t>
        </w:r>
      </w:ins>
      <w:ins w:id="164" w:author="Parks, Robbie M" w:date="2017-01-03T14:25:00Z">
        <w:r w:rsidR="00313088">
          <w:rPr>
            <w:rFonts w:ascii="Times New Roman" w:hAnsi="Times New Roman"/>
            <w:sz w:val="24"/>
            <w:szCs w:val="24"/>
          </w:rPr>
          <w:t xml:space="preserve"> be related to the relative reduction of death caused by respiratory distress</w:t>
        </w:r>
      </w:ins>
      <w:ins w:id="165" w:author="Parks, Robbie M" w:date="2017-01-03T14:26:00Z">
        <w:r w:rsidR="00A414CF">
          <w:rPr>
            <w:rFonts w:ascii="Times New Roman" w:hAnsi="Times New Roman"/>
            <w:sz w:val="24"/>
            <w:szCs w:val="24"/>
          </w:rPr>
          <w:t xml:space="preserve"> of children</w:t>
        </w:r>
        <w:r w:rsidR="00BA5CB4">
          <w:rPr>
            <w:rFonts w:ascii="Times New Roman" w:hAnsi="Times New Roman"/>
            <w:sz w:val="24"/>
            <w:szCs w:val="24"/>
          </w:rPr>
          <w:t xml:space="preserve"> under one</w:t>
        </w:r>
        <w:r w:rsidR="00313088">
          <w:rPr>
            <w:rFonts w:ascii="Times New Roman" w:hAnsi="Times New Roman"/>
            <w:sz w:val="24"/>
            <w:szCs w:val="24"/>
          </w:rPr>
          <w:t xml:space="preserve"> year old</w:t>
        </w:r>
      </w:ins>
      <w:ins w:id="166" w:author="Parks, Robbie M" w:date="2017-01-03T14:30:00Z">
        <w:r w:rsidR="00645F3B">
          <w:rPr>
            <w:rFonts w:ascii="Times New Roman" w:hAnsi="Times New Roman"/>
            <w:sz w:val="24"/>
            <w:szCs w:val="24"/>
          </w:rPr>
          <w:t xml:space="preserve"> (from </w:t>
        </w:r>
      </w:ins>
      <w:ins w:id="167" w:author="Parks, Robbie M" w:date="2017-01-03T14:32:00Z">
        <w:r w:rsidR="00A414CF">
          <w:rPr>
            <w:rFonts w:ascii="Times New Roman" w:hAnsi="Times New Roman"/>
            <w:sz w:val="24"/>
            <w:szCs w:val="24"/>
          </w:rPr>
          <w:t>10.9% of deaths</w:t>
        </w:r>
      </w:ins>
      <w:ins w:id="168" w:author="Parks, Robbie M" w:date="2017-01-03T14:42:00Z">
        <w:r w:rsidR="00645F3B">
          <w:rPr>
            <w:rFonts w:ascii="Times New Roman" w:hAnsi="Times New Roman"/>
            <w:sz w:val="24"/>
            <w:szCs w:val="24"/>
          </w:rPr>
          <w:t xml:space="preserve"> (4,989)</w:t>
        </w:r>
      </w:ins>
      <w:ins w:id="169" w:author="Parks, Robbie M" w:date="2017-01-03T14:32:00Z">
        <w:r w:rsidR="00A414CF">
          <w:rPr>
            <w:rFonts w:ascii="Times New Roman" w:hAnsi="Times New Roman"/>
            <w:sz w:val="24"/>
            <w:szCs w:val="24"/>
          </w:rPr>
          <w:t xml:space="preserve"> </w:t>
        </w:r>
      </w:ins>
      <w:ins w:id="170" w:author="Parks, Robbie M" w:date="2017-01-03T14:30:00Z">
        <w:r w:rsidR="00645F3B">
          <w:rPr>
            <w:rFonts w:ascii="Times New Roman" w:hAnsi="Times New Roman"/>
            <w:sz w:val="24"/>
            <w:szCs w:val="24"/>
          </w:rPr>
          <w:t xml:space="preserve">in 1980 to </w:t>
        </w:r>
      </w:ins>
      <w:ins w:id="171" w:author="Parks, Robbie M" w:date="2017-01-03T14:33:00Z">
        <w:r w:rsidR="00A414CF">
          <w:rPr>
            <w:rFonts w:ascii="Times New Roman" w:hAnsi="Times New Roman"/>
            <w:sz w:val="24"/>
            <w:szCs w:val="24"/>
          </w:rPr>
          <w:t>2.0% of deaths</w:t>
        </w:r>
        <w:r w:rsidR="00645F3B">
          <w:rPr>
            <w:rFonts w:ascii="Times New Roman" w:hAnsi="Times New Roman"/>
            <w:sz w:val="24"/>
            <w:szCs w:val="24"/>
          </w:rPr>
          <w:t xml:space="preserve"> </w:t>
        </w:r>
      </w:ins>
      <w:ins w:id="172" w:author="Parks, Robbie M" w:date="2017-01-03T14:42:00Z">
        <w:r w:rsidR="00645F3B">
          <w:rPr>
            <w:rFonts w:ascii="Times New Roman" w:hAnsi="Times New Roman"/>
            <w:sz w:val="24"/>
            <w:szCs w:val="24"/>
          </w:rPr>
          <w:t>(</w:t>
        </w:r>
      </w:ins>
      <w:ins w:id="173" w:author="Parks, Robbie M" w:date="2017-01-03T14:33:00Z">
        <w:r w:rsidR="00645F3B">
          <w:rPr>
            <w:rFonts w:ascii="Times New Roman" w:hAnsi="Times New Roman"/>
            <w:sz w:val="24"/>
            <w:szCs w:val="24"/>
          </w:rPr>
          <w:t>514</w:t>
        </w:r>
      </w:ins>
      <w:ins w:id="174" w:author="Parks, Robbie M" w:date="2017-01-03T14:42:00Z">
        <w:r w:rsidR="00645F3B">
          <w:rPr>
            <w:rFonts w:ascii="Times New Roman" w:hAnsi="Times New Roman"/>
            <w:sz w:val="24"/>
            <w:szCs w:val="24"/>
          </w:rPr>
          <w:t>)</w:t>
        </w:r>
      </w:ins>
      <w:ins w:id="175" w:author="Parks, Robbie M" w:date="2017-01-03T14:33:00Z">
        <w:r w:rsidR="00A414CF">
          <w:rPr>
            <w:rFonts w:ascii="Times New Roman" w:hAnsi="Times New Roman"/>
            <w:sz w:val="24"/>
            <w:szCs w:val="24"/>
          </w:rPr>
          <w:t xml:space="preserve"> </w:t>
        </w:r>
      </w:ins>
      <w:ins w:id="176" w:author="Parks, Robbie M" w:date="2017-01-03T14:30:00Z">
        <w:r w:rsidR="00A414CF">
          <w:rPr>
            <w:rFonts w:ascii="Times New Roman" w:hAnsi="Times New Roman"/>
            <w:sz w:val="24"/>
            <w:szCs w:val="24"/>
          </w:rPr>
          <w:t>in 2010)</w:t>
        </w:r>
      </w:ins>
      <w:ins w:id="177" w:author="Parks, Robbie M" w:date="2017-01-03T17:40:00Z">
        <w:r w:rsidR="00517509">
          <w:rPr>
            <w:rFonts w:ascii="Times New Roman" w:hAnsi="Times New Roman"/>
            <w:sz w:val="24"/>
            <w:szCs w:val="24"/>
          </w:rPr>
          <w:t xml:space="preserve">, with respiratory distress </w:t>
        </w:r>
      </w:ins>
      <w:ins w:id="178" w:author="Parks, Robbie M" w:date="2017-01-04T15:44:00Z">
        <w:r w:rsidR="0067300D">
          <w:rPr>
            <w:rFonts w:ascii="Times New Roman" w:hAnsi="Times New Roman"/>
            <w:sz w:val="24"/>
            <w:szCs w:val="24"/>
          </w:rPr>
          <w:t>thought</w:t>
        </w:r>
      </w:ins>
      <w:ins w:id="179" w:author="Parks, Robbie M" w:date="2017-01-04T15:35:00Z">
        <w:r w:rsidR="006442C0">
          <w:rPr>
            <w:rFonts w:ascii="Times New Roman" w:hAnsi="Times New Roman"/>
            <w:sz w:val="24"/>
            <w:szCs w:val="24"/>
          </w:rPr>
          <w:t xml:space="preserve"> to be </w:t>
        </w:r>
      </w:ins>
      <w:ins w:id="180" w:author="Parks, Robbie M" w:date="2017-01-03T17:40:00Z">
        <w:r w:rsidR="00517509">
          <w:rPr>
            <w:rFonts w:ascii="Times New Roman" w:hAnsi="Times New Roman"/>
            <w:sz w:val="24"/>
            <w:szCs w:val="24"/>
          </w:rPr>
          <w:t>aggravated by warmer weather</w:t>
        </w:r>
      </w:ins>
      <w:ins w:id="181" w:author="Parks, Robbie M" w:date="2017-01-04T16:34:00Z">
        <w:r w:rsidR="008B1C81">
          <w:rPr>
            <w:rFonts w:ascii="Times New Roman" w:hAnsi="Times New Roman"/>
            <w:sz w:val="24"/>
            <w:szCs w:val="24"/>
          </w:rPr>
          <w:t xml:space="preserve"> </w:t>
        </w:r>
      </w:ins>
      <w:ins w:id="182" w:author="Parks, Robbie M" w:date="2017-01-04T15:44:00Z">
        <w:r w:rsidR="0067300D">
          <w:rPr>
            <w:rFonts w:ascii="Times New Roman" w:hAnsi="Times New Roman"/>
            <w:sz w:val="24"/>
            <w:szCs w:val="24"/>
          </w:rPr>
          <w:t>(?)</w:t>
        </w:r>
      </w:ins>
      <w:ins w:id="183" w:author="Parks, Robbie M" w:date="2017-01-03T14:37:00Z">
        <w:r w:rsidR="00256FC1">
          <w:rPr>
            <w:rFonts w:ascii="Times New Roman" w:hAnsi="Times New Roman"/>
            <w:sz w:val="24"/>
            <w:szCs w:val="24"/>
          </w:rPr>
          <w:t>.</w:t>
        </w:r>
      </w:ins>
      <w:r w:rsidR="00475B71">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(NCHS)&lt;/full-title&gt;&lt;/periodical&gt;&lt;dates&gt;&lt;year&gt;2012&lt;/year&gt;&lt;/dates&gt;&lt;urls&gt;&lt;/urls&gt;&lt;/record&gt;&lt;/Cite&gt;&lt;/EndNote&gt;</w:instrText>
      </w:r>
      <w:r w:rsidR="00475B71">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w:t>
      </w:r>
      <w:r w:rsidR="00475B71">
        <w:rPr>
          <w:rFonts w:ascii="Times New Roman" w:hAnsi="Times New Roman"/>
          <w:sz w:val="24"/>
          <w:szCs w:val="24"/>
        </w:rPr>
        <w:fldChar w:fldCharType="end"/>
      </w:r>
      <w:commentRangeEnd w:id="162"/>
      <w:r w:rsidR="00D85F98">
        <w:rPr>
          <w:rStyle w:val="CommentReference"/>
          <w:rFonts w:asciiTheme="minorHAnsi" w:eastAsiaTheme="minorHAnsi" w:hAnsiTheme="minorHAnsi" w:cstheme="minorBidi"/>
        </w:rPr>
        <w:commentReference w:id="162"/>
      </w:r>
      <w:ins w:id="184" w:author="Parks, Robbie M" w:date="2017-01-03T14:37:00Z">
        <w:r w:rsidR="00256FC1">
          <w:rPr>
            <w:rFonts w:ascii="Times New Roman" w:hAnsi="Times New Roman"/>
            <w:sz w:val="24"/>
            <w:szCs w:val="24"/>
          </w:rPr>
          <w:t xml:space="preserve"> </w:t>
        </w:r>
      </w:ins>
      <w:r w:rsidR="00A1552B">
        <w:rPr>
          <w:rFonts w:ascii="Times New Roman" w:hAnsi="Times New Roman"/>
          <w:sz w:val="24"/>
          <w:szCs w:val="24"/>
        </w:rPr>
        <w:t xml:space="preserve">Further elucidation on the causes of </w:t>
      </w:r>
      <w:del w:id="185" w:author="Majid" w:date="2017-01-05T14:46:00Z">
        <w:r w:rsidR="00A1552B" w:rsidDel="00D85F98">
          <w:rPr>
            <w:rFonts w:ascii="Times New Roman" w:hAnsi="Times New Roman"/>
            <w:sz w:val="24"/>
            <w:szCs w:val="24"/>
          </w:rPr>
          <w:delText xml:space="preserve">deseasonalization </w:delText>
        </w:r>
      </w:del>
      <w:proofErr w:type="spellStart"/>
      <w:ins w:id="186" w:author="Majid" w:date="2017-01-05T14:46:00Z">
        <w:r w:rsidR="00D85F98">
          <w:rPr>
            <w:rFonts w:ascii="Times New Roman" w:hAnsi="Times New Roman"/>
            <w:sz w:val="24"/>
            <w:szCs w:val="24"/>
          </w:rPr>
          <w:t>deseasonalisation</w:t>
        </w:r>
        <w:proofErr w:type="spellEnd"/>
        <w:r w:rsidR="00D85F98">
          <w:rPr>
            <w:rFonts w:ascii="Times New Roman" w:hAnsi="Times New Roman"/>
            <w:sz w:val="24"/>
            <w:szCs w:val="24"/>
          </w:rPr>
          <w:t xml:space="preserve"> </w:t>
        </w:r>
      </w:ins>
      <w:r w:rsidR="00350DD6">
        <w:rPr>
          <w:rFonts w:ascii="Times New Roman" w:hAnsi="Times New Roman"/>
          <w:sz w:val="24"/>
          <w:szCs w:val="24"/>
        </w:rPr>
        <w:t>of these age groups</w:t>
      </w:r>
      <w:r w:rsidR="00A1552B">
        <w:rPr>
          <w:rFonts w:ascii="Times New Roman" w:hAnsi="Times New Roman"/>
          <w:sz w:val="24"/>
          <w:szCs w:val="24"/>
        </w:rPr>
        <w:t xml:space="preserve"> </w:t>
      </w:r>
      <w:r w:rsidR="00A1552B">
        <w:rPr>
          <w:rFonts w:ascii="Times New Roman" w:hAnsi="Times New Roman"/>
          <w:sz w:val="24"/>
          <w:szCs w:val="24"/>
        </w:rPr>
        <w:lastRenderedPageBreak/>
        <w:t>require</w:t>
      </w:r>
      <w:r w:rsidR="00350DD6">
        <w:rPr>
          <w:rFonts w:ascii="Times New Roman" w:hAnsi="Times New Roman"/>
          <w:sz w:val="24"/>
          <w:szCs w:val="24"/>
        </w:rPr>
        <w:t>s</w:t>
      </w:r>
      <w:r w:rsidR="00A1552B">
        <w:rPr>
          <w:rFonts w:ascii="Times New Roman" w:hAnsi="Times New Roman"/>
          <w:sz w:val="24"/>
          <w:szCs w:val="24"/>
        </w:rPr>
        <w:t xml:space="preserve"> a more detailed analysis of </w:t>
      </w:r>
      <w:r w:rsidR="001B722E">
        <w:rPr>
          <w:rFonts w:ascii="Times New Roman" w:hAnsi="Times New Roman"/>
          <w:sz w:val="24"/>
          <w:szCs w:val="24"/>
        </w:rPr>
        <w:t>changes in the composition</w:t>
      </w:r>
      <w:r w:rsidR="00A1552B">
        <w:rPr>
          <w:rFonts w:ascii="Times New Roman" w:hAnsi="Times New Roman"/>
          <w:sz w:val="24"/>
          <w:szCs w:val="24"/>
        </w:rPr>
        <w:t xml:space="preserve"> of </w:t>
      </w:r>
      <w:r w:rsidR="001B722E">
        <w:rPr>
          <w:rFonts w:ascii="Times New Roman" w:hAnsi="Times New Roman"/>
          <w:sz w:val="24"/>
          <w:szCs w:val="24"/>
        </w:rPr>
        <w:t>causes of deaths, as well as</w:t>
      </w:r>
      <w:r w:rsidR="00F91C20">
        <w:rPr>
          <w:rFonts w:ascii="Times New Roman" w:hAnsi="Times New Roman"/>
          <w:sz w:val="24"/>
          <w:szCs w:val="24"/>
        </w:rPr>
        <w:t xml:space="preserve"> the shifts in seasonality of the causes of death themselves.</w:t>
      </w:r>
      <w:r w:rsidR="00A1552B">
        <w:rPr>
          <w:rFonts w:ascii="Times New Roman" w:hAnsi="Times New Roman"/>
          <w:sz w:val="24"/>
          <w:szCs w:val="24"/>
        </w:rPr>
        <w:t xml:space="preserve"> </w:t>
      </w:r>
    </w:p>
    <w:p w14:paraId="6091667B" w14:textId="77777777" w:rsidR="00DE3091" w:rsidRDefault="00DE3091" w:rsidP="00B938DB">
      <w:pPr>
        <w:spacing w:after="0" w:line="480" w:lineRule="auto"/>
        <w:rPr>
          <w:ins w:id="187" w:author="Parks, Robbie M" w:date="2017-01-04T15:53:00Z"/>
          <w:rFonts w:ascii="Times New Roman" w:hAnsi="Times New Roman"/>
          <w:sz w:val="24"/>
          <w:szCs w:val="24"/>
        </w:rPr>
      </w:pPr>
    </w:p>
    <w:p w14:paraId="18CB7C09" w14:textId="1F08BF5B" w:rsidR="004D18B5" w:rsidRDefault="00C2786A" w:rsidP="00B938DB">
      <w:pPr>
        <w:spacing w:after="0" w:line="480" w:lineRule="auto"/>
        <w:rPr>
          <w:ins w:id="188" w:author="Parks, Robbie M" w:date="2017-01-04T15:49:00Z"/>
          <w:rFonts w:ascii="Times New Roman" w:hAnsi="Times New Roman"/>
          <w:sz w:val="24"/>
          <w:szCs w:val="24"/>
        </w:rPr>
      </w:pPr>
      <w:r>
        <w:rPr>
          <w:rFonts w:ascii="Times New Roman" w:hAnsi="Times New Roman"/>
          <w:sz w:val="24"/>
          <w:szCs w:val="24"/>
        </w:rPr>
        <w:t xml:space="preserve">In contrast to young and middle ages, </w:t>
      </w:r>
      <w:r w:rsidR="00452AB5">
        <w:rPr>
          <w:rFonts w:ascii="Times New Roman" w:hAnsi="Times New Roman"/>
          <w:sz w:val="24"/>
          <w:szCs w:val="24"/>
        </w:rPr>
        <w:t>mortality in older ages</w:t>
      </w:r>
      <w:r>
        <w:rPr>
          <w:rFonts w:ascii="Times New Roman" w:hAnsi="Times New Roman"/>
          <w:sz w:val="24"/>
          <w:szCs w:val="24"/>
        </w:rPr>
        <w:t>, where death rates are highest,</w:t>
      </w:r>
      <w:r w:rsidR="00452AB5">
        <w:rPr>
          <w:rFonts w:ascii="Times New Roman" w:hAnsi="Times New Roman"/>
          <w:sz w:val="24"/>
          <w:szCs w:val="24"/>
        </w:rPr>
        <w:t xml:space="preserve"> </w:t>
      </w:r>
      <w:r>
        <w:rPr>
          <w:rFonts w:ascii="Times New Roman" w:hAnsi="Times New Roman"/>
          <w:sz w:val="24"/>
          <w:szCs w:val="24"/>
        </w:rPr>
        <w:t>maintained</w:t>
      </w:r>
      <w:r w:rsidR="00452AB5">
        <w:rPr>
          <w:rFonts w:ascii="Times New Roman" w:hAnsi="Times New Roman"/>
          <w:sz w:val="24"/>
          <w:szCs w:val="24"/>
        </w:rPr>
        <w:t xml:space="preserve"> persistent seasonality over a period of three decades, which is also largely irrespective of geography</w:t>
      </w:r>
      <w:del w:id="189" w:author="Majid" w:date="2017-01-05T14:52:00Z">
        <w:r w:rsidDel="00D85F98">
          <w:rPr>
            <w:rFonts w:ascii="Times New Roman" w:hAnsi="Times New Roman"/>
            <w:sz w:val="24"/>
            <w:szCs w:val="24"/>
          </w:rPr>
          <w:delText>.</w:delText>
        </w:r>
      </w:del>
      <w:r>
        <w:rPr>
          <w:rFonts w:ascii="Times New Roman" w:hAnsi="Times New Roman"/>
          <w:sz w:val="24"/>
          <w:szCs w:val="24"/>
        </w:rPr>
        <w:t xml:space="preserve"> </w:t>
      </w:r>
      <w:ins w:id="190" w:author="Majid" w:date="2017-01-05T14:52:00Z">
        <w:r w:rsidR="00D85F98">
          <w:rPr>
            <w:rFonts w:ascii="Times New Roman" w:hAnsi="Times New Roman"/>
            <w:sz w:val="24"/>
            <w:szCs w:val="24"/>
          </w:rPr>
          <w:t>(</w:t>
        </w:r>
      </w:ins>
      <w:del w:id="191" w:author="Majid" w:date="2017-01-05T14:53:00Z">
        <w:r w:rsidR="00452AB5" w:rsidDel="00D85F98">
          <w:rPr>
            <w:rFonts w:ascii="Times New Roman" w:hAnsi="Times New Roman"/>
            <w:sz w:val="24"/>
            <w:szCs w:val="24"/>
          </w:rPr>
          <w:delText>W</w:delText>
        </w:r>
      </w:del>
      <w:ins w:id="192" w:author="Majid" w:date="2017-01-05T14:53:00Z">
        <w:r w:rsidR="00D85F98">
          <w:rPr>
            <w:rFonts w:ascii="Times New Roman" w:hAnsi="Times New Roman"/>
            <w:sz w:val="24"/>
            <w:szCs w:val="24"/>
          </w:rPr>
          <w:t>w</w:t>
        </w:r>
      </w:ins>
      <w:r w:rsidR="00452AB5">
        <w:rPr>
          <w:rFonts w:ascii="Times New Roman" w:hAnsi="Times New Roman"/>
          <w:sz w:val="24"/>
          <w:szCs w:val="24"/>
        </w:rPr>
        <w:t>e note however that although the percent excess mortality has remained largely unchanged in these ages, the absolute difference in death rates between the peak and minimum months has declined because total mortality has a declining trend</w:t>
      </w:r>
      <w:ins w:id="193" w:author="Majid" w:date="2017-01-05T14:53:00Z">
        <w:r w:rsidR="00D85F98">
          <w:rPr>
            <w:rFonts w:ascii="Times New Roman" w:hAnsi="Times New Roman"/>
            <w:sz w:val="24"/>
            <w:szCs w:val="24"/>
          </w:rPr>
          <w:t>)</w:t>
        </w:r>
      </w:ins>
      <w:r w:rsidR="00452AB5">
        <w:rPr>
          <w:rFonts w:ascii="Times New Roman" w:hAnsi="Times New Roman"/>
          <w:sz w:val="24"/>
          <w:szCs w:val="24"/>
        </w:rPr>
        <w:t>.</w:t>
      </w:r>
      <w:r w:rsidRPr="00C2786A">
        <w:rPr>
          <w:rFonts w:ascii="Times New Roman" w:hAnsi="Times New Roman"/>
          <w:sz w:val="24"/>
          <w:szCs w:val="24"/>
        </w:rPr>
        <w:t xml:space="preserve"> </w:t>
      </w:r>
      <w:r>
        <w:rPr>
          <w:rFonts w:ascii="Times New Roman" w:hAnsi="Times New Roman"/>
          <w:sz w:val="24"/>
          <w:szCs w:val="24"/>
        </w:rPr>
        <w:t xml:space="preserve">This finding demonstrates the need for environmental and health service interventions targeted towards this group. </w:t>
      </w:r>
      <w:ins w:id="194" w:author="Parks, Robbie M" w:date="2017-01-04T16:20:00Z">
        <w:r w:rsidR="0095509B">
          <w:rPr>
            <w:rFonts w:ascii="Times New Roman" w:hAnsi="Times New Roman"/>
            <w:sz w:val="24"/>
            <w:szCs w:val="24"/>
          </w:rPr>
          <w:t>Examples</w:t>
        </w:r>
      </w:ins>
      <w:ins w:id="195" w:author="Parks, Robbie M" w:date="2017-01-04T15:54:00Z">
        <w:r w:rsidR="003C12EF">
          <w:rPr>
            <w:rFonts w:ascii="Times New Roman" w:hAnsi="Times New Roman"/>
            <w:sz w:val="24"/>
            <w:szCs w:val="24"/>
          </w:rPr>
          <w:t xml:space="preserve"> include </w:t>
        </w:r>
      </w:ins>
      <w:ins w:id="196" w:author="Parks, Robbie M" w:date="2017-01-04T16:16:00Z">
        <w:r w:rsidR="007A42F3">
          <w:rPr>
            <w:rFonts w:ascii="Times New Roman" w:hAnsi="Times New Roman"/>
            <w:sz w:val="24"/>
            <w:szCs w:val="24"/>
          </w:rPr>
          <w:t xml:space="preserve">continuing to </w:t>
        </w:r>
      </w:ins>
      <w:ins w:id="197" w:author="Parks, Robbie M" w:date="2017-01-04T16:04:00Z">
        <w:r w:rsidR="007A42F3">
          <w:rPr>
            <w:rFonts w:ascii="Times New Roman" w:hAnsi="Times New Roman"/>
            <w:sz w:val="24"/>
            <w:szCs w:val="24"/>
          </w:rPr>
          <w:t>improve</w:t>
        </w:r>
        <w:r w:rsidR="00274E12">
          <w:rPr>
            <w:rFonts w:ascii="Times New Roman" w:hAnsi="Times New Roman"/>
            <w:sz w:val="24"/>
            <w:szCs w:val="24"/>
          </w:rPr>
          <w:t xml:space="preserve"> the availability of </w:t>
        </w:r>
        <w:del w:id="198" w:author="Majid" w:date="2017-01-05T14:53:00Z">
          <w:r w:rsidR="00274E12" w:rsidDel="00D85F98">
            <w:rPr>
              <w:rFonts w:ascii="Times New Roman" w:hAnsi="Times New Roman"/>
              <w:sz w:val="24"/>
              <w:szCs w:val="24"/>
            </w:rPr>
            <w:delText>more traditional</w:delText>
          </w:r>
        </w:del>
      </w:ins>
      <w:ins w:id="199" w:author="Parks, Robbie M" w:date="2017-01-04T16:05:00Z">
        <w:del w:id="200" w:author="Majid" w:date="2017-01-05T14:53:00Z">
          <w:r w:rsidR="00E63761" w:rsidDel="00D85F98">
            <w:rPr>
              <w:rFonts w:ascii="Times New Roman" w:hAnsi="Times New Roman"/>
              <w:sz w:val="24"/>
              <w:szCs w:val="24"/>
            </w:rPr>
            <w:delText xml:space="preserve"> methods of care</w:delText>
          </w:r>
        </w:del>
      </w:ins>
      <w:ins w:id="201" w:author="Majid" w:date="2017-01-05T14:53:00Z">
        <w:r w:rsidR="00D85F98">
          <w:rPr>
            <w:rFonts w:ascii="Times New Roman" w:hAnsi="Times New Roman"/>
            <w:sz w:val="24"/>
            <w:szCs w:val="24"/>
          </w:rPr>
          <w:t>both environmental and medical protective factors</w:t>
        </w:r>
      </w:ins>
      <w:ins w:id="202" w:author="Majid" w:date="2017-01-05T14:54:00Z">
        <w:r w:rsidR="00D85F98">
          <w:rPr>
            <w:rFonts w:ascii="Times New Roman" w:hAnsi="Times New Roman"/>
            <w:sz w:val="24"/>
            <w:szCs w:val="24"/>
          </w:rPr>
          <w:t>, such as heating provision and flu vaccinations,</w:t>
        </w:r>
      </w:ins>
      <w:ins w:id="203" w:author="Parks, Robbie M" w:date="2017-01-04T16:05:00Z">
        <w:r w:rsidR="00E63761">
          <w:rPr>
            <w:rFonts w:ascii="Times New Roman" w:hAnsi="Times New Roman"/>
            <w:sz w:val="24"/>
            <w:szCs w:val="24"/>
          </w:rPr>
          <w:t xml:space="preserve"> for</w:t>
        </w:r>
        <w:r w:rsidR="00455B56">
          <w:rPr>
            <w:rFonts w:ascii="Times New Roman" w:hAnsi="Times New Roman"/>
            <w:sz w:val="24"/>
            <w:szCs w:val="24"/>
          </w:rPr>
          <w:t xml:space="preserve"> the vulnerable</w:t>
        </w:r>
      </w:ins>
      <w:ins w:id="204" w:author="Parks, Robbie M" w:date="2017-01-04T16:16:00Z">
        <w:r w:rsidR="00E63761">
          <w:rPr>
            <w:rFonts w:ascii="Times New Roman" w:hAnsi="Times New Roman"/>
            <w:sz w:val="24"/>
            <w:szCs w:val="24"/>
          </w:rPr>
          <w:t xml:space="preserve"> older population</w:t>
        </w:r>
      </w:ins>
      <w:ins w:id="205" w:author="Parks, Robbie M" w:date="2017-01-04T16:05:00Z">
        <w:r w:rsidR="00455B56">
          <w:rPr>
            <w:rFonts w:ascii="Times New Roman" w:hAnsi="Times New Roman"/>
            <w:sz w:val="24"/>
            <w:szCs w:val="24"/>
          </w:rPr>
          <w:t xml:space="preserve"> in periods of cold weather</w:t>
        </w:r>
        <w:del w:id="206" w:author="Majid" w:date="2017-01-05T14:54:00Z">
          <w:r w:rsidR="00455B56" w:rsidDel="00D85F98">
            <w:rPr>
              <w:rFonts w:ascii="Times New Roman" w:hAnsi="Times New Roman"/>
              <w:sz w:val="24"/>
              <w:szCs w:val="24"/>
            </w:rPr>
            <w:delText xml:space="preserve">, such </w:delText>
          </w:r>
        </w:del>
      </w:ins>
      <w:ins w:id="207" w:author="Parks, Robbie M" w:date="2017-01-04T16:18:00Z">
        <w:del w:id="208" w:author="Majid" w:date="2017-01-05T14:54:00Z">
          <w:r w:rsidR="0067082C" w:rsidDel="00D85F98">
            <w:rPr>
              <w:rFonts w:ascii="Times New Roman" w:hAnsi="Times New Roman"/>
              <w:sz w:val="24"/>
              <w:szCs w:val="24"/>
            </w:rPr>
            <w:delText xml:space="preserve">as </w:delText>
          </w:r>
        </w:del>
      </w:ins>
      <w:ins w:id="209" w:author="Parks, Robbie M" w:date="2017-01-04T16:09:00Z">
        <w:del w:id="210" w:author="Majid" w:date="2017-01-05T14:54:00Z">
          <w:r w:rsidR="008937C1" w:rsidDel="00D85F98">
            <w:rPr>
              <w:rFonts w:ascii="Times New Roman" w:hAnsi="Times New Roman"/>
              <w:sz w:val="24"/>
              <w:szCs w:val="24"/>
            </w:rPr>
            <w:delText xml:space="preserve">heating </w:delText>
          </w:r>
          <w:r w:rsidR="002058C6" w:rsidDel="00D85F98">
            <w:rPr>
              <w:rFonts w:ascii="Times New Roman" w:hAnsi="Times New Roman"/>
              <w:sz w:val="24"/>
              <w:szCs w:val="24"/>
            </w:rPr>
            <w:delText>provision and flu vaccinations</w:delText>
          </w:r>
        </w:del>
      </w:ins>
      <w:ins w:id="211" w:author="Parks, Robbie M" w:date="2017-01-04T16:33:00Z">
        <w:r w:rsidR="008B1C81">
          <w:rPr>
            <w:rFonts w:ascii="Times New Roman" w:hAnsi="Times New Roman"/>
            <w:sz w:val="24"/>
            <w:szCs w:val="24"/>
          </w:rPr>
          <w:t>.</w:t>
        </w:r>
      </w:ins>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ins w:id="212" w:author="Parks, Robbie M" w:date="2017-01-04T16:33:00Z">
        <w:r w:rsidR="008B1C81">
          <w:rPr>
            <w:rFonts w:ascii="Times New Roman" w:hAnsi="Times New Roman"/>
            <w:sz w:val="24"/>
            <w:szCs w:val="24"/>
          </w:rPr>
          <w:t xml:space="preserve"> </w:t>
        </w:r>
      </w:ins>
      <w:ins w:id="213" w:author="Parks, Robbie M" w:date="2017-01-04T16:17:00Z">
        <w:del w:id="214" w:author="Majid" w:date="2017-01-05T14:54:00Z">
          <w:r w:rsidR="005F6B8E" w:rsidDel="00D85F98">
            <w:rPr>
              <w:rFonts w:ascii="Times New Roman" w:hAnsi="Times New Roman"/>
              <w:sz w:val="24"/>
              <w:szCs w:val="24"/>
            </w:rPr>
            <w:delText xml:space="preserve">More personalised </w:delText>
          </w:r>
        </w:del>
      </w:ins>
      <w:ins w:id="215" w:author="Parks, Robbie M" w:date="2017-01-04T16:16:00Z">
        <w:del w:id="216" w:author="Majid" w:date="2017-01-05T14:54:00Z">
          <w:r w:rsidR="005F6B8E" w:rsidDel="00D85F98">
            <w:rPr>
              <w:rFonts w:ascii="Times New Roman" w:hAnsi="Times New Roman"/>
              <w:sz w:val="24"/>
              <w:szCs w:val="24"/>
            </w:rPr>
            <w:delText>s</w:delText>
          </w:r>
        </w:del>
      </w:ins>
      <w:ins w:id="217" w:author="Majid" w:date="2017-01-05T14:54:00Z">
        <w:r w:rsidR="00D85F98">
          <w:rPr>
            <w:rFonts w:ascii="Times New Roman" w:hAnsi="Times New Roman"/>
            <w:sz w:val="24"/>
            <w:szCs w:val="24"/>
          </w:rPr>
          <w:t>S</w:t>
        </w:r>
      </w:ins>
      <w:ins w:id="218" w:author="Parks, Robbie M" w:date="2017-01-04T16:10:00Z">
        <w:r w:rsidR="005F6B8E">
          <w:rPr>
            <w:rFonts w:ascii="Times New Roman" w:hAnsi="Times New Roman"/>
            <w:sz w:val="24"/>
            <w:szCs w:val="24"/>
          </w:rPr>
          <w:t>ocial interventions</w:t>
        </w:r>
        <w:del w:id="219" w:author="Majid" w:date="2017-01-05T14:54:00Z">
          <w:r w:rsidR="005F6B8E" w:rsidDel="00D85F98">
            <w:rPr>
              <w:rFonts w:ascii="Times New Roman" w:hAnsi="Times New Roman"/>
              <w:sz w:val="24"/>
              <w:szCs w:val="24"/>
            </w:rPr>
            <w:delText xml:space="preserve"> may also be important</w:delText>
          </w:r>
        </w:del>
        <w:r w:rsidR="009E01A1">
          <w:rPr>
            <w:rFonts w:ascii="Times New Roman" w:hAnsi="Times New Roman"/>
            <w:sz w:val="24"/>
            <w:szCs w:val="24"/>
          </w:rPr>
          <w:t xml:space="preserve">, </w:t>
        </w:r>
      </w:ins>
      <w:ins w:id="220" w:author="Parks, Robbie M" w:date="2017-01-04T16:18:00Z">
        <w:r w:rsidR="0067082C">
          <w:rPr>
            <w:rFonts w:ascii="Times New Roman" w:hAnsi="Times New Roman"/>
            <w:sz w:val="24"/>
            <w:szCs w:val="24"/>
          </w:rPr>
          <w:t>including</w:t>
        </w:r>
      </w:ins>
      <w:ins w:id="221" w:author="Parks, Robbie M" w:date="2017-01-04T16:10:00Z">
        <w:r w:rsidR="009E01A1">
          <w:rPr>
            <w:rFonts w:ascii="Times New Roman" w:hAnsi="Times New Roman"/>
            <w:sz w:val="24"/>
            <w:szCs w:val="24"/>
          </w:rPr>
          <w:t xml:space="preserve"> </w:t>
        </w:r>
      </w:ins>
      <w:ins w:id="222" w:author="Parks, Robbie M" w:date="2017-01-04T16:19:00Z">
        <w:r w:rsidR="00BF5ED2">
          <w:rPr>
            <w:rFonts w:ascii="Times New Roman" w:hAnsi="Times New Roman"/>
            <w:sz w:val="24"/>
            <w:szCs w:val="24"/>
          </w:rPr>
          <w:t>regular visits</w:t>
        </w:r>
      </w:ins>
      <w:ins w:id="223" w:author="Parks, Robbie M" w:date="2017-01-04T16:11:00Z">
        <w:r w:rsidR="00BF5ED2">
          <w:rPr>
            <w:rFonts w:ascii="Times New Roman" w:hAnsi="Times New Roman"/>
            <w:sz w:val="24"/>
            <w:szCs w:val="24"/>
          </w:rPr>
          <w:t xml:space="preserve"> to</w:t>
        </w:r>
        <w:r w:rsidR="009E01A1">
          <w:rPr>
            <w:rFonts w:ascii="Times New Roman" w:hAnsi="Times New Roman"/>
            <w:sz w:val="24"/>
            <w:szCs w:val="24"/>
          </w:rPr>
          <w:t xml:space="preserve"> the </w:t>
        </w:r>
      </w:ins>
      <w:ins w:id="224" w:author="Parks, Robbie M" w:date="2017-01-04T16:20:00Z">
        <w:r w:rsidR="000E4D80">
          <w:rPr>
            <w:rFonts w:ascii="Times New Roman" w:hAnsi="Times New Roman"/>
            <w:sz w:val="24"/>
            <w:szCs w:val="24"/>
          </w:rPr>
          <w:t xml:space="preserve">isolated </w:t>
        </w:r>
      </w:ins>
      <w:ins w:id="225" w:author="Parks, Robbie M" w:date="2017-01-04T16:11:00Z">
        <w:r w:rsidR="009E01A1">
          <w:rPr>
            <w:rFonts w:ascii="Times New Roman" w:hAnsi="Times New Roman"/>
            <w:sz w:val="24"/>
            <w:szCs w:val="24"/>
          </w:rPr>
          <w:t xml:space="preserve">elderly </w:t>
        </w:r>
        <w:r w:rsidR="00335A7D">
          <w:rPr>
            <w:rFonts w:ascii="Times New Roman" w:hAnsi="Times New Roman"/>
            <w:sz w:val="24"/>
            <w:szCs w:val="24"/>
          </w:rPr>
          <w:t xml:space="preserve">during peak mortality periods to ensure that they are </w:t>
        </w:r>
      </w:ins>
      <w:ins w:id="226" w:author="Parks, Robbie M" w:date="2017-01-04T16:19:00Z">
        <w:r w:rsidR="00BF5ED2">
          <w:rPr>
            <w:rFonts w:ascii="Times New Roman" w:hAnsi="Times New Roman"/>
            <w:sz w:val="24"/>
            <w:szCs w:val="24"/>
          </w:rPr>
          <w:t>optimally prepared</w:t>
        </w:r>
        <w:r w:rsidR="00D07EC4">
          <w:rPr>
            <w:rFonts w:ascii="Times New Roman" w:hAnsi="Times New Roman"/>
            <w:sz w:val="24"/>
            <w:szCs w:val="24"/>
          </w:rPr>
          <w:t xml:space="preserve"> </w:t>
        </w:r>
      </w:ins>
      <w:ins w:id="227" w:author="Parks, Robbie M" w:date="2017-01-04T16:20:00Z">
        <w:r w:rsidR="00341F77">
          <w:rPr>
            <w:rFonts w:ascii="Times New Roman" w:hAnsi="Times New Roman"/>
            <w:sz w:val="24"/>
            <w:szCs w:val="24"/>
          </w:rPr>
          <w:t>for adverse conditions</w:t>
        </w:r>
      </w:ins>
      <w:ins w:id="228" w:author="Majid" w:date="2017-01-05T14:54:00Z">
        <w:r w:rsidR="00D85F98">
          <w:rPr>
            <w:rFonts w:ascii="Times New Roman" w:hAnsi="Times New Roman"/>
            <w:sz w:val="24"/>
            <w:szCs w:val="24"/>
          </w:rPr>
          <w:t>, are also important</w:t>
        </w:r>
      </w:ins>
      <w:ins w:id="229" w:author="Majid" w:date="2017-01-05T14:55:00Z">
        <w:r w:rsidR="00D85F98">
          <w:rPr>
            <w:rFonts w:ascii="Times New Roman" w:hAnsi="Times New Roman"/>
            <w:sz w:val="24"/>
            <w:szCs w:val="24"/>
          </w:rPr>
          <w:t xml:space="preserve"> to protect this vulnerable group</w:t>
        </w:r>
      </w:ins>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ins w:id="230" w:author="Majid" w:date="2017-01-05T14:55:00Z">
        <w:r w:rsidR="00D85F98">
          <w:rPr>
            <w:rFonts w:ascii="Times New Roman" w:hAnsi="Times New Roman"/>
            <w:sz w:val="24"/>
            <w:szCs w:val="24"/>
          </w:rPr>
          <w:t xml:space="preserve"> </w:t>
        </w:r>
      </w:ins>
      <w:ins w:id="231" w:author="Parks, Robbie M" w:date="2017-01-04T16:20:00Z">
        <w:r w:rsidR="004C0C71">
          <w:rPr>
            <w:rFonts w:ascii="Times New Roman" w:hAnsi="Times New Roman"/>
            <w:sz w:val="24"/>
            <w:szCs w:val="24"/>
          </w:rPr>
          <w:t xml:space="preserve"> </w:t>
        </w:r>
      </w:ins>
      <w:ins w:id="232" w:author="Parks, Robbie M" w:date="2017-01-04T16:38:00Z">
        <w:del w:id="233" w:author="Majid" w:date="2017-01-05T14:55:00Z">
          <w:r w:rsidR="0073705C" w:rsidDel="00D85F98">
            <w:rPr>
              <w:rFonts w:ascii="Times New Roman" w:hAnsi="Times New Roman"/>
              <w:sz w:val="24"/>
              <w:szCs w:val="24"/>
            </w:rPr>
            <w:delText>Into the near-future,</w:delText>
          </w:r>
        </w:del>
      </w:ins>
      <w:ins w:id="234" w:author="Parks, Robbie M" w:date="2017-01-04T16:22:00Z">
        <w:del w:id="235" w:author="Majid" w:date="2017-01-05T14:55:00Z">
          <w:r w:rsidR="0073705C" w:rsidDel="00D85F98">
            <w:rPr>
              <w:rFonts w:ascii="Times New Roman" w:hAnsi="Times New Roman"/>
              <w:sz w:val="24"/>
              <w:szCs w:val="24"/>
            </w:rPr>
            <w:delText xml:space="preserve"> e</w:delText>
          </w:r>
        </w:del>
      </w:ins>
      <w:ins w:id="236" w:author="Majid" w:date="2017-01-05T14:55:00Z">
        <w:r w:rsidR="00D85F98">
          <w:rPr>
            <w:rFonts w:ascii="Times New Roman" w:hAnsi="Times New Roman"/>
            <w:sz w:val="24"/>
            <w:szCs w:val="24"/>
          </w:rPr>
          <w:t>E</w:t>
        </w:r>
      </w:ins>
      <w:ins w:id="237" w:author="Parks, Robbie M" w:date="2017-01-04T16:22:00Z">
        <w:r w:rsidR="004C02DD">
          <w:rPr>
            <w:rFonts w:ascii="Times New Roman" w:hAnsi="Times New Roman"/>
            <w:sz w:val="24"/>
            <w:szCs w:val="24"/>
          </w:rPr>
          <w:t>mergent new technology, such as</w:t>
        </w:r>
      </w:ins>
      <w:ins w:id="238" w:author="Parks, Robbie M" w:date="2017-01-04T16:23:00Z">
        <w:r w:rsidR="00DF210F">
          <w:rPr>
            <w:rFonts w:ascii="Times New Roman" w:hAnsi="Times New Roman"/>
            <w:sz w:val="24"/>
            <w:szCs w:val="24"/>
          </w:rPr>
          <w:t xml:space="preserve"> </w:t>
        </w:r>
        <w:commentRangeStart w:id="239"/>
        <w:r w:rsidR="00DF210F">
          <w:rPr>
            <w:rFonts w:ascii="Times New Roman" w:hAnsi="Times New Roman"/>
            <w:sz w:val="24"/>
            <w:szCs w:val="24"/>
          </w:rPr>
          <w:t xml:space="preserve">always-connected </w:t>
        </w:r>
      </w:ins>
      <w:ins w:id="240" w:author="Parks, Robbie M" w:date="2017-01-04T16:24:00Z">
        <w:r w:rsidR="00DF210F">
          <w:rPr>
            <w:rFonts w:ascii="Times New Roman" w:hAnsi="Times New Roman"/>
            <w:sz w:val="24"/>
            <w:szCs w:val="24"/>
          </w:rPr>
          <w:t>hands-free</w:t>
        </w:r>
      </w:ins>
      <w:ins w:id="241" w:author="Parks, Robbie M" w:date="2017-01-04T16:23:00Z">
        <w:r w:rsidR="00DF210F">
          <w:rPr>
            <w:rFonts w:ascii="Times New Roman" w:hAnsi="Times New Roman"/>
            <w:sz w:val="24"/>
            <w:szCs w:val="24"/>
          </w:rPr>
          <w:t xml:space="preserve"> communications devices with</w:t>
        </w:r>
      </w:ins>
      <w:ins w:id="242" w:author="Parks, Robbie M" w:date="2017-01-04T16:24:00Z">
        <w:r w:rsidR="00B77C3F">
          <w:rPr>
            <w:rFonts w:ascii="Times New Roman" w:hAnsi="Times New Roman"/>
            <w:sz w:val="24"/>
            <w:szCs w:val="24"/>
          </w:rPr>
          <w:t xml:space="preserve"> the outside world</w:t>
        </w:r>
        <w:del w:id="243" w:author="Majid" w:date="2017-01-05T14:56:00Z">
          <w:r w:rsidR="00B77C3F" w:rsidDel="00D85F98">
            <w:rPr>
              <w:rFonts w:ascii="Times New Roman" w:hAnsi="Times New Roman"/>
              <w:sz w:val="24"/>
              <w:szCs w:val="24"/>
            </w:rPr>
            <w:delText xml:space="preserve">, like </w:delText>
          </w:r>
        </w:del>
      </w:ins>
      <w:ins w:id="244" w:author="Parks, Robbie M" w:date="2017-01-04T16:26:00Z">
        <w:del w:id="245" w:author="Majid" w:date="2017-01-05T14:56:00Z">
          <w:r w:rsidR="00085916" w:rsidDel="00D85F98">
            <w:rPr>
              <w:rFonts w:ascii="Times New Roman" w:hAnsi="Times New Roman"/>
              <w:sz w:val="24"/>
              <w:szCs w:val="24"/>
            </w:rPr>
            <w:delText xml:space="preserve">the </w:delText>
          </w:r>
        </w:del>
      </w:ins>
      <w:commentRangeEnd w:id="239"/>
      <w:r w:rsidR="00D85F98">
        <w:rPr>
          <w:rStyle w:val="CommentReference"/>
          <w:rFonts w:asciiTheme="minorHAnsi" w:eastAsiaTheme="minorHAnsi" w:hAnsiTheme="minorHAnsi" w:cstheme="minorBidi"/>
        </w:rPr>
        <w:commentReference w:id="239"/>
      </w:r>
      <w:ins w:id="247" w:author="Parks, Robbie M" w:date="2017-01-04T16:24:00Z">
        <w:del w:id="248" w:author="Majid" w:date="2017-01-05T14:56:00Z">
          <w:r w:rsidR="00DF210F" w:rsidDel="00D85F98">
            <w:rPr>
              <w:rFonts w:ascii="Times New Roman" w:hAnsi="Times New Roman"/>
              <w:sz w:val="24"/>
              <w:szCs w:val="24"/>
            </w:rPr>
            <w:delText>Amazon</w:delText>
          </w:r>
        </w:del>
      </w:ins>
      <w:ins w:id="249" w:author="Parks, Robbie M" w:date="2017-01-04T16:25:00Z">
        <w:del w:id="250" w:author="Majid" w:date="2017-01-05T14:56:00Z">
          <w:r w:rsidR="003C3F17" w:rsidDel="00D85F98">
            <w:rPr>
              <w:rFonts w:ascii="Times New Roman" w:hAnsi="Times New Roman"/>
              <w:sz w:val="24"/>
              <w:szCs w:val="24"/>
            </w:rPr>
            <w:delText xml:space="preserve"> Echo or Google </w:delText>
          </w:r>
        </w:del>
      </w:ins>
      <w:ins w:id="251" w:author="Parks, Robbie M" w:date="2017-01-04T16:26:00Z">
        <w:del w:id="252" w:author="Majid" w:date="2017-01-05T14:56:00Z">
          <w:r w:rsidR="00085916" w:rsidDel="00D85F98">
            <w:rPr>
              <w:rFonts w:ascii="Times New Roman" w:hAnsi="Times New Roman"/>
              <w:sz w:val="24"/>
              <w:szCs w:val="24"/>
            </w:rPr>
            <w:delText>Home</w:delText>
          </w:r>
        </w:del>
      </w:ins>
      <w:ins w:id="253" w:author="Parks, Robbie M" w:date="2017-01-04T16:22:00Z">
        <w:del w:id="254" w:author="Majid" w:date="2017-01-05T14:56:00Z">
          <w:r w:rsidR="004C02DD" w:rsidDel="00D85F98">
            <w:rPr>
              <w:rFonts w:ascii="Times New Roman" w:hAnsi="Times New Roman"/>
              <w:sz w:val="24"/>
              <w:szCs w:val="24"/>
            </w:rPr>
            <w:delText>,</w:delText>
          </w:r>
        </w:del>
        <w:r w:rsidR="004C02DD">
          <w:rPr>
            <w:rFonts w:ascii="Times New Roman" w:hAnsi="Times New Roman"/>
            <w:sz w:val="24"/>
            <w:szCs w:val="24"/>
          </w:rPr>
          <w:t xml:space="preserve"> </w:t>
        </w:r>
      </w:ins>
      <w:ins w:id="255" w:author="Parks, Robbie M" w:date="2017-01-04T16:04:00Z">
        <w:del w:id="256" w:author="Majid" w:date="2017-01-05T14:59:00Z">
          <w:r w:rsidR="00274E12" w:rsidDel="007B5D34">
            <w:rPr>
              <w:rFonts w:ascii="Times New Roman" w:hAnsi="Times New Roman"/>
              <w:sz w:val="24"/>
              <w:szCs w:val="24"/>
            </w:rPr>
            <w:delText>could</w:delText>
          </w:r>
        </w:del>
      </w:ins>
      <w:ins w:id="257" w:author="Parks, Robbie M" w:date="2017-01-04T16:34:00Z">
        <w:del w:id="258" w:author="Majid" w:date="2017-01-05T14:59:00Z">
          <w:r w:rsidR="008B1C81" w:rsidDel="007B5D34">
            <w:rPr>
              <w:rFonts w:ascii="Times New Roman" w:hAnsi="Times New Roman"/>
              <w:sz w:val="24"/>
              <w:szCs w:val="24"/>
            </w:rPr>
            <w:delText xml:space="preserve"> potentially</w:delText>
          </w:r>
        </w:del>
      </w:ins>
      <w:ins w:id="259" w:author="Majid" w:date="2017-01-05T14:59:00Z">
        <w:r w:rsidR="007B5D34">
          <w:rPr>
            <w:rFonts w:ascii="Times New Roman" w:hAnsi="Times New Roman"/>
            <w:sz w:val="24"/>
            <w:szCs w:val="24"/>
          </w:rPr>
          <w:t>also provide an opportunity to</w:t>
        </w:r>
      </w:ins>
      <w:ins w:id="260" w:author="Parks, Robbie M" w:date="2017-01-04T16:04:00Z">
        <w:r w:rsidR="00274E12">
          <w:rPr>
            <w:rFonts w:ascii="Times New Roman" w:hAnsi="Times New Roman"/>
            <w:sz w:val="24"/>
            <w:szCs w:val="24"/>
          </w:rPr>
          <w:t xml:space="preserve"> </w:t>
        </w:r>
      </w:ins>
      <w:ins w:id="261" w:author="Parks, Robbie M" w:date="2017-01-04T15:59:00Z">
        <w:del w:id="262" w:author="Majid" w:date="2017-01-05T14:59:00Z">
          <w:r w:rsidR="00911634" w:rsidDel="007B5D34">
            <w:rPr>
              <w:rFonts w:ascii="Times New Roman" w:hAnsi="Times New Roman"/>
              <w:sz w:val="24"/>
              <w:szCs w:val="24"/>
            </w:rPr>
            <w:delText>improve the quality of care</w:delText>
          </w:r>
        </w:del>
      </w:ins>
      <w:ins w:id="263" w:author="Parks, Robbie M" w:date="2017-01-04T16:00:00Z">
        <w:del w:id="264" w:author="Majid" w:date="2017-01-05T14:59:00Z">
          <w:r w:rsidR="00911634" w:rsidDel="007B5D34">
            <w:rPr>
              <w:rFonts w:ascii="Times New Roman" w:hAnsi="Times New Roman"/>
              <w:sz w:val="24"/>
              <w:szCs w:val="24"/>
            </w:rPr>
            <w:delText xml:space="preserve"> and attention</w:delText>
          </w:r>
        </w:del>
      </w:ins>
      <w:ins w:id="265" w:author="Parks, Robbie M" w:date="2017-01-04T15:59:00Z">
        <w:del w:id="266" w:author="Majid" w:date="2017-01-05T14:59:00Z">
          <w:r w:rsidR="00911634" w:rsidDel="007B5D34">
            <w:rPr>
              <w:rFonts w:ascii="Times New Roman" w:hAnsi="Times New Roman"/>
              <w:sz w:val="24"/>
              <w:szCs w:val="24"/>
            </w:rPr>
            <w:delText xml:space="preserve"> that</w:delText>
          </w:r>
        </w:del>
      </w:ins>
      <w:ins w:id="267" w:author="Majid" w:date="2017-01-05T14:59:00Z">
        <w:r w:rsidR="007B5D34">
          <w:rPr>
            <w:rFonts w:ascii="Times New Roman" w:hAnsi="Times New Roman"/>
            <w:sz w:val="24"/>
            <w:szCs w:val="24"/>
          </w:rPr>
          <w:t>enhance care for the</w:t>
        </w:r>
      </w:ins>
      <w:ins w:id="268" w:author="Parks, Robbie M" w:date="2017-01-04T15:59:00Z">
        <w:r w:rsidR="00911634">
          <w:rPr>
            <w:rFonts w:ascii="Times New Roman" w:hAnsi="Times New Roman"/>
            <w:sz w:val="24"/>
            <w:szCs w:val="24"/>
          </w:rPr>
          <w:t xml:space="preserve"> older</w:t>
        </w:r>
      </w:ins>
      <w:ins w:id="269" w:author="Parks, Robbie M" w:date="2017-01-04T16:00:00Z">
        <w:r w:rsidR="00911634">
          <w:rPr>
            <w:rFonts w:ascii="Times New Roman" w:hAnsi="Times New Roman"/>
            <w:sz w:val="24"/>
            <w:szCs w:val="24"/>
          </w:rPr>
          <w:t>, more vulnerable</w:t>
        </w:r>
      </w:ins>
      <w:ins w:id="270" w:author="Parks, Robbie M" w:date="2017-01-04T15:59:00Z">
        <w:r w:rsidR="00911634">
          <w:rPr>
            <w:rFonts w:ascii="Times New Roman" w:hAnsi="Times New Roman"/>
            <w:sz w:val="24"/>
            <w:szCs w:val="24"/>
          </w:rPr>
          <w:t xml:space="preserve"> </w:t>
        </w:r>
      </w:ins>
      <w:ins w:id="271" w:author="Parks, Robbie M" w:date="2017-01-04T16:00:00Z">
        <w:r w:rsidR="00911634">
          <w:rPr>
            <w:rFonts w:ascii="Times New Roman" w:hAnsi="Times New Roman"/>
            <w:sz w:val="24"/>
            <w:szCs w:val="24"/>
          </w:rPr>
          <w:t>groups in the population</w:t>
        </w:r>
      </w:ins>
      <w:ins w:id="272" w:author="Majid" w:date="2017-01-05T15:00:00Z">
        <w:r w:rsidR="007B5D34">
          <w:rPr>
            <w:rFonts w:ascii="Times New Roman" w:hAnsi="Times New Roman"/>
            <w:sz w:val="24"/>
            <w:szCs w:val="24"/>
          </w:rPr>
          <w:t xml:space="preserve"> especially during winter when they have fewer social interactions</w:t>
        </w:r>
      </w:ins>
      <w:ins w:id="273" w:author="Parks, Robbie M" w:date="2017-01-04T16:10:00Z">
        <w:del w:id="274" w:author="Majid" w:date="2017-01-05T14:59:00Z">
          <w:r w:rsidR="004C02DD" w:rsidDel="007B5D34">
            <w:rPr>
              <w:rFonts w:ascii="Times New Roman" w:hAnsi="Times New Roman"/>
              <w:sz w:val="24"/>
              <w:szCs w:val="24"/>
            </w:rPr>
            <w:delText xml:space="preserve">, with </w:delText>
          </w:r>
        </w:del>
      </w:ins>
      <w:ins w:id="275" w:author="Parks, Robbie M" w:date="2017-01-04T16:23:00Z">
        <w:del w:id="276" w:author="Majid" w:date="2017-01-05T14:59:00Z">
          <w:r w:rsidR="004C02DD" w:rsidDel="007B5D34">
            <w:rPr>
              <w:rFonts w:ascii="Times New Roman" w:hAnsi="Times New Roman"/>
              <w:sz w:val="24"/>
              <w:szCs w:val="24"/>
            </w:rPr>
            <w:delText xml:space="preserve">remote </w:delText>
          </w:r>
        </w:del>
      </w:ins>
      <w:ins w:id="277" w:author="Parks, Robbie M" w:date="2017-01-04T16:34:00Z">
        <w:del w:id="278" w:author="Majid" w:date="2017-01-05T14:59:00Z">
          <w:r w:rsidR="00791D9C" w:rsidDel="007B5D34">
            <w:rPr>
              <w:rFonts w:ascii="Times New Roman" w:hAnsi="Times New Roman"/>
              <w:sz w:val="24"/>
              <w:szCs w:val="24"/>
            </w:rPr>
            <w:delText>interaction</w:delText>
          </w:r>
        </w:del>
      </w:ins>
      <w:ins w:id="279" w:author="Parks, Robbie M" w:date="2017-01-04T16:23:00Z">
        <w:del w:id="280" w:author="Majid" w:date="2017-01-05T14:59:00Z">
          <w:r w:rsidR="004C02DD" w:rsidDel="007B5D34">
            <w:rPr>
              <w:rFonts w:ascii="Times New Roman" w:hAnsi="Times New Roman"/>
              <w:sz w:val="24"/>
              <w:szCs w:val="24"/>
            </w:rPr>
            <w:delText xml:space="preserve"> and </w:delText>
          </w:r>
        </w:del>
      </w:ins>
      <w:ins w:id="281" w:author="Parks, Robbie M" w:date="2017-01-04T16:34:00Z">
        <w:del w:id="282" w:author="Majid" w:date="2017-01-05T14:59:00Z">
          <w:r w:rsidR="00791D9C" w:rsidDel="007B5D34">
            <w:rPr>
              <w:rFonts w:ascii="Times New Roman" w:hAnsi="Times New Roman"/>
              <w:sz w:val="24"/>
              <w:szCs w:val="24"/>
            </w:rPr>
            <w:delText>analysis</w:delText>
          </w:r>
        </w:del>
      </w:ins>
      <w:ins w:id="283" w:author="Parks, Robbie M" w:date="2017-01-04T16:23:00Z">
        <w:del w:id="284" w:author="Majid" w:date="2017-01-05T14:59:00Z">
          <w:r w:rsidR="004C02DD" w:rsidDel="007B5D34">
            <w:rPr>
              <w:rFonts w:ascii="Times New Roman" w:hAnsi="Times New Roman"/>
              <w:sz w:val="24"/>
              <w:szCs w:val="24"/>
            </w:rPr>
            <w:delText xml:space="preserve"> of house-bound individuals</w:delText>
          </w:r>
        </w:del>
      </w:ins>
      <w:ins w:id="285" w:author="Majid" w:date="2017-01-05T14:59:00Z">
        <w:r w:rsidR="007B5D34">
          <w:rPr>
            <w:rFonts w:ascii="Times New Roman" w:hAnsi="Times New Roman"/>
            <w:sz w:val="24"/>
            <w:szCs w:val="24"/>
          </w:rPr>
          <w:t xml:space="preserve"> receive</w:t>
        </w:r>
      </w:ins>
      <w:ins w:id="286" w:author="Parks, Robbie M" w:date="2017-01-04T16:23:00Z">
        <w:r w:rsidR="004C02DD">
          <w:rPr>
            <w:rFonts w:ascii="Times New Roman" w:hAnsi="Times New Roman"/>
            <w:sz w:val="24"/>
            <w:szCs w:val="24"/>
          </w:rPr>
          <w:t>.</w:t>
        </w:r>
      </w:ins>
      <w:r w:rsidR="00232F41">
        <w:rPr>
          <w:rFonts w:ascii="Times New Roman" w:hAnsi="Times New Roman"/>
          <w:sz w:val="24"/>
          <w:szCs w:val="24"/>
        </w:rPr>
        <w:fldChar w:fldCharType="begin"/>
      </w:r>
      <w:r w:rsidR="00232F41">
        <w:rPr>
          <w:rFonts w:ascii="Times New Roman" w:hAnsi="Times New Roman"/>
          <w:sz w:val="24"/>
          <w:szCs w:val="24"/>
        </w:rPr>
        <w:instrText xml:space="preserve"> ADDIN EN.CITE &lt;EndNote&gt;&lt;Cite&gt;&lt;Author&gt;Baker&lt;/Author&gt;&lt;Year&gt;2013&lt;/Year&gt;&lt;RecNum&gt;954&lt;/RecNum&gt;&lt;DisplayText&gt;&lt;style face="superscript"&gt;31&lt;/style&gt;&lt;/DisplayText&gt;&lt;record&gt;&lt;rec-number&gt;954&lt;/rec-number&gt;&lt;foreign-keys&gt;&lt;key app="EN" db-id="t0tw0zzvgt0wf4erero5steu5rx5tpas22wa" timestamp="1483548194"&gt;954&lt;/key&gt;&lt;/foreign-keys&gt;&lt;ref-type name="Journal Article"&gt;17&lt;/ref-type&gt;&lt;contributors&gt;&lt;authors&gt;&lt;author&gt;Baker, C.&lt;/author&gt;&lt;/authors&gt;&lt;/contributors&gt;&lt;titles&gt;&lt;title&gt;A connection for all ages: enabling the benefits of high-speed internet access for older adults&lt;/title&gt;&lt;secondary-title&gt;AARP Public Policy Institute&lt;/secondary-title&gt;&lt;/titles&gt;&lt;periodical&gt;&lt;full-title&gt;AARP Public Policy Institute&lt;/full-title&gt;&lt;/periodical&gt;&lt;dates&gt;&lt;year&gt;2013&lt;/year&gt;&lt;/dates&gt;&lt;urls&gt;&lt;/urls&gt;&lt;/record&gt;&lt;/Cite&gt;&lt;/EndNote&gt;</w:instrText>
      </w:r>
      <w:r w:rsidR="00232F41">
        <w:rPr>
          <w:rFonts w:ascii="Times New Roman" w:hAnsi="Times New Roman"/>
          <w:sz w:val="24"/>
          <w:szCs w:val="24"/>
        </w:rPr>
        <w:fldChar w:fldCharType="separate"/>
      </w:r>
      <w:r w:rsidR="00232F41" w:rsidRPr="00232F41">
        <w:rPr>
          <w:rFonts w:ascii="Times New Roman" w:hAnsi="Times New Roman"/>
          <w:noProof/>
          <w:sz w:val="24"/>
          <w:szCs w:val="24"/>
          <w:vertAlign w:val="superscript"/>
        </w:rPr>
        <w:t>31</w:t>
      </w:r>
      <w:r w:rsidR="00232F41">
        <w:rPr>
          <w:rFonts w:ascii="Times New Roman" w:hAnsi="Times New Roman"/>
          <w:sz w:val="24"/>
          <w:szCs w:val="24"/>
        </w:rPr>
        <w:fldChar w:fldCharType="end"/>
      </w:r>
      <w:ins w:id="287" w:author="Majid" w:date="2017-01-05T15:00:00Z">
        <w:r w:rsidR="007B5D34">
          <w:rPr>
            <w:rFonts w:ascii="Times New Roman" w:hAnsi="Times New Roman"/>
            <w:sz w:val="24"/>
            <w:szCs w:val="24"/>
          </w:rPr>
          <w:t xml:space="preserve"> </w:t>
        </w:r>
      </w:ins>
      <w:ins w:id="288" w:author="Majid" w:date="2017-01-05T15:01:00Z">
        <w:r w:rsidR="007B5D34">
          <w:rPr>
            <w:rFonts w:ascii="Times New Roman" w:hAnsi="Times New Roman"/>
            <w:sz w:val="24"/>
            <w:szCs w:val="24"/>
          </w:rPr>
          <w:t xml:space="preserve">Such interventions are important today, and will remain as </w:t>
        </w:r>
      </w:ins>
      <w:ins w:id="289" w:author="Majid" w:date="2017-01-05T15:02:00Z">
        <w:r w:rsidR="007B5D34">
          <w:rPr>
            <w:rFonts w:ascii="Times New Roman" w:hAnsi="Times New Roman"/>
            <w:sz w:val="24"/>
            <w:szCs w:val="24"/>
          </w:rPr>
          <w:t>the</w:t>
        </w:r>
      </w:ins>
      <w:ins w:id="290" w:author="Majid" w:date="2017-01-05T15:01:00Z">
        <w:r w:rsidR="007B5D34">
          <w:rPr>
            <w:rFonts w:ascii="Times New Roman" w:hAnsi="Times New Roman"/>
            <w:sz w:val="24"/>
            <w:szCs w:val="24"/>
          </w:rPr>
          <w:t xml:space="preserve"> </w:t>
        </w:r>
      </w:ins>
      <w:ins w:id="291" w:author="Majid" w:date="2017-01-05T15:02:00Z">
        <w:r w:rsidR="007B5D34">
          <w:rPr>
            <w:rFonts w:ascii="Times New Roman" w:hAnsi="Times New Roman"/>
            <w:sz w:val="24"/>
            <w:szCs w:val="24"/>
          </w:rPr>
          <w:t>population ages and [[[something climate-</w:t>
        </w:r>
        <w:proofErr w:type="spellStart"/>
        <w:r w:rsidR="007B5D34">
          <w:rPr>
            <w:rFonts w:ascii="Times New Roman" w:hAnsi="Times New Roman"/>
            <w:sz w:val="24"/>
            <w:szCs w:val="24"/>
          </w:rPr>
          <w:t>ie</w:t>
        </w:r>
        <w:proofErr w:type="spellEnd"/>
        <w:r w:rsidR="007B5D34">
          <w:rPr>
            <w:rFonts w:ascii="Times New Roman" w:hAnsi="Times New Roman"/>
            <w:sz w:val="24"/>
            <w:szCs w:val="24"/>
          </w:rPr>
          <w:t>!]]]</w:t>
        </w:r>
      </w:ins>
    </w:p>
    <w:p w14:paraId="6068B2F1"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139A504" w14:textId="4D6E2AF0" w:rsidR="00B71A20" w:rsidRPr="004E0482" w:rsidDel="00B71A20" w:rsidRDefault="0007260F" w:rsidP="00B71A20">
      <w:pPr>
        <w:spacing w:after="0" w:line="480" w:lineRule="auto"/>
        <w:rPr>
          <w:del w:id="292" w:author="Majid" w:date="2017-01-05T13:33:00Z"/>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 xml:space="preserve">Age, sex, state of residence, and month of death were available for each record. Yearly population counts were available from NCHS for 1990 to </w:t>
      </w:r>
      <w:r w:rsidRPr="004E0482">
        <w:rPr>
          <w:rFonts w:ascii="Times New Roman" w:hAnsi="Times New Roman"/>
          <w:color w:val="000000" w:themeColor="text1"/>
          <w:sz w:val="24"/>
          <w:szCs w:val="24"/>
        </w:rPr>
        <w:lastRenderedPageBreak/>
        <w:t>2013 and from the US Census Bureau prior to 1990.</w:t>
      </w:r>
      <w:r w:rsidRPr="004E0482">
        <w:rPr>
          <w:rFonts w:ascii="Times New Roman" w:hAnsi="Times New Roman"/>
          <w:color w:val="000000" w:themeColor="text1"/>
          <w:sz w:val="24"/>
          <w:szCs w:val="24"/>
        </w:rPr>
        <w:fldChar w:fldCharType="begin"/>
      </w:r>
      <w:r w:rsidR="00232F41">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face="superscript"&gt;32&lt;/style&gt;&lt;/DisplayText&gt;&lt;record&gt;&lt;rec-number&gt;456&lt;/rec-number&gt;&lt;foreign-keys&gt;&lt;key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232F41" w:rsidRPr="00232F41">
        <w:rPr>
          <w:rFonts w:ascii="Times New Roman" w:hAnsi="Times New Roman"/>
          <w:noProof/>
          <w:color w:val="000000" w:themeColor="text1"/>
          <w:sz w:val="24"/>
          <w:szCs w:val="24"/>
          <w:vertAlign w:val="superscript"/>
        </w:rPr>
        <w:t>32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ins w:id="293" w:author="Majid" w:date="2017-01-05T13:33:00Z">
        <w:r w:rsidR="00B71A20" w:rsidRPr="00B71A20">
          <w:rPr>
            <w:rFonts w:ascii="Times New Roman" w:hAnsi="Times New Roman"/>
            <w:sz w:val="24"/>
            <w:szCs w:val="24"/>
          </w:rPr>
          <w:t xml:space="preserve"> </w:t>
        </w:r>
      </w:ins>
      <w:moveToRangeStart w:id="294" w:author="Majid" w:date="2017-01-05T13:33:00Z" w:name="move471386562"/>
      <w:moveTo w:id="295" w:author="Majid" w:date="2017-01-05T13:33:00Z">
        <w:r w:rsidR="00B71A20">
          <w:rPr>
            <w:rFonts w:ascii="Times New Roman" w:hAnsi="Times New Roman"/>
            <w:sz w:val="24"/>
            <w:szCs w:val="24"/>
          </w:rPr>
          <w:t>We also subdivided the</w:t>
        </w:r>
        <w:r w:rsidR="00B71A20" w:rsidRPr="004278AA">
          <w:rPr>
            <w:rFonts w:ascii="Times New Roman" w:hAnsi="Times New Roman"/>
            <w:sz w:val="24"/>
            <w:szCs w:val="24"/>
          </w:rPr>
          <w:t xml:space="preserve"> national data geographically by climate region</w:t>
        </w:r>
        <w:r w:rsidR="00B71A20">
          <w:rPr>
            <w:rFonts w:ascii="Times New Roman" w:hAnsi="Times New Roman"/>
            <w:sz w:val="24"/>
            <w:szCs w:val="24"/>
          </w:rPr>
          <w:t>s used</w:t>
        </w:r>
        <w:r w:rsidR="00B71A20" w:rsidRPr="004278AA">
          <w:rPr>
            <w:rFonts w:ascii="Times New Roman" w:hAnsi="Times New Roman"/>
            <w:sz w:val="24"/>
            <w:szCs w:val="24"/>
          </w:rPr>
          <w:t xml:space="preserve"> by the National Oceanic and Atmospheric Administration (NOAA)</w:t>
        </w:r>
        <w:r w:rsidR="00B71A20">
          <w:rPr>
            <w:rFonts w:ascii="Times New Roman" w:hAnsi="Times New Roman"/>
            <w:sz w:val="24"/>
            <w:szCs w:val="24"/>
          </w:rPr>
          <w:t>;</w:t>
        </w:r>
        <w:r w:rsidR="00B71A20">
          <w:rPr>
            <w:rFonts w:ascii="Times New Roman" w:hAnsi="Times New Roman"/>
            <w:sz w:val="24"/>
            <w:szCs w:val="24"/>
          </w:rPr>
          <w:fldChar w:fldCharType="begin"/>
        </w:r>
        <w:r w:rsidR="00B71A20">
          <w:rPr>
            <w:rFonts w:ascii="Times New Roman" w:hAnsi="Times New Roman"/>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B71A20">
          <w:rPr>
            <w:rFonts w:ascii="Times New Roman" w:hAnsi="Times New Roman"/>
            <w:sz w:val="24"/>
            <w:szCs w:val="24"/>
          </w:rPr>
          <w:fldChar w:fldCharType="separate"/>
        </w:r>
        <w:r w:rsidR="00B71A20" w:rsidRPr="00232F41">
          <w:rPr>
            <w:rFonts w:ascii="Times New Roman" w:hAnsi="Times New Roman"/>
            <w:noProof/>
            <w:sz w:val="24"/>
            <w:szCs w:val="24"/>
            <w:vertAlign w:val="superscript"/>
          </w:rPr>
          <w:t>33</w:t>
        </w:r>
        <w:r w:rsidR="00B71A20">
          <w:rPr>
            <w:rFonts w:ascii="Times New Roman" w:hAnsi="Times New Roman"/>
            <w:sz w:val="24"/>
            <w:szCs w:val="24"/>
          </w:rPr>
          <w:fldChar w:fldCharType="end"/>
        </w:r>
        <w:r w:rsidR="00B71A20" w:rsidRPr="004278AA">
          <w:rPr>
            <w:rFonts w:ascii="Times New Roman" w:hAnsi="Times New Roman"/>
            <w:sz w:val="24"/>
            <w:szCs w:val="24"/>
          </w:rPr>
          <w:t xml:space="preserve"> </w:t>
        </w:r>
        <w:r w:rsidR="00B71A20">
          <w:rPr>
            <w:rFonts w:ascii="Times New Roman" w:hAnsi="Times New Roman"/>
            <w:sz w:val="24"/>
            <w:szCs w:val="24"/>
          </w:rPr>
          <w:t>Hawaii was included in the West region, and Alaska in the Northwest region.</w:t>
        </w:r>
      </w:moveTo>
    </w:p>
    <w:moveToRangeEnd w:id="294"/>
    <w:p w14:paraId="4DA2F05B" w14:textId="1672058B" w:rsidR="0007260F" w:rsidRDefault="0007260F" w:rsidP="00B938DB">
      <w:pPr>
        <w:spacing w:after="0" w:line="480" w:lineRule="auto"/>
        <w:rPr>
          <w:rFonts w:ascii="Times New Roman" w:hAnsi="Times New Roman"/>
          <w:color w:val="000000" w:themeColor="text1"/>
          <w:sz w:val="24"/>
          <w:szCs w:val="24"/>
        </w:rPr>
      </w:pP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006C45CE"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commentRangeStart w:id="296"/>
      <w:r w:rsidRPr="006F2D92">
        <w:rPr>
          <w:rFonts w:ascii="Times New Roman" w:hAnsi="Times New Roman"/>
          <w:color w:val="000000" w:themeColor="text1"/>
          <w:sz w:val="24"/>
          <w:szCs w:val="24"/>
        </w:rPr>
        <w:fldChar w:fldCharType="begin"/>
      </w:r>
      <w:r w:rsidR="00232F41">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232F41" w:rsidRPr="00232F41">
        <w:rPr>
          <w:rFonts w:ascii="Times New Roman" w:hAnsi="Times New Roman"/>
          <w:noProof/>
          <w:color w:val="000000" w:themeColor="text1"/>
          <w:sz w:val="24"/>
          <w:szCs w:val="24"/>
          <w:vertAlign w:val="superscript"/>
        </w:rPr>
        <w:t>33</w:t>
      </w:r>
      <w:r w:rsidRPr="006F2D92">
        <w:rPr>
          <w:rFonts w:ascii="Times New Roman" w:hAnsi="Times New Roman"/>
          <w:color w:val="000000" w:themeColor="text1"/>
          <w:sz w:val="24"/>
          <w:szCs w:val="24"/>
        </w:rPr>
        <w:fldChar w:fldCharType="end"/>
      </w:r>
      <w:commentRangeEnd w:id="296"/>
      <w:r w:rsidR="00B71A20">
        <w:rPr>
          <w:rStyle w:val="CommentReference"/>
          <w:rFonts w:asciiTheme="minorHAnsi" w:eastAsiaTheme="minorHAnsi" w:hAnsiTheme="minorHAnsi" w:cstheme="minorBidi"/>
        </w:rPr>
        <w:commentReference w:id="296"/>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293F36A8" w14:textId="528486F1" w:rsidR="0078333E" w:rsidRPr="004E0482" w:rsidDel="00B71A20" w:rsidRDefault="00C2786A">
      <w:pPr>
        <w:spacing w:after="0" w:line="480" w:lineRule="auto"/>
        <w:rPr>
          <w:rFonts w:ascii="Times New Roman" w:hAnsi="Times New Roman"/>
          <w:color w:val="000000" w:themeColor="text1"/>
          <w:sz w:val="24"/>
          <w:szCs w:val="24"/>
        </w:rPr>
      </w:pPr>
      <w:moveFromRangeStart w:id="297" w:author="Majid" w:date="2017-01-05T13:33:00Z" w:name="move471386562"/>
      <w:moveFrom w:id="298" w:author="Majid" w:date="2017-01-05T13:33:00Z">
        <w:r w:rsidDel="00B71A20">
          <w:rPr>
            <w:rFonts w:ascii="Times New Roman" w:hAnsi="Times New Roman"/>
            <w:sz w:val="24"/>
            <w:szCs w:val="24"/>
          </w:rPr>
          <w:t>We also subdivided the</w:t>
        </w:r>
        <w:r w:rsidRPr="004278AA" w:rsidDel="00B71A20">
          <w:rPr>
            <w:rFonts w:ascii="Times New Roman" w:hAnsi="Times New Roman"/>
            <w:sz w:val="24"/>
            <w:szCs w:val="24"/>
          </w:rPr>
          <w:t xml:space="preserve"> </w:t>
        </w:r>
        <w:r w:rsidR="0078333E" w:rsidRPr="004278AA" w:rsidDel="00B71A20">
          <w:rPr>
            <w:rFonts w:ascii="Times New Roman" w:hAnsi="Times New Roman"/>
            <w:sz w:val="24"/>
            <w:szCs w:val="24"/>
          </w:rPr>
          <w:t>national data geographically by climate region</w:t>
        </w:r>
        <w:r w:rsidDel="00B71A20">
          <w:rPr>
            <w:rFonts w:ascii="Times New Roman" w:hAnsi="Times New Roman"/>
            <w:sz w:val="24"/>
            <w:szCs w:val="24"/>
          </w:rPr>
          <w:t>s used</w:t>
        </w:r>
        <w:r w:rsidR="0078333E" w:rsidRPr="004278AA" w:rsidDel="00B71A20">
          <w:rPr>
            <w:rFonts w:ascii="Times New Roman" w:hAnsi="Times New Roman"/>
            <w:sz w:val="24"/>
            <w:szCs w:val="24"/>
          </w:rPr>
          <w:t xml:space="preserve"> by the National Oceanic and Atmospheric Administration (NOAA)</w:t>
        </w:r>
        <w:r w:rsidR="00290FD5" w:rsidDel="00B71A20">
          <w:rPr>
            <w:rFonts w:ascii="Times New Roman" w:hAnsi="Times New Roman"/>
            <w:sz w:val="24"/>
            <w:szCs w:val="24"/>
          </w:rPr>
          <w:t>;</w:t>
        </w:r>
        <w:r w:rsidR="0078333E" w:rsidDel="00B71A20">
          <w:rPr>
            <w:rFonts w:ascii="Times New Roman" w:hAnsi="Times New Roman"/>
            <w:sz w:val="24"/>
            <w:szCs w:val="24"/>
          </w:rPr>
          <w:fldChar w:fldCharType="begin"/>
        </w:r>
        <w:r w:rsidR="00232F41" w:rsidDel="00B71A20">
          <w:rPr>
            <w:rFonts w:ascii="Times New Roman" w:hAnsi="Times New Roman"/>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78333E" w:rsidDel="00B71A20">
          <w:rPr>
            <w:rFonts w:ascii="Times New Roman" w:hAnsi="Times New Roman"/>
            <w:sz w:val="24"/>
            <w:szCs w:val="24"/>
          </w:rPr>
          <w:fldChar w:fldCharType="separate"/>
        </w:r>
        <w:r w:rsidR="00232F41" w:rsidRPr="00232F41" w:rsidDel="00B71A20">
          <w:rPr>
            <w:rFonts w:ascii="Times New Roman" w:hAnsi="Times New Roman"/>
            <w:noProof/>
            <w:sz w:val="24"/>
            <w:szCs w:val="24"/>
            <w:vertAlign w:val="superscript"/>
          </w:rPr>
          <w:t>33</w:t>
        </w:r>
        <w:r w:rsidR="0078333E" w:rsidDel="00B71A20">
          <w:rPr>
            <w:rFonts w:ascii="Times New Roman" w:hAnsi="Times New Roman"/>
            <w:sz w:val="24"/>
            <w:szCs w:val="24"/>
          </w:rPr>
          <w:fldChar w:fldCharType="end"/>
        </w:r>
        <w:r w:rsidR="0078333E" w:rsidRPr="004278AA" w:rsidDel="00B71A20">
          <w:rPr>
            <w:rFonts w:ascii="Times New Roman" w:hAnsi="Times New Roman"/>
            <w:sz w:val="24"/>
            <w:szCs w:val="24"/>
          </w:rPr>
          <w:t xml:space="preserve"> </w:t>
        </w:r>
        <w:r w:rsidR="0078333E" w:rsidDel="00B71A20">
          <w:rPr>
            <w:rFonts w:ascii="Times New Roman" w:hAnsi="Times New Roman"/>
            <w:sz w:val="24"/>
            <w:szCs w:val="24"/>
          </w:rPr>
          <w:t>Hawaii was included in the West region, and Alaska in the Northwest region.</w:t>
        </w:r>
      </w:moveFrom>
    </w:p>
    <w:moveFromRangeEnd w:id="297"/>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20F41038"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w:t>
      </w:r>
      <w:del w:id="299" w:author="Majid" w:date="2017-01-05T13:37:00Z">
        <w:r w:rsidRPr="004E0482" w:rsidDel="00B71A20">
          <w:rPr>
            <w:rFonts w:ascii="Times New Roman" w:hAnsi="Times New Roman"/>
            <w:color w:val="000000" w:themeColor="text1"/>
            <w:sz w:val="24"/>
            <w:szCs w:val="24"/>
          </w:rPr>
          <w:delText>establish the presence of</w:delText>
        </w:r>
      </w:del>
      <w:ins w:id="300" w:author="Majid" w:date="2017-01-05T13:37:00Z">
        <w:r w:rsidR="00B71A20">
          <w:rPr>
            <w:rFonts w:ascii="Times New Roman" w:hAnsi="Times New Roman"/>
            <w:color w:val="000000" w:themeColor="text1"/>
            <w:sz w:val="24"/>
            <w:szCs w:val="24"/>
          </w:rPr>
          <w:t>investigate</w:t>
        </w:r>
      </w:ins>
      <w:r w:rsidRPr="004E0482">
        <w:rPr>
          <w:rFonts w:ascii="Times New Roman" w:hAnsi="Times New Roman"/>
          <w:color w:val="000000" w:themeColor="text1"/>
          <w:sz w:val="24"/>
          <w:szCs w:val="24"/>
        </w:rPr>
        <w:t xml:space="preserve">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6D55E7">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6D55E7" w:rsidRPr="006D55E7">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proofErr w:type="gramStart"/>
      <w:r w:rsidR="00290FD5">
        <w:rPr>
          <w:rFonts w:ascii="Times New Roman" w:hAnsi="Times New Roman"/>
          <w:color w:val="000000" w:themeColor="text1"/>
          <w:sz w:val="24"/>
          <w:szCs w:val="24"/>
        </w:rPr>
        <w:t>is able to</w:t>
      </w:r>
      <w:proofErr w:type="gramEnd"/>
      <w:r w:rsidR="00290FD5"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We used the </w:t>
      </w:r>
      <w:r w:rsidRPr="004E0482">
        <w:rPr>
          <w:rFonts w:ascii="Times New Roman" w:hAnsi="Times New Roman"/>
          <w:color w:val="000000" w:themeColor="text1"/>
          <w:sz w:val="24"/>
          <w:szCs w:val="24"/>
        </w:rPr>
        <w:lastRenderedPageBreak/>
        <w:t>R package</w:t>
      </w:r>
      <w:r w:rsidR="008C2086">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WaveletComp</w:t>
      </w:r>
      <w:r w:rsidR="00E80EA7">
        <w:rPr>
          <w:rFonts w:ascii="Times New Roman" w:hAnsi="Times New Roman"/>
          <w:color w:val="000000" w:themeColor="text1"/>
          <w:sz w:val="24"/>
          <w:szCs w:val="24"/>
        </w:rPr>
        <w:t xml:space="preserve"> (version 1.0)</w:t>
      </w:r>
      <w:r w:rsidR="00E80EA7"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proofErr w:type="gramStart"/>
      <w:r>
        <w:rPr>
          <w:rFonts w:ascii="Times New Roman" w:hAnsi="Times New Roman"/>
          <w:color w:val="000000" w:themeColor="text1"/>
          <w:sz w:val="24"/>
          <w:szCs w:val="24"/>
        </w:rPr>
        <w:t>so as to</w:t>
      </w:r>
      <w:proofErr w:type="gramEnd"/>
      <w:r>
        <w:rPr>
          <w:rFonts w:ascii="Times New Roman" w:hAnsi="Times New Roman"/>
          <w:color w:val="000000" w:themeColor="text1"/>
          <w:sz w:val="24"/>
          <w:szCs w:val="24"/>
        </w:rPr>
        <w:t xml:space="preserve">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2E4EE1CA"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r w:rsidR="008C2086">
        <w:rPr>
          <w:rFonts w:ascii="Times New Roman" w:hAnsi="Times New Roman"/>
          <w:color w:val="000000" w:themeColor="text1"/>
          <w:sz w:val="24"/>
          <w:szCs w:val="24"/>
        </w:rPr>
        <w:t xml:space="preserve"> parameters</w:t>
      </w:r>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r w:rsidRPr="004E0482">
        <w:rPr>
          <w:rFonts w:ascii="Times New Roman" w:hAnsi="Times New Roman"/>
          <w:color w:val="000000" w:themeColor="text1"/>
          <w:sz w:val="24"/>
          <w:szCs w:val="24"/>
        </w:rPr>
        <w:t>weighted by its death rate</w:t>
      </w:r>
      <w:r w:rsidR="003B49F1">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 xml:space="preserve">was </w:t>
      </w:r>
      <w:r>
        <w:rPr>
          <w:rFonts w:ascii="Times New Roman" w:hAnsi="Times New Roman"/>
          <w:color w:val="000000" w:themeColor="text1"/>
          <w:sz w:val="24"/>
          <w:szCs w:val="24"/>
        </w:rPr>
        <w:t xml:space="preserve">weighted by the difference between its death rate and </w:t>
      </w:r>
      <w:r w:rsidRPr="004E0482">
        <w:rPr>
          <w:rFonts w:ascii="Times New Roman" w:hAnsi="Times New Roman"/>
          <w:color w:val="000000" w:themeColor="text1"/>
          <w:sz w:val="24"/>
          <w:szCs w:val="24"/>
        </w:rPr>
        <w:t xml:space="preserve">the </w:t>
      </w:r>
      <w:r w:rsidR="008C2086">
        <w:rPr>
          <w:rFonts w:ascii="Times New Roman" w:hAnsi="Times New Roman"/>
          <w:color w:val="000000" w:themeColor="text1"/>
          <w:sz w:val="24"/>
          <w:szCs w:val="24"/>
        </w:rPr>
        <w:t xml:space="preserve">year’s </w:t>
      </w:r>
      <w:r w:rsidRPr="004E0482">
        <w:rPr>
          <w:rFonts w:ascii="Times New Roman" w:hAnsi="Times New Roman"/>
          <w:color w:val="000000" w:themeColor="text1"/>
          <w:sz w:val="24"/>
          <w:szCs w:val="24"/>
        </w:rPr>
        <w:t xml:space="preserve">maximum death rate.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CircStats </w:t>
      </w:r>
      <w:r w:rsidR="00950D39">
        <w:rPr>
          <w:rFonts w:ascii="Times New Roman" w:hAnsi="Times New Roman"/>
          <w:color w:val="000000" w:themeColor="text1"/>
          <w:sz w:val="24"/>
          <w:szCs w:val="24"/>
        </w:rPr>
        <w:t xml:space="preserve">(version </w:t>
      </w:r>
      <w:r w:rsidR="0006220C">
        <w:rPr>
          <w:rFonts w:ascii="Times New Roman" w:hAnsi="Times New Roman"/>
          <w:color w:val="000000" w:themeColor="text1"/>
          <w:sz w:val="24"/>
          <w:szCs w:val="24"/>
        </w:rPr>
        <w:t>0.2.4</w:t>
      </w:r>
      <w:r w:rsidR="00690629">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6B1911A0" w:rsidR="0007260F" w:rsidRDefault="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For each age-sex group</w:t>
      </w:r>
      <w:r w:rsidR="00514C8F">
        <w:rPr>
          <w:rFonts w:ascii="Times New Roman" w:hAnsi="Times New Roman"/>
          <w:color w:val="000000" w:themeColor="text1"/>
          <w:sz w:val="24"/>
          <w:szCs w:val="24"/>
        </w:rPr>
        <w:t xml:space="preserve"> and year</w:t>
      </w:r>
      <w:r w:rsidR="008C2086">
        <w:rPr>
          <w:rFonts w:ascii="Times New Roman" w:hAnsi="Times New Roman"/>
          <w:color w:val="000000" w:themeColor="text1"/>
          <w:sz w:val="24"/>
          <w:szCs w:val="24"/>
        </w:rPr>
        <w:t>,</w:t>
      </w:r>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r w:rsidR="008C2086">
        <w:rPr>
          <w:rFonts w:ascii="Times New Roman" w:hAnsi="Times New Roman"/>
          <w:color w:val="000000" w:themeColor="text1"/>
          <w:sz w:val="24"/>
          <w:szCs w:val="24"/>
        </w:rPr>
        <w:t xml:space="preserve">a </w:t>
      </w:r>
      <w:r>
        <w:rPr>
          <w:rFonts w:ascii="Times New Roman" w:hAnsi="Times New Roman"/>
          <w:color w:val="000000" w:themeColor="text1"/>
          <w:sz w:val="24"/>
          <w:szCs w:val="24"/>
        </w:rPr>
        <w:t xml:space="preserve">Poisson </w:t>
      </w:r>
      <w:r w:rsidR="00EB0B20">
        <w:rPr>
          <w:rFonts w:ascii="Times New Roman" w:hAnsi="Times New Roman"/>
          <w:color w:val="000000" w:themeColor="text1"/>
          <w:sz w:val="24"/>
          <w:szCs w:val="24"/>
        </w:rPr>
        <w:t xml:space="preserve">model </w:t>
      </w:r>
      <w:r>
        <w:rPr>
          <w:rFonts w:ascii="Times New Roman" w:hAnsi="Times New Roman"/>
          <w:color w:val="000000" w:themeColor="text1"/>
          <w:sz w:val="24"/>
          <w:szCs w:val="24"/>
        </w:rPr>
        <w:t>to estimate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 xml:space="preserve">excess </w:t>
      </w:r>
      <w:del w:id="301" w:author="Majid" w:date="2017-01-05T13:39:00Z">
        <w:r w:rsidRPr="004E0482" w:rsidDel="00B71A20">
          <w:rPr>
            <w:rFonts w:ascii="Times New Roman" w:hAnsi="Times New Roman"/>
            <w:color w:val="000000" w:themeColor="text1"/>
            <w:sz w:val="24"/>
            <w:szCs w:val="24"/>
          </w:rPr>
          <w:delText>rate</w:delText>
        </w:r>
        <w:r w:rsidDel="00B71A20">
          <w:rPr>
            <w:rFonts w:ascii="Times New Roman" w:hAnsi="Times New Roman"/>
            <w:color w:val="000000" w:themeColor="text1"/>
            <w:sz w:val="24"/>
            <w:szCs w:val="24"/>
          </w:rPr>
          <w:delText xml:space="preserve"> </w:delText>
        </w:r>
      </w:del>
      <w:ins w:id="302" w:author="Majid" w:date="2017-01-05T13:39:00Z">
        <w:r w:rsidR="00B71A20">
          <w:rPr>
            <w:rFonts w:ascii="Times New Roman" w:hAnsi="Times New Roman"/>
            <w:color w:val="000000" w:themeColor="text1"/>
            <w:sz w:val="24"/>
            <w:szCs w:val="24"/>
          </w:rPr>
          <w:t xml:space="preserve">mortality </w:t>
        </w:r>
      </w:ins>
      <w:r>
        <w:rPr>
          <w:rFonts w:ascii="Times New Roman" w:hAnsi="Times New Roman"/>
          <w:color w:val="000000" w:themeColor="text1"/>
          <w:sz w:val="24"/>
          <w:szCs w:val="24"/>
        </w:rPr>
        <w:t>between</w:t>
      </w:r>
      <w:r w:rsidRPr="004E0482">
        <w:rPr>
          <w:rFonts w:ascii="Times New Roman" w:hAnsi="Times New Roman"/>
          <w:color w:val="000000" w:themeColor="text1"/>
          <w:sz w:val="24"/>
          <w:szCs w:val="24"/>
        </w:rPr>
        <w:t xml:space="preserve"> the maximum and minimum mortality months for </w:t>
      </w:r>
      <w:r w:rsidR="008C2086">
        <w:rPr>
          <w:rFonts w:ascii="Times New Roman" w:hAnsi="Times New Roman"/>
          <w:color w:val="000000" w:themeColor="text1"/>
          <w:sz w:val="24"/>
          <w:szCs w:val="24"/>
        </w:rPr>
        <w:t xml:space="preserve">each </w:t>
      </w:r>
      <w:r>
        <w:rPr>
          <w:rFonts w:ascii="Times New Roman" w:hAnsi="Times New Roman"/>
          <w:color w:val="000000" w:themeColor="text1"/>
          <w:sz w:val="24"/>
          <w:szCs w:val="24"/>
        </w:rPr>
        <w:t>year</w:t>
      </w:r>
      <w:ins w:id="303" w:author="Parks, Robbie M" w:date="2017-01-04T16:51:00Z">
        <w:r w:rsidR="00275579">
          <w:rPr>
            <w:rFonts w:ascii="Times New Roman" w:hAnsi="Times New Roman"/>
            <w:color w:val="000000" w:themeColor="text1"/>
            <w:sz w:val="24"/>
            <w:szCs w:val="24"/>
          </w:rPr>
          <w:t xml:space="preserve">, </w:t>
        </w:r>
      </w:ins>
      <w:ins w:id="304" w:author="Majid" w:date="2017-01-05T13:38:00Z">
        <w:r w:rsidR="00B71A20">
          <w:rPr>
            <w:rFonts w:ascii="Times New Roman" w:hAnsi="Times New Roman"/>
            <w:color w:val="000000" w:themeColor="text1"/>
            <w:sz w:val="24"/>
            <w:szCs w:val="24"/>
          </w:rPr>
          <w:t xml:space="preserve">and its </w:t>
        </w:r>
      </w:ins>
      <w:ins w:id="305" w:author="Parks, Robbie M" w:date="2017-01-04T16:51:00Z">
        <w:del w:id="306" w:author="Majid" w:date="2017-01-05T13:38:00Z">
          <w:r w:rsidR="00275579" w:rsidDel="00B71A20">
            <w:rPr>
              <w:rFonts w:ascii="Times New Roman" w:hAnsi="Times New Roman"/>
              <w:color w:val="000000" w:themeColor="text1"/>
              <w:sz w:val="24"/>
              <w:szCs w:val="24"/>
            </w:rPr>
            <w:delText xml:space="preserve">while also taking in account the uncertainty </w:delText>
          </w:r>
        </w:del>
      </w:ins>
      <w:ins w:id="307" w:author="Majid" w:date="2017-01-05T13:38:00Z">
        <w:r w:rsidR="00B71A20">
          <w:rPr>
            <w:rFonts w:ascii="Times New Roman" w:hAnsi="Times New Roman"/>
            <w:color w:val="000000" w:themeColor="text1"/>
            <w:sz w:val="24"/>
            <w:szCs w:val="24"/>
          </w:rPr>
          <w:t xml:space="preserve">variance which accounts for </w:t>
        </w:r>
      </w:ins>
      <w:ins w:id="308" w:author="Parks, Robbie M" w:date="2017-01-04T16:51:00Z">
        <w:del w:id="309" w:author="Majid" w:date="2017-01-05T13:38:00Z">
          <w:r w:rsidR="00275579" w:rsidDel="00B71A20">
            <w:rPr>
              <w:rFonts w:ascii="Times New Roman" w:hAnsi="Times New Roman"/>
              <w:color w:val="000000" w:themeColor="text1"/>
              <w:sz w:val="24"/>
              <w:szCs w:val="24"/>
            </w:rPr>
            <w:delText>due to the</w:delText>
          </w:r>
        </w:del>
        <w:r w:rsidR="00275579">
          <w:rPr>
            <w:rFonts w:ascii="Times New Roman" w:hAnsi="Times New Roman"/>
            <w:color w:val="000000" w:themeColor="text1"/>
            <w:sz w:val="24"/>
            <w:szCs w:val="24"/>
          </w:rPr>
          <w:t xml:space="preserve"> </w:t>
        </w:r>
      </w:ins>
      <w:r w:rsidR="00275579">
        <w:rPr>
          <w:rFonts w:ascii="Times New Roman" w:hAnsi="Times New Roman"/>
          <w:color w:val="000000" w:themeColor="text1"/>
          <w:sz w:val="24"/>
          <w:szCs w:val="24"/>
        </w:rPr>
        <w:t>population size</w:t>
      </w:r>
      <w:r w:rsidRPr="004E0482">
        <w:rPr>
          <w:rFonts w:ascii="Times New Roman" w:hAnsi="Times New Roman"/>
          <w:color w:val="000000" w:themeColor="text1"/>
          <w:sz w:val="24"/>
          <w:szCs w:val="24"/>
        </w:rPr>
        <w:t xml:space="preserve">. 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w:t>
      </w:r>
      <w:ins w:id="310" w:author="Majid" w:date="2017-01-05T13:39:00Z">
        <w:r w:rsidR="00B71A20">
          <w:rPr>
            <w:rFonts w:ascii="Times New Roman" w:hAnsi="Times New Roman"/>
            <w:color w:val="000000" w:themeColor="text1"/>
            <w:sz w:val="24"/>
            <w:szCs w:val="24"/>
          </w:rPr>
          <w:t xml:space="preserve">percentage </w:t>
        </w:r>
      </w:ins>
      <w:r w:rsidRPr="004E0482">
        <w:rPr>
          <w:rFonts w:ascii="Times New Roman" w:hAnsi="Times New Roman"/>
          <w:color w:val="000000" w:themeColor="text1"/>
          <w:sz w:val="24"/>
          <w:szCs w:val="24"/>
        </w:rPr>
        <w:t xml:space="preserve">excess </w:t>
      </w:r>
      <w:del w:id="311" w:author="Majid" w:date="2017-01-05T13:39:00Z">
        <w:r w:rsidDel="00B71A20">
          <w:rPr>
            <w:rFonts w:ascii="Times New Roman" w:hAnsi="Times New Roman"/>
            <w:color w:val="000000" w:themeColor="text1"/>
            <w:sz w:val="24"/>
            <w:szCs w:val="24"/>
          </w:rPr>
          <w:delText>death rates</w:delText>
        </w:r>
      </w:del>
      <w:ins w:id="312" w:author="Majid" w:date="2017-01-05T13:39:00Z">
        <w:r w:rsidR="00B71A20">
          <w:rPr>
            <w:rFonts w:ascii="Times New Roman" w:hAnsi="Times New Roman"/>
            <w:color w:val="000000" w:themeColor="text1"/>
            <w:sz w:val="24"/>
            <w:szCs w:val="24"/>
          </w:rPr>
          <w:t>mortality</w:t>
        </w:r>
      </w:ins>
      <w:r w:rsidRPr="004E0482">
        <w:rPr>
          <w:rFonts w:ascii="Times New Roman" w:hAnsi="Times New Roman"/>
          <w:color w:val="000000" w:themeColor="text1"/>
          <w:sz w:val="24"/>
          <w:szCs w:val="24"/>
        </w:rPr>
        <w:t xml:space="preserve"> for each age and sex group,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r w:rsidR="008C2086">
        <w:rPr>
          <w:rFonts w:ascii="Times New Roman" w:hAnsi="Times New Roman"/>
          <w:color w:val="000000" w:themeColor="text1"/>
          <w:sz w:val="24"/>
          <w:szCs w:val="24"/>
        </w:rPr>
        <w:t xml:space="preserve">excess </w:t>
      </w:r>
      <w:r>
        <w:rPr>
          <w:rFonts w:ascii="Times New Roman" w:hAnsi="Times New Roman"/>
          <w:color w:val="000000" w:themeColor="text1"/>
          <w:sz w:val="24"/>
          <w:szCs w:val="24"/>
        </w:rPr>
        <w:t xml:space="preserve">death rate </w:t>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w:t>
      </w:r>
      <w:del w:id="313" w:author="Majid" w:date="2017-01-05T13:40:00Z">
        <w:r w:rsidDel="00B71A20">
          <w:rPr>
            <w:rFonts w:ascii="Times New Roman" w:hAnsi="Times New Roman"/>
            <w:color w:val="000000" w:themeColor="text1"/>
            <w:sz w:val="24"/>
            <w:szCs w:val="24"/>
          </w:rPr>
          <w:delText>, so that the uncertainty in each year’s seasonal excess is reflected in the estimated trend</w:delText>
        </w:r>
      </w:del>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0053738C">
        <w:rPr>
          <w:rFonts w:ascii="Times New Roman" w:hAnsi="Times New Roman"/>
          <w:color w:val="000000" w:themeColor="text1"/>
          <w:sz w:val="24"/>
          <w:szCs w:val="24"/>
        </w:rPr>
        <w:t>calculated change in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values </w:t>
      </w:r>
      <w:r w:rsidR="0053738C">
        <w:rPr>
          <w:rFonts w:ascii="Times New Roman" w:hAnsi="Times New Roman"/>
          <w:color w:val="000000" w:themeColor="text1"/>
          <w:sz w:val="24"/>
          <w:szCs w:val="24"/>
        </w:rPr>
        <w:t xml:space="preserve">from </w:t>
      </w:r>
      <w:r>
        <w:rPr>
          <w:rFonts w:ascii="Times New Roman" w:hAnsi="Times New Roman"/>
          <w:color w:val="000000" w:themeColor="text1"/>
          <w:sz w:val="24"/>
          <w:szCs w:val="24"/>
        </w:rPr>
        <w:t>1982</w:t>
      </w:r>
      <w:r w:rsidRPr="004E0482">
        <w:rPr>
          <w:rFonts w:ascii="Times New Roman" w:hAnsi="Times New Roman"/>
          <w:color w:val="000000" w:themeColor="text1"/>
          <w:sz w:val="24"/>
          <w:szCs w:val="24"/>
        </w:rPr>
        <w:t xml:space="preserve"> </w:t>
      </w:r>
      <w:r w:rsidR="0053738C">
        <w:rPr>
          <w:rFonts w:ascii="Times New Roman" w:hAnsi="Times New Roman"/>
          <w:color w:val="000000" w:themeColor="text1"/>
          <w:sz w:val="24"/>
          <w:szCs w:val="24"/>
        </w:rPr>
        <w:t>to 2013, reported as</w:t>
      </w:r>
      <w:r w:rsidR="00515033">
        <w:rPr>
          <w:rFonts w:ascii="Times New Roman" w:hAnsi="Times New Roman"/>
          <w:color w:val="000000" w:themeColor="text1"/>
          <w:sz w:val="24"/>
          <w:szCs w:val="24"/>
        </w:rPr>
        <w:t xml:space="preserve"> percentage point difference</w:t>
      </w:r>
      <w:r w:rsidRPr="004E0482">
        <w:rPr>
          <w:rFonts w:ascii="Times New Roman" w:hAnsi="Times New Roman"/>
          <w:color w:val="000000" w:themeColor="text1"/>
          <w:sz w:val="24"/>
          <w:szCs w:val="24"/>
        </w:rPr>
        <w:t xml:space="preserve">, as a </w:t>
      </w:r>
      <w:r w:rsidR="0053738C">
        <w:rPr>
          <w:rFonts w:ascii="Times New Roman" w:hAnsi="Times New Roman"/>
          <w:color w:val="000000" w:themeColor="text1"/>
          <w:sz w:val="24"/>
          <w:szCs w:val="24"/>
        </w:rPr>
        <w:t xml:space="preserve">quantitative </w:t>
      </w:r>
      <w:r w:rsidRPr="004E0482">
        <w:rPr>
          <w:rFonts w:ascii="Times New Roman" w:hAnsi="Times New Roman"/>
          <w:color w:val="000000" w:themeColor="text1"/>
          <w:sz w:val="24"/>
          <w:szCs w:val="24"/>
        </w:rPr>
        <w:t xml:space="preserve">measure of how </w:t>
      </w:r>
      <w:r w:rsidR="0053738C">
        <w:rPr>
          <w:rFonts w:ascii="Times New Roman" w:hAnsi="Times New Roman"/>
          <w:color w:val="000000" w:themeColor="text1"/>
          <w:sz w:val="24"/>
          <w:szCs w:val="24"/>
        </w:rPr>
        <w:t xml:space="preserve">the </w:t>
      </w:r>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del w:id="314" w:author="Majid" w:date="2017-01-05T13:41:00Z">
        <w:r w:rsidDel="00B71A20">
          <w:rPr>
            <w:rFonts w:ascii="Times New Roman" w:hAnsi="Times New Roman"/>
            <w:color w:val="000000" w:themeColor="text1"/>
            <w:sz w:val="24"/>
            <w:szCs w:val="24"/>
          </w:rPr>
          <w:delText xml:space="preserve">Significant </w:delText>
        </w:r>
        <w:r w:rsidR="004774DF" w:rsidDel="00B71A20">
          <w:rPr>
            <w:rFonts w:ascii="Times New Roman" w:hAnsi="Times New Roman"/>
            <w:color w:val="000000" w:themeColor="text1"/>
            <w:sz w:val="24"/>
            <w:szCs w:val="24"/>
          </w:rPr>
          <w:delText>changes</w:delText>
        </w:r>
        <w:r w:rsidR="004774DF" w:rsidRPr="004E0482" w:rsidDel="00B71A20">
          <w:rPr>
            <w:rFonts w:ascii="Times New Roman" w:hAnsi="Times New Roman"/>
            <w:color w:val="000000" w:themeColor="text1"/>
            <w:sz w:val="24"/>
            <w:szCs w:val="24"/>
          </w:rPr>
          <w:delText xml:space="preserve"> </w:delText>
        </w:r>
        <w:r w:rsidRPr="004E0482" w:rsidDel="00B71A20">
          <w:rPr>
            <w:rFonts w:ascii="Times New Roman" w:hAnsi="Times New Roman"/>
            <w:color w:val="000000" w:themeColor="text1"/>
            <w:sz w:val="24"/>
            <w:szCs w:val="24"/>
          </w:rPr>
          <w:delText xml:space="preserve">in seasonal excess were identified by </w:delText>
        </w:r>
        <w:r w:rsidDel="00B71A20">
          <w:rPr>
            <w:rFonts w:ascii="Times New Roman" w:hAnsi="Times New Roman"/>
            <w:color w:val="000000" w:themeColor="text1"/>
            <w:sz w:val="24"/>
            <w:szCs w:val="24"/>
          </w:rPr>
          <w:delText xml:space="preserve">tests </w:delText>
        </w:r>
        <w:r w:rsidRPr="004E0482" w:rsidDel="00B71A20">
          <w:rPr>
            <w:rFonts w:ascii="Times New Roman" w:hAnsi="Times New Roman"/>
            <w:color w:val="000000" w:themeColor="text1"/>
            <w:sz w:val="24"/>
            <w:szCs w:val="24"/>
          </w:rPr>
          <w:delText>a</w:delText>
        </w:r>
        <w:r w:rsidDel="00B71A20">
          <w:rPr>
            <w:rFonts w:ascii="Times New Roman" w:hAnsi="Times New Roman"/>
            <w:color w:val="000000" w:themeColor="text1"/>
            <w:sz w:val="24"/>
            <w:szCs w:val="24"/>
          </w:rPr>
          <w:delText>t the</w:delText>
        </w:r>
        <w:r w:rsidRPr="004E0482" w:rsidDel="00B71A20">
          <w:rPr>
            <w:rFonts w:ascii="Times New Roman" w:hAnsi="Times New Roman"/>
            <w:color w:val="000000" w:themeColor="text1"/>
            <w:sz w:val="24"/>
            <w:szCs w:val="24"/>
          </w:rPr>
          <w:delText xml:space="preserve"> </w:delText>
        </w:r>
        <w:r w:rsidDel="00B71A20">
          <w:rPr>
            <w:rFonts w:ascii="Times New Roman" w:hAnsi="Times New Roman"/>
            <w:color w:val="000000" w:themeColor="text1"/>
            <w:sz w:val="24"/>
            <w:szCs w:val="24"/>
          </w:rPr>
          <w:delText>9</w:delText>
        </w:r>
        <w:r w:rsidRPr="004E0482" w:rsidDel="00B71A20">
          <w:rPr>
            <w:rFonts w:ascii="Times New Roman" w:hAnsi="Times New Roman"/>
            <w:color w:val="000000" w:themeColor="text1"/>
            <w:sz w:val="24"/>
            <w:szCs w:val="24"/>
          </w:rPr>
          <w:delText>5% level</w:delText>
        </w:r>
      </w:del>
      <w:ins w:id="315" w:author="Parks, Robbie M" w:date="2017-01-03T14:09:00Z">
        <w:del w:id="316" w:author="Majid" w:date="2017-01-05T13:41:00Z">
          <w:r w:rsidR="004774DF" w:rsidDel="00B71A20">
            <w:rPr>
              <w:rFonts w:ascii="Times New Roman" w:hAnsi="Times New Roman"/>
              <w:color w:val="000000" w:themeColor="text1"/>
              <w:sz w:val="24"/>
              <w:szCs w:val="24"/>
            </w:rPr>
            <w:delText>.</w:delText>
          </w:r>
        </w:del>
      </w:ins>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lastRenderedPageBreak/>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References</w:t>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586565F0" w14:textId="77777777" w:rsidR="00232F41" w:rsidRPr="00232F41" w:rsidRDefault="002C5FB9" w:rsidP="00232F41">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232F41" w:rsidRPr="00232F41">
        <w:rPr>
          <w:noProof/>
        </w:rPr>
        <w:t>1</w:t>
      </w:r>
      <w:r w:rsidR="00232F41" w:rsidRPr="00232F41">
        <w:rPr>
          <w:noProof/>
        </w:rPr>
        <w:tab/>
        <w:t xml:space="preserve">McKee, C. Deaths in winter: can Britain learn from Europe? </w:t>
      </w:r>
      <w:r w:rsidR="00232F41" w:rsidRPr="00232F41">
        <w:rPr>
          <w:i/>
          <w:noProof/>
        </w:rPr>
        <w:t>European journal of epidemiology</w:t>
      </w:r>
      <w:r w:rsidR="00232F41" w:rsidRPr="00232F41">
        <w:rPr>
          <w:noProof/>
        </w:rPr>
        <w:t xml:space="preserve"> </w:t>
      </w:r>
      <w:r w:rsidR="00232F41" w:rsidRPr="00232F41">
        <w:rPr>
          <w:b/>
          <w:noProof/>
        </w:rPr>
        <w:t>5</w:t>
      </w:r>
      <w:r w:rsidR="00232F41" w:rsidRPr="00232F41">
        <w:rPr>
          <w:noProof/>
        </w:rPr>
        <w:t>, 178-182 (1989).</w:t>
      </w:r>
    </w:p>
    <w:p w14:paraId="2A1BFF1A" w14:textId="77777777" w:rsidR="00232F41" w:rsidRPr="00232F41" w:rsidRDefault="00232F41" w:rsidP="00232F41">
      <w:pPr>
        <w:pStyle w:val="EndNoteBibliography"/>
        <w:spacing w:after="0"/>
        <w:ind w:left="720" w:hanging="720"/>
        <w:rPr>
          <w:noProof/>
        </w:rPr>
      </w:pPr>
      <w:r w:rsidRPr="00232F41">
        <w:rPr>
          <w:noProof/>
        </w:rPr>
        <w:t>2</w:t>
      </w:r>
      <w:r w:rsidRPr="00232F41">
        <w:rPr>
          <w:noProof/>
        </w:rPr>
        <w:tab/>
        <w:t xml:space="preserve">Group, T. E. Cold exposure and winter mortality from ischaemic heart disease, cerebrovascular disease, respiratory disease, and all causes in warm and cold regions of Europe. </w:t>
      </w:r>
      <w:r w:rsidRPr="00232F41">
        <w:rPr>
          <w:i/>
          <w:noProof/>
        </w:rPr>
        <w:t>The Lancet</w:t>
      </w:r>
      <w:r w:rsidRPr="00232F41">
        <w:rPr>
          <w:noProof/>
        </w:rPr>
        <w:t xml:space="preserve"> </w:t>
      </w:r>
      <w:r w:rsidRPr="00232F41">
        <w:rPr>
          <w:b/>
          <w:noProof/>
        </w:rPr>
        <w:t>349</w:t>
      </w:r>
      <w:r w:rsidRPr="00232F41">
        <w:rPr>
          <w:noProof/>
        </w:rPr>
        <w:t>, 1341-1346 (1997).</w:t>
      </w:r>
    </w:p>
    <w:p w14:paraId="0E3A36D1" w14:textId="77777777" w:rsidR="00232F41" w:rsidRPr="00232F41" w:rsidRDefault="00232F41" w:rsidP="00232F41">
      <w:pPr>
        <w:pStyle w:val="EndNoteBibliography"/>
        <w:spacing w:after="0"/>
        <w:ind w:left="720" w:hanging="720"/>
        <w:rPr>
          <w:noProof/>
        </w:rPr>
      </w:pPr>
      <w:r w:rsidRPr="00232F41">
        <w:rPr>
          <w:noProof/>
        </w:rPr>
        <w:t>3</w:t>
      </w:r>
      <w:r w:rsidRPr="00232F41">
        <w:rPr>
          <w:noProof/>
        </w:rPr>
        <w:tab/>
        <w:t xml:space="preserve">Healy, J. D. Excess winter mortality in Europe: a cross country analysis identifying key risk factors. </w:t>
      </w:r>
      <w:r w:rsidRPr="00232F41">
        <w:rPr>
          <w:i/>
          <w:noProof/>
        </w:rPr>
        <w:t>Journal of Epidemiology and Community Health</w:t>
      </w:r>
      <w:r w:rsidRPr="00232F41">
        <w:rPr>
          <w:noProof/>
        </w:rPr>
        <w:t xml:space="preserve"> </w:t>
      </w:r>
      <w:r w:rsidRPr="00232F41">
        <w:rPr>
          <w:b/>
          <w:noProof/>
        </w:rPr>
        <w:t>57</w:t>
      </w:r>
      <w:r w:rsidRPr="00232F41">
        <w:rPr>
          <w:noProof/>
        </w:rPr>
        <w:t>, 784-789, doi:10.1136/jech.57.10.784 (2003).</w:t>
      </w:r>
    </w:p>
    <w:p w14:paraId="717BE2D2" w14:textId="77777777" w:rsidR="00232F41" w:rsidRPr="00232F41" w:rsidRDefault="00232F41" w:rsidP="00232F41">
      <w:pPr>
        <w:pStyle w:val="EndNoteBibliography"/>
        <w:spacing w:after="0"/>
        <w:ind w:left="720" w:hanging="720"/>
        <w:rPr>
          <w:noProof/>
        </w:rPr>
      </w:pPr>
      <w:r w:rsidRPr="00232F41">
        <w:rPr>
          <w:noProof/>
        </w:rPr>
        <w:t>4</w:t>
      </w:r>
      <w:r w:rsidRPr="00232F41">
        <w:rPr>
          <w:noProof/>
        </w:rPr>
        <w:tab/>
        <w:t xml:space="preserve">Campbell, A. Excess winter mortality in England and Wales: 2015/16 (provisional) and 2014/15 (final). </w:t>
      </w:r>
      <w:r w:rsidRPr="00232F41">
        <w:rPr>
          <w:i/>
          <w:noProof/>
        </w:rPr>
        <w:t>Statistical bulletin, Office for National Statistics</w:t>
      </w:r>
      <w:r w:rsidRPr="00232F41">
        <w:rPr>
          <w:noProof/>
        </w:rPr>
        <w:t xml:space="preserve"> (2016).</w:t>
      </w:r>
    </w:p>
    <w:p w14:paraId="073D12E8" w14:textId="77777777" w:rsidR="00232F41" w:rsidRPr="00232F41" w:rsidRDefault="00232F41" w:rsidP="00232F41">
      <w:pPr>
        <w:pStyle w:val="EndNoteBibliography"/>
        <w:spacing w:after="0"/>
        <w:ind w:left="720" w:hanging="720"/>
        <w:rPr>
          <w:noProof/>
        </w:rPr>
      </w:pPr>
      <w:r w:rsidRPr="00232F41">
        <w:rPr>
          <w:noProof/>
        </w:rPr>
        <w:t>5</w:t>
      </w:r>
      <w:r w:rsidRPr="00232F41">
        <w:rPr>
          <w:noProof/>
        </w:rPr>
        <w:tab/>
        <w:t>Fowler, T.</w:t>
      </w:r>
      <w:r w:rsidRPr="00232F41">
        <w:rPr>
          <w:i/>
          <w:noProof/>
        </w:rPr>
        <w:t xml:space="preserve"> et al.</w:t>
      </w:r>
      <w:r w:rsidRPr="00232F41">
        <w:rPr>
          <w:noProof/>
        </w:rPr>
        <w:t xml:space="preserve"> Excess winter deaths in Europe: a multi-country descriptive analysis. </w:t>
      </w:r>
      <w:r w:rsidRPr="00232F41">
        <w:rPr>
          <w:i/>
          <w:noProof/>
        </w:rPr>
        <w:t>Eur J Public Health</w:t>
      </w:r>
      <w:r w:rsidRPr="00232F41">
        <w:rPr>
          <w:noProof/>
        </w:rPr>
        <w:t xml:space="preserve"> </w:t>
      </w:r>
      <w:r w:rsidRPr="00232F41">
        <w:rPr>
          <w:b/>
          <w:noProof/>
        </w:rPr>
        <w:t>25</w:t>
      </w:r>
      <w:r w:rsidRPr="00232F41">
        <w:rPr>
          <w:noProof/>
        </w:rPr>
        <w:t>, 339-345, doi:10.1093/eurpub/cku073 (2015).</w:t>
      </w:r>
    </w:p>
    <w:p w14:paraId="6A0FFBF9" w14:textId="77777777" w:rsidR="00232F41" w:rsidRPr="00232F41" w:rsidRDefault="00232F41" w:rsidP="00232F41">
      <w:pPr>
        <w:pStyle w:val="EndNoteBibliography"/>
        <w:spacing w:after="0"/>
        <w:ind w:left="720" w:hanging="720"/>
        <w:rPr>
          <w:noProof/>
        </w:rPr>
      </w:pPr>
      <w:r w:rsidRPr="00232F41">
        <w:rPr>
          <w:noProof/>
        </w:rPr>
        <w:t>6</w:t>
      </w:r>
      <w:r w:rsidRPr="00232F41">
        <w:rPr>
          <w:noProof/>
        </w:rPr>
        <w:tab/>
        <w:t xml:space="preserve">Gemmell, I., McLoone, P., Boddy, F. A., Dickinson, G. J. &amp; Watt, G. C. M. Seasonal variation in mortality in Scotland. </w:t>
      </w:r>
      <w:r w:rsidRPr="00232F41">
        <w:rPr>
          <w:i/>
          <w:noProof/>
        </w:rPr>
        <w:t>International Journal of Epidemiology</w:t>
      </w:r>
      <w:r w:rsidRPr="00232F41">
        <w:rPr>
          <w:noProof/>
        </w:rPr>
        <w:t xml:space="preserve"> </w:t>
      </w:r>
      <w:r w:rsidRPr="00232F41">
        <w:rPr>
          <w:b/>
          <w:noProof/>
        </w:rPr>
        <w:t>29</w:t>
      </w:r>
      <w:r w:rsidRPr="00232F41">
        <w:rPr>
          <w:noProof/>
        </w:rPr>
        <w:t>, 274-279, doi:10.1093/ije/29.2.274 (2000).</w:t>
      </w:r>
    </w:p>
    <w:p w14:paraId="4A877AD1" w14:textId="77777777" w:rsidR="00232F41" w:rsidRPr="00232F41" w:rsidRDefault="00232F41" w:rsidP="00232F41">
      <w:pPr>
        <w:pStyle w:val="EndNoteBibliography"/>
        <w:spacing w:after="0"/>
        <w:ind w:left="720" w:hanging="720"/>
        <w:rPr>
          <w:noProof/>
        </w:rPr>
      </w:pPr>
      <w:r w:rsidRPr="00232F41">
        <w:rPr>
          <w:noProof/>
        </w:rPr>
        <w:t>7</w:t>
      </w:r>
      <w:r w:rsidRPr="00232F41">
        <w:rPr>
          <w:noProof/>
        </w:rPr>
        <w:tab/>
        <w:t xml:space="preserve">Feinstein, C. A. Seasonality of deaths in the US by age and cause. </w:t>
      </w:r>
      <w:r w:rsidRPr="00232F41">
        <w:rPr>
          <w:i/>
          <w:noProof/>
        </w:rPr>
        <w:t>Demographic Research</w:t>
      </w:r>
      <w:r w:rsidRPr="00232F41">
        <w:rPr>
          <w:noProof/>
        </w:rPr>
        <w:t xml:space="preserve"> </w:t>
      </w:r>
      <w:r w:rsidRPr="00232F41">
        <w:rPr>
          <w:b/>
          <w:noProof/>
        </w:rPr>
        <w:t>6</w:t>
      </w:r>
      <w:r w:rsidRPr="00232F41">
        <w:rPr>
          <w:noProof/>
        </w:rPr>
        <w:t>, 469-486 (2002).</w:t>
      </w:r>
    </w:p>
    <w:p w14:paraId="1DF40277" w14:textId="77777777" w:rsidR="00232F41" w:rsidRPr="00232F41" w:rsidRDefault="00232F41" w:rsidP="00232F41">
      <w:pPr>
        <w:pStyle w:val="EndNoteBibliography"/>
        <w:spacing w:after="0"/>
        <w:ind w:left="720" w:hanging="720"/>
        <w:rPr>
          <w:noProof/>
        </w:rPr>
      </w:pPr>
      <w:r w:rsidRPr="00232F41">
        <w:rPr>
          <w:noProof/>
        </w:rPr>
        <w:t>8</w:t>
      </w:r>
      <w:r w:rsidRPr="00232F41">
        <w:rPr>
          <w:noProof/>
        </w:rPr>
        <w:tab/>
        <w:t xml:space="preserve">Rau, R. &amp; Doblhammer, G. Seasonal mortality in Denmark: the role of sex and age. </w:t>
      </w:r>
      <w:r w:rsidRPr="00232F41">
        <w:rPr>
          <w:i/>
          <w:noProof/>
        </w:rPr>
        <w:t>Demographic Research</w:t>
      </w:r>
      <w:r w:rsidRPr="00232F41">
        <w:rPr>
          <w:noProof/>
        </w:rPr>
        <w:t xml:space="preserve"> </w:t>
      </w:r>
      <w:r w:rsidRPr="00232F41">
        <w:rPr>
          <w:b/>
          <w:noProof/>
        </w:rPr>
        <w:t>9</w:t>
      </w:r>
      <w:r w:rsidRPr="00232F41">
        <w:rPr>
          <w:noProof/>
        </w:rPr>
        <w:t>, 197-222 (2003).</w:t>
      </w:r>
    </w:p>
    <w:p w14:paraId="289B279B" w14:textId="77777777" w:rsidR="00232F41" w:rsidRPr="00232F41" w:rsidRDefault="00232F41" w:rsidP="00232F41">
      <w:pPr>
        <w:pStyle w:val="EndNoteBibliography"/>
        <w:spacing w:after="0"/>
        <w:ind w:left="720" w:hanging="720"/>
        <w:rPr>
          <w:noProof/>
        </w:rPr>
      </w:pPr>
      <w:r w:rsidRPr="00232F41">
        <w:rPr>
          <w:noProof/>
        </w:rPr>
        <w:t>9</w:t>
      </w:r>
      <w:r w:rsidRPr="00232F41">
        <w:rPr>
          <w:noProof/>
        </w:rPr>
        <w:tab/>
        <w:t xml:space="preserve">Davis, R. E., Knappenberger, P. C., Michaels, P. J. &amp; Novicoff, W. M. Seasonality of climate-human mortality relationships in US cities and impacts of climate change. </w:t>
      </w:r>
      <w:r w:rsidRPr="00232F41">
        <w:rPr>
          <w:i/>
          <w:noProof/>
        </w:rPr>
        <w:t>Climate Research</w:t>
      </w:r>
      <w:r w:rsidRPr="00232F41">
        <w:rPr>
          <w:noProof/>
        </w:rPr>
        <w:t xml:space="preserve"> </w:t>
      </w:r>
      <w:r w:rsidRPr="00232F41">
        <w:rPr>
          <w:b/>
          <w:noProof/>
        </w:rPr>
        <w:t>26</w:t>
      </w:r>
      <w:r w:rsidRPr="00232F41">
        <w:rPr>
          <w:noProof/>
        </w:rPr>
        <w:t>, 61-76 (2004).</w:t>
      </w:r>
    </w:p>
    <w:p w14:paraId="6AC9A0AD" w14:textId="77777777" w:rsidR="00232F41" w:rsidRPr="00232F41" w:rsidRDefault="00232F41" w:rsidP="00232F41">
      <w:pPr>
        <w:pStyle w:val="EndNoteBibliography"/>
        <w:spacing w:after="0"/>
        <w:ind w:left="720" w:hanging="720"/>
        <w:rPr>
          <w:noProof/>
        </w:rPr>
      </w:pPr>
      <w:r w:rsidRPr="00232F41">
        <w:rPr>
          <w:noProof/>
        </w:rPr>
        <w:t>10</w:t>
      </w:r>
      <w:r w:rsidRPr="00232F41">
        <w:rPr>
          <w:noProof/>
        </w:rPr>
        <w:tab/>
        <w:t xml:space="preserve">Medina-Ramon, M. &amp; Schwartz, J. Temperature, temperature extremes, and mortality: a study of acclimatisation and effect modification in 50 US cities. </w:t>
      </w:r>
      <w:r w:rsidRPr="00232F41">
        <w:rPr>
          <w:i/>
          <w:noProof/>
        </w:rPr>
        <w:t>Occupational and Environmental Medicine</w:t>
      </w:r>
      <w:r w:rsidRPr="00232F41">
        <w:rPr>
          <w:noProof/>
        </w:rPr>
        <w:t xml:space="preserve"> </w:t>
      </w:r>
      <w:r w:rsidRPr="00232F41">
        <w:rPr>
          <w:b/>
          <w:noProof/>
        </w:rPr>
        <w:t>64</w:t>
      </w:r>
      <w:r w:rsidRPr="00232F41">
        <w:rPr>
          <w:noProof/>
        </w:rPr>
        <w:t>, 827-833, doi:10.1136/oem.2007.033175 (2007).</w:t>
      </w:r>
    </w:p>
    <w:p w14:paraId="793F7CD2" w14:textId="77777777" w:rsidR="00232F41" w:rsidRPr="00232F41" w:rsidRDefault="00232F41" w:rsidP="00232F41">
      <w:pPr>
        <w:pStyle w:val="EndNoteBibliography"/>
        <w:spacing w:after="0"/>
        <w:ind w:left="720" w:hanging="720"/>
        <w:rPr>
          <w:noProof/>
        </w:rPr>
      </w:pPr>
      <w:r w:rsidRPr="00232F41">
        <w:rPr>
          <w:noProof/>
        </w:rPr>
        <w:t>11</w:t>
      </w:r>
      <w:r w:rsidRPr="00232F41">
        <w:rPr>
          <w:noProof/>
        </w:rPr>
        <w:tab/>
        <w:t xml:space="preserve">Kalkstein, A. J. Regional similarities in seasonal mortality across the United States: an examination of 28 metropolitan statistical areas. </w:t>
      </w:r>
      <w:r w:rsidRPr="00232F41">
        <w:rPr>
          <w:i/>
          <w:noProof/>
        </w:rPr>
        <w:t>PloS one</w:t>
      </w:r>
      <w:r w:rsidRPr="00232F41">
        <w:rPr>
          <w:noProof/>
        </w:rPr>
        <w:t xml:space="preserve"> </w:t>
      </w:r>
      <w:r w:rsidRPr="00232F41">
        <w:rPr>
          <w:b/>
          <w:noProof/>
        </w:rPr>
        <w:t>8</w:t>
      </w:r>
      <w:r w:rsidRPr="00232F41">
        <w:rPr>
          <w:noProof/>
        </w:rPr>
        <w:t>, e63971 (2013).</w:t>
      </w:r>
    </w:p>
    <w:p w14:paraId="28D4EF06" w14:textId="77777777" w:rsidR="00232F41" w:rsidRPr="00232F41" w:rsidRDefault="00232F41" w:rsidP="00232F41">
      <w:pPr>
        <w:pStyle w:val="EndNoteBibliography"/>
        <w:spacing w:after="0"/>
        <w:ind w:left="720" w:hanging="720"/>
        <w:rPr>
          <w:noProof/>
        </w:rPr>
      </w:pPr>
      <w:r w:rsidRPr="00232F41">
        <w:rPr>
          <w:noProof/>
        </w:rPr>
        <w:t>12</w:t>
      </w:r>
      <w:r w:rsidRPr="00232F41">
        <w:rPr>
          <w:noProof/>
        </w:rPr>
        <w:tab/>
        <w:t xml:space="preserve">Braga, A. L., Zanobetti, A. &amp; Schwartz, J. The time course of weather-related deaths. </w:t>
      </w:r>
      <w:r w:rsidRPr="00232F41">
        <w:rPr>
          <w:i/>
          <w:noProof/>
        </w:rPr>
        <w:t>Epidemiology</w:t>
      </w:r>
      <w:r w:rsidRPr="00232F41">
        <w:rPr>
          <w:noProof/>
        </w:rPr>
        <w:t xml:space="preserve"> </w:t>
      </w:r>
      <w:r w:rsidRPr="00232F41">
        <w:rPr>
          <w:b/>
          <w:noProof/>
        </w:rPr>
        <w:t>12</w:t>
      </w:r>
      <w:r w:rsidRPr="00232F41">
        <w:rPr>
          <w:noProof/>
        </w:rPr>
        <w:t>, 662-667 (2001).</w:t>
      </w:r>
    </w:p>
    <w:p w14:paraId="7C8EB05D" w14:textId="77777777" w:rsidR="00232F41" w:rsidRPr="00232F41" w:rsidRDefault="00232F41" w:rsidP="00232F41">
      <w:pPr>
        <w:pStyle w:val="EndNoteBibliography"/>
        <w:spacing w:after="0"/>
        <w:ind w:left="720" w:hanging="720"/>
        <w:rPr>
          <w:noProof/>
        </w:rPr>
      </w:pPr>
      <w:r w:rsidRPr="00232F41">
        <w:rPr>
          <w:noProof/>
        </w:rPr>
        <w:t>13</w:t>
      </w:r>
      <w:r w:rsidRPr="00232F41">
        <w:rPr>
          <w:noProof/>
        </w:rPr>
        <w:tab/>
        <w:t xml:space="preserve">Carson, C., Hajat, S., Armstrong, B. &amp; Wilkinson, P. Declining vulnerability to temperature-related mortality in London over the 20th century. </w:t>
      </w:r>
      <w:r w:rsidRPr="00232F41">
        <w:rPr>
          <w:i/>
          <w:noProof/>
        </w:rPr>
        <w:t>American Journal of Epidemiology</w:t>
      </w:r>
      <w:r w:rsidRPr="00232F41">
        <w:rPr>
          <w:noProof/>
        </w:rPr>
        <w:t xml:space="preserve"> </w:t>
      </w:r>
      <w:r w:rsidRPr="00232F41">
        <w:rPr>
          <w:b/>
          <w:noProof/>
        </w:rPr>
        <w:t>164</w:t>
      </w:r>
      <w:r w:rsidRPr="00232F41">
        <w:rPr>
          <w:noProof/>
        </w:rPr>
        <w:t>, 77-84, doi:10.1093/aje/kwj147 (2006).</w:t>
      </w:r>
    </w:p>
    <w:p w14:paraId="21DC603B" w14:textId="77777777" w:rsidR="00232F41" w:rsidRPr="00232F41" w:rsidRDefault="00232F41" w:rsidP="00232F41">
      <w:pPr>
        <w:pStyle w:val="EndNoteBibliography"/>
        <w:spacing w:after="0"/>
        <w:ind w:left="720" w:hanging="720"/>
        <w:rPr>
          <w:noProof/>
        </w:rPr>
      </w:pPr>
      <w:r w:rsidRPr="00232F41">
        <w:rPr>
          <w:noProof/>
        </w:rPr>
        <w:t>14</w:t>
      </w:r>
      <w:r w:rsidRPr="00232F41">
        <w:rPr>
          <w:noProof/>
        </w:rPr>
        <w:tab/>
        <w:t xml:space="preserve">Sheridan, S. C., Kalkstein, A. J. &amp; Kalkstein, L. S. Trends in heat-related mortality in the United States, 1975-2004. </w:t>
      </w:r>
      <w:r w:rsidRPr="00232F41">
        <w:rPr>
          <w:i/>
          <w:noProof/>
        </w:rPr>
        <w:t>Natural Hazards</w:t>
      </w:r>
      <w:r w:rsidRPr="00232F41">
        <w:rPr>
          <w:noProof/>
        </w:rPr>
        <w:t xml:space="preserve"> </w:t>
      </w:r>
      <w:r w:rsidRPr="00232F41">
        <w:rPr>
          <w:b/>
          <w:noProof/>
        </w:rPr>
        <w:t>50</w:t>
      </w:r>
      <w:r w:rsidRPr="00232F41">
        <w:rPr>
          <w:noProof/>
        </w:rPr>
        <w:t>, 145-160, doi:10.1007/s11069-008-9327-2 (2009).</w:t>
      </w:r>
    </w:p>
    <w:p w14:paraId="1A8BB602" w14:textId="77777777" w:rsidR="00232F41" w:rsidRPr="00232F41" w:rsidRDefault="00232F41" w:rsidP="00232F41">
      <w:pPr>
        <w:pStyle w:val="EndNoteBibliography"/>
        <w:spacing w:after="0"/>
        <w:ind w:left="720" w:hanging="720"/>
        <w:rPr>
          <w:noProof/>
        </w:rPr>
      </w:pPr>
      <w:r w:rsidRPr="00232F41">
        <w:rPr>
          <w:noProof/>
        </w:rPr>
        <w:t>15</w:t>
      </w:r>
      <w:r w:rsidRPr="00232F41">
        <w:rPr>
          <w:noProof/>
        </w:rPr>
        <w:tab/>
        <w:t xml:space="preserve">Bobb, J. F., Peng, R. D., Bell, M. L. &amp; Dominici, F. Heat-related mortality and adaptation to heat in the United States. </w:t>
      </w:r>
      <w:r w:rsidRPr="00232F41">
        <w:rPr>
          <w:i/>
          <w:noProof/>
        </w:rPr>
        <w:t>Environ Health Perspect</w:t>
      </w:r>
      <w:r w:rsidRPr="00232F41">
        <w:rPr>
          <w:noProof/>
        </w:rPr>
        <w:t xml:space="preserve"> </w:t>
      </w:r>
      <w:r w:rsidRPr="00232F41">
        <w:rPr>
          <w:b/>
          <w:noProof/>
        </w:rPr>
        <w:t>122</w:t>
      </w:r>
      <w:r w:rsidRPr="00232F41">
        <w:rPr>
          <w:noProof/>
        </w:rPr>
        <w:t>, 811-816, doi:10.1289/ehp.1307392 (2014).</w:t>
      </w:r>
    </w:p>
    <w:p w14:paraId="24985A29" w14:textId="77777777" w:rsidR="00232F41" w:rsidRPr="00232F41" w:rsidRDefault="00232F41" w:rsidP="00232F41">
      <w:pPr>
        <w:pStyle w:val="EndNoteBibliography"/>
        <w:spacing w:after="0"/>
        <w:ind w:left="720" w:hanging="720"/>
        <w:rPr>
          <w:noProof/>
        </w:rPr>
      </w:pPr>
      <w:r w:rsidRPr="00232F41">
        <w:rPr>
          <w:noProof/>
        </w:rPr>
        <w:t>16</w:t>
      </w:r>
      <w:r w:rsidRPr="00232F41">
        <w:rPr>
          <w:noProof/>
        </w:rPr>
        <w:tab/>
        <w:t xml:space="preserve">Rosenwaike, I. Seasonal variation of deaths in the United States, 1951–1960. </w:t>
      </w:r>
      <w:r w:rsidRPr="00232F41">
        <w:rPr>
          <w:i/>
          <w:noProof/>
        </w:rPr>
        <w:t>Journal of the American Statistical Association</w:t>
      </w:r>
      <w:r w:rsidRPr="00232F41">
        <w:rPr>
          <w:noProof/>
        </w:rPr>
        <w:t xml:space="preserve"> </w:t>
      </w:r>
      <w:r w:rsidRPr="00232F41">
        <w:rPr>
          <w:b/>
          <w:noProof/>
        </w:rPr>
        <w:t>61</w:t>
      </w:r>
      <w:r w:rsidRPr="00232F41">
        <w:rPr>
          <w:noProof/>
        </w:rPr>
        <w:t>, 706-719 (1966).</w:t>
      </w:r>
    </w:p>
    <w:p w14:paraId="6FA2FC06" w14:textId="77777777" w:rsidR="00232F41" w:rsidRPr="00232F41" w:rsidRDefault="00232F41" w:rsidP="00232F41">
      <w:pPr>
        <w:pStyle w:val="EndNoteBibliography"/>
        <w:spacing w:after="0"/>
        <w:ind w:left="720" w:hanging="720"/>
        <w:rPr>
          <w:noProof/>
        </w:rPr>
      </w:pPr>
      <w:r w:rsidRPr="00232F41">
        <w:rPr>
          <w:noProof/>
        </w:rPr>
        <w:t>17</w:t>
      </w:r>
      <w:r w:rsidRPr="00232F41">
        <w:rPr>
          <w:noProof/>
        </w:rPr>
        <w:tab/>
        <w:t xml:space="preserve">Mackenbach, J., Kunst, A. &amp; Looman, C. Seasonal variation in mortality in The Netherlands. </w:t>
      </w:r>
      <w:r w:rsidRPr="00232F41">
        <w:rPr>
          <w:i/>
          <w:noProof/>
        </w:rPr>
        <w:t>Journal of Epidemiology and Community Health</w:t>
      </w:r>
      <w:r w:rsidRPr="00232F41">
        <w:rPr>
          <w:noProof/>
        </w:rPr>
        <w:t xml:space="preserve"> </w:t>
      </w:r>
      <w:r w:rsidRPr="00232F41">
        <w:rPr>
          <w:b/>
          <w:noProof/>
        </w:rPr>
        <w:t>46</w:t>
      </w:r>
      <w:r w:rsidRPr="00232F41">
        <w:rPr>
          <w:noProof/>
        </w:rPr>
        <w:t>, 261-265 (1992).</w:t>
      </w:r>
    </w:p>
    <w:p w14:paraId="33DFDE95" w14:textId="77777777" w:rsidR="00232F41" w:rsidRPr="00232F41" w:rsidRDefault="00232F41" w:rsidP="00232F41">
      <w:pPr>
        <w:pStyle w:val="EndNoteBibliography"/>
        <w:spacing w:after="0"/>
        <w:ind w:left="720" w:hanging="720"/>
        <w:rPr>
          <w:noProof/>
        </w:rPr>
      </w:pPr>
      <w:r w:rsidRPr="00232F41">
        <w:rPr>
          <w:noProof/>
        </w:rPr>
        <w:t>18</w:t>
      </w:r>
      <w:r w:rsidRPr="00232F41">
        <w:rPr>
          <w:noProof/>
        </w:rPr>
        <w:tab/>
        <w:t xml:space="preserve">Laake, K. &amp; Sverre, J. M. Winter excess mortality: a comparison between Norway and England plus Wales. </w:t>
      </w:r>
      <w:r w:rsidRPr="00232F41">
        <w:rPr>
          <w:i/>
          <w:noProof/>
        </w:rPr>
        <w:t>Age and ageing</w:t>
      </w:r>
      <w:r w:rsidRPr="00232F41">
        <w:rPr>
          <w:noProof/>
        </w:rPr>
        <w:t xml:space="preserve"> </w:t>
      </w:r>
      <w:r w:rsidRPr="00232F41">
        <w:rPr>
          <w:b/>
          <w:noProof/>
        </w:rPr>
        <w:t>25</w:t>
      </w:r>
      <w:r w:rsidRPr="00232F41">
        <w:rPr>
          <w:noProof/>
        </w:rPr>
        <w:t>, 343-348 (1996).</w:t>
      </w:r>
    </w:p>
    <w:p w14:paraId="4FC64BA2" w14:textId="77777777" w:rsidR="00232F41" w:rsidRPr="00232F41" w:rsidRDefault="00232F41" w:rsidP="00232F41">
      <w:pPr>
        <w:pStyle w:val="EndNoteBibliography"/>
        <w:spacing w:after="0"/>
        <w:ind w:left="720" w:hanging="720"/>
        <w:rPr>
          <w:noProof/>
        </w:rPr>
      </w:pPr>
      <w:r w:rsidRPr="00232F41">
        <w:rPr>
          <w:noProof/>
        </w:rPr>
        <w:t>19</w:t>
      </w:r>
      <w:r w:rsidRPr="00232F41">
        <w:rPr>
          <w:noProof/>
        </w:rPr>
        <w:tab/>
        <w:t xml:space="preserve">Trudeau, R. Monthly and daily patterns of death. </w:t>
      </w:r>
      <w:r w:rsidRPr="00232F41">
        <w:rPr>
          <w:i/>
          <w:noProof/>
        </w:rPr>
        <w:t>Health Reports-Statistics Canada</w:t>
      </w:r>
      <w:r w:rsidRPr="00232F41">
        <w:rPr>
          <w:noProof/>
        </w:rPr>
        <w:t xml:space="preserve"> </w:t>
      </w:r>
      <w:r w:rsidRPr="00232F41">
        <w:rPr>
          <w:b/>
          <w:noProof/>
        </w:rPr>
        <w:t>9</w:t>
      </w:r>
      <w:r w:rsidRPr="00232F41">
        <w:rPr>
          <w:noProof/>
        </w:rPr>
        <w:t>, 43-52 (1997).</w:t>
      </w:r>
    </w:p>
    <w:p w14:paraId="0D4A4B91" w14:textId="77777777" w:rsidR="00232F41" w:rsidRPr="00232F41" w:rsidRDefault="00232F41" w:rsidP="00232F41">
      <w:pPr>
        <w:pStyle w:val="EndNoteBibliography"/>
        <w:spacing w:after="0"/>
        <w:ind w:left="720" w:hanging="720"/>
        <w:rPr>
          <w:noProof/>
        </w:rPr>
      </w:pPr>
      <w:r w:rsidRPr="00232F41">
        <w:rPr>
          <w:noProof/>
        </w:rPr>
        <w:t>20</w:t>
      </w:r>
      <w:r w:rsidRPr="00232F41">
        <w:rPr>
          <w:noProof/>
        </w:rPr>
        <w:tab/>
        <w:t xml:space="preserve">Lerchl, A. Changes in the seasonality of mortality in Germany from 1946 to 1995: the role of temperature. </w:t>
      </w:r>
      <w:r w:rsidRPr="00232F41">
        <w:rPr>
          <w:i/>
          <w:noProof/>
        </w:rPr>
        <w:t>International Journal of Biometeorology</w:t>
      </w:r>
      <w:r w:rsidRPr="00232F41">
        <w:rPr>
          <w:noProof/>
        </w:rPr>
        <w:t xml:space="preserve"> </w:t>
      </w:r>
      <w:r w:rsidRPr="00232F41">
        <w:rPr>
          <w:b/>
          <w:noProof/>
        </w:rPr>
        <w:t>42</w:t>
      </w:r>
      <w:r w:rsidRPr="00232F41">
        <w:rPr>
          <w:noProof/>
        </w:rPr>
        <w:t>, 84-88, doi:DOI 10.1007/s004840050089 (1998).</w:t>
      </w:r>
    </w:p>
    <w:p w14:paraId="52B8EA87" w14:textId="77777777" w:rsidR="00232F41" w:rsidRPr="00232F41" w:rsidRDefault="00232F41" w:rsidP="00232F41">
      <w:pPr>
        <w:pStyle w:val="EndNoteBibliography"/>
        <w:spacing w:after="0"/>
        <w:ind w:left="720" w:hanging="720"/>
        <w:rPr>
          <w:noProof/>
        </w:rPr>
      </w:pPr>
      <w:r w:rsidRPr="00232F41">
        <w:rPr>
          <w:noProof/>
        </w:rPr>
        <w:lastRenderedPageBreak/>
        <w:t>21</w:t>
      </w:r>
      <w:r w:rsidRPr="00232F41">
        <w:rPr>
          <w:noProof/>
        </w:rPr>
        <w:tab/>
        <w:t>Nakaji, S.</w:t>
      </w:r>
      <w:r w:rsidRPr="00232F41">
        <w:rPr>
          <w:i/>
          <w:noProof/>
        </w:rPr>
        <w:t xml:space="preserve"> et al.</w:t>
      </w:r>
      <w:r w:rsidRPr="00232F41">
        <w:rPr>
          <w:noProof/>
        </w:rPr>
        <w:t xml:space="preserve"> Seasonal changes in mortality rates from main causes of death in Japan. </w:t>
      </w:r>
      <w:r w:rsidRPr="00232F41">
        <w:rPr>
          <w:i/>
          <w:noProof/>
        </w:rPr>
        <w:t>European journal of epidemiology</w:t>
      </w:r>
      <w:r w:rsidRPr="00232F41">
        <w:rPr>
          <w:noProof/>
        </w:rPr>
        <w:t xml:space="preserve"> </w:t>
      </w:r>
      <w:r w:rsidRPr="00232F41">
        <w:rPr>
          <w:b/>
          <w:noProof/>
        </w:rPr>
        <w:t>19</w:t>
      </w:r>
      <w:r w:rsidRPr="00232F41">
        <w:rPr>
          <w:noProof/>
        </w:rPr>
        <w:t>, 905-913 (2004).</w:t>
      </w:r>
    </w:p>
    <w:p w14:paraId="33A859B1" w14:textId="77777777" w:rsidR="00232F41" w:rsidRPr="00232F41" w:rsidRDefault="00232F41" w:rsidP="00232F41">
      <w:pPr>
        <w:pStyle w:val="EndNoteBibliography"/>
        <w:spacing w:after="0"/>
        <w:ind w:left="720" w:hanging="720"/>
        <w:rPr>
          <w:noProof/>
        </w:rPr>
      </w:pPr>
      <w:r w:rsidRPr="00232F41">
        <w:rPr>
          <w:noProof/>
        </w:rPr>
        <w:t>22</w:t>
      </w:r>
      <w:r w:rsidRPr="00232F41">
        <w:rPr>
          <w:noProof/>
        </w:rPr>
        <w:tab/>
        <w:t xml:space="preserve">Brown, G., Fearn, V. &amp; Wells, C. Exploratory analysis of seasonal mortality in England and Wales, 1998 to 2007. </w:t>
      </w:r>
      <w:r w:rsidRPr="00232F41">
        <w:rPr>
          <w:i/>
          <w:noProof/>
        </w:rPr>
        <w:t>Health Statistics Quarterly</w:t>
      </w:r>
      <w:r w:rsidRPr="00232F41">
        <w:rPr>
          <w:noProof/>
        </w:rPr>
        <w:t>, 58 (2010).</w:t>
      </w:r>
    </w:p>
    <w:p w14:paraId="42D857DA" w14:textId="77777777" w:rsidR="00232F41" w:rsidRPr="00232F41" w:rsidRDefault="00232F41" w:rsidP="00232F41">
      <w:pPr>
        <w:pStyle w:val="EndNoteBibliography"/>
        <w:spacing w:after="0"/>
        <w:ind w:left="720" w:hanging="720"/>
        <w:rPr>
          <w:noProof/>
        </w:rPr>
      </w:pPr>
      <w:r w:rsidRPr="00232F41">
        <w:rPr>
          <w:noProof/>
        </w:rPr>
        <w:t>23</w:t>
      </w:r>
      <w:r w:rsidRPr="00232F41">
        <w:rPr>
          <w:noProof/>
        </w:rPr>
        <w:tab/>
        <w:t>Marti-Soler, H.</w:t>
      </w:r>
      <w:r w:rsidRPr="00232F41">
        <w:rPr>
          <w:i/>
          <w:noProof/>
        </w:rPr>
        <w:t xml:space="preserve"> et al.</w:t>
      </w:r>
      <w:r w:rsidRPr="00232F41">
        <w:rPr>
          <w:noProof/>
        </w:rPr>
        <w:t xml:space="preserve"> Seasonal Variation of Overall and Cardiovascular Mortality: A Study in 19 Countries from Different Geographic Locations. </w:t>
      </w:r>
      <w:r w:rsidRPr="00232F41">
        <w:rPr>
          <w:i/>
          <w:noProof/>
        </w:rPr>
        <w:t>Plos One</w:t>
      </w:r>
      <w:r w:rsidRPr="00232F41">
        <w:rPr>
          <w:noProof/>
        </w:rPr>
        <w:t xml:space="preserve"> </w:t>
      </w:r>
      <w:r w:rsidRPr="00232F41">
        <w:rPr>
          <w:b/>
          <w:noProof/>
        </w:rPr>
        <w:t>9</w:t>
      </w:r>
      <w:r w:rsidRPr="00232F41">
        <w:rPr>
          <w:noProof/>
        </w:rPr>
        <w:t>, 13, doi:10.1371/journal.pone.0113500 (2014).</w:t>
      </w:r>
    </w:p>
    <w:p w14:paraId="27ECC07E" w14:textId="77777777" w:rsidR="00232F41" w:rsidRPr="00232F41" w:rsidRDefault="00232F41" w:rsidP="00232F41">
      <w:pPr>
        <w:pStyle w:val="EndNoteBibliography"/>
        <w:spacing w:after="0"/>
        <w:ind w:left="720" w:hanging="720"/>
        <w:rPr>
          <w:noProof/>
        </w:rPr>
      </w:pPr>
      <w:r w:rsidRPr="00232F41">
        <w:rPr>
          <w:noProof/>
        </w:rPr>
        <w:t>24</w:t>
      </w:r>
      <w:r w:rsidRPr="00232F41">
        <w:rPr>
          <w:noProof/>
        </w:rPr>
        <w:tab/>
        <w:t xml:space="preserve">Bennett, J. E., Blangiardo, M., Fecht, D., Elliott, P. &amp; Ezzati, M. Vulnerability to the mortality effects of warm temperature in the districts of England and Wales. </w:t>
      </w:r>
      <w:r w:rsidRPr="00232F41">
        <w:rPr>
          <w:i/>
          <w:noProof/>
        </w:rPr>
        <w:t>Nature Climate Change</w:t>
      </w:r>
      <w:r w:rsidRPr="00232F41">
        <w:rPr>
          <w:noProof/>
        </w:rPr>
        <w:t xml:space="preserve"> </w:t>
      </w:r>
      <w:r w:rsidRPr="00232F41">
        <w:rPr>
          <w:b/>
          <w:noProof/>
        </w:rPr>
        <w:t>4</w:t>
      </w:r>
      <w:r w:rsidRPr="00232F41">
        <w:rPr>
          <w:noProof/>
        </w:rPr>
        <w:t>, 269-273, doi:10.1038/nclimate2123 (2014).</w:t>
      </w:r>
    </w:p>
    <w:p w14:paraId="0B9A8408" w14:textId="77777777" w:rsidR="00232F41" w:rsidRPr="00232F41" w:rsidRDefault="00232F41" w:rsidP="00232F41">
      <w:pPr>
        <w:pStyle w:val="EndNoteBibliography"/>
        <w:spacing w:after="0"/>
        <w:ind w:left="720" w:hanging="720"/>
        <w:rPr>
          <w:noProof/>
        </w:rPr>
      </w:pPr>
      <w:r w:rsidRPr="00232F41">
        <w:rPr>
          <w:noProof/>
        </w:rPr>
        <w:t>25</w:t>
      </w:r>
      <w:r w:rsidRPr="00232F41">
        <w:rPr>
          <w:noProof/>
        </w:rPr>
        <w:tab/>
        <w:t xml:space="preserve">Moy, C. M., Seltzer, G. O., Rodbell, D. T. &amp; Anderson, D. M. Variability of El Nino/Southern Oscillation activity at millennial timescales during the Holocene epoch. </w:t>
      </w:r>
      <w:r w:rsidRPr="00232F41">
        <w:rPr>
          <w:i/>
          <w:noProof/>
        </w:rPr>
        <w:t>Nature</w:t>
      </w:r>
      <w:r w:rsidRPr="00232F41">
        <w:rPr>
          <w:noProof/>
        </w:rPr>
        <w:t xml:space="preserve"> </w:t>
      </w:r>
      <w:r w:rsidRPr="00232F41">
        <w:rPr>
          <w:b/>
          <w:noProof/>
        </w:rPr>
        <w:t>420</w:t>
      </w:r>
      <w:r w:rsidRPr="00232F41">
        <w:rPr>
          <w:noProof/>
        </w:rPr>
        <w:t>, 162-165, doi:10.1038/nature01194 (2002).</w:t>
      </w:r>
    </w:p>
    <w:p w14:paraId="2E05B143" w14:textId="77777777" w:rsidR="00232F41" w:rsidRPr="00232F41" w:rsidRDefault="00232F41" w:rsidP="00232F41">
      <w:pPr>
        <w:pStyle w:val="EndNoteBibliography"/>
        <w:spacing w:after="0"/>
        <w:ind w:left="720" w:hanging="720"/>
        <w:rPr>
          <w:noProof/>
        </w:rPr>
      </w:pPr>
      <w:r w:rsidRPr="00232F41">
        <w:rPr>
          <w:noProof/>
        </w:rPr>
        <w:t>26</w:t>
      </w:r>
      <w:r w:rsidRPr="00232F41">
        <w:rPr>
          <w:noProof/>
        </w:rPr>
        <w:tab/>
        <w:t xml:space="preserve">Grenfell, B., Bjørnstad, O. &amp; Kappey, J. Travelling waves and spatial hierarchies in measles epidemics. </w:t>
      </w:r>
      <w:r w:rsidRPr="00232F41">
        <w:rPr>
          <w:i/>
          <w:noProof/>
        </w:rPr>
        <w:t>Nature</w:t>
      </w:r>
      <w:r w:rsidRPr="00232F41">
        <w:rPr>
          <w:noProof/>
        </w:rPr>
        <w:t xml:space="preserve"> </w:t>
      </w:r>
      <w:r w:rsidRPr="00232F41">
        <w:rPr>
          <w:b/>
          <w:noProof/>
        </w:rPr>
        <w:t>414</w:t>
      </w:r>
      <w:r w:rsidRPr="00232F41">
        <w:rPr>
          <w:noProof/>
        </w:rPr>
        <w:t>, 716-723 (2001).</w:t>
      </w:r>
    </w:p>
    <w:p w14:paraId="3BDD74D8" w14:textId="77777777" w:rsidR="00232F41" w:rsidRPr="00232F41" w:rsidRDefault="00232F41" w:rsidP="00232F41">
      <w:pPr>
        <w:pStyle w:val="EndNoteBibliography"/>
        <w:spacing w:after="0"/>
        <w:ind w:left="720" w:hanging="720"/>
        <w:rPr>
          <w:noProof/>
        </w:rPr>
      </w:pPr>
      <w:r w:rsidRPr="00232F41">
        <w:rPr>
          <w:noProof/>
        </w:rPr>
        <w:t>27</w:t>
      </w:r>
      <w:r w:rsidRPr="00232F41">
        <w:rPr>
          <w:noProof/>
        </w:rPr>
        <w:tab/>
        <w:t>Cazelles, B.</w:t>
      </w:r>
      <w:r w:rsidRPr="00232F41">
        <w:rPr>
          <w:i/>
          <w:noProof/>
        </w:rPr>
        <w:t xml:space="preserve"> et al.</w:t>
      </w:r>
      <w:r w:rsidRPr="00232F41">
        <w:rPr>
          <w:noProof/>
        </w:rPr>
        <w:t xml:space="preserve"> Wavelet analysis of ecological time series. </w:t>
      </w:r>
      <w:r w:rsidRPr="00232F41">
        <w:rPr>
          <w:i/>
          <w:noProof/>
        </w:rPr>
        <w:t>Oecologia</w:t>
      </w:r>
      <w:r w:rsidRPr="00232F41">
        <w:rPr>
          <w:noProof/>
        </w:rPr>
        <w:t xml:space="preserve"> </w:t>
      </w:r>
      <w:r w:rsidRPr="00232F41">
        <w:rPr>
          <w:b/>
          <w:noProof/>
        </w:rPr>
        <w:t>156</w:t>
      </w:r>
      <w:r w:rsidRPr="00232F41">
        <w:rPr>
          <w:noProof/>
        </w:rPr>
        <w:t>, 287-304 (2008).</w:t>
      </w:r>
    </w:p>
    <w:p w14:paraId="7902646F" w14:textId="77777777" w:rsidR="00232F41" w:rsidRPr="00232F41" w:rsidRDefault="00232F41" w:rsidP="00232F41">
      <w:pPr>
        <w:pStyle w:val="EndNoteBibliography"/>
        <w:spacing w:after="0"/>
        <w:ind w:left="720" w:hanging="720"/>
        <w:rPr>
          <w:noProof/>
        </w:rPr>
      </w:pPr>
      <w:r w:rsidRPr="00232F41">
        <w:rPr>
          <w:noProof/>
        </w:rPr>
        <w:t>28</w:t>
      </w:r>
      <w:r w:rsidRPr="00232F41">
        <w:rPr>
          <w:noProof/>
        </w:rPr>
        <w:tab/>
        <w:t xml:space="preserve">Statistics, N. C. f. H. Leading causes of death and numbers of deaths, by sex, race, and Hispanic origin: United States, 1980 and 2010. </w:t>
      </w:r>
      <w:r w:rsidRPr="00232F41">
        <w:rPr>
          <w:i/>
          <w:noProof/>
        </w:rPr>
        <w:t>National Center for Health Statistics (NCHS)</w:t>
      </w:r>
      <w:r w:rsidRPr="00232F41">
        <w:rPr>
          <w:noProof/>
        </w:rPr>
        <w:t xml:space="preserve"> (2012).</w:t>
      </w:r>
    </w:p>
    <w:p w14:paraId="4AE61781" w14:textId="77777777" w:rsidR="00232F41" w:rsidRPr="00232F41" w:rsidRDefault="00232F41" w:rsidP="00232F41">
      <w:pPr>
        <w:pStyle w:val="EndNoteBibliography"/>
        <w:spacing w:after="0"/>
        <w:ind w:left="720" w:hanging="720"/>
        <w:rPr>
          <w:noProof/>
        </w:rPr>
      </w:pPr>
      <w:r w:rsidRPr="00232F41">
        <w:rPr>
          <w:noProof/>
        </w:rPr>
        <w:t>29</w:t>
      </w:r>
      <w:r w:rsidRPr="00232F41">
        <w:rPr>
          <w:noProof/>
        </w:rPr>
        <w:tab/>
        <w:t xml:space="preserve">Administration, N. H. T. S. Trend and Pattern Analysis of Highway Crash Fatality By Month and Day. </w:t>
      </w:r>
      <w:r w:rsidRPr="00232F41">
        <w:rPr>
          <w:i/>
          <w:noProof/>
        </w:rPr>
        <w:t>National Center for Statistics and Analysis</w:t>
      </w:r>
      <w:r w:rsidRPr="00232F41">
        <w:rPr>
          <w:noProof/>
        </w:rPr>
        <w:t xml:space="preserve"> (2005).</w:t>
      </w:r>
    </w:p>
    <w:p w14:paraId="16438E0D" w14:textId="77777777" w:rsidR="00232F41" w:rsidRPr="00232F41" w:rsidRDefault="00232F41" w:rsidP="00232F41">
      <w:pPr>
        <w:pStyle w:val="EndNoteBibliography"/>
        <w:spacing w:after="0"/>
        <w:ind w:left="720" w:hanging="720"/>
        <w:rPr>
          <w:noProof/>
        </w:rPr>
      </w:pPr>
      <w:r w:rsidRPr="00232F41">
        <w:rPr>
          <w:noProof/>
        </w:rPr>
        <w:t>30</w:t>
      </w:r>
      <w:r w:rsidRPr="00232F41">
        <w:rPr>
          <w:noProof/>
        </w:rPr>
        <w:tab/>
        <w:t xml:space="preserve">England, P. H. The cold weather plan for England. </w:t>
      </w:r>
      <w:r w:rsidRPr="00232F41">
        <w:rPr>
          <w:i/>
          <w:noProof/>
        </w:rPr>
        <w:t>Public Health England</w:t>
      </w:r>
      <w:r w:rsidRPr="00232F41">
        <w:rPr>
          <w:noProof/>
        </w:rPr>
        <w:t xml:space="preserve"> (2016).</w:t>
      </w:r>
    </w:p>
    <w:p w14:paraId="784FD296" w14:textId="77777777" w:rsidR="00232F41" w:rsidRPr="00232F41" w:rsidRDefault="00232F41" w:rsidP="00232F41">
      <w:pPr>
        <w:pStyle w:val="EndNoteBibliography"/>
        <w:spacing w:after="0"/>
        <w:ind w:left="720" w:hanging="720"/>
        <w:rPr>
          <w:noProof/>
        </w:rPr>
      </w:pPr>
      <w:r w:rsidRPr="00232F41">
        <w:rPr>
          <w:noProof/>
        </w:rPr>
        <w:t>31</w:t>
      </w:r>
      <w:r w:rsidRPr="00232F41">
        <w:rPr>
          <w:noProof/>
        </w:rPr>
        <w:tab/>
        <w:t xml:space="preserve">Baker, C. A connection for all ages: enabling the benefits of high-speed internet access for older adults. </w:t>
      </w:r>
      <w:r w:rsidRPr="00232F41">
        <w:rPr>
          <w:i/>
          <w:noProof/>
        </w:rPr>
        <w:t>AARP Public Policy Institute</w:t>
      </w:r>
      <w:r w:rsidRPr="00232F41">
        <w:rPr>
          <w:noProof/>
        </w:rPr>
        <w:t xml:space="preserve"> (2013).</w:t>
      </w:r>
    </w:p>
    <w:p w14:paraId="4A5BDAC3" w14:textId="77777777" w:rsidR="00232F41" w:rsidRPr="00232F41" w:rsidRDefault="00232F41" w:rsidP="00232F41">
      <w:pPr>
        <w:pStyle w:val="EndNoteBibliography"/>
        <w:spacing w:after="0"/>
        <w:ind w:left="720" w:hanging="720"/>
        <w:rPr>
          <w:noProof/>
        </w:rPr>
      </w:pPr>
      <w:r w:rsidRPr="00232F41">
        <w:rPr>
          <w:noProof/>
        </w:rPr>
        <w:t>32</w:t>
      </w:r>
      <w:r w:rsidRPr="00232F41">
        <w:rPr>
          <w:noProof/>
        </w:rPr>
        <w:tab/>
        <w:t>Ingram, D. D.</w:t>
      </w:r>
      <w:r w:rsidRPr="00232F41">
        <w:rPr>
          <w:i/>
          <w:noProof/>
        </w:rPr>
        <w:t xml:space="preserve"> et al.</w:t>
      </w:r>
      <w:r w:rsidRPr="00232F41">
        <w:rPr>
          <w:noProof/>
        </w:rPr>
        <w:t xml:space="preserve"> United States Census 2000 population with bridged race categories. </w:t>
      </w:r>
      <w:r w:rsidRPr="00232F41">
        <w:rPr>
          <w:i/>
          <w:noProof/>
        </w:rPr>
        <w:t>Vital and health statistics. Series 2, Data evaluation and methods research</w:t>
      </w:r>
      <w:r w:rsidRPr="00232F41">
        <w:rPr>
          <w:noProof/>
        </w:rPr>
        <w:t>, 1-55 (2003).</w:t>
      </w:r>
    </w:p>
    <w:p w14:paraId="194C5719" w14:textId="77777777" w:rsidR="00232F41" w:rsidRPr="00232F41" w:rsidRDefault="00232F41" w:rsidP="00232F41">
      <w:pPr>
        <w:pStyle w:val="EndNoteBibliography"/>
        <w:ind w:left="720" w:hanging="720"/>
        <w:rPr>
          <w:noProof/>
        </w:rPr>
      </w:pPr>
      <w:r w:rsidRPr="00232F41">
        <w:rPr>
          <w:noProof/>
        </w:rPr>
        <w:t>33</w:t>
      </w:r>
      <w:r w:rsidRPr="00232F41">
        <w:rPr>
          <w:noProof/>
        </w:rPr>
        <w:tab/>
        <w:t xml:space="preserve">Karl, T. &amp; Koss, W. J. </w:t>
      </w:r>
      <w:r w:rsidRPr="00232F41">
        <w:rPr>
          <w:i/>
          <w:noProof/>
        </w:rPr>
        <w:t>Regional and national monthly, seasonal, and annual temperature weighted by area, 1895-1983</w:t>
      </w:r>
      <w:r w:rsidRPr="00232F41">
        <w:rPr>
          <w:noProof/>
        </w:rPr>
        <w:t>.  (National Climatic Data Center, 1984).</w:t>
      </w:r>
    </w:p>
    <w:p w14:paraId="6317C9EC" w14:textId="0E5CCDB5" w:rsidR="00E36439" w:rsidRPr="004E0482" w:rsidRDefault="002C5FB9" w:rsidP="00E3416C">
      <w:pPr>
        <w:pStyle w:val="EndNoteBibliography"/>
        <w:spacing w:after="0"/>
        <w:ind w:left="720" w:hanging="720"/>
      </w:pPr>
      <w:r w:rsidRPr="004E0482">
        <w:fldChar w:fldCharType="end"/>
      </w:r>
    </w:p>
    <w:p w14:paraId="768D3587" w14:textId="3507B3AD" w:rsidR="00A714AB" w:rsidRPr="007825A4" w:rsidRDefault="007825A4" w:rsidP="0088197D">
      <w:pPr>
        <w:spacing w:after="0"/>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472EC1">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6B53AEE4" w:rsidR="00A714AB" w:rsidRPr="00C14691" w:rsidRDefault="002426C9">
      <w:pPr>
        <w:spacing w:after="0" w:line="480" w:lineRule="auto"/>
        <w:rPr>
          <w:rFonts w:ascii="Times New Roman" w:hAnsi="Times New Roman"/>
          <w:sz w:val="24"/>
          <w:szCs w:val="24"/>
        </w:rPr>
      </w:pPr>
      <w:r>
        <w:rPr>
          <w:rFonts w:ascii="Times New Roman" w:hAnsi="Times New Roman"/>
          <w:sz w:val="24"/>
          <w:szCs w:val="24"/>
        </w:rPr>
        <w:t>All authors contributed to</w:t>
      </w:r>
      <w:r w:rsidR="00601CF3">
        <w:rPr>
          <w:rFonts w:ascii="Times New Roman" w:hAnsi="Times New Roman"/>
          <w:sz w:val="24"/>
          <w:szCs w:val="24"/>
        </w:rPr>
        <w:t xml:space="preserve"> study concept</w:t>
      </w:r>
      <w:r>
        <w:rPr>
          <w:rFonts w:ascii="Times New Roman" w:hAnsi="Times New Roman"/>
          <w:sz w:val="24"/>
          <w:szCs w:val="24"/>
        </w:rPr>
        <w:t xml:space="preserve">, </w:t>
      </w:r>
      <w:r w:rsidR="00A714AB" w:rsidRPr="00C14691">
        <w:rPr>
          <w:rFonts w:ascii="Times New Roman" w:hAnsi="Times New Roman"/>
          <w:sz w:val="24"/>
          <w:szCs w:val="24"/>
        </w:rPr>
        <w:t>analytical approach</w:t>
      </w:r>
      <w:r>
        <w:rPr>
          <w:rFonts w:ascii="Times New Roman" w:hAnsi="Times New Roman"/>
          <w:sz w:val="24"/>
          <w:szCs w:val="24"/>
        </w:rPr>
        <w:t>, and interpretation of results</w:t>
      </w:r>
      <w:r w:rsidR="00A714AB" w:rsidRPr="00C14691">
        <w:rPr>
          <w:rFonts w:ascii="Times New Roman" w:hAnsi="Times New Roman"/>
          <w:sz w:val="24"/>
          <w:szCs w:val="24"/>
        </w:rPr>
        <w:t xml:space="preserve">. </w:t>
      </w:r>
      <w:r w:rsidR="0098685A">
        <w:rPr>
          <w:rFonts w:ascii="Times New Roman" w:hAnsi="Times New Roman"/>
          <w:sz w:val="24"/>
          <w:szCs w:val="24"/>
        </w:rPr>
        <w:t>RP</w:t>
      </w:r>
      <w:r w:rsidR="001654F0">
        <w:rPr>
          <w:rFonts w:ascii="Times New Roman" w:hAnsi="Times New Roman"/>
          <w:sz w:val="24"/>
          <w:szCs w:val="24"/>
        </w:rPr>
        <w:t xml:space="preserve"> and ME</w:t>
      </w:r>
      <w:r w:rsidR="00A714AB"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and ME wrote the first draft of the paper</w:t>
      </w:r>
      <w:r>
        <w:rPr>
          <w:rFonts w:ascii="Times New Roman" w:hAnsi="Times New Roman"/>
          <w:sz w:val="24"/>
          <w:szCs w:val="24"/>
        </w:rPr>
        <w:t>, with input from the other authors</w:t>
      </w:r>
      <w:r w:rsidR="00A714AB"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88197D">
      <w:pPr>
        <w:spacing w:after="0" w:line="480" w:lineRule="auto"/>
        <w:rPr>
          <w:rFonts w:ascii="Times New Roman" w:hAnsi="Times New Roman"/>
          <w:b/>
          <w:color w:val="000000" w:themeColor="text1"/>
          <w:sz w:val="24"/>
          <w:szCs w:val="24"/>
        </w:rPr>
      </w:pPr>
    </w:p>
    <w:p w14:paraId="6EF2E021" w14:textId="77867F17" w:rsidR="0077413A" w:rsidRDefault="0077413A" w:rsidP="0088197D">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59F3456F" w:rsidR="00AF52C5" w:rsidRDefault="000475BD"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 Age groups with significant 12-month periodicity for the entire period and for each period split into 2 are highlighted with a bold black box</w:t>
      </w:r>
      <w:r w:rsidR="00150077">
        <w:rPr>
          <w:rFonts w:ascii="Times New Roman" w:hAnsi="Times New Roman"/>
          <w:color w:val="000000" w:themeColor="text1"/>
          <w:sz w:val="24"/>
          <w:szCs w:val="24"/>
        </w:rPr>
        <w:t xml:space="preserve"> (the same age groups would remain significant if significance had been measured against a red noise spectrum)</w:t>
      </w:r>
      <w:r w:rsidRPr="004E0482">
        <w:rPr>
          <w:rFonts w:ascii="Times New Roman" w:hAnsi="Times New Roman"/>
          <w:color w:val="000000" w:themeColor="text1"/>
          <w:sz w:val="24"/>
          <w:szCs w:val="24"/>
        </w:rPr>
        <w:t>. The shaded regions at the left and right edge of each box indicate demarcate the cone of influence, where spectral analysis is less robust.</w:t>
      </w:r>
    </w:p>
    <w:p w14:paraId="02097D5B" w14:textId="47BFB142"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 xml:space="preserve">Mean timing of national maximum and minimum all-cause mortality, by sex and age group for 1982-2013. </w:t>
      </w:r>
      <w:commentRangeStart w:id="317"/>
      <w:commentRangeStart w:id="318"/>
      <w:r w:rsidR="00971550" w:rsidRPr="004E0482">
        <w:rPr>
          <w:rFonts w:ascii="Times New Roman" w:hAnsi="Times New Roman"/>
          <w:color w:val="000000" w:themeColor="text1"/>
          <w:sz w:val="24"/>
          <w:szCs w:val="24"/>
        </w:rPr>
        <w:t>Red dots indicate centre of gravity of maximum mortality, and green dots the centre of gravity for minimum mortality.</w:t>
      </w:r>
      <w:commentRangeEnd w:id="317"/>
      <w:r w:rsidR="00A769AD">
        <w:rPr>
          <w:rStyle w:val="CommentReference"/>
          <w:rFonts w:asciiTheme="minorHAnsi" w:eastAsiaTheme="minorHAnsi" w:hAnsiTheme="minorHAnsi" w:cstheme="minorBidi"/>
        </w:rPr>
        <w:commentReference w:id="317"/>
      </w:r>
      <w:commentRangeEnd w:id="318"/>
      <w:r w:rsidR="006D55E7">
        <w:rPr>
          <w:rStyle w:val="CommentReference"/>
          <w:rFonts w:asciiTheme="minorHAnsi" w:eastAsiaTheme="minorHAnsi" w:hAnsiTheme="minorHAnsi" w:cstheme="minorBidi"/>
        </w:rPr>
        <w:commentReference w:id="318"/>
      </w:r>
      <w:r w:rsidR="00971550" w:rsidRPr="004E0482">
        <w:rPr>
          <w:rFonts w:ascii="Times New Roman" w:hAnsi="Times New Roman"/>
          <w:color w:val="000000" w:themeColor="text1"/>
          <w:sz w:val="24"/>
          <w:szCs w:val="24"/>
        </w:rPr>
        <w:t xml:space="preserve"> Vertical segments represent 95% confidence intervals. Only age-sex groups with statistically significant 12-month seasonality are included.</w:t>
      </w:r>
    </w:p>
    <w:p w14:paraId="6909CE73" w14:textId="6AB32225"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7D025D64" w:rsidR="00971550" w:rsidRPr="004E0482" w:rsidRDefault="00971550" w:rsidP="0088197D">
      <w:pPr>
        <w:spacing w:after="0" w:line="480" w:lineRule="auto"/>
        <w:rPr>
          <w:rFonts w:ascii="Times New Roman" w:hAnsi="Times New Roman"/>
          <w:color w:val="000000" w:themeColor="text1"/>
          <w:sz w:val="24"/>
          <w:szCs w:val="24"/>
        </w:rPr>
      </w:pPr>
      <w:bookmarkStart w:id="319" w:name="_Ref468360496"/>
      <w:r w:rsidRPr="004E0482">
        <w:rPr>
          <w:rFonts w:ascii="Times New Roman" w:hAnsi="Times New Roman"/>
          <w:b/>
          <w:color w:val="000000" w:themeColor="text1"/>
          <w:sz w:val="24"/>
          <w:szCs w:val="24"/>
        </w:rPr>
        <w:lastRenderedPageBreak/>
        <w:t xml:space="preserve">Figure </w:t>
      </w:r>
      <w:bookmarkEnd w:id="319"/>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4E0482" w:rsidRDefault="00971550" w:rsidP="0088197D">
      <w:pPr>
        <w:spacing w:after="0"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5E299184" w:rsidR="004E0482" w:rsidRPr="004E0482" w:rsidRDefault="00971550" w:rsidP="0088197D">
      <w:pPr>
        <w:pStyle w:val="Caption"/>
        <w:spacing w:after="0"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p>
    <w:p w14:paraId="05BABE19" w14:textId="77777777" w:rsidR="004E0482" w:rsidRPr="004E0482" w:rsidRDefault="004E0482" w:rsidP="0088197D">
      <w:pPr>
        <w:pStyle w:val="Caption"/>
        <w:spacing w:after="0" w:line="480" w:lineRule="auto"/>
        <w:jc w:val="both"/>
        <w:rPr>
          <w:rFonts w:ascii="Times New Roman" w:hAnsi="Times New Roman"/>
          <w:i w:val="0"/>
          <w:color w:val="000000" w:themeColor="text1"/>
          <w:sz w:val="24"/>
          <w:szCs w:val="24"/>
        </w:rPr>
      </w:pPr>
    </w:p>
    <w:p w14:paraId="6AD25E45" w14:textId="159F772C" w:rsidR="00971550" w:rsidRPr="004E0482" w:rsidRDefault="00971550" w:rsidP="0088197D">
      <w:pPr>
        <w:pStyle w:val="Caption"/>
        <w:spacing w:after="0" w:line="480" w:lineRule="auto"/>
        <w:jc w:val="both"/>
        <w:rPr>
          <w:rFonts w:ascii="Times New Roman" w:hAnsi="Times New Roman"/>
          <w:i w:val="0"/>
          <w:color w:val="000000" w:themeColor="text1"/>
          <w:sz w:val="24"/>
          <w:szCs w:val="24"/>
        </w:rPr>
      </w:pPr>
    </w:p>
    <w:p w14:paraId="1C10E54C" w14:textId="516A576A" w:rsidR="00E01502" w:rsidRPr="005120F4" w:rsidRDefault="00A769AD" w:rsidP="0088197D">
      <w:pPr>
        <w:spacing w:after="0"/>
      </w:pPr>
      <w:r>
        <w:rPr>
          <w:rStyle w:val="CommentReference"/>
          <w:rFonts w:asciiTheme="minorHAnsi" w:eastAsiaTheme="minorHAnsi" w:hAnsiTheme="minorHAnsi" w:cstheme="minorBidi"/>
        </w:rPr>
        <w:commentReference w:id="320"/>
      </w: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7-01-04T13:53:00Z" w:initials="PRM">
    <w:p w14:paraId="77888241" w14:textId="20A6559B" w:rsidR="00624B38" w:rsidRDefault="00624B38">
      <w:pPr>
        <w:pStyle w:val="CommentText"/>
      </w:pPr>
      <w:r>
        <w:rPr>
          <w:rStyle w:val="CommentReference"/>
        </w:rPr>
        <w:annotationRef/>
      </w:r>
      <w:r>
        <w:t>For Majid to draft</w:t>
      </w:r>
    </w:p>
  </w:comment>
  <w:comment w:id="6" w:author="Majid" w:date="2017-01-05T13:25:00Z" w:initials="M">
    <w:p w14:paraId="2FDEF4B8" w14:textId="4E39AA04" w:rsidR="000B0CBD" w:rsidRDefault="000B0CBD">
      <w:pPr>
        <w:pStyle w:val="CommentText"/>
      </w:pPr>
      <w:r>
        <w:rPr>
          <w:rStyle w:val="CommentReference"/>
        </w:rPr>
        <w:annotationRef/>
      </w:r>
      <w:r>
        <w:t xml:space="preserve">we say decline so negative not needed. </w:t>
      </w:r>
    </w:p>
  </w:comment>
  <w:comment w:id="22" w:author="Majid" w:date="2017-01-05T13:24:00Z" w:initials="M">
    <w:p w14:paraId="79224443" w14:textId="6F2F47D3" w:rsidR="00671506" w:rsidRDefault="00671506">
      <w:pPr>
        <w:pStyle w:val="CommentText"/>
      </w:pPr>
      <w:r>
        <w:rPr>
          <w:rStyle w:val="CommentReference"/>
        </w:rPr>
        <w:annotationRef/>
      </w:r>
      <w:r>
        <w:t>don’t need to list everyone. this should complement and not repeat the figure</w:t>
      </w:r>
    </w:p>
  </w:comment>
  <w:comment w:id="83" w:author="Majid" w:date="2017-01-05T13:57:00Z" w:initials="M">
    <w:p w14:paraId="41D907DA" w14:textId="6009FBEB" w:rsidR="00004579" w:rsidRDefault="00004579">
      <w:pPr>
        <w:pStyle w:val="CommentText"/>
      </w:pPr>
      <w:r>
        <w:rPr>
          <w:rStyle w:val="CommentReference"/>
        </w:rPr>
        <w:annotationRef/>
      </w:r>
      <w:r>
        <w:t>be careful: this approach will tell us the changes but not why it has happened.</w:t>
      </w:r>
    </w:p>
  </w:comment>
  <w:comment w:id="162" w:author="Majid" w:date="2017-01-05T14:45:00Z" w:initials="M">
    <w:p w14:paraId="1A9CDA1E" w14:textId="27734F3F" w:rsidR="00D85F98" w:rsidRDefault="00D85F98">
      <w:pPr>
        <w:pStyle w:val="CommentText"/>
      </w:pPr>
      <w:r>
        <w:rPr>
          <w:rStyle w:val="CommentReference"/>
        </w:rPr>
        <w:annotationRef/>
      </w:r>
      <w:r>
        <w:t>can you please check the share of under five deaths that were neonatal (in the first month of life) in 1980 versus in 2010?</w:t>
      </w:r>
    </w:p>
  </w:comment>
  <w:comment w:id="239" w:author="Majid" w:date="2017-01-05T14:56:00Z" w:initials="M">
    <w:p w14:paraId="16752378" w14:textId="7EB0B601" w:rsidR="00D85F98" w:rsidRDefault="00D85F98">
      <w:pPr>
        <w:pStyle w:val="CommentText"/>
      </w:pPr>
      <w:r>
        <w:rPr>
          <w:rStyle w:val="CommentReference"/>
        </w:rPr>
        <w:annotationRef/>
      </w:r>
      <w:r>
        <w:t>and personal sensors?  see the WHO report on aging to see if anything emerges</w:t>
      </w:r>
    </w:p>
    <w:p w14:paraId="21F63DE1" w14:textId="77777777" w:rsidR="00D85F98" w:rsidRDefault="00D85F98">
      <w:pPr>
        <w:pStyle w:val="CommentText"/>
      </w:pPr>
      <w:bookmarkStart w:id="246" w:name="_GoBack"/>
      <w:bookmarkEnd w:id="246"/>
    </w:p>
    <w:p w14:paraId="5C433953" w14:textId="77777777" w:rsidR="00D85F98" w:rsidRDefault="00D85F98">
      <w:pPr>
        <w:pStyle w:val="CommentText"/>
      </w:pPr>
    </w:p>
    <w:p w14:paraId="19FB13D3" w14:textId="503443FE" w:rsidR="00D85F98" w:rsidRDefault="00D85F98">
      <w:pPr>
        <w:pStyle w:val="CommentText"/>
      </w:pPr>
      <w:r>
        <w:rPr>
          <w:rFonts w:cs="ScalaLancetPro"/>
          <w:color w:val="000000"/>
        </w:rPr>
        <w:t xml:space="preserve">WHO. World report on ageing and health. Geneva: World Health </w:t>
      </w:r>
      <w:r>
        <w:rPr>
          <w:rFonts w:cs="ScalaLancetPro"/>
          <w:color w:val="211D1E"/>
          <w:sz w:val="14"/>
          <w:szCs w:val="14"/>
        </w:rPr>
        <w:t>Organization, 2015</w:t>
      </w:r>
    </w:p>
  </w:comment>
  <w:comment w:id="296" w:author="Majid" w:date="2017-01-05T13:34:00Z" w:initials="M">
    <w:p w14:paraId="1661AE3E" w14:textId="38CBAB54" w:rsidR="00B71A20" w:rsidRDefault="00B71A20">
      <w:pPr>
        <w:pStyle w:val="CommentText"/>
      </w:pPr>
      <w:r>
        <w:rPr>
          <w:rStyle w:val="CommentReference"/>
        </w:rPr>
        <w:annotationRef/>
      </w:r>
      <w:r>
        <w:t>this citation can go since regions now introduced before it</w:t>
      </w:r>
    </w:p>
  </w:comment>
  <w:comment w:id="317" w:author="Majid" w:date="2016-12-30T16:52:00Z" w:initials="M">
    <w:p w14:paraId="48FB5DD3" w14:textId="59ABDE78" w:rsidR="00A769AD" w:rsidRDefault="00A769AD">
      <w:pPr>
        <w:pStyle w:val="CommentText"/>
      </w:pPr>
      <w:r>
        <w:rPr>
          <w:rStyle w:val="CommentReference"/>
        </w:rPr>
        <w:annotationRef/>
      </w:r>
      <w:r>
        <w:t>dots are all black. to change colours to become red and green</w:t>
      </w:r>
    </w:p>
  </w:comment>
  <w:comment w:id="318" w:author="Parks, Robbie M" w:date="2017-01-04T15:34:00Z" w:initials="PRM">
    <w:p w14:paraId="5D421EDC" w14:textId="34267707" w:rsidR="006D55E7" w:rsidRDefault="006D55E7">
      <w:pPr>
        <w:pStyle w:val="CommentText"/>
      </w:pPr>
      <w:r>
        <w:rPr>
          <w:rStyle w:val="CommentReference"/>
        </w:rPr>
        <w:annotationRef/>
      </w:r>
      <w:r>
        <w:t>Done</w:t>
      </w:r>
    </w:p>
  </w:comment>
  <w:comment w:id="320" w:author="Majid" w:date="2016-12-30T16:52:00Z" w:initials="M">
    <w:p w14:paraId="48EA0CD6" w14:textId="225243AF" w:rsidR="00A769AD" w:rsidRDefault="00A769AD">
      <w:pPr>
        <w:pStyle w:val="CommentText"/>
      </w:pPr>
      <w:r>
        <w:rPr>
          <w:rStyle w:val="CommentReference"/>
        </w:rPr>
        <w:annotationRef/>
      </w:r>
      <w:r>
        <w:t xml:space="preserve">same info as figures so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7888241" w15:done="0"/>
  <w15:commentEx w15:paraId="2FDEF4B8" w15:done="0"/>
  <w15:commentEx w15:paraId="79224443" w15:done="0"/>
  <w15:commentEx w15:paraId="41D907DA" w15:done="0"/>
  <w15:commentEx w15:paraId="1A9CDA1E" w15:done="0"/>
  <w15:commentEx w15:paraId="19FB13D3" w15:done="0"/>
  <w15:commentEx w15:paraId="1661AE3E" w15:done="0"/>
  <w15:commentEx w15:paraId="48FB5DD3" w15:done="0"/>
  <w15:commentEx w15:paraId="5D421EDC" w15:paraIdParent="48FB5DD3" w15:done="0"/>
  <w15:commentEx w15:paraId="48EA0CD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ScalaLancetPro">
    <w:altName w:val="ScalaLancetPro"/>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item&gt;953&lt;/item&gt;&lt;item&gt;954&lt;/item&gt;&lt;/record-ids&gt;&lt;/item&gt;&lt;/Libraries&gt;"/>
  </w:docVars>
  <w:rsids>
    <w:rsidRoot w:val="00482D51"/>
    <w:rsid w:val="00002C90"/>
    <w:rsid w:val="00004579"/>
    <w:rsid w:val="00004BD8"/>
    <w:rsid w:val="000053C5"/>
    <w:rsid w:val="000109AC"/>
    <w:rsid w:val="00011D76"/>
    <w:rsid w:val="00012BD5"/>
    <w:rsid w:val="00013E3D"/>
    <w:rsid w:val="0001569A"/>
    <w:rsid w:val="00016928"/>
    <w:rsid w:val="00017575"/>
    <w:rsid w:val="00023B97"/>
    <w:rsid w:val="00024281"/>
    <w:rsid w:val="0002565E"/>
    <w:rsid w:val="00026AFF"/>
    <w:rsid w:val="0003152A"/>
    <w:rsid w:val="00032C07"/>
    <w:rsid w:val="0003307E"/>
    <w:rsid w:val="000338DE"/>
    <w:rsid w:val="00033A37"/>
    <w:rsid w:val="000352B3"/>
    <w:rsid w:val="00035C74"/>
    <w:rsid w:val="0004212A"/>
    <w:rsid w:val="00043FFB"/>
    <w:rsid w:val="00045836"/>
    <w:rsid w:val="000474A7"/>
    <w:rsid w:val="000475BD"/>
    <w:rsid w:val="00054424"/>
    <w:rsid w:val="0005500F"/>
    <w:rsid w:val="0005575A"/>
    <w:rsid w:val="000562C9"/>
    <w:rsid w:val="00056848"/>
    <w:rsid w:val="0006075B"/>
    <w:rsid w:val="00060CA5"/>
    <w:rsid w:val="0006220C"/>
    <w:rsid w:val="000638A9"/>
    <w:rsid w:val="00063A79"/>
    <w:rsid w:val="00063F37"/>
    <w:rsid w:val="0006563A"/>
    <w:rsid w:val="00066B56"/>
    <w:rsid w:val="000671F1"/>
    <w:rsid w:val="0007260F"/>
    <w:rsid w:val="00074B24"/>
    <w:rsid w:val="000760B6"/>
    <w:rsid w:val="0007673F"/>
    <w:rsid w:val="00076B33"/>
    <w:rsid w:val="00076C18"/>
    <w:rsid w:val="0008276D"/>
    <w:rsid w:val="00085916"/>
    <w:rsid w:val="00086313"/>
    <w:rsid w:val="00090550"/>
    <w:rsid w:val="00090F21"/>
    <w:rsid w:val="000920C6"/>
    <w:rsid w:val="00094C5C"/>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101A8E"/>
    <w:rsid w:val="00102849"/>
    <w:rsid w:val="00102DC6"/>
    <w:rsid w:val="001030B3"/>
    <w:rsid w:val="00107D0B"/>
    <w:rsid w:val="001102E0"/>
    <w:rsid w:val="00111002"/>
    <w:rsid w:val="00113607"/>
    <w:rsid w:val="00113C44"/>
    <w:rsid w:val="001218B3"/>
    <w:rsid w:val="00126334"/>
    <w:rsid w:val="001309AB"/>
    <w:rsid w:val="00132C6C"/>
    <w:rsid w:val="0013450E"/>
    <w:rsid w:val="00134BC3"/>
    <w:rsid w:val="001404CF"/>
    <w:rsid w:val="00140ABF"/>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0E15"/>
    <w:rsid w:val="001815D7"/>
    <w:rsid w:val="00183441"/>
    <w:rsid w:val="0018351F"/>
    <w:rsid w:val="00184548"/>
    <w:rsid w:val="001849C7"/>
    <w:rsid w:val="001903A4"/>
    <w:rsid w:val="001A0C5A"/>
    <w:rsid w:val="001A257D"/>
    <w:rsid w:val="001A288C"/>
    <w:rsid w:val="001A2B8B"/>
    <w:rsid w:val="001A4EBF"/>
    <w:rsid w:val="001A679D"/>
    <w:rsid w:val="001A6832"/>
    <w:rsid w:val="001A7D62"/>
    <w:rsid w:val="001B106D"/>
    <w:rsid w:val="001B23D1"/>
    <w:rsid w:val="001B6E57"/>
    <w:rsid w:val="001B722E"/>
    <w:rsid w:val="001C03EF"/>
    <w:rsid w:val="001C124F"/>
    <w:rsid w:val="001C52F1"/>
    <w:rsid w:val="001D14DB"/>
    <w:rsid w:val="001D20EA"/>
    <w:rsid w:val="001E064C"/>
    <w:rsid w:val="001E1544"/>
    <w:rsid w:val="001E1633"/>
    <w:rsid w:val="001E1FF1"/>
    <w:rsid w:val="001E3CED"/>
    <w:rsid w:val="001E44DA"/>
    <w:rsid w:val="001E6320"/>
    <w:rsid w:val="001F32FF"/>
    <w:rsid w:val="001F4BAA"/>
    <w:rsid w:val="001F6898"/>
    <w:rsid w:val="001F7934"/>
    <w:rsid w:val="00200952"/>
    <w:rsid w:val="0020266B"/>
    <w:rsid w:val="002058C6"/>
    <w:rsid w:val="00206771"/>
    <w:rsid w:val="00206E67"/>
    <w:rsid w:val="002078C1"/>
    <w:rsid w:val="00210334"/>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7F49"/>
    <w:rsid w:val="00270B4B"/>
    <w:rsid w:val="002715D6"/>
    <w:rsid w:val="002719DF"/>
    <w:rsid w:val="00274E12"/>
    <w:rsid w:val="00275579"/>
    <w:rsid w:val="00276E84"/>
    <w:rsid w:val="0027795F"/>
    <w:rsid w:val="002807DD"/>
    <w:rsid w:val="00284309"/>
    <w:rsid w:val="0028660C"/>
    <w:rsid w:val="00286B27"/>
    <w:rsid w:val="00290FD5"/>
    <w:rsid w:val="00291816"/>
    <w:rsid w:val="002921BE"/>
    <w:rsid w:val="00293AA3"/>
    <w:rsid w:val="0029437A"/>
    <w:rsid w:val="002945EB"/>
    <w:rsid w:val="0029690A"/>
    <w:rsid w:val="00296A5E"/>
    <w:rsid w:val="002A01D0"/>
    <w:rsid w:val="002A1EEE"/>
    <w:rsid w:val="002A56EE"/>
    <w:rsid w:val="002A70F9"/>
    <w:rsid w:val="002B00D0"/>
    <w:rsid w:val="002B2622"/>
    <w:rsid w:val="002B4004"/>
    <w:rsid w:val="002B402F"/>
    <w:rsid w:val="002B434F"/>
    <w:rsid w:val="002B4877"/>
    <w:rsid w:val="002C1EF8"/>
    <w:rsid w:val="002C2E8F"/>
    <w:rsid w:val="002C4E8C"/>
    <w:rsid w:val="002C5FB9"/>
    <w:rsid w:val="002C69CD"/>
    <w:rsid w:val="002C7535"/>
    <w:rsid w:val="002C7D57"/>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73A9B"/>
    <w:rsid w:val="00377B40"/>
    <w:rsid w:val="003809FF"/>
    <w:rsid w:val="00381442"/>
    <w:rsid w:val="003841B2"/>
    <w:rsid w:val="00391767"/>
    <w:rsid w:val="00393B92"/>
    <w:rsid w:val="00396EEE"/>
    <w:rsid w:val="0039751B"/>
    <w:rsid w:val="003A0B89"/>
    <w:rsid w:val="003A12B6"/>
    <w:rsid w:val="003A1F8F"/>
    <w:rsid w:val="003A2E1C"/>
    <w:rsid w:val="003A4CC1"/>
    <w:rsid w:val="003B2232"/>
    <w:rsid w:val="003B29FF"/>
    <w:rsid w:val="003B49F1"/>
    <w:rsid w:val="003B5D97"/>
    <w:rsid w:val="003C12EF"/>
    <w:rsid w:val="003C1BBC"/>
    <w:rsid w:val="003C3F17"/>
    <w:rsid w:val="003D0931"/>
    <w:rsid w:val="003D18FA"/>
    <w:rsid w:val="003D5890"/>
    <w:rsid w:val="003D6C08"/>
    <w:rsid w:val="003D76F5"/>
    <w:rsid w:val="003E1B4A"/>
    <w:rsid w:val="003E1B4D"/>
    <w:rsid w:val="003E519C"/>
    <w:rsid w:val="003E730D"/>
    <w:rsid w:val="003F1547"/>
    <w:rsid w:val="003F41EC"/>
    <w:rsid w:val="003F43BC"/>
    <w:rsid w:val="003F6B5D"/>
    <w:rsid w:val="0040119B"/>
    <w:rsid w:val="00407C20"/>
    <w:rsid w:val="00412EEB"/>
    <w:rsid w:val="00413582"/>
    <w:rsid w:val="00414429"/>
    <w:rsid w:val="00414636"/>
    <w:rsid w:val="00416A29"/>
    <w:rsid w:val="00417006"/>
    <w:rsid w:val="00417D41"/>
    <w:rsid w:val="00420CA2"/>
    <w:rsid w:val="004233BA"/>
    <w:rsid w:val="004253AD"/>
    <w:rsid w:val="00426E51"/>
    <w:rsid w:val="004278AA"/>
    <w:rsid w:val="00433EDB"/>
    <w:rsid w:val="0043420C"/>
    <w:rsid w:val="00434577"/>
    <w:rsid w:val="004412C7"/>
    <w:rsid w:val="004416DF"/>
    <w:rsid w:val="00445BC3"/>
    <w:rsid w:val="00447F74"/>
    <w:rsid w:val="00450834"/>
    <w:rsid w:val="004518DC"/>
    <w:rsid w:val="00452AB5"/>
    <w:rsid w:val="00455B56"/>
    <w:rsid w:val="0045686C"/>
    <w:rsid w:val="00460205"/>
    <w:rsid w:val="00460403"/>
    <w:rsid w:val="00460DB5"/>
    <w:rsid w:val="004625AD"/>
    <w:rsid w:val="0046623D"/>
    <w:rsid w:val="00466E11"/>
    <w:rsid w:val="0047194E"/>
    <w:rsid w:val="004720DB"/>
    <w:rsid w:val="00472EC1"/>
    <w:rsid w:val="00474509"/>
    <w:rsid w:val="0047590C"/>
    <w:rsid w:val="00475B71"/>
    <w:rsid w:val="00475DDE"/>
    <w:rsid w:val="004774DF"/>
    <w:rsid w:val="004778FB"/>
    <w:rsid w:val="00480715"/>
    <w:rsid w:val="00482D51"/>
    <w:rsid w:val="00483666"/>
    <w:rsid w:val="0048630A"/>
    <w:rsid w:val="004875C3"/>
    <w:rsid w:val="00487889"/>
    <w:rsid w:val="00490CB6"/>
    <w:rsid w:val="0049110E"/>
    <w:rsid w:val="004A5369"/>
    <w:rsid w:val="004A5B2C"/>
    <w:rsid w:val="004A7A00"/>
    <w:rsid w:val="004B1615"/>
    <w:rsid w:val="004B2F85"/>
    <w:rsid w:val="004B6051"/>
    <w:rsid w:val="004C02DD"/>
    <w:rsid w:val="004C06A5"/>
    <w:rsid w:val="004C0C71"/>
    <w:rsid w:val="004C2124"/>
    <w:rsid w:val="004C5A3B"/>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5A63"/>
    <w:rsid w:val="005066A6"/>
    <w:rsid w:val="00510715"/>
    <w:rsid w:val="00511D20"/>
    <w:rsid w:val="005120F4"/>
    <w:rsid w:val="00514C8F"/>
    <w:rsid w:val="00515033"/>
    <w:rsid w:val="00516C72"/>
    <w:rsid w:val="00517509"/>
    <w:rsid w:val="00520C4B"/>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7CBD"/>
    <w:rsid w:val="005612BD"/>
    <w:rsid w:val="00563BDF"/>
    <w:rsid w:val="00564E86"/>
    <w:rsid w:val="005671BF"/>
    <w:rsid w:val="00570C3D"/>
    <w:rsid w:val="00580ABB"/>
    <w:rsid w:val="0058108C"/>
    <w:rsid w:val="005835D4"/>
    <w:rsid w:val="00584A95"/>
    <w:rsid w:val="005853B5"/>
    <w:rsid w:val="005862FA"/>
    <w:rsid w:val="005914BD"/>
    <w:rsid w:val="00593BFA"/>
    <w:rsid w:val="00594465"/>
    <w:rsid w:val="005949B3"/>
    <w:rsid w:val="00594AAE"/>
    <w:rsid w:val="00597D5B"/>
    <w:rsid w:val="005A14FD"/>
    <w:rsid w:val="005A5DB0"/>
    <w:rsid w:val="005B0832"/>
    <w:rsid w:val="005B0BF9"/>
    <w:rsid w:val="005B11E3"/>
    <w:rsid w:val="005B2736"/>
    <w:rsid w:val="005B5156"/>
    <w:rsid w:val="005B6F61"/>
    <w:rsid w:val="005C0053"/>
    <w:rsid w:val="005C06D4"/>
    <w:rsid w:val="005C2358"/>
    <w:rsid w:val="005C2D0A"/>
    <w:rsid w:val="005C41FD"/>
    <w:rsid w:val="005C6C7D"/>
    <w:rsid w:val="005D0031"/>
    <w:rsid w:val="005D3C86"/>
    <w:rsid w:val="005D3E4E"/>
    <w:rsid w:val="005D4AFE"/>
    <w:rsid w:val="005D7877"/>
    <w:rsid w:val="005E100B"/>
    <w:rsid w:val="005E10E4"/>
    <w:rsid w:val="005E181A"/>
    <w:rsid w:val="005E608C"/>
    <w:rsid w:val="005F1520"/>
    <w:rsid w:val="005F1606"/>
    <w:rsid w:val="005F49C5"/>
    <w:rsid w:val="005F5F8D"/>
    <w:rsid w:val="005F6B8E"/>
    <w:rsid w:val="00600EE4"/>
    <w:rsid w:val="00601CF3"/>
    <w:rsid w:val="006025EB"/>
    <w:rsid w:val="00602CE0"/>
    <w:rsid w:val="00604FA1"/>
    <w:rsid w:val="0060576D"/>
    <w:rsid w:val="006061BA"/>
    <w:rsid w:val="0060671F"/>
    <w:rsid w:val="00606FFC"/>
    <w:rsid w:val="00607FA8"/>
    <w:rsid w:val="006124E6"/>
    <w:rsid w:val="00614523"/>
    <w:rsid w:val="00614E62"/>
    <w:rsid w:val="006154DB"/>
    <w:rsid w:val="0062217A"/>
    <w:rsid w:val="00624B38"/>
    <w:rsid w:val="00631BF2"/>
    <w:rsid w:val="00634571"/>
    <w:rsid w:val="00635FE7"/>
    <w:rsid w:val="00640757"/>
    <w:rsid w:val="00641AF0"/>
    <w:rsid w:val="006442C0"/>
    <w:rsid w:val="0064559D"/>
    <w:rsid w:val="00645F3B"/>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B3D"/>
    <w:rsid w:val="006C45BE"/>
    <w:rsid w:val="006C6AB2"/>
    <w:rsid w:val="006D29D7"/>
    <w:rsid w:val="006D55E7"/>
    <w:rsid w:val="006D6127"/>
    <w:rsid w:val="006E3980"/>
    <w:rsid w:val="006E4623"/>
    <w:rsid w:val="006F03EA"/>
    <w:rsid w:val="006F1CE1"/>
    <w:rsid w:val="006F297A"/>
    <w:rsid w:val="006F2D92"/>
    <w:rsid w:val="006F57C9"/>
    <w:rsid w:val="006F645D"/>
    <w:rsid w:val="006F6844"/>
    <w:rsid w:val="006F7313"/>
    <w:rsid w:val="006F7AAC"/>
    <w:rsid w:val="0070200C"/>
    <w:rsid w:val="00707CD4"/>
    <w:rsid w:val="0071189E"/>
    <w:rsid w:val="00712439"/>
    <w:rsid w:val="00713FF4"/>
    <w:rsid w:val="00714D92"/>
    <w:rsid w:val="00717133"/>
    <w:rsid w:val="00717418"/>
    <w:rsid w:val="00717527"/>
    <w:rsid w:val="0072296E"/>
    <w:rsid w:val="00723770"/>
    <w:rsid w:val="007243DA"/>
    <w:rsid w:val="00725C10"/>
    <w:rsid w:val="00726C6B"/>
    <w:rsid w:val="007303C9"/>
    <w:rsid w:val="00731128"/>
    <w:rsid w:val="0073705C"/>
    <w:rsid w:val="0073779F"/>
    <w:rsid w:val="00742C8F"/>
    <w:rsid w:val="00742DE1"/>
    <w:rsid w:val="007436D7"/>
    <w:rsid w:val="007460C7"/>
    <w:rsid w:val="0074650F"/>
    <w:rsid w:val="00746762"/>
    <w:rsid w:val="00750EC9"/>
    <w:rsid w:val="007526BC"/>
    <w:rsid w:val="00752EE1"/>
    <w:rsid w:val="007560D4"/>
    <w:rsid w:val="0075782A"/>
    <w:rsid w:val="007611B8"/>
    <w:rsid w:val="007627AB"/>
    <w:rsid w:val="0076686A"/>
    <w:rsid w:val="00771EA4"/>
    <w:rsid w:val="0077413A"/>
    <w:rsid w:val="00775936"/>
    <w:rsid w:val="00776990"/>
    <w:rsid w:val="007769B9"/>
    <w:rsid w:val="00776D59"/>
    <w:rsid w:val="007800AF"/>
    <w:rsid w:val="00781265"/>
    <w:rsid w:val="007825A4"/>
    <w:rsid w:val="0078333E"/>
    <w:rsid w:val="007860C4"/>
    <w:rsid w:val="00791713"/>
    <w:rsid w:val="00791D9C"/>
    <w:rsid w:val="00792165"/>
    <w:rsid w:val="00792C98"/>
    <w:rsid w:val="00793D6E"/>
    <w:rsid w:val="00795E96"/>
    <w:rsid w:val="0079658A"/>
    <w:rsid w:val="007A42F3"/>
    <w:rsid w:val="007A74E1"/>
    <w:rsid w:val="007A7D9E"/>
    <w:rsid w:val="007B2EED"/>
    <w:rsid w:val="007B4382"/>
    <w:rsid w:val="007B5D34"/>
    <w:rsid w:val="007C0F0B"/>
    <w:rsid w:val="007C3530"/>
    <w:rsid w:val="007C5A4F"/>
    <w:rsid w:val="007C7770"/>
    <w:rsid w:val="007D3C53"/>
    <w:rsid w:val="007E2DBE"/>
    <w:rsid w:val="007E3679"/>
    <w:rsid w:val="007F1DCB"/>
    <w:rsid w:val="007F22D2"/>
    <w:rsid w:val="007F2E1E"/>
    <w:rsid w:val="007F4B6E"/>
    <w:rsid w:val="007F7BFF"/>
    <w:rsid w:val="00801D92"/>
    <w:rsid w:val="0080293E"/>
    <w:rsid w:val="00803355"/>
    <w:rsid w:val="00803FD0"/>
    <w:rsid w:val="0080737F"/>
    <w:rsid w:val="0081181A"/>
    <w:rsid w:val="00811C78"/>
    <w:rsid w:val="00814929"/>
    <w:rsid w:val="00817630"/>
    <w:rsid w:val="008201D2"/>
    <w:rsid w:val="00820F50"/>
    <w:rsid w:val="00822EA3"/>
    <w:rsid w:val="00822FC4"/>
    <w:rsid w:val="00823AE1"/>
    <w:rsid w:val="008245F0"/>
    <w:rsid w:val="0082646B"/>
    <w:rsid w:val="008315AE"/>
    <w:rsid w:val="00831703"/>
    <w:rsid w:val="00831748"/>
    <w:rsid w:val="0083342C"/>
    <w:rsid w:val="00833790"/>
    <w:rsid w:val="0083738D"/>
    <w:rsid w:val="00837DCF"/>
    <w:rsid w:val="00837EAF"/>
    <w:rsid w:val="00840791"/>
    <w:rsid w:val="0084095B"/>
    <w:rsid w:val="00840AE5"/>
    <w:rsid w:val="00842569"/>
    <w:rsid w:val="0084267F"/>
    <w:rsid w:val="008453BA"/>
    <w:rsid w:val="00845C0D"/>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908FE"/>
    <w:rsid w:val="00893673"/>
    <w:rsid w:val="008937C1"/>
    <w:rsid w:val="008946C6"/>
    <w:rsid w:val="00896BF3"/>
    <w:rsid w:val="008A1BCE"/>
    <w:rsid w:val="008A4D12"/>
    <w:rsid w:val="008A526D"/>
    <w:rsid w:val="008A55E6"/>
    <w:rsid w:val="008A7047"/>
    <w:rsid w:val="008A7182"/>
    <w:rsid w:val="008A7468"/>
    <w:rsid w:val="008A785D"/>
    <w:rsid w:val="008B1C81"/>
    <w:rsid w:val="008C2086"/>
    <w:rsid w:val="008C22F3"/>
    <w:rsid w:val="008C5119"/>
    <w:rsid w:val="008C58FD"/>
    <w:rsid w:val="008C720D"/>
    <w:rsid w:val="008D0F1B"/>
    <w:rsid w:val="008D180B"/>
    <w:rsid w:val="008D2E11"/>
    <w:rsid w:val="008D5E3B"/>
    <w:rsid w:val="008D7F75"/>
    <w:rsid w:val="008E0425"/>
    <w:rsid w:val="008E0770"/>
    <w:rsid w:val="008E0ADE"/>
    <w:rsid w:val="008E47B7"/>
    <w:rsid w:val="008E7EF9"/>
    <w:rsid w:val="008F3D07"/>
    <w:rsid w:val="008F4155"/>
    <w:rsid w:val="009015E8"/>
    <w:rsid w:val="00903AEA"/>
    <w:rsid w:val="009042AC"/>
    <w:rsid w:val="00907217"/>
    <w:rsid w:val="00911634"/>
    <w:rsid w:val="009118C4"/>
    <w:rsid w:val="0091242B"/>
    <w:rsid w:val="00915FB9"/>
    <w:rsid w:val="009221D5"/>
    <w:rsid w:val="009321F1"/>
    <w:rsid w:val="0093232F"/>
    <w:rsid w:val="009334A8"/>
    <w:rsid w:val="00935607"/>
    <w:rsid w:val="00936272"/>
    <w:rsid w:val="00937A59"/>
    <w:rsid w:val="00937AF1"/>
    <w:rsid w:val="00940052"/>
    <w:rsid w:val="0094016A"/>
    <w:rsid w:val="00941297"/>
    <w:rsid w:val="00942A83"/>
    <w:rsid w:val="00943AF9"/>
    <w:rsid w:val="00943C74"/>
    <w:rsid w:val="00950D39"/>
    <w:rsid w:val="00953FD4"/>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97843"/>
    <w:rsid w:val="009A082B"/>
    <w:rsid w:val="009A1CAF"/>
    <w:rsid w:val="009A3625"/>
    <w:rsid w:val="009A4004"/>
    <w:rsid w:val="009A4ECC"/>
    <w:rsid w:val="009A58F5"/>
    <w:rsid w:val="009A78EF"/>
    <w:rsid w:val="009B07E8"/>
    <w:rsid w:val="009B16CA"/>
    <w:rsid w:val="009B1D00"/>
    <w:rsid w:val="009B275D"/>
    <w:rsid w:val="009B67A3"/>
    <w:rsid w:val="009B68C6"/>
    <w:rsid w:val="009C289C"/>
    <w:rsid w:val="009D42E4"/>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9A7"/>
    <w:rsid w:val="00A10491"/>
    <w:rsid w:val="00A127AD"/>
    <w:rsid w:val="00A131C2"/>
    <w:rsid w:val="00A1552B"/>
    <w:rsid w:val="00A2418A"/>
    <w:rsid w:val="00A2556E"/>
    <w:rsid w:val="00A25E55"/>
    <w:rsid w:val="00A347E7"/>
    <w:rsid w:val="00A355D8"/>
    <w:rsid w:val="00A36C23"/>
    <w:rsid w:val="00A37081"/>
    <w:rsid w:val="00A37A93"/>
    <w:rsid w:val="00A40231"/>
    <w:rsid w:val="00A404A3"/>
    <w:rsid w:val="00A414CF"/>
    <w:rsid w:val="00A41B35"/>
    <w:rsid w:val="00A43D39"/>
    <w:rsid w:val="00A4612D"/>
    <w:rsid w:val="00A4662F"/>
    <w:rsid w:val="00A51046"/>
    <w:rsid w:val="00A53ECA"/>
    <w:rsid w:val="00A54685"/>
    <w:rsid w:val="00A548AE"/>
    <w:rsid w:val="00A572FC"/>
    <w:rsid w:val="00A61AA2"/>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2EAA"/>
    <w:rsid w:val="00AD3DC6"/>
    <w:rsid w:val="00AD5E23"/>
    <w:rsid w:val="00AD7256"/>
    <w:rsid w:val="00AE34A2"/>
    <w:rsid w:val="00AE48D9"/>
    <w:rsid w:val="00AE4F67"/>
    <w:rsid w:val="00AE62E4"/>
    <w:rsid w:val="00AF1444"/>
    <w:rsid w:val="00AF3603"/>
    <w:rsid w:val="00AF52C5"/>
    <w:rsid w:val="00AF536A"/>
    <w:rsid w:val="00B0135B"/>
    <w:rsid w:val="00B01D71"/>
    <w:rsid w:val="00B02192"/>
    <w:rsid w:val="00B02A6E"/>
    <w:rsid w:val="00B05D10"/>
    <w:rsid w:val="00B12045"/>
    <w:rsid w:val="00B12C82"/>
    <w:rsid w:val="00B13E9E"/>
    <w:rsid w:val="00B158B1"/>
    <w:rsid w:val="00B1677E"/>
    <w:rsid w:val="00B16867"/>
    <w:rsid w:val="00B17B65"/>
    <w:rsid w:val="00B23DAD"/>
    <w:rsid w:val="00B3245F"/>
    <w:rsid w:val="00B35265"/>
    <w:rsid w:val="00B41680"/>
    <w:rsid w:val="00B43778"/>
    <w:rsid w:val="00B478A5"/>
    <w:rsid w:val="00B53121"/>
    <w:rsid w:val="00B556C9"/>
    <w:rsid w:val="00B55FAB"/>
    <w:rsid w:val="00B57558"/>
    <w:rsid w:val="00B60A54"/>
    <w:rsid w:val="00B60DA1"/>
    <w:rsid w:val="00B61806"/>
    <w:rsid w:val="00B61D40"/>
    <w:rsid w:val="00B65945"/>
    <w:rsid w:val="00B7095E"/>
    <w:rsid w:val="00B70F50"/>
    <w:rsid w:val="00B71A20"/>
    <w:rsid w:val="00B72FAD"/>
    <w:rsid w:val="00B76107"/>
    <w:rsid w:val="00B76378"/>
    <w:rsid w:val="00B77C3F"/>
    <w:rsid w:val="00B820DA"/>
    <w:rsid w:val="00B82978"/>
    <w:rsid w:val="00B86A6F"/>
    <w:rsid w:val="00B919D0"/>
    <w:rsid w:val="00B922F3"/>
    <w:rsid w:val="00B92C48"/>
    <w:rsid w:val="00B938DB"/>
    <w:rsid w:val="00B9397D"/>
    <w:rsid w:val="00B94269"/>
    <w:rsid w:val="00B942F3"/>
    <w:rsid w:val="00B95419"/>
    <w:rsid w:val="00B97C94"/>
    <w:rsid w:val="00BA0D14"/>
    <w:rsid w:val="00BA2E2C"/>
    <w:rsid w:val="00BA416B"/>
    <w:rsid w:val="00BA525F"/>
    <w:rsid w:val="00BA5CB4"/>
    <w:rsid w:val="00BA6B85"/>
    <w:rsid w:val="00BB0FD0"/>
    <w:rsid w:val="00BB245A"/>
    <w:rsid w:val="00BB36E6"/>
    <w:rsid w:val="00BB6399"/>
    <w:rsid w:val="00BC05C2"/>
    <w:rsid w:val="00BC1F64"/>
    <w:rsid w:val="00BC2F51"/>
    <w:rsid w:val="00BC435A"/>
    <w:rsid w:val="00BC441D"/>
    <w:rsid w:val="00BC54F3"/>
    <w:rsid w:val="00BC6AB1"/>
    <w:rsid w:val="00BD30E9"/>
    <w:rsid w:val="00BD7F15"/>
    <w:rsid w:val="00BE069F"/>
    <w:rsid w:val="00BE0A4B"/>
    <w:rsid w:val="00BE2134"/>
    <w:rsid w:val="00BE2768"/>
    <w:rsid w:val="00BE2DB8"/>
    <w:rsid w:val="00BE4231"/>
    <w:rsid w:val="00BE4709"/>
    <w:rsid w:val="00BE5E5A"/>
    <w:rsid w:val="00BE6CCC"/>
    <w:rsid w:val="00BE7C5B"/>
    <w:rsid w:val="00BF3B32"/>
    <w:rsid w:val="00BF5ED2"/>
    <w:rsid w:val="00BF7DDC"/>
    <w:rsid w:val="00C040DD"/>
    <w:rsid w:val="00C04F00"/>
    <w:rsid w:val="00C05695"/>
    <w:rsid w:val="00C13A67"/>
    <w:rsid w:val="00C174B2"/>
    <w:rsid w:val="00C21B0A"/>
    <w:rsid w:val="00C23A06"/>
    <w:rsid w:val="00C24564"/>
    <w:rsid w:val="00C2786A"/>
    <w:rsid w:val="00C30172"/>
    <w:rsid w:val="00C32579"/>
    <w:rsid w:val="00C357B0"/>
    <w:rsid w:val="00C362A6"/>
    <w:rsid w:val="00C424DF"/>
    <w:rsid w:val="00C42700"/>
    <w:rsid w:val="00C430A9"/>
    <w:rsid w:val="00C45215"/>
    <w:rsid w:val="00C537A1"/>
    <w:rsid w:val="00C55375"/>
    <w:rsid w:val="00C563AB"/>
    <w:rsid w:val="00C5712A"/>
    <w:rsid w:val="00C57E3D"/>
    <w:rsid w:val="00C6417F"/>
    <w:rsid w:val="00C64631"/>
    <w:rsid w:val="00C67F19"/>
    <w:rsid w:val="00C7054A"/>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4FB7"/>
    <w:rsid w:val="00C9595A"/>
    <w:rsid w:val="00C97D75"/>
    <w:rsid w:val="00CA0751"/>
    <w:rsid w:val="00CA086B"/>
    <w:rsid w:val="00CA2C82"/>
    <w:rsid w:val="00CA40A6"/>
    <w:rsid w:val="00CA6F73"/>
    <w:rsid w:val="00CB2B62"/>
    <w:rsid w:val="00CB31C8"/>
    <w:rsid w:val="00CC15D5"/>
    <w:rsid w:val="00CC407B"/>
    <w:rsid w:val="00CC40CC"/>
    <w:rsid w:val="00CC5C93"/>
    <w:rsid w:val="00CD5FF4"/>
    <w:rsid w:val="00CD7B5F"/>
    <w:rsid w:val="00CE1DCB"/>
    <w:rsid w:val="00CE1EE0"/>
    <w:rsid w:val="00CE2B18"/>
    <w:rsid w:val="00CE64B3"/>
    <w:rsid w:val="00CF10DE"/>
    <w:rsid w:val="00CF1263"/>
    <w:rsid w:val="00CF2214"/>
    <w:rsid w:val="00CF318B"/>
    <w:rsid w:val="00CF6E0F"/>
    <w:rsid w:val="00CF6E10"/>
    <w:rsid w:val="00D008D7"/>
    <w:rsid w:val="00D01AE8"/>
    <w:rsid w:val="00D01CEF"/>
    <w:rsid w:val="00D066CD"/>
    <w:rsid w:val="00D070E7"/>
    <w:rsid w:val="00D07EC4"/>
    <w:rsid w:val="00D07ECE"/>
    <w:rsid w:val="00D104A5"/>
    <w:rsid w:val="00D12263"/>
    <w:rsid w:val="00D12A04"/>
    <w:rsid w:val="00D14671"/>
    <w:rsid w:val="00D14DB1"/>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76D4"/>
    <w:rsid w:val="00D604B5"/>
    <w:rsid w:val="00D627C4"/>
    <w:rsid w:val="00D64A46"/>
    <w:rsid w:val="00D64CF4"/>
    <w:rsid w:val="00D656A1"/>
    <w:rsid w:val="00D70DC8"/>
    <w:rsid w:val="00D71354"/>
    <w:rsid w:val="00D719C6"/>
    <w:rsid w:val="00D773DD"/>
    <w:rsid w:val="00D85C36"/>
    <w:rsid w:val="00D85F98"/>
    <w:rsid w:val="00D92672"/>
    <w:rsid w:val="00D949B7"/>
    <w:rsid w:val="00D9530F"/>
    <w:rsid w:val="00D96263"/>
    <w:rsid w:val="00D96DE9"/>
    <w:rsid w:val="00DA0408"/>
    <w:rsid w:val="00DA214D"/>
    <w:rsid w:val="00DA3DAE"/>
    <w:rsid w:val="00DA492B"/>
    <w:rsid w:val="00DA6D1A"/>
    <w:rsid w:val="00DB35AA"/>
    <w:rsid w:val="00DB45A0"/>
    <w:rsid w:val="00DB7088"/>
    <w:rsid w:val="00DC265F"/>
    <w:rsid w:val="00DC2CF1"/>
    <w:rsid w:val="00DC473B"/>
    <w:rsid w:val="00DC5874"/>
    <w:rsid w:val="00DC67D2"/>
    <w:rsid w:val="00DD010C"/>
    <w:rsid w:val="00DD07FA"/>
    <w:rsid w:val="00DD25C1"/>
    <w:rsid w:val="00DD2742"/>
    <w:rsid w:val="00DD4C07"/>
    <w:rsid w:val="00DD7953"/>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416C"/>
    <w:rsid w:val="00E34290"/>
    <w:rsid w:val="00E36439"/>
    <w:rsid w:val="00E40384"/>
    <w:rsid w:val="00E40C87"/>
    <w:rsid w:val="00E4479C"/>
    <w:rsid w:val="00E512DF"/>
    <w:rsid w:val="00E546DE"/>
    <w:rsid w:val="00E54B34"/>
    <w:rsid w:val="00E55163"/>
    <w:rsid w:val="00E55382"/>
    <w:rsid w:val="00E553D2"/>
    <w:rsid w:val="00E623A7"/>
    <w:rsid w:val="00E629C3"/>
    <w:rsid w:val="00E63761"/>
    <w:rsid w:val="00E70436"/>
    <w:rsid w:val="00E707E0"/>
    <w:rsid w:val="00E71FBD"/>
    <w:rsid w:val="00E72CAE"/>
    <w:rsid w:val="00E740F4"/>
    <w:rsid w:val="00E74878"/>
    <w:rsid w:val="00E8048C"/>
    <w:rsid w:val="00E80EA7"/>
    <w:rsid w:val="00E812B7"/>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59D2"/>
    <w:rsid w:val="00EA7F08"/>
    <w:rsid w:val="00EB0B20"/>
    <w:rsid w:val="00EB4BF9"/>
    <w:rsid w:val="00EC0049"/>
    <w:rsid w:val="00EC3131"/>
    <w:rsid w:val="00EC3BAD"/>
    <w:rsid w:val="00EC42D2"/>
    <w:rsid w:val="00EC50A5"/>
    <w:rsid w:val="00EC63AC"/>
    <w:rsid w:val="00ED0407"/>
    <w:rsid w:val="00ED2E53"/>
    <w:rsid w:val="00ED4CC2"/>
    <w:rsid w:val="00ED52CB"/>
    <w:rsid w:val="00ED555F"/>
    <w:rsid w:val="00EE0A97"/>
    <w:rsid w:val="00EE45C7"/>
    <w:rsid w:val="00EE76C0"/>
    <w:rsid w:val="00EF1C03"/>
    <w:rsid w:val="00EF3D50"/>
    <w:rsid w:val="00EF4BA6"/>
    <w:rsid w:val="00EF4E53"/>
    <w:rsid w:val="00F00B29"/>
    <w:rsid w:val="00F010FB"/>
    <w:rsid w:val="00F01B41"/>
    <w:rsid w:val="00F02A45"/>
    <w:rsid w:val="00F04B6C"/>
    <w:rsid w:val="00F06034"/>
    <w:rsid w:val="00F11D04"/>
    <w:rsid w:val="00F147B2"/>
    <w:rsid w:val="00F14925"/>
    <w:rsid w:val="00F15C6C"/>
    <w:rsid w:val="00F20E5D"/>
    <w:rsid w:val="00F22339"/>
    <w:rsid w:val="00F2319B"/>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2FD7"/>
    <w:rsid w:val="00F6757E"/>
    <w:rsid w:val="00F70085"/>
    <w:rsid w:val="00F7033B"/>
    <w:rsid w:val="00F719C2"/>
    <w:rsid w:val="00F720AE"/>
    <w:rsid w:val="00F73731"/>
    <w:rsid w:val="00F754A2"/>
    <w:rsid w:val="00F757E9"/>
    <w:rsid w:val="00F81E66"/>
    <w:rsid w:val="00F83BF0"/>
    <w:rsid w:val="00F83F2C"/>
    <w:rsid w:val="00F84E6D"/>
    <w:rsid w:val="00F911E8"/>
    <w:rsid w:val="00F91C20"/>
    <w:rsid w:val="00F95411"/>
    <w:rsid w:val="00F9623A"/>
    <w:rsid w:val="00F96A1B"/>
    <w:rsid w:val="00FA0046"/>
    <w:rsid w:val="00FA19E5"/>
    <w:rsid w:val="00FA722E"/>
    <w:rsid w:val="00FB1825"/>
    <w:rsid w:val="00FB35F9"/>
    <w:rsid w:val="00FB4297"/>
    <w:rsid w:val="00FB5656"/>
    <w:rsid w:val="00FB5C64"/>
    <w:rsid w:val="00FB6911"/>
    <w:rsid w:val="00FB6A8E"/>
    <w:rsid w:val="00FC0927"/>
    <w:rsid w:val="00FC5843"/>
    <w:rsid w:val="00FD1A95"/>
    <w:rsid w:val="00FD5404"/>
    <w:rsid w:val="00FE1F20"/>
    <w:rsid w:val="00FE237B"/>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A348705-3815-384E-8077-C21B2C7BB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16</Pages>
  <Words>6174</Words>
  <Characters>35198</Characters>
  <Application>Microsoft Macintosh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17</cp:revision>
  <dcterms:created xsi:type="dcterms:W3CDTF">2017-01-05T11:01:00Z</dcterms:created>
  <dcterms:modified xsi:type="dcterms:W3CDTF">2017-01-05T15:13:00Z</dcterms:modified>
</cp:coreProperties>
</file>