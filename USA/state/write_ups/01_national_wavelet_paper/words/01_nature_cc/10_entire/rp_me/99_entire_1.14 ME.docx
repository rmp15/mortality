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bookmarkStart w:id="0" w:name="_GoBack"/>
      <w:bookmarkEnd w:id="0"/>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ins w:id="1" w:author="Majid" w:date="2017-01-12T10:28:00Z">
        <w:r w:rsidR="00C57E45" w:rsidRPr="00CF4E04">
          <w:rPr>
            <w:rFonts w:ascii="Times New Roman" w:hAnsi="Times New Roman"/>
            <w:color w:val="000000" w:themeColor="text1"/>
            <w:sz w:val="24"/>
            <w:szCs w:val="24"/>
            <w:vertAlign w:val="superscript"/>
            <w:lang w:val="it-IT"/>
          </w:rPr>
          <w:t>1,2,</w:t>
        </w:r>
      </w:ins>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1F1A00CA"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ins w:id="2" w:author="Majid" w:date="2017-01-12T12:19:00Z">
        <w:r w:rsidR="00B83A43">
          <w:rPr>
            <w:rFonts w:ascii="Times New Roman" w:hAnsi="Times New Roman"/>
            <w:color w:val="000000" w:themeColor="text1"/>
            <w:sz w:val="24"/>
            <w:szCs w:val="24"/>
          </w:rPr>
          <w:t xml:space="preserve">University of Washington, </w:t>
        </w:r>
      </w:ins>
      <w:r w:rsidR="008155F4" w:rsidRPr="00B83A43">
        <w:rPr>
          <w:rFonts w:ascii="Times New Roman" w:hAnsi="Times New Roman"/>
          <w:color w:val="000000" w:themeColor="text1"/>
          <w:sz w:val="24"/>
          <w:szCs w:val="24"/>
        </w:rPr>
        <w:t xml:space="preserve">Seattle, </w:t>
      </w:r>
      <w:del w:id="3" w:author="Majid" w:date="2017-01-12T12:20:00Z">
        <w:r w:rsidR="008155F4" w:rsidRPr="00B83A43" w:rsidDel="00B83A43">
          <w:rPr>
            <w:rFonts w:ascii="Times New Roman" w:hAnsi="Times New Roman"/>
            <w:color w:val="000000" w:themeColor="text1"/>
            <w:sz w:val="24"/>
            <w:szCs w:val="24"/>
          </w:rPr>
          <w:delText>United States</w:delText>
        </w:r>
      </w:del>
      <w:ins w:id="4" w:author="Majid" w:date="2017-01-12T12:20:00Z">
        <w:r w:rsidR="00B83A43">
          <w:rPr>
            <w:rFonts w:ascii="Times New Roman" w:hAnsi="Times New Roman"/>
            <w:color w:val="000000" w:themeColor="text1"/>
            <w:sz w:val="24"/>
            <w:szCs w:val="24"/>
          </w:rPr>
          <w:t>USA</w:t>
        </w:r>
      </w:ins>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CF4E04">
        <w:rPr>
          <w:rFonts w:ascii="Times New Roman" w:hAnsi="Times New Roman"/>
          <w:sz w:val="24"/>
          <w:szCs w:val="24"/>
          <w:rPrChange w:id="5" w:author="Majid" w:date="2017-01-12T12:16:00Z">
            <w:rPr/>
          </w:rPrChange>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27BBD778" w14:textId="0ECD434C" w:rsidR="006E3E3C" w:rsidRPr="00CF4E04" w:rsidDel="00C57E45" w:rsidRDefault="006E3E3C" w:rsidP="003F6B5D">
      <w:pPr>
        <w:spacing w:after="0" w:line="480" w:lineRule="auto"/>
        <w:rPr>
          <w:del w:id="6" w:author="Majid" w:date="2017-01-12T10:28:00Z"/>
          <w:rFonts w:ascii="Times New Roman" w:hAnsi="Times New Roman"/>
          <w:color w:val="000000" w:themeColor="text1"/>
          <w:sz w:val="24"/>
          <w:szCs w:val="24"/>
        </w:rPr>
      </w:pP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4451951D"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del w:id="7" w:author="Majid" w:date="2017-01-12T10:29:00Z">
        <w:r w:rsidRPr="00CF4E04" w:rsidDel="00C57E45">
          <w:rPr>
            <w:rFonts w:ascii="Times New Roman" w:hAnsi="Times New Roman"/>
            <w:b/>
            <w:color w:val="000000" w:themeColor="text1"/>
            <w:sz w:val="24"/>
            <w:szCs w:val="24"/>
          </w:rPr>
          <w:delText>on how the</w:delText>
        </w:r>
      </w:del>
      <w:ins w:id="8" w:author="Majid" w:date="2017-01-12T10:29:00Z">
        <w:r w:rsidR="00C57E45" w:rsidRPr="00CF4E04">
          <w:rPr>
            <w:rFonts w:ascii="Times New Roman" w:hAnsi="Times New Roman"/>
            <w:b/>
            <w:color w:val="000000" w:themeColor="text1"/>
            <w:sz w:val="24"/>
            <w:szCs w:val="24"/>
          </w:rPr>
          <w:t>to characterise the</w:t>
        </w:r>
      </w:ins>
      <w:r w:rsidRPr="00CF4E04">
        <w:rPr>
          <w:rFonts w:ascii="Times New Roman" w:hAnsi="Times New Roman"/>
          <w:b/>
          <w:color w:val="000000" w:themeColor="text1"/>
          <w:sz w:val="24"/>
          <w:szCs w:val="24"/>
        </w:rPr>
        <w:t xml:space="preserve"> seasonality of mortality </w:t>
      </w:r>
      <w:ins w:id="9" w:author="Majid" w:date="2017-01-12T10:46:00Z">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ins>
      <w:del w:id="10" w:author="Majid" w:date="2017-01-12T10:29:00Z">
        <w:r w:rsidRPr="00CF4E04" w:rsidDel="00C57E45">
          <w:rPr>
            <w:rFonts w:ascii="Times New Roman" w:hAnsi="Times New Roman"/>
            <w:b/>
            <w:color w:val="000000" w:themeColor="text1"/>
            <w:sz w:val="24"/>
            <w:szCs w:val="24"/>
          </w:rPr>
          <w:delText xml:space="preserve">varies </w:delText>
        </w:r>
      </w:del>
      <w:del w:id="11" w:author="Majid" w:date="2017-01-12T10:46:00Z">
        <w:r w:rsidRPr="00CF4E04" w:rsidDel="00A46C53">
          <w:rPr>
            <w:rFonts w:ascii="Times New Roman" w:hAnsi="Times New Roman"/>
            <w:b/>
            <w:color w:val="000000" w:themeColor="text1"/>
            <w:sz w:val="24"/>
            <w:szCs w:val="24"/>
          </w:rPr>
          <w:delText xml:space="preserve">by </w:delText>
        </w:r>
      </w:del>
      <w:r w:rsidRPr="00CF4E04">
        <w:rPr>
          <w:rFonts w:ascii="Times New Roman" w:hAnsi="Times New Roman"/>
          <w:b/>
          <w:color w:val="000000" w:themeColor="text1"/>
          <w:sz w:val="24"/>
          <w:szCs w:val="24"/>
        </w:rPr>
        <w:t>age</w:t>
      </w:r>
      <w:ins w:id="12" w:author="Majid" w:date="2017-01-12T10:47:00Z">
        <w:r w:rsidR="00A46C53" w:rsidRPr="00CF4E04">
          <w:rPr>
            <w:rFonts w:ascii="Times New Roman" w:hAnsi="Times New Roman"/>
            <w:b/>
            <w:color w:val="000000" w:themeColor="text1"/>
            <w:sz w:val="24"/>
            <w:szCs w:val="24"/>
          </w:rPr>
          <w:t>,</w:t>
        </w:r>
      </w:ins>
      <w:r w:rsidRPr="00CF4E04">
        <w:rPr>
          <w:rFonts w:ascii="Times New Roman" w:hAnsi="Times New Roman"/>
          <w:b/>
          <w:color w:val="000000" w:themeColor="text1"/>
          <w:sz w:val="24"/>
          <w:szCs w:val="24"/>
        </w:rPr>
        <w:t xml:space="preserve"> </w:t>
      </w:r>
      <w:del w:id="13" w:author="Majid" w:date="2017-01-12T10:47:00Z">
        <w:r w:rsidRPr="00CF4E04" w:rsidDel="00A46C53">
          <w:rPr>
            <w:rFonts w:ascii="Times New Roman" w:hAnsi="Times New Roman"/>
            <w:b/>
            <w:color w:val="000000" w:themeColor="text1"/>
            <w:sz w:val="24"/>
            <w:szCs w:val="24"/>
          </w:rPr>
          <w:delText xml:space="preserve">and </w:delText>
        </w:r>
      </w:del>
      <w:r w:rsidRPr="00CF4E04">
        <w:rPr>
          <w:rFonts w:ascii="Times New Roman" w:hAnsi="Times New Roman"/>
          <w:b/>
          <w:color w:val="000000" w:themeColor="text1"/>
          <w:sz w:val="24"/>
          <w:szCs w:val="24"/>
        </w:rPr>
        <w:t xml:space="preserve">sex, and </w:t>
      </w:r>
      <w:ins w:id="14" w:author="Majid" w:date="2017-01-12T10:47:00Z">
        <w:r w:rsidR="00A46C53" w:rsidRPr="00CF4E04">
          <w:rPr>
            <w:rFonts w:ascii="Times New Roman" w:hAnsi="Times New Roman"/>
            <w:b/>
            <w:color w:val="000000" w:themeColor="text1"/>
            <w:sz w:val="24"/>
            <w:szCs w:val="24"/>
          </w:rPr>
          <w:t xml:space="preserve">local climate </w:t>
        </w:r>
      </w:ins>
      <w:del w:id="15" w:author="Majid" w:date="2017-01-12T10:47:00Z">
        <w:r w:rsidRPr="00CF4E04" w:rsidDel="00A46C53">
          <w:rPr>
            <w:rFonts w:ascii="Times New Roman" w:hAnsi="Times New Roman"/>
            <w:b/>
            <w:color w:val="000000" w:themeColor="text1"/>
            <w:sz w:val="24"/>
            <w:szCs w:val="24"/>
          </w:rPr>
          <w:delText xml:space="preserve">in a large country like the USA, </w:delText>
        </w:r>
      </w:del>
      <w:del w:id="16" w:author="Majid" w:date="2017-01-12T10:46:00Z">
        <w:r w:rsidRPr="00CF4E04" w:rsidDel="00A46C53">
          <w:rPr>
            <w:rFonts w:ascii="Times New Roman" w:hAnsi="Times New Roman"/>
            <w:b/>
            <w:color w:val="000000" w:themeColor="text1"/>
            <w:sz w:val="24"/>
            <w:szCs w:val="24"/>
          </w:rPr>
          <w:delText xml:space="preserve">in relation to </w:delText>
        </w:r>
      </w:del>
      <w:del w:id="17" w:author="Majid" w:date="2017-01-12T10:47:00Z">
        <w:r w:rsidRPr="00CF4E04" w:rsidDel="00A46C53">
          <w:rPr>
            <w:rFonts w:ascii="Times New Roman" w:hAnsi="Times New Roman"/>
            <w:b/>
            <w:color w:val="000000" w:themeColor="text1"/>
            <w:sz w:val="24"/>
            <w:szCs w:val="24"/>
          </w:rPr>
          <w:delText>climatic regions</w:delText>
        </w:r>
      </w:del>
      <w:r w:rsidRPr="00CF4E04">
        <w:rPr>
          <w:rFonts w:ascii="Times New Roman" w:hAnsi="Times New Roman"/>
          <w:b/>
          <w:color w:val="000000" w:themeColor="text1"/>
          <w:sz w:val="24"/>
          <w:szCs w:val="24"/>
        </w:rPr>
        <w:t xml:space="preserve">, </w:t>
      </w:r>
      <w:del w:id="18" w:author="Majid" w:date="2017-01-12T10:47:00Z">
        <w:r w:rsidRPr="00CF4E04" w:rsidDel="00A46C53">
          <w:rPr>
            <w:rFonts w:ascii="Times New Roman" w:hAnsi="Times New Roman"/>
            <w:b/>
            <w:color w:val="000000" w:themeColor="text1"/>
            <w:sz w:val="24"/>
            <w:szCs w:val="24"/>
          </w:rPr>
          <w:delText>and how</w:delText>
        </w:r>
      </w:del>
      <w:ins w:id="19" w:author="Majid" w:date="2017-01-12T10:47:00Z">
        <w:r w:rsidR="00A46C53" w:rsidRPr="00CF4E04">
          <w:rPr>
            <w:rFonts w:ascii="Times New Roman" w:hAnsi="Times New Roman"/>
            <w:b/>
            <w:color w:val="000000" w:themeColor="text1"/>
            <w:sz w:val="24"/>
            <w:szCs w:val="24"/>
          </w:rPr>
          <w:t>or to understand how</w:t>
        </w:r>
      </w:ins>
      <w:r w:rsidRPr="00CF4E04">
        <w:rPr>
          <w:rFonts w:ascii="Times New Roman" w:hAnsi="Times New Roman"/>
          <w:b/>
          <w:color w:val="000000" w:themeColor="text1"/>
          <w:sz w:val="24"/>
          <w:szCs w:val="24"/>
        </w:rPr>
        <w:t xml:space="preserve"> it has changed over time.  Here, we use geo-coded data on deaths </w:t>
      </w:r>
      <w:ins w:id="20" w:author="Majid" w:date="2017-01-12T10:47:00Z">
        <w:r w:rsidR="00A46C53" w:rsidRPr="00CF4E04">
          <w:rPr>
            <w:rFonts w:ascii="Times New Roman" w:hAnsi="Times New Roman"/>
            <w:b/>
            <w:color w:val="000000" w:themeColor="text1"/>
            <w:sz w:val="24"/>
            <w:szCs w:val="24"/>
          </w:rPr>
          <w:t xml:space="preserve">in the USA </w:t>
        </w:r>
      </w:ins>
      <w:r w:rsidRPr="00CF4E04">
        <w:rPr>
          <w:rFonts w:ascii="Times New Roman" w:hAnsi="Times New Roman"/>
          <w:b/>
          <w:color w:val="000000" w:themeColor="text1"/>
          <w:sz w:val="24"/>
          <w:szCs w:val="24"/>
        </w:rPr>
        <w:t xml:space="preserve">and wavelet analytical techniques to analyse the seasonality of mortality by age group and sex </w:t>
      </w:r>
      <w:del w:id="21" w:author="Majid" w:date="2017-01-12T10:47:00Z">
        <w:r w:rsidRPr="00CF4E04" w:rsidDel="00A46C53">
          <w:rPr>
            <w:rFonts w:ascii="Times New Roman" w:hAnsi="Times New Roman"/>
            <w:b/>
            <w:color w:val="000000" w:themeColor="text1"/>
            <w:sz w:val="24"/>
            <w:szCs w:val="24"/>
          </w:rPr>
          <w:delText xml:space="preserve">in the USA </w:delText>
        </w:r>
      </w:del>
      <w:r w:rsidRPr="00CF4E04">
        <w:rPr>
          <w:rFonts w:ascii="Times New Roman" w:hAnsi="Times New Roman"/>
          <w:b/>
          <w:color w:val="000000" w:themeColor="text1"/>
          <w:sz w:val="24"/>
          <w:szCs w:val="24"/>
        </w:rPr>
        <w:t xml:space="preserve">from 1982 to 2013, nationally and in subnational climatic regions. Death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del w:id="22" w:author="Majid" w:date="2017-01-12T10:50:00Z">
        <w:r w:rsidRPr="00CF4E04" w:rsidDel="00A46C53">
          <w:rPr>
            <w:rFonts w:ascii="Times New Roman" w:hAnsi="Times New Roman"/>
            <w:b/>
            <w:color w:val="000000" w:themeColor="text1"/>
            <w:sz w:val="24"/>
            <w:szCs w:val="24"/>
          </w:rPr>
          <w:delText>[[[still to add a last sentence]]]</w:delText>
        </w:r>
      </w:del>
      <w:ins w:id="23" w:author="Majid" w:date="2017-01-12T10:50:00Z">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xml:space="preserve">, </w:t>
        </w:r>
      </w:ins>
      <w:ins w:id="24" w:author="Majid" w:date="2017-01-12T10:51:00Z">
        <w:r w:rsidR="00A46C53" w:rsidRPr="00CF4E04">
          <w:rPr>
            <w:rFonts w:ascii="Times New Roman" w:hAnsi="Times New Roman"/>
            <w:b/>
            <w:color w:val="000000" w:themeColor="text1"/>
            <w:sz w:val="24"/>
            <w:szCs w:val="24"/>
          </w:rPr>
          <w:t>and envision how</w:t>
        </w:r>
      </w:ins>
      <w:ins w:id="25" w:author="Majid" w:date="2017-01-12T10:50:00Z">
        <w:r w:rsidR="00A46C53" w:rsidRPr="00CF4E04">
          <w:rPr>
            <w:rFonts w:ascii="Times New Roman" w:hAnsi="Times New Roman"/>
            <w:b/>
            <w:color w:val="000000" w:themeColor="text1"/>
            <w:sz w:val="24"/>
            <w:szCs w:val="24"/>
          </w:rPr>
          <w:t xml:space="preserve"> chang</w:t>
        </w:r>
      </w:ins>
      <w:ins w:id="26" w:author="Majid" w:date="2017-01-12T10:54:00Z">
        <w:r w:rsidR="00A46C53" w:rsidRPr="00CF4E04">
          <w:rPr>
            <w:rFonts w:ascii="Times New Roman" w:hAnsi="Times New Roman"/>
            <w:b/>
            <w:color w:val="000000" w:themeColor="text1"/>
            <w:sz w:val="24"/>
            <w:szCs w:val="24"/>
          </w:rPr>
          <w:t>es in regional</w:t>
        </w:r>
      </w:ins>
      <w:ins w:id="27" w:author="Majid" w:date="2017-01-12T10:50:00Z">
        <w:r w:rsidR="00A46C53" w:rsidRPr="00CF4E04">
          <w:rPr>
            <w:rFonts w:ascii="Times New Roman" w:hAnsi="Times New Roman"/>
            <w:b/>
            <w:color w:val="000000" w:themeColor="text1"/>
            <w:sz w:val="24"/>
            <w:szCs w:val="24"/>
          </w:rPr>
          <w:t xml:space="preserve"> climate </w:t>
        </w:r>
      </w:ins>
      <w:ins w:id="28" w:author="Majid" w:date="2017-01-12T10:54:00Z">
        <w:r w:rsidR="00A46C53" w:rsidRPr="00CF4E04">
          <w:rPr>
            <w:rFonts w:ascii="Times New Roman" w:hAnsi="Times New Roman"/>
            <w:b/>
            <w:color w:val="000000" w:themeColor="text1"/>
            <w:sz w:val="24"/>
            <w:szCs w:val="24"/>
          </w:rPr>
          <w:t>may influence seasonal mortality</w:t>
        </w:r>
      </w:ins>
      <w:ins w:id="29" w:author="Majid" w:date="2017-01-12T10:50:00Z">
        <w:r w:rsidR="00A46C53" w:rsidRPr="00CF4E04">
          <w:rPr>
            <w:rFonts w:ascii="Times New Roman" w:hAnsi="Times New Roman"/>
            <w:b/>
            <w:color w:val="000000" w:themeColor="text1"/>
            <w:sz w:val="24"/>
            <w:szCs w:val="24"/>
          </w:rPr>
          <w:t>.</w:t>
        </w:r>
      </w:ins>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127B2B7B"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commentRangeStart w:id="30"/>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sidRPr="00CF4E04">
        <w:rPr>
          <w:rFonts w:ascii="Times New Roman" w:hAnsi="Times New Roman"/>
          <w:color w:val="000000" w:themeColor="text1"/>
          <w:sz w:val="24"/>
          <w:szCs w:val="24"/>
        </w:rPr>
        <w:instrText xml:space="preserve"> ADDIN EN.CITE </w:instrText>
      </w:r>
      <w:r w:rsidR="00BF3B32" w:rsidRPr="00CF4E04">
        <w:rPr>
          <w:rFonts w:ascii="Times New Roman" w:hAnsi="Times New Roman"/>
          <w:color w:val="000000" w:themeColor="text1"/>
          <w:sz w:val="24"/>
          <w:szCs w:val="24"/>
          <w:rPrChange w:id="31" w:author="Majid" w:date="2017-01-12T12:16:00Z">
            <w:rPr>
              <w:rFonts w:ascii="Times New Roman" w:hAnsi="Times New Roman"/>
              <w:color w:val="000000" w:themeColor="text1"/>
              <w:sz w:val="24"/>
              <w:szCs w:val="24"/>
            </w:rPr>
          </w:rPrChange>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sidRPr="00CF4E04">
        <w:rPr>
          <w:rFonts w:ascii="Times New Roman" w:hAnsi="Times New Roman"/>
          <w:color w:val="000000" w:themeColor="text1"/>
          <w:sz w:val="24"/>
          <w:szCs w:val="24"/>
        </w:rPr>
        <w:instrText xml:space="preserve"> ADDIN EN.CITE.DATA </w:instrText>
      </w:r>
      <w:r w:rsidR="00BF3B32" w:rsidRPr="00CF4E04">
        <w:rPr>
          <w:rFonts w:ascii="Times New Roman" w:hAnsi="Times New Roman"/>
          <w:color w:val="000000" w:themeColor="text1"/>
          <w:sz w:val="24"/>
          <w:szCs w:val="24"/>
          <w:rPrChange w:id="32" w:author="Majid" w:date="2017-01-12T12:16:00Z">
            <w:rPr>
              <w:rFonts w:ascii="Times New Roman" w:hAnsi="Times New Roman"/>
              <w:color w:val="000000" w:themeColor="text1"/>
              <w:sz w:val="24"/>
              <w:szCs w:val="24"/>
            </w:rPr>
          </w:rPrChange>
        </w:rPr>
      </w:r>
      <w:r w:rsidR="00BF3B32" w:rsidRPr="00CF4E04">
        <w:rPr>
          <w:rFonts w:ascii="Times New Roman" w:hAnsi="Times New Roman"/>
          <w:color w:val="000000" w:themeColor="text1"/>
          <w:sz w:val="24"/>
          <w:szCs w:val="24"/>
          <w:rPrChange w:id="33" w:author="Majid" w:date="2017-01-12T12:16:00Z">
            <w:rPr>
              <w:rFonts w:ascii="Times New Roman" w:hAnsi="Times New Roman"/>
              <w:color w:val="000000" w:themeColor="text1"/>
              <w:sz w:val="24"/>
              <w:szCs w:val="24"/>
            </w:rPr>
          </w:rPrChange>
        </w:rPr>
        <w:fldChar w:fldCharType="end"/>
      </w:r>
      <w:r w:rsidR="00BF3B32" w:rsidRPr="00EA38A0">
        <w:rPr>
          <w:rFonts w:ascii="Times New Roman" w:hAnsi="Times New Roman"/>
          <w:color w:val="000000" w:themeColor="text1"/>
          <w:sz w:val="24"/>
          <w:szCs w:val="24"/>
          <w:rPrChange w:id="34" w:author="Majid" w:date="2017-01-12T12:16:00Z">
            <w:rPr>
              <w:rFonts w:ascii="Times New Roman" w:hAnsi="Times New Roman"/>
              <w:color w:val="000000" w:themeColor="text1"/>
              <w:sz w:val="24"/>
              <w:szCs w:val="24"/>
            </w:rPr>
          </w:rPrChange>
        </w:rPr>
      </w:r>
      <w:r w:rsidR="00BF3B32" w:rsidRPr="00EA38A0">
        <w:rPr>
          <w:rFonts w:ascii="Times New Roman" w:hAnsi="Times New Roman"/>
          <w:color w:val="000000" w:themeColor="text1"/>
          <w:sz w:val="24"/>
          <w:szCs w:val="24"/>
          <w:rPrChange w:id="35"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1-5</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commentRangeEnd w:id="30"/>
      <w:r w:rsidR="006C3434" w:rsidRPr="00CF4E04">
        <w:rPr>
          <w:rStyle w:val="CommentReference"/>
          <w:rFonts w:ascii="Times New Roman" w:eastAsiaTheme="minorHAnsi" w:hAnsi="Times New Roman"/>
          <w:sz w:val="24"/>
          <w:szCs w:val="24"/>
          <w:rPrChange w:id="36" w:author="Majid" w:date="2017-01-12T12:16:00Z">
            <w:rPr>
              <w:rStyle w:val="CommentReference"/>
              <w:rFonts w:asciiTheme="minorHAnsi" w:eastAsiaTheme="minorHAnsi" w:hAnsiTheme="minorHAnsi" w:cstheme="minorBidi"/>
            </w:rPr>
          </w:rPrChange>
        </w:rPr>
        <w:commentReference w:id="30"/>
      </w:r>
      <w:r w:rsidRPr="00CF4E04">
        <w:rPr>
          <w:rFonts w:ascii="Times New Roman" w:hAnsi="Times New Roman"/>
          <w:color w:val="000000" w:themeColor="text1"/>
          <w:sz w:val="24"/>
          <w:szCs w:val="24"/>
        </w:rPr>
        <w:t>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sidRPr="00CF4E04">
        <w:rPr>
          <w:rFonts w:ascii="Times New Roman" w:hAnsi="Times New Roman"/>
          <w:color w:val="000000" w:themeColor="text1"/>
          <w:sz w:val="24"/>
          <w:szCs w:val="24"/>
        </w:rPr>
        <w:instrText xml:space="preserve"> ADDIN EN.CITE </w:instrText>
      </w:r>
      <w:r w:rsidR="00BF3B32" w:rsidRPr="00CF4E04">
        <w:rPr>
          <w:rFonts w:ascii="Times New Roman" w:hAnsi="Times New Roman"/>
          <w:color w:val="000000" w:themeColor="text1"/>
          <w:sz w:val="24"/>
          <w:szCs w:val="24"/>
          <w:rPrChange w:id="37" w:author="Majid" w:date="2017-01-12T12:16:00Z">
            <w:rPr>
              <w:rFonts w:ascii="Times New Roman" w:hAnsi="Times New Roman"/>
              <w:color w:val="000000" w:themeColor="text1"/>
              <w:sz w:val="24"/>
              <w:szCs w:val="24"/>
            </w:rPr>
          </w:rPrChange>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sidRPr="00CF4E04">
        <w:rPr>
          <w:rFonts w:ascii="Times New Roman" w:hAnsi="Times New Roman"/>
          <w:color w:val="000000" w:themeColor="text1"/>
          <w:sz w:val="24"/>
          <w:szCs w:val="24"/>
        </w:rPr>
        <w:instrText xml:space="preserve"> ADDIN EN.CITE.DATA </w:instrText>
      </w:r>
      <w:r w:rsidR="00BF3B32" w:rsidRPr="00CF4E04">
        <w:rPr>
          <w:rFonts w:ascii="Times New Roman" w:hAnsi="Times New Roman"/>
          <w:color w:val="000000" w:themeColor="text1"/>
          <w:sz w:val="24"/>
          <w:szCs w:val="24"/>
          <w:rPrChange w:id="38" w:author="Majid" w:date="2017-01-12T12:16:00Z">
            <w:rPr>
              <w:rFonts w:ascii="Times New Roman" w:hAnsi="Times New Roman"/>
              <w:color w:val="000000" w:themeColor="text1"/>
              <w:sz w:val="24"/>
              <w:szCs w:val="24"/>
            </w:rPr>
          </w:rPrChange>
        </w:rPr>
      </w:r>
      <w:r w:rsidR="00BF3B32" w:rsidRPr="00CF4E04">
        <w:rPr>
          <w:rFonts w:ascii="Times New Roman" w:hAnsi="Times New Roman"/>
          <w:color w:val="000000" w:themeColor="text1"/>
          <w:sz w:val="24"/>
          <w:szCs w:val="24"/>
          <w:rPrChange w:id="39" w:author="Majid" w:date="2017-01-12T12:16:00Z">
            <w:rPr>
              <w:rFonts w:ascii="Times New Roman" w:hAnsi="Times New Roman"/>
              <w:color w:val="000000" w:themeColor="text1"/>
              <w:sz w:val="24"/>
              <w:szCs w:val="24"/>
            </w:rPr>
          </w:rPrChange>
        </w:rPr>
        <w:fldChar w:fldCharType="end"/>
      </w:r>
      <w:r w:rsidRPr="00EA38A0">
        <w:rPr>
          <w:rFonts w:ascii="Times New Roman" w:hAnsi="Times New Roman"/>
          <w:color w:val="000000" w:themeColor="text1"/>
          <w:sz w:val="24"/>
          <w:szCs w:val="24"/>
          <w:rPrChange w:id="40" w:author="Majid" w:date="2017-01-12T12:16:00Z">
            <w:rPr>
              <w:rFonts w:ascii="Times New Roman" w:hAnsi="Times New Roman"/>
              <w:color w:val="000000" w:themeColor="text1"/>
              <w:sz w:val="24"/>
              <w:szCs w:val="24"/>
            </w:rPr>
          </w:rPrChange>
        </w:rPr>
      </w:r>
      <w:r w:rsidRPr="00EA38A0">
        <w:rPr>
          <w:rFonts w:ascii="Times New Roman" w:hAnsi="Times New Roman"/>
          <w:color w:val="000000" w:themeColor="text1"/>
          <w:sz w:val="24"/>
          <w:szCs w:val="24"/>
          <w:rPrChange w:id="41"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6-8</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ins w:id="42" w:author="Majid" w:date="2017-01-12T11:04:00Z">
        <w:r w:rsidR="006C3434" w:rsidRPr="00CF4E04">
          <w:rPr>
            <w:rFonts w:ascii="Times New Roman" w:hAnsi="Times New Roman"/>
            <w:color w:val="000000" w:themeColor="text1"/>
            <w:sz w:val="24"/>
            <w:szCs w:val="24"/>
          </w:rPr>
          <w:t>geographically</w:t>
        </w:r>
      </w:ins>
      <w:del w:id="43" w:author="Majid" w:date="2017-01-12T11:04:00Z">
        <w:r w:rsidRPr="00CF4E04" w:rsidDel="006C3434">
          <w:rPr>
            <w:rFonts w:ascii="Times New Roman" w:hAnsi="Times New Roman"/>
            <w:color w:val="000000" w:themeColor="text1"/>
            <w:sz w:val="24"/>
            <w:szCs w:val="24"/>
          </w:rPr>
          <w:delText>throughout the country</w:delText>
        </w:r>
      </w:del>
      <w:r w:rsidRPr="00CF4E04">
        <w:rPr>
          <w:rFonts w:ascii="Times New Roman" w:hAnsi="Times New Roman"/>
          <w:color w:val="000000" w:themeColor="text1"/>
          <w:sz w:val="24"/>
          <w:szCs w:val="24"/>
        </w:rPr>
        <w:t>, but also the seasonality of mortality may vary</w:t>
      </w:r>
      <w:del w:id="44" w:author="Majid" w:date="2017-01-12T11:04:00Z">
        <w:r w:rsidRPr="00CF4E04" w:rsidDel="006C3434">
          <w:rPr>
            <w:rFonts w:ascii="Times New Roman" w:hAnsi="Times New Roman"/>
            <w:color w:val="000000" w:themeColor="text1"/>
            <w:sz w:val="24"/>
            <w:szCs w:val="24"/>
          </w:rPr>
          <w:delText xml:space="preserve"> geographically</w:delText>
        </w:r>
      </w:del>
      <w:r w:rsidRPr="00CF4E04">
        <w:rPr>
          <w:rFonts w:ascii="Times New Roman" w:hAnsi="Times New Roman"/>
          <w:color w:val="000000" w:themeColor="text1"/>
          <w:sz w:val="24"/>
          <w:szCs w:val="24"/>
        </w:rPr>
        <w:t>,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sidRPr="00CF4E04">
        <w:rPr>
          <w:rFonts w:ascii="Times New Roman" w:hAnsi="Times New Roman"/>
          <w:color w:val="000000" w:themeColor="text1"/>
          <w:sz w:val="24"/>
          <w:szCs w:val="24"/>
        </w:rPr>
        <w:instrText xml:space="preserve"> ADDIN EN.CITE </w:instrText>
      </w:r>
      <w:r w:rsidR="00BF3B32" w:rsidRPr="00CF4E04">
        <w:rPr>
          <w:rFonts w:ascii="Times New Roman" w:hAnsi="Times New Roman"/>
          <w:color w:val="000000" w:themeColor="text1"/>
          <w:sz w:val="24"/>
          <w:szCs w:val="24"/>
          <w:rPrChange w:id="45" w:author="Majid" w:date="2017-01-12T12:16:00Z">
            <w:rPr>
              <w:rFonts w:ascii="Times New Roman" w:hAnsi="Times New Roman"/>
              <w:color w:val="000000" w:themeColor="text1"/>
              <w:sz w:val="24"/>
              <w:szCs w:val="24"/>
            </w:rPr>
          </w:rPrChange>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sidRPr="00CF4E04">
        <w:rPr>
          <w:rFonts w:ascii="Times New Roman" w:hAnsi="Times New Roman"/>
          <w:color w:val="000000" w:themeColor="text1"/>
          <w:sz w:val="24"/>
          <w:szCs w:val="24"/>
        </w:rPr>
        <w:instrText xml:space="preserve"> ADDIN EN.CITE.DATA </w:instrText>
      </w:r>
      <w:r w:rsidR="00BF3B32" w:rsidRPr="00CF4E04">
        <w:rPr>
          <w:rFonts w:ascii="Times New Roman" w:hAnsi="Times New Roman"/>
          <w:color w:val="000000" w:themeColor="text1"/>
          <w:sz w:val="24"/>
          <w:szCs w:val="24"/>
          <w:rPrChange w:id="46" w:author="Majid" w:date="2017-01-12T12:16:00Z">
            <w:rPr>
              <w:rFonts w:ascii="Times New Roman" w:hAnsi="Times New Roman"/>
              <w:color w:val="000000" w:themeColor="text1"/>
              <w:sz w:val="24"/>
              <w:szCs w:val="24"/>
            </w:rPr>
          </w:rPrChange>
        </w:rPr>
      </w:r>
      <w:r w:rsidR="00BF3B32" w:rsidRPr="00CF4E04">
        <w:rPr>
          <w:rFonts w:ascii="Times New Roman" w:hAnsi="Times New Roman"/>
          <w:color w:val="000000" w:themeColor="text1"/>
          <w:sz w:val="24"/>
          <w:szCs w:val="24"/>
          <w:rPrChange w:id="47" w:author="Majid" w:date="2017-01-12T12:16:00Z">
            <w:rPr>
              <w:rFonts w:ascii="Times New Roman" w:hAnsi="Times New Roman"/>
              <w:color w:val="000000" w:themeColor="text1"/>
              <w:sz w:val="24"/>
              <w:szCs w:val="24"/>
            </w:rPr>
          </w:rPrChange>
        </w:rPr>
        <w:fldChar w:fldCharType="end"/>
      </w:r>
      <w:r w:rsidRPr="00EA38A0">
        <w:rPr>
          <w:rFonts w:ascii="Times New Roman" w:hAnsi="Times New Roman"/>
          <w:color w:val="000000" w:themeColor="text1"/>
          <w:sz w:val="24"/>
          <w:szCs w:val="24"/>
          <w:rPrChange w:id="48" w:author="Majid" w:date="2017-01-12T12:16:00Z">
            <w:rPr>
              <w:rFonts w:ascii="Times New Roman" w:hAnsi="Times New Roman"/>
              <w:color w:val="000000" w:themeColor="text1"/>
              <w:sz w:val="24"/>
              <w:szCs w:val="24"/>
            </w:rPr>
          </w:rPrChange>
        </w:rPr>
      </w:r>
      <w:r w:rsidRPr="00EA38A0">
        <w:rPr>
          <w:rFonts w:ascii="Times New Roman" w:hAnsi="Times New Roman"/>
          <w:color w:val="000000" w:themeColor="text1"/>
          <w:sz w:val="24"/>
          <w:szCs w:val="24"/>
          <w:rPrChange w:id="49"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9-12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ins w:id="50" w:author="Majid" w:date="2017-01-12T11:05:00Z">
        <w:r w:rsidR="00892077" w:rsidRPr="00CF4E04">
          <w:rPr>
            <w:rFonts w:ascii="Times New Roman" w:hAnsi="Times New Roman"/>
            <w:color w:val="000000" w:themeColor="text1"/>
            <w:sz w:val="24"/>
            <w:szCs w:val="24"/>
          </w:rPr>
          <w:t xml:space="preserve">adaptation </w:t>
        </w:r>
      </w:ins>
      <w:r w:rsidRPr="00CF4E04">
        <w:rPr>
          <w:rFonts w:ascii="Times New Roman" w:hAnsi="Times New Roman"/>
          <w:color w:val="000000" w:themeColor="text1"/>
          <w:sz w:val="24"/>
          <w:szCs w:val="24"/>
        </w:rPr>
        <w:t>technolog</w:t>
      </w:r>
      <w:ins w:id="51" w:author="Majid" w:date="2017-01-12T11:05:00Z">
        <w:r w:rsidR="00892077" w:rsidRPr="00CF4E04">
          <w:rPr>
            <w:rFonts w:ascii="Times New Roman" w:hAnsi="Times New Roman"/>
            <w:color w:val="000000" w:themeColor="text1"/>
            <w:sz w:val="24"/>
            <w:szCs w:val="24"/>
          </w:rPr>
          <w:t>ies</w:t>
        </w:r>
      </w:ins>
      <w:del w:id="52" w:author="Majid" w:date="2017-01-12T11:05:00Z">
        <w:r w:rsidRPr="00CF4E04" w:rsidDel="00892077">
          <w:rPr>
            <w:rFonts w:ascii="Times New Roman" w:hAnsi="Times New Roman"/>
            <w:color w:val="000000" w:themeColor="text1"/>
            <w:sz w:val="24"/>
            <w:szCs w:val="24"/>
          </w:rPr>
          <w:delText>y</w:delText>
        </w:r>
      </w:del>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sidRPr="00CF4E04">
        <w:rPr>
          <w:rFonts w:ascii="Times New Roman" w:hAnsi="Times New Roman"/>
          <w:color w:val="000000" w:themeColor="text1"/>
          <w:sz w:val="24"/>
          <w:szCs w:val="24"/>
        </w:rPr>
        <w:instrText xml:space="preserve"> ADDIN EN.CITE </w:instrText>
      </w:r>
      <w:r w:rsidR="00BF3B32" w:rsidRPr="00CF4E04">
        <w:rPr>
          <w:rFonts w:ascii="Times New Roman" w:hAnsi="Times New Roman"/>
          <w:color w:val="000000" w:themeColor="text1"/>
          <w:sz w:val="24"/>
          <w:szCs w:val="24"/>
          <w:rPrChange w:id="53" w:author="Majid" w:date="2017-01-12T12:16:00Z">
            <w:rPr>
              <w:rFonts w:ascii="Times New Roman" w:hAnsi="Times New Roman"/>
              <w:color w:val="000000" w:themeColor="text1"/>
              <w:sz w:val="24"/>
              <w:szCs w:val="24"/>
            </w:rPr>
          </w:rPrChange>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sidRPr="00CF4E04">
        <w:rPr>
          <w:rFonts w:ascii="Times New Roman" w:hAnsi="Times New Roman"/>
          <w:color w:val="000000" w:themeColor="text1"/>
          <w:sz w:val="24"/>
          <w:szCs w:val="24"/>
        </w:rPr>
        <w:instrText xml:space="preserve"> ADDIN EN.CITE.DATA </w:instrText>
      </w:r>
      <w:r w:rsidR="00BF3B32" w:rsidRPr="00CF4E04">
        <w:rPr>
          <w:rFonts w:ascii="Times New Roman" w:hAnsi="Times New Roman"/>
          <w:color w:val="000000" w:themeColor="text1"/>
          <w:sz w:val="24"/>
          <w:szCs w:val="24"/>
          <w:rPrChange w:id="54" w:author="Majid" w:date="2017-01-12T12:16:00Z">
            <w:rPr>
              <w:rFonts w:ascii="Times New Roman" w:hAnsi="Times New Roman"/>
              <w:color w:val="000000" w:themeColor="text1"/>
              <w:sz w:val="24"/>
              <w:szCs w:val="24"/>
            </w:rPr>
          </w:rPrChange>
        </w:rPr>
      </w:r>
      <w:r w:rsidR="00BF3B32" w:rsidRPr="00CF4E04">
        <w:rPr>
          <w:rFonts w:ascii="Times New Roman" w:hAnsi="Times New Roman"/>
          <w:color w:val="000000" w:themeColor="text1"/>
          <w:sz w:val="24"/>
          <w:szCs w:val="24"/>
          <w:rPrChange w:id="55" w:author="Majid" w:date="2017-01-12T12:16:00Z">
            <w:rPr>
              <w:rFonts w:ascii="Times New Roman" w:hAnsi="Times New Roman"/>
              <w:color w:val="000000" w:themeColor="text1"/>
              <w:sz w:val="24"/>
              <w:szCs w:val="24"/>
            </w:rPr>
          </w:rPrChange>
        </w:rPr>
        <w:fldChar w:fldCharType="end"/>
      </w:r>
      <w:r w:rsidRPr="00EA38A0">
        <w:rPr>
          <w:rFonts w:ascii="Times New Roman" w:hAnsi="Times New Roman"/>
          <w:color w:val="000000" w:themeColor="text1"/>
          <w:sz w:val="24"/>
          <w:szCs w:val="24"/>
          <w:rPrChange w:id="56" w:author="Majid" w:date="2017-01-12T12:16:00Z">
            <w:rPr>
              <w:rFonts w:ascii="Times New Roman" w:hAnsi="Times New Roman"/>
              <w:color w:val="000000" w:themeColor="text1"/>
              <w:sz w:val="24"/>
              <w:szCs w:val="24"/>
            </w:rPr>
          </w:rPrChange>
        </w:rPr>
      </w:r>
      <w:r w:rsidRPr="00EA38A0">
        <w:rPr>
          <w:rFonts w:ascii="Times New Roman" w:hAnsi="Times New Roman"/>
          <w:color w:val="000000" w:themeColor="text1"/>
          <w:sz w:val="24"/>
          <w:szCs w:val="24"/>
          <w:rPrChange w:id="57"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13-15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79F54635"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del w:id="58" w:author="Majid" w:date="2017-01-12T11:07:00Z">
        <w:r w:rsidRPr="00CF4E04" w:rsidDel="00E33E6E">
          <w:rPr>
            <w:rFonts w:ascii="Times New Roman" w:hAnsi="Times New Roman"/>
            <w:color w:val="000000" w:themeColor="text1"/>
            <w:sz w:val="24"/>
            <w:szCs w:val="24"/>
          </w:rPr>
          <w:delText>death rates</w:delText>
        </w:r>
      </w:del>
      <w:ins w:id="59" w:author="Majid" w:date="2017-01-12T11:07:00Z">
        <w:r w:rsidR="00E33E6E" w:rsidRPr="00CF4E04">
          <w:rPr>
            <w:rFonts w:ascii="Times New Roman" w:hAnsi="Times New Roman"/>
            <w:color w:val="000000" w:themeColor="text1"/>
            <w:sz w:val="24"/>
            <w:szCs w:val="24"/>
          </w:rPr>
          <w:t>mortality</w:t>
        </w:r>
      </w:ins>
      <w:r w:rsidRPr="00CF4E04">
        <w:rPr>
          <w:rFonts w:ascii="Times New Roman" w:hAnsi="Times New Roman"/>
          <w:color w:val="000000" w:themeColor="text1"/>
          <w:sz w:val="24"/>
          <w:szCs w:val="24"/>
        </w:rPr>
        <w:t>.</w:t>
      </w:r>
      <w:commentRangeStart w:id="60"/>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sidRPr="00CF4E04">
        <w:rPr>
          <w:rFonts w:ascii="Times New Roman" w:hAnsi="Times New Roman"/>
          <w:color w:val="000000" w:themeColor="text1"/>
          <w:sz w:val="24"/>
          <w:szCs w:val="24"/>
        </w:rPr>
        <w:instrText xml:space="preserve"> ADDIN EN.CITE </w:instrText>
      </w:r>
      <w:r w:rsidR="008B1C81" w:rsidRPr="00CF4E04">
        <w:rPr>
          <w:rFonts w:ascii="Times New Roman" w:hAnsi="Times New Roman"/>
          <w:color w:val="000000" w:themeColor="text1"/>
          <w:sz w:val="24"/>
          <w:szCs w:val="24"/>
          <w:rPrChange w:id="61" w:author="Majid" w:date="2017-01-12T12:16:00Z">
            <w:rPr>
              <w:rFonts w:ascii="Times New Roman" w:hAnsi="Times New Roman"/>
              <w:color w:val="000000" w:themeColor="text1"/>
              <w:sz w:val="24"/>
              <w:szCs w:val="24"/>
            </w:rPr>
          </w:rPrChange>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sidRPr="00CF4E04">
        <w:rPr>
          <w:rFonts w:ascii="Times New Roman" w:hAnsi="Times New Roman"/>
          <w:color w:val="000000" w:themeColor="text1"/>
          <w:sz w:val="24"/>
          <w:szCs w:val="24"/>
        </w:rPr>
        <w:instrText xml:space="preserve"> ADDIN EN.CITE.DATA </w:instrText>
      </w:r>
      <w:r w:rsidR="008B1C81" w:rsidRPr="00CF4E04">
        <w:rPr>
          <w:rFonts w:ascii="Times New Roman" w:hAnsi="Times New Roman"/>
          <w:color w:val="000000" w:themeColor="text1"/>
          <w:sz w:val="24"/>
          <w:szCs w:val="24"/>
          <w:rPrChange w:id="62" w:author="Majid" w:date="2017-01-12T12:16:00Z">
            <w:rPr>
              <w:rFonts w:ascii="Times New Roman" w:hAnsi="Times New Roman"/>
              <w:color w:val="000000" w:themeColor="text1"/>
              <w:sz w:val="24"/>
              <w:szCs w:val="24"/>
            </w:rPr>
          </w:rPrChange>
        </w:rPr>
      </w:r>
      <w:r w:rsidR="008B1C81" w:rsidRPr="00CF4E04">
        <w:rPr>
          <w:rFonts w:ascii="Times New Roman" w:hAnsi="Times New Roman"/>
          <w:color w:val="000000" w:themeColor="text1"/>
          <w:sz w:val="24"/>
          <w:szCs w:val="24"/>
          <w:rPrChange w:id="63" w:author="Majid" w:date="2017-01-12T12:16:00Z">
            <w:rPr>
              <w:rFonts w:ascii="Times New Roman" w:hAnsi="Times New Roman"/>
              <w:color w:val="000000" w:themeColor="text1"/>
              <w:sz w:val="24"/>
              <w:szCs w:val="24"/>
            </w:rPr>
          </w:rPrChange>
        </w:rPr>
        <w:fldChar w:fldCharType="end"/>
      </w:r>
      <w:r w:rsidRPr="00EA38A0">
        <w:rPr>
          <w:rFonts w:ascii="Times New Roman" w:hAnsi="Times New Roman"/>
          <w:color w:val="000000" w:themeColor="text1"/>
          <w:sz w:val="24"/>
          <w:szCs w:val="24"/>
          <w:rPrChange w:id="64" w:author="Majid" w:date="2017-01-12T12:16:00Z">
            <w:rPr>
              <w:rFonts w:ascii="Times New Roman" w:hAnsi="Times New Roman"/>
              <w:color w:val="000000" w:themeColor="text1"/>
              <w:sz w:val="24"/>
              <w:szCs w:val="24"/>
            </w:rPr>
          </w:rPrChange>
        </w:rPr>
      </w:r>
      <w:r w:rsidRPr="00EA38A0">
        <w:rPr>
          <w:rFonts w:ascii="Times New Roman" w:hAnsi="Times New Roman"/>
          <w:color w:val="000000" w:themeColor="text1"/>
          <w:sz w:val="24"/>
          <w:szCs w:val="24"/>
          <w:rPrChange w:id="65"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4-9,11,16-23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commentRangeEnd w:id="60"/>
      <w:r w:rsidR="00E33E6E" w:rsidRPr="00CF4E04">
        <w:rPr>
          <w:rStyle w:val="CommentReference"/>
          <w:rFonts w:ascii="Times New Roman" w:eastAsiaTheme="minorHAnsi" w:hAnsi="Times New Roman"/>
          <w:sz w:val="24"/>
          <w:szCs w:val="24"/>
          <w:rPrChange w:id="66" w:author="Majid" w:date="2017-01-12T12:16:00Z">
            <w:rPr>
              <w:rStyle w:val="CommentReference"/>
              <w:rFonts w:asciiTheme="minorHAnsi" w:eastAsiaTheme="minorHAnsi" w:hAnsiTheme="minorHAnsi" w:cstheme="minorBidi"/>
            </w:rPr>
          </w:rPrChange>
        </w:rPr>
        <w:commentReference w:id="60"/>
      </w:r>
      <w:r w:rsidRPr="00CF4E04">
        <w:rPr>
          <w:rFonts w:ascii="Times New Roman" w:hAnsi="Times New Roman"/>
          <w:color w:val="000000" w:themeColor="text1"/>
          <w:sz w:val="24"/>
          <w:szCs w:val="24"/>
        </w:rPr>
        <w:t xml:space="preserve">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BF3B32" w:rsidRPr="00CF4E04">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Change w:id="67"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7,16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sidRPr="00CF4E04">
        <w:rPr>
          <w:rFonts w:ascii="Times New Roman" w:hAnsi="Times New Roman"/>
          <w:color w:val="000000" w:themeColor="text1"/>
          <w:sz w:val="24"/>
          <w:szCs w:val="24"/>
        </w:rPr>
        <w:instrText xml:space="preserve"> ADDIN EN.CITE </w:instrText>
      </w:r>
      <w:r w:rsidR="00BF3B32" w:rsidRPr="00CF4E04">
        <w:rPr>
          <w:rFonts w:ascii="Times New Roman" w:hAnsi="Times New Roman"/>
          <w:color w:val="000000" w:themeColor="text1"/>
          <w:sz w:val="24"/>
          <w:szCs w:val="24"/>
          <w:rPrChange w:id="68" w:author="Majid" w:date="2017-01-12T12:16:00Z">
            <w:rPr>
              <w:rFonts w:ascii="Times New Roman" w:hAnsi="Times New Roman"/>
              <w:color w:val="000000" w:themeColor="text1"/>
              <w:sz w:val="24"/>
              <w:szCs w:val="24"/>
            </w:rPr>
          </w:rPrChange>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sidRPr="00CF4E04">
        <w:rPr>
          <w:rFonts w:ascii="Times New Roman" w:hAnsi="Times New Roman"/>
          <w:color w:val="000000" w:themeColor="text1"/>
          <w:sz w:val="24"/>
          <w:szCs w:val="24"/>
        </w:rPr>
        <w:instrText xml:space="preserve"> ADDIN EN.CITE.DATA </w:instrText>
      </w:r>
      <w:r w:rsidR="00BF3B32" w:rsidRPr="00CF4E04">
        <w:rPr>
          <w:rFonts w:ascii="Times New Roman" w:hAnsi="Times New Roman"/>
          <w:color w:val="000000" w:themeColor="text1"/>
          <w:sz w:val="24"/>
          <w:szCs w:val="24"/>
          <w:rPrChange w:id="69" w:author="Majid" w:date="2017-01-12T12:16:00Z">
            <w:rPr>
              <w:rFonts w:ascii="Times New Roman" w:hAnsi="Times New Roman"/>
              <w:color w:val="000000" w:themeColor="text1"/>
              <w:sz w:val="24"/>
              <w:szCs w:val="24"/>
            </w:rPr>
          </w:rPrChange>
        </w:rPr>
      </w:r>
      <w:r w:rsidR="00BF3B32" w:rsidRPr="00CF4E04">
        <w:rPr>
          <w:rFonts w:ascii="Times New Roman" w:hAnsi="Times New Roman"/>
          <w:color w:val="000000" w:themeColor="text1"/>
          <w:sz w:val="24"/>
          <w:szCs w:val="24"/>
          <w:rPrChange w:id="70" w:author="Majid" w:date="2017-01-12T12:16:00Z">
            <w:rPr>
              <w:rFonts w:ascii="Times New Roman" w:hAnsi="Times New Roman"/>
              <w:color w:val="000000" w:themeColor="text1"/>
              <w:sz w:val="24"/>
              <w:szCs w:val="24"/>
            </w:rPr>
          </w:rPrChange>
        </w:rPr>
        <w:fldChar w:fldCharType="end"/>
      </w:r>
      <w:r w:rsidRPr="00EA38A0">
        <w:rPr>
          <w:rFonts w:ascii="Times New Roman" w:hAnsi="Times New Roman"/>
          <w:color w:val="000000" w:themeColor="text1"/>
          <w:sz w:val="24"/>
          <w:szCs w:val="24"/>
          <w:rPrChange w:id="71" w:author="Majid" w:date="2017-01-12T12:16:00Z">
            <w:rPr>
              <w:rFonts w:ascii="Times New Roman" w:hAnsi="Times New Roman"/>
              <w:color w:val="000000" w:themeColor="text1"/>
              <w:sz w:val="24"/>
              <w:szCs w:val="24"/>
            </w:rPr>
          </w:rPrChange>
        </w:rPr>
      </w:r>
      <w:r w:rsidRPr="00EA38A0">
        <w:rPr>
          <w:rFonts w:ascii="Times New Roman" w:hAnsi="Times New Roman"/>
          <w:color w:val="000000" w:themeColor="text1"/>
          <w:sz w:val="24"/>
          <w:szCs w:val="24"/>
          <w:rPrChange w:id="72"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6,17,18,21,23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w:t>
      </w:r>
      <w:del w:id="73" w:author="Majid" w:date="2017-01-12T11:09:00Z">
        <w:r w:rsidRPr="00CF4E04" w:rsidDel="00AF0EE0">
          <w:rPr>
            <w:rFonts w:ascii="Times New Roman" w:hAnsi="Times New Roman"/>
            <w:color w:val="000000" w:themeColor="text1"/>
            <w:sz w:val="24"/>
            <w:szCs w:val="24"/>
          </w:rPr>
          <w:delText xml:space="preserve"> versus another frequency</w:delText>
        </w:r>
      </w:del>
      <w:r w:rsidRPr="00CF4E04">
        <w:rPr>
          <w:rFonts w:ascii="Times New Roman" w:hAnsi="Times New Roman"/>
          <w:color w:val="000000" w:themeColor="text1"/>
          <w:sz w:val="24"/>
          <w:szCs w:val="24"/>
        </w:rPr>
        <w:t>)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sidRPr="00CF4E04">
        <w:rPr>
          <w:rFonts w:ascii="Times New Roman" w:hAnsi="Times New Roman"/>
          <w:color w:val="000000" w:themeColor="text1"/>
          <w:sz w:val="24"/>
          <w:szCs w:val="24"/>
        </w:rPr>
        <w:instrText xml:space="preserve"> ADDIN EN.CITE </w:instrText>
      </w:r>
      <w:r w:rsidR="00BF3B32" w:rsidRPr="00CF4E04">
        <w:rPr>
          <w:rFonts w:ascii="Times New Roman" w:hAnsi="Times New Roman"/>
          <w:color w:val="000000" w:themeColor="text1"/>
          <w:sz w:val="24"/>
          <w:szCs w:val="24"/>
          <w:rPrChange w:id="74" w:author="Majid" w:date="2017-01-12T12:16:00Z">
            <w:rPr>
              <w:rFonts w:ascii="Times New Roman" w:hAnsi="Times New Roman"/>
              <w:color w:val="000000" w:themeColor="text1"/>
              <w:sz w:val="24"/>
              <w:szCs w:val="24"/>
            </w:rPr>
          </w:rPrChange>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sidRPr="00CF4E04">
        <w:rPr>
          <w:rFonts w:ascii="Times New Roman" w:hAnsi="Times New Roman"/>
          <w:color w:val="000000" w:themeColor="text1"/>
          <w:sz w:val="24"/>
          <w:szCs w:val="24"/>
        </w:rPr>
        <w:instrText xml:space="preserve"> ADDIN EN.CITE.DATA </w:instrText>
      </w:r>
      <w:r w:rsidR="00BF3B32" w:rsidRPr="00CF4E04">
        <w:rPr>
          <w:rFonts w:ascii="Times New Roman" w:hAnsi="Times New Roman"/>
          <w:color w:val="000000" w:themeColor="text1"/>
          <w:sz w:val="24"/>
          <w:szCs w:val="24"/>
          <w:rPrChange w:id="75" w:author="Majid" w:date="2017-01-12T12:16:00Z">
            <w:rPr>
              <w:rFonts w:ascii="Times New Roman" w:hAnsi="Times New Roman"/>
              <w:color w:val="000000" w:themeColor="text1"/>
              <w:sz w:val="24"/>
              <w:szCs w:val="24"/>
            </w:rPr>
          </w:rPrChange>
        </w:rPr>
      </w:r>
      <w:r w:rsidR="00BF3B32" w:rsidRPr="00CF4E04">
        <w:rPr>
          <w:rFonts w:ascii="Times New Roman" w:hAnsi="Times New Roman"/>
          <w:color w:val="000000" w:themeColor="text1"/>
          <w:sz w:val="24"/>
          <w:szCs w:val="24"/>
          <w:rPrChange w:id="76" w:author="Majid" w:date="2017-01-12T12:16:00Z">
            <w:rPr>
              <w:rFonts w:ascii="Times New Roman" w:hAnsi="Times New Roman"/>
              <w:color w:val="000000" w:themeColor="text1"/>
              <w:sz w:val="24"/>
              <w:szCs w:val="24"/>
            </w:rPr>
          </w:rPrChange>
        </w:rPr>
        <w:fldChar w:fldCharType="end"/>
      </w:r>
      <w:r w:rsidRPr="00EA38A0">
        <w:rPr>
          <w:rFonts w:ascii="Times New Roman" w:hAnsi="Times New Roman"/>
          <w:color w:val="000000" w:themeColor="text1"/>
          <w:sz w:val="24"/>
          <w:szCs w:val="24"/>
          <w:rPrChange w:id="77" w:author="Majid" w:date="2017-01-12T12:16:00Z">
            <w:rPr>
              <w:rFonts w:ascii="Times New Roman" w:hAnsi="Times New Roman"/>
              <w:color w:val="000000" w:themeColor="text1"/>
              <w:sz w:val="24"/>
              <w:szCs w:val="24"/>
            </w:rPr>
          </w:rPrChange>
        </w:rPr>
      </w:r>
      <w:r w:rsidRPr="00EA38A0">
        <w:rPr>
          <w:rFonts w:ascii="Times New Roman" w:hAnsi="Times New Roman"/>
          <w:color w:val="000000" w:themeColor="text1"/>
          <w:sz w:val="24"/>
          <w:szCs w:val="24"/>
          <w:rPrChange w:id="78"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6-8</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del w:id="79" w:author="Majid" w:date="2017-01-12T11:10:00Z">
        <w:r w:rsidRPr="00CF4E04" w:rsidDel="00AF0EE0">
          <w:rPr>
            <w:rFonts w:ascii="Times New Roman" w:hAnsi="Times New Roman"/>
            <w:color w:val="000000" w:themeColor="text1"/>
            <w:sz w:val="24"/>
            <w:szCs w:val="24"/>
          </w:rPr>
          <w:delText>Similarly</w:delText>
        </w:r>
        <w:r w:rsidR="001C124F" w:rsidRPr="00CF4E04" w:rsidDel="00AF0EE0">
          <w:rPr>
            <w:rFonts w:ascii="Times New Roman" w:hAnsi="Times New Roman"/>
            <w:color w:val="000000" w:themeColor="text1"/>
            <w:sz w:val="24"/>
            <w:szCs w:val="24"/>
          </w:rPr>
          <w:delText>,</w:delText>
        </w:r>
        <w:r w:rsidRPr="00CF4E04" w:rsidDel="00AF0EE0">
          <w:rPr>
            <w:rFonts w:ascii="Times New Roman" w:hAnsi="Times New Roman"/>
            <w:color w:val="000000" w:themeColor="text1"/>
            <w:sz w:val="24"/>
            <w:szCs w:val="24"/>
          </w:rPr>
          <w:delText xml:space="preserve"> n</w:delText>
        </w:r>
      </w:del>
      <w:ins w:id="80" w:author="Majid" w:date="2017-01-12T11:10:00Z">
        <w:r w:rsidR="00AF0EE0" w:rsidRPr="00CF4E04">
          <w:rPr>
            <w:rFonts w:ascii="Times New Roman" w:hAnsi="Times New Roman"/>
            <w:color w:val="000000" w:themeColor="text1"/>
            <w:sz w:val="24"/>
            <w:szCs w:val="24"/>
          </w:rPr>
          <w:t>N</w:t>
        </w:r>
      </w:ins>
      <w:r w:rsidRPr="00CF4E04">
        <w:rPr>
          <w:rFonts w:ascii="Times New Roman" w:hAnsi="Times New Roman"/>
          <w:color w:val="000000" w:themeColor="text1"/>
          <w:sz w:val="24"/>
          <w:szCs w:val="24"/>
        </w:rPr>
        <w:t xml:space="preserve">one has </w:t>
      </w:r>
      <w:del w:id="81" w:author="Majid" w:date="2017-01-12T11:10:00Z">
        <w:r w:rsidRPr="00CF4E04" w:rsidDel="00AF0EE0">
          <w:rPr>
            <w:rFonts w:ascii="Times New Roman" w:hAnsi="Times New Roman"/>
            <w:color w:val="000000" w:themeColor="text1"/>
            <w:sz w:val="24"/>
            <w:szCs w:val="24"/>
          </w:rPr>
          <w:delText xml:space="preserve">also </w:delText>
        </w:r>
      </w:del>
      <w:r w:rsidRPr="00CF4E04">
        <w:rPr>
          <w:rFonts w:ascii="Times New Roman" w:hAnsi="Times New Roman"/>
          <w:color w:val="000000" w:themeColor="text1"/>
          <w:sz w:val="24"/>
          <w:szCs w:val="24"/>
        </w:rPr>
        <w:t xml:space="preserve">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sidRPr="00CF4E04">
        <w:rPr>
          <w:rFonts w:ascii="Times New Roman" w:hAnsi="Times New Roman"/>
          <w:color w:val="000000" w:themeColor="text1"/>
          <w:sz w:val="24"/>
          <w:szCs w:val="24"/>
        </w:rPr>
        <w:instrText xml:space="preserve"> ADDIN EN.CITE </w:instrText>
      </w:r>
      <w:r w:rsidR="00BF3B32" w:rsidRPr="00CF4E04">
        <w:rPr>
          <w:rFonts w:ascii="Times New Roman" w:hAnsi="Times New Roman"/>
          <w:color w:val="000000" w:themeColor="text1"/>
          <w:sz w:val="24"/>
          <w:szCs w:val="24"/>
          <w:rPrChange w:id="82" w:author="Majid" w:date="2017-01-12T12:16:00Z">
            <w:rPr>
              <w:rFonts w:ascii="Times New Roman" w:hAnsi="Times New Roman"/>
              <w:color w:val="000000" w:themeColor="text1"/>
              <w:sz w:val="24"/>
              <w:szCs w:val="24"/>
            </w:rPr>
          </w:rPrChange>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sidRPr="00CF4E04">
        <w:rPr>
          <w:rFonts w:ascii="Times New Roman" w:hAnsi="Times New Roman"/>
          <w:color w:val="000000" w:themeColor="text1"/>
          <w:sz w:val="24"/>
          <w:szCs w:val="24"/>
        </w:rPr>
        <w:instrText xml:space="preserve"> ADDIN EN.CITE.DATA </w:instrText>
      </w:r>
      <w:r w:rsidR="00BF3B32" w:rsidRPr="00CF4E04">
        <w:rPr>
          <w:rFonts w:ascii="Times New Roman" w:hAnsi="Times New Roman"/>
          <w:color w:val="000000" w:themeColor="text1"/>
          <w:sz w:val="24"/>
          <w:szCs w:val="24"/>
          <w:rPrChange w:id="83" w:author="Majid" w:date="2017-01-12T12:16:00Z">
            <w:rPr>
              <w:rFonts w:ascii="Times New Roman" w:hAnsi="Times New Roman"/>
              <w:color w:val="000000" w:themeColor="text1"/>
              <w:sz w:val="24"/>
              <w:szCs w:val="24"/>
            </w:rPr>
          </w:rPrChange>
        </w:rPr>
      </w:r>
      <w:r w:rsidR="00BF3B32" w:rsidRPr="00CF4E04">
        <w:rPr>
          <w:rFonts w:ascii="Times New Roman" w:hAnsi="Times New Roman"/>
          <w:color w:val="000000" w:themeColor="text1"/>
          <w:sz w:val="24"/>
          <w:szCs w:val="24"/>
          <w:rPrChange w:id="84" w:author="Majid" w:date="2017-01-12T12:16:00Z">
            <w:rPr>
              <w:rFonts w:ascii="Times New Roman" w:hAnsi="Times New Roman"/>
              <w:color w:val="000000" w:themeColor="text1"/>
              <w:sz w:val="24"/>
              <w:szCs w:val="24"/>
            </w:rPr>
          </w:rPrChange>
        </w:rPr>
        <w:fldChar w:fldCharType="end"/>
      </w:r>
      <w:r w:rsidRPr="00EA38A0">
        <w:rPr>
          <w:rFonts w:ascii="Times New Roman" w:hAnsi="Times New Roman"/>
          <w:color w:val="000000" w:themeColor="text1"/>
          <w:sz w:val="24"/>
          <w:szCs w:val="24"/>
          <w:rPrChange w:id="85" w:author="Majid" w:date="2017-01-12T12:16:00Z">
            <w:rPr>
              <w:rFonts w:ascii="Times New Roman" w:hAnsi="Times New Roman"/>
              <w:color w:val="000000" w:themeColor="text1"/>
              <w:sz w:val="24"/>
              <w:szCs w:val="24"/>
            </w:rPr>
          </w:rPrChange>
        </w:rPr>
      </w:r>
      <w:r w:rsidRPr="00EA38A0">
        <w:rPr>
          <w:rFonts w:ascii="Times New Roman" w:hAnsi="Times New Roman"/>
          <w:color w:val="000000" w:themeColor="text1"/>
          <w:sz w:val="24"/>
          <w:szCs w:val="24"/>
          <w:rPrChange w:id="86"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9-11,24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BF3B32" w:rsidRPr="00CF4E04">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Change w:id="87"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BF3B32" w:rsidRPr="00CF4E04">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Change w:id="88" w:author="Majid" w:date="2017-01-12T12:16:00Z">
            <w:rPr>
              <w:rFonts w:ascii="Times New Roman" w:hAnsi="Times New Roman"/>
              <w:color w:val="000000" w:themeColor="text1"/>
              <w:sz w:val="24"/>
              <w:szCs w:val="24"/>
            </w:rPr>
          </w:rPrChange>
        </w:rPr>
        <w:fldChar w:fldCharType="separate"/>
      </w:r>
      <w:r w:rsidR="00BF3B32" w:rsidRPr="00CF4E04">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06A90351"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del w:id="89" w:author="Majid" w:date="2017-01-12T11:10:00Z">
        <w:r w:rsidRPr="00CF4E04" w:rsidDel="00AF0EE0">
          <w:rPr>
            <w:rFonts w:ascii="Times New Roman" w:hAnsi="Times New Roman"/>
            <w:sz w:val="24"/>
            <w:szCs w:val="24"/>
          </w:rPr>
          <w:delText>men</w:delText>
        </w:r>
        <w:r w:rsidR="00B938DB" w:rsidRPr="00CF4E04" w:rsidDel="00AF0EE0">
          <w:rPr>
            <w:rFonts w:ascii="Times New Roman" w:hAnsi="Times New Roman"/>
            <w:sz w:val="24"/>
            <w:szCs w:val="24"/>
          </w:rPr>
          <w:delText xml:space="preserve"> aged</w:delText>
        </w:r>
      </w:del>
      <w:ins w:id="90" w:author="Majid" w:date="2017-01-12T11:10:00Z">
        <w:r w:rsidR="00AF0EE0" w:rsidRPr="00CF4E04">
          <w:rPr>
            <w:rFonts w:ascii="Times New Roman" w:hAnsi="Times New Roman"/>
            <w:sz w:val="24"/>
            <w:szCs w:val="24"/>
          </w:rPr>
          <w:t>ages</w:t>
        </w:r>
      </w:ins>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del w:id="91" w:author="Majid" w:date="2017-01-12T11:11:00Z">
        <w:r w:rsidR="000F7773" w:rsidRPr="00CF4E04" w:rsidDel="00AF0EE0">
          <w:rPr>
            <w:rFonts w:ascii="Times New Roman" w:hAnsi="Times New Roman"/>
            <w:sz w:val="24"/>
            <w:szCs w:val="24"/>
          </w:rPr>
          <w:delText xml:space="preserve">analyses </w:delText>
        </w:r>
      </w:del>
      <w:ins w:id="92" w:author="Majid" w:date="2017-01-12T11:11:00Z">
        <w:r w:rsidR="00AF0EE0" w:rsidRPr="00CF4E04">
          <w:rPr>
            <w:rFonts w:ascii="Times New Roman" w:hAnsi="Times New Roman"/>
            <w:sz w:val="24"/>
            <w:szCs w:val="24"/>
          </w:rPr>
          <w:t xml:space="preserve">analysis </w:t>
        </w:r>
      </w:ins>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del w:id="93" w:author="Majid" w:date="2017-01-12T11:16:00Z">
        <w:r w:rsidR="00D656A1" w:rsidRPr="00CF4E04" w:rsidDel="00AF0EE0">
          <w:rPr>
            <w:rFonts w:ascii="Times New Roman" w:hAnsi="Times New Roman"/>
            <w:sz w:val="24"/>
            <w:szCs w:val="24"/>
          </w:rPr>
          <w:delText xml:space="preserve">the </w:delText>
        </w:r>
      </w:del>
      <w:r w:rsidR="00D656A1" w:rsidRPr="00CF4E04">
        <w:rPr>
          <w:rFonts w:ascii="Times New Roman" w:hAnsi="Times New Roman"/>
          <w:sz w:val="24"/>
          <w:szCs w:val="24"/>
        </w:rPr>
        <w:t>late</w:t>
      </w:r>
      <w:del w:id="94" w:author="Majid" w:date="2017-01-12T11:16:00Z">
        <w:r w:rsidR="00B938DB" w:rsidRPr="00CF4E04" w:rsidDel="00AF0EE0">
          <w:rPr>
            <w:rFonts w:ascii="Times New Roman" w:hAnsi="Times New Roman"/>
            <w:sz w:val="24"/>
            <w:szCs w:val="24"/>
          </w:rPr>
          <w:delText>-</w:delText>
        </w:r>
      </w:del>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04B9AB75"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del w:id="95" w:author="Majid" w:date="2017-01-12T11:21:00Z">
        <w:r w:rsidRPr="00CF4E04" w:rsidDel="00162AB7">
          <w:rPr>
            <w:rFonts w:ascii="Times New Roman" w:hAnsi="Times New Roman"/>
            <w:sz w:val="24"/>
            <w:szCs w:val="24"/>
          </w:rPr>
          <w:delText>as much as</w:delText>
        </w:r>
      </w:del>
      <w:ins w:id="96" w:author="Majid" w:date="2017-01-12T11:21:00Z">
        <w:r w:rsidR="00162AB7" w:rsidRPr="00CF4E04">
          <w:rPr>
            <w:rFonts w:ascii="Times New Roman" w:hAnsi="Times New Roman"/>
            <w:sz w:val="24"/>
            <w:szCs w:val="24"/>
          </w:rPr>
          <w:t xml:space="preserve">nearly 25 </w:t>
        </w:r>
      </w:ins>
      <w:del w:id="97" w:author="Majid" w:date="2017-01-12T11:21:00Z">
        <w:r w:rsidRPr="00CF4E04" w:rsidDel="00162AB7">
          <w:rPr>
            <w:rFonts w:ascii="Times New Roman" w:hAnsi="Times New Roman"/>
            <w:sz w:val="24"/>
            <w:szCs w:val="24"/>
          </w:rPr>
          <w:delText xml:space="preserve"> </w:delText>
        </w:r>
        <w:r w:rsidR="00CB31C8" w:rsidRPr="00CF4E04" w:rsidDel="00162AB7">
          <w:rPr>
            <w:rFonts w:ascii="Times New Roman" w:hAnsi="Times New Roman"/>
            <w:sz w:val="24"/>
            <w:szCs w:val="24"/>
          </w:rPr>
          <w:delText>26</w:delText>
        </w:r>
        <w:r w:rsidR="009F353F" w:rsidRPr="00CF4E04" w:rsidDel="00162AB7">
          <w:rPr>
            <w:rFonts w:ascii="Times New Roman" w:hAnsi="Times New Roman"/>
            <w:sz w:val="24"/>
            <w:szCs w:val="24"/>
          </w:rPr>
          <w:delText>.6</w:delText>
        </w:r>
        <w:r w:rsidRPr="00CF4E04" w:rsidDel="00162AB7">
          <w:rPr>
            <w:rFonts w:ascii="Times New Roman" w:hAnsi="Times New Roman"/>
            <w:sz w:val="24"/>
            <w:szCs w:val="24"/>
          </w:rPr>
          <w:delText xml:space="preserve"> </w:delText>
        </w:r>
      </w:del>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del w:id="98" w:author="Majid" w:date="2017-01-12T11:21:00Z">
        <w:r w:rsidRPr="00CF4E04" w:rsidDel="00162AB7">
          <w:rPr>
            <w:rFonts w:ascii="Times New Roman" w:hAnsi="Times New Roman"/>
            <w:sz w:val="24"/>
            <w:szCs w:val="24"/>
          </w:rPr>
          <w:delText xml:space="preserve">(95% CI </w:delText>
        </w:r>
        <w:r w:rsidR="004A7A00" w:rsidRPr="00CF4E04" w:rsidDel="00162AB7">
          <w:rPr>
            <w:rFonts w:ascii="Times New Roman" w:hAnsi="Times New Roman"/>
            <w:sz w:val="24"/>
            <w:szCs w:val="24"/>
          </w:rPr>
          <w:delText>16.0</w:delText>
        </w:r>
        <w:r w:rsidR="000B0CBD" w:rsidRPr="00CF4E04" w:rsidDel="00162AB7">
          <w:rPr>
            <w:rFonts w:ascii="Times New Roman" w:hAnsi="Times New Roman"/>
            <w:sz w:val="24"/>
            <w:szCs w:val="24"/>
          </w:rPr>
          <w:delText>-37.3</w:delText>
        </w:r>
        <w:r w:rsidRPr="00CF4E04" w:rsidDel="00162AB7">
          <w:rPr>
            <w:rFonts w:ascii="Times New Roman" w:hAnsi="Times New Roman"/>
            <w:sz w:val="24"/>
            <w:szCs w:val="24"/>
          </w:rPr>
          <w:delText>)</w:delText>
        </w:r>
        <w:r w:rsidR="000E7D0A" w:rsidRPr="00CF4E04" w:rsidDel="00162AB7">
          <w:rPr>
            <w:rFonts w:ascii="Times New Roman" w:hAnsi="Times New Roman"/>
            <w:sz w:val="24"/>
            <w:szCs w:val="24"/>
          </w:rPr>
          <w:delText xml:space="preserve"> </w:delText>
        </w:r>
      </w:del>
      <w:r w:rsidRPr="00CF4E04">
        <w:rPr>
          <w:rFonts w:ascii="Times New Roman" w:hAnsi="Times New Roman"/>
          <w:sz w:val="24"/>
          <w:szCs w:val="24"/>
        </w:rPr>
        <w:t xml:space="preserve">in </w:t>
      </w:r>
      <w:del w:id="99" w:author="Majid" w:date="2017-01-12T11:21:00Z">
        <w:r w:rsidRPr="00CF4E04" w:rsidDel="00162AB7">
          <w:rPr>
            <w:rFonts w:ascii="Times New Roman" w:hAnsi="Times New Roman"/>
            <w:sz w:val="24"/>
            <w:szCs w:val="24"/>
          </w:rPr>
          <w:delText xml:space="preserve">boys </w:delText>
        </w:r>
      </w:del>
      <w:ins w:id="100" w:author="Majid" w:date="2017-01-12T11:21:00Z">
        <w:r w:rsidR="00162AB7" w:rsidRPr="00CF4E04">
          <w:rPr>
            <w:rFonts w:ascii="Times New Roman" w:hAnsi="Times New Roman"/>
            <w:sz w:val="24"/>
            <w:szCs w:val="24"/>
          </w:rPr>
          <w:t xml:space="preserve">males </w:t>
        </w:r>
      </w:ins>
      <w:r w:rsidRPr="00CF4E04">
        <w:rPr>
          <w:rFonts w:ascii="Times New Roman" w:hAnsi="Times New Roman"/>
          <w:sz w:val="24"/>
          <w:szCs w:val="24"/>
        </w:rPr>
        <w:t xml:space="preserve">aged 5-14 years </w:t>
      </w:r>
      <w:del w:id="101" w:author="Majid" w:date="2017-01-12T11:21:00Z">
        <w:r w:rsidRPr="00CF4E04" w:rsidDel="00162AB7">
          <w:rPr>
            <w:rFonts w:ascii="Times New Roman" w:hAnsi="Times New Roman"/>
            <w:sz w:val="24"/>
            <w:szCs w:val="24"/>
          </w:rPr>
          <w:delText xml:space="preserve">and </w:delText>
        </w:r>
        <w:r w:rsidR="002F6719" w:rsidRPr="00CF4E04" w:rsidDel="00162AB7">
          <w:rPr>
            <w:rFonts w:ascii="Times New Roman" w:hAnsi="Times New Roman"/>
            <w:sz w:val="24"/>
            <w:szCs w:val="24"/>
          </w:rPr>
          <w:delText>24.6</w:delText>
        </w:r>
        <w:r w:rsidR="003277CB" w:rsidRPr="00CF4E04" w:rsidDel="00162AB7">
          <w:rPr>
            <w:rFonts w:ascii="Times New Roman" w:hAnsi="Times New Roman"/>
            <w:sz w:val="24"/>
            <w:szCs w:val="24"/>
          </w:rPr>
          <w:delText xml:space="preserve"> </w:delText>
        </w:r>
        <w:r w:rsidRPr="00CF4E04" w:rsidDel="00162AB7">
          <w:rPr>
            <w:rFonts w:ascii="Times New Roman" w:hAnsi="Times New Roman"/>
            <w:sz w:val="24"/>
            <w:szCs w:val="24"/>
          </w:rPr>
          <w:delText>percentage points (</w:delText>
        </w:r>
        <w:r w:rsidR="00671506" w:rsidRPr="00CF4E04" w:rsidDel="00162AB7">
          <w:rPr>
            <w:rFonts w:ascii="Times New Roman" w:hAnsi="Times New Roman"/>
            <w:sz w:val="24"/>
            <w:szCs w:val="24"/>
          </w:rPr>
          <w:delText>15.2-34.0</w:delText>
        </w:r>
        <w:r w:rsidR="00033A37" w:rsidRPr="00CF4E04" w:rsidDel="00162AB7">
          <w:rPr>
            <w:rFonts w:ascii="Times New Roman" w:hAnsi="Times New Roman"/>
            <w:sz w:val="24"/>
            <w:szCs w:val="24"/>
          </w:rPr>
          <w:delText xml:space="preserve">) </w:delText>
        </w:r>
        <w:r w:rsidR="00CF2214" w:rsidRPr="00CF4E04" w:rsidDel="00162AB7">
          <w:rPr>
            <w:rFonts w:ascii="Times New Roman" w:hAnsi="Times New Roman"/>
            <w:sz w:val="24"/>
            <w:szCs w:val="24"/>
          </w:rPr>
          <w:delText>in</w:delText>
        </w:r>
      </w:del>
      <w:ins w:id="102" w:author="Majid" w:date="2017-01-12T11:21:00Z">
        <w:r w:rsidR="00162AB7" w:rsidRPr="00CF4E04">
          <w:rPr>
            <w:rFonts w:ascii="Times New Roman" w:hAnsi="Times New Roman"/>
            <w:sz w:val="24"/>
            <w:szCs w:val="24"/>
          </w:rPr>
          <w:t>and</w:t>
        </w:r>
      </w:ins>
      <w:r w:rsidR="00CF2214" w:rsidRPr="00CF4E04">
        <w:rPr>
          <w:rFonts w:ascii="Times New Roman" w:hAnsi="Times New Roman"/>
          <w:sz w:val="24"/>
          <w:szCs w:val="24"/>
        </w:rPr>
        <w:t xml:space="preserve"> 15-24-year</w:t>
      </w:r>
      <w:ins w:id="103" w:author="Majid" w:date="2017-01-12T11:21:00Z">
        <w:r w:rsidR="00162AB7" w:rsidRPr="00CF4E04">
          <w:rPr>
            <w:rFonts w:ascii="Times New Roman" w:hAnsi="Times New Roman"/>
            <w:sz w:val="24"/>
            <w:szCs w:val="24"/>
          </w:rPr>
          <w:t>s</w:t>
        </w:r>
      </w:ins>
      <w:del w:id="104" w:author="Majid" w:date="2017-01-12T11:21:00Z">
        <w:r w:rsidR="00CF2214" w:rsidRPr="00CF4E04" w:rsidDel="00162AB7">
          <w:rPr>
            <w:rFonts w:ascii="Times New Roman" w:hAnsi="Times New Roman"/>
            <w:sz w:val="24"/>
            <w:szCs w:val="24"/>
          </w:rPr>
          <w:delText xml:space="preserve"> males</w:delText>
        </w:r>
      </w:del>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ins w:id="105" w:author="Majid" w:date="2017-01-12T11:22:00Z">
        <w:r w:rsidR="00162AB7" w:rsidRPr="00CF4E04">
          <w:rPr>
            <w:rFonts w:ascii="Times New Roman" w:hAnsi="Times New Roman"/>
            <w:sz w:val="24"/>
            <w:szCs w:val="24"/>
          </w:rPr>
          <w:t xml:space="preserve">95% CI </w:t>
        </w:r>
      </w:ins>
      <w:r w:rsidR="00671506" w:rsidRPr="00CF4E04">
        <w:rPr>
          <w:rFonts w:ascii="Times New Roman" w:hAnsi="Times New Roman"/>
          <w:sz w:val="24"/>
          <w:szCs w:val="24"/>
        </w:rPr>
        <w:t>8.1</w:t>
      </w:r>
      <w:del w:id="106" w:author="Majid" w:date="2017-01-12T11:22:00Z">
        <w:r w:rsidR="00BE069F" w:rsidRPr="00CF4E04" w:rsidDel="00162AB7">
          <w:rPr>
            <w:rFonts w:ascii="Times New Roman" w:hAnsi="Times New Roman"/>
            <w:sz w:val="24"/>
            <w:szCs w:val="24"/>
          </w:rPr>
          <w:delText>-</w:delText>
        </w:r>
      </w:del>
      <w:ins w:id="107" w:author="Majid" w:date="2017-01-12T11:22:00Z">
        <w:r w:rsidR="00162AB7" w:rsidRPr="00CF4E04">
          <w:rPr>
            <w:rFonts w:ascii="Times New Roman" w:hAnsi="Times New Roman"/>
            <w:sz w:val="24"/>
            <w:szCs w:val="24"/>
          </w:rPr>
          <w:t xml:space="preserve"> to </w:t>
        </w:r>
      </w:ins>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del w:id="108" w:author="Majid" w:date="2017-01-12T11:22:00Z">
        <w:r w:rsidR="00671506" w:rsidRPr="00CF4E04" w:rsidDel="00162AB7">
          <w:rPr>
            <w:rFonts w:ascii="Times New Roman" w:hAnsi="Times New Roman"/>
            <w:sz w:val="24"/>
            <w:szCs w:val="24"/>
          </w:rPr>
          <w:delText>-</w:delText>
        </w:r>
      </w:del>
      <w:ins w:id="109" w:author="Majid" w:date="2017-01-12T11:22:00Z">
        <w:r w:rsidR="00162AB7" w:rsidRPr="00CF4E04">
          <w:rPr>
            <w:rFonts w:ascii="Times New Roman" w:hAnsi="Times New Roman"/>
            <w:sz w:val="24"/>
            <w:szCs w:val="24"/>
          </w:rPr>
          <w:t xml:space="preserve"> to </w:t>
        </w:r>
      </w:ins>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2D191111" w:rsidR="00146224" w:rsidRPr="00CF4E04" w:rsidRDefault="009C289C" w:rsidP="000A2B50">
      <w:pPr>
        <w:spacing w:after="0" w:line="480" w:lineRule="auto"/>
        <w:rPr>
          <w:ins w:id="110" w:author="Parks, Robbie M" w:date="2017-01-11T13:30:00Z"/>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del w:id="111" w:author="Majid" w:date="2017-01-12T11:23:00Z">
        <w:r w:rsidR="00BC54F3" w:rsidRPr="00CF4E04" w:rsidDel="00162AB7">
          <w:rPr>
            <w:rFonts w:ascii="Times New Roman" w:hAnsi="Times New Roman"/>
            <w:sz w:val="24"/>
            <w:szCs w:val="24"/>
          </w:rPr>
          <w:delText>(Figure 4)</w:delText>
        </w:r>
        <w:r w:rsidRPr="00CF4E04" w:rsidDel="00162AB7">
          <w:rPr>
            <w:rFonts w:ascii="Times New Roman" w:hAnsi="Times New Roman"/>
            <w:sz w:val="24"/>
            <w:szCs w:val="24"/>
          </w:rPr>
          <w:delText xml:space="preserve"> </w:delText>
        </w:r>
      </w:del>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ins w:id="112" w:author="Majid" w:date="2017-01-12T11:26:00Z">
        <w:r w:rsidR="0050434E" w:rsidRPr="00CF4E04">
          <w:rPr>
            <w:rFonts w:ascii="Times New Roman" w:hAnsi="Times New Roman"/>
            <w:sz w:val="24"/>
            <w:szCs w:val="24"/>
          </w:rPr>
          <w:t xml:space="preserve">(Figure S1) </w:t>
        </w:r>
      </w:ins>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ins w:id="113" w:author="Majid" w:date="2017-01-12T11:23:00Z">
        <w:r w:rsidR="00162AB7" w:rsidRPr="00CF4E04">
          <w:rPr>
            <w:rFonts w:ascii="Times New Roman" w:hAnsi="Times New Roman"/>
            <w:sz w:val="24"/>
            <w:szCs w:val="24"/>
          </w:rPr>
          <w:t xml:space="preserve"> (Figure 4)</w:t>
        </w:r>
      </w:ins>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commentRangeStart w:id="114"/>
      <w:ins w:id="115" w:author="Parks, Robbie M" w:date="2017-01-11T17:15:00Z">
        <w:del w:id="116" w:author="Majid" w:date="2017-01-12T11:25:00Z">
          <w:r w:rsidR="00186415" w:rsidRPr="00CF4E04" w:rsidDel="00162AB7">
            <w:rPr>
              <w:rFonts w:ascii="Times New Roman" w:hAnsi="Times New Roman"/>
              <w:sz w:val="24"/>
              <w:szCs w:val="24"/>
            </w:rPr>
            <w:delText>In addition</w:delText>
          </w:r>
        </w:del>
      </w:ins>
      <w:ins w:id="117" w:author="Majid" w:date="2017-01-12T11:25:00Z">
        <w:r w:rsidR="00162AB7" w:rsidRPr="00CF4E04">
          <w:rPr>
            <w:rFonts w:ascii="Times New Roman" w:hAnsi="Times New Roman"/>
            <w:sz w:val="24"/>
            <w:szCs w:val="24"/>
          </w:rPr>
          <w:t>Furthermore</w:t>
        </w:r>
      </w:ins>
      <w:ins w:id="118" w:author="Parks, Robbie M" w:date="2017-01-11T17:15:00Z">
        <w:r w:rsidR="00186415" w:rsidRPr="00CF4E04">
          <w:rPr>
            <w:rFonts w:ascii="Times New Roman" w:hAnsi="Times New Roman"/>
            <w:sz w:val="24"/>
            <w:szCs w:val="24"/>
          </w:rPr>
          <w:t xml:space="preserve">, </w:t>
        </w:r>
      </w:ins>
      <w:ins w:id="119" w:author="Parks, Robbie M" w:date="2017-01-11T17:21:00Z">
        <w:del w:id="120" w:author="Majid" w:date="2017-01-12T11:26:00Z">
          <w:r w:rsidR="003E1D6B" w:rsidRPr="00CF4E04" w:rsidDel="0050434E">
            <w:rPr>
              <w:rFonts w:ascii="Times New Roman" w:hAnsi="Times New Roman"/>
              <w:sz w:val="24"/>
              <w:szCs w:val="24"/>
            </w:rPr>
            <w:delText xml:space="preserve">the spread in </w:delText>
          </w:r>
        </w:del>
      </w:ins>
      <w:ins w:id="121" w:author="Parks, Robbie M" w:date="2017-01-11T17:22:00Z">
        <w:del w:id="122" w:author="Majid" w:date="2017-01-12T11:26:00Z">
          <w:r w:rsidR="00D16348" w:rsidRPr="00CF4E04" w:rsidDel="0050434E">
            <w:rPr>
              <w:rFonts w:ascii="Times New Roman" w:hAnsi="Times New Roman"/>
              <w:sz w:val="24"/>
              <w:szCs w:val="24"/>
            </w:rPr>
            <w:delText>mortality</w:delText>
          </w:r>
        </w:del>
      </w:ins>
      <w:ins w:id="123" w:author="Parks, Robbie M" w:date="2017-01-11T17:21:00Z">
        <w:del w:id="124" w:author="Majid" w:date="2017-01-12T11:26:00Z">
          <w:r w:rsidR="003E1D6B" w:rsidRPr="00CF4E04" w:rsidDel="0050434E">
            <w:rPr>
              <w:rFonts w:ascii="Times New Roman" w:hAnsi="Times New Roman"/>
              <w:sz w:val="24"/>
              <w:szCs w:val="24"/>
            </w:rPr>
            <w:delText xml:space="preserve"> excess in older ag</w:delText>
          </w:r>
          <w:r w:rsidR="00D16348" w:rsidRPr="00CF4E04" w:rsidDel="0050434E">
            <w:rPr>
              <w:rFonts w:ascii="Times New Roman" w:hAnsi="Times New Roman"/>
              <w:sz w:val="24"/>
              <w:szCs w:val="24"/>
            </w:rPr>
            <w:delText>es</w:delText>
          </w:r>
        </w:del>
      </w:ins>
      <w:ins w:id="125" w:author="Majid" w:date="2017-01-12T11:26:00Z">
        <w:r w:rsidR="0050434E" w:rsidRPr="00CF4E04">
          <w:rPr>
            <w:rFonts w:ascii="Times New Roman" w:hAnsi="Times New Roman"/>
            <w:sz w:val="24"/>
            <w:szCs w:val="24"/>
          </w:rPr>
          <w:t xml:space="preserve">above 45 years of age, there is no variation in the magnitude of </w:t>
        </w:r>
      </w:ins>
      <w:ins w:id="126" w:author="Parks, Robbie M" w:date="2017-01-11T17:21:00Z">
        <w:r w:rsidR="00D16348" w:rsidRPr="00CF4E04">
          <w:rPr>
            <w:rFonts w:ascii="Times New Roman" w:hAnsi="Times New Roman"/>
            <w:sz w:val="24"/>
            <w:szCs w:val="24"/>
          </w:rPr>
          <w:t xml:space="preserve"> </w:t>
        </w:r>
      </w:ins>
      <w:ins w:id="127" w:author="Majid" w:date="2017-01-12T11:27:00Z">
        <w:r w:rsidR="0050434E" w:rsidRPr="00CF4E04">
          <w:rPr>
            <w:rFonts w:ascii="Times New Roman" w:hAnsi="Times New Roman"/>
            <w:sz w:val="24"/>
            <w:szCs w:val="24"/>
          </w:rPr>
          <w:t xml:space="preserve">excess mortality, despite large </w:t>
        </w:r>
      </w:ins>
      <w:ins w:id="128" w:author="Majid" w:date="2017-01-12T11:32:00Z">
        <w:r w:rsidR="00282BF0" w:rsidRPr="00CF4E04">
          <w:rPr>
            <w:rFonts w:ascii="Times New Roman" w:hAnsi="Times New Roman"/>
            <w:sz w:val="24"/>
            <w:szCs w:val="24"/>
          </w:rPr>
          <w:t xml:space="preserve">inter-region </w:t>
        </w:r>
      </w:ins>
      <w:ins w:id="129" w:author="Majid" w:date="2017-01-12T11:27:00Z">
        <w:r w:rsidR="0050434E" w:rsidRPr="00CF4E04">
          <w:rPr>
            <w:rFonts w:ascii="Times New Roman" w:hAnsi="Times New Roman"/>
            <w:sz w:val="24"/>
            <w:szCs w:val="24"/>
          </w:rPr>
          <w:t xml:space="preserve">variation in </w:t>
        </w:r>
      </w:ins>
      <w:ins w:id="130" w:author="Parks, Robbie M" w:date="2017-01-11T17:21:00Z">
        <w:del w:id="131" w:author="Majid" w:date="2017-01-12T11:27:00Z">
          <w:r w:rsidR="00D16348" w:rsidRPr="00CF4E04" w:rsidDel="0050434E">
            <w:rPr>
              <w:rFonts w:ascii="Times New Roman" w:hAnsi="Times New Roman"/>
              <w:sz w:val="24"/>
              <w:szCs w:val="24"/>
            </w:rPr>
            <w:delText xml:space="preserve">is not matched by that </w:delText>
          </w:r>
        </w:del>
      </w:ins>
      <w:ins w:id="132" w:author="Parks, Robbie M" w:date="2017-01-11T17:22:00Z">
        <w:del w:id="133" w:author="Majid" w:date="2017-01-12T11:27:00Z">
          <w:r w:rsidR="00D16348" w:rsidRPr="00CF4E04" w:rsidDel="0050434E">
            <w:rPr>
              <w:rFonts w:ascii="Times New Roman" w:hAnsi="Times New Roman"/>
              <w:sz w:val="24"/>
              <w:szCs w:val="24"/>
            </w:rPr>
            <w:delText xml:space="preserve">of the </w:delText>
          </w:r>
        </w:del>
        <w:r w:rsidR="00D16348" w:rsidRPr="00CF4E04">
          <w:rPr>
            <w:rFonts w:ascii="Times New Roman" w:hAnsi="Times New Roman"/>
            <w:sz w:val="24"/>
            <w:szCs w:val="24"/>
          </w:rPr>
          <w:t xml:space="preserve">temperature </w:t>
        </w:r>
        <w:del w:id="134" w:author="Majid" w:date="2017-01-12T11:27:00Z">
          <w:r w:rsidR="00D16348" w:rsidRPr="00CF4E04" w:rsidDel="0050434E">
            <w:rPr>
              <w:rFonts w:ascii="Times New Roman" w:hAnsi="Times New Roman"/>
              <w:sz w:val="24"/>
              <w:szCs w:val="24"/>
            </w:rPr>
            <w:delText>excess</w:delText>
          </w:r>
        </w:del>
      </w:ins>
      <w:ins w:id="135" w:author="Majid" w:date="2017-01-12T11:27:00Z">
        <w:r w:rsidR="0050434E" w:rsidRPr="00CF4E04">
          <w:rPr>
            <w:rFonts w:ascii="Times New Roman" w:hAnsi="Times New Roman"/>
            <w:sz w:val="24"/>
            <w:szCs w:val="24"/>
          </w:rPr>
          <w:t xml:space="preserve">difference between the </w:t>
        </w:r>
      </w:ins>
      <w:ins w:id="136" w:author="Majid" w:date="2017-01-12T11:31:00Z">
        <w:r w:rsidR="00282BF0" w:rsidRPr="00CF4E04">
          <w:rPr>
            <w:rFonts w:ascii="Times New Roman" w:hAnsi="Times New Roman"/>
            <w:sz w:val="24"/>
            <w:szCs w:val="24"/>
          </w:rPr>
          <w:t xml:space="preserve">peak and </w:t>
        </w:r>
      </w:ins>
      <w:ins w:id="137" w:author="Majid" w:date="2017-01-12T11:32:00Z">
        <w:r w:rsidR="00282BF0" w:rsidRPr="00CF4E04">
          <w:rPr>
            <w:rFonts w:ascii="Times New Roman" w:hAnsi="Times New Roman"/>
            <w:sz w:val="24"/>
            <w:szCs w:val="24"/>
          </w:rPr>
          <w:t>minimum months</w:t>
        </w:r>
      </w:ins>
      <w:ins w:id="138" w:author="Parks, Robbie M" w:date="2017-01-11T17:27:00Z">
        <w:r w:rsidR="009548C7" w:rsidRPr="00CF4E04">
          <w:rPr>
            <w:rFonts w:ascii="Times New Roman" w:hAnsi="Times New Roman"/>
            <w:sz w:val="24"/>
            <w:szCs w:val="24"/>
          </w:rPr>
          <w:t xml:space="preserve"> (Figure </w:t>
        </w:r>
        <w:del w:id="139" w:author="Majid" w:date="2017-01-12T11:32:00Z">
          <w:r w:rsidR="009548C7" w:rsidRPr="00CF4E04" w:rsidDel="00282BF0">
            <w:rPr>
              <w:rFonts w:ascii="Times New Roman" w:hAnsi="Times New Roman"/>
              <w:sz w:val="24"/>
              <w:szCs w:val="24"/>
            </w:rPr>
            <w:delText>S2</w:delText>
          </w:r>
        </w:del>
      </w:ins>
      <w:ins w:id="140" w:author="Majid" w:date="2017-01-12T11:32:00Z">
        <w:r w:rsidR="00282BF0" w:rsidRPr="00CF4E04">
          <w:rPr>
            <w:rFonts w:ascii="Times New Roman" w:hAnsi="Times New Roman"/>
            <w:sz w:val="24"/>
            <w:szCs w:val="24"/>
          </w:rPr>
          <w:t>5</w:t>
        </w:r>
      </w:ins>
      <w:ins w:id="141" w:author="Parks, Robbie M" w:date="2017-01-11T17:27:00Z">
        <w:r w:rsidR="00995D68" w:rsidRPr="00CF4E04">
          <w:rPr>
            <w:rFonts w:ascii="Times New Roman" w:hAnsi="Times New Roman"/>
            <w:sz w:val="24"/>
            <w:szCs w:val="24"/>
          </w:rPr>
          <w:t>)</w:t>
        </w:r>
      </w:ins>
      <w:ins w:id="142" w:author="Parks, Robbie M" w:date="2017-01-11T17:22:00Z">
        <w:r w:rsidR="00D16348" w:rsidRPr="00CF4E04">
          <w:rPr>
            <w:rFonts w:ascii="Times New Roman" w:hAnsi="Times New Roman"/>
            <w:sz w:val="24"/>
            <w:szCs w:val="24"/>
          </w:rPr>
          <w:t xml:space="preserve">. </w:t>
        </w:r>
      </w:ins>
      <w:commentRangeEnd w:id="114"/>
      <w:r w:rsidR="00282BF0" w:rsidRPr="00CF4E04">
        <w:rPr>
          <w:rStyle w:val="CommentReference"/>
          <w:rFonts w:ascii="Times New Roman" w:eastAsiaTheme="minorHAnsi" w:hAnsi="Times New Roman"/>
          <w:sz w:val="24"/>
          <w:szCs w:val="24"/>
          <w:rPrChange w:id="143" w:author="Majid" w:date="2017-01-12T12:16:00Z">
            <w:rPr>
              <w:rStyle w:val="CommentReference"/>
              <w:rFonts w:asciiTheme="minorHAnsi" w:eastAsiaTheme="minorHAnsi" w:hAnsiTheme="minorHAnsi" w:cstheme="minorBidi"/>
            </w:rPr>
          </w:rPrChange>
        </w:rPr>
        <w:commentReference w:id="114"/>
      </w:r>
      <w:ins w:id="144" w:author="Parks, Robbie M" w:date="2017-01-11T17:22:00Z">
        <w:del w:id="145" w:author="Majid" w:date="2017-01-12T11:27:00Z">
          <w:r w:rsidR="00D16348" w:rsidRPr="00CF4E04" w:rsidDel="0050434E">
            <w:rPr>
              <w:rFonts w:ascii="Times New Roman" w:hAnsi="Times New Roman"/>
              <w:sz w:val="24"/>
              <w:szCs w:val="24"/>
            </w:rPr>
            <w:delText xml:space="preserve">This suggests that </w:delText>
          </w:r>
          <w:r w:rsidR="001032B6" w:rsidRPr="00CF4E04" w:rsidDel="0050434E">
            <w:rPr>
              <w:rFonts w:ascii="Times New Roman" w:hAnsi="Times New Roman"/>
              <w:sz w:val="24"/>
              <w:szCs w:val="24"/>
            </w:rPr>
            <w:delText>temperature</w:delText>
          </w:r>
        </w:del>
      </w:ins>
      <w:ins w:id="146" w:author="Parks, Robbie M" w:date="2017-01-11T17:23:00Z">
        <w:del w:id="147" w:author="Majid" w:date="2017-01-12T11:27:00Z">
          <w:r w:rsidR="001032B6" w:rsidRPr="00CF4E04" w:rsidDel="0050434E">
            <w:rPr>
              <w:rFonts w:ascii="Times New Roman" w:hAnsi="Times New Roman"/>
              <w:sz w:val="24"/>
              <w:szCs w:val="24"/>
            </w:rPr>
            <w:delText xml:space="preserve"> excess</w:delText>
          </w:r>
        </w:del>
      </w:ins>
      <w:ins w:id="148" w:author="Parks, Robbie M" w:date="2017-01-11T17:22:00Z">
        <w:del w:id="149" w:author="Majid" w:date="2017-01-12T11:27:00Z">
          <w:r w:rsidR="001032B6" w:rsidRPr="00CF4E04" w:rsidDel="0050434E">
            <w:rPr>
              <w:rFonts w:ascii="Times New Roman" w:hAnsi="Times New Roman"/>
              <w:sz w:val="24"/>
              <w:szCs w:val="24"/>
            </w:rPr>
            <w:delText xml:space="preserve"> </w:delText>
          </w:r>
        </w:del>
      </w:ins>
      <w:ins w:id="150" w:author="Parks, Robbie M" w:date="2017-01-11T17:23:00Z">
        <w:del w:id="151" w:author="Majid" w:date="2017-01-12T11:27:00Z">
          <w:r w:rsidR="002808D5" w:rsidRPr="00CF4E04" w:rsidDel="0050434E">
            <w:rPr>
              <w:rFonts w:ascii="Times New Roman" w:hAnsi="Times New Roman"/>
              <w:sz w:val="24"/>
              <w:szCs w:val="24"/>
            </w:rPr>
            <w:delText xml:space="preserve">is potentially a </w:delText>
          </w:r>
          <w:r w:rsidR="00CA3109" w:rsidRPr="00CF4E04" w:rsidDel="0050434E">
            <w:rPr>
              <w:rFonts w:ascii="Times New Roman" w:hAnsi="Times New Roman"/>
              <w:sz w:val="24"/>
              <w:szCs w:val="24"/>
            </w:rPr>
            <w:delText>poor</w:delText>
          </w:r>
          <w:r w:rsidR="001032B6" w:rsidRPr="00CF4E04" w:rsidDel="0050434E">
            <w:rPr>
              <w:rFonts w:ascii="Times New Roman" w:hAnsi="Times New Roman"/>
              <w:sz w:val="24"/>
              <w:szCs w:val="24"/>
            </w:rPr>
            <w:delText xml:space="preserve"> predictor of </w:delText>
          </w:r>
          <w:r w:rsidR="002808D5" w:rsidRPr="00CF4E04" w:rsidDel="0050434E">
            <w:rPr>
              <w:rFonts w:ascii="Times New Roman" w:hAnsi="Times New Roman"/>
              <w:sz w:val="24"/>
              <w:szCs w:val="24"/>
            </w:rPr>
            <w:delText>mortality excess</w:delText>
          </w:r>
        </w:del>
      </w:ins>
      <w:ins w:id="152" w:author="Parks, Robbie M" w:date="2017-01-11T17:24:00Z">
        <w:del w:id="153" w:author="Majid" w:date="2017-01-12T11:27:00Z">
          <w:r w:rsidR="00717C72" w:rsidRPr="00CF4E04" w:rsidDel="0050434E">
            <w:rPr>
              <w:rFonts w:ascii="Times New Roman" w:hAnsi="Times New Roman"/>
              <w:sz w:val="24"/>
              <w:szCs w:val="24"/>
            </w:rPr>
            <w:delText xml:space="preserve">. </w:delText>
          </w:r>
        </w:del>
      </w:ins>
      <w:ins w:id="154" w:author="Parks, Robbie M" w:date="2017-01-11T17:34:00Z">
        <w:del w:id="155" w:author="Majid" w:date="2017-01-12T11:27:00Z">
          <w:r w:rsidR="00EC5AC7" w:rsidRPr="00CF4E04" w:rsidDel="0050434E">
            <w:rPr>
              <w:rFonts w:ascii="Times New Roman" w:hAnsi="Times New Roman"/>
              <w:sz w:val="24"/>
              <w:szCs w:val="24"/>
            </w:rPr>
            <w:delText xml:space="preserve">When comparing 1982 to 2013, </w:delText>
          </w:r>
        </w:del>
      </w:ins>
      <w:ins w:id="156" w:author="Parks, Robbie M" w:date="2017-01-11T17:24:00Z">
        <w:del w:id="157" w:author="Majid" w:date="2017-01-12T11:27:00Z">
          <w:r w:rsidR="00EC5AC7" w:rsidRPr="00CF4E04" w:rsidDel="0050434E">
            <w:rPr>
              <w:rFonts w:ascii="Times New Roman" w:hAnsi="Times New Roman"/>
              <w:sz w:val="24"/>
              <w:szCs w:val="24"/>
            </w:rPr>
            <w:delText>t</w:delText>
          </w:r>
          <w:r w:rsidR="00717C72" w:rsidRPr="00CF4E04" w:rsidDel="0050434E">
            <w:rPr>
              <w:rFonts w:ascii="Times New Roman" w:hAnsi="Times New Roman"/>
              <w:sz w:val="24"/>
              <w:szCs w:val="24"/>
            </w:rPr>
            <w:delText xml:space="preserve">he reduction in mortality excess </w:delText>
          </w:r>
        </w:del>
      </w:ins>
      <w:ins w:id="158" w:author="Parks, Robbie M" w:date="2017-01-11T17:25:00Z">
        <w:del w:id="159" w:author="Majid" w:date="2017-01-12T11:27:00Z">
          <w:r w:rsidR="00DD676E" w:rsidRPr="00CF4E04" w:rsidDel="0050434E">
            <w:rPr>
              <w:rFonts w:ascii="Times New Roman" w:hAnsi="Times New Roman"/>
              <w:sz w:val="24"/>
              <w:szCs w:val="24"/>
            </w:rPr>
            <w:delText xml:space="preserve">for younger males across the period of study </w:delText>
          </w:r>
        </w:del>
      </w:ins>
      <w:ins w:id="160" w:author="Parks, Robbie M" w:date="2017-01-11T17:24:00Z">
        <w:del w:id="161" w:author="Majid" w:date="2017-01-12T11:27:00Z">
          <w:r w:rsidR="00DD676E" w:rsidRPr="00CF4E04" w:rsidDel="0050434E">
            <w:rPr>
              <w:rFonts w:ascii="Times New Roman" w:hAnsi="Times New Roman"/>
              <w:sz w:val="24"/>
              <w:szCs w:val="24"/>
            </w:rPr>
            <w:delText xml:space="preserve">is not matched in the change of temperature excess. This again indicates </w:delText>
          </w:r>
        </w:del>
      </w:ins>
      <w:ins w:id="162" w:author="Parks, Robbie M" w:date="2017-01-11T17:26:00Z">
        <w:del w:id="163" w:author="Majid" w:date="2017-01-12T11:27:00Z">
          <w:r w:rsidR="00DD676E" w:rsidRPr="00CF4E04" w:rsidDel="0050434E">
            <w:rPr>
              <w:rFonts w:ascii="Times New Roman" w:hAnsi="Times New Roman"/>
              <w:sz w:val="24"/>
              <w:szCs w:val="24"/>
            </w:rPr>
            <w:delText xml:space="preserve">factors other than change in climate </w:delText>
          </w:r>
        </w:del>
      </w:ins>
      <w:ins w:id="164" w:author="Parks, Robbie M" w:date="2017-01-11T17:27:00Z">
        <w:del w:id="165" w:author="Majid" w:date="2017-01-12T11:27:00Z">
          <w:r w:rsidR="004B07CB" w:rsidRPr="00CF4E04" w:rsidDel="0050434E">
            <w:rPr>
              <w:rFonts w:ascii="Times New Roman" w:hAnsi="Times New Roman"/>
              <w:sz w:val="24"/>
              <w:szCs w:val="24"/>
            </w:rPr>
            <w:delText>may be driving the reduction in seasonal excess in those age groups.</w:delText>
          </w:r>
        </w:del>
      </w:ins>
      <w:ins w:id="166" w:author="Majid" w:date="2017-01-12T13:54:00Z">
        <w:r w:rsidR="00792B0B">
          <w:rPr>
            <w:rFonts w:ascii="Times New Roman" w:hAnsi="Times New Roman"/>
            <w:sz w:val="24"/>
            <w:szCs w:val="24"/>
          </w:rPr>
          <w:t xml:space="preserve"> The observed </w:t>
        </w:r>
        <w:r w:rsidR="00792B0B">
          <w:rPr>
            <w:rFonts w:ascii="Times New Roman" w:hAnsi="Times New Roman"/>
            <w:sz w:val="24"/>
            <w:szCs w:val="24"/>
          </w:rPr>
          <w:lastRenderedPageBreak/>
          <w:t xml:space="preserve">geographical consistency within the USA is different from the pattern observed across Europe, where excess winter mortality tends to be </w:t>
        </w:r>
      </w:ins>
      <w:ins w:id="167" w:author="Majid" w:date="2017-01-12T13:56:00Z">
        <w:r w:rsidR="00792B0B">
          <w:rPr>
            <w:rFonts w:ascii="Times New Roman" w:hAnsi="Times New Roman"/>
            <w:sz w:val="24"/>
            <w:szCs w:val="24"/>
          </w:rPr>
          <w:t xml:space="preserve">lower in </w:t>
        </w:r>
      </w:ins>
      <w:ins w:id="168" w:author="Majid" w:date="2017-01-12T13:54:00Z">
        <w:r w:rsidR="00792B0B">
          <w:rPr>
            <w:rFonts w:ascii="Times New Roman" w:hAnsi="Times New Roman"/>
            <w:sz w:val="24"/>
            <w:szCs w:val="24"/>
          </w:rPr>
          <w:t>the colder northern nations</w:t>
        </w:r>
      </w:ins>
      <w:ins w:id="169" w:author="Majid" w:date="2017-01-12T13:57:00Z">
        <w:r w:rsidR="00792B0B">
          <w:rPr>
            <w:rFonts w:ascii="Times New Roman" w:hAnsi="Times New Roman"/>
            <w:sz w:val="24"/>
            <w:szCs w:val="24"/>
          </w:rPr>
          <w:t xml:space="preserve">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t>
        </w:r>
        <w:commentRangeStart w:id="170"/>
        <w:r w:rsidR="00792B0B">
          <w:rPr>
            <w:rFonts w:ascii="Times New Roman" w:hAnsi="Times New Roman"/>
            <w:sz w:val="24"/>
            <w:szCs w:val="24"/>
          </w:rPr>
          <w:t>winters</w:t>
        </w:r>
      </w:ins>
      <w:commentRangeEnd w:id="170"/>
      <w:ins w:id="171" w:author="Majid" w:date="2017-01-12T14:03:00Z">
        <w:r w:rsidR="00792B0B">
          <w:rPr>
            <w:rStyle w:val="CommentReference"/>
            <w:rFonts w:asciiTheme="minorHAnsi" w:eastAsiaTheme="minorHAnsi" w:hAnsiTheme="minorHAnsi" w:cstheme="minorBidi"/>
          </w:rPr>
          <w:commentReference w:id="170"/>
        </w:r>
      </w:ins>
      <w:ins w:id="172" w:author="Majid" w:date="2017-01-12T13:57:00Z">
        <w:r w:rsidR="00792B0B">
          <w:rPr>
            <w:rFonts w:ascii="Times New Roman" w:hAnsi="Times New Roman"/>
            <w:sz w:val="24"/>
            <w:szCs w:val="24"/>
          </w:rPr>
          <w:t>.</w:t>
        </w:r>
      </w:ins>
    </w:p>
    <w:p w14:paraId="2BB2CD9D" w14:textId="1D2BE530" w:rsidR="00146224" w:rsidRPr="00CF4E04" w:rsidDel="00792B0B" w:rsidRDefault="00146224" w:rsidP="000A2B50">
      <w:pPr>
        <w:spacing w:after="0" w:line="480" w:lineRule="auto"/>
        <w:rPr>
          <w:ins w:id="173" w:author="Parks, Robbie M" w:date="2017-01-11T13:30:00Z"/>
          <w:del w:id="174" w:author="Majid" w:date="2017-01-12T13:54:00Z"/>
          <w:rFonts w:ascii="Times New Roman" w:hAnsi="Times New Roman"/>
          <w:sz w:val="24"/>
          <w:szCs w:val="24"/>
        </w:rPr>
      </w:pPr>
    </w:p>
    <w:p w14:paraId="16F0BD7B" w14:textId="3896180F" w:rsidR="0007260F" w:rsidRPr="00CF4E04" w:rsidDel="0045498F" w:rsidRDefault="0007260F" w:rsidP="000A2B50">
      <w:pPr>
        <w:spacing w:after="0" w:line="480" w:lineRule="auto"/>
        <w:rPr>
          <w:del w:id="175" w:author="Parks, Robbie M" w:date="2017-01-11T17:15:00Z"/>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39F68737"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del w:id="176" w:author="Majid" w:date="2017-01-12T11:33:00Z">
        <w:r w:rsidR="00032C07" w:rsidRPr="00CF4E04" w:rsidDel="00282BF0">
          <w:rPr>
            <w:rFonts w:ascii="Times New Roman" w:hAnsi="Times New Roman"/>
            <w:sz w:val="24"/>
            <w:szCs w:val="24"/>
          </w:rPr>
          <w:delText xml:space="preserve">key </w:delText>
        </w:r>
      </w:del>
      <w:ins w:id="177" w:author="Majid" w:date="2017-01-12T11:33:00Z">
        <w:r w:rsidR="00282BF0" w:rsidRPr="00CF4E04">
          <w:rPr>
            <w:rFonts w:ascii="Times New Roman" w:hAnsi="Times New Roman"/>
            <w:sz w:val="24"/>
            <w:szCs w:val="24"/>
          </w:rPr>
          <w:t xml:space="preserve">main </w:t>
        </w:r>
      </w:ins>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of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del w:id="178" w:author="Majid" w:date="2017-01-12T11:34:00Z">
        <w:r w:rsidRPr="00CF4E04" w:rsidDel="00816E1F">
          <w:rPr>
            <w:rFonts w:ascii="Times New Roman" w:hAnsi="Times New Roman"/>
            <w:sz w:val="24"/>
            <w:szCs w:val="24"/>
          </w:rPr>
          <w:delText xml:space="preserve">the behaviour </w:delText>
        </w:r>
      </w:del>
      <w:ins w:id="179" w:author="Majid" w:date="2017-01-12T11:34:00Z">
        <w:r w:rsidR="00816E1F" w:rsidRPr="00CF4E04">
          <w:rPr>
            <w:rFonts w:ascii="Times New Roman" w:hAnsi="Times New Roman"/>
            <w:sz w:val="24"/>
            <w:szCs w:val="24"/>
          </w:rPr>
          <w:t xml:space="preserve">mortality seasonality </w:t>
        </w:r>
      </w:ins>
      <w:r w:rsidRPr="00CF4E04">
        <w:rPr>
          <w:rFonts w:ascii="Times New Roman" w:hAnsi="Times New Roman"/>
          <w:sz w:val="24"/>
          <w:szCs w:val="24"/>
        </w:rPr>
        <w:t xml:space="preserve">is </w:t>
      </w:r>
      <w:del w:id="180" w:author="Majid" w:date="2017-01-12T11:34:00Z">
        <w:r w:rsidRPr="00CF4E04" w:rsidDel="00816E1F">
          <w:rPr>
            <w:rFonts w:ascii="Times New Roman" w:hAnsi="Times New Roman"/>
            <w:sz w:val="24"/>
            <w:szCs w:val="24"/>
          </w:rPr>
          <w:delText xml:space="preserve">broadly </w:delText>
        </w:r>
      </w:del>
      <w:r w:rsidRPr="00CF4E04">
        <w:rPr>
          <w:rFonts w:ascii="Times New Roman" w:hAnsi="Times New Roman"/>
          <w:sz w:val="24"/>
          <w:szCs w:val="24"/>
        </w:rPr>
        <w:t>consistent sub-nationally</w:t>
      </w:r>
      <w:ins w:id="181" w:author="Majid" w:date="2017-01-12T11:34:00Z">
        <w:r w:rsidR="00816E1F" w:rsidRPr="00CF4E04">
          <w:rPr>
            <w:rFonts w:ascii="Times New Roman" w:hAnsi="Times New Roman"/>
            <w:sz w:val="24"/>
            <w:szCs w:val="24"/>
          </w:rPr>
          <w:t xml:space="preserve"> in terms of both timing and magnitude</w:t>
        </w:r>
      </w:ins>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43A0DEB0"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8B1C81" w:rsidRPr="00CF4E04">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BF3B32" w:rsidRPr="00CF4E04">
        <w:rPr>
          <w:rFonts w:ascii="Times New Roman" w:hAnsi="Times New Roman"/>
          <w:noProof/>
          <w:sz w:val="24"/>
          <w:szCs w:val="24"/>
          <w:vertAlign w:val="superscript"/>
        </w:rPr>
        <w:t>7,19</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BF3B32" w:rsidRPr="00CF4E04">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BF3B32" w:rsidRPr="00CF4E04">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BF3B32" w:rsidRPr="00CF4E04">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BF3B32" w:rsidRPr="00CF4E04">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ins w:id="182" w:author="Parks, Robbie M" w:date="2017-01-06T12:30:00Z">
        <w:del w:id="183" w:author="Majid" w:date="2017-01-12T11:36:00Z">
          <w:r w:rsidR="00475BFB" w:rsidRPr="00CF4E04" w:rsidDel="0021414E">
            <w:rPr>
              <w:rFonts w:ascii="Times New Roman" w:hAnsi="Times New Roman"/>
              <w:sz w:val="24"/>
              <w:szCs w:val="24"/>
            </w:rPr>
            <w:delText xml:space="preserve">therefore </w:delText>
          </w:r>
        </w:del>
        <w:r w:rsidR="00475BFB" w:rsidRPr="00CF4E04">
          <w:rPr>
            <w:rFonts w:ascii="Times New Roman" w:hAnsi="Times New Roman"/>
            <w:sz w:val="24"/>
            <w:szCs w:val="24"/>
          </w:rPr>
          <w:t xml:space="preserve">has the advantage </w:t>
        </w:r>
        <w:del w:id="184" w:author="Majid" w:date="2017-01-12T11:36:00Z">
          <w:r w:rsidR="00475BFB" w:rsidRPr="00CF4E04" w:rsidDel="0021414E">
            <w:rPr>
              <w:rFonts w:ascii="Times New Roman" w:hAnsi="Times New Roman"/>
              <w:sz w:val="24"/>
              <w:szCs w:val="24"/>
            </w:rPr>
            <w:delText xml:space="preserve">that it </w:delText>
          </w:r>
        </w:del>
      </w:ins>
      <w:del w:id="185" w:author="Majid" w:date="2017-01-12T11:36:00Z">
        <w:r w:rsidRPr="00CF4E04" w:rsidDel="0021414E">
          <w:rPr>
            <w:rFonts w:ascii="Times New Roman" w:hAnsi="Times New Roman"/>
            <w:sz w:val="24"/>
            <w:szCs w:val="24"/>
          </w:rPr>
          <w:delText>is not</w:delText>
        </w:r>
      </w:del>
      <w:ins w:id="186" w:author="Majid" w:date="2017-01-12T11:36:00Z">
        <w:r w:rsidR="0021414E" w:rsidRPr="00CF4E04">
          <w:rPr>
            <w:rFonts w:ascii="Times New Roman" w:hAnsi="Times New Roman"/>
            <w:sz w:val="24"/>
            <w:szCs w:val="24"/>
          </w:rPr>
          <w:t>of not being</w:t>
        </w:r>
      </w:ins>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A27BE66"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del w:id="187" w:author="Majid" w:date="2017-01-12T11:36:00Z">
        <w:r w:rsidRPr="00CF4E04" w:rsidDel="0021414E">
          <w:rPr>
            <w:rFonts w:ascii="Times New Roman" w:hAnsi="Times New Roman"/>
            <w:sz w:val="24"/>
            <w:szCs w:val="24"/>
          </w:rPr>
          <w:delText>,</w:delText>
        </w:r>
      </w:del>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del w:id="188" w:author="Majid" w:date="2017-01-12T11:36:00Z">
        <w:r w:rsidR="00510715" w:rsidRPr="00CF4E04" w:rsidDel="0021414E">
          <w:rPr>
            <w:rFonts w:ascii="Times New Roman" w:hAnsi="Times New Roman"/>
            <w:sz w:val="24"/>
            <w:szCs w:val="24"/>
          </w:rPr>
          <w:delText>w</w:delText>
        </w:r>
        <w:r w:rsidR="00341626" w:rsidRPr="00CF4E04" w:rsidDel="0021414E">
          <w:rPr>
            <w:rFonts w:ascii="Times New Roman" w:hAnsi="Times New Roman"/>
            <w:sz w:val="24"/>
            <w:szCs w:val="24"/>
          </w:rPr>
          <w:delText xml:space="preserve">e can use </w:delText>
        </w:r>
      </w:del>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ins w:id="189" w:author="Majid" w:date="2017-01-12T11:36:00Z">
        <w:r w:rsidR="0021414E" w:rsidRPr="00CF4E04">
          <w:rPr>
            <w:rFonts w:ascii="Times New Roman" w:hAnsi="Times New Roman"/>
            <w:sz w:val="24"/>
            <w:szCs w:val="24"/>
          </w:rPr>
          <w:t xml:space="preserve">can be used </w:t>
        </w:r>
      </w:ins>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ins w:id="190" w:author="Majid" w:date="2017-01-12T11:37:00Z">
        <w:r w:rsidR="0021414E" w:rsidRPr="00CF4E04">
          <w:rPr>
            <w:rFonts w:ascii="Times New Roman" w:hAnsi="Times New Roman"/>
            <w:sz w:val="24"/>
            <w:szCs w:val="24"/>
          </w:rPr>
          <w:t xml:space="preserve">the </w:t>
        </w:r>
      </w:ins>
      <w:r w:rsidR="00004579" w:rsidRPr="00CF4E04">
        <w:rPr>
          <w:rFonts w:ascii="Times New Roman" w:hAnsi="Times New Roman"/>
          <w:sz w:val="24"/>
          <w:szCs w:val="24"/>
        </w:rPr>
        <w:t>dynamic</w:t>
      </w:r>
      <w:ins w:id="191" w:author="Majid" w:date="2017-01-12T11:37:00Z">
        <w:r w:rsidR="0021414E" w:rsidRPr="00CF4E04">
          <w:rPr>
            <w:rFonts w:ascii="Times New Roman" w:hAnsi="Times New Roman"/>
            <w:sz w:val="24"/>
            <w:szCs w:val="24"/>
          </w:rPr>
          <w:t>s of</w:t>
        </w:r>
      </w:ins>
      <w:r w:rsidR="00341626" w:rsidRPr="00CF4E04">
        <w:rPr>
          <w:rFonts w:ascii="Times New Roman" w:hAnsi="Times New Roman"/>
          <w:sz w:val="24"/>
          <w:szCs w:val="24"/>
        </w:rPr>
        <w:t xml:space="preserve"> </w:t>
      </w:r>
      <w:ins w:id="192" w:author="Majid" w:date="2017-01-12T11:37:00Z">
        <w:r w:rsidR="0021414E" w:rsidRPr="00CF4E04">
          <w:rPr>
            <w:rFonts w:ascii="Times New Roman" w:hAnsi="Times New Roman"/>
            <w:sz w:val="24"/>
            <w:szCs w:val="24"/>
          </w:rPr>
          <w:t>mortality</w:t>
        </w:r>
      </w:ins>
      <w:del w:id="193" w:author="Majid" w:date="2017-01-12T11:37:00Z">
        <w:r w:rsidR="00341626" w:rsidRPr="00CF4E04" w:rsidDel="0021414E">
          <w:rPr>
            <w:rFonts w:ascii="Times New Roman" w:hAnsi="Times New Roman"/>
            <w:sz w:val="24"/>
            <w:szCs w:val="24"/>
          </w:rPr>
          <w:delText>seasonality of mortality</w:delText>
        </w:r>
      </w:del>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6D55E7" w:rsidRPr="00CF4E04">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Change w:id="194" w:author="Majid" w:date="2017-01-12T12:16:00Z">
            <w:rPr>
              <w:rFonts w:ascii="Times New Roman" w:hAnsi="Times New Roman"/>
              <w:sz w:val="24"/>
              <w:szCs w:val="24"/>
            </w:rPr>
          </w:rPrChange>
        </w:rPr>
        <w:fldChar w:fldCharType="separate"/>
      </w:r>
      <w:r w:rsidR="006D55E7" w:rsidRPr="00CF4E04">
        <w:rPr>
          <w:rFonts w:ascii="Times New Roman" w:hAnsi="Times New Roman"/>
          <w:noProof/>
          <w:sz w:val="24"/>
          <w:szCs w:val="24"/>
          <w:vertAlign w:val="superscript"/>
        </w:rPr>
        <w:t>27</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24ED784"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del w:id="195" w:author="Majid" w:date="2017-01-12T11:41:00Z">
        <w:r w:rsidR="008D2E11" w:rsidRPr="00CF4E04" w:rsidDel="00FC5718">
          <w:rPr>
            <w:rFonts w:ascii="Times New Roman" w:hAnsi="Times New Roman"/>
            <w:sz w:val="24"/>
            <w:szCs w:val="24"/>
          </w:rPr>
          <w:delText xml:space="preserve">unintentional </w:delText>
        </w:r>
      </w:del>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ins w:id="196" w:author="Majid" w:date="2017-01-12T11:41:00Z">
        <w:r w:rsidR="00FC5718" w:rsidRPr="00CF4E04">
          <w:rPr>
            <w:rFonts w:ascii="Times New Roman" w:hAnsi="Times New Roman"/>
            <w:sz w:val="24"/>
            <w:szCs w:val="24"/>
          </w:rPr>
          <w:t xml:space="preserve">road </w:t>
        </w:r>
      </w:ins>
      <w:r w:rsidR="00A54685" w:rsidRPr="00CF4E04">
        <w:rPr>
          <w:rFonts w:ascii="Times New Roman" w:hAnsi="Times New Roman"/>
          <w:sz w:val="24"/>
          <w:szCs w:val="24"/>
        </w:rPr>
        <w:t>traffic</w:t>
      </w:r>
      <w:del w:id="197" w:author="Majid" w:date="2017-01-12T11:41:00Z">
        <w:r w:rsidR="00A54685" w:rsidRPr="00CF4E04" w:rsidDel="00FC5718">
          <w:rPr>
            <w:rFonts w:ascii="Times New Roman" w:hAnsi="Times New Roman"/>
            <w:sz w:val="24"/>
            <w:szCs w:val="24"/>
          </w:rPr>
          <w:delText>-related injuries</w:delText>
        </w:r>
      </w:del>
      <w:ins w:id="198" w:author="Majid" w:date="2017-01-12T11:41:00Z">
        <w:r w:rsidR="00FC5718" w:rsidRPr="00CF4E04">
          <w:rPr>
            <w:rFonts w:ascii="Times New Roman" w:hAnsi="Times New Roman"/>
            <w:sz w:val="24"/>
            <w:szCs w:val="24"/>
          </w:rPr>
          <w:t xml:space="preserve"> crashes</w:t>
        </w:r>
      </w:ins>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ins w:id="199" w:author="Majid" w:date="2017-01-12T11:41:00Z">
        <w:r w:rsidR="00FC5718" w:rsidRPr="00CF4E04">
          <w:rPr>
            <w:rFonts w:ascii="Times New Roman" w:hAnsi="Times New Roman"/>
            <w:sz w:val="24"/>
            <w:szCs w:val="24"/>
          </w:rPr>
          <w:t xml:space="preserve">are </w:t>
        </w:r>
      </w:ins>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6D55E7" w:rsidRPr="00CF4E04">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Change w:id="200" w:author="Majid" w:date="2017-01-12T12:16:00Z">
            <w:rPr>
              <w:rFonts w:ascii="Times New Roman" w:hAnsi="Times New Roman"/>
              <w:sz w:val="24"/>
              <w:szCs w:val="24"/>
            </w:rPr>
          </w:rPrChange>
        </w:rPr>
        <w:fldChar w:fldCharType="separate"/>
      </w:r>
      <w:r w:rsidR="006D55E7" w:rsidRPr="00CF4E04">
        <w:rPr>
          <w:rFonts w:ascii="Times New Roman" w:hAnsi="Times New Roman"/>
          <w:noProof/>
          <w:sz w:val="24"/>
          <w:szCs w:val="24"/>
          <w:vertAlign w:val="superscript"/>
        </w:rPr>
        <w:t>28,29</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ins w:id="201" w:author="Parks, Robbie M" w:date="2017-01-06T17:03:00Z">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ins>
      <w:ins w:id="202" w:author="Majid" w:date="2017-01-12T11:44:00Z">
        <w:r w:rsidR="00FC5718" w:rsidRPr="00CF4E04">
          <w:rPr>
            <w:rFonts w:ascii="Times New Roman" w:hAnsi="Times New Roman"/>
            <w:sz w:val="24"/>
            <w:szCs w:val="24"/>
          </w:rPr>
          <w:t>s</w:t>
        </w:r>
      </w:ins>
      <w:ins w:id="203" w:author="Parks, Robbie M" w:date="2017-01-06T17:03:00Z">
        <w:r w:rsidR="00805AB6" w:rsidRPr="00CF4E04">
          <w:rPr>
            <w:rFonts w:ascii="Times New Roman" w:hAnsi="Times New Roman"/>
            <w:sz w:val="24"/>
            <w:szCs w:val="24"/>
          </w:rPr>
          <w:t xml:space="preserve"> </w:t>
        </w:r>
        <w:del w:id="204" w:author="Majid" w:date="2017-01-12T11:44:00Z">
          <w:r w:rsidR="00805AB6" w:rsidRPr="00CF4E04" w:rsidDel="00FC5718">
            <w:rPr>
              <w:rFonts w:ascii="Times New Roman" w:hAnsi="Times New Roman"/>
              <w:sz w:val="24"/>
              <w:szCs w:val="24"/>
            </w:rPr>
            <w:delText>caused by</w:delText>
          </w:r>
        </w:del>
      </w:ins>
      <w:ins w:id="205" w:author="Majid" w:date="2017-01-12T11:44:00Z">
        <w:r w:rsidR="00FC5718" w:rsidRPr="00CF4E04">
          <w:rPr>
            <w:rFonts w:ascii="Times New Roman" w:hAnsi="Times New Roman"/>
            <w:sz w:val="24"/>
            <w:szCs w:val="24"/>
          </w:rPr>
          <w:t>from</w:t>
        </w:r>
      </w:ins>
      <w:ins w:id="206" w:author="Parks, Robbie M" w:date="2017-01-06T17:03:00Z">
        <w:r w:rsidR="00805AB6" w:rsidRPr="00CF4E04">
          <w:rPr>
            <w:rFonts w:ascii="Times New Roman" w:hAnsi="Times New Roman"/>
            <w:sz w:val="24"/>
            <w:szCs w:val="24"/>
          </w:rPr>
          <w:t xml:space="preserve"> respiratory </w:t>
        </w:r>
      </w:ins>
      <w:ins w:id="207" w:author="Parks, Robbie M" w:date="2017-01-11T13:23:00Z">
        <w:r w:rsidR="00A62D4A" w:rsidRPr="00CF4E04">
          <w:rPr>
            <w:rFonts w:ascii="Times New Roman" w:hAnsi="Times New Roman"/>
            <w:sz w:val="24"/>
            <w:szCs w:val="24"/>
          </w:rPr>
          <w:t>causes</w:t>
        </w:r>
      </w:ins>
      <w:ins w:id="208" w:author="Parks, Robbie M" w:date="2017-01-06T17:03:00Z">
        <w:del w:id="209" w:author="Majid" w:date="2017-01-12T11:45:00Z">
          <w:r w:rsidR="00805AB6" w:rsidRPr="00CF4E04" w:rsidDel="00FC5718">
            <w:rPr>
              <w:rFonts w:ascii="Times New Roman" w:hAnsi="Times New Roman"/>
              <w:sz w:val="24"/>
              <w:szCs w:val="24"/>
            </w:rPr>
            <w:delText xml:space="preserve"> of children under one year old</w:delText>
          </w:r>
        </w:del>
      </w:ins>
      <w:ins w:id="210" w:author="Parks, Robbie M" w:date="2017-01-06T17:04:00Z">
        <w:r w:rsidR="00805AB6" w:rsidRPr="00CF4E04">
          <w:rPr>
            <w:rFonts w:ascii="Times New Roman" w:hAnsi="Times New Roman"/>
            <w:sz w:val="24"/>
            <w:szCs w:val="24"/>
          </w:rPr>
          <w:t xml:space="preserve">, </w:t>
        </w:r>
        <w:del w:id="211" w:author="Majid" w:date="2017-01-12T11:45:00Z">
          <w:r w:rsidR="00805AB6" w:rsidRPr="00CF4E04" w:rsidDel="00FC5718">
            <w:rPr>
              <w:rFonts w:ascii="Times New Roman" w:hAnsi="Times New Roman"/>
              <w:sz w:val="24"/>
              <w:szCs w:val="24"/>
            </w:rPr>
            <w:delText>as this has been shown to hav</w:delText>
          </w:r>
          <w:r w:rsidR="00BD6E46" w:rsidRPr="00CF4E04" w:rsidDel="00FC5718">
            <w:rPr>
              <w:rFonts w:ascii="Times New Roman" w:hAnsi="Times New Roman"/>
              <w:sz w:val="24"/>
              <w:szCs w:val="24"/>
            </w:rPr>
            <w:delText>e</w:delText>
          </w:r>
        </w:del>
      </w:ins>
      <w:ins w:id="212" w:author="Majid" w:date="2017-01-12T11:45:00Z">
        <w:r w:rsidR="00FC5718" w:rsidRPr="00CF4E04">
          <w:rPr>
            <w:rFonts w:ascii="Times New Roman" w:hAnsi="Times New Roman"/>
            <w:sz w:val="24"/>
            <w:szCs w:val="24"/>
          </w:rPr>
          <w:t>which has</w:t>
        </w:r>
      </w:ins>
      <w:ins w:id="213" w:author="Parks, Robbie M" w:date="2017-01-06T17:04:00Z">
        <w:r w:rsidR="00BD6E46" w:rsidRPr="00CF4E04">
          <w:rPr>
            <w:rFonts w:ascii="Times New Roman" w:hAnsi="Times New Roman"/>
            <w:sz w:val="24"/>
            <w:szCs w:val="24"/>
          </w:rPr>
          <w:t xml:space="preserve"> a strong seasonality</w:t>
        </w:r>
        <w:del w:id="214" w:author="Majid" w:date="2017-01-12T11:45:00Z">
          <w:r w:rsidR="00BD6E46" w:rsidRPr="00CF4E04" w:rsidDel="00FC5718">
            <w:rPr>
              <w:rFonts w:ascii="Times New Roman" w:hAnsi="Times New Roman"/>
              <w:sz w:val="24"/>
              <w:szCs w:val="24"/>
            </w:rPr>
            <w:delText xml:space="preserve"> </w:delText>
          </w:r>
          <w:r w:rsidR="00805AB6" w:rsidRPr="00CF4E04" w:rsidDel="00FC5718">
            <w:rPr>
              <w:rFonts w:ascii="Times New Roman" w:hAnsi="Times New Roman"/>
              <w:sz w:val="24"/>
              <w:szCs w:val="24"/>
            </w:rPr>
            <w:delText>to its occurance</w:delText>
          </w:r>
        </w:del>
      </w:ins>
      <w:ins w:id="215" w:author="Parks, Robbie M" w:date="2017-01-11T17:06:00Z">
        <w:r w:rsidR="007A5A8A" w:rsidRPr="00CF4E04">
          <w:rPr>
            <w:rFonts w:ascii="Times New Roman" w:hAnsi="Times New Roman"/>
            <w:sz w:val="24"/>
            <w:szCs w:val="24"/>
          </w:rPr>
          <w:t xml:space="preserve">, as well as the increase in the proportion of </w:t>
        </w:r>
      </w:ins>
      <w:ins w:id="216" w:author="Majid" w:date="2017-01-12T11:45:00Z">
        <w:r w:rsidR="00FC5718" w:rsidRPr="00CF4E04">
          <w:rPr>
            <w:rFonts w:ascii="Times New Roman" w:hAnsi="Times New Roman"/>
            <w:sz w:val="24"/>
            <w:szCs w:val="24"/>
          </w:rPr>
          <w:t xml:space="preserve">deaths that occur in the </w:t>
        </w:r>
      </w:ins>
      <w:ins w:id="217" w:author="Parks, Robbie M" w:date="2017-01-11T17:06:00Z">
        <w:r w:rsidR="007A5A8A" w:rsidRPr="00CF4E04">
          <w:rPr>
            <w:rFonts w:ascii="Times New Roman" w:hAnsi="Times New Roman"/>
            <w:sz w:val="24"/>
            <w:szCs w:val="24"/>
          </w:rPr>
          <w:t xml:space="preserve">neonatal </w:t>
        </w:r>
      </w:ins>
      <w:ins w:id="218" w:author="Majid" w:date="2017-01-12T11:45:00Z">
        <w:r w:rsidR="00FC5718" w:rsidRPr="00CF4E04">
          <w:rPr>
            <w:rFonts w:ascii="Times New Roman" w:hAnsi="Times New Roman"/>
            <w:sz w:val="24"/>
            <w:szCs w:val="24"/>
          </w:rPr>
          <w:t>period</w:t>
        </w:r>
      </w:ins>
      <w:ins w:id="219" w:author="Parks, Robbie M" w:date="2017-01-11T17:06:00Z">
        <w:del w:id="220" w:author="Majid" w:date="2017-01-12T11:45:00Z">
          <w:r w:rsidR="007A5A8A" w:rsidRPr="00CF4E04" w:rsidDel="00FC5718">
            <w:rPr>
              <w:rFonts w:ascii="Times New Roman" w:hAnsi="Times New Roman"/>
              <w:sz w:val="24"/>
              <w:szCs w:val="24"/>
            </w:rPr>
            <w:delText>deaths for children under one year old</w:delText>
          </w:r>
        </w:del>
        <w:r w:rsidR="007A5A8A" w:rsidRPr="00CF4E04">
          <w:rPr>
            <w:rFonts w:ascii="Times New Roman" w:hAnsi="Times New Roman"/>
            <w:sz w:val="24"/>
            <w:szCs w:val="24"/>
          </w:rPr>
          <w:t xml:space="preserve">, which </w:t>
        </w:r>
        <w:del w:id="221" w:author="Majid" w:date="2017-01-12T11:45:00Z">
          <w:r w:rsidR="00D53266" w:rsidRPr="00CF4E04" w:rsidDel="00FC5718">
            <w:rPr>
              <w:rFonts w:ascii="Times New Roman" w:hAnsi="Times New Roman"/>
              <w:sz w:val="24"/>
              <w:szCs w:val="24"/>
            </w:rPr>
            <w:delText>occur less seasonally</w:delText>
          </w:r>
        </w:del>
      </w:ins>
      <w:ins w:id="222" w:author="Majid" w:date="2017-01-12T11:45:00Z">
        <w:r w:rsidR="00FC5718" w:rsidRPr="00CF4E04">
          <w:rPr>
            <w:rFonts w:ascii="Times New Roman" w:hAnsi="Times New Roman"/>
            <w:sz w:val="24"/>
            <w:szCs w:val="24"/>
          </w:rPr>
          <w:t>does not vary noticeable throughout the year</w:t>
        </w:r>
      </w:ins>
      <w:r w:rsidR="00805AB6" w:rsidRPr="00CF4E04">
        <w:rPr>
          <w:rFonts w:ascii="Times New Roman" w:hAnsi="Times New Roman"/>
          <w:sz w:val="24"/>
          <w:szCs w:val="24"/>
        </w:rPr>
        <w:t>.</w:t>
      </w:r>
      <w:commentRangeStart w:id="223"/>
      <w:r w:rsidR="00805AB6" w:rsidRPr="00EA38A0">
        <w:rPr>
          <w:rFonts w:ascii="Times New Roman" w:hAnsi="Times New Roman"/>
          <w:sz w:val="24"/>
          <w:szCs w:val="24"/>
        </w:rPr>
        <w:fldChar w:fldCharType="begin"/>
      </w:r>
      <w:r w:rsidR="002C282B" w:rsidRPr="00CF4E04">
        <w:rPr>
          <w:rFonts w:ascii="Times New Roman" w:hAnsi="Times New Roman"/>
          <w:sz w:val="24"/>
          <w:szCs w:val="24"/>
        </w:rPr>
        <w:instrText xml:space="preserve"> ADDIN EN.CITE &lt;EndNote&gt;&lt;Cite&gt;&lt;Author&gt;Statistics&lt;/Author&gt;&lt;Year&gt;2012&lt;/Year&gt;&lt;RecNum&gt;951&lt;/RecNum&gt;&lt;DisplayText&gt;&lt;style face="superscript"&gt;7,28&lt;/style&gt;&lt;/DisplayText&gt;&lt;record&gt;&lt;rec-number&gt;951&lt;/rec-number&gt;&lt;foreign-keys&gt;&lt;key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805AB6" w:rsidRPr="00EA38A0">
        <w:rPr>
          <w:rFonts w:ascii="Times New Roman" w:hAnsi="Times New Roman"/>
          <w:sz w:val="24"/>
          <w:szCs w:val="24"/>
          <w:rPrChange w:id="224" w:author="Majid" w:date="2017-01-12T12:16:00Z">
            <w:rPr>
              <w:rFonts w:ascii="Times New Roman" w:hAnsi="Times New Roman"/>
              <w:sz w:val="24"/>
              <w:szCs w:val="24"/>
            </w:rPr>
          </w:rPrChange>
        </w:rPr>
        <w:fldChar w:fldCharType="separate"/>
      </w:r>
      <w:r w:rsidR="002C282B" w:rsidRPr="00CF4E04">
        <w:rPr>
          <w:rFonts w:ascii="Times New Roman" w:hAnsi="Times New Roman"/>
          <w:noProof/>
          <w:sz w:val="24"/>
          <w:szCs w:val="24"/>
          <w:vertAlign w:val="superscript"/>
        </w:rPr>
        <w:t>7,28</w:t>
      </w:r>
      <w:r w:rsidR="00805AB6" w:rsidRPr="00EA38A0">
        <w:rPr>
          <w:rFonts w:ascii="Times New Roman" w:hAnsi="Times New Roman"/>
          <w:sz w:val="24"/>
          <w:szCs w:val="24"/>
        </w:rPr>
        <w:fldChar w:fldCharType="end"/>
      </w:r>
      <w:r w:rsidR="00CE0658" w:rsidRPr="00EA38A0">
        <w:rPr>
          <w:rFonts w:ascii="Times New Roman" w:hAnsi="Times New Roman"/>
          <w:sz w:val="24"/>
          <w:szCs w:val="24"/>
        </w:rPr>
        <w:fldChar w:fldCharType="begin">
          <w:fldData xml:space="preserve">PEVuZE5vdGU+PENpdGU+PEF1dGhvcj5NYWNEb3JtYW48L0F1dGhvcj48WWVhcj4xOTkzPC9ZZWFy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</w:fldData>
        </w:fldChar>
      </w:r>
      <w:r w:rsidR="00AE1AFE" w:rsidRPr="00CF4E04">
        <w:rPr>
          <w:rFonts w:ascii="Times New Roman" w:hAnsi="Times New Roman"/>
          <w:sz w:val="24"/>
          <w:szCs w:val="24"/>
        </w:rPr>
        <w:instrText xml:space="preserve"> ADDIN EN.CITE </w:instrText>
      </w:r>
      <w:r w:rsidR="00AE1AFE" w:rsidRPr="00CF4E04">
        <w:rPr>
          <w:rFonts w:ascii="Times New Roman" w:hAnsi="Times New Roman"/>
          <w:sz w:val="24"/>
          <w:szCs w:val="24"/>
          <w:rPrChange w:id="225" w:author="Majid" w:date="2017-01-12T12:16:00Z">
            <w:rPr>
              <w:rFonts w:ascii="Times New Roman" w:hAnsi="Times New Roman"/>
              <w:sz w:val="24"/>
              <w:szCs w:val="24"/>
            </w:rPr>
          </w:rPrChange>
        </w:rPr>
        <w:fldChar w:fldCharType="begin">
          <w:fldData xml:space="preserve">PEVuZE5vdGU+PENpdGU+PEF1dGhvcj5NYWNEb3JtYW48L0F1dGhvcj48WWVhcj4xOTkzPC9ZZWFy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</w:fldData>
        </w:fldChar>
      </w:r>
      <w:r w:rsidR="00AE1AFE" w:rsidRPr="00CF4E04">
        <w:rPr>
          <w:rFonts w:ascii="Times New Roman" w:hAnsi="Times New Roman"/>
          <w:sz w:val="24"/>
          <w:szCs w:val="24"/>
        </w:rPr>
        <w:instrText xml:space="preserve"> ADDIN EN.CITE.DATA </w:instrText>
      </w:r>
      <w:r w:rsidR="00AE1AFE" w:rsidRPr="00CF4E04">
        <w:rPr>
          <w:rFonts w:ascii="Times New Roman" w:hAnsi="Times New Roman"/>
          <w:sz w:val="24"/>
          <w:szCs w:val="24"/>
          <w:rPrChange w:id="226" w:author="Majid" w:date="2017-01-12T12:16:00Z">
            <w:rPr>
              <w:rFonts w:ascii="Times New Roman" w:hAnsi="Times New Roman"/>
              <w:sz w:val="24"/>
              <w:szCs w:val="24"/>
            </w:rPr>
          </w:rPrChange>
        </w:rPr>
      </w:r>
      <w:r w:rsidR="00AE1AFE" w:rsidRPr="00CF4E04">
        <w:rPr>
          <w:rFonts w:ascii="Times New Roman" w:hAnsi="Times New Roman"/>
          <w:sz w:val="24"/>
          <w:szCs w:val="24"/>
          <w:rPrChange w:id="227" w:author="Majid" w:date="2017-01-12T12:16:00Z">
            <w:rPr>
              <w:rFonts w:ascii="Times New Roman" w:hAnsi="Times New Roman"/>
              <w:sz w:val="24"/>
              <w:szCs w:val="24"/>
            </w:rPr>
          </w:rPrChange>
        </w:rPr>
        <w:fldChar w:fldCharType="end"/>
      </w:r>
      <w:r w:rsidR="00CE0658" w:rsidRPr="00EA38A0">
        <w:rPr>
          <w:rFonts w:ascii="Times New Roman" w:hAnsi="Times New Roman"/>
          <w:sz w:val="24"/>
          <w:szCs w:val="24"/>
          <w:rPrChange w:id="228" w:author="Majid" w:date="2017-01-12T12:16:00Z">
            <w:rPr>
              <w:rFonts w:ascii="Times New Roman" w:hAnsi="Times New Roman"/>
              <w:sz w:val="24"/>
              <w:szCs w:val="24"/>
            </w:rPr>
          </w:rPrChange>
        </w:rPr>
      </w:r>
      <w:r w:rsidR="00CE0658" w:rsidRPr="00EA38A0">
        <w:rPr>
          <w:rFonts w:ascii="Times New Roman" w:hAnsi="Times New Roman"/>
          <w:sz w:val="24"/>
          <w:szCs w:val="24"/>
          <w:rPrChange w:id="229" w:author="Majid" w:date="2017-01-12T12:16:00Z">
            <w:rPr>
              <w:rFonts w:ascii="Times New Roman" w:hAnsi="Times New Roman"/>
              <w:sz w:val="24"/>
              <w:szCs w:val="24"/>
            </w:rPr>
          </w:rPrChange>
        </w:rPr>
        <w:fldChar w:fldCharType="separate"/>
      </w:r>
      <w:r w:rsidR="00AE1AFE" w:rsidRPr="00CF4E04">
        <w:rPr>
          <w:rFonts w:ascii="Times New Roman" w:hAnsi="Times New Roman"/>
          <w:noProof/>
          <w:sz w:val="24"/>
          <w:szCs w:val="24"/>
          <w:vertAlign w:val="superscript"/>
        </w:rPr>
        <w:t>30,31</w:t>
      </w:r>
      <w:r w:rsidR="00CE0658"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w:t>
      </w:r>
      <w:commentRangeEnd w:id="223"/>
      <w:r w:rsidR="00FC5718" w:rsidRPr="00CF4E04">
        <w:rPr>
          <w:rStyle w:val="CommentReference"/>
          <w:rFonts w:ascii="Times New Roman" w:eastAsiaTheme="minorHAnsi" w:hAnsi="Times New Roman"/>
          <w:sz w:val="24"/>
          <w:szCs w:val="24"/>
          <w:rPrChange w:id="230" w:author="Majid" w:date="2017-01-12T12:16:00Z">
            <w:rPr>
              <w:rStyle w:val="CommentReference"/>
              <w:rFonts w:asciiTheme="minorHAnsi" w:eastAsiaTheme="minorHAnsi" w:hAnsiTheme="minorHAnsi" w:cstheme="minorBidi"/>
            </w:rPr>
          </w:rPrChange>
        </w:rPr>
        <w:commentReference w:id="223"/>
      </w:r>
      <w:r w:rsidR="00A1552B" w:rsidRPr="00CF4E04">
        <w:rPr>
          <w:rFonts w:ascii="Times New Roman" w:hAnsi="Times New Roman"/>
          <w:sz w:val="24"/>
          <w:szCs w:val="24"/>
        </w:rPr>
        <w:t xml:space="preserve">elucidation on the causes of </w:t>
      </w:r>
      <w:r w:rsidR="00D85F98" w:rsidRPr="00CF4E04">
        <w:rPr>
          <w:rFonts w:ascii="Times New Roman" w:hAnsi="Times New Roman"/>
          <w:sz w:val="24"/>
          <w:szCs w:val="24"/>
        </w:rPr>
        <w:t xml:space="preserve">deseasonalisation </w:t>
      </w:r>
      <w:del w:id="231" w:author="Majid" w:date="2017-01-12T11:46:00Z">
        <w:r w:rsidR="00350DD6" w:rsidRPr="00CF4E04" w:rsidDel="00FC5718">
          <w:rPr>
            <w:rFonts w:ascii="Times New Roman" w:hAnsi="Times New Roman"/>
            <w:sz w:val="24"/>
            <w:szCs w:val="24"/>
          </w:rPr>
          <w:delText xml:space="preserve">of </w:delText>
        </w:r>
      </w:del>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del w:id="232" w:author="Majid" w:date="2017-01-12T11:47:00Z">
        <w:r w:rsidR="00A1552B" w:rsidRPr="00CF4E04" w:rsidDel="00FC5718">
          <w:rPr>
            <w:rFonts w:ascii="Times New Roman" w:hAnsi="Times New Roman"/>
            <w:sz w:val="24"/>
            <w:szCs w:val="24"/>
          </w:rPr>
          <w:delText>a more detailed analysis of</w:delText>
        </w:r>
      </w:del>
      <w:ins w:id="233" w:author="Majid" w:date="2017-01-12T11:47:00Z">
        <w:r w:rsidR="00FC5718" w:rsidRPr="00CF4E04">
          <w:rPr>
            <w:rFonts w:ascii="Times New Roman" w:hAnsi="Times New Roman"/>
            <w:sz w:val="24"/>
            <w:szCs w:val="24"/>
          </w:rPr>
          <w:t>analysing</w:t>
        </w:r>
      </w:ins>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w:t>
      </w:r>
      <w:del w:id="234" w:author="Majid" w:date="2017-01-12T11:47:00Z">
        <w:r w:rsidR="00F91C20" w:rsidRPr="00CF4E04" w:rsidDel="00FC5718">
          <w:rPr>
            <w:rFonts w:ascii="Times New Roman" w:hAnsi="Times New Roman"/>
            <w:sz w:val="24"/>
            <w:szCs w:val="24"/>
          </w:rPr>
          <w:delText xml:space="preserve">the </w:delText>
        </w:r>
      </w:del>
      <w:r w:rsidR="00F91C20" w:rsidRPr="00CF4E04">
        <w:rPr>
          <w:rFonts w:ascii="Times New Roman" w:hAnsi="Times New Roman"/>
          <w:sz w:val="24"/>
          <w:szCs w:val="24"/>
        </w:rPr>
        <w:t xml:space="preserve">shifts in seasonality of </w:t>
      </w:r>
      <w:del w:id="235" w:author="Majid" w:date="2017-01-12T11:47:00Z">
        <w:r w:rsidR="00F91C20" w:rsidRPr="00CF4E04" w:rsidDel="00FC5718">
          <w:rPr>
            <w:rFonts w:ascii="Times New Roman" w:hAnsi="Times New Roman"/>
            <w:sz w:val="24"/>
            <w:szCs w:val="24"/>
          </w:rPr>
          <w:delText xml:space="preserve">the </w:delText>
        </w:r>
      </w:del>
      <w:r w:rsidR="00F91C20" w:rsidRPr="00CF4E04">
        <w:rPr>
          <w:rFonts w:ascii="Times New Roman" w:hAnsi="Times New Roman"/>
          <w:sz w:val="24"/>
          <w:szCs w:val="24"/>
        </w:rPr>
        <w:t>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0ED70835"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del w:id="236" w:author="Majid" w:date="2017-01-12T11:57:00Z">
        <w:r w:rsidR="00452AB5" w:rsidRPr="00CF4E04" w:rsidDel="00B65688">
          <w:rPr>
            <w:rFonts w:ascii="Times New Roman" w:hAnsi="Times New Roman"/>
            <w:sz w:val="24"/>
            <w:szCs w:val="24"/>
          </w:rPr>
          <w:delText>, which is also largely irrespective of geography</w:delText>
        </w:r>
      </w:del>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w:t>
      </w:r>
      <w:del w:id="237" w:author="Majid" w:date="2017-01-12T11:56:00Z">
        <w:r w:rsidR="00452AB5" w:rsidRPr="00CF4E04" w:rsidDel="00B65688">
          <w:rPr>
            <w:rFonts w:ascii="Times New Roman" w:hAnsi="Times New Roman"/>
            <w:sz w:val="24"/>
            <w:szCs w:val="24"/>
          </w:rPr>
          <w:delText xml:space="preserve">however </w:delText>
        </w:r>
      </w:del>
      <w:r w:rsidR="00452AB5" w:rsidRPr="00CF4E04">
        <w:rPr>
          <w:rFonts w:ascii="Times New Roman" w:hAnsi="Times New Roman"/>
          <w:sz w:val="24"/>
          <w:szCs w:val="24"/>
        </w:rPr>
        <w:t xml:space="preserve">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del w:id="238" w:author="Majid" w:date="2017-01-12T11:57:00Z">
        <w:r w:rsidR="00D85F98" w:rsidRPr="00CF4E04" w:rsidDel="00B65688">
          <w:rPr>
            <w:rFonts w:ascii="Times New Roman" w:hAnsi="Times New Roman"/>
            <w:sz w:val="24"/>
            <w:szCs w:val="24"/>
          </w:rPr>
          <w:delText>)</w:delText>
        </w:r>
        <w:r w:rsidR="00452AB5" w:rsidRPr="00CF4E04" w:rsidDel="00B65688">
          <w:rPr>
            <w:rFonts w:ascii="Times New Roman" w:hAnsi="Times New Roman"/>
            <w:sz w:val="24"/>
            <w:szCs w:val="24"/>
          </w:rPr>
          <w:delText>.</w:delText>
        </w:r>
        <w:r w:rsidRPr="00CF4E04" w:rsidDel="00B65688">
          <w:rPr>
            <w:rFonts w:ascii="Times New Roman" w:hAnsi="Times New Roman"/>
            <w:sz w:val="24"/>
            <w:szCs w:val="24"/>
          </w:rPr>
          <w:delText xml:space="preserve"> </w:delText>
        </w:r>
      </w:del>
      <w:ins w:id="239" w:author="Majid" w:date="2017-01-12T11:57:00Z">
        <w:r w:rsidR="00B65688" w:rsidRPr="00CF4E04">
          <w:rPr>
            <w:rFonts w:ascii="Times New Roman" w:hAnsi="Times New Roman"/>
            <w:sz w:val="24"/>
            <w:szCs w:val="24"/>
          </w:rPr>
          <w:t xml:space="preserve">),. </w:t>
        </w:r>
      </w:ins>
      <w:r w:rsidRPr="00CF4E04">
        <w:rPr>
          <w:rFonts w:ascii="Times New Roman" w:hAnsi="Times New Roman"/>
          <w:sz w:val="24"/>
          <w:szCs w:val="24"/>
        </w:rPr>
        <w:t>This finding demonstrates the need for environmental and health service interventions targeted towards this group</w:t>
      </w:r>
      <w:ins w:id="240" w:author="Majid" w:date="2017-01-12T11:57:00Z">
        <w:r w:rsidR="00B65688" w:rsidRPr="00CF4E04">
          <w:rPr>
            <w:rFonts w:ascii="Times New Roman" w:hAnsi="Times New Roman"/>
            <w:sz w:val="24"/>
            <w:szCs w:val="24"/>
          </w:rPr>
          <w:t xml:space="preserve"> irrespective of geography and local climate</w:t>
        </w:r>
      </w:ins>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del w:id="241" w:author="Majid" w:date="2017-01-12T11:58:00Z">
        <w:r w:rsidR="007A42F3" w:rsidRPr="00CF4E04" w:rsidDel="00B65688">
          <w:rPr>
            <w:rFonts w:ascii="Times New Roman" w:hAnsi="Times New Roman"/>
            <w:sz w:val="24"/>
            <w:szCs w:val="24"/>
          </w:rPr>
          <w:delText>continuing to improve</w:delText>
        </w:r>
      </w:del>
      <w:ins w:id="242" w:author="Majid" w:date="2017-01-12T11:58:00Z">
        <w:r w:rsidR="00B65688" w:rsidRPr="00CF4E04">
          <w:rPr>
            <w:rFonts w:ascii="Times New Roman" w:hAnsi="Times New Roman"/>
            <w:sz w:val="24"/>
            <w:szCs w:val="24"/>
          </w:rPr>
          <w:t>enhancing</w:t>
        </w:r>
      </w:ins>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ins w:id="243" w:author="Majid" w:date="2017-01-12T13:21:00Z">
        <w:r w:rsidR="00FE389A">
          <w:rPr>
            <w:rFonts w:ascii="Times New Roman" w:hAnsi="Times New Roman"/>
            <w:sz w:val="24"/>
            <w:szCs w:val="24"/>
          </w:rPr>
          <w:t xml:space="preserve">better insulation of homes, </w:t>
        </w:r>
      </w:ins>
      <w:ins w:id="244" w:author="Majid" w:date="2017-01-12T11:58:00Z">
        <w:r w:rsidR="00B65688" w:rsidRPr="00CF4E04">
          <w:rPr>
            <w:rFonts w:ascii="Times New Roman" w:hAnsi="Times New Roman"/>
            <w:sz w:val="24"/>
            <w:szCs w:val="24"/>
          </w:rPr>
          <w:t xml:space="preserve">winter </w:t>
        </w:r>
      </w:ins>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del w:id="245" w:author="Majid" w:date="2017-01-12T11:58:00Z">
        <w:r w:rsidR="00455B56" w:rsidRPr="00CF4E04" w:rsidDel="00B65688">
          <w:rPr>
            <w:rFonts w:ascii="Times New Roman" w:hAnsi="Times New Roman"/>
            <w:sz w:val="24"/>
            <w:szCs w:val="24"/>
          </w:rPr>
          <w:delText xml:space="preserve"> in periods of cold weather</w:delText>
        </w:r>
      </w:del>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AE1AFE" w:rsidRPr="00CF4E04">
        <w:rPr>
          <w:rFonts w:ascii="Times New Roman" w:hAnsi="Times New Roman"/>
          <w:sz w:val="24"/>
          <w:szCs w:val="24"/>
        </w:rPr>
        <w:instrText xml:space="preserve"> ADDIN EN.CITE &lt;EndNote&gt;&lt;Cite&gt;&lt;Author&gt;England&lt;/Author&gt;&lt;Year&gt;2016&lt;/Year&gt;&lt;RecNum&gt;953&lt;/RecNum&gt;&lt;DisplayText&gt;&lt;style face="superscript"&gt;32&lt;/style&gt;&lt;/DisplayText&gt;&lt;record&gt;&lt;rec-number&gt;953&lt;/rec-number&gt;&lt;foreign-keys&gt;&lt;key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Change w:id="246" w:author="Majid" w:date="2017-01-12T12:16:00Z">
            <w:rPr>
              <w:rFonts w:ascii="Times New Roman" w:hAnsi="Times New Roman"/>
              <w:sz w:val="24"/>
              <w:szCs w:val="24"/>
            </w:rPr>
          </w:rPrChange>
        </w:rPr>
        <w:fldChar w:fldCharType="separate"/>
      </w:r>
      <w:r w:rsidR="00AE1AFE" w:rsidRPr="00CF4E04">
        <w:rPr>
          <w:rFonts w:ascii="Times New Roman" w:hAnsi="Times New Roman"/>
          <w:noProof/>
          <w:sz w:val="24"/>
          <w:szCs w:val="24"/>
          <w:vertAlign w:val="superscript"/>
        </w:rPr>
        <w:t>32</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del w:id="247" w:author="Majid" w:date="2017-01-12T11:59:00Z">
        <w:r w:rsidR="00447CCE" w:rsidRPr="00CF4E04" w:rsidDel="00B65688">
          <w:rPr>
            <w:rFonts w:ascii="Times New Roman" w:hAnsi="Times New Roman"/>
            <w:sz w:val="24"/>
            <w:szCs w:val="24"/>
          </w:rPr>
          <w:delText>as well as</w:delText>
        </w:r>
      </w:del>
      <w:ins w:id="248" w:author="Majid" w:date="2017-01-12T11:59:00Z">
        <w:r w:rsidR="00B65688" w:rsidRPr="00CF4E04">
          <w:rPr>
            <w:rFonts w:ascii="Times New Roman" w:hAnsi="Times New Roman"/>
            <w:sz w:val="24"/>
            <w:szCs w:val="24"/>
          </w:rPr>
          <w:t>and</w:t>
        </w:r>
      </w:ins>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 xml:space="preserve">are also important to protect this vulnerable </w:t>
      </w:r>
      <w:commentRangeStart w:id="249"/>
      <w:r w:rsidR="00D85F98" w:rsidRPr="00CF4E04">
        <w:rPr>
          <w:rFonts w:ascii="Times New Roman" w:hAnsi="Times New Roman"/>
          <w:sz w:val="24"/>
          <w:szCs w:val="24"/>
        </w:rPr>
        <w:t>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r>
      <w:r w:rsidR="00AE1AFE" w:rsidRPr="00CF4E04">
        <w:rPr>
          <w:rFonts w:ascii="Times New Roman" w:hAnsi="Times New Roman"/>
          <w:sz w:val="24"/>
          <w:szCs w:val="24"/>
        </w:rPr>
        <w:instrText xml:space="preserve"> ADDIN EN.CITE &lt;EndNote&gt;&lt;Cite&gt;&lt;Author&gt;England&lt;/Author&gt;&lt;Year&gt;2016&lt;/Year&gt;&lt;RecNum&gt;953&lt;/RecNum&gt;&lt;DisplayText&gt;&lt;style face="superscript"&gt;32&lt;/style&gt;&lt;/DisplayText&gt;&lt;record&gt;&lt;rec-number&gt;953&lt;/rec-number&gt;&lt;foreign-keys&gt;&lt;key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Change w:id="250" w:author="Majid" w:date="2017-01-12T12:16:00Z">
            <w:rPr>
              <w:rFonts w:ascii="Times New Roman" w:hAnsi="Times New Roman"/>
              <w:sz w:val="24"/>
              <w:szCs w:val="24"/>
            </w:rPr>
          </w:rPrChange>
        </w:rPr>
        <w:fldChar w:fldCharType="separate"/>
      </w:r>
      <w:r w:rsidR="00AE1AFE" w:rsidRPr="00CF4E04">
        <w:rPr>
          <w:rFonts w:ascii="Times New Roman" w:hAnsi="Times New Roman"/>
          <w:noProof/>
          <w:sz w:val="24"/>
          <w:szCs w:val="24"/>
          <w:vertAlign w:val="superscript"/>
        </w:rPr>
        <w:t>32</w:t>
      </w:r>
      <w:r w:rsidR="008B1C81" w:rsidRPr="00EA38A0">
        <w:rPr>
          <w:rFonts w:ascii="Times New Roman" w:hAnsi="Times New Roman"/>
          <w:sz w:val="24"/>
          <w:szCs w:val="24"/>
        </w:rPr>
        <w:fldChar w:fldCharType="end"/>
      </w:r>
      <w:commentRangeEnd w:id="249"/>
      <w:r w:rsidR="000A1E38">
        <w:rPr>
          <w:rStyle w:val="CommentReference"/>
          <w:rFonts w:asciiTheme="minorHAnsi" w:eastAsiaTheme="minorHAnsi" w:hAnsiTheme="minorHAnsi" w:cstheme="minorBidi"/>
        </w:rPr>
        <w:commentReference w:id="249"/>
      </w:r>
      <w:r w:rsidR="004C0C71" w:rsidRPr="00CF4E04">
        <w:rPr>
          <w:rFonts w:ascii="Times New Roman" w:hAnsi="Times New Roman"/>
          <w:sz w:val="24"/>
          <w:szCs w:val="24"/>
        </w:rPr>
        <w:t xml:space="preserve"> </w:t>
      </w:r>
      <w:ins w:id="251" w:author="Majid" w:date="2017-01-12T11:59:00Z">
        <w:r w:rsidR="00B65688" w:rsidRPr="00CF4E04">
          <w:rPr>
            <w:rFonts w:ascii="Times New Roman" w:hAnsi="Times New Roman"/>
            <w:sz w:val="24"/>
            <w:szCs w:val="24"/>
          </w:rPr>
          <w:t xml:space="preserve">In many countries such services are increasingly under strain in an era of austerity. </w:t>
        </w:r>
      </w:ins>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del w:id="252" w:author="Majid" w:date="2017-01-12T11:59:00Z">
        <w:r w:rsidR="004C02DD" w:rsidRPr="00CF4E04" w:rsidDel="00B65688">
          <w:rPr>
            <w:rFonts w:ascii="Times New Roman" w:hAnsi="Times New Roman"/>
            <w:sz w:val="24"/>
            <w:szCs w:val="24"/>
          </w:rPr>
          <w:delText>technology</w:delText>
        </w:r>
      </w:del>
      <w:ins w:id="253" w:author="Majid" w:date="2017-01-12T11:59:00Z">
        <w:r w:rsidR="00B65688" w:rsidRPr="00CF4E04">
          <w:rPr>
            <w:rFonts w:ascii="Times New Roman" w:hAnsi="Times New Roman"/>
            <w:sz w:val="24"/>
            <w:szCs w:val="24"/>
          </w:rPr>
          <w:t>technologies</w:t>
        </w:r>
      </w:ins>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del w:id="254" w:author="Majid" w:date="2017-01-12T12:00:00Z">
        <w:r w:rsidR="00634E3B" w:rsidRPr="00CF4E04" w:rsidDel="00B65688">
          <w:rPr>
            <w:rFonts w:ascii="Times New Roman" w:hAnsi="Times New Roman"/>
            <w:sz w:val="24"/>
            <w:szCs w:val="24"/>
          </w:rPr>
          <w:delText xml:space="preserve">. This </w:delText>
        </w:r>
        <w:r w:rsidR="00087CDF" w:rsidRPr="00CF4E04" w:rsidDel="00B65688">
          <w:rPr>
            <w:rFonts w:ascii="Times New Roman" w:hAnsi="Times New Roman"/>
            <w:sz w:val="24"/>
            <w:szCs w:val="24"/>
          </w:rPr>
          <w:delText>technology may</w:delText>
        </w:r>
        <w:r w:rsidR="00634E3B" w:rsidRPr="00CF4E04" w:rsidDel="00B65688">
          <w:rPr>
            <w:rFonts w:ascii="Times New Roman" w:hAnsi="Times New Roman"/>
            <w:sz w:val="24"/>
            <w:szCs w:val="24"/>
          </w:rPr>
          <w:delText xml:space="preserve"> be</w:delText>
        </w:r>
      </w:del>
      <w:ins w:id="255" w:author="Majid" w:date="2017-01-12T12:00:00Z">
        <w:r w:rsidR="00B65688" w:rsidRPr="00CF4E04">
          <w:rPr>
            <w:rFonts w:ascii="Times New Roman" w:hAnsi="Times New Roman"/>
            <w:sz w:val="24"/>
            <w:szCs w:val="24"/>
          </w:rPr>
          <w:t>,</w:t>
        </w:r>
      </w:ins>
      <w:r w:rsidR="007B5D34" w:rsidRPr="00CF4E04">
        <w:rPr>
          <w:rFonts w:ascii="Times New Roman" w:hAnsi="Times New Roman"/>
          <w:sz w:val="24"/>
          <w:szCs w:val="24"/>
        </w:rPr>
        <w:t xml:space="preserve"> especially </w:t>
      </w:r>
      <w:del w:id="256" w:author="Majid" w:date="2017-01-12T12:00:00Z">
        <w:r w:rsidR="00087CDF" w:rsidRPr="00CF4E04" w:rsidDel="00B65688">
          <w:rPr>
            <w:rFonts w:ascii="Times New Roman" w:hAnsi="Times New Roman"/>
            <w:sz w:val="24"/>
            <w:szCs w:val="24"/>
          </w:rPr>
          <w:delText xml:space="preserve">useful </w:delText>
        </w:r>
        <w:r w:rsidR="007B5D34" w:rsidRPr="00CF4E04" w:rsidDel="00B65688">
          <w:rPr>
            <w:rFonts w:ascii="Times New Roman" w:hAnsi="Times New Roman"/>
            <w:sz w:val="24"/>
            <w:szCs w:val="24"/>
          </w:rPr>
          <w:delText>during</w:delText>
        </w:r>
      </w:del>
      <w:ins w:id="257" w:author="Majid" w:date="2017-01-12T12:00:00Z">
        <w:r w:rsidR="00B65688" w:rsidRPr="00CF4E04">
          <w:rPr>
            <w:rFonts w:ascii="Times New Roman" w:hAnsi="Times New Roman"/>
            <w:sz w:val="24"/>
            <w:szCs w:val="24"/>
          </w:rPr>
          <w:t>in</w:t>
        </w:r>
      </w:ins>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AE1AFE" w:rsidRPr="00CF4E04">
        <w:rPr>
          <w:rFonts w:ascii="Times New Roman" w:hAnsi="Times New Roman"/>
          <w:sz w:val="24"/>
          <w:szCs w:val="24"/>
        </w:rPr>
        <w:instrText xml:space="preserve"> ADDIN EN.CITE &lt;EndNote&gt;&lt;Cite&gt;&lt;Author&gt;Morris&lt;/Author&gt;&lt;Year&gt;2013&lt;/Year&gt;&lt;RecNum&gt;955&lt;/RecNum&gt;&lt;DisplayText&gt;&lt;style face="superscript"&gt;33&lt;/style&gt;&lt;/DisplayText&gt;&lt;record&gt;&lt;rec-number&gt;955&lt;/rec-number&gt;&lt;foreign-keys&gt;&lt;key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Change w:id="258" w:author="Majid" w:date="2017-01-12T12:16:00Z">
            <w:rPr>
              <w:rFonts w:ascii="Times New Roman" w:hAnsi="Times New Roman"/>
              <w:sz w:val="24"/>
              <w:szCs w:val="24"/>
            </w:rPr>
          </w:rPrChange>
        </w:rPr>
        <w:fldChar w:fldCharType="separate"/>
      </w:r>
      <w:r w:rsidR="00AE1AFE" w:rsidRPr="00CF4E04">
        <w:rPr>
          <w:rFonts w:ascii="Times New Roman" w:hAnsi="Times New Roman"/>
          <w:noProof/>
          <w:sz w:val="24"/>
          <w:szCs w:val="24"/>
          <w:vertAlign w:val="superscript"/>
        </w:rPr>
        <w:t>33</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647552A"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AE1AFE" w:rsidRPr="00CF4E04">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face="superscript"&gt;34&lt;/style&gt;&lt;/DisplayText&gt;&lt;record&gt;&lt;rec-number&gt;456&lt;/rec-number&gt;&lt;foreign-keys&gt;&lt;key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Change w:id="259" w:author="Majid" w:date="2017-01-12T12:16:00Z">
            <w:rPr>
              <w:rFonts w:ascii="Times New Roman" w:hAnsi="Times New Roman"/>
              <w:color w:val="000000" w:themeColor="text1"/>
              <w:sz w:val="24"/>
              <w:szCs w:val="24"/>
            </w:rPr>
          </w:rPrChange>
        </w:rPr>
        <w:fldChar w:fldCharType="separate"/>
      </w:r>
      <w:r w:rsidR="00AE1AFE" w:rsidRPr="00CF4E04">
        <w:rPr>
          <w:rFonts w:ascii="Times New Roman" w:hAnsi="Times New Roman"/>
          <w:noProof/>
          <w:color w:val="000000" w:themeColor="text1"/>
          <w:sz w:val="24"/>
          <w:szCs w:val="24"/>
          <w:vertAlign w:val="superscript"/>
        </w:rPr>
        <w:t>34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ins w:id="260" w:author="Majid" w:date="2017-01-05T13:33:00Z">
        <w:r w:rsidR="00B71A20" w:rsidRPr="00CF4E04">
          <w:rPr>
            <w:rFonts w:ascii="Times New Roman" w:hAnsi="Times New Roman"/>
            <w:sz w:val="24"/>
            <w:szCs w:val="24"/>
          </w:rPr>
          <w:t xml:space="preserve"> </w:t>
        </w:r>
      </w:ins>
      <w:r w:rsidR="00B71A20" w:rsidRPr="00CF4E04">
        <w:rPr>
          <w:rFonts w:ascii="Times New Roman" w:hAnsi="Times New Roman"/>
          <w:sz w:val="24"/>
          <w:szCs w:val="24"/>
        </w:rPr>
        <w:t>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AE1AFE" w:rsidRPr="00CF4E04">
        <w:rPr>
          <w:rFonts w:ascii="Times New Roman" w:hAnsi="Times New Roman"/>
          <w:sz w:val="24"/>
          <w:szCs w:val="24"/>
        </w:rPr>
        <w:instrText xml:space="preserve"> ADDIN EN.CITE &lt;EndNote&gt;&lt;Cite&gt;&lt;Author&gt;Karl&lt;/Author&gt;&lt;Year&gt;1984&lt;/Year&gt;&lt;RecNum&gt;454&lt;/RecNum&gt;&lt;DisplayText&gt;&lt;style face="superscript"&gt;35&lt;/style&gt;&lt;/DisplayText&gt;&lt;record&gt;&lt;rec-number&gt;454&lt;/rec-number&gt;&lt;foreign-keys&gt;&lt;key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sidRPr="00EA38A0">
        <w:rPr>
          <w:rFonts w:ascii="Times New Roman" w:hAnsi="Times New Roman"/>
          <w:sz w:val="24"/>
          <w:szCs w:val="24"/>
          <w:rPrChange w:id="261" w:author="Majid" w:date="2017-01-12T12:16:00Z">
            <w:rPr>
              <w:rFonts w:ascii="Times New Roman" w:hAnsi="Times New Roman"/>
              <w:sz w:val="24"/>
              <w:szCs w:val="24"/>
            </w:rPr>
          </w:rPrChange>
        </w:rPr>
        <w:fldChar w:fldCharType="separate"/>
      </w:r>
      <w:r w:rsidR="00AE1AFE" w:rsidRPr="00CF4E04">
        <w:rPr>
          <w:rFonts w:ascii="Times New Roman" w:hAnsi="Times New Roman"/>
          <w:noProof/>
          <w:sz w:val="24"/>
          <w:szCs w:val="24"/>
          <w:vertAlign w:val="superscript"/>
        </w:rPr>
        <w:t>35</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723485A" w14:textId="7A587452" w:rsidR="001A0C5A" w:rsidRPr="00CF4E04" w:rsidDel="0050434E" w:rsidRDefault="001A0C5A" w:rsidP="00472EC1">
      <w:pPr>
        <w:spacing w:after="0" w:line="480" w:lineRule="auto"/>
        <w:rPr>
          <w:del w:id="262" w:author="Majid" w:date="2017-01-12T11:28:00Z"/>
          <w:rFonts w:ascii="Times New Roman" w:hAnsi="Times New Roman"/>
          <w:color w:val="000000" w:themeColor="text1"/>
          <w:sz w:val="24"/>
          <w:szCs w:val="24"/>
        </w:rPr>
      </w:pP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72C1AC7"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6D55E7" w:rsidRPr="00CF4E04">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Change w:id="263" w:author="Majid" w:date="2017-01-12T12:16:00Z">
            <w:rPr>
              <w:rFonts w:ascii="Times New Roman" w:hAnsi="Times New Roman"/>
              <w:color w:val="000000" w:themeColor="text1"/>
              <w:sz w:val="24"/>
              <w:szCs w:val="24"/>
            </w:rPr>
          </w:rPrChange>
        </w:rPr>
        <w:fldChar w:fldCharType="separate"/>
      </w:r>
      <w:r w:rsidR="006D55E7" w:rsidRPr="00CF4E04">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620CB203"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and its variance 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its variance.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commentRangeStart w:id="264"/>
      <w:r w:rsidRPr="00CF4E04">
        <w:rPr>
          <w:rFonts w:ascii="Times New Roman" w:hAnsi="Times New Roman"/>
          <w:b/>
          <w:color w:val="000000" w:themeColor="text1"/>
          <w:sz w:val="24"/>
          <w:szCs w:val="24"/>
        </w:rPr>
        <w:lastRenderedPageBreak/>
        <w:t>References</w:t>
      </w:r>
      <w:commentRangeEnd w:id="264"/>
      <w:r w:rsidR="00CF4E04">
        <w:rPr>
          <w:rStyle w:val="CommentReference"/>
          <w:rFonts w:asciiTheme="minorHAnsi" w:eastAsiaTheme="minorHAnsi" w:hAnsiTheme="minorHAnsi" w:cstheme="minorBidi"/>
        </w:rPr>
        <w:commentReference w:id="264"/>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1F8913B" w14:textId="77777777" w:rsidR="00AE1AFE" w:rsidRPr="00CF4E04" w:rsidRDefault="002C5FB9" w:rsidP="00AE1AFE">
      <w:pPr>
        <w:pStyle w:val="EndNoteBibliography"/>
        <w:spacing w:after="0"/>
        <w:ind w:left="720" w:hanging="720"/>
        <w:rPr>
          <w:rFonts w:ascii="Times New Roman" w:hAnsi="Times New Roman"/>
          <w:noProof/>
          <w:sz w:val="24"/>
          <w:szCs w:val="24"/>
          <w:rPrChange w:id="265" w:author="Majid" w:date="2017-01-12T12:16:00Z">
            <w:rPr>
              <w:noProof/>
            </w:rPr>
          </w:rPrChange>
        </w:rPr>
      </w:pPr>
      <w:r w:rsidRPr="00CF4E04">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CF4E04">
        <w:rPr>
          <w:rFonts w:ascii="Times New Roman" w:hAnsi="Times New Roman"/>
          <w:color w:val="000000" w:themeColor="text1"/>
          <w:sz w:val="24"/>
          <w:szCs w:val="24"/>
          <w:rPrChange w:id="266" w:author="Majid" w:date="2017-01-12T12:16:00Z">
            <w:rPr/>
          </w:rPrChange>
        </w:rPr>
        <w:fldChar w:fldCharType="separate"/>
      </w:r>
      <w:r w:rsidR="00AE1AFE" w:rsidRPr="00CF4E04">
        <w:rPr>
          <w:rFonts w:ascii="Times New Roman" w:hAnsi="Times New Roman"/>
          <w:noProof/>
          <w:sz w:val="24"/>
          <w:szCs w:val="24"/>
          <w:rPrChange w:id="267" w:author="Majid" w:date="2017-01-12T12:16:00Z">
            <w:rPr>
              <w:noProof/>
            </w:rPr>
          </w:rPrChange>
        </w:rPr>
        <w:t>1</w:t>
      </w:r>
      <w:r w:rsidR="00AE1AFE" w:rsidRPr="00CF4E04">
        <w:rPr>
          <w:rFonts w:ascii="Times New Roman" w:hAnsi="Times New Roman"/>
          <w:noProof/>
          <w:sz w:val="24"/>
          <w:szCs w:val="24"/>
          <w:rPrChange w:id="268" w:author="Majid" w:date="2017-01-12T12:16:00Z">
            <w:rPr>
              <w:noProof/>
            </w:rPr>
          </w:rPrChange>
        </w:rPr>
        <w:tab/>
        <w:t xml:space="preserve">McKee, C. Deaths in winter: can Britain learn from Europe? </w:t>
      </w:r>
      <w:r w:rsidR="00AE1AFE" w:rsidRPr="00CF4E04">
        <w:rPr>
          <w:rFonts w:ascii="Times New Roman" w:hAnsi="Times New Roman"/>
          <w:i/>
          <w:noProof/>
          <w:sz w:val="24"/>
          <w:szCs w:val="24"/>
          <w:rPrChange w:id="269" w:author="Majid" w:date="2017-01-12T12:16:00Z">
            <w:rPr>
              <w:i/>
              <w:noProof/>
            </w:rPr>
          </w:rPrChange>
        </w:rPr>
        <w:t>European journal of epidemiology</w:t>
      </w:r>
      <w:r w:rsidR="00AE1AFE" w:rsidRPr="00CF4E04">
        <w:rPr>
          <w:rFonts w:ascii="Times New Roman" w:hAnsi="Times New Roman"/>
          <w:noProof/>
          <w:sz w:val="24"/>
          <w:szCs w:val="24"/>
          <w:rPrChange w:id="270" w:author="Majid" w:date="2017-01-12T12:16:00Z">
            <w:rPr>
              <w:noProof/>
            </w:rPr>
          </w:rPrChange>
        </w:rPr>
        <w:t xml:space="preserve"> </w:t>
      </w:r>
      <w:r w:rsidR="00AE1AFE" w:rsidRPr="00CF4E04">
        <w:rPr>
          <w:rFonts w:ascii="Times New Roman" w:hAnsi="Times New Roman"/>
          <w:b/>
          <w:noProof/>
          <w:sz w:val="24"/>
          <w:szCs w:val="24"/>
          <w:rPrChange w:id="271" w:author="Majid" w:date="2017-01-12T12:16:00Z">
            <w:rPr>
              <w:b/>
              <w:noProof/>
            </w:rPr>
          </w:rPrChange>
        </w:rPr>
        <w:t>5</w:t>
      </w:r>
      <w:r w:rsidR="00AE1AFE" w:rsidRPr="00CF4E04">
        <w:rPr>
          <w:rFonts w:ascii="Times New Roman" w:hAnsi="Times New Roman"/>
          <w:noProof/>
          <w:sz w:val="24"/>
          <w:szCs w:val="24"/>
          <w:rPrChange w:id="272" w:author="Majid" w:date="2017-01-12T12:16:00Z">
            <w:rPr>
              <w:noProof/>
            </w:rPr>
          </w:rPrChange>
        </w:rPr>
        <w:t>, 178-182 (1989).</w:t>
      </w:r>
    </w:p>
    <w:p w14:paraId="242E2F26" w14:textId="77777777" w:rsidR="00AE1AFE" w:rsidRPr="00CF4E04" w:rsidRDefault="00AE1AFE" w:rsidP="00AE1AFE">
      <w:pPr>
        <w:pStyle w:val="EndNoteBibliography"/>
        <w:spacing w:after="0"/>
        <w:ind w:left="720" w:hanging="720"/>
        <w:rPr>
          <w:rFonts w:ascii="Times New Roman" w:hAnsi="Times New Roman"/>
          <w:noProof/>
          <w:sz w:val="24"/>
          <w:szCs w:val="24"/>
          <w:rPrChange w:id="273" w:author="Majid" w:date="2017-01-12T12:16:00Z">
            <w:rPr>
              <w:noProof/>
            </w:rPr>
          </w:rPrChange>
        </w:rPr>
      </w:pPr>
      <w:r w:rsidRPr="00CF4E04">
        <w:rPr>
          <w:rFonts w:ascii="Times New Roman" w:hAnsi="Times New Roman"/>
          <w:noProof/>
          <w:sz w:val="24"/>
          <w:szCs w:val="24"/>
          <w:rPrChange w:id="274" w:author="Majid" w:date="2017-01-12T12:16:00Z">
            <w:rPr>
              <w:noProof/>
            </w:rPr>
          </w:rPrChange>
        </w:rPr>
        <w:t>2</w:t>
      </w:r>
      <w:r w:rsidRPr="00CF4E04">
        <w:rPr>
          <w:rFonts w:ascii="Times New Roman" w:hAnsi="Times New Roman"/>
          <w:noProof/>
          <w:sz w:val="24"/>
          <w:szCs w:val="24"/>
          <w:rPrChange w:id="275" w:author="Majid" w:date="2017-01-12T12:16:00Z">
            <w:rPr>
              <w:noProof/>
            </w:rPr>
          </w:rPrChange>
        </w:rPr>
        <w:tab/>
        <w:t xml:space="preserve">Group, T. E. Cold exposure and winter mortality from ischaemic heart disease, cerebrovascular disease, respiratory disease, and all causes in warm and cold regions of Europe. </w:t>
      </w:r>
      <w:r w:rsidRPr="00CF4E04">
        <w:rPr>
          <w:rFonts w:ascii="Times New Roman" w:hAnsi="Times New Roman"/>
          <w:i/>
          <w:noProof/>
          <w:sz w:val="24"/>
          <w:szCs w:val="24"/>
          <w:rPrChange w:id="276" w:author="Majid" w:date="2017-01-12T12:16:00Z">
            <w:rPr>
              <w:i/>
              <w:noProof/>
            </w:rPr>
          </w:rPrChange>
        </w:rPr>
        <w:t>The Lancet</w:t>
      </w:r>
      <w:r w:rsidRPr="00CF4E04">
        <w:rPr>
          <w:rFonts w:ascii="Times New Roman" w:hAnsi="Times New Roman"/>
          <w:noProof/>
          <w:sz w:val="24"/>
          <w:szCs w:val="24"/>
          <w:rPrChange w:id="277" w:author="Majid" w:date="2017-01-12T12:16:00Z">
            <w:rPr>
              <w:noProof/>
            </w:rPr>
          </w:rPrChange>
        </w:rPr>
        <w:t xml:space="preserve"> </w:t>
      </w:r>
      <w:r w:rsidRPr="00CF4E04">
        <w:rPr>
          <w:rFonts w:ascii="Times New Roman" w:hAnsi="Times New Roman"/>
          <w:b/>
          <w:noProof/>
          <w:sz w:val="24"/>
          <w:szCs w:val="24"/>
          <w:rPrChange w:id="278" w:author="Majid" w:date="2017-01-12T12:16:00Z">
            <w:rPr>
              <w:b/>
              <w:noProof/>
            </w:rPr>
          </w:rPrChange>
        </w:rPr>
        <w:t>349</w:t>
      </w:r>
      <w:r w:rsidRPr="00CF4E04">
        <w:rPr>
          <w:rFonts w:ascii="Times New Roman" w:hAnsi="Times New Roman"/>
          <w:noProof/>
          <w:sz w:val="24"/>
          <w:szCs w:val="24"/>
          <w:rPrChange w:id="279" w:author="Majid" w:date="2017-01-12T12:16:00Z">
            <w:rPr>
              <w:noProof/>
            </w:rPr>
          </w:rPrChange>
        </w:rPr>
        <w:t>, 1341-1346 (1997).</w:t>
      </w:r>
    </w:p>
    <w:p w14:paraId="17A38E21" w14:textId="77777777" w:rsidR="00AE1AFE" w:rsidRPr="00CF4E04" w:rsidRDefault="00AE1AFE" w:rsidP="00AE1AFE">
      <w:pPr>
        <w:pStyle w:val="EndNoteBibliography"/>
        <w:spacing w:after="0"/>
        <w:ind w:left="720" w:hanging="720"/>
        <w:rPr>
          <w:rFonts w:ascii="Times New Roman" w:hAnsi="Times New Roman"/>
          <w:noProof/>
          <w:sz w:val="24"/>
          <w:szCs w:val="24"/>
          <w:rPrChange w:id="280" w:author="Majid" w:date="2017-01-12T12:16:00Z">
            <w:rPr>
              <w:noProof/>
            </w:rPr>
          </w:rPrChange>
        </w:rPr>
      </w:pPr>
      <w:r w:rsidRPr="00CF4E04">
        <w:rPr>
          <w:rFonts w:ascii="Times New Roman" w:hAnsi="Times New Roman"/>
          <w:noProof/>
          <w:sz w:val="24"/>
          <w:szCs w:val="24"/>
          <w:rPrChange w:id="281" w:author="Majid" w:date="2017-01-12T12:16:00Z">
            <w:rPr>
              <w:noProof/>
            </w:rPr>
          </w:rPrChange>
        </w:rPr>
        <w:t>3</w:t>
      </w:r>
      <w:r w:rsidRPr="00CF4E04">
        <w:rPr>
          <w:rFonts w:ascii="Times New Roman" w:hAnsi="Times New Roman"/>
          <w:noProof/>
          <w:sz w:val="24"/>
          <w:szCs w:val="24"/>
          <w:rPrChange w:id="282" w:author="Majid" w:date="2017-01-12T12:16:00Z">
            <w:rPr>
              <w:noProof/>
            </w:rPr>
          </w:rPrChange>
        </w:rPr>
        <w:tab/>
        <w:t xml:space="preserve">Healy, J. D. Excess winter mortality in Europe: a cross country analysis identifying key risk factors. </w:t>
      </w:r>
      <w:r w:rsidRPr="00CF4E04">
        <w:rPr>
          <w:rFonts w:ascii="Times New Roman" w:hAnsi="Times New Roman"/>
          <w:i/>
          <w:noProof/>
          <w:sz w:val="24"/>
          <w:szCs w:val="24"/>
          <w:rPrChange w:id="283" w:author="Majid" w:date="2017-01-12T12:16:00Z">
            <w:rPr>
              <w:i/>
              <w:noProof/>
            </w:rPr>
          </w:rPrChange>
        </w:rPr>
        <w:t>Journal of Epidemiology and Community Health</w:t>
      </w:r>
      <w:r w:rsidRPr="00CF4E04">
        <w:rPr>
          <w:rFonts w:ascii="Times New Roman" w:hAnsi="Times New Roman"/>
          <w:noProof/>
          <w:sz w:val="24"/>
          <w:szCs w:val="24"/>
          <w:rPrChange w:id="284" w:author="Majid" w:date="2017-01-12T12:16:00Z">
            <w:rPr>
              <w:noProof/>
            </w:rPr>
          </w:rPrChange>
        </w:rPr>
        <w:t xml:space="preserve"> </w:t>
      </w:r>
      <w:r w:rsidRPr="00CF4E04">
        <w:rPr>
          <w:rFonts w:ascii="Times New Roman" w:hAnsi="Times New Roman"/>
          <w:b/>
          <w:noProof/>
          <w:sz w:val="24"/>
          <w:szCs w:val="24"/>
          <w:rPrChange w:id="285" w:author="Majid" w:date="2017-01-12T12:16:00Z">
            <w:rPr>
              <w:b/>
              <w:noProof/>
            </w:rPr>
          </w:rPrChange>
        </w:rPr>
        <w:t>57</w:t>
      </w:r>
      <w:r w:rsidRPr="00CF4E04">
        <w:rPr>
          <w:rFonts w:ascii="Times New Roman" w:hAnsi="Times New Roman"/>
          <w:noProof/>
          <w:sz w:val="24"/>
          <w:szCs w:val="24"/>
          <w:rPrChange w:id="286" w:author="Majid" w:date="2017-01-12T12:16:00Z">
            <w:rPr>
              <w:noProof/>
            </w:rPr>
          </w:rPrChange>
        </w:rPr>
        <w:t>, 784-789, doi:10.1136/jech.57.10.784 (2003).</w:t>
      </w:r>
    </w:p>
    <w:p w14:paraId="5037B68C" w14:textId="77777777" w:rsidR="00AE1AFE" w:rsidRPr="00CF4E04" w:rsidRDefault="00AE1AFE" w:rsidP="00AE1AFE">
      <w:pPr>
        <w:pStyle w:val="EndNoteBibliography"/>
        <w:spacing w:after="0"/>
        <w:ind w:left="720" w:hanging="720"/>
        <w:rPr>
          <w:rFonts w:ascii="Times New Roman" w:hAnsi="Times New Roman"/>
          <w:noProof/>
          <w:sz w:val="24"/>
          <w:szCs w:val="24"/>
          <w:rPrChange w:id="287" w:author="Majid" w:date="2017-01-12T12:16:00Z">
            <w:rPr>
              <w:noProof/>
            </w:rPr>
          </w:rPrChange>
        </w:rPr>
      </w:pPr>
      <w:r w:rsidRPr="00CF4E04">
        <w:rPr>
          <w:rFonts w:ascii="Times New Roman" w:hAnsi="Times New Roman"/>
          <w:noProof/>
          <w:sz w:val="24"/>
          <w:szCs w:val="24"/>
          <w:rPrChange w:id="288" w:author="Majid" w:date="2017-01-12T12:16:00Z">
            <w:rPr>
              <w:noProof/>
            </w:rPr>
          </w:rPrChange>
        </w:rPr>
        <w:t>4</w:t>
      </w:r>
      <w:r w:rsidRPr="00CF4E04">
        <w:rPr>
          <w:rFonts w:ascii="Times New Roman" w:hAnsi="Times New Roman"/>
          <w:noProof/>
          <w:sz w:val="24"/>
          <w:szCs w:val="24"/>
          <w:rPrChange w:id="289" w:author="Majid" w:date="2017-01-12T12:16:00Z">
            <w:rPr>
              <w:noProof/>
            </w:rPr>
          </w:rPrChange>
        </w:rPr>
        <w:tab/>
        <w:t xml:space="preserve">Campbell, A. Excess winter mortality in England and Wales: 2015/16 (provisional) and 2014/15 (final). </w:t>
      </w:r>
      <w:r w:rsidRPr="00CF4E04">
        <w:rPr>
          <w:rFonts w:ascii="Times New Roman" w:hAnsi="Times New Roman"/>
          <w:i/>
          <w:noProof/>
          <w:sz w:val="24"/>
          <w:szCs w:val="24"/>
          <w:rPrChange w:id="290" w:author="Majid" w:date="2017-01-12T12:16:00Z">
            <w:rPr>
              <w:i/>
              <w:noProof/>
            </w:rPr>
          </w:rPrChange>
        </w:rPr>
        <w:t>Statistical bulletin, Office for National Statistics</w:t>
      </w:r>
      <w:r w:rsidRPr="00CF4E04">
        <w:rPr>
          <w:rFonts w:ascii="Times New Roman" w:hAnsi="Times New Roman"/>
          <w:noProof/>
          <w:sz w:val="24"/>
          <w:szCs w:val="24"/>
          <w:rPrChange w:id="291" w:author="Majid" w:date="2017-01-12T12:16:00Z">
            <w:rPr>
              <w:noProof/>
            </w:rPr>
          </w:rPrChange>
        </w:rPr>
        <w:t xml:space="preserve"> (2016).</w:t>
      </w:r>
    </w:p>
    <w:p w14:paraId="3583F0E6" w14:textId="77777777" w:rsidR="00AE1AFE" w:rsidRPr="00CF4E04" w:rsidRDefault="00AE1AFE" w:rsidP="00AE1AFE">
      <w:pPr>
        <w:pStyle w:val="EndNoteBibliography"/>
        <w:spacing w:after="0"/>
        <w:ind w:left="720" w:hanging="720"/>
        <w:rPr>
          <w:rFonts w:ascii="Times New Roman" w:hAnsi="Times New Roman"/>
          <w:noProof/>
          <w:sz w:val="24"/>
          <w:szCs w:val="24"/>
          <w:rPrChange w:id="292" w:author="Majid" w:date="2017-01-12T12:16:00Z">
            <w:rPr>
              <w:noProof/>
            </w:rPr>
          </w:rPrChange>
        </w:rPr>
      </w:pPr>
      <w:r w:rsidRPr="00CF4E04">
        <w:rPr>
          <w:rFonts w:ascii="Times New Roman" w:hAnsi="Times New Roman"/>
          <w:noProof/>
          <w:sz w:val="24"/>
          <w:szCs w:val="24"/>
          <w:rPrChange w:id="293" w:author="Majid" w:date="2017-01-12T12:16:00Z">
            <w:rPr>
              <w:noProof/>
            </w:rPr>
          </w:rPrChange>
        </w:rPr>
        <w:t>5</w:t>
      </w:r>
      <w:r w:rsidRPr="00CF4E04">
        <w:rPr>
          <w:rFonts w:ascii="Times New Roman" w:hAnsi="Times New Roman"/>
          <w:noProof/>
          <w:sz w:val="24"/>
          <w:szCs w:val="24"/>
          <w:rPrChange w:id="294" w:author="Majid" w:date="2017-01-12T12:16:00Z">
            <w:rPr>
              <w:noProof/>
            </w:rPr>
          </w:rPrChange>
        </w:rPr>
        <w:tab/>
        <w:t>Fowler, T.</w:t>
      </w:r>
      <w:r w:rsidRPr="00CF4E04">
        <w:rPr>
          <w:rFonts w:ascii="Times New Roman" w:hAnsi="Times New Roman"/>
          <w:i/>
          <w:noProof/>
          <w:sz w:val="24"/>
          <w:szCs w:val="24"/>
          <w:rPrChange w:id="295" w:author="Majid" w:date="2017-01-12T12:16:00Z">
            <w:rPr>
              <w:i/>
              <w:noProof/>
            </w:rPr>
          </w:rPrChange>
        </w:rPr>
        <w:t xml:space="preserve"> et al.</w:t>
      </w:r>
      <w:r w:rsidRPr="00CF4E04">
        <w:rPr>
          <w:rFonts w:ascii="Times New Roman" w:hAnsi="Times New Roman"/>
          <w:noProof/>
          <w:sz w:val="24"/>
          <w:szCs w:val="24"/>
          <w:rPrChange w:id="296" w:author="Majid" w:date="2017-01-12T12:16:00Z">
            <w:rPr>
              <w:noProof/>
            </w:rPr>
          </w:rPrChange>
        </w:rPr>
        <w:t xml:space="preserve"> Excess winter deaths in Europe: a multi-country descriptive analysis. </w:t>
      </w:r>
      <w:r w:rsidRPr="00CF4E04">
        <w:rPr>
          <w:rFonts w:ascii="Times New Roman" w:hAnsi="Times New Roman"/>
          <w:i/>
          <w:noProof/>
          <w:sz w:val="24"/>
          <w:szCs w:val="24"/>
          <w:rPrChange w:id="297" w:author="Majid" w:date="2017-01-12T12:16:00Z">
            <w:rPr>
              <w:i/>
              <w:noProof/>
            </w:rPr>
          </w:rPrChange>
        </w:rPr>
        <w:t>Eur J Public Health</w:t>
      </w:r>
      <w:r w:rsidRPr="00CF4E04">
        <w:rPr>
          <w:rFonts w:ascii="Times New Roman" w:hAnsi="Times New Roman"/>
          <w:noProof/>
          <w:sz w:val="24"/>
          <w:szCs w:val="24"/>
          <w:rPrChange w:id="298" w:author="Majid" w:date="2017-01-12T12:16:00Z">
            <w:rPr>
              <w:noProof/>
            </w:rPr>
          </w:rPrChange>
        </w:rPr>
        <w:t xml:space="preserve"> </w:t>
      </w:r>
      <w:r w:rsidRPr="00CF4E04">
        <w:rPr>
          <w:rFonts w:ascii="Times New Roman" w:hAnsi="Times New Roman"/>
          <w:b/>
          <w:noProof/>
          <w:sz w:val="24"/>
          <w:szCs w:val="24"/>
          <w:rPrChange w:id="299" w:author="Majid" w:date="2017-01-12T12:16:00Z">
            <w:rPr>
              <w:b/>
              <w:noProof/>
            </w:rPr>
          </w:rPrChange>
        </w:rPr>
        <w:t>25</w:t>
      </w:r>
      <w:r w:rsidRPr="00CF4E04">
        <w:rPr>
          <w:rFonts w:ascii="Times New Roman" w:hAnsi="Times New Roman"/>
          <w:noProof/>
          <w:sz w:val="24"/>
          <w:szCs w:val="24"/>
          <w:rPrChange w:id="300" w:author="Majid" w:date="2017-01-12T12:16:00Z">
            <w:rPr>
              <w:noProof/>
            </w:rPr>
          </w:rPrChange>
        </w:rPr>
        <w:t>, 339-345, doi:10.1093/eurpub/cku073 (2015).</w:t>
      </w:r>
    </w:p>
    <w:p w14:paraId="5BB6A975" w14:textId="77777777" w:rsidR="00AE1AFE" w:rsidRPr="00CF4E04" w:rsidRDefault="00AE1AFE" w:rsidP="00AE1AFE">
      <w:pPr>
        <w:pStyle w:val="EndNoteBibliography"/>
        <w:spacing w:after="0"/>
        <w:ind w:left="720" w:hanging="720"/>
        <w:rPr>
          <w:rFonts w:ascii="Times New Roman" w:hAnsi="Times New Roman"/>
          <w:noProof/>
          <w:sz w:val="24"/>
          <w:szCs w:val="24"/>
          <w:rPrChange w:id="301" w:author="Majid" w:date="2017-01-12T12:16:00Z">
            <w:rPr>
              <w:noProof/>
            </w:rPr>
          </w:rPrChange>
        </w:rPr>
      </w:pPr>
      <w:r w:rsidRPr="00CF4E04">
        <w:rPr>
          <w:rFonts w:ascii="Times New Roman" w:hAnsi="Times New Roman"/>
          <w:noProof/>
          <w:sz w:val="24"/>
          <w:szCs w:val="24"/>
          <w:rPrChange w:id="302" w:author="Majid" w:date="2017-01-12T12:16:00Z">
            <w:rPr>
              <w:noProof/>
            </w:rPr>
          </w:rPrChange>
        </w:rPr>
        <w:t>6</w:t>
      </w:r>
      <w:r w:rsidRPr="00CF4E04">
        <w:rPr>
          <w:rFonts w:ascii="Times New Roman" w:hAnsi="Times New Roman"/>
          <w:noProof/>
          <w:sz w:val="24"/>
          <w:szCs w:val="24"/>
          <w:rPrChange w:id="303" w:author="Majid" w:date="2017-01-12T12:16:00Z">
            <w:rPr>
              <w:noProof/>
            </w:rPr>
          </w:rPrChange>
        </w:rPr>
        <w:tab/>
        <w:t xml:space="preserve">Gemmell, I., McLoone, P., Boddy, F. A., Dickinson, G. J. &amp; Watt, G. C. M. Seasonal variation in mortality in Scotland. </w:t>
      </w:r>
      <w:r w:rsidRPr="00CF4E04">
        <w:rPr>
          <w:rFonts w:ascii="Times New Roman" w:hAnsi="Times New Roman"/>
          <w:i/>
          <w:noProof/>
          <w:sz w:val="24"/>
          <w:szCs w:val="24"/>
          <w:rPrChange w:id="304" w:author="Majid" w:date="2017-01-12T12:16:00Z">
            <w:rPr>
              <w:i/>
              <w:noProof/>
            </w:rPr>
          </w:rPrChange>
        </w:rPr>
        <w:t>International Journal of Epidemiology</w:t>
      </w:r>
      <w:r w:rsidRPr="00CF4E04">
        <w:rPr>
          <w:rFonts w:ascii="Times New Roman" w:hAnsi="Times New Roman"/>
          <w:noProof/>
          <w:sz w:val="24"/>
          <w:szCs w:val="24"/>
          <w:rPrChange w:id="305" w:author="Majid" w:date="2017-01-12T12:16:00Z">
            <w:rPr>
              <w:noProof/>
            </w:rPr>
          </w:rPrChange>
        </w:rPr>
        <w:t xml:space="preserve"> </w:t>
      </w:r>
      <w:r w:rsidRPr="00CF4E04">
        <w:rPr>
          <w:rFonts w:ascii="Times New Roman" w:hAnsi="Times New Roman"/>
          <w:b/>
          <w:noProof/>
          <w:sz w:val="24"/>
          <w:szCs w:val="24"/>
          <w:rPrChange w:id="306" w:author="Majid" w:date="2017-01-12T12:16:00Z">
            <w:rPr>
              <w:b/>
              <w:noProof/>
            </w:rPr>
          </w:rPrChange>
        </w:rPr>
        <w:t>29</w:t>
      </w:r>
      <w:r w:rsidRPr="00CF4E04">
        <w:rPr>
          <w:rFonts w:ascii="Times New Roman" w:hAnsi="Times New Roman"/>
          <w:noProof/>
          <w:sz w:val="24"/>
          <w:szCs w:val="24"/>
          <w:rPrChange w:id="307" w:author="Majid" w:date="2017-01-12T12:16:00Z">
            <w:rPr>
              <w:noProof/>
            </w:rPr>
          </w:rPrChange>
        </w:rPr>
        <w:t>, 274-279, doi:10.1093/ije/29.2.274 (2000).</w:t>
      </w:r>
    </w:p>
    <w:p w14:paraId="6DFBB453" w14:textId="77777777" w:rsidR="00AE1AFE" w:rsidRPr="00CF4E04" w:rsidRDefault="00AE1AFE" w:rsidP="00AE1AFE">
      <w:pPr>
        <w:pStyle w:val="EndNoteBibliography"/>
        <w:spacing w:after="0"/>
        <w:ind w:left="720" w:hanging="720"/>
        <w:rPr>
          <w:rFonts w:ascii="Times New Roman" w:hAnsi="Times New Roman"/>
          <w:noProof/>
          <w:sz w:val="24"/>
          <w:szCs w:val="24"/>
          <w:rPrChange w:id="308" w:author="Majid" w:date="2017-01-12T12:16:00Z">
            <w:rPr>
              <w:noProof/>
            </w:rPr>
          </w:rPrChange>
        </w:rPr>
      </w:pPr>
      <w:r w:rsidRPr="00CF4E04">
        <w:rPr>
          <w:rFonts w:ascii="Times New Roman" w:hAnsi="Times New Roman"/>
          <w:noProof/>
          <w:sz w:val="24"/>
          <w:szCs w:val="24"/>
          <w:rPrChange w:id="309" w:author="Majid" w:date="2017-01-12T12:16:00Z">
            <w:rPr>
              <w:noProof/>
            </w:rPr>
          </w:rPrChange>
        </w:rPr>
        <w:t>7</w:t>
      </w:r>
      <w:r w:rsidRPr="00CF4E04">
        <w:rPr>
          <w:rFonts w:ascii="Times New Roman" w:hAnsi="Times New Roman"/>
          <w:noProof/>
          <w:sz w:val="24"/>
          <w:szCs w:val="24"/>
          <w:rPrChange w:id="310" w:author="Majid" w:date="2017-01-12T12:16:00Z">
            <w:rPr>
              <w:noProof/>
            </w:rPr>
          </w:rPrChange>
        </w:rPr>
        <w:tab/>
        <w:t xml:space="preserve">Feinstein, C. A. Seasonality of deaths in the US by age and cause. </w:t>
      </w:r>
      <w:r w:rsidRPr="00CF4E04">
        <w:rPr>
          <w:rFonts w:ascii="Times New Roman" w:hAnsi="Times New Roman"/>
          <w:i/>
          <w:noProof/>
          <w:sz w:val="24"/>
          <w:szCs w:val="24"/>
          <w:rPrChange w:id="311" w:author="Majid" w:date="2017-01-12T12:16:00Z">
            <w:rPr>
              <w:i/>
              <w:noProof/>
            </w:rPr>
          </w:rPrChange>
        </w:rPr>
        <w:t>Demographic Research</w:t>
      </w:r>
      <w:r w:rsidRPr="00CF4E04">
        <w:rPr>
          <w:rFonts w:ascii="Times New Roman" w:hAnsi="Times New Roman"/>
          <w:noProof/>
          <w:sz w:val="24"/>
          <w:szCs w:val="24"/>
          <w:rPrChange w:id="312" w:author="Majid" w:date="2017-01-12T12:16:00Z">
            <w:rPr>
              <w:noProof/>
            </w:rPr>
          </w:rPrChange>
        </w:rPr>
        <w:t xml:space="preserve"> </w:t>
      </w:r>
      <w:r w:rsidRPr="00CF4E04">
        <w:rPr>
          <w:rFonts w:ascii="Times New Roman" w:hAnsi="Times New Roman"/>
          <w:b/>
          <w:noProof/>
          <w:sz w:val="24"/>
          <w:szCs w:val="24"/>
          <w:rPrChange w:id="313" w:author="Majid" w:date="2017-01-12T12:16:00Z">
            <w:rPr>
              <w:b/>
              <w:noProof/>
            </w:rPr>
          </w:rPrChange>
        </w:rPr>
        <w:t>6</w:t>
      </w:r>
      <w:r w:rsidRPr="00CF4E04">
        <w:rPr>
          <w:rFonts w:ascii="Times New Roman" w:hAnsi="Times New Roman"/>
          <w:noProof/>
          <w:sz w:val="24"/>
          <w:szCs w:val="24"/>
          <w:rPrChange w:id="314" w:author="Majid" w:date="2017-01-12T12:16:00Z">
            <w:rPr>
              <w:noProof/>
            </w:rPr>
          </w:rPrChange>
        </w:rPr>
        <w:t>, 469-486 (2002).</w:t>
      </w:r>
    </w:p>
    <w:p w14:paraId="7D0B7EDB" w14:textId="77777777" w:rsidR="00AE1AFE" w:rsidRPr="00CF4E04" w:rsidRDefault="00AE1AFE" w:rsidP="00AE1AFE">
      <w:pPr>
        <w:pStyle w:val="EndNoteBibliography"/>
        <w:spacing w:after="0"/>
        <w:ind w:left="720" w:hanging="720"/>
        <w:rPr>
          <w:rFonts w:ascii="Times New Roman" w:hAnsi="Times New Roman"/>
          <w:noProof/>
          <w:sz w:val="24"/>
          <w:szCs w:val="24"/>
          <w:rPrChange w:id="315" w:author="Majid" w:date="2017-01-12T12:16:00Z">
            <w:rPr>
              <w:noProof/>
            </w:rPr>
          </w:rPrChange>
        </w:rPr>
      </w:pPr>
      <w:r w:rsidRPr="00CF4E04">
        <w:rPr>
          <w:rFonts w:ascii="Times New Roman" w:hAnsi="Times New Roman"/>
          <w:noProof/>
          <w:sz w:val="24"/>
          <w:szCs w:val="24"/>
          <w:rPrChange w:id="316" w:author="Majid" w:date="2017-01-12T12:16:00Z">
            <w:rPr>
              <w:noProof/>
            </w:rPr>
          </w:rPrChange>
        </w:rPr>
        <w:t>8</w:t>
      </w:r>
      <w:r w:rsidRPr="00CF4E04">
        <w:rPr>
          <w:rFonts w:ascii="Times New Roman" w:hAnsi="Times New Roman"/>
          <w:noProof/>
          <w:sz w:val="24"/>
          <w:szCs w:val="24"/>
          <w:rPrChange w:id="317" w:author="Majid" w:date="2017-01-12T12:16:00Z">
            <w:rPr>
              <w:noProof/>
            </w:rPr>
          </w:rPrChange>
        </w:rPr>
        <w:tab/>
        <w:t xml:space="preserve">Rau, R. &amp; Doblhammer, G. Seasonal mortality in Denmark: the role of sex and age. </w:t>
      </w:r>
      <w:r w:rsidRPr="00CF4E04">
        <w:rPr>
          <w:rFonts w:ascii="Times New Roman" w:hAnsi="Times New Roman"/>
          <w:i/>
          <w:noProof/>
          <w:sz w:val="24"/>
          <w:szCs w:val="24"/>
          <w:rPrChange w:id="318" w:author="Majid" w:date="2017-01-12T12:16:00Z">
            <w:rPr>
              <w:i/>
              <w:noProof/>
            </w:rPr>
          </w:rPrChange>
        </w:rPr>
        <w:t>Demographic Research</w:t>
      </w:r>
      <w:r w:rsidRPr="00CF4E04">
        <w:rPr>
          <w:rFonts w:ascii="Times New Roman" w:hAnsi="Times New Roman"/>
          <w:noProof/>
          <w:sz w:val="24"/>
          <w:szCs w:val="24"/>
          <w:rPrChange w:id="319" w:author="Majid" w:date="2017-01-12T12:16:00Z">
            <w:rPr>
              <w:noProof/>
            </w:rPr>
          </w:rPrChange>
        </w:rPr>
        <w:t xml:space="preserve"> </w:t>
      </w:r>
      <w:r w:rsidRPr="00CF4E04">
        <w:rPr>
          <w:rFonts w:ascii="Times New Roman" w:hAnsi="Times New Roman"/>
          <w:b/>
          <w:noProof/>
          <w:sz w:val="24"/>
          <w:szCs w:val="24"/>
          <w:rPrChange w:id="320" w:author="Majid" w:date="2017-01-12T12:16:00Z">
            <w:rPr>
              <w:b/>
              <w:noProof/>
            </w:rPr>
          </w:rPrChange>
        </w:rPr>
        <w:t>9</w:t>
      </w:r>
      <w:r w:rsidRPr="00CF4E04">
        <w:rPr>
          <w:rFonts w:ascii="Times New Roman" w:hAnsi="Times New Roman"/>
          <w:noProof/>
          <w:sz w:val="24"/>
          <w:szCs w:val="24"/>
          <w:rPrChange w:id="321" w:author="Majid" w:date="2017-01-12T12:16:00Z">
            <w:rPr>
              <w:noProof/>
            </w:rPr>
          </w:rPrChange>
        </w:rPr>
        <w:t>, 197-222 (2003).</w:t>
      </w:r>
    </w:p>
    <w:p w14:paraId="725CD6F8" w14:textId="77777777" w:rsidR="00AE1AFE" w:rsidRPr="00CF4E04" w:rsidRDefault="00AE1AFE" w:rsidP="00AE1AFE">
      <w:pPr>
        <w:pStyle w:val="EndNoteBibliography"/>
        <w:spacing w:after="0"/>
        <w:ind w:left="720" w:hanging="720"/>
        <w:rPr>
          <w:rFonts w:ascii="Times New Roman" w:hAnsi="Times New Roman"/>
          <w:noProof/>
          <w:sz w:val="24"/>
          <w:szCs w:val="24"/>
          <w:rPrChange w:id="322" w:author="Majid" w:date="2017-01-12T12:16:00Z">
            <w:rPr>
              <w:noProof/>
            </w:rPr>
          </w:rPrChange>
        </w:rPr>
      </w:pPr>
      <w:r w:rsidRPr="00CF4E04">
        <w:rPr>
          <w:rFonts w:ascii="Times New Roman" w:hAnsi="Times New Roman"/>
          <w:noProof/>
          <w:sz w:val="24"/>
          <w:szCs w:val="24"/>
          <w:rPrChange w:id="323" w:author="Majid" w:date="2017-01-12T12:16:00Z">
            <w:rPr>
              <w:noProof/>
            </w:rPr>
          </w:rPrChange>
        </w:rPr>
        <w:t>9</w:t>
      </w:r>
      <w:r w:rsidRPr="00CF4E04">
        <w:rPr>
          <w:rFonts w:ascii="Times New Roman" w:hAnsi="Times New Roman"/>
          <w:noProof/>
          <w:sz w:val="24"/>
          <w:szCs w:val="24"/>
          <w:rPrChange w:id="324" w:author="Majid" w:date="2017-01-12T12:16:00Z">
            <w:rPr>
              <w:noProof/>
            </w:rPr>
          </w:rPrChange>
        </w:rPr>
        <w:tab/>
        <w:t xml:space="preserve">Davis, R. E., Knappenberger, P. C., Michaels, P. J. &amp; Novicoff, W. M. Seasonality of climate-human mortality relationships in US cities and impacts of climate change. </w:t>
      </w:r>
      <w:r w:rsidRPr="00CF4E04">
        <w:rPr>
          <w:rFonts w:ascii="Times New Roman" w:hAnsi="Times New Roman"/>
          <w:i/>
          <w:noProof/>
          <w:sz w:val="24"/>
          <w:szCs w:val="24"/>
          <w:rPrChange w:id="325" w:author="Majid" w:date="2017-01-12T12:16:00Z">
            <w:rPr>
              <w:i/>
              <w:noProof/>
            </w:rPr>
          </w:rPrChange>
        </w:rPr>
        <w:t>Climate Research</w:t>
      </w:r>
      <w:r w:rsidRPr="00CF4E04">
        <w:rPr>
          <w:rFonts w:ascii="Times New Roman" w:hAnsi="Times New Roman"/>
          <w:noProof/>
          <w:sz w:val="24"/>
          <w:szCs w:val="24"/>
          <w:rPrChange w:id="326" w:author="Majid" w:date="2017-01-12T12:16:00Z">
            <w:rPr>
              <w:noProof/>
            </w:rPr>
          </w:rPrChange>
        </w:rPr>
        <w:t xml:space="preserve"> </w:t>
      </w:r>
      <w:r w:rsidRPr="00CF4E04">
        <w:rPr>
          <w:rFonts w:ascii="Times New Roman" w:hAnsi="Times New Roman"/>
          <w:b/>
          <w:noProof/>
          <w:sz w:val="24"/>
          <w:szCs w:val="24"/>
          <w:rPrChange w:id="327" w:author="Majid" w:date="2017-01-12T12:16:00Z">
            <w:rPr>
              <w:b/>
              <w:noProof/>
            </w:rPr>
          </w:rPrChange>
        </w:rPr>
        <w:t>26</w:t>
      </w:r>
      <w:r w:rsidRPr="00CF4E04">
        <w:rPr>
          <w:rFonts w:ascii="Times New Roman" w:hAnsi="Times New Roman"/>
          <w:noProof/>
          <w:sz w:val="24"/>
          <w:szCs w:val="24"/>
          <w:rPrChange w:id="328" w:author="Majid" w:date="2017-01-12T12:16:00Z">
            <w:rPr>
              <w:noProof/>
            </w:rPr>
          </w:rPrChange>
        </w:rPr>
        <w:t>, 61-76 (2004).</w:t>
      </w:r>
    </w:p>
    <w:p w14:paraId="7B61D6E5" w14:textId="77777777" w:rsidR="00AE1AFE" w:rsidRPr="00CF4E04" w:rsidRDefault="00AE1AFE" w:rsidP="00AE1AFE">
      <w:pPr>
        <w:pStyle w:val="EndNoteBibliography"/>
        <w:spacing w:after="0"/>
        <w:ind w:left="720" w:hanging="720"/>
        <w:rPr>
          <w:rFonts w:ascii="Times New Roman" w:hAnsi="Times New Roman"/>
          <w:noProof/>
          <w:sz w:val="24"/>
          <w:szCs w:val="24"/>
          <w:rPrChange w:id="329" w:author="Majid" w:date="2017-01-12T12:16:00Z">
            <w:rPr>
              <w:noProof/>
            </w:rPr>
          </w:rPrChange>
        </w:rPr>
      </w:pPr>
      <w:r w:rsidRPr="00CF4E04">
        <w:rPr>
          <w:rFonts w:ascii="Times New Roman" w:hAnsi="Times New Roman"/>
          <w:noProof/>
          <w:sz w:val="24"/>
          <w:szCs w:val="24"/>
          <w:rPrChange w:id="330" w:author="Majid" w:date="2017-01-12T12:16:00Z">
            <w:rPr>
              <w:noProof/>
            </w:rPr>
          </w:rPrChange>
        </w:rPr>
        <w:t>10</w:t>
      </w:r>
      <w:r w:rsidRPr="00CF4E04">
        <w:rPr>
          <w:rFonts w:ascii="Times New Roman" w:hAnsi="Times New Roman"/>
          <w:noProof/>
          <w:sz w:val="24"/>
          <w:szCs w:val="24"/>
          <w:rPrChange w:id="331" w:author="Majid" w:date="2017-01-12T12:16:00Z">
            <w:rPr>
              <w:noProof/>
            </w:rPr>
          </w:rPrChange>
        </w:rPr>
        <w:tab/>
        <w:t xml:space="preserve">Medina-Ramon, M. &amp; Schwartz, J. Temperature, temperature extremes, and mortality: a study of acclimatisation and effect modification in 50 US cities. </w:t>
      </w:r>
      <w:r w:rsidRPr="00CF4E04">
        <w:rPr>
          <w:rFonts w:ascii="Times New Roman" w:hAnsi="Times New Roman"/>
          <w:i/>
          <w:noProof/>
          <w:sz w:val="24"/>
          <w:szCs w:val="24"/>
          <w:rPrChange w:id="332" w:author="Majid" w:date="2017-01-12T12:16:00Z">
            <w:rPr>
              <w:i/>
              <w:noProof/>
            </w:rPr>
          </w:rPrChange>
        </w:rPr>
        <w:t>Occupational and Environmental Medicine</w:t>
      </w:r>
      <w:r w:rsidRPr="00CF4E04">
        <w:rPr>
          <w:rFonts w:ascii="Times New Roman" w:hAnsi="Times New Roman"/>
          <w:noProof/>
          <w:sz w:val="24"/>
          <w:szCs w:val="24"/>
          <w:rPrChange w:id="333" w:author="Majid" w:date="2017-01-12T12:16:00Z">
            <w:rPr>
              <w:noProof/>
            </w:rPr>
          </w:rPrChange>
        </w:rPr>
        <w:t xml:space="preserve"> </w:t>
      </w:r>
      <w:r w:rsidRPr="00CF4E04">
        <w:rPr>
          <w:rFonts w:ascii="Times New Roman" w:hAnsi="Times New Roman"/>
          <w:b/>
          <w:noProof/>
          <w:sz w:val="24"/>
          <w:szCs w:val="24"/>
          <w:rPrChange w:id="334" w:author="Majid" w:date="2017-01-12T12:16:00Z">
            <w:rPr>
              <w:b/>
              <w:noProof/>
            </w:rPr>
          </w:rPrChange>
        </w:rPr>
        <w:t>64</w:t>
      </w:r>
      <w:r w:rsidRPr="00CF4E04">
        <w:rPr>
          <w:rFonts w:ascii="Times New Roman" w:hAnsi="Times New Roman"/>
          <w:noProof/>
          <w:sz w:val="24"/>
          <w:szCs w:val="24"/>
          <w:rPrChange w:id="335" w:author="Majid" w:date="2017-01-12T12:16:00Z">
            <w:rPr>
              <w:noProof/>
            </w:rPr>
          </w:rPrChange>
        </w:rPr>
        <w:t>, 827-833, doi:10.1136/oem.2007.033175 (2007).</w:t>
      </w:r>
    </w:p>
    <w:p w14:paraId="74C75B8A" w14:textId="77777777" w:rsidR="00AE1AFE" w:rsidRPr="00CF4E04" w:rsidRDefault="00AE1AFE" w:rsidP="00AE1AFE">
      <w:pPr>
        <w:pStyle w:val="EndNoteBibliography"/>
        <w:spacing w:after="0"/>
        <w:ind w:left="720" w:hanging="720"/>
        <w:rPr>
          <w:rFonts w:ascii="Times New Roman" w:hAnsi="Times New Roman"/>
          <w:noProof/>
          <w:sz w:val="24"/>
          <w:szCs w:val="24"/>
          <w:rPrChange w:id="336" w:author="Majid" w:date="2017-01-12T12:16:00Z">
            <w:rPr>
              <w:noProof/>
            </w:rPr>
          </w:rPrChange>
        </w:rPr>
      </w:pPr>
      <w:r w:rsidRPr="00CF4E04">
        <w:rPr>
          <w:rFonts w:ascii="Times New Roman" w:hAnsi="Times New Roman"/>
          <w:noProof/>
          <w:sz w:val="24"/>
          <w:szCs w:val="24"/>
          <w:rPrChange w:id="337" w:author="Majid" w:date="2017-01-12T12:16:00Z">
            <w:rPr>
              <w:noProof/>
            </w:rPr>
          </w:rPrChange>
        </w:rPr>
        <w:t>11</w:t>
      </w:r>
      <w:r w:rsidRPr="00CF4E04">
        <w:rPr>
          <w:rFonts w:ascii="Times New Roman" w:hAnsi="Times New Roman"/>
          <w:noProof/>
          <w:sz w:val="24"/>
          <w:szCs w:val="24"/>
          <w:rPrChange w:id="338" w:author="Majid" w:date="2017-01-12T12:16:00Z">
            <w:rPr>
              <w:noProof/>
            </w:rPr>
          </w:rPrChange>
        </w:rPr>
        <w:tab/>
        <w:t xml:space="preserve">Kalkstein, A. J. Regional similarities in seasonal mortality across the United States: an examination of 28 metropolitan statistical areas. </w:t>
      </w:r>
      <w:r w:rsidRPr="00CF4E04">
        <w:rPr>
          <w:rFonts w:ascii="Times New Roman" w:hAnsi="Times New Roman"/>
          <w:i/>
          <w:noProof/>
          <w:sz w:val="24"/>
          <w:szCs w:val="24"/>
          <w:rPrChange w:id="339" w:author="Majid" w:date="2017-01-12T12:16:00Z">
            <w:rPr>
              <w:i/>
              <w:noProof/>
            </w:rPr>
          </w:rPrChange>
        </w:rPr>
        <w:t>PloS one</w:t>
      </w:r>
      <w:r w:rsidRPr="00CF4E04">
        <w:rPr>
          <w:rFonts w:ascii="Times New Roman" w:hAnsi="Times New Roman"/>
          <w:noProof/>
          <w:sz w:val="24"/>
          <w:szCs w:val="24"/>
          <w:rPrChange w:id="340" w:author="Majid" w:date="2017-01-12T12:16:00Z">
            <w:rPr>
              <w:noProof/>
            </w:rPr>
          </w:rPrChange>
        </w:rPr>
        <w:t xml:space="preserve"> </w:t>
      </w:r>
      <w:r w:rsidRPr="00CF4E04">
        <w:rPr>
          <w:rFonts w:ascii="Times New Roman" w:hAnsi="Times New Roman"/>
          <w:b/>
          <w:noProof/>
          <w:sz w:val="24"/>
          <w:szCs w:val="24"/>
          <w:rPrChange w:id="341" w:author="Majid" w:date="2017-01-12T12:16:00Z">
            <w:rPr>
              <w:b/>
              <w:noProof/>
            </w:rPr>
          </w:rPrChange>
        </w:rPr>
        <w:t>8</w:t>
      </w:r>
      <w:r w:rsidRPr="00CF4E04">
        <w:rPr>
          <w:rFonts w:ascii="Times New Roman" w:hAnsi="Times New Roman"/>
          <w:noProof/>
          <w:sz w:val="24"/>
          <w:szCs w:val="24"/>
          <w:rPrChange w:id="342" w:author="Majid" w:date="2017-01-12T12:16:00Z">
            <w:rPr>
              <w:noProof/>
            </w:rPr>
          </w:rPrChange>
        </w:rPr>
        <w:t>, e63971 (2013).</w:t>
      </w:r>
    </w:p>
    <w:p w14:paraId="3581305F" w14:textId="77777777" w:rsidR="00AE1AFE" w:rsidRPr="00CF4E04" w:rsidRDefault="00AE1AFE" w:rsidP="00AE1AFE">
      <w:pPr>
        <w:pStyle w:val="EndNoteBibliography"/>
        <w:spacing w:after="0"/>
        <w:ind w:left="720" w:hanging="720"/>
        <w:rPr>
          <w:rFonts w:ascii="Times New Roman" w:hAnsi="Times New Roman"/>
          <w:noProof/>
          <w:sz w:val="24"/>
          <w:szCs w:val="24"/>
          <w:rPrChange w:id="343" w:author="Majid" w:date="2017-01-12T12:16:00Z">
            <w:rPr>
              <w:noProof/>
            </w:rPr>
          </w:rPrChange>
        </w:rPr>
      </w:pPr>
      <w:r w:rsidRPr="00CF4E04">
        <w:rPr>
          <w:rFonts w:ascii="Times New Roman" w:hAnsi="Times New Roman"/>
          <w:noProof/>
          <w:sz w:val="24"/>
          <w:szCs w:val="24"/>
          <w:rPrChange w:id="344" w:author="Majid" w:date="2017-01-12T12:16:00Z">
            <w:rPr>
              <w:noProof/>
            </w:rPr>
          </w:rPrChange>
        </w:rPr>
        <w:t>12</w:t>
      </w:r>
      <w:r w:rsidRPr="00CF4E04">
        <w:rPr>
          <w:rFonts w:ascii="Times New Roman" w:hAnsi="Times New Roman"/>
          <w:noProof/>
          <w:sz w:val="24"/>
          <w:szCs w:val="24"/>
          <w:rPrChange w:id="345" w:author="Majid" w:date="2017-01-12T12:16:00Z">
            <w:rPr>
              <w:noProof/>
            </w:rPr>
          </w:rPrChange>
        </w:rPr>
        <w:tab/>
        <w:t xml:space="preserve">Braga, A. L., Zanobetti, A. &amp; Schwartz, J. The time course of weather-related deaths. </w:t>
      </w:r>
      <w:r w:rsidRPr="00CF4E04">
        <w:rPr>
          <w:rFonts w:ascii="Times New Roman" w:hAnsi="Times New Roman"/>
          <w:i/>
          <w:noProof/>
          <w:sz w:val="24"/>
          <w:szCs w:val="24"/>
          <w:rPrChange w:id="346" w:author="Majid" w:date="2017-01-12T12:16:00Z">
            <w:rPr>
              <w:i/>
              <w:noProof/>
            </w:rPr>
          </w:rPrChange>
        </w:rPr>
        <w:t>Epidemiology</w:t>
      </w:r>
      <w:r w:rsidRPr="00CF4E04">
        <w:rPr>
          <w:rFonts w:ascii="Times New Roman" w:hAnsi="Times New Roman"/>
          <w:noProof/>
          <w:sz w:val="24"/>
          <w:szCs w:val="24"/>
          <w:rPrChange w:id="347" w:author="Majid" w:date="2017-01-12T12:16:00Z">
            <w:rPr>
              <w:noProof/>
            </w:rPr>
          </w:rPrChange>
        </w:rPr>
        <w:t xml:space="preserve"> </w:t>
      </w:r>
      <w:r w:rsidRPr="00CF4E04">
        <w:rPr>
          <w:rFonts w:ascii="Times New Roman" w:hAnsi="Times New Roman"/>
          <w:b/>
          <w:noProof/>
          <w:sz w:val="24"/>
          <w:szCs w:val="24"/>
          <w:rPrChange w:id="348" w:author="Majid" w:date="2017-01-12T12:16:00Z">
            <w:rPr>
              <w:b/>
              <w:noProof/>
            </w:rPr>
          </w:rPrChange>
        </w:rPr>
        <w:t>12</w:t>
      </w:r>
      <w:r w:rsidRPr="00CF4E04">
        <w:rPr>
          <w:rFonts w:ascii="Times New Roman" w:hAnsi="Times New Roman"/>
          <w:noProof/>
          <w:sz w:val="24"/>
          <w:szCs w:val="24"/>
          <w:rPrChange w:id="349" w:author="Majid" w:date="2017-01-12T12:16:00Z">
            <w:rPr>
              <w:noProof/>
            </w:rPr>
          </w:rPrChange>
        </w:rPr>
        <w:t>, 662-667 (2001).</w:t>
      </w:r>
    </w:p>
    <w:p w14:paraId="2B4CD9C7" w14:textId="77777777" w:rsidR="00AE1AFE" w:rsidRPr="00CF4E04" w:rsidRDefault="00AE1AFE" w:rsidP="00AE1AFE">
      <w:pPr>
        <w:pStyle w:val="EndNoteBibliography"/>
        <w:spacing w:after="0"/>
        <w:ind w:left="720" w:hanging="720"/>
        <w:rPr>
          <w:rFonts w:ascii="Times New Roman" w:hAnsi="Times New Roman"/>
          <w:noProof/>
          <w:sz w:val="24"/>
          <w:szCs w:val="24"/>
          <w:rPrChange w:id="350" w:author="Majid" w:date="2017-01-12T12:16:00Z">
            <w:rPr>
              <w:noProof/>
            </w:rPr>
          </w:rPrChange>
        </w:rPr>
      </w:pPr>
      <w:r w:rsidRPr="00CF4E04">
        <w:rPr>
          <w:rFonts w:ascii="Times New Roman" w:hAnsi="Times New Roman"/>
          <w:noProof/>
          <w:sz w:val="24"/>
          <w:szCs w:val="24"/>
          <w:rPrChange w:id="351" w:author="Majid" w:date="2017-01-12T12:16:00Z">
            <w:rPr>
              <w:noProof/>
            </w:rPr>
          </w:rPrChange>
        </w:rPr>
        <w:t>13</w:t>
      </w:r>
      <w:r w:rsidRPr="00CF4E04">
        <w:rPr>
          <w:rFonts w:ascii="Times New Roman" w:hAnsi="Times New Roman"/>
          <w:noProof/>
          <w:sz w:val="24"/>
          <w:szCs w:val="24"/>
          <w:rPrChange w:id="352" w:author="Majid" w:date="2017-01-12T12:16:00Z">
            <w:rPr>
              <w:noProof/>
            </w:rPr>
          </w:rPrChange>
        </w:rPr>
        <w:tab/>
        <w:t xml:space="preserve">Carson, C., Hajat, S., Armstrong, B. &amp; Wilkinson, P. Declining vulnerability to temperature-related mortality in London over the 20th century. </w:t>
      </w:r>
      <w:r w:rsidRPr="00CF4E04">
        <w:rPr>
          <w:rFonts w:ascii="Times New Roman" w:hAnsi="Times New Roman"/>
          <w:i/>
          <w:noProof/>
          <w:sz w:val="24"/>
          <w:szCs w:val="24"/>
          <w:rPrChange w:id="353" w:author="Majid" w:date="2017-01-12T12:16:00Z">
            <w:rPr>
              <w:i/>
              <w:noProof/>
            </w:rPr>
          </w:rPrChange>
        </w:rPr>
        <w:t>American Journal of Epidemiology</w:t>
      </w:r>
      <w:r w:rsidRPr="00CF4E04">
        <w:rPr>
          <w:rFonts w:ascii="Times New Roman" w:hAnsi="Times New Roman"/>
          <w:noProof/>
          <w:sz w:val="24"/>
          <w:szCs w:val="24"/>
          <w:rPrChange w:id="354" w:author="Majid" w:date="2017-01-12T12:16:00Z">
            <w:rPr>
              <w:noProof/>
            </w:rPr>
          </w:rPrChange>
        </w:rPr>
        <w:t xml:space="preserve"> </w:t>
      </w:r>
      <w:r w:rsidRPr="00CF4E04">
        <w:rPr>
          <w:rFonts w:ascii="Times New Roman" w:hAnsi="Times New Roman"/>
          <w:b/>
          <w:noProof/>
          <w:sz w:val="24"/>
          <w:szCs w:val="24"/>
          <w:rPrChange w:id="355" w:author="Majid" w:date="2017-01-12T12:16:00Z">
            <w:rPr>
              <w:b/>
              <w:noProof/>
            </w:rPr>
          </w:rPrChange>
        </w:rPr>
        <w:t>164</w:t>
      </w:r>
      <w:r w:rsidRPr="00CF4E04">
        <w:rPr>
          <w:rFonts w:ascii="Times New Roman" w:hAnsi="Times New Roman"/>
          <w:noProof/>
          <w:sz w:val="24"/>
          <w:szCs w:val="24"/>
          <w:rPrChange w:id="356" w:author="Majid" w:date="2017-01-12T12:16:00Z">
            <w:rPr>
              <w:noProof/>
            </w:rPr>
          </w:rPrChange>
        </w:rPr>
        <w:t>, 77-84, doi:10.1093/aje/kwj147 (2006).</w:t>
      </w:r>
    </w:p>
    <w:p w14:paraId="19FFFCAF" w14:textId="77777777" w:rsidR="00AE1AFE" w:rsidRPr="00CF4E04" w:rsidRDefault="00AE1AFE" w:rsidP="00AE1AFE">
      <w:pPr>
        <w:pStyle w:val="EndNoteBibliography"/>
        <w:spacing w:after="0"/>
        <w:ind w:left="720" w:hanging="720"/>
        <w:rPr>
          <w:rFonts w:ascii="Times New Roman" w:hAnsi="Times New Roman"/>
          <w:noProof/>
          <w:sz w:val="24"/>
          <w:szCs w:val="24"/>
          <w:rPrChange w:id="357" w:author="Majid" w:date="2017-01-12T12:16:00Z">
            <w:rPr>
              <w:noProof/>
            </w:rPr>
          </w:rPrChange>
        </w:rPr>
      </w:pPr>
      <w:r w:rsidRPr="00CF4E04">
        <w:rPr>
          <w:rFonts w:ascii="Times New Roman" w:hAnsi="Times New Roman"/>
          <w:noProof/>
          <w:sz w:val="24"/>
          <w:szCs w:val="24"/>
          <w:rPrChange w:id="358" w:author="Majid" w:date="2017-01-12T12:16:00Z">
            <w:rPr>
              <w:noProof/>
            </w:rPr>
          </w:rPrChange>
        </w:rPr>
        <w:t>14</w:t>
      </w:r>
      <w:r w:rsidRPr="00CF4E04">
        <w:rPr>
          <w:rFonts w:ascii="Times New Roman" w:hAnsi="Times New Roman"/>
          <w:noProof/>
          <w:sz w:val="24"/>
          <w:szCs w:val="24"/>
          <w:rPrChange w:id="359" w:author="Majid" w:date="2017-01-12T12:16:00Z">
            <w:rPr>
              <w:noProof/>
            </w:rPr>
          </w:rPrChange>
        </w:rPr>
        <w:tab/>
        <w:t xml:space="preserve">Sheridan, S. C., Kalkstein, A. J. &amp; Kalkstein, L. S. Trends in heat-related mortality in the United States, 1975-2004. </w:t>
      </w:r>
      <w:r w:rsidRPr="00CF4E04">
        <w:rPr>
          <w:rFonts w:ascii="Times New Roman" w:hAnsi="Times New Roman"/>
          <w:i/>
          <w:noProof/>
          <w:sz w:val="24"/>
          <w:szCs w:val="24"/>
          <w:rPrChange w:id="360" w:author="Majid" w:date="2017-01-12T12:16:00Z">
            <w:rPr>
              <w:i/>
              <w:noProof/>
            </w:rPr>
          </w:rPrChange>
        </w:rPr>
        <w:t>Natural Hazards</w:t>
      </w:r>
      <w:r w:rsidRPr="00CF4E04">
        <w:rPr>
          <w:rFonts w:ascii="Times New Roman" w:hAnsi="Times New Roman"/>
          <w:noProof/>
          <w:sz w:val="24"/>
          <w:szCs w:val="24"/>
          <w:rPrChange w:id="361" w:author="Majid" w:date="2017-01-12T12:16:00Z">
            <w:rPr>
              <w:noProof/>
            </w:rPr>
          </w:rPrChange>
        </w:rPr>
        <w:t xml:space="preserve"> </w:t>
      </w:r>
      <w:r w:rsidRPr="00CF4E04">
        <w:rPr>
          <w:rFonts w:ascii="Times New Roman" w:hAnsi="Times New Roman"/>
          <w:b/>
          <w:noProof/>
          <w:sz w:val="24"/>
          <w:szCs w:val="24"/>
          <w:rPrChange w:id="362" w:author="Majid" w:date="2017-01-12T12:16:00Z">
            <w:rPr>
              <w:b/>
              <w:noProof/>
            </w:rPr>
          </w:rPrChange>
        </w:rPr>
        <w:t>50</w:t>
      </w:r>
      <w:r w:rsidRPr="00CF4E04">
        <w:rPr>
          <w:rFonts w:ascii="Times New Roman" w:hAnsi="Times New Roman"/>
          <w:noProof/>
          <w:sz w:val="24"/>
          <w:szCs w:val="24"/>
          <w:rPrChange w:id="363" w:author="Majid" w:date="2017-01-12T12:16:00Z">
            <w:rPr>
              <w:noProof/>
            </w:rPr>
          </w:rPrChange>
        </w:rPr>
        <w:t>, 145-160, doi:10.1007/s11069-008-9327-2 (2009).</w:t>
      </w:r>
    </w:p>
    <w:p w14:paraId="14D85891" w14:textId="77777777" w:rsidR="00AE1AFE" w:rsidRPr="00CF4E04" w:rsidRDefault="00AE1AFE" w:rsidP="00AE1AFE">
      <w:pPr>
        <w:pStyle w:val="EndNoteBibliography"/>
        <w:spacing w:after="0"/>
        <w:ind w:left="720" w:hanging="720"/>
        <w:rPr>
          <w:rFonts w:ascii="Times New Roman" w:hAnsi="Times New Roman"/>
          <w:noProof/>
          <w:sz w:val="24"/>
          <w:szCs w:val="24"/>
          <w:rPrChange w:id="364" w:author="Majid" w:date="2017-01-12T12:16:00Z">
            <w:rPr>
              <w:noProof/>
            </w:rPr>
          </w:rPrChange>
        </w:rPr>
      </w:pPr>
      <w:r w:rsidRPr="00CF4E04">
        <w:rPr>
          <w:rFonts w:ascii="Times New Roman" w:hAnsi="Times New Roman"/>
          <w:noProof/>
          <w:sz w:val="24"/>
          <w:szCs w:val="24"/>
          <w:rPrChange w:id="365" w:author="Majid" w:date="2017-01-12T12:16:00Z">
            <w:rPr>
              <w:noProof/>
            </w:rPr>
          </w:rPrChange>
        </w:rPr>
        <w:t>15</w:t>
      </w:r>
      <w:r w:rsidRPr="00CF4E04">
        <w:rPr>
          <w:rFonts w:ascii="Times New Roman" w:hAnsi="Times New Roman"/>
          <w:noProof/>
          <w:sz w:val="24"/>
          <w:szCs w:val="24"/>
          <w:rPrChange w:id="366" w:author="Majid" w:date="2017-01-12T12:16:00Z">
            <w:rPr>
              <w:noProof/>
            </w:rPr>
          </w:rPrChange>
        </w:rPr>
        <w:tab/>
        <w:t xml:space="preserve">Bobb, J. F., Peng, R. D., Bell, M. L. &amp; Dominici, F. Heat-related mortality and adaptation to heat in the United States. </w:t>
      </w:r>
      <w:r w:rsidRPr="00CF4E04">
        <w:rPr>
          <w:rFonts w:ascii="Times New Roman" w:hAnsi="Times New Roman"/>
          <w:i/>
          <w:noProof/>
          <w:sz w:val="24"/>
          <w:szCs w:val="24"/>
          <w:rPrChange w:id="367" w:author="Majid" w:date="2017-01-12T12:16:00Z">
            <w:rPr>
              <w:i/>
              <w:noProof/>
            </w:rPr>
          </w:rPrChange>
        </w:rPr>
        <w:t>Environ Health Perspect</w:t>
      </w:r>
      <w:r w:rsidRPr="00CF4E04">
        <w:rPr>
          <w:rFonts w:ascii="Times New Roman" w:hAnsi="Times New Roman"/>
          <w:noProof/>
          <w:sz w:val="24"/>
          <w:szCs w:val="24"/>
          <w:rPrChange w:id="368" w:author="Majid" w:date="2017-01-12T12:16:00Z">
            <w:rPr>
              <w:noProof/>
            </w:rPr>
          </w:rPrChange>
        </w:rPr>
        <w:t xml:space="preserve"> </w:t>
      </w:r>
      <w:r w:rsidRPr="00CF4E04">
        <w:rPr>
          <w:rFonts w:ascii="Times New Roman" w:hAnsi="Times New Roman"/>
          <w:b/>
          <w:noProof/>
          <w:sz w:val="24"/>
          <w:szCs w:val="24"/>
          <w:rPrChange w:id="369" w:author="Majid" w:date="2017-01-12T12:16:00Z">
            <w:rPr>
              <w:b/>
              <w:noProof/>
            </w:rPr>
          </w:rPrChange>
        </w:rPr>
        <w:t>122</w:t>
      </w:r>
      <w:r w:rsidRPr="00CF4E04">
        <w:rPr>
          <w:rFonts w:ascii="Times New Roman" w:hAnsi="Times New Roman"/>
          <w:noProof/>
          <w:sz w:val="24"/>
          <w:szCs w:val="24"/>
          <w:rPrChange w:id="370" w:author="Majid" w:date="2017-01-12T12:16:00Z">
            <w:rPr>
              <w:noProof/>
            </w:rPr>
          </w:rPrChange>
        </w:rPr>
        <w:t>, 811-816, doi:10.1289/ehp.1307392 (2014).</w:t>
      </w:r>
    </w:p>
    <w:p w14:paraId="51815A8E" w14:textId="77777777" w:rsidR="00AE1AFE" w:rsidRPr="00CF4E04" w:rsidRDefault="00AE1AFE" w:rsidP="00AE1AFE">
      <w:pPr>
        <w:pStyle w:val="EndNoteBibliography"/>
        <w:spacing w:after="0"/>
        <w:ind w:left="720" w:hanging="720"/>
        <w:rPr>
          <w:rFonts w:ascii="Times New Roman" w:hAnsi="Times New Roman"/>
          <w:noProof/>
          <w:sz w:val="24"/>
          <w:szCs w:val="24"/>
          <w:rPrChange w:id="371" w:author="Majid" w:date="2017-01-12T12:16:00Z">
            <w:rPr>
              <w:noProof/>
            </w:rPr>
          </w:rPrChange>
        </w:rPr>
      </w:pPr>
      <w:r w:rsidRPr="00CF4E04">
        <w:rPr>
          <w:rFonts w:ascii="Times New Roman" w:hAnsi="Times New Roman"/>
          <w:noProof/>
          <w:sz w:val="24"/>
          <w:szCs w:val="24"/>
          <w:rPrChange w:id="372" w:author="Majid" w:date="2017-01-12T12:16:00Z">
            <w:rPr>
              <w:noProof/>
            </w:rPr>
          </w:rPrChange>
        </w:rPr>
        <w:t>16</w:t>
      </w:r>
      <w:r w:rsidRPr="00CF4E04">
        <w:rPr>
          <w:rFonts w:ascii="Times New Roman" w:hAnsi="Times New Roman"/>
          <w:noProof/>
          <w:sz w:val="24"/>
          <w:szCs w:val="24"/>
          <w:rPrChange w:id="373" w:author="Majid" w:date="2017-01-12T12:16:00Z">
            <w:rPr>
              <w:noProof/>
            </w:rPr>
          </w:rPrChange>
        </w:rPr>
        <w:tab/>
        <w:t xml:space="preserve">Rosenwaike, I. Seasonal variation of deaths in the United States, 1951–1960. </w:t>
      </w:r>
      <w:r w:rsidRPr="00CF4E04">
        <w:rPr>
          <w:rFonts w:ascii="Times New Roman" w:hAnsi="Times New Roman"/>
          <w:i/>
          <w:noProof/>
          <w:sz w:val="24"/>
          <w:szCs w:val="24"/>
          <w:rPrChange w:id="374" w:author="Majid" w:date="2017-01-12T12:16:00Z">
            <w:rPr>
              <w:i/>
              <w:noProof/>
            </w:rPr>
          </w:rPrChange>
        </w:rPr>
        <w:t>Journal of the American Statistical Association</w:t>
      </w:r>
      <w:r w:rsidRPr="00CF4E04">
        <w:rPr>
          <w:rFonts w:ascii="Times New Roman" w:hAnsi="Times New Roman"/>
          <w:noProof/>
          <w:sz w:val="24"/>
          <w:szCs w:val="24"/>
          <w:rPrChange w:id="375" w:author="Majid" w:date="2017-01-12T12:16:00Z">
            <w:rPr>
              <w:noProof/>
            </w:rPr>
          </w:rPrChange>
        </w:rPr>
        <w:t xml:space="preserve"> </w:t>
      </w:r>
      <w:r w:rsidRPr="00CF4E04">
        <w:rPr>
          <w:rFonts w:ascii="Times New Roman" w:hAnsi="Times New Roman"/>
          <w:b/>
          <w:noProof/>
          <w:sz w:val="24"/>
          <w:szCs w:val="24"/>
          <w:rPrChange w:id="376" w:author="Majid" w:date="2017-01-12T12:16:00Z">
            <w:rPr>
              <w:b/>
              <w:noProof/>
            </w:rPr>
          </w:rPrChange>
        </w:rPr>
        <w:t>61</w:t>
      </w:r>
      <w:r w:rsidRPr="00CF4E04">
        <w:rPr>
          <w:rFonts w:ascii="Times New Roman" w:hAnsi="Times New Roman"/>
          <w:noProof/>
          <w:sz w:val="24"/>
          <w:szCs w:val="24"/>
          <w:rPrChange w:id="377" w:author="Majid" w:date="2017-01-12T12:16:00Z">
            <w:rPr>
              <w:noProof/>
            </w:rPr>
          </w:rPrChange>
        </w:rPr>
        <w:t>, 706-719 (1966).</w:t>
      </w:r>
    </w:p>
    <w:p w14:paraId="13D9BACB" w14:textId="77777777" w:rsidR="00AE1AFE" w:rsidRPr="00CF4E04" w:rsidRDefault="00AE1AFE" w:rsidP="00AE1AFE">
      <w:pPr>
        <w:pStyle w:val="EndNoteBibliography"/>
        <w:spacing w:after="0"/>
        <w:ind w:left="720" w:hanging="720"/>
        <w:rPr>
          <w:rFonts w:ascii="Times New Roman" w:hAnsi="Times New Roman"/>
          <w:noProof/>
          <w:sz w:val="24"/>
          <w:szCs w:val="24"/>
          <w:rPrChange w:id="378" w:author="Majid" w:date="2017-01-12T12:16:00Z">
            <w:rPr>
              <w:noProof/>
            </w:rPr>
          </w:rPrChange>
        </w:rPr>
      </w:pPr>
      <w:r w:rsidRPr="00CF4E04">
        <w:rPr>
          <w:rFonts w:ascii="Times New Roman" w:hAnsi="Times New Roman"/>
          <w:noProof/>
          <w:sz w:val="24"/>
          <w:szCs w:val="24"/>
          <w:rPrChange w:id="379" w:author="Majid" w:date="2017-01-12T12:16:00Z">
            <w:rPr>
              <w:noProof/>
            </w:rPr>
          </w:rPrChange>
        </w:rPr>
        <w:t>17</w:t>
      </w:r>
      <w:r w:rsidRPr="00CF4E04">
        <w:rPr>
          <w:rFonts w:ascii="Times New Roman" w:hAnsi="Times New Roman"/>
          <w:noProof/>
          <w:sz w:val="24"/>
          <w:szCs w:val="24"/>
          <w:rPrChange w:id="380" w:author="Majid" w:date="2017-01-12T12:16:00Z">
            <w:rPr>
              <w:noProof/>
            </w:rPr>
          </w:rPrChange>
        </w:rPr>
        <w:tab/>
        <w:t xml:space="preserve">Mackenbach, J., Kunst, A. &amp; Looman, C. Seasonal variation in mortality in The Netherlands. </w:t>
      </w:r>
      <w:r w:rsidRPr="00CF4E04">
        <w:rPr>
          <w:rFonts w:ascii="Times New Roman" w:hAnsi="Times New Roman"/>
          <w:i/>
          <w:noProof/>
          <w:sz w:val="24"/>
          <w:szCs w:val="24"/>
          <w:rPrChange w:id="381" w:author="Majid" w:date="2017-01-12T12:16:00Z">
            <w:rPr>
              <w:i/>
              <w:noProof/>
            </w:rPr>
          </w:rPrChange>
        </w:rPr>
        <w:t>Journal of Epidemiology and Community Health</w:t>
      </w:r>
      <w:r w:rsidRPr="00CF4E04">
        <w:rPr>
          <w:rFonts w:ascii="Times New Roman" w:hAnsi="Times New Roman"/>
          <w:noProof/>
          <w:sz w:val="24"/>
          <w:szCs w:val="24"/>
          <w:rPrChange w:id="382" w:author="Majid" w:date="2017-01-12T12:16:00Z">
            <w:rPr>
              <w:noProof/>
            </w:rPr>
          </w:rPrChange>
        </w:rPr>
        <w:t xml:space="preserve"> </w:t>
      </w:r>
      <w:r w:rsidRPr="00CF4E04">
        <w:rPr>
          <w:rFonts w:ascii="Times New Roman" w:hAnsi="Times New Roman"/>
          <w:b/>
          <w:noProof/>
          <w:sz w:val="24"/>
          <w:szCs w:val="24"/>
          <w:rPrChange w:id="383" w:author="Majid" w:date="2017-01-12T12:16:00Z">
            <w:rPr>
              <w:b/>
              <w:noProof/>
            </w:rPr>
          </w:rPrChange>
        </w:rPr>
        <w:t>46</w:t>
      </w:r>
      <w:r w:rsidRPr="00CF4E04">
        <w:rPr>
          <w:rFonts w:ascii="Times New Roman" w:hAnsi="Times New Roman"/>
          <w:noProof/>
          <w:sz w:val="24"/>
          <w:szCs w:val="24"/>
          <w:rPrChange w:id="384" w:author="Majid" w:date="2017-01-12T12:16:00Z">
            <w:rPr>
              <w:noProof/>
            </w:rPr>
          </w:rPrChange>
        </w:rPr>
        <w:t>, 261-265 (1992).</w:t>
      </w:r>
    </w:p>
    <w:p w14:paraId="1C476839" w14:textId="77777777" w:rsidR="00AE1AFE" w:rsidRPr="00CF4E04" w:rsidRDefault="00AE1AFE" w:rsidP="00AE1AFE">
      <w:pPr>
        <w:pStyle w:val="EndNoteBibliography"/>
        <w:spacing w:after="0"/>
        <w:ind w:left="720" w:hanging="720"/>
        <w:rPr>
          <w:rFonts w:ascii="Times New Roman" w:hAnsi="Times New Roman"/>
          <w:noProof/>
          <w:sz w:val="24"/>
          <w:szCs w:val="24"/>
          <w:rPrChange w:id="385" w:author="Majid" w:date="2017-01-12T12:16:00Z">
            <w:rPr>
              <w:noProof/>
            </w:rPr>
          </w:rPrChange>
        </w:rPr>
      </w:pPr>
      <w:r w:rsidRPr="00CF4E04">
        <w:rPr>
          <w:rFonts w:ascii="Times New Roman" w:hAnsi="Times New Roman"/>
          <w:noProof/>
          <w:sz w:val="24"/>
          <w:szCs w:val="24"/>
          <w:rPrChange w:id="386" w:author="Majid" w:date="2017-01-12T12:16:00Z">
            <w:rPr>
              <w:noProof/>
            </w:rPr>
          </w:rPrChange>
        </w:rPr>
        <w:t>18</w:t>
      </w:r>
      <w:r w:rsidRPr="00CF4E04">
        <w:rPr>
          <w:rFonts w:ascii="Times New Roman" w:hAnsi="Times New Roman"/>
          <w:noProof/>
          <w:sz w:val="24"/>
          <w:szCs w:val="24"/>
          <w:rPrChange w:id="387" w:author="Majid" w:date="2017-01-12T12:16:00Z">
            <w:rPr>
              <w:noProof/>
            </w:rPr>
          </w:rPrChange>
        </w:rPr>
        <w:tab/>
        <w:t xml:space="preserve">Laake, K. &amp; Sverre, J. M. Winter excess mortality: a comparison between Norway and England plus Wales. </w:t>
      </w:r>
      <w:r w:rsidRPr="00CF4E04">
        <w:rPr>
          <w:rFonts w:ascii="Times New Roman" w:hAnsi="Times New Roman"/>
          <w:i/>
          <w:noProof/>
          <w:sz w:val="24"/>
          <w:szCs w:val="24"/>
          <w:rPrChange w:id="388" w:author="Majid" w:date="2017-01-12T12:16:00Z">
            <w:rPr>
              <w:i/>
              <w:noProof/>
            </w:rPr>
          </w:rPrChange>
        </w:rPr>
        <w:t>Age and ageing</w:t>
      </w:r>
      <w:r w:rsidRPr="00CF4E04">
        <w:rPr>
          <w:rFonts w:ascii="Times New Roman" w:hAnsi="Times New Roman"/>
          <w:noProof/>
          <w:sz w:val="24"/>
          <w:szCs w:val="24"/>
          <w:rPrChange w:id="389" w:author="Majid" w:date="2017-01-12T12:16:00Z">
            <w:rPr>
              <w:noProof/>
            </w:rPr>
          </w:rPrChange>
        </w:rPr>
        <w:t xml:space="preserve"> </w:t>
      </w:r>
      <w:r w:rsidRPr="00CF4E04">
        <w:rPr>
          <w:rFonts w:ascii="Times New Roman" w:hAnsi="Times New Roman"/>
          <w:b/>
          <w:noProof/>
          <w:sz w:val="24"/>
          <w:szCs w:val="24"/>
          <w:rPrChange w:id="390" w:author="Majid" w:date="2017-01-12T12:16:00Z">
            <w:rPr>
              <w:b/>
              <w:noProof/>
            </w:rPr>
          </w:rPrChange>
        </w:rPr>
        <w:t>25</w:t>
      </w:r>
      <w:r w:rsidRPr="00CF4E04">
        <w:rPr>
          <w:rFonts w:ascii="Times New Roman" w:hAnsi="Times New Roman"/>
          <w:noProof/>
          <w:sz w:val="24"/>
          <w:szCs w:val="24"/>
          <w:rPrChange w:id="391" w:author="Majid" w:date="2017-01-12T12:16:00Z">
            <w:rPr>
              <w:noProof/>
            </w:rPr>
          </w:rPrChange>
        </w:rPr>
        <w:t>, 343-348 (1996).</w:t>
      </w:r>
    </w:p>
    <w:p w14:paraId="1E81779C" w14:textId="77777777" w:rsidR="00AE1AFE" w:rsidRPr="00CF4E04" w:rsidRDefault="00AE1AFE" w:rsidP="00AE1AFE">
      <w:pPr>
        <w:pStyle w:val="EndNoteBibliography"/>
        <w:spacing w:after="0"/>
        <w:ind w:left="720" w:hanging="720"/>
        <w:rPr>
          <w:rFonts w:ascii="Times New Roman" w:hAnsi="Times New Roman"/>
          <w:noProof/>
          <w:sz w:val="24"/>
          <w:szCs w:val="24"/>
          <w:rPrChange w:id="392" w:author="Majid" w:date="2017-01-12T12:16:00Z">
            <w:rPr>
              <w:noProof/>
            </w:rPr>
          </w:rPrChange>
        </w:rPr>
      </w:pPr>
      <w:r w:rsidRPr="00CF4E04">
        <w:rPr>
          <w:rFonts w:ascii="Times New Roman" w:hAnsi="Times New Roman"/>
          <w:noProof/>
          <w:sz w:val="24"/>
          <w:szCs w:val="24"/>
          <w:rPrChange w:id="393" w:author="Majid" w:date="2017-01-12T12:16:00Z">
            <w:rPr>
              <w:noProof/>
            </w:rPr>
          </w:rPrChange>
        </w:rPr>
        <w:t>19</w:t>
      </w:r>
      <w:r w:rsidRPr="00CF4E04">
        <w:rPr>
          <w:rFonts w:ascii="Times New Roman" w:hAnsi="Times New Roman"/>
          <w:noProof/>
          <w:sz w:val="24"/>
          <w:szCs w:val="24"/>
          <w:rPrChange w:id="394" w:author="Majid" w:date="2017-01-12T12:16:00Z">
            <w:rPr>
              <w:noProof/>
            </w:rPr>
          </w:rPrChange>
        </w:rPr>
        <w:tab/>
        <w:t xml:space="preserve">Trudeau, R. Monthly and daily patterns of death. </w:t>
      </w:r>
      <w:r w:rsidRPr="00CF4E04">
        <w:rPr>
          <w:rFonts w:ascii="Times New Roman" w:hAnsi="Times New Roman"/>
          <w:i/>
          <w:noProof/>
          <w:sz w:val="24"/>
          <w:szCs w:val="24"/>
          <w:rPrChange w:id="395" w:author="Majid" w:date="2017-01-12T12:16:00Z">
            <w:rPr>
              <w:i/>
              <w:noProof/>
            </w:rPr>
          </w:rPrChange>
        </w:rPr>
        <w:t>Health Reports-Statistics Canada</w:t>
      </w:r>
      <w:r w:rsidRPr="00CF4E04">
        <w:rPr>
          <w:rFonts w:ascii="Times New Roman" w:hAnsi="Times New Roman"/>
          <w:noProof/>
          <w:sz w:val="24"/>
          <w:szCs w:val="24"/>
          <w:rPrChange w:id="396" w:author="Majid" w:date="2017-01-12T12:16:00Z">
            <w:rPr>
              <w:noProof/>
            </w:rPr>
          </w:rPrChange>
        </w:rPr>
        <w:t xml:space="preserve"> </w:t>
      </w:r>
      <w:r w:rsidRPr="00CF4E04">
        <w:rPr>
          <w:rFonts w:ascii="Times New Roman" w:hAnsi="Times New Roman"/>
          <w:b/>
          <w:noProof/>
          <w:sz w:val="24"/>
          <w:szCs w:val="24"/>
          <w:rPrChange w:id="397" w:author="Majid" w:date="2017-01-12T12:16:00Z">
            <w:rPr>
              <w:b/>
              <w:noProof/>
            </w:rPr>
          </w:rPrChange>
        </w:rPr>
        <w:t>9</w:t>
      </w:r>
      <w:r w:rsidRPr="00CF4E04">
        <w:rPr>
          <w:rFonts w:ascii="Times New Roman" w:hAnsi="Times New Roman"/>
          <w:noProof/>
          <w:sz w:val="24"/>
          <w:szCs w:val="24"/>
          <w:rPrChange w:id="398" w:author="Majid" w:date="2017-01-12T12:16:00Z">
            <w:rPr>
              <w:noProof/>
            </w:rPr>
          </w:rPrChange>
        </w:rPr>
        <w:t>, 43-52 (1997).</w:t>
      </w:r>
    </w:p>
    <w:p w14:paraId="0E159A77" w14:textId="77777777" w:rsidR="00AE1AFE" w:rsidRPr="00CF4E04" w:rsidRDefault="00AE1AFE" w:rsidP="00AE1AFE">
      <w:pPr>
        <w:pStyle w:val="EndNoteBibliography"/>
        <w:spacing w:after="0"/>
        <w:ind w:left="720" w:hanging="720"/>
        <w:rPr>
          <w:rFonts w:ascii="Times New Roman" w:hAnsi="Times New Roman"/>
          <w:noProof/>
          <w:sz w:val="24"/>
          <w:szCs w:val="24"/>
          <w:rPrChange w:id="399" w:author="Majid" w:date="2017-01-12T12:16:00Z">
            <w:rPr>
              <w:noProof/>
            </w:rPr>
          </w:rPrChange>
        </w:rPr>
      </w:pPr>
      <w:r w:rsidRPr="00CF4E04">
        <w:rPr>
          <w:rFonts w:ascii="Times New Roman" w:hAnsi="Times New Roman"/>
          <w:noProof/>
          <w:sz w:val="24"/>
          <w:szCs w:val="24"/>
          <w:rPrChange w:id="400" w:author="Majid" w:date="2017-01-12T12:16:00Z">
            <w:rPr>
              <w:noProof/>
            </w:rPr>
          </w:rPrChange>
        </w:rPr>
        <w:lastRenderedPageBreak/>
        <w:t>20</w:t>
      </w:r>
      <w:r w:rsidRPr="00CF4E04">
        <w:rPr>
          <w:rFonts w:ascii="Times New Roman" w:hAnsi="Times New Roman"/>
          <w:noProof/>
          <w:sz w:val="24"/>
          <w:szCs w:val="24"/>
          <w:rPrChange w:id="401" w:author="Majid" w:date="2017-01-12T12:16:00Z">
            <w:rPr>
              <w:noProof/>
            </w:rPr>
          </w:rPrChange>
        </w:rPr>
        <w:tab/>
        <w:t xml:space="preserve">Lerchl, A. Changes in the seasonality of mortality in Germany from 1946 to 1995: the role of temperature. </w:t>
      </w:r>
      <w:r w:rsidRPr="00CF4E04">
        <w:rPr>
          <w:rFonts w:ascii="Times New Roman" w:hAnsi="Times New Roman"/>
          <w:i/>
          <w:noProof/>
          <w:sz w:val="24"/>
          <w:szCs w:val="24"/>
          <w:rPrChange w:id="402" w:author="Majid" w:date="2017-01-12T12:16:00Z">
            <w:rPr>
              <w:i/>
              <w:noProof/>
            </w:rPr>
          </w:rPrChange>
        </w:rPr>
        <w:t>International Journal of Biometeorology</w:t>
      </w:r>
      <w:r w:rsidRPr="00CF4E04">
        <w:rPr>
          <w:rFonts w:ascii="Times New Roman" w:hAnsi="Times New Roman"/>
          <w:noProof/>
          <w:sz w:val="24"/>
          <w:szCs w:val="24"/>
          <w:rPrChange w:id="403" w:author="Majid" w:date="2017-01-12T12:16:00Z">
            <w:rPr>
              <w:noProof/>
            </w:rPr>
          </w:rPrChange>
        </w:rPr>
        <w:t xml:space="preserve"> </w:t>
      </w:r>
      <w:r w:rsidRPr="00CF4E04">
        <w:rPr>
          <w:rFonts w:ascii="Times New Roman" w:hAnsi="Times New Roman"/>
          <w:b/>
          <w:noProof/>
          <w:sz w:val="24"/>
          <w:szCs w:val="24"/>
          <w:rPrChange w:id="404" w:author="Majid" w:date="2017-01-12T12:16:00Z">
            <w:rPr>
              <w:b/>
              <w:noProof/>
            </w:rPr>
          </w:rPrChange>
        </w:rPr>
        <w:t>42</w:t>
      </w:r>
      <w:r w:rsidRPr="00CF4E04">
        <w:rPr>
          <w:rFonts w:ascii="Times New Roman" w:hAnsi="Times New Roman"/>
          <w:noProof/>
          <w:sz w:val="24"/>
          <w:szCs w:val="24"/>
          <w:rPrChange w:id="405" w:author="Majid" w:date="2017-01-12T12:16:00Z">
            <w:rPr>
              <w:noProof/>
            </w:rPr>
          </w:rPrChange>
        </w:rPr>
        <w:t>, 84-88, doi:DOI 10.1007/s004840050089 (1998).</w:t>
      </w:r>
    </w:p>
    <w:p w14:paraId="660B986E" w14:textId="77777777" w:rsidR="00AE1AFE" w:rsidRPr="00CF4E04" w:rsidRDefault="00AE1AFE" w:rsidP="00AE1AFE">
      <w:pPr>
        <w:pStyle w:val="EndNoteBibliography"/>
        <w:spacing w:after="0"/>
        <w:ind w:left="720" w:hanging="720"/>
        <w:rPr>
          <w:rFonts w:ascii="Times New Roman" w:hAnsi="Times New Roman"/>
          <w:noProof/>
          <w:sz w:val="24"/>
          <w:szCs w:val="24"/>
          <w:rPrChange w:id="406" w:author="Majid" w:date="2017-01-12T12:16:00Z">
            <w:rPr>
              <w:noProof/>
            </w:rPr>
          </w:rPrChange>
        </w:rPr>
      </w:pPr>
      <w:r w:rsidRPr="00CF4E04">
        <w:rPr>
          <w:rFonts w:ascii="Times New Roman" w:hAnsi="Times New Roman"/>
          <w:noProof/>
          <w:sz w:val="24"/>
          <w:szCs w:val="24"/>
          <w:rPrChange w:id="407" w:author="Majid" w:date="2017-01-12T12:16:00Z">
            <w:rPr>
              <w:noProof/>
            </w:rPr>
          </w:rPrChange>
        </w:rPr>
        <w:t>21</w:t>
      </w:r>
      <w:r w:rsidRPr="00CF4E04">
        <w:rPr>
          <w:rFonts w:ascii="Times New Roman" w:hAnsi="Times New Roman"/>
          <w:noProof/>
          <w:sz w:val="24"/>
          <w:szCs w:val="24"/>
          <w:rPrChange w:id="408" w:author="Majid" w:date="2017-01-12T12:16:00Z">
            <w:rPr>
              <w:noProof/>
            </w:rPr>
          </w:rPrChange>
        </w:rPr>
        <w:tab/>
        <w:t>Nakaji, S.</w:t>
      </w:r>
      <w:r w:rsidRPr="00CF4E04">
        <w:rPr>
          <w:rFonts w:ascii="Times New Roman" w:hAnsi="Times New Roman"/>
          <w:i/>
          <w:noProof/>
          <w:sz w:val="24"/>
          <w:szCs w:val="24"/>
          <w:rPrChange w:id="409" w:author="Majid" w:date="2017-01-12T12:16:00Z">
            <w:rPr>
              <w:i/>
              <w:noProof/>
            </w:rPr>
          </w:rPrChange>
        </w:rPr>
        <w:t xml:space="preserve"> et al.</w:t>
      </w:r>
      <w:r w:rsidRPr="00CF4E04">
        <w:rPr>
          <w:rFonts w:ascii="Times New Roman" w:hAnsi="Times New Roman"/>
          <w:noProof/>
          <w:sz w:val="24"/>
          <w:szCs w:val="24"/>
          <w:rPrChange w:id="410" w:author="Majid" w:date="2017-01-12T12:16:00Z">
            <w:rPr>
              <w:noProof/>
            </w:rPr>
          </w:rPrChange>
        </w:rPr>
        <w:t xml:space="preserve"> Seasonal changes in mortality rates from main causes of death in Japan. </w:t>
      </w:r>
      <w:r w:rsidRPr="00CF4E04">
        <w:rPr>
          <w:rFonts w:ascii="Times New Roman" w:hAnsi="Times New Roman"/>
          <w:i/>
          <w:noProof/>
          <w:sz w:val="24"/>
          <w:szCs w:val="24"/>
          <w:rPrChange w:id="411" w:author="Majid" w:date="2017-01-12T12:16:00Z">
            <w:rPr>
              <w:i/>
              <w:noProof/>
            </w:rPr>
          </w:rPrChange>
        </w:rPr>
        <w:t>European journal of epidemiology</w:t>
      </w:r>
      <w:r w:rsidRPr="00CF4E04">
        <w:rPr>
          <w:rFonts w:ascii="Times New Roman" w:hAnsi="Times New Roman"/>
          <w:noProof/>
          <w:sz w:val="24"/>
          <w:szCs w:val="24"/>
          <w:rPrChange w:id="412" w:author="Majid" w:date="2017-01-12T12:16:00Z">
            <w:rPr>
              <w:noProof/>
            </w:rPr>
          </w:rPrChange>
        </w:rPr>
        <w:t xml:space="preserve"> </w:t>
      </w:r>
      <w:r w:rsidRPr="00CF4E04">
        <w:rPr>
          <w:rFonts w:ascii="Times New Roman" w:hAnsi="Times New Roman"/>
          <w:b/>
          <w:noProof/>
          <w:sz w:val="24"/>
          <w:szCs w:val="24"/>
          <w:rPrChange w:id="413" w:author="Majid" w:date="2017-01-12T12:16:00Z">
            <w:rPr>
              <w:b/>
              <w:noProof/>
            </w:rPr>
          </w:rPrChange>
        </w:rPr>
        <w:t>19</w:t>
      </w:r>
      <w:r w:rsidRPr="00CF4E04">
        <w:rPr>
          <w:rFonts w:ascii="Times New Roman" w:hAnsi="Times New Roman"/>
          <w:noProof/>
          <w:sz w:val="24"/>
          <w:szCs w:val="24"/>
          <w:rPrChange w:id="414" w:author="Majid" w:date="2017-01-12T12:16:00Z">
            <w:rPr>
              <w:noProof/>
            </w:rPr>
          </w:rPrChange>
        </w:rPr>
        <w:t>, 905-913 (2004).</w:t>
      </w:r>
    </w:p>
    <w:p w14:paraId="2B283BB9" w14:textId="77777777" w:rsidR="00AE1AFE" w:rsidRPr="00CF4E04" w:rsidRDefault="00AE1AFE" w:rsidP="00AE1AFE">
      <w:pPr>
        <w:pStyle w:val="EndNoteBibliography"/>
        <w:spacing w:after="0"/>
        <w:ind w:left="720" w:hanging="720"/>
        <w:rPr>
          <w:rFonts w:ascii="Times New Roman" w:hAnsi="Times New Roman"/>
          <w:noProof/>
          <w:sz w:val="24"/>
          <w:szCs w:val="24"/>
          <w:rPrChange w:id="415" w:author="Majid" w:date="2017-01-12T12:16:00Z">
            <w:rPr>
              <w:noProof/>
            </w:rPr>
          </w:rPrChange>
        </w:rPr>
      </w:pPr>
      <w:r w:rsidRPr="00CF4E04">
        <w:rPr>
          <w:rFonts w:ascii="Times New Roman" w:hAnsi="Times New Roman"/>
          <w:noProof/>
          <w:sz w:val="24"/>
          <w:szCs w:val="24"/>
          <w:rPrChange w:id="416" w:author="Majid" w:date="2017-01-12T12:16:00Z">
            <w:rPr>
              <w:noProof/>
            </w:rPr>
          </w:rPrChange>
        </w:rPr>
        <w:t>22</w:t>
      </w:r>
      <w:r w:rsidRPr="00CF4E04">
        <w:rPr>
          <w:rFonts w:ascii="Times New Roman" w:hAnsi="Times New Roman"/>
          <w:noProof/>
          <w:sz w:val="24"/>
          <w:szCs w:val="24"/>
          <w:rPrChange w:id="417" w:author="Majid" w:date="2017-01-12T12:16:00Z">
            <w:rPr>
              <w:noProof/>
            </w:rPr>
          </w:rPrChange>
        </w:rPr>
        <w:tab/>
        <w:t xml:space="preserve">Brown, G., Fearn, V. &amp; Wells, C. Exploratory analysis of seasonal mortality in England and Wales, 1998 to 2007. </w:t>
      </w:r>
      <w:r w:rsidRPr="00CF4E04">
        <w:rPr>
          <w:rFonts w:ascii="Times New Roman" w:hAnsi="Times New Roman"/>
          <w:i/>
          <w:noProof/>
          <w:sz w:val="24"/>
          <w:szCs w:val="24"/>
          <w:rPrChange w:id="418" w:author="Majid" w:date="2017-01-12T12:16:00Z">
            <w:rPr>
              <w:i/>
              <w:noProof/>
            </w:rPr>
          </w:rPrChange>
        </w:rPr>
        <w:t>Health Statistics Quarterly</w:t>
      </w:r>
      <w:r w:rsidRPr="00CF4E04">
        <w:rPr>
          <w:rFonts w:ascii="Times New Roman" w:hAnsi="Times New Roman"/>
          <w:noProof/>
          <w:sz w:val="24"/>
          <w:szCs w:val="24"/>
          <w:rPrChange w:id="419" w:author="Majid" w:date="2017-01-12T12:16:00Z">
            <w:rPr>
              <w:noProof/>
            </w:rPr>
          </w:rPrChange>
        </w:rPr>
        <w:t>, 58 (2010).</w:t>
      </w:r>
    </w:p>
    <w:p w14:paraId="2B41C6A0" w14:textId="77777777" w:rsidR="00AE1AFE" w:rsidRPr="00CF4E04" w:rsidRDefault="00AE1AFE" w:rsidP="00AE1AFE">
      <w:pPr>
        <w:pStyle w:val="EndNoteBibliography"/>
        <w:spacing w:after="0"/>
        <w:ind w:left="720" w:hanging="720"/>
        <w:rPr>
          <w:rFonts w:ascii="Times New Roman" w:hAnsi="Times New Roman"/>
          <w:noProof/>
          <w:sz w:val="24"/>
          <w:szCs w:val="24"/>
          <w:rPrChange w:id="420" w:author="Majid" w:date="2017-01-12T12:16:00Z">
            <w:rPr>
              <w:noProof/>
            </w:rPr>
          </w:rPrChange>
        </w:rPr>
      </w:pPr>
      <w:r w:rsidRPr="00CF4E04">
        <w:rPr>
          <w:rFonts w:ascii="Times New Roman" w:hAnsi="Times New Roman"/>
          <w:noProof/>
          <w:sz w:val="24"/>
          <w:szCs w:val="24"/>
          <w:rPrChange w:id="421" w:author="Majid" w:date="2017-01-12T12:16:00Z">
            <w:rPr>
              <w:noProof/>
            </w:rPr>
          </w:rPrChange>
        </w:rPr>
        <w:t>23</w:t>
      </w:r>
      <w:r w:rsidRPr="00CF4E04">
        <w:rPr>
          <w:rFonts w:ascii="Times New Roman" w:hAnsi="Times New Roman"/>
          <w:noProof/>
          <w:sz w:val="24"/>
          <w:szCs w:val="24"/>
          <w:rPrChange w:id="422" w:author="Majid" w:date="2017-01-12T12:16:00Z">
            <w:rPr>
              <w:noProof/>
            </w:rPr>
          </w:rPrChange>
        </w:rPr>
        <w:tab/>
        <w:t>Marti-Soler, H.</w:t>
      </w:r>
      <w:r w:rsidRPr="00CF4E04">
        <w:rPr>
          <w:rFonts w:ascii="Times New Roman" w:hAnsi="Times New Roman"/>
          <w:i/>
          <w:noProof/>
          <w:sz w:val="24"/>
          <w:szCs w:val="24"/>
          <w:rPrChange w:id="423" w:author="Majid" w:date="2017-01-12T12:16:00Z">
            <w:rPr>
              <w:i/>
              <w:noProof/>
            </w:rPr>
          </w:rPrChange>
        </w:rPr>
        <w:t xml:space="preserve"> et al.</w:t>
      </w:r>
      <w:r w:rsidRPr="00CF4E04">
        <w:rPr>
          <w:rFonts w:ascii="Times New Roman" w:hAnsi="Times New Roman"/>
          <w:noProof/>
          <w:sz w:val="24"/>
          <w:szCs w:val="24"/>
          <w:rPrChange w:id="424" w:author="Majid" w:date="2017-01-12T12:16:00Z">
            <w:rPr>
              <w:noProof/>
            </w:rPr>
          </w:rPrChange>
        </w:rPr>
        <w:t xml:space="preserve"> Seasonal Variation of Overall and Cardiovascular Mortality: A Study in 19 Countries from Different Geographic Locations. </w:t>
      </w:r>
      <w:r w:rsidRPr="00CF4E04">
        <w:rPr>
          <w:rFonts w:ascii="Times New Roman" w:hAnsi="Times New Roman"/>
          <w:i/>
          <w:noProof/>
          <w:sz w:val="24"/>
          <w:szCs w:val="24"/>
          <w:rPrChange w:id="425" w:author="Majid" w:date="2017-01-12T12:16:00Z">
            <w:rPr>
              <w:i/>
              <w:noProof/>
            </w:rPr>
          </w:rPrChange>
        </w:rPr>
        <w:t>Plos One</w:t>
      </w:r>
      <w:r w:rsidRPr="00CF4E04">
        <w:rPr>
          <w:rFonts w:ascii="Times New Roman" w:hAnsi="Times New Roman"/>
          <w:noProof/>
          <w:sz w:val="24"/>
          <w:szCs w:val="24"/>
          <w:rPrChange w:id="426" w:author="Majid" w:date="2017-01-12T12:16:00Z">
            <w:rPr>
              <w:noProof/>
            </w:rPr>
          </w:rPrChange>
        </w:rPr>
        <w:t xml:space="preserve"> </w:t>
      </w:r>
      <w:r w:rsidRPr="00CF4E04">
        <w:rPr>
          <w:rFonts w:ascii="Times New Roman" w:hAnsi="Times New Roman"/>
          <w:b/>
          <w:noProof/>
          <w:sz w:val="24"/>
          <w:szCs w:val="24"/>
          <w:rPrChange w:id="427" w:author="Majid" w:date="2017-01-12T12:16:00Z">
            <w:rPr>
              <w:b/>
              <w:noProof/>
            </w:rPr>
          </w:rPrChange>
        </w:rPr>
        <w:t>9</w:t>
      </w:r>
      <w:r w:rsidRPr="00CF4E04">
        <w:rPr>
          <w:rFonts w:ascii="Times New Roman" w:hAnsi="Times New Roman"/>
          <w:noProof/>
          <w:sz w:val="24"/>
          <w:szCs w:val="24"/>
          <w:rPrChange w:id="428" w:author="Majid" w:date="2017-01-12T12:16:00Z">
            <w:rPr>
              <w:noProof/>
            </w:rPr>
          </w:rPrChange>
        </w:rPr>
        <w:t>, 13, doi:10.1371/journal.pone.0113500 (2014).</w:t>
      </w:r>
    </w:p>
    <w:p w14:paraId="00BBE166" w14:textId="77777777" w:rsidR="00AE1AFE" w:rsidRPr="00CF4E04" w:rsidRDefault="00AE1AFE" w:rsidP="00AE1AFE">
      <w:pPr>
        <w:pStyle w:val="EndNoteBibliography"/>
        <w:spacing w:after="0"/>
        <w:ind w:left="720" w:hanging="720"/>
        <w:rPr>
          <w:rFonts w:ascii="Times New Roman" w:hAnsi="Times New Roman"/>
          <w:noProof/>
          <w:sz w:val="24"/>
          <w:szCs w:val="24"/>
          <w:rPrChange w:id="429" w:author="Majid" w:date="2017-01-12T12:16:00Z">
            <w:rPr>
              <w:noProof/>
            </w:rPr>
          </w:rPrChange>
        </w:rPr>
      </w:pPr>
      <w:r w:rsidRPr="00CF4E04">
        <w:rPr>
          <w:rFonts w:ascii="Times New Roman" w:hAnsi="Times New Roman"/>
          <w:noProof/>
          <w:sz w:val="24"/>
          <w:szCs w:val="24"/>
          <w:rPrChange w:id="430" w:author="Majid" w:date="2017-01-12T12:16:00Z">
            <w:rPr>
              <w:noProof/>
            </w:rPr>
          </w:rPrChange>
        </w:rPr>
        <w:t>24</w:t>
      </w:r>
      <w:r w:rsidRPr="00CF4E04">
        <w:rPr>
          <w:rFonts w:ascii="Times New Roman" w:hAnsi="Times New Roman"/>
          <w:noProof/>
          <w:sz w:val="24"/>
          <w:szCs w:val="24"/>
          <w:rPrChange w:id="431" w:author="Majid" w:date="2017-01-12T12:16:00Z">
            <w:rPr>
              <w:noProof/>
            </w:rPr>
          </w:rPrChange>
        </w:rPr>
        <w:tab/>
        <w:t xml:space="preserve">Bennett, J. E., Blangiardo, M., Fecht, D., Elliott, P. &amp; Ezzati, M. Vulnerability to the mortality effects of warm temperature in the districts of England and Wales. </w:t>
      </w:r>
      <w:r w:rsidRPr="00CF4E04">
        <w:rPr>
          <w:rFonts w:ascii="Times New Roman" w:hAnsi="Times New Roman"/>
          <w:i/>
          <w:noProof/>
          <w:sz w:val="24"/>
          <w:szCs w:val="24"/>
          <w:rPrChange w:id="432" w:author="Majid" w:date="2017-01-12T12:16:00Z">
            <w:rPr>
              <w:i/>
              <w:noProof/>
            </w:rPr>
          </w:rPrChange>
        </w:rPr>
        <w:t>Nature Climate Change</w:t>
      </w:r>
      <w:r w:rsidRPr="00CF4E04">
        <w:rPr>
          <w:rFonts w:ascii="Times New Roman" w:hAnsi="Times New Roman"/>
          <w:noProof/>
          <w:sz w:val="24"/>
          <w:szCs w:val="24"/>
          <w:rPrChange w:id="433" w:author="Majid" w:date="2017-01-12T12:16:00Z">
            <w:rPr>
              <w:noProof/>
            </w:rPr>
          </w:rPrChange>
        </w:rPr>
        <w:t xml:space="preserve"> </w:t>
      </w:r>
      <w:r w:rsidRPr="00CF4E04">
        <w:rPr>
          <w:rFonts w:ascii="Times New Roman" w:hAnsi="Times New Roman"/>
          <w:b/>
          <w:noProof/>
          <w:sz w:val="24"/>
          <w:szCs w:val="24"/>
          <w:rPrChange w:id="434" w:author="Majid" w:date="2017-01-12T12:16:00Z">
            <w:rPr>
              <w:b/>
              <w:noProof/>
            </w:rPr>
          </w:rPrChange>
        </w:rPr>
        <w:t>4</w:t>
      </w:r>
      <w:r w:rsidRPr="00CF4E04">
        <w:rPr>
          <w:rFonts w:ascii="Times New Roman" w:hAnsi="Times New Roman"/>
          <w:noProof/>
          <w:sz w:val="24"/>
          <w:szCs w:val="24"/>
          <w:rPrChange w:id="435" w:author="Majid" w:date="2017-01-12T12:16:00Z">
            <w:rPr>
              <w:noProof/>
            </w:rPr>
          </w:rPrChange>
        </w:rPr>
        <w:t>, 269-273, doi:10.1038/nclimate2123 (2014).</w:t>
      </w:r>
    </w:p>
    <w:p w14:paraId="438B059F" w14:textId="77777777" w:rsidR="00AE1AFE" w:rsidRPr="00CF4E04" w:rsidRDefault="00AE1AFE" w:rsidP="00AE1AFE">
      <w:pPr>
        <w:pStyle w:val="EndNoteBibliography"/>
        <w:spacing w:after="0"/>
        <w:ind w:left="720" w:hanging="720"/>
        <w:rPr>
          <w:rFonts w:ascii="Times New Roman" w:hAnsi="Times New Roman"/>
          <w:noProof/>
          <w:sz w:val="24"/>
          <w:szCs w:val="24"/>
          <w:rPrChange w:id="436" w:author="Majid" w:date="2017-01-12T12:16:00Z">
            <w:rPr>
              <w:noProof/>
            </w:rPr>
          </w:rPrChange>
        </w:rPr>
      </w:pPr>
      <w:r w:rsidRPr="00CF4E04">
        <w:rPr>
          <w:rFonts w:ascii="Times New Roman" w:hAnsi="Times New Roman"/>
          <w:noProof/>
          <w:sz w:val="24"/>
          <w:szCs w:val="24"/>
          <w:rPrChange w:id="437" w:author="Majid" w:date="2017-01-12T12:16:00Z">
            <w:rPr>
              <w:noProof/>
            </w:rPr>
          </w:rPrChange>
        </w:rPr>
        <w:t>25</w:t>
      </w:r>
      <w:r w:rsidRPr="00CF4E04">
        <w:rPr>
          <w:rFonts w:ascii="Times New Roman" w:hAnsi="Times New Roman"/>
          <w:noProof/>
          <w:sz w:val="24"/>
          <w:szCs w:val="24"/>
          <w:rPrChange w:id="438" w:author="Majid" w:date="2017-01-12T12:16:00Z">
            <w:rPr>
              <w:noProof/>
            </w:rPr>
          </w:rPrChange>
        </w:rPr>
        <w:tab/>
        <w:t xml:space="preserve">Moy, C. M., Seltzer, G. O., Rodbell, D. T. &amp; Anderson, D. M. Variability of El Nino/Southern Oscillation activity at millennial timescales during the Holocene epoch. </w:t>
      </w:r>
      <w:r w:rsidRPr="00CF4E04">
        <w:rPr>
          <w:rFonts w:ascii="Times New Roman" w:hAnsi="Times New Roman"/>
          <w:i/>
          <w:noProof/>
          <w:sz w:val="24"/>
          <w:szCs w:val="24"/>
          <w:rPrChange w:id="439" w:author="Majid" w:date="2017-01-12T12:16:00Z">
            <w:rPr>
              <w:i/>
              <w:noProof/>
            </w:rPr>
          </w:rPrChange>
        </w:rPr>
        <w:t>Nature</w:t>
      </w:r>
      <w:r w:rsidRPr="00CF4E04">
        <w:rPr>
          <w:rFonts w:ascii="Times New Roman" w:hAnsi="Times New Roman"/>
          <w:noProof/>
          <w:sz w:val="24"/>
          <w:szCs w:val="24"/>
          <w:rPrChange w:id="440" w:author="Majid" w:date="2017-01-12T12:16:00Z">
            <w:rPr>
              <w:noProof/>
            </w:rPr>
          </w:rPrChange>
        </w:rPr>
        <w:t xml:space="preserve"> </w:t>
      </w:r>
      <w:r w:rsidRPr="00CF4E04">
        <w:rPr>
          <w:rFonts w:ascii="Times New Roman" w:hAnsi="Times New Roman"/>
          <w:b/>
          <w:noProof/>
          <w:sz w:val="24"/>
          <w:szCs w:val="24"/>
          <w:rPrChange w:id="441" w:author="Majid" w:date="2017-01-12T12:16:00Z">
            <w:rPr>
              <w:b/>
              <w:noProof/>
            </w:rPr>
          </w:rPrChange>
        </w:rPr>
        <w:t>420</w:t>
      </w:r>
      <w:r w:rsidRPr="00CF4E04">
        <w:rPr>
          <w:rFonts w:ascii="Times New Roman" w:hAnsi="Times New Roman"/>
          <w:noProof/>
          <w:sz w:val="24"/>
          <w:szCs w:val="24"/>
          <w:rPrChange w:id="442" w:author="Majid" w:date="2017-01-12T12:16:00Z">
            <w:rPr>
              <w:noProof/>
            </w:rPr>
          </w:rPrChange>
        </w:rPr>
        <w:t>, 162-165, doi:10.1038/nature01194 (2002).</w:t>
      </w:r>
    </w:p>
    <w:p w14:paraId="5066DB52" w14:textId="77777777" w:rsidR="00AE1AFE" w:rsidRPr="00CF4E04" w:rsidRDefault="00AE1AFE" w:rsidP="00AE1AFE">
      <w:pPr>
        <w:pStyle w:val="EndNoteBibliography"/>
        <w:spacing w:after="0"/>
        <w:ind w:left="720" w:hanging="720"/>
        <w:rPr>
          <w:rFonts w:ascii="Times New Roman" w:hAnsi="Times New Roman"/>
          <w:noProof/>
          <w:sz w:val="24"/>
          <w:szCs w:val="24"/>
          <w:rPrChange w:id="443" w:author="Majid" w:date="2017-01-12T12:16:00Z">
            <w:rPr>
              <w:noProof/>
            </w:rPr>
          </w:rPrChange>
        </w:rPr>
      </w:pPr>
      <w:r w:rsidRPr="00CF4E04">
        <w:rPr>
          <w:rFonts w:ascii="Times New Roman" w:hAnsi="Times New Roman"/>
          <w:noProof/>
          <w:sz w:val="24"/>
          <w:szCs w:val="24"/>
          <w:rPrChange w:id="444" w:author="Majid" w:date="2017-01-12T12:16:00Z">
            <w:rPr>
              <w:noProof/>
            </w:rPr>
          </w:rPrChange>
        </w:rPr>
        <w:t>26</w:t>
      </w:r>
      <w:r w:rsidRPr="00CF4E04">
        <w:rPr>
          <w:rFonts w:ascii="Times New Roman" w:hAnsi="Times New Roman"/>
          <w:noProof/>
          <w:sz w:val="24"/>
          <w:szCs w:val="24"/>
          <w:rPrChange w:id="445" w:author="Majid" w:date="2017-01-12T12:16:00Z">
            <w:rPr>
              <w:noProof/>
            </w:rPr>
          </w:rPrChange>
        </w:rPr>
        <w:tab/>
        <w:t xml:space="preserve">Grenfell, B., Bjørnstad, O. &amp; Kappey, J. Travelling waves and spatial hierarchies in measles epidemics. </w:t>
      </w:r>
      <w:r w:rsidRPr="00CF4E04">
        <w:rPr>
          <w:rFonts w:ascii="Times New Roman" w:hAnsi="Times New Roman"/>
          <w:i/>
          <w:noProof/>
          <w:sz w:val="24"/>
          <w:szCs w:val="24"/>
          <w:rPrChange w:id="446" w:author="Majid" w:date="2017-01-12T12:16:00Z">
            <w:rPr>
              <w:i/>
              <w:noProof/>
            </w:rPr>
          </w:rPrChange>
        </w:rPr>
        <w:t>Nature</w:t>
      </w:r>
      <w:r w:rsidRPr="00CF4E04">
        <w:rPr>
          <w:rFonts w:ascii="Times New Roman" w:hAnsi="Times New Roman"/>
          <w:noProof/>
          <w:sz w:val="24"/>
          <w:szCs w:val="24"/>
          <w:rPrChange w:id="447" w:author="Majid" w:date="2017-01-12T12:16:00Z">
            <w:rPr>
              <w:noProof/>
            </w:rPr>
          </w:rPrChange>
        </w:rPr>
        <w:t xml:space="preserve"> </w:t>
      </w:r>
      <w:r w:rsidRPr="00CF4E04">
        <w:rPr>
          <w:rFonts w:ascii="Times New Roman" w:hAnsi="Times New Roman"/>
          <w:b/>
          <w:noProof/>
          <w:sz w:val="24"/>
          <w:szCs w:val="24"/>
          <w:rPrChange w:id="448" w:author="Majid" w:date="2017-01-12T12:16:00Z">
            <w:rPr>
              <w:b/>
              <w:noProof/>
            </w:rPr>
          </w:rPrChange>
        </w:rPr>
        <w:t>414</w:t>
      </w:r>
      <w:r w:rsidRPr="00CF4E04">
        <w:rPr>
          <w:rFonts w:ascii="Times New Roman" w:hAnsi="Times New Roman"/>
          <w:noProof/>
          <w:sz w:val="24"/>
          <w:szCs w:val="24"/>
          <w:rPrChange w:id="449" w:author="Majid" w:date="2017-01-12T12:16:00Z">
            <w:rPr>
              <w:noProof/>
            </w:rPr>
          </w:rPrChange>
        </w:rPr>
        <w:t>, 716-723 (2001).</w:t>
      </w:r>
    </w:p>
    <w:p w14:paraId="26847E29" w14:textId="77777777" w:rsidR="00AE1AFE" w:rsidRPr="00CF4E04" w:rsidRDefault="00AE1AFE" w:rsidP="00AE1AFE">
      <w:pPr>
        <w:pStyle w:val="EndNoteBibliography"/>
        <w:spacing w:after="0"/>
        <w:ind w:left="720" w:hanging="720"/>
        <w:rPr>
          <w:rFonts w:ascii="Times New Roman" w:hAnsi="Times New Roman"/>
          <w:noProof/>
          <w:sz w:val="24"/>
          <w:szCs w:val="24"/>
          <w:rPrChange w:id="450" w:author="Majid" w:date="2017-01-12T12:16:00Z">
            <w:rPr>
              <w:noProof/>
            </w:rPr>
          </w:rPrChange>
        </w:rPr>
      </w:pPr>
      <w:r w:rsidRPr="00CF4E04">
        <w:rPr>
          <w:rFonts w:ascii="Times New Roman" w:hAnsi="Times New Roman"/>
          <w:noProof/>
          <w:sz w:val="24"/>
          <w:szCs w:val="24"/>
          <w:rPrChange w:id="451" w:author="Majid" w:date="2017-01-12T12:16:00Z">
            <w:rPr>
              <w:noProof/>
            </w:rPr>
          </w:rPrChange>
        </w:rPr>
        <w:t>27</w:t>
      </w:r>
      <w:r w:rsidRPr="00CF4E04">
        <w:rPr>
          <w:rFonts w:ascii="Times New Roman" w:hAnsi="Times New Roman"/>
          <w:noProof/>
          <w:sz w:val="24"/>
          <w:szCs w:val="24"/>
          <w:rPrChange w:id="452" w:author="Majid" w:date="2017-01-12T12:16:00Z">
            <w:rPr>
              <w:noProof/>
            </w:rPr>
          </w:rPrChange>
        </w:rPr>
        <w:tab/>
        <w:t>Cazelles, B.</w:t>
      </w:r>
      <w:r w:rsidRPr="00CF4E04">
        <w:rPr>
          <w:rFonts w:ascii="Times New Roman" w:hAnsi="Times New Roman"/>
          <w:i/>
          <w:noProof/>
          <w:sz w:val="24"/>
          <w:szCs w:val="24"/>
          <w:rPrChange w:id="453" w:author="Majid" w:date="2017-01-12T12:16:00Z">
            <w:rPr>
              <w:i/>
              <w:noProof/>
            </w:rPr>
          </w:rPrChange>
        </w:rPr>
        <w:t xml:space="preserve"> et al.</w:t>
      </w:r>
      <w:r w:rsidRPr="00CF4E04">
        <w:rPr>
          <w:rFonts w:ascii="Times New Roman" w:hAnsi="Times New Roman"/>
          <w:noProof/>
          <w:sz w:val="24"/>
          <w:szCs w:val="24"/>
          <w:rPrChange w:id="454" w:author="Majid" w:date="2017-01-12T12:16:00Z">
            <w:rPr>
              <w:noProof/>
            </w:rPr>
          </w:rPrChange>
        </w:rPr>
        <w:t xml:space="preserve"> Wavelet analysis of ecological time series. </w:t>
      </w:r>
      <w:r w:rsidRPr="00CF4E04">
        <w:rPr>
          <w:rFonts w:ascii="Times New Roman" w:hAnsi="Times New Roman"/>
          <w:i/>
          <w:noProof/>
          <w:sz w:val="24"/>
          <w:szCs w:val="24"/>
          <w:rPrChange w:id="455" w:author="Majid" w:date="2017-01-12T12:16:00Z">
            <w:rPr>
              <w:i/>
              <w:noProof/>
            </w:rPr>
          </w:rPrChange>
        </w:rPr>
        <w:t>Oecologia</w:t>
      </w:r>
      <w:r w:rsidRPr="00CF4E04">
        <w:rPr>
          <w:rFonts w:ascii="Times New Roman" w:hAnsi="Times New Roman"/>
          <w:noProof/>
          <w:sz w:val="24"/>
          <w:szCs w:val="24"/>
          <w:rPrChange w:id="456" w:author="Majid" w:date="2017-01-12T12:16:00Z">
            <w:rPr>
              <w:noProof/>
            </w:rPr>
          </w:rPrChange>
        </w:rPr>
        <w:t xml:space="preserve"> </w:t>
      </w:r>
      <w:r w:rsidRPr="00CF4E04">
        <w:rPr>
          <w:rFonts w:ascii="Times New Roman" w:hAnsi="Times New Roman"/>
          <w:b/>
          <w:noProof/>
          <w:sz w:val="24"/>
          <w:szCs w:val="24"/>
          <w:rPrChange w:id="457" w:author="Majid" w:date="2017-01-12T12:16:00Z">
            <w:rPr>
              <w:b/>
              <w:noProof/>
            </w:rPr>
          </w:rPrChange>
        </w:rPr>
        <w:t>156</w:t>
      </w:r>
      <w:r w:rsidRPr="00CF4E04">
        <w:rPr>
          <w:rFonts w:ascii="Times New Roman" w:hAnsi="Times New Roman"/>
          <w:noProof/>
          <w:sz w:val="24"/>
          <w:szCs w:val="24"/>
          <w:rPrChange w:id="458" w:author="Majid" w:date="2017-01-12T12:16:00Z">
            <w:rPr>
              <w:noProof/>
            </w:rPr>
          </w:rPrChange>
        </w:rPr>
        <w:t>, 287-304 (2008).</w:t>
      </w:r>
    </w:p>
    <w:p w14:paraId="0DA018C0" w14:textId="77777777" w:rsidR="00AE1AFE" w:rsidRPr="00CF4E04" w:rsidRDefault="00AE1AFE" w:rsidP="00AE1AFE">
      <w:pPr>
        <w:pStyle w:val="EndNoteBibliography"/>
        <w:spacing w:after="0"/>
        <w:ind w:left="720" w:hanging="720"/>
        <w:rPr>
          <w:rFonts w:ascii="Times New Roman" w:hAnsi="Times New Roman"/>
          <w:noProof/>
          <w:sz w:val="24"/>
          <w:szCs w:val="24"/>
          <w:rPrChange w:id="459" w:author="Majid" w:date="2017-01-12T12:16:00Z">
            <w:rPr>
              <w:noProof/>
            </w:rPr>
          </w:rPrChange>
        </w:rPr>
      </w:pPr>
      <w:r w:rsidRPr="00CF4E04">
        <w:rPr>
          <w:rFonts w:ascii="Times New Roman" w:hAnsi="Times New Roman"/>
          <w:noProof/>
          <w:sz w:val="24"/>
          <w:szCs w:val="24"/>
          <w:rPrChange w:id="460" w:author="Majid" w:date="2017-01-12T12:16:00Z">
            <w:rPr>
              <w:noProof/>
            </w:rPr>
          </w:rPrChange>
        </w:rPr>
        <w:t>28</w:t>
      </w:r>
      <w:r w:rsidRPr="00CF4E04">
        <w:rPr>
          <w:rFonts w:ascii="Times New Roman" w:hAnsi="Times New Roman"/>
          <w:noProof/>
          <w:sz w:val="24"/>
          <w:szCs w:val="24"/>
          <w:rPrChange w:id="461" w:author="Majid" w:date="2017-01-12T12:16:00Z">
            <w:rPr>
              <w:noProof/>
            </w:rPr>
          </w:rPrChange>
        </w:rPr>
        <w:tab/>
        <w:t xml:space="preserve">Statistics, N. C. f. H. Leading causes of death and numbers of deaths, by sex, race, and Hispanic origin: United States, 1980 and 2010. </w:t>
      </w:r>
      <w:r w:rsidRPr="00CF4E04">
        <w:rPr>
          <w:rFonts w:ascii="Times New Roman" w:hAnsi="Times New Roman"/>
          <w:i/>
          <w:noProof/>
          <w:sz w:val="24"/>
          <w:szCs w:val="24"/>
          <w:rPrChange w:id="462" w:author="Majid" w:date="2017-01-12T12:16:00Z">
            <w:rPr>
              <w:i/>
              <w:noProof/>
            </w:rPr>
          </w:rPrChange>
        </w:rPr>
        <w:t>National Center for Health Statistics (NCHS)</w:t>
      </w:r>
      <w:r w:rsidRPr="00CF4E04">
        <w:rPr>
          <w:rFonts w:ascii="Times New Roman" w:hAnsi="Times New Roman"/>
          <w:noProof/>
          <w:sz w:val="24"/>
          <w:szCs w:val="24"/>
          <w:rPrChange w:id="463" w:author="Majid" w:date="2017-01-12T12:16:00Z">
            <w:rPr>
              <w:noProof/>
            </w:rPr>
          </w:rPrChange>
        </w:rPr>
        <w:t xml:space="preserve"> (2012).</w:t>
      </w:r>
    </w:p>
    <w:p w14:paraId="712B39C5" w14:textId="77777777" w:rsidR="00AE1AFE" w:rsidRPr="00CF4E04" w:rsidRDefault="00AE1AFE" w:rsidP="00AE1AFE">
      <w:pPr>
        <w:pStyle w:val="EndNoteBibliography"/>
        <w:spacing w:after="0"/>
        <w:ind w:left="720" w:hanging="720"/>
        <w:rPr>
          <w:rFonts w:ascii="Times New Roman" w:hAnsi="Times New Roman"/>
          <w:noProof/>
          <w:sz w:val="24"/>
          <w:szCs w:val="24"/>
          <w:rPrChange w:id="464" w:author="Majid" w:date="2017-01-12T12:16:00Z">
            <w:rPr>
              <w:noProof/>
            </w:rPr>
          </w:rPrChange>
        </w:rPr>
      </w:pPr>
      <w:r w:rsidRPr="00CF4E04">
        <w:rPr>
          <w:rFonts w:ascii="Times New Roman" w:hAnsi="Times New Roman"/>
          <w:noProof/>
          <w:sz w:val="24"/>
          <w:szCs w:val="24"/>
          <w:rPrChange w:id="465" w:author="Majid" w:date="2017-01-12T12:16:00Z">
            <w:rPr>
              <w:noProof/>
            </w:rPr>
          </w:rPrChange>
        </w:rPr>
        <w:t>29</w:t>
      </w:r>
      <w:r w:rsidRPr="00CF4E04">
        <w:rPr>
          <w:rFonts w:ascii="Times New Roman" w:hAnsi="Times New Roman"/>
          <w:noProof/>
          <w:sz w:val="24"/>
          <w:szCs w:val="24"/>
          <w:rPrChange w:id="466" w:author="Majid" w:date="2017-01-12T12:16:00Z">
            <w:rPr>
              <w:noProof/>
            </w:rPr>
          </w:rPrChange>
        </w:rPr>
        <w:tab/>
        <w:t xml:space="preserve">Administration, N. H. T. S. Trend and Pattern Analysis of Highway Crash Fatality By Month and Day. </w:t>
      </w:r>
      <w:r w:rsidRPr="00CF4E04">
        <w:rPr>
          <w:rFonts w:ascii="Times New Roman" w:hAnsi="Times New Roman"/>
          <w:i/>
          <w:noProof/>
          <w:sz w:val="24"/>
          <w:szCs w:val="24"/>
          <w:rPrChange w:id="467" w:author="Majid" w:date="2017-01-12T12:16:00Z">
            <w:rPr>
              <w:i/>
              <w:noProof/>
            </w:rPr>
          </w:rPrChange>
        </w:rPr>
        <w:t>National Center for Statistics and Analysis</w:t>
      </w:r>
      <w:r w:rsidRPr="00CF4E04">
        <w:rPr>
          <w:rFonts w:ascii="Times New Roman" w:hAnsi="Times New Roman"/>
          <w:noProof/>
          <w:sz w:val="24"/>
          <w:szCs w:val="24"/>
          <w:rPrChange w:id="468" w:author="Majid" w:date="2017-01-12T12:16:00Z">
            <w:rPr>
              <w:noProof/>
            </w:rPr>
          </w:rPrChange>
        </w:rPr>
        <w:t xml:space="preserve"> (2005).</w:t>
      </w:r>
    </w:p>
    <w:p w14:paraId="137973AA" w14:textId="77777777" w:rsidR="00AE1AFE" w:rsidRPr="00CF4E04" w:rsidRDefault="00AE1AFE" w:rsidP="00AE1AFE">
      <w:pPr>
        <w:pStyle w:val="EndNoteBibliography"/>
        <w:spacing w:after="0"/>
        <w:ind w:left="720" w:hanging="720"/>
        <w:rPr>
          <w:rFonts w:ascii="Times New Roman" w:hAnsi="Times New Roman"/>
          <w:noProof/>
          <w:sz w:val="24"/>
          <w:szCs w:val="24"/>
          <w:rPrChange w:id="469" w:author="Majid" w:date="2017-01-12T12:16:00Z">
            <w:rPr>
              <w:noProof/>
            </w:rPr>
          </w:rPrChange>
        </w:rPr>
      </w:pPr>
      <w:r w:rsidRPr="00CF4E04">
        <w:rPr>
          <w:rFonts w:ascii="Times New Roman" w:hAnsi="Times New Roman"/>
          <w:noProof/>
          <w:sz w:val="24"/>
          <w:szCs w:val="24"/>
          <w:rPrChange w:id="470" w:author="Majid" w:date="2017-01-12T12:16:00Z">
            <w:rPr>
              <w:noProof/>
            </w:rPr>
          </w:rPrChange>
        </w:rPr>
        <w:t>30</w:t>
      </w:r>
      <w:r w:rsidRPr="00CF4E04">
        <w:rPr>
          <w:rFonts w:ascii="Times New Roman" w:hAnsi="Times New Roman"/>
          <w:noProof/>
          <w:sz w:val="24"/>
          <w:szCs w:val="24"/>
          <w:rPrChange w:id="471" w:author="Majid" w:date="2017-01-12T12:16:00Z">
            <w:rPr>
              <w:noProof/>
            </w:rPr>
          </w:rPrChange>
        </w:rPr>
        <w:tab/>
        <w:t xml:space="preserve">MacDorman, M. F. &amp; Rosenberg, H. M. Trends in infant mortality by cause of death and other characteristics, 1960-88. </w:t>
      </w:r>
      <w:r w:rsidRPr="00CF4E04">
        <w:rPr>
          <w:rFonts w:ascii="Times New Roman" w:hAnsi="Times New Roman"/>
          <w:i/>
          <w:noProof/>
          <w:sz w:val="24"/>
          <w:szCs w:val="24"/>
          <w:rPrChange w:id="472" w:author="Majid" w:date="2017-01-12T12:16:00Z">
            <w:rPr>
              <w:i/>
              <w:noProof/>
            </w:rPr>
          </w:rPrChange>
        </w:rPr>
        <w:t>Vital Health Stat 20</w:t>
      </w:r>
      <w:r w:rsidRPr="00CF4E04">
        <w:rPr>
          <w:rFonts w:ascii="Times New Roman" w:hAnsi="Times New Roman"/>
          <w:noProof/>
          <w:sz w:val="24"/>
          <w:szCs w:val="24"/>
          <w:rPrChange w:id="473" w:author="Majid" w:date="2017-01-12T12:16:00Z">
            <w:rPr>
              <w:noProof/>
            </w:rPr>
          </w:rPrChange>
        </w:rPr>
        <w:t>, 1-57 (1993).</w:t>
      </w:r>
    </w:p>
    <w:p w14:paraId="2EE68F37" w14:textId="77777777" w:rsidR="00AE1AFE" w:rsidRPr="00CF4E04" w:rsidRDefault="00AE1AFE" w:rsidP="00AE1AFE">
      <w:pPr>
        <w:pStyle w:val="EndNoteBibliography"/>
        <w:spacing w:after="0"/>
        <w:ind w:left="720" w:hanging="720"/>
        <w:rPr>
          <w:rFonts w:ascii="Times New Roman" w:hAnsi="Times New Roman"/>
          <w:noProof/>
          <w:sz w:val="24"/>
          <w:szCs w:val="24"/>
          <w:rPrChange w:id="474" w:author="Majid" w:date="2017-01-12T12:16:00Z">
            <w:rPr>
              <w:noProof/>
            </w:rPr>
          </w:rPrChange>
        </w:rPr>
      </w:pPr>
      <w:r w:rsidRPr="00CF4E04">
        <w:rPr>
          <w:rFonts w:ascii="Times New Roman" w:hAnsi="Times New Roman"/>
          <w:noProof/>
          <w:sz w:val="24"/>
          <w:szCs w:val="24"/>
          <w:rPrChange w:id="475" w:author="Majid" w:date="2017-01-12T12:16:00Z">
            <w:rPr>
              <w:noProof/>
            </w:rPr>
          </w:rPrChange>
        </w:rPr>
        <w:t>31</w:t>
      </w:r>
      <w:r w:rsidRPr="00CF4E04">
        <w:rPr>
          <w:rFonts w:ascii="Times New Roman" w:hAnsi="Times New Roman"/>
          <w:noProof/>
          <w:sz w:val="24"/>
          <w:szCs w:val="24"/>
          <w:rPrChange w:id="476" w:author="Majid" w:date="2017-01-12T12:16:00Z">
            <w:rPr>
              <w:noProof/>
            </w:rPr>
          </w:rPrChange>
        </w:rPr>
        <w:tab/>
        <w:t xml:space="preserve">Matthews, T. J., MacDorman, M. F. &amp; Thoma, M. E. Infant Mortality Statistics From the 2013 Period Linked Birth/Infant Death Data Set. </w:t>
      </w:r>
      <w:r w:rsidRPr="00CF4E04">
        <w:rPr>
          <w:rFonts w:ascii="Times New Roman" w:hAnsi="Times New Roman"/>
          <w:i/>
          <w:noProof/>
          <w:sz w:val="24"/>
          <w:szCs w:val="24"/>
          <w:rPrChange w:id="477" w:author="Majid" w:date="2017-01-12T12:16:00Z">
            <w:rPr>
              <w:i/>
              <w:noProof/>
            </w:rPr>
          </w:rPrChange>
        </w:rPr>
        <w:t>Natl Vital Stat Rep</w:t>
      </w:r>
      <w:r w:rsidRPr="00CF4E04">
        <w:rPr>
          <w:rFonts w:ascii="Times New Roman" w:hAnsi="Times New Roman"/>
          <w:noProof/>
          <w:sz w:val="24"/>
          <w:szCs w:val="24"/>
          <w:rPrChange w:id="478" w:author="Majid" w:date="2017-01-12T12:16:00Z">
            <w:rPr>
              <w:noProof/>
            </w:rPr>
          </w:rPrChange>
        </w:rPr>
        <w:t xml:space="preserve"> </w:t>
      </w:r>
      <w:r w:rsidRPr="00CF4E04">
        <w:rPr>
          <w:rFonts w:ascii="Times New Roman" w:hAnsi="Times New Roman"/>
          <w:b/>
          <w:noProof/>
          <w:sz w:val="24"/>
          <w:szCs w:val="24"/>
          <w:rPrChange w:id="479" w:author="Majid" w:date="2017-01-12T12:16:00Z">
            <w:rPr>
              <w:b/>
              <w:noProof/>
            </w:rPr>
          </w:rPrChange>
        </w:rPr>
        <w:t>64</w:t>
      </w:r>
      <w:r w:rsidRPr="00CF4E04">
        <w:rPr>
          <w:rFonts w:ascii="Times New Roman" w:hAnsi="Times New Roman"/>
          <w:noProof/>
          <w:sz w:val="24"/>
          <w:szCs w:val="24"/>
          <w:rPrChange w:id="480" w:author="Majid" w:date="2017-01-12T12:16:00Z">
            <w:rPr>
              <w:noProof/>
            </w:rPr>
          </w:rPrChange>
        </w:rPr>
        <w:t>, 1-30 (2015).</w:t>
      </w:r>
    </w:p>
    <w:p w14:paraId="4C100C09" w14:textId="77777777" w:rsidR="00AE1AFE" w:rsidRPr="00CF4E04" w:rsidRDefault="00AE1AFE" w:rsidP="00AE1AFE">
      <w:pPr>
        <w:pStyle w:val="EndNoteBibliography"/>
        <w:spacing w:after="0"/>
        <w:ind w:left="720" w:hanging="720"/>
        <w:rPr>
          <w:rFonts w:ascii="Times New Roman" w:hAnsi="Times New Roman"/>
          <w:noProof/>
          <w:sz w:val="24"/>
          <w:szCs w:val="24"/>
          <w:rPrChange w:id="481" w:author="Majid" w:date="2017-01-12T12:16:00Z">
            <w:rPr>
              <w:noProof/>
            </w:rPr>
          </w:rPrChange>
        </w:rPr>
      </w:pPr>
      <w:r w:rsidRPr="00CF4E04">
        <w:rPr>
          <w:rFonts w:ascii="Times New Roman" w:hAnsi="Times New Roman"/>
          <w:noProof/>
          <w:sz w:val="24"/>
          <w:szCs w:val="24"/>
          <w:rPrChange w:id="482" w:author="Majid" w:date="2017-01-12T12:16:00Z">
            <w:rPr>
              <w:noProof/>
            </w:rPr>
          </w:rPrChange>
        </w:rPr>
        <w:t>32</w:t>
      </w:r>
      <w:r w:rsidRPr="00CF4E04">
        <w:rPr>
          <w:rFonts w:ascii="Times New Roman" w:hAnsi="Times New Roman"/>
          <w:noProof/>
          <w:sz w:val="24"/>
          <w:szCs w:val="24"/>
          <w:rPrChange w:id="483" w:author="Majid" w:date="2017-01-12T12:16:00Z">
            <w:rPr>
              <w:noProof/>
            </w:rPr>
          </w:rPrChange>
        </w:rPr>
        <w:tab/>
        <w:t xml:space="preserve">England, P. H. The cold weather plan for England. </w:t>
      </w:r>
      <w:r w:rsidRPr="00CF4E04">
        <w:rPr>
          <w:rFonts w:ascii="Times New Roman" w:hAnsi="Times New Roman"/>
          <w:i/>
          <w:noProof/>
          <w:sz w:val="24"/>
          <w:szCs w:val="24"/>
          <w:rPrChange w:id="484" w:author="Majid" w:date="2017-01-12T12:16:00Z">
            <w:rPr>
              <w:i/>
              <w:noProof/>
            </w:rPr>
          </w:rPrChange>
        </w:rPr>
        <w:t>Public Health England</w:t>
      </w:r>
      <w:r w:rsidRPr="00CF4E04">
        <w:rPr>
          <w:rFonts w:ascii="Times New Roman" w:hAnsi="Times New Roman"/>
          <w:noProof/>
          <w:sz w:val="24"/>
          <w:szCs w:val="24"/>
          <w:rPrChange w:id="485" w:author="Majid" w:date="2017-01-12T12:16:00Z">
            <w:rPr>
              <w:noProof/>
            </w:rPr>
          </w:rPrChange>
        </w:rPr>
        <w:t xml:space="preserve"> (2016).</w:t>
      </w:r>
    </w:p>
    <w:p w14:paraId="4F07FEA2" w14:textId="77777777" w:rsidR="00AE1AFE" w:rsidRPr="00CF4E04" w:rsidRDefault="00AE1AFE" w:rsidP="00AE1AFE">
      <w:pPr>
        <w:pStyle w:val="EndNoteBibliography"/>
        <w:spacing w:after="0"/>
        <w:ind w:left="720" w:hanging="720"/>
        <w:rPr>
          <w:rFonts w:ascii="Times New Roman" w:hAnsi="Times New Roman"/>
          <w:noProof/>
          <w:sz w:val="24"/>
          <w:szCs w:val="24"/>
          <w:rPrChange w:id="486" w:author="Majid" w:date="2017-01-12T12:16:00Z">
            <w:rPr>
              <w:noProof/>
            </w:rPr>
          </w:rPrChange>
        </w:rPr>
      </w:pPr>
      <w:r w:rsidRPr="00CF4E04">
        <w:rPr>
          <w:rFonts w:ascii="Times New Roman" w:hAnsi="Times New Roman"/>
          <w:noProof/>
          <w:sz w:val="24"/>
          <w:szCs w:val="24"/>
          <w:rPrChange w:id="487" w:author="Majid" w:date="2017-01-12T12:16:00Z">
            <w:rPr>
              <w:noProof/>
            </w:rPr>
          </w:rPrChange>
        </w:rPr>
        <w:t>33</w:t>
      </w:r>
      <w:r w:rsidRPr="00CF4E04">
        <w:rPr>
          <w:rFonts w:ascii="Times New Roman" w:hAnsi="Times New Roman"/>
          <w:noProof/>
          <w:sz w:val="24"/>
          <w:szCs w:val="24"/>
          <w:rPrChange w:id="488" w:author="Majid" w:date="2017-01-12T12:16:00Z">
            <w:rPr>
              <w:noProof/>
            </w:rPr>
          </w:rPrChange>
        </w:rPr>
        <w:tab/>
        <w:t>Morris, M. E.</w:t>
      </w:r>
      <w:r w:rsidRPr="00CF4E04">
        <w:rPr>
          <w:rFonts w:ascii="Times New Roman" w:hAnsi="Times New Roman"/>
          <w:i/>
          <w:noProof/>
          <w:sz w:val="24"/>
          <w:szCs w:val="24"/>
          <w:rPrChange w:id="489" w:author="Majid" w:date="2017-01-12T12:16:00Z">
            <w:rPr>
              <w:i/>
              <w:noProof/>
            </w:rPr>
          </w:rPrChange>
        </w:rPr>
        <w:t xml:space="preserve"> et al.</w:t>
      </w:r>
      <w:r w:rsidRPr="00CF4E04">
        <w:rPr>
          <w:rFonts w:ascii="Times New Roman" w:hAnsi="Times New Roman"/>
          <w:noProof/>
          <w:sz w:val="24"/>
          <w:szCs w:val="24"/>
          <w:rPrChange w:id="490" w:author="Majid" w:date="2017-01-12T12:16:00Z">
            <w:rPr>
              <w:noProof/>
            </w:rPr>
          </w:rPrChange>
        </w:rPr>
        <w:t xml:space="preserve"> Smart-home technologies to assist older people to live well at home. </w:t>
      </w:r>
      <w:r w:rsidRPr="00CF4E04">
        <w:rPr>
          <w:rFonts w:ascii="Times New Roman" w:hAnsi="Times New Roman"/>
          <w:i/>
          <w:noProof/>
          <w:sz w:val="24"/>
          <w:szCs w:val="24"/>
          <w:rPrChange w:id="491" w:author="Majid" w:date="2017-01-12T12:16:00Z">
            <w:rPr>
              <w:i/>
              <w:noProof/>
            </w:rPr>
          </w:rPrChange>
        </w:rPr>
        <w:t>Journal of aging science</w:t>
      </w:r>
      <w:r w:rsidRPr="00CF4E04">
        <w:rPr>
          <w:rFonts w:ascii="Times New Roman" w:hAnsi="Times New Roman"/>
          <w:noProof/>
          <w:sz w:val="24"/>
          <w:szCs w:val="24"/>
          <w:rPrChange w:id="492" w:author="Majid" w:date="2017-01-12T12:16:00Z">
            <w:rPr>
              <w:noProof/>
            </w:rPr>
          </w:rPrChange>
        </w:rPr>
        <w:t xml:space="preserve"> </w:t>
      </w:r>
      <w:r w:rsidRPr="00CF4E04">
        <w:rPr>
          <w:rFonts w:ascii="Times New Roman" w:hAnsi="Times New Roman"/>
          <w:b/>
          <w:noProof/>
          <w:sz w:val="24"/>
          <w:szCs w:val="24"/>
          <w:rPrChange w:id="493" w:author="Majid" w:date="2017-01-12T12:16:00Z">
            <w:rPr>
              <w:b/>
              <w:noProof/>
            </w:rPr>
          </w:rPrChange>
        </w:rPr>
        <w:t>1</w:t>
      </w:r>
      <w:r w:rsidRPr="00CF4E04">
        <w:rPr>
          <w:rFonts w:ascii="Times New Roman" w:hAnsi="Times New Roman"/>
          <w:noProof/>
          <w:sz w:val="24"/>
          <w:szCs w:val="24"/>
          <w:rPrChange w:id="494" w:author="Majid" w:date="2017-01-12T12:16:00Z">
            <w:rPr>
              <w:noProof/>
            </w:rPr>
          </w:rPrChange>
        </w:rPr>
        <w:t>, 1-9 (2013).</w:t>
      </w:r>
    </w:p>
    <w:p w14:paraId="277D59B5" w14:textId="77777777" w:rsidR="00AE1AFE" w:rsidRPr="00CF4E04" w:rsidRDefault="00AE1AFE" w:rsidP="00AE1AFE">
      <w:pPr>
        <w:pStyle w:val="EndNoteBibliography"/>
        <w:spacing w:after="0"/>
        <w:ind w:left="720" w:hanging="720"/>
        <w:rPr>
          <w:rFonts w:ascii="Times New Roman" w:hAnsi="Times New Roman"/>
          <w:noProof/>
          <w:sz w:val="24"/>
          <w:szCs w:val="24"/>
          <w:rPrChange w:id="495" w:author="Majid" w:date="2017-01-12T12:16:00Z">
            <w:rPr>
              <w:noProof/>
            </w:rPr>
          </w:rPrChange>
        </w:rPr>
      </w:pPr>
      <w:r w:rsidRPr="00CF4E04">
        <w:rPr>
          <w:rFonts w:ascii="Times New Roman" w:hAnsi="Times New Roman"/>
          <w:noProof/>
          <w:sz w:val="24"/>
          <w:szCs w:val="24"/>
          <w:rPrChange w:id="496" w:author="Majid" w:date="2017-01-12T12:16:00Z">
            <w:rPr>
              <w:noProof/>
            </w:rPr>
          </w:rPrChange>
        </w:rPr>
        <w:t>34</w:t>
      </w:r>
      <w:r w:rsidRPr="00CF4E04">
        <w:rPr>
          <w:rFonts w:ascii="Times New Roman" w:hAnsi="Times New Roman"/>
          <w:noProof/>
          <w:sz w:val="24"/>
          <w:szCs w:val="24"/>
          <w:rPrChange w:id="497" w:author="Majid" w:date="2017-01-12T12:16:00Z">
            <w:rPr>
              <w:noProof/>
            </w:rPr>
          </w:rPrChange>
        </w:rPr>
        <w:tab/>
        <w:t>Ingram, D. D.</w:t>
      </w:r>
      <w:r w:rsidRPr="00CF4E04">
        <w:rPr>
          <w:rFonts w:ascii="Times New Roman" w:hAnsi="Times New Roman"/>
          <w:i/>
          <w:noProof/>
          <w:sz w:val="24"/>
          <w:szCs w:val="24"/>
          <w:rPrChange w:id="498" w:author="Majid" w:date="2017-01-12T12:16:00Z">
            <w:rPr>
              <w:i/>
              <w:noProof/>
            </w:rPr>
          </w:rPrChange>
        </w:rPr>
        <w:t xml:space="preserve"> et al.</w:t>
      </w:r>
      <w:r w:rsidRPr="00CF4E04">
        <w:rPr>
          <w:rFonts w:ascii="Times New Roman" w:hAnsi="Times New Roman"/>
          <w:noProof/>
          <w:sz w:val="24"/>
          <w:szCs w:val="24"/>
          <w:rPrChange w:id="499" w:author="Majid" w:date="2017-01-12T12:16:00Z">
            <w:rPr>
              <w:noProof/>
            </w:rPr>
          </w:rPrChange>
        </w:rPr>
        <w:t xml:space="preserve"> United States Census 2000 population with bridged race categories. </w:t>
      </w:r>
      <w:r w:rsidRPr="00CF4E04">
        <w:rPr>
          <w:rFonts w:ascii="Times New Roman" w:hAnsi="Times New Roman"/>
          <w:i/>
          <w:noProof/>
          <w:sz w:val="24"/>
          <w:szCs w:val="24"/>
          <w:rPrChange w:id="500" w:author="Majid" w:date="2017-01-12T12:16:00Z">
            <w:rPr>
              <w:i/>
              <w:noProof/>
            </w:rPr>
          </w:rPrChange>
        </w:rPr>
        <w:t>Vital and health statistics. Series 2, Data evaluation and methods research</w:t>
      </w:r>
      <w:r w:rsidRPr="00CF4E04">
        <w:rPr>
          <w:rFonts w:ascii="Times New Roman" w:hAnsi="Times New Roman"/>
          <w:noProof/>
          <w:sz w:val="24"/>
          <w:szCs w:val="24"/>
          <w:rPrChange w:id="501" w:author="Majid" w:date="2017-01-12T12:16:00Z">
            <w:rPr>
              <w:noProof/>
            </w:rPr>
          </w:rPrChange>
        </w:rPr>
        <w:t>, 1-55 (2003).</w:t>
      </w:r>
    </w:p>
    <w:p w14:paraId="562FE365" w14:textId="77777777" w:rsidR="00AE1AFE" w:rsidRPr="00CF4E04" w:rsidRDefault="00AE1AFE" w:rsidP="00AE1AFE">
      <w:pPr>
        <w:pStyle w:val="EndNoteBibliography"/>
        <w:ind w:left="720" w:hanging="720"/>
        <w:rPr>
          <w:rFonts w:ascii="Times New Roman" w:hAnsi="Times New Roman"/>
          <w:noProof/>
          <w:sz w:val="24"/>
          <w:szCs w:val="24"/>
          <w:rPrChange w:id="502" w:author="Majid" w:date="2017-01-12T12:16:00Z">
            <w:rPr>
              <w:noProof/>
            </w:rPr>
          </w:rPrChange>
        </w:rPr>
      </w:pPr>
      <w:r w:rsidRPr="00CF4E04">
        <w:rPr>
          <w:rFonts w:ascii="Times New Roman" w:hAnsi="Times New Roman"/>
          <w:noProof/>
          <w:sz w:val="24"/>
          <w:szCs w:val="24"/>
          <w:rPrChange w:id="503" w:author="Majid" w:date="2017-01-12T12:16:00Z">
            <w:rPr>
              <w:noProof/>
            </w:rPr>
          </w:rPrChange>
        </w:rPr>
        <w:t>35</w:t>
      </w:r>
      <w:r w:rsidRPr="00CF4E04">
        <w:rPr>
          <w:rFonts w:ascii="Times New Roman" w:hAnsi="Times New Roman"/>
          <w:noProof/>
          <w:sz w:val="24"/>
          <w:szCs w:val="24"/>
          <w:rPrChange w:id="504" w:author="Majid" w:date="2017-01-12T12:16:00Z">
            <w:rPr>
              <w:noProof/>
            </w:rPr>
          </w:rPrChange>
        </w:rPr>
        <w:tab/>
        <w:t xml:space="preserve">Karl, T. &amp; Koss, W. J. </w:t>
      </w:r>
      <w:r w:rsidRPr="00CF4E04">
        <w:rPr>
          <w:rFonts w:ascii="Times New Roman" w:hAnsi="Times New Roman"/>
          <w:i/>
          <w:noProof/>
          <w:sz w:val="24"/>
          <w:szCs w:val="24"/>
          <w:rPrChange w:id="505" w:author="Majid" w:date="2017-01-12T12:16:00Z">
            <w:rPr>
              <w:i/>
              <w:noProof/>
            </w:rPr>
          </w:rPrChange>
        </w:rPr>
        <w:t>Regional and national monthly, seasonal, and annual temperature weighted by area, 1895-1983</w:t>
      </w:r>
      <w:r w:rsidRPr="00CF4E04">
        <w:rPr>
          <w:rFonts w:ascii="Times New Roman" w:hAnsi="Times New Roman"/>
          <w:noProof/>
          <w:sz w:val="24"/>
          <w:szCs w:val="24"/>
          <w:rPrChange w:id="506" w:author="Majid" w:date="2017-01-12T12:16:00Z">
            <w:rPr>
              <w:noProof/>
            </w:rPr>
          </w:rPrChange>
        </w:rPr>
        <w:t>.  (National Climatic Data Center, 1984).</w:t>
      </w:r>
    </w:p>
    <w:p w14:paraId="6317C9EC" w14:textId="0EE7302D" w:rsidR="00E36439" w:rsidRPr="00CF4E04" w:rsidRDefault="002C5FB9" w:rsidP="00E3416C">
      <w:pPr>
        <w:pStyle w:val="EndNoteBibliography"/>
        <w:spacing w:after="0"/>
        <w:ind w:left="720" w:hanging="720"/>
        <w:rPr>
          <w:rFonts w:ascii="Times New Roman" w:hAnsi="Times New Roman"/>
          <w:sz w:val="24"/>
          <w:szCs w:val="24"/>
          <w:rPrChange w:id="507" w:author="Majid" w:date="2017-01-12T12:16:00Z">
            <w:rPr/>
          </w:rPrChange>
        </w:rPr>
      </w:pPr>
      <w:r w:rsidRPr="00CF4E04">
        <w:rPr>
          <w:rFonts w:ascii="Times New Roman" w:hAnsi="Times New Roman"/>
          <w:sz w:val="24"/>
          <w:szCs w:val="24"/>
          <w:rPrChange w:id="508" w:author="Majid" w:date="2017-01-12T12:16:00Z">
            <w:rPr/>
          </w:rPrChange>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 xml:space="preserve">Robbie Parks is supported by a </w:t>
      </w:r>
      <w:proofErr w:type="spellStart"/>
      <w:r w:rsidRPr="00CF4E04">
        <w:rPr>
          <w:rFonts w:ascii="Times New Roman" w:hAnsi="Times New Roman"/>
          <w:sz w:val="24"/>
          <w:szCs w:val="24"/>
        </w:rPr>
        <w:t>Wellcome</w:t>
      </w:r>
      <w:proofErr w:type="spellEnd"/>
      <w:r w:rsidRPr="00CF4E04">
        <w:rPr>
          <w:rFonts w:ascii="Times New Roman" w:hAnsi="Times New Roman"/>
          <w:sz w:val="24"/>
          <w:szCs w:val="24"/>
        </w:rPr>
        <w:t xml:space="preserv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6B53AEE4"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7BE9AAE"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del w:id="509" w:author="Parks, Robbie M" w:date="2017-01-06T14:28:00Z">
        <w:r w:rsidRPr="00CF4E04" w:rsidDel="00B1250C">
          <w:rPr>
            <w:rFonts w:ascii="Times New Roman" w:hAnsi="Times New Roman"/>
            <w:color w:val="000000" w:themeColor="text1"/>
            <w:sz w:val="24"/>
            <w:szCs w:val="24"/>
          </w:rPr>
          <w:delText>each period split into 2</w:delText>
        </w:r>
      </w:del>
      <w:ins w:id="510" w:author="Parks, Robbie M" w:date="2017-01-06T14:28:00Z">
        <w:r w:rsidR="00B1250C" w:rsidRPr="00CF4E04">
          <w:rPr>
            <w:rFonts w:ascii="Times New Roman" w:hAnsi="Times New Roman"/>
            <w:color w:val="000000" w:themeColor="text1"/>
            <w:sz w:val="24"/>
            <w:szCs w:val="24"/>
          </w:rPr>
          <w:t xml:space="preserve">both the 1982-1999 and 2000-2013 periods </w:t>
        </w:r>
      </w:ins>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511" w:name="_Ref468360496"/>
      <w:r w:rsidRPr="00CF4E04">
        <w:rPr>
          <w:rFonts w:ascii="Times New Roman" w:hAnsi="Times New Roman"/>
          <w:b/>
          <w:color w:val="000000" w:themeColor="text1"/>
          <w:sz w:val="24"/>
          <w:szCs w:val="24"/>
        </w:rPr>
        <w:lastRenderedPageBreak/>
        <w:t xml:space="preserve">Figure </w:t>
      </w:r>
      <w:bookmarkEnd w:id="511"/>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CF4E04" w:rsidRDefault="00971550" w:rsidP="0088197D">
      <w:pPr>
        <w:spacing w:after="0" w:line="480" w:lineRule="auto"/>
        <w:rPr>
          <w:rFonts w:ascii="Times New Roman" w:hAnsi="Times New Roman"/>
          <w:color w:val="000000" w:themeColor="text1"/>
          <w:sz w:val="24"/>
          <w:szCs w:val="24"/>
          <w:rPrChange w:id="512" w:author="Majid" w:date="2017-01-12T12:16:00Z">
            <w:rPr>
              <w:rFonts w:ascii="Arial" w:hAnsi="Arial" w:cs="Arial"/>
              <w:color w:val="000000" w:themeColor="text1"/>
              <w:sz w:val="24"/>
              <w:szCs w:val="24"/>
            </w:rPr>
          </w:rPrChange>
        </w:rPr>
      </w:pPr>
      <w:r w:rsidRPr="00CF4E04">
        <w:rPr>
          <w:rFonts w:ascii="Times New Roman" w:hAnsi="Times New Roman"/>
          <w:color w:val="000000" w:themeColor="text1"/>
          <w:sz w:val="24"/>
          <w:szCs w:val="24"/>
          <w:rPrChange w:id="513" w:author="Majid" w:date="2017-01-12T12:16:00Z">
            <w:rPr>
              <w:rFonts w:ascii="Arial" w:hAnsi="Arial" w:cs="Arial"/>
              <w:color w:val="000000" w:themeColor="text1"/>
              <w:sz w:val="24"/>
              <w:szCs w:val="24"/>
            </w:rPr>
          </w:rPrChange>
        </w:rPr>
        <w:br w:type="page"/>
      </w:r>
    </w:p>
    <w:p w14:paraId="2B86FC26" w14:textId="6E443684"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ins w:id="514" w:author="Majid" w:date="2017-01-12T12:12:00Z">
        <w:r w:rsidR="00C32485" w:rsidRPr="00CF4E04">
          <w:rPr>
            <w:rFonts w:ascii="Times New Roman" w:hAnsi="Times New Roman"/>
            <w:i w:val="0"/>
            <w:color w:val="000000" w:themeColor="text1"/>
            <w:sz w:val="24"/>
            <w:szCs w:val="24"/>
          </w:rPr>
          <w:t xml:space="preserve">age-sex </w:t>
        </w:r>
      </w:ins>
      <w:r w:rsidRPr="00CF4E04">
        <w:rPr>
          <w:rFonts w:ascii="Times New Roman" w:hAnsi="Times New Roman"/>
          <w:i w:val="0"/>
          <w:color w:val="000000" w:themeColor="text1"/>
          <w:sz w:val="24"/>
          <w:szCs w:val="24"/>
        </w:rPr>
        <w:t xml:space="preserve">groups </w:t>
      </w:r>
      <w:del w:id="515" w:author="Majid" w:date="2017-01-12T12:13:00Z">
        <w:r w:rsidRPr="00CF4E04" w:rsidDel="00C32485">
          <w:rPr>
            <w:rFonts w:ascii="Times New Roman" w:hAnsi="Times New Roman"/>
            <w:i w:val="0"/>
            <w:color w:val="000000" w:themeColor="text1"/>
            <w:sz w:val="24"/>
            <w:szCs w:val="24"/>
          </w:rPr>
          <w:delText>which exhibited</w:delText>
        </w:r>
      </w:del>
      <w:ins w:id="516" w:author="Majid" w:date="2017-01-12T12:13:00Z">
        <w:r w:rsidR="00C32485" w:rsidRPr="00CF4E04">
          <w:rPr>
            <w:rFonts w:ascii="Times New Roman" w:hAnsi="Times New Roman"/>
            <w:i w:val="0"/>
            <w:color w:val="000000" w:themeColor="text1"/>
            <w:sz w:val="24"/>
            <w:szCs w:val="24"/>
          </w:rPr>
          <w:t>with</w:t>
        </w:r>
      </w:ins>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61C443BE"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ins w:id="517" w:author="Majid" w:date="2017-01-12T12:10:00Z">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w:t>
        </w:r>
      </w:ins>
      <w:ins w:id="518" w:author="Majid" w:date="2017-01-12T12:11:00Z">
        <w:r w:rsidR="00C32485" w:rsidRPr="00CF4E04">
          <w:rPr>
            <w:rFonts w:ascii="Times New Roman" w:hAnsi="Times New Roman"/>
            <w:i w:val="0"/>
            <w:color w:val="000000" w:themeColor="text1"/>
            <w:sz w:val="24"/>
            <w:szCs w:val="24"/>
          </w:rPr>
          <w:t xml:space="preserve">and </w:t>
        </w:r>
      </w:ins>
      <w:del w:id="519" w:author="Majid" w:date="2017-01-12T12:10:00Z">
        <w:r w:rsidRPr="00CF4E04" w:rsidDel="00C32485">
          <w:rPr>
            <w:rFonts w:ascii="Times New Roman" w:hAnsi="Times New Roman"/>
            <w:b/>
            <w:i w:val="0"/>
            <w:color w:val="000000" w:themeColor="text1"/>
            <w:sz w:val="24"/>
            <w:szCs w:val="24"/>
          </w:rPr>
          <w:delText>S2.</w:delText>
        </w:r>
        <w:r w:rsidRPr="00CF4E04" w:rsidDel="00C32485">
          <w:rPr>
            <w:rFonts w:ascii="Times New Roman" w:hAnsi="Times New Roman"/>
            <w:i w:val="0"/>
            <w:color w:val="000000" w:themeColor="text1"/>
            <w:sz w:val="24"/>
            <w:szCs w:val="24"/>
          </w:rPr>
          <w:delText xml:space="preserve"> Mortality excess against </w:delText>
        </w:r>
      </w:del>
      <w:r w:rsidRPr="00CF4E04">
        <w:rPr>
          <w:rFonts w:ascii="Times New Roman" w:hAnsi="Times New Roman"/>
          <w:i w:val="0"/>
          <w:color w:val="000000" w:themeColor="text1"/>
          <w:sz w:val="24"/>
          <w:szCs w:val="24"/>
        </w:rPr>
        <w:t xml:space="preserve">temperature </w:t>
      </w:r>
      <w:del w:id="520" w:author="Majid" w:date="2017-01-12T12:11:00Z">
        <w:r w:rsidRPr="00CF4E04" w:rsidDel="00C32485">
          <w:rPr>
            <w:rFonts w:ascii="Times New Roman" w:hAnsi="Times New Roman"/>
            <w:i w:val="0"/>
            <w:color w:val="000000" w:themeColor="text1"/>
            <w:sz w:val="24"/>
            <w:szCs w:val="24"/>
          </w:rPr>
          <w:delText>excess</w:delText>
        </w:r>
        <w:r w:rsidR="0088729F" w:rsidRPr="00CF4E04" w:rsidDel="00C32485">
          <w:rPr>
            <w:rFonts w:ascii="Times New Roman" w:hAnsi="Times New Roman"/>
            <w:i w:val="0"/>
            <w:color w:val="000000" w:themeColor="text1"/>
            <w:sz w:val="24"/>
            <w:szCs w:val="24"/>
          </w:rPr>
          <w:delText xml:space="preserve"> (in Kelvin)</w:delText>
        </w:r>
        <w:r w:rsidRPr="00CF4E04" w:rsidDel="00C32485">
          <w:rPr>
            <w:rFonts w:ascii="Times New Roman" w:hAnsi="Times New Roman"/>
            <w:i w:val="0"/>
            <w:color w:val="000000" w:themeColor="text1"/>
            <w:sz w:val="24"/>
            <w:szCs w:val="24"/>
          </w:rPr>
          <w:delText>,</w:delText>
        </w:r>
      </w:del>
      <w:ins w:id="521" w:author="Majid" w:date="2017-01-12T12:11:00Z">
        <w:r w:rsidR="00C32485" w:rsidRPr="00CF4E04">
          <w:rPr>
            <w:rFonts w:ascii="Times New Roman" w:hAnsi="Times New Roman"/>
            <w:i w:val="0"/>
            <w:color w:val="000000" w:themeColor="text1"/>
            <w:sz w:val="24"/>
            <w:szCs w:val="24"/>
          </w:rPr>
          <w:t>difference between months in which mortality peaks versus bottoms across</w:t>
        </w:r>
      </w:ins>
      <w:r w:rsidRPr="00CF4E04">
        <w:rPr>
          <w:rFonts w:ascii="Times New Roman" w:hAnsi="Times New Roman"/>
          <w:i w:val="0"/>
          <w:color w:val="000000" w:themeColor="text1"/>
          <w:sz w:val="24"/>
          <w:szCs w:val="24"/>
        </w:rPr>
        <w:t xml:space="preserve"> </w:t>
      </w:r>
      <w:del w:id="522" w:author="Majid" w:date="2017-01-12T12:11:00Z">
        <w:r w:rsidRPr="00CF4E04" w:rsidDel="00C32485">
          <w:rPr>
            <w:rFonts w:ascii="Times New Roman" w:hAnsi="Times New Roman"/>
            <w:i w:val="0"/>
            <w:color w:val="000000" w:themeColor="text1"/>
            <w:sz w:val="24"/>
            <w:szCs w:val="24"/>
          </w:rPr>
          <w:delText xml:space="preserve">by </w:delText>
        </w:r>
      </w:del>
      <w:r w:rsidRPr="00CF4E04">
        <w:rPr>
          <w:rFonts w:ascii="Times New Roman" w:hAnsi="Times New Roman"/>
          <w:i w:val="0"/>
          <w:color w:val="000000" w:themeColor="text1"/>
          <w:sz w:val="24"/>
          <w:szCs w:val="24"/>
        </w:rPr>
        <w:t>climate region</w:t>
      </w:r>
      <w:ins w:id="523" w:author="Majid" w:date="2017-01-12T12:11:00Z">
        <w:r w:rsidR="00C32485" w:rsidRPr="00CF4E04">
          <w:rPr>
            <w:rFonts w:ascii="Times New Roman" w:hAnsi="Times New Roman"/>
            <w:i w:val="0"/>
            <w:color w:val="000000" w:themeColor="text1"/>
            <w:sz w:val="24"/>
            <w:szCs w:val="24"/>
          </w:rPr>
          <w:t>s</w:t>
        </w:r>
      </w:ins>
      <w:r w:rsidRPr="00CF4E04">
        <w:rPr>
          <w:rFonts w:ascii="Times New Roman" w:hAnsi="Times New Roman"/>
          <w:i w:val="0"/>
          <w:color w:val="000000" w:themeColor="text1"/>
          <w:sz w:val="24"/>
          <w:szCs w:val="24"/>
        </w:rPr>
        <w:t xml:space="preserve">, </w:t>
      </w:r>
      <w:ins w:id="524" w:author="Majid" w:date="2017-01-12T12:12:00Z">
        <w:r w:rsidR="00C32485" w:rsidRPr="00CF4E04">
          <w:rPr>
            <w:rFonts w:ascii="Times New Roman" w:hAnsi="Times New Roman"/>
            <w:i w:val="0"/>
            <w:color w:val="000000" w:themeColor="text1"/>
            <w:sz w:val="24"/>
            <w:szCs w:val="24"/>
          </w:rPr>
          <w:t xml:space="preserve">by </w:t>
        </w:r>
      </w:ins>
      <w:r w:rsidRPr="00CF4E04">
        <w:rPr>
          <w:rFonts w:ascii="Times New Roman" w:hAnsi="Times New Roman"/>
          <w:i w:val="0"/>
          <w:color w:val="000000" w:themeColor="text1"/>
          <w:sz w:val="24"/>
          <w:szCs w:val="24"/>
        </w:rPr>
        <w:t xml:space="preserve">sex and age group </w:t>
      </w:r>
      <w:del w:id="525" w:author="Majid" w:date="2017-01-12T12:12:00Z">
        <w:r w:rsidRPr="00CF4E04" w:rsidDel="00C32485">
          <w:rPr>
            <w:rFonts w:ascii="Times New Roman" w:hAnsi="Times New Roman"/>
            <w:i w:val="0"/>
            <w:color w:val="000000" w:themeColor="text1"/>
            <w:sz w:val="24"/>
            <w:szCs w:val="24"/>
          </w:rPr>
          <w:delText>for (A) 1982 and (B)</w:delText>
        </w:r>
      </w:del>
      <w:ins w:id="526" w:author="Majid" w:date="2017-01-12T12:12:00Z">
        <w:r w:rsidR="00C32485" w:rsidRPr="00CF4E04">
          <w:rPr>
            <w:rFonts w:ascii="Times New Roman" w:hAnsi="Times New Roman"/>
            <w:i w:val="0"/>
            <w:color w:val="000000" w:themeColor="text1"/>
            <w:sz w:val="24"/>
            <w:szCs w:val="24"/>
          </w:rPr>
          <w:t xml:space="preserve"> in</w:t>
        </w:r>
      </w:ins>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ins w:id="527" w:author="Majid" w:date="2017-01-12T12:12:00Z">
        <w:r w:rsidR="00C32485" w:rsidRPr="00CF4E04">
          <w:rPr>
            <w:rFonts w:ascii="Times New Roman" w:hAnsi="Times New Roman"/>
            <w:i w:val="0"/>
            <w:color w:val="000000" w:themeColor="text1"/>
            <w:sz w:val="24"/>
            <w:szCs w:val="24"/>
          </w:rPr>
          <w:t xml:space="preserve">age-sex </w:t>
        </w:r>
      </w:ins>
      <w:r w:rsidRPr="00CF4E04">
        <w:rPr>
          <w:rFonts w:ascii="Times New Roman" w:hAnsi="Times New Roman"/>
          <w:i w:val="0"/>
          <w:color w:val="000000" w:themeColor="text1"/>
          <w:sz w:val="24"/>
          <w:szCs w:val="24"/>
        </w:rPr>
        <w:t xml:space="preserve">groups </w:t>
      </w:r>
      <w:del w:id="528" w:author="Majid" w:date="2017-01-12T12:13:00Z">
        <w:r w:rsidRPr="00CF4E04" w:rsidDel="00C32485">
          <w:rPr>
            <w:rFonts w:ascii="Times New Roman" w:hAnsi="Times New Roman"/>
            <w:i w:val="0"/>
            <w:color w:val="000000" w:themeColor="text1"/>
            <w:sz w:val="24"/>
            <w:szCs w:val="24"/>
          </w:rPr>
          <w:delText>which exhibited</w:delText>
        </w:r>
      </w:del>
      <w:ins w:id="529" w:author="Majid" w:date="2017-01-12T12:13:00Z">
        <w:r w:rsidR="00C32485" w:rsidRPr="00CF4E04">
          <w:rPr>
            <w:rFonts w:ascii="Times New Roman" w:hAnsi="Times New Roman"/>
            <w:i w:val="0"/>
            <w:color w:val="000000" w:themeColor="text1"/>
            <w:sz w:val="24"/>
            <w:szCs w:val="24"/>
          </w:rPr>
          <w:t>with</w:t>
        </w:r>
      </w:ins>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1DDCA82E" w:rsidR="00E01502" w:rsidRPr="00CF4E04" w:rsidRDefault="00E01502" w:rsidP="0088197D">
      <w:pPr>
        <w:spacing w:after="0"/>
        <w:rPr>
          <w:rFonts w:ascii="Times New Roman" w:hAnsi="Times New Roman"/>
          <w:sz w:val="24"/>
          <w:szCs w:val="24"/>
          <w:rPrChange w:id="530" w:author="Majid" w:date="2017-01-12T12:16:00Z">
            <w:rPr>
              <w:rFonts w:ascii="Times New Roman" w:hAnsi="Times New Roman"/>
            </w:rPr>
          </w:rPrChange>
        </w:rPr>
      </w:pPr>
    </w:p>
    <w:sectPr w:rsidR="00E01502" w:rsidRPr="00CF4E0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0" w:author="Majid" w:date="2017-01-12T14:10:00Z" w:initials="M">
    <w:p w14:paraId="3713CCEE" w14:textId="7EFE5185" w:rsidR="006C3434" w:rsidRDefault="006C3434">
      <w:pPr>
        <w:pStyle w:val="CommentText"/>
      </w:pPr>
      <w:r>
        <w:rPr>
          <w:rStyle w:val="CommentReference"/>
        </w:rPr>
        <w:annotationRef/>
      </w:r>
      <w:r>
        <w:t>reference 4 was meant to be the ONS citation that looks at long time series not the short period one.</w:t>
      </w:r>
    </w:p>
    <w:p w14:paraId="5573853B" w14:textId="77777777" w:rsidR="00EA38A0" w:rsidRDefault="00EA38A0">
      <w:pPr>
        <w:pStyle w:val="CommentText"/>
      </w:pPr>
    </w:p>
    <w:p w14:paraId="4BCAFDA0" w14:textId="77777777" w:rsidR="00EA38A0" w:rsidRDefault="00EA38A0">
      <w:pPr>
        <w:pStyle w:val="CommentText"/>
      </w:pPr>
    </w:p>
    <w:p w14:paraId="4570D11F" w14:textId="3D8F9A44" w:rsidR="00EA38A0" w:rsidRDefault="00EA38A0">
      <w:pPr>
        <w:pStyle w:val="CommentText"/>
      </w:pPr>
      <w:r>
        <w:t>looking at the paper briefly, 2 doesn’t seem to be about winter excess (rather, about temperature effect in winter).  if that is the case, it doesn’t belong here</w:t>
      </w:r>
    </w:p>
  </w:comment>
  <w:comment w:id="60" w:author="Majid" w:date="2017-01-12T14:10:00Z" w:initials="M">
    <w:p w14:paraId="36386042" w14:textId="239D4CBB" w:rsidR="00E33E6E" w:rsidRDefault="00E33E6E">
      <w:pPr>
        <w:pStyle w:val="CommentText"/>
      </w:pPr>
      <w:r>
        <w:rPr>
          <w:rStyle w:val="CommentReference"/>
        </w:rPr>
        <w:annotationRef/>
      </w:r>
      <w:r>
        <w:t>as above, 4 probably should be the long time-series analysis by ONS</w:t>
      </w:r>
    </w:p>
    <w:p w14:paraId="64955914" w14:textId="77777777" w:rsidR="00E33E6E" w:rsidRDefault="00E33E6E">
      <w:pPr>
        <w:pStyle w:val="CommentText"/>
      </w:pPr>
    </w:p>
    <w:p w14:paraId="5087487B" w14:textId="70F465F4" w:rsidR="00E33E6E" w:rsidRDefault="00E33E6E">
      <w:pPr>
        <w:pStyle w:val="CommentText"/>
      </w:pPr>
      <w:r>
        <w:t>why not include 1-3 also?</w:t>
      </w:r>
    </w:p>
  </w:comment>
  <w:comment w:id="114" w:author="Majid" w:date="2017-01-12T14:10:00Z" w:initials="M">
    <w:p w14:paraId="17B34E82" w14:textId="257DE0C3" w:rsidR="00282BF0" w:rsidRDefault="00282BF0">
      <w:pPr>
        <w:pStyle w:val="CommentText"/>
      </w:pPr>
      <w:r>
        <w:rPr>
          <w:rStyle w:val="CommentReference"/>
        </w:rPr>
        <w:annotationRef/>
      </w:r>
      <w:r>
        <w:t>remove 1982</w:t>
      </w:r>
      <w:r w:rsidR="00B65688">
        <w:t xml:space="preserve"> from the figure</w:t>
      </w:r>
      <w:r>
        <w:t>. the maps are for 2013 only and we can make the magnitude for that month also.  with that done</w:t>
      </w:r>
      <w:r w:rsidR="00B65688">
        <w:t>,</w:t>
      </w:r>
      <w:r>
        <w:t xml:space="preserve"> we could make it a main paper figure to see if we get away.</w:t>
      </w:r>
    </w:p>
  </w:comment>
  <w:comment w:id="170" w:author="Majid" w:date="2017-01-12T14:10:00Z" w:initials="M">
    <w:p w14:paraId="10825213" w14:textId="77777777" w:rsidR="00792B0B" w:rsidRDefault="00792B0B" w:rsidP="00792B0B">
      <w:pPr>
        <w:pStyle w:val="CommentText"/>
      </w:pPr>
      <w:r>
        <w:rPr>
          <w:rStyle w:val="CommentReference"/>
        </w:rPr>
        <w:annotationRef/>
      </w:r>
      <w:r>
        <w:t>cite McKee, Healy, Fowler????</w:t>
      </w:r>
    </w:p>
    <w:p w14:paraId="4D1CAAA4" w14:textId="5FCB2CCB" w:rsidR="00792B0B" w:rsidRPr="00792B0B" w:rsidRDefault="00792B0B">
      <w:pPr>
        <w:pStyle w:val="CommentText"/>
        <w:rPr>
          <w:b/>
        </w:rPr>
      </w:pPr>
    </w:p>
  </w:comment>
  <w:comment w:id="223" w:author="Majid" w:date="2017-01-12T14:10:00Z" w:initials="M">
    <w:p w14:paraId="50678693" w14:textId="30690C26" w:rsidR="00FC5718" w:rsidRDefault="00FC5718">
      <w:pPr>
        <w:pStyle w:val="CommentText"/>
      </w:pPr>
      <w:r>
        <w:rPr>
          <w:rStyle w:val="CommentReference"/>
        </w:rPr>
        <w:annotationRef/>
      </w:r>
      <w:r>
        <w:t>need comma between 28 and 30</w:t>
      </w:r>
    </w:p>
  </w:comment>
  <w:comment w:id="249" w:author="Majid" w:date="2017-01-12T14:10:00Z" w:initials="M">
    <w:p w14:paraId="01E4C215" w14:textId="0112747C" w:rsidR="000A1E38" w:rsidRDefault="000A1E38">
      <w:pPr>
        <w:pStyle w:val="CommentText"/>
      </w:pPr>
      <w:r>
        <w:rPr>
          <w:rStyle w:val="CommentReference"/>
        </w:rPr>
        <w:annotationRef/>
      </w:r>
      <w:proofErr w:type="gramStart"/>
      <w:r>
        <w:t>also</w:t>
      </w:r>
      <w:proofErr w:type="gramEnd"/>
      <w:r>
        <w:t xml:space="preserve"> add </w:t>
      </w:r>
      <w:proofErr w:type="spellStart"/>
      <w:r w:rsidRPr="000A1E38">
        <w:t>Lerchl</w:t>
      </w:r>
      <w:proofErr w:type="spellEnd"/>
      <w:r>
        <w:t xml:space="preserve"> and Healy citations</w:t>
      </w:r>
    </w:p>
  </w:comment>
  <w:comment w:id="264" w:author="Majid" w:date="2017-01-12T14:10:00Z" w:initials="M">
    <w:p w14:paraId="213D34FE" w14:textId="09CE9695" w:rsidR="00CF4E04" w:rsidRDefault="00CF4E04">
      <w:pPr>
        <w:pStyle w:val="CommentText"/>
      </w:pPr>
      <w:r>
        <w:rPr>
          <w:rStyle w:val="CommentReference"/>
        </w:rPr>
        <w:annotationRef/>
      </w:r>
      <w:r>
        <w:t xml:space="preserve">many of your references (e.g., </w:t>
      </w:r>
      <w:r w:rsidR="00EA38A0">
        <w:t xml:space="preserve">2, </w:t>
      </w:r>
      <w:r>
        <w:t xml:space="preserve">28, 29 and 32 but also others) are authored by entities and not individuals. you need to trick Endnote or whatever reference manager you use not to treat </w:t>
      </w:r>
      <w:proofErr w:type="gramStart"/>
      <w:r>
        <w:t>these as first/last name</w:t>
      </w:r>
      <w:proofErr w:type="gramEnd"/>
      <w:r>
        <w:t>.  I can show you how for Endnote at least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570D11F" w15:done="0"/>
  <w15:commentEx w15:paraId="5087487B" w15:done="0"/>
  <w15:commentEx w15:paraId="17B34E82" w15:done="0"/>
  <w15:commentEx w15:paraId="4D1CAAA4" w15:done="0"/>
  <w15:commentEx w15:paraId="50678693" w15:done="0"/>
  <w15:commentEx w15:paraId="01E4C215" w15:done="0"/>
  <w15:commentEx w15:paraId="213D34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1FBD"/>
    <w:rsid w:val="0004212A"/>
    <w:rsid w:val="00043FFB"/>
    <w:rsid w:val="00045836"/>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60B6"/>
    <w:rsid w:val="0007673F"/>
    <w:rsid w:val="00076B33"/>
    <w:rsid w:val="00076C18"/>
    <w:rsid w:val="0008276D"/>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7D0B"/>
    <w:rsid w:val="001102E0"/>
    <w:rsid w:val="00111002"/>
    <w:rsid w:val="00113607"/>
    <w:rsid w:val="00113C44"/>
    <w:rsid w:val="001218B3"/>
    <w:rsid w:val="00126334"/>
    <w:rsid w:val="001309AB"/>
    <w:rsid w:val="00130E5F"/>
    <w:rsid w:val="00132C6C"/>
    <w:rsid w:val="0013450E"/>
    <w:rsid w:val="00134BC3"/>
    <w:rsid w:val="001404CF"/>
    <w:rsid w:val="00140ABF"/>
    <w:rsid w:val="00146224"/>
    <w:rsid w:val="00150077"/>
    <w:rsid w:val="00151E7F"/>
    <w:rsid w:val="00152476"/>
    <w:rsid w:val="00154145"/>
    <w:rsid w:val="00154238"/>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88C"/>
    <w:rsid w:val="001A2B8B"/>
    <w:rsid w:val="001A4EBF"/>
    <w:rsid w:val="001A679D"/>
    <w:rsid w:val="001A6832"/>
    <w:rsid w:val="001A7D62"/>
    <w:rsid w:val="001B106D"/>
    <w:rsid w:val="001B23D1"/>
    <w:rsid w:val="001B2C37"/>
    <w:rsid w:val="001B6E57"/>
    <w:rsid w:val="001B722E"/>
    <w:rsid w:val="001C03EF"/>
    <w:rsid w:val="001C124F"/>
    <w:rsid w:val="001C4785"/>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3D59"/>
    <w:rsid w:val="0021414E"/>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3A9B"/>
    <w:rsid w:val="00377B40"/>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B030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1D6B"/>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07CB"/>
    <w:rsid w:val="004B1615"/>
    <w:rsid w:val="004B2F85"/>
    <w:rsid w:val="004B6051"/>
    <w:rsid w:val="004B610C"/>
    <w:rsid w:val="004B7154"/>
    <w:rsid w:val="004B7609"/>
    <w:rsid w:val="004C02DD"/>
    <w:rsid w:val="004C06A5"/>
    <w:rsid w:val="004C0C71"/>
    <w:rsid w:val="004C2124"/>
    <w:rsid w:val="004C5A3B"/>
    <w:rsid w:val="004C5E37"/>
    <w:rsid w:val="004C7DCA"/>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715E7"/>
    <w:rsid w:val="00580ABB"/>
    <w:rsid w:val="0058108C"/>
    <w:rsid w:val="00582A84"/>
    <w:rsid w:val="005835D4"/>
    <w:rsid w:val="00584A95"/>
    <w:rsid w:val="005853B5"/>
    <w:rsid w:val="0058570E"/>
    <w:rsid w:val="005862FA"/>
    <w:rsid w:val="005914BD"/>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705C"/>
    <w:rsid w:val="0073779F"/>
    <w:rsid w:val="00742ADE"/>
    <w:rsid w:val="00742C8F"/>
    <w:rsid w:val="00742DE1"/>
    <w:rsid w:val="007436D7"/>
    <w:rsid w:val="007460C7"/>
    <w:rsid w:val="0074650F"/>
    <w:rsid w:val="00746762"/>
    <w:rsid w:val="00750EC9"/>
    <w:rsid w:val="007526BC"/>
    <w:rsid w:val="00752EE1"/>
    <w:rsid w:val="007560D4"/>
    <w:rsid w:val="0075782A"/>
    <w:rsid w:val="00757A7C"/>
    <w:rsid w:val="007611B8"/>
    <w:rsid w:val="007627AB"/>
    <w:rsid w:val="0076686A"/>
    <w:rsid w:val="00771EA4"/>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D6E"/>
    <w:rsid w:val="00795E96"/>
    <w:rsid w:val="0079658A"/>
    <w:rsid w:val="007A42F3"/>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2DBE"/>
    <w:rsid w:val="007E3679"/>
    <w:rsid w:val="007E69F1"/>
    <w:rsid w:val="007F1DCB"/>
    <w:rsid w:val="007F22D2"/>
    <w:rsid w:val="007F2E1E"/>
    <w:rsid w:val="007F4B6E"/>
    <w:rsid w:val="007F7BFF"/>
    <w:rsid w:val="00801D92"/>
    <w:rsid w:val="0080293E"/>
    <w:rsid w:val="00803355"/>
    <w:rsid w:val="00803FD0"/>
    <w:rsid w:val="00805AB6"/>
    <w:rsid w:val="0080737F"/>
    <w:rsid w:val="0081181A"/>
    <w:rsid w:val="00811C78"/>
    <w:rsid w:val="00811F2E"/>
    <w:rsid w:val="00813259"/>
    <w:rsid w:val="00813E7F"/>
    <w:rsid w:val="00814929"/>
    <w:rsid w:val="008155F4"/>
    <w:rsid w:val="00816E1F"/>
    <w:rsid w:val="00817630"/>
    <w:rsid w:val="008201D2"/>
    <w:rsid w:val="00820F50"/>
    <w:rsid w:val="00822EA3"/>
    <w:rsid w:val="00822FC4"/>
    <w:rsid w:val="00823AE1"/>
    <w:rsid w:val="008245F0"/>
    <w:rsid w:val="0082646B"/>
    <w:rsid w:val="008315AE"/>
    <w:rsid w:val="00831703"/>
    <w:rsid w:val="00831748"/>
    <w:rsid w:val="0083342C"/>
    <w:rsid w:val="00833790"/>
    <w:rsid w:val="00834711"/>
    <w:rsid w:val="0083738D"/>
    <w:rsid w:val="00837DCF"/>
    <w:rsid w:val="00837EAF"/>
    <w:rsid w:val="00840791"/>
    <w:rsid w:val="0084095B"/>
    <w:rsid w:val="00840AE5"/>
    <w:rsid w:val="00842569"/>
    <w:rsid w:val="0084267F"/>
    <w:rsid w:val="00843887"/>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E11"/>
    <w:rsid w:val="008D5E3B"/>
    <w:rsid w:val="008D6A99"/>
    <w:rsid w:val="008D7F75"/>
    <w:rsid w:val="008E0425"/>
    <w:rsid w:val="008E0770"/>
    <w:rsid w:val="008E0ADE"/>
    <w:rsid w:val="008E47B7"/>
    <w:rsid w:val="008E7EF9"/>
    <w:rsid w:val="008F3D07"/>
    <w:rsid w:val="008F4155"/>
    <w:rsid w:val="008F4FBB"/>
    <w:rsid w:val="009015E8"/>
    <w:rsid w:val="00903AEA"/>
    <w:rsid w:val="009042AC"/>
    <w:rsid w:val="00907217"/>
    <w:rsid w:val="0091075A"/>
    <w:rsid w:val="00911634"/>
    <w:rsid w:val="009118C4"/>
    <w:rsid w:val="0091242B"/>
    <w:rsid w:val="00914B6C"/>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135B"/>
    <w:rsid w:val="00B01D71"/>
    <w:rsid w:val="00B02192"/>
    <w:rsid w:val="00B02A6E"/>
    <w:rsid w:val="00B05D10"/>
    <w:rsid w:val="00B12045"/>
    <w:rsid w:val="00B1250C"/>
    <w:rsid w:val="00B12C82"/>
    <w:rsid w:val="00B13E9E"/>
    <w:rsid w:val="00B158B1"/>
    <w:rsid w:val="00B1677E"/>
    <w:rsid w:val="00B16867"/>
    <w:rsid w:val="00B17B65"/>
    <w:rsid w:val="00B22775"/>
    <w:rsid w:val="00B23DAD"/>
    <w:rsid w:val="00B2656B"/>
    <w:rsid w:val="00B3245F"/>
    <w:rsid w:val="00B35265"/>
    <w:rsid w:val="00B41680"/>
    <w:rsid w:val="00B43778"/>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3141"/>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2B62"/>
    <w:rsid w:val="00CB31C8"/>
    <w:rsid w:val="00CB4E84"/>
    <w:rsid w:val="00CC15D5"/>
    <w:rsid w:val="00CC1653"/>
    <w:rsid w:val="00CC1DBE"/>
    <w:rsid w:val="00CC407B"/>
    <w:rsid w:val="00CC40CC"/>
    <w:rsid w:val="00CC5C93"/>
    <w:rsid w:val="00CD40C6"/>
    <w:rsid w:val="00CD5FF4"/>
    <w:rsid w:val="00CD7B5F"/>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6D4"/>
    <w:rsid w:val="00D604B5"/>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C07"/>
    <w:rsid w:val="00DD676E"/>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8A0"/>
    <w:rsid w:val="00EA59D2"/>
    <w:rsid w:val="00EA7F08"/>
    <w:rsid w:val="00EB0B20"/>
    <w:rsid w:val="00EB4BF9"/>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A6A676E-B66A-CA41-B9C9-832F9BDB6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6395</Words>
  <Characters>36458</Characters>
  <Application>Microsoft Macintosh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2017-01-12T14:32:00Z</dcterms:created>
  <dcterms:modified xsi:type="dcterms:W3CDTF">2017-01-12T14:32:00Z</dcterms:modified>
</cp:coreProperties>
</file>