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4E0482" w:rsidRDefault="00DC265F" w:rsidP="003F6B5D">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3F6B5D">
      <w:pPr>
        <w:spacing w:after="0" w:line="480" w:lineRule="auto"/>
        <w:rPr>
          <w:rFonts w:ascii="Times New Roman" w:hAnsi="Times New Roman"/>
          <w:color w:val="000000" w:themeColor="text1"/>
          <w:sz w:val="24"/>
          <w:szCs w:val="24"/>
        </w:rPr>
      </w:pPr>
    </w:p>
    <w:p w14:paraId="749EF0D9" w14:textId="4EDB2A31"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3F6B5D">
      <w:pPr>
        <w:spacing w:after="0" w:line="480" w:lineRule="auto"/>
        <w:rPr>
          <w:rFonts w:ascii="Times New Roman" w:hAnsi="Times New Roman"/>
          <w:color w:val="000000" w:themeColor="text1"/>
          <w:sz w:val="24"/>
          <w:szCs w:val="24"/>
        </w:rPr>
      </w:pPr>
    </w:p>
    <w:p w14:paraId="6B2C0AA4"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Robbie M </w:t>
      </w:r>
      <w:proofErr w:type="spellStart"/>
      <w:r w:rsidRPr="004E0482">
        <w:rPr>
          <w:rFonts w:ascii="Times New Roman" w:hAnsi="Times New Roman"/>
          <w:color w:val="000000" w:themeColor="text1"/>
          <w:sz w:val="24"/>
          <w:szCs w:val="24"/>
          <w:lang w:val="it-IT"/>
        </w:rPr>
        <w:t>Parks</w:t>
      </w:r>
      <w:proofErr w:type="spellEnd"/>
      <w:r w:rsidRPr="004E0482">
        <w:rPr>
          <w:rFonts w:ascii="Times New Roman" w:hAnsi="Times New Roman"/>
          <w:color w:val="000000" w:themeColor="text1"/>
          <w:sz w:val="24"/>
          <w:szCs w:val="24"/>
          <w:lang w:val="it-IT"/>
        </w:rPr>
        <w:t>: robbie.parks@imperial.ac.uk</w:t>
      </w:r>
    </w:p>
    <w:p w14:paraId="13A12DD7" w14:textId="5819DEE9"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Ralf </w:t>
      </w:r>
      <w:proofErr w:type="spellStart"/>
      <w:r w:rsidRPr="004E0482">
        <w:rPr>
          <w:rFonts w:ascii="Times New Roman" w:hAnsi="Times New Roman"/>
          <w:color w:val="000000" w:themeColor="text1"/>
          <w:sz w:val="24"/>
          <w:szCs w:val="24"/>
          <w:lang w:val="it-IT"/>
        </w:rPr>
        <w:t>Toumi</w:t>
      </w:r>
      <w:proofErr w:type="spellEnd"/>
      <w:r w:rsidRPr="004E0482">
        <w:rPr>
          <w:rFonts w:ascii="Times New Roman" w:hAnsi="Times New Roman"/>
          <w:color w:val="000000" w:themeColor="text1"/>
          <w:sz w:val="24"/>
          <w:szCs w:val="24"/>
          <w:lang w:val="it-IT"/>
        </w:rPr>
        <w:t>: r.toumi@imperial.ac.uk</w:t>
      </w:r>
    </w:p>
    <w:p w14:paraId="232F765E" w14:textId="77777777" w:rsidR="00DC265F" w:rsidRPr="004E0482" w:rsidRDefault="00DC265F" w:rsidP="003F6B5D">
      <w:pPr>
        <w:spacing w:after="0" w:line="480" w:lineRule="auto"/>
        <w:rPr>
          <w:rFonts w:ascii="Times New Roman" w:hAnsi="Times New Roman"/>
          <w:color w:val="000000" w:themeColor="text1"/>
          <w:sz w:val="24"/>
          <w:szCs w:val="24"/>
        </w:rPr>
      </w:pP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Ezzati</w:t>
      </w:r>
      <w:proofErr w:type="spellEnd"/>
      <w:r w:rsidRPr="004E0482">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3F6B5D">
      <w:pPr>
        <w:spacing w:after="0" w:line="480" w:lineRule="auto"/>
        <w:rPr>
          <w:rFonts w:ascii="Times New Roman" w:hAnsi="Times New Roman"/>
          <w:color w:val="000000" w:themeColor="text1"/>
          <w:sz w:val="24"/>
          <w:szCs w:val="24"/>
        </w:rPr>
      </w:pPr>
    </w:p>
    <w:p w14:paraId="2547D212"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Majid </w:t>
      </w:r>
      <w:proofErr w:type="spellStart"/>
      <w:r w:rsidRPr="004E0482">
        <w:rPr>
          <w:rFonts w:ascii="Times New Roman" w:hAnsi="Times New Roman"/>
          <w:color w:val="000000" w:themeColor="text1"/>
          <w:sz w:val="24"/>
          <w:szCs w:val="24"/>
        </w:rPr>
        <w:t>Ezzati</w:t>
      </w:r>
      <w:proofErr w:type="spellEnd"/>
    </w:p>
    <w:p w14:paraId="35003B0E"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0A2B50">
      <w:pPr>
        <w:spacing w:after="0"/>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C24564" w:rsidRDefault="00DC265F" w:rsidP="000A2B50">
      <w:pPr>
        <w:spacing w:after="0"/>
        <w:rPr>
          <w:rFonts w:ascii="Times New Roman" w:hAnsi="Times New Roman"/>
          <w:b/>
          <w:color w:val="000000" w:themeColor="text1"/>
          <w:sz w:val="24"/>
          <w:szCs w:val="24"/>
        </w:rPr>
      </w:pPr>
      <w:commentRangeStart w:id="0"/>
      <w:r w:rsidRPr="00C24564">
        <w:rPr>
          <w:rFonts w:ascii="Times New Roman" w:hAnsi="Times New Roman"/>
          <w:b/>
          <w:color w:val="000000" w:themeColor="text1"/>
          <w:sz w:val="24"/>
          <w:szCs w:val="24"/>
        </w:rPr>
        <w:lastRenderedPageBreak/>
        <w:t>[[[to be written after the rest of paper is complete, the standalone opening/abstract paragraph]]]</w:t>
      </w:r>
      <w:commentRangeEnd w:id="0"/>
      <w:r w:rsidR="00624B38">
        <w:rPr>
          <w:rStyle w:val="CommentReference"/>
          <w:rFonts w:asciiTheme="minorHAnsi" w:eastAsiaTheme="minorHAnsi" w:hAnsiTheme="minorHAnsi" w:cstheme="minorBidi"/>
        </w:rPr>
        <w:commentReference w:id="0"/>
      </w:r>
    </w:p>
    <w:p w14:paraId="6653700E" w14:textId="77777777" w:rsidR="00DC265F" w:rsidRPr="004E0482" w:rsidRDefault="00DC265F" w:rsidP="000A2B50">
      <w:pPr>
        <w:spacing w:after="0"/>
        <w:rPr>
          <w:rFonts w:ascii="Times New Roman" w:hAnsi="Times New Roman"/>
          <w:color w:val="000000" w:themeColor="text1"/>
          <w:sz w:val="24"/>
          <w:szCs w:val="24"/>
        </w:rPr>
      </w:pPr>
    </w:p>
    <w:p w14:paraId="3F494E88" w14:textId="1BD59A34" w:rsidR="00943AF9" w:rsidRPr="004E0482" w:rsidRDefault="00943AF9"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Pr>
          <w:rFonts w:ascii="Times New Roman" w:hAnsi="Times New Roman"/>
          <w:color w:val="000000" w:themeColor="text1"/>
          <w:sz w:val="24"/>
          <w:szCs w:val="24"/>
        </w:rPr>
        <w:t>.</w:t>
      </w:r>
      <w:r w:rsidR="00BF3B32"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00BF3B32" w:rsidRPr="004E0482">
        <w:rPr>
          <w:rFonts w:ascii="Times New Roman" w:hAnsi="Times New Roman"/>
          <w:color w:val="000000" w:themeColor="text1"/>
          <w:sz w:val="24"/>
          <w:szCs w:val="24"/>
        </w:rPr>
      </w:r>
      <w:r w:rsidR="00BF3B32" w:rsidRPr="004E0482">
        <w:rPr>
          <w:rFonts w:ascii="Times New Roman" w:hAnsi="Times New Roman"/>
          <w:color w:val="000000" w:themeColor="text1"/>
          <w:sz w:val="24"/>
          <w:szCs w:val="24"/>
        </w:rPr>
        <w:fldChar w:fldCharType="separate"/>
      </w:r>
      <w:r w:rsidR="00BF3B32" w:rsidRPr="00A8740F">
        <w:rPr>
          <w:rFonts w:ascii="Times New Roman" w:hAnsi="Times New Roman"/>
          <w:noProof/>
          <w:color w:val="000000" w:themeColor="text1"/>
          <w:sz w:val="24"/>
          <w:szCs w:val="24"/>
          <w:vertAlign w:val="superscript"/>
        </w:rPr>
        <w:t>1-5</w:t>
      </w:r>
      <w:r w:rsidR="00BF3B32"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w:t>
      </w:r>
      <w:r>
        <w:rPr>
          <w:rFonts w:ascii="Times New Roman" w:hAnsi="Times New Roman"/>
          <w:color w:val="000000" w:themeColor="text1"/>
          <w:sz w:val="24"/>
          <w:szCs w:val="24"/>
        </w:rPr>
        <w:t>vary</w:t>
      </w:r>
      <w:r w:rsidRPr="004E0482">
        <w:rPr>
          <w:rFonts w:ascii="Times New Roman" w:hAnsi="Times New Roman"/>
          <w:color w:val="000000" w:themeColor="text1"/>
          <w:sz w:val="24"/>
          <w:szCs w:val="24"/>
        </w:rPr>
        <w:t xml:space="preserve"> in relation to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 xml:space="preserve">n a large country like the USA, which possesses distinct climate regions, not only </w:t>
      </w:r>
      <w:r w:rsidR="006F7313">
        <w:rPr>
          <w:rFonts w:ascii="Times New Roman" w:hAnsi="Times New Roman"/>
          <w:color w:val="000000" w:themeColor="text1"/>
          <w:sz w:val="24"/>
          <w:szCs w:val="24"/>
        </w:rPr>
        <w:t xml:space="preserve">do </w:t>
      </w:r>
      <w:r w:rsidRPr="004E0482">
        <w:rPr>
          <w:rFonts w:ascii="Times New Roman" w:hAnsi="Times New Roman"/>
          <w:color w:val="000000" w:themeColor="text1"/>
          <w:sz w:val="24"/>
          <w:szCs w:val="24"/>
        </w:rPr>
        <w:t xml:space="preserve">average annual death rates vary throughout the country, but also the seasonality of mortality may vary geographically, due to </w:t>
      </w:r>
      <w:r>
        <w:rPr>
          <w:rFonts w:ascii="Times New Roman" w:hAnsi="Times New Roman"/>
          <w:color w:val="000000" w:themeColor="text1"/>
          <w:sz w:val="24"/>
          <w:szCs w:val="24"/>
        </w:rPr>
        <w:t xml:space="preserve">both </w:t>
      </w:r>
      <w:r w:rsidRPr="004E0482">
        <w:rPr>
          <w:rFonts w:ascii="Times New Roman" w:hAnsi="Times New Roman"/>
          <w:color w:val="000000" w:themeColor="text1"/>
          <w:sz w:val="24"/>
          <w:szCs w:val="24"/>
        </w:rPr>
        <w:t>localised weather</w:t>
      </w:r>
      <w:r>
        <w:rPr>
          <w:rFonts w:ascii="Times New Roman" w:hAnsi="Times New Roman"/>
          <w:color w:val="000000" w:themeColor="text1"/>
          <w:sz w:val="24"/>
          <w:szCs w:val="24"/>
        </w:rPr>
        <w:t xml:space="preserve"> patterns and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regional differences</w:t>
      </w:r>
      <w:r w:rsidRPr="004E0482">
        <w:rPr>
          <w:rFonts w:ascii="Times New Roman" w:hAnsi="Times New Roman"/>
          <w:color w:val="000000" w:themeColor="text1"/>
          <w:sz w:val="24"/>
          <w:szCs w:val="24"/>
        </w:rPr>
        <w:t xml:space="preserve">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Pr="004E048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D35688">
        <w:rPr>
          <w:rFonts w:ascii="Times New Roman" w:hAnsi="Times New Roman"/>
          <w:color w:val="000000" w:themeColor="text1"/>
          <w:sz w:val="24"/>
          <w:szCs w:val="24"/>
        </w:rPr>
        <w:t>The</w:t>
      </w:r>
      <w:r w:rsidRPr="004E0482">
        <w:rPr>
          <w:rFonts w:ascii="Times New Roman" w:hAnsi="Times New Roman"/>
          <w:color w:val="000000" w:themeColor="text1"/>
          <w:sz w:val="24"/>
          <w:szCs w:val="24"/>
        </w:rPr>
        <w:t xml:space="preserve"> presence and extent of seasonal variation in mortality may </w:t>
      </w:r>
      <w:r w:rsidR="00D35688">
        <w:rPr>
          <w:rFonts w:ascii="Times New Roman" w:hAnsi="Times New Roman"/>
          <w:color w:val="000000" w:themeColor="text1"/>
          <w:sz w:val="24"/>
          <w:szCs w:val="24"/>
        </w:rPr>
        <w:t xml:space="preserve">also </w:t>
      </w:r>
      <w:r w:rsidRPr="004E0482">
        <w:rPr>
          <w:rFonts w:ascii="Times New Roman" w:hAnsi="Times New Roman"/>
          <w:color w:val="000000" w:themeColor="text1"/>
          <w:sz w:val="24"/>
          <w:szCs w:val="24"/>
        </w:rPr>
        <w:t xml:space="preserve">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sidR="00F61089">
        <w:rPr>
          <w:rFonts w:ascii="Times New Roman" w:hAnsi="Times New Roman"/>
          <w:color w:val="000000" w:themeColor="text1"/>
          <w:sz w:val="24"/>
          <w:szCs w:val="24"/>
        </w:rPr>
        <w:t>shifts</w:t>
      </w:r>
      <w:r w:rsidR="00F61089"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in weather regimes, lifestyle, technology, and healthcare.</w:t>
      </w:r>
      <w:r w:rsidRPr="00BE5E5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BE5E5A">
        <w:rPr>
          <w:rFonts w:ascii="Times New Roman" w:hAnsi="Times New Roman"/>
          <w:color w:val="000000" w:themeColor="text1"/>
          <w:sz w:val="24"/>
          <w:szCs w:val="24"/>
        </w:rPr>
      </w:r>
      <w:r w:rsidRPr="00BE5E5A">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13-15</w:t>
      </w:r>
      <w:r w:rsidRPr="00BE5E5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w:t>
      </w:r>
      <w:r>
        <w:rPr>
          <w:rFonts w:ascii="Times New Roman" w:hAnsi="Times New Roman"/>
          <w:color w:val="000000" w:themeColor="text1"/>
          <w:sz w:val="24"/>
          <w:szCs w:val="24"/>
        </w:rPr>
        <w:t xml:space="preserve">of </w:t>
      </w:r>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w:t>
      </w:r>
      <w:r w:rsidR="006F7313">
        <w:rPr>
          <w:rFonts w:ascii="Times New Roman" w:hAnsi="Times New Roman"/>
          <w:color w:val="000000" w:themeColor="text1"/>
          <w:sz w:val="24"/>
          <w:szCs w:val="24"/>
        </w:rPr>
        <w:t>at the present time as well as</w:t>
      </w:r>
      <w:r w:rsidRPr="004E0482">
        <w:rPr>
          <w:rFonts w:ascii="Times New Roman" w:hAnsi="Times New Roman"/>
          <w:color w:val="000000" w:themeColor="text1"/>
          <w:sz w:val="24"/>
          <w:szCs w:val="24"/>
        </w:rPr>
        <w:t xml:space="preserve"> under changing climate conditions. </w:t>
      </w:r>
    </w:p>
    <w:p w14:paraId="0577B1A6" w14:textId="77777777" w:rsidR="000474A7" w:rsidRPr="004E0482" w:rsidRDefault="000474A7" w:rsidP="000A2B50">
      <w:pPr>
        <w:spacing w:after="0" w:line="480" w:lineRule="auto"/>
        <w:rPr>
          <w:rFonts w:ascii="Times New Roman" w:hAnsi="Times New Roman"/>
          <w:color w:val="000000" w:themeColor="text1"/>
          <w:sz w:val="24"/>
          <w:szCs w:val="24"/>
        </w:rPr>
      </w:pPr>
    </w:p>
    <w:p w14:paraId="2A52C881" w14:textId="11CB4984" w:rsidR="0007260F" w:rsidRPr="004E0482" w:rsidRDefault="0007260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 </w:instrText>
      </w:r>
      <w:r w:rsidR="008B1C81">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EN.CITE.DATA </w:instrText>
      </w:r>
      <w:r w:rsidR="008B1C81">
        <w:rPr>
          <w:rFonts w:ascii="Times New Roman" w:hAnsi="Times New Roman"/>
          <w:color w:val="000000" w:themeColor="text1"/>
          <w:sz w:val="24"/>
          <w:szCs w:val="24"/>
        </w:rPr>
      </w:r>
      <w:r w:rsidR="008B1C81">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4-9,11,16-23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w:t>
      </w:r>
      <w:r w:rsidR="004253AD">
        <w:rPr>
          <w:rFonts w:ascii="Times New Roman" w:hAnsi="Times New Roman"/>
          <w:color w:val="000000" w:themeColor="text1"/>
          <w:sz w:val="24"/>
          <w:szCs w:val="24"/>
        </w:rPr>
        <w:t xml:space="preserve">over </w:t>
      </w:r>
      <w:r w:rsidRPr="004E0482">
        <w:rPr>
          <w:rFonts w:ascii="Times New Roman" w:hAnsi="Times New Roman"/>
          <w:color w:val="000000" w:themeColor="text1"/>
          <w:sz w:val="24"/>
          <w:szCs w:val="24"/>
        </w:rPr>
        <w:t>50 years. Regardless of duration, the methods used in these works – ranging from simple</w:t>
      </w:r>
      <w:r>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7,16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6,17,18,21,23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w:t>
      </w:r>
      <w:r>
        <w:rPr>
          <w:rFonts w:ascii="Times New Roman" w:hAnsi="Times New Roman"/>
          <w:color w:val="000000" w:themeColor="text1"/>
          <w:sz w:val="24"/>
          <w:szCs w:val="24"/>
        </w:rPr>
        <w:t>how</w:t>
      </w:r>
      <w:r w:rsidRPr="004E0482">
        <w:rPr>
          <w:rFonts w:ascii="Times New Roman" w:hAnsi="Times New Roman"/>
          <w:color w:val="000000" w:themeColor="text1"/>
          <w:sz w:val="24"/>
          <w:szCs w:val="24"/>
        </w:rPr>
        <w:t xml:space="preserve"> seasonality </w:t>
      </w:r>
      <w:r>
        <w:rPr>
          <w:rFonts w:ascii="Times New Roman" w:hAnsi="Times New Roman"/>
          <w:color w:val="000000" w:themeColor="text1"/>
          <w:sz w:val="24"/>
          <w:szCs w:val="24"/>
        </w:rPr>
        <w:t xml:space="preserve">of mortality has changed </w:t>
      </w:r>
      <w:r w:rsidRPr="004E0482">
        <w:rPr>
          <w:rFonts w:ascii="Times New Roman" w:hAnsi="Times New Roman"/>
          <w:color w:val="000000" w:themeColor="text1"/>
          <w:sz w:val="24"/>
          <w:szCs w:val="24"/>
        </w:rPr>
        <w:t>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w:t>
      </w:r>
      <w:r w:rsidRPr="00410B18">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vary for popu</w:t>
      </w:r>
      <w:r>
        <w:rPr>
          <w:rFonts w:ascii="Times New Roman" w:hAnsi="Times New Roman"/>
          <w:color w:val="000000" w:themeColor="text1"/>
          <w:sz w:val="24"/>
          <w:szCs w:val="24"/>
        </w:rPr>
        <w:t>lation subgroups</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which may lead to different </w:t>
      </w:r>
      <w:r w:rsidRPr="004E0482">
        <w:rPr>
          <w:rFonts w:ascii="Times New Roman" w:hAnsi="Times New Roman"/>
          <w:color w:val="000000" w:themeColor="text1"/>
          <w:sz w:val="24"/>
          <w:szCs w:val="24"/>
        </w:rPr>
        <w:t>seasonal</w:t>
      </w:r>
      <w:r>
        <w:rPr>
          <w:rFonts w:ascii="Times New Roman" w:hAnsi="Times New Roman"/>
          <w:color w:val="000000" w:themeColor="text1"/>
          <w:sz w:val="24"/>
          <w:szCs w:val="24"/>
        </w:rPr>
        <w:t xml:space="preserve"> patterns. Similarly</w:t>
      </w:r>
      <w:r w:rsidR="001C124F">
        <w:rPr>
          <w:rFonts w:ascii="Times New Roman" w:hAnsi="Times New Roman"/>
          <w:color w:val="000000" w:themeColor="text1"/>
          <w:sz w:val="24"/>
          <w:szCs w:val="24"/>
        </w:rPr>
        <w:t>,</w:t>
      </w:r>
      <w:r>
        <w:rPr>
          <w:rFonts w:ascii="Times New Roman" w:hAnsi="Times New Roman"/>
          <w:color w:val="000000" w:themeColor="text1"/>
          <w:sz w:val="24"/>
          <w:szCs w:val="24"/>
        </w:rPr>
        <w:t xml:space="preserve"> none has also done so </w:t>
      </w:r>
      <w:r w:rsidR="004E6709">
        <w:rPr>
          <w:rFonts w:ascii="Times New Roman" w:hAnsi="Times New Roman"/>
          <w:color w:val="000000" w:themeColor="text1"/>
          <w:sz w:val="24"/>
          <w:szCs w:val="24"/>
        </w:rPr>
        <w:t xml:space="preserve">simultaneously </w:t>
      </w:r>
      <w:r>
        <w:rPr>
          <w:rFonts w:ascii="Times New Roman" w:hAnsi="Times New Roman"/>
          <w:color w:val="000000" w:themeColor="text1"/>
          <w:sz w:val="24"/>
          <w:szCs w:val="24"/>
        </w:rPr>
        <w:t xml:space="preserve">by </w:t>
      </w:r>
      <w:r w:rsidR="001C124F">
        <w:rPr>
          <w:rFonts w:ascii="Times New Roman" w:hAnsi="Times New Roman"/>
          <w:color w:val="000000" w:themeColor="text1"/>
          <w:sz w:val="24"/>
          <w:szCs w:val="24"/>
        </w:rPr>
        <w:t>age</w:t>
      </w:r>
      <w:r w:rsidR="004E6709">
        <w:rPr>
          <w:rFonts w:ascii="Times New Roman" w:hAnsi="Times New Roman"/>
          <w:color w:val="000000" w:themeColor="text1"/>
          <w:sz w:val="24"/>
          <w:szCs w:val="24"/>
        </w:rPr>
        <w:t>,</w:t>
      </w:r>
      <w:r w:rsidR="001C124F">
        <w:rPr>
          <w:rFonts w:ascii="Times New Roman" w:hAnsi="Times New Roman"/>
          <w:color w:val="000000" w:themeColor="text1"/>
          <w:sz w:val="24"/>
          <w:szCs w:val="24"/>
        </w:rPr>
        <w:t xml:space="preserve"> sex, </w:t>
      </w:r>
      <w:r w:rsidR="004E6709">
        <w:rPr>
          <w:rFonts w:ascii="Times New Roman" w:hAnsi="Times New Roman"/>
          <w:color w:val="000000" w:themeColor="text1"/>
          <w:sz w:val="24"/>
          <w:szCs w:val="24"/>
        </w:rPr>
        <w:t>and geography</w:t>
      </w:r>
      <w:r w:rsidRPr="005B11E3">
        <w:rPr>
          <w:rFonts w:ascii="Times New Roman" w:hAnsi="Times New Roman"/>
          <w:color w:val="000000" w:themeColor="text1"/>
          <w:sz w:val="24"/>
          <w:szCs w:val="24"/>
        </w:rPr>
        <w:t xml:space="preserve">, even though both temperature and </w:t>
      </w:r>
      <w:r>
        <w:rPr>
          <w:rFonts w:ascii="Times New Roman" w:hAnsi="Times New Roman"/>
          <w:color w:val="000000" w:themeColor="text1"/>
          <w:sz w:val="24"/>
          <w:szCs w:val="24"/>
        </w:rPr>
        <w:t>its</w:t>
      </w:r>
      <w:r w:rsidRPr="005B11E3">
        <w:rPr>
          <w:rFonts w:ascii="Times New Roman" w:hAnsi="Times New Roman"/>
          <w:color w:val="000000" w:themeColor="text1"/>
          <w:sz w:val="24"/>
          <w:szCs w:val="24"/>
        </w:rPr>
        <w:t xml:space="preserve"> health effects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r>
      <w:r w:rsidRPr="005B11E3">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9-11,24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4E6709">
        <w:rPr>
          <w:rFonts w:ascii="Times New Roman" w:hAnsi="Times New Roman"/>
          <w:color w:val="000000" w:themeColor="text1"/>
          <w:sz w:val="24"/>
          <w:szCs w:val="24"/>
        </w:rPr>
        <w:t xml:space="preserve">To </w:t>
      </w:r>
      <w:r w:rsidR="004E6709" w:rsidRPr="004E0482">
        <w:rPr>
          <w:rFonts w:ascii="Times New Roman" w:hAnsi="Times New Roman"/>
          <w:color w:val="000000" w:themeColor="text1"/>
          <w:sz w:val="24"/>
          <w:szCs w:val="24"/>
        </w:rPr>
        <w:t xml:space="preserve">comprehensively characterise the demographic, spatial </w:t>
      </w:r>
      <w:r w:rsidR="004E6709" w:rsidRPr="004E0482">
        <w:rPr>
          <w:rFonts w:ascii="Times New Roman" w:hAnsi="Times New Roman"/>
          <w:color w:val="000000" w:themeColor="text1"/>
          <w:sz w:val="24"/>
          <w:szCs w:val="24"/>
        </w:rPr>
        <w:lastRenderedPageBreak/>
        <w:t>and temporal patterns of mortality seasonality in the entire USA</w:t>
      </w:r>
      <w:r w:rsidR="003F6B5D">
        <w:rPr>
          <w:rFonts w:ascii="Times New Roman" w:hAnsi="Times New Roman"/>
          <w:color w:val="000000" w:themeColor="text1"/>
          <w:sz w:val="24"/>
          <w:szCs w:val="24"/>
        </w:rPr>
        <w:t>,</w:t>
      </w:r>
      <w:r w:rsidR="004E6709" w:rsidRPr="004E0482">
        <w:rPr>
          <w:rFonts w:ascii="Times New Roman" w:hAnsi="Times New Roman"/>
          <w:color w:val="000000" w:themeColor="text1"/>
          <w:sz w:val="24"/>
          <w:szCs w:val="24"/>
        </w:rPr>
        <w:t xml:space="preserve"> </w:t>
      </w:r>
      <w:r w:rsidR="003F6B5D">
        <w:rPr>
          <w:rFonts w:ascii="Times New Roman" w:hAnsi="Times New Roman"/>
          <w:color w:val="000000" w:themeColor="text1"/>
          <w:sz w:val="24"/>
          <w:szCs w:val="24"/>
        </w:rPr>
        <w:t>w</w:t>
      </w:r>
      <w:r w:rsidR="003F6B5D" w:rsidRPr="004E0482">
        <w:rPr>
          <w:rFonts w:ascii="Times New Roman" w:hAnsi="Times New Roman"/>
          <w:color w:val="000000" w:themeColor="text1"/>
          <w:sz w:val="24"/>
          <w:szCs w:val="24"/>
        </w:rPr>
        <w:t xml:space="preserve">e </w:t>
      </w:r>
      <w:r w:rsidR="003F6B5D">
        <w:rPr>
          <w:rFonts w:ascii="Times New Roman" w:hAnsi="Times New Roman"/>
          <w:color w:val="000000" w:themeColor="text1"/>
          <w:sz w:val="24"/>
          <w:szCs w:val="24"/>
        </w:rPr>
        <w:t>applied</w:t>
      </w:r>
      <w:r w:rsidR="003F6B5D"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w:t>
      </w:r>
      <w:r w:rsidR="003F6B5D">
        <w:rPr>
          <w:rFonts w:ascii="Times New Roman" w:hAnsi="Times New Roman"/>
          <w:color w:val="000000" w:themeColor="text1"/>
          <w:sz w:val="24"/>
          <w:szCs w:val="24"/>
        </w:rPr>
        <w:t>over three decades of national mortality data</w:t>
      </w:r>
      <w:r w:rsidRPr="004E0482">
        <w:rPr>
          <w:rFonts w:ascii="Times New Roman" w:hAnsi="Times New Roman"/>
          <w:color w:val="000000" w:themeColor="text1"/>
          <w:sz w:val="24"/>
          <w:szCs w:val="24"/>
        </w:rPr>
        <w:t>.</w:t>
      </w:r>
    </w:p>
    <w:p w14:paraId="694DFBF2" w14:textId="77777777" w:rsidR="009A082B" w:rsidRDefault="009A082B" w:rsidP="003F6B5D">
      <w:pPr>
        <w:spacing w:after="0" w:line="480" w:lineRule="auto"/>
        <w:rPr>
          <w:rFonts w:ascii="Times New Roman" w:hAnsi="Times New Roman"/>
          <w:color w:val="000000" w:themeColor="text1"/>
          <w:sz w:val="24"/>
          <w:szCs w:val="24"/>
        </w:rPr>
      </w:pPr>
    </w:p>
    <w:p w14:paraId="1303D69F" w14:textId="77777777" w:rsidR="001F7934" w:rsidRPr="004E0482" w:rsidRDefault="001F7934">
      <w:pPr>
        <w:spacing w:after="0" w:line="480" w:lineRule="auto"/>
        <w:rPr>
          <w:rFonts w:ascii="Times New Roman" w:hAnsi="Times New Roman"/>
          <w:color w:val="000000" w:themeColor="text1"/>
          <w:sz w:val="24"/>
          <w:szCs w:val="24"/>
        </w:rPr>
      </w:pPr>
    </w:p>
    <w:p w14:paraId="34F123C1" w14:textId="6C898D70"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Male mortality had</w:t>
      </w:r>
      <w:r w:rsidRPr="004278AA">
        <w:rPr>
          <w:rFonts w:ascii="Times New Roman" w:hAnsi="Times New Roman"/>
          <w:sz w:val="24"/>
          <w:szCs w:val="24"/>
        </w:rPr>
        <w:t xml:space="preserve"> a </w:t>
      </w:r>
      <w:r>
        <w:rPr>
          <w:rFonts w:ascii="Times New Roman" w:hAnsi="Times New Roman"/>
          <w:sz w:val="24"/>
          <w:szCs w:val="24"/>
        </w:rPr>
        <w:t xml:space="preserve">statistically </w:t>
      </w:r>
      <w:r w:rsidRPr="004278AA">
        <w:rPr>
          <w:rFonts w:ascii="Times New Roman" w:hAnsi="Times New Roman"/>
          <w:sz w:val="24"/>
          <w:szCs w:val="24"/>
        </w:rPr>
        <w:t xml:space="preserve">significant 12-month seasonality </w:t>
      </w:r>
      <w:r>
        <w:rPr>
          <w:rFonts w:ascii="Times New Roman" w:hAnsi="Times New Roman"/>
          <w:sz w:val="24"/>
          <w:szCs w:val="24"/>
        </w:rPr>
        <w:t xml:space="preserve">in </w:t>
      </w:r>
      <w:r w:rsidRPr="004278AA">
        <w:rPr>
          <w:rFonts w:ascii="Times New Roman" w:hAnsi="Times New Roman"/>
          <w:sz w:val="24"/>
          <w:szCs w:val="24"/>
        </w:rPr>
        <w:t xml:space="preserve">all </w:t>
      </w:r>
      <w:r>
        <w:rPr>
          <w:rFonts w:ascii="Times New Roman" w:hAnsi="Times New Roman"/>
          <w:sz w:val="24"/>
          <w:szCs w:val="24"/>
        </w:rPr>
        <w:t xml:space="preserve">age groups except </w:t>
      </w:r>
      <w:r w:rsidR="00B938DB">
        <w:rPr>
          <w:rFonts w:ascii="Times New Roman" w:hAnsi="Times New Roman"/>
          <w:sz w:val="24"/>
          <w:szCs w:val="24"/>
        </w:rPr>
        <w:t xml:space="preserve">in </w:t>
      </w:r>
      <w:r>
        <w:rPr>
          <w:rFonts w:ascii="Times New Roman" w:hAnsi="Times New Roman"/>
          <w:sz w:val="24"/>
          <w:szCs w:val="24"/>
        </w:rPr>
        <w:t>men</w:t>
      </w:r>
      <w:r w:rsidR="00B938DB">
        <w:rPr>
          <w:rFonts w:ascii="Times New Roman" w:hAnsi="Times New Roman"/>
          <w:sz w:val="24"/>
          <w:szCs w:val="24"/>
        </w:rPr>
        <w:t xml:space="preserve"> aged 35-44 years</w:t>
      </w:r>
      <w:r>
        <w:rPr>
          <w:rFonts w:ascii="Times New Roman" w:hAnsi="Times New Roman"/>
          <w:sz w:val="24"/>
          <w:szCs w:val="24"/>
        </w:rPr>
        <w:t>, who</w:t>
      </w:r>
      <w:r w:rsidRPr="004278AA">
        <w:rPr>
          <w:rFonts w:ascii="Times New Roman" w:hAnsi="Times New Roman"/>
          <w:sz w:val="24"/>
          <w:szCs w:val="24"/>
        </w:rPr>
        <w:t xml:space="preserve"> displayed significant </w:t>
      </w:r>
      <w:r w:rsidR="00D278C1">
        <w:rPr>
          <w:rFonts w:ascii="Times New Roman" w:hAnsi="Times New Roman"/>
          <w:sz w:val="24"/>
          <w:szCs w:val="24"/>
        </w:rPr>
        <w:t>periodicity</w:t>
      </w:r>
      <w:r w:rsidRPr="004278AA">
        <w:rPr>
          <w:rFonts w:ascii="Times New Roman" w:hAnsi="Times New Roman"/>
          <w:sz w:val="24"/>
          <w:szCs w:val="24"/>
        </w:rPr>
        <w:t xml:space="preserve"> at 6 months</w:t>
      </w:r>
      <w:r>
        <w:rPr>
          <w:rFonts w:ascii="Times New Roman" w:hAnsi="Times New Roman"/>
          <w:sz w:val="24"/>
          <w:szCs w:val="24"/>
        </w:rPr>
        <w:t xml:space="preserve"> (Figure 1A</w:t>
      </w:r>
      <w:r w:rsidR="005671BF">
        <w:rPr>
          <w:rFonts w:ascii="Times New Roman" w:hAnsi="Times New Roman"/>
          <w:sz w:val="24"/>
          <w:szCs w:val="24"/>
        </w:rPr>
        <w:t>).</w:t>
      </w:r>
      <w:r w:rsidRPr="004278AA">
        <w:rPr>
          <w:rFonts w:ascii="Times New Roman" w:hAnsi="Times New Roman"/>
          <w:sz w:val="24"/>
          <w:szCs w:val="24"/>
        </w:rPr>
        <w:t xml:space="preserve"> </w:t>
      </w:r>
      <w:r>
        <w:rPr>
          <w:rFonts w:ascii="Times New Roman" w:hAnsi="Times New Roman"/>
          <w:sz w:val="24"/>
          <w:szCs w:val="24"/>
        </w:rPr>
        <w:t>In females, there was</w:t>
      </w:r>
      <w:r w:rsidRPr="004278AA">
        <w:rPr>
          <w:rFonts w:ascii="Times New Roman" w:hAnsi="Times New Roman"/>
          <w:sz w:val="24"/>
          <w:szCs w:val="24"/>
        </w:rPr>
        <w:t xml:space="preserve"> no significant 12-month seasonality </w:t>
      </w:r>
      <w:r w:rsidR="00B938DB">
        <w:rPr>
          <w:rFonts w:ascii="Times New Roman" w:hAnsi="Times New Roman"/>
          <w:sz w:val="24"/>
          <w:szCs w:val="24"/>
        </w:rPr>
        <w:t>in ages</w:t>
      </w:r>
      <w:r>
        <w:rPr>
          <w:rFonts w:ascii="Times New Roman" w:hAnsi="Times New Roman"/>
          <w:sz w:val="24"/>
          <w:szCs w:val="24"/>
        </w:rPr>
        <w:t xml:space="preserve"> 5 to 34 years</w:t>
      </w:r>
      <w:r w:rsidR="00D949B7">
        <w:rPr>
          <w:rFonts w:ascii="Times New Roman" w:hAnsi="Times New Roman"/>
          <w:sz w:val="24"/>
          <w:szCs w:val="24"/>
        </w:rPr>
        <w:t xml:space="preserve"> (Figure 1B)</w:t>
      </w:r>
      <w:r w:rsidR="00B938DB">
        <w:rPr>
          <w:rFonts w:ascii="Times New Roman" w:hAnsi="Times New Roman"/>
          <w:sz w:val="24"/>
          <w:szCs w:val="24"/>
        </w:rPr>
        <w:t>;</w:t>
      </w:r>
      <w:r w:rsidRPr="004278AA">
        <w:rPr>
          <w:rFonts w:ascii="Times New Roman" w:hAnsi="Times New Roman"/>
          <w:sz w:val="24"/>
          <w:szCs w:val="24"/>
        </w:rPr>
        <w:t xml:space="preserve"> </w:t>
      </w:r>
      <w:r w:rsidR="00B938DB">
        <w:rPr>
          <w:rFonts w:ascii="Times New Roman" w:hAnsi="Times New Roman"/>
          <w:sz w:val="24"/>
          <w:szCs w:val="24"/>
        </w:rPr>
        <w:t xml:space="preserve">girls aged </w:t>
      </w:r>
      <w:r w:rsidR="005D7877">
        <w:rPr>
          <w:rFonts w:ascii="Times New Roman" w:hAnsi="Times New Roman"/>
          <w:sz w:val="24"/>
          <w:szCs w:val="24"/>
        </w:rPr>
        <w:t xml:space="preserve">5-14 </w:t>
      </w:r>
      <w:r w:rsidR="00B938DB">
        <w:rPr>
          <w:rFonts w:ascii="Times New Roman" w:hAnsi="Times New Roman"/>
          <w:sz w:val="24"/>
          <w:szCs w:val="24"/>
        </w:rPr>
        <w:t>years exhibited periodicity</w:t>
      </w:r>
      <w:r w:rsidR="00B938DB" w:rsidRPr="004278AA">
        <w:rPr>
          <w:rFonts w:ascii="Times New Roman" w:hAnsi="Times New Roman"/>
          <w:sz w:val="24"/>
          <w:szCs w:val="24"/>
        </w:rPr>
        <w:t xml:space="preserve"> at 6 months</w:t>
      </w:r>
      <w:r w:rsidR="00B938DB">
        <w:rPr>
          <w:rFonts w:ascii="Times New Roman" w:hAnsi="Times New Roman"/>
          <w:sz w:val="24"/>
          <w:szCs w:val="24"/>
        </w:rPr>
        <w:t xml:space="preserve"> for most of the analyses period</w:t>
      </w:r>
      <w:r w:rsidRPr="004278AA">
        <w:rPr>
          <w:rFonts w:ascii="Times New Roman" w:hAnsi="Times New Roman"/>
          <w:sz w:val="24"/>
          <w:szCs w:val="24"/>
        </w:rPr>
        <w:t>.</w:t>
      </w:r>
      <w:r>
        <w:rPr>
          <w:rFonts w:ascii="Times New Roman" w:hAnsi="Times New Roman"/>
          <w:sz w:val="24"/>
          <w:szCs w:val="24"/>
        </w:rPr>
        <w:t xml:space="preserve"> While seasonality persisted throughout the entire analysis period</w:t>
      </w:r>
      <w:r w:rsidR="007C0F0B">
        <w:rPr>
          <w:rFonts w:ascii="Times New Roman" w:hAnsi="Times New Roman"/>
          <w:sz w:val="24"/>
          <w:szCs w:val="24"/>
        </w:rPr>
        <w:t xml:space="preserve"> in older ages</w:t>
      </w:r>
      <w:r w:rsidR="00B938DB">
        <w:rPr>
          <w:rFonts w:ascii="Times New Roman" w:hAnsi="Times New Roman"/>
          <w:sz w:val="24"/>
          <w:szCs w:val="24"/>
        </w:rPr>
        <w:t>,</w:t>
      </w:r>
      <w:r w:rsidR="007C0F0B">
        <w:rPr>
          <w:rFonts w:ascii="Times New Roman" w:hAnsi="Times New Roman"/>
          <w:sz w:val="24"/>
          <w:szCs w:val="24"/>
        </w:rPr>
        <w:t xml:space="preserve"> </w:t>
      </w:r>
      <w:r w:rsidR="00B938DB">
        <w:rPr>
          <w:rFonts w:ascii="Times New Roman" w:hAnsi="Times New Roman"/>
          <w:sz w:val="24"/>
          <w:szCs w:val="24"/>
        </w:rPr>
        <w:t>it largely</w:t>
      </w:r>
      <w:r w:rsidR="00B938DB" w:rsidRPr="004278AA">
        <w:rPr>
          <w:rFonts w:ascii="Times New Roman" w:hAnsi="Times New Roman"/>
          <w:sz w:val="24"/>
          <w:szCs w:val="24"/>
        </w:rPr>
        <w:t xml:space="preserve"> disappeared </w:t>
      </w:r>
      <w:r w:rsidR="00B938DB">
        <w:rPr>
          <w:rFonts w:ascii="Times New Roman" w:hAnsi="Times New Roman"/>
          <w:sz w:val="24"/>
          <w:szCs w:val="24"/>
        </w:rPr>
        <w:t xml:space="preserve">after </w:t>
      </w:r>
      <w:r w:rsidR="00D656A1">
        <w:rPr>
          <w:rFonts w:ascii="Times New Roman" w:hAnsi="Times New Roman"/>
          <w:sz w:val="24"/>
          <w:szCs w:val="24"/>
        </w:rPr>
        <w:t>the late</w:t>
      </w:r>
      <w:r w:rsidR="00B938DB">
        <w:rPr>
          <w:rFonts w:ascii="Times New Roman" w:hAnsi="Times New Roman"/>
          <w:sz w:val="24"/>
          <w:szCs w:val="24"/>
        </w:rPr>
        <w:t xml:space="preserve">-1990s </w:t>
      </w:r>
      <w:r>
        <w:rPr>
          <w:rFonts w:ascii="Times New Roman" w:hAnsi="Times New Roman"/>
          <w:sz w:val="24"/>
          <w:szCs w:val="24"/>
        </w:rPr>
        <w:t xml:space="preserve">in children aged </w:t>
      </w:r>
      <w:r w:rsidR="00840AE5">
        <w:rPr>
          <w:rFonts w:ascii="Times New Roman" w:hAnsi="Times New Roman"/>
          <w:sz w:val="24"/>
          <w:szCs w:val="24"/>
        </w:rPr>
        <w:t xml:space="preserve">0-4 years in both sexes and </w:t>
      </w:r>
      <w:r>
        <w:rPr>
          <w:rFonts w:ascii="Times New Roman" w:hAnsi="Times New Roman"/>
          <w:sz w:val="24"/>
          <w:szCs w:val="24"/>
        </w:rPr>
        <w:t xml:space="preserve">in young </w:t>
      </w:r>
      <w:r w:rsidRPr="004278AA">
        <w:rPr>
          <w:rFonts w:ascii="Times New Roman" w:hAnsi="Times New Roman"/>
          <w:sz w:val="24"/>
          <w:szCs w:val="24"/>
        </w:rPr>
        <w:t xml:space="preserve">women </w:t>
      </w:r>
      <w:r>
        <w:rPr>
          <w:rFonts w:ascii="Times New Roman" w:hAnsi="Times New Roman"/>
          <w:sz w:val="24"/>
          <w:szCs w:val="24"/>
        </w:rPr>
        <w:t xml:space="preserve">aged </w:t>
      </w:r>
      <w:r w:rsidRPr="004278AA">
        <w:rPr>
          <w:rFonts w:ascii="Times New Roman" w:hAnsi="Times New Roman"/>
          <w:sz w:val="24"/>
          <w:szCs w:val="24"/>
        </w:rPr>
        <w:t>15-24</w:t>
      </w:r>
      <w:r>
        <w:rPr>
          <w:rFonts w:ascii="Times New Roman" w:hAnsi="Times New Roman"/>
          <w:sz w:val="24"/>
          <w:szCs w:val="24"/>
        </w:rPr>
        <w:t xml:space="preserve"> years</w:t>
      </w:r>
      <w:r w:rsidRPr="004278AA">
        <w:rPr>
          <w:rFonts w:ascii="Times New Roman" w:hAnsi="Times New Roman"/>
          <w:sz w:val="24"/>
          <w:szCs w:val="24"/>
        </w:rPr>
        <w:t xml:space="preserve">. </w:t>
      </w:r>
    </w:p>
    <w:p w14:paraId="7DB41B73" w14:textId="77777777" w:rsidR="00DB35AA" w:rsidRPr="004278AA" w:rsidRDefault="00DB35AA" w:rsidP="000A2B50">
      <w:pPr>
        <w:spacing w:after="0" w:line="480" w:lineRule="auto"/>
        <w:rPr>
          <w:rFonts w:ascii="Times New Roman" w:hAnsi="Times New Roman"/>
          <w:sz w:val="24"/>
          <w:szCs w:val="24"/>
        </w:rPr>
      </w:pPr>
    </w:p>
    <w:p w14:paraId="5DA87DC6" w14:textId="66885F79"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 xml:space="preserve">Death rates in men aged </w:t>
      </w:r>
      <w:r w:rsidRPr="004278AA">
        <w:rPr>
          <w:rFonts w:ascii="Times New Roman" w:hAnsi="Times New Roman"/>
          <w:sz w:val="24"/>
          <w:szCs w:val="24"/>
        </w:rPr>
        <w:t>45</w:t>
      </w:r>
      <w:r w:rsidR="00BC6AB1">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and women aged 3</w:t>
      </w:r>
      <w:r w:rsidRPr="004278AA">
        <w:rPr>
          <w:rFonts w:ascii="Times New Roman" w:hAnsi="Times New Roman"/>
          <w:sz w:val="24"/>
          <w:szCs w:val="24"/>
        </w:rPr>
        <w:t>5</w:t>
      </w:r>
      <w:r w:rsidR="00F010FB">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peaked in</w:t>
      </w:r>
      <w:r w:rsidRPr="004278AA">
        <w:rPr>
          <w:rFonts w:ascii="Times New Roman" w:hAnsi="Times New Roman"/>
          <w:sz w:val="24"/>
          <w:szCs w:val="24"/>
        </w:rPr>
        <w:t xml:space="preserve"> January</w:t>
      </w:r>
      <w:r>
        <w:rPr>
          <w:rFonts w:ascii="Times New Roman" w:hAnsi="Times New Roman"/>
          <w:sz w:val="24"/>
          <w:szCs w:val="24"/>
        </w:rPr>
        <w:t xml:space="preserve"> and </w:t>
      </w:r>
      <w:r w:rsidRPr="004278AA">
        <w:rPr>
          <w:rFonts w:ascii="Times New Roman" w:hAnsi="Times New Roman"/>
          <w:sz w:val="24"/>
          <w:szCs w:val="24"/>
        </w:rPr>
        <w:t xml:space="preserve">February, </w:t>
      </w:r>
      <w:r>
        <w:rPr>
          <w:rFonts w:ascii="Times New Roman" w:hAnsi="Times New Roman"/>
          <w:sz w:val="24"/>
          <w:szCs w:val="24"/>
        </w:rPr>
        <w:t xml:space="preserve">and </w:t>
      </w:r>
      <w:r w:rsidR="00B938DB">
        <w:rPr>
          <w:rFonts w:ascii="Times New Roman" w:hAnsi="Times New Roman"/>
          <w:sz w:val="24"/>
          <w:szCs w:val="24"/>
        </w:rPr>
        <w:t xml:space="preserve">were </w:t>
      </w:r>
      <w:r>
        <w:rPr>
          <w:rFonts w:ascii="Times New Roman" w:hAnsi="Times New Roman"/>
          <w:sz w:val="24"/>
          <w:szCs w:val="24"/>
        </w:rPr>
        <w:t xml:space="preserve">lowest in </w:t>
      </w:r>
      <w:r w:rsidRPr="004278AA">
        <w:rPr>
          <w:rFonts w:ascii="Times New Roman" w:hAnsi="Times New Roman"/>
          <w:sz w:val="24"/>
          <w:szCs w:val="24"/>
        </w:rPr>
        <w:t>July</w:t>
      </w:r>
      <w:r>
        <w:rPr>
          <w:rFonts w:ascii="Times New Roman" w:hAnsi="Times New Roman"/>
          <w:sz w:val="24"/>
          <w:szCs w:val="24"/>
        </w:rPr>
        <w:t xml:space="preserve"> and </w:t>
      </w:r>
      <w:r w:rsidRPr="004278AA">
        <w:rPr>
          <w:rFonts w:ascii="Times New Roman" w:hAnsi="Times New Roman"/>
          <w:sz w:val="24"/>
          <w:szCs w:val="24"/>
        </w:rPr>
        <w:t>August</w:t>
      </w:r>
      <w:r w:rsidR="00EE76C0">
        <w:rPr>
          <w:rFonts w:ascii="Times New Roman" w:hAnsi="Times New Roman"/>
          <w:sz w:val="24"/>
          <w:szCs w:val="24"/>
        </w:rPr>
        <w:t xml:space="preserve"> (Figure 2)</w:t>
      </w:r>
      <w:r w:rsidRPr="004278AA">
        <w:rPr>
          <w:rFonts w:ascii="Times New Roman" w:hAnsi="Times New Roman"/>
          <w:sz w:val="24"/>
          <w:szCs w:val="24"/>
        </w:rPr>
        <w:t>.</w:t>
      </w:r>
      <w:r>
        <w:rPr>
          <w:rFonts w:ascii="Times New Roman" w:hAnsi="Times New Roman"/>
          <w:sz w:val="24"/>
          <w:szCs w:val="24"/>
        </w:rPr>
        <w:t xml:space="preserve"> A similar temporal pattern was seen in children </w:t>
      </w:r>
      <w:r w:rsidR="00B938DB">
        <w:rPr>
          <w:rFonts w:ascii="Times New Roman" w:hAnsi="Times New Roman"/>
          <w:sz w:val="24"/>
          <w:szCs w:val="24"/>
        </w:rPr>
        <w:t xml:space="preserve">younger than </w:t>
      </w:r>
      <w:r w:rsidR="00C537A1">
        <w:rPr>
          <w:rFonts w:ascii="Times New Roman" w:hAnsi="Times New Roman"/>
          <w:sz w:val="24"/>
          <w:szCs w:val="24"/>
        </w:rPr>
        <w:t>five</w:t>
      </w:r>
      <w:r w:rsidR="00B938DB">
        <w:rPr>
          <w:rFonts w:ascii="Times New Roman" w:hAnsi="Times New Roman"/>
          <w:sz w:val="24"/>
          <w:szCs w:val="24"/>
        </w:rPr>
        <w:t xml:space="preserve"> years of age, </w:t>
      </w:r>
      <w:r>
        <w:rPr>
          <w:rFonts w:ascii="Times New Roman" w:hAnsi="Times New Roman"/>
          <w:sz w:val="24"/>
          <w:szCs w:val="24"/>
        </w:rPr>
        <w:t>whose mortality was highest</w:t>
      </w:r>
      <w:r w:rsidRPr="004278AA">
        <w:rPr>
          <w:rFonts w:ascii="Times New Roman" w:hAnsi="Times New Roman"/>
          <w:sz w:val="24"/>
          <w:szCs w:val="24"/>
        </w:rPr>
        <w:t xml:space="preserve"> in February </w:t>
      </w:r>
      <w:r>
        <w:rPr>
          <w:rFonts w:ascii="Times New Roman" w:hAnsi="Times New Roman"/>
          <w:sz w:val="24"/>
          <w:szCs w:val="24"/>
        </w:rPr>
        <w:t>and lowest</w:t>
      </w:r>
      <w:r w:rsidRPr="004278AA">
        <w:rPr>
          <w:rFonts w:ascii="Times New Roman" w:hAnsi="Times New Roman"/>
          <w:sz w:val="24"/>
          <w:szCs w:val="24"/>
        </w:rPr>
        <w:t xml:space="preserve"> in August.</w:t>
      </w:r>
      <w:r>
        <w:rPr>
          <w:rFonts w:ascii="Times New Roman" w:hAnsi="Times New Roman"/>
          <w:sz w:val="24"/>
          <w:szCs w:val="24"/>
        </w:rPr>
        <w:t xml:space="preserve"> In contrast, </w:t>
      </w:r>
      <w:r w:rsidRPr="004278AA">
        <w:rPr>
          <w:rFonts w:ascii="Times New Roman" w:hAnsi="Times New Roman"/>
          <w:sz w:val="24"/>
          <w:szCs w:val="24"/>
        </w:rPr>
        <w:t xml:space="preserve">the peak </w:t>
      </w:r>
      <w:r w:rsidR="00B938DB">
        <w:rPr>
          <w:rFonts w:ascii="Times New Roman" w:hAnsi="Times New Roman"/>
          <w:sz w:val="24"/>
          <w:szCs w:val="24"/>
        </w:rPr>
        <w:t xml:space="preserve">and minimum </w:t>
      </w:r>
      <w:r w:rsidRPr="004278AA">
        <w:rPr>
          <w:rFonts w:ascii="Times New Roman" w:hAnsi="Times New Roman"/>
          <w:sz w:val="24"/>
          <w:szCs w:val="24"/>
        </w:rPr>
        <w:t xml:space="preserve">of mortality </w:t>
      </w:r>
      <w:r>
        <w:rPr>
          <w:rFonts w:ascii="Times New Roman" w:hAnsi="Times New Roman"/>
          <w:sz w:val="24"/>
          <w:szCs w:val="24"/>
        </w:rPr>
        <w:t xml:space="preserve">in older boys and young men (ages 5-34 years) </w:t>
      </w:r>
      <w:r w:rsidRPr="004278AA">
        <w:rPr>
          <w:rFonts w:ascii="Times New Roman" w:hAnsi="Times New Roman"/>
          <w:sz w:val="24"/>
          <w:szCs w:val="24"/>
        </w:rPr>
        <w:t>occurred in June/July</w:t>
      </w:r>
      <w:r w:rsidR="00B938DB">
        <w:rPr>
          <w:rFonts w:ascii="Times New Roman" w:hAnsi="Times New Roman"/>
          <w:sz w:val="24"/>
          <w:szCs w:val="24"/>
        </w:rPr>
        <w:t xml:space="preserve"> and</w:t>
      </w:r>
      <w:r w:rsidRPr="004278AA">
        <w:rPr>
          <w:rFonts w:ascii="Times New Roman" w:hAnsi="Times New Roman"/>
          <w:sz w:val="24"/>
          <w:szCs w:val="24"/>
        </w:rPr>
        <w:t xml:space="preserve"> December/January</w:t>
      </w:r>
      <w:r w:rsidR="00B938DB">
        <w:rPr>
          <w:rFonts w:ascii="Times New Roman" w:hAnsi="Times New Roman"/>
          <w:sz w:val="24"/>
          <w:szCs w:val="24"/>
        </w:rPr>
        <w:t>, respectively</w:t>
      </w:r>
      <w:r w:rsidRPr="004278AA">
        <w:rPr>
          <w:rFonts w:ascii="Times New Roman" w:hAnsi="Times New Roman"/>
          <w:sz w:val="24"/>
          <w:szCs w:val="24"/>
        </w:rPr>
        <w:t xml:space="preserve">. </w:t>
      </w:r>
    </w:p>
    <w:p w14:paraId="018DF674" w14:textId="77777777" w:rsidR="00DB35AA" w:rsidRPr="004278AA" w:rsidRDefault="00DB35AA" w:rsidP="000A2B50">
      <w:pPr>
        <w:spacing w:after="0" w:line="480" w:lineRule="auto"/>
        <w:rPr>
          <w:rFonts w:ascii="Times New Roman" w:hAnsi="Times New Roman"/>
          <w:sz w:val="24"/>
          <w:szCs w:val="24"/>
        </w:rPr>
      </w:pPr>
    </w:p>
    <w:p w14:paraId="1B149B63" w14:textId="06F8390E" w:rsidR="0078333E" w:rsidRDefault="0007260F" w:rsidP="000A2B50">
      <w:pPr>
        <w:spacing w:after="0" w:line="480" w:lineRule="auto"/>
        <w:rPr>
          <w:rFonts w:ascii="Times New Roman" w:hAnsi="Times New Roman"/>
          <w:sz w:val="24"/>
          <w:szCs w:val="24"/>
        </w:rPr>
      </w:pPr>
      <w:r>
        <w:rPr>
          <w:rFonts w:ascii="Times New Roman" w:hAnsi="Times New Roman"/>
          <w:sz w:val="24"/>
          <w:szCs w:val="24"/>
        </w:rPr>
        <w:t>Percent excess mortality in peak month, relative to the minimum, has changed (declined) by less than 10 percentag</w:t>
      </w:r>
      <w:r w:rsidR="00E512DF">
        <w:rPr>
          <w:rFonts w:ascii="Times New Roman" w:hAnsi="Times New Roman"/>
          <w:sz w:val="24"/>
          <w:szCs w:val="24"/>
        </w:rPr>
        <w:t>e points for people older than 5</w:t>
      </w:r>
      <w:r>
        <w:rPr>
          <w:rFonts w:ascii="Times New Roman" w:hAnsi="Times New Roman"/>
          <w:sz w:val="24"/>
          <w:szCs w:val="24"/>
        </w:rPr>
        <w:t>5 years of age (Figure 3)</w:t>
      </w:r>
      <w:r w:rsidR="007F22D2">
        <w:rPr>
          <w:rFonts w:ascii="Times New Roman" w:hAnsi="Times New Roman"/>
          <w:sz w:val="24"/>
          <w:szCs w:val="24"/>
        </w:rPr>
        <w:t>.</w:t>
      </w:r>
      <w:r>
        <w:rPr>
          <w:rFonts w:ascii="Times New Roman" w:hAnsi="Times New Roman"/>
          <w:sz w:val="24"/>
          <w:szCs w:val="24"/>
        </w:rPr>
        <w:t xml:space="preserve"> In contrast, the difference between peak (summer) and minimum (winter) declined </w:t>
      </w:r>
      <w:r w:rsidR="003D6C08">
        <w:rPr>
          <w:rFonts w:ascii="Times New Roman" w:hAnsi="Times New Roman"/>
          <w:sz w:val="24"/>
          <w:szCs w:val="24"/>
        </w:rPr>
        <w:t>signif</w:t>
      </w:r>
      <w:r w:rsidR="00CC5C93">
        <w:rPr>
          <w:rFonts w:ascii="Times New Roman" w:hAnsi="Times New Roman"/>
          <w:sz w:val="24"/>
          <w:szCs w:val="24"/>
        </w:rPr>
        <w:t xml:space="preserve">icantly </w:t>
      </w:r>
      <w:r>
        <w:rPr>
          <w:rFonts w:ascii="Times New Roman" w:hAnsi="Times New Roman"/>
          <w:sz w:val="24"/>
          <w:szCs w:val="24"/>
        </w:rPr>
        <w:t>in y</w:t>
      </w:r>
      <w:r w:rsidRPr="004278AA">
        <w:rPr>
          <w:rFonts w:ascii="Times New Roman" w:hAnsi="Times New Roman"/>
          <w:sz w:val="24"/>
          <w:szCs w:val="24"/>
        </w:rPr>
        <w:t>ounger age</w:t>
      </w:r>
      <w:r>
        <w:rPr>
          <w:rFonts w:ascii="Times New Roman" w:hAnsi="Times New Roman"/>
          <w:sz w:val="24"/>
          <w:szCs w:val="24"/>
        </w:rPr>
        <w:t>s</w:t>
      </w:r>
      <w:r w:rsidRPr="004278AA">
        <w:rPr>
          <w:rFonts w:ascii="Times New Roman" w:hAnsi="Times New Roman"/>
          <w:sz w:val="24"/>
          <w:szCs w:val="24"/>
        </w:rPr>
        <w:t xml:space="preserve">, </w:t>
      </w:r>
      <w:r>
        <w:rPr>
          <w:rFonts w:ascii="Times New Roman" w:hAnsi="Times New Roman"/>
          <w:sz w:val="24"/>
          <w:szCs w:val="24"/>
        </w:rPr>
        <w:t xml:space="preserve">by as much as </w:t>
      </w:r>
      <w:ins w:id="1" w:author="Parks, Robbie M" w:date="2017-01-05T11:03:00Z">
        <w:r w:rsidR="004A7A00">
          <w:rPr>
            <w:rFonts w:ascii="Times New Roman" w:hAnsi="Times New Roman"/>
            <w:sz w:val="24"/>
            <w:szCs w:val="24"/>
          </w:rPr>
          <w:t>-</w:t>
        </w:r>
      </w:ins>
      <w:r w:rsidR="00CB31C8">
        <w:rPr>
          <w:rFonts w:ascii="Times New Roman" w:hAnsi="Times New Roman"/>
          <w:sz w:val="24"/>
          <w:szCs w:val="24"/>
        </w:rPr>
        <w:t>26</w:t>
      </w:r>
      <w:r w:rsidR="009F353F">
        <w:rPr>
          <w:rFonts w:ascii="Times New Roman" w:hAnsi="Times New Roman"/>
          <w:sz w:val="24"/>
          <w:szCs w:val="24"/>
        </w:rPr>
        <w:t>.6</w:t>
      </w:r>
      <w:r>
        <w:rPr>
          <w:rFonts w:ascii="Times New Roman" w:hAnsi="Times New Roman"/>
          <w:sz w:val="24"/>
          <w:szCs w:val="24"/>
        </w:rPr>
        <w:t xml:space="preserve"> percentage points</w:t>
      </w:r>
      <w:r w:rsidR="00657028">
        <w:rPr>
          <w:rFonts w:ascii="Times New Roman" w:hAnsi="Times New Roman"/>
          <w:sz w:val="24"/>
          <w:szCs w:val="24"/>
        </w:rPr>
        <w:t xml:space="preserve"> </w:t>
      </w:r>
      <w:del w:id="2" w:author="Parks, Robbie M" w:date="2017-01-05T11:02:00Z">
        <w:r w:rsidR="00154145" w:rsidDel="004A7A00">
          <w:rPr>
            <w:rFonts w:ascii="Times New Roman" w:hAnsi="Times New Roman"/>
            <w:sz w:val="24"/>
            <w:szCs w:val="24"/>
          </w:rPr>
          <w:delText>(</w:delText>
        </w:r>
        <w:r w:rsidR="00657028" w:rsidDel="004A7A00">
          <w:rPr>
            <w:rFonts w:ascii="Times New Roman" w:hAnsi="Times New Roman"/>
            <w:sz w:val="24"/>
            <w:szCs w:val="24"/>
          </w:rPr>
          <w:delText>from 39.2</w:delText>
        </w:r>
      </w:del>
      <w:r>
        <w:rPr>
          <w:rFonts w:ascii="Times New Roman" w:hAnsi="Times New Roman"/>
          <w:sz w:val="24"/>
          <w:szCs w:val="24"/>
        </w:rPr>
        <w:t xml:space="preserve"> (95% CI </w:t>
      </w:r>
      <w:ins w:id="3" w:author="Parks, Robbie M" w:date="2017-01-05T11:02:00Z">
        <w:r w:rsidR="004A7A00">
          <w:rPr>
            <w:rFonts w:ascii="Times New Roman" w:hAnsi="Times New Roman"/>
            <w:sz w:val="24"/>
            <w:szCs w:val="24"/>
          </w:rPr>
          <w:t>-37.3</w:t>
        </w:r>
      </w:ins>
      <w:del w:id="4" w:author="Parks, Robbie M" w:date="2017-01-05T11:02:00Z">
        <w:r w:rsidR="00EF4E53" w:rsidDel="004A7A00">
          <w:rPr>
            <w:rFonts w:ascii="Times New Roman" w:hAnsi="Times New Roman"/>
            <w:sz w:val="24"/>
            <w:szCs w:val="24"/>
          </w:rPr>
          <w:delText>33.4</w:delText>
        </w:r>
      </w:del>
      <w:r w:rsidR="00EF4E53">
        <w:rPr>
          <w:rFonts w:ascii="Times New Roman" w:hAnsi="Times New Roman"/>
          <w:sz w:val="24"/>
          <w:szCs w:val="24"/>
        </w:rPr>
        <w:t xml:space="preserve"> </w:t>
      </w:r>
      <w:ins w:id="5" w:author="Parks, Robbie M" w:date="2017-01-05T11:04:00Z">
        <w:r w:rsidR="00F62FD7">
          <w:rPr>
            <w:rFonts w:ascii="Times New Roman" w:hAnsi="Times New Roman"/>
            <w:sz w:val="24"/>
            <w:szCs w:val="24"/>
          </w:rPr>
          <w:t>–</w:t>
        </w:r>
      </w:ins>
      <w:del w:id="6" w:author="Parks, Robbie M" w:date="2017-01-05T11:04:00Z">
        <w:r w:rsidR="00EF4E53" w:rsidDel="00F62FD7">
          <w:rPr>
            <w:rFonts w:ascii="Times New Roman" w:hAnsi="Times New Roman"/>
            <w:sz w:val="24"/>
            <w:szCs w:val="24"/>
          </w:rPr>
          <w:delText>-</w:delText>
        </w:r>
      </w:del>
      <w:r w:rsidR="00EF4E53">
        <w:rPr>
          <w:rFonts w:ascii="Times New Roman" w:hAnsi="Times New Roman"/>
          <w:sz w:val="24"/>
          <w:szCs w:val="24"/>
        </w:rPr>
        <w:t xml:space="preserve"> </w:t>
      </w:r>
      <w:ins w:id="7" w:author="Parks, Robbie M" w:date="2017-01-05T11:02:00Z">
        <w:r w:rsidR="004A7A00">
          <w:rPr>
            <w:rFonts w:ascii="Times New Roman" w:hAnsi="Times New Roman"/>
            <w:sz w:val="24"/>
            <w:szCs w:val="24"/>
          </w:rPr>
          <w:t>-16.0</w:t>
        </w:r>
      </w:ins>
      <w:del w:id="8" w:author="Parks, Robbie M" w:date="2017-01-05T11:02:00Z">
        <w:r w:rsidR="00EF4E53" w:rsidDel="004A7A00">
          <w:rPr>
            <w:rFonts w:ascii="Times New Roman" w:hAnsi="Times New Roman"/>
            <w:sz w:val="24"/>
            <w:szCs w:val="24"/>
          </w:rPr>
          <w:delText>45.1</w:delText>
        </w:r>
      </w:del>
      <w:r>
        <w:rPr>
          <w:rFonts w:ascii="Times New Roman" w:hAnsi="Times New Roman"/>
          <w:sz w:val="24"/>
          <w:szCs w:val="24"/>
        </w:rPr>
        <w:t>)</w:t>
      </w:r>
      <w:r w:rsidR="000E7D0A">
        <w:rPr>
          <w:rFonts w:ascii="Times New Roman" w:hAnsi="Times New Roman"/>
          <w:sz w:val="24"/>
          <w:szCs w:val="24"/>
        </w:rPr>
        <w:t xml:space="preserve"> </w:t>
      </w:r>
      <w:del w:id="9" w:author="Parks, Robbie M" w:date="2017-01-05T11:02:00Z">
        <w:r w:rsidR="000E7D0A" w:rsidDel="004A7A00">
          <w:rPr>
            <w:rFonts w:ascii="Times New Roman" w:hAnsi="Times New Roman"/>
            <w:sz w:val="24"/>
            <w:szCs w:val="24"/>
          </w:rPr>
          <w:delText xml:space="preserve">to 12.6 </w:delText>
        </w:r>
        <w:r w:rsidR="00657028" w:rsidDel="004A7A00">
          <w:rPr>
            <w:rFonts w:ascii="Times New Roman" w:hAnsi="Times New Roman"/>
            <w:sz w:val="24"/>
            <w:szCs w:val="24"/>
          </w:rPr>
          <w:delText xml:space="preserve">(95% CI </w:delText>
        </w:r>
        <w:r w:rsidR="005C06D4" w:rsidDel="004A7A00">
          <w:rPr>
            <w:rFonts w:ascii="Times New Roman" w:hAnsi="Times New Roman"/>
            <w:sz w:val="24"/>
            <w:szCs w:val="24"/>
          </w:rPr>
          <w:delText xml:space="preserve">5.7 </w:delText>
        </w:r>
        <w:r w:rsidR="00A059A7" w:rsidDel="004A7A00">
          <w:rPr>
            <w:rFonts w:ascii="Times New Roman" w:hAnsi="Times New Roman"/>
            <w:sz w:val="24"/>
            <w:szCs w:val="24"/>
          </w:rPr>
          <w:delText>-</w:delText>
        </w:r>
        <w:r w:rsidR="005C06D4" w:rsidDel="004A7A00">
          <w:rPr>
            <w:rFonts w:ascii="Times New Roman" w:hAnsi="Times New Roman"/>
            <w:sz w:val="24"/>
            <w:szCs w:val="24"/>
          </w:rPr>
          <w:delText xml:space="preserve"> </w:delText>
        </w:r>
        <w:r w:rsidR="006925A0" w:rsidDel="004A7A00">
          <w:rPr>
            <w:rFonts w:ascii="Times New Roman" w:hAnsi="Times New Roman"/>
            <w:sz w:val="24"/>
            <w:szCs w:val="24"/>
          </w:rPr>
          <w:delText>19.7</w:delText>
        </w:r>
        <w:r w:rsidR="00657028" w:rsidDel="004A7A00">
          <w:rPr>
            <w:rFonts w:ascii="Times New Roman" w:hAnsi="Times New Roman"/>
            <w:sz w:val="24"/>
            <w:szCs w:val="24"/>
          </w:rPr>
          <w:delText>)</w:delText>
        </w:r>
        <w:r w:rsidR="00154145" w:rsidDel="004A7A00">
          <w:rPr>
            <w:rFonts w:ascii="Times New Roman" w:hAnsi="Times New Roman"/>
            <w:sz w:val="24"/>
            <w:szCs w:val="24"/>
          </w:rPr>
          <w:delText>)</w:delText>
        </w:r>
        <w:r w:rsidDel="004A7A00">
          <w:rPr>
            <w:rFonts w:ascii="Times New Roman" w:hAnsi="Times New Roman"/>
            <w:sz w:val="24"/>
            <w:szCs w:val="24"/>
          </w:rPr>
          <w:delText xml:space="preserve"> </w:delText>
        </w:r>
      </w:del>
      <w:r>
        <w:rPr>
          <w:rFonts w:ascii="Times New Roman" w:hAnsi="Times New Roman"/>
          <w:sz w:val="24"/>
          <w:szCs w:val="24"/>
        </w:rPr>
        <w:t xml:space="preserve">in boys aged </w:t>
      </w:r>
      <w:r w:rsidRPr="004278AA">
        <w:rPr>
          <w:rFonts w:ascii="Times New Roman" w:hAnsi="Times New Roman"/>
          <w:sz w:val="24"/>
          <w:szCs w:val="24"/>
        </w:rPr>
        <w:t xml:space="preserve">5-14 </w:t>
      </w:r>
      <w:r>
        <w:rPr>
          <w:rFonts w:ascii="Times New Roman" w:hAnsi="Times New Roman"/>
          <w:sz w:val="24"/>
          <w:szCs w:val="24"/>
        </w:rPr>
        <w:t>years and</w:t>
      </w:r>
      <w:r w:rsidRPr="0061646D">
        <w:rPr>
          <w:rFonts w:ascii="Times New Roman" w:hAnsi="Times New Roman"/>
          <w:sz w:val="24"/>
          <w:szCs w:val="24"/>
        </w:rPr>
        <w:t xml:space="preserve"> </w:t>
      </w:r>
      <w:ins w:id="10" w:author="Parks, Robbie M" w:date="2017-01-05T11:03:00Z">
        <w:r w:rsidR="00033A37">
          <w:rPr>
            <w:rFonts w:ascii="Times New Roman" w:hAnsi="Times New Roman"/>
            <w:sz w:val="24"/>
            <w:szCs w:val="24"/>
          </w:rPr>
          <w:t>-</w:t>
        </w:r>
      </w:ins>
      <w:r w:rsidR="002F6719">
        <w:rPr>
          <w:rFonts w:ascii="Times New Roman" w:hAnsi="Times New Roman"/>
          <w:sz w:val="24"/>
          <w:szCs w:val="24"/>
        </w:rPr>
        <w:t>24.6</w:t>
      </w:r>
      <w:r w:rsidR="003277CB">
        <w:rPr>
          <w:rFonts w:ascii="Times New Roman" w:hAnsi="Times New Roman"/>
          <w:sz w:val="24"/>
          <w:szCs w:val="24"/>
        </w:rPr>
        <w:t xml:space="preserve"> </w:t>
      </w:r>
      <w:r>
        <w:rPr>
          <w:rFonts w:ascii="Times New Roman" w:hAnsi="Times New Roman"/>
          <w:sz w:val="24"/>
          <w:szCs w:val="24"/>
        </w:rPr>
        <w:t xml:space="preserve">percentage points </w:t>
      </w:r>
      <w:del w:id="11" w:author="Parks, Robbie M" w:date="2017-01-05T11:03:00Z">
        <w:r w:rsidR="00A37A93" w:rsidDel="00033A37">
          <w:rPr>
            <w:rFonts w:ascii="Times New Roman" w:hAnsi="Times New Roman"/>
            <w:sz w:val="24"/>
            <w:szCs w:val="24"/>
          </w:rPr>
          <w:delText>(</w:delText>
        </w:r>
        <w:r w:rsidR="00126334" w:rsidDel="00033A37">
          <w:rPr>
            <w:rFonts w:ascii="Times New Roman" w:hAnsi="Times New Roman"/>
            <w:sz w:val="24"/>
            <w:szCs w:val="24"/>
          </w:rPr>
          <w:delText>from 37.1</w:delText>
        </w:r>
        <w:r w:rsidR="00C90A07" w:rsidDel="00033A37">
          <w:rPr>
            <w:rFonts w:ascii="Times New Roman" w:hAnsi="Times New Roman"/>
            <w:sz w:val="24"/>
            <w:szCs w:val="24"/>
          </w:rPr>
          <w:delText xml:space="preserve"> </w:delText>
        </w:r>
      </w:del>
      <w:r>
        <w:rPr>
          <w:rFonts w:ascii="Times New Roman" w:hAnsi="Times New Roman"/>
          <w:sz w:val="24"/>
          <w:szCs w:val="24"/>
        </w:rPr>
        <w:t xml:space="preserve">(95% CI </w:t>
      </w:r>
      <w:ins w:id="12" w:author="Parks, Robbie M" w:date="2017-01-05T11:03:00Z">
        <w:r w:rsidR="00480715">
          <w:rPr>
            <w:rFonts w:ascii="Times New Roman" w:hAnsi="Times New Roman"/>
            <w:sz w:val="24"/>
            <w:szCs w:val="24"/>
          </w:rPr>
          <w:t>-34.0</w:t>
        </w:r>
      </w:ins>
      <w:del w:id="13" w:author="Parks, Robbie M" w:date="2017-01-05T11:03:00Z">
        <w:r w:rsidR="00206E67" w:rsidDel="00033A37">
          <w:rPr>
            <w:rFonts w:ascii="Times New Roman" w:hAnsi="Times New Roman"/>
            <w:sz w:val="24"/>
            <w:szCs w:val="24"/>
          </w:rPr>
          <w:delText>31.6</w:delText>
        </w:r>
      </w:del>
      <w:r w:rsidR="00206E67">
        <w:rPr>
          <w:rFonts w:ascii="Times New Roman" w:hAnsi="Times New Roman"/>
          <w:sz w:val="24"/>
          <w:szCs w:val="24"/>
        </w:rPr>
        <w:t xml:space="preserve"> – </w:t>
      </w:r>
      <w:ins w:id="14" w:author="Parks, Robbie M" w:date="2017-01-05T11:03:00Z">
        <w:r w:rsidR="00791713">
          <w:rPr>
            <w:rFonts w:ascii="Times New Roman" w:hAnsi="Times New Roman"/>
            <w:sz w:val="24"/>
            <w:szCs w:val="24"/>
          </w:rPr>
          <w:t>-15.2</w:t>
        </w:r>
      </w:ins>
      <w:del w:id="15" w:author="Parks, Robbie M" w:date="2017-01-05T11:03:00Z">
        <w:r w:rsidR="00206E67" w:rsidDel="00480715">
          <w:rPr>
            <w:rFonts w:ascii="Times New Roman" w:hAnsi="Times New Roman"/>
            <w:sz w:val="24"/>
            <w:szCs w:val="24"/>
          </w:rPr>
          <w:delText>42.6</w:delText>
        </w:r>
      </w:del>
      <w:ins w:id="16" w:author="Parks, Robbie M" w:date="2017-01-05T11:03:00Z">
        <w:r w:rsidR="00033A37">
          <w:rPr>
            <w:rFonts w:ascii="Times New Roman" w:hAnsi="Times New Roman"/>
            <w:sz w:val="24"/>
            <w:szCs w:val="24"/>
          </w:rPr>
          <w:t xml:space="preserve">) </w:t>
        </w:r>
      </w:ins>
      <w:del w:id="17" w:author="Parks, Robbie M" w:date="2017-01-05T11:03:00Z">
        <w:r w:rsidDel="00033A37">
          <w:rPr>
            <w:rFonts w:ascii="Times New Roman" w:hAnsi="Times New Roman"/>
            <w:sz w:val="24"/>
            <w:szCs w:val="24"/>
          </w:rPr>
          <w:delText xml:space="preserve">) </w:delText>
        </w:r>
        <w:r w:rsidR="00126334" w:rsidDel="00033A37">
          <w:rPr>
            <w:rFonts w:ascii="Times New Roman" w:hAnsi="Times New Roman"/>
            <w:sz w:val="24"/>
            <w:szCs w:val="24"/>
          </w:rPr>
          <w:delText xml:space="preserve">to </w:delText>
        </w:r>
        <w:r w:rsidR="00775936" w:rsidDel="00033A37">
          <w:rPr>
            <w:rFonts w:ascii="Times New Roman" w:hAnsi="Times New Roman"/>
            <w:sz w:val="24"/>
            <w:szCs w:val="24"/>
          </w:rPr>
          <w:delText>12.5</w:delText>
        </w:r>
        <w:r w:rsidR="00C90A07" w:rsidDel="00033A37">
          <w:rPr>
            <w:rFonts w:ascii="Times New Roman" w:hAnsi="Times New Roman"/>
            <w:sz w:val="24"/>
            <w:szCs w:val="24"/>
          </w:rPr>
          <w:delText xml:space="preserve"> (95% CI </w:delText>
        </w:r>
        <w:r w:rsidR="00206E67" w:rsidDel="00033A37">
          <w:rPr>
            <w:rFonts w:ascii="Times New Roman" w:hAnsi="Times New Roman"/>
            <w:sz w:val="24"/>
            <w:szCs w:val="24"/>
          </w:rPr>
          <w:delText>6.6 – 18.4</w:delText>
        </w:r>
        <w:r w:rsidR="00C90A07" w:rsidDel="00033A37">
          <w:rPr>
            <w:rFonts w:ascii="Times New Roman" w:hAnsi="Times New Roman"/>
            <w:sz w:val="24"/>
            <w:szCs w:val="24"/>
          </w:rPr>
          <w:delText>)</w:delText>
        </w:r>
        <w:r w:rsidR="00A37A93" w:rsidDel="00033A37">
          <w:rPr>
            <w:rFonts w:ascii="Times New Roman" w:hAnsi="Times New Roman"/>
            <w:sz w:val="24"/>
            <w:szCs w:val="24"/>
          </w:rPr>
          <w:delText>)</w:delText>
        </w:r>
        <w:r w:rsidR="00C90A07" w:rsidDel="00033A37">
          <w:rPr>
            <w:rFonts w:ascii="Times New Roman" w:hAnsi="Times New Roman"/>
            <w:sz w:val="24"/>
            <w:szCs w:val="24"/>
          </w:rPr>
          <w:delText xml:space="preserve"> </w:delText>
        </w:r>
      </w:del>
      <w:r w:rsidR="00CF2214">
        <w:rPr>
          <w:rFonts w:ascii="Times New Roman" w:hAnsi="Times New Roman"/>
          <w:sz w:val="24"/>
          <w:szCs w:val="24"/>
        </w:rPr>
        <w:t>in 15-24-year males.</w:t>
      </w:r>
      <w:ins w:id="18" w:author="Parks, Robbie M" w:date="2017-01-05T11:04:00Z">
        <w:r w:rsidR="00183441">
          <w:rPr>
            <w:rFonts w:ascii="Times New Roman" w:hAnsi="Times New Roman"/>
            <w:sz w:val="24"/>
            <w:szCs w:val="24"/>
          </w:rPr>
          <w:t xml:space="preserve"> The decline </w:t>
        </w:r>
        <w:r w:rsidR="00183441">
          <w:rPr>
            <w:rFonts w:ascii="Times New Roman" w:hAnsi="Times New Roman"/>
            <w:sz w:val="24"/>
            <w:szCs w:val="24"/>
          </w:rPr>
          <w:lastRenderedPageBreak/>
          <w:t xml:space="preserve">for </w:t>
        </w:r>
      </w:ins>
      <w:ins w:id="19" w:author="Parks, Robbie M" w:date="2017-01-05T11:07:00Z">
        <w:r w:rsidR="004720DB">
          <w:rPr>
            <w:rFonts w:ascii="Times New Roman" w:hAnsi="Times New Roman"/>
            <w:sz w:val="24"/>
            <w:szCs w:val="24"/>
          </w:rPr>
          <w:t>boys</w:t>
        </w:r>
      </w:ins>
      <w:ins w:id="20" w:author="Parks, Robbie M" w:date="2017-01-05T11:05:00Z">
        <w:r w:rsidR="000638A9">
          <w:rPr>
            <w:rFonts w:ascii="Times New Roman" w:hAnsi="Times New Roman"/>
            <w:sz w:val="24"/>
            <w:szCs w:val="24"/>
          </w:rPr>
          <w:t xml:space="preserve"> under five years old </w:t>
        </w:r>
      </w:ins>
      <w:ins w:id="21" w:author="Parks, Robbie M" w:date="2017-01-05T11:08:00Z">
        <w:r w:rsidR="00BE069F">
          <w:rPr>
            <w:rFonts w:ascii="Times New Roman" w:hAnsi="Times New Roman"/>
            <w:sz w:val="24"/>
            <w:szCs w:val="24"/>
          </w:rPr>
          <w:t>of -1</w:t>
        </w:r>
      </w:ins>
      <w:ins w:id="22" w:author="Parks, Robbie M" w:date="2017-01-05T11:09:00Z">
        <w:r w:rsidR="00BE069F">
          <w:rPr>
            <w:rFonts w:ascii="Times New Roman" w:hAnsi="Times New Roman"/>
            <w:sz w:val="24"/>
            <w:szCs w:val="24"/>
          </w:rPr>
          <w:t>3</w:t>
        </w:r>
      </w:ins>
      <w:ins w:id="23" w:author="Parks, Robbie M" w:date="2017-01-05T11:08:00Z">
        <w:r w:rsidR="00BE069F">
          <w:rPr>
            <w:rFonts w:ascii="Times New Roman" w:hAnsi="Times New Roman"/>
            <w:sz w:val="24"/>
            <w:szCs w:val="24"/>
          </w:rPr>
          <w:t xml:space="preserve">.2 </w:t>
        </w:r>
      </w:ins>
      <w:ins w:id="24" w:author="Parks, Robbie M" w:date="2017-01-05T11:09:00Z">
        <w:r w:rsidR="00BE069F">
          <w:rPr>
            <w:rFonts w:ascii="Times New Roman" w:hAnsi="Times New Roman"/>
            <w:sz w:val="24"/>
            <w:szCs w:val="24"/>
          </w:rPr>
          <w:t xml:space="preserve">percentage points </w:t>
        </w:r>
      </w:ins>
      <w:ins w:id="25" w:author="Parks, Robbie M" w:date="2017-01-05T11:08:00Z">
        <w:r w:rsidR="00BE069F">
          <w:rPr>
            <w:rFonts w:ascii="Times New Roman" w:hAnsi="Times New Roman"/>
            <w:sz w:val="24"/>
            <w:szCs w:val="24"/>
          </w:rPr>
          <w:t>(95% CI</w:t>
        </w:r>
      </w:ins>
      <w:ins w:id="26" w:author="Parks, Robbie M" w:date="2017-01-05T11:09:00Z">
        <w:r w:rsidR="00BE069F">
          <w:rPr>
            <w:rFonts w:ascii="Times New Roman" w:hAnsi="Times New Roman"/>
            <w:sz w:val="24"/>
            <w:szCs w:val="24"/>
          </w:rPr>
          <w:t xml:space="preserve"> -18.2 </w:t>
        </w:r>
        <w:r w:rsidR="00BE069F">
          <w:rPr>
            <w:rFonts w:ascii="Times New Roman" w:hAnsi="Times New Roman"/>
            <w:sz w:val="24"/>
            <w:szCs w:val="24"/>
          </w:rPr>
          <w:t>–</w:t>
        </w:r>
        <w:r w:rsidR="00BE069F">
          <w:rPr>
            <w:rFonts w:ascii="Times New Roman" w:hAnsi="Times New Roman"/>
            <w:sz w:val="24"/>
            <w:szCs w:val="24"/>
          </w:rPr>
          <w:t xml:space="preserve"> -8.1</w:t>
        </w:r>
      </w:ins>
      <w:ins w:id="27" w:author="Parks, Robbie M" w:date="2017-01-05T11:08:00Z">
        <w:r w:rsidR="00BE069F">
          <w:rPr>
            <w:rFonts w:ascii="Times New Roman" w:hAnsi="Times New Roman"/>
            <w:sz w:val="24"/>
            <w:szCs w:val="24"/>
          </w:rPr>
          <w:t>)</w:t>
        </w:r>
      </w:ins>
      <w:ins w:id="28" w:author="Parks, Robbie M" w:date="2017-01-05T11:09:00Z">
        <w:r w:rsidR="00BB6399">
          <w:rPr>
            <w:rFonts w:ascii="Times New Roman" w:hAnsi="Times New Roman"/>
            <w:sz w:val="24"/>
            <w:szCs w:val="24"/>
          </w:rPr>
          <w:t xml:space="preserve"> and </w:t>
        </w:r>
      </w:ins>
      <w:ins w:id="29" w:author="Parks, Robbie M" w:date="2017-01-05T11:11:00Z">
        <w:r w:rsidR="00BB6399">
          <w:rPr>
            <w:rFonts w:ascii="Times New Roman" w:hAnsi="Times New Roman"/>
            <w:sz w:val="24"/>
            <w:szCs w:val="24"/>
          </w:rPr>
          <w:t>for men aged 45-54 of -4.0 percentage points (</w:t>
        </w:r>
      </w:ins>
      <w:ins w:id="30" w:author="Parks, Robbie M" w:date="2017-01-05T11:12:00Z">
        <w:r w:rsidR="00BB6399">
          <w:rPr>
            <w:rFonts w:ascii="Times New Roman" w:hAnsi="Times New Roman"/>
            <w:sz w:val="24"/>
            <w:szCs w:val="24"/>
          </w:rPr>
          <w:t xml:space="preserve">95% CI -0.70 </w:t>
        </w:r>
        <w:r w:rsidR="00BB6399">
          <w:rPr>
            <w:rFonts w:ascii="Times New Roman" w:hAnsi="Times New Roman"/>
            <w:sz w:val="24"/>
            <w:szCs w:val="24"/>
          </w:rPr>
          <w:t>–</w:t>
        </w:r>
        <w:r w:rsidR="00BB6399">
          <w:rPr>
            <w:rFonts w:ascii="Times New Roman" w:hAnsi="Times New Roman"/>
            <w:sz w:val="24"/>
            <w:szCs w:val="24"/>
          </w:rPr>
          <w:t xml:space="preserve"> -7.4</w:t>
        </w:r>
        <w:bookmarkStart w:id="31" w:name="_GoBack"/>
        <w:bookmarkEnd w:id="31"/>
        <w:r w:rsidR="00BB6399">
          <w:rPr>
            <w:rFonts w:ascii="Times New Roman" w:hAnsi="Times New Roman"/>
            <w:sz w:val="24"/>
            <w:szCs w:val="24"/>
          </w:rPr>
          <w:t>)</w:t>
        </w:r>
      </w:ins>
      <w:ins w:id="32" w:author="Parks, Robbie M" w:date="2017-01-05T11:10:00Z">
        <w:r w:rsidR="009015E8">
          <w:rPr>
            <w:rFonts w:ascii="Times New Roman" w:hAnsi="Times New Roman"/>
            <w:sz w:val="24"/>
            <w:szCs w:val="24"/>
          </w:rPr>
          <w:t xml:space="preserve"> were also statistically significant</w:t>
        </w:r>
        <w:r w:rsidR="006501F5">
          <w:rPr>
            <w:rFonts w:ascii="Times New Roman" w:hAnsi="Times New Roman"/>
            <w:sz w:val="24"/>
            <w:szCs w:val="24"/>
          </w:rPr>
          <w:t>.</w:t>
        </w:r>
      </w:ins>
    </w:p>
    <w:p w14:paraId="3E34745E" w14:textId="77777777" w:rsidR="00DB35AA" w:rsidRDefault="00DB35AA" w:rsidP="000A2B50">
      <w:pPr>
        <w:spacing w:after="0" w:line="480" w:lineRule="auto"/>
        <w:rPr>
          <w:rFonts w:ascii="Times New Roman" w:hAnsi="Times New Roman"/>
          <w:sz w:val="24"/>
          <w:szCs w:val="24"/>
        </w:rPr>
      </w:pPr>
    </w:p>
    <w:p w14:paraId="16F0BD7B" w14:textId="6D7CFAA9" w:rsidR="0007260F" w:rsidRPr="004278AA" w:rsidRDefault="009C289C" w:rsidP="000A2B50">
      <w:pPr>
        <w:spacing w:after="0" w:line="480" w:lineRule="auto"/>
        <w:rPr>
          <w:rFonts w:ascii="Times New Roman" w:hAnsi="Times New Roman"/>
          <w:sz w:val="24"/>
          <w:szCs w:val="24"/>
        </w:rPr>
      </w:pPr>
      <w:r>
        <w:rPr>
          <w:rFonts w:ascii="Times New Roman" w:hAnsi="Times New Roman"/>
          <w:sz w:val="24"/>
          <w:szCs w:val="24"/>
        </w:rPr>
        <w:t>The</w:t>
      </w:r>
      <w:r w:rsidR="0007260F">
        <w:rPr>
          <w:rFonts w:ascii="Times New Roman" w:hAnsi="Times New Roman"/>
          <w:sz w:val="24"/>
          <w:szCs w:val="24"/>
        </w:rPr>
        <w:t xml:space="preserve"> sub-national centre of</w:t>
      </w:r>
      <w:r w:rsidR="00113C44">
        <w:rPr>
          <w:rFonts w:ascii="Times New Roman" w:hAnsi="Times New Roman"/>
          <w:sz w:val="24"/>
          <w:szCs w:val="24"/>
        </w:rPr>
        <w:t xml:space="preserve"> gravity analysis </w:t>
      </w:r>
      <w:r w:rsidR="00BC54F3">
        <w:rPr>
          <w:rFonts w:ascii="Times New Roman" w:hAnsi="Times New Roman"/>
          <w:sz w:val="24"/>
          <w:szCs w:val="24"/>
        </w:rPr>
        <w:t>(Figure 4)</w:t>
      </w:r>
      <w:r>
        <w:rPr>
          <w:rFonts w:ascii="Times New Roman" w:hAnsi="Times New Roman"/>
          <w:sz w:val="24"/>
          <w:szCs w:val="24"/>
        </w:rPr>
        <w:t xml:space="preserve"> shows that</w:t>
      </w:r>
      <w:r w:rsidR="0007260F">
        <w:rPr>
          <w:rFonts w:ascii="Times New Roman" w:hAnsi="Times New Roman"/>
          <w:sz w:val="24"/>
          <w:szCs w:val="24"/>
        </w:rPr>
        <w:t xml:space="preserve"> </w:t>
      </w:r>
      <w:r>
        <w:rPr>
          <w:rFonts w:ascii="Times New Roman" w:hAnsi="Times New Roman"/>
          <w:sz w:val="24"/>
          <w:szCs w:val="24"/>
        </w:rPr>
        <w:t>mortality peaks and minima in different climate regions</w:t>
      </w:r>
      <w:r w:rsidR="0007260F" w:rsidRPr="004278AA">
        <w:rPr>
          <w:rFonts w:ascii="Times New Roman" w:hAnsi="Times New Roman"/>
          <w:sz w:val="24"/>
          <w:szCs w:val="24"/>
        </w:rPr>
        <w:t xml:space="preserve"> are consistent with the national </w:t>
      </w:r>
      <w:r>
        <w:rPr>
          <w:rFonts w:ascii="Times New Roman" w:hAnsi="Times New Roman"/>
          <w:sz w:val="24"/>
          <w:szCs w:val="24"/>
        </w:rPr>
        <w:t>ones</w:t>
      </w:r>
      <w:r w:rsidR="0007260F" w:rsidRPr="004278AA">
        <w:rPr>
          <w:rFonts w:ascii="Times New Roman" w:hAnsi="Times New Roman"/>
          <w:sz w:val="24"/>
          <w:szCs w:val="24"/>
        </w:rPr>
        <w:t xml:space="preserve">, indicating the </w:t>
      </w:r>
      <w:r>
        <w:rPr>
          <w:rFonts w:ascii="Times New Roman" w:hAnsi="Times New Roman"/>
          <w:sz w:val="24"/>
          <w:szCs w:val="24"/>
        </w:rPr>
        <w:t>seasonality</w:t>
      </w:r>
      <w:r w:rsidR="0007260F" w:rsidRPr="004278AA">
        <w:rPr>
          <w:rFonts w:ascii="Times New Roman" w:hAnsi="Times New Roman"/>
          <w:sz w:val="24"/>
          <w:szCs w:val="24"/>
        </w:rPr>
        <w:t xml:space="preserve"> is largely independent of geography. </w:t>
      </w:r>
      <w:r w:rsidR="009A4004">
        <w:rPr>
          <w:rFonts w:ascii="Times New Roman" w:hAnsi="Times New Roman"/>
          <w:sz w:val="24"/>
          <w:szCs w:val="24"/>
        </w:rPr>
        <w:t>The relative homoge</w:t>
      </w:r>
      <w:r w:rsidR="00270B4B">
        <w:rPr>
          <w:rFonts w:ascii="Times New Roman" w:hAnsi="Times New Roman"/>
          <w:sz w:val="24"/>
          <w:szCs w:val="24"/>
        </w:rPr>
        <w:t>neity of the timing of maximum and mortality</w:t>
      </w:r>
      <w:r w:rsidR="00E844E9">
        <w:rPr>
          <w:rFonts w:ascii="Times New Roman" w:hAnsi="Times New Roman"/>
          <w:sz w:val="24"/>
          <w:szCs w:val="24"/>
        </w:rPr>
        <w:t xml:space="preserve"> is evident, despite the large variation in temperatures that exist between climate regions</w:t>
      </w:r>
      <w:r w:rsidR="00C424DF">
        <w:rPr>
          <w:rFonts w:ascii="Times New Roman" w:hAnsi="Times New Roman"/>
          <w:sz w:val="24"/>
          <w:szCs w:val="24"/>
        </w:rPr>
        <w:t xml:space="preserve"> during the same months. </w:t>
      </w:r>
      <w:r w:rsidR="00472EC1">
        <w:rPr>
          <w:rFonts w:ascii="Times New Roman" w:hAnsi="Times New Roman"/>
          <w:sz w:val="24"/>
          <w:szCs w:val="24"/>
        </w:rPr>
        <w:t>F</w:t>
      </w:r>
      <w:r w:rsidR="00113C44">
        <w:rPr>
          <w:rFonts w:ascii="Times New Roman" w:hAnsi="Times New Roman"/>
          <w:sz w:val="24"/>
          <w:szCs w:val="24"/>
        </w:rPr>
        <w:t xml:space="preserve">or </w:t>
      </w:r>
      <w:r w:rsidR="00E34290">
        <w:rPr>
          <w:rFonts w:ascii="Times New Roman" w:hAnsi="Times New Roman"/>
          <w:sz w:val="24"/>
          <w:szCs w:val="24"/>
        </w:rPr>
        <w:t xml:space="preserve">example, </w:t>
      </w:r>
      <w:r w:rsidR="00472EC1">
        <w:rPr>
          <w:rFonts w:ascii="Times New Roman" w:hAnsi="Times New Roman"/>
          <w:sz w:val="24"/>
          <w:szCs w:val="24"/>
        </w:rPr>
        <w:t>in men and women aged</w:t>
      </w:r>
      <w:r w:rsidR="00E34290">
        <w:rPr>
          <w:rFonts w:ascii="Times New Roman" w:hAnsi="Times New Roman"/>
          <w:sz w:val="24"/>
          <w:szCs w:val="24"/>
        </w:rPr>
        <w:t xml:space="preserve"> 65-74 </w:t>
      </w:r>
      <w:r w:rsidR="00472EC1">
        <w:rPr>
          <w:rFonts w:ascii="Times New Roman" w:hAnsi="Times New Roman"/>
          <w:sz w:val="24"/>
          <w:szCs w:val="24"/>
        </w:rPr>
        <w:t>years</w:t>
      </w:r>
      <w:r w:rsidR="00E34290">
        <w:rPr>
          <w:rFonts w:ascii="Times New Roman" w:hAnsi="Times New Roman"/>
          <w:sz w:val="24"/>
          <w:szCs w:val="24"/>
        </w:rPr>
        <w:t xml:space="preserve">, </w:t>
      </w:r>
      <w:r w:rsidR="00472EC1">
        <w:rPr>
          <w:rFonts w:ascii="Times New Roman" w:hAnsi="Times New Roman"/>
          <w:sz w:val="24"/>
          <w:szCs w:val="24"/>
        </w:rPr>
        <w:t xml:space="preserve">mortality peaked in February in the </w:t>
      </w:r>
      <w:r w:rsidR="00E34290">
        <w:rPr>
          <w:rFonts w:ascii="Times New Roman" w:hAnsi="Times New Roman"/>
          <w:sz w:val="24"/>
          <w:szCs w:val="24"/>
        </w:rPr>
        <w:t>Northwest and South</w:t>
      </w:r>
      <w:r w:rsidR="00393B92">
        <w:rPr>
          <w:rFonts w:ascii="Times New Roman" w:hAnsi="Times New Roman"/>
          <w:sz w:val="24"/>
          <w:szCs w:val="24"/>
        </w:rPr>
        <w:t>,</w:t>
      </w:r>
      <w:r w:rsidR="00490CB6">
        <w:rPr>
          <w:rFonts w:ascii="Times New Roman" w:hAnsi="Times New Roman"/>
          <w:sz w:val="24"/>
          <w:szCs w:val="24"/>
        </w:rPr>
        <w:t xml:space="preserve"> </w:t>
      </w:r>
      <w:r w:rsidR="00472EC1">
        <w:rPr>
          <w:rFonts w:ascii="Times New Roman" w:hAnsi="Times New Roman"/>
          <w:sz w:val="24"/>
          <w:szCs w:val="24"/>
        </w:rPr>
        <w:t xml:space="preserve">even though </w:t>
      </w:r>
      <w:r w:rsidR="00490CB6">
        <w:rPr>
          <w:rFonts w:ascii="Times New Roman" w:hAnsi="Times New Roman"/>
          <w:sz w:val="24"/>
          <w:szCs w:val="24"/>
        </w:rPr>
        <w:t>the average temperatures for those regions were different by nearly 8 degrees Celsius (8.1 in the South compared with 0.2 in the Northwest).</w:t>
      </w:r>
    </w:p>
    <w:p w14:paraId="463F44DB" w14:textId="77777777" w:rsidR="00D01AE8" w:rsidRPr="004278AA" w:rsidRDefault="00D01AE8" w:rsidP="00B938DB">
      <w:pPr>
        <w:spacing w:after="0" w:line="480" w:lineRule="auto"/>
        <w:rPr>
          <w:rFonts w:ascii="Times New Roman" w:hAnsi="Times New Roman"/>
          <w:sz w:val="24"/>
          <w:szCs w:val="24"/>
        </w:rPr>
      </w:pPr>
    </w:p>
    <w:p w14:paraId="7A82CA12" w14:textId="48432426" w:rsidR="0007260F" w:rsidRDefault="0007260F" w:rsidP="00472EC1">
      <w:pPr>
        <w:spacing w:after="0" w:line="480" w:lineRule="auto"/>
        <w:rPr>
          <w:rFonts w:ascii="Times New Roman" w:hAnsi="Times New Roman"/>
          <w:sz w:val="24"/>
          <w:szCs w:val="24"/>
        </w:rPr>
      </w:pPr>
      <w:r w:rsidRPr="00F95411">
        <w:rPr>
          <w:rFonts w:ascii="Times New Roman" w:hAnsi="Times New Roman"/>
          <w:sz w:val="24"/>
          <w:szCs w:val="24"/>
        </w:rPr>
        <w:t xml:space="preserve">The </w:t>
      </w:r>
      <w:r w:rsidR="00032C07">
        <w:rPr>
          <w:rFonts w:ascii="Times New Roman" w:hAnsi="Times New Roman"/>
          <w:sz w:val="24"/>
          <w:szCs w:val="24"/>
        </w:rPr>
        <w:t>key</w:t>
      </w:r>
      <w:r w:rsidR="00032C07" w:rsidRPr="00F95411">
        <w:rPr>
          <w:rFonts w:ascii="Times New Roman" w:hAnsi="Times New Roman"/>
          <w:sz w:val="24"/>
          <w:szCs w:val="24"/>
        </w:rPr>
        <w:t xml:space="preserve"> </w:t>
      </w:r>
      <w:r w:rsidRPr="00F95411">
        <w:rPr>
          <w:rFonts w:ascii="Times New Roman" w:hAnsi="Times New Roman"/>
          <w:sz w:val="24"/>
          <w:szCs w:val="24"/>
        </w:rPr>
        <w:t>contribution of our study is</w:t>
      </w:r>
      <w:r>
        <w:rPr>
          <w:rFonts w:ascii="Times New Roman" w:hAnsi="Times New Roman"/>
          <w:sz w:val="24"/>
          <w:szCs w:val="24"/>
        </w:rPr>
        <w:t xml:space="preserve"> a comprehensive analysis of seasonality over three decades in relation to age, sex, geography. The comprehensive analysis allowed us to identify </w:t>
      </w:r>
      <w:r w:rsidRPr="00F95411">
        <w:rPr>
          <w:rFonts w:ascii="Times New Roman" w:hAnsi="Times New Roman"/>
          <w:sz w:val="24"/>
          <w:szCs w:val="24"/>
        </w:rPr>
        <w:t xml:space="preserve">distinct </w:t>
      </w:r>
      <w:r>
        <w:rPr>
          <w:rFonts w:ascii="Times New Roman" w:hAnsi="Times New Roman"/>
          <w:sz w:val="24"/>
          <w:szCs w:val="24"/>
        </w:rPr>
        <w:t xml:space="preserve">seasonal </w:t>
      </w:r>
      <w:r w:rsidRPr="00F95411">
        <w:rPr>
          <w:rFonts w:ascii="Times New Roman" w:hAnsi="Times New Roman"/>
          <w:sz w:val="24"/>
          <w:szCs w:val="24"/>
        </w:rPr>
        <w:t>behaviour</w:t>
      </w:r>
      <w:r>
        <w:rPr>
          <w:rFonts w:ascii="Times New Roman" w:hAnsi="Times New Roman"/>
          <w:sz w:val="24"/>
          <w:szCs w:val="24"/>
        </w:rPr>
        <w:t>s</w:t>
      </w:r>
      <w:r w:rsidRPr="00F95411">
        <w:rPr>
          <w:rFonts w:ascii="Times New Roman" w:hAnsi="Times New Roman"/>
          <w:sz w:val="24"/>
          <w:szCs w:val="24"/>
        </w:rPr>
        <w:t xml:space="preserve"> of</w:t>
      </w:r>
      <w:r>
        <w:rPr>
          <w:rFonts w:ascii="Times New Roman" w:hAnsi="Times New Roman"/>
          <w:sz w:val="24"/>
          <w:szCs w:val="24"/>
        </w:rPr>
        <w:t xml:space="preserve"> in relation to</w:t>
      </w:r>
      <w:r w:rsidRPr="00F95411">
        <w:rPr>
          <w:rFonts w:ascii="Times New Roman" w:hAnsi="Times New Roman"/>
          <w:sz w:val="24"/>
          <w:szCs w:val="24"/>
        </w:rPr>
        <w:t xml:space="preserve"> age</w:t>
      </w:r>
      <w:r>
        <w:rPr>
          <w:rFonts w:ascii="Times New Roman" w:hAnsi="Times New Roman"/>
          <w:sz w:val="24"/>
          <w:szCs w:val="24"/>
        </w:rPr>
        <w:t xml:space="preserve"> and</w:t>
      </w:r>
      <w:r w:rsidR="00F719C2">
        <w:rPr>
          <w:rFonts w:ascii="Times New Roman" w:hAnsi="Times New Roman"/>
          <w:sz w:val="24"/>
          <w:szCs w:val="24"/>
        </w:rPr>
        <w:t xml:space="preserve"> </w:t>
      </w:r>
      <w:r w:rsidRPr="00F95411">
        <w:rPr>
          <w:rFonts w:ascii="Times New Roman" w:hAnsi="Times New Roman"/>
          <w:sz w:val="24"/>
          <w:szCs w:val="24"/>
        </w:rPr>
        <w:t>sex</w:t>
      </w:r>
      <w:r>
        <w:rPr>
          <w:rFonts w:ascii="Times New Roman" w:hAnsi="Times New Roman"/>
          <w:sz w:val="24"/>
          <w:szCs w:val="24"/>
        </w:rPr>
        <w:t>, including the excess summer mortality in young men which typically goes unnoticed, and to establish that the behaviour</w:t>
      </w:r>
      <w:r w:rsidRPr="00F95411">
        <w:rPr>
          <w:rFonts w:ascii="Times New Roman" w:hAnsi="Times New Roman"/>
          <w:sz w:val="24"/>
          <w:szCs w:val="24"/>
        </w:rPr>
        <w:t xml:space="preserve"> is broadly consistent sub-nationally. </w:t>
      </w:r>
      <w:r>
        <w:rPr>
          <w:rFonts w:ascii="Times New Roman" w:hAnsi="Times New Roman"/>
          <w:sz w:val="24"/>
          <w:szCs w:val="24"/>
        </w:rPr>
        <w:t>In a novel approach to m</w:t>
      </w:r>
      <w:r w:rsidR="00D01CEF">
        <w:rPr>
          <w:rFonts w:ascii="Times New Roman" w:hAnsi="Times New Roman"/>
          <w:sz w:val="24"/>
          <w:szCs w:val="24"/>
        </w:rPr>
        <w:t>ortality seasonality, we used</w:t>
      </w:r>
      <w:r>
        <w:rPr>
          <w:rFonts w:ascii="Times New Roman" w:hAnsi="Times New Roman"/>
          <w:sz w:val="24"/>
          <w:szCs w:val="24"/>
        </w:rPr>
        <w:t xml:space="preserve"> </w:t>
      </w:r>
      <w:r w:rsidRPr="00F95411">
        <w:rPr>
          <w:rFonts w:ascii="Times New Roman" w:hAnsi="Times New Roman"/>
          <w:sz w:val="24"/>
          <w:szCs w:val="24"/>
        </w:rPr>
        <w:t>wavelet and centre of gravity analys</w:t>
      </w:r>
      <w:r>
        <w:rPr>
          <w:rFonts w:ascii="Times New Roman" w:hAnsi="Times New Roman"/>
          <w:sz w:val="24"/>
          <w:szCs w:val="24"/>
        </w:rPr>
        <w:t>e</w:t>
      </w:r>
      <w:r w:rsidRPr="00F95411">
        <w:rPr>
          <w:rFonts w:ascii="Times New Roman" w:hAnsi="Times New Roman"/>
          <w:sz w:val="24"/>
          <w:szCs w:val="24"/>
        </w:rPr>
        <w:t>s</w:t>
      </w:r>
      <w:r w:rsidR="0028660C">
        <w:rPr>
          <w:rFonts w:ascii="Times New Roman" w:hAnsi="Times New Roman"/>
          <w:sz w:val="24"/>
          <w:szCs w:val="24"/>
        </w:rPr>
        <w:t xml:space="preserve">, which are techniques </w:t>
      </w:r>
      <w:r>
        <w:rPr>
          <w:rFonts w:ascii="Times New Roman" w:hAnsi="Times New Roman"/>
          <w:sz w:val="24"/>
          <w:szCs w:val="24"/>
        </w:rPr>
        <w:t>designed to identify the presence and characteristics of periodicity in time series data, including how it changes over time</w:t>
      </w:r>
      <w:r w:rsidRPr="00F95411">
        <w:rPr>
          <w:rFonts w:ascii="Times New Roman" w:hAnsi="Times New Roman"/>
          <w:sz w:val="24"/>
          <w:szCs w:val="24"/>
        </w:rPr>
        <w:t xml:space="preserve">. </w:t>
      </w:r>
      <w:del w:id="33" w:author="Parks, Robbie M" w:date="2017-01-03T13:24:00Z">
        <w:r w:rsidRPr="00F95411" w:rsidDel="00AD2EAA">
          <w:rPr>
            <w:rFonts w:ascii="Times New Roman" w:hAnsi="Times New Roman"/>
            <w:sz w:val="24"/>
            <w:szCs w:val="24"/>
          </w:rPr>
          <w:delText>This kind of insight</w:delText>
        </w:r>
      </w:del>
      <w:ins w:id="34" w:author="Parks, Robbie M" w:date="2017-01-03T13:24:00Z">
        <w:r w:rsidR="00AD2EAA">
          <w:rPr>
            <w:rFonts w:ascii="Times New Roman" w:hAnsi="Times New Roman"/>
            <w:sz w:val="24"/>
            <w:szCs w:val="24"/>
          </w:rPr>
          <w:t>Insights of this kind</w:t>
        </w:r>
      </w:ins>
      <w:ins w:id="35" w:author="Parks, Robbie M" w:date="2017-01-03T13:18:00Z">
        <w:r w:rsidR="00D604B5">
          <w:rPr>
            <w:rFonts w:ascii="Times New Roman" w:hAnsi="Times New Roman"/>
            <w:sz w:val="24"/>
            <w:szCs w:val="24"/>
          </w:rPr>
          <w:t>, for example</w:t>
        </w:r>
        <w:r w:rsidR="00941297">
          <w:rPr>
            <w:rFonts w:ascii="Times New Roman" w:hAnsi="Times New Roman"/>
            <w:sz w:val="24"/>
            <w:szCs w:val="24"/>
          </w:rPr>
          <w:t xml:space="preserve"> 12-month seasonality disappearing in women aged 15-24 years over time</w:t>
        </w:r>
      </w:ins>
      <w:ins w:id="36" w:author="Parks, Robbie M" w:date="2017-01-03T13:19:00Z">
        <w:r w:rsidR="00941297">
          <w:rPr>
            <w:rFonts w:ascii="Times New Roman" w:hAnsi="Times New Roman"/>
            <w:sz w:val="24"/>
            <w:szCs w:val="24"/>
          </w:rPr>
          <w:t xml:space="preserve"> (Figure 1B)</w:t>
        </w:r>
      </w:ins>
      <w:ins w:id="37" w:author="Parks, Robbie M" w:date="2017-01-03T13:18:00Z">
        <w:r w:rsidR="00941297">
          <w:rPr>
            <w:rFonts w:ascii="Times New Roman" w:hAnsi="Times New Roman"/>
            <w:sz w:val="24"/>
            <w:szCs w:val="24"/>
          </w:rPr>
          <w:t>,</w:t>
        </w:r>
      </w:ins>
      <w:r w:rsidRPr="00F95411">
        <w:rPr>
          <w:rFonts w:ascii="Times New Roman" w:hAnsi="Times New Roman"/>
          <w:sz w:val="24"/>
          <w:szCs w:val="24"/>
        </w:rPr>
        <w:t xml:space="preserve"> would not have been possible analysing data averaged ov</w:t>
      </w:r>
      <w:r w:rsidR="0028660C">
        <w:rPr>
          <w:rFonts w:ascii="Times New Roman" w:hAnsi="Times New Roman"/>
          <w:sz w:val="24"/>
          <w:szCs w:val="24"/>
        </w:rPr>
        <w:t xml:space="preserve">er time or fixed to </w:t>
      </w:r>
      <w:r w:rsidR="003F41EC">
        <w:rPr>
          <w:rFonts w:ascii="Times New Roman" w:hAnsi="Times New Roman"/>
          <w:sz w:val="24"/>
          <w:szCs w:val="24"/>
        </w:rPr>
        <w:t xml:space="preserve">set </w:t>
      </w:r>
      <w:r w:rsidRPr="00F95411">
        <w:rPr>
          <w:rFonts w:ascii="Times New Roman" w:hAnsi="Times New Roman"/>
          <w:sz w:val="24"/>
          <w:szCs w:val="24"/>
        </w:rPr>
        <w:t xml:space="preserve">frequencies. </w:t>
      </w:r>
    </w:p>
    <w:p w14:paraId="068F1558" w14:textId="77777777" w:rsidR="0007260F" w:rsidRPr="00F95411" w:rsidRDefault="0007260F" w:rsidP="006A5826">
      <w:pPr>
        <w:spacing w:after="0" w:line="480" w:lineRule="auto"/>
        <w:outlineLvl w:val="0"/>
        <w:rPr>
          <w:rFonts w:ascii="Times New Roman" w:hAnsi="Times New Roman"/>
          <w:sz w:val="24"/>
          <w:szCs w:val="24"/>
        </w:rPr>
      </w:pPr>
    </w:p>
    <w:p w14:paraId="3A328DBC" w14:textId="1F3E93C9" w:rsidR="0007260F" w:rsidRDefault="0007260F" w:rsidP="006A5826">
      <w:pPr>
        <w:spacing w:after="0" w:line="480" w:lineRule="auto"/>
        <w:outlineLvl w:val="0"/>
        <w:rPr>
          <w:rFonts w:ascii="Times New Roman" w:hAnsi="Times New Roman"/>
          <w:sz w:val="24"/>
          <w:szCs w:val="24"/>
        </w:rPr>
      </w:pPr>
      <w:r w:rsidRPr="00E13578">
        <w:rPr>
          <w:rFonts w:ascii="Times New Roman" w:hAnsi="Times New Roman"/>
          <w:sz w:val="24"/>
          <w:szCs w:val="24"/>
        </w:rPr>
        <w:t xml:space="preserve">The </w:t>
      </w:r>
      <w:r w:rsidR="00D14671">
        <w:rPr>
          <w:rFonts w:ascii="Times New Roman" w:hAnsi="Times New Roman"/>
          <w:sz w:val="24"/>
          <w:szCs w:val="24"/>
        </w:rPr>
        <w:t>main</w:t>
      </w:r>
      <w:r w:rsidR="00D14671" w:rsidRPr="00E13578">
        <w:rPr>
          <w:rFonts w:ascii="Times New Roman" w:hAnsi="Times New Roman"/>
          <w:sz w:val="24"/>
          <w:szCs w:val="24"/>
        </w:rPr>
        <w:t xml:space="preserve"> </w:t>
      </w:r>
      <w:r w:rsidRPr="00E13578">
        <w:rPr>
          <w:rFonts w:ascii="Times New Roman" w:hAnsi="Times New Roman"/>
          <w:sz w:val="24"/>
          <w:szCs w:val="24"/>
        </w:rPr>
        <w:t xml:space="preserve">limitation </w:t>
      </w:r>
      <w:r w:rsidR="00D14671">
        <w:rPr>
          <w:rFonts w:ascii="Times New Roman" w:hAnsi="Times New Roman"/>
          <w:sz w:val="24"/>
          <w:szCs w:val="24"/>
        </w:rPr>
        <w:t>of</w:t>
      </w:r>
      <w:r w:rsidR="00D14671" w:rsidRPr="00E13578">
        <w:rPr>
          <w:rFonts w:ascii="Times New Roman" w:hAnsi="Times New Roman"/>
          <w:sz w:val="24"/>
          <w:szCs w:val="24"/>
        </w:rPr>
        <w:t xml:space="preserve"> </w:t>
      </w:r>
      <w:r w:rsidRPr="00E13578">
        <w:rPr>
          <w:rFonts w:ascii="Times New Roman" w:hAnsi="Times New Roman"/>
          <w:sz w:val="24"/>
          <w:szCs w:val="24"/>
        </w:rPr>
        <w:t>our study</w:t>
      </w:r>
      <w:r>
        <w:rPr>
          <w:rFonts w:ascii="Times New Roman" w:hAnsi="Times New Roman"/>
          <w:sz w:val="24"/>
          <w:szCs w:val="24"/>
        </w:rPr>
        <w:t xml:space="preserve"> is that we have analysed </w:t>
      </w:r>
      <w:r w:rsidRPr="00E13578">
        <w:rPr>
          <w:rFonts w:ascii="Times New Roman" w:hAnsi="Times New Roman"/>
          <w:sz w:val="24"/>
          <w:szCs w:val="24"/>
        </w:rPr>
        <w:t xml:space="preserve">all-cause mortality. </w:t>
      </w:r>
      <w:r>
        <w:rPr>
          <w:rFonts w:ascii="Times New Roman" w:hAnsi="Times New Roman"/>
          <w:sz w:val="24"/>
          <w:szCs w:val="24"/>
        </w:rPr>
        <w:t xml:space="preserve">Different diseases and injuries may be differentially affected by environmental and behavioural factors </w:t>
      </w:r>
      <w:r>
        <w:rPr>
          <w:rFonts w:ascii="Times New Roman" w:hAnsi="Times New Roman"/>
          <w:sz w:val="24"/>
          <w:szCs w:val="24"/>
        </w:rPr>
        <w:lastRenderedPageBreak/>
        <w:t>associated with season and hence differ in their seasonal behaviour. For example, suicides have been found to peak in early spring,</w:t>
      </w:r>
      <w:r>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&lt;EndNote&gt;&lt;Cite&gt;&lt;Author&gt;Feinstein&lt;/Author&gt;&lt;Year&gt;2002&lt;/Year&gt;&lt;RecNum&gt;361&lt;/RecNum&gt;&lt;DisplayText&gt;&lt;style face="superscript"&gt;7,19&lt;/style&gt;&lt;/DisplayText&gt;&lt;record&gt;&lt;rec-number&gt;361&lt;/rec-number&gt;&lt;foreign-keys&gt;&lt;key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7,19</w:t>
      </w:r>
      <w:r>
        <w:rPr>
          <w:rFonts w:ascii="Times New Roman" w:hAnsi="Times New Roman"/>
          <w:sz w:val="24"/>
          <w:szCs w:val="24"/>
        </w:rPr>
        <w:fldChar w:fldCharType="end"/>
      </w:r>
      <w:r>
        <w:rPr>
          <w:rFonts w:ascii="Times New Roman" w:hAnsi="Times New Roman"/>
          <w:sz w:val="24"/>
          <w:szCs w:val="24"/>
        </w:rPr>
        <w:t xml:space="preserve"> and mortality from cardiovascular diseases may peak earlier in the winter than that from respiratory conditions.</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&lt;EndNote&gt;&lt;Cite&gt;&lt;Author&gt;Mackenbach&lt;/Author&gt;&lt;Year&gt;1992&lt;/Year&gt;&lt;RecNum&gt;457&lt;/RecNum&gt;&lt;DisplayText&gt;&lt;style face="superscript"&gt;17&lt;/style&gt;&lt;/DisplayText&gt;&lt;record&gt;&lt;rec-number&gt;457&lt;/rec-number&gt;&lt;foreign-keys&gt;&lt;key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17</w:t>
      </w:r>
      <w:r>
        <w:rPr>
          <w:rFonts w:ascii="Times New Roman" w:hAnsi="Times New Roman"/>
          <w:sz w:val="24"/>
          <w:szCs w:val="24"/>
        </w:rPr>
        <w:fldChar w:fldCharType="end"/>
      </w:r>
      <w:r>
        <w:rPr>
          <w:rFonts w:ascii="Times New Roman" w:hAnsi="Times New Roman"/>
          <w:sz w:val="24"/>
          <w:szCs w:val="24"/>
        </w:rPr>
        <w:t xml:space="preserve"> In </w:t>
      </w:r>
      <w:r w:rsidR="00DC5874">
        <w:rPr>
          <w:rFonts w:ascii="Times New Roman" w:hAnsi="Times New Roman"/>
          <w:sz w:val="24"/>
          <w:szCs w:val="24"/>
        </w:rPr>
        <w:t xml:space="preserve">contrast </w:t>
      </w:r>
      <w:r>
        <w:rPr>
          <w:rFonts w:ascii="Times New Roman" w:hAnsi="Times New Roman"/>
          <w:sz w:val="24"/>
          <w:szCs w:val="24"/>
        </w:rPr>
        <w:t>deaths from cancer show little or no seasonality.</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&lt;EndNote&gt;&lt;Cite&gt;&lt;Author&gt;Rosenwaike&lt;/Author&gt;&lt;Year&gt;1966&lt;/Year&gt;&lt;RecNum&gt;355&lt;/RecNum&gt;&lt;DisplayText&gt;&lt;style face="superscript"&gt;16&lt;/style&gt;&lt;/DisplayText&gt;&lt;record&gt;&lt;rec-number&gt;355&lt;/rec-number&gt;&lt;foreign-keys&gt;&lt;key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16</w:t>
      </w:r>
      <w:r>
        <w:rPr>
          <w:rFonts w:ascii="Times New Roman" w:hAnsi="Times New Roman"/>
          <w:sz w:val="24"/>
          <w:szCs w:val="24"/>
        </w:rPr>
        <w:fldChar w:fldCharType="end"/>
      </w:r>
      <w:r>
        <w:rPr>
          <w:rFonts w:ascii="Times New Roman" w:hAnsi="Times New Roman"/>
          <w:sz w:val="24"/>
          <w:szCs w:val="24"/>
        </w:rPr>
        <w:t xml:space="preserve"> </w:t>
      </w:r>
      <w:r w:rsidR="00DC5874">
        <w:rPr>
          <w:rFonts w:ascii="Times New Roman" w:hAnsi="Times New Roman"/>
          <w:sz w:val="24"/>
          <w:szCs w:val="24"/>
        </w:rPr>
        <w:t>A</w:t>
      </w:r>
      <w:r>
        <w:rPr>
          <w:rFonts w:ascii="Times New Roman" w:hAnsi="Times New Roman"/>
          <w:sz w:val="24"/>
          <w:szCs w:val="24"/>
        </w:rPr>
        <w:t>ll-cause mortality measures total mortality burden, and is not affected by errors and variations over time and space in assignment of cause of death</w:t>
      </w:r>
      <w:r w:rsidR="00DC5874">
        <w:rPr>
          <w:rFonts w:ascii="Times New Roman" w:hAnsi="Times New Roman"/>
          <w:sz w:val="24"/>
          <w:szCs w:val="24"/>
        </w:rPr>
        <w:t xml:space="preserve">. Nonetheless </w:t>
      </w:r>
      <w:r>
        <w:rPr>
          <w:rFonts w:ascii="Times New Roman" w:hAnsi="Times New Roman"/>
          <w:sz w:val="24"/>
          <w:szCs w:val="24"/>
        </w:rPr>
        <w:t>future work should</w:t>
      </w:r>
      <w:r w:rsidRPr="00E13578">
        <w:rPr>
          <w:rFonts w:ascii="Times New Roman" w:hAnsi="Times New Roman"/>
          <w:sz w:val="24"/>
          <w:szCs w:val="24"/>
        </w:rPr>
        <w:t xml:space="preserve"> </w:t>
      </w:r>
      <w:r>
        <w:rPr>
          <w:rFonts w:ascii="Times New Roman" w:hAnsi="Times New Roman"/>
          <w:sz w:val="24"/>
          <w:szCs w:val="24"/>
        </w:rPr>
        <w:t>apply our methods</w:t>
      </w:r>
      <w:r w:rsidRPr="00E13578">
        <w:rPr>
          <w:rFonts w:ascii="Times New Roman" w:hAnsi="Times New Roman"/>
          <w:sz w:val="24"/>
          <w:szCs w:val="24"/>
        </w:rPr>
        <w:t xml:space="preserve"> </w:t>
      </w:r>
      <w:r>
        <w:rPr>
          <w:rFonts w:ascii="Times New Roman" w:hAnsi="Times New Roman"/>
          <w:sz w:val="24"/>
          <w:szCs w:val="24"/>
        </w:rPr>
        <w:t>to</w:t>
      </w:r>
      <w:r w:rsidRPr="00E13578">
        <w:rPr>
          <w:rFonts w:ascii="Times New Roman" w:hAnsi="Times New Roman"/>
          <w:sz w:val="24"/>
          <w:szCs w:val="24"/>
        </w:rPr>
        <w:t xml:space="preserve"> specific causes of death</w:t>
      </w:r>
      <w:r>
        <w:rPr>
          <w:rFonts w:ascii="Times New Roman" w:hAnsi="Times New Roman"/>
          <w:sz w:val="24"/>
          <w:szCs w:val="24"/>
        </w:rPr>
        <w:t xml:space="preserve"> that have public health importance or known interventions</w:t>
      </w:r>
      <w:r w:rsidRPr="00E13578">
        <w:rPr>
          <w:rFonts w:ascii="Times New Roman" w:hAnsi="Times New Roman"/>
          <w:sz w:val="24"/>
          <w:szCs w:val="24"/>
        </w:rPr>
        <w:t>.</w:t>
      </w:r>
      <w:r w:rsidRPr="00E13578" w:rsidDel="009F79BF">
        <w:rPr>
          <w:rFonts w:ascii="Times New Roman" w:hAnsi="Times New Roman"/>
          <w:sz w:val="24"/>
          <w:szCs w:val="24"/>
        </w:rPr>
        <w:t xml:space="preserve"> </w:t>
      </w:r>
    </w:p>
    <w:p w14:paraId="28D18867" w14:textId="77777777" w:rsidR="001A0C5A" w:rsidRPr="00F95411" w:rsidRDefault="001A0C5A" w:rsidP="006A5826">
      <w:pPr>
        <w:spacing w:after="0" w:line="480" w:lineRule="auto"/>
        <w:outlineLvl w:val="0"/>
        <w:rPr>
          <w:rFonts w:ascii="Times New Roman" w:hAnsi="Times New Roman"/>
          <w:sz w:val="24"/>
          <w:szCs w:val="24"/>
        </w:rPr>
      </w:pPr>
    </w:p>
    <w:p w14:paraId="6D7A3BC1" w14:textId="6651FE8B" w:rsidR="00510715" w:rsidRDefault="0007260F" w:rsidP="006A5826">
      <w:pPr>
        <w:spacing w:after="0" w:line="480" w:lineRule="auto"/>
        <w:outlineLvl w:val="0"/>
        <w:rPr>
          <w:ins w:id="38" w:author="Parks, Robbie M" w:date="2017-01-03T13:35:00Z"/>
          <w:rFonts w:ascii="Times New Roman" w:hAnsi="Times New Roman"/>
          <w:sz w:val="24"/>
          <w:szCs w:val="24"/>
        </w:rPr>
      </w:pPr>
      <w:r w:rsidRPr="00F95411">
        <w:rPr>
          <w:rFonts w:ascii="Times New Roman" w:hAnsi="Times New Roman"/>
          <w:sz w:val="24"/>
          <w:szCs w:val="24"/>
        </w:rPr>
        <w:t xml:space="preserve">Our study framework and methods can also be applied to other countries with </w:t>
      </w:r>
      <w:r w:rsidR="00907217">
        <w:rPr>
          <w:rFonts w:ascii="Times New Roman" w:hAnsi="Times New Roman"/>
          <w:sz w:val="24"/>
          <w:szCs w:val="24"/>
        </w:rPr>
        <w:t xml:space="preserve">time- and </w:t>
      </w:r>
      <w:r w:rsidRPr="00F95411">
        <w:rPr>
          <w:rFonts w:ascii="Times New Roman" w:hAnsi="Times New Roman"/>
          <w:sz w:val="24"/>
          <w:szCs w:val="24"/>
        </w:rPr>
        <w:t xml:space="preserve">geo-coded </w:t>
      </w:r>
      <w:r w:rsidR="006F03EA">
        <w:rPr>
          <w:rFonts w:ascii="Times New Roman" w:hAnsi="Times New Roman"/>
          <w:sz w:val="24"/>
          <w:szCs w:val="24"/>
        </w:rPr>
        <w:t>death</w:t>
      </w:r>
      <w:r w:rsidRPr="00F95411">
        <w:rPr>
          <w:rFonts w:ascii="Times New Roman" w:hAnsi="Times New Roman"/>
          <w:sz w:val="24"/>
          <w:szCs w:val="24"/>
        </w:rPr>
        <w:t xml:space="preserve"> records. </w:t>
      </w:r>
      <w:r w:rsidR="0026280A">
        <w:rPr>
          <w:rFonts w:ascii="Times New Roman" w:hAnsi="Times New Roman"/>
          <w:sz w:val="24"/>
          <w:szCs w:val="24"/>
        </w:rPr>
        <w:t>S</w:t>
      </w:r>
      <w:r w:rsidR="00907217">
        <w:rPr>
          <w:rFonts w:ascii="Times New Roman" w:hAnsi="Times New Roman"/>
          <w:sz w:val="24"/>
          <w:szCs w:val="24"/>
        </w:rPr>
        <w:t>uch data are</w:t>
      </w:r>
      <w:r w:rsidRPr="00F95411">
        <w:rPr>
          <w:rFonts w:ascii="Times New Roman" w:hAnsi="Times New Roman"/>
          <w:sz w:val="24"/>
          <w:szCs w:val="24"/>
        </w:rPr>
        <w:t xml:space="preserve"> available in high-income and some middle-income countries. It would be of further interest to </w:t>
      </w:r>
      <w:r w:rsidR="00907217">
        <w:rPr>
          <w:rFonts w:ascii="Times New Roman" w:hAnsi="Times New Roman"/>
          <w:sz w:val="24"/>
          <w:szCs w:val="24"/>
        </w:rPr>
        <w:t>compare</w:t>
      </w:r>
      <w:r w:rsidRPr="00F95411">
        <w:rPr>
          <w:rFonts w:ascii="Times New Roman" w:hAnsi="Times New Roman"/>
          <w:sz w:val="24"/>
          <w:szCs w:val="24"/>
        </w:rPr>
        <w:t xml:space="preserve"> </w:t>
      </w:r>
      <w:r w:rsidR="00907217">
        <w:rPr>
          <w:rFonts w:ascii="Times New Roman" w:hAnsi="Times New Roman"/>
          <w:sz w:val="24"/>
          <w:szCs w:val="24"/>
        </w:rPr>
        <w:t>seasonality</w:t>
      </w:r>
      <w:r w:rsidR="00907217" w:rsidRPr="00F95411">
        <w:rPr>
          <w:rFonts w:ascii="Times New Roman" w:hAnsi="Times New Roman"/>
          <w:sz w:val="24"/>
          <w:szCs w:val="24"/>
        </w:rPr>
        <w:t xml:space="preserve"> </w:t>
      </w:r>
      <w:r w:rsidRPr="00F95411">
        <w:rPr>
          <w:rFonts w:ascii="Times New Roman" w:hAnsi="Times New Roman"/>
          <w:sz w:val="24"/>
          <w:szCs w:val="24"/>
        </w:rPr>
        <w:t xml:space="preserve">between urban and rural inhabitants, </w:t>
      </w:r>
      <w:r w:rsidR="00907217">
        <w:rPr>
          <w:rFonts w:ascii="Times New Roman" w:hAnsi="Times New Roman"/>
          <w:sz w:val="24"/>
          <w:szCs w:val="24"/>
        </w:rPr>
        <w:t>or in relation to</w:t>
      </w:r>
      <w:r w:rsidRPr="00F95411">
        <w:rPr>
          <w:rFonts w:ascii="Times New Roman" w:hAnsi="Times New Roman"/>
          <w:sz w:val="24"/>
          <w:szCs w:val="24"/>
        </w:rPr>
        <w:t xml:space="preserve"> socio-economic status. </w:t>
      </w:r>
      <w:ins w:id="39" w:author="Parks, Robbie M" w:date="2017-01-03T13:34:00Z">
        <w:r w:rsidR="001C52F1">
          <w:rPr>
            <w:rFonts w:ascii="Times New Roman" w:hAnsi="Times New Roman"/>
            <w:sz w:val="24"/>
            <w:szCs w:val="24"/>
          </w:rPr>
          <w:t>Further</w:t>
        </w:r>
      </w:ins>
      <w:ins w:id="40" w:author="Parks, Robbie M" w:date="2017-01-03T13:25:00Z">
        <w:r w:rsidR="009B67A3">
          <w:rPr>
            <w:rFonts w:ascii="Times New Roman" w:hAnsi="Times New Roman"/>
            <w:sz w:val="24"/>
            <w:szCs w:val="24"/>
          </w:rPr>
          <w:t xml:space="preserve">, </w:t>
        </w:r>
      </w:ins>
      <w:ins w:id="41" w:author="Parks, Robbie M" w:date="2017-01-03T13:35:00Z">
        <w:r w:rsidR="00510715">
          <w:rPr>
            <w:rFonts w:ascii="Times New Roman" w:hAnsi="Times New Roman"/>
            <w:sz w:val="24"/>
            <w:szCs w:val="24"/>
          </w:rPr>
          <w:t>w</w:t>
        </w:r>
      </w:ins>
      <w:ins w:id="42" w:author="Parks, Robbie M" w:date="2017-01-03T13:36:00Z">
        <w:r w:rsidR="00341626">
          <w:rPr>
            <w:rFonts w:ascii="Times New Roman" w:hAnsi="Times New Roman"/>
            <w:sz w:val="24"/>
            <w:szCs w:val="24"/>
          </w:rPr>
          <w:t>e can</w:t>
        </w:r>
      </w:ins>
      <w:ins w:id="43" w:author="Parks, Robbie M" w:date="2017-01-03T13:37:00Z">
        <w:r w:rsidR="00341626">
          <w:rPr>
            <w:rFonts w:ascii="Times New Roman" w:hAnsi="Times New Roman"/>
            <w:sz w:val="24"/>
            <w:szCs w:val="24"/>
          </w:rPr>
          <w:t xml:space="preserve"> use the framework and methods to</w:t>
        </w:r>
      </w:ins>
      <w:ins w:id="44" w:author="Parks, Robbie M" w:date="2017-01-03T13:36:00Z">
        <w:r w:rsidR="00341626">
          <w:rPr>
            <w:rFonts w:ascii="Times New Roman" w:hAnsi="Times New Roman"/>
            <w:sz w:val="24"/>
            <w:szCs w:val="24"/>
          </w:rPr>
          <w:t xml:space="preserve"> understand the role of climate (e.g. temperature) as a driver of observed seasonality</w:t>
        </w:r>
      </w:ins>
      <w:ins w:id="45" w:author="Parks, Robbie M" w:date="2017-01-03T13:38:00Z">
        <w:r w:rsidR="00341626">
          <w:rPr>
            <w:rFonts w:ascii="Times New Roman" w:hAnsi="Times New Roman"/>
            <w:sz w:val="24"/>
            <w:szCs w:val="24"/>
          </w:rPr>
          <w:t xml:space="preserve"> of mortality</w:t>
        </w:r>
      </w:ins>
      <w:ins w:id="46" w:author="Parks, Robbie M" w:date="2017-01-03T13:36:00Z">
        <w:r w:rsidR="00341626">
          <w:rPr>
            <w:rFonts w:ascii="Times New Roman" w:hAnsi="Times New Roman"/>
            <w:sz w:val="24"/>
            <w:szCs w:val="24"/>
          </w:rPr>
          <w:t xml:space="preserve">, and how the </w:t>
        </w:r>
      </w:ins>
      <w:ins w:id="47" w:author="Parks, Robbie M" w:date="2017-01-03T13:38:00Z">
        <w:r w:rsidR="00341626">
          <w:rPr>
            <w:rFonts w:ascii="Times New Roman" w:hAnsi="Times New Roman"/>
            <w:sz w:val="24"/>
            <w:szCs w:val="24"/>
          </w:rPr>
          <w:t xml:space="preserve">relationship </w:t>
        </w:r>
      </w:ins>
      <w:ins w:id="48" w:author="Parks, Robbie M" w:date="2017-01-03T13:39:00Z">
        <w:r w:rsidR="00E92147">
          <w:rPr>
            <w:rFonts w:ascii="Times New Roman" w:hAnsi="Times New Roman"/>
            <w:sz w:val="24"/>
            <w:szCs w:val="24"/>
          </w:rPr>
          <w:t xml:space="preserve">between climate and mortality </w:t>
        </w:r>
      </w:ins>
      <w:ins w:id="49" w:author="Parks, Robbie M" w:date="2017-01-03T13:38:00Z">
        <w:r w:rsidR="00341626">
          <w:rPr>
            <w:rFonts w:ascii="Times New Roman" w:hAnsi="Times New Roman"/>
            <w:sz w:val="24"/>
            <w:szCs w:val="24"/>
          </w:rPr>
          <w:t>has changed over time.</w:t>
        </w:r>
      </w:ins>
      <w:ins w:id="50" w:author="Parks, Robbie M" w:date="2017-01-03T13:40:00Z">
        <w:r w:rsidR="006C45BE">
          <w:rPr>
            <w:rFonts w:ascii="Times New Roman" w:hAnsi="Times New Roman"/>
            <w:sz w:val="24"/>
            <w:szCs w:val="24"/>
          </w:rPr>
          <w:t xml:space="preserve"> It would be of interest, for example, to examine why older age groups in men and women have experienced no significant change in seasonal excess nationally, while </w:t>
        </w:r>
      </w:ins>
      <w:ins w:id="51" w:author="Parks, Robbie M" w:date="2017-01-03T13:41:00Z">
        <w:r w:rsidR="00B35265">
          <w:rPr>
            <w:rFonts w:ascii="Times New Roman" w:hAnsi="Times New Roman"/>
            <w:sz w:val="24"/>
            <w:szCs w:val="24"/>
          </w:rPr>
          <w:t>climate</w:t>
        </w:r>
        <w:r w:rsidR="00DD2742">
          <w:rPr>
            <w:rFonts w:ascii="Times New Roman" w:hAnsi="Times New Roman"/>
            <w:sz w:val="24"/>
            <w:szCs w:val="24"/>
          </w:rPr>
          <w:t xml:space="preserve"> patterns may have been in flux, due to climate change, </w:t>
        </w:r>
        <w:r w:rsidR="00B35265">
          <w:rPr>
            <w:rFonts w:ascii="Times New Roman" w:hAnsi="Times New Roman"/>
            <w:sz w:val="24"/>
            <w:szCs w:val="24"/>
          </w:rPr>
          <w:t>over the period of study</w:t>
        </w:r>
      </w:ins>
      <w:ins w:id="52" w:author="Parks, Robbie M" w:date="2017-01-04T15:25:00Z">
        <w:r w:rsidR="00101A8E">
          <w:rPr>
            <w:rFonts w:ascii="Times New Roman" w:hAnsi="Times New Roman"/>
            <w:sz w:val="24"/>
            <w:szCs w:val="24"/>
          </w:rPr>
          <w:t>,</w:t>
        </w:r>
      </w:ins>
      <w:ins w:id="53" w:author="Parks, Robbie M" w:date="2017-01-04T15:26:00Z">
        <w:r w:rsidR="00101A8E">
          <w:rPr>
            <w:rFonts w:ascii="Times New Roman" w:hAnsi="Times New Roman"/>
            <w:sz w:val="24"/>
            <w:szCs w:val="24"/>
          </w:rPr>
          <w:t xml:space="preserve"> using a </w:t>
        </w:r>
      </w:ins>
      <w:ins w:id="54" w:author="Parks, Robbie M" w:date="2017-01-04T15:30:00Z">
        <w:r w:rsidR="00771EA4">
          <w:rPr>
            <w:rFonts w:ascii="Times New Roman" w:hAnsi="Times New Roman"/>
            <w:sz w:val="24"/>
            <w:szCs w:val="24"/>
          </w:rPr>
          <w:t xml:space="preserve">wavelet </w:t>
        </w:r>
      </w:ins>
      <w:ins w:id="55" w:author="Parks, Robbie M" w:date="2017-01-04T15:26:00Z">
        <w:r w:rsidR="00101A8E">
          <w:rPr>
            <w:rFonts w:ascii="Times New Roman" w:hAnsi="Times New Roman"/>
            <w:sz w:val="24"/>
            <w:szCs w:val="24"/>
          </w:rPr>
          <w:t>coherence analysis of the bivariate time series</w:t>
        </w:r>
      </w:ins>
      <w:ins w:id="56" w:author="Parks, Robbie M" w:date="2017-01-03T13:41:00Z">
        <w:r w:rsidR="00B35265">
          <w:rPr>
            <w:rFonts w:ascii="Times New Roman" w:hAnsi="Times New Roman"/>
            <w:sz w:val="24"/>
            <w:szCs w:val="24"/>
          </w:rPr>
          <w:t>.</w:t>
        </w:r>
      </w:ins>
      <w:r w:rsidR="006D55E7">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27</w:t>
      </w:r>
      <w:r w:rsidR="006D55E7">
        <w:rPr>
          <w:rFonts w:ascii="Times New Roman" w:hAnsi="Times New Roman"/>
          <w:sz w:val="24"/>
          <w:szCs w:val="24"/>
        </w:rPr>
        <w:fldChar w:fldCharType="end"/>
      </w:r>
      <w:ins w:id="57" w:author="Parks, Robbie M" w:date="2017-01-03T13:40:00Z">
        <w:r w:rsidR="006C45BE">
          <w:rPr>
            <w:rFonts w:ascii="Times New Roman" w:hAnsi="Times New Roman"/>
            <w:sz w:val="24"/>
            <w:szCs w:val="24"/>
          </w:rPr>
          <w:t xml:space="preserve"> </w:t>
        </w:r>
      </w:ins>
      <w:ins w:id="58" w:author="Parks, Robbie M" w:date="2017-01-03T13:38:00Z">
        <w:r w:rsidR="00341626">
          <w:rPr>
            <w:rFonts w:ascii="Times New Roman" w:hAnsi="Times New Roman"/>
            <w:sz w:val="24"/>
            <w:szCs w:val="24"/>
          </w:rPr>
          <w:t xml:space="preserve"> </w:t>
        </w:r>
      </w:ins>
    </w:p>
    <w:p w14:paraId="1C66BE3C" w14:textId="77777777" w:rsidR="003F1547" w:rsidRPr="00F95411" w:rsidRDefault="003F1547" w:rsidP="006A5826">
      <w:pPr>
        <w:spacing w:after="0" w:line="480" w:lineRule="auto"/>
        <w:outlineLvl w:val="0"/>
        <w:rPr>
          <w:rFonts w:ascii="Times New Roman" w:hAnsi="Times New Roman"/>
          <w:sz w:val="24"/>
          <w:szCs w:val="24"/>
        </w:rPr>
      </w:pPr>
    </w:p>
    <w:p w14:paraId="06B81B68" w14:textId="44916064" w:rsidR="00354B00" w:rsidRDefault="003E1B4A" w:rsidP="003F6B5D">
      <w:pPr>
        <w:spacing w:after="0" w:line="480" w:lineRule="auto"/>
        <w:rPr>
          <w:rFonts w:ascii="Times New Roman" w:hAnsi="Times New Roman"/>
          <w:sz w:val="24"/>
          <w:szCs w:val="24"/>
        </w:rPr>
      </w:pPr>
      <w:r>
        <w:rPr>
          <w:rFonts w:ascii="Times New Roman" w:hAnsi="Times New Roman"/>
          <w:sz w:val="24"/>
          <w:szCs w:val="24"/>
        </w:rPr>
        <w:t xml:space="preserve">Our </w:t>
      </w:r>
      <w:r w:rsidR="00E16251">
        <w:rPr>
          <w:rFonts w:ascii="Times New Roman" w:hAnsi="Times New Roman"/>
          <w:sz w:val="24"/>
          <w:szCs w:val="24"/>
        </w:rPr>
        <w:t>work</w:t>
      </w:r>
      <w:r w:rsidR="0082646B">
        <w:rPr>
          <w:rFonts w:ascii="Times New Roman" w:hAnsi="Times New Roman"/>
          <w:sz w:val="24"/>
          <w:szCs w:val="24"/>
        </w:rPr>
        <w:t xml:space="preserve"> consisted of</w:t>
      </w:r>
      <w:r w:rsidR="00E16251">
        <w:rPr>
          <w:rFonts w:ascii="Times New Roman" w:hAnsi="Times New Roman"/>
          <w:sz w:val="24"/>
          <w:szCs w:val="24"/>
        </w:rPr>
        <w:t xml:space="preserve"> a novel </w:t>
      </w:r>
      <w:r w:rsidR="00F04B6C">
        <w:rPr>
          <w:rFonts w:ascii="Times New Roman" w:hAnsi="Times New Roman"/>
          <w:sz w:val="24"/>
          <w:szCs w:val="24"/>
        </w:rPr>
        <w:t>use of wavelet analysis in</w:t>
      </w:r>
      <w:r w:rsidR="00E16251">
        <w:rPr>
          <w:rFonts w:ascii="Times New Roman" w:hAnsi="Times New Roman"/>
          <w:sz w:val="24"/>
          <w:szCs w:val="24"/>
        </w:rPr>
        <w:t xml:space="preserve"> analysing the dynamics </w:t>
      </w:r>
      <w:r w:rsidR="00D9530F">
        <w:rPr>
          <w:rFonts w:ascii="Times New Roman" w:hAnsi="Times New Roman"/>
          <w:sz w:val="24"/>
          <w:szCs w:val="24"/>
        </w:rPr>
        <w:t xml:space="preserve">of </w:t>
      </w:r>
      <w:r w:rsidR="00E16251">
        <w:rPr>
          <w:rFonts w:ascii="Times New Roman" w:hAnsi="Times New Roman"/>
          <w:sz w:val="24"/>
          <w:szCs w:val="24"/>
        </w:rPr>
        <w:t>all-cause mortality in the United States</w:t>
      </w:r>
      <w:r w:rsidR="00F32B91">
        <w:rPr>
          <w:rFonts w:ascii="Times New Roman" w:hAnsi="Times New Roman"/>
          <w:sz w:val="24"/>
          <w:szCs w:val="24"/>
        </w:rPr>
        <w:t xml:space="preserve">. </w:t>
      </w:r>
      <w:r>
        <w:rPr>
          <w:rFonts w:ascii="Times New Roman" w:hAnsi="Times New Roman"/>
          <w:sz w:val="24"/>
          <w:szCs w:val="24"/>
        </w:rPr>
        <w:t xml:space="preserve">As </w:t>
      </w:r>
      <w:r w:rsidR="009042AC">
        <w:rPr>
          <w:rFonts w:ascii="Times New Roman" w:hAnsi="Times New Roman"/>
          <w:sz w:val="24"/>
          <w:szCs w:val="24"/>
        </w:rPr>
        <w:t>the results</w:t>
      </w:r>
      <w:r w:rsidR="00012BD5">
        <w:rPr>
          <w:rFonts w:ascii="Times New Roman" w:hAnsi="Times New Roman"/>
          <w:sz w:val="24"/>
          <w:szCs w:val="24"/>
        </w:rPr>
        <w:t xml:space="preserve"> show</w:t>
      </w:r>
      <w:r>
        <w:rPr>
          <w:rFonts w:ascii="Times New Roman" w:hAnsi="Times New Roman"/>
          <w:sz w:val="24"/>
          <w:szCs w:val="24"/>
        </w:rPr>
        <w:t xml:space="preserve">, </w:t>
      </w:r>
      <w:r w:rsidR="00955F49">
        <w:rPr>
          <w:rFonts w:ascii="Times New Roman" w:hAnsi="Times New Roman"/>
          <w:sz w:val="24"/>
          <w:szCs w:val="24"/>
        </w:rPr>
        <w:t>seasonality is evident across</w:t>
      </w:r>
      <w:r w:rsidR="00DC67D2">
        <w:rPr>
          <w:rFonts w:ascii="Times New Roman" w:hAnsi="Times New Roman"/>
          <w:sz w:val="24"/>
          <w:szCs w:val="24"/>
        </w:rPr>
        <w:t xml:space="preserve"> many </w:t>
      </w:r>
      <w:r>
        <w:rPr>
          <w:rFonts w:ascii="Times New Roman" w:hAnsi="Times New Roman"/>
          <w:sz w:val="24"/>
          <w:szCs w:val="24"/>
        </w:rPr>
        <w:t xml:space="preserve">subgroups </w:t>
      </w:r>
      <w:r w:rsidR="00955F49">
        <w:rPr>
          <w:rFonts w:ascii="Times New Roman" w:hAnsi="Times New Roman"/>
          <w:sz w:val="24"/>
          <w:szCs w:val="24"/>
        </w:rPr>
        <w:t xml:space="preserve">in the </w:t>
      </w:r>
      <w:r>
        <w:rPr>
          <w:rFonts w:ascii="Times New Roman" w:hAnsi="Times New Roman"/>
          <w:sz w:val="24"/>
          <w:szCs w:val="24"/>
        </w:rPr>
        <w:t>United States.</w:t>
      </w:r>
      <w:r w:rsidR="00D576D4">
        <w:rPr>
          <w:rFonts w:ascii="Times New Roman" w:hAnsi="Times New Roman"/>
          <w:sz w:val="24"/>
          <w:szCs w:val="24"/>
        </w:rPr>
        <w:t xml:space="preserve"> Where 12</w:t>
      </w:r>
      <w:r w:rsidR="00F754A2">
        <w:rPr>
          <w:rFonts w:ascii="Times New Roman" w:hAnsi="Times New Roman"/>
          <w:sz w:val="24"/>
          <w:szCs w:val="24"/>
        </w:rPr>
        <w:t xml:space="preserve">-month seasonality was evident, there was a distinct contrast between </w:t>
      </w:r>
      <w:r w:rsidR="009D42E4">
        <w:rPr>
          <w:rFonts w:ascii="Times New Roman" w:hAnsi="Times New Roman"/>
          <w:sz w:val="24"/>
          <w:szCs w:val="24"/>
        </w:rPr>
        <w:t xml:space="preserve">the timing of mortality in </w:t>
      </w:r>
      <w:r w:rsidR="00F754A2">
        <w:rPr>
          <w:rFonts w:ascii="Times New Roman" w:hAnsi="Times New Roman"/>
          <w:sz w:val="24"/>
          <w:szCs w:val="24"/>
        </w:rPr>
        <w:t>younger and older groups in men</w:t>
      </w:r>
      <w:r w:rsidR="0027795F">
        <w:rPr>
          <w:rFonts w:ascii="Times New Roman" w:hAnsi="Times New Roman"/>
          <w:sz w:val="24"/>
          <w:szCs w:val="24"/>
        </w:rPr>
        <w:t xml:space="preserve"> (Figure 2)</w:t>
      </w:r>
      <w:r w:rsidR="00F754A2">
        <w:rPr>
          <w:rFonts w:ascii="Times New Roman" w:hAnsi="Times New Roman"/>
          <w:sz w:val="24"/>
          <w:szCs w:val="24"/>
        </w:rPr>
        <w:t xml:space="preserve">. </w:t>
      </w:r>
      <w:r w:rsidR="00870AD7">
        <w:rPr>
          <w:rFonts w:ascii="Times New Roman" w:hAnsi="Times New Roman"/>
          <w:sz w:val="24"/>
          <w:szCs w:val="24"/>
        </w:rPr>
        <w:t>Younger groups between m</w:t>
      </w:r>
      <w:r w:rsidR="00F754A2">
        <w:rPr>
          <w:rFonts w:ascii="Times New Roman" w:hAnsi="Times New Roman"/>
          <w:sz w:val="24"/>
          <w:szCs w:val="24"/>
        </w:rPr>
        <w:t xml:space="preserve">en and women, as men possessed significant seasonality, while </w:t>
      </w:r>
      <w:r w:rsidR="00F754A2">
        <w:rPr>
          <w:rFonts w:ascii="Times New Roman" w:hAnsi="Times New Roman"/>
          <w:sz w:val="24"/>
          <w:szCs w:val="24"/>
        </w:rPr>
        <w:lastRenderedPageBreak/>
        <w:t>women did not</w:t>
      </w:r>
      <w:r w:rsidR="00302490">
        <w:rPr>
          <w:rFonts w:ascii="Times New Roman" w:hAnsi="Times New Roman"/>
          <w:sz w:val="24"/>
          <w:szCs w:val="24"/>
        </w:rPr>
        <w:t xml:space="preserve"> (Figures 2 and 3)</w:t>
      </w:r>
      <w:r w:rsidR="00F754A2">
        <w:rPr>
          <w:rFonts w:ascii="Times New Roman" w:hAnsi="Times New Roman"/>
          <w:sz w:val="24"/>
          <w:szCs w:val="24"/>
        </w:rPr>
        <w:t>.</w:t>
      </w:r>
      <w:r w:rsidR="0027795F">
        <w:rPr>
          <w:rFonts w:ascii="Times New Roman" w:hAnsi="Times New Roman"/>
          <w:sz w:val="24"/>
          <w:szCs w:val="24"/>
        </w:rPr>
        <w:t xml:space="preserve"> </w:t>
      </w:r>
      <w:r w:rsidR="00C9066A">
        <w:rPr>
          <w:rFonts w:ascii="Times New Roman" w:hAnsi="Times New Roman"/>
          <w:sz w:val="24"/>
          <w:szCs w:val="24"/>
        </w:rPr>
        <w:t xml:space="preserve">This provided a good justification for </w:t>
      </w:r>
      <w:r w:rsidR="00475DDE">
        <w:rPr>
          <w:rFonts w:ascii="Times New Roman" w:hAnsi="Times New Roman"/>
          <w:sz w:val="24"/>
          <w:szCs w:val="24"/>
        </w:rPr>
        <w:t>analysing</w:t>
      </w:r>
      <w:r w:rsidR="00C9066A">
        <w:rPr>
          <w:rFonts w:ascii="Times New Roman" w:hAnsi="Times New Roman"/>
          <w:sz w:val="24"/>
          <w:szCs w:val="24"/>
        </w:rPr>
        <w:t xml:space="preserve"> by sex, as well as age.</w:t>
      </w:r>
      <w:r>
        <w:rPr>
          <w:rFonts w:ascii="Times New Roman" w:hAnsi="Times New Roman"/>
          <w:sz w:val="24"/>
          <w:szCs w:val="24"/>
        </w:rPr>
        <w:t xml:space="preserve"> </w:t>
      </w:r>
    </w:p>
    <w:p w14:paraId="01A36BA4" w14:textId="77777777" w:rsidR="00354B00" w:rsidRDefault="00354B00" w:rsidP="003F6B5D">
      <w:pPr>
        <w:spacing w:after="0" w:line="480" w:lineRule="auto"/>
        <w:rPr>
          <w:rFonts w:ascii="Times New Roman" w:hAnsi="Times New Roman"/>
          <w:sz w:val="24"/>
          <w:szCs w:val="24"/>
        </w:rPr>
      </w:pPr>
    </w:p>
    <w:p w14:paraId="596F5FE8" w14:textId="21F27580" w:rsidR="00DE3091" w:rsidRDefault="00DD7953" w:rsidP="00B938DB">
      <w:pPr>
        <w:spacing w:after="0" w:line="480" w:lineRule="auto"/>
        <w:rPr>
          <w:ins w:id="59" w:author="Parks, Robbie M" w:date="2017-01-04T15:53:00Z"/>
          <w:rFonts w:ascii="Times New Roman" w:hAnsi="Times New Roman"/>
          <w:sz w:val="24"/>
          <w:szCs w:val="24"/>
        </w:rPr>
      </w:pPr>
      <w:r>
        <w:rPr>
          <w:rFonts w:ascii="Times New Roman" w:hAnsi="Times New Roman"/>
          <w:sz w:val="24"/>
          <w:szCs w:val="24"/>
        </w:rPr>
        <w:t xml:space="preserve">The substantial decline in the summer excess deaths in younger ages </w:t>
      </w:r>
      <w:ins w:id="60" w:author="Parks, Robbie M" w:date="2017-01-03T14:44:00Z">
        <w:r w:rsidR="00B12045">
          <w:rPr>
            <w:rFonts w:ascii="Times New Roman" w:hAnsi="Times New Roman"/>
            <w:sz w:val="24"/>
            <w:szCs w:val="24"/>
          </w:rPr>
          <w:t>may</w:t>
        </w:r>
        <w:r w:rsidR="000B42BF">
          <w:rPr>
            <w:rFonts w:ascii="Times New Roman" w:hAnsi="Times New Roman"/>
            <w:sz w:val="24"/>
            <w:szCs w:val="24"/>
          </w:rPr>
          <w:t xml:space="preserve"> be related to the relative reduction of death caused by </w:t>
        </w:r>
      </w:ins>
      <w:ins w:id="61" w:author="Parks, Robbie M" w:date="2017-01-03T14:48:00Z">
        <w:r w:rsidR="008D2E11">
          <w:rPr>
            <w:rFonts w:ascii="Times New Roman" w:hAnsi="Times New Roman"/>
            <w:sz w:val="24"/>
            <w:szCs w:val="24"/>
          </w:rPr>
          <w:t>unintentional injuries</w:t>
        </w:r>
      </w:ins>
      <w:ins w:id="62" w:author="Parks, Robbie M" w:date="2017-01-03T14:44:00Z">
        <w:r w:rsidR="000B42BF">
          <w:rPr>
            <w:rFonts w:ascii="Times New Roman" w:hAnsi="Times New Roman"/>
            <w:sz w:val="24"/>
            <w:szCs w:val="24"/>
          </w:rPr>
          <w:t xml:space="preserve"> </w:t>
        </w:r>
      </w:ins>
      <w:ins w:id="63" w:author="Parks, Robbie M" w:date="2017-01-03T14:49:00Z">
        <w:r w:rsidR="00307F5F">
          <w:rPr>
            <w:rFonts w:ascii="Times New Roman" w:hAnsi="Times New Roman"/>
            <w:sz w:val="24"/>
            <w:szCs w:val="24"/>
          </w:rPr>
          <w:t xml:space="preserve">of those aged 5-14 </w:t>
        </w:r>
      </w:ins>
      <w:ins w:id="64" w:author="Parks, Robbie M" w:date="2017-01-03T14:44:00Z">
        <w:r w:rsidR="000B42BF">
          <w:rPr>
            <w:rFonts w:ascii="Times New Roman" w:hAnsi="Times New Roman"/>
            <w:sz w:val="24"/>
            <w:szCs w:val="24"/>
          </w:rPr>
          <w:t xml:space="preserve">(from </w:t>
        </w:r>
      </w:ins>
      <w:ins w:id="65" w:author="Parks, Robbie M" w:date="2017-01-03T14:48:00Z">
        <w:r w:rsidR="00CF10DE">
          <w:rPr>
            <w:rFonts w:ascii="Times New Roman" w:hAnsi="Times New Roman"/>
            <w:sz w:val="24"/>
            <w:szCs w:val="24"/>
          </w:rPr>
          <w:t>48.8</w:t>
        </w:r>
      </w:ins>
      <w:ins w:id="66" w:author="Parks, Robbie M" w:date="2017-01-03T14:44:00Z">
        <w:r w:rsidR="000B42BF">
          <w:rPr>
            <w:rFonts w:ascii="Times New Roman" w:hAnsi="Times New Roman"/>
            <w:sz w:val="24"/>
            <w:szCs w:val="24"/>
          </w:rPr>
          <w:t>% of deaths (</w:t>
        </w:r>
      </w:ins>
      <w:ins w:id="67" w:author="Parks, Robbie M" w:date="2017-01-03T14:48:00Z">
        <w:r w:rsidR="003D76F5">
          <w:rPr>
            <w:rFonts w:ascii="Times New Roman" w:hAnsi="Times New Roman"/>
            <w:sz w:val="24"/>
            <w:szCs w:val="24"/>
          </w:rPr>
          <w:t>5,224</w:t>
        </w:r>
      </w:ins>
      <w:ins w:id="68" w:author="Parks, Robbie M" w:date="2017-01-03T14:44:00Z">
        <w:r w:rsidR="000B42BF">
          <w:rPr>
            <w:rFonts w:ascii="Times New Roman" w:hAnsi="Times New Roman"/>
            <w:sz w:val="24"/>
            <w:szCs w:val="24"/>
          </w:rPr>
          <w:t xml:space="preserve">) in 1980 to </w:t>
        </w:r>
      </w:ins>
      <w:ins w:id="69" w:author="Parks, Robbie M" w:date="2017-01-03T14:52:00Z">
        <w:r w:rsidR="00955B50">
          <w:rPr>
            <w:rFonts w:ascii="Times New Roman" w:hAnsi="Times New Roman"/>
            <w:sz w:val="24"/>
            <w:szCs w:val="24"/>
          </w:rPr>
          <w:t>31.1</w:t>
        </w:r>
      </w:ins>
      <w:ins w:id="70" w:author="Parks, Robbie M" w:date="2017-01-03T14:44:00Z">
        <w:r w:rsidR="000B42BF">
          <w:rPr>
            <w:rFonts w:ascii="Times New Roman" w:hAnsi="Times New Roman"/>
            <w:sz w:val="24"/>
            <w:szCs w:val="24"/>
          </w:rPr>
          <w:t>% of deaths (</w:t>
        </w:r>
      </w:ins>
      <w:ins w:id="71" w:author="Parks, Robbie M" w:date="2017-01-03T14:53:00Z">
        <w:r w:rsidR="00C13A67">
          <w:rPr>
            <w:rFonts w:ascii="Times New Roman" w:hAnsi="Times New Roman"/>
            <w:sz w:val="24"/>
            <w:szCs w:val="24"/>
          </w:rPr>
          <w:t>1,643</w:t>
        </w:r>
      </w:ins>
      <w:ins w:id="72" w:author="Parks, Robbie M" w:date="2017-01-03T14:44:00Z">
        <w:r w:rsidR="000B42BF">
          <w:rPr>
            <w:rFonts w:ascii="Times New Roman" w:hAnsi="Times New Roman"/>
            <w:sz w:val="24"/>
            <w:szCs w:val="24"/>
          </w:rPr>
          <w:t>) in 2010)</w:t>
        </w:r>
      </w:ins>
      <w:ins w:id="73" w:author="Parks, Robbie M" w:date="2017-01-03T14:49:00Z">
        <w:r w:rsidR="00F81E66">
          <w:rPr>
            <w:rFonts w:ascii="Times New Roman" w:hAnsi="Times New Roman"/>
            <w:sz w:val="24"/>
            <w:szCs w:val="24"/>
          </w:rPr>
          <w:t xml:space="preserve"> and unintentional injuries of those aged 15-24 (from </w:t>
        </w:r>
        <w:r w:rsidR="006025EB">
          <w:rPr>
            <w:rFonts w:ascii="Times New Roman" w:hAnsi="Times New Roman"/>
            <w:sz w:val="24"/>
            <w:szCs w:val="24"/>
          </w:rPr>
          <w:t>53.4</w:t>
        </w:r>
        <w:r w:rsidR="00F81E66">
          <w:rPr>
            <w:rFonts w:ascii="Times New Roman" w:hAnsi="Times New Roman"/>
            <w:sz w:val="24"/>
            <w:szCs w:val="24"/>
          </w:rPr>
          <w:t>% of deaths (</w:t>
        </w:r>
        <w:r w:rsidR="0079658A">
          <w:rPr>
            <w:rFonts w:ascii="Times New Roman" w:hAnsi="Times New Roman"/>
            <w:sz w:val="24"/>
            <w:szCs w:val="24"/>
          </w:rPr>
          <w:t>26,206</w:t>
        </w:r>
        <w:r w:rsidR="00F81E66">
          <w:rPr>
            <w:rFonts w:ascii="Times New Roman" w:hAnsi="Times New Roman"/>
            <w:sz w:val="24"/>
            <w:szCs w:val="24"/>
          </w:rPr>
          <w:t xml:space="preserve">) in 1980 to </w:t>
        </w:r>
        <w:r w:rsidR="00847250">
          <w:rPr>
            <w:rFonts w:ascii="Times New Roman" w:hAnsi="Times New Roman"/>
            <w:sz w:val="24"/>
            <w:szCs w:val="24"/>
          </w:rPr>
          <w:t>41.8</w:t>
        </w:r>
        <w:r w:rsidR="00F81E66">
          <w:rPr>
            <w:rFonts w:ascii="Times New Roman" w:hAnsi="Times New Roman"/>
            <w:sz w:val="24"/>
            <w:szCs w:val="24"/>
          </w:rPr>
          <w:t>% of deaths (</w:t>
        </w:r>
      </w:ins>
      <w:ins w:id="74" w:author="Parks, Robbie M" w:date="2017-01-03T14:54:00Z">
        <w:r w:rsidR="009A1CAF">
          <w:rPr>
            <w:rFonts w:ascii="Times New Roman" w:hAnsi="Times New Roman"/>
            <w:sz w:val="24"/>
            <w:szCs w:val="24"/>
          </w:rPr>
          <w:t>12,341</w:t>
        </w:r>
      </w:ins>
      <w:ins w:id="75" w:author="Parks, Robbie M" w:date="2017-01-03T14:49:00Z">
        <w:r w:rsidR="00F81E66">
          <w:rPr>
            <w:rFonts w:ascii="Times New Roman" w:hAnsi="Times New Roman"/>
            <w:sz w:val="24"/>
            <w:szCs w:val="24"/>
          </w:rPr>
          <w:t>) in 2010)</w:t>
        </w:r>
      </w:ins>
      <w:ins w:id="76" w:author="Parks, Robbie M" w:date="2017-01-03T14:44:00Z">
        <w:r w:rsidR="00276E84">
          <w:rPr>
            <w:rFonts w:ascii="Times New Roman" w:hAnsi="Times New Roman"/>
            <w:sz w:val="24"/>
            <w:szCs w:val="24"/>
          </w:rPr>
          <w:t xml:space="preserve">, as </w:t>
        </w:r>
      </w:ins>
      <w:ins w:id="77" w:author="Parks, Robbie M" w:date="2017-01-03T17:40:00Z">
        <w:r w:rsidR="00276E84">
          <w:rPr>
            <w:rFonts w:ascii="Times New Roman" w:hAnsi="Times New Roman"/>
            <w:sz w:val="24"/>
            <w:szCs w:val="24"/>
          </w:rPr>
          <w:t>injuries from</w:t>
        </w:r>
      </w:ins>
      <w:ins w:id="78" w:author="Parks, Robbie M" w:date="2017-01-04T15:43:00Z">
        <w:r w:rsidR="002D4129">
          <w:rPr>
            <w:rFonts w:ascii="Times New Roman" w:hAnsi="Times New Roman"/>
            <w:sz w:val="24"/>
            <w:szCs w:val="24"/>
          </w:rPr>
          <w:t>,</w:t>
        </w:r>
      </w:ins>
      <w:ins w:id="79" w:author="Parks, Robbie M" w:date="2017-01-04T15:44:00Z">
        <w:r w:rsidR="002D4129">
          <w:rPr>
            <w:rFonts w:ascii="Times New Roman" w:hAnsi="Times New Roman"/>
            <w:sz w:val="24"/>
            <w:szCs w:val="24"/>
          </w:rPr>
          <w:t xml:space="preserve"> say,</w:t>
        </w:r>
      </w:ins>
      <w:ins w:id="80" w:author="Parks, Robbie M" w:date="2017-01-03T17:39:00Z">
        <w:r w:rsidR="00276E84">
          <w:rPr>
            <w:rFonts w:ascii="Times New Roman" w:hAnsi="Times New Roman"/>
            <w:sz w:val="24"/>
            <w:szCs w:val="24"/>
          </w:rPr>
          <w:t xml:space="preserve"> </w:t>
        </w:r>
      </w:ins>
      <w:ins w:id="81" w:author="Parks, Robbie M" w:date="2017-01-03T17:40:00Z">
        <w:r w:rsidR="00276E84">
          <w:rPr>
            <w:rFonts w:ascii="Times New Roman" w:hAnsi="Times New Roman"/>
            <w:sz w:val="24"/>
            <w:szCs w:val="24"/>
          </w:rPr>
          <w:t>traffic accidents are more likely to occur in the summer months.</w:t>
        </w:r>
      </w:ins>
      <w:r w:rsidR="00BF3B32">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&lt;EndNote&gt;&lt;Cite&gt;&lt;Author&gt;Statistics&lt;/Author&gt;&lt;Year&gt;2012&lt;/Year&gt;&lt;RecNum&gt;951&lt;/RecNum&gt;&lt;DisplayText&gt;&lt;style face="superscript"&gt;28,29&lt;/style&gt;&lt;/DisplayText&gt;&lt;record&gt;&lt;rec-number&gt;951&lt;/rec-number&gt;&lt;foreign-keys&gt;&lt;key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28,29</w:t>
      </w:r>
      <w:r w:rsidR="00BF3B32">
        <w:rPr>
          <w:rFonts w:ascii="Times New Roman" w:hAnsi="Times New Roman"/>
          <w:sz w:val="24"/>
          <w:szCs w:val="24"/>
        </w:rPr>
        <w:fldChar w:fldCharType="end"/>
      </w:r>
      <w:ins w:id="82" w:author="Parks, Robbie M" w:date="2017-01-03T14:44:00Z">
        <w:r w:rsidR="000B42BF">
          <w:rPr>
            <w:rFonts w:ascii="Times New Roman" w:hAnsi="Times New Roman"/>
            <w:sz w:val="24"/>
            <w:szCs w:val="24"/>
          </w:rPr>
          <w:t xml:space="preserve"> </w:t>
        </w:r>
      </w:ins>
      <w:r w:rsidR="00B02A6E">
        <w:rPr>
          <w:rFonts w:ascii="Times New Roman" w:hAnsi="Times New Roman"/>
          <w:sz w:val="24"/>
          <w:szCs w:val="24"/>
        </w:rPr>
        <w:t>The weakening of seasonality in children under five years of age</w:t>
      </w:r>
      <w:ins w:id="83" w:author="Parks, Robbie M" w:date="2017-01-03T14:25:00Z">
        <w:r w:rsidR="009321F1">
          <w:rPr>
            <w:rFonts w:ascii="Times New Roman" w:hAnsi="Times New Roman"/>
            <w:sz w:val="24"/>
            <w:szCs w:val="24"/>
          </w:rPr>
          <w:t xml:space="preserve"> </w:t>
        </w:r>
      </w:ins>
      <w:ins w:id="84" w:author="Parks, Robbie M" w:date="2017-01-04T15:35:00Z">
        <w:r w:rsidR="009321F1">
          <w:rPr>
            <w:rFonts w:ascii="Times New Roman" w:hAnsi="Times New Roman"/>
            <w:sz w:val="24"/>
            <w:szCs w:val="24"/>
          </w:rPr>
          <w:t>may</w:t>
        </w:r>
      </w:ins>
      <w:ins w:id="85" w:author="Parks, Robbie M" w:date="2017-01-03T14:25:00Z">
        <w:r w:rsidR="00313088">
          <w:rPr>
            <w:rFonts w:ascii="Times New Roman" w:hAnsi="Times New Roman"/>
            <w:sz w:val="24"/>
            <w:szCs w:val="24"/>
          </w:rPr>
          <w:t xml:space="preserve"> be related to the relative reduction of death caused by respiratory distress</w:t>
        </w:r>
      </w:ins>
      <w:ins w:id="86" w:author="Parks, Robbie M" w:date="2017-01-03T14:26:00Z">
        <w:r w:rsidR="00A414CF">
          <w:rPr>
            <w:rFonts w:ascii="Times New Roman" w:hAnsi="Times New Roman"/>
            <w:sz w:val="24"/>
            <w:szCs w:val="24"/>
          </w:rPr>
          <w:t xml:space="preserve"> of children</w:t>
        </w:r>
        <w:r w:rsidR="00BA5CB4">
          <w:rPr>
            <w:rFonts w:ascii="Times New Roman" w:hAnsi="Times New Roman"/>
            <w:sz w:val="24"/>
            <w:szCs w:val="24"/>
          </w:rPr>
          <w:t xml:space="preserve"> under one</w:t>
        </w:r>
        <w:r w:rsidR="00313088">
          <w:rPr>
            <w:rFonts w:ascii="Times New Roman" w:hAnsi="Times New Roman"/>
            <w:sz w:val="24"/>
            <w:szCs w:val="24"/>
          </w:rPr>
          <w:t xml:space="preserve"> year old</w:t>
        </w:r>
      </w:ins>
      <w:ins w:id="87" w:author="Parks, Robbie M" w:date="2017-01-03T14:30:00Z">
        <w:r w:rsidR="00645F3B">
          <w:rPr>
            <w:rFonts w:ascii="Times New Roman" w:hAnsi="Times New Roman"/>
            <w:sz w:val="24"/>
            <w:szCs w:val="24"/>
          </w:rPr>
          <w:t xml:space="preserve"> (from </w:t>
        </w:r>
      </w:ins>
      <w:ins w:id="88" w:author="Parks, Robbie M" w:date="2017-01-03T14:32:00Z">
        <w:r w:rsidR="00A414CF">
          <w:rPr>
            <w:rFonts w:ascii="Times New Roman" w:hAnsi="Times New Roman"/>
            <w:sz w:val="24"/>
            <w:szCs w:val="24"/>
          </w:rPr>
          <w:t>10.9% of deaths</w:t>
        </w:r>
      </w:ins>
      <w:ins w:id="89" w:author="Parks, Robbie M" w:date="2017-01-03T14:42:00Z">
        <w:r w:rsidR="00645F3B">
          <w:rPr>
            <w:rFonts w:ascii="Times New Roman" w:hAnsi="Times New Roman"/>
            <w:sz w:val="24"/>
            <w:szCs w:val="24"/>
          </w:rPr>
          <w:t xml:space="preserve"> (4,989)</w:t>
        </w:r>
      </w:ins>
      <w:ins w:id="90" w:author="Parks, Robbie M" w:date="2017-01-03T14:32:00Z">
        <w:r w:rsidR="00A414CF">
          <w:rPr>
            <w:rFonts w:ascii="Times New Roman" w:hAnsi="Times New Roman"/>
            <w:sz w:val="24"/>
            <w:szCs w:val="24"/>
          </w:rPr>
          <w:t xml:space="preserve"> </w:t>
        </w:r>
      </w:ins>
      <w:ins w:id="91" w:author="Parks, Robbie M" w:date="2017-01-03T14:30:00Z">
        <w:r w:rsidR="00645F3B">
          <w:rPr>
            <w:rFonts w:ascii="Times New Roman" w:hAnsi="Times New Roman"/>
            <w:sz w:val="24"/>
            <w:szCs w:val="24"/>
          </w:rPr>
          <w:t xml:space="preserve">in 1980 to </w:t>
        </w:r>
      </w:ins>
      <w:ins w:id="92" w:author="Parks, Robbie M" w:date="2017-01-03T14:33:00Z">
        <w:r w:rsidR="00A414CF">
          <w:rPr>
            <w:rFonts w:ascii="Times New Roman" w:hAnsi="Times New Roman"/>
            <w:sz w:val="24"/>
            <w:szCs w:val="24"/>
          </w:rPr>
          <w:t>2.0% of deaths</w:t>
        </w:r>
        <w:r w:rsidR="00645F3B">
          <w:rPr>
            <w:rFonts w:ascii="Times New Roman" w:hAnsi="Times New Roman"/>
            <w:sz w:val="24"/>
            <w:szCs w:val="24"/>
          </w:rPr>
          <w:t xml:space="preserve"> </w:t>
        </w:r>
      </w:ins>
      <w:ins w:id="93" w:author="Parks, Robbie M" w:date="2017-01-03T14:42:00Z">
        <w:r w:rsidR="00645F3B">
          <w:rPr>
            <w:rFonts w:ascii="Times New Roman" w:hAnsi="Times New Roman"/>
            <w:sz w:val="24"/>
            <w:szCs w:val="24"/>
          </w:rPr>
          <w:t>(</w:t>
        </w:r>
      </w:ins>
      <w:ins w:id="94" w:author="Parks, Robbie M" w:date="2017-01-03T14:33:00Z">
        <w:r w:rsidR="00645F3B">
          <w:rPr>
            <w:rFonts w:ascii="Times New Roman" w:hAnsi="Times New Roman"/>
            <w:sz w:val="24"/>
            <w:szCs w:val="24"/>
          </w:rPr>
          <w:t>514</w:t>
        </w:r>
      </w:ins>
      <w:ins w:id="95" w:author="Parks, Robbie M" w:date="2017-01-03T14:42:00Z">
        <w:r w:rsidR="00645F3B">
          <w:rPr>
            <w:rFonts w:ascii="Times New Roman" w:hAnsi="Times New Roman"/>
            <w:sz w:val="24"/>
            <w:szCs w:val="24"/>
          </w:rPr>
          <w:t>)</w:t>
        </w:r>
      </w:ins>
      <w:ins w:id="96" w:author="Parks, Robbie M" w:date="2017-01-03T14:33:00Z">
        <w:r w:rsidR="00A414CF">
          <w:rPr>
            <w:rFonts w:ascii="Times New Roman" w:hAnsi="Times New Roman"/>
            <w:sz w:val="24"/>
            <w:szCs w:val="24"/>
          </w:rPr>
          <w:t xml:space="preserve"> </w:t>
        </w:r>
      </w:ins>
      <w:ins w:id="97" w:author="Parks, Robbie M" w:date="2017-01-03T14:30:00Z">
        <w:r w:rsidR="00A414CF">
          <w:rPr>
            <w:rFonts w:ascii="Times New Roman" w:hAnsi="Times New Roman"/>
            <w:sz w:val="24"/>
            <w:szCs w:val="24"/>
          </w:rPr>
          <w:t>in 2010)</w:t>
        </w:r>
      </w:ins>
      <w:ins w:id="98" w:author="Parks, Robbie M" w:date="2017-01-03T17:40:00Z">
        <w:r w:rsidR="00517509">
          <w:rPr>
            <w:rFonts w:ascii="Times New Roman" w:hAnsi="Times New Roman"/>
            <w:sz w:val="24"/>
            <w:szCs w:val="24"/>
          </w:rPr>
          <w:t xml:space="preserve">, with respiratory distress </w:t>
        </w:r>
      </w:ins>
      <w:ins w:id="99" w:author="Parks, Robbie M" w:date="2017-01-04T15:44:00Z">
        <w:r w:rsidR="0067300D">
          <w:rPr>
            <w:rFonts w:ascii="Times New Roman" w:hAnsi="Times New Roman"/>
            <w:sz w:val="24"/>
            <w:szCs w:val="24"/>
          </w:rPr>
          <w:t>thought</w:t>
        </w:r>
      </w:ins>
      <w:ins w:id="100" w:author="Parks, Robbie M" w:date="2017-01-04T15:35:00Z">
        <w:r w:rsidR="006442C0">
          <w:rPr>
            <w:rFonts w:ascii="Times New Roman" w:hAnsi="Times New Roman"/>
            <w:sz w:val="24"/>
            <w:szCs w:val="24"/>
          </w:rPr>
          <w:t xml:space="preserve"> to be </w:t>
        </w:r>
      </w:ins>
      <w:ins w:id="101" w:author="Parks, Robbie M" w:date="2017-01-03T17:40:00Z">
        <w:r w:rsidR="00517509">
          <w:rPr>
            <w:rFonts w:ascii="Times New Roman" w:hAnsi="Times New Roman"/>
            <w:sz w:val="24"/>
            <w:szCs w:val="24"/>
          </w:rPr>
          <w:t>aggravated by warmer weather</w:t>
        </w:r>
      </w:ins>
      <w:ins w:id="102" w:author="Parks, Robbie M" w:date="2017-01-04T16:34:00Z">
        <w:r w:rsidR="008B1C81">
          <w:rPr>
            <w:rFonts w:ascii="Times New Roman" w:hAnsi="Times New Roman"/>
            <w:sz w:val="24"/>
            <w:szCs w:val="24"/>
          </w:rPr>
          <w:t xml:space="preserve"> </w:t>
        </w:r>
      </w:ins>
      <w:ins w:id="103" w:author="Parks, Robbie M" w:date="2017-01-04T15:44:00Z">
        <w:r w:rsidR="0067300D">
          <w:rPr>
            <w:rFonts w:ascii="Times New Roman" w:hAnsi="Times New Roman"/>
            <w:sz w:val="24"/>
            <w:szCs w:val="24"/>
          </w:rPr>
          <w:t>(?)</w:t>
        </w:r>
      </w:ins>
      <w:ins w:id="104" w:author="Parks, Robbie M" w:date="2017-01-03T14:37:00Z">
        <w:r w:rsidR="00256FC1">
          <w:rPr>
            <w:rFonts w:ascii="Times New Roman" w:hAnsi="Times New Roman"/>
            <w:sz w:val="24"/>
            <w:szCs w:val="24"/>
          </w:rPr>
          <w:t>.</w:t>
        </w:r>
      </w:ins>
      <w:r w:rsidR="00475B71">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&lt;EndNote&gt;&lt;Cite&gt;&lt;Author&gt;Statistics&lt;/Author&gt;&lt;Year&gt;2012&lt;/Year&gt;&lt;RecNum&gt;951&lt;/RecNum&gt;&lt;DisplayText&gt;&lt;style face="superscript"&gt;28&lt;/style&gt;&lt;/DisplayText&gt;&lt;record&gt;&lt;rec-number&gt;951&lt;/rec-number&gt;&lt;foreign-keys&gt;&lt;key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(NCHS)&lt;/full-title&gt;&lt;/periodical&gt;&lt;dates&gt;&lt;year&gt;2012&lt;/year&gt;&lt;/dates&gt;&lt;urls&gt;&lt;/urls&gt;&lt;/record&gt;&lt;/Cite&gt;&lt;/EndNote&gt;</w:instrText>
      </w:r>
      <w:r w:rsidR="00475B71">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28</w:t>
      </w:r>
      <w:r w:rsidR="00475B71">
        <w:rPr>
          <w:rFonts w:ascii="Times New Roman" w:hAnsi="Times New Roman"/>
          <w:sz w:val="24"/>
          <w:szCs w:val="24"/>
        </w:rPr>
        <w:fldChar w:fldCharType="end"/>
      </w:r>
      <w:ins w:id="105" w:author="Parks, Robbie M" w:date="2017-01-03T14:37:00Z">
        <w:r w:rsidR="00256FC1">
          <w:rPr>
            <w:rFonts w:ascii="Times New Roman" w:hAnsi="Times New Roman"/>
            <w:sz w:val="24"/>
            <w:szCs w:val="24"/>
          </w:rPr>
          <w:t xml:space="preserve"> </w:t>
        </w:r>
      </w:ins>
      <w:ins w:id="106" w:author="Parks, Robbie M" w:date="2017-01-04T15:51:00Z">
        <w:r w:rsidR="00A1552B">
          <w:rPr>
            <w:rFonts w:ascii="Times New Roman" w:hAnsi="Times New Roman"/>
            <w:sz w:val="24"/>
            <w:szCs w:val="24"/>
          </w:rPr>
          <w:t xml:space="preserve">Further elucidation on the causes of </w:t>
        </w:r>
        <w:proofErr w:type="spellStart"/>
        <w:r w:rsidR="00A1552B">
          <w:rPr>
            <w:rFonts w:ascii="Times New Roman" w:hAnsi="Times New Roman"/>
            <w:sz w:val="24"/>
            <w:szCs w:val="24"/>
          </w:rPr>
          <w:t>deseasonalization</w:t>
        </w:r>
        <w:proofErr w:type="spellEnd"/>
        <w:r w:rsidR="00A1552B">
          <w:rPr>
            <w:rFonts w:ascii="Times New Roman" w:hAnsi="Times New Roman"/>
            <w:sz w:val="24"/>
            <w:szCs w:val="24"/>
          </w:rPr>
          <w:t xml:space="preserve"> </w:t>
        </w:r>
      </w:ins>
      <w:ins w:id="107" w:author="Parks, Robbie M" w:date="2017-01-04T15:52:00Z">
        <w:r w:rsidR="00350DD6">
          <w:rPr>
            <w:rFonts w:ascii="Times New Roman" w:hAnsi="Times New Roman"/>
            <w:sz w:val="24"/>
            <w:szCs w:val="24"/>
          </w:rPr>
          <w:t>of these age groups</w:t>
        </w:r>
      </w:ins>
      <w:ins w:id="108" w:author="Parks, Robbie M" w:date="2017-01-04T15:51:00Z">
        <w:r w:rsidR="00A1552B">
          <w:rPr>
            <w:rFonts w:ascii="Times New Roman" w:hAnsi="Times New Roman"/>
            <w:sz w:val="24"/>
            <w:szCs w:val="24"/>
          </w:rPr>
          <w:t xml:space="preserve"> require</w:t>
        </w:r>
      </w:ins>
      <w:ins w:id="109" w:author="Parks, Robbie M" w:date="2017-01-04T15:52:00Z">
        <w:r w:rsidR="00350DD6">
          <w:rPr>
            <w:rFonts w:ascii="Times New Roman" w:hAnsi="Times New Roman"/>
            <w:sz w:val="24"/>
            <w:szCs w:val="24"/>
          </w:rPr>
          <w:t>s</w:t>
        </w:r>
      </w:ins>
      <w:ins w:id="110" w:author="Parks, Robbie M" w:date="2017-01-04T15:51:00Z">
        <w:r w:rsidR="00A1552B">
          <w:rPr>
            <w:rFonts w:ascii="Times New Roman" w:hAnsi="Times New Roman"/>
            <w:sz w:val="24"/>
            <w:szCs w:val="24"/>
          </w:rPr>
          <w:t xml:space="preserve"> a more detailed</w:t>
        </w:r>
      </w:ins>
      <w:ins w:id="111" w:author="Parks, Robbie M" w:date="2017-01-04T15:52:00Z">
        <w:r w:rsidR="00A1552B">
          <w:rPr>
            <w:rFonts w:ascii="Times New Roman" w:hAnsi="Times New Roman"/>
            <w:sz w:val="24"/>
            <w:szCs w:val="24"/>
          </w:rPr>
          <w:t xml:space="preserve"> analysis of </w:t>
        </w:r>
      </w:ins>
      <w:ins w:id="112" w:author="Parks, Robbie M" w:date="2017-01-04T15:53:00Z">
        <w:r w:rsidR="001B722E">
          <w:rPr>
            <w:rFonts w:ascii="Times New Roman" w:hAnsi="Times New Roman"/>
            <w:sz w:val="24"/>
            <w:szCs w:val="24"/>
          </w:rPr>
          <w:t>changes in the composition</w:t>
        </w:r>
      </w:ins>
      <w:ins w:id="113" w:author="Parks, Robbie M" w:date="2017-01-04T15:52:00Z">
        <w:r w:rsidR="00A1552B">
          <w:rPr>
            <w:rFonts w:ascii="Times New Roman" w:hAnsi="Times New Roman"/>
            <w:sz w:val="24"/>
            <w:szCs w:val="24"/>
          </w:rPr>
          <w:t xml:space="preserve"> of </w:t>
        </w:r>
        <w:r w:rsidR="001B722E">
          <w:rPr>
            <w:rFonts w:ascii="Times New Roman" w:hAnsi="Times New Roman"/>
            <w:sz w:val="24"/>
            <w:szCs w:val="24"/>
          </w:rPr>
          <w:t>causes of deaths, as well as</w:t>
        </w:r>
        <w:r w:rsidR="00F91C20">
          <w:rPr>
            <w:rFonts w:ascii="Times New Roman" w:hAnsi="Times New Roman"/>
            <w:sz w:val="24"/>
            <w:szCs w:val="24"/>
          </w:rPr>
          <w:t xml:space="preserve"> the shifts in seasonality of the causes of death themselves.</w:t>
        </w:r>
      </w:ins>
      <w:ins w:id="114" w:author="Parks, Robbie M" w:date="2017-01-04T15:51:00Z">
        <w:r w:rsidR="00A1552B">
          <w:rPr>
            <w:rFonts w:ascii="Times New Roman" w:hAnsi="Times New Roman"/>
            <w:sz w:val="24"/>
            <w:szCs w:val="24"/>
          </w:rPr>
          <w:t xml:space="preserve"> </w:t>
        </w:r>
      </w:ins>
    </w:p>
    <w:p w14:paraId="6091667B" w14:textId="77777777" w:rsidR="00DE3091" w:rsidRDefault="00DE3091" w:rsidP="00B938DB">
      <w:pPr>
        <w:spacing w:after="0" w:line="480" w:lineRule="auto"/>
        <w:rPr>
          <w:ins w:id="115" w:author="Parks, Robbie M" w:date="2017-01-04T15:53:00Z"/>
          <w:rFonts w:ascii="Times New Roman" w:hAnsi="Times New Roman"/>
          <w:sz w:val="24"/>
          <w:szCs w:val="24"/>
        </w:rPr>
      </w:pPr>
    </w:p>
    <w:p w14:paraId="18CB7C09" w14:textId="7B929E57" w:rsidR="004D18B5" w:rsidRDefault="00C2786A" w:rsidP="00B938DB">
      <w:pPr>
        <w:spacing w:after="0" w:line="480" w:lineRule="auto"/>
        <w:rPr>
          <w:ins w:id="116" w:author="Parks, Robbie M" w:date="2017-01-04T15:49:00Z"/>
          <w:rFonts w:ascii="Times New Roman" w:hAnsi="Times New Roman"/>
          <w:sz w:val="24"/>
          <w:szCs w:val="24"/>
        </w:rPr>
      </w:pPr>
      <w:r>
        <w:rPr>
          <w:rFonts w:ascii="Times New Roman" w:hAnsi="Times New Roman"/>
          <w:sz w:val="24"/>
          <w:szCs w:val="24"/>
        </w:rPr>
        <w:t xml:space="preserve">In contrast to young and middle ages, </w:t>
      </w:r>
      <w:r w:rsidR="00452AB5">
        <w:rPr>
          <w:rFonts w:ascii="Times New Roman" w:hAnsi="Times New Roman"/>
          <w:sz w:val="24"/>
          <w:szCs w:val="24"/>
        </w:rPr>
        <w:t>mortality in older ages</w:t>
      </w:r>
      <w:r>
        <w:rPr>
          <w:rFonts w:ascii="Times New Roman" w:hAnsi="Times New Roman"/>
          <w:sz w:val="24"/>
          <w:szCs w:val="24"/>
        </w:rPr>
        <w:t>, where death rates are highest,</w:t>
      </w:r>
      <w:r w:rsidR="00452AB5">
        <w:rPr>
          <w:rFonts w:ascii="Times New Roman" w:hAnsi="Times New Roman"/>
          <w:sz w:val="24"/>
          <w:szCs w:val="24"/>
        </w:rPr>
        <w:t xml:space="preserve"> </w:t>
      </w:r>
      <w:r>
        <w:rPr>
          <w:rFonts w:ascii="Times New Roman" w:hAnsi="Times New Roman"/>
          <w:sz w:val="24"/>
          <w:szCs w:val="24"/>
        </w:rPr>
        <w:t>maintained</w:t>
      </w:r>
      <w:r w:rsidR="00452AB5">
        <w:rPr>
          <w:rFonts w:ascii="Times New Roman" w:hAnsi="Times New Roman"/>
          <w:sz w:val="24"/>
          <w:szCs w:val="24"/>
        </w:rPr>
        <w:t xml:space="preserve"> persistent seasonality over a period of three decades, which is also largely irrespective of geography</w:t>
      </w:r>
      <w:r>
        <w:rPr>
          <w:rFonts w:ascii="Times New Roman" w:hAnsi="Times New Roman"/>
          <w:sz w:val="24"/>
          <w:szCs w:val="24"/>
        </w:rPr>
        <w:t xml:space="preserve">. </w:t>
      </w:r>
      <w:r w:rsidR="00452AB5">
        <w:rPr>
          <w:rFonts w:ascii="Times New Roman" w:hAnsi="Times New Roman"/>
          <w:sz w:val="24"/>
          <w:szCs w:val="24"/>
        </w:rPr>
        <w:t>We note however that although the percent excess mortality has remained largely unchanged in these ages, the absolute difference in death rates between the peak and minimum months has declined because total mortality has a declining trend.</w:t>
      </w:r>
      <w:r w:rsidRPr="00C2786A">
        <w:rPr>
          <w:rFonts w:ascii="Times New Roman" w:hAnsi="Times New Roman"/>
          <w:sz w:val="24"/>
          <w:szCs w:val="24"/>
        </w:rPr>
        <w:t xml:space="preserve"> </w:t>
      </w:r>
      <w:r>
        <w:rPr>
          <w:rFonts w:ascii="Times New Roman" w:hAnsi="Times New Roman"/>
          <w:sz w:val="24"/>
          <w:szCs w:val="24"/>
        </w:rPr>
        <w:t xml:space="preserve">This finding demonstrates the need for environmental and health service interventions targeted towards this group. </w:t>
      </w:r>
      <w:ins w:id="117" w:author="Parks, Robbie M" w:date="2017-01-04T16:20:00Z">
        <w:r w:rsidR="0095509B">
          <w:rPr>
            <w:rFonts w:ascii="Times New Roman" w:hAnsi="Times New Roman"/>
            <w:sz w:val="24"/>
            <w:szCs w:val="24"/>
          </w:rPr>
          <w:t>Examples</w:t>
        </w:r>
      </w:ins>
      <w:ins w:id="118" w:author="Parks, Robbie M" w:date="2017-01-04T15:54:00Z">
        <w:r w:rsidR="003C12EF">
          <w:rPr>
            <w:rFonts w:ascii="Times New Roman" w:hAnsi="Times New Roman"/>
            <w:sz w:val="24"/>
            <w:szCs w:val="24"/>
          </w:rPr>
          <w:t xml:space="preserve"> include </w:t>
        </w:r>
      </w:ins>
      <w:ins w:id="119" w:author="Parks, Robbie M" w:date="2017-01-04T16:16:00Z">
        <w:r w:rsidR="007A42F3">
          <w:rPr>
            <w:rFonts w:ascii="Times New Roman" w:hAnsi="Times New Roman"/>
            <w:sz w:val="24"/>
            <w:szCs w:val="24"/>
          </w:rPr>
          <w:t xml:space="preserve">continuing to </w:t>
        </w:r>
      </w:ins>
      <w:ins w:id="120" w:author="Parks, Robbie M" w:date="2017-01-04T16:04:00Z">
        <w:r w:rsidR="007A42F3">
          <w:rPr>
            <w:rFonts w:ascii="Times New Roman" w:hAnsi="Times New Roman"/>
            <w:sz w:val="24"/>
            <w:szCs w:val="24"/>
          </w:rPr>
          <w:t>improve</w:t>
        </w:r>
        <w:r w:rsidR="00274E12">
          <w:rPr>
            <w:rFonts w:ascii="Times New Roman" w:hAnsi="Times New Roman"/>
            <w:sz w:val="24"/>
            <w:szCs w:val="24"/>
          </w:rPr>
          <w:t xml:space="preserve"> the availability of more traditional</w:t>
        </w:r>
      </w:ins>
      <w:ins w:id="121" w:author="Parks, Robbie M" w:date="2017-01-04T16:05:00Z">
        <w:r w:rsidR="00E63761">
          <w:rPr>
            <w:rFonts w:ascii="Times New Roman" w:hAnsi="Times New Roman"/>
            <w:sz w:val="24"/>
            <w:szCs w:val="24"/>
          </w:rPr>
          <w:t xml:space="preserve"> methods of care for</w:t>
        </w:r>
        <w:r w:rsidR="00455B56">
          <w:rPr>
            <w:rFonts w:ascii="Times New Roman" w:hAnsi="Times New Roman"/>
            <w:sz w:val="24"/>
            <w:szCs w:val="24"/>
          </w:rPr>
          <w:t xml:space="preserve"> the vulnerable</w:t>
        </w:r>
      </w:ins>
      <w:ins w:id="122" w:author="Parks, Robbie M" w:date="2017-01-04T16:16:00Z">
        <w:r w:rsidR="00E63761">
          <w:rPr>
            <w:rFonts w:ascii="Times New Roman" w:hAnsi="Times New Roman"/>
            <w:sz w:val="24"/>
            <w:szCs w:val="24"/>
          </w:rPr>
          <w:t xml:space="preserve"> older population</w:t>
        </w:r>
      </w:ins>
      <w:ins w:id="123" w:author="Parks, Robbie M" w:date="2017-01-04T16:05:00Z">
        <w:r w:rsidR="00455B56">
          <w:rPr>
            <w:rFonts w:ascii="Times New Roman" w:hAnsi="Times New Roman"/>
            <w:sz w:val="24"/>
            <w:szCs w:val="24"/>
          </w:rPr>
          <w:t xml:space="preserve"> in periods of cold weather, such </w:t>
        </w:r>
      </w:ins>
      <w:ins w:id="124" w:author="Parks, Robbie M" w:date="2017-01-04T16:18:00Z">
        <w:r w:rsidR="0067082C">
          <w:rPr>
            <w:rFonts w:ascii="Times New Roman" w:hAnsi="Times New Roman"/>
            <w:sz w:val="24"/>
            <w:szCs w:val="24"/>
          </w:rPr>
          <w:t xml:space="preserve">as </w:t>
        </w:r>
      </w:ins>
      <w:ins w:id="125" w:author="Parks, Robbie M" w:date="2017-01-04T16:09:00Z">
        <w:r w:rsidR="008937C1">
          <w:rPr>
            <w:rFonts w:ascii="Times New Roman" w:hAnsi="Times New Roman"/>
            <w:sz w:val="24"/>
            <w:szCs w:val="24"/>
          </w:rPr>
          <w:t xml:space="preserve">heating </w:t>
        </w:r>
        <w:r w:rsidR="002058C6">
          <w:rPr>
            <w:rFonts w:ascii="Times New Roman" w:hAnsi="Times New Roman"/>
            <w:sz w:val="24"/>
            <w:szCs w:val="24"/>
          </w:rPr>
          <w:t>provision and flu vaccinations</w:t>
        </w:r>
      </w:ins>
      <w:ins w:id="126" w:author="Parks, Robbie M" w:date="2017-01-04T16:33:00Z">
        <w:r w:rsidR="008B1C81">
          <w:rPr>
            <w:rFonts w:ascii="Times New Roman" w:hAnsi="Times New Roman"/>
            <w:sz w:val="24"/>
            <w:szCs w:val="24"/>
          </w:rPr>
          <w:t>.</w:t>
        </w:r>
      </w:ins>
      <w:r w:rsidR="008B1C81">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&lt;EndNote&gt;&lt;Cite&gt;&lt;Author&gt;England&lt;/Author&gt;&lt;Year&gt;2016&lt;/Year&gt;&lt;RecNum&gt;953&lt;/RecNum&gt;&lt;DisplayText&gt;&lt;style face="superscript"&gt;30&lt;/style&gt;&lt;/DisplayText&gt;&lt;record&gt;&lt;rec-number&gt;953&lt;/rec-number&gt;&lt;foreign-keys&gt;&lt;key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8B1C81" w:rsidRPr="008B1C81">
        <w:rPr>
          <w:rFonts w:ascii="Times New Roman" w:hAnsi="Times New Roman"/>
          <w:noProof/>
          <w:sz w:val="24"/>
          <w:szCs w:val="24"/>
          <w:vertAlign w:val="superscript"/>
        </w:rPr>
        <w:t>30</w:t>
      </w:r>
      <w:r w:rsidR="008B1C81">
        <w:rPr>
          <w:rFonts w:ascii="Times New Roman" w:hAnsi="Times New Roman"/>
          <w:sz w:val="24"/>
          <w:szCs w:val="24"/>
        </w:rPr>
        <w:fldChar w:fldCharType="end"/>
      </w:r>
      <w:ins w:id="127" w:author="Parks, Robbie M" w:date="2017-01-04T16:33:00Z">
        <w:r w:rsidR="008B1C81">
          <w:rPr>
            <w:rFonts w:ascii="Times New Roman" w:hAnsi="Times New Roman"/>
            <w:sz w:val="24"/>
            <w:szCs w:val="24"/>
          </w:rPr>
          <w:t xml:space="preserve"> </w:t>
        </w:r>
      </w:ins>
      <w:ins w:id="128" w:author="Parks, Robbie M" w:date="2017-01-04T16:17:00Z">
        <w:r w:rsidR="005F6B8E">
          <w:rPr>
            <w:rFonts w:ascii="Times New Roman" w:hAnsi="Times New Roman"/>
            <w:sz w:val="24"/>
            <w:szCs w:val="24"/>
          </w:rPr>
          <w:t xml:space="preserve">More personalised </w:t>
        </w:r>
      </w:ins>
      <w:ins w:id="129" w:author="Parks, Robbie M" w:date="2017-01-04T16:16:00Z">
        <w:r w:rsidR="005F6B8E">
          <w:rPr>
            <w:rFonts w:ascii="Times New Roman" w:hAnsi="Times New Roman"/>
            <w:sz w:val="24"/>
            <w:szCs w:val="24"/>
          </w:rPr>
          <w:t>s</w:t>
        </w:r>
      </w:ins>
      <w:ins w:id="130" w:author="Parks, Robbie M" w:date="2017-01-04T16:10:00Z">
        <w:r w:rsidR="005F6B8E">
          <w:rPr>
            <w:rFonts w:ascii="Times New Roman" w:hAnsi="Times New Roman"/>
            <w:sz w:val="24"/>
            <w:szCs w:val="24"/>
          </w:rPr>
          <w:t xml:space="preserve">ocial interventions may </w:t>
        </w:r>
        <w:r w:rsidR="005F6B8E">
          <w:rPr>
            <w:rFonts w:ascii="Times New Roman" w:hAnsi="Times New Roman"/>
            <w:sz w:val="24"/>
            <w:szCs w:val="24"/>
          </w:rPr>
          <w:lastRenderedPageBreak/>
          <w:t>also be important</w:t>
        </w:r>
        <w:r w:rsidR="009E01A1">
          <w:rPr>
            <w:rFonts w:ascii="Times New Roman" w:hAnsi="Times New Roman"/>
            <w:sz w:val="24"/>
            <w:szCs w:val="24"/>
          </w:rPr>
          <w:t xml:space="preserve">, </w:t>
        </w:r>
      </w:ins>
      <w:ins w:id="131" w:author="Parks, Robbie M" w:date="2017-01-04T16:18:00Z">
        <w:r w:rsidR="0067082C">
          <w:rPr>
            <w:rFonts w:ascii="Times New Roman" w:hAnsi="Times New Roman"/>
            <w:sz w:val="24"/>
            <w:szCs w:val="24"/>
          </w:rPr>
          <w:t>including</w:t>
        </w:r>
      </w:ins>
      <w:ins w:id="132" w:author="Parks, Robbie M" w:date="2017-01-04T16:10:00Z">
        <w:r w:rsidR="009E01A1">
          <w:rPr>
            <w:rFonts w:ascii="Times New Roman" w:hAnsi="Times New Roman"/>
            <w:sz w:val="24"/>
            <w:szCs w:val="24"/>
          </w:rPr>
          <w:t xml:space="preserve"> </w:t>
        </w:r>
      </w:ins>
      <w:ins w:id="133" w:author="Parks, Robbie M" w:date="2017-01-04T16:19:00Z">
        <w:r w:rsidR="00BF5ED2">
          <w:rPr>
            <w:rFonts w:ascii="Times New Roman" w:hAnsi="Times New Roman"/>
            <w:sz w:val="24"/>
            <w:szCs w:val="24"/>
          </w:rPr>
          <w:t>regular visits</w:t>
        </w:r>
      </w:ins>
      <w:ins w:id="134" w:author="Parks, Robbie M" w:date="2017-01-04T16:11:00Z">
        <w:r w:rsidR="00BF5ED2">
          <w:rPr>
            <w:rFonts w:ascii="Times New Roman" w:hAnsi="Times New Roman"/>
            <w:sz w:val="24"/>
            <w:szCs w:val="24"/>
          </w:rPr>
          <w:t xml:space="preserve"> to</w:t>
        </w:r>
        <w:r w:rsidR="009E01A1">
          <w:rPr>
            <w:rFonts w:ascii="Times New Roman" w:hAnsi="Times New Roman"/>
            <w:sz w:val="24"/>
            <w:szCs w:val="24"/>
          </w:rPr>
          <w:t xml:space="preserve"> the </w:t>
        </w:r>
      </w:ins>
      <w:ins w:id="135" w:author="Parks, Robbie M" w:date="2017-01-04T16:20:00Z">
        <w:r w:rsidR="000E4D80">
          <w:rPr>
            <w:rFonts w:ascii="Times New Roman" w:hAnsi="Times New Roman"/>
            <w:sz w:val="24"/>
            <w:szCs w:val="24"/>
          </w:rPr>
          <w:t xml:space="preserve">isolated </w:t>
        </w:r>
      </w:ins>
      <w:ins w:id="136" w:author="Parks, Robbie M" w:date="2017-01-04T16:11:00Z">
        <w:r w:rsidR="009E01A1">
          <w:rPr>
            <w:rFonts w:ascii="Times New Roman" w:hAnsi="Times New Roman"/>
            <w:sz w:val="24"/>
            <w:szCs w:val="24"/>
          </w:rPr>
          <w:t xml:space="preserve">elderly </w:t>
        </w:r>
        <w:r w:rsidR="00335A7D">
          <w:rPr>
            <w:rFonts w:ascii="Times New Roman" w:hAnsi="Times New Roman"/>
            <w:sz w:val="24"/>
            <w:szCs w:val="24"/>
          </w:rPr>
          <w:t xml:space="preserve">during peak mortality periods to ensure that they are </w:t>
        </w:r>
      </w:ins>
      <w:ins w:id="137" w:author="Parks, Robbie M" w:date="2017-01-04T16:19:00Z">
        <w:r w:rsidR="00BF5ED2">
          <w:rPr>
            <w:rFonts w:ascii="Times New Roman" w:hAnsi="Times New Roman"/>
            <w:sz w:val="24"/>
            <w:szCs w:val="24"/>
          </w:rPr>
          <w:t>optimally prepared</w:t>
        </w:r>
        <w:r w:rsidR="00D07EC4">
          <w:rPr>
            <w:rFonts w:ascii="Times New Roman" w:hAnsi="Times New Roman"/>
            <w:sz w:val="24"/>
            <w:szCs w:val="24"/>
          </w:rPr>
          <w:t xml:space="preserve"> </w:t>
        </w:r>
      </w:ins>
      <w:ins w:id="138" w:author="Parks, Robbie M" w:date="2017-01-04T16:20:00Z">
        <w:r w:rsidR="00341F77">
          <w:rPr>
            <w:rFonts w:ascii="Times New Roman" w:hAnsi="Times New Roman"/>
            <w:sz w:val="24"/>
            <w:szCs w:val="24"/>
          </w:rPr>
          <w:t>for adverse conditions</w:t>
        </w:r>
      </w:ins>
      <w:ins w:id="139" w:author="Parks, Robbie M" w:date="2017-01-04T16:17:00Z">
        <w:r w:rsidR="0067082C">
          <w:rPr>
            <w:rFonts w:ascii="Times New Roman" w:hAnsi="Times New Roman"/>
            <w:sz w:val="24"/>
            <w:szCs w:val="24"/>
          </w:rPr>
          <w:t>.</w:t>
        </w:r>
      </w:ins>
      <w:r w:rsidR="008B1C81">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&lt;EndNote&gt;&lt;Cite&gt;&lt;Author&gt;England&lt;/Author&gt;&lt;Year&gt;2016&lt;/Year&gt;&lt;RecNum&gt;953&lt;/RecNum&gt;&lt;DisplayText&gt;&lt;style face="superscript"&gt;30&lt;/style&gt;&lt;/DisplayText&gt;&lt;record&gt;&lt;rec-number&gt;953&lt;/rec-number&gt;&lt;foreign-keys&gt;&lt;key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8B1C81" w:rsidRPr="008B1C81">
        <w:rPr>
          <w:rFonts w:ascii="Times New Roman" w:hAnsi="Times New Roman"/>
          <w:noProof/>
          <w:sz w:val="24"/>
          <w:szCs w:val="24"/>
          <w:vertAlign w:val="superscript"/>
        </w:rPr>
        <w:t>30</w:t>
      </w:r>
      <w:r w:rsidR="008B1C81">
        <w:rPr>
          <w:rFonts w:ascii="Times New Roman" w:hAnsi="Times New Roman"/>
          <w:sz w:val="24"/>
          <w:szCs w:val="24"/>
        </w:rPr>
        <w:fldChar w:fldCharType="end"/>
      </w:r>
      <w:ins w:id="140" w:author="Parks, Robbie M" w:date="2017-01-04T16:20:00Z">
        <w:r w:rsidR="004C0C71">
          <w:rPr>
            <w:rFonts w:ascii="Times New Roman" w:hAnsi="Times New Roman"/>
            <w:sz w:val="24"/>
            <w:szCs w:val="24"/>
          </w:rPr>
          <w:t xml:space="preserve"> </w:t>
        </w:r>
      </w:ins>
      <w:ins w:id="141" w:author="Parks, Robbie M" w:date="2017-01-04T16:38:00Z">
        <w:r w:rsidR="0073705C">
          <w:rPr>
            <w:rFonts w:ascii="Times New Roman" w:hAnsi="Times New Roman"/>
            <w:sz w:val="24"/>
            <w:szCs w:val="24"/>
          </w:rPr>
          <w:t>Into the near-future,</w:t>
        </w:r>
      </w:ins>
      <w:ins w:id="142" w:author="Parks, Robbie M" w:date="2017-01-04T16:22:00Z">
        <w:r w:rsidR="0073705C">
          <w:rPr>
            <w:rFonts w:ascii="Times New Roman" w:hAnsi="Times New Roman"/>
            <w:sz w:val="24"/>
            <w:szCs w:val="24"/>
          </w:rPr>
          <w:t xml:space="preserve"> e</w:t>
        </w:r>
        <w:r w:rsidR="004C02DD">
          <w:rPr>
            <w:rFonts w:ascii="Times New Roman" w:hAnsi="Times New Roman"/>
            <w:sz w:val="24"/>
            <w:szCs w:val="24"/>
          </w:rPr>
          <w:t>mergent new technology, such as</w:t>
        </w:r>
      </w:ins>
      <w:ins w:id="143" w:author="Parks, Robbie M" w:date="2017-01-04T16:23:00Z">
        <w:r w:rsidR="00DF210F">
          <w:rPr>
            <w:rFonts w:ascii="Times New Roman" w:hAnsi="Times New Roman"/>
            <w:sz w:val="24"/>
            <w:szCs w:val="24"/>
          </w:rPr>
          <w:t xml:space="preserve"> always-connected </w:t>
        </w:r>
      </w:ins>
      <w:ins w:id="144" w:author="Parks, Robbie M" w:date="2017-01-04T16:24:00Z">
        <w:r w:rsidR="00DF210F">
          <w:rPr>
            <w:rFonts w:ascii="Times New Roman" w:hAnsi="Times New Roman"/>
            <w:sz w:val="24"/>
            <w:szCs w:val="24"/>
          </w:rPr>
          <w:t>hands-free</w:t>
        </w:r>
      </w:ins>
      <w:ins w:id="145" w:author="Parks, Robbie M" w:date="2017-01-04T16:23:00Z">
        <w:r w:rsidR="00DF210F">
          <w:rPr>
            <w:rFonts w:ascii="Times New Roman" w:hAnsi="Times New Roman"/>
            <w:sz w:val="24"/>
            <w:szCs w:val="24"/>
          </w:rPr>
          <w:t xml:space="preserve"> communications devices with</w:t>
        </w:r>
      </w:ins>
      <w:ins w:id="146" w:author="Parks, Robbie M" w:date="2017-01-04T16:24:00Z">
        <w:r w:rsidR="00B77C3F">
          <w:rPr>
            <w:rFonts w:ascii="Times New Roman" w:hAnsi="Times New Roman"/>
            <w:sz w:val="24"/>
            <w:szCs w:val="24"/>
          </w:rPr>
          <w:t xml:space="preserve"> the outside world, like </w:t>
        </w:r>
      </w:ins>
      <w:ins w:id="147" w:author="Parks, Robbie M" w:date="2017-01-04T16:26:00Z">
        <w:r w:rsidR="00085916">
          <w:rPr>
            <w:rFonts w:ascii="Times New Roman" w:hAnsi="Times New Roman"/>
            <w:sz w:val="24"/>
            <w:szCs w:val="24"/>
          </w:rPr>
          <w:t xml:space="preserve">the </w:t>
        </w:r>
      </w:ins>
      <w:ins w:id="148" w:author="Parks, Robbie M" w:date="2017-01-04T16:24:00Z">
        <w:r w:rsidR="00DF210F">
          <w:rPr>
            <w:rFonts w:ascii="Times New Roman" w:hAnsi="Times New Roman"/>
            <w:sz w:val="24"/>
            <w:szCs w:val="24"/>
          </w:rPr>
          <w:t>Amazon</w:t>
        </w:r>
      </w:ins>
      <w:ins w:id="149" w:author="Parks, Robbie M" w:date="2017-01-04T16:25:00Z">
        <w:r w:rsidR="003C3F17">
          <w:rPr>
            <w:rFonts w:ascii="Times New Roman" w:hAnsi="Times New Roman"/>
            <w:sz w:val="24"/>
            <w:szCs w:val="24"/>
          </w:rPr>
          <w:t xml:space="preserve"> Echo or Google </w:t>
        </w:r>
      </w:ins>
      <w:ins w:id="150" w:author="Parks, Robbie M" w:date="2017-01-04T16:26:00Z">
        <w:r w:rsidR="00085916">
          <w:rPr>
            <w:rFonts w:ascii="Times New Roman" w:hAnsi="Times New Roman"/>
            <w:sz w:val="24"/>
            <w:szCs w:val="24"/>
          </w:rPr>
          <w:t>Home</w:t>
        </w:r>
      </w:ins>
      <w:ins w:id="151" w:author="Parks, Robbie M" w:date="2017-01-04T16:22:00Z">
        <w:r w:rsidR="004C02DD">
          <w:rPr>
            <w:rFonts w:ascii="Times New Roman" w:hAnsi="Times New Roman"/>
            <w:sz w:val="24"/>
            <w:szCs w:val="24"/>
          </w:rPr>
          <w:t xml:space="preserve">, </w:t>
        </w:r>
      </w:ins>
      <w:ins w:id="152" w:author="Parks, Robbie M" w:date="2017-01-04T16:04:00Z">
        <w:r w:rsidR="00274E12">
          <w:rPr>
            <w:rFonts w:ascii="Times New Roman" w:hAnsi="Times New Roman"/>
            <w:sz w:val="24"/>
            <w:szCs w:val="24"/>
          </w:rPr>
          <w:t>could</w:t>
        </w:r>
      </w:ins>
      <w:ins w:id="153" w:author="Parks, Robbie M" w:date="2017-01-04T16:34:00Z">
        <w:r w:rsidR="008B1C81">
          <w:rPr>
            <w:rFonts w:ascii="Times New Roman" w:hAnsi="Times New Roman"/>
            <w:sz w:val="24"/>
            <w:szCs w:val="24"/>
          </w:rPr>
          <w:t xml:space="preserve"> potentially</w:t>
        </w:r>
      </w:ins>
      <w:ins w:id="154" w:author="Parks, Robbie M" w:date="2017-01-04T16:04:00Z">
        <w:r w:rsidR="00274E12">
          <w:rPr>
            <w:rFonts w:ascii="Times New Roman" w:hAnsi="Times New Roman"/>
            <w:sz w:val="24"/>
            <w:szCs w:val="24"/>
          </w:rPr>
          <w:t xml:space="preserve"> </w:t>
        </w:r>
      </w:ins>
      <w:ins w:id="155" w:author="Parks, Robbie M" w:date="2017-01-04T15:59:00Z">
        <w:r w:rsidR="00911634">
          <w:rPr>
            <w:rFonts w:ascii="Times New Roman" w:hAnsi="Times New Roman"/>
            <w:sz w:val="24"/>
            <w:szCs w:val="24"/>
          </w:rPr>
          <w:t>improve the quality of care</w:t>
        </w:r>
      </w:ins>
      <w:ins w:id="156" w:author="Parks, Robbie M" w:date="2017-01-04T16:00:00Z">
        <w:r w:rsidR="00911634">
          <w:rPr>
            <w:rFonts w:ascii="Times New Roman" w:hAnsi="Times New Roman"/>
            <w:sz w:val="24"/>
            <w:szCs w:val="24"/>
          </w:rPr>
          <w:t xml:space="preserve"> and attention</w:t>
        </w:r>
      </w:ins>
      <w:ins w:id="157" w:author="Parks, Robbie M" w:date="2017-01-04T15:59:00Z">
        <w:r w:rsidR="00911634">
          <w:rPr>
            <w:rFonts w:ascii="Times New Roman" w:hAnsi="Times New Roman"/>
            <w:sz w:val="24"/>
            <w:szCs w:val="24"/>
          </w:rPr>
          <w:t xml:space="preserve"> that older</w:t>
        </w:r>
      </w:ins>
      <w:ins w:id="158" w:author="Parks, Robbie M" w:date="2017-01-04T16:00:00Z">
        <w:r w:rsidR="00911634">
          <w:rPr>
            <w:rFonts w:ascii="Times New Roman" w:hAnsi="Times New Roman"/>
            <w:sz w:val="24"/>
            <w:szCs w:val="24"/>
          </w:rPr>
          <w:t>, more vulnerable</w:t>
        </w:r>
      </w:ins>
      <w:ins w:id="159" w:author="Parks, Robbie M" w:date="2017-01-04T15:59:00Z">
        <w:r w:rsidR="00911634">
          <w:rPr>
            <w:rFonts w:ascii="Times New Roman" w:hAnsi="Times New Roman"/>
            <w:sz w:val="24"/>
            <w:szCs w:val="24"/>
          </w:rPr>
          <w:t xml:space="preserve"> </w:t>
        </w:r>
      </w:ins>
      <w:ins w:id="160" w:author="Parks, Robbie M" w:date="2017-01-04T16:00:00Z">
        <w:r w:rsidR="00911634">
          <w:rPr>
            <w:rFonts w:ascii="Times New Roman" w:hAnsi="Times New Roman"/>
            <w:sz w:val="24"/>
            <w:szCs w:val="24"/>
          </w:rPr>
          <w:t>groups in the population</w:t>
        </w:r>
      </w:ins>
      <w:ins w:id="161" w:author="Parks, Robbie M" w:date="2017-01-04T16:10:00Z">
        <w:r w:rsidR="004C02DD">
          <w:rPr>
            <w:rFonts w:ascii="Times New Roman" w:hAnsi="Times New Roman"/>
            <w:sz w:val="24"/>
            <w:szCs w:val="24"/>
          </w:rPr>
          <w:t xml:space="preserve">, with </w:t>
        </w:r>
      </w:ins>
      <w:ins w:id="162" w:author="Parks, Robbie M" w:date="2017-01-04T16:23:00Z">
        <w:r w:rsidR="004C02DD">
          <w:rPr>
            <w:rFonts w:ascii="Times New Roman" w:hAnsi="Times New Roman"/>
            <w:sz w:val="24"/>
            <w:szCs w:val="24"/>
          </w:rPr>
          <w:t xml:space="preserve">remote </w:t>
        </w:r>
      </w:ins>
      <w:ins w:id="163" w:author="Parks, Robbie M" w:date="2017-01-04T16:34:00Z">
        <w:r w:rsidR="00791D9C">
          <w:rPr>
            <w:rFonts w:ascii="Times New Roman" w:hAnsi="Times New Roman"/>
            <w:sz w:val="24"/>
            <w:szCs w:val="24"/>
          </w:rPr>
          <w:t>interaction</w:t>
        </w:r>
      </w:ins>
      <w:ins w:id="164" w:author="Parks, Robbie M" w:date="2017-01-04T16:23:00Z">
        <w:r w:rsidR="004C02DD">
          <w:rPr>
            <w:rFonts w:ascii="Times New Roman" w:hAnsi="Times New Roman"/>
            <w:sz w:val="24"/>
            <w:szCs w:val="24"/>
          </w:rPr>
          <w:t xml:space="preserve"> and </w:t>
        </w:r>
      </w:ins>
      <w:ins w:id="165" w:author="Parks, Robbie M" w:date="2017-01-04T16:34:00Z">
        <w:r w:rsidR="00791D9C">
          <w:rPr>
            <w:rFonts w:ascii="Times New Roman" w:hAnsi="Times New Roman"/>
            <w:sz w:val="24"/>
            <w:szCs w:val="24"/>
          </w:rPr>
          <w:t>analysis</w:t>
        </w:r>
      </w:ins>
      <w:ins w:id="166" w:author="Parks, Robbie M" w:date="2017-01-04T16:23:00Z">
        <w:r w:rsidR="004C02DD">
          <w:rPr>
            <w:rFonts w:ascii="Times New Roman" w:hAnsi="Times New Roman"/>
            <w:sz w:val="24"/>
            <w:szCs w:val="24"/>
          </w:rPr>
          <w:t xml:space="preserve"> of house-bound individuals.</w:t>
        </w:r>
      </w:ins>
      <w:r w:rsidR="00232F41">
        <w:rPr>
          <w:rFonts w:ascii="Times New Roman" w:hAnsi="Times New Roman"/>
          <w:sz w:val="24"/>
          <w:szCs w:val="24"/>
        </w:rPr>
        <w:fldChar w:fldCharType="begin"/>
      </w:r>
      <w:r w:rsidR="00232F41">
        <w:rPr>
          <w:rFonts w:ascii="Times New Roman" w:hAnsi="Times New Roman"/>
          <w:sz w:val="24"/>
          <w:szCs w:val="24"/>
        </w:rPr>
        <w:instrText xml:space="preserve"> ADDIN EN.CITE &lt;EndNote&gt;&lt;Cite&gt;&lt;Author&gt;Baker&lt;/Author&gt;&lt;Year&gt;2013&lt;/Year&gt;&lt;RecNum&gt;954&lt;/RecNum&gt;&lt;DisplayText&gt;&lt;style face="superscript"&gt;31&lt;/style&gt;&lt;/DisplayText&gt;&lt;record&gt;&lt;rec-number&gt;954&lt;/rec-number&gt;&lt;foreign-keys&gt;&lt;key app="EN" db-id="t0tw0zzvgt0wf4erero5steu5rx5tpas22wa" timestamp="1483548194"&gt;954&lt;/key&gt;&lt;/foreign-keys&gt;&lt;ref-type name="Journal Article"&gt;17&lt;/ref-type&gt;&lt;contributors&gt;&lt;authors&gt;&lt;author&gt;Baker, C.&lt;/author&gt;&lt;/authors&gt;&lt;/contributors&gt;&lt;titles&gt;&lt;title&gt;A connection for all ages: enabling the benefits of high-speed internet access for older adults&lt;/title&gt;&lt;secondary-title&gt;AARP Public Policy Institute&lt;/secondary-title&gt;&lt;/titles&gt;&lt;periodical&gt;&lt;full-title&gt;AARP Public Policy Institute&lt;/full-title&gt;&lt;/periodical&gt;&lt;dates&gt;&lt;year&gt;2013&lt;/year&gt;&lt;/dates&gt;&lt;urls&gt;&lt;/urls&gt;&lt;/record&gt;&lt;/Cite&gt;&lt;/EndNote&gt;</w:instrText>
      </w:r>
      <w:r w:rsidR="00232F41">
        <w:rPr>
          <w:rFonts w:ascii="Times New Roman" w:hAnsi="Times New Roman"/>
          <w:sz w:val="24"/>
          <w:szCs w:val="24"/>
        </w:rPr>
        <w:fldChar w:fldCharType="separate"/>
      </w:r>
      <w:r w:rsidR="00232F41" w:rsidRPr="00232F41">
        <w:rPr>
          <w:rFonts w:ascii="Times New Roman" w:hAnsi="Times New Roman"/>
          <w:noProof/>
          <w:sz w:val="24"/>
          <w:szCs w:val="24"/>
          <w:vertAlign w:val="superscript"/>
        </w:rPr>
        <w:t>31</w:t>
      </w:r>
      <w:r w:rsidR="00232F41">
        <w:rPr>
          <w:rFonts w:ascii="Times New Roman" w:hAnsi="Times New Roman"/>
          <w:sz w:val="24"/>
          <w:szCs w:val="24"/>
        </w:rPr>
        <w:fldChar w:fldCharType="end"/>
      </w:r>
    </w:p>
    <w:p w14:paraId="6068B2F1"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4E0482" w:rsidRDefault="0007260F" w:rsidP="003F6B5D">
      <w:pPr>
        <w:spacing w:after="0" w:line="240" w:lineRule="auto"/>
        <w:rPr>
          <w:rFonts w:ascii="Times New Roman" w:hAnsi="Times New Roman"/>
          <w:b/>
          <w:color w:val="000000" w:themeColor="text1"/>
          <w:sz w:val="24"/>
          <w:szCs w:val="24"/>
        </w:rPr>
      </w:pPr>
    </w:p>
    <w:p w14:paraId="0D8BFB3A"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4E318F0D" w14:textId="77777777" w:rsidR="0007260F" w:rsidRPr="004E0482" w:rsidRDefault="0007260F" w:rsidP="003F6B5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4DA2F05B" w14:textId="35BC6E6E" w:rsidR="0007260F" w:rsidRDefault="0007260F" w:rsidP="00B938DB">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232F41">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face="superscript"&gt;32&lt;/style&gt;&lt;/DisplayText&gt;&lt;record&gt;&lt;rec-number&gt;456&lt;/rec-number&gt;&lt;foreign-keys&gt;&lt;key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232F41" w:rsidRPr="00232F41">
        <w:rPr>
          <w:rFonts w:ascii="Times New Roman" w:hAnsi="Times New Roman"/>
          <w:noProof/>
          <w:color w:val="000000" w:themeColor="text1"/>
          <w:sz w:val="24"/>
          <w:szCs w:val="24"/>
          <w:vertAlign w:val="superscript"/>
        </w:rPr>
        <w:t>32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7EEBB12A" w14:textId="77777777" w:rsidR="0007260F" w:rsidRPr="004E0482" w:rsidRDefault="0007260F" w:rsidP="00472EC1">
      <w:pPr>
        <w:spacing w:after="0" w:line="480" w:lineRule="auto"/>
        <w:rPr>
          <w:rFonts w:ascii="Times New Roman" w:hAnsi="Times New Roman"/>
          <w:color w:val="000000" w:themeColor="text1"/>
          <w:sz w:val="24"/>
          <w:szCs w:val="24"/>
        </w:rPr>
      </w:pPr>
    </w:p>
    <w:p w14:paraId="0099D9A5" w14:textId="006C45CE" w:rsidR="0078333E" w:rsidRDefault="0007260F" w:rsidP="00472EC1">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Pr="006F2D92">
        <w:rPr>
          <w:rFonts w:ascii="Times New Roman" w:hAnsi="Times New Roman"/>
          <w:color w:val="000000" w:themeColor="text1"/>
          <w:sz w:val="24"/>
          <w:szCs w:val="24"/>
        </w:rPr>
        <w:fldChar w:fldCharType="begin"/>
      </w:r>
      <w:r w:rsidR="00232F41">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face="superscript"&gt;33&lt;/style&gt;&lt;/DisplayText&gt;&lt;record&gt;&lt;rec-number&gt;454&lt;/rec-number&gt;&lt;foreign-keys&gt;&lt;key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6F2D92">
        <w:rPr>
          <w:rFonts w:ascii="Times New Roman" w:hAnsi="Times New Roman"/>
          <w:color w:val="000000" w:themeColor="text1"/>
          <w:sz w:val="24"/>
          <w:szCs w:val="24"/>
        </w:rPr>
        <w:fldChar w:fldCharType="separate"/>
      </w:r>
      <w:r w:rsidR="00232F41" w:rsidRPr="00232F41">
        <w:rPr>
          <w:rFonts w:ascii="Times New Roman" w:hAnsi="Times New Roman"/>
          <w:noProof/>
          <w:color w:val="000000" w:themeColor="text1"/>
          <w:sz w:val="24"/>
          <w:szCs w:val="24"/>
          <w:vertAlign w:val="superscript"/>
        </w:rPr>
        <w:t>33</w:t>
      </w:r>
      <w:r w:rsidRPr="006F2D9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1723485A" w14:textId="77777777" w:rsidR="001A0C5A" w:rsidRDefault="001A0C5A" w:rsidP="00472EC1">
      <w:pPr>
        <w:spacing w:after="0" w:line="480" w:lineRule="auto"/>
        <w:rPr>
          <w:rFonts w:ascii="Times New Roman" w:hAnsi="Times New Roman"/>
          <w:color w:val="000000" w:themeColor="text1"/>
          <w:sz w:val="24"/>
          <w:szCs w:val="24"/>
        </w:rPr>
      </w:pPr>
    </w:p>
    <w:p w14:paraId="293F36A8" w14:textId="2250766C" w:rsidR="0078333E" w:rsidRPr="004E0482" w:rsidRDefault="00C2786A">
      <w:pPr>
        <w:spacing w:after="0" w:line="480" w:lineRule="auto"/>
        <w:rPr>
          <w:rFonts w:ascii="Times New Roman" w:hAnsi="Times New Roman"/>
          <w:color w:val="000000" w:themeColor="text1"/>
          <w:sz w:val="24"/>
          <w:szCs w:val="24"/>
        </w:rPr>
      </w:pPr>
      <w:r>
        <w:rPr>
          <w:rFonts w:ascii="Times New Roman" w:hAnsi="Times New Roman"/>
          <w:sz w:val="24"/>
          <w:szCs w:val="24"/>
        </w:rPr>
        <w:t>We also subdivided the</w:t>
      </w:r>
      <w:r w:rsidRPr="004278AA">
        <w:rPr>
          <w:rFonts w:ascii="Times New Roman" w:hAnsi="Times New Roman"/>
          <w:sz w:val="24"/>
          <w:szCs w:val="24"/>
        </w:rPr>
        <w:t xml:space="preserve"> </w:t>
      </w:r>
      <w:r w:rsidR="0078333E" w:rsidRPr="004278AA">
        <w:rPr>
          <w:rFonts w:ascii="Times New Roman" w:hAnsi="Times New Roman"/>
          <w:sz w:val="24"/>
          <w:szCs w:val="24"/>
        </w:rPr>
        <w:t>national data geographically by climate region</w:t>
      </w:r>
      <w:r>
        <w:rPr>
          <w:rFonts w:ascii="Times New Roman" w:hAnsi="Times New Roman"/>
          <w:sz w:val="24"/>
          <w:szCs w:val="24"/>
        </w:rPr>
        <w:t>s used</w:t>
      </w:r>
      <w:r w:rsidR="0078333E" w:rsidRPr="004278AA">
        <w:rPr>
          <w:rFonts w:ascii="Times New Roman" w:hAnsi="Times New Roman"/>
          <w:sz w:val="24"/>
          <w:szCs w:val="24"/>
        </w:rPr>
        <w:t xml:space="preserve"> by the National Oceanic and Atmospheric Administration (NOAA)</w:t>
      </w:r>
      <w:r w:rsidR="00290FD5">
        <w:rPr>
          <w:rFonts w:ascii="Times New Roman" w:hAnsi="Times New Roman"/>
          <w:sz w:val="24"/>
          <w:szCs w:val="24"/>
        </w:rPr>
        <w:t>;</w:t>
      </w:r>
      <w:r w:rsidR="0078333E">
        <w:rPr>
          <w:rFonts w:ascii="Times New Roman" w:hAnsi="Times New Roman"/>
          <w:sz w:val="24"/>
          <w:szCs w:val="24"/>
        </w:rPr>
        <w:fldChar w:fldCharType="begin"/>
      </w:r>
      <w:r w:rsidR="00232F41">
        <w:rPr>
          <w:rFonts w:ascii="Times New Roman" w:hAnsi="Times New Roman"/>
          <w:sz w:val="24"/>
          <w:szCs w:val="24"/>
        </w:rPr>
        <w:instrText xml:space="preserve"> ADDIN EN.CITE &lt;EndNote&gt;&lt;Cite&gt;&lt;Author&gt;Karl&lt;/Author&gt;&lt;Year&gt;1984&lt;/Year&gt;&lt;RecNum&gt;454&lt;/RecNum&gt;&lt;DisplayText&gt;&lt;style face="superscript"&gt;33&lt;/style&gt;&lt;/DisplayText&gt;&lt;record&gt;&lt;rec-number&gt;454&lt;/rec-number&gt;&lt;foreign-keys&gt;&lt;key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78333E">
        <w:rPr>
          <w:rFonts w:ascii="Times New Roman" w:hAnsi="Times New Roman"/>
          <w:sz w:val="24"/>
          <w:szCs w:val="24"/>
        </w:rPr>
        <w:fldChar w:fldCharType="separate"/>
      </w:r>
      <w:r w:rsidR="00232F41" w:rsidRPr="00232F41">
        <w:rPr>
          <w:rFonts w:ascii="Times New Roman" w:hAnsi="Times New Roman"/>
          <w:noProof/>
          <w:sz w:val="24"/>
          <w:szCs w:val="24"/>
          <w:vertAlign w:val="superscript"/>
        </w:rPr>
        <w:t>33</w:t>
      </w:r>
      <w:r w:rsidR="0078333E">
        <w:rPr>
          <w:rFonts w:ascii="Times New Roman" w:hAnsi="Times New Roman"/>
          <w:sz w:val="24"/>
          <w:szCs w:val="24"/>
        </w:rPr>
        <w:fldChar w:fldCharType="end"/>
      </w:r>
      <w:r w:rsidR="0078333E" w:rsidRPr="004278AA">
        <w:rPr>
          <w:rFonts w:ascii="Times New Roman" w:hAnsi="Times New Roman"/>
          <w:sz w:val="24"/>
          <w:szCs w:val="24"/>
        </w:rPr>
        <w:t xml:space="preserve"> </w:t>
      </w:r>
      <w:r w:rsidR="0078333E">
        <w:rPr>
          <w:rFonts w:ascii="Times New Roman" w:hAnsi="Times New Roman"/>
          <w:sz w:val="24"/>
          <w:szCs w:val="24"/>
        </w:rPr>
        <w:t>Hawaii was included in the West region, and Alaska in the Northwest region.</w:t>
      </w:r>
    </w:p>
    <w:p w14:paraId="06CCAF4E" w14:textId="77777777" w:rsidR="0007260F" w:rsidRPr="004E0482" w:rsidRDefault="0007260F">
      <w:pPr>
        <w:spacing w:after="0" w:line="480" w:lineRule="auto"/>
        <w:rPr>
          <w:rFonts w:ascii="Times New Roman" w:hAnsi="Times New Roman"/>
          <w:color w:val="000000" w:themeColor="text1"/>
          <w:sz w:val="24"/>
          <w:szCs w:val="24"/>
        </w:rPr>
      </w:pPr>
    </w:p>
    <w:p w14:paraId="756E0785" w14:textId="77777777" w:rsidR="0007260F" w:rsidRPr="004E0482" w:rsidRDefault="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lastRenderedPageBreak/>
        <w:t>Statistical methods</w:t>
      </w:r>
    </w:p>
    <w:p w14:paraId="7CE923E0" w14:textId="774F170D" w:rsidR="0007260F"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wavelet analysis to establish the presence of seasonality, both nationally and sub-nationally, for each age-sex group.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6D55E7">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6D55E7" w:rsidRPr="006D55E7">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w:t>
      </w:r>
      <w:r>
        <w:rPr>
          <w:rFonts w:ascii="Times New Roman" w:hAnsi="Times New Roman"/>
          <w:color w:val="000000" w:themeColor="text1"/>
          <w:sz w:val="24"/>
          <w:szCs w:val="24"/>
        </w:rPr>
        <w:t>c spectral analysis. The resulting coefficients</w:t>
      </w:r>
      <w:r w:rsidRPr="004E0482">
        <w:rPr>
          <w:rFonts w:ascii="Times New Roman" w:hAnsi="Times New Roman"/>
          <w:color w:val="000000" w:themeColor="text1"/>
          <w:sz w:val="24"/>
          <w:szCs w:val="24"/>
        </w:rPr>
        <w:t xml:space="preserve"> can be presented on a two-dimensional</w:t>
      </w:r>
      <w:r>
        <w:rPr>
          <w:rFonts w:ascii="Times New Roman" w:hAnsi="Times New Roman"/>
          <w:color w:val="000000" w:themeColor="text1"/>
          <w:sz w:val="24"/>
          <w:szCs w:val="24"/>
        </w:rPr>
        <w:t xml:space="preserve"> plot of time against frequency</w:t>
      </w:r>
      <w:r w:rsidRPr="004E0482">
        <w:rPr>
          <w:rFonts w:ascii="Times New Roman" w:hAnsi="Times New Roman"/>
          <w:color w:val="000000" w:themeColor="text1"/>
          <w:sz w:val="24"/>
          <w:szCs w:val="24"/>
        </w:rPr>
        <w:t xml:space="preserve">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Importantly, 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w:t>
      </w:r>
      <w:proofErr w:type="gramStart"/>
      <w:r w:rsidR="00290FD5">
        <w:rPr>
          <w:rFonts w:ascii="Times New Roman" w:hAnsi="Times New Roman"/>
          <w:color w:val="000000" w:themeColor="text1"/>
          <w:sz w:val="24"/>
          <w:szCs w:val="24"/>
        </w:rPr>
        <w:t>is able to</w:t>
      </w:r>
      <w:proofErr w:type="gramEnd"/>
      <w:r w:rsidR="00290FD5"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measure</w:t>
      </w:r>
      <w:r w:rsidRPr="004E0482">
        <w:rPr>
          <w:rFonts w:ascii="Times New Roman" w:hAnsi="Times New Roman"/>
          <w:color w:val="000000" w:themeColor="text1"/>
          <w:sz w:val="24"/>
          <w:szCs w:val="24"/>
        </w:rPr>
        <w:t xml:space="preserve"> dynamic seasonal behaviour, </w:t>
      </w:r>
      <w:r>
        <w:rPr>
          <w:rFonts w:ascii="Times New Roman" w:hAnsi="Times New Roman"/>
          <w:color w:val="000000" w:themeColor="text1"/>
          <w:sz w:val="24"/>
          <w:szCs w:val="24"/>
        </w:rPr>
        <w:t xml:space="preserve">in which </w:t>
      </w:r>
      <w:r w:rsidRPr="004E0482">
        <w:rPr>
          <w:rFonts w:ascii="Times New Roman" w:hAnsi="Times New Roman"/>
          <w:color w:val="000000" w:themeColor="text1"/>
          <w:sz w:val="24"/>
          <w:szCs w:val="24"/>
        </w:rPr>
        <w:t xml:space="preserve">the periodicity of death rates </w:t>
      </w:r>
      <w:r>
        <w:rPr>
          <w:rFonts w:ascii="Times New Roman" w:hAnsi="Times New Roman"/>
          <w:color w:val="000000" w:themeColor="text1"/>
          <w:sz w:val="24"/>
          <w:szCs w:val="24"/>
        </w:rPr>
        <w:t>may</w:t>
      </w:r>
      <w:r w:rsidRPr="004E0482">
        <w:rPr>
          <w:rFonts w:ascii="Times New Roman" w:hAnsi="Times New Roman"/>
          <w:color w:val="000000" w:themeColor="text1"/>
          <w:sz w:val="24"/>
          <w:szCs w:val="24"/>
        </w:rPr>
        <w:t xml:space="preserve"> disappea</w:t>
      </w:r>
      <w:r>
        <w:rPr>
          <w:rFonts w:ascii="Times New Roman" w:hAnsi="Times New Roman"/>
          <w:color w:val="000000" w:themeColor="text1"/>
          <w:sz w:val="24"/>
          <w:szCs w:val="24"/>
        </w:rPr>
        <w:t>r, emerge, or change over time. This is</w:t>
      </w:r>
      <w:r w:rsidRPr="004E0482">
        <w:rPr>
          <w:rFonts w:ascii="Times New Roman" w:hAnsi="Times New Roman"/>
          <w:color w:val="000000" w:themeColor="text1"/>
          <w:sz w:val="24"/>
          <w:szCs w:val="24"/>
        </w:rPr>
        <w:t xml:space="preserve"> not possible in standard Fourier analysis or </w:t>
      </w:r>
      <w:r>
        <w:rPr>
          <w:rFonts w:ascii="Times New Roman" w:hAnsi="Times New Roman"/>
          <w:color w:val="000000" w:themeColor="text1"/>
          <w:sz w:val="24"/>
          <w:szCs w:val="24"/>
        </w:rPr>
        <w:t xml:space="preserve">when </w:t>
      </w:r>
      <w:r w:rsidRPr="004E0482">
        <w:rPr>
          <w:rFonts w:ascii="Times New Roman" w:hAnsi="Times New Roman"/>
          <w:color w:val="000000" w:themeColor="text1"/>
          <w:sz w:val="24"/>
          <w:szCs w:val="24"/>
        </w:rPr>
        <w:t>fitting a statistical model with a period basis function.</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We used the R package</w:t>
      </w:r>
      <w:r w:rsidR="008C2086">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WaveletComp</w:t>
      </w:r>
      <w:ins w:id="167" w:author="Parks, Robbie M" w:date="2017-01-03T14:04:00Z">
        <w:r w:rsidR="00E80EA7">
          <w:rPr>
            <w:rFonts w:ascii="Times New Roman" w:hAnsi="Times New Roman"/>
            <w:color w:val="000000" w:themeColor="text1"/>
            <w:sz w:val="24"/>
            <w:szCs w:val="24"/>
          </w:rPr>
          <w:t xml:space="preserve"> (version 1.0)</w:t>
        </w:r>
        <w:r w:rsidR="00E80EA7"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 xml:space="preserve">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w:t>
      </w:r>
      <w:proofErr w:type="gramStart"/>
      <w:r>
        <w:rPr>
          <w:rFonts w:ascii="Times New Roman" w:hAnsi="Times New Roman"/>
          <w:color w:val="000000" w:themeColor="text1"/>
          <w:sz w:val="24"/>
          <w:szCs w:val="24"/>
        </w:rPr>
        <w:t>so as to</w:t>
      </w:r>
      <w:proofErr w:type="gramEnd"/>
      <w:r>
        <w:rPr>
          <w:rFonts w:ascii="Times New Roman" w:hAnsi="Times New Roman"/>
          <w:color w:val="000000" w:themeColor="text1"/>
          <w:sz w:val="24"/>
          <w:szCs w:val="24"/>
        </w:rPr>
        <w:t xml:space="preserve"> range between 1 and -1.</w:t>
      </w:r>
      <w:r w:rsidRPr="004E0482">
        <w:rPr>
          <w:rFonts w:ascii="Times New Roman" w:hAnsi="Times New Roman"/>
          <w:color w:val="000000" w:themeColor="text1"/>
          <w:sz w:val="24"/>
          <w:szCs w:val="24"/>
        </w:rPr>
        <w:t xml:space="preserve"> </w:t>
      </w:r>
    </w:p>
    <w:p w14:paraId="17124AC1" w14:textId="77777777" w:rsidR="0007260F" w:rsidRPr="004E0482" w:rsidRDefault="0007260F">
      <w:pPr>
        <w:spacing w:after="0" w:line="480" w:lineRule="auto"/>
        <w:rPr>
          <w:rFonts w:ascii="Times New Roman" w:hAnsi="Times New Roman"/>
          <w:color w:val="000000" w:themeColor="text1"/>
          <w:sz w:val="24"/>
          <w:szCs w:val="24"/>
        </w:rPr>
      </w:pPr>
    </w:p>
    <w:p w14:paraId="33CA83B0" w14:textId="2E4EE1CA" w:rsidR="0007260F" w:rsidRPr="00F00B29" w:rsidRDefault="0007260F">
      <w:pPr>
        <w:pStyle w:val="CommentText"/>
        <w:spacing w:line="480" w:lineRule="auto"/>
        <w:rPr>
          <w:rFonts w:ascii="Times New Roman" w:hAnsi="Times New Roman" w:cs="Times New Roman"/>
          <w:noProof/>
          <w:sz w:val="24"/>
          <w:szCs w:val="24"/>
        </w:rPr>
      </w:pPr>
      <w:r w:rsidRPr="004E0482">
        <w:rPr>
          <w:rFonts w:ascii="Times New Roman" w:hAnsi="Times New Roman"/>
          <w:color w:val="000000" w:themeColor="text1"/>
          <w:sz w:val="24"/>
          <w:szCs w:val="24"/>
        </w:rPr>
        <w:t>We identified age-sex groups whose wavelet power spectr</w:t>
      </w:r>
      <w:r>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 as well as for both time sections (1982-1997,1998-2013),</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 These</w:t>
      </w:r>
      <w:r w:rsidR="008C2086">
        <w:rPr>
          <w:rFonts w:ascii="Times New Roman" w:hAnsi="Times New Roman"/>
          <w:color w:val="000000" w:themeColor="text1"/>
          <w:sz w:val="24"/>
          <w:szCs w:val="24"/>
        </w:rPr>
        <w:t xml:space="preserve"> parameters</w:t>
      </w:r>
      <w:r>
        <w:rPr>
          <w:rFonts w:ascii="Times New Roman" w:hAnsi="Times New Roman"/>
          <w:color w:val="000000" w:themeColor="text1"/>
          <w:sz w:val="24"/>
          <w:szCs w:val="24"/>
        </w:rPr>
        <w:t xml:space="preserve"> estimate when in the year, on average, </w:t>
      </w:r>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wa</w:t>
      </w:r>
      <w:r w:rsidR="008C2086" w:rsidRPr="004E0482">
        <w:rPr>
          <w:rFonts w:ascii="Times New Roman" w:hAnsi="Times New Roman"/>
          <w:color w:val="000000" w:themeColor="text1"/>
          <w:sz w:val="24"/>
          <w:szCs w:val="24"/>
        </w:rPr>
        <w:t xml:space="preserve">s </w:t>
      </w:r>
      <w:r w:rsidRPr="004E0482">
        <w:rPr>
          <w:rFonts w:ascii="Times New Roman" w:hAnsi="Times New Roman"/>
          <w:color w:val="000000" w:themeColor="text1"/>
          <w:sz w:val="24"/>
          <w:szCs w:val="24"/>
        </w:rPr>
        <w:t>weighted by its death rate</w:t>
      </w:r>
      <w:ins w:id="168" w:author="Parks, Robbie M" w:date="2017-01-03T14:07:00Z">
        <w:r w:rsidR="003B49F1">
          <w:rPr>
            <w:rFonts w:ascii="Times New Roman" w:hAnsi="Times New Roman"/>
            <w:color w:val="000000" w:themeColor="text1"/>
            <w:sz w:val="24"/>
            <w:szCs w:val="24"/>
          </w:rPr>
          <w:t xml:space="preserve">; </w:t>
        </w:r>
      </w:ins>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 xml:space="preserve">was </w:t>
      </w:r>
      <w:r>
        <w:rPr>
          <w:rFonts w:ascii="Times New Roman" w:hAnsi="Times New Roman"/>
          <w:color w:val="000000" w:themeColor="text1"/>
          <w:sz w:val="24"/>
          <w:szCs w:val="24"/>
        </w:rPr>
        <w:t xml:space="preserve">weighted by the difference between its death rate and </w:t>
      </w:r>
      <w:r w:rsidRPr="004E0482">
        <w:rPr>
          <w:rFonts w:ascii="Times New Roman" w:hAnsi="Times New Roman"/>
          <w:color w:val="000000" w:themeColor="text1"/>
          <w:sz w:val="24"/>
          <w:szCs w:val="24"/>
        </w:rPr>
        <w:t xml:space="preserve">the </w:t>
      </w:r>
      <w:r w:rsidR="008C2086">
        <w:rPr>
          <w:rFonts w:ascii="Times New Roman" w:hAnsi="Times New Roman"/>
          <w:color w:val="000000" w:themeColor="text1"/>
          <w:sz w:val="24"/>
          <w:szCs w:val="24"/>
        </w:rPr>
        <w:t xml:space="preserve">year’s </w:t>
      </w:r>
      <w:r w:rsidRPr="004E0482">
        <w:rPr>
          <w:rFonts w:ascii="Times New Roman" w:hAnsi="Times New Roman"/>
          <w:color w:val="000000" w:themeColor="text1"/>
          <w:sz w:val="24"/>
          <w:szCs w:val="24"/>
        </w:rPr>
        <w:t xml:space="preserve">maximum death rate. </w:t>
      </w: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w:t>
      </w:r>
      <w:r w:rsidRPr="00B97C94">
        <w:rPr>
          <w:rFonts w:ascii="Times New Roman" w:hAnsi="Times New Roman" w:cs="Times New Roman"/>
          <w:noProof/>
          <w:sz w:val="24"/>
          <w:szCs w:val="24"/>
        </w:rPr>
        <w:lastRenderedPageBreak/>
        <w:t xml:space="preserve">December </w:t>
      </w:r>
      <w:r>
        <w:rPr>
          <w:rFonts w:ascii="Times New Roman" w:hAnsi="Times New Roman" w:cs="Times New Roman"/>
          <w:noProof/>
          <w:sz w:val="24"/>
          <w:szCs w:val="24"/>
        </w:rPr>
        <w:t xml:space="preserve">(month 12), with a technique called circular statistics. </w:t>
      </w:r>
      <w:r w:rsidRPr="004E0482">
        <w:rPr>
          <w:rFonts w:ascii="Times New Roman" w:hAnsi="Times New Roman"/>
          <w:color w:val="000000" w:themeColor="text1"/>
          <w:sz w:val="24"/>
          <w:szCs w:val="24"/>
        </w:rPr>
        <w:t xml:space="preserve">Along with each circular mean, a 95% confidence interval (CI) was calculated by using 1000 bootstrap samples. The R package CircStats </w:t>
      </w:r>
      <w:ins w:id="169" w:author="Parks, Robbie M" w:date="2017-01-03T14:04:00Z">
        <w:r w:rsidR="00950D39">
          <w:rPr>
            <w:rFonts w:ascii="Times New Roman" w:hAnsi="Times New Roman"/>
            <w:color w:val="000000" w:themeColor="text1"/>
            <w:sz w:val="24"/>
            <w:szCs w:val="24"/>
          </w:rPr>
          <w:t xml:space="preserve">(version </w:t>
        </w:r>
      </w:ins>
      <w:ins w:id="170" w:author="Parks, Robbie M" w:date="2017-01-03T14:08:00Z">
        <w:r w:rsidR="0006220C">
          <w:rPr>
            <w:rFonts w:ascii="Times New Roman" w:hAnsi="Times New Roman"/>
            <w:color w:val="000000" w:themeColor="text1"/>
            <w:sz w:val="24"/>
            <w:szCs w:val="24"/>
          </w:rPr>
          <w:t>0.2.4</w:t>
        </w:r>
      </w:ins>
      <w:ins w:id="171" w:author="Parks, Robbie M" w:date="2017-01-03T14:04:00Z">
        <w:r w:rsidR="00690629">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was used for this purpose.</w:t>
      </w:r>
    </w:p>
    <w:p w14:paraId="7B2ACBE7" w14:textId="77777777" w:rsidR="0007260F" w:rsidRPr="001F7934" w:rsidRDefault="0007260F">
      <w:pPr>
        <w:spacing w:after="0" w:line="480" w:lineRule="auto"/>
        <w:rPr>
          <w:rFonts w:ascii="Times New Roman" w:hAnsi="Times New Roman"/>
          <w:color w:val="000000" w:themeColor="text1"/>
          <w:sz w:val="24"/>
          <w:szCs w:val="24"/>
        </w:rPr>
      </w:pPr>
    </w:p>
    <w:p w14:paraId="33DD5C5F" w14:textId="65A3E45A" w:rsidR="0007260F" w:rsidRDefault="0007260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For each age-sex group</w:t>
      </w:r>
      <w:ins w:id="172" w:author="Parks, Robbie M" w:date="2017-01-04T13:49:00Z">
        <w:r w:rsidR="00514C8F">
          <w:rPr>
            <w:rFonts w:ascii="Times New Roman" w:hAnsi="Times New Roman"/>
            <w:color w:val="000000" w:themeColor="text1"/>
            <w:sz w:val="24"/>
            <w:szCs w:val="24"/>
          </w:rPr>
          <w:t xml:space="preserve"> and year</w:t>
        </w:r>
      </w:ins>
      <w:r w:rsidR="008C2086">
        <w:rPr>
          <w:rFonts w:ascii="Times New Roman" w:hAnsi="Times New Roman"/>
          <w:color w:val="000000" w:themeColor="text1"/>
          <w:sz w:val="24"/>
          <w:szCs w:val="24"/>
        </w:rPr>
        <w:t>,</w:t>
      </w:r>
      <w:r>
        <w:rPr>
          <w:rFonts w:ascii="Times New Roman" w:hAnsi="Times New Roman"/>
          <w:color w:val="000000" w:themeColor="text1"/>
          <w:sz w:val="24"/>
          <w:szCs w:val="24"/>
        </w:rPr>
        <w:t xml:space="preserve"> w</w:t>
      </w:r>
      <w:r w:rsidRPr="004E0482">
        <w:rPr>
          <w:rFonts w:ascii="Times New Roman" w:hAnsi="Times New Roman"/>
          <w:color w:val="000000" w:themeColor="text1"/>
          <w:sz w:val="24"/>
          <w:szCs w:val="24"/>
        </w:rPr>
        <w:t xml:space="preserve">e </w:t>
      </w:r>
      <w:r>
        <w:rPr>
          <w:rFonts w:ascii="Times New Roman" w:hAnsi="Times New Roman"/>
          <w:color w:val="000000" w:themeColor="text1"/>
          <w:sz w:val="24"/>
          <w:szCs w:val="24"/>
        </w:rPr>
        <w:t xml:space="preserve">used </w:t>
      </w:r>
      <w:r w:rsidR="008C2086">
        <w:rPr>
          <w:rFonts w:ascii="Times New Roman" w:hAnsi="Times New Roman"/>
          <w:color w:val="000000" w:themeColor="text1"/>
          <w:sz w:val="24"/>
          <w:szCs w:val="24"/>
        </w:rPr>
        <w:t xml:space="preserve">a </w:t>
      </w:r>
      <w:r>
        <w:rPr>
          <w:rFonts w:ascii="Times New Roman" w:hAnsi="Times New Roman"/>
          <w:color w:val="000000" w:themeColor="text1"/>
          <w:sz w:val="24"/>
          <w:szCs w:val="24"/>
        </w:rPr>
        <w:t xml:space="preserve">Poisson </w:t>
      </w:r>
      <w:del w:id="173" w:author="Parks, Robbie M" w:date="2017-01-04T13:50:00Z">
        <w:r w:rsidDel="00EB0B20">
          <w:rPr>
            <w:rFonts w:ascii="Times New Roman" w:hAnsi="Times New Roman"/>
            <w:color w:val="000000" w:themeColor="text1"/>
            <w:sz w:val="24"/>
            <w:szCs w:val="24"/>
          </w:rPr>
          <w:delText xml:space="preserve">regression </w:delText>
        </w:r>
      </w:del>
      <w:ins w:id="174" w:author="Parks, Robbie M" w:date="2017-01-04T13:50:00Z">
        <w:r w:rsidR="00EB0B20">
          <w:rPr>
            <w:rFonts w:ascii="Times New Roman" w:hAnsi="Times New Roman"/>
            <w:color w:val="000000" w:themeColor="text1"/>
            <w:sz w:val="24"/>
            <w:szCs w:val="24"/>
          </w:rPr>
          <w:t>model</w:t>
        </w:r>
        <w:r w:rsidR="00EB0B20">
          <w:rPr>
            <w:rFonts w:ascii="Times New Roman" w:hAnsi="Times New Roman"/>
            <w:color w:val="000000" w:themeColor="text1"/>
            <w:sz w:val="24"/>
            <w:szCs w:val="24"/>
          </w:rPr>
          <w:t xml:space="preserve"> </w:t>
        </w:r>
      </w:ins>
      <w:r>
        <w:rPr>
          <w:rFonts w:ascii="Times New Roman" w:hAnsi="Times New Roman"/>
          <w:color w:val="000000" w:themeColor="text1"/>
          <w:sz w:val="24"/>
          <w:szCs w:val="24"/>
        </w:rPr>
        <w:t>to estimate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 xml:space="preserve">percentage </w:t>
      </w:r>
      <w:r>
        <w:rPr>
          <w:rFonts w:ascii="Times New Roman" w:hAnsi="Times New Roman"/>
          <w:color w:val="000000" w:themeColor="text1"/>
          <w:sz w:val="24"/>
          <w:szCs w:val="24"/>
        </w:rPr>
        <w:t xml:space="preserve">excess </w:t>
      </w:r>
      <w:r w:rsidRPr="004E0482">
        <w:rPr>
          <w:rFonts w:ascii="Times New Roman" w:hAnsi="Times New Roman"/>
          <w:color w:val="000000" w:themeColor="text1"/>
          <w:sz w:val="24"/>
          <w:szCs w:val="24"/>
        </w:rPr>
        <w:t>rate</w:t>
      </w:r>
      <w:r>
        <w:rPr>
          <w:rFonts w:ascii="Times New Roman" w:hAnsi="Times New Roman"/>
          <w:color w:val="000000" w:themeColor="text1"/>
          <w:sz w:val="24"/>
          <w:szCs w:val="24"/>
        </w:rPr>
        <w:t xml:space="preserve"> between</w:t>
      </w:r>
      <w:r w:rsidRPr="004E0482">
        <w:rPr>
          <w:rFonts w:ascii="Times New Roman" w:hAnsi="Times New Roman"/>
          <w:color w:val="000000" w:themeColor="text1"/>
          <w:sz w:val="24"/>
          <w:szCs w:val="24"/>
        </w:rPr>
        <w:t xml:space="preserve"> the maximum and minimum mortality months for </w:t>
      </w:r>
      <w:r w:rsidR="008C2086">
        <w:rPr>
          <w:rFonts w:ascii="Times New Roman" w:hAnsi="Times New Roman"/>
          <w:color w:val="000000" w:themeColor="text1"/>
          <w:sz w:val="24"/>
          <w:szCs w:val="24"/>
        </w:rPr>
        <w:t xml:space="preserve">each </w:t>
      </w:r>
      <w:r>
        <w:rPr>
          <w:rFonts w:ascii="Times New Roman" w:hAnsi="Times New Roman"/>
          <w:color w:val="000000" w:themeColor="text1"/>
          <w:sz w:val="24"/>
          <w:szCs w:val="24"/>
        </w:rPr>
        <w:t>year</w:t>
      </w:r>
      <w:ins w:id="175" w:author="Parks, Robbie M" w:date="2017-01-04T16:51:00Z">
        <w:r w:rsidR="00275579">
          <w:rPr>
            <w:rFonts w:ascii="Times New Roman" w:hAnsi="Times New Roman"/>
            <w:color w:val="000000" w:themeColor="text1"/>
            <w:sz w:val="24"/>
            <w:szCs w:val="24"/>
          </w:rPr>
          <w:t>, while also taking in account the uncertainty due to the population size</w:t>
        </w:r>
      </w:ins>
      <w:r w:rsidRPr="004E0482">
        <w:rPr>
          <w:rFonts w:ascii="Times New Roman" w:hAnsi="Times New Roman"/>
          <w:color w:val="000000" w:themeColor="text1"/>
          <w:sz w:val="24"/>
          <w:szCs w:val="24"/>
        </w:rPr>
        <w:t xml:space="preserve">. We </w:t>
      </w:r>
      <w:r>
        <w:rPr>
          <w:rFonts w:ascii="Times New Roman" w:hAnsi="Times New Roman"/>
          <w:color w:val="000000" w:themeColor="text1"/>
          <w:sz w:val="24"/>
          <w:szCs w:val="24"/>
        </w:rPr>
        <w:t xml:space="preserve">then </w:t>
      </w:r>
      <w:r w:rsidRPr="004E0482">
        <w:rPr>
          <w:rFonts w:ascii="Times New Roman" w:hAnsi="Times New Roman"/>
          <w:color w:val="000000" w:themeColor="text1"/>
          <w:sz w:val="24"/>
          <w:szCs w:val="24"/>
        </w:rPr>
        <w:t xml:space="preserve">fitted a linear regression to </w:t>
      </w:r>
      <w:r>
        <w:rPr>
          <w:rFonts w:ascii="Times New Roman" w:hAnsi="Times New Roman"/>
          <w:color w:val="000000" w:themeColor="text1"/>
          <w:sz w:val="24"/>
          <w:szCs w:val="24"/>
        </w:rPr>
        <w:t>the time series of</w:t>
      </w:r>
      <w:r w:rsidRPr="004E0482">
        <w:rPr>
          <w:rFonts w:ascii="Times New Roman" w:hAnsi="Times New Roman"/>
          <w:color w:val="000000" w:themeColor="text1"/>
          <w:sz w:val="24"/>
          <w:szCs w:val="24"/>
        </w:rPr>
        <w:t xml:space="preserve"> seasonal excess </w:t>
      </w:r>
      <w:r>
        <w:rPr>
          <w:rFonts w:ascii="Times New Roman" w:hAnsi="Times New Roman"/>
          <w:color w:val="000000" w:themeColor="text1"/>
          <w:sz w:val="24"/>
          <w:szCs w:val="24"/>
        </w:rPr>
        <w:t>death rates</w:t>
      </w:r>
      <w:r w:rsidRPr="004E0482">
        <w:rPr>
          <w:rFonts w:ascii="Times New Roman" w:hAnsi="Times New Roman"/>
          <w:color w:val="000000" w:themeColor="text1"/>
          <w:sz w:val="24"/>
          <w:szCs w:val="24"/>
        </w:rPr>
        <w:t xml:space="preserve"> for each age and sex group, weight</w:t>
      </w:r>
      <w:r>
        <w:rPr>
          <w:rFonts w:ascii="Times New Roman" w:hAnsi="Times New Roman"/>
          <w:color w:val="000000" w:themeColor="text1"/>
          <w:sz w:val="24"/>
          <w:szCs w:val="24"/>
        </w:rPr>
        <w:t>ing</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each annual </w:t>
      </w:r>
      <w:r w:rsidR="008C2086">
        <w:rPr>
          <w:rFonts w:ascii="Times New Roman" w:hAnsi="Times New Roman"/>
          <w:color w:val="000000" w:themeColor="text1"/>
          <w:sz w:val="24"/>
          <w:szCs w:val="24"/>
        </w:rPr>
        <w:t xml:space="preserve">excess </w:t>
      </w:r>
      <w:r>
        <w:rPr>
          <w:rFonts w:ascii="Times New Roman" w:hAnsi="Times New Roman"/>
          <w:color w:val="000000" w:themeColor="text1"/>
          <w:sz w:val="24"/>
          <w:szCs w:val="24"/>
        </w:rPr>
        <w:t xml:space="preserve">death rate </w:t>
      </w:r>
      <w:r w:rsidRPr="004E0482">
        <w:rPr>
          <w:rFonts w:ascii="Times New Roman" w:hAnsi="Times New Roman"/>
          <w:color w:val="000000" w:themeColor="text1"/>
          <w:sz w:val="24"/>
          <w:szCs w:val="24"/>
        </w:rPr>
        <w:t>by the inverse</w:t>
      </w:r>
      <w:r>
        <w:rPr>
          <w:rFonts w:ascii="Times New Roman" w:hAnsi="Times New Roman"/>
          <w:color w:val="000000" w:themeColor="text1"/>
          <w:sz w:val="24"/>
          <w:szCs w:val="24"/>
        </w:rPr>
        <w:t xml:space="preserve"> of its variance, so that the uncertainty in each year’s seasonal excess is reflected in the estimated trend.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w:t>
      </w:r>
      <w:r w:rsidR="0053738C">
        <w:rPr>
          <w:rFonts w:ascii="Times New Roman" w:hAnsi="Times New Roman"/>
          <w:color w:val="000000" w:themeColor="text1"/>
          <w:sz w:val="24"/>
          <w:szCs w:val="24"/>
        </w:rPr>
        <w:t>calculated change in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fitted</w:t>
      </w:r>
      <w:r w:rsidR="008C2086"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values </w:t>
      </w:r>
      <w:r w:rsidR="0053738C">
        <w:rPr>
          <w:rFonts w:ascii="Times New Roman" w:hAnsi="Times New Roman"/>
          <w:color w:val="000000" w:themeColor="text1"/>
          <w:sz w:val="24"/>
          <w:szCs w:val="24"/>
        </w:rPr>
        <w:t xml:space="preserve">from </w:t>
      </w:r>
      <w:r>
        <w:rPr>
          <w:rFonts w:ascii="Times New Roman" w:hAnsi="Times New Roman"/>
          <w:color w:val="000000" w:themeColor="text1"/>
          <w:sz w:val="24"/>
          <w:szCs w:val="24"/>
        </w:rPr>
        <w:t>1982</w:t>
      </w:r>
      <w:r w:rsidRPr="004E0482">
        <w:rPr>
          <w:rFonts w:ascii="Times New Roman" w:hAnsi="Times New Roman"/>
          <w:color w:val="000000" w:themeColor="text1"/>
          <w:sz w:val="24"/>
          <w:szCs w:val="24"/>
        </w:rPr>
        <w:t xml:space="preserve"> </w:t>
      </w:r>
      <w:r w:rsidR="0053738C">
        <w:rPr>
          <w:rFonts w:ascii="Times New Roman" w:hAnsi="Times New Roman"/>
          <w:color w:val="000000" w:themeColor="text1"/>
          <w:sz w:val="24"/>
          <w:szCs w:val="24"/>
        </w:rPr>
        <w:t>to 2013, reported as</w:t>
      </w:r>
      <w:r w:rsidR="00515033">
        <w:rPr>
          <w:rFonts w:ascii="Times New Roman" w:hAnsi="Times New Roman"/>
          <w:color w:val="000000" w:themeColor="text1"/>
          <w:sz w:val="24"/>
          <w:szCs w:val="24"/>
        </w:rPr>
        <w:t xml:space="preserve"> percentage point difference</w:t>
      </w:r>
      <w:r w:rsidRPr="004E0482">
        <w:rPr>
          <w:rFonts w:ascii="Times New Roman" w:hAnsi="Times New Roman"/>
          <w:color w:val="000000" w:themeColor="text1"/>
          <w:sz w:val="24"/>
          <w:szCs w:val="24"/>
        </w:rPr>
        <w:t xml:space="preserve">, as a </w:t>
      </w:r>
      <w:r w:rsidR="0053738C">
        <w:rPr>
          <w:rFonts w:ascii="Times New Roman" w:hAnsi="Times New Roman"/>
          <w:color w:val="000000" w:themeColor="text1"/>
          <w:sz w:val="24"/>
          <w:szCs w:val="24"/>
        </w:rPr>
        <w:t xml:space="preserve">quantitative </w:t>
      </w:r>
      <w:r w:rsidRPr="004E0482">
        <w:rPr>
          <w:rFonts w:ascii="Times New Roman" w:hAnsi="Times New Roman"/>
          <w:color w:val="000000" w:themeColor="text1"/>
          <w:sz w:val="24"/>
          <w:szCs w:val="24"/>
        </w:rPr>
        <w:t xml:space="preserve">measure of how </w:t>
      </w:r>
      <w:r w:rsidR="0053738C">
        <w:rPr>
          <w:rFonts w:ascii="Times New Roman" w:hAnsi="Times New Roman"/>
          <w:color w:val="000000" w:themeColor="text1"/>
          <w:sz w:val="24"/>
          <w:szCs w:val="24"/>
        </w:rPr>
        <w:t xml:space="preserve">the </w:t>
      </w:r>
      <w:r w:rsidRPr="004E0482">
        <w:rPr>
          <w:rFonts w:ascii="Times New Roman" w:hAnsi="Times New Roman"/>
          <w:color w:val="000000" w:themeColor="text1"/>
          <w:sz w:val="24"/>
          <w:szCs w:val="24"/>
        </w:rPr>
        <w:t xml:space="preserve">seasonality of death rates </w:t>
      </w:r>
      <w:r>
        <w:rPr>
          <w:rFonts w:ascii="Times New Roman" w:hAnsi="Times New Roman"/>
          <w:color w:val="000000" w:themeColor="text1"/>
          <w:sz w:val="24"/>
          <w:szCs w:val="24"/>
        </w:rPr>
        <w:t xml:space="preserve">has </w:t>
      </w:r>
      <w:r w:rsidRPr="004E0482">
        <w:rPr>
          <w:rFonts w:ascii="Times New Roman" w:hAnsi="Times New Roman"/>
          <w:color w:val="000000" w:themeColor="text1"/>
          <w:sz w:val="24"/>
          <w:szCs w:val="24"/>
        </w:rPr>
        <w:t xml:space="preserve">changed over time. </w:t>
      </w:r>
      <w:r>
        <w:rPr>
          <w:rFonts w:ascii="Times New Roman" w:hAnsi="Times New Roman"/>
          <w:color w:val="000000" w:themeColor="text1"/>
          <w:sz w:val="24"/>
          <w:szCs w:val="24"/>
        </w:rPr>
        <w:t xml:space="preserve">Significant </w:t>
      </w:r>
      <w:ins w:id="176" w:author="Parks, Robbie M" w:date="2017-01-03T14:09:00Z">
        <w:r w:rsidR="004774DF">
          <w:rPr>
            <w:rFonts w:ascii="Times New Roman" w:hAnsi="Times New Roman"/>
            <w:color w:val="000000" w:themeColor="text1"/>
            <w:sz w:val="24"/>
            <w:szCs w:val="24"/>
          </w:rPr>
          <w:t>changes</w:t>
        </w:r>
        <w:r w:rsidR="004774DF"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 xml:space="preserve">in seasonal excess were identified by </w:t>
      </w:r>
      <w:r>
        <w:rPr>
          <w:rFonts w:ascii="Times New Roman" w:hAnsi="Times New Roman"/>
          <w:color w:val="000000" w:themeColor="text1"/>
          <w:sz w:val="24"/>
          <w:szCs w:val="24"/>
        </w:rPr>
        <w:t xml:space="preserve">tests </w:t>
      </w:r>
      <w:r w:rsidRPr="004E0482">
        <w:rPr>
          <w:rFonts w:ascii="Times New Roman" w:hAnsi="Times New Roman"/>
          <w:color w:val="000000" w:themeColor="text1"/>
          <w:sz w:val="24"/>
          <w:szCs w:val="24"/>
        </w:rPr>
        <w:t>a</w:t>
      </w:r>
      <w:r>
        <w:rPr>
          <w:rFonts w:ascii="Times New Roman" w:hAnsi="Times New Roman"/>
          <w:color w:val="000000" w:themeColor="text1"/>
          <w:sz w:val="24"/>
          <w:szCs w:val="24"/>
        </w:rPr>
        <w:t>t the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9</w:t>
      </w:r>
      <w:r w:rsidRPr="004E0482">
        <w:rPr>
          <w:rFonts w:ascii="Times New Roman" w:hAnsi="Times New Roman"/>
          <w:color w:val="000000" w:themeColor="text1"/>
          <w:sz w:val="24"/>
          <w:szCs w:val="24"/>
        </w:rPr>
        <w:t>5% level</w:t>
      </w:r>
      <w:ins w:id="177" w:author="Parks, Robbie M" w:date="2017-01-03T14:09:00Z">
        <w:r w:rsidR="004774DF">
          <w:rPr>
            <w:rFonts w:ascii="Times New Roman" w:hAnsi="Times New Roman"/>
            <w:color w:val="000000" w:themeColor="text1"/>
            <w:sz w:val="24"/>
            <w:szCs w:val="24"/>
          </w:rPr>
          <w:t>.</w:t>
        </w:r>
      </w:ins>
    </w:p>
    <w:p w14:paraId="5C1783A6" w14:textId="38D4A48F" w:rsidR="00227503" w:rsidRDefault="00227503">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pPr>
        <w:spacing w:after="0" w:line="24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References</w:t>
      </w:r>
    </w:p>
    <w:p w14:paraId="3B79FB27" w14:textId="77777777" w:rsidR="002C5FB9" w:rsidRPr="004E0482" w:rsidRDefault="002C5FB9">
      <w:pPr>
        <w:spacing w:after="0" w:line="240" w:lineRule="auto"/>
        <w:rPr>
          <w:rFonts w:ascii="Times New Roman" w:hAnsi="Times New Roman"/>
          <w:b/>
          <w:color w:val="000000" w:themeColor="text1"/>
          <w:sz w:val="24"/>
          <w:szCs w:val="24"/>
        </w:rPr>
      </w:pPr>
    </w:p>
    <w:p w14:paraId="586565F0" w14:textId="77777777" w:rsidR="00232F41" w:rsidRPr="00232F41" w:rsidRDefault="002C5FB9" w:rsidP="00232F41">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232F41" w:rsidRPr="00232F41">
        <w:rPr>
          <w:noProof/>
        </w:rPr>
        <w:t>1</w:t>
      </w:r>
      <w:r w:rsidR="00232F41" w:rsidRPr="00232F41">
        <w:rPr>
          <w:noProof/>
        </w:rPr>
        <w:tab/>
        <w:t xml:space="preserve">McKee, C. Deaths in winter: can Britain learn from Europe? </w:t>
      </w:r>
      <w:r w:rsidR="00232F41" w:rsidRPr="00232F41">
        <w:rPr>
          <w:i/>
          <w:noProof/>
        </w:rPr>
        <w:t>European journal of epidemiology</w:t>
      </w:r>
      <w:r w:rsidR="00232F41" w:rsidRPr="00232F41">
        <w:rPr>
          <w:noProof/>
        </w:rPr>
        <w:t xml:space="preserve"> </w:t>
      </w:r>
      <w:r w:rsidR="00232F41" w:rsidRPr="00232F41">
        <w:rPr>
          <w:b/>
          <w:noProof/>
        </w:rPr>
        <w:t>5</w:t>
      </w:r>
      <w:r w:rsidR="00232F41" w:rsidRPr="00232F41">
        <w:rPr>
          <w:noProof/>
        </w:rPr>
        <w:t>, 178-182 (1989).</w:t>
      </w:r>
    </w:p>
    <w:p w14:paraId="2A1BFF1A" w14:textId="77777777" w:rsidR="00232F41" w:rsidRPr="00232F41" w:rsidRDefault="00232F41" w:rsidP="00232F41">
      <w:pPr>
        <w:pStyle w:val="EndNoteBibliography"/>
        <w:spacing w:after="0"/>
        <w:ind w:left="720" w:hanging="720"/>
        <w:rPr>
          <w:noProof/>
        </w:rPr>
      </w:pPr>
      <w:r w:rsidRPr="00232F41">
        <w:rPr>
          <w:noProof/>
        </w:rPr>
        <w:t>2</w:t>
      </w:r>
      <w:r w:rsidRPr="00232F41">
        <w:rPr>
          <w:noProof/>
        </w:rPr>
        <w:tab/>
        <w:t xml:space="preserve">Group, T. E. Cold exposure and winter mortality from ischaemic heart disease, cerebrovascular disease, respiratory disease, and all causes in warm and cold regions of Europe. </w:t>
      </w:r>
      <w:r w:rsidRPr="00232F41">
        <w:rPr>
          <w:i/>
          <w:noProof/>
        </w:rPr>
        <w:t>The Lancet</w:t>
      </w:r>
      <w:r w:rsidRPr="00232F41">
        <w:rPr>
          <w:noProof/>
        </w:rPr>
        <w:t xml:space="preserve"> </w:t>
      </w:r>
      <w:r w:rsidRPr="00232F41">
        <w:rPr>
          <w:b/>
          <w:noProof/>
        </w:rPr>
        <w:t>349</w:t>
      </w:r>
      <w:r w:rsidRPr="00232F41">
        <w:rPr>
          <w:noProof/>
        </w:rPr>
        <w:t>, 1341-1346 (1997).</w:t>
      </w:r>
    </w:p>
    <w:p w14:paraId="0E3A36D1" w14:textId="77777777" w:rsidR="00232F41" w:rsidRPr="00232F41" w:rsidRDefault="00232F41" w:rsidP="00232F41">
      <w:pPr>
        <w:pStyle w:val="EndNoteBibliography"/>
        <w:spacing w:after="0"/>
        <w:ind w:left="720" w:hanging="720"/>
        <w:rPr>
          <w:noProof/>
        </w:rPr>
      </w:pPr>
      <w:r w:rsidRPr="00232F41">
        <w:rPr>
          <w:noProof/>
        </w:rPr>
        <w:t>3</w:t>
      </w:r>
      <w:r w:rsidRPr="00232F41">
        <w:rPr>
          <w:noProof/>
        </w:rPr>
        <w:tab/>
        <w:t xml:space="preserve">Healy, J. D. Excess winter mortality in Europe: a cross country analysis identifying key risk factors. </w:t>
      </w:r>
      <w:r w:rsidRPr="00232F41">
        <w:rPr>
          <w:i/>
          <w:noProof/>
        </w:rPr>
        <w:t>Journal of Epidemiology and Community Health</w:t>
      </w:r>
      <w:r w:rsidRPr="00232F41">
        <w:rPr>
          <w:noProof/>
        </w:rPr>
        <w:t xml:space="preserve"> </w:t>
      </w:r>
      <w:r w:rsidRPr="00232F41">
        <w:rPr>
          <w:b/>
          <w:noProof/>
        </w:rPr>
        <w:t>57</w:t>
      </w:r>
      <w:r w:rsidRPr="00232F41">
        <w:rPr>
          <w:noProof/>
        </w:rPr>
        <w:t>, 784-789, doi:10.1136/jech.57.10.784 (2003).</w:t>
      </w:r>
    </w:p>
    <w:p w14:paraId="717BE2D2" w14:textId="77777777" w:rsidR="00232F41" w:rsidRPr="00232F41" w:rsidRDefault="00232F41" w:rsidP="00232F41">
      <w:pPr>
        <w:pStyle w:val="EndNoteBibliography"/>
        <w:spacing w:after="0"/>
        <w:ind w:left="720" w:hanging="720"/>
        <w:rPr>
          <w:noProof/>
        </w:rPr>
      </w:pPr>
      <w:r w:rsidRPr="00232F41">
        <w:rPr>
          <w:noProof/>
        </w:rPr>
        <w:t>4</w:t>
      </w:r>
      <w:r w:rsidRPr="00232F41">
        <w:rPr>
          <w:noProof/>
        </w:rPr>
        <w:tab/>
        <w:t xml:space="preserve">Campbell, A. Excess winter mortality in England and Wales: 2015/16 (provisional) and 2014/15 (final). </w:t>
      </w:r>
      <w:r w:rsidRPr="00232F41">
        <w:rPr>
          <w:i/>
          <w:noProof/>
        </w:rPr>
        <w:t>Statistical bulletin, Office for National Statistics</w:t>
      </w:r>
      <w:r w:rsidRPr="00232F41">
        <w:rPr>
          <w:noProof/>
        </w:rPr>
        <w:t xml:space="preserve"> (2016).</w:t>
      </w:r>
    </w:p>
    <w:p w14:paraId="073D12E8" w14:textId="77777777" w:rsidR="00232F41" w:rsidRPr="00232F41" w:rsidRDefault="00232F41" w:rsidP="00232F41">
      <w:pPr>
        <w:pStyle w:val="EndNoteBibliography"/>
        <w:spacing w:after="0"/>
        <w:ind w:left="720" w:hanging="720"/>
        <w:rPr>
          <w:noProof/>
        </w:rPr>
      </w:pPr>
      <w:r w:rsidRPr="00232F41">
        <w:rPr>
          <w:noProof/>
        </w:rPr>
        <w:t>5</w:t>
      </w:r>
      <w:r w:rsidRPr="00232F41">
        <w:rPr>
          <w:noProof/>
        </w:rPr>
        <w:tab/>
        <w:t>Fowler, T.</w:t>
      </w:r>
      <w:r w:rsidRPr="00232F41">
        <w:rPr>
          <w:i/>
          <w:noProof/>
        </w:rPr>
        <w:t xml:space="preserve"> et al.</w:t>
      </w:r>
      <w:r w:rsidRPr="00232F41">
        <w:rPr>
          <w:noProof/>
        </w:rPr>
        <w:t xml:space="preserve"> Excess winter deaths in Europe: a multi-country descriptive analysis. </w:t>
      </w:r>
      <w:r w:rsidRPr="00232F41">
        <w:rPr>
          <w:i/>
          <w:noProof/>
        </w:rPr>
        <w:t>Eur J Public Health</w:t>
      </w:r>
      <w:r w:rsidRPr="00232F41">
        <w:rPr>
          <w:noProof/>
        </w:rPr>
        <w:t xml:space="preserve"> </w:t>
      </w:r>
      <w:r w:rsidRPr="00232F41">
        <w:rPr>
          <w:b/>
          <w:noProof/>
        </w:rPr>
        <w:t>25</w:t>
      </w:r>
      <w:r w:rsidRPr="00232F41">
        <w:rPr>
          <w:noProof/>
        </w:rPr>
        <w:t>, 339-345, doi:10.1093/eurpub/cku073 (2015).</w:t>
      </w:r>
    </w:p>
    <w:p w14:paraId="6A0FFBF9" w14:textId="77777777" w:rsidR="00232F41" w:rsidRPr="00232F41" w:rsidRDefault="00232F41" w:rsidP="00232F41">
      <w:pPr>
        <w:pStyle w:val="EndNoteBibliography"/>
        <w:spacing w:after="0"/>
        <w:ind w:left="720" w:hanging="720"/>
        <w:rPr>
          <w:noProof/>
        </w:rPr>
      </w:pPr>
      <w:r w:rsidRPr="00232F41">
        <w:rPr>
          <w:noProof/>
        </w:rPr>
        <w:t>6</w:t>
      </w:r>
      <w:r w:rsidRPr="00232F41">
        <w:rPr>
          <w:noProof/>
        </w:rPr>
        <w:tab/>
        <w:t xml:space="preserve">Gemmell, I., McLoone, P., Boddy, F. A., Dickinson, G. J. &amp; Watt, G. C. M. Seasonal variation in mortality in Scotland. </w:t>
      </w:r>
      <w:r w:rsidRPr="00232F41">
        <w:rPr>
          <w:i/>
          <w:noProof/>
        </w:rPr>
        <w:t>International Journal of Epidemiology</w:t>
      </w:r>
      <w:r w:rsidRPr="00232F41">
        <w:rPr>
          <w:noProof/>
        </w:rPr>
        <w:t xml:space="preserve"> </w:t>
      </w:r>
      <w:r w:rsidRPr="00232F41">
        <w:rPr>
          <w:b/>
          <w:noProof/>
        </w:rPr>
        <w:t>29</w:t>
      </w:r>
      <w:r w:rsidRPr="00232F41">
        <w:rPr>
          <w:noProof/>
        </w:rPr>
        <w:t>, 274-279, doi:10.1093/ije/29.2.274 (2000).</w:t>
      </w:r>
    </w:p>
    <w:p w14:paraId="4A877AD1" w14:textId="77777777" w:rsidR="00232F41" w:rsidRPr="00232F41" w:rsidRDefault="00232F41" w:rsidP="00232F41">
      <w:pPr>
        <w:pStyle w:val="EndNoteBibliography"/>
        <w:spacing w:after="0"/>
        <w:ind w:left="720" w:hanging="720"/>
        <w:rPr>
          <w:noProof/>
        </w:rPr>
      </w:pPr>
      <w:r w:rsidRPr="00232F41">
        <w:rPr>
          <w:noProof/>
        </w:rPr>
        <w:t>7</w:t>
      </w:r>
      <w:r w:rsidRPr="00232F41">
        <w:rPr>
          <w:noProof/>
        </w:rPr>
        <w:tab/>
        <w:t xml:space="preserve">Feinstein, C. A. Seasonality of deaths in the US by age and cause. </w:t>
      </w:r>
      <w:r w:rsidRPr="00232F41">
        <w:rPr>
          <w:i/>
          <w:noProof/>
        </w:rPr>
        <w:t>Demographic Research</w:t>
      </w:r>
      <w:r w:rsidRPr="00232F41">
        <w:rPr>
          <w:noProof/>
        </w:rPr>
        <w:t xml:space="preserve"> </w:t>
      </w:r>
      <w:r w:rsidRPr="00232F41">
        <w:rPr>
          <w:b/>
          <w:noProof/>
        </w:rPr>
        <w:t>6</w:t>
      </w:r>
      <w:r w:rsidRPr="00232F41">
        <w:rPr>
          <w:noProof/>
        </w:rPr>
        <w:t>, 469-486 (2002).</w:t>
      </w:r>
    </w:p>
    <w:p w14:paraId="1DF40277" w14:textId="77777777" w:rsidR="00232F41" w:rsidRPr="00232F41" w:rsidRDefault="00232F41" w:rsidP="00232F41">
      <w:pPr>
        <w:pStyle w:val="EndNoteBibliography"/>
        <w:spacing w:after="0"/>
        <w:ind w:left="720" w:hanging="720"/>
        <w:rPr>
          <w:noProof/>
        </w:rPr>
      </w:pPr>
      <w:r w:rsidRPr="00232F41">
        <w:rPr>
          <w:noProof/>
        </w:rPr>
        <w:t>8</w:t>
      </w:r>
      <w:r w:rsidRPr="00232F41">
        <w:rPr>
          <w:noProof/>
        </w:rPr>
        <w:tab/>
        <w:t xml:space="preserve">Rau, R. &amp; Doblhammer, G. Seasonal mortality in Denmark: the role of sex and age. </w:t>
      </w:r>
      <w:r w:rsidRPr="00232F41">
        <w:rPr>
          <w:i/>
          <w:noProof/>
        </w:rPr>
        <w:t>Demographic Research</w:t>
      </w:r>
      <w:r w:rsidRPr="00232F41">
        <w:rPr>
          <w:noProof/>
        </w:rPr>
        <w:t xml:space="preserve"> </w:t>
      </w:r>
      <w:r w:rsidRPr="00232F41">
        <w:rPr>
          <w:b/>
          <w:noProof/>
        </w:rPr>
        <w:t>9</w:t>
      </w:r>
      <w:r w:rsidRPr="00232F41">
        <w:rPr>
          <w:noProof/>
        </w:rPr>
        <w:t>, 197-222 (2003).</w:t>
      </w:r>
    </w:p>
    <w:p w14:paraId="289B279B" w14:textId="77777777" w:rsidR="00232F41" w:rsidRPr="00232F41" w:rsidRDefault="00232F41" w:rsidP="00232F41">
      <w:pPr>
        <w:pStyle w:val="EndNoteBibliography"/>
        <w:spacing w:after="0"/>
        <w:ind w:left="720" w:hanging="720"/>
        <w:rPr>
          <w:noProof/>
        </w:rPr>
      </w:pPr>
      <w:r w:rsidRPr="00232F41">
        <w:rPr>
          <w:noProof/>
        </w:rPr>
        <w:t>9</w:t>
      </w:r>
      <w:r w:rsidRPr="00232F41">
        <w:rPr>
          <w:noProof/>
        </w:rPr>
        <w:tab/>
        <w:t xml:space="preserve">Davis, R. E., Knappenberger, P. C., Michaels, P. J. &amp; Novicoff, W. M. Seasonality of climate-human mortality relationships in US cities and impacts of climate change. </w:t>
      </w:r>
      <w:r w:rsidRPr="00232F41">
        <w:rPr>
          <w:i/>
          <w:noProof/>
        </w:rPr>
        <w:t>Climate Research</w:t>
      </w:r>
      <w:r w:rsidRPr="00232F41">
        <w:rPr>
          <w:noProof/>
        </w:rPr>
        <w:t xml:space="preserve"> </w:t>
      </w:r>
      <w:r w:rsidRPr="00232F41">
        <w:rPr>
          <w:b/>
          <w:noProof/>
        </w:rPr>
        <w:t>26</w:t>
      </w:r>
      <w:r w:rsidRPr="00232F41">
        <w:rPr>
          <w:noProof/>
        </w:rPr>
        <w:t>, 61-76 (2004).</w:t>
      </w:r>
    </w:p>
    <w:p w14:paraId="6AC9A0AD" w14:textId="77777777" w:rsidR="00232F41" w:rsidRPr="00232F41" w:rsidRDefault="00232F41" w:rsidP="00232F41">
      <w:pPr>
        <w:pStyle w:val="EndNoteBibliography"/>
        <w:spacing w:after="0"/>
        <w:ind w:left="720" w:hanging="720"/>
        <w:rPr>
          <w:noProof/>
        </w:rPr>
      </w:pPr>
      <w:r w:rsidRPr="00232F41">
        <w:rPr>
          <w:noProof/>
        </w:rPr>
        <w:t>10</w:t>
      </w:r>
      <w:r w:rsidRPr="00232F41">
        <w:rPr>
          <w:noProof/>
        </w:rPr>
        <w:tab/>
        <w:t xml:space="preserve">Medina-Ramon, M. &amp; Schwartz, J. Temperature, temperature extremes, and mortality: a study of acclimatisation and effect modification in 50 US cities. </w:t>
      </w:r>
      <w:r w:rsidRPr="00232F41">
        <w:rPr>
          <w:i/>
          <w:noProof/>
        </w:rPr>
        <w:t>Occupational and Environmental Medicine</w:t>
      </w:r>
      <w:r w:rsidRPr="00232F41">
        <w:rPr>
          <w:noProof/>
        </w:rPr>
        <w:t xml:space="preserve"> </w:t>
      </w:r>
      <w:r w:rsidRPr="00232F41">
        <w:rPr>
          <w:b/>
          <w:noProof/>
        </w:rPr>
        <w:t>64</w:t>
      </w:r>
      <w:r w:rsidRPr="00232F41">
        <w:rPr>
          <w:noProof/>
        </w:rPr>
        <w:t>, 827-833, doi:10.1136/oem.2007.033175 (2007).</w:t>
      </w:r>
    </w:p>
    <w:p w14:paraId="793F7CD2" w14:textId="77777777" w:rsidR="00232F41" w:rsidRPr="00232F41" w:rsidRDefault="00232F41" w:rsidP="00232F41">
      <w:pPr>
        <w:pStyle w:val="EndNoteBibliography"/>
        <w:spacing w:after="0"/>
        <w:ind w:left="720" w:hanging="720"/>
        <w:rPr>
          <w:noProof/>
        </w:rPr>
      </w:pPr>
      <w:r w:rsidRPr="00232F41">
        <w:rPr>
          <w:noProof/>
        </w:rPr>
        <w:t>11</w:t>
      </w:r>
      <w:r w:rsidRPr="00232F41">
        <w:rPr>
          <w:noProof/>
        </w:rPr>
        <w:tab/>
        <w:t xml:space="preserve">Kalkstein, A. J. Regional similarities in seasonal mortality across the United States: an examination of 28 metropolitan statistical areas. </w:t>
      </w:r>
      <w:r w:rsidRPr="00232F41">
        <w:rPr>
          <w:i/>
          <w:noProof/>
        </w:rPr>
        <w:t>PloS one</w:t>
      </w:r>
      <w:r w:rsidRPr="00232F41">
        <w:rPr>
          <w:noProof/>
        </w:rPr>
        <w:t xml:space="preserve"> </w:t>
      </w:r>
      <w:r w:rsidRPr="00232F41">
        <w:rPr>
          <w:b/>
          <w:noProof/>
        </w:rPr>
        <w:t>8</w:t>
      </w:r>
      <w:r w:rsidRPr="00232F41">
        <w:rPr>
          <w:noProof/>
        </w:rPr>
        <w:t>, e63971 (2013).</w:t>
      </w:r>
    </w:p>
    <w:p w14:paraId="28D4EF06" w14:textId="77777777" w:rsidR="00232F41" w:rsidRPr="00232F41" w:rsidRDefault="00232F41" w:rsidP="00232F41">
      <w:pPr>
        <w:pStyle w:val="EndNoteBibliography"/>
        <w:spacing w:after="0"/>
        <w:ind w:left="720" w:hanging="720"/>
        <w:rPr>
          <w:noProof/>
        </w:rPr>
      </w:pPr>
      <w:r w:rsidRPr="00232F41">
        <w:rPr>
          <w:noProof/>
        </w:rPr>
        <w:t>12</w:t>
      </w:r>
      <w:r w:rsidRPr="00232F41">
        <w:rPr>
          <w:noProof/>
        </w:rPr>
        <w:tab/>
        <w:t xml:space="preserve">Braga, A. L., Zanobetti, A. &amp; Schwartz, J. The time course of weather-related deaths. </w:t>
      </w:r>
      <w:r w:rsidRPr="00232F41">
        <w:rPr>
          <w:i/>
          <w:noProof/>
        </w:rPr>
        <w:t>Epidemiology</w:t>
      </w:r>
      <w:r w:rsidRPr="00232F41">
        <w:rPr>
          <w:noProof/>
        </w:rPr>
        <w:t xml:space="preserve"> </w:t>
      </w:r>
      <w:r w:rsidRPr="00232F41">
        <w:rPr>
          <w:b/>
          <w:noProof/>
        </w:rPr>
        <w:t>12</w:t>
      </w:r>
      <w:r w:rsidRPr="00232F41">
        <w:rPr>
          <w:noProof/>
        </w:rPr>
        <w:t>, 662-667 (2001).</w:t>
      </w:r>
    </w:p>
    <w:p w14:paraId="7C8EB05D" w14:textId="77777777" w:rsidR="00232F41" w:rsidRPr="00232F41" w:rsidRDefault="00232F41" w:rsidP="00232F41">
      <w:pPr>
        <w:pStyle w:val="EndNoteBibliography"/>
        <w:spacing w:after="0"/>
        <w:ind w:left="720" w:hanging="720"/>
        <w:rPr>
          <w:noProof/>
        </w:rPr>
      </w:pPr>
      <w:r w:rsidRPr="00232F41">
        <w:rPr>
          <w:noProof/>
        </w:rPr>
        <w:t>13</w:t>
      </w:r>
      <w:r w:rsidRPr="00232F41">
        <w:rPr>
          <w:noProof/>
        </w:rPr>
        <w:tab/>
        <w:t xml:space="preserve">Carson, C., Hajat, S., Armstrong, B. &amp; Wilkinson, P. Declining vulnerability to temperature-related mortality in London over the 20th century. </w:t>
      </w:r>
      <w:r w:rsidRPr="00232F41">
        <w:rPr>
          <w:i/>
          <w:noProof/>
        </w:rPr>
        <w:t>American Journal of Epidemiology</w:t>
      </w:r>
      <w:r w:rsidRPr="00232F41">
        <w:rPr>
          <w:noProof/>
        </w:rPr>
        <w:t xml:space="preserve"> </w:t>
      </w:r>
      <w:r w:rsidRPr="00232F41">
        <w:rPr>
          <w:b/>
          <w:noProof/>
        </w:rPr>
        <w:t>164</w:t>
      </w:r>
      <w:r w:rsidRPr="00232F41">
        <w:rPr>
          <w:noProof/>
        </w:rPr>
        <w:t>, 77-84, doi:10.1093/aje/kwj147 (2006).</w:t>
      </w:r>
    </w:p>
    <w:p w14:paraId="21DC603B" w14:textId="77777777" w:rsidR="00232F41" w:rsidRPr="00232F41" w:rsidRDefault="00232F41" w:rsidP="00232F41">
      <w:pPr>
        <w:pStyle w:val="EndNoteBibliography"/>
        <w:spacing w:after="0"/>
        <w:ind w:left="720" w:hanging="720"/>
        <w:rPr>
          <w:noProof/>
        </w:rPr>
      </w:pPr>
      <w:r w:rsidRPr="00232F41">
        <w:rPr>
          <w:noProof/>
        </w:rPr>
        <w:t>14</w:t>
      </w:r>
      <w:r w:rsidRPr="00232F41">
        <w:rPr>
          <w:noProof/>
        </w:rPr>
        <w:tab/>
        <w:t xml:space="preserve">Sheridan, S. C., Kalkstein, A. J. &amp; Kalkstein, L. S. Trends in heat-related mortality in the United States, 1975-2004. </w:t>
      </w:r>
      <w:r w:rsidRPr="00232F41">
        <w:rPr>
          <w:i/>
          <w:noProof/>
        </w:rPr>
        <w:t>Natural Hazards</w:t>
      </w:r>
      <w:r w:rsidRPr="00232F41">
        <w:rPr>
          <w:noProof/>
        </w:rPr>
        <w:t xml:space="preserve"> </w:t>
      </w:r>
      <w:r w:rsidRPr="00232F41">
        <w:rPr>
          <w:b/>
          <w:noProof/>
        </w:rPr>
        <w:t>50</w:t>
      </w:r>
      <w:r w:rsidRPr="00232F41">
        <w:rPr>
          <w:noProof/>
        </w:rPr>
        <w:t>, 145-160, doi:10.1007/s11069-008-9327-2 (2009).</w:t>
      </w:r>
    </w:p>
    <w:p w14:paraId="1A8BB602" w14:textId="77777777" w:rsidR="00232F41" w:rsidRPr="00232F41" w:rsidRDefault="00232F41" w:rsidP="00232F41">
      <w:pPr>
        <w:pStyle w:val="EndNoteBibliography"/>
        <w:spacing w:after="0"/>
        <w:ind w:left="720" w:hanging="720"/>
        <w:rPr>
          <w:noProof/>
        </w:rPr>
      </w:pPr>
      <w:r w:rsidRPr="00232F41">
        <w:rPr>
          <w:noProof/>
        </w:rPr>
        <w:t>15</w:t>
      </w:r>
      <w:r w:rsidRPr="00232F41">
        <w:rPr>
          <w:noProof/>
        </w:rPr>
        <w:tab/>
        <w:t xml:space="preserve">Bobb, J. F., Peng, R. D., Bell, M. L. &amp; Dominici, F. Heat-related mortality and adaptation to heat in the United States. </w:t>
      </w:r>
      <w:r w:rsidRPr="00232F41">
        <w:rPr>
          <w:i/>
          <w:noProof/>
        </w:rPr>
        <w:t>Environ Health Perspect</w:t>
      </w:r>
      <w:r w:rsidRPr="00232F41">
        <w:rPr>
          <w:noProof/>
        </w:rPr>
        <w:t xml:space="preserve"> </w:t>
      </w:r>
      <w:r w:rsidRPr="00232F41">
        <w:rPr>
          <w:b/>
          <w:noProof/>
        </w:rPr>
        <w:t>122</w:t>
      </w:r>
      <w:r w:rsidRPr="00232F41">
        <w:rPr>
          <w:noProof/>
        </w:rPr>
        <w:t>, 811-816, doi:10.1289/ehp.1307392 (2014).</w:t>
      </w:r>
    </w:p>
    <w:p w14:paraId="24985A29" w14:textId="77777777" w:rsidR="00232F41" w:rsidRPr="00232F41" w:rsidRDefault="00232F41" w:rsidP="00232F41">
      <w:pPr>
        <w:pStyle w:val="EndNoteBibliography"/>
        <w:spacing w:after="0"/>
        <w:ind w:left="720" w:hanging="720"/>
        <w:rPr>
          <w:noProof/>
        </w:rPr>
      </w:pPr>
      <w:r w:rsidRPr="00232F41">
        <w:rPr>
          <w:noProof/>
        </w:rPr>
        <w:t>16</w:t>
      </w:r>
      <w:r w:rsidRPr="00232F41">
        <w:rPr>
          <w:noProof/>
        </w:rPr>
        <w:tab/>
        <w:t xml:space="preserve">Rosenwaike, I. Seasonal variation of deaths in the United States, 1951–1960. </w:t>
      </w:r>
      <w:r w:rsidRPr="00232F41">
        <w:rPr>
          <w:i/>
          <w:noProof/>
        </w:rPr>
        <w:t>Journal of the American Statistical Association</w:t>
      </w:r>
      <w:r w:rsidRPr="00232F41">
        <w:rPr>
          <w:noProof/>
        </w:rPr>
        <w:t xml:space="preserve"> </w:t>
      </w:r>
      <w:r w:rsidRPr="00232F41">
        <w:rPr>
          <w:b/>
          <w:noProof/>
        </w:rPr>
        <w:t>61</w:t>
      </w:r>
      <w:r w:rsidRPr="00232F41">
        <w:rPr>
          <w:noProof/>
        </w:rPr>
        <w:t>, 706-719 (1966).</w:t>
      </w:r>
    </w:p>
    <w:p w14:paraId="6FA2FC06" w14:textId="77777777" w:rsidR="00232F41" w:rsidRPr="00232F41" w:rsidRDefault="00232F41" w:rsidP="00232F41">
      <w:pPr>
        <w:pStyle w:val="EndNoteBibliography"/>
        <w:spacing w:after="0"/>
        <w:ind w:left="720" w:hanging="720"/>
        <w:rPr>
          <w:noProof/>
        </w:rPr>
      </w:pPr>
      <w:r w:rsidRPr="00232F41">
        <w:rPr>
          <w:noProof/>
        </w:rPr>
        <w:t>17</w:t>
      </w:r>
      <w:r w:rsidRPr="00232F41">
        <w:rPr>
          <w:noProof/>
        </w:rPr>
        <w:tab/>
        <w:t xml:space="preserve">Mackenbach, J., Kunst, A. &amp; Looman, C. Seasonal variation in mortality in The Netherlands. </w:t>
      </w:r>
      <w:r w:rsidRPr="00232F41">
        <w:rPr>
          <w:i/>
          <w:noProof/>
        </w:rPr>
        <w:t>Journal of Epidemiology and Community Health</w:t>
      </w:r>
      <w:r w:rsidRPr="00232F41">
        <w:rPr>
          <w:noProof/>
        </w:rPr>
        <w:t xml:space="preserve"> </w:t>
      </w:r>
      <w:r w:rsidRPr="00232F41">
        <w:rPr>
          <w:b/>
          <w:noProof/>
        </w:rPr>
        <w:t>46</w:t>
      </w:r>
      <w:r w:rsidRPr="00232F41">
        <w:rPr>
          <w:noProof/>
        </w:rPr>
        <w:t>, 261-265 (1992).</w:t>
      </w:r>
    </w:p>
    <w:p w14:paraId="33DFDE95" w14:textId="77777777" w:rsidR="00232F41" w:rsidRPr="00232F41" w:rsidRDefault="00232F41" w:rsidP="00232F41">
      <w:pPr>
        <w:pStyle w:val="EndNoteBibliography"/>
        <w:spacing w:after="0"/>
        <w:ind w:left="720" w:hanging="720"/>
        <w:rPr>
          <w:noProof/>
        </w:rPr>
      </w:pPr>
      <w:r w:rsidRPr="00232F41">
        <w:rPr>
          <w:noProof/>
        </w:rPr>
        <w:t>18</w:t>
      </w:r>
      <w:r w:rsidRPr="00232F41">
        <w:rPr>
          <w:noProof/>
        </w:rPr>
        <w:tab/>
        <w:t xml:space="preserve">Laake, K. &amp; Sverre, J. M. Winter excess mortality: a comparison between Norway and England plus Wales. </w:t>
      </w:r>
      <w:r w:rsidRPr="00232F41">
        <w:rPr>
          <w:i/>
          <w:noProof/>
        </w:rPr>
        <w:t>Age and ageing</w:t>
      </w:r>
      <w:r w:rsidRPr="00232F41">
        <w:rPr>
          <w:noProof/>
        </w:rPr>
        <w:t xml:space="preserve"> </w:t>
      </w:r>
      <w:r w:rsidRPr="00232F41">
        <w:rPr>
          <w:b/>
          <w:noProof/>
        </w:rPr>
        <w:t>25</w:t>
      </w:r>
      <w:r w:rsidRPr="00232F41">
        <w:rPr>
          <w:noProof/>
        </w:rPr>
        <w:t>, 343-348 (1996).</w:t>
      </w:r>
    </w:p>
    <w:p w14:paraId="4FC64BA2" w14:textId="77777777" w:rsidR="00232F41" w:rsidRPr="00232F41" w:rsidRDefault="00232F41" w:rsidP="00232F41">
      <w:pPr>
        <w:pStyle w:val="EndNoteBibliography"/>
        <w:spacing w:after="0"/>
        <w:ind w:left="720" w:hanging="720"/>
        <w:rPr>
          <w:noProof/>
        </w:rPr>
      </w:pPr>
      <w:r w:rsidRPr="00232F41">
        <w:rPr>
          <w:noProof/>
        </w:rPr>
        <w:t>19</w:t>
      </w:r>
      <w:r w:rsidRPr="00232F41">
        <w:rPr>
          <w:noProof/>
        </w:rPr>
        <w:tab/>
        <w:t xml:space="preserve">Trudeau, R. Monthly and daily patterns of death. </w:t>
      </w:r>
      <w:r w:rsidRPr="00232F41">
        <w:rPr>
          <w:i/>
          <w:noProof/>
        </w:rPr>
        <w:t>Health Reports-Statistics Canada</w:t>
      </w:r>
      <w:r w:rsidRPr="00232F41">
        <w:rPr>
          <w:noProof/>
        </w:rPr>
        <w:t xml:space="preserve"> </w:t>
      </w:r>
      <w:r w:rsidRPr="00232F41">
        <w:rPr>
          <w:b/>
          <w:noProof/>
        </w:rPr>
        <w:t>9</w:t>
      </w:r>
      <w:r w:rsidRPr="00232F41">
        <w:rPr>
          <w:noProof/>
        </w:rPr>
        <w:t>, 43-52 (1997).</w:t>
      </w:r>
    </w:p>
    <w:p w14:paraId="0D4A4B91" w14:textId="77777777" w:rsidR="00232F41" w:rsidRPr="00232F41" w:rsidRDefault="00232F41" w:rsidP="00232F41">
      <w:pPr>
        <w:pStyle w:val="EndNoteBibliography"/>
        <w:spacing w:after="0"/>
        <w:ind w:left="720" w:hanging="720"/>
        <w:rPr>
          <w:noProof/>
        </w:rPr>
      </w:pPr>
      <w:r w:rsidRPr="00232F41">
        <w:rPr>
          <w:noProof/>
        </w:rPr>
        <w:t>20</w:t>
      </w:r>
      <w:r w:rsidRPr="00232F41">
        <w:rPr>
          <w:noProof/>
        </w:rPr>
        <w:tab/>
        <w:t xml:space="preserve">Lerchl, A. Changes in the seasonality of mortality in Germany from 1946 to 1995: the role of temperature. </w:t>
      </w:r>
      <w:r w:rsidRPr="00232F41">
        <w:rPr>
          <w:i/>
          <w:noProof/>
        </w:rPr>
        <w:t>International Journal of Biometeorology</w:t>
      </w:r>
      <w:r w:rsidRPr="00232F41">
        <w:rPr>
          <w:noProof/>
        </w:rPr>
        <w:t xml:space="preserve"> </w:t>
      </w:r>
      <w:r w:rsidRPr="00232F41">
        <w:rPr>
          <w:b/>
          <w:noProof/>
        </w:rPr>
        <w:t>42</w:t>
      </w:r>
      <w:r w:rsidRPr="00232F41">
        <w:rPr>
          <w:noProof/>
        </w:rPr>
        <w:t>, 84-88, doi:DOI 10.1007/s004840050089 (1998).</w:t>
      </w:r>
    </w:p>
    <w:p w14:paraId="52B8EA87" w14:textId="77777777" w:rsidR="00232F41" w:rsidRPr="00232F41" w:rsidRDefault="00232F41" w:rsidP="00232F41">
      <w:pPr>
        <w:pStyle w:val="EndNoteBibliography"/>
        <w:spacing w:after="0"/>
        <w:ind w:left="720" w:hanging="720"/>
        <w:rPr>
          <w:noProof/>
        </w:rPr>
      </w:pPr>
      <w:r w:rsidRPr="00232F41">
        <w:rPr>
          <w:noProof/>
        </w:rPr>
        <w:lastRenderedPageBreak/>
        <w:t>21</w:t>
      </w:r>
      <w:r w:rsidRPr="00232F41">
        <w:rPr>
          <w:noProof/>
        </w:rPr>
        <w:tab/>
        <w:t>Nakaji, S.</w:t>
      </w:r>
      <w:r w:rsidRPr="00232F41">
        <w:rPr>
          <w:i/>
          <w:noProof/>
        </w:rPr>
        <w:t xml:space="preserve"> et al.</w:t>
      </w:r>
      <w:r w:rsidRPr="00232F41">
        <w:rPr>
          <w:noProof/>
        </w:rPr>
        <w:t xml:space="preserve"> Seasonal changes in mortality rates from main causes of death in Japan. </w:t>
      </w:r>
      <w:r w:rsidRPr="00232F41">
        <w:rPr>
          <w:i/>
          <w:noProof/>
        </w:rPr>
        <w:t>European journal of epidemiology</w:t>
      </w:r>
      <w:r w:rsidRPr="00232F41">
        <w:rPr>
          <w:noProof/>
        </w:rPr>
        <w:t xml:space="preserve"> </w:t>
      </w:r>
      <w:r w:rsidRPr="00232F41">
        <w:rPr>
          <w:b/>
          <w:noProof/>
        </w:rPr>
        <w:t>19</w:t>
      </w:r>
      <w:r w:rsidRPr="00232F41">
        <w:rPr>
          <w:noProof/>
        </w:rPr>
        <w:t>, 905-913 (2004).</w:t>
      </w:r>
    </w:p>
    <w:p w14:paraId="33A859B1" w14:textId="77777777" w:rsidR="00232F41" w:rsidRPr="00232F41" w:rsidRDefault="00232F41" w:rsidP="00232F41">
      <w:pPr>
        <w:pStyle w:val="EndNoteBibliography"/>
        <w:spacing w:after="0"/>
        <w:ind w:left="720" w:hanging="720"/>
        <w:rPr>
          <w:noProof/>
        </w:rPr>
      </w:pPr>
      <w:r w:rsidRPr="00232F41">
        <w:rPr>
          <w:noProof/>
        </w:rPr>
        <w:t>22</w:t>
      </w:r>
      <w:r w:rsidRPr="00232F41">
        <w:rPr>
          <w:noProof/>
        </w:rPr>
        <w:tab/>
        <w:t xml:space="preserve">Brown, G., Fearn, V. &amp; Wells, C. Exploratory analysis of seasonal mortality in England and Wales, 1998 to 2007. </w:t>
      </w:r>
      <w:r w:rsidRPr="00232F41">
        <w:rPr>
          <w:i/>
          <w:noProof/>
        </w:rPr>
        <w:t>Health Statistics Quarterly</w:t>
      </w:r>
      <w:r w:rsidRPr="00232F41">
        <w:rPr>
          <w:noProof/>
        </w:rPr>
        <w:t>, 58 (2010).</w:t>
      </w:r>
    </w:p>
    <w:p w14:paraId="42D857DA" w14:textId="77777777" w:rsidR="00232F41" w:rsidRPr="00232F41" w:rsidRDefault="00232F41" w:rsidP="00232F41">
      <w:pPr>
        <w:pStyle w:val="EndNoteBibliography"/>
        <w:spacing w:after="0"/>
        <w:ind w:left="720" w:hanging="720"/>
        <w:rPr>
          <w:noProof/>
        </w:rPr>
      </w:pPr>
      <w:r w:rsidRPr="00232F41">
        <w:rPr>
          <w:noProof/>
        </w:rPr>
        <w:t>23</w:t>
      </w:r>
      <w:r w:rsidRPr="00232F41">
        <w:rPr>
          <w:noProof/>
        </w:rPr>
        <w:tab/>
        <w:t>Marti-Soler, H.</w:t>
      </w:r>
      <w:r w:rsidRPr="00232F41">
        <w:rPr>
          <w:i/>
          <w:noProof/>
        </w:rPr>
        <w:t xml:space="preserve"> et al.</w:t>
      </w:r>
      <w:r w:rsidRPr="00232F41">
        <w:rPr>
          <w:noProof/>
        </w:rPr>
        <w:t xml:space="preserve"> Seasonal Variation of Overall and Cardiovascular Mortality: A Study in 19 Countries from Different Geographic Locations. </w:t>
      </w:r>
      <w:r w:rsidRPr="00232F41">
        <w:rPr>
          <w:i/>
          <w:noProof/>
        </w:rPr>
        <w:t>Plos One</w:t>
      </w:r>
      <w:r w:rsidRPr="00232F41">
        <w:rPr>
          <w:noProof/>
        </w:rPr>
        <w:t xml:space="preserve"> </w:t>
      </w:r>
      <w:r w:rsidRPr="00232F41">
        <w:rPr>
          <w:b/>
          <w:noProof/>
        </w:rPr>
        <w:t>9</w:t>
      </w:r>
      <w:r w:rsidRPr="00232F41">
        <w:rPr>
          <w:noProof/>
        </w:rPr>
        <w:t>, 13, doi:10.1371/journal.pone.0113500 (2014).</w:t>
      </w:r>
    </w:p>
    <w:p w14:paraId="27ECC07E" w14:textId="77777777" w:rsidR="00232F41" w:rsidRPr="00232F41" w:rsidRDefault="00232F41" w:rsidP="00232F41">
      <w:pPr>
        <w:pStyle w:val="EndNoteBibliography"/>
        <w:spacing w:after="0"/>
        <w:ind w:left="720" w:hanging="720"/>
        <w:rPr>
          <w:noProof/>
        </w:rPr>
      </w:pPr>
      <w:r w:rsidRPr="00232F41">
        <w:rPr>
          <w:noProof/>
        </w:rPr>
        <w:t>24</w:t>
      </w:r>
      <w:r w:rsidRPr="00232F41">
        <w:rPr>
          <w:noProof/>
        </w:rPr>
        <w:tab/>
        <w:t xml:space="preserve">Bennett, J. E., Blangiardo, M., Fecht, D., Elliott, P. &amp; Ezzati, M. Vulnerability to the mortality effects of warm temperature in the districts of England and Wales. </w:t>
      </w:r>
      <w:r w:rsidRPr="00232F41">
        <w:rPr>
          <w:i/>
          <w:noProof/>
        </w:rPr>
        <w:t>Nature Climate Change</w:t>
      </w:r>
      <w:r w:rsidRPr="00232F41">
        <w:rPr>
          <w:noProof/>
        </w:rPr>
        <w:t xml:space="preserve"> </w:t>
      </w:r>
      <w:r w:rsidRPr="00232F41">
        <w:rPr>
          <w:b/>
          <w:noProof/>
        </w:rPr>
        <w:t>4</w:t>
      </w:r>
      <w:r w:rsidRPr="00232F41">
        <w:rPr>
          <w:noProof/>
        </w:rPr>
        <w:t>, 269-273, doi:10.1038/nclimate2123 (2014).</w:t>
      </w:r>
    </w:p>
    <w:p w14:paraId="0B9A8408" w14:textId="77777777" w:rsidR="00232F41" w:rsidRPr="00232F41" w:rsidRDefault="00232F41" w:rsidP="00232F41">
      <w:pPr>
        <w:pStyle w:val="EndNoteBibliography"/>
        <w:spacing w:after="0"/>
        <w:ind w:left="720" w:hanging="720"/>
        <w:rPr>
          <w:noProof/>
        </w:rPr>
      </w:pPr>
      <w:r w:rsidRPr="00232F41">
        <w:rPr>
          <w:noProof/>
        </w:rPr>
        <w:t>25</w:t>
      </w:r>
      <w:r w:rsidRPr="00232F41">
        <w:rPr>
          <w:noProof/>
        </w:rPr>
        <w:tab/>
        <w:t xml:space="preserve">Moy, C. M., Seltzer, G. O., Rodbell, D. T. &amp; Anderson, D. M. Variability of El Nino/Southern Oscillation activity at millennial timescales during the Holocene epoch. </w:t>
      </w:r>
      <w:r w:rsidRPr="00232F41">
        <w:rPr>
          <w:i/>
          <w:noProof/>
        </w:rPr>
        <w:t>Nature</w:t>
      </w:r>
      <w:r w:rsidRPr="00232F41">
        <w:rPr>
          <w:noProof/>
        </w:rPr>
        <w:t xml:space="preserve"> </w:t>
      </w:r>
      <w:r w:rsidRPr="00232F41">
        <w:rPr>
          <w:b/>
          <w:noProof/>
        </w:rPr>
        <w:t>420</w:t>
      </w:r>
      <w:r w:rsidRPr="00232F41">
        <w:rPr>
          <w:noProof/>
        </w:rPr>
        <w:t>, 162-165, doi:10.1038/nature01194 (2002).</w:t>
      </w:r>
    </w:p>
    <w:p w14:paraId="2E05B143" w14:textId="77777777" w:rsidR="00232F41" w:rsidRPr="00232F41" w:rsidRDefault="00232F41" w:rsidP="00232F41">
      <w:pPr>
        <w:pStyle w:val="EndNoteBibliography"/>
        <w:spacing w:after="0"/>
        <w:ind w:left="720" w:hanging="720"/>
        <w:rPr>
          <w:noProof/>
        </w:rPr>
      </w:pPr>
      <w:r w:rsidRPr="00232F41">
        <w:rPr>
          <w:noProof/>
        </w:rPr>
        <w:t>26</w:t>
      </w:r>
      <w:r w:rsidRPr="00232F41">
        <w:rPr>
          <w:noProof/>
        </w:rPr>
        <w:tab/>
        <w:t xml:space="preserve">Grenfell, B., Bjørnstad, O. &amp; Kappey, J. Travelling waves and spatial hierarchies in measles epidemics. </w:t>
      </w:r>
      <w:r w:rsidRPr="00232F41">
        <w:rPr>
          <w:i/>
          <w:noProof/>
        </w:rPr>
        <w:t>Nature</w:t>
      </w:r>
      <w:r w:rsidRPr="00232F41">
        <w:rPr>
          <w:noProof/>
        </w:rPr>
        <w:t xml:space="preserve"> </w:t>
      </w:r>
      <w:r w:rsidRPr="00232F41">
        <w:rPr>
          <w:b/>
          <w:noProof/>
        </w:rPr>
        <w:t>414</w:t>
      </w:r>
      <w:r w:rsidRPr="00232F41">
        <w:rPr>
          <w:noProof/>
        </w:rPr>
        <w:t>, 716-723 (2001).</w:t>
      </w:r>
    </w:p>
    <w:p w14:paraId="3BDD74D8" w14:textId="77777777" w:rsidR="00232F41" w:rsidRPr="00232F41" w:rsidRDefault="00232F41" w:rsidP="00232F41">
      <w:pPr>
        <w:pStyle w:val="EndNoteBibliography"/>
        <w:spacing w:after="0"/>
        <w:ind w:left="720" w:hanging="720"/>
        <w:rPr>
          <w:noProof/>
        </w:rPr>
      </w:pPr>
      <w:r w:rsidRPr="00232F41">
        <w:rPr>
          <w:noProof/>
        </w:rPr>
        <w:t>27</w:t>
      </w:r>
      <w:r w:rsidRPr="00232F41">
        <w:rPr>
          <w:noProof/>
        </w:rPr>
        <w:tab/>
        <w:t>Cazelles, B.</w:t>
      </w:r>
      <w:r w:rsidRPr="00232F41">
        <w:rPr>
          <w:i/>
          <w:noProof/>
        </w:rPr>
        <w:t xml:space="preserve"> et al.</w:t>
      </w:r>
      <w:r w:rsidRPr="00232F41">
        <w:rPr>
          <w:noProof/>
        </w:rPr>
        <w:t xml:space="preserve"> Wavelet analysis of ecological time series. </w:t>
      </w:r>
      <w:r w:rsidRPr="00232F41">
        <w:rPr>
          <w:i/>
          <w:noProof/>
        </w:rPr>
        <w:t>Oecologia</w:t>
      </w:r>
      <w:r w:rsidRPr="00232F41">
        <w:rPr>
          <w:noProof/>
        </w:rPr>
        <w:t xml:space="preserve"> </w:t>
      </w:r>
      <w:r w:rsidRPr="00232F41">
        <w:rPr>
          <w:b/>
          <w:noProof/>
        </w:rPr>
        <w:t>156</w:t>
      </w:r>
      <w:r w:rsidRPr="00232F41">
        <w:rPr>
          <w:noProof/>
        </w:rPr>
        <w:t>, 287-304 (2008).</w:t>
      </w:r>
    </w:p>
    <w:p w14:paraId="7902646F" w14:textId="77777777" w:rsidR="00232F41" w:rsidRPr="00232F41" w:rsidRDefault="00232F41" w:rsidP="00232F41">
      <w:pPr>
        <w:pStyle w:val="EndNoteBibliography"/>
        <w:spacing w:after="0"/>
        <w:ind w:left="720" w:hanging="720"/>
        <w:rPr>
          <w:noProof/>
        </w:rPr>
      </w:pPr>
      <w:r w:rsidRPr="00232F41">
        <w:rPr>
          <w:noProof/>
        </w:rPr>
        <w:t>28</w:t>
      </w:r>
      <w:r w:rsidRPr="00232F41">
        <w:rPr>
          <w:noProof/>
        </w:rPr>
        <w:tab/>
        <w:t xml:space="preserve">Statistics, N. C. f. H. Leading causes of death and numbers of deaths, by sex, race, and Hispanic origin: United States, 1980 and 2010. </w:t>
      </w:r>
      <w:r w:rsidRPr="00232F41">
        <w:rPr>
          <w:i/>
          <w:noProof/>
        </w:rPr>
        <w:t>National Center for Health Statistics (NCHS)</w:t>
      </w:r>
      <w:r w:rsidRPr="00232F41">
        <w:rPr>
          <w:noProof/>
        </w:rPr>
        <w:t xml:space="preserve"> (2012).</w:t>
      </w:r>
    </w:p>
    <w:p w14:paraId="4AE61781" w14:textId="77777777" w:rsidR="00232F41" w:rsidRPr="00232F41" w:rsidRDefault="00232F41" w:rsidP="00232F41">
      <w:pPr>
        <w:pStyle w:val="EndNoteBibliography"/>
        <w:spacing w:after="0"/>
        <w:ind w:left="720" w:hanging="720"/>
        <w:rPr>
          <w:noProof/>
        </w:rPr>
      </w:pPr>
      <w:r w:rsidRPr="00232F41">
        <w:rPr>
          <w:noProof/>
        </w:rPr>
        <w:t>29</w:t>
      </w:r>
      <w:r w:rsidRPr="00232F41">
        <w:rPr>
          <w:noProof/>
        </w:rPr>
        <w:tab/>
        <w:t xml:space="preserve">Administration, N. H. T. S. Trend and Pattern Analysis of Highway Crash Fatality By Month and Day. </w:t>
      </w:r>
      <w:r w:rsidRPr="00232F41">
        <w:rPr>
          <w:i/>
          <w:noProof/>
        </w:rPr>
        <w:t>National Center for Statistics and Analysis</w:t>
      </w:r>
      <w:r w:rsidRPr="00232F41">
        <w:rPr>
          <w:noProof/>
        </w:rPr>
        <w:t xml:space="preserve"> (2005).</w:t>
      </w:r>
    </w:p>
    <w:p w14:paraId="16438E0D" w14:textId="77777777" w:rsidR="00232F41" w:rsidRPr="00232F41" w:rsidRDefault="00232F41" w:rsidP="00232F41">
      <w:pPr>
        <w:pStyle w:val="EndNoteBibliography"/>
        <w:spacing w:after="0"/>
        <w:ind w:left="720" w:hanging="720"/>
        <w:rPr>
          <w:noProof/>
        </w:rPr>
      </w:pPr>
      <w:r w:rsidRPr="00232F41">
        <w:rPr>
          <w:noProof/>
        </w:rPr>
        <w:t>30</w:t>
      </w:r>
      <w:r w:rsidRPr="00232F41">
        <w:rPr>
          <w:noProof/>
        </w:rPr>
        <w:tab/>
        <w:t xml:space="preserve">England, P. H. The cold weather plan for England. </w:t>
      </w:r>
      <w:r w:rsidRPr="00232F41">
        <w:rPr>
          <w:i/>
          <w:noProof/>
        </w:rPr>
        <w:t>Public Health England</w:t>
      </w:r>
      <w:r w:rsidRPr="00232F41">
        <w:rPr>
          <w:noProof/>
        </w:rPr>
        <w:t xml:space="preserve"> (2016).</w:t>
      </w:r>
    </w:p>
    <w:p w14:paraId="784FD296" w14:textId="77777777" w:rsidR="00232F41" w:rsidRPr="00232F41" w:rsidRDefault="00232F41" w:rsidP="00232F41">
      <w:pPr>
        <w:pStyle w:val="EndNoteBibliography"/>
        <w:spacing w:after="0"/>
        <w:ind w:left="720" w:hanging="720"/>
        <w:rPr>
          <w:noProof/>
        </w:rPr>
      </w:pPr>
      <w:r w:rsidRPr="00232F41">
        <w:rPr>
          <w:noProof/>
        </w:rPr>
        <w:t>31</w:t>
      </w:r>
      <w:r w:rsidRPr="00232F41">
        <w:rPr>
          <w:noProof/>
        </w:rPr>
        <w:tab/>
        <w:t xml:space="preserve">Baker, C. A connection for all ages: enabling the benefits of high-speed internet access for older adults. </w:t>
      </w:r>
      <w:r w:rsidRPr="00232F41">
        <w:rPr>
          <w:i/>
          <w:noProof/>
        </w:rPr>
        <w:t>AARP Public Policy Institute</w:t>
      </w:r>
      <w:r w:rsidRPr="00232F41">
        <w:rPr>
          <w:noProof/>
        </w:rPr>
        <w:t xml:space="preserve"> (2013).</w:t>
      </w:r>
    </w:p>
    <w:p w14:paraId="4A5BDAC3" w14:textId="77777777" w:rsidR="00232F41" w:rsidRPr="00232F41" w:rsidRDefault="00232F41" w:rsidP="00232F41">
      <w:pPr>
        <w:pStyle w:val="EndNoteBibliography"/>
        <w:spacing w:after="0"/>
        <w:ind w:left="720" w:hanging="720"/>
        <w:rPr>
          <w:noProof/>
        </w:rPr>
      </w:pPr>
      <w:r w:rsidRPr="00232F41">
        <w:rPr>
          <w:noProof/>
        </w:rPr>
        <w:t>32</w:t>
      </w:r>
      <w:r w:rsidRPr="00232F41">
        <w:rPr>
          <w:noProof/>
        </w:rPr>
        <w:tab/>
        <w:t>Ingram, D. D.</w:t>
      </w:r>
      <w:r w:rsidRPr="00232F41">
        <w:rPr>
          <w:i/>
          <w:noProof/>
        </w:rPr>
        <w:t xml:space="preserve"> et al.</w:t>
      </w:r>
      <w:r w:rsidRPr="00232F41">
        <w:rPr>
          <w:noProof/>
        </w:rPr>
        <w:t xml:space="preserve"> United States Census 2000 population with bridged race categories. </w:t>
      </w:r>
      <w:r w:rsidRPr="00232F41">
        <w:rPr>
          <w:i/>
          <w:noProof/>
        </w:rPr>
        <w:t>Vital and health statistics. Series 2, Data evaluation and methods research</w:t>
      </w:r>
      <w:r w:rsidRPr="00232F41">
        <w:rPr>
          <w:noProof/>
        </w:rPr>
        <w:t>, 1-55 (2003).</w:t>
      </w:r>
    </w:p>
    <w:p w14:paraId="194C5719" w14:textId="77777777" w:rsidR="00232F41" w:rsidRPr="00232F41" w:rsidRDefault="00232F41" w:rsidP="00232F41">
      <w:pPr>
        <w:pStyle w:val="EndNoteBibliography"/>
        <w:ind w:left="720" w:hanging="720"/>
        <w:rPr>
          <w:noProof/>
        </w:rPr>
      </w:pPr>
      <w:r w:rsidRPr="00232F41">
        <w:rPr>
          <w:noProof/>
        </w:rPr>
        <w:t>33</w:t>
      </w:r>
      <w:r w:rsidRPr="00232F41">
        <w:rPr>
          <w:noProof/>
        </w:rPr>
        <w:tab/>
        <w:t xml:space="preserve">Karl, T. &amp; Koss, W. J. </w:t>
      </w:r>
      <w:r w:rsidRPr="00232F41">
        <w:rPr>
          <w:i/>
          <w:noProof/>
        </w:rPr>
        <w:t>Regional and national monthly, seasonal, and annual temperature weighted by area, 1895-1983</w:t>
      </w:r>
      <w:r w:rsidRPr="00232F41">
        <w:rPr>
          <w:noProof/>
        </w:rPr>
        <w:t>.  (National Climatic Data Center, 1984).</w:t>
      </w:r>
    </w:p>
    <w:p w14:paraId="6317C9EC" w14:textId="0E5CCDB5" w:rsidR="00E36439" w:rsidRPr="004E0482" w:rsidRDefault="002C5FB9" w:rsidP="00E3416C">
      <w:pPr>
        <w:pStyle w:val="EndNoteBibliography"/>
        <w:spacing w:after="0"/>
        <w:ind w:left="720" w:hanging="720"/>
      </w:pPr>
      <w:r w:rsidRPr="004E0482">
        <w:fldChar w:fldCharType="end"/>
      </w:r>
    </w:p>
    <w:p w14:paraId="768D3587" w14:textId="3507B3AD" w:rsidR="00A714AB" w:rsidRPr="007825A4" w:rsidRDefault="007825A4" w:rsidP="0088197D">
      <w:pPr>
        <w:spacing w:after="0"/>
        <w:rPr>
          <w:rFonts w:ascii="Times New Roman" w:hAnsi="Times New Roman"/>
          <w:color w:val="000000" w:themeColor="text1"/>
          <w:sz w:val="24"/>
          <w:szCs w:val="24"/>
        </w:rPr>
      </w:pPr>
      <w:r>
        <w:rPr>
          <w:rFonts w:ascii="Times New Roman" w:hAnsi="Times New Roman"/>
          <w:color w:val="000000" w:themeColor="text1"/>
          <w:sz w:val="24"/>
          <w:szCs w:val="24"/>
        </w:rPr>
        <w:br w:type="page"/>
      </w:r>
      <w:r w:rsidR="00A714AB" w:rsidRPr="00C14691">
        <w:rPr>
          <w:rFonts w:ascii="Times New Roman" w:hAnsi="Times New Roman"/>
          <w:sz w:val="24"/>
          <w:szCs w:val="24"/>
        </w:rPr>
        <w:lastRenderedPageBreak/>
        <w:t>Correspondence and requests for materials should be addressed to ME.</w:t>
      </w:r>
    </w:p>
    <w:p w14:paraId="224B750E" w14:textId="77777777" w:rsidR="00A714AB" w:rsidRPr="00C14691" w:rsidRDefault="00A714AB" w:rsidP="003F6B5D">
      <w:pPr>
        <w:spacing w:after="0" w:line="480" w:lineRule="auto"/>
        <w:rPr>
          <w:rFonts w:ascii="Times New Roman" w:hAnsi="Times New Roman"/>
          <w:b/>
          <w:sz w:val="24"/>
          <w:szCs w:val="24"/>
        </w:rPr>
      </w:pPr>
    </w:p>
    <w:p w14:paraId="43D65B0D" w14:textId="77777777" w:rsidR="00A714AB" w:rsidRPr="00C14691" w:rsidRDefault="00A714AB" w:rsidP="00B938D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472EC1">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pPr>
        <w:spacing w:after="0" w:line="480" w:lineRule="auto"/>
        <w:rPr>
          <w:rFonts w:ascii="Times New Roman" w:hAnsi="Times New Roman"/>
          <w:b/>
          <w:sz w:val="24"/>
          <w:szCs w:val="24"/>
        </w:rPr>
      </w:pPr>
    </w:p>
    <w:p w14:paraId="154DA3EA"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6B53AEE4" w:rsidR="00A714AB" w:rsidRPr="00C14691" w:rsidRDefault="002426C9">
      <w:pPr>
        <w:spacing w:after="0" w:line="480" w:lineRule="auto"/>
        <w:rPr>
          <w:rFonts w:ascii="Times New Roman" w:hAnsi="Times New Roman"/>
          <w:sz w:val="24"/>
          <w:szCs w:val="24"/>
        </w:rPr>
      </w:pPr>
      <w:r>
        <w:rPr>
          <w:rFonts w:ascii="Times New Roman" w:hAnsi="Times New Roman"/>
          <w:sz w:val="24"/>
          <w:szCs w:val="24"/>
        </w:rPr>
        <w:t>All authors contributed to</w:t>
      </w:r>
      <w:r w:rsidR="00601CF3">
        <w:rPr>
          <w:rFonts w:ascii="Times New Roman" w:hAnsi="Times New Roman"/>
          <w:sz w:val="24"/>
          <w:szCs w:val="24"/>
        </w:rPr>
        <w:t xml:space="preserve"> study concept</w:t>
      </w:r>
      <w:r>
        <w:rPr>
          <w:rFonts w:ascii="Times New Roman" w:hAnsi="Times New Roman"/>
          <w:sz w:val="24"/>
          <w:szCs w:val="24"/>
        </w:rPr>
        <w:t xml:space="preserve">, </w:t>
      </w:r>
      <w:r w:rsidR="00A714AB" w:rsidRPr="00C14691">
        <w:rPr>
          <w:rFonts w:ascii="Times New Roman" w:hAnsi="Times New Roman"/>
          <w:sz w:val="24"/>
          <w:szCs w:val="24"/>
        </w:rPr>
        <w:t>analytical approach</w:t>
      </w:r>
      <w:r>
        <w:rPr>
          <w:rFonts w:ascii="Times New Roman" w:hAnsi="Times New Roman"/>
          <w:sz w:val="24"/>
          <w:szCs w:val="24"/>
        </w:rPr>
        <w:t>, and interpretation of results</w:t>
      </w:r>
      <w:r w:rsidR="00A714AB" w:rsidRPr="00C14691">
        <w:rPr>
          <w:rFonts w:ascii="Times New Roman" w:hAnsi="Times New Roman"/>
          <w:sz w:val="24"/>
          <w:szCs w:val="24"/>
        </w:rPr>
        <w:t xml:space="preserve">. </w:t>
      </w:r>
      <w:r w:rsidR="0098685A">
        <w:rPr>
          <w:rFonts w:ascii="Times New Roman" w:hAnsi="Times New Roman"/>
          <w:sz w:val="24"/>
          <w:szCs w:val="24"/>
        </w:rPr>
        <w:t>RP</w:t>
      </w:r>
      <w:r w:rsidR="001654F0">
        <w:rPr>
          <w:rFonts w:ascii="Times New Roman" w:hAnsi="Times New Roman"/>
          <w:sz w:val="24"/>
          <w:szCs w:val="24"/>
        </w:rPr>
        <w:t xml:space="preserve"> and ME</w:t>
      </w:r>
      <w:r w:rsidR="00A714AB"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and ME wrote the first draft of the paper</w:t>
      </w:r>
      <w:r>
        <w:rPr>
          <w:rFonts w:ascii="Times New Roman" w:hAnsi="Times New Roman"/>
          <w:sz w:val="24"/>
          <w:szCs w:val="24"/>
        </w:rPr>
        <w:t>, with input from the other authors</w:t>
      </w:r>
      <w:r w:rsidR="00A714AB" w:rsidRPr="00C14691">
        <w:rPr>
          <w:rFonts w:ascii="Times New Roman" w:hAnsi="Times New Roman"/>
          <w:sz w:val="24"/>
          <w:szCs w:val="24"/>
        </w:rPr>
        <w:t xml:space="preserve">. </w:t>
      </w:r>
    </w:p>
    <w:p w14:paraId="3B7E8E7A" w14:textId="77777777" w:rsidR="00A714AB" w:rsidRPr="00C14691" w:rsidRDefault="00A714AB">
      <w:pPr>
        <w:spacing w:after="0" w:line="480" w:lineRule="auto"/>
        <w:rPr>
          <w:rFonts w:ascii="Times New Roman" w:hAnsi="Times New Roman"/>
          <w:sz w:val="24"/>
          <w:szCs w:val="24"/>
        </w:rPr>
      </w:pPr>
    </w:p>
    <w:p w14:paraId="012CB71D"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88197D">
      <w:pPr>
        <w:spacing w:after="0" w:line="480" w:lineRule="auto"/>
        <w:rPr>
          <w:rFonts w:ascii="Times New Roman" w:hAnsi="Times New Roman"/>
          <w:b/>
          <w:color w:val="000000" w:themeColor="text1"/>
          <w:sz w:val="24"/>
          <w:szCs w:val="24"/>
        </w:rPr>
      </w:pPr>
    </w:p>
    <w:p w14:paraId="6EF2E021" w14:textId="77867F17" w:rsidR="0077413A" w:rsidRDefault="0077413A" w:rsidP="0088197D">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59F3456F" w:rsidR="00AF52C5" w:rsidRDefault="000475BD"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Pr>
          <w:rFonts w:ascii="Times New Roman" w:hAnsi="Times New Roman"/>
          <w:color w:val="000000" w:themeColor="text1"/>
          <w:sz w:val="24"/>
          <w:szCs w:val="24"/>
        </w:rPr>
        <w:t xml:space="preserve"> against a white noise spectrum</w:t>
      </w:r>
      <w:r w:rsidRPr="004E0482">
        <w:rPr>
          <w:rFonts w:ascii="Times New Roman" w:hAnsi="Times New Roman"/>
          <w:color w:val="000000" w:themeColor="text1"/>
          <w:sz w:val="24"/>
          <w:szCs w:val="24"/>
        </w:rPr>
        <w:t>. Age groups with significant 12-month periodicity for the entire period and for each period split into 2 are highlighted with a bold black box</w:t>
      </w:r>
      <w:r w:rsidR="00150077">
        <w:rPr>
          <w:rFonts w:ascii="Times New Roman" w:hAnsi="Times New Roman"/>
          <w:color w:val="000000" w:themeColor="text1"/>
          <w:sz w:val="24"/>
          <w:szCs w:val="24"/>
        </w:rPr>
        <w:t xml:space="preserve"> (the same age groups would remain significant if significance had been measured against a red noise spectrum)</w:t>
      </w:r>
      <w:r w:rsidRPr="004E0482">
        <w:rPr>
          <w:rFonts w:ascii="Times New Roman" w:hAnsi="Times New Roman"/>
          <w:color w:val="000000" w:themeColor="text1"/>
          <w:sz w:val="24"/>
          <w:szCs w:val="24"/>
        </w:rPr>
        <w:t>. The shaded regions at the left and right edge of each box indicate demarcate the cone of influence, where spectral analysis is less robust.</w:t>
      </w:r>
    </w:p>
    <w:p w14:paraId="02097D5B" w14:textId="47BFB142"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2. </w:t>
      </w:r>
      <w:r w:rsidR="00971550" w:rsidRPr="004E0482">
        <w:rPr>
          <w:rFonts w:ascii="Times New Roman" w:hAnsi="Times New Roman"/>
          <w:color w:val="000000" w:themeColor="text1"/>
          <w:sz w:val="24"/>
          <w:szCs w:val="24"/>
        </w:rPr>
        <w:t xml:space="preserve">Mean timing of national maximum and minimum all-cause mortality, by sex and age group for 1982-2013. </w:t>
      </w:r>
      <w:commentRangeStart w:id="178"/>
      <w:commentRangeStart w:id="179"/>
      <w:r w:rsidR="00971550" w:rsidRPr="004E0482">
        <w:rPr>
          <w:rFonts w:ascii="Times New Roman" w:hAnsi="Times New Roman"/>
          <w:color w:val="000000" w:themeColor="text1"/>
          <w:sz w:val="24"/>
          <w:szCs w:val="24"/>
        </w:rPr>
        <w:t>Red dots indicate centre of gravity of maximum mortality, and green dots the centre of gravity for minimum mortality.</w:t>
      </w:r>
      <w:commentRangeEnd w:id="178"/>
      <w:r w:rsidR="00A769AD">
        <w:rPr>
          <w:rStyle w:val="CommentReference"/>
          <w:rFonts w:asciiTheme="minorHAnsi" w:eastAsiaTheme="minorHAnsi" w:hAnsiTheme="minorHAnsi" w:cstheme="minorBidi"/>
        </w:rPr>
        <w:commentReference w:id="178"/>
      </w:r>
      <w:commentRangeEnd w:id="179"/>
      <w:r w:rsidR="006D55E7">
        <w:rPr>
          <w:rStyle w:val="CommentReference"/>
          <w:rFonts w:asciiTheme="minorHAnsi" w:eastAsiaTheme="minorHAnsi" w:hAnsiTheme="minorHAnsi" w:cstheme="minorBidi"/>
        </w:rPr>
        <w:commentReference w:id="179"/>
      </w:r>
      <w:r w:rsidR="00971550" w:rsidRPr="004E0482">
        <w:rPr>
          <w:rFonts w:ascii="Times New Roman" w:hAnsi="Times New Roman"/>
          <w:color w:val="000000" w:themeColor="text1"/>
          <w:sz w:val="24"/>
          <w:szCs w:val="24"/>
        </w:rPr>
        <w:t xml:space="preserve"> Vertical segments represent 95% confidence intervals. Only age-sex groups with statistically significant 12-month seasonality are included.</w:t>
      </w:r>
    </w:p>
    <w:p w14:paraId="6909CE73" w14:textId="6AB32225"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7D025D64" w:rsidR="00971550" w:rsidRPr="004E0482" w:rsidRDefault="00971550" w:rsidP="0088197D">
      <w:pPr>
        <w:spacing w:after="0" w:line="480" w:lineRule="auto"/>
        <w:rPr>
          <w:rFonts w:ascii="Times New Roman" w:hAnsi="Times New Roman"/>
          <w:color w:val="000000" w:themeColor="text1"/>
          <w:sz w:val="24"/>
          <w:szCs w:val="24"/>
        </w:rPr>
      </w:pPr>
      <w:bookmarkStart w:id="180" w:name="_Ref468360496"/>
      <w:r w:rsidRPr="004E0482">
        <w:rPr>
          <w:rFonts w:ascii="Times New Roman" w:hAnsi="Times New Roman"/>
          <w:b/>
          <w:color w:val="000000" w:themeColor="text1"/>
          <w:sz w:val="24"/>
          <w:szCs w:val="24"/>
        </w:rPr>
        <w:lastRenderedPageBreak/>
        <w:t xml:space="preserve">Figure </w:t>
      </w:r>
      <w:bookmarkEnd w:id="180"/>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4E0482" w:rsidRDefault="00971550" w:rsidP="0088197D">
      <w:pPr>
        <w:spacing w:after="0"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5E299184" w:rsidR="004E0482" w:rsidRPr="004E0482" w:rsidRDefault="00971550" w:rsidP="0088197D">
      <w:pPr>
        <w:pStyle w:val="Caption"/>
        <w:spacing w:after="0"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lastRenderedPageBreak/>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r w:rsidR="00A769AD">
        <w:rPr>
          <w:rFonts w:ascii="Times New Roman" w:hAnsi="Times New Roman"/>
          <w:i w:val="0"/>
          <w:color w:val="000000" w:themeColor="text1"/>
          <w:sz w:val="24"/>
          <w:szCs w:val="24"/>
        </w:rPr>
        <w:t>See figure</w:t>
      </w:r>
      <w:r w:rsidR="00A769AD" w:rsidRPr="004E0482">
        <w:rPr>
          <w:rFonts w:ascii="Times New Roman" w:hAnsi="Times New Roman"/>
          <w:i w:val="0"/>
          <w:color w:val="000000" w:themeColor="text1"/>
          <w:sz w:val="24"/>
          <w:szCs w:val="24"/>
        </w:rPr>
        <w:t xml:space="preserve"> S1</w:t>
      </w:r>
      <w:r w:rsidR="00A769AD">
        <w:rPr>
          <w:rFonts w:ascii="Times New Roman" w:hAnsi="Times New Roman"/>
          <w:i w:val="0"/>
          <w:color w:val="000000" w:themeColor="text1"/>
          <w:sz w:val="24"/>
          <w:szCs w:val="24"/>
        </w:rPr>
        <w:t xml:space="preserve"> for climate regions</w:t>
      </w:r>
      <w:r w:rsidR="00A769AD" w:rsidRPr="004E0482">
        <w:rPr>
          <w:rFonts w:ascii="Times New Roman" w:hAnsi="Times New Roman"/>
          <w:i w:val="0"/>
          <w:color w:val="000000" w:themeColor="text1"/>
          <w:sz w:val="24"/>
          <w:szCs w:val="24"/>
        </w:rPr>
        <w:t>.</w:t>
      </w:r>
    </w:p>
    <w:p w14:paraId="05BABE19" w14:textId="77777777" w:rsidR="004E0482" w:rsidRPr="004E0482" w:rsidRDefault="004E0482" w:rsidP="0088197D">
      <w:pPr>
        <w:pStyle w:val="Caption"/>
        <w:spacing w:after="0" w:line="480" w:lineRule="auto"/>
        <w:jc w:val="both"/>
        <w:rPr>
          <w:rFonts w:ascii="Times New Roman" w:hAnsi="Times New Roman"/>
          <w:i w:val="0"/>
          <w:color w:val="000000" w:themeColor="text1"/>
          <w:sz w:val="24"/>
          <w:szCs w:val="24"/>
        </w:rPr>
      </w:pPr>
    </w:p>
    <w:p w14:paraId="6AD25E45" w14:textId="159F772C" w:rsidR="00971550" w:rsidRPr="004E0482" w:rsidRDefault="00971550" w:rsidP="0088197D">
      <w:pPr>
        <w:pStyle w:val="Caption"/>
        <w:spacing w:after="0" w:line="480" w:lineRule="auto"/>
        <w:jc w:val="both"/>
        <w:rPr>
          <w:rFonts w:ascii="Times New Roman" w:hAnsi="Times New Roman"/>
          <w:i w:val="0"/>
          <w:color w:val="000000" w:themeColor="text1"/>
          <w:sz w:val="24"/>
          <w:szCs w:val="24"/>
        </w:rPr>
      </w:pPr>
    </w:p>
    <w:p w14:paraId="1C10E54C" w14:textId="0C6D918D" w:rsidR="00E01502" w:rsidRPr="005120F4" w:rsidRDefault="00A769AD" w:rsidP="0088197D">
      <w:pPr>
        <w:spacing w:after="0"/>
      </w:pPr>
      <w:r>
        <w:rPr>
          <w:rStyle w:val="CommentReference"/>
          <w:rFonts w:asciiTheme="minorHAnsi" w:eastAsiaTheme="minorHAnsi" w:hAnsiTheme="minorHAnsi" w:cstheme="minorBidi"/>
        </w:rPr>
        <w:commentReference w:id="181"/>
      </w:r>
    </w:p>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7-01-04T13:53:00Z" w:initials="PRM">
    <w:p w14:paraId="77888241" w14:textId="20A6559B" w:rsidR="00624B38" w:rsidRDefault="00624B38">
      <w:pPr>
        <w:pStyle w:val="CommentText"/>
      </w:pPr>
      <w:r>
        <w:rPr>
          <w:rStyle w:val="CommentReference"/>
        </w:rPr>
        <w:annotationRef/>
      </w:r>
      <w:r>
        <w:t>For Majid to draft</w:t>
      </w:r>
    </w:p>
  </w:comment>
  <w:comment w:id="178" w:author="Majid" w:date="2016-12-30T16:52:00Z" w:initials="M">
    <w:p w14:paraId="48FB5DD3" w14:textId="59ABDE78" w:rsidR="00A769AD" w:rsidRDefault="00A769AD">
      <w:pPr>
        <w:pStyle w:val="CommentText"/>
      </w:pPr>
      <w:r>
        <w:rPr>
          <w:rStyle w:val="CommentReference"/>
        </w:rPr>
        <w:annotationRef/>
      </w:r>
      <w:r>
        <w:t>dots are all black. to change colours to become red and green</w:t>
      </w:r>
    </w:p>
  </w:comment>
  <w:comment w:id="179" w:author="Parks, Robbie M" w:date="2017-01-04T15:34:00Z" w:initials="PRM">
    <w:p w14:paraId="5D421EDC" w14:textId="34267707" w:rsidR="006D55E7" w:rsidRDefault="006D55E7">
      <w:pPr>
        <w:pStyle w:val="CommentText"/>
      </w:pPr>
      <w:r>
        <w:rPr>
          <w:rStyle w:val="CommentReference"/>
        </w:rPr>
        <w:annotationRef/>
      </w:r>
      <w:r>
        <w:t>Done</w:t>
      </w:r>
    </w:p>
  </w:comment>
  <w:comment w:id="181" w:author="Majid" w:date="2016-12-30T16:52:00Z" w:initials="M">
    <w:p w14:paraId="48EA0CD6" w14:textId="225243AF" w:rsidR="00A769AD" w:rsidRDefault="00A769AD">
      <w:pPr>
        <w:pStyle w:val="CommentText"/>
      </w:pPr>
      <w:r>
        <w:rPr>
          <w:rStyle w:val="CommentReference"/>
        </w:rPr>
        <w:annotationRef/>
      </w:r>
      <w:r>
        <w:t xml:space="preserve">same info as figures so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7888241" w15:done="0"/>
  <w15:commentEx w15:paraId="48FB5DD3" w15:done="0"/>
  <w15:commentEx w15:paraId="5D421EDC" w15:paraIdParent="48FB5DD3" w15:done="0"/>
  <w15:commentEx w15:paraId="48EA0CD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7&lt;/item&gt;&lt;item&gt;939&lt;/item&gt;&lt;item&gt;940&lt;/item&gt;&lt;item&gt;941&lt;/item&gt;&lt;item&gt;943&lt;/item&gt;&lt;item&gt;951&lt;/item&gt;&lt;item&gt;952&lt;/item&gt;&lt;item&gt;953&lt;/item&gt;&lt;item&gt;954&lt;/item&gt;&lt;/record-ids&gt;&lt;/item&gt;&lt;/Libraries&gt;"/>
  </w:docVars>
  <w:rsids>
    <w:rsidRoot w:val="00482D51"/>
    <w:rsid w:val="00002C90"/>
    <w:rsid w:val="00004BD8"/>
    <w:rsid w:val="000053C5"/>
    <w:rsid w:val="000109AC"/>
    <w:rsid w:val="00011D76"/>
    <w:rsid w:val="00012BD5"/>
    <w:rsid w:val="00013E3D"/>
    <w:rsid w:val="0001569A"/>
    <w:rsid w:val="00016928"/>
    <w:rsid w:val="00017575"/>
    <w:rsid w:val="00023B97"/>
    <w:rsid w:val="00024281"/>
    <w:rsid w:val="0002565E"/>
    <w:rsid w:val="00026AFF"/>
    <w:rsid w:val="0003152A"/>
    <w:rsid w:val="00032C07"/>
    <w:rsid w:val="0003307E"/>
    <w:rsid w:val="000338DE"/>
    <w:rsid w:val="00033A37"/>
    <w:rsid w:val="000352B3"/>
    <w:rsid w:val="00035C74"/>
    <w:rsid w:val="0004212A"/>
    <w:rsid w:val="00043FFB"/>
    <w:rsid w:val="00045836"/>
    <w:rsid w:val="000474A7"/>
    <w:rsid w:val="000475BD"/>
    <w:rsid w:val="00054424"/>
    <w:rsid w:val="0005500F"/>
    <w:rsid w:val="0005575A"/>
    <w:rsid w:val="000562C9"/>
    <w:rsid w:val="00056848"/>
    <w:rsid w:val="0006075B"/>
    <w:rsid w:val="00060CA5"/>
    <w:rsid w:val="0006220C"/>
    <w:rsid w:val="000638A9"/>
    <w:rsid w:val="00063A79"/>
    <w:rsid w:val="00063F37"/>
    <w:rsid w:val="0006563A"/>
    <w:rsid w:val="00066B56"/>
    <w:rsid w:val="000671F1"/>
    <w:rsid w:val="0007260F"/>
    <w:rsid w:val="00074B24"/>
    <w:rsid w:val="000760B6"/>
    <w:rsid w:val="0007673F"/>
    <w:rsid w:val="00076B33"/>
    <w:rsid w:val="00076C18"/>
    <w:rsid w:val="0008276D"/>
    <w:rsid w:val="00085916"/>
    <w:rsid w:val="00086313"/>
    <w:rsid w:val="00090550"/>
    <w:rsid w:val="00090F21"/>
    <w:rsid w:val="000920C6"/>
    <w:rsid w:val="00094C5C"/>
    <w:rsid w:val="000A2B50"/>
    <w:rsid w:val="000A3C50"/>
    <w:rsid w:val="000A3D21"/>
    <w:rsid w:val="000A661A"/>
    <w:rsid w:val="000B25BA"/>
    <w:rsid w:val="000B2739"/>
    <w:rsid w:val="000B35BB"/>
    <w:rsid w:val="000B42BF"/>
    <w:rsid w:val="000B5930"/>
    <w:rsid w:val="000B6495"/>
    <w:rsid w:val="000B7625"/>
    <w:rsid w:val="000B7DBF"/>
    <w:rsid w:val="000C0ECE"/>
    <w:rsid w:val="000C240B"/>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101A8E"/>
    <w:rsid w:val="00102849"/>
    <w:rsid w:val="00102DC6"/>
    <w:rsid w:val="001030B3"/>
    <w:rsid w:val="00107D0B"/>
    <w:rsid w:val="001102E0"/>
    <w:rsid w:val="00111002"/>
    <w:rsid w:val="00113607"/>
    <w:rsid w:val="00113C44"/>
    <w:rsid w:val="001218B3"/>
    <w:rsid w:val="00126334"/>
    <w:rsid w:val="001309AB"/>
    <w:rsid w:val="00132C6C"/>
    <w:rsid w:val="0013450E"/>
    <w:rsid w:val="00134BC3"/>
    <w:rsid w:val="001404CF"/>
    <w:rsid w:val="00140ABF"/>
    <w:rsid w:val="00150077"/>
    <w:rsid w:val="00151E7F"/>
    <w:rsid w:val="00152476"/>
    <w:rsid w:val="00154145"/>
    <w:rsid w:val="00154238"/>
    <w:rsid w:val="001649B2"/>
    <w:rsid w:val="001654F0"/>
    <w:rsid w:val="001667C6"/>
    <w:rsid w:val="00167E56"/>
    <w:rsid w:val="0017087D"/>
    <w:rsid w:val="0017329C"/>
    <w:rsid w:val="0017419B"/>
    <w:rsid w:val="00177281"/>
    <w:rsid w:val="001776A2"/>
    <w:rsid w:val="0018033A"/>
    <w:rsid w:val="001804AC"/>
    <w:rsid w:val="00180E15"/>
    <w:rsid w:val="001815D7"/>
    <w:rsid w:val="00183441"/>
    <w:rsid w:val="0018351F"/>
    <w:rsid w:val="00184548"/>
    <w:rsid w:val="001849C7"/>
    <w:rsid w:val="001A0C5A"/>
    <w:rsid w:val="001A257D"/>
    <w:rsid w:val="001A288C"/>
    <w:rsid w:val="001A2B8B"/>
    <w:rsid w:val="001A4EBF"/>
    <w:rsid w:val="001A679D"/>
    <w:rsid w:val="001A6832"/>
    <w:rsid w:val="001A7D62"/>
    <w:rsid w:val="001B106D"/>
    <w:rsid w:val="001B23D1"/>
    <w:rsid w:val="001B6E57"/>
    <w:rsid w:val="001B722E"/>
    <w:rsid w:val="001C03EF"/>
    <w:rsid w:val="001C124F"/>
    <w:rsid w:val="001C52F1"/>
    <w:rsid w:val="001D14DB"/>
    <w:rsid w:val="001D20EA"/>
    <w:rsid w:val="001E064C"/>
    <w:rsid w:val="001E1544"/>
    <w:rsid w:val="001E1633"/>
    <w:rsid w:val="001E1FF1"/>
    <w:rsid w:val="001E3CED"/>
    <w:rsid w:val="001E44DA"/>
    <w:rsid w:val="001E6320"/>
    <w:rsid w:val="001F32FF"/>
    <w:rsid w:val="001F4BAA"/>
    <w:rsid w:val="001F6898"/>
    <w:rsid w:val="001F7934"/>
    <w:rsid w:val="00200952"/>
    <w:rsid w:val="0020266B"/>
    <w:rsid w:val="002058C6"/>
    <w:rsid w:val="00206771"/>
    <w:rsid w:val="00206E67"/>
    <w:rsid w:val="002078C1"/>
    <w:rsid w:val="00210334"/>
    <w:rsid w:val="00216490"/>
    <w:rsid w:val="0022073C"/>
    <w:rsid w:val="002208C6"/>
    <w:rsid w:val="00224348"/>
    <w:rsid w:val="00227503"/>
    <w:rsid w:val="00230932"/>
    <w:rsid w:val="00232F41"/>
    <w:rsid w:val="00234C10"/>
    <w:rsid w:val="002369F6"/>
    <w:rsid w:val="002407AF"/>
    <w:rsid w:val="00240EB4"/>
    <w:rsid w:val="0024125E"/>
    <w:rsid w:val="002426B6"/>
    <w:rsid w:val="002426C9"/>
    <w:rsid w:val="00242781"/>
    <w:rsid w:val="002448B1"/>
    <w:rsid w:val="00244B6F"/>
    <w:rsid w:val="00245E04"/>
    <w:rsid w:val="00253B85"/>
    <w:rsid w:val="00256FC1"/>
    <w:rsid w:val="00257A52"/>
    <w:rsid w:val="00261272"/>
    <w:rsid w:val="0026280A"/>
    <w:rsid w:val="00267F49"/>
    <w:rsid w:val="00270B4B"/>
    <w:rsid w:val="002715D6"/>
    <w:rsid w:val="002719DF"/>
    <w:rsid w:val="00274E12"/>
    <w:rsid w:val="00275579"/>
    <w:rsid w:val="00276E84"/>
    <w:rsid w:val="0027795F"/>
    <w:rsid w:val="002807DD"/>
    <w:rsid w:val="00284309"/>
    <w:rsid w:val="0028660C"/>
    <w:rsid w:val="00286B27"/>
    <w:rsid w:val="00290FD5"/>
    <w:rsid w:val="00291816"/>
    <w:rsid w:val="002921BE"/>
    <w:rsid w:val="00293AA3"/>
    <w:rsid w:val="0029437A"/>
    <w:rsid w:val="002945EB"/>
    <w:rsid w:val="0029690A"/>
    <w:rsid w:val="00296A5E"/>
    <w:rsid w:val="002A01D0"/>
    <w:rsid w:val="002A1EEE"/>
    <w:rsid w:val="002A56EE"/>
    <w:rsid w:val="002A70F9"/>
    <w:rsid w:val="002B00D0"/>
    <w:rsid w:val="002B2622"/>
    <w:rsid w:val="002B4004"/>
    <w:rsid w:val="002B402F"/>
    <w:rsid w:val="002B434F"/>
    <w:rsid w:val="002B4877"/>
    <w:rsid w:val="002C1EF8"/>
    <w:rsid w:val="002C2E8F"/>
    <w:rsid w:val="002C4E8C"/>
    <w:rsid w:val="002C5FB9"/>
    <w:rsid w:val="002C69CD"/>
    <w:rsid w:val="002C7535"/>
    <w:rsid w:val="002C7D57"/>
    <w:rsid w:val="002D28CF"/>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104A"/>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73A9B"/>
    <w:rsid w:val="00377B40"/>
    <w:rsid w:val="003809FF"/>
    <w:rsid w:val="00381442"/>
    <w:rsid w:val="003841B2"/>
    <w:rsid w:val="00391767"/>
    <w:rsid w:val="00393B92"/>
    <w:rsid w:val="00396EEE"/>
    <w:rsid w:val="0039751B"/>
    <w:rsid w:val="003A0B89"/>
    <w:rsid w:val="003A12B6"/>
    <w:rsid w:val="003A1F8F"/>
    <w:rsid w:val="003A2E1C"/>
    <w:rsid w:val="003A4CC1"/>
    <w:rsid w:val="003B2232"/>
    <w:rsid w:val="003B29FF"/>
    <w:rsid w:val="003B49F1"/>
    <w:rsid w:val="003B5D97"/>
    <w:rsid w:val="003C12EF"/>
    <w:rsid w:val="003C1BBC"/>
    <w:rsid w:val="003C3F17"/>
    <w:rsid w:val="003D0931"/>
    <w:rsid w:val="003D18FA"/>
    <w:rsid w:val="003D5890"/>
    <w:rsid w:val="003D6C08"/>
    <w:rsid w:val="003D76F5"/>
    <w:rsid w:val="003E1B4A"/>
    <w:rsid w:val="003E1B4D"/>
    <w:rsid w:val="003E519C"/>
    <w:rsid w:val="003E730D"/>
    <w:rsid w:val="003F1547"/>
    <w:rsid w:val="003F41EC"/>
    <w:rsid w:val="003F43BC"/>
    <w:rsid w:val="003F6B5D"/>
    <w:rsid w:val="0040119B"/>
    <w:rsid w:val="00407C20"/>
    <w:rsid w:val="00412EEB"/>
    <w:rsid w:val="00413582"/>
    <w:rsid w:val="00414429"/>
    <w:rsid w:val="00414636"/>
    <w:rsid w:val="00416A29"/>
    <w:rsid w:val="00417006"/>
    <w:rsid w:val="00417D41"/>
    <w:rsid w:val="00420CA2"/>
    <w:rsid w:val="004233BA"/>
    <w:rsid w:val="004253AD"/>
    <w:rsid w:val="00426E51"/>
    <w:rsid w:val="004278AA"/>
    <w:rsid w:val="00433EDB"/>
    <w:rsid w:val="0043420C"/>
    <w:rsid w:val="00434577"/>
    <w:rsid w:val="004412C7"/>
    <w:rsid w:val="004416DF"/>
    <w:rsid w:val="00445BC3"/>
    <w:rsid w:val="00447F74"/>
    <w:rsid w:val="00450834"/>
    <w:rsid w:val="004518DC"/>
    <w:rsid w:val="00452AB5"/>
    <w:rsid w:val="00455B56"/>
    <w:rsid w:val="0045686C"/>
    <w:rsid w:val="00460205"/>
    <w:rsid w:val="00460403"/>
    <w:rsid w:val="00460DB5"/>
    <w:rsid w:val="004625AD"/>
    <w:rsid w:val="0046623D"/>
    <w:rsid w:val="00466E11"/>
    <w:rsid w:val="0047194E"/>
    <w:rsid w:val="004720DB"/>
    <w:rsid w:val="00472EC1"/>
    <w:rsid w:val="00474509"/>
    <w:rsid w:val="0047590C"/>
    <w:rsid w:val="00475B71"/>
    <w:rsid w:val="00475DDE"/>
    <w:rsid w:val="004774DF"/>
    <w:rsid w:val="004778FB"/>
    <w:rsid w:val="00480715"/>
    <w:rsid w:val="00482D51"/>
    <w:rsid w:val="00483666"/>
    <w:rsid w:val="0048630A"/>
    <w:rsid w:val="004875C3"/>
    <w:rsid w:val="00487889"/>
    <w:rsid w:val="00490CB6"/>
    <w:rsid w:val="0049110E"/>
    <w:rsid w:val="004A5369"/>
    <w:rsid w:val="004A5B2C"/>
    <w:rsid w:val="004A7A00"/>
    <w:rsid w:val="004B1615"/>
    <w:rsid w:val="004B2F85"/>
    <w:rsid w:val="004B6051"/>
    <w:rsid w:val="004C02DD"/>
    <w:rsid w:val="004C06A5"/>
    <w:rsid w:val="004C0C71"/>
    <w:rsid w:val="004C2124"/>
    <w:rsid w:val="004C5A3B"/>
    <w:rsid w:val="004D18B5"/>
    <w:rsid w:val="004D29EF"/>
    <w:rsid w:val="004D2D52"/>
    <w:rsid w:val="004D70E4"/>
    <w:rsid w:val="004E0482"/>
    <w:rsid w:val="004E0B0B"/>
    <w:rsid w:val="004E6709"/>
    <w:rsid w:val="004E7E7C"/>
    <w:rsid w:val="004E7EC4"/>
    <w:rsid w:val="004F0C02"/>
    <w:rsid w:val="004F1360"/>
    <w:rsid w:val="004F2A07"/>
    <w:rsid w:val="004F6749"/>
    <w:rsid w:val="004F7FD8"/>
    <w:rsid w:val="00505A63"/>
    <w:rsid w:val="005066A6"/>
    <w:rsid w:val="00510715"/>
    <w:rsid w:val="00511D20"/>
    <w:rsid w:val="005120F4"/>
    <w:rsid w:val="00514C8F"/>
    <w:rsid w:val="00515033"/>
    <w:rsid w:val="00516C72"/>
    <w:rsid w:val="00517509"/>
    <w:rsid w:val="00520C4B"/>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7CBD"/>
    <w:rsid w:val="005612BD"/>
    <w:rsid w:val="00563BDF"/>
    <w:rsid w:val="00564E86"/>
    <w:rsid w:val="005671BF"/>
    <w:rsid w:val="00570C3D"/>
    <w:rsid w:val="00580ABB"/>
    <w:rsid w:val="0058108C"/>
    <w:rsid w:val="005835D4"/>
    <w:rsid w:val="00584A95"/>
    <w:rsid w:val="005853B5"/>
    <w:rsid w:val="005862FA"/>
    <w:rsid w:val="005914BD"/>
    <w:rsid w:val="00593BFA"/>
    <w:rsid w:val="00594465"/>
    <w:rsid w:val="005949B3"/>
    <w:rsid w:val="00594AAE"/>
    <w:rsid w:val="00597D5B"/>
    <w:rsid w:val="005A14FD"/>
    <w:rsid w:val="005A5DB0"/>
    <w:rsid w:val="005B0832"/>
    <w:rsid w:val="005B0BF9"/>
    <w:rsid w:val="005B11E3"/>
    <w:rsid w:val="005B2736"/>
    <w:rsid w:val="005B5156"/>
    <w:rsid w:val="005B6F61"/>
    <w:rsid w:val="005C0053"/>
    <w:rsid w:val="005C06D4"/>
    <w:rsid w:val="005C2358"/>
    <w:rsid w:val="005C2D0A"/>
    <w:rsid w:val="005C41FD"/>
    <w:rsid w:val="005C6C7D"/>
    <w:rsid w:val="005D0031"/>
    <w:rsid w:val="005D3C86"/>
    <w:rsid w:val="005D3E4E"/>
    <w:rsid w:val="005D4AFE"/>
    <w:rsid w:val="005D7877"/>
    <w:rsid w:val="005E100B"/>
    <w:rsid w:val="005E10E4"/>
    <w:rsid w:val="005E181A"/>
    <w:rsid w:val="005E608C"/>
    <w:rsid w:val="005F1520"/>
    <w:rsid w:val="005F1606"/>
    <w:rsid w:val="005F49C5"/>
    <w:rsid w:val="005F5F8D"/>
    <w:rsid w:val="005F6B8E"/>
    <w:rsid w:val="00600EE4"/>
    <w:rsid w:val="00601CF3"/>
    <w:rsid w:val="006025EB"/>
    <w:rsid w:val="00602CE0"/>
    <w:rsid w:val="00604FA1"/>
    <w:rsid w:val="006061BA"/>
    <w:rsid w:val="0060671F"/>
    <w:rsid w:val="00606FFC"/>
    <w:rsid w:val="00607FA8"/>
    <w:rsid w:val="006124E6"/>
    <w:rsid w:val="00614523"/>
    <w:rsid w:val="00614E62"/>
    <w:rsid w:val="006154DB"/>
    <w:rsid w:val="0062217A"/>
    <w:rsid w:val="00624B38"/>
    <w:rsid w:val="00631BF2"/>
    <w:rsid w:val="00634571"/>
    <w:rsid w:val="00635FE7"/>
    <w:rsid w:val="00640757"/>
    <w:rsid w:val="00641AF0"/>
    <w:rsid w:val="006442C0"/>
    <w:rsid w:val="0064559D"/>
    <w:rsid w:val="00645F3B"/>
    <w:rsid w:val="006501F5"/>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234F"/>
    <w:rsid w:val="0067300D"/>
    <w:rsid w:val="006758D4"/>
    <w:rsid w:val="00676B86"/>
    <w:rsid w:val="0067745B"/>
    <w:rsid w:val="00683977"/>
    <w:rsid w:val="0068648A"/>
    <w:rsid w:val="00690629"/>
    <w:rsid w:val="006925A0"/>
    <w:rsid w:val="0069518B"/>
    <w:rsid w:val="0069695F"/>
    <w:rsid w:val="006A00CF"/>
    <w:rsid w:val="006A2543"/>
    <w:rsid w:val="006A39D8"/>
    <w:rsid w:val="006A3E8B"/>
    <w:rsid w:val="006A5826"/>
    <w:rsid w:val="006A5851"/>
    <w:rsid w:val="006A5A2D"/>
    <w:rsid w:val="006A7BEF"/>
    <w:rsid w:val="006B1E6A"/>
    <w:rsid w:val="006B356C"/>
    <w:rsid w:val="006B4B1C"/>
    <w:rsid w:val="006B5097"/>
    <w:rsid w:val="006B7BCD"/>
    <w:rsid w:val="006C0352"/>
    <w:rsid w:val="006C0B3D"/>
    <w:rsid w:val="006C45BE"/>
    <w:rsid w:val="006C6AB2"/>
    <w:rsid w:val="006D29D7"/>
    <w:rsid w:val="006D55E7"/>
    <w:rsid w:val="006D6127"/>
    <w:rsid w:val="006E3980"/>
    <w:rsid w:val="006E4623"/>
    <w:rsid w:val="006F03EA"/>
    <w:rsid w:val="006F1CE1"/>
    <w:rsid w:val="006F297A"/>
    <w:rsid w:val="006F2D92"/>
    <w:rsid w:val="006F57C9"/>
    <w:rsid w:val="006F645D"/>
    <w:rsid w:val="006F6844"/>
    <w:rsid w:val="006F7313"/>
    <w:rsid w:val="006F7AAC"/>
    <w:rsid w:val="0070200C"/>
    <w:rsid w:val="00707CD4"/>
    <w:rsid w:val="0071189E"/>
    <w:rsid w:val="00712439"/>
    <w:rsid w:val="00713FF4"/>
    <w:rsid w:val="00714D92"/>
    <w:rsid w:val="00717133"/>
    <w:rsid w:val="00717418"/>
    <w:rsid w:val="00717527"/>
    <w:rsid w:val="0072296E"/>
    <w:rsid w:val="00723770"/>
    <w:rsid w:val="007243DA"/>
    <w:rsid w:val="00725C10"/>
    <w:rsid w:val="00726C6B"/>
    <w:rsid w:val="007303C9"/>
    <w:rsid w:val="00731128"/>
    <w:rsid w:val="0073705C"/>
    <w:rsid w:val="0073779F"/>
    <w:rsid w:val="00742C8F"/>
    <w:rsid w:val="00742DE1"/>
    <w:rsid w:val="007436D7"/>
    <w:rsid w:val="007460C7"/>
    <w:rsid w:val="0074650F"/>
    <w:rsid w:val="00746762"/>
    <w:rsid w:val="00750EC9"/>
    <w:rsid w:val="007526BC"/>
    <w:rsid w:val="00752EE1"/>
    <w:rsid w:val="007560D4"/>
    <w:rsid w:val="0075782A"/>
    <w:rsid w:val="007611B8"/>
    <w:rsid w:val="007627AB"/>
    <w:rsid w:val="0076686A"/>
    <w:rsid w:val="00771EA4"/>
    <w:rsid w:val="0077413A"/>
    <w:rsid w:val="00775936"/>
    <w:rsid w:val="00776990"/>
    <w:rsid w:val="007769B9"/>
    <w:rsid w:val="00776D59"/>
    <w:rsid w:val="007800AF"/>
    <w:rsid w:val="00781265"/>
    <w:rsid w:val="007825A4"/>
    <w:rsid w:val="0078333E"/>
    <w:rsid w:val="007860C4"/>
    <w:rsid w:val="00791713"/>
    <w:rsid w:val="00791D9C"/>
    <w:rsid w:val="00792165"/>
    <w:rsid w:val="00792C98"/>
    <w:rsid w:val="00793D6E"/>
    <w:rsid w:val="00795E96"/>
    <w:rsid w:val="0079658A"/>
    <w:rsid w:val="007A42F3"/>
    <w:rsid w:val="007A74E1"/>
    <w:rsid w:val="007A7D9E"/>
    <w:rsid w:val="007B2EED"/>
    <w:rsid w:val="007B4382"/>
    <w:rsid w:val="007C0F0B"/>
    <w:rsid w:val="007C3530"/>
    <w:rsid w:val="007C5A4F"/>
    <w:rsid w:val="007C7770"/>
    <w:rsid w:val="007D3C53"/>
    <w:rsid w:val="007E2DBE"/>
    <w:rsid w:val="007E3679"/>
    <w:rsid w:val="007F1DCB"/>
    <w:rsid w:val="007F22D2"/>
    <w:rsid w:val="007F2E1E"/>
    <w:rsid w:val="007F4B6E"/>
    <w:rsid w:val="007F7BFF"/>
    <w:rsid w:val="00801D92"/>
    <w:rsid w:val="0080293E"/>
    <w:rsid w:val="00803355"/>
    <w:rsid w:val="00803FD0"/>
    <w:rsid w:val="0080737F"/>
    <w:rsid w:val="0081181A"/>
    <w:rsid w:val="00811C78"/>
    <w:rsid w:val="00814929"/>
    <w:rsid w:val="00817630"/>
    <w:rsid w:val="008201D2"/>
    <w:rsid w:val="00820F50"/>
    <w:rsid w:val="00822EA3"/>
    <w:rsid w:val="00822FC4"/>
    <w:rsid w:val="00823AE1"/>
    <w:rsid w:val="008245F0"/>
    <w:rsid w:val="0082646B"/>
    <w:rsid w:val="008315AE"/>
    <w:rsid w:val="00831703"/>
    <w:rsid w:val="00831748"/>
    <w:rsid w:val="0083342C"/>
    <w:rsid w:val="00833790"/>
    <w:rsid w:val="0083738D"/>
    <w:rsid w:val="00837DCF"/>
    <w:rsid w:val="00837EAF"/>
    <w:rsid w:val="00840791"/>
    <w:rsid w:val="0084095B"/>
    <w:rsid w:val="00840AE5"/>
    <w:rsid w:val="00842569"/>
    <w:rsid w:val="0084267F"/>
    <w:rsid w:val="008453BA"/>
    <w:rsid w:val="00845C0D"/>
    <w:rsid w:val="00847250"/>
    <w:rsid w:val="00847AF8"/>
    <w:rsid w:val="00851E2E"/>
    <w:rsid w:val="00852B36"/>
    <w:rsid w:val="008555BF"/>
    <w:rsid w:val="00857C52"/>
    <w:rsid w:val="00860396"/>
    <w:rsid w:val="0086792C"/>
    <w:rsid w:val="00870AD7"/>
    <w:rsid w:val="00870F41"/>
    <w:rsid w:val="00872725"/>
    <w:rsid w:val="00873F50"/>
    <w:rsid w:val="00874124"/>
    <w:rsid w:val="008762DA"/>
    <w:rsid w:val="0088197D"/>
    <w:rsid w:val="008908FE"/>
    <w:rsid w:val="00893673"/>
    <w:rsid w:val="008937C1"/>
    <w:rsid w:val="008946C6"/>
    <w:rsid w:val="00896BF3"/>
    <w:rsid w:val="008A1BCE"/>
    <w:rsid w:val="008A4D12"/>
    <w:rsid w:val="008A526D"/>
    <w:rsid w:val="008A55E6"/>
    <w:rsid w:val="008A7047"/>
    <w:rsid w:val="008A7182"/>
    <w:rsid w:val="008A7468"/>
    <w:rsid w:val="008A785D"/>
    <w:rsid w:val="008B1C81"/>
    <w:rsid w:val="008C2086"/>
    <w:rsid w:val="008C22F3"/>
    <w:rsid w:val="008C5119"/>
    <w:rsid w:val="008C58FD"/>
    <w:rsid w:val="008C720D"/>
    <w:rsid w:val="008D0F1B"/>
    <w:rsid w:val="008D180B"/>
    <w:rsid w:val="008D2E11"/>
    <w:rsid w:val="008D5E3B"/>
    <w:rsid w:val="008D7F75"/>
    <w:rsid w:val="008E0425"/>
    <w:rsid w:val="008E0770"/>
    <w:rsid w:val="008E0ADE"/>
    <w:rsid w:val="008E47B7"/>
    <w:rsid w:val="008E7EF9"/>
    <w:rsid w:val="008F3D07"/>
    <w:rsid w:val="008F4155"/>
    <w:rsid w:val="009015E8"/>
    <w:rsid w:val="00903AEA"/>
    <w:rsid w:val="009042AC"/>
    <w:rsid w:val="00907217"/>
    <w:rsid w:val="00911634"/>
    <w:rsid w:val="009118C4"/>
    <w:rsid w:val="0091242B"/>
    <w:rsid w:val="00915FB9"/>
    <w:rsid w:val="009221D5"/>
    <w:rsid w:val="009321F1"/>
    <w:rsid w:val="0093232F"/>
    <w:rsid w:val="009334A8"/>
    <w:rsid w:val="00935607"/>
    <w:rsid w:val="00936272"/>
    <w:rsid w:val="00937A59"/>
    <w:rsid w:val="00937AF1"/>
    <w:rsid w:val="00940052"/>
    <w:rsid w:val="0094016A"/>
    <w:rsid w:val="00941297"/>
    <w:rsid w:val="00942A83"/>
    <w:rsid w:val="00943AF9"/>
    <w:rsid w:val="00943C74"/>
    <w:rsid w:val="00950D39"/>
    <w:rsid w:val="00953FD4"/>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905A0"/>
    <w:rsid w:val="00990ED1"/>
    <w:rsid w:val="00991ED2"/>
    <w:rsid w:val="00997843"/>
    <w:rsid w:val="009A082B"/>
    <w:rsid w:val="009A1CAF"/>
    <w:rsid w:val="009A3625"/>
    <w:rsid w:val="009A4004"/>
    <w:rsid w:val="009A4ECC"/>
    <w:rsid w:val="009A58F5"/>
    <w:rsid w:val="009A78EF"/>
    <w:rsid w:val="009B07E8"/>
    <w:rsid w:val="009B16CA"/>
    <w:rsid w:val="009B1D00"/>
    <w:rsid w:val="009B275D"/>
    <w:rsid w:val="009B67A3"/>
    <w:rsid w:val="009B68C6"/>
    <w:rsid w:val="009C289C"/>
    <w:rsid w:val="009D42E4"/>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9A7"/>
    <w:rsid w:val="00A10491"/>
    <w:rsid w:val="00A127AD"/>
    <w:rsid w:val="00A131C2"/>
    <w:rsid w:val="00A1552B"/>
    <w:rsid w:val="00A2418A"/>
    <w:rsid w:val="00A2556E"/>
    <w:rsid w:val="00A25E55"/>
    <w:rsid w:val="00A347E7"/>
    <w:rsid w:val="00A355D8"/>
    <w:rsid w:val="00A36C23"/>
    <w:rsid w:val="00A37081"/>
    <w:rsid w:val="00A37A93"/>
    <w:rsid w:val="00A40231"/>
    <w:rsid w:val="00A404A3"/>
    <w:rsid w:val="00A414CF"/>
    <w:rsid w:val="00A41B35"/>
    <w:rsid w:val="00A43D39"/>
    <w:rsid w:val="00A4612D"/>
    <w:rsid w:val="00A4662F"/>
    <w:rsid w:val="00A51046"/>
    <w:rsid w:val="00A53ECA"/>
    <w:rsid w:val="00A548AE"/>
    <w:rsid w:val="00A572FC"/>
    <w:rsid w:val="00A61AA2"/>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6B63"/>
    <w:rsid w:val="00A8740F"/>
    <w:rsid w:val="00A90A32"/>
    <w:rsid w:val="00A92ED5"/>
    <w:rsid w:val="00A96F0F"/>
    <w:rsid w:val="00AA1780"/>
    <w:rsid w:val="00AA7301"/>
    <w:rsid w:val="00AB01A1"/>
    <w:rsid w:val="00AB12C5"/>
    <w:rsid w:val="00AB3ABA"/>
    <w:rsid w:val="00AB540F"/>
    <w:rsid w:val="00AC16D0"/>
    <w:rsid w:val="00AC62E0"/>
    <w:rsid w:val="00AC6A94"/>
    <w:rsid w:val="00AD0224"/>
    <w:rsid w:val="00AD05A3"/>
    <w:rsid w:val="00AD2EAA"/>
    <w:rsid w:val="00AD3DC6"/>
    <w:rsid w:val="00AD5E23"/>
    <w:rsid w:val="00AD7256"/>
    <w:rsid w:val="00AE34A2"/>
    <w:rsid w:val="00AE48D9"/>
    <w:rsid w:val="00AE4F67"/>
    <w:rsid w:val="00AE62E4"/>
    <w:rsid w:val="00AF1444"/>
    <w:rsid w:val="00AF3603"/>
    <w:rsid w:val="00AF52C5"/>
    <w:rsid w:val="00AF536A"/>
    <w:rsid w:val="00B0135B"/>
    <w:rsid w:val="00B01D71"/>
    <w:rsid w:val="00B02192"/>
    <w:rsid w:val="00B02A6E"/>
    <w:rsid w:val="00B05D10"/>
    <w:rsid w:val="00B12045"/>
    <w:rsid w:val="00B12C82"/>
    <w:rsid w:val="00B13E9E"/>
    <w:rsid w:val="00B158B1"/>
    <w:rsid w:val="00B1677E"/>
    <w:rsid w:val="00B16867"/>
    <w:rsid w:val="00B17B65"/>
    <w:rsid w:val="00B23DAD"/>
    <w:rsid w:val="00B3245F"/>
    <w:rsid w:val="00B35265"/>
    <w:rsid w:val="00B41680"/>
    <w:rsid w:val="00B43778"/>
    <w:rsid w:val="00B478A5"/>
    <w:rsid w:val="00B53121"/>
    <w:rsid w:val="00B556C9"/>
    <w:rsid w:val="00B55FAB"/>
    <w:rsid w:val="00B57558"/>
    <w:rsid w:val="00B60A54"/>
    <w:rsid w:val="00B60DA1"/>
    <w:rsid w:val="00B61806"/>
    <w:rsid w:val="00B61D40"/>
    <w:rsid w:val="00B65945"/>
    <w:rsid w:val="00B7095E"/>
    <w:rsid w:val="00B70F50"/>
    <w:rsid w:val="00B72FAD"/>
    <w:rsid w:val="00B76107"/>
    <w:rsid w:val="00B76378"/>
    <w:rsid w:val="00B77C3F"/>
    <w:rsid w:val="00B820DA"/>
    <w:rsid w:val="00B82978"/>
    <w:rsid w:val="00B86A6F"/>
    <w:rsid w:val="00B919D0"/>
    <w:rsid w:val="00B922F3"/>
    <w:rsid w:val="00B92C48"/>
    <w:rsid w:val="00B938DB"/>
    <w:rsid w:val="00B9397D"/>
    <w:rsid w:val="00B94269"/>
    <w:rsid w:val="00B942F3"/>
    <w:rsid w:val="00B95419"/>
    <w:rsid w:val="00B97C94"/>
    <w:rsid w:val="00BA0D14"/>
    <w:rsid w:val="00BA2E2C"/>
    <w:rsid w:val="00BA416B"/>
    <w:rsid w:val="00BA525F"/>
    <w:rsid w:val="00BA5CB4"/>
    <w:rsid w:val="00BA6B85"/>
    <w:rsid w:val="00BB0FD0"/>
    <w:rsid w:val="00BB245A"/>
    <w:rsid w:val="00BB36E6"/>
    <w:rsid w:val="00BB6399"/>
    <w:rsid w:val="00BC05C2"/>
    <w:rsid w:val="00BC1F64"/>
    <w:rsid w:val="00BC2F51"/>
    <w:rsid w:val="00BC435A"/>
    <w:rsid w:val="00BC441D"/>
    <w:rsid w:val="00BC54F3"/>
    <w:rsid w:val="00BC6AB1"/>
    <w:rsid w:val="00BD30E9"/>
    <w:rsid w:val="00BD7F15"/>
    <w:rsid w:val="00BE069F"/>
    <w:rsid w:val="00BE0A4B"/>
    <w:rsid w:val="00BE2134"/>
    <w:rsid w:val="00BE2768"/>
    <w:rsid w:val="00BE2DB8"/>
    <w:rsid w:val="00BE4231"/>
    <w:rsid w:val="00BE4709"/>
    <w:rsid w:val="00BE5E5A"/>
    <w:rsid w:val="00BE6CCC"/>
    <w:rsid w:val="00BE7C5B"/>
    <w:rsid w:val="00BF3B32"/>
    <w:rsid w:val="00BF5ED2"/>
    <w:rsid w:val="00BF7DDC"/>
    <w:rsid w:val="00C040DD"/>
    <w:rsid w:val="00C04F00"/>
    <w:rsid w:val="00C05695"/>
    <w:rsid w:val="00C13A67"/>
    <w:rsid w:val="00C174B2"/>
    <w:rsid w:val="00C21B0A"/>
    <w:rsid w:val="00C23A06"/>
    <w:rsid w:val="00C24564"/>
    <w:rsid w:val="00C2786A"/>
    <w:rsid w:val="00C30172"/>
    <w:rsid w:val="00C32579"/>
    <w:rsid w:val="00C357B0"/>
    <w:rsid w:val="00C362A6"/>
    <w:rsid w:val="00C424DF"/>
    <w:rsid w:val="00C42700"/>
    <w:rsid w:val="00C430A9"/>
    <w:rsid w:val="00C45215"/>
    <w:rsid w:val="00C537A1"/>
    <w:rsid w:val="00C55375"/>
    <w:rsid w:val="00C563AB"/>
    <w:rsid w:val="00C5712A"/>
    <w:rsid w:val="00C57E3D"/>
    <w:rsid w:val="00C6417F"/>
    <w:rsid w:val="00C64631"/>
    <w:rsid w:val="00C67F19"/>
    <w:rsid w:val="00C7054A"/>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4FB7"/>
    <w:rsid w:val="00C9595A"/>
    <w:rsid w:val="00C97D75"/>
    <w:rsid w:val="00CA0751"/>
    <w:rsid w:val="00CA086B"/>
    <w:rsid w:val="00CA2C82"/>
    <w:rsid w:val="00CA40A6"/>
    <w:rsid w:val="00CA6F73"/>
    <w:rsid w:val="00CB2B62"/>
    <w:rsid w:val="00CB31C8"/>
    <w:rsid w:val="00CC15D5"/>
    <w:rsid w:val="00CC407B"/>
    <w:rsid w:val="00CC40CC"/>
    <w:rsid w:val="00CC5C93"/>
    <w:rsid w:val="00CD5FF4"/>
    <w:rsid w:val="00CD7B5F"/>
    <w:rsid w:val="00CE1DCB"/>
    <w:rsid w:val="00CE1EE0"/>
    <w:rsid w:val="00CE2B18"/>
    <w:rsid w:val="00CE64B3"/>
    <w:rsid w:val="00CF10DE"/>
    <w:rsid w:val="00CF1263"/>
    <w:rsid w:val="00CF2214"/>
    <w:rsid w:val="00CF318B"/>
    <w:rsid w:val="00CF6E0F"/>
    <w:rsid w:val="00CF6E10"/>
    <w:rsid w:val="00D008D7"/>
    <w:rsid w:val="00D01AE8"/>
    <w:rsid w:val="00D01CEF"/>
    <w:rsid w:val="00D066CD"/>
    <w:rsid w:val="00D070E7"/>
    <w:rsid w:val="00D07EC4"/>
    <w:rsid w:val="00D07ECE"/>
    <w:rsid w:val="00D104A5"/>
    <w:rsid w:val="00D12263"/>
    <w:rsid w:val="00D12A04"/>
    <w:rsid w:val="00D14671"/>
    <w:rsid w:val="00D14DB1"/>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76D4"/>
    <w:rsid w:val="00D604B5"/>
    <w:rsid w:val="00D627C4"/>
    <w:rsid w:val="00D64A46"/>
    <w:rsid w:val="00D64CF4"/>
    <w:rsid w:val="00D656A1"/>
    <w:rsid w:val="00D70DC8"/>
    <w:rsid w:val="00D71354"/>
    <w:rsid w:val="00D719C6"/>
    <w:rsid w:val="00D773DD"/>
    <w:rsid w:val="00D85C36"/>
    <w:rsid w:val="00D92672"/>
    <w:rsid w:val="00D949B7"/>
    <w:rsid w:val="00D9530F"/>
    <w:rsid w:val="00D96263"/>
    <w:rsid w:val="00D96DE9"/>
    <w:rsid w:val="00DA0408"/>
    <w:rsid w:val="00DA214D"/>
    <w:rsid w:val="00DA3DAE"/>
    <w:rsid w:val="00DA492B"/>
    <w:rsid w:val="00DA6D1A"/>
    <w:rsid w:val="00DB35AA"/>
    <w:rsid w:val="00DB45A0"/>
    <w:rsid w:val="00DB7088"/>
    <w:rsid w:val="00DC265F"/>
    <w:rsid w:val="00DC2CF1"/>
    <w:rsid w:val="00DC473B"/>
    <w:rsid w:val="00DC5874"/>
    <w:rsid w:val="00DC67D2"/>
    <w:rsid w:val="00DD010C"/>
    <w:rsid w:val="00DD07FA"/>
    <w:rsid w:val="00DD25C1"/>
    <w:rsid w:val="00DD2742"/>
    <w:rsid w:val="00DD4C07"/>
    <w:rsid w:val="00DD7953"/>
    <w:rsid w:val="00DE2EF6"/>
    <w:rsid w:val="00DE3091"/>
    <w:rsid w:val="00DE5159"/>
    <w:rsid w:val="00DF0D69"/>
    <w:rsid w:val="00DF172D"/>
    <w:rsid w:val="00DF210F"/>
    <w:rsid w:val="00E01502"/>
    <w:rsid w:val="00E02AFE"/>
    <w:rsid w:val="00E068E0"/>
    <w:rsid w:val="00E07717"/>
    <w:rsid w:val="00E137F4"/>
    <w:rsid w:val="00E14189"/>
    <w:rsid w:val="00E16251"/>
    <w:rsid w:val="00E1778C"/>
    <w:rsid w:val="00E22D25"/>
    <w:rsid w:val="00E24912"/>
    <w:rsid w:val="00E30146"/>
    <w:rsid w:val="00E30382"/>
    <w:rsid w:val="00E3295E"/>
    <w:rsid w:val="00E3416C"/>
    <w:rsid w:val="00E34290"/>
    <w:rsid w:val="00E36439"/>
    <w:rsid w:val="00E40384"/>
    <w:rsid w:val="00E40C87"/>
    <w:rsid w:val="00E4479C"/>
    <w:rsid w:val="00E512DF"/>
    <w:rsid w:val="00E546DE"/>
    <w:rsid w:val="00E54B34"/>
    <w:rsid w:val="00E55163"/>
    <w:rsid w:val="00E55382"/>
    <w:rsid w:val="00E553D2"/>
    <w:rsid w:val="00E623A7"/>
    <w:rsid w:val="00E629C3"/>
    <w:rsid w:val="00E63761"/>
    <w:rsid w:val="00E70436"/>
    <w:rsid w:val="00E707E0"/>
    <w:rsid w:val="00E71FBD"/>
    <w:rsid w:val="00E72CAE"/>
    <w:rsid w:val="00E740F4"/>
    <w:rsid w:val="00E74878"/>
    <w:rsid w:val="00E8048C"/>
    <w:rsid w:val="00E80EA7"/>
    <w:rsid w:val="00E812B7"/>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59D2"/>
    <w:rsid w:val="00EA7F08"/>
    <w:rsid w:val="00EB0B20"/>
    <w:rsid w:val="00EB4BF9"/>
    <w:rsid w:val="00EC0049"/>
    <w:rsid w:val="00EC3131"/>
    <w:rsid w:val="00EC3BAD"/>
    <w:rsid w:val="00EC42D2"/>
    <w:rsid w:val="00EC50A5"/>
    <w:rsid w:val="00EC63AC"/>
    <w:rsid w:val="00ED0407"/>
    <w:rsid w:val="00ED2E53"/>
    <w:rsid w:val="00ED4CC2"/>
    <w:rsid w:val="00ED52CB"/>
    <w:rsid w:val="00ED555F"/>
    <w:rsid w:val="00EE0A97"/>
    <w:rsid w:val="00EE45C7"/>
    <w:rsid w:val="00EE76C0"/>
    <w:rsid w:val="00EF1C03"/>
    <w:rsid w:val="00EF3D50"/>
    <w:rsid w:val="00EF4BA6"/>
    <w:rsid w:val="00EF4E53"/>
    <w:rsid w:val="00F00B29"/>
    <w:rsid w:val="00F010FB"/>
    <w:rsid w:val="00F01B41"/>
    <w:rsid w:val="00F02A45"/>
    <w:rsid w:val="00F04B6C"/>
    <w:rsid w:val="00F06034"/>
    <w:rsid w:val="00F11D04"/>
    <w:rsid w:val="00F147B2"/>
    <w:rsid w:val="00F14925"/>
    <w:rsid w:val="00F15C6C"/>
    <w:rsid w:val="00F20E5D"/>
    <w:rsid w:val="00F22339"/>
    <w:rsid w:val="00F2319B"/>
    <w:rsid w:val="00F31625"/>
    <w:rsid w:val="00F32B91"/>
    <w:rsid w:val="00F35FBE"/>
    <w:rsid w:val="00F4128C"/>
    <w:rsid w:val="00F41467"/>
    <w:rsid w:val="00F42B27"/>
    <w:rsid w:val="00F43484"/>
    <w:rsid w:val="00F45973"/>
    <w:rsid w:val="00F45AAF"/>
    <w:rsid w:val="00F46F05"/>
    <w:rsid w:val="00F5138B"/>
    <w:rsid w:val="00F51CCD"/>
    <w:rsid w:val="00F60636"/>
    <w:rsid w:val="00F61089"/>
    <w:rsid w:val="00F613FE"/>
    <w:rsid w:val="00F61742"/>
    <w:rsid w:val="00F62FD7"/>
    <w:rsid w:val="00F6757E"/>
    <w:rsid w:val="00F70085"/>
    <w:rsid w:val="00F7033B"/>
    <w:rsid w:val="00F719C2"/>
    <w:rsid w:val="00F720AE"/>
    <w:rsid w:val="00F73731"/>
    <w:rsid w:val="00F754A2"/>
    <w:rsid w:val="00F757E9"/>
    <w:rsid w:val="00F81E66"/>
    <w:rsid w:val="00F83BF0"/>
    <w:rsid w:val="00F83F2C"/>
    <w:rsid w:val="00F84E6D"/>
    <w:rsid w:val="00F911E8"/>
    <w:rsid w:val="00F91C20"/>
    <w:rsid w:val="00F95411"/>
    <w:rsid w:val="00F9623A"/>
    <w:rsid w:val="00F96A1B"/>
    <w:rsid w:val="00FA0046"/>
    <w:rsid w:val="00FA19E5"/>
    <w:rsid w:val="00FA722E"/>
    <w:rsid w:val="00FB1825"/>
    <w:rsid w:val="00FB35F9"/>
    <w:rsid w:val="00FB4297"/>
    <w:rsid w:val="00FB5656"/>
    <w:rsid w:val="00FB5C64"/>
    <w:rsid w:val="00FB6911"/>
    <w:rsid w:val="00FB6A8E"/>
    <w:rsid w:val="00FC0927"/>
    <w:rsid w:val="00FC5843"/>
    <w:rsid w:val="00FD1A95"/>
    <w:rsid w:val="00FD5404"/>
    <w:rsid w:val="00FE1F20"/>
    <w:rsid w:val="00FE237B"/>
    <w:rsid w:val="00FE46E5"/>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07C58AE-B844-2244-970A-BE64C69A5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5898</Words>
  <Characters>33619</Characters>
  <Application>Microsoft Macintosh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13</cp:revision>
  <dcterms:created xsi:type="dcterms:W3CDTF">2017-01-05T11:01:00Z</dcterms:created>
  <dcterms:modified xsi:type="dcterms:W3CDTF">2017-01-05T11:12:00Z</dcterms:modified>
</cp:coreProperties>
</file>