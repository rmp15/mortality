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6AFC693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ins w:id="0" w:author="Parks, Robbie M" w:date="2017-01-11T17:01:00Z">
        <w:r w:rsidR="00F83DC4">
          <w:rPr>
            <w:rFonts w:ascii="Times New Roman" w:hAnsi="Times New Roman"/>
            <w:color w:val="000000" w:themeColor="text1"/>
            <w:sz w:val="24"/>
            <w:szCs w:val="24"/>
            <w:lang w:val="it-IT"/>
          </w:rPr>
          <w:t xml:space="preserve">Kyle </w:t>
        </w:r>
      </w:ins>
      <w:ins w:id="1" w:author="Parks, Robbie M" w:date="2017-01-11T17:02:00Z">
        <w:r w:rsidR="00B2656B">
          <w:rPr>
            <w:rFonts w:ascii="Times New Roman" w:hAnsi="Times New Roman"/>
            <w:color w:val="000000" w:themeColor="text1"/>
            <w:sz w:val="24"/>
            <w:szCs w:val="24"/>
            <w:lang w:val="it-IT"/>
          </w:rPr>
          <w:t xml:space="preserve">J </w:t>
        </w:r>
      </w:ins>
      <w:ins w:id="2" w:author="Parks, Robbie M" w:date="2017-01-11T17:01:00Z">
        <w:r w:rsidR="00F83DC4">
          <w:rPr>
            <w:rFonts w:ascii="Times New Roman" w:hAnsi="Times New Roman"/>
            <w:color w:val="000000" w:themeColor="text1"/>
            <w:sz w:val="24"/>
            <w:szCs w:val="24"/>
            <w:lang w:val="it-IT"/>
          </w:rPr>
          <w:t>Foreman</w:t>
        </w:r>
      </w:ins>
      <w:ins w:id="3" w:author="Parks, Robbie M" w:date="2017-01-11T17:02:00Z">
        <w:r w:rsidR="00B2656B">
          <w:rPr>
            <w:rFonts w:ascii="Times New Roman" w:hAnsi="Times New Roman"/>
            <w:color w:val="000000" w:themeColor="text1"/>
            <w:sz w:val="24"/>
            <w:szCs w:val="24"/>
            <w:vertAlign w:val="superscript"/>
            <w:lang w:val="it-IT"/>
          </w:rPr>
          <w:t>3</w:t>
        </w:r>
      </w:ins>
      <w:ins w:id="4" w:author="Parks, Robbie M" w:date="2017-01-11T17:01:00Z">
        <w:r w:rsidR="00F83DC4">
          <w:rPr>
            <w:rFonts w:ascii="Times New Roman" w:hAnsi="Times New Roman"/>
            <w:color w:val="000000" w:themeColor="text1"/>
            <w:sz w:val="24"/>
            <w:szCs w:val="24"/>
            <w:lang w:val="it-IT"/>
          </w:rPr>
          <w:t xml:space="preserve">, </w:t>
        </w:r>
      </w:ins>
      <w:r w:rsidRPr="004E0482">
        <w:rPr>
          <w:rFonts w:ascii="Times New Roman" w:hAnsi="Times New Roman"/>
          <w:color w:val="000000" w:themeColor="text1"/>
          <w:sz w:val="24"/>
          <w:szCs w:val="24"/>
          <w:lang w:val="it-IT"/>
        </w:rPr>
        <w:t>Ralf Toumi</w:t>
      </w:r>
      <w:ins w:id="5" w:author="Parks, Robbie M" w:date="2017-01-11T17:02:00Z">
        <w:r w:rsidR="00B2656B">
          <w:rPr>
            <w:rFonts w:ascii="Times New Roman" w:hAnsi="Times New Roman"/>
            <w:color w:val="000000" w:themeColor="text1"/>
            <w:sz w:val="24"/>
            <w:szCs w:val="24"/>
            <w:vertAlign w:val="superscript"/>
            <w:lang w:val="it-IT"/>
          </w:rPr>
          <w:t>4</w:t>
        </w:r>
      </w:ins>
      <w:del w:id="6" w:author="Parks, Robbie M" w:date="2017-01-11T17:02:00Z">
        <w:r w:rsidR="00060CA5" w:rsidDel="00B2656B">
          <w:rPr>
            <w:rFonts w:ascii="Times New Roman" w:hAnsi="Times New Roman"/>
            <w:color w:val="000000" w:themeColor="text1"/>
            <w:sz w:val="24"/>
            <w:szCs w:val="24"/>
            <w:vertAlign w:val="superscript"/>
            <w:lang w:val="it-IT"/>
          </w:rPr>
          <w:delText>3</w:delText>
        </w:r>
      </w:del>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ins w:id="7" w:author="Parks, Robbie M" w:date="2017-01-11T17:03:00Z"/>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p>
    <w:p w14:paraId="033F1B8A" w14:textId="7C8250D4" w:rsidR="00DC265F" w:rsidRDefault="00AB2DE0" w:rsidP="003F6B5D">
      <w:pPr>
        <w:spacing w:after="0" w:line="480" w:lineRule="auto"/>
        <w:rPr>
          <w:rFonts w:ascii="Times New Roman" w:hAnsi="Times New Roman"/>
          <w:color w:val="000000" w:themeColor="text1"/>
          <w:sz w:val="24"/>
          <w:szCs w:val="24"/>
        </w:rPr>
      </w:pPr>
      <w:ins w:id="8" w:author="Parks, Robbie M" w:date="2017-01-11T17:03:00Z">
        <w:r>
          <w:rPr>
            <w:rFonts w:ascii="Times New Roman" w:hAnsi="Times New Roman"/>
            <w:color w:val="000000" w:themeColor="text1"/>
            <w:sz w:val="24"/>
            <w:szCs w:val="24"/>
            <w:vertAlign w:val="superscript"/>
          </w:rPr>
          <w:t>3</w:t>
        </w:r>
        <w:r w:rsidRPr="004E0482">
          <w:rPr>
            <w:rFonts w:ascii="Times New Roman" w:hAnsi="Times New Roman"/>
            <w:color w:val="000000" w:themeColor="text1"/>
            <w:sz w:val="24"/>
            <w:szCs w:val="24"/>
            <w:vertAlign w:val="superscript"/>
          </w:rPr>
          <w:t xml:space="preserve"> </w:t>
        </w:r>
      </w:ins>
      <w:ins w:id="9" w:author="Parks, Robbie M" w:date="2017-01-11T17:04:00Z">
        <w:r w:rsidR="00BD3141">
          <w:rPr>
            <w:rFonts w:ascii="Times New Roman" w:hAnsi="Times New Roman"/>
            <w:color w:val="000000" w:themeColor="text1"/>
            <w:sz w:val="24"/>
            <w:szCs w:val="24"/>
          </w:rPr>
          <w:t xml:space="preserve">Institute for Health Metrics and Evaluation, </w:t>
        </w:r>
        <w:r w:rsidR="008155F4">
          <w:rPr>
            <w:rFonts w:ascii="Times New Roman" w:hAnsi="Times New Roman"/>
            <w:color w:val="000000" w:themeColor="text1"/>
            <w:sz w:val="24"/>
            <w:szCs w:val="24"/>
          </w:rPr>
          <w:t>Seattle, United States</w:t>
        </w:r>
      </w:ins>
      <w:ins w:id="10" w:author="Parks, Robbie M" w:date="2017-01-11T17:03:00Z">
        <w:r w:rsidRPr="004E0482" w:rsidDel="00142DAC">
          <w:rPr>
            <w:rFonts w:ascii="Times New Roman" w:hAnsi="Times New Roman"/>
            <w:color w:val="000000" w:themeColor="text1"/>
            <w:sz w:val="24"/>
            <w:szCs w:val="24"/>
          </w:rPr>
          <w:t xml:space="preserve"> </w:t>
        </w:r>
      </w:ins>
      <w:del w:id="11" w:author="Parks, Robbie M" w:date="2017-01-11T17:03:00Z">
        <w:r w:rsidR="00DC265F" w:rsidRPr="004E0482" w:rsidDel="00AB2DE0">
          <w:rPr>
            <w:rFonts w:ascii="Times New Roman" w:hAnsi="Times New Roman"/>
            <w:color w:val="000000" w:themeColor="text1"/>
            <w:sz w:val="24"/>
            <w:szCs w:val="24"/>
          </w:rPr>
          <w:delText xml:space="preserve"> </w:delText>
        </w:r>
      </w:del>
    </w:p>
    <w:p w14:paraId="27103328" w14:textId="1D40C52C" w:rsidR="00DC265F" w:rsidRPr="004E0482" w:rsidRDefault="00282A26" w:rsidP="003F6B5D">
      <w:pPr>
        <w:spacing w:after="0" w:line="480" w:lineRule="auto"/>
        <w:rPr>
          <w:rFonts w:ascii="Times New Roman" w:hAnsi="Times New Roman"/>
          <w:color w:val="000000" w:themeColor="text1"/>
          <w:sz w:val="24"/>
          <w:szCs w:val="24"/>
        </w:rPr>
      </w:pPr>
      <w:ins w:id="12" w:author="Parks, Robbie M" w:date="2017-01-11T17:02:00Z">
        <w:r>
          <w:rPr>
            <w:rFonts w:ascii="Times New Roman" w:hAnsi="Times New Roman"/>
            <w:color w:val="000000" w:themeColor="text1"/>
            <w:sz w:val="24"/>
            <w:szCs w:val="24"/>
            <w:vertAlign w:val="superscript"/>
          </w:rPr>
          <w:t>4</w:t>
        </w:r>
      </w:ins>
      <w:del w:id="13" w:author="Parks, Robbie M" w:date="2017-01-11T17:02:00Z">
        <w:r w:rsidR="00833790" w:rsidDel="00282A26">
          <w:rPr>
            <w:rFonts w:ascii="Times New Roman" w:hAnsi="Times New Roman"/>
            <w:color w:val="000000" w:themeColor="text1"/>
            <w:sz w:val="24"/>
            <w:szCs w:val="24"/>
            <w:vertAlign w:val="superscript"/>
          </w:rPr>
          <w:delText>3</w:delText>
        </w:r>
      </w:del>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25CB87A8" w:rsidR="00DC265F" w:rsidRDefault="00DC265F" w:rsidP="003F6B5D">
      <w:pPr>
        <w:spacing w:after="0" w:line="480" w:lineRule="auto"/>
        <w:rPr>
          <w:ins w:id="14" w:author="Parks, Robbie M" w:date="2017-01-11T13:17:00Z"/>
          <w:rFonts w:ascii="Times New Roman" w:hAnsi="Times New Roman"/>
          <w:sz w:val="24"/>
          <w:szCs w:val="24"/>
        </w:rPr>
      </w:pPr>
      <w:r w:rsidRPr="004E0482">
        <w:rPr>
          <w:rFonts w:ascii="Times New Roman" w:hAnsi="Times New Roman"/>
          <w:color w:val="000000" w:themeColor="text1"/>
          <w:sz w:val="24"/>
          <w:szCs w:val="24"/>
        </w:rPr>
        <w:t xml:space="preserve">James E Bennett: </w:t>
      </w:r>
      <w:r w:rsidR="006E3E3C" w:rsidRPr="00834711">
        <w:rPr>
          <w:rFonts w:ascii="Times New Roman" w:hAnsi="Times New Roman"/>
          <w:sz w:val="24"/>
          <w:szCs w:val="24"/>
          <w:rPrChange w:id="15" w:author="Parks, Robbie M" w:date="2017-01-11T17:05:00Z">
            <w:rPr>
              <w:rStyle w:val="Hyperlink"/>
              <w:rFonts w:ascii="Times New Roman" w:hAnsi="Times New Roman"/>
              <w:sz w:val="24"/>
              <w:szCs w:val="24"/>
            </w:rPr>
          </w:rPrChange>
        </w:rPr>
        <w:t>j.e.bennett@imperial.ac.uk</w:t>
      </w:r>
    </w:p>
    <w:p w14:paraId="2C21D0CC" w14:textId="0D5E19FA" w:rsidR="006E3E3C" w:rsidRDefault="006E3E3C" w:rsidP="003F6B5D">
      <w:pPr>
        <w:spacing w:after="0" w:line="480" w:lineRule="auto"/>
        <w:rPr>
          <w:rFonts w:ascii="Times New Roman" w:hAnsi="Times New Roman"/>
          <w:color w:val="000000" w:themeColor="text1"/>
          <w:sz w:val="24"/>
          <w:szCs w:val="24"/>
        </w:rPr>
      </w:pPr>
      <w:ins w:id="16" w:author="Parks, Robbie M" w:date="2017-01-11T13:17:00Z">
        <w:r>
          <w:rPr>
            <w:rFonts w:ascii="Times New Roman" w:hAnsi="Times New Roman"/>
            <w:sz w:val="24"/>
            <w:szCs w:val="24"/>
          </w:rPr>
          <w:t>Kyle</w:t>
        </w:r>
      </w:ins>
      <w:ins w:id="17" w:author="Parks, Robbie M" w:date="2017-01-11T17:05:00Z">
        <w:r w:rsidR="00811F2E">
          <w:rPr>
            <w:rFonts w:ascii="Times New Roman" w:hAnsi="Times New Roman"/>
            <w:sz w:val="24"/>
            <w:szCs w:val="24"/>
          </w:rPr>
          <w:t xml:space="preserve"> Foreman: kfor@uw.edu</w:t>
        </w:r>
      </w:ins>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Default="00DC265F" w:rsidP="003F6B5D">
      <w:pPr>
        <w:spacing w:after="0" w:line="480" w:lineRule="auto"/>
        <w:rPr>
          <w:ins w:id="18" w:author="Parks, Robbie M" w:date="2017-01-11T13:17:00Z"/>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27BBD778" w14:textId="77777777" w:rsidR="006E3E3C" w:rsidRPr="004E0482" w:rsidRDefault="006E3E3C" w:rsidP="003F6B5D">
      <w:pPr>
        <w:spacing w:after="0" w:line="480" w:lineRule="auto"/>
        <w:rPr>
          <w:rFonts w:ascii="Times New Roman" w:hAnsi="Times New Roman"/>
          <w:color w:val="000000" w:themeColor="text1"/>
          <w:sz w:val="24"/>
          <w:szCs w:val="24"/>
        </w:rPr>
      </w:pP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lastRenderedPageBreak/>
        <w:br w:type="page"/>
      </w:r>
    </w:p>
    <w:p w14:paraId="2B58BA68" w14:textId="156184E2" w:rsidR="007C782D" w:rsidRPr="007C782D" w:rsidRDefault="007C782D" w:rsidP="007C782D">
      <w:pPr>
        <w:spacing w:after="0" w:line="480" w:lineRule="auto"/>
        <w:rPr>
          <w:rFonts w:ascii="Times New Roman" w:hAnsi="Times New Roman"/>
          <w:b/>
          <w:color w:val="000000" w:themeColor="text1"/>
          <w:sz w:val="24"/>
          <w:szCs w:val="24"/>
          <w:rPrChange w:id="19" w:author="Parks, Robbie M" w:date="2017-01-06T15:49:00Z">
            <w:rPr>
              <w:rFonts w:ascii="Times New Roman" w:hAnsi="Times New Roman"/>
              <w:color w:val="000000" w:themeColor="text1"/>
              <w:sz w:val="24"/>
              <w:szCs w:val="24"/>
            </w:rPr>
          </w:rPrChange>
        </w:rPr>
      </w:pPr>
      <w:r w:rsidRPr="003B0301">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on how the seasonality of mortality varies by age and sex, and in a large country like the USA, in relation to climatic regions, and how it has changed over time.  Here, we use geo-coded data on deaths and wavelet analytical techniques to analyse the seasonality of mortality by age group and sex in the USA from 1982 to 2013, nationally and in subnational climatic regions. Death rates in men and women older than 45 years exhibited statistically significant seasonality with peak in January/February and minimum in </w:t>
      </w:r>
      <w:ins w:id="20" w:author="Parks, Robbie M" w:date="2017-01-06T16:25:00Z">
        <w:r w:rsidR="00F0084F">
          <w:rPr>
            <w:rFonts w:ascii="Times New Roman" w:hAnsi="Times New Roman"/>
            <w:b/>
            <w:color w:val="000000" w:themeColor="text1"/>
            <w:sz w:val="24"/>
            <w:szCs w:val="24"/>
          </w:rPr>
          <w:t>June</w:t>
        </w:r>
      </w:ins>
      <w:del w:id="21" w:author="Parks, Robbie M" w:date="2017-01-06T16:25:00Z">
        <w:r w:rsidRPr="007C782D" w:rsidDel="00F0084F">
          <w:rPr>
            <w:rFonts w:ascii="Times New Roman" w:hAnsi="Times New Roman"/>
            <w:b/>
            <w:color w:val="000000" w:themeColor="text1"/>
            <w:sz w:val="24"/>
            <w:szCs w:val="24"/>
            <w:rPrChange w:id="22"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23" w:author="Parks, Robbie M" w:date="2017-01-06T15:49:00Z">
            <w:rPr>
              <w:rFonts w:ascii="Times New Roman" w:hAnsi="Times New Roman"/>
              <w:color w:val="000000" w:themeColor="text1"/>
              <w:sz w:val="24"/>
              <w:szCs w:val="24"/>
            </w:rPr>
          </w:rPrChange>
        </w:rPr>
        <w:t>/</w:t>
      </w:r>
      <w:ins w:id="24" w:author="Parks, Robbie M" w:date="2017-01-06T16:25:00Z">
        <w:r w:rsidR="00F0084F">
          <w:rPr>
            <w:rFonts w:ascii="Times New Roman" w:hAnsi="Times New Roman"/>
            <w:b/>
            <w:color w:val="000000" w:themeColor="text1"/>
            <w:sz w:val="24"/>
            <w:szCs w:val="24"/>
          </w:rPr>
          <w:t>July</w:t>
        </w:r>
      </w:ins>
      <w:del w:id="25" w:author="Parks, Robbie M" w:date="2017-01-06T16:25:00Z">
        <w:r w:rsidRPr="007C782D" w:rsidDel="00F0084F">
          <w:rPr>
            <w:rFonts w:ascii="Times New Roman" w:hAnsi="Times New Roman"/>
            <w:b/>
            <w:color w:val="000000" w:themeColor="text1"/>
            <w:sz w:val="24"/>
            <w:szCs w:val="24"/>
            <w:rPrChange w:id="26"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27" w:author="Parks, Robbie M" w:date="2017-01-06T15:49:00Z">
            <w:rPr>
              <w:rFonts w:ascii="Times New Roman" w:hAnsi="Times New Roman"/>
              <w:color w:val="000000" w:themeColor="text1"/>
              <w:sz w:val="24"/>
              <w:szCs w:val="24"/>
            </w:rPr>
          </w:rPrChange>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ins w:id="28" w:author="Parks, Robbie M" w:date="2017-01-06T16:26:00Z">
        <w:r w:rsidR="00DC66AF">
          <w:rPr>
            <w:rFonts w:ascii="Times New Roman" w:hAnsi="Times New Roman"/>
            <w:b/>
            <w:color w:val="000000" w:themeColor="text1"/>
            <w:sz w:val="24"/>
            <w:szCs w:val="24"/>
          </w:rPr>
          <w:t>June/July</w:t>
        </w:r>
      </w:ins>
      <w:del w:id="29" w:author="Parks, Robbie M" w:date="2017-01-06T16:26:00Z">
        <w:r w:rsidRPr="007C782D" w:rsidDel="00DC66AF">
          <w:rPr>
            <w:rFonts w:ascii="Times New Roman" w:hAnsi="Times New Roman"/>
            <w:b/>
            <w:color w:val="000000" w:themeColor="text1"/>
            <w:sz w:val="24"/>
            <w:szCs w:val="24"/>
            <w:rPrChange w:id="30" w:author="Parks, Robbie M" w:date="2017-01-06T15:49:00Z">
              <w:rPr>
                <w:rFonts w:ascii="Times New Roman" w:hAnsi="Times New Roman"/>
                <w:color w:val="000000" w:themeColor="text1"/>
                <w:sz w:val="24"/>
                <w:szCs w:val="24"/>
              </w:rPr>
            </w:rPrChange>
          </w:rPr>
          <w:delText>XX</w:delText>
        </w:r>
      </w:del>
      <w:r w:rsidRPr="007C782D">
        <w:rPr>
          <w:rFonts w:ascii="Times New Roman" w:hAnsi="Times New Roman"/>
          <w:b/>
          <w:color w:val="000000" w:themeColor="text1"/>
          <w:sz w:val="24"/>
          <w:szCs w:val="24"/>
          <w:rPrChange w:id="31" w:author="Parks, Robbie M" w:date="2017-01-06T15:49:00Z">
            <w:rPr>
              <w:rFonts w:ascii="Times New Roman" w:hAnsi="Times New Roman"/>
              <w:color w:val="000000" w:themeColor="text1"/>
              <w:sz w:val="24"/>
              <w:szCs w:val="24"/>
            </w:rPr>
          </w:rPrChange>
        </w:rPr>
        <w:t xml:space="preserve"> and were lowest in </w:t>
      </w:r>
      <w:ins w:id="32" w:author="Parks, Robbie M" w:date="2017-01-06T16:26:00Z">
        <w:r w:rsidR="00DC66AF">
          <w:rPr>
            <w:rFonts w:ascii="Times New Roman" w:hAnsi="Times New Roman"/>
            <w:b/>
            <w:color w:val="000000" w:themeColor="text1"/>
            <w:sz w:val="24"/>
            <w:szCs w:val="24"/>
          </w:rPr>
          <w:t>December/January</w:t>
        </w:r>
      </w:ins>
      <w:del w:id="33" w:author="Parks, Robbie M" w:date="2017-01-06T16:26:00Z">
        <w:r w:rsidRPr="007C782D" w:rsidDel="00DC66AF">
          <w:rPr>
            <w:rFonts w:ascii="Times New Roman" w:hAnsi="Times New Roman"/>
            <w:b/>
            <w:color w:val="000000" w:themeColor="text1"/>
            <w:sz w:val="24"/>
            <w:szCs w:val="24"/>
            <w:rPrChange w:id="34"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35" w:author="Parks, Robbie M" w:date="2017-01-06T15:49:00Z">
            <w:rPr>
              <w:rFonts w:ascii="Times New Roman" w:hAnsi="Times New Roman"/>
              <w:color w:val="000000" w:themeColor="text1"/>
              <w:sz w:val="24"/>
              <w:szCs w:val="24"/>
            </w:rPr>
          </w:rPrChange>
        </w:rPr>
        <w:t xml:space="preserve">, i.e. there was an excess summer mortality, which shrank over time. </w:t>
      </w:r>
      <w:commentRangeStart w:id="36"/>
      <w:r w:rsidRPr="007C782D">
        <w:rPr>
          <w:rFonts w:ascii="Times New Roman" w:hAnsi="Times New Roman"/>
          <w:b/>
          <w:color w:val="000000" w:themeColor="text1"/>
          <w:sz w:val="24"/>
          <w:szCs w:val="24"/>
          <w:rPrChange w:id="37" w:author="Parks, Robbie M" w:date="2017-01-06T15:49:00Z">
            <w:rPr>
              <w:rFonts w:ascii="Times New Roman" w:hAnsi="Times New Roman"/>
              <w:color w:val="000000" w:themeColor="text1"/>
              <w:sz w:val="24"/>
              <w:szCs w:val="24"/>
            </w:rPr>
          </w:rPrChange>
        </w:rPr>
        <w:t>[[[still to add a last sentence]]]</w:t>
      </w:r>
      <w:commentRangeEnd w:id="36"/>
      <w:r w:rsidR="00813259">
        <w:rPr>
          <w:rStyle w:val="CommentReference"/>
          <w:rFonts w:asciiTheme="minorHAnsi" w:eastAsiaTheme="minorHAnsi" w:hAnsiTheme="minorHAnsi" w:cstheme="minorBidi"/>
        </w:rPr>
        <w:commentReference w:id="36"/>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w:t>
      </w:r>
      <w:r>
        <w:rPr>
          <w:rFonts w:ascii="Times New Roman" w:hAnsi="Times New Roman"/>
          <w:color w:val="000000" w:themeColor="text1"/>
          <w:sz w:val="24"/>
          <w:szCs w:val="24"/>
        </w:rPr>
        <w:lastRenderedPageBreak/>
        <w:t>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694DFBF2" w14:textId="671D4EB7" w:rsidR="009A082B"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comprehensively characterise the demographic, spatial 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230CE49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w:t>
      </w:r>
      <w:r w:rsidR="000B0CBD">
        <w:rPr>
          <w:rFonts w:ascii="Times New Roman" w:hAnsi="Times New Roman"/>
          <w:sz w:val="24"/>
          <w:szCs w:val="24"/>
        </w:rPr>
        <w:t xml:space="preserve"> statistically</w:t>
      </w:r>
      <w:r w:rsidRPr="004278AA">
        <w:rPr>
          <w:rFonts w:ascii="Times New Roman" w:hAnsi="Times New Roman"/>
          <w:sz w:val="24"/>
          <w:szCs w:val="24"/>
        </w:rPr>
        <w:t xml:space="preserve">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0F7773">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46FF2A71"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w:t>
      </w:r>
      <w:r w:rsidR="000B0CBD">
        <w:rPr>
          <w:rFonts w:ascii="Times New Roman" w:hAnsi="Times New Roman"/>
          <w:sz w:val="24"/>
          <w:szCs w:val="24"/>
        </w:rPr>
        <w:t xml:space="preserve"> from 1982 to 2013</w:t>
      </w:r>
      <w:r>
        <w:rPr>
          <w:rFonts w:ascii="Times New Roman" w:hAnsi="Times New Roman"/>
          <w:sz w:val="24"/>
          <w:szCs w:val="24"/>
        </w:rPr>
        <w:t xml:space="preserv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Pr>
          <w:rFonts w:ascii="Times New Roman" w:hAnsi="Times New Roman"/>
          <w:sz w:val="24"/>
          <w:szCs w:val="24"/>
        </w:rPr>
        <w:t xml:space="preserve">(95% CI </w:t>
      </w:r>
      <w:r w:rsidR="004A7A00">
        <w:rPr>
          <w:rFonts w:ascii="Times New Roman" w:hAnsi="Times New Roman"/>
          <w:sz w:val="24"/>
          <w:szCs w:val="24"/>
        </w:rPr>
        <w:t>16.0</w:t>
      </w:r>
      <w:r w:rsidR="000B0CBD">
        <w:rPr>
          <w:rFonts w:ascii="Times New Roman" w:hAnsi="Times New Roman"/>
          <w:sz w:val="24"/>
          <w:szCs w:val="24"/>
        </w:rPr>
        <w:t>-37.3</w:t>
      </w:r>
      <w:r>
        <w:rPr>
          <w:rFonts w:ascii="Times New Roman" w:hAnsi="Times New Roman"/>
          <w:sz w:val="24"/>
          <w:szCs w:val="24"/>
        </w:rPr>
        <w:t>)</w:t>
      </w:r>
      <w:r w:rsidR="000E7D0A">
        <w:rPr>
          <w:rFonts w:ascii="Times New Roman" w:hAnsi="Times New Roman"/>
          <w:sz w:val="24"/>
          <w:szCs w:val="24"/>
        </w:rPr>
        <w:t xml:space="preserve"> </w:t>
      </w:r>
      <w:r>
        <w:rPr>
          <w:rFonts w:ascii="Times New Roman" w:hAnsi="Times New Roman"/>
          <w:sz w:val="24"/>
          <w:szCs w:val="24"/>
        </w:rPr>
        <w:t xml:space="preserve">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percentage points (</w:t>
      </w:r>
      <w:r w:rsidR="00671506">
        <w:rPr>
          <w:rFonts w:ascii="Times New Roman" w:hAnsi="Times New Roman"/>
          <w:sz w:val="24"/>
          <w:szCs w:val="24"/>
        </w:rPr>
        <w:t>15.2-34.0</w:t>
      </w:r>
      <w:r w:rsidR="00033A37">
        <w:rPr>
          <w:rFonts w:ascii="Times New Roman" w:hAnsi="Times New Roman"/>
          <w:sz w:val="24"/>
          <w:szCs w:val="24"/>
        </w:rPr>
        <w:t xml:space="preserve">) </w:t>
      </w:r>
      <w:r w:rsidR="00CF2214">
        <w:rPr>
          <w:rFonts w:ascii="Times New Roman" w:hAnsi="Times New Roman"/>
          <w:sz w:val="24"/>
          <w:szCs w:val="24"/>
        </w:rPr>
        <w:t>in 15-24-year males.</w:t>
      </w:r>
      <w:r w:rsidR="00183441">
        <w:rPr>
          <w:rFonts w:ascii="Times New Roman" w:hAnsi="Times New Roman"/>
          <w:sz w:val="24"/>
          <w:szCs w:val="24"/>
        </w:rPr>
        <w:t xml:space="preserve"> </w:t>
      </w:r>
      <w:r w:rsidR="00671506">
        <w:rPr>
          <w:rFonts w:ascii="Times New Roman" w:hAnsi="Times New Roman"/>
          <w:sz w:val="24"/>
          <w:szCs w:val="24"/>
        </w:rPr>
        <w:t xml:space="preserve">Under five years of age, percent excess mortality declined by a statistically-significant </w:t>
      </w:r>
      <w:r w:rsidR="00BE069F">
        <w:rPr>
          <w:rFonts w:ascii="Times New Roman" w:hAnsi="Times New Roman"/>
          <w:sz w:val="24"/>
          <w:szCs w:val="24"/>
        </w:rPr>
        <w:t>13.2 percentage points (</w:t>
      </w:r>
      <w:r w:rsidR="00671506">
        <w:rPr>
          <w:rFonts w:ascii="Times New Roman" w:hAnsi="Times New Roman"/>
          <w:sz w:val="24"/>
          <w:szCs w:val="24"/>
        </w:rPr>
        <w:t>8.1</w:t>
      </w:r>
      <w:r w:rsidR="00BE069F">
        <w:rPr>
          <w:rFonts w:ascii="Times New Roman" w:hAnsi="Times New Roman"/>
          <w:sz w:val="24"/>
          <w:szCs w:val="24"/>
        </w:rPr>
        <w:t>-18.2)</w:t>
      </w:r>
      <w:r w:rsidR="00671506">
        <w:rPr>
          <w:rFonts w:ascii="Times New Roman" w:hAnsi="Times New Roman"/>
          <w:sz w:val="24"/>
          <w:szCs w:val="24"/>
        </w:rPr>
        <w:t xml:space="preserve"> for boys but only</w:t>
      </w:r>
      <w:r w:rsidR="005F5127">
        <w:rPr>
          <w:rFonts w:ascii="Times New Roman" w:hAnsi="Times New Roman"/>
          <w:sz w:val="24"/>
          <w:szCs w:val="24"/>
        </w:rPr>
        <w:t xml:space="preserve"> a statistically insignificant</w:t>
      </w:r>
      <w:r w:rsidR="00671506">
        <w:rPr>
          <w:rFonts w:ascii="Times New Roman" w:hAnsi="Times New Roman"/>
          <w:sz w:val="24"/>
          <w:szCs w:val="24"/>
        </w:rPr>
        <w:t xml:space="preserve"> </w:t>
      </w:r>
      <w:r w:rsidR="005F5127">
        <w:rPr>
          <w:rFonts w:ascii="Times New Roman" w:hAnsi="Times New Roman"/>
          <w:sz w:val="24"/>
          <w:szCs w:val="24"/>
        </w:rPr>
        <w:t>5.0 percentage points</w:t>
      </w:r>
      <w:r w:rsidR="00671506">
        <w:rPr>
          <w:rFonts w:ascii="Times New Roman" w:hAnsi="Times New Roman"/>
          <w:sz w:val="24"/>
          <w:szCs w:val="24"/>
        </w:rPr>
        <w:t xml:space="preserve"> (</w:t>
      </w:r>
      <w:r w:rsidR="005F5127">
        <w:rPr>
          <w:rFonts w:ascii="Times New Roman" w:hAnsi="Times New Roman"/>
          <w:sz w:val="24"/>
          <w:szCs w:val="24"/>
        </w:rPr>
        <w:t>-12.0</w:t>
      </w:r>
      <w:r w:rsidR="00671506">
        <w:rPr>
          <w:rFonts w:ascii="Times New Roman" w:hAnsi="Times New Roman"/>
          <w:sz w:val="24"/>
          <w:szCs w:val="24"/>
        </w:rPr>
        <w:t>-</w:t>
      </w:r>
      <w:r w:rsidR="005F5127">
        <w:rPr>
          <w:rFonts w:ascii="Times New Roman" w:hAnsi="Times New Roman"/>
          <w:sz w:val="24"/>
          <w:szCs w:val="24"/>
        </w:rPr>
        <w:t>2.0</w:t>
      </w:r>
      <w:r w:rsidR="00671506">
        <w:rPr>
          <w:rFonts w:ascii="Times New Roman" w:hAnsi="Times New Roman"/>
          <w:sz w:val="24"/>
          <w:szCs w:val="24"/>
        </w:rPr>
        <w:t>) for girls</w:t>
      </w:r>
      <w:r w:rsidR="006501F5">
        <w:rPr>
          <w:rFonts w:ascii="Times New Roman" w:hAnsi="Times New Roman"/>
          <w:sz w:val="24"/>
          <w:szCs w:val="24"/>
        </w:rPr>
        <w:t>.</w:t>
      </w:r>
    </w:p>
    <w:p w14:paraId="3E34745E" w14:textId="77777777" w:rsidR="00DB35AA" w:rsidRDefault="00DB35AA" w:rsidP="000A2B50">
      <w:pPr>
        <w:spacing w:after="0" w:line="480" w:lineRule="auto"/>
        <w:rPr>
          <w:rFonts w:ascii="Times New Roman" w:hAnsi="Times New Roman"/>
          <w:sz w:val="24"/>
          <w:szCs w:val="24"/>
        </w:rPr>
      </w:pPr>
    </w:p>
    <w:p w14:paraId="3B5E766D" w14:textId="1DEB20AF" w:rsidR="00146224" w:rsidRDefault="009C289C" w:rsidP="000A2B50">
      <w:pPr>
        <w:spacing w:after="0" w:line="480" w:lineRule="auto"/>
        <w:rPr>
          <w:ins w:id="38" w:author="Parks, Robbie M" w:date="2017-01-11T13:30:00Z"/>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w:t>
      </w:r>
      <w:bookmarkStart w:id="39" w:name="_GoBack"/>
      <w:bookmarkEnd w:id="39"/>
      <w:r w:rsidR="00270B4B">
        <w:rPr>
          <w:rFonts w:ascii="Times New Roman" w:hAnsi="Times New Roman"/>
          <w:sz w:val="24"/>
          <w:szCs w:val="24"/>
        </w:rPr>
        <w: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del w:id="40" w:author="Parks, Robbie M" w:date="2017-01-06T12:26:00Z">
        <w:r w:rsidR="00E34290" w:rsidDel="000953D4">
          <w:rPr>
            <w:rFonts w:ascii="Times New Roman" w:hAnsi="Times New Roman"/>
            <w:sz w:val="24"/>
            <w:szCs w:val="24"/>
          </w:rPr>
          <w:delText xml:space="preserve">Northwest </w:delText>
        </w:r>
      </w:del>
      <w:ins w:id="41" w:author="Parks, Robbie M" w:date="2017-01-06T12:26:00Z">
        <w:r w:rsidR="000953D4">
          <w:rPr>
            <w:rFonts w:ascii="Times New Roman" w:hAnsi="Times New Roman"/>
            <w:sz w:val="24"/>
            <w:szCs w:val="24"/>
          </w:rPr>
          <w:t xml:space="preserve">Northeast </w:t>
        </w:r>
      </w:ins>
      <w:r w:rsidR="00E34290">
        <w:rPr>
          <w:rFonts w:ascii="Times New Roman" w:hAnsi="Times New Roman"/>
          <w:sz w:val="24"/>
          <w:szCs w:val="24"/>
        </w:rPr>
        <w:t>and South</w:t>
      </w:r>
      <w:ins w:id="42" w:author="Parks, Robbie M" w:date="2017-01-06T12:26:00Z">
        <w:r w:rsidR="000953D4">
          <w:rPr>
            <w:rFonts w:ascii="Times New Roman" w:hAnsi="Times New Roman"/>
            <w:sz w:val="24"/>
            <w:szCs w:val="24"/>
          </w:rPr>
          <w:t>east</w:t>
        </w:r>
      </w:ins>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 xml:space="preserve">the average temperatures for those regions were different by </w:t>
      </w:r>
      <w:ins w:id="43" w:author="Parks, Robbie M" w:date="2017-01-06T12:26:00Z">
        <w:r w:rsidR="004B7609">
          <w:rPr>
            <w:rFonts w:ascii="Times New Roman" w:hAnsi="Times New Roman"/>
            <w:sz w:val="24"/>
            <w:szCs w:val="24"/>
          </w:rPr>
          <w:t>over 13</w:t>
        </w:r>
      </w:ins>
      <w:del w:id="44" w:author="Parks, Robbie M" w:date="2017-01-06T12:26:00Z">
        <w:r w:rsidR="00490CB6" w:rsidDel="004B7609">
          <w:rPr>
            <w:rFonts w:ascii="Times New Roman" w:hAnsi="Times New Roman"/>
            <w:sz w:val="24"/>
            <w:szCs w:val="24"/>
          </w:rPr>
          <w:delText>nearly 8</w:delText>
        </w:r>
      </w:del>
      <w:r w:rsidR="00490CB6">
        <w:rPr>
          <w:rFonts w:ascii="Times New Roman" w:hAnsi="Times New Roman"/>
          <w:sz w:val="24"/>
          <w:szCs w:val="24"/>
        </w:rPr>
        <w:t xml:space="preserve"> degrees Celsius (</w:t>
      </w:r>
      <w:ins w:id="45" w:author="Parks, Robbie M" w:date="2017-01-06T12:26:00Z">
        <w:r w:rsidR="00393A4F">
          <w:rPr>
            <w:rFonts w:ascii="Times New Roman" w:hAnsi="Times New Roman"/>
            <w:sz w:val="24"/>
            <w:szCs w:val="24"/>
          </w:rPr>
          <w:t>9.3</w:t>
        </w:r>
      </w:ins>
      <w:del w:id="46" w:author="Parks, Robbie M" w:date="2017-01-06T12:26:00Z">
        <w:r w:rsidR="00490CB6" w:rsidDel="00393A4F">
          <w:rPr>
            <w:rFonts w:ascii="Times New Roman" w:hAnsi="Times New Roman"/>
            <w:sz w:val="24"/>
            <w:szCs w:val="24"/>
          </w:rPr>
          <w:delText>8.1</w:delText>
        </w:r>
      </w:del>
      <w:r w:rsidR="00490CB6">
        <w:rPr>
          <w:rFonts w:ascii="Times New Roman" w:hAnsi="Times New Roman"/>
          <w:sz w:val="24"/>
          <w:szCs w:val="24"/>
        </w:rPr>
        <w:t xml:space="preserve"> in the South</w:t>
      </w:r>
      <w:ins w:id="47" w:author="Parks, Robbie M" w:date="2017-01-06T12:26:00Z">
        <w:r w:rsidR="00393A4F">
          <w:rPr>
            <w:rFonts w:ascii="Times New Roman" w:hAnsi="Times New Roman"/>
            <w:sz w:val="24"/>
            <w:szCs w:val="24"/>
          </w:rPr>
          <w:t>east</w:t>
        </w:r>
      </w:ins>
      <w:r w:rsidR="00490CB6">
        <w:rPr>
          <w:rFonts w:ascii="Times New Roman" w:hAnsi="Times New Roman"/>
          <w:sz w:val="24"/>
          <w:szCs w:val="24"/>
        </w:rPr>
        <w:t xml:space="preserve"> compared with </w:t>
      </w:r>
      <w:ins w:id="48" w:author="Parks, Robbie M" w:date="2017-01-06T12:26:00Z">
        <w:r w:rsidR="00B657EF">
          <w:rPr>
            <w:rFonts w:ascii="Times New Roman" w:hAnsi="Times New Roman"/>
            <w:sz w:val="24"/>
            <w:szCs w:val="24"/>
          </w:rPr>
          <w:t>-3.8</w:t>
        </w:r>
      </w:ins>
      <w:del w:id="49" w:author="Parks, Robbie M" w:date="2017-01-06T12:26:00Z">
        <w:r w:rsidR="00490CB6" w:rsidDel="00B657EF">
          <w:rPr>
            <w:rFonts w:ascii="Times New Roman" w:hAnsi="Times New Roman"/>
            <w:sz w:val="24"/>
            <w:szCs w:val="24"/>
          </w:rPr>
          <w:delText>0.2</w:delText>
        </w:r>
      </w:del>
      <w:r w:rsidR="00490CB6">
        <w:rPr>
          <w:rFonts w:ascii="Times New Roman" w:hAnsi="Times New Roman"/>
          <w:sz w:val="24"/>
          <w:szCs w:val="24"/>
        </w:rPr>
        <w:t xml:space="preserve"> in the North</w:t>
      </w:r>
      <w:ins w:id="50" w:author="Parks, Robbie M" w:date="2017-01-06T12:27:00Z">
        <w:r w:rsidR="005A2FD2">
          <w:rPr>
            <w:rFonts w:ascii="Times New Roman" w:hAnsi="Times New Roman"/>
            <w:sz w:val="24"/>
            <w:szCs w:val="24"/>
          </w:rPr>
          <w:t>east</w:t>
        </w:r>
      </w:ins>
      <w:del w:id="51" w:author="Parks, Robbie M" w:date="2017-01-06T12:27:00Z">
        <w:r w:rsidR="00490CB6" w:rsidDel="005A2FD2">
          <w:rPr>
            <w:rFonts w:ascii="Times New Roman" w:hAnsi="Times New Roman"/>
            <w:sz w:val="24"/>
            <w:szCs w:val="24"/>
          </w:rPr>
          <w:delText>west</w:delText>
        </w:r>
      </w:del>
      <w:r w:rsidR="00490CB6">
        <w:rPr>
          <w:rFonts w:ascii="Times New Roman" w:hAnsi="Times New Roman"/>
          <w:sz w:val="24"/>
          <w:szCs w:val="24"/>
        </w:rPr>
        <w:t>).</w:t>
      </w:r>
      <w:ins w:id="52" w:author="Parks, Robbie M" w:date="2017-01-11T13:30:00Z">
        <w:r w:rsidR="00146224">
          <w:rPr>
            <w:rFonts w:ascii="Times New Roman" w:hAnsi="Times New Roman"/>
            <w:sz w:val="24"/>
            <w:szCs w:val="24"/>
          </w:rPr>
          <w:t xml:space="preserve"> </w:t>
        </w:r>
      </w:ins>
      <w:ins w:id="53" w:author="Parks, Robbie M" w:date="2017-01-11T17:15:00Z">
        <w:r w:rsidR="00186415">
          <w:rPr>
            <w:rFonts w:ascii="Times New Roman" w:hAnsi="Times New Roman"/>
            <w:sz w:val="24"/>
            <w:szCs w:val="24"/>
          </w:rPr>
          <w:t xml:space="preserve">In addition, </w:t>
        </w:r>
      </w:ins>
      <w:ins w:id="54" w:author="Parks, Robbie M" w:date="2017-01-11T17:21:00Z">
        <w:r w:rsidR="003E1D6B">
          <w:rPr>
            <w:rFonts w:ascii="Times New Roman" w:hAnsi="Times New Roman"/>
            <w:sz w:val="24"/>
            <w:szCs w:val="24"/>
          </w:rPr>
          <w:t xml:space="preserve">the spread in </w:t>
        </w:r>
      </w:ins>
      <w:ins w:id="55" w:author="Parks, Robbie M" w:date="2017-01-11T17:22:00Z">
        <w:r w:rsidR="00D16348">
          <w:rPr>
            <w:rFonts w:ascii="Times New Roman" w:hAnsi="Times New Roman"/>
            <w:sz w:val="24"/>
            <w:szCs w:val="24"/>
          </w:rPr>
          <w:t>mortality</w:t>
        </w:r>
      </w:ins>
      <w:ins w:id="56" w:author="Parks, Robbie M" w:date="2017-01-11T17:21:00Z">
        <w:r w:rsidR="003E1D6B">
          <w:rPr>
            <w:rFonts w:ascii="Times New Roman" w:hAnsi="Times New Roman"/>
            <w:sz w:val="24"/>
            <w:szCs w:val="24"/>
          </w:rPr>
          <w:t xml:space="preserve"> excess in older ag</w:t>
        </w:r>
        <w:r w:rsidR="00D16348">
          <w:rPr>
            <w:rFonts w:ascii="Times New Roman" w:hAnsi="Times New Roman"/>
            <w:sz w:val="24"/>
            <w:szCs w:val="24"/>
          </w:rPr>
          <w:t xml:space="preserve">es is not matched by that </w:t>
        </w:r>
      </w:ins>
      <w:ins w:id="57" w:author="Parks, Robbie M" w:date="2017-01-11T17:22:00Z">
        <w:r w:rsidR="00D16348">
          <w:rPr>
            <w:rFonts w:ascii="Times New Roman" w:hAnsi="Times New Roman"/>
            <w:sz w:val="24"/>
            <w:szCs w:val="24"/>
          </w:rPr>
          <w:t>of the temperature excess</w:t>
        </w:r>
      </w:ins>
      <w:ins w:id="58" w:author="Parks, Robbie M" w:date="2017-01-11T17:27:00Z">
        <w:r w:rsidR="009548C7">
          <w:rPr>
            <w:rFonts w:ascii="Times New Roman" w:hAnsi="Times New Roman"/>
            <w:sz w:val="24"/>
            <w:szCs w:val="24"/>
          </w:rPr>
          <w:t xml:space="preserve"> (Figure S2</w:t>
        </w:r>
        <w:r w:rsidR="00995D68">
          <w:rPr>
            <w:rFonts w:ascii="Times New Roman" w:hAnsi="Times New Roman"/>
            <w:sz w:val="24"/>
            <w:szCs w:val="24"/>
          </w:rPr>
          <w:t>)</w:t>
        </w:r>
      </w:ins>
      <w:ins w:id="59" w:author="Parks, Robbie M" w:date="2017-01-11T17:22:00Z">
        <w:r w:rsidR="00D16348">
          <w:rPr>
            <w:rFonts w:ascii="Times New Roman" w:hAnsi="Times New Roman"/>
            <w:sz w:val="24"/>
            <w:szCs w:val="24"/>
          </w:rPr>
          <w:t xml:space="preserve">. This suggests that </w:t>
        </w:r>
        <w:r w:rsidR="001032B6">
          <w:rPr>
            <w:rFonts w:ascii="Times New Roman" w:hAnsi="Times New Roman"/>
            <w:sz w:val="24"/>
            <w:szCs w:val="24"/>
          </w:rPr>
          <w:t>temperature</w:t>
        </w:r>
      </w:ins>
      <w:ins w:id="60" w:author="Parks, Robbie M" w:date="2017-01-11T17:23:00Z">
        <w:r w:rsidR="001032B6">
          <w:rPr>
            <w:rFonts w:ascii="Times New Roman" w:hAnsi="Times New Roman"/>
            <w:sz w:val="24"/>
            <w:szCs w:val="24"/>
          </w:rPr>
          <w:t xml:space="preserve"> excess</w:t>
        </w:r>
      </w:ins>
      <w:ins w:id="61" w:author="Parks, Robbie M" w:date="2017-01-11T17:22:00Z">
        <w:r w:rsidR="001032B6">
          <w:rPr>
            <w:rFonts w:ascii="Times New Roman" w:hAnsi="Times New Roman"/>
            <w:sz w:val="24"/>
            <w:szCs w:val="24"/>
          </w:rPr>
          <w:t xml:space="preserve"> </w:t>
        </w:r>
      </w:ins>
      <w:ins w:id="62" w:author="Parks, Robbie M" w:date="2017-01-11T17:23:00Z">
        <w:r w:rsidR="002808D5">
          <w:rPr>
            <w:rFonts w:ascii="Times New Roman" w:hAnsi="Times New Roman"/>
            <w:sz w:val="24"/>
            <w:szCs w:val="24"/>
          </w:rPr>
          <w:t xml:space="preserve">is potentially a </w:t>
        </w:r>
        <w:r w:rsidR="00CA3109">
          <w:rPr>
            <w:rFonts w:ascii="Times New Roman" w:hAnsi="Times New Roman"/>
            <w:sz w:val="24"/>
            <w:szCs w:val="24"/>
          </w:rPr>
          <w:t>poor</w:t>
        </w:r>
        <w:r w:rsidR="001032B6">
          <w:rPr>
            <w:rFonts w:ascii="Times New Roman" w:hAnsi="Times New Roman"/>
            <w:sz w:val="24"/>
            <w:szCs w:val="24"/>
          </w:rPr>
          <w:t xml:space="preserve"> predictor of </w:t>
        </w:r>
        <w:r w:rsidR="002808D5">
          <w:rPr>
            <w:rFonts w:ascii="Times New Roman" w:hAnsi="Times New Roman"/>
            <w:sz w:val="24"/>
            <w:szCs w:val="24"/>
          </w:rPr>
          <w:t>mortality excess</w:t>
        </w:r>
      </w:ins>
      <w:ins w:id="63" w:author="Parks, Robbie M" w:date="2017-01-11T17:24:00Z">
        <w:r w:rsidR="00717C72">
          <w:rPr>
            <w:rFonts w:ascii="Times New Roman" w:hAnsi="Times New Roman"/>
            <w:sz w:val="24"/>
            <w:szCs w:val="24"/>
          </w:rPr>
          <w:t xml:space="preserve">. </w:t>
        </w:r>
      </w:ins>
      <w:ins w:id="64" w:author="Parks, Robbie M" w:date="2017-01-11T17:34:00Z">
        <w:r w:rsidR="00EC5AC7">
          <w:rPr>
            <w:rFonts w:ascii="Times New Roman" w:hAnsi="Times New Roman"/>
            <w:sz w:val="24"/>
            <w:szCs w:val="24"/>
          </w:rPr>
          <w:t xml:space="preserve">When comparing 1982 to 2013, </w:t>
        </w:r>
      </w:ins>
      <w:ins w:id="65" w:author="Parks, Robbie M" w:date="2017-01-11T17:24:00Z">
        <w:r w:rsidR="00EC5AC7">
          <w:rPr>
            <w:rFonts w:ascii="Times New Roman" w:hAnsi="Times New Roman"/>
            <w:sz w:val="24"/>
            <w:szCs w:val="24"/>
          </w:rPr>
          <w:t>t</w:t>
        </w:r>
        <w:r w:rsidR="00717C72">
          <w:rPr>
            <w:rFonts w:ascii="Times New Roman" w:hAnsi="Times New Roman"/>
            <w:sz w:val="24"/>
            <w:szCs w:val="24"/>
          </w:rPr>
          <w:t xml:space="preserve">he </w:t>
        </w:r>
        <w:r w:rsidR="00717C72">
          <w:rPr>
            <w:rFonts w:ascii="Times New Roman" w:hAnsi="Times New Roman"/>
            <w:sz w:val="24"/>
            <w:szCs w:val="24"/>
          </w:rPr>
          <w:lastRenderedPageBreak/>
          <w:t xml:space="preserve">reduction in mortality excess </w:t>
        </w:r>
      </w:ins>
      <w:ins w:id="66" w:author="Parks, Robbie M" w:date="2017-01-11T17:25:00Z">
        <w:r w:rsidR="00DD676E">
          <w:rPr>
            <w:rFonts w:ascii="Times New Roman" w:hAnsi="Times New Roman"/>
            <w:sz w:val="24"/>
            <w:szCs w:val="24"/>
          </w:rPr>
          <w:t xml:space="preserve">for younger males across the period of study </w:t>
        </w:r>
      </w:ins>
      <w:ins w:id="67" w:author="Parks, Robbie M" w:date="2017-01-11T17:24:00Z">
        <w:r w:rsidR="00DD676E">
          <w:rPr>
            <w:rFonts w:ascii="Times New Roman" w:hAnsi="Times New Roman"/>
            <w:sz w:val="24"/>
            <w:szCs w:val="24"/>
          </w:rPr>
          <w:t xml:space="preserve">is not matched in the change of temperature excess. This again indicates </w:t>
        </w:r>
      </w:ins>
      <w:ins w:id="68" w:author="Parks, Robbie M" w:date="2017-01-11T17:26:00Z">
        <w:r w:rsidR="00DD676E">
          <w:rPr>
            <w:rFonts w:ascii="Times New Roman" w:hAnsi="Times New Roman"/>
            <w:sz w:val="24"/>
            <w:szCs w:val="24"/>
          </w:rPr>
          <w:t xml:space="preserve">factors other than change in climate </w:t>
        </w:r>
      </w:ins>
      <w:ins w:id="69" w:author="Parks, Robbie M" w:date="2017-01-11T17:27:00Z">
        <w:r w:rsidR="004B07CB">
          <w:rPr>
            <w:rFonts w:ascii="Times New Roman" w:hAnsi="Times New Roman"/>
            <w:sz w:val="24"/>
            <w:szCs w:val="24"/>
          </w:rPr>
          <w:t>may be driving the reduction in seasonal excess in those age groups.</w:t>
        </w:r>
      </w:ins>
    </w:p>
    <w:p w14:paraId="2BB2CD9D" w14:textId="77777777" w:rsidR="00146224" w:rsidRDefault="00146224" w:rsidP="000A2B50">
      <w:pPr>
        <w:spacing w:after="0" w:line="480" w:lineRule="auto"/>
        <w:rPr>
          <w:ins w:id="70" w:author="Parks, Robbie M" w:date="2017-01-11T13:30:00Z"/>
          <w:rFonts w:ascii="Times New Roman" w:hAnsi="Times New Roman"/>
          <w:sz w:val="24"/>
          <w:szCs w:val="24"/>
        </w:rPr>
      </w:pPr>
    </w:p>
    <w:p w14:paraId="16F0BD7B" w14:textId="3896180F" w:rsidR="0007260F" w:rsidRPr="004278AA" w:rsidDel="0045498F" w:rsidRDefault="0007260F" w:rsidP="000A2B50">
      <w:pPr>
        <w:spacing w:after="0" w:line="480" w:lineRule="auto"/>
        <w:rPr>
          <w:del w:id="71" w:author="Parks, Robbie M" w:date="2017-01-11T17:15:00Z"/>
          <w:rFonts w:ascii="Times New Roman" w:hAnsi="Times New Roman"/>
          <w:sz w:val="24"/>
          <w:szCs w:val="24"/>
        </w:rPr>
      </w:pP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350A6D9F"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w:t>
      </w:r>
      <w:ins w:id="72" w:author="Parks, Robbie M" w:date="2017-01-06T12:27:00Z">
        <w:r w:rsidR="00F01033">
          <w:rPr>
            <w:rFonts w:ascii="Times New Roman" w:hAnsi="Times New Roman"/>
            <w:sz w:val="24"/>
            <w:szCs w:val="24"/>
          </w:rPr>
          <w:t xml:space="preserve">and </w:t>
        </w:r>
      </w:ins>
      <w:r>
        <w:rPr>
          <w:rFonts w:ascii="Times New Roman" w:hAnsi="Times New Roman"/>
          <w:sz w:val="24"/>
          <w:szCs w:val="24"/>
        </w:rPr>
        <w:t xml:space="preserve">geography. </w:t>
      </w:r>
      <w:del w:id="73" w:author="Parks, Robbie M" w:date="2017-01-06T12:27:00Z">
        <w:r w:rsidDel="00B80FF0">
          <w:rPr>
            <w:rFonts w:ascii="Times New Roman" w:hAnsi="Times New Roman"/>
            <w:sz w:val="24"/>
            <w:szCs w:val="24"/>
          </w:rPr>
          <w:delText>The comprehensive analysis</w:delText>
        </w:r>
      </w:del>
      <w:ins w:id="74" w:author="Parks, Robbie M" w:date="2017-01-06T12:27:00Z">
        <w:r w:rsidR="00B80FF0">
          <w:rPr>
            <w:rFonts w:ascii="Times New Roman" w:hAnsi="Times New Roman"/>
            <w:sz w:val="24"/>
            <w:szCs w:val="24"/>
          </w:rPr>
          <w:t>Analysing by these strata</w:t>
        </w:r>
      </w:ins>
      <w:r>
        <w:rPr>
          <w:rFonts w:ascii="Times New Roman" w:hAnsi="Times New Roman"/>
          <w:sz w:val="24"/>
          <w:szCs w:val="24"/>
        </w:rPr>
        <w:t xml:space="preserve">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 xml:space="preserve">designed to identify the presence and characteristics of periodicity in time series data, including how it changes </w:t>
      </w:r>
      <w:r w:rsidR="00671506">
        <w:rPr>
          <w:rFonts w:ascii="Times New Roman" w:hAnsi="Times New Roman"/>
          <w:sz w:val="24"/>
          <w:szCs w:val="24"/>
        </w:rPr>
        <w:t xml:space="preserve">or disappears </w:t>
      </w:r>
      <w:r>
        <w:rPr>
          <w:rFonts w:ascii="Times New Roman" w:hAnsi="Times New Roman"/>
          <w:sz w:val="24"/>
          <w:szCs w:val="24"/>
        </w:rPr>
        <w:t>over time</w:t>
      </w:r>
      <w:r w:rsidRPr="00F95411">
        <w:rPr>
          <w:rFonts w:ascii="Times New Roman" w:hAnsi="Times New Roman"/>
          <w:sz w:val="24"/>
          <w:szCs w:val="24"/>
        </w:rPr>
        <w:t xml:space="preserve">. </w:t>
      </w:r>
      <w:r w:rsidR="00AD2EAA">
        <w:rPr>
          <w:rFonts w:ascii="Times New Roman" w:hAnsi="Times New Roman"/>
          <w:sz w:val="24"/>
          <w:szCs w:val="24"/>
        </w:rPr>
        <w:t>Insights of this kind</w:t>
      </w:r>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6DD331AA"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cardiovascular disease</w:t>
      </w:r>
      <w:r w:rsidR="00B71A20">
        <w:rPr>
          <w:rFonts w:ascii="Times New Roman" w:hAnsi="Times New Roman"/>
          <w:sz w:val="24"/>
          <w:szCs w:val="24"/>
        </w:rPr>
        <w:t xml:space="preserve"> mortality</w:t>
      </w:r>
      <w:r>
        <w:rPr>
          <w:rFonts w:ascii="Times New Roman" w:hAnsi="Times New Roman"/>
          <w:sz w:val="24"/>
          <w:szCs w:val="24"/>
        </w:rPr>
        <w:t xml:space="preserve"> may 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 xml:space="preserve">ll-cause mortality measures total mortality burden, and </w:t>
      </w:r>
      <w:ins w:id="75" w:author="Parks, Robbie M" w:date="2017-01-06T12:30:00Z">
        <w:r w:rsidR="00475BFB">
          <w:rPr>
            <w:rFonts w:ascii="Times New Roman" w:hAnsi="Times New Roman"/>
            <w:sz w:val="24"/>
            <w:szCs w:val="24"/>
          </w:rPr>
          <w:t xml:space="preserve">therefore has the advantage that it </w:t>
        </w:r>
      </w:ins>
      <w:r>
        <w:rPr>
          <w:rFonts w:ascii="Times New Roman" w:hAnsi="Times New Roman"/>
          <w:sz w:val="24"/>
          <w:szCs w:val="24"/>
        </w:rPr>
        <w:t>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2EC9DB12" w:rsidR="00510715" w:rsidRDefault="0007260F" w:rsidP="006A5826">
      <w:pPr>
        <w:spacing w:after="0" w:line="480" w:lineRule="auto"/>
        <w:outlineLvl w:val="0"/>
        <w:rPr>
          <w:rFonts w:ascii="Times New Roman" w:hAnsi="Times New Roman"/>
          <w:sz w:val="24"/>
          <w:szCs w:val="24"/>
        </w:rPr>
      </w:pPr>
      <w:r w:rsidRPr="00F95411">
        <w:rPr>
          <w:rFonts w:ascii="Times New Roman" w:hAnsi="Times New Roman"/>
          <w:sz w:val="24"/>
          <w:szCs w:val="24"/>
        </w:rPr>
        <w:lastRenderedPageBreak/>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00B71A20">
        <w:rPr>
          <w:rFonts w:ascii="Times New Roman" w:hAnsi="Times New Roman"/>
          <w:sz w:val="24"/>
          <w:szCs w:val="24"/>
        </w:rPr>
        <w:t xml:space="preserve">by other population characteristics, e.g., </w:t>
      </w:r>
      <w:r w:rsidRPr="00F95411">
        <w:rPr>
          <w:rFonts w:ascii="Times New Roman" w:hAnsi="Times New Roman"/>
          <w:sz w:val="24"/>
          <w:szCs w:val="24"/>
        </w:rPr>
        <w:t xml:space="preserve">between urban and rural </w:t>
      </w:r>
      <w:r w:rsidR="00B71A20">
        <w:rPr>
          <w:rFonts w:ascii="Times New Roman" w:hAnsi="Times New Roman"/>
          <w:sz w:val="24"/>
          <w:szCs w:val="24"/>
        </w:rPr>
        <w:t>areas</w:t>
      </w:r>
      <w:r w:rsidRPr="00F95411">
        <w:rPr>
          <w:rFonts w:ascii="Times New Roman" w:hAnsi="Times New Roman"/>
          <w:sz w:val="24"/>
          <w:szCs w:val="24"/>
        </w:rPr>
        <w:t xml:space="preserve">,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r w:rsidR="001C52F1">
        <w:rPr>
          <w:rFonts w:ascii="Times New Roman" w:hAnsi="Times New Roman"/>
          <w:sz w:val="24"/>
          <w:szCs w:val="24"/>
        </w:rPr>
        <w:t>Further</w:t>
      </w:r>
      <w:r w:rsidR="009B67A3">
        <w:rPr>
          <w:rFonts w:ascii="Times New Roman" w:hAnsi="Times New Roman"/>
          <w:sz w:val="24"/>
          <w:szCs w:val="24"/>
        </w:rPr>
        <w:t xml:space="preserve">, </w:t>
      </w:r>
      <w:r w:rsidR="00510715">
        <w:rPr>
          <w:rFonts w:ascii="Times New Roman" w:hAnsi="Times New Roman"/>
          <w:sz w:val="24"/>
          <w:szCs w:val="24"/>
        </w:rPr>
        <w:t>w</w:t>
      </w:r>
      <w:r w:rsidR="00341626">
        <w:rPr>
          <w:rFonts w:ascii="Times New Roman" w:hAnsi="Times New Roman"/>
          <w:sz w:val="24"/>
          <w:szCs w:val="24"/>
        </w:rPr>
        <w:t xml:space="preserve">e can use </w:t>
      </w:r>
      <w:r w:rsidR="001903A4">
        <w:rPr>
          <w:rFonts w:ascii="Times New Roman" w:hAnsi="Times New Roman"/>
          <w:sz w:val="24"/>
          <w:szCs w:val="24"/>
        </w:rPr>
        <w:t>our analytical</w:t>
      </w:r>
      <w:r w:rsidR="00341626">
        <w:rPr>
          <w:rFonts w:ascii="Times New Roman" w:hAnsi="Times New Roman"/>
          <w:sz w:val="24"/>
          <w:szCs w:val="24"/>
        </w:rPr>
        <w:t xml:space="preserve"> framework to </w:t>
      </w:r>
      <w:r w:rsidR="001903A4">
        <w:rPr>
          <w:rFonts w:ascii="Times New Roman" w:hAnsi="Times New Roman"/>
          <w:sz w:val="24"/>
          <w:szCs w:val="24"/>
        </w:rPr>
        <w:t xml:space="preserve">investigate </w:t>
      </w:r>
      <w:r w:rsidR="00341626">
        <w:rPr>
          <w:rFonts w:ascii="Times New Roman" w:hAnsi="Times New Roman"/>
          <w:sz w:val="24"/>
          <w:szCs w:val="24"/>
        </w:rPr>
        <w:t xml:space="preserve">the </w:t>
      </w:r>
      <w:r w:rsidR="00004579">
        <w:rPr>
          <w:rFonts w:ascii="Times New Roman" w:hAnsi="Times New Roman"/>
          <w:sz w:val="24"/>
          <w:szCs w:val="24"/>
        </w:rPr>
        <w:t xml:space="preserve">changing </w:t>
      </w:r>
      <w:r w:rsidR="00341626">
        <w:rPr>
          <w:rFonts w:ascii="Times New Roman" w:hAnsi="Times New Roman"/>
          <w:sz w:val="24"/>
          <w:szCs w:val="24"/>
        </w:rPr>
        <w:t xml:space="preserve">role </w:t>
      </w:r>
      <w:r w:rsidR="001903A4">
        <w:rPr>
          <w:rFonts w:ascii="Times New Roman" w:hAnsi="Times New Roman"/>
          <w:sz w:val="24"/>
          <w:szCs w:val="24"/>
        </w:rPr>
        <w:t xml:space="preserve">of temperature and other environmental factors </w:t>
      </w:r>
      <w:r w:rsidR="00341626">
        <w:rPr>
          <w:rFonts w:ascii="Times New Roman" w:hAnsi="Times New Roman"/>
          <w:sz w:val="24"/>
          <w:szCs w:val="24"/>
        </w:rPr>
        <w:t xml:space="preserve">as </w:t>
      </w:r>
      <w:r w:rsidR="001903A4">
        <w:rPr>
          <w:rFonts w:ascii="Times New Roman" w:hAnsi="Times New Roman"/>
          <w:sz w:val="24"/>
          <w:szCs w:val="24"/>
        </w:rPr>
        <w:t>determinant</w:t>
      </w:r>
      <w:r w:rsidR="00004579">
        <w:rPr>
          <w:rFonts w:ascii="Times New Roman" w:hAnsi="Times New Roman"/>
          <w:sz w:val="24"/>
          <w:szCs w:val="24"/>
        </w:rPr>
        <w:t>s</w:t>
      </w:r>
      <w:r w:rsidR="001903A4">
        <w:rPr>
          <w:rFonts w:ascii="Times New Roman" w:hAnsi="Times New Roman"/>
          <w:sz w:val="24"/>
          <w:szCs w:val="24"/>
        </w:rPr>
        <w:t xml:space="preserve"> </w:t>
      </w:r>
      <w:r w:rsidR="00341626">
        <w:rPr>
          <w:rFonts w:ascii="Times New Roman" w:hAnsi="Times New Roman"/>
          <w:sz w:val="24"/>
          <w:szCs w:val="24"/>
        </w:rPr>
        <w:t xml:space="preserve">of </w:t>
      </w:r>
      <w:r w:rsidR="00004579">
        <w:rPr>
          <w:rFonts w:ascii="Times New Roman" w:hAnsi="Times New Roman"/>
          <w:sz w:val="24"/>
          <w:szCs w:val="24"/>
        </w:rPr>
        <w:t>dynamic</w:t>
      </w:r>
      <w:r w:rsidR="00341626">
        <w:rPr>
          <w:rFonts w:ascii="Times New Roman" w:hAnsi="Times New Roman"/>
          <w:sz w:val="24"/>
          <w:szCs w:val="24"/>
        </w:rPr>
        <w:t xml:space="preserve"> seasonality of mortality.</w:t>
      </w:r>
      <w:r w:rsidR="006C45BE">
        <w:rPr>
          <w:rFonts w:ascii="Times New Roman" w:hAnsi="Times New Roman"/>
          <w:sz w:val="24"/>
          <w:szCs w:val="24"/>
        </w:rPr>
        <w:t xml:space="preserve"> It would be of interest, for example, to examine </w:t>
      </w:r>
      <w:r w:rsidR="00004579">
        <w:rPr>
          <w:rFonts w:ascii="Times New Roman" w:hAnsi="Times New Roman"/>
          <w:sz w:val="24"/>
          <w:szCs w:val="24"/>
        </w:rPr>
        <w:t xml:space="preserve">the coupling versus decoupling of temperature and mortality in younger and older age groups over time, </w:t>
      </w:r>
      <w:r w:rsidR="00101A8E">
        <w:rPr>
          <w:rFonts w:ascii="Times New Roman" w:hAnsi="Times New Roman"/>
          <w:sz w:val="24"/>
          <w:szCs w:val="24"/>
        </w:rPr>
        <w:t xml:space="preserve">using a </w:t>
      </w:r>
      <w:r w:rsidR="00771EA4">
        <w:rPr>
          <w:rFonts w:ascii="Times New Roman" w:hAnsi="Times New Roman"/>
          <w:sz w:val="24"/>
          <w:szCs w:val="24"/>
        </w:rPr>
        <w:t xml:space="preserve">wavelet </w:t>
      </w:r>
      <w:r w:rsidR="00101A8E">
        <w:rPr>
          <w:rFonts w:ascii="Times New Roman" w:hAnsi="Times New Roman"/>
          <w:sz w:val="24"/>
          <w:szCs w:val="24"/>
        </w:rPr>
        <w:t>coherence analysis of the bivariate time series</w:t>
      </w:r>
      <w:r w:rsidR="00B35265">
        <w:rPr>
          <w:rFonts w:ascii="Times New Roman" w:hAnsi="Times New Roman"/>
          <w:sz w:val="24"/>
          <w:szCs w:val="24"/>
        </w:rPr>
        <w:t>.</w:t>
      </w:r>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r w:rsidR="006C45BE">
        <w:rPr>
          <w:rFonts w:ascii="Times New Roman" w:hAnsi="Times New Roman"/>
          <w:sz w:val="24"/>
          <w:szCs w:val="24"/>
        </w:rPr>
        <w:t xml:space="preserve"> </w:t>
      </w:r>
      <w:r w:rsidR="00341626">
        <w:rPr>
          <w:rFonts w:ascii="Times New Roman" w:hAnsi="Times New Roman"/>
          <w:sz w:val="24"/>
          <w:szCs w:val="24"/>
        </w:rPr>
        <w:t xml:space="preserve"> </w:t>
      </w:r>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596F5FE8" w14:textId="10C0C165" w:rsidR="00DE3091" w:rsidRDefault="00DD7953" w:rsidP="00B938DB">
      <w:pPr>
        <w:spacing w:after="0" w:line="480" w:lineRule="auto"/>
        <w:rPr>
          <w:rFonts w:ascii="Times New Roman" w:hAnsi="Times New Roman"/>
          <w:sz w:val="24"/>
          <w:szCs w:val="24"/>
        </w:rPr>
      </w:pPr>
      <w:r>
        <w:rPr>
          <w:rFonts w:ascii="Times New Roman" w:hAnsi="Times New Roman"/>
          <w:sz w:val="24"/>
          <w:szCs w:val="24"/>
        </w:rPr>
        <w:t xml:space="preserve">The substantial decline in the summer excess deaths in </w:t>
      </w:r>
      <w:r w:rsidR="00A54685">
        <w:rPr>
          <w:rFonts w:ascii="Times New Roman" w:hAnsi="Times New Roman"/>
          <w:sz w:val="24"/>
          <w:szCs w:val="24"/>
        </w:rPr>
        <w:t>adolescents and young adults</w:t>
      </w:r>
      <w:r>
        <w:rPr>
          <w:rFonts w:ascii="Times New Roman" w:hAnsi="Times New Roman"/>
          <w:sz w:val="24"/>
          <w:szCs w:val="24"/>
        </w:rPr>
        <w:t xml:space="preserve"> </w:t>
      </w:r>
      <w:r w:rsidR="00B12045">
        <w:rPr>
          <w:rFonts w:ascii="Times New Roman" w:hAnsi="Times New Roman"/>
          <w:sz w:val="24"/>
          <w:szCs w:val="24"/>
        </w:rPr>
        <w:t>may</w:t>
      </w:r>
      <w:r w:rsidR="000B42BF">
        <w:rPr>
          <w:rFonts w:ascii="Times New Roman" w:hAnsi="Times New Roman"/>
          <w:sz w:val="24"/>
          <w:szCs w:val="24"/>
        </w:rPr>
        <w:t xml:space="preserve"> be related to </w:t>
      </w:r>
      <w:r w:rsidR="00A54685">
        <w:rPr>
          <w:rFonts w:ascii="Times New Roman" w:hAnsi="Times New Roman"/>
          <w:sz w:val="24"/>
          <w:szCs w:val="24"/>
        </w:rPr>
        <w:t xml:space="preserve">diminishing role of </w:t>
      </w:r>
      <w:r w:rsidR="008D2E11">
        <w:rPr>
          <w:rFonts w:ascii="Times New Roman" w:hAnsi="Times New Roman"/>
          <w:sz w:val="24"/>
          <w:szCs w:val="24"/>
        </w:rPr>
        <w:t>unintentional injuries</w:t>
      </w:r>
      <w:r w:rsidR="00A54685">
        <w:rPr>
          <w:rFonts w:ascii="Times New Roman" w:hAnsi="Times New Roman"/>
          <w:sz w:val="24"/>
          <w:szCs w:val="24"/>
        </w:rPr>
        <w:t>, especially from traffic-related injuries,</w:t>
      </w:r>
      <w:r w:rsidR="000B42BF">
        <w:rPr>
          <w:rFonts w:ascii="Times New Roman" w:hAnsi="Times New Roman"/>
          <w:sz w:val="24"/>
          <w:szCs w:val="24"/>
        </w:rPr>
        <w:t xml:space="preserve"> </w:t>
      </w:r>
      <w:r w:rsidR="00A54685">
        <w:rPr>
          <w:rFonts w:ascii="Times New Roman" w:hAnsi="Times New Roman"/>
          <w:sz w:val="24"/>
          <w:szCs w:val="24"/>
        </w:rPr>
        <w:t>which</w:t>
      </w:r>
      <w:r w:rsidR="00276E84">
        <w:rPr>
          <w:rFonts w:ascii="Times New Roman" w:hAnsi="Times New Roman"/>
          <w:sz w:val="24"/>
          <w:szCs w:val="24"/>
        </w:rPr>
        <w:t xml:space="preserve"> more likely to occur in the summer months.</w:t>
      </w:r>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r w:rsidR="000B42BF">
        <w:rPr>
          <w:rFonts w:ascii="Times New Roman" w:hAnsi="Times New Roman"/>
          <w:sz w:val="24"/>
          <w:szCs w:val="24"/>
        </w:rPr>
        <w:t xml:space="preserve"> </w:t>
      </w:r>
      <w:r w:rsidR="00B02A6E">
        <w:rPr>
          <w:rFonts w:ascii="Times New Roman" w:hAnsi="Times New Roman"/>
          <w:sz w:val="24"/>
          <w:szCs w:val="24"/>
        </w:rPr>
        <w:t>The weakening of seasonality in children under five years of age</w:t>
      </w:r>
      <w:r w:rsidR="009321F1">
        <w:rPr>
          <w:rFonts w:ascii="Times New Roman" w:hAnsi="Times New Roman"/>
          <w:sz w:val="24"/>
          <w:szCs w:val="24"/>
        </w:rPr>
        <w:t xml:space="preserve"> </w:t>
      </w:r>
      <w:commentRangeStart w:id="76"/>
      <w:ins w:id="77" w:author="Parks, Robbie M" w:date="2017-01-06T17:03:00Z">
        <w:r w:rsidR="00805AB6">
          <w:rPr>
            <w:rFonts w:ascii="Times New Roman" w:hAnsi="Times New Roman"/>
            <w:sz w:val="24"/>
            <w:szCs w:val="24"/>
          </w:rPr>
          <w:t>may be re</w:t>
        </w:r>
        <w:r w:rsidR="00C02ACF">
          <w:rPr>
            <w:rFonts w:ascii="Times New Roman" w:hAnsi="Times New Roman"/>
            <w:sz w:val="24"/>
            <w:szCs w:val="24"/>
          </w:rPr>
          <w:t>lated to the reduction of death</w:t>
        </w:r>
        <w:r w:rsidR="00805AB6">
          <w:rPr>
            <w:rFonts w:ascii="Times New Roman" w:hAnsi="Times New Roman"/>
            <w:sz w:val="24"/>
            <w:szCs w:val="24"/>
          </w:rPr>
          <w:t xml:space="preserve"> caused by respiratory </w:t>
        </w:r>
      </w:ins>
      <w:ins w:id="78" w:author="Parks, Robbie M" w:date="2017-01-11T13:23:00Z">
        <w:r w:rsidR="00A62D4A">
          <w:rPr>
            <w:rFonts w:ascii="Times New Roman" w:hAnsi="Times New Roman"/>
            <w:sz w:val="24"/>
            <w:szCs w:val="24"/>
          </w:rPr>
          <w:t>causes</w:t>
        </w:r>
      </w:ins>
      <w:ins w:id="79" w:author="Parks, Robbie M" w:date="2017-01-06T17:03:00Z">
        <w:r w:rsidR="00805AB6">
          <w:rPr>
            <w:rFonts w:ascii="Times New Roman" w:hAnsi="Times New Roman"/>
            <w:sz w:val="24"/>
            <w:szCs w:val="24"/>
          </w:rPr>
          <w:t xml:space="preserve"> of children under one year old</w:t>
        </w:r>
      </w:ins>
      <w:ins w:id="80" w:author="Parks, Robbie M" w:date="2017-01-06T17:04:00Z">
        <w:r w:rsidR="00805AB6">
          <w:rPr>
            <w:rFonts w:ascii="Times New Roman" w:hAnsi="Times New Roman"/>
            <w:sz w:val="24"/>
            <w:szCs w:val="24"/>
          </w:rPr>
          <w:t>, as this has been shown to hav</w:t>
        </w:r>
        <w:r w:rsidR="00BD6E46">
          <w:rPr>
            <w:rFonts w:ascii="Times New Roman" w:hAnsi="Times New Roman"/>
            <w:sz w:val="24"/>
            <w:szCs w:val="24"/>
          </w:rPr>
          <w:t xml:space="preserve">e a strong seasonality </w:t>
        </w:r>
        <w:r w:rsidR="00805AB6">
          <w:rPr>
            <w:rFonts w:ascii="Times New Roman" w:hAnsi="Times New Roman"/>
            <w:sz w:val="24"/>
            <w:szCs w:val="24"/>
          </w:rPr>
          <w:t xml:space="preserve">to its </w:t>
        </w:r>
        <w:proofErr w:type="spellStart"/>
        <w:r w:rsidR="00805AB6">
          <w:rPr>
            <w:rFonts w:ascii="Times New Roman" w:hAnsi="Times New Roman"/>
            <w:sz w:val="24"/>
            <w:szCs w:val="24"/>
          </w:rPr>
          <w:t>occurance</w:t>
        </w:r>
      </w:ins>
      <w:proofErr w:type="spellEnd"/>
      <w:ins w:id="81" w:author="Parks, Robbie M" w:date="2017-01-11T17:06:00Z">
        <w:r w:rsidR="007A5A8A">
          <w:rPr>
            <w:rFonts w:ascii="Times New Roman" w:hAnsi="Times New Roman"/>
            <w:sz w:val="24"/>
            <w:szCs w:val="24"/>
          </w:rPr>
          <w:t xml:space="preserve">, as well as the increase in the proportion of neonatal deaths for children under one year old, which </w:t>
        </w:r>
        <w:r w:rsidR="00D53266">
          <w:rPr>
            <w:rFonts w:ascii="Times New Roman" w:hAnsi="Times New Roman"/>
            <w:sz w:val="24"/>
            <w:szCs w:val="24"/>
          </w:rPr>
          <w:t>occur less seasonally</w:t>
        </w:r>
      </w:ins>
      <w:ins w:id="82" w:author="Parks, Robbie M" w:date="2017-01-06T17:03:00Z">
        <w:r w:rsidR="00805AB6">
          <w:rPr>
            <w:rFonts w:ascii="Times New Roman" w:hAnsi="Times New Roman"/>
            <w:sz w:val="24"/>
            <w:szCs w:val="24"/>
          </w:rPr>
          <w:t>.</w:t>
        </w:r>
        <w:r w:rsidR="00805AB6">
          <w:rPr>
            <w:rFonts w:ascii="Times New Roman" w:hAnsi="Times New Roman"/>
            <w:sz w:val="24"/>
            <w:szCs w:val="24"/>
          </w:rPr>
          <w:fldChar w:fldCharType="begin"/>
        </w:r>
      </w:ins>
      <w:r w:rsidR="002C282B">
        <w:rPr>
          <w:rFonts w:ascii="Times New Roman" w:hAnsi="Times New Roman"/>
          <w:sz w:val="24"/>
          <w:szCs w:val="24"/>
        </w:rPr>
        <w:instrText xml:space="preserve"> ADDIN EN.CITE &lt;EndNote&gt;&lt;Cite&gt;&lt;Author&gt;Statistics&lt;/Author&gt;&lt;Year&gt;2012&lt;/Year&gt;&lt;RecNum&gt;951&lt;/RecNum&gt;&lt;DisplayText&gt;&lt;style face="superscript"&gt;7,28&lt;/style&gt;&lt;/DisplayText&gt;&lt;record&gt;&lt;rec-number&gt;951&lt;/rec-number&gt;&lt;foreign-keys&gt;&lt;key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ins w:id="83" w:author="Parks, Robbie M" w:date="2017-01-06T17:03:00Z">
        <w:r w:rsidR="00805AB6">
          <w:rPr>
            <w:rFonts w:ascii="Times New Roman" w:hAnsi="Times New Roman"/>
            <w:sz w:val="24"/>
            <w:szCs w:val="24"/>
          </w:rPr>
          <w:fldChar w:fldCharType="separate"/>
        </w:r>
      </w:ins>
      <w:r w:rsidR="002C282B" w:rsidRPr="002C282B">
        <w:rPr>
          <w:rFonts w:ascii="Times New Roman" w:hAnsi="Times New Roman"/>
          <w:noProof/>
          <w:sz w:val="24"/>
          <w:szCs w:val="24"/>
          <w:vertAlign w:val="superscript"/>
        </w:rPr>
        <w:t>7,28</w:t>
      </w:r>
      <w:ins w:id="84" w:author="Parks, Robbie M" w:date="2017-01-06T17:03:00Z">
        <w:r w:rsidR="00805AB6">
          <w:rPr>
            <w:rFonts w:ascii="Times New Roman" w:hAnsi="Times New Roman"/>
            <w:sz w:val="24"/>
            <w:szCs w:val="24"/>
          </w:rPr>
          <w:fldChar w:fldCharType="end"/>
        </w:r>
      </w:ins>
      <w:commentRangeEnd w:id="76"/>
      <w:ins w:id="85" w:author="Parks, Robbie M" w:date="2017-01-11T13:23:00Z">
        <w:r w:rsidR="00A62D4A">
          <w:rPr>
            <w:rStyle w:val="CommentReference"/>
            <w:rFonts w:asciiTheme="minorHAnsi" w:eastAsiaTheme="minorHAnsi" w:hAnsiTheme="minorHAnsi" w:cstheme="minorBidi"/>
          </w:rPr>
          <w:commentReference w:id="76"/>
        </w:r>
      </w:ins>
      <w:r w:rsidR="00CE0658">
        <w:rPr>
          <w:rFonts w:ascii="Times New Roman" w:hAnsi="Times New Roman"/>
          <w:sz w:val="24"/>
          <w:szCs w:val="24"/>
        </w:rPr>
        <w:fldChar w:fldCharType="begin">
          <w:fldData xml:space="preserve">PEVuZE5vdGU+PENpdGU+PEF1dGhvcj5NYWNEb3JtYW48L0F1dGhvcj48WWVhcj4xOTkzPC9ZZWFy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</w:fldData>
        </w:fldChar>
      </w:r>
      <w:r w:rsidR="00AE1AFE">
        <w:rPr>
          <w:rFonts w:ascii="Times New Roman" w:hAnsi="Times New Roman"/>
          <w:sz w:val="24"/>
          <w:szCs w:val="24"/>
        </w:rPr>
        <w:instrText xml:space="preserve"> ADDIN EN.CITE </w:instrText>
      </w:r>
      <w:r w:rsidR="00AE1AFE">
        <w:rPr>
          <w:rFonts w:ascii="Times New Roman" w:hAnsi="Times New Roman"/>
          <w:sz w:val="24"/>
          <w:szCs w:val="24"/>
        </w:rPr>
        <w:fldChar w:fldCharType="begin">
          <w:fldData xml:space="preserve">PEVuZE5vdGU+PENpdGU+PEF1dGhvcj5NYWNEb3JtYW48L0F1dGhvcj48WWVhcj4xOTkzPC9ZZWFy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</w:fldData>
        </w:fldChar>
      </w:r>
      <w:r w:rsidR="00AE1AFE">
        <w:rPr>
          <w:rFonts w:ascii="Times New Roman" w:hAnsi="Times New Roman"/>
          <w:sz w:val="24"/>
          <w:szCs w:val="24"/>
        </w:rPr>
        <w:instrText xml:space="preserve"> ADDIN EN.CITE.DATA </w:instrText>
      </w:r>
      <w:r w:rsidR="00AE1AFE">
        <w:rPr>
          <w:rFonts w:ascii="Times New Roman" w:hAnsi="Times New Roman"/>
          <w:sz w:val="24"/>
          <w:szCs w:val="24"/>
        </w:rPr>
      </w:r>
      <w:r w:rsidR="00AE1AFE">
        <w:rPr>
          <w:rFonts w:ascii="Times New Roman" w:hAnsi="Times New Roman"/>
          <w:sz w:val="24"/>
          <w:szCs w:val="24"/>
        </w:rPr>
        <w:fldChar w:fldCharType="end"/>
      </w:r>
      <w:r w:rsidR="00CE0658">
        <w:rPr>
          <w:rFonts w:ascii="Times New Roman" w:hAnsi="Times New Roman"/>
          <w:sz w:val="24"/>
          <w:szCs w:val="24"/>
        </w:rPr>
        <w:fldChar w:fldCharType="separate"/>
      </w:r>
      <w:r w:rsidR="00AE1AFE" w:rsidRPr="00AE1AFE">
        <w:rPr>
          <w:rFonts w:ascii="Times New Roman" w:hAnsi="Times New Roman"/>
          <w:noProof/>
          <w:sz w:val="24"/>
          <w:szCs w:val="24"/>
          <w:vertAlign w:val="superscript"/>
        </w:rPr>
        <w:t>30,31</w:t>
      </w:r>
      <w:r w:rsidR="00CE0658">
        <w:rPr>
          <w:rFonts w:ascii="Times New Roman" w:hAnsi="Times New Roman"/>
          <w:sz w:val="24"/>
          <w:szCs w:val="24"/>
        </w:rPr>
        <w:fldChar w:fldCharType="end"/>
      </w:r>
      <w:ins w:id="86" w:author="Parks, Robbie M" w:date="2017-01-11T17:14:00Z">
        <w:r w:rsidR="00AE1AFE">
          <w:rPr>
            <w:rFonts w:ascii="Times New Roman" w:hAnsi="Times New Roman"/>
            <w:sz w:val="24"/>
            <w:szCs w:val="24"/>
          </w:rPr>
          <w:t xml:space="preserve"> </w:t>
        </w:r>
      </w:ins>
      <w:r w:rsidR="00A1552B">
        <w:rPr>
          <w:rFonts w:ascii="Times New Roman" w:hAnsi="Times New Roman"/>
          <w:sz w:val="24"/>
          <w:szCs w:val="24"/>
        </w:rPr>
        <w:t xml:space="preserve">Further elucidation on the causes of </w:t>
      </w:r>
      <w:r w:rsidR="00D85F98">
        <w:rPr>
          <w:rFonts w:ascii="Times New Roman" w:hAnsi="Times New Roman"/>
          <w:sz w:val="24"/>
          <w:szCs w:val="24"/>
        </w:rPr>
        <w:t xml:space="preserve">deseasonalisation </w:t>
      </w:r>
      <w:r w:rsidR="00350DD6">
        <w:rPr>
          <w:rFonts w:ascii="Times New Roman" w:hAnsi="Times New Roman"/>
          <w:sz w:val="24"/>
          <w:szCs w:val="24"/>
        </w:rPr>
        <w:t xml:space="preserve">of </w:t>
      </w:r>
      <w:ins w:id="87" w:author="Parks, Robbie M" w:date="2017-01-06T16:02:00Z">
        <w:r w:rsidR="00D932A5">
          <w:rPr>
            <w:rFonts w:ascii="Times New Roman" w:hAnsi="Times New Roman"/>
            <w:sz w:val="24"/>
            <w:szCs w:val="24"/>
          </w:rPr>
          <w:t xml:space="preserve">in </w:t>
        </w:r>
      </w:ins>
      <w:r w:rsidR="00350DD6">
        <w:rPr>
          <w:rFonts w:ascii="Times New Roman" w:hAnsi="Times New Roman"/>
          <w:sz w:val="24"/>
          <w:szCs w:val="24"/>
        </w:rPr>
        <w:t>these age groups</w:t>
      </w:r>
      <w:r w:rsidR="00A1552B">
        <w:rPr>
          <w:rFonts w:ascii="Times New Roman" w:hAnsi="Times New Roman"/>
          <w:sz w:val="24"/>
          <w:szCs w:val="24"/>
        </w:rPr>
        <w:t xml:space="preserve"> require</w:t>
      </w:r>
      <w:r w:rsidR="00350DD6">
        <w:rPr>
          <w:rFonts w:ascii="Times New Roman" w:hAnsi="Times New Roman"/>
          <w:sz w:val="24"/>
          <w:szCs w:val="24"/>
        </w:rPr>
        <w:t>s</w:t>
      </w:r>
      <w:r w:rsidR="00A1552B">
        <w:rPr>
          <w:rFonts w:ascii="Times New Roman" w:hAnsi="Times New Roman"/>
          <w:sz w:val="24"/>
          <w:szCs w:val="24"/>
        </w:rPr>
        <w:t xml:space="preserve"> a more detailed analysis of </w:t>
      </w:r>
      <w:r w:rsidR="001B722E">
        <w:rPr>
          <w:rFonts w:ascii="Times New Roman" w:hAnsi="Times New Roman"/>
          <w:sz w:val="24"/>
          <w:szCs w:val="24"/>
        </w:rPr>
        <w:t>changes in the composition</w:t>
      </w:r>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r w:rsidR="00A1552B">
        <w:rPr>
          <w:rFonts w:ascii="Times New Roman" w:hAnsi="Times New Roman"/>
          <w:sz w:val="24"/>
          <w:szCs w:val="24"/>
        </w:rPr>
        <w:t xml:space="preserve"> </w:t>
      </w:r>
    </w:p>
    <w:p w14:paraId="6091667B" w14:textId="77777777" w:rsidR="00DE3091" w:rsidRDefault="00DE3091" w:rsidP="00B938DB">
      <w:pPr>
        <w:spacing w:after="0" w:line="480" w:lineRule="auto"/>
        <w:rPr>
          <w:rFonts w:ascii="Times New Roman" w:hAnsi="Times New Roman"/>
          <w:sz w:val="24"/>
          <w:szCs w:val="24"/>
        </w:rPr>
      </w:pPr>
    </w:p>
    <w:p w14:paraId="18CB7C09" w14:textId="55EE80D7" w:rsidR="004D18B5" w:rsidRDefault="00C2786A" w:rsidP="00B938DB">
      <w:pPr>
        <w:spacing w:after="0" w:line="480" w:lineRule="auto"/>
        <w:rPr>
          <w:ins w:id="88"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D85F98">
        <w:rPr>
          <w:rFonts w:ascii="Times New Roman" w:hAnsi="Times New Roman"/>
          <w:sz w:val="24"/>
          <w:szCs w:val="24"/>
        </w:rPr>
        <w:t>(w</w:t>
      </w:r>
      <w:r w:rsidR="00452AB5">
        <w:rPr>
          <w:rFonts w:ascii="Times New Roman" w:hAnsi="Times New Roman"/>
          <w:sz w:val="24"/>
          <w:szCs w:val="24"/>
        </w:rPr>
        <w:t xml:space="preserve">e note however that although the percent excess mortality has remained largely unchanged in these ages, the absolute difference in death rates between the </w:t>
      </w:r>
      <w:r w:rsidR="00452AB5">
        <w:rPr>
          <w:rFonts w:ascii="Times New Roman" w:hAnsi="Times New Roman"/>
          <w:sz w:val="24"/>
          <w:szCs w:val="24"/>
        </w:rPr>
        <w:lastRenderedPageBreak/>
        <w:t>peak and minimum months has declined because total mortality has a declining trend</w:t>
      </w:r>
      <w:r w:rsidR="00D85F98">
        <w:rPr>
          <w:rFonts w:ascii="Times New Roman" w:hAnsi="Times New Roman"/>
          <w:sz w:val="24"/>
          <w:szCs w:val="24"/>
        </w:rPr>
        <w:t>)</w:t>
      </w:r>
      <w:r w:rsidR="00452AB5">
        <w:rPr>
          <w:rFonts w:ascii="Times New Roman" w:hAnsi="Times New Roman"/>
          <w:sz w:val="24"/>
          <w:szCs w:val="24"/>
        </w:rPr>
        <w:t>.</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r w:rsidR="0095509B">
        <w:rPr>
          <w:rFonts w:ascii="Times New Roman" w:hAnsi="Times New Roman"/>
          <w:sz w:val="24"/>
          <w:szCs w:val="24"/>
        </w:rPr>
        <w:t>Examples</w:t>
      </w:r>
      <w:r w:rsidR="003C12EF">
        <w:rPr>
          <w:rFonts w:ascii="Times New Roman" w:hAnsi="Times New Roman"/>
          <w:sz w:val="24"/>
          <w:szCs w:val="24"/>
        </w:rPr>
        <w:t xml:space="preserve"> include </w:t>
      </w:r>
      <w:r w:rsidR="007A42F3">
        <w:rPr>
          <w:rFonts w:ascii="Times New Roman" w:hAnsi="Times New Roman"/>
          <w:sz w:val="24"/>
          <w:szCs w:val="24"/>
        </w:rPr>
        <w:t>continuing to improve</w:t>
      </w:r>
      <w:r w:rsidR="00274E12">
        <w:rPr>
          <w:rFonts w:ascii="Times New Roman" w:hAnsi="Times New Roman"/>
          <w:sz w:val="24"/>
          <w:szCs w:val="24"/>
        </w:rPr>
        <w:t xml:space="preserve"> the availability of </w:t>
      </w:r>
      <w:r w:rsidR="00D85F98">
        <w:rPr>
          <w:rFonts w:ascii="Times New Roman" w:hAnsi="Times New Roman"/>
          <w:sz w:val="24"/>
          <w:szCs w:val="24"/>
        </w:rPr>
        <w:t>both environmental and medical protective factors, such as heating provision and flu vaccinations,</w:t>
      </w:r>
      <w:r w:rsidR="00E63761">
        <w:rPr>
          <w:rFonts w:ascii="Times New Roman" w:hAnsi="Times New Roman"/>
          <w:sz w:val="24"/>
          <w:szCs w:val="24"/>
        </w:rPr>
        <w:t xml:space="preserve"> for</w:t>
      </w:r>
      <w:r w:rsidR="00455B56">
        <w:rPr>
          <w:rFonts w:ascii="Times New Roman" w:hAnsi="Times New Roman"/>
          <w:sz w:val="24"/>
          <w:szCs w:val="24"/>
        </w:rPr>
        <w:t xml:space="preserve"> the vulnerable</w:t>
      </w:r>
      <w:r w:rsidR="00E63761">
        <w:rPr>
          <w:rFonts w:ascii="Times New Roman" w:hAnsi="Times New Roman"/>
          <w:sz w:val="24"/>
          <w:szCs w:val="24"/>
        </w:rPr>
        <w:t xml:space="preserve"> older population</w:t>
      </w:r>
      <w:r w:rsidR="00455B56">
        <w:rPr>
          <w:rFonts w:ascii="Times New Roman" w:hAnsi="Times New Roman"/>
          <w:sz w:val="24"/>
          <w:szCs w:val="24"/>
        </w:rPr>
        <w:t xml:space="preserve"> in periods of cold weather</w:t>
      </w:r>
      <w:r w:rsidR="008B1C81">
        <w:rPr>
          <w:rFonts w:ascii="Times New Roman" w:hAnsi="Times New Roman"/>
          <w:sz w:val="24"/>
          <w:szCs w:val="24"/>
        </w:rPr>
        <w:t>.</w:t>
      </w:r>
      <w:r w:rsidR="008B1C81">
        <w:rPr>
          <w:rFonts w:ascii="Times New Roman" w:hAnsi="Times New Roman"/>
          <w:sz w:val="24"/>
          <w:szCs w:val="24"/>
        </w:rPr>
        <w:fldChar w:fldCharType="begin"/>
      </w:r>
      <w:r w:rsidR="00AE1AFE">
        <w:rPr>
          <w:rFonts w:ascii="Times New Roman" w:hAnsi="Times New Roman"/>
          <w:sz w:val="24"/>
          <w:szCs w:val="24"/>
        </w:rPr>
        <w:instrText xml:space="preserve"> ADDIN EN.CITE &lt;EndNote&gt;&lt;Cite&gt;&lt;Author&gt;England&lt;/Author&gt;&lt;Year&gt;2016&lt;/Year&gt;&lt;RecNum&gt;953&lt;/RecNum&gt;&lt;DisplayText&gt;&lt;style face="superscript"&gt;32&lt;/style&gt;&lt;/DisplayText&gt;&lt;record&gt;&lt;rec-number&gt;953&lt;/rec-number&gt;&lt;foreign-keys&gt;&lt;key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AE1AFE" w:rsidRPr="00AE1AFE">
        <w:rPr>
          <w:rFonts w:ascii="Times New Roman" w:hAnsi="Times New Roman"/>
          <w:noProof/>
          <w:sz w:val="24"/>
          <w:szCs w:val="24"/>
          <w:vertAlign w:val="superscript"/>
        </w:rPr>
        <w:t>32</w:t>
      </w:r>
      <w:r w:rsidR="008B1C81">
        <w:rPr>
          <w:rFonts w:ascii="Times New Roman" w:hAnsi="Times New Roman"/>
          <w:sz w:val="24"/>
          <w:szCs w:val="24"/>
        </w:rPr>
        <w:fldChar w:fldCharType="end"/>
      </w:r>
      <w:r w:rsidR="008B1C81">
        <w:rPr>
          <w:rFonts w:ascii="Times New Roman" w:hAnsi="Times New Roman"/>
          <w:sz w:val="24"/>
          <w:szCs w:val="24"/>
        </w:rPr>
        <w:t xml:space="preserve"> </w:t>
      </w:r>
      <w:r w:rsidR="00D85F98">
        <w:rPr>
          <w:rFonts w:ascii="Times New Roman" w:hAnsi="Times New Roman"/>
          <w:sz w:val="24"/>
          <w:szCs w:val="24"/>
        </w:rPr>
        <w:t>S</w:t>
      </w:r>
      <w:r w:rsidR="005F6B8E">
        <w:rPr>
          <w:rFonts w:ascii="Times New Roman" w:hAnsi="Times New Roman"/>
          <w:sz w:val="24"/>
          <w:szCs w:val="24"/>
        </w:rPr>
        <w:t>ocial interventions</w:t>
      </w:r>
      <w:r w:rsidR="009E01A1">
        <w:rPr>
          <w:rFonts w:ascii="Times New Roman" w:hAnsi="Times New Roman"/>
          <w:sz w:val="24"/>
          <w:szCs w:val="24"/>
        </w:rPr>
        <w:t xml:space="preserve">, </w:t>
      </w:r>
      <w:r w:rsidR="0067082C">
        <w:rPr>
          <w:rFonts w:ascii="Times New Roman" w:hAnsi="Times New Roman"/>
          <w:sz w:val="24"/>
          <w:szCs w:val="24"/>
        </w:rPr>
        <w:t>including</w:t>
      </w:r>
      <w:r w:rsidR="009E01A1">
        <w:rPr>
          <w:rFonts w:ascii="Times New Roman" w:hAnsi="Times New Roman"/>
          <w:sz w:val="24"/>
          <w:szCs w:val="24"/>
        </w:rPr>
        <w:t xml:space="preserve"> </w:t>
      </w:r>
      <w:r w:rsidR="00BF5ED2">
        <w:rPr>
          <w:rFonts w:ascii="Times New Roman" w:hAnsi="Times New Roman"/>
          <w:sz w:val="24"/>
          <w:szCs w:val="24"/>
        </w:rPr>
        <w:t>regular visits to</w:t>
      </w:r>
      <w:r w:rsidR="009E01A1">
        <w:rPr>
          <w:rFonts w:ascii="Times New Roman" w:hAnsi="Times New Roman"/>
          <w:sz w:val="24"/>
          <w:szCs w:val="24"/>
        </w:rPr>
        <w:t xml:space="preserve"> the </w:t>
      </w:r>
      <w:r w:rsidR="000E4D80">
        <w:rPr>
          <w:rFonts w:ascii="Times New Roman" w:hAnsi="Times New Roman"/>
          <w:sz w:val="24"/>
          <w:szCs w:val="24"/>
        </w:rPr>
        <w:t xml:space="preserve">isolated </w:t>
      </w:r>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r w:rsidR="00BF5ED2">
        <w:rPr>
          <w:rFonts w:ascii="Times New Roman" w:hAnsi="Times New Roman"/>
          <w:sz w:val="24"/>
          <w:szCs w:val="24"/>
        </w:rPr>
        <w:t>optimally prepared</w:t>
      </w:r>
      <w:r w:rsidR="00D07EC4">
        <w:rPr>
          <w:rFonts w:ascii="Times New Roman" w:hAnsi="Times New Roman"/>
          <w:sz w:val="24"/>
          <w:szCs w:val="24"/>
        </w:rPr>
        <w:t xml:space="preserve"> </w:t>
      </w:r>
      <w:r w:rsidR="00341F77">
        <w:rPr>
          <w:rFonts w:ascii="Times New Roman" w:hAnsi="Times New Roman"/>
          <w:sz w:val="24"/>
          <w:szCs w:val="24"/>
        </w:rPr>
        <w:t>for adverse conditions</w:t>
      </w:r>
      <w:r w:rsidR="00D85F98">
        <w:rPr>
          <w:rFonts w:ascii="Times New Roman" w:hAnsi="Times New Roman"/>
          <w:sz w:val="24"/>
          <w:szCs w:val="24"/>
        </w:rPr>
        <w:t xml:space="preserve">, </w:t>
      </w:r>
      <w:r w:rsidR="00447CCE">
        <w:rPr>
          <w:rFonts w:ascii="Times New Roman" w:hAnsi="Times New Roman"/>
          <w:sz w:val="24"/>
          <w:szCs w:val="24"/>
        </w:rPr>
        <w:t xml:space="preserve">as well as responsive and high-quality emergency care, </w:t>
      </w:r>
      <w:r w:rsidR="00D85F98">
        <w:rPr>
          <w:rFonts w:ascii="Times New Roman" w:hAnsi="Times New Roman"/>
          <w:sz w:val="24"/>
          <w:szCs w:val="24"/>
        </w:rPr>
        <w:t>are also important to protect this vulnerable group</w:t>
      </w:r>
      <w:r w:rsidR="00292548">
        <w:rPr>
          <w:rFonts w:ascii="Times New Roman" w:hAnsi="Times New Roman"/>
          <w:sz w:val="24"/>
          <w:szCs w:val="24"/>
        </w:rPr>
        <w:t>.</w:t>
      </w:r>
      <w:r w:rsidR="008B1C81">
        <w:rPr>
          <w:rFonts w:ascii="Times New Roman" w:hAnsi="Times New Roman"/>
          <w:sz w:val="24"/>
          <w:szCs w:val="24"/>
        </w:rPr>
        <w:fldChar w:fldCharType="begin"/>
      </w:r>
      <w:r w:rsidR="00AE1AFE">
        <w:rPr>
          <w:rFonts w:ascii="Times New Roman" w:hAnsi="Times New Roman"/>
          <w:sz w:val="24"/>
          <w:szCs w:val="24"/>
        </w:rPr>
        <w:instrText xml:space="preserve"> ADDIN EN.CITE &lt;EndNote&gt;&lt;Cite&gt;&lt;Author&gt;England&lt;/Author&gt;&lt;Year&gt;2016&lt;/Year&gt;&lt;RecNum&gt;953&lt;/RecNum&gt;&lt;DisplayText&gt;&lt;style face="superscript"&gt;32&lt;/style&gt;&lt;/DisplayText&gt;&lt;record&gt;&lt;rec-number&gt;953&lt;/rec-number&gt;&lt;foreign-keys&gt;&lt;key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AE1AFE" w:rsidRPr="00AE1AFE">
        <w:rPr>
          <w:rFonts w:ascii="Times New Roman" w:hAnsi="Times New Roman"/>
          <w:noProof/>
          <w:sz w:val="24"/>
          <w:szCs w:val="24"/>
          <w:vertAlign w:val="superscript"/>
        </w:rPr>
        <w:t>32</w:t>
      </w:r>
      <w:r w:rsidR="008B1C81">
        <w:rPr>
          <w:rFonts w:ascii="Times New Roman" w:hAnsi="Times New Roman"/>
          <w:sz w:val="24"/>
          <w:szCs w:val="24"/>
        </w:rPr>
        <w:fldChar w:fldCharType="end"/>
      </w:r>
      <w:r w:rsidR="004C0C71">
        <w:rPr>
          <w:rFonts w:ascii="Times New Roman" w:hAnsi="Times New Roman"/>
          <w:sz w:val="24"/>
          <w:szCs w:val="24"/>
        </w:rPr>
        <w:t xml:space="preserve"> </w:t>
      </w:r>
      <w:r w:rsidR="00D85F98">
        <w:rPr>
          <w:rFonts w:ascii="Times New Roman" w:hAnsi="Times New Roman"/>
          <w:sz w:val="24"/>
          <w:szCs w:val="24"/>
        </w:rPr>
        <w:t>E</w:t>
      </w:r>
      <w:r w:rsidR="004C02DD">
        <w:rPr>
          <w:rFonts w:ascii="Times New Roman" w:hAnsi="Times New Roman"/>
          <w:sz w:val="24"/>
          <w:szCs w:val="24"/>
        </w:rPr>
        <w:t>mergent new technology, such as</w:t>
      </w:r>
      <w:r w:rsidR="00DF210F">
        <w:rPr>
          <w:rFonts w:ascii="Times New Roman" w:hAnsi="Times New Roman"/>
          <w:sz w:val="24"/>
          <w:szCs w:val="24"/>
        </w:rPr>
        <w:t xml:space="preserve"> always-connected hands-free communications devices with</w:t>
      </w:r>
      <w:r w:rsidR="00B77C3F">
        <w:rPr>
          <w:rFonts w:ascii="Times New Roman" w:hAnsi="Times New Roman"/>
          <w:sz w:val="24"/>
          <w:szCs w:val="24"/>
        </w:rPr>
        <w:t xml:space="preserve"> the outside world</w:t>
      </w:r>
      <w:r w:rsidR="00BA1B73">
        <w:rPr>
          <w:rFonts w:ascii="Times New Roman" w:hAnsi="Times New Roman"/>
          <w:sz w:val="24"/>
          <w:szCs w:val="24"/>
        </w:rPr>
        <w:t xml:space="preserve"> in-house cameras, and personal sensors </w:t>
      </w:r>
      <w:r w:rsidR="007B5D34">
        <w:rPr>
          <w:rFonts w:ascii="Times New Roman" w:hAnsi="Times New Roman"/>
          <w:sz w:val="24"/>
          <w:szCs w:val="24"/>
        </w:rPr>
        <w:t>also provide an opportunity to</w:t>
      </w:r>
      <w:r w:rsidR="00274E12">
        <w:rPr>
          <w:rFonts w:ascii="Times New Roman" w:hAnsi="Times New Roman"/>
          <w:sz w:val="24"/>
          <w:szCs w:val="24"/>
        </w:rPr>
        <w:t xml:space="preserve"> </w:t>
      </w:r>
      <w:r w:rsidR="007B5D34">
        <w:rPr>
          <w:rFonts w:ascii="Times New Roman" w:hAnsi="Times New Roman"/>
          <w:sz w:val="24"/>
          <w:szCs w:val="24"/>
        </w:rPr>
        <w:t>enhance care for the</w:t>
      </w:r>
      <w:r w:rsidR="00911634">
        <w:rPr>
          <w:rFonts w:ascii="Times New Roman" w:hAnsi="Times New Roman"/>
          <w:sz w:val="24"/>
          <w:szCs w:val="24"/>
        </w:rPr>
        <w:t xml:space="preserve"> older, more vulnerable groups in the population</w:t>
      </w:r>
      <w:r w:rsidR="00634E3B">
        <w:rPr>
          <w:rFonts w:ascii="Times New Roman" w:hAnsi="Times New Roman"/>
          <w:sz w:val="24"/>
          <w:szCs w:val="24"/>
        </w:rPr>
        <w:t xml:space="preserve">. This </w:t>
      </w:r>
      <w:r w:rsidR="00087CDF">
        <w:rPr>
          <w:rFonts w:ascii="Times New Roman" w:hAnsi="Times New Roman"/>
          <w:sz w:val="24"/>
          <w:szCs w:val="24"/>
        </w:rPr>
        <w:t>technology may</w:t>
      </w:r>
      <w:r w:rsidR="00634E3B">
        <w:rPr>
          <w:rFonts w:ascii="Times New Roman" w:hAnsi="Times New Roman"/>
          <w:sz w:val="24"/>
          <w:szCs w:val="24"/>
        </w:rPr>
        <w:t xml:space="preserve"> be</w:t>
      </w:r>
      <w:r w:rsidR="007B5D34">
        <w:rPr>
          <w:rFonts w:ascii="Times New Roman" w:hAnsi="Times New Roman"/>
          <w:sz w:val="24"/>
          <w:szCs w:val="24"/>
        </w:rPr>
        <w:t xml:space="preserve"> especially </w:t>
      </w:r>
      <w:r w:rsidR="00087CDF">
        <w:rPr>
          <w:rFonts w:ascii="Times New Roman" w:hAnsi="Times New Roman"/>
          <w:sz w:val="24"/>
          <w:szCs w:val="24"/>
        </w:rPr>
        <w:t xml:space="preserve">useful </w:t>
      </w:r>
      <w:r w:rsidR="007B5D34">
        <w:rPr>
          <w:rFonts w:ascii="Times New Roman" w:hAnsi="Times New Roman"/>
          <w:sz w:val="24"/>
          <w:szCs w:val="24"/>
        </w:rPr>
        <w:t>during winter when</w:t>
      </w:r>
      <w:r w:rsidR="00041FBD">
        <w:rPr>
          <w:rFonts w:ascii="Times New Roman" w:hAnsi="Times New Roman"/>
          <w:sz w:val="24"/>
          <w:szCs w:val="24"/>
        </w:rPr>
        <w:t xml:space="preserve"> </w:t>
      </w:r>
      <w:r w:rsidR="00757A7C">
        <w:rPr>
          <w:rFonts w:ascii="Times New Roman" w:hAnsi="Times New Roman"/>
          <w:sz w:val="24"/>
          <w:szCs w:val="24"/>
        </w:rPr>
        <w:t>the elderly have fewer social interactions.</w:t>
      </w:r>
      <w:r w:rsidR="004A0AF3">
        <w:rPr>
          <w:rFonts w:ascii="Times New Roman" w:hAnsi="Times New Roman"/>
          <w:sz w:val="24"/>
          <w:szCs w:val="24"/>
        </w:rPr>
        <w:fldChar w:fldCharType="begin"/>
      </w:r>
      <w:r w:rsidR="00AE1AFE">
        <w:rPr>
          <w:rFonts w:ascii="Times New Roman" w:hAnsi="Times New Roman"/>
          <w:sz w:val="24"/>
          <w:szCs w:val="24"/>
        </w:rPr>
        <w:instrText xml:space="preserve"> ADDIN EN.CITE &lt;EndNote&gt;&lt;Cite&gt;&lt;Author&gt;Morris&lt;/Author&gt;&lt;Year&gt;2013&lt;/Year&gt;&lt;RecNum&gt;955&lt;/RecNum&gt;&lt;DisplayText&gt;&lt;style face="superscript"&gt;33&lt;/style&gt;&lt;/DisplayText&gt;&lt;record&gt;&lt;rec-number&gt;955&lt;/rec-number&gt;&lt;foreign-keys&gt;&lt;key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Pr>
          <w:rFonts w:ascii="Times New Roman" w:hAnsi="Times New Roman"/>
          <w:sz w:val="24"/>
          <w:szCs w:val="24"/>
        </w:rPr>
        <w:fldChar w:fldCharType="separate"/>
      </w:r>
      <w:r w:rsidR="00AE1AFE" w:rsidRPr="00AE1AFE">
        <w:rPr>
          <w:rFonts w:ascii="Times New Roman" w:hAnsi="Times New Roman"/>
          <w:noProof/>
          <w:sz w:val="24"/>
          <w:szCs w:val="24"/>
          <w:vertAlign w:val="superscript"/>
        </w:rPr>
        <w:t>33</w:t>
      </w:r>
      <w:r w:rsidR="004A0AF3">
        <w:rPr>
          <w:rFonts w:ascii="Times New Roman" w:hAnsi="Times New Roman"/>
          <w:sz w:val="24"/>
          <w:szCs w:val="24"/>
        </w:rPr>
        <w:fldChar w:fldCharType="end"/>
      </w:r>
      <w:r w:rsidR="007B5D34">
        <w:rPr>
          <w:rFonts w:ascii="Times New Roman" w:hAnsi="Times New Roman"/>
          <w:sz w:val="24"/>
          <w:szCs w:val="24"/>
        </w:rPr>
        <w:t xml:space="preserve"> Such interventions are important today, and will remain </w:t>
      </w:r>
      <w:r w:rsidR="004A0AF3">
        <w:rPr>
          <w:rFonts w:ascii="Times New Roman" w:hAnsi="Times New Roman"/>
          <w:sz w:val="24"/>
          <w:szCs w:val="24"/>
        </w:rPr>
        <w:t xml:space="preserve">so </w:t>
      </w:r>
      <w:r w:rsidR="007B5D34">
        <w:rPr>
          <w:rFonts w:ascii="Times New Roman" w:hAnsi="Times New Roman"/>
          <w:sz w:val="24"/>
          <w:szCs w:val="24"/>
        </w:rPr>
        <w:t xml:space="preserve">as the population ages and </w:t>
      </w:r>
      <w:r w:rsidR="00290AF5">
        <w:rPr>
          <w:rFonts w:ascii="Times New Roman" w:hAnsi="Times New Roman"/>
          <w:sz w:val="24"/>
          <w:szCs w:val="24"/>
        </w:rPr>
        <w:t xml:space="preserve">climate change </w:t>
      </w:r>
      <w:r w:rsidR="006462A4">
        <w:rPr>
          <w:rFonts w:ascii="Times New Roman" w:hAnsi="Times New Roman"/>
          <w:sz w:val="24"/>
          <w:szCs w:val="24"/>
        </w:rPr>
        <w:t>increases the within- and between-season weather variability</w:t>
      </w:r>
      <w:ins w:id="89" w:author="Parks, Robbie M" w:date="2017-01-06T16:15:00Z">
        <w:r w:rsidR="006462A4">
          <w:rPr>
            <w:rFonts w:ascii="Times New Roman" w:hAnsi="Times New Roman"/>
            <w:sz w:val="24"/>
            <w:szCs w:val="24"/>
          </w:rPr>
          <w:t>.</w:t>
        </w:r>
      </w:ins>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6647552A"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AE1AFE">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face="superscript"&gt;34&lt;/style&gt;&lt;/DisplayText&gt;&lt;record&gt;&lt;rec-number&gt;456&lt;/rec-number&gt;&lt;foreign-keys&gt;&lt;key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AE1AFE" w:rsidRPr="00AE1AFE">
        <w:rPr>
          <w:rFonts w:ascii="Times New Roman" w:hAnsi="Times New Roman"/>
          <w:noProof/>
          <w:color w:val="000000" w:themeColor="text1"/>
          <w:sz w:val="24"/>
          <w:szCs w:val="24"/>
          <w:vertAlign w:val="superscript"/>
        </w:rPr>
        <w:t>34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ins w:id="90" w:author="Majid" w:date="2017-01-05T13:33:00Z">
        <w:r w:rsidR="00B71A20" w:rsidRPr="00B71A20">
          <w:rPr>
            <w:rFonts w:ascii="Times New Roman" w:hAnsi="Times New Roman"/>
            <w:sz w:val="24"/>
            <w:szCs w:val="24"/>
          </w:rPr>
          <w:t xml:space="preserve"> </w:t>
        </w:r>
      </w:ins>
      <w:r w:rsidR="00B71A20">
        <w:rPr>
          <w:rFonts w:ascii="Times New Roman" w:hAnsi="Times New Roman"/>
          <w:sz w:val="24"/>
          <w:szCs w:val="24"/>
        </w:rPr>
        <w:t>We also subdivided the</w:t>
      </w:r>
      <w:r w:rsidR="00B71A20" w:rsidRPr="004278AA">
        <w:rPr>
          <w:rFonts w:ascii="Times New Roman" w:hAnsi="Times New Roman"/>
          <w:sz w:val="24"/>
          <w:szCs w:val="24"/>
        </w:rPr>
        <w:t xml:space="preserve"> national data geographically by climate region</w:t>
      </w:r>
      <w:r w:rsidR="00B71A20">
        <w:rPr>
          <w:rFonts w:ascii="Times New Roman" w:hAnsi="Times New Roman"/>
          <w:sz w:val="24"/>
          <w:szCs w:val="24"/>
        </w:rPr>
        <w:t>s used</w:t>
      </w:r>
      <w:r w:rsidR="00B71A20" w:rsidRPr="004278AA">
        <w:rPr>
          <w:rFonts w:ascii="Times New Roman" w:hAnsi="Times New Roman"/>
          <w:sz w:val="24"/>
          <w:szCs w:val="24"/>
        </w:rPr>
        <w:t xml:space="preserve"> by the National Oceanic and Atmospheric Administration (NOAA)</w:t>
      </w:r>
      <w:r w:rsidR="00B71A20">
        <w:rPr>
          <w:rFonts w:ascii="Times New Roman" w:hAnsi="Times New Roman"/>
          <w:sz w:val="24"/>
          <w:szCs w:val="24"/>
        </w:rPr>
        <w:t>;</w:t>
      </w:r>
      <w:r w:rsidR="00B71A20">
        <w:rPr>
          <w:rFonts w:ascii="Times New Roman" w:hAnsi="Times New Roman"/>
          <w:sz w:val="24"/>
          <w:szCs w:val="24"/>
        </w:rPr>
        <w:fldChar w:fldCharType="begin"/>
      </w:r>
      <w:r w:rsidR="00AE1AFE">
        <w:rPr>
          <w:rFonts w:ascii="Times New Roman" w:hAnsi="Times New Roman"/>
          <w:sz w:val="24"/>
          <w:szCs w:val="24"/>
        </w:rPr>
        <w:instrText xml:space="preserve"> ADDIN EN.CITE &lt;EndNote&gt;&lt;Cite&gt;&lt;Author&gt;Karl&lt;/Author&gt;&lt;Year&gt;1984&lt;/Year&gt;&lt;RecNum&gt;454&lt;/RecNum&gt;&lt;DisplayText&gt;&lt;style face="superscript"&gt;35&lt;/style&gt;&lt;/DisplayText&gt;&lt;record&gt;&lt;rec-number&gt;454&lt;/rec-number&gt;&lt;foreign-keys&gt;&lt;key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B71A20">
        <w:rPr>
          <w:rFonts w:ascii="Times New Roman" w:hAnsi="Times New Roman"/>
          <w:sz w:val="24"/>
          <w:szCs w:val="24"/>
        </w:rPr>
        <w:fldChar w:fldCharType="separate"/>
      </w:r>
      <w:r w:rsidR="00AE1AFE" w:rsidRPr="00AE1AFE">
        <w:rPr>
          <w:rFonts w:ascii="Times New Roman" w:hAnsi="Times New Roman"/>
          <w:noProof/>
          <w:sz w:val="24"/>
          <w:szCs w:val="24"/>
          <w:vertAlign w:val="superscript"/>
        </w:rPr>
        <w:t>35</w:t>
      </w:r>
      <w:r w:rsidR="00B71A20">
        <w:rPr>
          <w:rFonts w:ascii="Times New Roman" w:hAnsi="Times New Roman"/>
          <w:sz w:val="24"/>
          <w:szCs w:val="24"/>
        </w:rPr>
        <w:fldChar w:fldCharType="end"/>
      </w:r>
      <w:r w:rsidR="00B71A20" w:rsidRPr="004278AA">
        <w:rPr>
          <w:rFonts w:ascii="Times New Roman" w:hAnsi="Times New Roman"/>
          <w:sz w:val="24"/>
          <w:szCs w:val="24"/>
        </w:rPr>
        <w:t xml:space="preserve"> </w:t>
      </w:r>
      <w:r w:rsidR="00B71A20">
        <w:rPr>
          <w:rFonts w:ascii="Times New Roman" w:hAnsi="Times New Roman"/>
          <w:sz w:val="24"/>
          <w:szCs w:val="24"/>
        </w:rPr>
        <w:t>Hawaii was included in the West region, and Alaska in the Northwest region.</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572C1AC7"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w:t>
      </w:r>
      <w:r w:rsidR="00B71A20">
        <w:rPr>
          <w:rFonts w:ascii="Times New Roman" w:hAnsi="Times New Roman"/>
          <w:color w:val="000000" w:themeColor="text1"/>
          <w:sz w:val="24"/>
          <w:szCs w:val="24"/>
        </w:rPr>
        <w:t>investigate</w:t>
      </w:r>
      <w:r w:rsidRPr="004E0482">
        <w:rPr>
          <w:rFonts w:ascii="Times New Roman" w:hAnsi="Times New Roman"/>
          <w:color w:val="000000" w:themeColor="text1"/>
          <w:sz w:val="24"/>
          <w:szCs w:val="24"/>
        </w:rPr>
        <w:t xml:space="preserve">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w:t>
      </w:r>
      <w:r w:rsidRPr="004E0482">
        <w:rPr>
          <w:rFonts w:ascii="Times New Roman" w:hAnsi="Times New Roman"/>
          <w:color w:val="000000" w:themeColor="text1"/>
          <w:sz w:val="24"/>
          <w:szCs w:val="24"/>
        </w:rPr>
        <w:lastRenderedPageBreak/>
        <w:t xml:space="preserve">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r w:rsidR="003B49F1">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r w:rsidR="00950D39">
        <w:rPr>
          <w:rFonts w:ascii="Times New Roman" w:hAnsi="Times New Roman"/>
          <w:color w:val="000000" w:themeColor="text1"/>
          <w:sz w:val="24"/>
          <w:szCs w:val="24"/>
        </w:rPr>
        <w:t xml:space="preserve">(version </w:t>
      </w:r>
      <w:r w:rsidR="0006220C">
        <w:rPr>
          <w:rFonts w:ascii="Times New Roman" w:hAnsi="Times New Roman"/>
          <w:color w:val="000000" w:themeColor="text1"/>
          <w:sz w:val="24"/>
          <w:szCs w:val="24"/>
        </w:rPr>
        <w:t>0.2.4</w:t>
      </w:r>
      <w:r w:rsidR="00690629">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20CB203"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r w:rsidR="00514C8F">
        <w:rPr>
          <w:rFonts w:ascii="Times New Roman" w:hAnsi="Times New Roman"/>
          <w:color w:val="000000" w:themeColor="text1"/>
          <w:sz w:val="24"/>
          <w:szCs w:val="24"/>
        </w:rPr>
        <w:t xml:space="preserve"> and year</w:t>
      </w:r>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r w:rsidR="00EB0B20">
        <w:rPr>
          <w:rFonts w:ascii="Times New Roman" w:hAnsi="Times New Roman"/>
          <w:color w:val="000000" w:themeColor="text1"/>
          <w:sz w:val="24"/>
          <w:szCs w:val="24"/>
        </w:rPr>
        <w:t xml:space="preserve">model </w:t>
      </w:r>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 xml:space="preserve">mortality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r w:rsidR="00275579">
        <w:rPr>
          <w:rFonts w:ascii="Times New Roman" w:hAnsi="Times New Roman"/>
          <w:color w:val="000000" w:themeColor="text1"/>
          <w:sz w:val="24"/>
          <w:szCs w:val="24"/>
        </w:rPr>
        <w:t xml:space="preserve">, </w:t>
      </w:r>
      <w:r w:rsidR="00B71A20">
        <w:rPr>
          <w:rFonts w:ascii="Times New Roman" w:hAnsi="Times New Roman"/>
          <w:color w:val="000000" w:themeColor="text1"/>
          <w:sz w:val="24"/>
          <w:szCs w:val="24"/>
        </w:rPr>
        <w:t>and its variance which accounts for</w:t>
      </w:r>
      <w:r w:rsidR="00275579">
        <w:rPr>
          <w:rFonts w:ascii="Times New Roman" w:hAnsi="Times New Roman"/>
          <w:color w:val="000000" w:themeColor="text1"/>
          <w:sz w:val="24"/>
          <w:szCs w:val="24"/>
        </w:rPr>
        <w:t xml:space="preserve"> population size</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w:t>
      </w:r>
      <w:r w:rsidR="00B71A20">
        <w:rPr>
          <w:rFonts w:ascii="Times New Roman" w:hAnsi="Times New Roman"/>
          <w:color w:val="000000" w:themeColor="text1"/>
          <w:sz w:val="24"/>
          <w:szCs w:val="24"/>
        </w:rPr>
        <w:t xml:space="preserve">percentage </w:t>
      </w:r>
      <w:r w:rsidRPr="004E0482">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mortality</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71F8913B" w14:textId="77777777" w:rsidR="00AE1AFE" w:rsidRPr="00AE1AFE" w:rsidRDefault="002C5FB9" w:rsidP="00AE1AFE">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AE1AFE" w:rsidRPr="00AE1AFE">
        <w:rPr>
          <w:noProof/>
        </w:rPr>
        <w:t>1</w:t>
      </w:r>
      <w:r w:rsidR="00AE1AFE" w:rsidRPr="00AE1AFE">
        <w:rPr>
          <w:noProof/>
        </w:rPr>
        <w:tab/>
        <w:t xml:space="preserve">McKee, C. Deaths in winter: can Britain learn from Europe? </w:t>
      </w:r>
      <w:r w:rsidR="00AE1AFE" w:rsidRPr="00AE1AFE">
        <w:rPr>
          <w:i/>
          <w:noProof/>
        </w:rPr>
        <w:t>European journal of epidemiology</w:t>
      </w:r>
      <w:r w:rsidR="00AE1AFE" w:rsidRPr="00AE1AFE">
        <w:rPr>
          <w:noProof/>
        </w:rPr>
        <w:t xml:space="preserve"> </w:t>
      </w:r>
      <w:r w:rsidR="00AE1AFE" w:rsidRPr="00AE1AFE">
        <w:rPr>
          <w:b/>
          <w:noProof/>
        </w:rPr>
        <w:t>5</w:t>
      </w:r>
      <w:r w:rsidR="00AE1AFE" w:rsidRPr="00AE1AFE">
        <w:rPr>
          <w:noProof/>
        </w:rPr>
        <w:t>, 178-182 (1989).</w:t>
      </w:r>
    </w:p>
    <w:p w14:paraId="242E2F26" w14:textId="77777777" w:rsidR="00AE1AFE" w:rsidRPr="00AE1AFE" w:rsidRDefault="00AE1AFE" w:rsidP="00AE1AFE">
      <w:pPr>
        <w:pStyle w:val="EndNoteBibliography"/>
        <w:spacing w:after="0"/>
        <w:ind w:left="720" w:hanging="720"/>
        <w:rPr>
          <w:noProof/>
        </w:rPr>
      </w:pPr>
      <w:r w:rsidRPr="00AE1AFE">
        <w:rPr>
          <w:noProof/>
        </w:rPr>
        <w:t>2</w:t>
      </w:r>
      <w:r w:rsidRPr="00AE1AFE">
        <w:rPr>
          <w:noProof/>
        </w:rPr>
        <w:tab/>
        <w:t xml:space="preserve">Group, T. E. Cold exposure and winter mortality from ischaemic heart disease, cerebrovascular disease, respiratory disease, and all causes in warm and cold regions of Europe. </w:t>
      </w:r>
      <w:r w:rsidRPr="00AE1AFE">
        <w:rPr>
          <w:i/>
          <w:noProof/>
        </w:rPr>
        <w:t>The Lancet</w:t>
      </w:r>
      <w:r w:rsidRPr="00AE1AFE">
        <w:rPr>
          <w:noProof/>
        </w:rPr>
        <w:t xml:space="preserve"> </w:t>
      </w:r>
      <w:r w:rsidRPr="00AE1AFE">
        <w:rPr>
          <w:b/>
          <w:noProof/>
        </w:rPr>
        <w:t>349</w:t>
      </w:r>
      <w:r w:rsidRPr="00AE1AFE">
        <w:rPr>
          <w:noProof/>
        </w:rPr>
        <w:t>, 1341-1346 (1997).</w:t>
      </w:r>
    </w:p>
    <w:p w14:paraId="17A38E21" w14:textId="77777777" w:rsidR="00AE1AFE" w:rsidRPr="00AE1AFE" w:rsidRDefault="00AE1AFE" w:rsidP="00AE1AFE">
      <w:pPr>
        <w:pStyle w:val="EndNoteBibliography"/>
        <w:spacing w:after="0"/>
        <w:ind w:left="720" w:hanging="720"/>
        <w:rPr>
          <w:noProof/>
        </w:rPr>
      </w:pPr>
      <w:r w:rsidRPr="00AE1AFE">
        <w:rPr>
          <w:noProof/>
        </w:rPr>
        <w:t>3</w:t>
      </w:r>
      <w:r w:rsidRPr="00AE1AFE">
        <w:rPr>
          <w:noProof/>
        </w:rPr>
        <w:tab/>
        <w:t xml:space="preserve">Healy, J. D. Excess winter mortality in Europe: a cross country analysis identifying key risk factors. </w:t>
      </w:r>
      <w:r w:rsidRPr="00AE1AFE">
        <w:rPr>
          <w:i/>
          <w:noProof/>
        </w:rPr>
        <w:t>Journal of Epidemiology and Community Health</w:t>
      </w:r>
      <w:r w:rsidRPr="00AE1AFE">
        <w:rPr>
          <w:noProof/>
        </w:rPr>
        <w:t xml:space="preserve"> </w:t>
      </w:r>
      <w:r w:rsidRPr="00AE1AFE">
        <w:rPr>
          <w:b/>
          <w:noProof/>
        </w:rPr>
        <w:t>57</w:t>
      </w:r>
      <w:r w:rsidRPr="00AE1AFE">
        <w:rPr>
          <w:noProof/>
        </w:rPr>
        <w:t>, 784-789, doi:10.1136/jech.57.10.784 (2003).</w:t>
      </w:r>
    </w:p>
    <w:p w14:paraId="5037B68C" w14:textId="77777777" w:rsidR="00AE1AFE" w:rsidRPr="00AE1AFE" w:rsidRDefault="00AE1AFE" w:rsidP="00AE1AFE">
      <w:pPr>
        <w:pStyle w:val="EndNoteBibliography"/>
        <w:spacing w:after="0"/>
        <w:ind w:left="720" w:hanging="720"/>
        <w:rPr>
          <w:noProof/>
        </w:rPr>
      </w:pPr>
      <w:r w:rsidRPr="00AE1AFE">
        <w:rPr>
          <w:noProof/>
        </w:rPr>
        <w:t>4</w:t>
      </w:r>
      <w:r w:rsidRPr="00AE1AFE">
        <w:rPr>
          <w:noProof/>
        </w:rPr>
        <w:tab/>
        <w:t xml:space="preserve">Campbell, A. Excess winter mortality in England and Wales: 2015/16 (provisional) and 2014/15 (final). </w:t>
      </w:r>
      <w:r w:rsidRPr="00AE1AFE">
        <w:rPr>
          <w:i/>
          <w:noProof/>
        </w:rPr>
        <w:t>Statistical bulletin, Office for National Statistics</w:t>
      </w:r>
      <w:r w:rsidRPr="00AE1AFE">
        <w:rPr>
          <w:noProof/>
        </w:rPr>
        <w:t xml:space="preserve"> (2016).</w:t>
      </w:r>
    </w:p>
    <w:p w14:paraId="3583F0E6" w14:textId="77777777" w:rsidR="00AE1AFE" w:rsidRPr="00AE1AFE" w:rsidRDefault="00AE1AFE" w:rsidP="00AE1AFE">
      <w:pPr>
        <w:pStyle w:val="EndNoteBibliography"/>
        <w:spacing w:after="0"/>
        <w:ind w:left="720" w:hanging="720"/>
        <w:rPr>
          <w:noProof/>
        </w:rPr>
      </w:pPr>
      <w:r w:rsidRPr="00AE1AFE">
        <w:rPr>
          <w:noProof/>
        </w:rPr>
        <w:t>5</w:t>
      </w:r>
      <w:r w:rsidRPr="00AE1AFE">
        <w:rPr>
          <w:noProof/>
        </w:rPr>
        <w:tab/>
        <w:t>Fowler, T.</w:t>
      </w:r>
      <w:r w:rsidRPr="00AE1AFE">
        <w:rPr>
          <w:i/>
          <w:noProof/>
        </w:rPr>
        <w:t xml:space="preserve"> et al.</w:t>
      </w:r>
      <w:r w:rsidRPr="00AE1AFE">
        <w:rPr>
          <w:noProof/>
        </w:rPr>
        <w:t xml:space="preserve"> Excess winter deaths in Europe: a multi-country descriptive analysis. </w:t>
      </w:r>
      <w:r w:rsidRPr="00AE1AFE">
        <w:rPr>
          <w:i/>
          <w:noProof/>
        </w:rPr>
        <w:t>Eur J Public Health</w:t>
      </w:r>
      <w:r w:rsidRPr="00AE1AFE">
        <w:rPr>
          <w:noProof/>
        </w:rPr>
        <w:t xml:space="preserve"> </w:t>
      </w:r>
      <w:r w:rsidRPr="00AE1AFE">
        <w:rPr>
          <w:b/>
          <w:noProof/>
        </w:rPr>
        <w:t>25</w:t>
      </w:r>
      <w:r w:rsidRPr="00AE1AFE">
        <w:rPr>
          <w:noProof/>
        </w:rPr>
        <w:t>, 339-345, doi:10.1093/eurpub/cku073 (2015).</w:t>
      </w:r>
    </w:p>
    <w:p w14:paraId="5BB6A975" w14:textId="77777777" w:rsidR="00AE1AFE" w:rsidRPr="00AE1AFE" w:rsidRDefault="00AE1AFE" w:rsidP="00AE1AFE">
      <w:pPr>
        <w:pStyle w:val="EndNoteBibliography"/>
        <w:spacing w:after="0"/>
        <w:ind w:left="720" w:hanging="720"/>
        <w:rPr>
          <w:noProof/>
        </w:rPr>
      </w:pPr>
      <w:r w:rsidRPr="00AE1AFE">
        <w:rPr>
          <w:noProof/>
        </w:rPr>
        <w:t>6</w:t>
      </w:r>
      <w:r w:rsidRPr="00AE1AFE">
        <w:rPr>
          <w:noProof/>
        </w:rPr>
        <w:tab/>
        <w:t xml:space="preserve">Gemmell, I., McLoone, P., Boddy, F. A., Dickinson, G. J. &amp; Watt, G. C. M. Seasonal variation in mortality in Scotland. </w:t>
      </w:r>
      <w:r w:rsidRPr="00AE1AFE">
        <w:rPr>
          <w:i/>
          <w:noProof/>
        </w:rPr>
        <w:t>International Journal of Epidemiology</w:t>
      </w:r>
      <w:r w:rsidRPr="00AE1AFE">
        <w:rPr>
          <w:noProof/>
        </w:rPr>
        <w:t xml:space="preserve"> </w:t>
      </w:r>
      <w:r w:rsidRPr="00AE1AFE">
        <w:rPr>
          <w:b/>
          <w:noProof/>
        </w:rPr>
        <w:t>29</w:t>
      </w:r>
      <w:r w:rsidRPr="00AE1AFE">
        <w:rPr>
          <w:noProof/>
        </w:rPr>
        <w:t>, 274-279, doi:10.1093/ije/29.2.274 (2000).</w:t>
      </w:r>
    </w:p>
    <w:p w14:paraId="6DFBB453" w14:textId="77777777" w:rsidR="00AE1AFE" w:rsidRPr="00AE1AFE" w:rsidRDefault="00AE1AFE" w:rsidP="00AE1AFE">
      <w:pPr>
        <w:pStyle w:val="EndNoteBibliography"/>
        <w:spacing w:after="0"/>
        <w:ind w:left="720" w:hanging="720"/>
        <w:rPr>
          <w:noProof/>
        </w:rPr>
      </w:pPr>
      <w:r w:rsidRPr="00AE1AFE">
        <w:rPr>
          <w:noProof/>
        </w:rPr>
        <w:t>7</w:t>
      </w:r>
      <w:r w:rsidRPr="00AE1AFE">
        <w:rPr>
          <w:noProof/>
        </w:rPr>
        <w:tab/>
        <w:t xml:space="preserve">Feinstein, C. A. Seasonality of deaths in the US by age and cause. </w:t>
      </w:r>
      <w:r w:rsidRPr="00AE1AFE">
        <w:rPr>
          <w:i/>
          <w:noProof/>
        </w:rPr>
        <w:t>Demographic Research</w:t>
      </w:r>
      <w:r w:rsidRPr="00AE1AFE">
        <w:rPr>
          <w:noProof/>
        </w:rPr>
        <w:t xml:space="preserve"> </w:t>
      </w:r>
      <w:r w:rsidRPr="00AE1AFE">
        <w:rPr>
          <w:b/>
          <w:noProof/>
        </w:rPr>
        <w:t>6</w:t>
      </w:r>
      <w:r w:rsidRPr="00AE1AFE">
        <w:rPr>
          <w:noProof/>
        </w:rPr>
        <w:t>, 469-486 (2002).</w:t>
      </w:r>
    </w:p>
    <w:p w14:paraId="7D0B7EDB" w14:textId="77777777" w:rsidR="00AE1AFE" w:rsidRPr="00AE1AFE" w:rsidRDefault="00AE1AFE" w:rsidP="00AE1AFE">
      <w:pPr>
        <w:pStyle w:val="EndNoteBibliography"/>
        <w:spacing w:after="0"/>
        <w:ind w:left="720" w:hanging="720"/>
        <w:rPr>
          <w:noProof/>
        </w:rPr>
      </w:pPr>
      <w:r w:rsidRPr="00AE1AFE">
        <w:rPr>
          <w:noProof/>
        </w:rPr>
        <w:t>8</w:t>
      </w:r>
      <w:r w:rsidRPr="00AE1AFE">
        <w:rPr>
          <w:noProof/>
        </w:rPr>
        <w:tab/>
        <w:t xml:space="preserve">Rau, R. &amp; Doblhammer, G. Seasonal mortality in Denmark: the role of sex and age. </w:t>
      </w:r>
      <w:r w:rsidRPr="00AE1AFE">
        <w:rPr>
          <w:i/>
          <w:noProof/>
        </w:rPr>
        <w:t>Demographic Research</w:t>
      </w:r>
      <w:r w:rsidRPr="00AE1AFE">
        <w:rPr>
          <w:noProof/>
        </w:rPr>
        <w:t xml:space="preserve"> </w:t>
      </w:r>
      <w:r w:rsidRPr="00AE1AFE">
        <w:rPr>
          <w:b/>
          <w:noProof/>
        </w:rPr>
        <w:t>9</w:t>
      </w:r>
      <w:r w:rsidRPr="00AE1AFE">
        <w:rPr>
          <w:noProof/>
        </w:rPr>
        <w:t>, 197-222 (2003).</w:t>
      </w:r>
    </w:p>
    <w:p w14:paraId="725CD6F8" w14:textId="77777777" w:rsidR="00AE1AFE" w:rsidRPr="00AE1AFE" w:rsidRDefault="00AE1AFE" w:rsidP="00AE1AFE">
      <w:pPr>
        <w:pStyle w:val="EndNoteBibliography"/>
        <w:spacing w:after="0"/>
        <w:ind w:left="720" w:hanging="720"/>
        <w:rPr>
          <w:noProof/>
        </w:rPr>
      </w:pPr>
      <w:r w:rsidRPr="00AE1AFE">
        <w:rPr>
          <w:noProof/>
        </w:rPr>
        <w:t>9</w:t>
      </w:r>
      <w:r w:rsidRPr="00AE1AFE">
        <w:rPr>
          <w:noProof/>
        </w:rPr>
        <w:tab/>
        <w:t xml:space="preserve">Davis, R. E., Knappenberger, P. C., Michaels, P. J. &amp; Novicoff, W. M. Seasonality of climate-human mortality relationships in US cities and impacts of climate change. </w:t>
      </w:r>
      <w:r w:rsidRPr="00AE1AFE">
        <w:rPr>
          <w:i/>
          <w:noProof/>
        </w:rPr>
        <w:t>Climate Research</w:t>
      </w:r>
      <w:r w:rsidRPr="00AE1AFE">
        <w:rPr>
          <w:noProof/>
        </w:rPr>
        <w:t xml:space="preserve"> </w:t>
      </w:r>
      <w:r w:rsidRPr="00AE1AFE">
        <w:rPr>
          <w:b/>
          <w:noProof/>
        </w:rPr>
        <w:t>26</w:t>
      </w:r>
      <w:r w:rsidRPr="00AE1AFE">
        <w:rPr>
          <w:noProof/>
        </w:rPr>
        <w:t>, 61-76 (2004).</w:t>
      </w:r>
    </w:p>
    <w:p w14:paraId="7B61D6E5" w14:textId="77777777" w:rsidR="00AE1AFE" w:rsidRPr="00AE1AFE" w:rsidRDefault="00AE1AFE" w:rsidP="00AE1AFE">
      <w:pPr>
        <w:pStyle w:val="EndNoteBibliography"/>
        <w:spacing w:after="0"/>
        <w:ind w:left="720" w:hanging="720"/>
        <w:rPr>
          <w:noProof/>
        </w:rPr>
      </w:pPr>
      <w:r w:rsidRPr="00AE1AFE">
        <w:rPr>
          <w:noProof/>
        </w:rPr>
        <w:t>10</w:t>
      </w:r>
      <w:r w:rsidRPr="00AE1AFE">
        <w:rPr>
          <w:noProof/>
        </w:rPr>
        <w:tab/>
        <w:t xml:space="preserve">Medina-Ramon, M. &amp; Schwartz, J. Temperature, temperature extremes, and mortality: a study of acclimatisation and effect modification in 50 US cities. </w:t>
      </w:r>
      <w:r w:rsidRPr="00AE1AFE">
        <w:rPr>
          <w:i/>
          <w:noProof/>
        </w:rPr>
        <w:t>Occupational and Environmental Medicine</w:t>
      </w:r>
      <w:r w:rsidRPr="00AE1AFE">
        <w:rPr>
          <w:noProof/>
        </w:rPr>
        <w:t xml:space="preserve"> </w:t>
      </w:r>
      <w:r w:rsidRPr="00AE1AFE">
        <w:rPr>
          <w:b/>
          <w:noProof/>
        </w:rPr>
        <w:t>64</w:t>
      </w:r>
      <w:r w:rsidRPr="00AE1AFE">
        <w:rPr>
          <w:noProof/>
        </w:rPr>
        <w:t>, 827-833, doi:10.1136/oem.2007.033175 (2007).</w:t>
      </w:r>
    </w:p>
    <w:p w14:paraId="74C75B8A" w14:textId="77777777" w:rsidR="00AE1AFE" w:rsidRPr="00AE1AFE" w:rsidRDefault="00AE1AFE" w:rsidP="00AE1AFE">
      <w:pPr>
        <w:pStyle w:val="EndNoteBibliography"/>
        <w:spacing w:after="0"/>
        <w:ind w:left="720" w:hanging="720"/>
        <w:rPr>
          <w:noProof/>
        </w:rPr>
      </w:pPr>
      <w:r w:rsidRPr="00AE1AFE">
        <w:rPr>
          <w:noProof/>
        </w:rPr>
        <w:t>11</w:t>
      </w:r>
      <w:r w:rsidRPr="00AE1AFE">
        <w:rPr>
          <w:noProof/>
        </w:rPr>
        <w:tab/>
        <w:t xml:space="preserve">Kalkstein, A. J. Regional similarities in seasonal mortality across the United States: an examination of 28 metropolitan statistical areas. </w:t>
      </w:r>
      <w:r w:rsidRPr="00AE1AFE">
        <w:rPr>
          <w:i/>
          <w:noProof/>
        </w:rPr>
        <w:t>PloS one</w:t>
      </w:r>
      <w:r w:rsidRPr="00AE1AFE">
        <w:rPr>
          <w:noProof/>
        </w:rPr>
        <w:t xml:space="preserve"> </w:t>
      </w:r>
      <w:r w:rsidRPr="00AE1AFE">
        <w:rPr>
          <w:b/>
          <w:noProof/>
        </w:rPr>
        <w:t>8</w:t>
      </w:r>
      <w:r w:rsidRPr="00AE1AFE">
        <w:rPr>
          <w:noProof/>
        </w:rPr>
        <w:t>, e63971 (2013).</w:t>
      </w:r>
    </w:p>
    <w:p w14:paraId="3581305F" w14:textId="77777777" w:rsidR="00AE1AFE" w:rsidRPr="00AE1AFE" w:rsidRDefault="00AE1AFE" w:rsidP="00AE1AFE">
      <w:pPr>
        <w:pStyle w:val="EndNoteBibliography"/>
        <w:spacing w:after="0"/>
        <w:ind w:left="720" w:hanging="720"/>
        <w:rPr>
          <w:noProof/>
        </w:rPr>
      </w:pPr>
      <w:r w:rsidRPr="00AE1AFE">
        <w:rPr>
          <w:noProof/>
        </w:rPr>
        <w:t>12</w:t>
      </w:r>
      <w:r w:rsidRPr="00AE1AFE">
        <w:rPr>
          <w:noProof/>
        </w:rPr>
        <w:tab/>
        <w:t xml:space="preserve">Braga, A. L., Zanobetti, A. &amp; Schwartz, J. The time course of weather-related deaths. </w:t>
      </w:r>
      <w:r w:rsidRPr="00AE1AFE">
        <w:rPr>
          <w:i/>
          <w:noProof/>
        </w:rPr>
        <w:t>Epidemiology</w:t>
      </w:r>
      <w:r w:rsidRPr="00AE1AFE">
        <w:rPr>
          <w:noProof/>
        </w:rPr>
        <w:t xml:space="preserve"> </w:t>
      </w:r>
      <w:r w:rsidRPr="00AE1AFE">
        <w:rPr>
          <w:b/>
          <w:noProof/>
        </w:rPr>
        <w:t>12</w:t>
      </w:r>
      <w:r w:rsidRPr="00AE1AFE">
        <w:rPr>
          <w:noProof/>
        </w:rPr>
        <w:t>, 662-667 (2001).</w:t>
      </w:r>
    </w:p>
    <w:p w14:paraId="2B4CD9C7" w14:textId="77777777" w:rsidR="00AE1AFE" w:rsidRPr="00AE1AFE" w:rsidRDefault="00AE1AFE" w:rsidP="00AE1AFE">
      <w:pPr>
        <w:pStyle w:val="EndNoteBibliography"/>
        <w:spacing w:after="0"/>
        <w:ind w:left="720" w:hanging="720"/>
        <w:rPr>
          <w:noProof/>
        </w:rPr>
      </w:pPr>
      <w:r w:rsidRPr="00AE1AFE">
        <w:rPr>
          <w:noProof/>
        </w:rPr>
        <w:t>13</w:t>
      </w:r>
      <w:r w:rsidRPr="00AE1AFE">
        <w:rPr>
          <w:noProof/>
        </w:rPr>
        <w:tab/>
        <w:t xml:space="preserve">Carson, C., Hajat, S., Armstrong, B. &amp; Wilkinson, P. Declining vulnerability to temperature-related mortality in London over the 20th century. </w:t>
      </w:r>
      <w:r w:rsidRPr="00AE1AFE">
        <w:rPr>
          <w:i/>
          <w:noProof/>
        </w:rPr>
        <w:t>American Journal of Epidemiology</w:t>
      </w:r>
      <w:r w:rsidRPr="00AE1AFE">
        <w:rPr>
          <w:noProof/>
        </w:rPr>
        <w:t xml:space="preserve"> </w:t>
      </w:r>
      <w:r w:rsidRPr="00AE1AFE">
        <w:rPr>
          <w:b/>
          <w:noProof/>
        </w:rPr>
        <w:t>164</w:t>
      </w:r>
      <w:r w:rsidRPr="00AE1AFE">
        <w:rPr>
          <w:noProof/>
        </w:rPr>
        <w:t>, 77-84, doi:10.1093/aje/kwj147 (2006).</w:t>
      </w:r>
    </w:p>
    <w:p w14:paraId="19FFFCAF" w14:textId="77777777" w:rsidR="00AE1AFE" w:rsidRPr="00AE1AFE" w:rsidRDefault="00AE1AFE" w:rsidP="00AE1AFE">
      <w:pPr>
        <w:pStyle w:val="EndNoteBibliography"/>
        <w:spacing w:after="0"/>
        <w:ind w:left="720" w:hanging="720"/>
        <w:rPr>
          <w:noProof/>
        </w:rPr>
      </w:pPr>
      <w:r w:rsidRPr="00AE1AFE">
        <w:rPr>
          <w:noProof/>
        </w:rPr>
        <w:t>14</w:t>
      </w:r>
      <w:r w:rsidRPr="00AE1AFE">
        <w:rPr>
          <w:noProof/>
        </w:rPr>
        <w:tab/>
        <w:t xml:space="preserve">Sheridan, S. C., Kalkstein, A. J. &amp; Kalkstein, L. S. Trends in heat-related mortality in the United States, 1975-2004. </w:t>
      </w:r>
      <w:r w:rsidRPr="00AE1AFE">
        <w:rPr>
          <w:i/>
          <w:noProof/>
        </w:rPr>
        <w:t>Natural Hazards</w:t>
      </w:r>
      <w:r w:rsidRPr="00AE1AFE">
        <w:rPr>
          <w:noProof/>
        </w:rPr>
        <w:t xml:space="preserve"> </w:t>
      </w:r>
      <w:r w:rsidRPr="00AE1AFE">
        <w:rPr>
          <w:b/>
          <w:noProof/>
        </w:rPr>
        <w:t>50</w:t>
      </w:r>
      <w:r w:rsidRPr="00AE1AFE">
        <w:rPr>
          <w:noProof/>
        </w:rPr>
        <w:t>, 145-160, doi:10.1007/s11069-008-9327-2 (2009).</w:t>
      </w:r>
    </w:p>
    <w:p w14:paraId="14D85891" w14:textId="77777777" w:rsidR="00AE1AFE" w:rsidRPr="00AE1AFE" w:rsidRDefault="00AE1AFE" w:rsidP="00AE1AFE">
      <w:pPr>
        <w:pStyle w:val="EndNoteBibliography"/>
        <w:spacing w:after="0"/>
        <w:ind w:left="720" w:hanging="720"/>
        <w:rPr>
          <w:noProof/>
        </w:rPr>
      </w:pPr>
      <w:r w:rsidRPr="00AE1AFE">
        <w:rPr>
          <w:noProof/>
        </w:rPr>
        <w:t>15</w:t>
      </w:r>
      <w:r w:rsidRPr="00AE1AFE">
        <w:rPr>
          <w:noProof/>
        </w:rPr>
        <w:tab/>
        <w:t xml:space="preserve">Bobb, J. F., Peng, R. D., Bell, M. L. &amp; Dominici, F. Heat-related mortality and adaptation to heat in the United States. </w:t>
      </w:r>
      <w:r w:rsidRPr="00AE1AFE">
        <w:rPr>
          <w:i/>
          <w:noProof/>
        </w:rPr>
        <w:t>Environ Health Perspect</w:t>
      </w:r>
      <w:r w:rsidRPr="00AE1AFE">
        <w:rPr>
          <w:noProof/>
        </w:rPr>
        <w:t xml:space="preserve"> </w:t>
      </w:r>
      <w:r w:rsidRPr="00AE1AFE">
        <w:rPr>
          <w:b/>
          <w:noProof/>
        </w:rPr>
        <w:t>122</w:t>
      </w:r>
      <w:r w:rsidRPr="00AE1AFE">
        <w:rPr>
          <w:noProof/>
        </w:rPr>
        <w:t>, 811-816, doi:10.1289/ehp.1307392 (2014).</w:t>
      </w:r>
    </w:p>
    <w:p w14:paraId="51815A8E" w14:textId="77777777" w:rsidR="00AE1AFE" w:rsidRPr="00AE1AFE" w:rsidRDefault="00AE1AFE" w:rsidP="00AE1AFE">
      <w:pPr>
        <w:pStyle w:val="EndNoteBibliography"/>
        <w:spacing w:after="0"/>
        <w:ind w:left="720" w:hanging="720"/>
        <w:rPr>
          <w:noProof/>
        </w:rPr>
      </w:pPr>
      <w:r w:rsidRPr="00AE1AFE">
        <w:rPr>
          <w:noProof/>
        </w:rPr>
        <w:t>16</w:t>
      </w:r>
      <w:r w:rsidRPr="00AE1AFE">
        <w:rPr>
          <w:noProof/>
        </w:rPr>
        <w:tab/>
        <w:t xml:space="preserve">Rosenwaike, I. Seasonal variation of deaths in the United States, 1951–1960. </w:t>
      </w:r>
      <w:r w:rsidRPr="00AE1AFE">
        <w:rPr>
          <w:i/>
          <w:noProof/>
        </w:rPr>
        <w:t>Journal of the American Statistical Association</w:t>
      </w:r>
      <w:r w:rsidRPr="00AE1AFE">
        <w:rPr>
          <w:noProof/>
        </w:rPr>
        <w:t xml:space="preserve"> </w:t>
      </w:r>
      <w:r w:rsidRPr="00AE1AFE">
        <w:rPr>
          <w:b/>
          <w:noProof/>
        </w:rPr>
        <w:t>61</w:t>
      </w:r>
      <w:r w:rsidRPr="00AE1AFE">
        <w:rPr>
          <w:noProof/>
        </w:rPr>
        <w:t>, 706-719 (1966).</w:t>
      </w:r>
    </w:p>
    <w:p w14:paraId="13D9BACB" w14:textId="77777777" w:rsidR="00AE1AFE" w:rsidRPr="00AE1AFE" w:rsidRDefault="00AE1AFE" w:rsidP="00AE1AFE">
      <w:pPr>
        <w:pStyle w:val="EndNoteBibliography"/>
        <w:spacing w:after="0"/>
        <w:ind w:left="720" w:hanging="720"/>
        <w:rPr>
          <w:noProof/>
        </w:rPr>
      </w:pPr>
      <w:r w:rsidRPr="00AE1AFE">
        <w:rPr>
          <w:noProof/>
        </w:rPr>
        <w:t>17</w:t>
      </w:r>
      <w:r w:rsidRPr="00AE1AFE">
        <w:rPr>
          <w:noProof/>
        </w:rPr>
        <w:tab/>
        <w:t xml:space="preserve">Mackenbach, J., Kunst, A. &amp; Looman, C. Seasonal variation in mortality in The Netherlands. </w:t>
      </w:r>
      <w:r w:rsidRPr="00AE1AFE">
        <w:rPr>
          <w:i/>
          <w:noProof/>
        </w:rPr>
        <w:t>Journal of Epidemiology and Community Health</w:t>
      </w:r>
      <w:r w:rsidRPr="00AE1AFE">
        <w:rPr>
          <w:noProof/>
        </w:rPr>
        <w:t xml:space="preserve"> </w:t>
      </w:r>
      <w:r w:rsidRPr="00AE1AFE">
        <w:rPr>
          <w:b/>
          <w:noProof/>
        </w:rPr>
        <w:t>46</w:t>
      </w:r>
      <w:r w:rsidRPr="00AE1AFE">
        <w:rPr>
          <w:noProof/>
        </w:rPr>
        <w:t>, 261-265 (1992).</w:t>
      </w:r>
    </w:p>
    <w:p w14:paraId="1C476839" w14:textId="77777777" w:rsidR="00AE1AFE" w:rsidRPr="00AE1AFE" w:rsidRDefault="00AE1AFE" w:rsidP="00AE1AFE">
      <w:pPr>
        <w:pStyle w:val="EndNoteBibliography"/>
        <w:spacing w:after="0"/>
        <w:ind w:left="720" w:hanging="720"/>
        <w:rPr>
          <w:noProof/>
        </w:rPr>
      </w:pPr>
      <w:r w:rsidRPr="00AE1AFE">
        <w:rPr>
          <w:noProof/>
        </w:rPr>
        <w:t>18</w:t>
      </w:r>
      <w:r w:rsidRPr="00AE1AFE">
        <w:rPr>
          <w:noProof/>
        </w:rPr>
        <w:tab/>
        <w:t xml:space="preserve">Laake, K. &amp; Sverre, J. M. Winter excess mortality: a comparison between Norway and England plus Wales. </w:t>
      </w:r>
      <w:r w:rsidRPr="00AE1AFE">
        <w:rPr>
          <w:i/>
          <w:noProof/>
        </w:rPr>
        <w:t>Age and ageing</w:t>
      </w:r>
      <w:r w:rsidRPr="00AE1AFE">
        <w:rPr>
          <w:noProof/>
        </w:rPr>
        <w:t xml:space="preserve"> </w:t>
      </w:r>
      <w:r w:rsidRPr="00AE1AFE">
        <w:rPr>
          <w:b/>
          <w:noProof/>
        </w:rPr>
        <w:t>25</w:t>
      </w:r>
      <w:r w:rsidRPr="00AE1AFE">
        <w:rPr>
          <w:noProof/>
        </w:rPr>
        <w:t>, 343-348 (1996).</w:t>
      </w:r>
    </w:p>
    <w:p w14:paraId="1E81779C" w14:textId="77777777" w:rsidR="00AE1AFE" w:rsidRPr="00AE1AFE" w:rsidRDefault="00AE1AFE" w:rsidP="00AE1AFE">
      <w:pPr>
        <w:pStyle w:val="EndNoteBibliography"/>
        <w:spacing w:after="0"/>
        <w:ind w:left="720" w:hanging="720"/>
        <w:rPr>
          <w:noProof/>
        </w:rPr>
      </w:pPr>
      <w:r w:rsidRPr="00AE1AFE">
        <w:rPr>
          <w:noProof/>
        </w:rPr>
        <w:t>19</w:t>
      </w:r>
      <w:r w:rsidRPr="00AE1AFE">
        <w:rPr>
          <w:noProof/>
        </w:rPr>
        <w:tab/>
        <w:t xml:space="preserve">Trudeau, R. Monthly and daily patterns of death. </w:t>
      </w:r>
      <w:r w:rsidRPr="00AE1AFE">
        <w:rPr>
          <w:i/>
          <w:noProof/>
        </w:rPr>
        <w:t>Health Reports-Statistics Canada</w:t>
      </w:r>
      <w:r w:rsidRPr="00AE1AFE">
        <w:rPr>
          <w:noProof/>
        </w:rPr>
        <w:t xml:space="preserve"> </w:t>
      </w:r>
      <w:r w:rsidRPr="00AE1AFE">
        <w:rPr>
          <w:b/>
          <w:noProof/>
        </w:rPr>
        <w:t>9</w:t>
      </w:r>
      <w:r w:rsidRPr="00AE1AFE">
        <w:rPr>
          <w:noProof/>
        </w:rPr>
        <w:t>, 43-52 (1997).</w:t>
      </w:r>
    </w:p>
    <w:p w14:paraId="0E159A77" w14:textId="77777777" w:rsidR="00AE1AFE" w:rsidRPr="00AE1AFE" w:rsidRDefault="00AE1AFE" w:rsidP="00AE1AFE">
      <w:pPr>
        <w:pStyle w:val="EndNoteBibliography"/>
        <w:spacing w:after="0"/>
        <w:ind w:left="720" w:hanging="720"/>
        <w:rPr>
          <w:noProof/>
        </w:rPr>
      </w:pPr>
      <w:r w:rsidRPr="00AE1AFE">
        <w:rPr>
          <w:noProof/>
        </w:rPr>
        <w:t>20</w:t>
      </w:r>
      <w:r w:rsidRPr="00AE1AFE">
        <w:rPr>
          <w:noProof/>
        </w:rPr>
        <w:tab/>
        <w:t xml:space="preserve">Lerchl, A. Changes in the seasonality of mortality in Germany from 1946 to 1995: the role of temperature. </w:t>
      </w:r>
      <w:r w:rsidRPr="00AE1AFE">
        <w:rPr>
          <w:i/>
          <w:noProof/>
        </w:rPr>
        <w:t>International Journal of Biometeorology</w:t>
      </w:r>
      <w:r w:rsidRPr="00AE1AFE">
        <w:rPr>
          <w:noProof/>
        </w:rPr>
        <w:t xml:space="preserve"> </w:t>
      </w:r>
      <w:r w:rsidRPr="00AE1AFE">
        <w:rPr>
          <w:b/>
          <w:noProof/>
        </w:rPr>
        <w:t>42</w:t>
      </w:r>
      <w:r w:rsidRPr="00AE1AFE">
        <w:rPr>
          <w:noProof/>
        </w:rPr>
        <w:t>, 84-88, doi:DOI 10.1007/s004840050089 (1998).</w:t>
      </w:r>
    </w:p>
    <w:p w14:paraId="660B986E" w14:textId="77777777" w:rsidR="00AE1AFE" w:rsidRPr="00AE1AFE" w:rsidRDefault="00AE1AFE" w:rsidP="00AE1AFE">
      <w:pPr>
        <w:pStyle w:val="EndNoteBibliography"/>
        <w:spacing w:after="0"/>
        <w:ind w:left="720" w:hanging="720"/>
        <w:rPr>
          <w:noProof/>
        </w:rPr>
      </w:pPr>
      <w:r w:rsidRPr="00AE1AFE">
        <w:rPr>
          <w:noProof/>
        </w:rPr>
        <w:lastRenderedPageBreak/>
        <w:t>21</w:t>
      </w:r>
      <w:r w:rsidRPr="00AE1AFE">
        <w:rPr>
          <w:noProof/>
        </w:rPr>
        <w:tab/>
        <w:t>Nakaji, S.</w:t>
      </w:r>
      <w:r w:rsidRPr="00AE1AFE">
        <w:rPr>
          <w:i/>
          <w:noProof/>
        </w:rPr>
        <w:t xml:space="preserve"> et al.</w:t>
      </w:r>
      <w:r w:rsidRPr="00AE1AFE">
        <w:rPr>
          <w:noProof/>
        </w:rPr>
        <w:t xml:space="preserve"> Seasonal changes in mortality rates from main causes of death in Japan. </w:t>
      </w:r>
      <w:r w:rsidRPr="00AE1AFE">
        <w:rPr>
          <w:i/>
          <w:noProof/>
        </w:rPr>
        <w:t>European journal of epidemiology</w:t>
      </w:r>
      <w:r w:rsidRPr="00AE1AFE">
        <w:rPr>
          <w:noProof/>
        </w:rPr>
        <w:t xml:space="preserve"> </w:t>
      </w:r>
      <w:r w:rsidRPr="00AE1AFE">
        <w:rPr>
          <w:b/>
          <w:noProof/>
        </w:rPr>
        <w:t>19</w:t>
      </w:r>
      <w:r w:rsidRPr="00AE1AFE">
        <w:rPr>
          <w:noProof/>
        </w:rPr>
        <w:t>, 905-913 (2004).</w:t>
      </w:r>
    </w:p>
    <w:p w14:paraId="2B283BB9" w14:textId="77777777" w:rsidR="00AE1AFE" w:rsidRPr="00AE1AFE" w:rsidRDefault="00AE1AFE" w:rsidP="00AE1AFE">
      <w:pPr>
        <w:pStyle w:val="EndNoteBibliography"/>
        <w:spacing w:after="0"/>
        <w:ind w:left="720" w:hanging="720"/>
        <w:rPr>
          <w:noProof/>
        </w:rPr>
      </w:pPr>
      <w:r w:rsidRPr="00AE1AFE">
        <w:rPr>
          <w:noProof/>
        </w:rPr>
        <w:t>22</w:t>
      </w:r>
      <w:r w:rsidRPr="00AE1AFE">
        <w:rPr>
          <w:noProof/>
        </w:rPr>
        <w:tab/>
        <w:t xml:space="preserve">Brown, G., Fearn, V. &amp; Wells, C. Exploratory analysis of seasonal mortality in England and Wales, 1998 to 2007. </w:t>
      </w:r>
      <w:r w:rsidRPr="00AE1AFE">
        <w:rPr>
          <w:i/>
          <w:noProof/>
        </w:rPr>
        <w:t>Health Statistics Quarterly</w:t>
      </w:r>
      <w:r w:rsidRPr="00AE1AFE">
        <w:rPr>
          <w:noProof/>
        </w:rPr>
        <w:t>, 58 (2010).</w:t>
      </w:r>
    </w:p>
    <w:p w14:paraId="2B41C6A0" w14:textId="77777777" w:rsidR="00AE1AFE" w:rsidRPr="00AE1AFE" w:rsidRDefault="00AE1AFE" w:rsidP="00AE1AFE">
      <w:pPr>
        <w:pStyle w:val="EndNoteBibliography"/>
        <w:spacing w:after="0"/>
        <w:ind w:left="720" w:hanging="720"/>
        <w:rPr>
          <w:noProof/>
        </w:rPr>
      </w:pPr>
      <w:r w:rsidRPr="00AE1AFE">
        <w:rPr>
          <w:noProof/>
        </w:rPr>
        <w:t>23</w:t>
      </w:r>
      <w:r w:rsidRPr="00AE1AFE">
        <w:rPr>
          <w:noProof/>
        </w:rPr>
        <w:tab/>
        <w:t>Marti-Soler, H.</w:t>
      </w:r>
      <w:r w:rsidRPr="00AE1AFE">
        <w:rPr>
          <w:i/>
          <w:noProof/>
        </w:rPr>
        <w:t xml:space="preserve"> et al.</w:t>
      </w:r>
      <w:r w:rsidRPr="00AE1AFE">
        <w:rPr>
          <w:noProof/>
        </w:rPr>
        <w:t xml:space="preserve"> Seasonal Variation of Overall and Cardiovascular Mortality: A Study in 19 Countries from Different Geographic Locations. </w:t>
      </w:r>
      <w:r w:rsidRPr="00AE1AFE">
        <w:rPr>
          <w:i/>
          <w:noProof/>
        </w:rPr>
        <w:t>Plos One</w:t>
      </w:r>
      <w:r w:rsidRPr="00AE1AFE">
        <w:rPr>
          <w:noProof/>
        </w:rPr>
        <w:t xml:space="preserve"> </w:t>
      </w:r>
      <w:r w:rsidRPr="00AE1AFE">
        <w:rPr>
          <w:b/>
          <w:noProof/>
        </w:rPr>
        <w:t>9</w:t>
      </w:r>
      <w:r w:rsidRPr="00AE1AFE">
        <w:rPr>
          <w:noProof/>
        </w:rPr>
        <w:t>, 13, doi:10.1371/journal.pone.0113500 (2014).</w:t>
      </w:r>
    </w:p>
    <w:p w14:paraId="00BBE166" w14:textId="77777777" w:rsidR="00AE1AFE" w:rsidRPr="00AE1AFE" w:rsidRDefault="00AE1AFE" w:rsidP="00AE1AFE">
      <w:pPr>
        <w:pStyle w:val="EndNoteBibliography"/>
        <w:spacing w:after="0"/>
        <w:ind w:left="720" w:hanging="720"/>
        <w:rPr>
          <w:noProof/>
        </w:rPr>
      </w:pPr>
      <w:r w:rsidRPr="00AE1AFE">
        <w:rPr>
          <w:noProof/>
        </w:rPr>
        <w:t>24</w:t>
      </w:r>
      <w:r w:rsidRPr="00AE1AFE">
        <w:rPr>
          <w:noProof/>
        </w:rPr>
        <w:tab/>
        <w:t xml:space="preserve">Bennett, J. E., Blangiardo, M., Fecht, D., Elliott, P. &amp; Ezzati, M. Vulnerability to the mortality effects of warm temperature in the districts of England and Wales. </w:t>
      </w:r>
      <w:r w:rsidRPr="00AE1AFE">
        <w:rPr>
          <w:i/>
          <w:noProof/>
        </w:rPr>
        <w:t>Nature Climate Change</w:t>
      </w:r>
      <w:r w:rsidRPr="00AE1AFE">
        <w:rPr>
          <w:noProof/>
        </w:rPr>
        <w:t xml:space="preserve"> </w:t>
      </w:r>
      <w:r w:rsidRPr="00AE1AFE">
        <w:rPr>
          <w:b/>
          <w:noProof/>
        </w:rPr>
        <w:t>4</w:t>
      </w:r>
      <w:r w:rsidRPr="00AE1AFE">
        <w:rPr>
          <w:noProof/>
        </w:rPr>
        <w:t>, 269-273, doi:10.1038/nclimate2123 (2014).</w:t>
      </w:r>
    </w:p>
    <w:p w14:paraId="438B059F" w14:textId="77777777" w:rsidR="00AE1AFE" w:rsidRPr="00AE1AFE" w:rsidRDefault="00AE1AFE" w:rsidP="00AE1AFE">
      <w:pPr>
        <w:pStyle w:val="EndNoteBibliography"/>
        <w:spacing w:after="0"/>
        <w:ind w:left="720" w:hanging="720"/>
        <w:rPr>
          <w:noProof/>
        </w:rPr>
      </w:pPr>
      <w:r w:rsidRPr="00AE1AFE">
        <w:rPr>
          <w:noProof/>
        </w:rPr>
        <w:t>25</w:t>
      </w:r>
      <w:r w:rsidRPr="00AE1AFE">
        <w:rPr>
          <w:noProof/>
        </w:rPr>
        <w:tab/>
        <w:t xml:space="preserve">Moy, C. M., Seltzer, G. O., Rodbell, D. T. &amp; Anderson, D. M. Variability of El Nino/Southern Oscillation activity at millennial timescales during the Holocene epoch. </w:t>
      </w:r>
      <w:r w:rsidRPr="00AE1AFE">
        <w:rPr>
          <w:i/>
          <w:noProof/>
        </w:rPr>
        <w:t>Nature</w:t>
      </w:r>
      <w:r w:rsidRPr="00AE1AFE">
        <w:rPr>
          <w:noProof/>
        </w:rPr>
        <w:t xml:space="preserve"> </w:t>
      </w:r>
      <w:r w:rsidRPr="00AE1AFE">
        <w:rPr>
          <w:b/>
          <w:noProof/>
        </w:rPr>
        <w:t>420</w:t>
      </w:r>
      <w:r w:rsidRPr="00AE1AFE">
        <w:rPr>
          <w:noProof/>
        </w:rPr>
        <w:t>, 162-165, doi:10.1038/nature01194 (2002).</w:t>
      </w:r>
    </w:p>
    <w:p w14:paraId="5066DB52" w14:textId="77777777" w:rsidR="00AE1AFE" w:rsidRPr="00AE1AFE" w:rsidRDefault="00AE1AFE" w:rsidP="00AE1AFE">
      <w:pPr>
        <w:pStyle w:val="EndNoteBibliography"/>
        <w:spacing w:after="0"/>
        <w:ind w:left="720" w:hanging="720"/>
        <w:rPr>
          <w:noProof/>
        </w:rPr>
      </w:pPr>
      <w:r w:rsidRPr="00AE1AFE">
        <w:rPr>
          <w:noProof/>
        </w:rPr>
        <w:t>26</w:t>
      </w:r>
      <w:r w:rsidRPr="00AE1AFE">
        <w:rPr>
          <w:noProof/>
        </w:rPr>
        <w:tab/>
        <w:t xml:space="preserve">Grenfell, B., Bjørnstad, O. &amp; Kappey, J. Travelling waves and spatial hierarchies in measles epidemics. </w:t>
      </w:r>
      <w:r w:rsidRPr="00AE1AFE">
        <w:rPr>
          <w:i/>
          <w:noProof/>
        </w:rPr>
        <w:t>Nature</w:t>
      </w:r>
      <w:r w:rsidRPr="00AE1AFE">
        <w:rPr>
          <w:noProof/>
        </w:rPr>
        <w:t xml:space="preserve"> </w:t>
      </w:r>
      <w:r w:rsidRPr="00AE1AFE">
        <w:rPr>
          <w:b/>
          <w:noProof/>
        </w:rPr>
        <w:t>414</w:t>
      </w:r>
      <w:r w:rsidRPr="00AE1AFE">
        <w:rPr>
          <w:noProof/>
        </w:rPr>
        <w:t>, 716-723 (2001).</w:t>
      </w:r>
    </w:p>
    <w:p w14:paraId="26847E29" w14:textId="77777777" w:rsidR="00AE1AFE" w:rsidRPr="00AE1AFE" w:rsidRDefault="00AE1AFE" w:rsidP="00AE1AFE">
      <w:pPr>
        <w:pStyle w:val="EndNoteBibliography"/>
        <w:spacing w:after="0"/>
        <w:ind w:left="720" w:hanging="720"/>
        <w:rPr>
          <w:noProof/>
        </w:rPr>
      </w:pPr>
      <w:r w:rsidRPr="00AE1AFE">
        <w:rPr>
          <w:noProof/>
        </w:rPr>
        <w:t>27</w:t>
      </w:r>
      <w:r w:rsidRPr="00AE1AFE">
        <w:rPr>
          <w:noProof/>
        </w:rPr>
        <w:tab/>
        <w:t>Cazelles, B.</w:t>
      </w:r>
      <w:r w:rsidRPr="00AE1AFE">
        <w:rPr>
          <w:i/>
          <w:noProof/>
        </w:rPr>
        <w:t xml:space="preserve"> et al.</w:t>
      </w:r>
      <w:r w:rsidRPr="00AE1AFE">
        <w:rPr>
          <w:noProof/>
        </w:rPr>
        <w:t xml:space="preserve"> Wavelet analysis of ecological time series. </w:t>
      </w:r>
      <w:r w:rsidRPr="00AE1AFE">
        <w:rPr>
          <w:i/>
          <w:noProof/>
        </w:rPr>
        <w:t>Oecologia</w:t>
      </w:r>
      <w:r w:rsidRPr="00AE1AFE">
        <w:rPr>
          <w:noProof/>
        </w:rPr>
        <w:t xml:space="preserve"> </w:t>
      </w:r>
      <w:r w:rsidRPr="00AE1AFE">
        <w:rPr>
          <w:b/>
          <w:noProof/>
        </w:rPr>
        <w:t>156</w:t>
      </w:r>
      <w:r w:rsidRPr="00AE1AFE">
        <w:rPr>
          <w:noProof/>
        </w:rPr>
        <w:t>, 287-304 (2008).</w:t>
      </w:r>
    </w:p>
    <w:p w14:paraId="0DA018C0" w14:textId="77777777" w:rsidR="00AE1AFE" w:rsidRPr="00AE1AFE" w:rsidRDefault="00AE1AFE" w:rsidP="00AE1AFE">
      <w:pPr>
        <w:pStyle w:val="EndNoteBibliography"/>
        <w:spacing w:after="0"/>
        <w:ind w:left="720" w:hanging="720"/>
        <w:rPr>
          <w:noProof/>
        </w:rPr>
      </w:pPr>
      <w:r w:rsidRPr="00AE1AFE">
        <w:rPr>
          <w:noProof/>
        </w:rPr>
        <w:t>28</w:t>
      </w:r>
      <w:r w:rsidRPr="00AE1AFE">
        <w:rPr>
          <w:noProof/>
        </w:rPr>
        <w:tab/>
        <w:t xml:space="preserve">Statistics, N. C. f. H. Leading causes of death and numbers of deaths, by sex, race, and Hispanic origin: United States, 1980 and 2010. </w:t>
      </w:r>
      <w:r w:rsidRPr="00AE1AFE">
        <w:rPr>
          <w:i/>
          <w:noProof/>
        </w:rPr>
        <w:t>National Center for Health Statistics (NCHS)</w:t>
      </w:r>
      <w:r w:rsidRPr="00AE1AFE">
        <w:rPr>
          <w:noProof/>
        </w:rPr>
        <w:t xml:space="preserve"> (2012).</w:t>
      </w:r>
    </w:p>
    <w:p w14:paraId="712B39C5" w14:textId="77777777" w:rsidR="00AE1AFE" w:rsidRPr="00AE1AFE" w:rsidRDefault="00AE1AFE" w:rsidP="00AE1AFE">
      <w:pPr>
        <w:pStyle w:val="EndNoteBibliography"/>
        <w:spacing w:after="0"/>
        <w:ind w:left="720" w:hanging="720"/>
        <w:rPr>
          <w:noProof/>
        </w:rPr>
      </w:pPr>
      <w:r w:rsidRPr="00AE1AFE">
        <w:rPr>
          <w:noProof/>
        </w:rPr>
        <w:t>29</w:t>
      </w:r>
      <w:r w:rsidRPr="00AE1AFE">
        <w:rPr>
          <w:noProof/>
        </w:rPr>
        <w:tab/>
        <w:t xml:space="preserve">Administration, N. H. T. S. Trend and Pattern Analysis of Highway Crash Fatality By Month and Day. </w:t>
      </w:r>
      <w:r w:rsidRPr="00AE1AFE">
        <w:rPr>
          <w:i/>
          <w:noProof/>
        </w:rPr>
        <w:t>National Center for Statistics and Analysis</w:t>
      </w:r>
      <w:r w:rsidRPr="00AE1AFE">
        <w:rPr>
          <w:noProof/>
        </w:rPr>
        <w:t xml:space="preserve"> (2005).</w:t>
      </w:r>
    </w:p>
    <w:p w14:paraId="137973AA" w14:textId="77777777" w:rsidR="00AE1AFE" w:rsidRPr="00AE1AFE" w:rsidRDefault="00AE1AFE" w:rsidP="00AE1AFE">
      <w:pPr>
        <w:pStyle w:val="EndNoteBibliography"/>
        <w:spacing w:after="0"/>
        <w:ind w:left="720" w:hanging="720"/>
        <w:rPr>
          <w:noProof/>
        </w:rPr>
      </w:pPr>
      <w:r w:rsidRPr="00AE1AFE">
        <w:rPr>
          <w:noProof/>
        </w:rPr>
        <w:t>30</w:t>
      </w:r>
      <w:r w:rsidRPr="00AE1AFE">
        <w:rPr>
          <w:noProof/>
        </w:rPr>
        <w:tab/>
        <w:t xml:space="preserve">MacDorman, M. F. &amp; Rosenberg, H. M. Trends in infant mortality by cause of death and other characteristics, 1960-88. </w:t>
      </w:r>
      <w:r w:rsidRPr="00AE1AFE">
        <w:rPr>
          <w:i/>
          <w:noProof/>
        </w:rPr>
        <w:t>Vital Health Stat 20</w:t>
      </w:r>
      <w:r w:rsidRPr="00AE1AFE">
        <w:rPr>
          <w:noProof/>
        </w:rPr>
        <w:t>, 1-57 (1993).</w:t>
      </w:r>
    </w:p>
    <w:p w14:paraId="2EE68F37" w14:textId="77777777" w:rsidR="00AE1AFE" w:rsidRPr="00AE1AFE" w:rsidRDefault="00AE1AFE" w:rsidP="00AE1AFE">
      <w:pPr>
        <w:pStyle w:val="EndNoteBibliography"/>
        <w:spacing w:after="0"/>
        <w:ind w:left="720" w:hanging="720"/>
        <w:rPr>
          <w:noProof/>
        </w:rPr>
      </w:pPr>
      <w:r w:rsidRPr="00AE1AFE">
        <w:rPr>
          <w:noProof/>
        </w:rPr>
        <w:t>31</w:t>
      </w:r>
      <w:r w:rsidRPr="00AE1AFE">
        <w:rPr>
          <w:noProof/>
        </w:rPr>
        <w:tab/>
        <w:t xml:space="preserve">Matthews, T. J., MacDorman, M. F. &amp; Thoma, M. E. Infant Mortality Statistics From the 2013 Period Linked Birth/Infant Death Data Set. </w:t>
      </w:r>
      <w:r w:rsidRPr="00AE1AFE">
        <w:rPr>
          <w:i/>
          <w:noProof/>
        </w:rPr>
        <w:t>Natl Vital Stat Rep</w:t>
      </w:r>
      <w:r w:rsidRPr="00AE1AFE">
        <w:rPr>
          <w:noProof/>
        </w:rPr>
        <w:t xml:space="preserve"> </w:t>
      </w:r>
      <w:r w:rsidRPr="00AE1AFE">
        <w:rPr>
          <w:b/>
          <w:noProof/>
        </w:rPr>
        <w:t>64</w:t>
      </w:r>
      <w:r w:rsidRPr="00AE1AFE">
        <w:rPr>
          <w:noProof/>
        </w:rPr>
        <w:t>, 1-30 (2015).</w:t>
      </w:r>
    </w:p>
    <w:p w14:paraId="4C100C09" w14:textId="77777777" w:rsidR="00AE1AFE" w:rsidRPr="00AE1AFE" w:rsidRDefault="00AE1AFE" w:rsidP="00AE1AFE">
      <w:pPr>
        <w:pStyle w:val="EndNoteBibliography"/>
        <w:spacing w:after="0"/>
        <w:ind w:left="720" w:hanging="720"/>
        <w:rPr>
          <w:noProof/>
        </w:rPr>
      </w:pPr>
      <w:r w:rsidRPr="00AE1AFE">
        <w:rPr>
          <w:noProof/>
        </w:rPr>
        <w:t>32</w:t>
      </w:r>
      <w:r w:rsidRPr="00AE1AFE">
        <w:rPr>
          <w:noProof/>
        </w:rPr>
        <w:tab/>
        <w:t xml:space="preserve">England, P. H. The cold weather plan for England. </w:t>
      </w:r>
      <w:r w:rsidRPr="00AE1AFE">
        <w:rPr>
          <w:i/>
          <w:noProof/>
        </w:rPr>
        <w:t>Public Health England</w:t>
      </w:r>
      <w:r w:rsidRPr="00AE1AFE">
        <w:rPr>
          <w:noProof/>
        </w:rPr>
        <w:t xml:space="preserve"> (2016).</w:t>
      </w:r>
    </w:p>
    <w:p w14:paraId="4F07FEA2" w14:textId="77777777" w:rsidR="00AE1AFE" w:rsidRPr="00AE1AFE" w:rsidRDefault="00AE1AFE" w:rsidP="00AE1AFE">
      <w:pPr>
        <w:pStyle w:val="EndNoteBibliography"/>
        <w:spacing w:after="0"/>
        <w:ind w:left="720" w:hanging="720"/>
        <w:rPr>
          <w:noProof/>
        </w:rPr>
      </w:pPr>
      <w:r w:rsidRPr="00AE1AFE">
        <w:rPr>
          <w:noProof/>
        </w:rPr>
        <w:t>33</w:t>
      </w:r>
      <w:r w:rsidRPr="00AE1AFE">
        <w:rPr>
          <w:noProof/>
        </w:rPr>
        <w:tab/>
        <w:t>Morris, M. E.</w:t>
      </w:r>
      <w:r w:rsidRPr="00AE1AFE">
        <w:rPr>
          <w:i/>
          <w:noProof/>
        </w:rPr>
        <w:t xml:space="preserve"> et al.</w:t>
      </w:r>
      <w:r w:rsidRPr="00AE1AFE">
        <w:rPr>
          <w:noProof/>
        </w:rPr>
        <w:t xml:space="preserve"> Smart-home technologies to assist older people to live well at home. </w:t>
      </w:r>
      <w:r w:rsidRPr="00AE1AFE">
        <w:rPr>
          <w:i/>
          <w:noProof/>
        </w:rPr>
        <w:t>Journal of aging science</w:t>
      </w:r>
      <w:r w:rsidRPr="00AE1AFE">
        <w:rPr>
          <w:noProof/>
        </w:rPr>
        <w:t xml:space="preserve"> </w:t>
      </w:r>
      <w:r w:rsidRPr="00AE1AFE">
        <w:rPr>
          <w:b/>
          <w:noProof/>
        </w:rPr>
        <w:t>1</w:t>
      </w:r>
      <w:r w:rsidRPr="00AE1AFE">
        <w:rPr>
          <w:noProof/>
        </w:rPr>
        <w:t>, 1-9 (2013).</w:t>
      </w:r>
    </w:p>
    <w:p w14:paraId="277D59B5" w14:textId="77777777" w:rsidR="00AE1AFE" w:rsidRPr="00AE1AFE" w:rsidRDefault="00AE1AFE" w:rsidP="00AE1AFE">
      <w:pPr>
        <w:pStyle w:val="EndNoteBibliography"/>
        <w:spacing w:after="0"/>
        <w:ind w:left="720" w:hanging="720"/>
        <w:rPr>
          <w:noProof/>
        </w:rPr>
      </w:pPr>
      <w:r w:rsidRPr="00AE1AFE">
        <w:rPr>
          <w:noProof/>
        </w:rPr>
        <w:t>34</w:t>
      </w:r>
      <w:r w:rsidRPr="00AE1AFE">
        <w:rPr>
          <w:noProof/>
        </w:rPr>
        <w:tab/>
        <w:t>Ingram, D. D.</w:t>
      </w:r>
      <w:r w:rsidRPr="00AE1AFE">
        <w:rPr>
          <w:i/>
          <w:noProof/>
        </w:rPr>
        <w:t xml:space="preserve"> et al.</w:t>
      </w:r>
      <w:r w:rsidRPr="00AE1AFE">
        <w:rPr>
          <w:noProof/>
        </w:rPr>
        <w:t xml:space="preserve"> United States Census 2000 population with bridged race categories. </w:t>
      </w:r>
      <w:r w:rsidRPr="00AE1AFE">
        <w:rPr>
          <w:i/>
          <w:noProof/>
        </w:rPr>
        <w:t>Vital and health statistics. Series 2, Data evaluation and methods research</w:t>
      </w:r>
      <w:r w:rsidRPr="00AE1AFE">
        <w:rPr>
          <w:noProof/>
        </w:rPr>
        <w:t>, 1-55 (2003).</w:t>
      </w:r>
    </w:p>
    <w:p w14:paraId="562FE365" w14:textId="77777777" w:rsidR="00AE1AFE" w:rsidRPr="00AE1AFE" w:rsidRDefault="00AE1AFE" w:rsidP="00AE1AFE">
      <w:pPr>
        <w:pStyle w:val="EndNoteBibliography"/>
        <w:ind w:left="720" w:hanging="720"/>
        <w:rPr>
          <w:noProof/>
        </w:rPr>
      </w:pPr>
      <w:r w:rsidRPr="00AE1AFE">
        <w:rPr>
          <w:noProof/>
        </w:rPr>
        <w:t>35</w:t>
      </w:r>
      <w:r w:rsidRPr="00AE1AFE">
        <w:rPr>
          <w:noProof/>
        </w:rPr>
        <w:tab/>
        <w:t xml:space="preserve">Karl, T. &amp; Koss, W. J. </w:t>
      </w:r>
      <w:r w:rsidRPr="00AE1AFE">
        <w:rPr>
          <w:i/>
          <w:noProof/>
        </w:rPr>
        <w:t>Regional and national monthly, seasonal, and annual temperature weighted by area, 1895-1983</w:t>
      </w:r>
      <w:r w:rsidRPr="00AE1AFE">
        <w:rPr>
          <w:noProof/>
        </w:rPr>
        <w:t>.  (National Climatic Data Center, 1984).</w:t>
      </w:r>
    </w:p>
    <w:p w14:paraId="6317C9EC" w14:textId="0EE7302D"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065FE98A" w14:textId="77777777" w:rsidR="00484658" w:rsidRPr="00C14691" w:rsidRDefault="00484658" w:rsidP="00484658">
      <w:pPr>
        <w:spacing w:after="0" w:line="480" w:lineRule="auto"/>
        <w:rPr>
          <w:rFonts w:ascii="Times New Roman" w:hAnsi="Times New Roman"/>
          <w:sz w:val="24"/>
          <w:szCs w:val="24"/>
        </w:rPr>
      </w:pPr>
      <w:r>
        <w:rPr>
          <w:rFonts w:ascii="Times New Roman" w:hAnsi="Times New Roman"/>
          <w:sz w:val="24"/>
          <w:szCs w:val="24"/>
        </w:rPr>
        <w:t xml:space="preserve">Robbie Parks is supported by a </w:t>
      </w:r>
      <w:proofErr w:type="spellStart"/>
      <w:r>
        <w:rPr>
          <w:rFonts w:ascii="Times New Roman" w:hAnsi="Times New Roman"/>
          <w:sz w:val="24"/>
          <w:szCs w:val="24"/>
        </w:rPr>
        <w:t>Wellcome</w:t>
      </w:r>
      <w:proofErr w:type="spellEnd"/>
      <w:r>
        <w:rPr>
          <w:rFonts w:ascii="Times New Roman" w:hAnsi="Times New Roman"/>
          <w:sz w:val="24"/>
          <w:szCs w:val="24"/>
        </w:rPr>
        <w:t xml:space="preserve"> Trust ISSF Studentship. Work on the US mortality data is supported by a grant from US Environmental Protection Agency.</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07BE9AAE"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xml:space="preserve">. Age groups with significant 12-month periodicity for the entire period and for </w:t>
      </w:r>
      <w:del w:id="91" w:author="Parks, Robbie M" w:date="2017-01-06T14:28:00Z">
        <w:r w:rsidRPr="004E0482" w:rsidDel="00B1250C">
          <w:rPr>
            <w:rFonts w:ascii="Times New Roman" w:hAnsi="Times New Roman"/>
            <w:color w:val="000000" w:themeColor="text1"/>
            <w:sz w:val="24"/>
            <w:szCs w:val="24"/>
          </w:rPr>
          <w:delText>each period split into 2</w:delText>
        </w:r>
      </w:del>
      <w:ins w:id="92" w:author="Parks, Robbie M" w:date="2017-01-06T14:28:00Z">
        <w:r w:rsidR="00B1250C">
          <w:rPr>
            <w:rFonts w:ascii="Times New Roman" w:hAnsi="Times New Roman"/>
            <w:color w:val="000000" w:themeColor="text1"/>
            <w:sz w:val="24"/>
            <w:szCs w:val="24"/>
          </w:rPr>
          <w:t xml:space="preserve">both the 1982-1999 and 2000-2013 periods </w:t>
        </w:r>
      </w:ins>
      <w:r w:rsidRPr="004E0482">
        <w:rPr>
          <w:rFonts w:ascii="Times New Roman" w:hAnsi="Times New Roman"/>
          <w:color w:val="000000" w:themeColor="text1"/>
          <w:sz w:val="24"/>
          <w:szCs w:val="24"/>
        </w:rPr>
        <w:t>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93" w:name="_Ref468360496"/>
      <w:r w:rsidRPr="004E0482">
        <w:rPr>
          <w:rFonts w:ascii="Times New Roman" w:hAnsi="Times New Roman"/>
          <w:b/>
          <w:color w:val="000000" w:themeColor="text1"/>
          <w:sz w:val="24"/>
          <w:szCs w:val="24"/>
        </w:rPr>
        <w:lastRenderedPageBreak/>
        <w:t xml:space="preserve">Figure </w:t>
      </w:r>
      <w:bookmarkEnd w:id="93"/>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Default="004E0482" w:rsidP="0088197D">
      <w:pPr>
        <w:pStyle w:val="Caption"/>
        <w:spacing w:after="0" w:line="480" w:lineRule="auto"/>
        <w:jc w:val="both"/>
        <w:rPr>
          <w:rFonts w:ascii="Times New Roman" w:hAnsi="Times New Roman"/>
          <w:i w:val="0"/>
          <w:color w:val="000000" w:themeColor="text1"/>
          <w:sz w:val="24"/>
          <w:szCs w:val="24"/>
        </w:rPr>
      </w:pPr>
    </w:p>
    <w:p w14:paraId="5C994844" w14:textId="77777777" w:rsidR="009548C7" w:rsidRDefault="009548C7" w:rsidP="008B746F"/>
    <w:p w14:paraId="7F76311D" w14:textId="77777777" w:rsidR="009548C7" w:rsidRDefault="009548C7" w:rsidP="008B746F"/>
    <w:p w14:paraId="7447329F" w14:textId="77777777" w:rsidR="009548C7" w:rsidRDefault="009548C7" w:rsidP="008B746F"/>
    <w:p w14:paraId="6A6DFF29" w14:textId="77777777" w:rsidR="009548C7" w:rsidRDefault="009548C7" w:rsidP="008B746F"/>
    <w:p w14:paraId="18E2BC69" w14:textId="77777777" w:rsidR="009548C7" w:rsidRDefault="009548C7" w:rsidP="008B746F"/>
    <w:p w14:paraId="4D62CCEE" w14:textId="77777777" w:rsidR="009548C7" w:rsidRDefault="009548C7" w:rsidP="008B746F"/>
    <w:p w14:paraId="625C968F" w14:textId="77777777" w:rsidR="009548C7" w:rsidRDefault="009548C7" w:rsidP="008B746F"/>
    <w:p w14:paraId="1508CC76" w14:textId="77777777" w:rsidR="009548C7" w:rsidRDefault="009548C7" w:rsidP="008B746F"/>
    <w:p w14:paraId="0D987C8C" w14:textId="77777777" w:rsidR="009548C7" w:rsidRDefault="009548C7" w:rsidP="008B746F"/>
    <w:p w14:paraId="2DEECABF" w14:textId="77777777" w:rsidR="009548C7" w:rsidRDefault="009548C7" w:rsidP="008B746F"/>
    <w:p w14:paraId="3CE4CA98" w14:textId="77777777" w:rsidR="009548C7" w:rsidRPr="008B746F" w:rsidRDefault="009548C7" w:rsidP="008B746F"/>
    <w:p w14:paraId="6AD25E45" w14:textId="159F772C" w:rsidR="00971550" w:rsidRDefault="00971550" w:rsidP="0088197D">
      <w:pPr>
        <w:pStyle w:val="Caption"/>
        <w:spacing w:after="0" w:line="480" w:lineRule="auto"/>
        <w:jc w:val="both"/>
        <w:rPr>
          <w:rFonts w:ascii="Times New Roman" w:hAnsi="Times New Roman"/>
          <w:i w:val="0"/>
          <w:color w:val="000000" w:themeColor="text1"/>
          <w:sz w:val="24"/>
          <w:szCs w:val="24"/>
        </w:rPr>
      </w:pPr>
    </w:p>
    <w:p w14:paraId="03EE8C87" w14:textId="77777777" w:rsidR="008B746F" w:rsidRDefault="008B746F" w:rsidP="008B746F"/>
    <w:p w14:paraId="7191B9A8" w14:textId="77777777" w:rsidR="008B746F" w:rsidRDefault="008B746F" w:rsidP="008B746F"/>
    <w:p w14:paraId="7E8C5F15" w14:textId="77777777" w:rsidR="008B746F" w:rsidRDefault="008B746F" w:rsidP="008B746F"/>
    <w:p w14:paraId="6A28AEF9" w14:textId="77777777" w:rsidR="008B746F" w:rsidRDefault="008B746F" w:rsidP="008B746F"/>
    <w:p w14:paraId="35CD7A86" w14:textId="77777777" w:rsidR="008B746F" w:rsidRDefault="008B746F" w:rsidP="008B746F"/>
    <w:p w14:paraId="26E22805" w14:textId="77777777" w:rsidR="008B746F" w:rsidRDefault="008B746F" w:rsidP="008B746F"/>
    <w:p w14:paraId="4D260A47" w14:textId="77777777" w:rsidR="008B746F" w:rsidRDefault="008B746F" w:rsidP="008B746F"/>
    <w:p w14:paraId="4765240D" w14:textId="77777777" w:rsidR="008B746F" w:rsidRDefault="008B746F" w:rsidP="008B746F"/>
    <w:p w14:paraId="0E24F3E6" w14:textId="77777777" w:rsidR="008B746F" w:rsidRDefault="008B746F" w:rsidP="008B746F"/>
    <w:p w14:paraId="28F9E5BB" w14:textId="5120F712" w:rsidR="008B746F" w:rsidRPr="004E0482" w:rsidRDefault="008B746F" w:rsidP="008B746F">
      <w:pPr>
        <w:pStyle w:val="Caption"/>
        <w:spacing w:after="0" w:line="480" w:lineRule="auto"/>
        <w:jc w:val="both"/>
        <w:rPr>
          <w:ins w:id="94" w:author="Parks, Robbie M" w:date="2017-01-11T17:29:00Z"/>
          <w:rFonts w:ascii="Times New Roman" w:hAnsi="Times New Roman"/>
          <w:i w:val="0"/>
          <w:color w:val="000000" w:themeColor="text1"/>
          <w:sz w:val="24"/>
          <w:szCs w:val="24"/>
        </w:rPr>
      </w:pPr>
      <w:ins w:id="95" w:author="Parks, Robbie M" w:date="2017-01-11T17:29:00Z">
        <w:r>
          <w:rPr>
            <w:rFonts w:ascii="Times New Roman" w:hAnsi="Times New Roman"/>
            <w:b/>
            <w:i w:val="0"/>
            <w:color w:val="000000" w:themeColor="text1"/>
            <w:sz w:val="24"/>
            <w:szCs w:val="24"/>
          </w:rPr>
          <w:lastRenderedPageBreak/>
          <w:t>Figure S2</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Pr>
            <w:rFonts w:ascii="Times New Roman" w:hAnsi="Times New Roman"/>
            <w:i w:val="0"/>
            <w:color w:val="000000" w:themeColor="text1"/>
            <w:sz w:val="24"/>
            <w:szCs w:val="24"/>
          </w:rPr>
          <w:t>Mortality excess against temperature excess</w:t>
        </w:r>
      </w:ins>
      <w:ins w:id="96" w:author="Parks, Robbie M" w:date="2017-01-11T17:30:00Z">
        <w:r w:rsidR="0088729F">
          <w:rPr>
            <w:rFonts w:ascii="Times New Roman" w:hAnsi="Times New Roman"/>
            <w:i w:val="0"/>
            <w:color w:val="000000" w:themeColor="text1"/>
            <w:sz w:val="24"/>
            <w:szCs w:val="24"/>
          </w:rPr>
          <w:t xml:space="preserve"> (in Kelvin)</w:t>
        </w:r>
        <w:r>
          <w:rPr>
            <w:rFonts w:ascii="Times New Roman" w:hAnsi="Times New Roman"/>
            <w:i w:val="0"/>
            <w:color w:val="000000" w:themeColor="text1"/>
            <w:sz w:val="24"/>
            <w:szCs w:val="24"/>
          </w:rPr>
          <w:t xml:space="preserve">, by climate region, sex and age group for </w:t>
        </w:r>
      </w:ins>
      <w:ins w:id="97" w:author="Parks, Robbie M" w:date="2017-01-11T17:29:00Z">
        <w:r w:rsidRPr="004E0482">
          <w:rPr>
            <w:rFonts w:ascii="Times New Roman" w:hAnsi="Times New Roman"/>
            <w:i w:val="0"/>
            <w:color w:val="000000" w:themeColor="text1"/>
            <w:sz w:val="24"/>
            <w:szCs w:val="24"/>
          </w:rPr>
          <w:t xml:space="preserve">(A) </w:t>
        </w:r>
      </w:ins>
      <w:ins w:id="98" w:author="Parks, Robbie M" w:date="2017-01-11T17:30:00Z">
        <w:r>
          <w:rPr>
            <w:rFonts w:ascii="Times New Roman" w:hAnsi="Times New Roman"/>
            <w:i w:val="0"/>
            <w:color w:val="000000" w:themeColor="text1"/>
            <w:sz w:val="24"/>
            <w:szCs w:val="24"/>
          </w:rPr>
          <w:t xml:space="preserve">1982 and </w:t>
        </w:r>
      </w:ins>
      <w:ins w:id="99" w:author="Parks, Robbie M" w:date="2017-01-11T17:29:00Z">
        <w:r w:rsidRPr="004E0482">
          <w:rPr>
            <w:rFonts w:ascii="Times New Roman" w:hAnsi="Times New Roman"/>
            <w:i w:val="0"/>
            <w:color w:val="000000" w:themeColor="text1"/>
            <w:sz w:val="24"/>
            <w:szCs w:val="24"/>
          </w:rPr>
          <w:t xml:space="preserve">(B) </w:t>
        </w:r>
      </w:ins>
      <w:ins w:id="100" w:author="Parks, Robbie M" w:date="2017-01-11T17:30:00Z">
        <w:r>
          <w:rPr>
            <w:rFonts w:ascii="Times New Roman" w:hAnsi="Times New Roman"/>
            <w:i w:val="0"/>
            <w:color w:val="000000" w:themeColor="text1"/>
            <w:sz w:val="24"/>
            <w:szCs w:val="24"/>
          </w:rPr>
          <w:t>2013</w:t>
        </w:r>
      </w:ins>
      <w:ins w:id="101" w:author="Parks, Robbie M" w:date="2017-01-11T17:29:00Z">
        <w:r w:rsidR="00E337E0">
          <w:rPr>
            <w:rFonts w:ascii="Times New Roman" w:hAnsi="Times New Roman"/>
            <w:i w:val="0"/>
            <w:color w:val="000000" w:themeColor="text1"/>
            <w:sz w:val="24"/>
            <w:szCs w:val="24"/>
          </w:rPr>
          <w:t xml:space="preserve">. </w:t>
        </w:r>
        <w:r w:rsidRPr="004E0482">
          <w:rPr>
            <w:rFonts w:ascii="Times New Roman" w:hAnsi="Times New Roman"/>
            <w:i w:val="0"/>
            <w:color w:val="000000" w:themeColor="text1"/>
            <w:sz w:val="24"/>
            <w:szCs w:val="24"/>
          </w:rPr>
          <w:t xml:space="preserve">Only groups which exhibited significant 12-month seasonality in the national analysis are included. </w:t>
        </w:r>
      </w:ins>
    </w:p>
    <w:p w14:paraId="3AAD649E" w14:textId="77777777" w:rsidR="008B746F" w:rsidRPr="008B746F" w:rsidRDefault="008B746F" w:rsidP="008B746F">
      <w:pPr>
        <w:rPr>
          <w:rPrChange w:id="102" w:author="Parks, Robbie M" w:date="2017-01-11T17:29:00Z">
            <w:rPr>
              <w:rFonts w:ascii="Times New Roman" w:hAnsi="Times New Roman"/>
              <w:i w:val="0"/>
              <w:color w:val="000000" w:themeColor="text1"/>
              <w:sz w:val="24"/>
              <w:szCs w:val="24"/>
            </w:rPr>
          </w:rPrChange>
        </w:rPr>
        <w:pPrChange w:id="103" w:author="Parks, Robbie M" w:date="2017-01-11T17:29:00Z">
          <w:pPr>
            <w:pStyle w:val="Caption"/>
            <w:spacing w:after="0" w:line="480" w:lineRule="auto"/>
            <w:jc w:val="both"/>
          </w:pPr>
        </w:pPrChange>
      </w:pPr>
    </w:p>
    <w:p w14:paraId="1C10E54C" w14:textId="095FC159" w:rsidR="00E01502" w:rsidRPr="005120F4" w:rsidRDefault="00E01502" w:rsidP="0088197D">
      <w:pPr>
        <w:spacing w:after="0"/>
      </w:pP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6" w:author="Parks, Robbie M" w:date="2017-01-09T18:15:00Z" w:initials="PRM">
    <w:p w14:paraId="3DDBB18E" w14:textId="58F32483" w:rsidR="00813259" w:rsidRDefault="00813259">
      <w:pPr>
        <w:pStyle w:val="CommentText"/>
      </w:pPr>
      <w:r>
        <w:rPr>
          <w:rStyle w:val="CommentReference"/>
        </w:rPr>
        <w:annotationRef/>
      </w:r>
      <w:r>
        <w:t>Majid to finish</w:t>
      </w:r>
    </w:p>
  </w:comment>
  <w:comment w:id="76" w:author="Parks, Robbie M" w:date="2017-01-11T13:23:00Z" w:initials="PRM">
    <w:p w14:paraId="04296AED" w14:textId="77777777" w:rsidR="005F2541" w:rsidRDefault="00A62D4A">
      <w:pPr>
        <w:pStyle w:val="CommentText"/>
      </w:pPr>
      <w:r>
        <w:rPr>
          <w:rStyle w:val="CommentReference"/>
        </w:rPr>
        <w:annotationRef/>
      </w:r>
      <w:r w:rsidR="005F2541">
        <w:t>Added</w:t>
      </w:r>
    </w:p>
    <w:p w14:paraId="10779B03" w14:textId="77777777" w:rsidR="005F2541" w:rsidRDefault="005F2541">
      <w:pPr>
        <w:pStyle w:val="CommentText"/>
      </w:pPr>
    </w:p>
    <w:p w14:paraId="1C7149D3" w14:textId="43F7B215" w:rsidR="00BA4253" w:rsidRDefault="00E61061">
      <w:pPr>
        <w:pStyle w:val="CommentText"/>
      </w:pPr>
      <w:hyperlink r:id="rId1" w:history="1">
        <w:r w:rsidR="00A62D4A" w:rsidRPr="00FE0712">
          <w:rPr>
            <w:rStyle w:val="Hyperlink"/>
          </w:rPr>
          <w:t>https://www.cdc.gov/nchs/data/nvsr/nvsr64/nvsr64_09.pdf</w:t>
        </w:r>
      </w:hyperlink>
      <w:r w:rsidR="00A62D4A">
        <w:t xml:space="preserve"> </w:t>
      </w:r>
    </w:p>
    <w:p w14:paraId="00341BE0" w14:textId="77777777" w:rsidR="00BA4253" w:rsidRDefault="00BA4253">
      <w:pPr>
        <w:pStyle w:val="CommentText"/>
      </w:pPr>
    </w:p>
    <w:p w14:paraId="1F737DCB" w14:textId="7DB74F33" w:rsidR="00BA4253" w:rsidRDefault="006120D3">
      <w:pPr>
        <w:pStyle w:val="CommentText"/>
      </w:pPr>
      <w:hyperlink r:id="rId2" w:history="1">
        <w:r w:rsidRPr="00BB496C">
          <w:rPr>
            <w:rStyle w:val="Hyperlink"/>
          </w:rPr>
          <w:t>https://www.cdc.gov/nchs/data/series/sr_20/sr20_020acc.pdf</w:t>
        </w:r>
      </w:hyperlink>
      <w:r>
        <w:t xml:space="preserve"> (figure 5)</w:t>
      </w:r>
    </w:p>
    <w:p w14:paraId="6A1E175F" w14:textId="77777777" w:rsidR="00BA4253" w:rsidRDefault="00BA4253">
      <w:pPr>
        <w:pStyle w:val="CommentText"/>
      </w:pPr>
    </w:p>
    <w:p w14:paraId="784E0E08" w14:textId="41585F32" w:rsidR="00A62D4A" w:rsidRDefault="005F2541">
      <w:pPr>
        <w:pStyle w:val="CommentText"/>
      </w:pPr>
      <w:r>
        <w:t>as well as Feinstein</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DDBB18E" w15:done="0"/>
  <w15:commentEx w15:paraId="784E0E0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oNotDisplayPageBoundaries/>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1FBD"/>
    <w:rsid w:val="0004212A"/>
    <w:rsid w:val="00043FFB"/>
    <w:rsid w:val="00045836"/>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60B6"/>
    <w:rsid w:val="0007673F"/>
    <w:rsid w:val="00076B33"/>
    <w:rsid w:val="00076C18"/>
    <w:rsid w:val="0008276D"/>
    <w:rsid w:val="00085916"/>
    <w:rsid w:val="00086313"/>
    <w:rsid w:val="00087CDF"/>
    <w:rsid w:val="00090550"/>
    <w:rsid w:val="00090F21"/>
    <w:rsid w:val="000920C6"/>
    <w:rsid w:val="00094C5C"/>
    <w:rsid w:val="000953D4"/>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7D0B"/>
    <w:rsid w:val="001102E0"/>
    <w:rsid w:val="00111002"/>
    <w:rsid w:val="00113607"/>
    <w:rsid w:val="00113C44"/>
    <w:rsid w:val="001218B3"/>
    <w:rsid w:val="00126334"/>
    <w:rsid w:val="001309AB"/>
    <w:rsid w:val="00130E5F"/>
    <w:rsid w:val="00132C6C"/>
    <w:rsid w:val="0013450E"/>
    <w:rsid w:val="00134BC3"/>
    <w:rsid w:val="001404CF"/>
    <w:rsid w:val="00140ABF"/>
    <w:rsid w:val="00146224"/>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88C"/>
    <w:rsid w:val="001A2B8B"/>
    <w:rsid w:val="001A4EBF"/>
    <w:rsid w:val="001A679D"/>
    <w:rsid w:val="001A6832"/>
    <w:rsid w:val="001A7D62"/>
    <w:rsid w:val="001B106D"/>
    <w:rsid w:val="001B23D1"/>
    <w:rsid w:val="001B2C37"/>
    <w:rsid w:val="001B6E57"/>
    <w:rsid w:val="001B722E"/>
    <w:rsid w:val="001C03EF"/>
    <w:rsid w:val="001C124F"/>
    <w:rsid w:val="001C4785"/>
    <w:rsid w:val="001C52F1"/>
    <w:rsid w:val="001D14DB"/>
    <w:rsid w:val="001D20EA"/>
    <w:rsid w:val="001D4E3C"/>
    <w:rsid w:val="001D79E8"/>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3D59"/>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08D5"/>
    <w:rsid w:val="00282A26"/>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E8C"/>
    <w:rsid w:val="002C5FB9"/>
    <w:rsid w:val="002C69CD"/>
    <w:rsid w:val="002C7535"/>
    <w:rsid w:val="002C7D57"/>
    <w:rsid w:val="002D0988"/>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73A9B"/>
    <w:rsid w:val="00377B40"/>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B030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1D6B"/>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623D"/>
    <w:rsid w:val="00466E11"/>
    <w:rsid w:val="0047194E"/>
    <w:rsid w:val="004720DB"/>
    <w:rsid w:val="00472EC1"/>
    <w:rsid w:val="00474509"/>
    <w:rsid w:val="0047590C"/>
    <w:rsid w:val="00475B71"/>
    <w:rsid w:val="00475BFB"/>
    <w:rsid w:val="00475DDE"/>
    <w:rsid w:val="004774DF"/>
    <w:rsid w:val="004778FB"/>
    <w:rsid w:val="00480715"/>
    <w:rsid w:val="00482D51"/>
    <w:rsid w:val="00483666"/>
    <w:rsid w:val="00484658"/>
    <w:rsid w:val="0048630A"/>
    <w:rsid w:val="004875C3"/>
    <w:rsid w:val="00487889"/>
    <w:rsid w:val="00490CB6"/>
    <w:rsid w:val="0049110E"/>
    <w:rsid w:val="004979E7"/>
    <w:rsid w:val="004A0AF3"/>
    <w:rsid w:val="004A5369"/>
    <w:rsid w:val="004A5B2C"/>
    <w:rsid w:val="004A638D"/>
    <w:rsid w:val="004A7A00"/>
    <w:rsid w:val="004A7C76"/>
    <w:rsid w:val="004B07CB"/>
    <w:rsid w:val="004B1615"/>
    <w:rsid w:val="004B2F85"/>
    <w:rsid w:val="004B6051"/>
    <w:rsid w:val="004B610C"/>
    <w:rsid w:val="004B7154"/>
    <w:rsid w:val="004B7609"/>
    <w:rsid w:val="004C02DD"/>
    <w:rsid w:val="004C06A5"/>
    <w:rsid w:val="004C0C71"/>
    <w:rsid w:val="004C2124"/>
    <w:rsid w:val="004C5A3B"/>
    <w:rsid w:val="004C5E37"/>
    <w:rsid w:val="004C7DCA"/>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5A63"/>
    <w:rsid w:val="005066A6"/>
    <w:rsid w:val="00510715"/>
    <w:rsid w:val="00511D20"/>
    <w:rsid w:val="005120F4"/>
    <w:rsid w:val="00514C8F"/>
    <w:rsid w:val="00515033"/>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715E7"/>
    <w:rsid w:val="00580ABB"/>
    <w:rsid w:val="0058108C"/>
    <w:rsid w:val="00582A84"/>
    <w:rsid w:val="005835D4"/>
    <w:rsid w:val="00584A95"/>
    <w:rsid w:val="005853B5"/>
    <w:rsid w:val="0058570E"/>
    <w:rsid w:val="005862FA"/>
    <w:rsid w:val="005914BD"/>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705C"/>
    <w:rsid w:val="0073779F"/>
    <w:rsid w:val="00742ADE"/>
    <w:rsid w:val="00742C8F"/>
    <w:rsid w:val="00742DE1"/>
    <w:rsid w:val="007436D7"/>
    <w:rsid w:val="007460C7"/>
    <w:rsid w:val="0074650F"/>
    <w:rsid w:val="00746762"/>
    <w:rsid w:val="00750EC9"/>
    <w:rsid w:val="007526BC"/>
    <w:rsid w:val="00752EE1"/>
    <w:rsid w:val="007560D4"/>
    <w:rsid w:val="0075782A"/>
    <w:rsid w:val="00757A7C"/>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713"/>
    <w:rsid w:val="00791D9C"/>
    <w:rsid w:val="00792165"/>
    <w:rsid w:val="00792C98"/>
    <w:rsid w:val="00793D6E"/>
    <w:rsid w:val="00795E96"/>
    <w:rsid w:val="0079658A"/>
    <w:rsid w:val="007A42F3"/>
    <w:rsid w:val="007A5A8A"/>
    <w:rsid w:val="007A74E1"/>
    <w:rsid w:val="007A78A7"/>
    <w:rsid w:val="007A7D9E"/>
    <w:rsid w:val="007B0043"/>
    <w:rsid w:val="007B2EED"/>
    <w:rsid w:val="007B4382"/>
    <w:rsid w:val="007B5D34"/>
    <w:rsid w:val="007C0F0B"/>
    <w:rsid w:val="007C3530"/>
    <w:rsid w:val="007C3C7E"/>
    <w:rsid w:val="007C5A4F"/>
    <w:rsid w:val="007C7770"/>
    <w:rsid w:val="007C782D"/>
    <w:rsid w:val="007D3C53"/>
    <w:rsid w:val="007E2DBE"/>
    <w:rsid w:val="007E3679"/>
    <w:rsid w:val="007E69F1"/>
    <w:rsid w:val="007F1DCB"/>
    <w:rsid w:val="007F22D2"/>
    <w:rsid w:val="007F2E1E"/>
    <w:rsid w:val="007F4B6E"/>
    <w:rsid w:val="007F7BFF"/>
    <w:rsid w:val="00801D92"/>
    <w:rsid w:val="0080293E"/>
    <w:rsid w:val="00803355"/>
    <w:rsid w:val="00803FD0"/>
    <w:rsid w:val="00805AB6"/>
    <w:rsid w:val="0080737F"/>
    <w:rsid w:val="0081181A"/>
    <w:rsid w:val="00811C78"/>
    <w:rsid w:val="00811F2E"/>
    <w:rsid w:val="00813259"/>
    <w:rsid w:val="00813E7F"/>
    <w:rsid w:val="00814929"/>
    <w:rsid w:val="008155F4"/>
    <w:rsid w:val="00817630"/>
    <w:rsid w:val="008201D2"/>
    <w:rsid w:val="00820F50"/>
    <w:rsid w:val="00822EA3"/>
    <w:rsid w:val="00822FC4"/>
    <w:rsid w:val="00823AE1"/>
    <w:rsid w:val="008245F0"/>
    <w:rsid w:val="0082646B"/>
    <w:rsid w:val="008315AE"/>
    <w:rsid w:val="00831703"/>
    <w:rsid w:val="00831748"/>
    <w:rsid w:val="0083342C"/>
    <w:rsid w:val="00833790"/>
    <w:rsid w:val="00834711"/>
    <w:rsid w:val="0083738D"/>
    <w:rsid w:val="00837DCF"/>
    <w:rsid w:val="00837EAF"/>
    <w:rsid w:val="00840791"/>
    <w:rsid w:val="0084095B"/>
    <w:rsid w:val="00840AE5"/>
    <w:rsid w:val="00842569"/>
    <w:rsid w:val="0084267F"/>
    <w:rsid w:val="00843887"/>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E11"/>
    <w:rsid w:val="008D5E3B"/>
    <w:rsid w:val="008D6A99"/>
    <w:rsid w:val="008D7F75"/>
    <w:rsid w:val="008E0425"/>
    <w:rsid w:val="008E0770"/>
    <w:rsid w:val="008E0ADE"/>
    <w:rsid w:val="008E47B7"/>
    <w:rsid w:val="008E7EF9"/>
    <w:rsid w:val="008F3D07"/>
    <w:rsid w:val="008F4155"/>
    <w:rsid w:val="008F4FBB"/>
    <w:rsid w:val="009015E8"/>
    <w:rsid w:val="00903AEA"/>
    <w:rsid w:val="009042AC"/>
    <w:rsid w:val="00907217"/>
    <w:rsid w:val="0091075A"/>
    <w:rsid w:val="00911634"/>
    <w:rsid w:val="009118C4"/>
    <w:rsid w:val="0091242B"/>
    <w:rsid w:val="00914B6C"/>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5D68"/>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1444"/>
    <w:rsid w:val="00AF3603"/>
    <w:rsid w:val="00AF52C5"/>
    <w:rsid w:val="00AF536A"/>
    <w:rsid w:val="00B0135B"/>
    <w:rsid w:val="00B01D71"/>
    <w:rsid w:val="00B02192"/>
    <w:rsid w:val="00B02A6E"/>
    <w:rsid w:val="00B05D10"/>
    <w:rsid w:val="00B12045"/>
    <w:rsid w:val="00B1250C"/>
    <w:rsid w:val="00B12C82"/>
    <w:rsid w:val="00B13E9E"/>
    <w:rsid w:val="00B158B1"/>
    <w:rsid w:val="00B1677E"/>
    <w:rsid w:val="00B16867"/>
    <w:rsid w:val="00B17B65"/>
    <w:rsid w:val="00B22775"/>
    <w:rsid w:val="00B23DAD"/>
    <w:rsid w:val="00B2656B"/>
    <w:rsid w:val="00B3245F"/>
    <w:rsid w:val="00B35265"/>
    <w:rsid w:val="00B41680"/>
    <w:rsid w:val="00B43778"/>
    <w:rsid w:val="00B478A5"/>
    <w:rsid w:val="00B53121"/>
    <w:rsid w:val="00B556C9"/>
    <w:rsid w:val="00B55FAB"/>
    <w:rsid w:val="00B57558"/>
    <w:rsid w:val="00B60A54"/>
    <w:rsid w:val="00B60DA1"/>
    <w:rsid w:val="00B61806"/>
    <w:rsid w:val="00B61D40"/>
    <w:rsid w:val="00B657EF"/>
    <w:rsid w:val="00B65945"/>
    <w:rsid w:val="00B6614A"/>
    <w:rsid w:val="00B7095E"/>
    <w:rsid w:val="00B70F50"/>
    <w:rsid w:val="00B71A20"/>
    <w:rsid w:val="00B72FAD"/>
    <w:rsid w:val="00B76107"/>
    <w:rsid w:val="00B76378"/>
    <w:rsid w:val="00B77C3F"/>
    <w:rsid w:val="00B80FF0"/>
    <w:rsid w:val="00B820DA"/>
    <w:rsid w:val="00B82978"/>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3141"/>
    <w:rsid w:val="00BD6E46"/>
    <w:rsid w:val="00BD7F15"/>
    <w:rsid w:val="00BE069F"/>
    <w:rsid w:val="00BE0A4B"/>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2B62"/>
    <w:rsid w:val="00CB31C8"/>
    <w:rsid w:val="00CB4E84"/>
    <w:rsid w:val="00CC15D5"/>
    <w:rsid w:val="00CC1653"/>
    <w:rsid w:val="00CC1DBE"/>
    <w:rsid w:val="00CC407B"/>
    <w:rsid w:val="00CC40CC"/>
    <w:rsid w:val="00CC5C93"/>
    <w:rsid w:val="00CD40C6"/>
    <w:rsid w:val="00CD5FF4"/>
    <w:rsid w:val="00CD7B5F"/>
    <w:rsid w:val="00CE0658"/>
    <w:rsid w:val="00CE1DCB"/>
    <w:rsid w:val="00CE1EE0"/>
    <w:rsid w:val="00CE2B18"/>
    <w:rsid w:val="00CE64B3"/>
    <w:rsid w:val="00CF10DE"/>
    <w:rsid w:val="00CF1263"/>
    <w:rsid w:val="00CF2214"/>
    <w:rsid w:val="00CF318B"/>
    <w:rsid w:val="00CF6E0F"/>
    <w:rsid w:val="00CF6E10"/>
    <w:rsid w:val="00D007E9"/>
    <w:rsid w:val="00D008D7"/>
    <w:rsid w:val="00D01AE8"/>
    <w:rsid w:val="00D01CEF"/>
    <w:rsid w:val="00D066CD"/>
    <w:rsid w:val="00D070E7"/>
    <w:rsid w:val="00D07EC4"/>
    <w:rsid w:val="00D07ECE"/>
    <w:rsid w:val="00D104A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6D4"/>
    <w:rsid w:val="00D604B5"/>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5C1"/>
    <w:rsid w:val="00DD2742"/>
    <w:rsid w:val="00DD4C07"/>
    <w:rsid w:val="00DD676E"/>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843"/>
    <w:rsid w:val="00FD1A95"/>
    <w:rsid w:val="00FD5404"/>
    <w:rsid w:val="00FE1F20"/>
    <w:rsid w:val="00FE237B"/>
    <w:rsid w:val="00FE46E5"/>
    <w:rsid w:val="00FE5292"/>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s://www.cdc.gov/nchs/data/nvsr/nvsr64/nvsr64_09.pdf" TargetMode="External"/><Relationship Id="rId2" Type="http://schemas.openxmlformats.org/officeDocument/2006/relationships/hyperlink" Target="https://www.cdc.gov/nchs/data/series/sr_20/sr20_020acc.pdf" TargetMode="External"/></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94DA483-B7A3-E540-BD77-EBB6F691E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Pages>
  <Words>6177</Words>
  <Characters>35212</Characters>
  <Application>Microsoft Macintosh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127</cp:revision>
  <dcterms:created xsi:type="dcterms:W3CDTF">2017-01-06T12:06:00Z</dcterms:created>
  <dcterms:modified xsi:type="dcterms:W3CDTF">2017-01-11T17:34:00Z</dcterms:modified>
</cp:coreProperties>
</file>