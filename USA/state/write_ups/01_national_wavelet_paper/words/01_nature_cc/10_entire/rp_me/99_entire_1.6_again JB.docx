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bookmarkStart w:id="0" w:name="_GoBack"/>
      <w:bookmarkEnd w:id="0"/>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04B6C8F8"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commentRangeStart w:id="1"/>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commentRangeEnd w:id="1"/>
      <w:r w:rsidR="00FE02E4">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commentRangeStart w:id="2"/>
      <w:r w:rsidRPr="00A2556E">
        <w:rPr>
          <w:rFonts w:ascii="Times New Roman" w:hAnsi="Times New Roman"/>
          <w:color w:val="000000" w:themeColor="text1"/>
          <w:sz w:val="24"/>
          <w:szCs w:val="24"/>
          <w:highlight w:val="yellow"/>
        </w:rPr>
        <w:fldChar w:fldCharType="begin"/>
      </w:r>
      <w:r w:rsidR="009334A8" w:rsidRPr="00A2556E">
        <w:rPr>
          <w:rFonts w:ascii="Times New Roman" w:hAnsi="Times New Roman"/>
          <w:color w:val="000000" w:themeColor="text1"/>
          <w:sz w:val="24"/>
          <w:szCs w:val="24"/>
          <w:highlight w:val="yellow"/>
        </w:rPr>
        <w:instrText xml:space="preserve"> ADDIN EN.CITE &lt;EndNote&gt;&lt;Cite&gt;&lt;Author&gt;Barreca&lt;/Author&gt;&lt;Year&gt;2016&lt;/Year&gt;&lt;RecNum&gt;265&lt;/RecNum&gt;&lt;DisplayText&gt;&lt;style face="superscript"&gt;11&lt;/style&gt;&lt;/DisplayText&gt;&lt;record&gt;&lt;rec-number&gt;265&lt;/rec-number&gt;&lt;foreign-keys&gt;&lt;key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A2556E">
        <w:rPr>
          <w:rFonts w:ascii="Times New Roman" w:hAnsi="Times New Roman"/>
          <w:color w:val="000000" w:themeColor="text1"/>
          <w:sz w:val="24"/>
          <w:szCs w:val="24"/>
          <w:highlight w:val="yellow"/>
        </w:rPr>
        <w:fldChar w:fldCharType="separate"/>
      </w:r>
      <w:r w:rsidR="009334A8" w:rsidRPr="00A2556E">
        <w:rPr>
          <w:rFonts w:ascii="Times New Roman" w:hAnsi="Times New Roman"/>
          <w:noProof/>
          <w:color w:val="000000" w:themeColor="text1"/>
          <w:sz w:val="24"/>
          <w:szCs w:val="24"/>
          <w:highlight w:val="yellow"/>
          <w:vertAlign w:val="superscript"/>
        </w:rPr>
        <w:t>11</w:t>
      </w:r>
      <w:r w:rsidRPr="00A2556E">
        <w:rPr>
          <w:rFonts w:ascii="Times New Roman" w:hAnsi="Times New Roman"/>
          <w:color w:val="000000" w:themeColor="text1"/>
          <w:sz w:val="24"/>
          <w:szCs w:val="24"/>
          <w:highlight w:val="yellow"/>
        </w:rPr>
        <w:fldChar w:fldCharType="end"/>
      </w:r>
      <w:commentRangeEnd w:id="2"/>
      <w:r w:rsidR="00FE02E4">
        <w:rPr>
          <w:rStyle w:val="CommentReference"/>
          <w:rFonts w:asciiTheme="minorHAnsi" w:eastAsiaTheme="minorHAnsi" w:hAnsiTheme="minorHAnsi" w:cstheme="minorBidi"/>
        </w:rPr>
        <w:commentReference w:id="2"/>
      </w:r>
      <w:r w:rsidRPr="004E0482">
        <w:rPr>
          <w:rFonts w:ascii="Times New Roman" w:hAnsi="Times New Roman"/>
          <w:color w:val="000000" w:themeColor="text1"/>
          <w:sz w:val="24"/>
          <w:szCs w:val="24"/>
        </w:rPr>
        <w:t xml:space="preserve"> A thorough understanding </w:t>
      </w:r>
      <w:ins w:id="3" w:author="umahx99" w:date="2016-12-19T23:53:00Z">
        <w:r w:rsidR="00FE02E4">
          <w:rPr>
            <w:rFonts w:ascii="Times New Roman" w:hAnsi="Times New Roman"/>
            <w:color w:val="000000" w:themeColor="text1"/>
            <w:sz w:val="24"/>
            <w:szCs w:val="24"/>
          </w:rPr>
          <w:t xml:space="preserve">of </w:t>
        </w:r>
      </w:ins>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5E1DBA4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 </w:instrText>
      </w:r>
      <w:r w:rsidR="00A0468A">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EN.CITE.DATA </w:instrText>
      </w:r>
      <w:r w:rsidR="00A0468A">
        <w:rPr>
          <w:rFonts w:ascii="Times New Roman" w:hAnsi="Times New Roman"/>
          <w:color w:val="000000" w:themeColor="text1"/>
          <w:sz w:val="24"/>
          <w:szCs w:val="24"/>
        </w:rPr>
      </w:r>
      <w:r w:rsidR="00A0468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0468A" w:rsidRPr="00A0468A">
        <w:rPr>
          <w:rFonts w:ascii="Times New Roman" w:hAnsi="Times New Roman"/>
          <w:noProof/>
          <w:color w:val="000000" w:themeColor="text1"/>
          <w:sz w:val="24"/>
          <w:szCs w:val="24"/>
          <w:vertAlign w:val="superscript"/>
        </w:rPr>
        <w:t>4-8,10,12-22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face="superscript"&gt;7,12&lt;/style&gt;&lt;/DisplayText&gt;&lt;record&gt;&lt;rec-number&gt;355&lt;/rec-number&gt;&lt;foreign-keys&gt;&lt;key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7,12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5,6,14,15,19,21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23,24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32005194"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shows that</w:t>
      </w:r>
      <w:ins w:id="4" w:author="umahx99" w:date="2016-12-20T04:30:00Z">
        <w:r w:rsidR="00C11923">
          <w:rPr>
            <w:rFonts w:ascii="Times New Roman" w:hAnsi="Times New Roman"/>
            <w:sz w:val="24"/>
            <w:szCs w:val="24"/>
          </w:rPr>
          <w:t xml:space="preserve"> in males</w:t>
        </w:r>
      </w:ins>
      <w:r w:rsidR="002C5FB9" w:rsidRPr="004278AA">
        <w:rPr>
          <w:rFonts w:ascii="Times New Roman" w:hAnsi="Times New Roman"/>
          <w:sz w:val="24"/>
          <w:szCs w:val="24"/>
        </w:rPr>
        <w:t xml:space="preserve"> all but the 35-44 year olds possessed a </w:t>
      </w:r>
      <w:ins w:id="5" w:author="umahx99" w:date="2016-12-20T00:06:00Z">
        <w:r w:rsidR="0000414E">
          <w:rPr>
            <w:rFonts w:ascii="Times New Roman" w:hAnsi="Times New Roman"/>
            <w:sz w:val="24"/>
            <w:szCs w:val="24"/>
          </w:rPr>
          <w:t xml:space="preserve">statistically </w:t>
        </w:r>
      </w:ins>
      <w:r w:rsidR="002C5FB9" w:rsidRPr="004278AA">
        <w:rPr>
          <w:rFonts w:ascii="Times New Roman" w:hAnsi="Times New Roman"/>
          <w:sz w:val="24"/>
          <w:szCs w:val="24"/>
        </w:rPr>
        <w:t>significant 12-month seasonality</w:t>
      </w:r>
      <w:del w:id="6" w:author="umahx99" w:date="2016-12-20T04:30:00Z">
        <w:r w:rsidR="002C5FB9" w:rsidRPr="004278AA" w:rsidDel="00C11923">
          <w:rPr>
            <w:rFonts w:ascii="Times New Roman" w:hAnsi="Times New Roman"/>
            <w:sz w:val="24"/>
            <w:szCs w:val="24"/>
          </w:rPr>
          <w:delText xml:space="preserve"> in males</w:delText>
        </w:r>
      </w:del>
      <w:r w:rsidR="002C5FB9" w:rsidRPr="004278AA">
        <w:rPr>
          <w:rFonts w:ascii="Times New Roman" w:hAnsi="Times New Roman"/>
          <w:sz w:val="24"/>
          <w:szCs w:val="24"/>
        </w:rPr>
        <w:t xml:space="preserve">.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 xml:space="preserve">yed </w:t>
      </w:r>
      <w:commentRangeStart w:id="7"/>
      <w:r w:rsidR="003179A2" w:rsidRPr="004278AA">
        <w:rPr>
          <w:rFonts w:ascii="Times New Roman" w:hAnsi="Times New Roman"/>
          <w:sz w:val="24"/>
          <w:szCs w:val="24"/>
        </w:rPr>
        <w:t>significant seasonality</w:t>
      </w:r>
      <w:r w:rsidR="002C5FB9" w:rsidRPr="004278AA">
        <w:rPr>
          <w:rFonts w:ascii="Times New Roman" w:hAnsi="Times New Roman"/>
          <w:sz w:val="24"/>
          <w:szCs w:val="24"/>
        </w:rPr>
        <w:t xml:space="preserve"> at 6 months</w:t>
      </w:r>
      <w:commentRangeEnd w:id="7"/>
      <w:r w:rsidR="009236C0">
        <w:rPr>
          <w:rStyle w:val="CommentReference"/>
          <w:rFonts w:asciiTheme="minorHAnsi" w:eastAsiaTheme="minorHAnsi" w:hAnsiTheme="minorHAnsi" w:cstheme="minorBidi"/>
        </w:rPr>
        <w:commentReference w:id="7"/>
      </w:r>
      <w:r w:rsidR="002C5FB9" w:rsidRPr="004278AA">
        <w:rPr>
          <w:rFonts w:ascii="Times New Roman" w:hAnsi="Times New Roman"/>
          <w:sz w:val="24"/>
          <w:szCs w:val="24"/>
        </w:rPr>
        <w:t>.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xml:space="preserve">, and </w:t>
      </w:r>
      <w:del w:id="8" w:author="umahx99" w:date="2016-12-20T00:01:00Z">
        <w:r w:rsidR="00E07717" w:rsidRPr="004278AA" w:rsidDel="00EB6D5E">
          <w:rPr>
            <w:rFonts w:ascii="Times New Roman" w:hAnsi="Times New Roman"/>
            <w:sz w:val="24"/>
            <w:szCs w:val="24"/>
          </w:rPr>
          <w:delText xml:space="preserve">for </w:delText>
        </w:r>
      </w:del>
      <w:r w:rsidR="00E07717" w:rsidRPr="004278AA">
        <w:rPr>
          <w:rFonts w:ascii="Times New Roman" w:hAnsi="Times New Roman"/>
          <w:sz w:val="24"/>
          <w:szCs w:val="24"/>
        </w:rPr>
        <w:t>15-24</w:t>
      </w:r>
      <w:ins w:id="9" w:author="umahx99" w:date="2016-12-20T00:01:00Z">
        <w:r w:rsidR="00EB6D5E">
          <w:rPr>
            <w:rFonts w:ascii="Times New Roman" w:hAnsi="Times New Roman"/>
            <w:sz w:val="24"/>
            <w:szCs w:val="24"/>
          </w:rPr>
          <w:t xml:space="preserve"> in</w:t>
        </w:r>
      </w:ins>
      <w:r w:rsidR="00940052" w:rsidRPr="004278AA">
        <w:rPr>
          <w:rFonts w:ascii="Times New Roman" w:hAnsi="Times New Roman"/>
          <w:sz w:val="24"/>
          <w:szCs w:val="24"/>
        </w:rPr>
        <w:t xml:space="preserve">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2817DA1E" w14:textId="0F0F69BF" w:rsidR="00975FF9" w:rsidRPr="004278AA" w:rsidDel="00B62118" w:rsidRDefault="00A96F0F" w:rsidP="00B3245F">
      <w:pPr>
        <w:spacing w:line="480" w:lineRule="auto"/>
        <w:rPr>
          <w:del w:id="10" w:author="umahx99" w:date="2016-12-20T04:37:00Z"/>
          <w:rFonts w:ascii="Times New Roman" w:hAnsi="Times New Roman"/>
          <w:sz w:val="24"/>
          <w:szCs w:val="24"/>
        </w:rPr>
      </w:pPr>
      <w:del w:id="11" w:author="umahx99" w:date="2016-12-20T00:10:00Z">
        <w:r w:rsidRPr="004278AA" w:rsidDel="001E50A3">
          <w:rPr>
            <w:rFonts w:ascii="Times New Roman" w:hAnsi="Times New Roman"/>
            <w:sz w:val="24"/>
            <w:szCs w:val="24"/>
          </w:rPr>
          <w:delText xml:space="preserve">The results of </w:delText>
        </w:r>
        <w:r w:rsidR="00752EE1" w:rsidDel="001E50A3">
          <w:rPr>
            <w:rFonts w:ascii="Times New Roman" w:hAnsi="Times New Roman"/>
            <w:sz w:val="24"/>
            <w:szCs w:val="24"/>
          </w:rPr>
          <w:delText>the</w:delText>
        </w:r>
      </w:del>
      <w:ins w:id="12" w:author="umahx99" w:date="2016-12-20T00:10:00Z">
        <w:r w:rsidR="001E50A3">
          <w:rPr>
            <w:rFonts w:ascii="Times New Roman" w:hAnsi="Times New Roman"/>
            <w:sz w:val="24"/>
            <w:szCs w:val="24"/>
          </w:rPr>
          <w:t>We used</w:t>
        </w:r>
      </w:ins>
      <w:r w:rsidR="00752EE1">
        <w:rPr>
          <w:rFonts w:ascii="Times New Roman" w:hAnsi="Times New Roman"/>
          <w:sz w:val="24"/>
          <w:szCs w:val="24"/>
        </w:rPr>
        <w:t xml:space="preserve"> centre of gravity analysis</w:t>
      </w:r>
      <w:r w:rsidRPr="004278AA">
        <w:rPr>
          <w:rFonts w:ascii="Times New Roman" w:hAnsi="Times New Roman"/>
          <w:sz w:val="24"/>
          <w:szCs w:val="24"/>
        </w:rPr>
        <w:t xml:space="preserve"> </w:t>
      </w:r>
      <w:ins w:id="13" w:author="umahx99" w:date="2016-12-20T00:10:00Z">
        <w:r w:rsidR="001E50A3">
          <w:rPr>
            <w:rFonts w:ascii="Times New Roman" w:hAnsi="Times New Roman"/>
            <w:sz w:val="24"/>
            <w:szCs w:val="24"/>
          </w:rPr>
          <w:t xml:space="preserve">to determine the months in which </w:t>
        </w:r>
      </w:ins>
      <w:ins w:id="14" w:author="umahx99" w:date="2016-12-20T00:11:00Z">
        <w:r w:rsidR="001E50A3">
          <w:rPr>
            <w:rFonts w:ascii="Times New Roman" w:hAnsi="Times New Roman"/>
            <w:sz w:val="24"/>
            <w:szCs w:val="24"/>
          </w:rPr>
          <w:t>maximum and</w:t>
        </w:r>
      </w:ins>
      <w:ins w:id="15" w:author="umahx99" w:date="2016-12-20T00:12:00Z">
        <w:r w:rsidR="001E50A3">
          <w:rPr>
            <w:rFonts w:ascii="Times New Roman" w:hAnsi="Times New Roman"/>
            <w:sz w:val="24"/>
            <w:szCs w:val="24"/>
          </w:rPr>
          <w:t xml:space="preserve"> </w:t>
        </w:r>
      </w:ins>
      <w:ins w:id="16" w:author="umahx99" w:date="2016-12-20T00:11:00Z">
        <w:r w:rsidR="001E50A3">
          <w:rPr>
            <w:rFonts w:ascii="Times New Roman" w:hAnsi="Times New Roman"/>
            <w:sz w:val="24"/>
            <w:szCs w:val="24"/>
          </w:rPr>
          <w:t xml:space="preserve">minimum </w:t>
        </w:r>
      </w:ins>
      <w:ins w:id="17" w:author="umahx99" w:date="2016-12-20T00:12:00Z">
        <w:r w:rsidR="001E50A3">
          <w:rPr>
            <w:rFonts w:ascii="Times New Roman" w:hAnsi="Times New Roman"/>
            <w:sz w:val="24"/>
            <w:szCs w:val="24"/>
          </w:rPr>
          <w:t>mortality</w:t>
        </w:r>
      </w:ins>
      <w:ins w:id="18" w:author="umahx99" w:date="2016-12-20T00:11:00Z">
        <w:r w:rsidR="001E50A3">
          <w:rPr>
            <w:rFonts w:ascii="Times New Roman" w:hAnsi="Times New Roman"/>
            <w:sz w:val="24"/>
            <w:szCs w:val="24"/>
          </w:rPr>
          <w:t xml:space="preserve"> rates occurred; the results </w:t>
        </w:r>
      </w:ins>
      <w:r w:rsidRPr="004278AA">
        <w:rPr>
          <w:rFonts w:ascii="Times New Roman" w:hAnsi="Times New Roman"/>
          <w:sz w:val="24"/>
          <w:szCs w:val="24"/>
        </w:rPr>
        <w:t>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commentRangeStart w:id="19"/>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commentRangeEnd w:id="19"/>
      <w:r w:rsidR="001E50A3">
        <w:rPr>
          <w:rStyle w:val="CommentReference"/>
          <w:rFonts w:asciiTheme="minorHAnsi" w:eastAsiaTheme="minorHAnsi" w:hAnsiTheme="minorHAnsi" w:cstheme="minorBidi"/>
        </w:rPr>
        <w:commentReference w:id="19"/>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ins w:id="20" w:author="umahx99" w:date="2016-12-20T04:37:00Z">
        <w:r w:rsidR="00B62118">
          <w:rPr>
            <w:rFonts w:ascii="Times New Roman" w:hAnsi="Times New Roman"/>
            <w:sz w:val="24"/>
            <w:szCs w:val="24"/>
          </w:rPr>
          <w:t xml:space="preserve"> </w:t>
        </w:r>
      </w:ins>
    </w:p>
    <w:p w14:paraId="5753A1AE" w14:textId="77777777" w:rsidR="00365562" w:rsidRPr="004278AA" w:rsidDel="00B62118" w:rsidRDefault="00365562" w:rsidP="00B3245F">
      <w:pPr>
        <w:spacing w:line="480" w:lineRule="auto"/>
        <w:rPr>
          <w:del w:id="21" w:author="umahx99" w:date="2016-12-20T04:37:00Z"/>
          <w:rFonts w:ascii="Times New Roman" w:hAnsi="Times New Roman"/>
          <w:sz w:val="24"/>
          <w:szCs w:val="24"/>
        </w:rPr>
      </w:pPr>
    </w:p>
    <w:p w14:paraId="4B7BC55B" w14:textId="194F1793" w:rsidR="002C5FB9" w:rsidRPr="004278AA" w:rsidRDefault="002A70F9" w:rsidP="00B3245F">
      <w:pPr>
        <w:spacing w:line="480" w:lineRule="auto"/>
        <w:rPr>
          <w:rFonts w:ascii="Times New Roman" w:hAnsi="Times New Roman"/>
          <w:sz w:val="24"/>
          <w:szCs w:val="24"/>
        </w:rPr>
      </w:pPr>
      <w:r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6B003495"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w:t>
      </w:r>
      <w:ins w:id="22" w:author="umahx99" w:date="2016-12-20T00:17:00Z">
        <w:r w:rsidR="00E352E4">
          <w:rPr>
            <w:rFonts w:ascii="Times New Roman" w:hAnsi="Times New Roman"/>
            <w:sz w:val="24"/>
            <w:szCs w:val="24"/>
          </w:rPr>
          <w:t xml:space="preserve"> the months with</w:t>
        </w:r>
      </w:ins>
      <w:r w:rsidRPr="004278AA">
        <w:rPr>
          <w:rFonts w:ascii="Times New Roman" w:hAnsi="Times New Roman"/>
          <w:sz w:val="24"/>
          <w:szCs w:val="24"/>
        </w:rPr>
        <w:t xml:space="preserve"> maximum and minimum mortality within a year) against year for </w:t>
      </w:r>
      <w:ins w:id="23" w:author="umahx99" w:date="2016-12-20T00:18:00Z">
        <w:r w:rsidR="00E352E4">
          <w:rPr>
            <w:rFonts w:ascii="Times New Roman" w:hAnsi="Times New Roman"/>
            <w:sz w:val="24"/>
            <w:szCs w:val="24"/>
          </w:rPr>
          <w:t xml:space="preserve">each of </w:t>
        </w:r>
      </w:ins>
      <w:r w:rsidRPr="004278AA">
        <w:rPr>
          <w:rFonts w:ascii="Times New Roman" w:hAnsi="Times New Roman"/>
          <w:sz w:val="24"/>
          <w:szCs w:val="24"/>
        </w:rPr>
        <w:t>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4E624F30"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F6757E">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F6757E" w:rsidRPr="00F6757E">
        <w:rPr>
          <w:rFonts w:ascii="Times New Roman" w:hAnsi="Times New Roman"/>
          <w:noProof/>
          <w:sz w:val="24"/>
          <w:szCs w:val="24"/>
          <w:vertAlign w:val="superscript"/>
        </w:rPr>
        <w:t>27</w:t>
      </w:r>
      <w:r w:rsidR="00F6757E">
        <w:rPr>
          <w:rFonts w:ascii="Times New Roman" w:hAnsi="Times New Roman"/>
          <w:sz w:val="24"/>
          <w:szCs w:val="24"/>
        </w:rPr>
        <w:fldChar w:fldCharType="end"/>
      </w:r>
      <w:r w:rsidRPr="004278AA">
        <w:rPr>
          <w:rFonts w:ascii="Times New Roman" w:hAnsi="Times New Roman"/>
          <w:sz w:val="24"/>
          <w:szCs w:val="24"/>
        </w:rPr>
        <w:t xml:space="preserve"> </w:t>
      </w:r>
      <w:ins w:id="24" w:author="umahx99" w:date="2016-12-20T00:23:00Z">
        <w:r w:rsidR="00230977">
          <w:rPr>
            <w:rFonts w:ascii="Times New Roman" w:hAnsi="Times New Roman"/>
            <w:sz w:val="24"/>
            <w:szCs w:val="24"/>
          </w:rPr>
          <w:t>In addition</w:t>
        </w:r>
      </w:ins>
      <w:ins w:id="25" w:author="umahx99" w:date="2016-12-20T00:24:00Z">
        <w:r w:rsidR="00230977">
          <w:rPr>
            <w:rFonts w:ascii="Times New Roman" w:hAnsi="Times New Roman"/>
            <w:sz w:val="24"/>
            <w:szCs w:val="24"/>
          </w:rPr>
          <w:t>,</w:t>
        </w:r>
      </w:ins>
      <w:ins w:id="26" w:author="umahx99" w:date="2016-12-20T00:23:00Z">
        <w:r w:rsidR="00230977">
          <w:rPr>
            <w:rFonts w:ascii="Times New Roman" w:hAnsi="Times New Roman"/>
            <w:sz w:val="24"/>
            <w:szCs w:val="24"/>
          </w:rPr>
          <w:t xml:space="preserve"> </w:t>
        </w:r>
      </w:ins>
      <w:ins w:id="27" w:author="umahx99" w:date="2016-12-20T00:24:00Z">
        <w:r w:rsidR="00230977" w:rsidRPr="004278AA">
          <w:rPr>
            <w:rFonts w:ascii="Times New Roman" w:hAnsi="Times New Roman"/>
            <w:sz w:val="24"/>
            <w:szCs w:val="24"/>
          </w:rPr>
          <w:t xml:space="preserve">Hawaii was included in the West region, and Alaska in the Northwest region for the analysis. </w:t>
        </w:r>
      </w:ins>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commentRangeStart w:id="28"/>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w:t>
      </w:r>
      <w:commentRangeEnd w:id="28"/>
      <w:r w:rsidR="00D0645F">
        <w:rPr>
          <w:rStyle w:val="CommentReference"/>
          <w:rFonts w:asciiTheme="minorHAnsi" w:eastAsiaTheme="minorHAnsi" w:hAnsiTheme="minorHAnsi" w:cstheme="minorBidi"/>
        </w:rPr>
        <w:commentReference w:id="28"/>
      </w:r>
      <w:r w:rsidR="006758D4" w:rsidRPr="004278AA">
        <w:rPr>
          <w:rFonts w:ascii="Times New Roman" w:hAnsi="Times New Roman"/>
          <w:sz w:val="24"/>
          <w:szCs w:val="24"/>
        </w:rPr>
        <w:t xml:space="preserve">The results of this are plotted as maps </w:t>
      </w:r>
      <w:del w:id="29" w:author="umahx99" w:date="2016-12-20T00:24:00Z">
        <w:r w:rsidR="006758D4" w:rsidRPr="004278AA" w:rsidDel="00230977">
          <w:rPr>
            <w:rFonts w:ascii="Times New Roman" w:hAnsi="Times New Roman"/>
            <w:sz w:val="24"/>
            <w:szCs w:val="24"/>
          </w:rPr>
          <w:delText xml:space="preserve">on </w:delText>
        </w:r>
      </w:del>
      <w:ins w:id="30" w:author="umahx99" w:date="2016-12-20T00:24:00Z">
        <w:r w:rsidR="00230977">
          <w:rPr>
            <w:rFonts w:ascii="Times New Roman" w:hAnsi="Times New Roman"/>
            <w:sz w:val="24"/>
            <w:szCs w:val="24"/>
          </w:rPr>
          <w:t xml:space="preserve">in </w:t>
        </w:r>
        <w:proofErr w:type="gramStart"/>
        <w:r w:rsidR="00230977">
          <w:rPr>
            <w:rFonts w:ascii="Times New Roman" w:hAnsi="Times New Roman"/>
            <w:sz w:val="24"/>
            <w:szCs w:val="24"/>
          </w:rPr>
          <w:t>Figure ?</w:t>
        </w:r>
        <w:proofErr w:type="gramEnd"/>
        <w:r w:rsidR="00230977" w:rsidRPr="004278AA">
          <w:rPr>
            <w:rFonts w:ascii="Times New Roman" w:hAnsi="Times New Roman"/>
            <w:sz w:val="24"/>
            <w:szCs w:val="24"/>
          </w:rPr>
          <w:t xml:space="preserve"> </w:t>
        </w:r>
      </w:ins>
      <w:del w:id="31" w:author="umahx99" w:date="2016-12-20T00:24:00Z">
        <w:r w:rsidRPr="004278AA" w:rsidDel="00230977">
          <w:rPr>
            <w:rFonts w:ascii="Times New Roman" w:hAnsi="Times New Roman"/>
            <w:sz w:val="24"/>
            <w:szCs w:val="24"/>
          </w:rPr>
          <w:delText xml:space="preserve">Hawaii was included in the West region, and Alaska in the Northwest region for </w:delText>
        </w:r>
        <w:r w:rsidR="00184548" w:rsidRPr="004278AA" w:rsidDel="00230977">
          <w:rPr>
            <w:rFonts w:ascii="Times New Roman" w:hAnsi="Times New Roman"/>
            <w:sz w:val="24"/>
            <w:szCs w:val="24"/>
          </w:rPr>
          <w:delText>the analysis</w:delText>
        </w:r>
        <w:r w:rsidR="003324A5" w:rsidRPr="004278AA" w:rsidDel="00230977">
          <w:rPr>
            <w:rFonts w:ascii="Times New Roman" w:hAnsi="Times New Roman"/>
            <w:sz w:val="24"/>
            <w:szCs w:val="24"/>
          </w:rPr>
          <w:delText>.</w:delText>
        </w:r>
        <w:r w:rsidRPr="004278AA" w:rsidDel="00230977">
          <w:rPr>
            <w:rFonts w:ascii="Times New Roman" w:hAnsi="Times New Roman"/>
            <w:sz w:val="24"/>
            <w:szCs w:val="24"/>
          </w:rPr>
          <w:delText xml:space="preserve"> </w:delText>
        </w:r>
      </w:del>
      <w:r w:rsidRPr="004278AA">
        <w:rPr>
          <w:rFonts w:ascii="Times New Roman" w:hAnsi="Times New Roman"/>
          <w:sz w:val="24"/>
          <w:szCs w:val="24"/>
        </w:rPr>
        <w:t>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1B9DC807" w:rsidR="00803355" w:rsidRPr="004278AA"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650681" w:rsidRPr="004278AA">
        <w:rPr>
          <w:rFonts w:ascii="Times New Roman" w:hAnsi="Times New Roman"/>
          <w:sz w:val="24"/>
          <w:szCs w:val="24"/>
        </w:rPr>
        <w:t xml:space="preserve">: </w:t>
      </w:r>
      <w:ins w:id="32" w:author="umahx99" w:date="2016-12-20T04:35:00Z">
        <w:r w:rsidR="00B62118">
          <w:rPr>
            <w:rFonts w:ascii="Times New Roman" w:hAnsi="Times New Roman"/>
            <w:sz w:val="24"/>
            <w:szCs w:val="24"/>
          </w:rPr>
          <w:t>c</w:t>
        </w:r>
      </w:ins>
      <w:del w:id="33" w:author="umahx99" w:date="2016-12-20T04:35:00Z">
        <w:r w:rsidR="00650681" w:rsidRPr="004278AA" w:rsidDel="00B62118">
          <w:rPr>
            <w:rFonts w:ascii="Times New Roman" w:hAnsi="Times New Roman"/>
            <w:sz w:val="24"/>
            <w:szCs w:val="24"/>
          </w:rPr>
          <w:delText>C</w:delText>
        </w:r>
      </w:del>
      <w:r w:rsidR="00650681" w:rsidRPr="004278AA">
        <w:rPr>
          <w:rFonts w:ascii="Times New Roman" w:hAnsi="Times New Roman"/>
          <w:sz w:val="24"/>
          <w:szCs w:val="24"/>
        </w:rPr>
        <w:t>omparing the average power spectra in the national wavelet analysis to a red- instead of white-noise spectrum did not result in any differen</w:t>
      </w:r>
      <w:ins w:id="34" w:author="umahx99" w:date="2016-12-20T04:36:00Z">
        <w:r w:rsidR="00B62118">
          <w:rPr>
            <w:rFonts w:ascii="Times New Roman" w:hAnsi="Times New Roman"/>
            <w:sz w:val="24"/>
            <w:szCs w:val="24"/>
          </w:rPr>
          <w:t>ces</w:t>
        </w:r>
      </w:ins>
      <w:del w:id="35" w:author="umahx99" w:date="2016-12-20T04:36:00Z">
        <w:r w:rsidR="00650681" w:rsidRPr="004278AA" w:rsidDel="00B62118">
          <w:rPr>
            <w:rFonts w:ascii="Times New Roman" w:hAnsi="Times New Roman"/>
            <w:sz w:val="24"/>
            <w:szCs w:val="24"/>
          </w:rPr>
          <w:delText>t</w:delText>
        </w:r>
      </w:del>
      <w:ins w:id="36" w:author="umahx99" w:date="2016-12-20T04:36:00Z">
        <w:r w:rsidR="00B62118">
          <w:rPr>
            <w:rFonts w:ascii="Times New Roman" w:hAnsi="Times New Roman"/>
            <w:sz w:val="24"/>
            <w:szCs w:val="24"/>
          </w:rPr>
          <w:t xml:space="preserve"> in the</w:t>
        </w:r>
      </w:ins>
      <w:r w:rsidR="00650681" w:rsidRPr="004278AA">
        <w:rPr>
          <w:rFonts w:ascii="Times New Roman" w:hAnsi="Times New Roman"/>
          <w:sz w:val="24"/>
          <w:szCs w:val="24"/>
        </w:rPr>
        <w:t xml:space="preserve"> significan</w:t>
      </w:r>
      <w:ins w:id="37" w:author="umahx99" w:date="2016-12-20T04:36:00Z">
        <w:r w:rsidR="00B62118">
          <w:rPr>
            <w:rFonts w:ascii="Times New Roman" w:hAnsi="Times New Roman"/>
            <w:sz w:val="24"/>
            <w:szCs w:val="24"/>
          </w:rPr>
          <w:t>ce</w:t>
        </w:r>
      </w:ins>
      <w:del w:id="38" w:author="umahx99" w:date="2016-12-20T04:36:00Z">
        <w:r w:rsidR="00650681" w:rsidRPr="004278AA" w:rsidDel="00B62118">
          <w:rPr>
            <w:rFonts w:ascii="Times New Roman" w:hAnsi="Times New Roman"/>
            <w:sz w:val="24"/>
            <w:szCs w:val="24"/>
          </w:rPr>
          <w:delText>t</w:delText>
        </w:r>
      </w:del>
      <w:ins w:id="39" w:author="umahx99" w:date="2016-12-20T04:37:00Z">
        <w:r w:rsidR="00B62118">
          <w:rPr>
            <w:rFonts w:ascii="Times New Roman" w:hAnsi="Times New Roman"/>
            <w:sz w:val="24"/>
            <w:szCs w:val="24"/>
          </w:rPr>
          <w:t xml:space="preserve"> of</w:t>
        </w:r>
      </w:ins>
      <w:r w:rsidR="00650681" w:rsidRPr="004278AA">
        <w:rPr>
          <w:rFonts w:ascii="Times New Roman" w:hAnsi="Times New Roman"/>
          <w:sz w:val="24"/>
          <w:szCs w:val="24"/>
        </w:rPr>
        <w:t xml:space="preserve">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w:t>
      </w:r>
      <w:commentRangeStart w:id="40"/>
      <w:r w:rsidR="003B29FF" w:rsidRPr="004278AA">
        <w:rPr>
          <w:rFonts w:ascii="Times New Roman" w:hAnsi="Times New Roman"/>
          <w:sz w:val="24"/>
          <w:szCs w:val="24"/>
        </w:rPr>
        <w:t xml:space="preserve">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commentRangeEnd w:id="40"/>
      <w:r w:rsidR="001A6118">
        <w:rPr>
          <w:rStyle w:val="CommentReference"/>
          <w:rFonts w:asciiTheme="minorHAnsi" w:eastAsiaTheme="minorHAnsi" w:hAnsiTheme="minorHAnsi" w:cstheme="minorBidi"/>
        </w:rPr>
        <w:commentReference w:id="40"/>
      </w: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53FC4DDF" w:rsidR="00C23A06" w:rsidRPr="00E13578" w:rsidRDefault="00C67F19" w:rsidP="002807DD">
      <w:pPr>
        <w:spacing w:after="0" w:line="480" w:lineRule="auto"/>
        <w:rPr>
          <w:rFonts w:ascii="Times New Roman" w:hAnsi="Times New Roman"/>
          <w:sz w:val="24"/>
          <w:szCs w:val="24"/>
        </w:rPr>
      </w:pPr>
      <w:r w:rsidRPr="00E13578">
        <w:rPr>
          <w:rFonts w:ascii="Times New Roman" w:hAnsi="Times New Roman"/>
          <w:sz w:val="24"/>
          <w:szCs w:val="24"/>
        </w:rPr>
        <w:t>The main innovation</w:t>
      </w:r>
      <w:r w:rsidR="00BB0FD0" w:rsidRPr="00E13578">
        <w:rPr>
          <w:rFonts w:ascii="Times New Roman" w:hAnsi="Times New Roman"/>
          <w:sz w:val="24"/>
          <w:szCs w:val="24"/>
        </w:rPr>
        <w:t xml:space="preserve"> an</w:t>
      </w:r>
      <w:r w:rsidR="000C7D48" w:rsidRPr="00E13578">
        <w:rPr>
          <w:rFonts w:ascii="Times New Roman" w:hAnsi="Times New Roman"/>
          <w:sz w:val="24"/>
          <w:szCs w:val="24"/>
        </w:rPr>
        <w:t>d contribution of our study is the application of</w:t>
      </w:r>
      <w:r w:rsidR="00BB0FD0" w:rsidRPr="00E13578">
        <w:rPr>
          <w:rFonts w:ascii="Times New Roman" w:hAnsi="Times New Roman"/>
          <w:sz w:val="24"/>
          <w:szCs w:val="24"/>
        </w:rPr>
        <w:t xml:space="preserve"> wavelet </w:t>
      </w:r>
      <w:r w:rsidR="00676B86" w:rsidRPr="00E13578">
        <w:rPr>
          <w:rFonts w:ascii="Times New Roman" w:hAnsi="Times New Roman"/>
          <w:sz w:val="24"/>
          <w:szCs w:val="24"/>
        </w:rPr>
        <w:t xml:space="preserve">and centre of gravity analysis </w:t>
      </w:r>
      <w:r w:rsidR="00E55382" w:rsidRPr="00E13578">
        <w:rPr>
          <w:rFonts w:ascii="Times New Roman" w:hAnsi="Times New Roman"/>
          <w:sz w:val="24"/>
          <w:szCs w:val="24"/>
        </w:rPr>
        <w:t>to</w:t>
      </w:r>
      <w:r w:rsidR="00676B86" w:rsidRPr="00E13578">
        <w:rPr>
          <w:rFonts w:ascii="Times New Roman" w:hAnsi="Times New Roman"/>
          <w:sz w:val="24"/>
          <w:szCs w:val="24"/>
        </w:rPr>
        <w:t xml:space="preserve"> </w:t>
      </w:r>
      <w:r w:rsidR="00E55382" w:rsidRPr="00E13578">
        <w:rPr>
          <w:rFonts w:ascii="Times New Roman" w:hAnsi="Times New Roman"/>
          <w:sz w:val="24"/>
          <w:szCs w:val="24"/>
        </w:rPr>
        <w:t>identify</w:t>
      </w:r>
      <w:r w:rsidR="00676B86" w:rsidRPr="00E13578">
        <w:rPr>
          <w:rFonts w:ascii="Times New Roman" w:hAnsi="Times New Roman"/>
          <w:sz w:val="24"/>
          <w:szCs w:val="24"/>
        </w:rPr>
        <w:t xml:space="preserve"> 12-month seasonality </w:t>
      </w:r>
      <w:r w:rsidR="003015A0" w:rsidRPr="00E13578">
        <w:rPr>
          <w:rFonts w:ascii="Times New Roman" w:hAnsi="Times New Roman"/>
          <w:sz w:val="24"/>
          <w:szCs w:val="24"/>
        </w:rPr>
        <w:t>and</w:t>
      </w:r>
      <w:r w:rsidR="00F11D04" w:rsidRPr="00E13578">
        <w:rPr>
          <w:rFonts w:ascii="Times New Roman" w:hAnsi="Times New Roman"/>
          <w:sz w:val="24"/>
          <w:szCs w:val="24"/>
        </w:rPr>
        <w:t xml:space="preserve"> timing of maxim</w:t>
      </w:r>
      <w:ins w:id="41" w:author="umahx99" w:date="2016-12-20T01:13:00Z">
        <w:r w:rsidR="00E13578">
          <w:rPr>
            <w:rFonts w:ascii="Times New Roman" w:hAnsi="Times New Roman"/>
            <w:sz w:val="24"/>
            <w:szCs w:val="24"/>
          </w:rPr>
          <w:t>a</w:t>
        </w:r>
      </w:ins>
      <w:del w:id="42" w:author="umahx99" w:date="2016-12-20T01:13:00Z">
        <w:r w:rsidR="00F11D04" w:rsidRPr="00E13578" w:rsidDel="00E13578">
          <w:rPr>
            <w:rFonts w:ascii="Times New Roman" w:hAnsi="Times New Roman"/>
            <w:sz w:val="24"/>
            <w:szCs w:val="24"/>
          </w:rPr>
          <w:delText>um</w:delText>
        </w:r>
      </w:del>
      <w:r w:rsidR="00F11D04" w:rsidRPr="00E13578">
        <w:rPr>
          <w:rFonts w:ascii="Times New Roman" w:hAnsi="Times New Roman"/>
          <w:sz w:val="24"/>
          <w:szCs w:val="24"/>
        </w:rPr>
        <w:t xml:space="preserve"> and minim</w:t>
      </w:r>
      <w:ins w:id="43" w:author="umahx99" w:date="2016-12-20T01:13:00Z">
        <w:r w:rsidR="00E13578">
          <w:rPr>
            <w:rFonts w:ascii="Times New Roman" w:hAnsi="Times New Roman"/>
            <w:sz w:val="24"/>
            <w:szCs w:val="24"/>
          </w:rPr>
          <w:t>a</w:t>
        </w:r>
      </w:ins>
      <w:del w:id="44" w:author="umahx99" w:date="2016-12-20T01:13:00Z">
        <w:r w:rsidR="00F11D04" w:rsidRPr="00E13578" w:rsidDel="00E13578">
          <w:rPr>
            <w:rFonts w:ascii="Times New Roman" w:hAnsi="Times New Roman"/>
            <w:sz w:val="24"/>
            <w:szCs w:val="24"/>
          </w:rPr>
          <w:delText>um</w:delText>
        </w:r>
      </w:del>
      <w:r w:rsidR="00F11D04" w:rsidRPr="00E13578">
        <w:rPr>
          <w:rFonts w:ascii="Times New Roman" w:hAnsi="Times New Roman"/>
          <w:sz w:val="24"/>
          <w:szCs w:val="24"/>
        </w:rPr>
        <w:t xml:space="preserve"> </w:t>
      </w:r>
      <w:del w:id="45" w:author="umahx99" w:date="2016-12-20T01:11:00Z">
        <w:r w:rsidR="00F11D04" w:rsidRPr="00E13578" w:rsidDel="00E13578">
          <w:rPr>
            <w:rFonts w:ascii="Times New Roman" w:hAnsi="Times New Roman"/>
            <w:sz w:val="24"/>
            <w:szCs w:val="24"/>
          </w:rPr>
          <w:delText xml:space="preserve">mortality </w:delText>
        </w:r>
      </w:del>
      <w:r w:rsidR="00524857" w:rsidRPr="00E13578">
        <w:rPr>
          <w:rFonts w:ascii="Times New Roman" w:hAnsi="Times New Roman"/>
          <w:sz w:val="24"/>
          <w:szCs w:val="24"/>
        </w:rPr>
        <w:t xml:space="preserve">in </w:t>
      </w:r>
      <w:del w:id="46" w:author="umahx99" w:date="2016-12-20T01:11:00Z">
        <w:r w:rsidR="00524857" w:rsidRPr="00E13578" w:rsidDel="00E13578">
          <w:rPr>
            <w:rFonts w:ascii="Times New Roman" w:hAnsi="Times New Roman"/>
            <w:sz w:val="24"/>
            <w:szCs w:val="24"/>
          </w:rPr>
          <w:delText xml:space="preserve">national </w:delText>
        </w:r>
      </w:del>
      <w:r w:rsidR="00524857" w:rsidRPr="00E13578">
        <w:rPr>
          <w:rFonts w:ascii="Times New Roman" w:hAnsi="Times New Roman"/>
          <w:sz w:val="24"/>
          <w:szCs w:val="24"/>
        </w:rPr>
        <w:t xml:space="preserve">all-cause mortality time series, </w:t>
      </w:r>
      <w:r w:rsidR="00F11D04" w:rsidRPr="00E13578">
        <w:rPr>
          <w:rFonts w:ascii="Times New Roman" w:hAnsi="Times New Roman"/>
          <w:sz w:val="24"/>
          <w:szCs w:val="24"/>
        </w:rPr>
        <w:t xml:space="preserve">using </w:t>
      </w:r>
      <w:ins w:id="47" w:author="umahx99" w:date="2016-12-20T01:13:00Z">
        <w:r w:rsidR="00E13578">
          <w:rPr>
            <w:rFonts w:ascii="Times New Roman" w:hAnsi="Times New Roman"/>
            <w:sz w:val="24"/>
            <w:szCs w:val="24"/>
          </w:rPr>
          <w:t xml:space="preserve">both national and </w:t>
        </w:r>
      </w:ins>
      <w:del w:id="48" w:author="umahx99" w:date="2016-12-20T01:19:00Z">
        <w:r w:rsidR="00676B86" w:rsidRPr="00E13578" w:rsidDel="00C87CB1">
          <w:rPr>
            <w:rFonts w:ascii="Times New Roman" w:hAnsi="Times New Roman"/>
            <w:sz w:val="24"/>
            <w:szCs w:val="24"/>
          </w:rPr>
          <w:delText>comprehensive subnational</w:delText>
        </w:r>
      </w:del>
      <w:ins w:id="49" w:author="umahx99" w:date="2016-12-20T01:19:00Z">
        <w:r w:rsidR="00C87CB1">
          <w:rPr>
            <w:rFonts w:ascii="Times New Roman" w:hAnsi="Times New Roman"/>
            <w:sz w:val="24"/>
            <w:szCs w:val="24"/>
          </w:rPr>
          <w:t>regional</w:t>
        </w:r>
      </w:ins>
      <w:r w:rsidR="00676B86" w:rsidRPr="00E13578">
        <w:rPr>
          <w:rFonts w:ascii="Times New Roman" w:hAnsi="Times New Roman"/>
          <w:sz w:val="24"/>
          <w:szCs w:val="24"/>
        </w:rPr>
        <w:t xml:space="preserve"> units</w:t>
      </w:r>
      <w:ins w:id="50" w:author="umahx99" w:date="2016-12-20T01:15:00Z">
        <w:r w:rsidR="00E13578">
          <w:rPr>
            <w:rFonts w:ascii="Times New Roman" w:hAnsi="Times New Roman"/>
            <w:sz w:val="24"/>
            <w:szCs w:val="24"/>
          </w:rPr>
          <w:t xml:space="preserve"> split by age and sex</w:t>
        </w:r>
      </w:ins>
      <w:r w:rsidR="00676B86" w:rsidRPr="00E13578">
        <w:rPr>
          <w:rFonts w:ascii="Times New Roman" w:hAnsi="Times New Roman"/>
          <w:sz w:val="24"/>
          <w:szCs w:val="24"/>
        </w:rPr>
        <w:t>.</w:t>
      </w:r>
      <w:r w:rsidR="000B7DBF" w:rsidRPr="00E13578">
        <w:rPr>
          <w:rFonts w:ascii="Times New Roman" w:hAnsi="Times New Roman"/>
          <w:sz w:val="24"/>
          <w:szCs w:val="24"/>
        </w:rPr>
        <w:t xml:space="preserve"> As we have shown, wavelet analysis </w:t>
      </w:r>
      <w:r w:rsidR="009607CA" w:rsidRPr="00E13578">
        <w:rPr>
          <w:rFonts w:ascii="Times New Roman" w:hAnsi="Times New Roman"/>
          <w:sz w:val="24"/>
          <w:szCs w:val="24"/>
        </w:rPr>
        <w:t>reveals</w:t>
      </w:r>
      <w:r w:rsidR="000B7DBF" w:rsidRPr="00E13578">
        <w:rPr>
          <w:rFonts w:ascii="Times New Roman" w:hAnsi="Times New Roman"/>
          <w:sz w:val="24"/>
          <w:szCs w:val="24"/>
        </w:rPr>
        <w:t xml:space="preserve"> </w:t>
      </w:r>
      <w:r w:rsidR="009607CA" w:rsidRPr="00E13578">
        <w:rPr>
          <w:rFonts w:ascii="Times New Roman" w:hAnsi="Times New Roman"/>
          <w:sz w:val="24"/>
          <w:szCs w:val="24"/>
        </w:rPr>
        <w:t>the dynamics of seasonality in time series, with emerg</w:t>
      </w:r>
      <w:r w:rsidR="007611B8" w:rsidRPr="00E13578">
        <w:rPr>
          <w:rFonts w:ascii="Times New Roman" w:hAnsi="Times New Roman"/>
          <w:sz w:val="24"/>
          <w:szCs w:val="24"/>
        </w:rPr>
        <w:t>ent or disappearing seasonality</w:t>
      </w:r>
      <w:r w:rsidR="008D5E3B" w:rsidRPr="00E13578">
        <w:rPr>
          <w:rFonts w:ascii="Times New Roman" w:hAnsi="Times New Roman"/>
          <w:sz w:val="24"/>
          <w:szCs w:val="24"/>
        </w:rPr>
        <w:t xml:space="preserve">, as in certain </w:t>
      </w:r>
      <w:commentRangeStart w:id="51"/>
      <w:r w:rsidR="008D5E3B" w:rsidRPr="00E13578">
        <w:rPr>
          <w:rFonts w:ascii="Times New Roman" w:hAnsi="Times New Roman"/>
          <w:sz w:val="24"/>
          <w:szCs w:val="24"/>
        </w:rPr>
        <w:t>age</w:t>
      </w:r>
      <w:commentRangeEnd w:id="51"/>
      <w:r w:rsidR="00C87CB1">
        <w:rPr>
          <w:rStyle w:val="CommentReference"/>
          <w:rFonts w:asciiTheme="minorHAnsi" w:eastAsiaTheme="minorHAnsi" w:hAnsiTheme="minorHAnsi" w:cstheme="minorBidi"/>
        </w:rPr>
        <w:commentReference w:id="51"/>
      </w:r>
      <w:r w:rsidR="008D5E3B" w:rsidRPr="00E13578">
        <w:rPr>
          <w:rFonts w:ascii="Times New Roman" w:hAnsi="Times New Roman"/>
          <w:sz w:val="24"/>
          <w:szCs w:val="24"/>
        </w:rPr>
        <w:t xml:space="preserve"> groups seen </w:t>
      </w:r>
      <w:r w:rsidR="00C23A06" w:rsidRPr="00E13578">
        <w:rPr>
          <w:rFonts w:ascii="Times New Roman" w:hAnsi="Times New Roman"/>
          <w:sz w:val="24"/>
          <w:szCs w:val="24"/>
        </w:rPr>
        <w:t xml:space="preserve">in </w:t>
      </w:r>
      <w:r w:rsidR="008D5E3B" w:rsidRPr="00E13578">
        <w:rPr>
          <w:rFonts w:ascii="Times New Roman" w:hAnsi="Times New Roman"/>
          <w:sz w:val="24"/>
          <w:szCs w:val="24"/>
        </w:rPr>
        <w:fldChar w:fldCharType="begin"/>
      </w:r>
      <w:r w:rsidR="008D5E3B" w:rsidRPr="00E13578">
        <w:rPr>
          <w:rFonts w:ascii="Times New Roman" w:hAnsi="Times New Roman"/>
          <w:sz w:val="24"/>
          <w:szCs w:val="24"/>
        </w:rPr>
        <w:instrText xml:space="preserve"> REF _Ref468358535 \h </w:instrText>
      </w:r>
      <w:r w:rsidR="00DC265F" w:rsidRPr="00E13578">
        <w:rPr>
          <w:rFonts w:ascii="Times New Roman" w:hAnsi="Times New Roman"/>
          <w:sz w:val="24"/>
          <w:szCs w:val="24"/>
        </w:rPr>
        <w:instrText xml:space="preserve"> \* MERGEFORMAT </w:instrText>
      </w:r>
      <w:r w:rsidR="008D5E3B" w:rsidRPr="00E13578">
        <w:rPr>
          <w:rFonts w:ascii="Times New Roman" w:hAnsi="Times New Roman"/>
          <w:sz w:val="24"/>
          <w:szCs w:val="24"/>
        </w:rPr>
      </w:r>
      <w:r w:rsidR="008D5E3B" w:rsidRPr="00E13578">
        <w:rPr>
          <w:rFonts w:ascii="Times New Roman" w:hAnsi="Times New Roman"/>
          <w:sz w:val="24"/>
          <w:szCs w:val="24"/>
        </w:rPr>
        <w:fldChar w:fldCharType="separate"/>
      </w:r>
      <w:r w:rsidR="00C23A06" w:rsidRPr="00E13578">
        <w:rPr>
          <w:rFonts w:ascii="Times New Roman" w:hAnsi="Times New Roman"/>
          <w:sz w:val="24"/>
          <w:szCs w:val="24"/>
        </w:rPr>
        <w:t>f</w:t>
      </w:r>
      <w:r w:rsidR="008D5E3B" w:rsidRPr="00E13578">
        <w:rPr>
          <w:rFonts w:ascii="Times New Roman" w:hAnsi="Times New Roman"/>
          <w:sz w:val="24"/>
          <w:szCs w:val="24"/>
        </w:rPr>
        <w:t xml:space="preserve">igure </w:t>
      </w:r>
      <w:r w:rsidR="008D5E3B" w:rsidRPr="00E13578">
        <w:rPr>
          <w:rFonts w:ascii="Times New Roman" w:hAnsi="Times New Roman"/>
          <w:noProof/>
          <w:sz w:val="24"/>
          <w:szCs w:val="24"/>
        </w:rPr>
        <w:t>1</w:t>
      </w:r>
      <w:r w:rsidR="008D5E3B" w:rsidRPr="00E13578">
        <w:rPr>
          <w:rFonts w:ascii="Times New Roman" w:hAnsi="Times New Roman"/>
          <w:sz w:val="24"/>
          <w:szCs w:val="24"/>
        </w:rPr>
        <w:fldChar w:fldCharType="end"/>
      </w:r>
      <w:r w:rsidR="007611B8" w:rsidRPr="00E13578">
        <w:rPr>
          <w:rFonts w:ascii="Times New Roman" w:hAnsi="Times New Roman"/>
          <w:sz w:val="24"/>
          <w:szCs w:val="24"/>
        </w:rPr>
        <w:t xml:space="preserve">. </w:t>
      </w:r>
      <w:r w:rsidR="00244B6F" w:rsidRPr="00E13578">
        <w:rPr>
          <w:rFonts w:ascii="Times New Roman" w:hAnsi="Times New Roman"/>
          <w:sz w:val="24"/>
          <w:szCs w:val="24"/>
        </w:rPr>
        <w:t>This kind of insight woul</w:t>
      </w:r>
      <w:r w:rsidR="00B92C48" w:rsidRPr="00E13578">
        <w:rPr>
          <w:rFonts w:ascii="Times New Roman" w:hAnsi="Times New Roman"/>
          <w:sz w:val="24"/>
          <w:szCs w:val="24"/>
        </w:rPr>
        <w:t>d not have been possible analysing</w:t>
      </w:r>
      <w:r w:rsidR="00244B6F" w:rsidRPr="00E13578">
        <w:rPr>
          <w:rFonts w:ascii="Times New Roman" w:hAnsi="Times New Roman"/>
          <w:sz w:val="24"/>
          <w:szCs w:val="24"/>
        </w:rPr>
        <w:t xml:space="preserve"> data averaged over time or fixed to particular frequencies. Additionally</w:t>
      </w:r>
      <w:del w:id="52" w:author="umahx99" w:date="2016-12-20T01:21:00Z">
        <w:r w:rsidR="00244B6F" w:rsidRPr="00E13578" w:rsidDel="00C87CB1">
          <w:rPr>
            <w:rFonts w:ascii="Times New Roman" w:hAnsi="Times New Roman"/>
            <w:sz w:val="24"/>
            <w:szCs w:val="24"/>
          </w:rPr>
          <w:delText xml:space="preserve">, </w:delText>
        </w:r>
        <w:r w:rsidR="009A3625" w:rsidRPr="00E13578" w:rsidDel="00C87CB1">
          <w:rPr>
            <w:rFonts w:ascii="Times New Roman" w:hAnsi="Times New Roman"/>
            <w:sz w:val="24"/>
            <w:szCs w:val="24"/>
          </w:rPr>
          <w:delText>by constructing comprehensive subnational units</w:delText>
        </w:r>
      </w:del>
      <w:r w:rsidR="009A3625" w:rsidRPr="00E13578">
        <w:rPr>
          <w:rFonts w:ascii="Times New Roman" w:hAnsi="Times New Roman"/>
          <w:sz w:val="24"/>
          <w:szCs w:val="24"/>
        </w:rPr>
        <w:t xml:space="preserve">, </w:t>
      </w:r>
      <w:r w:rsidR="000760B6" w:rsidRPr="00E13578">
        <w:rPr>
          <w:rFonts w:ascii="Times New Roman" w:hAnsi="Times New Roman"/>
          <w:sz w:val="24"/>
          <w:szCs w:val="24"/>
        </w:rPr>
        <w:t xml:space="preserve">we were able to </w:t>
      </w:r>
      <w:r w:rsidR="00B92C48" w:rsidRPr="00E13578">
        <w:rPr>
          <w:rFonts w:ascii="Times New Roman" w:hAnsi="Times New Roman"/>
          <w:sz w:val="24"/>
          <w:szCs w:val="24"/>
        </w:rPr>
        <w:t xml:space="preserve">identify distinct behaviour of age-sex groups, particularly </w:t>
      </w:r>
      <w:del w:id="53" w:author="umahx99" w:date="2016-12-20T01:23:00Z">
        <w:r w:rsidR="00B92C48" w:rsidRPr="00E13578" w:rsidDel="00C87CB1">
          <w:rPr>
            <w:rFonts w:ascii="Times New Roman" w:hAnsi="Times New Roman"/>
            <w:sz w:val="24"/>
            <w:szCs w:val="24"/>
          </w:rPr>
          <w:delText>with the distinction of</w:delText>
        </w:r>
      </w:del>
      <w:r w:rsidR="00B92C48" w:rsidRPr="00E13578">
        <w:rPr>
          <w:rFonts w:ascii="Times New Roman" w:hAnsi="Times New Roman"/>
          <w:sz w:val="24"/>
          <w:szCs w:val="24"/>
        </w:rPr>
        <w:t xml:space="preserve"> the</w:t>
      </w:r>
      <w:ins w:id="54" w:author="umahx99" w:date="2016-12-20T01:24:00Z">
        <w:r w:rsidR="00C87CB1">
          <w:rPr>
            <w:rFonts w:ascii="Times New Roman" w:hAnsi="Times New Roman"/>
            <w:sz w:val="24"/>
            <w:szCs w:val="24"/>
          </w:rPr>
          <w:t xml:space="preserve"> differences in sea</w:t>
        </w:r>
      </w:ins>
      <w:ins w:id="55" w:author="umahx99" w:date="2016-12-20T01:25:00Z">
        <w:r w:rsidR="00C87CB1">
          <w:rPr>
            <w:rFonts w:ascii="Times New Roman" w:hAnsi="Times New Roman"/>
            <w:sz w:val="24"/>
            <w:szCs w:val="24"/>
          </w:rPr>
          <w:t>s</w:t>
        </w:r>
      </w:ins>
      <w:ins w:id="56" w:author="umahx99" w:date="2016-12-20T01:24:00Z">
        <w:r w:rsidR="00C87CB1">
          <w:rPr>
            <w:rFonts w:ascii="Times New Roman" w:hAnsi="Times New Roman"/>
            <w:sz w:val="24"/>
            <w:szCs w:val="24"/>
          </w:rPr>
          <w:t>onality</w:t>
        </w:r>
      </w:ins>
      <w:r w:rsidR="00B92C48" w:rsidRPr="00E13578">
        <w:rPr>
          <w:rFonts w:ascii="Times New Roman" w:hAnsi="Times New Roman"/>
          <w:sz w:val="24"/>
          <w:szCs w:val="24"/>
        </w:rPr>
        <w:t xml:space="preserve"> </w:t>
      </w:r>
      <w:del w:id="57" w:author="umahx99" w:date="2016-12-20T01:26:00Z">
        <w:r w:rsidR="00B92C48" w:rsidRPr="00E13578" w:rsidDel="00632F7D">
          <w:rPr>
            <w:rFonts w:ascii="Times New Roman" w:hAnsi="Times New Roman"/>
            <w:sz w:val="24"/>
            <w:szCs w:val="24"/>
          </w:rPr>
          <w:delText xml:space="preserve">timing </w:delText>
        </w:r>
      </w:del>
      <w:r w:rsidR="00B92C48" w:rsidRPr="00E13578">
        <w:rPr>
          <w:rFonts w:ascii="Times New Roman" w:hAnsi="Times New Roman"/>
          <w:sz w:val="24"/>
          <w:szCs w:val="24"/>
        </w:rPr>
        <w:t xml:space="preserve">of mortality </w:t>
      </w:r>
      <w:r w:rsidR="00792C98" w:rsidRPr="00E13578">
        <w:rPr>
          <w:rFonts w:ascii="Times New Roman" w:hAnsi="Times New Roman"/>
          <w:sz w:val="24"/>
          <w:szCs w:val="24"/>
        </w:rPr>
        <w:t>between younger and older male age groups.</w:t>
      </w:r>
      <w:r w:rsidR="0054241A" w:rsidRPr="00E13578">
        <w:rPr>
          <w:rFonts w:ascii="Times New Roman" w:hAnsi="Times New Roman"/>
          <w:sz w:val="24"/>
          <w:szCs w:val="24"/>
        </w:rPr>
        <w:t xml:space="preserve"> This distinction is also broadly consistent sub-nationally, as shown in </w:t>
      </w:r>
      <w:r w:rsidR="0054241A" w:rsidRPr="00E13578">
        <w:rPr>
          <w:rFonts w:ascii="Times New Roman" w:hAnsi="Times New Roman"/>
          <w:sz w:val="24"/>
          <w:szCs w:val="24"/>
        </w:rPr>
        <w:fldChar w:fldCharType="begin"/>
      </w:r>
      <w:r w:rsidR="0054241A" w:rsidRPr="00E13578">
        <w:rPr>
          <w:rFonts w:ascii="Times New Roman" w:hAnsi="Times New Roman"/>
          <w:sz w:val="24"/>
          <w:szCs w:val="24"/>
        </w:rPr>
        <w:instrText xml:space="preserve"> REF _Ref468799379 \h </w:instrText>
      </w:r>
      <w:r w:rsidR="00DC265F" w:rsidRPr="00E13578">
        <w:rPr>
          <w:rFonts w:ascii="Times New Roman" w:hAnsi="Times New Roman"/>
          <w:sz w:val="24"/>
          <w:szCs w:val="24"/>
        </w:rPr>
        <w:instrText xml:space="preserve"> \* MERGEFORMAT </w:instrText>
      </w:r>
      <w:r w:rsidR="0054241A" w:rsidRPr="00E13578">
        <w:rPr>
          <w:rFonts w:ascii="Times New Roman" w:hAnsi="Times New Roman"/>
          <w:sz w:val="24"/>
          <w:szCs w:val="24"/>
        </w:rPr>
      </w:r>
      <w:r w:rsidR="0054241A" w:rsidRPr="00E13578">
        <w:rPr>
          <w:rFonts w:ascii="Times New Roman" w:hAnsi="Times New Roman"/>
          <w:sz w:val="24"/>
          <w:szCs w:val="24"/>
        </w:rPr>
        <w:fldChar w:fldCharType="separate"/>
      </w:r>
      <w:r w:rsidR="0054241A" w:rsidRPr="00E13578">
        <w:rPr>
          <w:rFonts w:ascii="Times New Roman" w:hAnsi="Times New Roman"/>
          <w:sz w:val="24"/>
          <w:szCs w:val="24"/>
        </w:rPr>
        <w:t xml:space="preserve">figure </w:t>
      </w:r>
      <w:r w:rsidR="0054241A" w:rsidRPr="00E13578">
        <w:rPr>
          <w:rFonts w:ascii="Times New Roman" w:hAnsi="Times New Roman"/>
          <w:noProof/>
          <w:sz w:val="24"/>
          <w:szCs w:val="24"/>
        </w:rPr>
        <w:t>4</w:t>
      </w:r>
      <w:r w:rsidR="0054241A" w:rsidRPr="00E13578">
        <w:rPr>
          <w:rFonts w:ascii="Times New Roman" w:hAnsi="Times New Roman"/>
          <w:sz w:val="24"/>
          <w:szCs w:val="24"/>
        </w:rPr>
        <w:fldChar w:fldCharType="end"/>
      </w:r>
      <w:r w:rsidR="0054241A" w:rsidRPr="00E13578">
        <w:rPr>
          <w:rFonts w:ascii="Times New Roman" w:hAnsi="Times New Roman"/>
          <w:sz w:val="24"/>
          <w:szCs w:val="24"/>
        </w:rPr>
        <w:t xml:space="preserve">. </w:t>
      </w:r>
    </w:p>
    <w:p w14:paraId="46D9584A" w14:textId="77777777" w:rsidR="00C57E3D" w:rsidRPr="00E13578" w:rsidRDefault="00C57E3D" w:rsidP="00B3245F">
      <w:pPr>
        <w:spacing w:line="480" w:lineRule="auto"/>
        <w:outlineLvl w:val="0"/>
        <w:rPr>
          <w:rFonts w:ascii="Times New Roman" w:hAnsi="Times New Roman"/>
          <w:sz w:val="24"/>
          <w:szCs w:val="24"/>
        </w:rPr>
      </w:pPr>
    </w:p>
    <w:p w14:paraId="42AB95D3" w14:textId="044EF960" w:rsidR="0060671F" w:rsidRPr="00E13578" w:rsidRDefault="002078C1" w:rsidP="00B3245F">
      <w:pPr>
        <w:spacing w:line="480" w:lineRule="auto"/>
        <w:outlineLvl w:val="0"/>
        <w:rPr>
          <w:rFonts w:ascii="Times New Roman" w:hAnsi="Times New Roman"/>
          <w:sz w:val="24"/>
          <w:szCs w:val="24"/>
        </w:rPr>
      </w:pPr>
      <w:r w:rsidRPr="00E13578">
        <w:rPr>
          <w:rFonts w:ascii="Times New Roman" w:hAnsi="Times New Roman"/>
          <w:sz w:val="24"/>
          <w:szCs w:val="24"/>
        </w:rPr>
        <w:t>The</w:t>
      </w:r>
      <w:del w:id="58" w:author="umahx99" w:date="2016-12-20T01:57:00Z">
        <w:r w:rsidRPr="00E13578" w:rsidDel="00940B6E">
          <w:rPr>
            <w:rFonts w:ascii="Times New Roman" w:hAnsi="Times New Roman"/>
            <w:sz w:val="24"/>
            <w:szCs w:val="24"/>
          </w:rPr>
          <w:delText>re</w:delText>
        </w:r>
      </w:del>
      <w:r w:rsidRPr="00E13578">
        <w:rPr>
          <w:rFonts w:ascii="Times New Roman" w:hAnsi="Times New Roman"/>
          <w:sz w:val="24"/>
          <w:szCs w:val="24"/>
        </w:rPr>
        <w:t xml:space="preserve"> </w:t>
      </w:r>
      <w:del w:id="59" w:author="umahx99" w:date="2016-12-20T01:53:00Z">
        <w:r w:rsidRPr="00E13578" w:rsidDel="00940B6E">
          <w:rPr>
            <w:rFonts w:ascii="Times New Roman" w:hAnsi="Times New Roman"/>
            <w:sz w:val="24"/>
            <w:szCs w:val="24"/>
          </w:rPr>
          <w:delText>are some</w:delText>
        </w:r>
      </w:del>
      <w:ins w:id="60" w:author="umahx99" w:date="2016-12-20T01:53:00Z">
        <w:r w:rsidR="00940B6E">
          <w:rPr>
            <w:rFonts w:ascii="Times New Roman" w:hAnsi="Times New Roman"/>
            <w:sz w:val="24"/>
            <w:szCs w:val="24"/>
          </w:rPr>
          <w:t>principal</w:t>
        </w:r>
      </w:ins>
      <w:r w:rsidRPr="00E13578">
        <w:rPr>
          <w:rFonts w:ascii="Times New Roman" w:hAnsi="Times New Roman"/>
          <w:sz w:val="24"/>
          <w:szCs w:val="24"/>
        </w:rPr>
        <w:t xml:space="preserve"> limitation</w:t>
      </w:r>
      <w:del w:id="61" w:author="umahx99" w:date="2016-12-20T01:53:00Z">
        <w:r w:rsidRPr="00E13578" w:rsidDel="00940B6E">
          <w:rPr>
            <w:rFonts w:ascii="Times New Roman" w:hAnsi="Times New Roman"/>
            <w:sz w:val="24"/>
            <w:szCs w:val="24"/>
          </w:rPr>
          <w:delText>s</w:delText>
        </w:r>
      </w:del>
      <w:r w:rsidRPr="00E13578">
        <w:rPr>
          <w:rFonts w:ascii="Times New Roman" w:hAnsi="Times New Roman"/>
          <w:sz w:val="24"/>
          <w:szCs w:val="24"/>
        </w:rPr>
        <w:t xml:space="preserve"> to our study</w:t>
      </w:r>
      <w:del w:id="62" w:author="umahx99" w:date="2016-12-20T01:53:00Z">
        <w:r w:rsidR="00D2556B" w:rsidRPr="00E13578" w:rsidDel="00940B6E">
          <w:rPr>
            <w:rFonts w:ascii="Times New Roman" w:hAnsi="Times New Roman"/>
            <w:sz w:val="24"/>
            <w:szCs w:val="24"/>
          </w:rPr>
          <w:delText>…</w:delText>
        </w:r>
        <w:r w:rsidR="00E86FC3" w:rsidRPr="00E13578" w:rsidDel="00940B6E">
          <w:rPr>
            <w:rFonts w:ascii="Times New Roman" w:hAnsi="Times New Roman"/>
            <w:sz w:val="24"/>
            <w:szCs w:val="24"/>
          </w:rPr>
          <w:delText xml:space="preserve"> e.g.</w:delText>
        </w:r>
      </w:del>
      <w:ins w:id="63" w:author="umahx99" w:date="2016-12-20T01:53:00Z">
        <w:r w:rsidR="00940B6E">
          <w:rPr>
            <w:rFonts w:ascii="Times New Roman" w:hAnsi="Times New Roman"/>
            <w:sz w:val="24"/>
            <w:szCs w:val="24"/>
          </w:rPr>
          <w:t xml:space="preserve"> is that we have </w:t>
        </w:r>
      </w:ins>
      <w:ins w:id="64" w:author="umahx99" w:date="2016-12-20T02:02:00Z">
        <w:r w:rsidR="008C02CE">
          <w:rPr>
            <w:rFonts w:ascii="Times New Roman" w:hAnsi="Times New Roman"/>
            <w:sz w:val="24"/>
            <w:szCs w:val="24"/>
          </w:rPr>
          <w:t xml:space="preserve">analysed </w:t>
        </w:r>
      </w:ins>
      <w:r w:rsidR="00E86FC3" w:rsidRPr="00E13578">
        <w:rPr>
          <w:rFonts w:ascii="Times New Roman" w:hAnsi="Times New Roman"/>
          <w:sz w:val="24"/>
          <w:szCs w:val="24"/>
        </w:rPr>
        <w:t xml:space="preserve">all-cause mortality. Other </w:t>
      </w:r>
      <w:del w:id="65" w:author="umahx99" w:date="2016-12-20T01:58:00Z">
        <w:r w:rsidR="00E86FC3" w:rsidRPr="00E13578" w:rsidDel="00940B6E">
          <w:rPr>
            <w:rFonts w:ascii="Times New Roman" w:hAnsi="Times New Roman"/>
            <w:sz w:val="24"/>
            <w:szCs w:val="24"/>
          </w:rPr>
          <w:delText xml:space="preserve">papers </w:delText>
        </w:r>
      </w:del>
      <w:ins w:id="66" w:author="umahx99" w:date="2016-12-20T01:58:00Z">
        <w:r w:rsidR="00940B6E">
          <w:rPr>
            <w:rFonts w:ascii="Times New Roman" w:hAnsi="Times New Roman"/>
            <w:sz w:val="24"/>
            <w:szCs w:val="24"/>
          </w:rPr>
          <w:t>studies</w:t>
        </w:r>
        <w:r w:rsidR="00940B6E" w:rsidRPr="00E13578">
          <w:rPr>
            <w:rFonts w:ascii="Times New Roman" w:hAnsi="Times New Roman"/>
            <w:sz w:val="24"/>
            <w:szCs w:val="24"/>
          </w:rPr>
          <w:t xml:space="preserve"> </w:t>
        </w:r>
      </w:ins>
      <w:r w:rsidR="00E86FC3" w:rsidRPr="00E13578">
        <w:rPr>
          <w:rFonts w:ascii="Times New Roman" w:hAnsi="Times New Roman"/>
          <w:sz w:val="24"/>
          <w:szCs w:val="24"/>
        </w:rPr>
        <w:t xml:space="preserve">have </w:t>
      </w:r>
      <w:del w:id="67" w:author="umahx99" w:date="2016-12-20T02:03:00Z">
        <w:r w:rsidR="00E86FC3" w:rsidRPr="00E13578" w:rsidDel="008C02CE">
          <w:rPr>
            <w:rFonts w:ascii="Times New Roman" w:hAnsi="Times New Roman"/>
            <w:sz w:val="24"/>
            <w:szCs w:val="24"/>
          </w:rPr>
          <w:delText>made simple analyses to understand which causes of death contribute to the seasonality for each age-sex group</w:delText>
        </w:r>
      </w:del>
      <w:ins w:id="68" w:author="umahx99" w:date="2016-12-20T02:03:00Z">
        <w:r w:rsidR="008C02CE">
          <w:rPr>
            <w:rFonts w:ascii="Times New Roman" w:hAnsi="Times New Roman"/>
            <w:sz w:val="24"/>
            <w:szCs w:val="24"/>
          </w:rPr>
          <w:t xml:space="preserve">analysed </w:t>
        </w:r>
      </w:ins>
      <w:ins w:id="69" w:author="umahx99" w:date="2016-12-20T02:04:00Z">
        <w:r w:rsidR="008C02CE">
          <w:rPr>
            <w:rFonts w:ascii="Times New Roman" w:hAnsi="Times New Roman"/>
            <w:sz w:val="24"/>
            <w:szCs w:val="24"/>
          </w:rPr>
          <w:t xml:space="preserve">broad </w:t>
        </w:r>
      </w:ins>
      <w:ins w:id="70" w:author="umahx99" w:date="2016-12-20T02:03:00Z">
        <w:r w:rsidR="008C02CE">
          <w:rPr>
            <w:rFonts w:ascii="Times New Roman" w:hAnsi="Times New Roman"/>
            <w:sz w:val="24"/>
            <w:szCs w:val="24"/>
          </w:rPr>
          <w:t>cause-specific</w:t>
        </w:r>
      </w:ins>
      <w:ins w:id="71" w:author="umahx99" w:date="2016-12-20T02:05:00Z">
        <w:r w:rsidR="008C02CE">
          <w:rPr>
            <w:rFonts w:ascii="Times New Roman" w:hAnsi="Times New Roman"/>
            <w:sz w:val="24"/>
            <w:szCs w:val="24"/>
          </w:rPr>
          <w:t xml:space="preserve"> groupings of</w:t>
        </w:r>
      </w:ins>
      <w:ins w:id="72" w:author="umahx99" w:date="2016-12-20T02:03:00Z">
        <w:r w:rsidR="002A0F91">
          <w:rPr>
            <w:rFonts w:ascii="Times New Roman" w:hAnsi="Times New Roman"/>
            <w:sz w:val="24"/>
            <w:szCs w:val="24"/>
          </w:rPr>
          <w:t xml:space="preserve"> mortality data</w:t>
        </w:r>
      </w:ins>
      <w:r w:rsidR="00E86FC3" w:rsidRPr="00E13578">
        <w:rPr>
          <w:rFonts w:ascii="Times New Roman" w:hAnsi="Times New Roman"/>
          <w:sz w:val="24"/>
          <w:szCs w:val="24"/>
        </w:rPr>
        <w:t>.</w:t>
      </w:r>
      <w:ins w:id="73" w:author="umahx99" w:date="2016-12-20T02:27:00Z">
        <w:r w:rsidR="00FE7E15">
          <w:rPr>
            <w:rFonts w:ascii="Times New Roman" w:hAnsi="Times New Roman"/>
            <w:sz w:val="24"/>
            <w:szCs w:val="24"/>
          </w:rPr>
          <w:t xml:space="preserve"> </w:t>
        </w:r>
      </w:ins>
      <w:ins w:id="74" w:author="umahx99" w:date="2016-12-20T02:22:00Z">
        <w:r w:rsidR="00FE7E15">
          <w:rPr>
            <w:rFonts w:ascii="Times New Roman" w:hAnsi="Times New Roman"/>
            <w:sz w:val="24"/>
            <w:szCs w:val="24"/>
          </w:rPr>
          <w:t xml:space="preserve">Suicides </w:t>
        </w:r>
      </w:ins>
      <w:ins w:id="75" w:author="umahx99" w:date="2016-12-20T02:28:00Z">
        <w:r w:rsidR="00FE7E15">
          <w:rPr>
            <w:rFonts w:ascii="Times New Roman" w:hAnsi="Times New Roman"/>
            <w:sz w:val="24"/>
            <w:szCs w:val="24"/>
          </w:rPr>
          <w:t>have been</w:t>
        </w:r>
      </w:ins>
      <w:ins w:id="76" w:author="umahx99" w:date="2016-12-20T02:22:00Z">
        <w:r w:rsidR="00FE7E15">
          <w:rPr>
            <w:rFonts w:ascii="Times New Roman" w:hAnsi="Times New Roman"/>
            <w:sz w:val="24"/>
            <w:szCs w:val="24"/>
          </w:rPr>
          <w:t xml:space="preserve"> found to peak in early spring </w:t>
        </w:r>
      </w:ins>
      <w:ins w:id="77" w:author="umahx99" w:date="2016-12-20T02:24:00Z">
        <w:r w:rsidR="00FE7E15">
          <w:rPr>
            <w:rFonts w:ascii="Times New Roman" w:hAnsi="Times New Roman"/>
            <w:sz w:val="24"/>
            <w:szCs w:val="24"/>
          </w:rPr>
          <w:t>[Feinstein, Trudeau</w:t>
        </w:r>
      </w:ins>
      <w:ins w:id="78" w:author="umahx99" w:date="2016-12-20T02:35:00Z">
        <w:r w:rsidR="005B69E2">
          <w:rPr>
            <w:rFonts w:ascii="Times New Roman" w:hAnsi="Times New Roman"/>
            <w:sz w:val="24"/>
            <w:szCs w:val="24"/>
          </w:rPr>
          <w:t xml:space="preserve"> refs</w:t>
        </w:r>
      </w:ins>
      <w:ins w:id="79" w:author="umahx99" w:date="2016-12-20T02:24:00Z">
        <w:r w:rsidR="00FE7E15">
          <w:rPr>
            <w:rFonts w:ascii="Times New Roman" w:hAnsi="Times New Roman"/>
            <w:sz w:val="24"/>
            <w:szCs w:val="24"/>
          </w:rPr>
          <w:t>] while</w:t>
        </w:r>
      </w:ins>
      <w:ins w:id="80" w:author="umahx99" w:date="2016-12-20T02:26:00Z">
        <w:r w:rsidR="00FE7E15">
          <w:rPr>
            <w:rFonts w:ascii="Times New Roman" w:hAnsi="Times New Roman"/>
            <w:sz w:val="24"/>
            <w:szCs w:val="24"/>
          </w:rPr>
          <w:t xml:space="preserve"> </w:t>
        </w:r>
      </w:ins>
      <w:ins w:id="81" w:author="umahx99" w:date="2016-12-20T02:31:00Z">
        <w:r w:rsidR="005B69E2">
          <w:rPr>
            <w:rFonts w:ascii="Times New Roman" w:hAnsi="Times New Roman"/>
            <w:sz w:val="24"/>
            <w:szCs w:val="24"/>
          </w:rPr>
          <w:t>mortality from cardiovascular diseases peaks earlier in the winter than that from respiratory conditions suggesting a difference in lag</w:t>
        </w:r>
      </w:ins>
      <w:ins w:id="82" w:author="umahx99" w:date="2016-12-20T02:33:00Z">
        <w:r w:rsidR="005B69E2">
          <w:rPr>
            <w:rFonts w:ascii="Times New Roman" w:hAnsi="Times New Roman"/>
            <w:sz w:val="24"/>
            <w:szCs w:val="24"/>
          </w:rPr>
          <w:t xml:space="preserve"> times in the effects of winter[</w:t>
        </w:r>
        <w:proofErr w:type="spellStart"/>
        <w:r w:rsidR="005B69E2">
          <w:rPr>
            <w:rFonts w:ascii="Times New Roman" w:hAnsi="Times New Roman"/>
            <w:sz w:val="24"/>
            <w:szCs w:val="24"/>
          </w:rPr>
          <w:t>Mackenbach</w:t>
        </w:r>
      </w:ins>
      <w:proofErr w:type="spellEnd"/>
      <w:ins w:id="83" w:author="umahx99" w:date="2016-12-20T02:35:00Z">
        <w:r w:rsidR="005B69E2">
          <w:rPr>
            <w:rFonts w:ascii="Times New Roman" w:hAnsi="Times New Roman"/>
            <w:sz w:val="24"/>
            <w:szCs w:val="24"/>
          </w:rPr>
          <w:t xml:space="preserve"> ref</w:t>
        </w:r>
      </w:ins>
      <w:ins w:id="84" w:author="umahx99" w:date="2016-12-20T02:33:00Z">
        <w:r w:rsidR="005B69E2">
          <w:rPr>
            <w:rFonts w:ascii="Times New Roman" w:hAnsi="Times New Roman"/>
            <w:sz w:val="24"/>
            <w:szCs w:val="24"/>
          </w:rPr>
          <w:t>].</w:t>
        </w:r>
      </w:ins>
      <w:ins w:id="85" w:author="umahx99" w:date="2016-12-20T04:40:00Z">
        <w:r w:rsidR="00551898">
          <w:rPr>
            <w:rFonts w:ascii="Times New Roman" w:hAnsi="Times New Roman"/>
            <w:sz w:val="24"/>
            <w:szCs w:val="24"/>
          </w:rPr>
          <w:t xml:space="preserve"> In comparison </w:t>
        </w:r>
      </w:ins>
      <w:ins w:id="86" w:author="umahx99" w:date="2016-12-20T04:41:00Z">
        <w:r w:rsidR="00551898">
          <w:rPr>
            <w:rFonts w:ascii="Times New Roman" w:hAnsi="Times New Roman"/>
            <w:sz w:val="24"/>
            <w:szCs w:val="24"/>
          </w:rPr>
          <w:t xml:space="preserve">deaths from </w:t>
        </w:r>
      </w:ins>
      <w:ins w:id="87" w:author="umahx99" w:date="2016-12-20T04:40:00Z">
        <w:r w:rsidR="00551898">
          <w:rPr>
            <w:rFonts w:ascii="Times New Roman" w:hAnsi="Times New Roman"/>
            <w:sz w:val="24"/>
            <w:szCs w:val="24"/>
          </w:rPr>
          <w:t>cancer</w:t>
        </w:r>
      </w:ins>
      <w:ins w:id="88" w:author="umahx99" w:date="2016-12-20T04:41:00Z">
        <w:r w:rsidR="00551898">
          <w:rPr>
            <w:rFonts w:ascii="Times New Roman" w:hAnsi="Times New Roman"/>
            <w:sz w:val="24"/>
            <w:szCs w:val="24"/>
          </w:rPr>
          <w:t xml:space="preserve"> show little or no seasonality [will pick some out].</w:t>
        </w:r>
      </w:ins>
      <w:ins w:id="89" w:author="umahx99" w:date="2016-12-20T02:36:00Z">
        <w:r w:rsidR="005B69E2">
          <w:rPr>
            <w:rFonts w:ascii="Times New Roman" w:hAnsi="Times New Roman"/>
            <w:sz w:val="24"/>
            <w:szCs w:val="24"/>
          </w:rPr>
          <w:t xml:space="preserve"> </w:t>
        </w:r>
        <w:commentRangeStart w:id="90"/>
        <w:r w:rsidR="005B69E2">
          <w:rPr>
            <w:rFonts w:ascii="Times New Roman" w:hAnsi="Times New Roman"/>
            <w:sz w:val="24"/>
            <w:szCs w:val="24"/>
          </w:rPr>
          <w:t xml:space="preserve">Cause-specific differences such as these may explain </w:t>
        </w:r>
      </w:ins>
      <w:commentRangeEnd w:id="90"/>
      <w:ins w:id="91" w:author="umahx99" w:date="2016-12-20T02:38:00Z">
        <w:r w:rsidR="00CD2E9B">
          <w:rPr>
            <w:rStyle w:val="CommentReference"/>
            <w:rFonts w:asciiTheme="minorHAnsi" w:eastAsiaTheme="minorHAnsi" w:hAnsiTheme="minorHAnsi" w:cstheme="minorBidi"/>
          </w:rPr>
          <w:commentReference w:id="90"/>
        </w:r>
      </w:ins>
      <w:ins w:id="92" w:author="umahx99" w:date="2016-12-20T02:36:00Z">
        <w:r w:rsidR="005B69E2">
          <w:rPr>
            <w:rFonts w:ascii="Times New Roman" w:hAnsi="Times New Roman"/>
            <w:sz w:val="24"/>
            <w:szCs w:val="24"/>
          </w:rPr>
          <w:t xml:space="preserve">some of the differences </w:t>
        </w:r>
      </w:ins>
      <w:ins w:id="93" w:author="umahx99" w:date="2016-12-20T02:37:00Z">
        <w:r w:rsidR="005B69E2">
          <w:rPr>
            <w:rFonts w:ascii="Times New Roman" w:hAnsi="Times New Roman"/>
            <w:sz w:val="24"/>
            <w:szCs w:val="24"/>
          </w:rPr>
          <w:t xml:space="preserve">which we found </w:t>
        </w:r>
      </w:ins>
      <w:ins w:id="94" w:author="umahx99" w:date="2016-12-20T02:36:00Z">
        <w:r w:rsidR="005B69E2">
          <w:rPr>
            <w:rFonts w:ascii="Times New Roman" w:hAnsi="Times New Roman"/>
            <w:sz w:val="24"/>
            <w:szCs w:val="24"/>
          </w:rPr>
          <w:t>between age-sex groups.</w:t>
        </w:r>
      </w:ins>
      <w:ins w:id="95" w:author="umahx99" w:date="2016-12-20T02:43:00Z">
        <w:r w:rsidR="00307466">
          <w:rPr>
            <w:rFonts w:ascii="Times New Roman" w:hAnsi="Times New Roman"/>
            <w:sz w:val="24"/>
            <w:szCs w:val="24"/>
          </w:rPr>
          <w:t xml:space="preserve"> </w:t>
        </w:r>
      </w:ins>
      <w:del w:id="96" w:author="umahx99" w:date="2016-12-20T02:24:00Z">
        <w:r w:rsidR="00E86FC3" w:rsidRPr="00E13578" w:rsidDel="00FE7E15">
          <w:rPr>
            <w:rFonts w:ascii="Times New Roman" w:hAnsi="Times New Roman"/>
            <w:sz w:val="24"/>
            <w:szCs w:val="24"/>
          </w:rPr>
          <w:delText xml:space="preserve"> </w:delText>
        </w:r>
      </w:del>
      <w:del w:id="97" w:author="umahx99" w:date="2016-12-20T02:43:00Z">
        <w:r w:rsidR="00E86FC3" w:rsidRPr="00E13578" w:rsidDel="00307466">
          <w:rPr>
            <w:rFonts w:ascii="Times New Roman" w:hAnsi="Times New Roman"/>
            <w:sz w:val="24"/>
            <w:szCs w:val="24"/>
          </w:rPr>
          <w:delText>Of further interest would be to</w:delText>
        </w:r>
      </w:del>
      <w:ins w:id="98" w:author="umahx99" w:date="2016-12-20T02:43:00Z">
        <w:r w:rsidR="00307466">
          <w:rPr>
            <w:rFonts w:ascii="Times New Roman" w:hAnsi="Times New Roman"/>
            <w:sz w:val="24"/>
            <w:szCs w:val="24"/>
          </w:rPr>
          <w:t>Future work will</w:t>
        </w:r>
      </w:ins>
      <w:r w:rsidR="00E86FC3" w:rsidRPr="00E13578">
        <w:rPr>
          <w:rFonts w:ascii="Times New Roman" w:hAnsi="Times New Roman"/>
          <w:sz w:val="24"/>
          <w:szCs w:val="24"/>
        </w:rPr>
        <w:t xml:space="preserve"> perform the analysis from this study’s framework on specific causes of death.</w:t>
      </w:r>
    </w:p>
    <w:p w14:paraId="1B1CDCF6" w14:textId="77777777" w:rsidR="00C57E3D" w:rsidRPr="00E13578" w:rsidRDefault="00C57E3D" w:rsidP="00B3245F">
      <w:pPr>
        <w:spacing w:line="480" w:lineRule="auto"/>
        <w:outlineLvl w:val="0"/>
        <w:rPr>
          <w:rFonts w:ascii="Times New Roman" w:hAnsi="Times New Roman"/>
          <w:sz w:val="24"/>
          <w:szCs w:val="24"/>
        </w:rPr>
      </w:pPr>
    </w:p>
    <w:p w14:paraId="04F7341E" w14:textId="5E8DAED0" w:rsidR="00E72CAE" w:rsidRPr="00E13578" w:rsidRDefault="002C2E8F" w:rsidP="00B3245F">
      <w:pPr>
        <w:spacing w:after="0" w:line="480" w:lineRule="auto"/>
        <w:rPr>
          <w:rFonts w:ascii="Times New Roman" w:hAnsi="Times New Roman"/>
          <w:sz w:val="24"/>
          <w:szCs w:val="24"/>
        </w:rPr>
      </w:pPr>
      <w:r w:rsidRPr="00E13578">
        <w:rPr>
          <w:rFonts w:ascii="Times New Roman" w:hAnsi="Times New Roman"/>
          <w:sz w:val="24"/>
          <w:szCs w:val="24"/>
        </w:rPr>
        <w:t>Our study framework and methods can also be applied to other countries with geo-coded monthly mortality records.</w:t>
      </w:r>
      <w:r w:rsidR="00D2556B" w:rsidRPr="00E13578">
        <w:rPr>
          <w:rFonts w:ascii="Times New Roman" w:hAnsi="Times New Roman"/>
          <w:sz w:val="24"/>
          <w:szCs w:val="24"/>
        </w:rPr>
        <w:t xml:space="preserve"> </w:t>
      </w:r>
      <w:r w:rsidR="00013E3D" w:rsidRPr="00E13578">
        <w:rPr>
          <w:rFonts w:ascii="Times New Roman" w:hAnsi="Times New Roman"/>
          <w:sz w:val="24"/>
          <w:szCs w:val="24"/>
        </w:rPr>
        <w:t xml:space="preserve">This is now available in many high-income </w:t>
      </w:r>
      <w:r w:rsidR="000E1528" w:rsidRPr="00E13578">
        <w:rPr>
          <w:rFonts w:ascii="Times New Roman" w:hAnsi="Times New Roman"/>
          <w:sz w:val="24"/>
          <w:szCs w:val="24"/>
        </w:rPr>
        <w:t>and some middle-income countries</w:t>
      </w:r>
      <w:r w:rsidR="00013E3D" w:rsidRPr="00E13578">
        <w:rPr>
          <w:rFonts w:ascii="Times New Roman" w:hAnsi="Times New Roman"/>
          <w:sz w:val="24"/>
          <w:szCs w:val="24"/>
        </w:rPr>
        <w:t xml:space="preserve">. </w:t>
      </w:r>
      <w:r w:rsidR="00D2556B" w:rsidRPr="00E13578">
        <w:rPr>
          <w:rFonts w:ascii="Times New Roman" w:hAnsi="Times New Roman"/>
          <w:sz w:val="24"/>
          <w:szCs w:val="24"/>
        </w:rPr>
        <w:t xml:space="preserve">It would be of further interest to distinguish behaviour between urban and rural inhabitants, </w:t>
      </w:r>
      <w:del w:id="99" w:author="umahx99" w:date="2016-12-20T02:44:00Z">
        <w:r w:rsidR="00013E3D" w:rsidRPr="00E13578" w:rsidDel="00CD697F">
          <w:rPr>
            <w:rFonts w:ascii="Times New Roman" w:hAnsi="Times New Roman"/>
            <w:sz w:val="24"/>
            <w:szCs w:val="24"/>
          </w:rPr>
          <w:delText xml:space="preserve">or </w:delText>
        </w:r>
      </w:del>
      <w:ins w:id="100" w:author="umahx99" w:date="2016-12-20T02:44:00Z">
        <w:r w:rsidR="00CD697F">
          <w:rPr>
            <w:rFonts w:ascii="Times New Roman" w:hAnsi="Times New Roman"/>
            <w:sz w:val="24"/>
            <w:szCs w:val="24"/>
          </w:rPr>
          <w:t>and</w:t>
        </w:r>
        <w:r w:rsidR="00CD697F" w:rsidRPr="00E13578">
          <w:rPr>
            <w:rFonts w:ascii="Times New Roman" w:hAnsi="Times New Roman"/>
            <w:sz w:val="24"/>
            <w:szCs w:val="24"/>
          </w:rPr>
          <w:t xml:space="preserve"> </w:t>
        </w:r>
      </w:ins>
      <w:r w:rsidR="00305C2C" w:rsidRPr="00E13578">
        <w:rPr>
          <w:rFonts w:ascii="Times New Roman" w:hAnsi="Times New Roman"/>
          <w:sz w:val="24"/>
          <w:szCs w:val="24"/>
        </w:rPr>
        <w:t xml:space="preserve">to explore how </w:t>
      </w:r>
      <w:commentRangeStart w:id="101"/>
      <w:r w:rsidR="00305C2C" w:rsidRPr="00E13578">
        <w:rPr>
          <w:rFonts w:ascii="Times New Roman" w:hAnsi="Times New Roman"/>
          <w:sz w:val="24"/>
          <w:szCs w:val="24"/>
        </w:rPr>
        <w:t>socio-economic s</w:t>
      </w:r>
      <w:r w:rsidR="0060671F" w:rsidRPr="00E13578">
        <w:rPr>
          <w:rFonts w:ascii="Times New Roman" w:hAnsi="Times New Roman"/>
          <w:sz w:val="24"/>
          <w:szCs w:val="24"/>
        </w:rPr>
        <w:t xml:space="preserve">tatus </w:t>
      </w:r>
      <w:commentRangeEnd w:id="101"/>
      <w:r w:rsidR="00CD697F">
        <w:rPr>
          <w:rStyle w:val="CommentReference"/>
          <w:rFonts w:asciiTheme="minorHAnsi" w:eastAsiaTheme="minorHAnsi" w:hAnsiTheme="minorHAnsi" w:cstheme="minorBidi"/>
        </w:rPr>
        <w:commentReference w:id="101"/>
      </w:r>
      <w:r w:rsidR="0060671F" w:rsidRPr="00E13578">
        <w:rPr>
          <w:rFonts w:ascii="Times New Roman" w:hAnsi="Times New Roman"/>
          <w:sz w:val="24"/>
          <w:szCs w:val="24"/>
        </w:rPr>
        <w:t>influences the amount of variation of mortality rates within a year.</w:t>
      </w:r>
      <w:r w:rsidR="002C4E8C" w:rsidRPr="00E13578">
        <w:rPr>
          <w:rFonts w:ascii="Times New Roman" w:hAnsi="Times New Roman"/>
          <w:sz w:val="24"/>
          <w:szCs w:val="24"/>
        </w:rPr>
        <w:t xml:space="preserve"> </w:t>
      </w:r>
      <w:r w:rsidR="00B70F50" w:rsidRPr="00E13578">
        <w:rPr>
          <w:rFonts w:ascii="Times New Roman" w:hAnsi="Times New Roman"/>
          <w:sz w:val="24"/>
          <w:szCs w:val="24"/>
        </w:rPr>
        <w:t xml:space="preserve">Also, </w:t>
      </w:r>
      <w:r w:rsidR="002C4E8C" w:rsidRPr="00E13578">
        <w:rPr>
          <w:rFonts w:ascii="Times New Roman" w:hAnsi="Times New Roman"/>
          <w:sz w:val="24"/>
          <w:szCs w:val="24"/>
        </w:rPr>
        <w:t xml:space="preserve">examining the </w:t>
      </w:r>
      <w:r w:rsidR="00ED0407" w:rsidRPr="00E13578">
        <w:rPr>
          <w:rFonts w:ascii="Times New Roman" w:hAnsi="Times New Roman"/>
          <w:sz w:val="24"/>
          <w:szCs w:val="24"/>
        </w:rPr>
        <w:t>consistency of a relationship</w:t>
      </w:r>
      <w:r w:rsidR="002C4E8C" w:rsidRPr="00E13578">
        <w:rPr>
          <w:rFonts w:ascii="Times New Roman" w:hAnsi="Times New Roman"/>
          <w:sz w:val="24"/>
          <w:szCs w:val="24"/>
        </w:rPr>
        <w:t xml:space="preserve"> between temperature and climate </w:t>
      </w:r>
      <w:r w:rsidR="005D3E4E" w:rsidRPr="00E13578">
        <w:rPr>
          <w:rFonts w:ascii="Times New Roman" w:hAnsi="Times New Roman"/>
          <w:sz w:val="24"/>
          <w:szCs w:val="24"/>
        </w:rPr>
        <w:t>variables</w:t>
      </w:r>
      <w:r w:rsidR="00A548AE" w:rsidRPr="00E13578">
        <w:rPr>
          <w:rFonts w:ascii="Times New Roman" w:hAnsi="Times New Roman"/>
          <w:sz w:val="24"/>
          <w:szCs w:val="24"/>
        </w:rPr>
        <w:t xml:space="preserve"> (such as local temperature)</w:t>
      </w:r>
      <w:r w:rsidR="00ED0407" w:rsidRPr="00E13578">
        <w:rPr>
          <w:rFonts w:ascii="Times New Roman" w:hAnsi="Times New Roman"/>
          <w:sz w:val="24"/>
          <w:szCs w:val="24"/>
        </w:rPr>
        <w:t xml:space="preserve"> over time</w:t>
      </w:r>
      <w:r w:rsidR="005D3E4E" w:rsidRPr="00E13578">
        <w:rPr>
          <w:rFonts w:ascii="Times New Roman" w:hAnsi="Times New Roman"/>
          <w:sz w:val="24"/>
          <w:szCs w:val="24"/>
        </w:rPr>
        <w:t>,</w:t>
      </w:r>
      <w:r w:rsidR="000F72E2" w:rsidRPr="00E13578">
        <w:rPr>
          <w:rFonts w:ascii="Times New Roman" w:hAnsi="Times New Roman"/>
          <w:sz w:val="24"/>
          <w:szCs w:val="24"/>
        </w:rPr>
        <w:t xml:space="preserve"> using wavelet analysis, would help to understand the effect of climate and climate change on variation of mortality within a year.</w:t>
      </w:r>
      <w:r w:rsidR="008E7EF9" w:rsidRPr="00E13578">
        <w:rPr>
          <w:rFonts w:ascii="Times New Roman" w:hAnsi="Times New Roman"/>
          <w:sz w:val="24"/>
          <w:szCs w:val="24"/>
        </w:rPr>
        <w:t xml:space="preserve"> Data on environmental variables </w:t>
      </w:r>
      <w:r w:rsidR="0017419B" w:rsidRPr="00E13578">
        <w:rPr>
          <w:rFonts w:ascii="Times New Roman" w:hAnsi="Times New Roman"/>
          <w:sz w:val="24"/>
          <w:szCs w:val="24"/>
        </w:rPr>
        <w:t xml:space="preserve">at appropriate scales </w:t>
      </w:r>
      <w:r w:rsidR="008E7EF9" w:rsidRPr="00E13578">
        <w:rPr>
          <w:rFonts w:ascii="Times New Roman" w:hAnsi="Times New Roman"/>
          <w:sz w:val="24"/>
          <w:szCs w:val="24"/>
        </w:rPr>
        <w:t>can be obtained via several means, including re</w:t>
      </w:r>
      <w:r w:rsidR="00707CD4" w:rsidRPr="00E13578">
        <w:rPr>
          <w:rFonts w:ascii="Times New Roman" w:hAnsi="Times New Roman"/>
          <w:sz w:val="24"/>
          <w:szCs w:val="24"/>
        </w:rPr>
        <w:t>analysis models such as ERA-Interim.</w:t>
      </w:r>
    </w:p>
    <w:p w14:paraId="6E72E04F" w14:textId="77777777" w:rsidR="00C57E3D" w:rsidRPr="00E13578" w:rsidRDefault="00C57E3D" w:rsidP="00B3245F">
      <w:pPr>
        <w:spacing w:after="0" w:line="480" w:lineRule="auto"/>
        <w:rPr>
          <w:rFonts w:ascii="Times New Roman" w:hAnsi="Times New Roman"/>
          <w:sz w:val="24"/>
          <w:szCs w:val="24"/>
        </w:rPr>
      </w:pPr>
    </w:p>
    <w:p w14:paraId="48141E40" w14:textId="47D633F5" w:rsidR="00C57E3D" w:rsidRPr="004278AA" w:rsidRDefault="004875C3" w:rsidP="00B3245F">
      <w:pPr>
        <w:spacing w:after="0" w:line="480" w:lineRule="auto"/>
        <w:rPr>
          <w:rFonts w:ascii="Times New Roman" w:hAnsi="Times New Roman"/>
          <w:sz w:val="24"/>
          <w:szCs w:val="24"/>
        </w:rPr>
      </w:pPr>
      <w:r w:rsidRPr="00E13578">
        <w:rPr>
          <w:rFonts w:ascii="Times New Roman" w:hAnsi="Times New Roman"/>
          <w:sz w:val="24"/>
          <w:szCs w:val="24"/>
        </w:rPr>
        <w:t xml:space="preserve">Analysis of the dynamics of 12-month seasonality over time by </w:t>
      </w:r>
      <w:del w:id="102" w:author="umahx99" w:date="2016-12-20T04:43:00Z">
        <w:r w:rsidRPr="00E13578" w:rsidDel="00551898">
          <w:rPr>
            <w:rFonts w:ascii="Times New Roman" w:hAnsi="Times New Roman"/>
            <w:sz w:val="24"/>
            <w:szCs w:val="24"/>
          </w:rPr>
          <w:delText xml:space="preserve">comprehensive </w:delText>
        </w:r>
      </w:del>
      <w:ins w:id="103" w:author="umahx99" w:date="2016-12-20T04:43:00Z">
        <w:r w:rsidR="00551898">
          <w:rPr>
            <w:rFonts w:ascii="Times New Roman" w:hAnsi="Times New Roman"/>
            <w:sz w:val="24"/>
            <w:szCs w:val="24"/>
          </w:rPr>
          <w:t xml:space="preserve">age, sex </w:t>
        </w:r>
        <w:proofErr w:type="gramStart"/>
        <w:r w:rsidR="00551898">
          <w:rPr>
            <w:rFonts w:ascii="Times New Roman" w:hAnsi="Times New Roman"/>
            <w:sz w:val="24"/>
            <w:szCs w:val="24"/>
          </w:rPr>
          <w:t xml:space="preserve">and </w:t>
        </w:r>
        <w:r w:rsidR="00551898" w:rsidRPr="00E13578">
          <w:rPr>
            <w:rFonts w:ascii="Times New Roman" w:hAnsi="Times New Roman"/>
            <w:sz w:val="24"/>
            <w:szCs w:val="24"/>
          </w:rPr>
          <w:t xml:space="preserve"> </w:t>
        </w:r>
      </w:ins>
      <w:r w:rsidRPr="00E13578">
        <w:rPr>
          <w:rFonts w:ascii="Times New Roman" w:hAnsi="Times New Roman"/>
          <w:sz w:val="24"/>
          <w:szCs w:val="24"/>
        </w:rPr>
        <w:t>subnational</w:t>
      </w:r>
      <w:proofErr w:type="gramEnd"/>
      <w:r w:rsidRPr="00E13578">
        <w:rPr>
          <w:rFonts w:ascii="Times New Roman" w:hAnsi="Times New Roman"/>
          <w:sz w:val="24"/>
          <w:szCs w:val="24"/>
        </w:rPr>
        <w:t xml:space="preserve"> </w:t>
      </w:r>
      <w:r w:rsidR="005F1606" w:rsidRPr="00E13578">
        <w:rPr>
          <w:rFonts w:ascii="Times New Roman" w:hAnsi="Times New Roman"/>
          <w:sz w:val="24"/>
          <w:szCs w:val="24"/>
        </w:rPr>
        <w:t>units</w:t>
      </w:r>
      <w:r w:rsidRPr="00E13578">
        <w:rPr>
          <w:rFonts w:ascii="Times New Roman" w:hAnsi="Times New Roman"/>
          <w:sz w:val="24"/>
          <w:szCs w:val="24"/>
        </w:rPr>
        <w:t xml:space="preserve"> </w:t>
      </w:r>
      <w:r w:rsidR="002E39EC" w:rsidRPr="00E13578">
        <w:rPr>
          <w:rFonts w:ascii="Times New Roman" w:hAnsi="Times New Roman"/>
          <w:sz w:val="24"/>
          <w:szCs w:val="24"/>
        </w:rPr>
        <w:t xml:space="preserve">allows for decision-makers to </w:t>
      </w:r>
      <w:ins w:id="104" w:author="umahx99" w:date="2016-12-20T04:43:00Z">
        <w:r w:rsidR="00551898">
          <w:rPr>
            <w:rFonts w:ascii="Times New Roman" w:hAnsi="Times New Roman"/>
            <w:sz w:val="24"/>
            <w:szCs w:val="24"/>
          </w:rPr>
          <w:t xml:space="preserve">identify and </w:t>
        </w:r>
      </w:ins>
      <w:r w:rsidR="005F1606" w:rsidRPr="00E13578">
        <w:rPr>
          <w:rFonts w:ascii="Times New Roman" w:hAnsi="Times New Roman"/>
          <w:sz w:val="24"/>
          <w:szCs w:val="24"/>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1306C346"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6159DC0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27</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7A0F94A1"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w:t>
      </w:r>
      <w:ins w:id="105" w:author="umahx99" w:date="2016-12-20T03:23:00Z">
        <w:r w:rsidR="00731B2B">
          <w:rPr>
            <w:rFonts w:ascii="Times New Roman" w:hAnsi="Times New Roman"/>
            <w:color w:val="000000" w:themeColor="text1"/>
            <w:sz w:val="24"/>
            <w:szCs w:val="24"/>
          </w:rPr>
          <w:t>ing coefficient</w:t>
        </w:r>
      </w:ins>
      <w:r w:rsidRPr="004E0482">
        <w:rPr>
          <w:rFonts w:ascii="Times New Roman" w:hAnsi="Times New Roman"/>
          <w:color w:val="000000" w:themeColor="text1"/>
          <w:sz w:val="24"/>
          <w:szCs w:val="24"/>
        </w:rPr>
        <w:t xml:space="preserve">s can be presented on a two-dimensional plot of time against frequency </w:t>
      </w:r>
      <w:del w:id="106" w:author="umahx99" w:date="2016-12-20T03:23:00Z">
        <w:r w:rsidRPr="004E0482" w:rsidDel="00731B2B">
          <w:rPr>
            <w:rFonts w:ascii="Times New Roman" w:hAnsi="Times New Roman"/>
            <w:color w:val="000000" w:themeColor="text1"/>
            <w:sz w:val="24"/>
            <w:szCs w:val="24"/>
          </w:rPr>
          <w:delText xml:space="preserve">coefficients </w:delText>
        </w:r>
      </w:del>
      <w:r w:rsidRPr="004E0482">
        <w:rPr>
          <w:rFonts w:ascii="Times New Roman" w:hAnsi="Times New Roman"/>
          <w:color w:val="000000" w:themeColor="text1"/>
          <w:sz w:val="24"/>
          <w:szCs w:val="24"/>
        </w:rPr>
        <w:t>(Figure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w:t>
      </w:r>
      <w:del w:id="107" w:author="umahx99" w:date="2016-12-20T03:25:00Z">
        <w:r w:rsidRPr="004E0482" w:rsidDel="00731B2B">
          <w:rPr>
            <w:rFonts w:ascii="Times New Roman" w:hAnsi="Times New Roman"/>
            <w:color w:val="000000" w:themeColor="text1"/>
            <w:sz w:val="24"/>
            <w:szCs w:val="24"/>
          </w:rPr>
          <w:delText xml:space="preserve">representing </w:delText>
        </w:r>
      </w:del>
      <w:r w:rsidRPr="004E0482">
        <w:rPr>
          <w:rFonts w:ascii="Times New Roman" w:hAnsi="Times New Roman"/>
          <w:color w:val="000000" w:themeColor="text1"/>
          <w:sz w:val="24"/>
          <w:szCs w:val="24"/>
        </w:rPr>
        <w:t xml:space="preserve">dynamic seasonal behaviour, </w:t>
      </w:r>
      <w:del w:id="108" w:author="umahx99" w:date="2016-12-20T03:27:00Z">
        <w:r w:rsidRPr="004E0482" w:rsidDel="00731B2B">
          <w:rPr>
            <w:rFonts w:ascii="Times New Roman" w:hAnsi="Times New Roman"/>
            <w:color w:val="000000" w:themeColor="text1"/>
            <w:sz w:val="24"/>
            <w:szCs w:val="24"/>
          </w:rPr>
          <w:delText>e.g</w:delText>
        </w:r>
      </w:del>
      <w:ins w:id="109" w:author="umahx99" w:date="2016-12-20T03:27:00Z">
        <w:r w:rsidR="00731B2B">
          <w:rPr>
            <w:rFonts w:ascii="Times New Roman" w:hAnsi="Times New Roman"/>
            <w:color w:val="000000" w:themeColor="text1"/>
            <w:sz w:val="24"/>
            <w:szCs w:val="24"/>
          </w:rPr>
          <w:t>in other words</w:t>
        </w:r>
      </w:ins>
      <w:r w:rsidRPr="004E0482">
        <w:rPr>
          <w:rFonts w:ascii="Times New Roman" w:hAnsi="Times New Roman"/>
          <w:color w:val="000000" w:themeColor="text1"/>
          <w:sz w:val="24"/>
          <w:szCs w:val="24"/>
        </w:rPr>
        <w:t>., the potential for the periodicity of death rates to disappear, emerge, or change over time</w:t>
      </w:r>
      <w:ins w:id="110" w:author="umahx99" w:date="2016-12-20T03:27:00Z">
        <w:r w:rsidR="00731B2B">
          <w:rPr>
            <w:rFonts w:ascii="Times New Roman" w:hAnsi="Times New Roman"/>
            <w:color w:val="000000" w:themeColor="text1"/>
            <w:sz w:val="24"/>
            <w:szCs w:val="24"/>
          </w:rPr>
          <w:t xml:space="preserve">. This is </w:t>
        </w:r>
      </w:ins>
      <w:del w:id="111" w:author="umahx99" w:date="2016-12-20T03:27:00Z">
        <w:r w:rsidRPr="004E0482" w:rsidDel="00731B2B">
          <w:rPr>
            <w:rFonts w:ascii="Times New Roman" w:hAnsi="Times New Roman"/>
            <w:color w:val="000000" w:themeColor="text1"/>
            <w:sz w:val="24"/>
            <w:szCs w:val="24"/>
          </w:rPr>
          <w:delText>,</w:delText>
        </w:r>
      </w:del>
      <w:del w:id="112" w:author="umahx99" w:date="2016-12-20T03:28:00Z">
        <w:r w:rsidRPr="004E0482" w:rsidDel="00731B2B">
          <w:rPr>
            <w:rFonts w:ascii="Times New Roman" w:hAnsi="Times New Roman"/>
            <w:color w:val="000000" w:themeColor="text1"/>
            <w:sz w:val="24"/>
            <w:szCs w:val="24"/>
          </w:rPr>
          <w:delText xml:space="preserve"> </w:delText>
        </w:r>
      </w:del>
      <w:del w:id="113" w:author="umahx99" w:date="2016-12-20T03:27:00Z">
        <w:r w:rsidRPr="004E0482" w:rsidDel="00731B2B">
          <w:rPr>
            <w:rFonts w:ascii="Times New Roman" w:hAnsi="Times New Roman"/>
            <w:color w:val="000000" w:themeColor="text1"/>
            <w:sz w:val="24"/>
            <w:szCs w:val="24"/>
          </w:rPr>
          <w:delText>which is</w:delText>
        </w:r>
      </w:del>
      <w:r w:rsidRPr="004E0482">
        <w:rPr>
          <w:rFonts w:ascii="Times New Roman" w:hAnsi="Times New Roman"/>
          <w:color w:val="000000" w:themeColor="text1"/>
          <w:sz w:val="24"/>
          <w:szCs w:val="24"/>
        </w:rPr>
        <w:t xml:space="preserve"> not possible in standard Fourier analysis or </w:t>
      </w:r>
      <w:ins w:id="114" w:author="umahx99" w:date="2016-12-20T03:28:00Z">
        <w:r w:rsidR="00731B2B">
          <w:rPr>
            <w:rFonts w:ascii="Times New Roman" w:hAnsi="Times New Roman"/>
            <w:color w:val="000000" w:themeColor="text1"/>
            <w:sz w:val="24"/>
            <w:szCs w:val="24"/>
          </w:rPr>
          <w:t xml:space="preserve">when </w:t>
        </w:r>
      </w:ins>
      <w:r w:rsidRPr="004E0482">
        <w:rPr>
          <w:rFonts w:ascii="Times New Roman" w:hAnsi="Times New Roman"/>
          <w:color w:val="000000" w:themeColor="text1"/>
          <w:sz w:val="24"/>
          <w:szCs w:val="24"/>
        </w:rPr>
        <w:t>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3EB541B8"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del w:id="115" w:author="umahx99" w:date="2016-12-20T03:30:00Z">
        <w:r w:rsidDel="0019069A">
          <w:rPr>
            <w:rFonts w:ascii="Times New Roman" w:hAnsi="Times New Roman"/>
            <w:color w:val="000000" w:themeColor="text1"/>
            <w:sz w:val="24"/>
            <w:szCs w:val="24"/>
          </w:rPr>
          <w:delText xml:space="preserve">such </w:delText>
        </w:r>
      </w:del>
      <w:proofErr w:type="gramStart"/>
      <w:ins w:id="116" w:author="umahx99" w:date="2016-12-20T03:30:00Z">
        <w:r w:rsidR="0019069A">
          <w:rPr>
            <w:rFonts w:ascii="Times New Roman" w:hAnsi="Times New Roman"/>
            <w:color w:val="000000" w:themeColor="text1"/>
            <w:sz w:val="24"/>
            <w:szCs w:val="24"/>
          </w:rPr>
          <w:t xml:space="preserve">so as </w:t>
        </w:r>
      </w:ins>
      <w:r>
        <w:rPr>
          <w:rFonts w:ascii="Times New Roman" w:hAnsi="Times New Roman"/>
          <w:color w:val="000000" w:themeColor="text1"/>
          <w:sz w:val="24"/>
          <w:szCs w:val="24"/>
        </w:rPr>
        <w:t>t</w:t>
      </w:r>
      <w:r w:rsidR="00CF1263">
        <w:rPr>
          <w:rFonts w:ascii="Times New Roman" w:hAnsi="Times New Roman"/>
          <w:color w:val="000000" w:themeColor="text1"/>
          <w:sz w:val="24"/>
          <w:szCs w:val="24"/>
        </w:rPr>
        <w:t>o</w:t>
      </w:r>
      <w:proofErr w:type="gramEnd"/>
      <w:r w:rsidR="00CF1263">
        <w:rPr>
          <w:rFonts w:ascii="Times New Roman" w:hAnsi="Times New Roman"/>
          <w:color w:val="000000" w:themeColor="text1"/>
          <w:sz w:val="24"/>
          <w:szCs w:val="24"/>
        </w:rPr>
        <w:t xml:space="preserve"> </w:t>
      </w:r>
      <w:del w:id="117" w:author="umahx99" w:date="2016-12-20T03:31:00Z">
        <w:r w:rsidR="00CF1263" w:rsidDel="0019069A">
          <w:rPr>
            <w:rFonts w:ascii="Times New Roman" w:hAnsi="Times New Roman"/>
            <w:color w:val="000000" w:themeColor="text1"/>
            <w:sz w:val="24"/>
            <w:szCs w:val="24"/>
          </w:rPr>
          <w:delText xml:space="preserve">vary </w:delText>
        </w:r>
      </w:del>
      <w:ins w:id="118" w:author="umahx99" w:date="2016-12-20T03:31:00Z">
        <w:r w:rsidR="0019069A">
          <w:rPr>
            <w:rFonts w:ascii="Times New Roman" w:hAnsi="Times New Roman"/>
            <w:color w:val="000000" w:themeColor="text1"/>
            <w:sz w:val="24"/>
            <w:szCs w:val="24"/>
          </w:rPr>
          <w:t xml:space="preserve">range </w:t>
        </w:r>
      </w:ins>
      <w:r w:rsidR="00CF1263">
        <w:rPr>
          <w:rFonts w:ascii="Times New Roman" w:hAnsi="Times New Roman"/>
          <w:color w:val="000000" w:themeColor="text1"/>
          <w:sz w:val="24"/>
          <w:szCs w:val="24"/>
        </w:rPr>
        <w:t>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2542FED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 xml:space="preserve">differed from that of a white noise spectrum, which represents random fluctuations, at </w:t>
      </w:r>
      <w:ins w:id="119" w:author="umahx99" w:date="2016-12-20T03:31:00Z">
        <w:r w:rsidR="004831DA">
          <w:rPr>
            <w:rFonts w:ascii="Times New Roman" w:hAnsi="Times New Roman"/>
            <w:color w:val="000000" w:themeColor="text1"/>
            <w:sz w:val="24"/>
            <w:szCs w:val="24"/>
          </w:rPr>
          <w:t>the 9</w:t>
        </w:r>
      </w:ins>
      <w:r w:rsidRPr="004E0482">
        <w:rPr>
          <w:rFonts w:ascii="Times New Roman" w:hAnsi="Times New Roman"/>
          <w:color w:val="000000" w:themeColor="text1"/>
          <w:sz w:val="24"/>
          <w:szCs w:val="24"/>
        </w:rPr>
        <w:t>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5719DF8A"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w:t>
      </w:r>
      <w:del w:id="120" w:author="umahx99" w:date="2016-12-20T03:33:00Z">
        <w:r w:rsidDel="004831DA">
          <w:rPr>
            <w:rFonts w:ascii="Times New Roman" w:hAnsi="Times New Roman"/>
            <w:color w:val="000000" w:themeColor="text1"/>
            <w:sz w:val="24"/>
            <w:szCs w:val="24"/>
          </w:rPr>
          <w:delText xml:space="preserve">its first and second </w:delText>
        </w:r>
      </w:del>
      <w:ins w:id="121" w:author="umahx99" w:date="2016-12-20T03:34:00Z">
        <w:r w:rsidR="004831DA">
          <w:rPr>
            <w:rFonts w:ascii="Times New Roman" w:hAnsi="Times New Roman"/>
            <w:color w:val="000000" w:themeColor="text1"/>
            <w:sz w:val="24"/>
            <w:szCs w:val="24"/>
          </w:rPr>
          <w:t xml:space="preserve">both time </w:t>
        </w:r>
      </w:ins>
      <w:r w:rsidR="00960E90">
        <w:rPr>
          <w:rFonts w:ascii="Times New Roman" w:hAnsi="Times New Roman"/>
          <w:color w:val="000000" w:themeColor="text1"/>
          <w:sz w:val="24"/>
          <w:szCs w:val="24"/>
        </w:rPr>
        <w:t>sections,</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w:t>
      </w:r>
      <w:ins w:id="122" w:author="umahx99" w:date="2016-12-20T03:37:00Z">
        <w:r w:rsidR="00EF195F">
          <w:rPr>
            <w:rFonts w:ascii="Times New Roman" w:hAnsi="Times New Roman"/>
            <w:color w:val="000000" w:themeColor="text1"/>
            <w:sz w:val="24"/>
            <w:szCs w:val="24"/>
          </w:rPr>
          <w:t>. These</w:t>
        </w:r>
      </w:ins>
      <w:ins w:id="123" w:author="umahx99" w:date="2016-12-20T03:38:00Z">
        <w:r w:rsidR="00EF195F">
          <w:rPr>
            <w:rFonts w:ascii="Times New Roman" w:hAnsi="Times New Roman"/>
            <w:color w:val="000000" w:themeColor="text1"/>
            <w:sz w:val="24"/>
            <w:szCs w:val="24"/>
          </w:rPr>
          <w:t xml:space="preserve"> estimate</w:t>
        </w:r>
      </w:ins>
      <w:del w:id="124" w:author="umahx99" w:date="2016-12-20T03:37:00Z">
        <w:r w:rsidDel="00EF195F">
          <w:rPr>
            <w:rFonts w:ascii="Times New Roman" w:hAnsi="Times New Roman"/>
            <w:color w:val="000000" w:themeColor="text1"/>
            <w:sz w:val="24"/>
            <w:szCs w:val="24"/>
          </w:rPr>
          <w:delText>,</w:delText>
        </w:r>
      </w:del>
      <w:r>
        <w:rPr>
          <w:rFonts w:ascii="Times New Roman" w:hAnsi="Times New Roman"/>
          <w:color w:val="000000" w:themeColor="text1"/>
          <w:sz w:val="24"/>
          <w:szCs w:val="24"/>
        </w:rPr>
        <w:t xml:space="preserve"> </w:t>
      </w:r>
      <w:del w:id="125" w:author="umahx99" w:date="2016-12-20T03:38:00Z">
        <w:r w:rsidDel="00EF195F">
          <w:rPr>
            <w:rFonts w:ascii="Times New Roman" w:hAnsi="Times New Roman"/>
            <w:color w:val="000000" w:themeColor="text1"/>
            <w:sz w:val="24"/>
            <w:szCs w:val="24"/>
          </w:rPr>
          <w:delText>which measure</w:delText>
        </w:r>
      </w:del>
      <w:r w:rsidRPr="004E0482">
        <w:rPr>
          <w:rFonts w:ascii="Times New Roman" w:hAnsi="Times New Roman"/>
          <w:color w:val="000000" w:themeColor="text1"/>
          <w:sz w:val="24"/>
          <w:szCs w:val="24"/>
        </w:rPr>
        <w:t xml:space="preserve"> when </w:t>
      </w:r>
      <w:ins w:id="126" w:author="umahx99" w:date="2016-12-20T03:39:00Z">
        <w:r w:rsidR="00EF195F">
          <w:rPr>
            <w:rFonts w:ascii="Times New Roman" w:hAnsi="Times New Roman"/>
            <w:color w:val="000000" w:themeColor="text1"/>
            <w:sz w:val="24"/>
            <w:szCs w:val="24"/>
          </w:rPr>
          <w:t xml:space="preserve">in the year </w:t>
        </w:r>
      </w:ins>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 xml:space="preserve">and minimum death rates </w:t>
      </w:r>
      <w:commentRangeStart w:id="127"/>
      <w:r>
        <w:rPr>
          <w:rFonts w:ascii="Times New Roman" w:hAnsi="Times New Roman"/>
          <w:color w:val="000000" w:themeColor="text1"/>
          <w:sz w:val="24"/>
          <w:szCs w:val="24"/>
        </w:rPr>
        <w:t>occur</w:t>
      </w:r>
      <w:commentRangeEnd w:id="127"/>
      <w:r w:rsidR="00EF195F">
        <w:rPr>
          <w:rStyle w:val="CommentReference"/>
          <w:rFonts w:asciiTheme="minorHAnsi" w:eastAsiaTheme="minorHAnsi" w:hAnsiTheme="minorHAnsi" w:cstheme="minorBidi"/>
        </w:rPr>
        <w:commentReference w:id="127"/>
      </w:r>
      <w:r>
        <w:rPr>
          <w:rFonts w:ascii="Times New Roman" w:hAnsi="Times New Roman"/>
          <w:color w:val="000000" w:themeColor="text1"/>
          <w:sz w:val="24"/>
          <w:szCs w:val="24"/>
        </w:rPr>
        <w:t>,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36492F1" w:rsidR="0017087D" w:rsidRPr="004E0482" w:rsidRDefault="00823281" w:rsidP="0017087D">
      <w:pPr>
        <w:spacing w:after="0" w:line="480" w:lineRule="auto"/>
        <w:rPr>
          <w:rFonts w:ascii="Times New Roman" w:hAnsi="Times New Roman"/>
          <w:color w:val="000000" w:themeColor="text1"/>
          <w:sz w:val="24"/>
          <w:szCs w:val="24"/>
        </w:rPr>
      </w:pPr>
      <w:ins w:id="128" w:author="umahx99" w:date="2016-12-20T03:49:00Z">
        <w:r>
          <w:rPr>
            <w:rFonts w:ascii="Times New Roman" w:hAnsi="Times New Roman"/>
            <w:color w:val="000000" w:themeColor="text1"/>
            <w:sz w:val="24"/>
            <w:szCs w:val="24"/>
          </w:rPr>
          <w:t>For each age-sex group w</w:t>
        </w:r>
      </w:ins>
      <w:del w:id="129" w:author="umahx99" w:date="2016-12-20T03:49:00Z">
        <w:r w:rsidR="0017087D" w:rsidRPr="004E0482" w:rsidDel="00823281">
          <w:rPr>
            <w:rFonts w:ascii="Times New Roman" w:hAnsi="Times New Roman"/>
            <w:color w:val="000000" w:themeColor="text1"/>
            <w:sz w:val="24"/>
            <w:szCs w:val="24"/>
          </w:rPr>
          <w:delText>W</w:delText>
        </w:r>
      </w:del>
      <w:r w:rsidR="0017087D" w:rsidRPr="004E0482">
        <w:rPr>
          <w:rFonts w:ascii="Times New Roman" w:hAnsi="Times New Roman"/>
          <w:color w:val="000000" w:themeColor="text1"/>
          <w:sz w:val="24"/>
          <w:szCs w:val="24"/>
        </w:rPr>
        <w:t xml:space="preserve">e </w:t>
      </w:r>
      <w:ins w:id="130" w:author="umahx99" w:date="2016-12-20T03:47:00Z">
        <w:r>
          <w:rPr>
            <w:rFonts w:ascii="Times New Roman" w:hAnsi="Times New Roman"/>
            <w:color w:val="000000" w:themeColor="text1"/>
            <w:sz w:val="24"/>
            <w:szCs w:val="24"/>
          </w:rPr>
          <w:t>used</w:t>
        </w:r>
      </w:ins>
      <w:ins w:id="131" w:author="umahx99" w:date="2016-12-20T03:48:00Z">
        <w:r>
          <w:rPr>
            <w:rFonts w:ascii="Times New Roman" w:hAnsi="Times New Roman"/>
            <w:color w:val="000000" w:themeColor="text1"/>
            <w:sz w:val="24"/>
            <w:szCs w:val="24"/>
          </w:rPr>
          <w:t xml:space="preserve"> Poisson regression</w:t>
        </w:r>
      </w:ins>
      <w:ins w:id="132" w:author="umahx99" w:date="2016-12-20T03:47:00Z">
        <w:r>
          <w:rPr>
            <w:rFonts w:ascii="Times New Roman" w:hAnsi="Times New Roman"/>
            <w:color w:val="000000" w:themeColor="text1"/>
            <w:sz w:val="24"/>
            <w:szCs w:val="24"/>
          </w:rPr>
          <w:t xml:space="preserve"> to </w:t>
        </w:r>
      </w:ins>
      <w:del w:id="133" w:author="umahx99" w:date="2016-12-20T03:47:00Z">
        <w:r w:rsidR="0017087D" w:rsidRPr="004E0482" w:rsidDel="00823281">
          <w:rPr>
            <w:rFonts w:ascii="Times New Roman" w:hAnsi="Times New Roman"/>
            <w:color w:val="000000" w:themeColor="text1"/>
            <w:sz w:val="24"/>
            <w:szCs w:val="24"/>
          </w:rPr>
          <w:delText>calculated proportional (percentage) excess death</w:delText>
        </w:r>
      </w:del>
      <w:ins w:id="134" w:author="umahx99" w:date="2016-12-20T03:47:00Z">
        <w:r>
          <w:rPr>
            <w:rFonts w:ascii="Times New Roman" w:hAnsi="Times New Roman"/>
            <w:color w:val="000000" w:themeColor="text1"/>
            <w:sz w:val="24"/>
            <w:szCs w:val="24"/>
          </w:rPr>
          <w:t>estimate the</w:t>
        </w:r>
      </w:ins>
      <w:r w:rsidR="0017087D" w:rsidRPr="004E0482">
        <w:rPr>
          <w:rFonts w:ascii="Times New Roman" w:hAnsi="Times New Roman"/>
          <w:color w:val="000000" w:themeColor="text1"/>
          <w:sz w:val="24"/>
          <w:szCs w:val="24"/>
        </w:rPr>
        <w:t xml:space="preserve"> </w:t>
      </w:r>
      <w:ins w:id="135" w:author="umahx99" w:date="2016-12-20T03:50:00Z">
        <w:r>
          <w:rPr>
            <w:rFonts w:ascii="Times New Roman" w:hAnsi="Times New Roman"/>
            <w:color w:val="000000" w:themeColor="text1"/>
            <w:sz w:val="24"/>
            <w:szCs w:val="24"/>
          </w:rPr>
          <w:t xml:space="preserve">seasonal excess </w:t>
        </w:r>
      </w:ins>
      <w:r w:rsidR="0017087D" w:rsidRPr="004E0482">
        <w:rPr>
          <w:rFonts w:ascii="Times New Roman" w:hAnsi="Times New Roman"/>
          <w:color w:val="000000" w:themeColor="text1"/>
          <w:sz w:val="24"/>
          <w:szCs w:val="24"/>
        </w:rPr>
        <w:t>rate</w:t>
      </w:r>
      <w:ins w:id="136" w:author="umahx99" w:date="2016-12-20T03:47:00Z">
        <w:r>
          <w:rPr>
            <w:rFonts w:ascii="Times New Roman" w:hAnsi="Times New Roman"/>
            <w:color w:val="000000" w:themeColor="text1"/>
            <w:sz w:val="24"/>
            <w:szCs w:val="24"/>
          </w:rPr>
          <w:t xml:space="preserve"> ratio</w:t>
        </w:r>
      </w:ins>
      <w:ins w:id="137" w:author="umahx99" w:date="2016-12-20T03:59:00Z">
        <w:r w:rsidR="00E83563">
          <w:rPr>
            <w:rFonts w:ascii="Times New Roman" w:hAnsi="Times New Roman"/>
            <w:color w:val="000000" w:themeColor="text1"/>
            <w:sz w:val="24"/>
            <w:szCs w:val="24"/>
          </w:rPr>
          <w:t xml:space="preserve"> (expressed as a percentage)</w:t>
        </w:r>
      </w:ins>
      <w:r w:rsidR="0017087D" w:rsidRPr="004E0482">
        <w:rPr>
          <w:rFonts w:ascii="Times New Roman" w:hAnsi="Times New Roman"/>
          <w:color w:val="000000" w:themeColor="text1"/>
          <w:sz w:val="24"/>
          <w:szCs w:val="24"/>
        </w:rPr>
        <w:t xml:space="preserve"> </w:t>
      </w:r>
      <w:ins w:id="138" w:author="umahx99" w:date="2016-12-20T03:47:00Z">
        <w:r>
          <w:rPr>
            <w:rFonts w:ascii="Times New Roman" w:hAnsi="Times New Roman"/>
            <w:color w:val="000000" w:themeColor="text1"/>
            <w:sz w:val="24"/>
            <w:szCs w:val="24"/>
          </w:rPr>
          <w:t>between</w:t>
        </w:r>
      </w:ins>
      <w:del w:id="139" w:author="umahx99" w:date="2016-12-20T03:47:00Z">
        <w:r w:rsidR="0017087D" w:rsidRPr="004E0482" w:rsidDel="00823281">
          <w:rPr>
            <w:rFonts w:ascii="Times New Roman" w:hAnsi="Times New Roman"/>
            <w:color w:val="000000" w:themeColor="text1"/>
            <w:sz w:val="24"/>
            <w:szCs w:val="24"/>
          </w:rPr>
          <w:delText>in</w:delText>
        </w:r>
      </w:del>
      <w:r w:rsidR="0017087D" w:rsidRPr="004E0482">
        <w:rPr>
          <w:rFonts w:ascii="Times New Roman" w:hAnsi="Times New Roman"/>
          <w:color w:val="000000" w:themeColor="text1"/>
          <w:sz w:val="24"/>
          <w:szCs w:val="24"/>
        </w:rPr>
        <w:t xml:space="preserve"> the maximum and minimum mortality months for </w:t>
      </w:r>
      <w:r w:rsidR="00C42700">
        <w:rPr>
          <w:rFonts w:ascii="Times New Roman" w:hAnsi="Times New Roman"/>
          <w:color w:val="000000" w:themeColor="text1"/>
          <w:sz w:val="24"/>
          <w:szCs w:val="24"/>
        </w:rPr>
        <w:t>every year</w:t>
      </w:r>
      <w:del w:id="140" w:author="umahx99" w:date="2016-12-20T03:49:00Z">
        <w:r w:rsidR="00C42700" w:rsidDel="00823281">
          <w:rPr>
            <w:rFonts w:ascii="Times New Roman" w:hAnsi="Times New Roman"/>
            <w:color w:val="000000" w:themeColor="text1"/>
            <w:sz w:val="24"/>
            <w:szCs w:val="24"/>
          </w:rPr>
          <w:delText xml:space="preserve"> in each age-sex group</w:delText>
        </w:r>
      </w:del>
      <w:r w:rsidR="0017087D" w:rsidRPr="004E0482">
        <w:rPr>
          <w:rFonts w:ascii="Times New Roman" w:hAnsi="Times New Roman"/>
          <w:color w:val="000000" w:themeColor="text1"/>
          <w:sz w:val="24"/>
          <w:szCs w:val="24"/>
        </w:rPr>
        <w:t xml:space="preserve">. We </w:t>
      </w:r>
      <w:ins w:id="141" w:author="umahx99" w:date="2016-12-20T03:49:00Z">
        <w:r>
          <w:rPr>
            <w:rFonts w:ascii="Times New Roman" w:hAnsi="Times New Roman"/>
            <w:color w:val="000000" w:themeColor="text1"/>
            <w:sz w:val="24"/>
            <w:szCs w:val="24"/>
          </w:rPr>
          <w:t xml:space="preserve">then </w:t>
        </w:r>
      </w:ins>
      <w:r w:rsidR="0017087D" w:rsidRPr="004E0482">
        <w:rPr>
          <w:rFonts w:ascii="Times New Roman" w:hAnsi="Times New Roman"/>
          <w:color w:val="000000" w:themeColor="text1"/>
          <w:sz w:val="24"/>
          <w:szCs w:val="24"/>
        </w:rPr>
        <w:t>fitted a linear regression to th</w:t>
      </w:r>
      <w:ins w:id="142" w:author="umahx99" w:date="2016-12-20T04:00:00Z">
        <w:r w:rsidR="0020762F">
          <w:rPr>
            <w:rFonts w:ascii="Times New Roman" w:hAnsi="Times New Roman"/>
            <w:color w:val="000000" w:themeColor="text1"/>
            <w:sz w:val="24"/>
            <w:szCs w:val="24"/>
          </w:rPr>
          <w:t>ese</w:t>
        </w:r>
      </w:ins>
      <w:del w:id="143" w:author="umahx99" w:date="2016-12-20T04:00:00Z">
        <w:r w:rsidR="0017087D" w:rsidRPr="004E0482" w:rsidDel="0020762F">
          <w:rPr>
            <w:rFonts w:ascii="Times New Roman" w:hAnsi="Times New Roman"/>
            <w:color w:val="000000" w:themeColor="text1"/>
            <w:sz w:val="24"/>
            <w:szCs w:val="24"/>
          </w:rPr>
          <w:delText>is</w:delText>
        </w:r>
      </w:del>
      <w:r w:rsidR="0017087D" w:rsidRPr="004E0482">
        <w:rPr>
          <w:rFonts w:ascii="Times New Roman" w:hAnsi="Times New Roman"/>
          <w:color w:val="000000" w:themeColor="text1"/>
          <w:sz w:val="24"/>
          <w:szCs w:val="24"/>
        </w:rPr>
        <w:t xml:space="preserve"> seasonal excess mortalit</w:t>
      </w:r>
      <w:ins w:id="144" w:author="umahx99" w:date="2016-12-20T04:01:00Z">
        <w:r w:rsidR="0020762F">
          <w:rPr>
            <w:rFonts w:ascii="Times New Roman" w:hAnsi="Times New Roman"/>
            <w:color w:val="000000" w:themeColor="text1"/>
            <w:sz w:val="24"/>
            <w:szCs w:val="24"/>
          </w:rPr>
          <w:t>ies</w:t>
        </w:r>
      </w:ins>
      <w:del w:id="145" w:author="umahx99" w:date="2016-12-20T04:01:00Z">
        <w:r w:rsidR="0017087D" w:rsidRPr="004E0482" w:rsidDel="0020762F">
          <w:rPr>
            <w:rFonts w:ascii="Times New Roman" w:hAnsi="Times New Roman"/>
            <w:color w:val="000000" w:themeColor="text1"/>
            <w:sz w:val="24"/>
            <w:szCs w:val="24"/>
          </w:rPr>
          <w:delText>y</w:delText>
        </w:r>
      </w:del>
      <w:r w:rsidR="0017087D" w:rsidRPr="004E0482">
        <w:rPr>
          <w:rFonts w:ascii="Times New Roman" w:hAnsi="Times New Roman"/>
          <w:color w:val="000000" w:themeColor="text1"/>
          <w:sz w:val="24"/>
          <w:szCs w:val="24"/>
        </w:rPr>
        <w:t xml:space="preserve"> for each age and sex group, inversely weight</w:t>
      </w:r>
      <w:ins w:id="146" w:author="umahx99" w:date="2016-12-20T04:25:00Z">
        <w:r w:rsidR="00634F3B">
          <w:rPr>
            <w:rFonts w:ascii="Times New Roman" w:hAnsi="Times New Roman"/>
            <w:color w:val="000000" w:themeColor="text1"/>
            <w:sz w:val="24"/>
            <w:szCs w:val="24"/>
          </w:rPr>
          <w:t>ing</w:t>
        </w:r>
      </w:ins>
      <w:del w:id="147" w:author="umahx99" w:date="2016-12-20T04:25:00Z">
        <w:r w:rsidR="0017087D" w:rsidRPr="004E0482" w:rsidDel="00634F3B">
          <w:rPr>
            <w:rFonts w:ascii="Times New Roman" w:hAnsi="Times New Roman"/>
            <w:color w:val="000000" w:themeColor="text1"/>
            <w:sz w:val="24"/>
            <w:szCs w:val="24"/>
          </w:rPr>
          <w:delText>ed</w:delText>
        </w:r>
      </w:del>
      <w:r w:rsidR="0017087D" w:rsidRPr="004E0482">
        <w:rPr>
          <w:rFonts w:ascii="Times New Roman" w:hAnsi="Times New Roman"/>
          <w:color w:val="000000" w:themeColor="text1"/>
          <w:sz w:val="24"/>
          <w:szCs w:val="24"/>
        </w:rPr>
        <w:t xml:space="preserve"> by the </w:t>
      </w:r>
      <w:ins w:id="148" w:author="umahx99" w:date="2016-12-20T04:03:00Z">
        <w:r w:rsidR="00F46D2E">
          <w:rPr>
            <w:rFonts w:ascii="Times New Roman" w:hAnsi="Times New Roman"/>
            <w:color w:val="000000" w:themeColor="text1"/>
            <w:sz w:val="24"/>
            <w:szCs w:val="24"/>
          </w:rPr>
          <w:t xml:space="preserve">square of the </w:t>
        </w:r>
      </w:ins>
      <w:r w:rsidR="0017087D" w:rsidRPr="004E0482">
        <w:rPr>
          <w:rFonts w:ascii="Times New Roman" w:hAnsi="Times New Roman"/>
          <w:color w:val="000000" w:themeColor="text1"/>
          <w:sz w:val="24"/>
          <w:szCs w:val="24"/>
        </w:rPr>
        <w:t>standard error on the seasonal excess</w:t>
      </w:r>
      <w:ins w:id="149" w:author="umahx99" w:date="2016-12-20T04:03:00Z">
        <w:r w:rsidR="00F46D2E">
          <w:rPr>
            <w:rFonts w:ascii="Times New Roman" w:hAnsi="Times New Roman"/>
            <w:color w:val="000000" w:themeColor="text1"/>
            <w:sz w:val="24"/>
            <w:szCs w:val="24"/>
          </w:rPr>
          <w:t xml:space="preserve">. The inverse weighting was used so that </w:t>
        </w:r>
      </w:ins>
      <w:ins w:id="150" w:author="umahx99" w:date="2016-12-20T04:05:00Z">
        <w:r w:rsidR="00F46D2E">
          <w:rPr>
            <w:rFonts w:ascii="Times New Roman" w:hAnsi="Times New Roman"/>
            <w:color w:val="000000" w:themeColor="text1"/>
            <w:sz w:val="24"/>
            <w:szCs w:val="24"/>
          </w:rPr>
          <w:t xml:space="preserve">the uncertainty in </w:t>
        </w:r>
      </w:ins>
      <w:ins w:id="151" w:author="umahx99" w:date="2016-12-20T04:26:00Z">
        <w:r w:rsidR="00634F3B">
          <w:rPr>
            <w:rFonts w:ascii="Times New Roman" w:hAnsi="Times New Roman"/>
            <w:color w:val="000000" w:themeColor="text1"/>
            <w:sz w:val="24"/>
            <w:szCs w:val="24"/>
          </w:rPr>
          <w:t>each</w:t>
        </w:r>
      </w:ins>
      <w:ins w:id="152" w:author="umahx99" w:date="2016-12-20T04:05:00Z">
        <w:r w:rsidR="00F46D2E">
          <w:rPr>
            <w:rFonts w:ascii="Times New Roman" w:hAnsi="Times New Roman"/>
            <w:color w:val="000000" w:themeColor="text1"/>
            <w:sz w:val="24"/>
            <w:szCs w:val="24"/>
          </w:rPr>
          <w:t xml:space="preserve"> seasonal </w:t>
        </w:r>
        <w:proofErr w:type="gramStart"/>
        <w:r w:rsidR="00F46D2E">
          <w:rPr>
            <w:rFonts w:ascii="Times New Roman" w:hAnsi="Times New Roman"/>
            <w:color w:val="000000" w:themeColor="text1"/>
            <w:sz w:val="24"/>
            <w:szCs w:val="24"/>
          </w:rPr>
          <w:t>excesses</w:t>
        </w:r>
        <w:proofErr w:type="gramEnd"/>
        <w:r w:rsidR="00F46D2E">
          <w:rPr>
            <w:rFonts w:ascii="Times New Roman" w:hAnsi="Times New Roman"/>
            <w:color w:val="000000" w:themeColor="text1"/>
            <w:sz w:val="24"/>
            <w:szCs w:val="24"/>
          </w:rPr>
          <w:t xml:space="preserve"> is carried through to the final analysis.</w:t>
        </w:r>
      </w:ins>
      <w:del w:id="153" w:author="umahx99" w:date="2016-12-20T04:03:00Z">
        <w:r w:rsidR="0017087D" w:rsidRPr="004E0482" w:rsidDel="00F46D2E">
          <w:rPr>
            <w:rFonts w:ascii="Times New Roman" w:hAnsi="Times New Roman"/>
            <w:color w:val="000000" w:themeColor="text1"/>
            <w:sz w:val="24"/>
            <w:szCs w:val="24"/>
          </w:rPr>
          <w:delText>,</w:delText>
        </w:r>
      </w:del>
      <w:r w:rsidR="0017087D" w:rsidRPr="004E0482">
        <w:rPr>
          <w:rFonts w:ascii="Times New Roman" w:hAnsi="Times New Roman"/>
          <w:color w:val="000000" w:themeColor="text1"/>
          <w:sz w:val="24"/>
          <w:szCs w:val="24"/>
        </w:rPr>
        <w:t xml:space="preserve"> </w:t>
      </w:r>
      <w:ins w:id="154" w:author="umahx99" w:date="2016-12-20T04:05:00Z">
        <w:r w:rsidR="00F46D2E">
          <w:rPr>
            <w:rFonts w:ascii="Times New Roman" w:hAnsi="Times New Roman"/>
            <w:color w:val="000000" w:themeColor="text1"/>
            <w:sz w:val="24"/>
            <w:szCs w:val="24"/>
          </w:rPr>
          <w:t xml:space="preserve">We </w:t>
        </w:r>
      </w:ins>
      <w:del w:id="155" w:author="umahx99" w:date="2016-12-20T04:05:00Z">
        <w:r w:rsidR="0017087D" w:rsidRPr="004E0482" w:rsidDel="00F46D2E">
          <w:rPr>
            <w:rFonts w:ascii="Times New Roman" w:hAnsi="Times New Roman"/>
            <w:color w:val="000000" w:themeColor="text1"/>
            <w:sz w:val="24"/>
            <w:szCs w:val="24"/>
          </w:rPr>
          <w:delText xml:space="preserve">and </w:delText>
        </w:r>
      </w:del>
      <w:r w:rsidR="0017087D" w:rsidRPr="004E0482">
        <w:rPr>
          <w:rFonts w:ascii="Times New Roman" w:hAnsi="Times New Roman"/>
          <w:color w:val="000000" w:themeColor="text1"/>
          <w:sz w:val="24"/>
          <w:szCs w:val="24"/>
        </w:rPr>
        <w:t xml:space="preserve">compared the estimated values at the beginning and end of the analysis period, as a measure of how magnitude of the seasonality of death rates changed over time. </w:t>
      </w:r>
      <w:ins w:id="156" w:author="umahx99" w:date="2016-12-20T03:53:00Z">
        <w:r w:rsidR="001E7A82">
          <w:rPr>
            <w:rFonts w:ascii="Times New Roman" w:hAnsi="Times New Roman"/>
            <w:color w:val="000000" w:themeColor="text1"/>
            <w:sz w:val="24"/>
            <w:szCs w:val="24"/>
          </w:rPr>
          <w:t>Significant c</w:t>
        </w:r>
      </w:ins>
      <w:del w:id="157" w:author="umahx99" w:date="2016-12-20T03:53:00Z">
        <w:r w:rsidR="0017087D" w:rsidRPr="004E0482" w:rsidDel="001E7A82">
          <w:rPr>
            <w:rFonts w:ascii="Times New Roman" w:hAnsi="Times New Roman"/>
            <w:color w:val="000000" w:themeColor="text1"/>
            <w:sz w:val="24"/>
            <w:szCs w:val="24"/>
          </w:rPr>
          <w:delText>C</w:delText>
        </w:r>
      </w:del>
      <w:r w:rsidR="0017087D" w:rsidRPr="004E0482">
        <w:rPr>
          <w:rFonts w:ascii="Times New Roman" w:hAnsi="Times New Roman"/>
          <w:color w:val="000000" w:themeColor="text1"/>
          <w:sz w:val="24"/>
          <w:szCs w:val="24"/>
        </w:rPr>
        <w:t xml:space="preserve">hanges in seasonality excess were identified by </w:t>
      </w:r>
      <w:ins w:id="158" w:author="umahx99" w:date="2016-12-20T03:54:00Z">
        <w:r w:rsidR="001E7A82">
          <w:rPr>
            <w:rFonts w:ascii="Times New Roman" w:hAnsi="Times New Roman"/>
            <w:color w:val="000000" w:themeColor="text1"/>
            <w:sz w:val="24"/>
            <w:szCs w:val="24"/>
          </w:rPr>
          <w:t xml:space="preserve">tests </w:t>
        </w:r>
      </w:ins>
      <w:ins w:id="159" w:author="umahx99" w:date="2016-12-20T03:56:00Z">
        <w:r w:rsidR="001E7A82" w:rsidRPr="004E0482">
          <w:rPr>
            <w:rFonts w:ascii="Times New Roman" w:hAnsi="Times New Roman"/>
            <w:color w:val="000000" w:themeColor="text1"/>
            <w:sz w:val="24"/>
            <w:szCs w:val="24"/>
          </w:rPr>
          <w:t>a</w:t>
        </w:r>
        <w:r w:rsidR="001E7A82">
          <w:rPr>
            <w:rFonts w:ascii="Times New Roman" w:hAnsi="Times New Roman"/>
            <w:color w:val="000000" w:themeColor="text1"/>
            <w:sz w:val="24"/>
            <w:szCs w:val="24"/>
          </w:rPr>
          <w:t>t the</w:t>
        </w:r>
        <w:r w:rsidR="001E7A82" w:rsidRPr="004E0482">
          <w:rPr>
            <w:rFonts w:ascii="Times New Roman" w:hAnsi="Times New Roman"/>
            <w:color w:val="000000" w:themeColor="text1"/>
            <w:sz w:val="24"/>
            <w:szCs w:val="24"/>
          </w:rPr>
          <w:t xml:space="preserve"> </w:t>
        </w:r>
        <w:r w:rsidR="001E7A82">
          <w:rPr>
            <w:rFonts w:ascii="Times New Roman" w:hAnsi="Times New Roman"/>
            <w:color w:val="000000" w:themeColor="text1"/>
            <w:sz w:val="24"/>
            <w:szCs w:val="24"/>
          </w:rPr>
          <w:t>9</w:t>
        </w:r>
        <w:r w:rsidR="001E7A82" w:rsidRPr="004E0482">
          <w:rPr>
            <w:rFonts w:ascii="Times New Roman" w:hAnsi="Times New Roman"/>
            <w:color w:val="000000" w:themeColor="text1"/>
            <w:sz w:val="24"/>
            <w:szCs w:val="24"/>
          </w:rPr>
          <w:t xml:space="preserve">5% level </w:t>
        </w:r>
      </w:ins>
      <w:ins w:id="160" w:author="umahx99" w:date="2016-12-20T03:54:00Z">
        <w:r w:rsidR="001E7A82" w:rsidRPr="004E0482">
          <w:rPr>
            <w:rFonts w:ascii="Times New Roman" w:hAnsi="Times New Roman"/>
            <w:color w:val="000000" w:themeColor="text1"/>
            <w:sz w:val="24"/>
            <w:szCs w:val="24"/>
          </w:rPr>
          <w:t xml:space="preserve">on the </w:t>
        </w:r>
      </w:ins>
      <w:ins w:id="161" w:author="umahx99" w:date="2016-12-20T03:55:00Z">
        <w:r w:rsidR="001E7A82">
          <w:rPr>
            <w:rFonts w:ascii="Times New Roman" w:hAnsi="Times New Roman"/>
            <w:color w:val="000000" w:themeColor="text1"/>
            <w:sz w:val="24"/>
            <w:szCs w:val="24"/>
          </w:rPr>
          <w:t xml:space="preserve">time </w:t>
        </w:r>
      </w:ins>
      <w:ins w:id="162" w:author="umahx99" w:date="2016-12-20T03:54:00Z">
        <w:r w:rsidR="001E7A82" w:rsidRPr="004E0482">
          <w:rPr>
            <w:rFonts w:ascii="Times New Roman" w:hAnsi="Times New Roman"/>
            <w:color w:val="000000" w:themeColor="text1"/>
            <w:sz w:val="24"/>
            <w:szCs w:val="24"/>
          </w:rPr>
          <w:t>gradient</w:t>
        </w:r>
      </w:ins>
      <w:ins w:id="163" w:author="umahx99" w:date="2016-12-20T03:55:00Z">
        <w:r w:rsidR="001E7A82">
          <w:rPr>
            <w:rFonts w:ascii="Times New Roman" w:hAnsi="Times New Roman"/>
            <w:color w:val="000000" w:themeColor="text1"/>
            <w:sz w:val="24"/>
            <w:szCs w:val="24"/>
          </w:rPr>
          <w:t>s</w:t>
        </w:r>
      </w:ins>
      <w:ins w:id="164" w:author="umahx99" w:date="2016-12-20T03:54:00Z">
        <w:r w:rsidR="001E7A82" w:rsidRPr="004E0482">
          <w:rPr>
            <w:rFonts w:ascii="Times New Roman" w:hAnsi="Times New Roman"/>
            <w:color w:val="000000" w:themeColor="text1"/>
            <w:sz w:val="24"/>
            <w:szCs w:val="24"/>
          </w:rPr>
          <w:t xml:space="preserve"> of the linear regression</w:t>
        </w:r>
      </w:ins>
      <w:ins w:id="165" w:author="umahx99" w:date="2016-12-20T03:56:00Z">
        <w:r w:rsidR="001E7A82">
          <w:rPr>
            <w:rFonts w:ascii="Times New Roman" w:hAnsi="Times New Roman"/>
            <w:color w:val="000000" w:themeColor="text1"/>
            <w:sz w:val="24"/>
            <w:szCs w:val="24"/>
          </w:rPr>
          <w:t>.</w:t>
        </w:r>
      </w:ins>
      <w:del w:id="166" w:author="umahx99" w:date="2016-12-20T03:56:00Z">
        <w:r w:rsidR="0017087D" w:rsidRPr="004E0482" w:rsidDel="001E7A82">
          <w:rPr>
            <w:rFonts w:ascii="Times New Roman" w:hAnsi="Times New Roman"/>
            <w:color w:val="000000" w:themeColor="text1"/>
            <w:sz w:val="24"/>
            <w:szCs w:val="24"/>
          </w:rPr>
          <w:delText xml:space="preserve">a 5% </w:delText>
        </w:r>
      </w:del>
      <w:del w:id="167" w:author="umahx99" w:date="2016-12-20T03:53:00Z">
        <w:r w:rsidR="0017087D" w:rsidRPr="004E0482" w:rsidDel="001E7A82">
          <w:rPr>
            <w:rFonts w:ascii="Times New Roman" w:hAnsi="Times New Roman"/>
            <w:color w:val="000000" w:themeColor="text1"/>
            <w:sz w:val="24"/>
            <w:szCs w:val="24"/>
          </w:rPr>
          <w:delText xml:space="preserve">significance </w:delText>
        </w:r>
      </w:del>
      <w:del w:id="168" w:author="umahx99" w:date="2016-12-20T03:56:00Z">
        <w:r w:rsidR="0017087D" w:rsidRPr="004E0482" w:rsidDel="001E7A82">
          <w:rPr>
            <w:rFonts w:ascii="Times New Roman" w:hAnsi="Times New Roman"/>
            <w:color w:val="000000" w:themeColor="text1"/>
            <w:sz w:val="24"/>
            <w:szCs w:val="24"/>
          </w:rPr>
          <w:delText>level</w:delText>
        </w:r>
      </w:del>
      <w:del w:id="169" w:author="umahx99" w:date="2016-12-20T03:54:00Z">
        <w:r w:rsidR="0017087D" w:rsidRPr="004E0482" w:rsidDel="001E7A82">
          <w:rPr>
            <w:rFonts w:ascii="Times New Roman" w:hAnsi="Times New Roman"/>
            <w:color w:val="000000" w:themeColor="text1"/>
            <w:sz w:val="24"/>
            <w:szCs w:val="24"/>
          </w:rPr>
          <w:delText xml:space="preserve"> on the gradient of the linear regression</w:delText>
        </w:r>
      </w:del>
      <w:del w:id="170" w:author="umahx99" w:date="2016-12-20T03:55:00Z">
        <w:r w:rsidR="0017087D" w:rsidRPr="004E0482" w:rsidDel="001E7A82">
          <w:rPr>
            <w:rFonts w:ascii="Times New Roman" w:hAnsi="Times New Roman"/>
            <w:color w:val="000000" w:themeColor="text1"/>
            <w:sz w:val="24"/>
            <w:szCs w:val="24"/>
          </w:rPr>
          <w:delText>,</w:delText>
        </w:r>
      </w:del>
      <w:del w:id="171" w:author="umahx99" w:date="2016-12-20T03:54:00Z">
        <w:r w:rsidR="0017087D" w:rsidRPr="004E0482" w:rsidDel="001E7A82">
          <w:rPr>
            <w:rFonts w:ascii="Times New Roman" w:hAnsi="Times New Roman"/>
            <w:color w:val="000000" w:themeColor="text1"/>
            <w:sz w:val="24"/>
            <w:szCs w:val="24"/>
          </w:rPr>
          <w:delText xml:space="preserve"> weighted by population, against the null hypothesis that the gradient was zero</w:delText>
        </w:r>
      </w:del>
      <w:del w:id="172" w:author="umahx99" w:date="2016-12-20T03:56:00Z">
        <w:r w:rsidR="0017087D" w:rsidRPr="004E0482" w:rsidDel="001E7A82">
          <w:rPr>
            <w:rFonts w:ascii="Times New Roman" w:hAnsi="Times New Roman"/>
            <w:color w:val="000000" w:themeColor="text1"/>
            <w:sz w:val="24"/>
            <w:szCs w:val="24"/>
          </w:rPr>
          <w:delText>.</w:delText>
        </w:r>
      </w:del>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73"/>
      <w:r w:rsidRPr="004E0482">
        <w:rPr>
          <w:rFonts w:ascii="Times New Roman" w:hAnsi="Times New Roman"/>
          <w:b/>
          <w:color w:val="000000" w:themeColor="text1"/>
          <w:sz w:val="24"/>
          <w:szCs w:val="24"/>
        </w:rPr>
        <w:t>References</w:t>
      </w:r>
      <w:commentRangeEnd w:id="173"/>
      <w:r w:rsidR="00666922">
        <w:rPr>
          <w:rStyle w:val="CommentReference"/>
          <w:rFonts w:asciiTheme="minorHAnsi" w:eastAsiaTheme="minorHAnsi" w:hAnsiTheme="minorHAnsi" w:cstheme="minorBidi"/>
        </w:rPr>
        <w:commentReference w:id="173"/>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FCC435A" w14:textId="77777777" w:rsidR="00F6757E" w:rsidRPr="00F6757E" w:rsidRDefault="002C5FB9" w:rsidP="00F6757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F6757E" w:rsidRPr="00F6757E">
        <w:rPr>
          <w:noProof/>
        </w:rPr>
        <w:t>1</w:t>
      </w:r>
      <w:r w:rsidR="00F6757E" w:rsidRPr="00F6757E">
        <w:rPr>
          <w:noProof/>
        </w:rPr>
        <w:tab/>
        <w:t xml:space="preserve">McKee, C. Deaths in winter: can Britain learn from Europe? </w:t>
      </w:r>
      <w:r w:rsidR="00F6757E" w:rsidRPr="00F6757E">
        <w:rPr>
          <w:i/>
          <w:noProof/>
        </w:rPr>
        <w:t>European journal of epidemiology</w:t>
      </w:r>
      <w:r w:rsidR="00F6757E" w:rsidRPr="00F6757E">
        <w:rPr>
          <w:noProof/>
        </w:rPr>
        <w:t xml:space="preserve"> </w:t>
      </w:r>
      <w:r w:rsidR="00F6757E" w:rsidRPr="00F6757E">
        <w:rPr>
          <w:b/>
          <w:noProof/>
        </w:rPr>
        <w:t>5</w:t>
      </w:r>
      <w:r w:rsidR="00F6757E" w:rsidRPr="00F6757E">
        <w:rPr>
          <w:noProof/>
        </w:rPr>
        <w:t>, 178-182 (1989).</w:t>
      </w:r>
    </w:p>
    <w:p w14:paraId="15517845" w14:textId="77777777" w:rsidR="00F6757E" w:rsidRPr="00F6757E" w:rsidRDefault="00F6757E" w:rsidP="00F6757E">
      <w:pPr>
        <w:pStyle w:val="EndNoteBibliography"/>
        <w:spacing w:after="0"/>
        <w:ind w:left="720" w:hanging="720"/>
        <w:rPr>
          <w:noProof/>
        </w:rPr>
      </w:pPr>
      <w:r w:rsidRPr="00F6757E">
        <w:rPr>
          <w:noProof/>
        </w:rPr>
        <w:t>2</w:t>
      </w:r>
      <w:r w:rsidRPr="00F6757E">
        <w:rPr>
          <w:noProof/>
        </w:rPr>
        <w:tab/>
        <w:t xml:space="preserve">Group, T. E. Cold exposure and winter mortality from ischaemic heart disease, cerebrovascular disease, respiratory disease, and all causes in warm and cold regions of Europe. </w:t>
      </w:r>
      <w:r w:rsidRPr="00F6757E">
        <w:rPr>
          <w:i/>
          <w:noProof/>
        </w:rPr>
        <w:t>The Lancet</w:t>
      </w:r>
      <w:r w:rsidRPr="00F6757E">
        <w:rPr>
          <w:noProof/>
        </w:rPr>
        <w:t xml:space="preserve"> </w:t>
      </w:r>
      <w:r w:rsidRPr="00F6757E">
        <w:rPr>
          <w:b/>
          <w:noProof/>
        </w:rPr>
        <w:t>349</w:t>
      </w:r>
      <w:r w:rsidRPr="00F6757E">
        <w:rPr>
          <w:noProof/>
        </w:rPr>
        <w:t>, 1341-1346 (1997).</w:t>
      </w:r>
    </w:p>
    <w:p w14:paraId="10D0131D" w14:textId="77777777" w:rsidR="00F6757E" w:rsidRPr="00F6757E" w:rsidRDefault="00F6757E" w:rsidP="00F6757E">
      <w:pPr>
        <w:pStyle w:val="EndNoteBibliography"/>
        <w:spacing w:after="0"/>
        <w:ind w:left="720" w:hanging="720"/>
        <w:rPr>
          <w:noProof/>
        </w:rPr>
      </w:pPr>
      <w:r w:rsidRPr="00F6757E">
        <w:rPr>
          <w:noProof/>
        </w:rPr>
        <w:t>3</w:t>
      </w:r>
      <w:r w:rsidRPr="00F6757E">
        <w:rPr>
          <w:noProof/>
        </w:rPr>
        <w:tab/>
        <w:t xml:space="preserve">Healy, J. D. Excess winter mortality in Europe: a cross country analysis identifying key risk factors. </w:t>
      </w:r>
      <w:r w:rsidRPr="00F6757E">
        <w:rPr>
          <w:i/>
          <w:noProof/>
        </w:rPr>
        <w:t>Journal of Epidemiology and Community Health</w:t>
      </w:r>
      <w:r w:rsidRPr="00F6757E">
        <w:rPr>
          <w:noProof/>
        </w:rPr>
        <w:t xml:space="preserve"> </w:t>
      </w:r>
      <w:r w:rsidRPr="00F6757E">
        <w:rPr>
          <w:b/>
          <w:noProof/>
        </w:rPr>
        <w:t>57</w:t>
      </w:r>
      <w:r w:rsidRPr="00F6757E">
        <w:rPr>
          <w:noProof/>
        </w:rPr>
        <w:t>, 784-789, doi:10.1136/jech.57.10.784 (2003).</w:t>
      </w:r>
    </w:p>
    <w:p w14:paraId="79270C55" w14:textId="77777777" w:rsidR="00F6757E" w:rsidRPr="00F6757E" w:rsidRDefault="00F6757E" w:rsidP="00F6757E">
      <w:pPr>
        <w:pStyle w:val="EndNoteBibliography"/>
        <w:spacing w:after="0"/>
        <w:ind w:left="720" w:hanging="720"/>
        <w:rPr>
          <w:noProof/>
        </w:rPr>
      </w:pPr>
      <w:r w:rsidRPr="00F6757E">
        <w:rPr>
          <w:noProof/>
        </w:rPr>
        <w:t>4</w:t>
      </w:r>
      <w:r w:rsidRPr="00F6757E">
        <w:rPr>
          <w:noProof/>
        </w:rPr>
        <w:tab/>
        <w:t xml:space="preserve">Campbell, A. Excess winter mortality in England and Wales: 2015/16 (provisional) and 2014/15 (final). </w:t>
      </w:r>
      <w:r w:rsidRPr="00F6757E">
        <w:rPr>
          <w:i/>
          <w:noProof/>
        </w:rPr>
        <w:t>Statistical bulletin, Office for National Statistics</w:t>
      </w:r>
      <w:r w:rsidRPr="00F6757E">
        <w:rPr>
          <w:noProof/>
        </w:rPr>
        <w:t xml:space="preserve"> (2016).</w:t>
      </w:r>
    </w:p>
    <w:p w14:paraId="723657CF" w14:textId="77777777" w:rsidR="00F6757E" w:rsidRPr="00F6757E" w:rsidRDefault="00F6757E" w:rsidP="00F6757E">
      <w:pPr>
        <w:pStyle w:val="EndNoteBibliography"/>
        <w:spacing w:after="0"/>
        <w:ind w:left="720" w:hanging="720"/>
        <w:rPr>
          <w:noProof/>
        </w:rPr>
      </w:pPr>
      <w:r w:rsidRPr="00F6757E">
        <w:rPr>
          <w:noProof/>
        </w:rPr>
        <w:t>5</w:t>
      </w:r>
      <w:r w:rsidRPr="00F6757E">
        <w:rPr>
          <w:noProof/>
        </w:rPr>
        <w:tab/>
        <w:t xml:space="preserve">Green, M. S., Harari, G. &amp; Kristal-Boneh, E. Excess winter mortality from ischaemic heart disease and stroke during colder and warmer years in Israel. </w:t>
      </w:r>
      <w:r w:rsidRPr="00F6757E">
        <w:rPr>
          <w:i/>
          <w:noProof/>
        </w:rPr>
        <w:t>The European Journal of Public Health</w:t>
      </w:r>
      <w:r w:rsidRPr="00F6757E">
        <w:rPr>
          <w:noProof/>
        </w:rPr>
        <w:t xml:space="preserve"> </w:t>
      </w:r>
      <w:r w:rsidRPr="00F6757E">
        <w:rPr>
          <w:b/>
          <w:noProof/>
        </w:rPr>
        <w:t>4</w:t>
      </w:r>
      <w:r w:rsidRPr="00F6757E">
        <w:rPr>
          <w:noProof/>
        </w:rPr>
        <w:t>, 3-11 (1994).</w:t>
      </w:r>
    </w:p>
    <w:p w14:paraId="4F530DD6" w14:textId="77777777" w:rsidR="00F6757E" w:rsidRPr="00F6757E" w:rsidRDefault="00F6757E" w:rsidP="00F6757E">
      <w:pPr>
        <w:pStyle w:val="EndNoteBibliography"/>
        <w:spacing w:after="0"/>
        <w:ind w:left="720" w:hanging="720"/>
        <w:rPr>
          <w:noProof/>
        </w:rPr>
      </w:pPr>
      <w:r w:rsidRPr="00F6757E">
        <w:rPr>
          <w:noProof/>
        </w:rPr>
        <w:t>6</w:t>
      </w:r>
      <w:r w:rsidRPr="00F6757E">
        <w:rPr>
          <w:noProof/>
        </w:rPr>
        <w:tab/>
        <w:t xml:space="preserve">Gemmell, I., McLoone, P., Boddy, F. A., Dickinson, G. J. &amp; Watt, G. C. M. Seasonal variation in mortality in Scotland. </w:t>
      </w:r>
      <w:r w:rsidRPr="00F6757E">
        <w:rPr>
          <w:i/>
          <w:noProof/>
        </w:rPr>
        <w:t>International Journal of Epidemiology</w:t>
      </w:r>
      <w:r w:rsidRPr="00F6757E">
        <w:rPr>
          <w:noProof/>
        </w:rPr>
        <w:t xml:space="preserve"> </w:t>
      </w:r>
      <w:r w:rsidRPr="00F6757E">
        <w:rPr>
          <w:b/>
          <w:noProof/>
        </w:rPr>
        <w:t>29</w:t>
      </w:r>
      <w:r w:rsidRPr="00F6757E">
        <w:rPr>
          <w:noProof/>
        </w:rPr>
        <w:t>, 274-279, doi:10.1093/ije/29.2.274 (2000).</w:t>
      </w:r>
    </w:p>
    <w:p w14:paraId="72442CDE" w14:textId="77777777" w:rsidR="00F6757E" w:rsidRPr="00F6757E" w:rsidRDefault="00F6757E" w:rsidP="00F6757E">
      <w:pPr>
        <w:pStyle w:val="EndNoteBibliography"/>
        <w:spacing w:after="0"/>
        <w:ind w:left="720" w:hanging="720"/>
        <w:rPr>
          <w:noProof/>
        </w:rPr>
      </w:pPr>
      <w:r w:rsidRPr="00F6757E">
        <w:rPr>
          <w:noProof/>
        </w:rPr>
        <w:t>7</w:t>
      </w:r>
      <w:r w:rsidRPr="00F6757E">
        <w:rPr>
          <w:noProof/>
        </w:rPr>
        <w:tab/>
        <w:t xml:space="preserve">Feinstein, C. A. Seasonality of deaths in the US by age and cause. </w:t>
      </w:r>
      <w:r w:rsidRPr="00F6757E">
        <w:rPr>
          <w:i/>
          <w:noProof/>
        </w:rPr>
        <w:t>Demographic Research</w:t>
      </w:r>
      <w:r w:rsidRPr="00F6757E">
        <w:rPr>
          <w:noProof/>
        </w:rPr>
        <w:t xml:space="preserve"> </w:t>
      </w:r>
      <w:r w:rsidRPr="00F6757E">
        <w:rPr>
          <w:b/>
          <w:noProof/>
        </w:rPr>
        <w:t>6</w:t>
      </w:r>
      <w:r w:rsidRPr="00F6757E">
        <w:rPr>
          <w:noProof/>
        </w:rPr>
        <w:t>, 469-486 (2002).</w:t>
      </w:r>
    </w:p>
    <w:p w14:paraId="722FA01C" w14:textId="77777777" w:rsidR="00F6757E" w:rsidRPr="00F6757E" w:rsidRDefault="00F6757E" w:rsidP="00F6757E">
      <w:pPr>
        <w:pStyle w:val="EndNoteBibliography"/>
        <w:spacing w:after="0"/>
        <w:ind w:left="720" w:hanging="720"/>
        <w:rPr>
          <w:noProof/>
        </w:rPr>
      </w:pPr>
      <w:r w:rsidRPr="00F6757E">
        <w:rPr>
          <w:noProof/>
        </w:rPr>
        <w:t>8</w:t>
      </w:r>
      <w:r w:rsidRPr="00F6757E">
        <w:rPr>
          <w:noProof/>
        </w:rPr>
        <w:tab/>
        <w:t xml:space="preserve">Rau, R. &amp; Doblhammer, G. Seasonal mortality in Denmark: the role of sex and age. </w:t>
      </w:r>
      <w:r w:rsidRPr="00F6757E">
        <w:rPr>
          <w:i/>
          <w:noProof/>
        </w:rPr>
        <w:t>Demographic Research</w:t>
      </w:r>
      <w:r w:rsidRPr="00F6757E">
        <w:rPr>
          <w:noProof/>
        </w:rPr>
        <w:t xml:space="preserve"> </w:t>
      </w:r>
      <w:r w:rsidRPr="00F6757E">
        <w:rPr>
          <w:b/>
          <w:noProof/>
        </w:rPr>
        <w:t>9</w:t>
      </w:r>
      <w:r w:rsidRPr="00F6757E">
        <w:rPr>
          <w:noProof/>
        </w:rPr>
        <w:t>, 197-222 (2003).</w:t>
      </w:r>
    </w:p>
    <w:p w14:paraId="6CC8EC2D" w14:textId="77777777" w:rsidR="00F6757E" w:rsidRPr="00F6757E" w:rsidRDefault="00F6757E" w:rsidP="00F6757E">
      <w:pPr>
        <w:pStyle w:val="EndNoteBibliography"/>
        <w:spacing w:after="0"/>
        <w:ind w:left="720" w:hanging="720"/>
        <w:rPr>
          <w:noProof/>
        </w:rPr>
      </w:pPr>
      <w:r w:rsidRPr="00F6757E">
        <w:rPr>
          <w:noProof/>
        </w:rPr>
        <w:t>9</w:t>
      </w:r>
      <w:r w:rsidRPr="00F6757E">
        <w:rPr>
          <w:noProof/>
        </w:rPr>
        <w:tab/>
        <w:t xml:space="preserve">Davis, R. E., Knappenberger, P. C., Michaels, P. J. &amp; Novicoff, W. M. Seasonality of climate-human mortality relationships in US cities and impacts of climate change. </w:t>
      </w:r>
      <w:r w:rsidRPr="00F6757E">
        <w:rPr>
          <w:i/>
          <w:noProof/>
        </w:rPr>
        <w:t>Climate Research</w:t>
      </w:r>
      <w:r w:rsidRPr="00F6757E">
        <w:rPr>
          <w:noProof/>
        </w:rPr>
        <w:t xml:space="preserve"> </w:t>
      </w:r>
      <w:r w:rsidRPr="00F6757E">
        <w:rPr>
          <w:b/>
          <w:noProof/>
        </w:rPr>
        <w:t>26</w:t>
      </w:r>
      <w:r w:rsidRPr="00F6757E">
        <w:rPr>
          <w:noProof/>
        </w:rPr>
        <w:t>, 61-76 (2004).</w:t>
      </w:r>
    </w:p>
    <w:p w14:paraId="31B91967" w14:textId="77777777" w:rsidR="00F6757E" w:rsidRPr="00F6757E" w:rsidRDefault="00F6757E" w:rsidP="00F6757E">
      <w:pPr>
        <w:pStyle w:val="EndNoteBibliography"/>
        <w:spacing w:after="0"/>
        <w:ind w:left="720" w:hanging="720"/>
        <w:rPr>
          <w:noProof/>
        </w:rPr>
      </w:pPr>
      <w:r w:rsidRPr="00F6757E">
        <w:rPr>
          <w:noProof/>
        </w:rPr>
        <w:t>10</w:t>
      </w:r>
      <w:r w:rsidRPr="00F6757E">
        <w:rPr>
          <w:noProof/>
        </w:rPr>
        <w:tab/>
        <w:t xml:space="preserve">Kalkstein, A. J. Regional similarities in seasonal mortality across the United States: an examination of 28 metropolitan statistical areas. </w:t>
      </w:r>
      <w:r w:rsidRPr="00F6757E">
        <w:rPr>
          <w:i/>
          <w:noProof/>
        </w:rPr>
        <w:t>PloS one</w:t>
      </w:r>
      <w:r w:rsidRPr="00F6757E">
        <w:rPr>
          <w:noProof/>
        </w:rPr>
        <w:t xml:space="preserve"> </w:t>
      </w:r>
      <w:r w:rsidRPr="00F6757E">
        <w:rPr>
          <w:b/>
          <w:noProof/>
        </w:rPr>
        <w:t>8</w:t>
      </w:r>
      <w:r w:rsidRPr="00F6757E">
        <w:rPr>
          <w:noProof/>
        </w:rPr>
        <w:t>, e63971 (2013).</w:t>
      </w:r>
    </w:p>
    <w:p w14:paraId="02DDE49B" w14:textId="77777777" w:rsidR="00F6757E" w:rsidRPr="00F6757E" w:rsidRDefault="00F6757E" w:rsidP="00F6757E">
      <w:pPr>
        <w:pStyle w:val="EndNoteBibliography"/>
        <w:spacing w:after="0"/>
        <w:ind w:left="720" w:hanging="720"/>
        <w:rPr>
          <w:noProof/>
        </w:rPr>
      </w:pPr>
      <w:r w:rsidRPr="00F6757E">
        <w:rPr>
          <w:noProof/>
        </w:rPr>
        <w:t>11</w:t>
      </w:r>
      <w:r w:rsidRPr="00F6757E">
        <w:rPr>
          <w:noProof/>
        </w:rPr>
        <w:tab/>
        <w:t xml:space="preserve">Barreca, A., Clay, K., Deschenes, O., Greenstone, M. &amp; Shapiro, J. S. Adapting to Climate Change: The Remarkable Decline in the US Temperature-Mortality Relationship over the Twentieth Century. </w:t>
      </w:r>
      <w:r w:rsidRPr="00F6757E">
        <w:rPr>
          <w:i/>
          <w:noProof/>
        </w:rPr>
        <w:t>Journal of Political Economy</w:t>
      </w:r>
      <w:r w:rsidRPr="00F6757E">
        <w:rPr>
          <w:noProof/>
        </w:rPr>
        <w:t xml:space="preserve"> </w:t>
      </w:r>
      <w:r w:rsidRPr="00F6757E">
        <w:rPr>
          <w:b/>
          <w:noProof/>
        </w:rPr>
        <w:t>124</w:t>
      </w:r>
      <w:r w:rsidRPr="00F6757E">
        <w:rPr>
          <w:noProof/>
        </w:rPr>
        <w:t>, 105-159, doi:doi:10.1086/684582 (2016).</w:t>
      </w:r>
    </w:p>
    <w:p w14:paraId="74E02C53" w14:textId="77777777" w:rsidR="00F6757E" w:rsidRPr="00F6757E" w:rsidRDefault="00F6757E" w:rsidP="00F6757E">
      <w:pPr>
        <w:pStyle w:val="EndNoteBibliography"/>
        <w:spacing w:after="0"/>
        <w:ind w:left="720" w:hanging="720"/>
        <w:rPr>
          <w:noProof/>
        </w:rPr>
      </w:pPr>
      <w:r w:rsidRPr="00F6757E">
        <w:rPr>
          <w:noProof/>
        </w:rPr>
        <w:t>12</w:t>
      </w:r>
      <w:r w:rsidRPr="00F6757E">
        <w:rPr>
          <w:noProof/>
        </w:rPr>
        <w:tab/>
        <w:t xml:space="preserve">Rosenwaike, I. Seasonal variation of deaths in the United States, 1951–1960. </w:t>
      </w:r>
      <w:r w:rsidRPr="00F6757E">
        <w:rPr>
          <w:i/>
          <w:noProof/>
        </w:rPr>
        <w:t>Journal of the American Statistical Association</w:t>
      </w:r>
      <w:r w:rsidRPr="00F6757E">
        <w:rPr>
          <w:noProof/>
        </w:rPr>
        <w:t xml:space="preserve"> </w:t>
      </w:r>
      <w:r w:rsidRPr="00F6757E">
        <w:rPr>
          <w:b/>
          <w:noProof/>
        </w:rPr>
        <w:t>61</w:t>
      </w:r>
      <w:r w:rsidRPr="00F6757E">
        <w:rPr>
          <w:noProof/>
        </w:rPr>
        <w:t>, 706-719 (1966).</w:t>
      </w:r>
    </w:p>
    <w:p w14:paraId="52BBADB3" w14:textId="77777777" w:rsidR="00F6757E" w:rsidRPr="00F6757E" w:rsidRDefault="00F6757E" w:rsidP="00F6757E">
      <w:pPr>
        <w:pStyle w:val="EndNoteBibliography"/>
        <w:spacing w:after="0"/>
        <w:ind w:left="720" w:hanging="720"/>
        <w:rPr>
          <w:noProof/>
        </w:rPr>
      </w:pPr>
      <w:r w:rsidRPr="00F6757E">
        <w:rPr>
          <w:noProof/>
        </w:rPr>
        <w:t>13</w:t>
      </w:r>
      <w:r w:rsidRPr="00F6757E">
        <w:rPr>
          <w:noProof/>
        </w:rPr>
        <w:tab/>
        <w:t xml:space="preserve">Rogot, E., Fabsitz, R. &amp; Feinleib, M. Daily variation in USA mortality. </w:t>
      </w:r>
      <w:r w:rsidRPr="00F6757E">
        <w:rPr>
          <w:i/>
          <w:noProof/>
        </w:rPr>
        <w:t>American journal of epidemiology</w:t>
      </w:r>
      <w:r w:rsidRPr="00F6757E">
        <w:rPr>
          <w:noProof/>
        </w:rPr>
        <w:t xml:space="preserve"> </w:t>
      </w:r>
      <w:r w:rsidRPr="00F6757E">
        <w:rPr>
          <w:b/>
          <w:noProof/>
        </w:rPr>
        <w:t>103</w:t>
      </w:r>
      <w:r w:rsidRPr="00F6757E">
        <w:rPr>
          <w:noProof/>
        </w:rPr>
        <w:t>, 198-211 (1976).</w:t>
      </w:r>
    </w:p>
    <w:p w14:paraId="1B66E30D" w14:textId="77777777" w:rsidR="00F6757E" w:rsidRPr="00F6757E" w:rsidRDefault="00F6757E" w:rsidP="00F6757E">
      <w:pPr>
        <w:pStyle w:val="EndNoteBibliography"/>
        <w:spacing w:after="0"/>
        <w:ind w:left="720" w:hanging="720"/>
        <w:rPr>
          <w:noProof/>
        </w:rPr>
      </w:pPr>
      <w:r w:rsidRPr="00F6757E">
        <w:rPr>
          <w:noProof/>
        </w:rPr>
        <w:t>14</w:t>
      </w:r>
      <w:r w:rsidRPr="00F6757E">
        <w:rPr>
          <w:noProof/>
        </w:rPr>
        <w:tab/>
        <w:t xml:space="preserve">Mackenbach, J., Kunst, A. &amp; Looman, C. Seasonal variation in mortality in The Netherlands. </w:t>
      </w:r>
      <w:r w:rsidRPr="00F6757E">
        <w:rPr>
          <w:i/>
          <w:noProof/>
        </w:rPr>
        <w:t>Journal of Epidemiology and Community Health</w:t>
      </w:r>
      <w:r w:rsidRPr="00F6757E">
        <w:rPr>
          <w:noProof/>
        </w:rPr>
        <w:t xml:space="preserve"> </w:t>
      </w:r>
      <w:r w:rsidRPr="00F6757E">
        <w:rPr>
          <w:b/>
          <w:noProof/>
        </w:rPr>
        <w:t>46</w:t>
      </w:r>
      <w:r w:rsidRPr="00F6757E">
        <w:rPr>
          <w:noProof/>
        </w:rPr>
        <w:t>, 261-265 (1992).</w:t>
      </w:r>
    </w:p>
    <w:p w14:paraId="23DB1C2F" w14:textId="77777777" w:rsidR="00F6757E" w:rsidRPr="00F6757E" w:rsidRDefault="00F6757E" w:rsidP="00F6757E">
      <w:pPr>
        <w:pStyle w:val="EndNoteBibliography"/>
        <w:spacing w:after="0"/>
        <w:ind w:left="720" w:hanging="720"/>
        <w:rPr>
          <w:noProof/>
        </w:rPr>
      </w:pPr>
      <w:r w:rsidRPr="00F6757E">
        <w:rPr>
          <w:noProof/>
        </w:rPr>
        <w:t>15</w:t>
      </w:r>
      <w:r w:rsidRPr="00F6757E">
        <w:rPr>
          <w:noProof/>
        </w:rPr>
        <w:tab/>
        <w:t xml:space="preserve">LAAKE, K. &amp; SVERRE, J. M. Winter excess mortality: a comparison between Norway and England plus Wales. </w:t>
      </w:r>
      <w:r w:rsidRPr="00F6757E">
        <w:rPr>
          <w:i/>
          <w:noProof/>
        </w:rPr>
        <w:t>Age and ageing</w:t>
      </w:r>
      <w:r w:rsidRPr="00F6757E">
        <w:rPr>
          <w:noProof/>
        </w:rPr>
        <w:t xml:space="preserve"> </w:t>
      </w:r>
      <w:r w:rsidRPr="00F6757E">
        <w:rPr>
          <w:b/>
          <w:noProof/>
        </w:rPr>
        <w:t>25</w:t>
      </w:r>
      <w:r w:rsidRPr="00F6757E">
        <w:rPr>
          <w:noProof/>
        </w:rPr>
        <w:t>, 343-348 (1996).</w:t>
      </w:r>
    </w:p>
    <w:p w14:paraId="2E1A3630" w14:textId="77777777" w:rsidR="00F6757E" w:rsidRPr="00F6757E" w:rsidRDefault="00F6757E" w:rsidP="00F6757E">
      <w:pPr>
        <w:pStyle w:val="EndNoteBibliography"/>
        <w:spacing w:after="0"/>
        <w:ind w:left="720" w:hanging="720"/>
        <w:rPr>
          <w:noProof/>
        </w:rPr>
      </w:pPr>
      <w:r w:rsidRPr="00F6757E">
        <w:rPr>
          <w:noProof/>
        </w:rPr>
        <w:t>16</w:t>
      </w:r>
      <w:r w:rsidRPr="00F6757E">
        <w:rPr>
          <w:noProof/>
        </w:rPr>
        <w:tab/>
        <w:t xml:space="preserve">Trudeau, R. Monthly and daily patterns of death. </w:t>
      </w:r>
      <w:r w:rsidRPr="00F6757E">
        <w:rPr>
          <w:i/>
          <w:noProof/>
        </w:rPr>
        <w:t>HEALTH REPORTS-STATISTICS CANADA</w:t>
      </w:r>
      <w:r w:rsidRPr="00F6757E">
        <w:rPr>
          <w:noProof/>
        </w:rPr>
        <w:t xml:space="preserve"> </w:t>
      </w:r>
      <w:r w:rsidRPr="00F6757E">
        <w:rPr>
          <w:b/>
          <w:noProof/>
        </w:rPr>
        <w:t>9</w:t>
      </w:r>
      <w:r w:rsidRPr="00F6757E">
        <w:rPr>
          <w:noProof/>
        </w:rPr>
        <w:t>, 43-52 (1997).</w:t>
      </w:r>
    </w:p>
    <w:p w14:paraId="5D5E1D1F" w14:textId="77777777" w:rsidR="00F6757E" w:rsidRPr="00F6757E" w:rsidRDefault="00F6757E" w:rsidP="00F6757E">
      <w:pPr>
        <w:pStyle w:val="EndNoteBibliography"/>
        <w:spacing w:after="0"/>
        <w:ind w:left="720" w:hanging="720"/>
        <w:rPr>
          <w:noProof/>
        </w:rPr>
      </w:pPr>
      <w:r w:rsidRPr="00F6757E">
        <w:rPr>
          <w:noProof/>
        </w:rPr>
        <w:t>17</w:t>
      </w:r>
      <w:r w:rsidRPr="00F6757E">
        <w:rPr>
          <w:noProof/>
        </w:rPr>
        <w:tab/>
        <w:t xml:space="preserve">Lerchl, A. Changes in the seasonality of mortality in Germany from 1946 to 1995: the role of temperature. </w:t>
      </w:r>
      <w:r w:rsidRPr="00F6757E">
        <w:rPr>
          <w:i/>
          <w:noProof/>
        </w:rPr>
        <w:t>International Journal of Biometeorology</w:t>
      </w:r>
      <w:r w:rsidRPr="00F6757E">
        <w:rPr>
          <w:noProof/>
        </w:rPr>
        <w:t xml:space="preserve"> </w:t>
      </w:r>
      <w:r w:rsidRPr="00F6757E">
        <w:rPr>
          <w:b/>
          <w:noProof/>
        </w:rPr>
        <w:t>42</w:t>
      </w:r>
      <w:r w:rsidRPr="00F6757E">
        <w:rPr>
          <w:noProof/>
        </w:rPr>
        <w:t>, 84-88, doi:DOI 10.1007/s004840050089 (1998).</w:t>
      </w:r>
    </w:p>
    <w:p w14:paraId="76A1FE78" w14:textId="77777777" w:rsidR="00F6757E" w:rsidRPr="00F6757E" w:rsidRDefault="00F6757E" w:rsidP="00F6757E">
      <w:pPr>
        <w:pStyle w:val="EndNoteBibliography"/>
        <w:spacing w:after="0"/>
        <w:ind w:left="720" w:hanging="720"/>
        <w:rPr>
          <w:noProof/>
        </w:rPr>
      </w:pPr>
      <w:r w:rsidRPr="00F6757E">
        <w:rPr>
          <w:noProof/>
        </w:rPr>
        <w:t>18</w:t>
      </w:r>
      <w:r w:rsidRPr="00F6757E">
        <w:rPr>
          <w:noProof/>
        </w:rPr>
        <w:tab/>
        <w:t xml:space="preserve">Davis, R. E., Knappenberger, P. C., Novicoff, W. M. &amp; Michaels, P. J. Decadal changes in heat-related human mortality in the eastern United States. </w:t>
      </w:r>
      <w:r w:rsidRPr="00F6757E">
        <w:rPr>
          <w:i/>
          <w:noProof/>
        </w:rPr>
        <w:t>Climate Research</w:t>
      </w:r>
      <w:r w:rsidRPr="00F6757E">
        <w:rPr>
          <w:noProof/>
        </w:rPr>
        <w:t xml:space="preserve"> </w:t>
      </w:r>
      <w:r w:rsidRPr="00F6757E">
        <w:rPr>
          <w:b/>
          <w:noProof/>
        </w:rPr>
        <w:t>22</w:t>
      </w:r>
      <w:r w:rsidRPr="00F6757E">
        <w:rPr>
          <w:noProof/>
        </w:rPr>
        <w:t>, 175-184 (2002).</w:t>
      </w:r>
    </w:p>
    <w:p w14:paraId="76DAE087" w14:textId="77777777" w:rsidR="00F6757E" w:rsidRPr="00F6757E" w:rsidRDefault="00F6757E" w:rsidP="00F6757E">
      <w:pPr>
        <w:pStyle w:val="EndNoteBibliography"/>
        <w:spacing w:after="0"/>
        <w:ind w:left="720" w:hanging="720"/>
        <w:rPr>
          <w:noProof/>
        </w:rPr>
      </w:pPr>
      <w:r w:rsidRPr="00F6757E">
        <w:rPr>
          <w:noProof/>
        </w:rPr>
        <w:t>19</w:t>
      </w:r>
      <w:r w:rsidRPr="00F6757E">
        <w:rPr>
          <w:noProof/>
        </w:rPr>
        <w:tab/>
        <w:t>Nakaji, S.</w:t>
      </w:r>
      <w:r w:rsidRPr="00F6757E">
        <w:rPr>
          <w:i/>
          <w:noProof/>
        </w:rPr>
        <w:t xml:space="preserve"> et al.</w:t>
      </w:r>
      <w:r w:rsidRPr="00F6757E">
        <w:rPr>
          <w:noProof/>
        </w:rPr>
        <w:t xml:space="preserve"> Seasonal changes in mortality rates from main causes of death in Japan. </w:t>
      </w:r>
      <w:r w:rsidRPr="00F6757E">
        <w:rPr>
          <w:i/>
          <w:noProof/>
        </w:rPr>
        <w:t>European journal of epidemiology</w:t>
      </w:r>
      <w:r w:rsidRPr="00F6757E">
        <w:rPr>
          <w:noProof/>
        </w:rPr>
        <w:t xml:space="preserve"> </w:t>
      </w:r>
      <w:r w:rsidRPr="00F6757E">
        <w:rPr>
          <w:b/>
          <w:noProof/>
        </w:rPr>
        <w:t>19</w:t>
      </w:r>
      <w:r w:rsidRPr="00F6757E">
        <w:rPr>
          <w:noProof/>
        </w:rPr>
        <w:t>, 905-913 (2004).</w:t>
      </w:r>
    </w:p>
    <w:p w14:paraId="2B99384D" w14:textId="77777777" w:rsidR="00F6757E" w:rsidRPr="00F6757E" w:rsidRDefault="00F6757E" w:rsidP="00F6757E">
      <w:pPr>
        <w:pStyle w:val="EndNoteBibliography"/>
        <w:spacing w:after="0"/>
        <w:ind w:left="720" w:hanging="720"/>
        <w:rPr>
          <w:noProof/>
        </w:rPr>
      </w:pPr>
      <w:r w:rsidRPr="00F6757E">
        <w:rPr>
          <w:noProof/>
        </w:rPr>
        <w:t>20</w:t>
      </w:r>
      <w:r w:rsidRPr="00F6757E">
        <w:rPr>
          <w:noProof/>
        </w:rPr>
        <w:tab/>
        <w:t xml:space="preserve">Brown, G., Fearn, V. &amp; Wells, C. Exploratory analysis of seasonal mortality in England and Wales, 1998 to 2007. </w:t>
      </w:r>
      <w:r w:rsidRPr="00F6757E">
        <w:rPr>
          <w:i/>
          <w:noProof/>
        </w:rPr>
        <w:t>Health Statistics Quarterly</w:t>
      </w:r>
      <w:r w:rsidRPr="00F6757E">
        <w:rPr>
          <w:noProof/>
        </w:rPr>
        <w:t>, 58 (2010).</w:t>
      </w:r>
    </w:p>
    <w:p w14:paraId="329B7508" w14:textId="77777777" w:rsidR="00F6757E" w:rsidRPr="00F6757E" w:rsidRDefault="00F6757E" w:rsidP="00F6757E">
      <w:pPr>
        <w:pStyle w:val="EndNoteBibliography"/>
        <w:spacing w:after="0"/>
        <w:ind w:left="720" w:hanging="720"/>
        <w:rPr>
          <w:noProof/>
        </w:rPr>
      </w:pPr>
      <w:r w:rsidRPr="00F6757E">
        <w:rPr>
          <w:noProof/>
        </w:rPr>
        <w:t>21</w:t>
      </w:r>
      <w:r w:rsidRPr="00F6757E">
        <w:rPr>
          <w:noProof/>
        </w:rPr>
        <w:tab/>
        <w:t>Marti-Soler, H.</w:t>
      </w:r>
      <w:r w:rsidRPr="00F6757E">
        <w:rPr>
          <w:i/>
          <w:noProof/>
        </w:rPr>
        <w:t xml:space="preserve"> et al.</w:t>
      </w:r>
      <w:r w:rsidRPr="00F6757E">
        <w:rPr>
          <w:noProof/>
        </w:rPr>
        <w:t xml:space="preserve"> Seasonal Variation of Overall and Cardiovascular Mortality: A Study in 19 Countries from Different Geographic Locations. </w:t>
      </w:r>
      <w:r w:rsidRPr="00F6757E">
        <w:rPr>
          <w:i/>
          <w:noProof/>
        </w:rPr>
        <w:t>Plos One</w:t>
      </w:r>
      <w:r w:rsidRPr="00F6757E">
        <w:rPr>
          <w:noProof/>
        </w:rPr>
        <w:t xml:space="preserve"> </w:t>
      </w:r>
      <w:r w:rsidRPr="00F6757E">
        <w:rPr>
          <w:b/>
          <w:noProof/>
        </w:rPr>
        <w:t>9</w:t>
      </w:r>
      <w:r w:rsidRPr="00F6757E">
        <w:rPr>
          <w:noProof/>
        </w:rPr>
        <w:t>, 13, doi:10.1371/journal.pone.0113500 (2014).</w:t>
      </w:r>
    </w:p>
    <w:p w14:paraId="20A61E6C" w14:textId="77777777" w:rsidR="00F6757E" w:rsidRPr="00F6757E" w:rsidRDefault="00F6757E" w:rsidP="00F6757E">
      <w:pPr>
        <w:pStyle w:val="EndNoteBibliography"/>
        <w:spacing w:after="0"/>
        <w:ind w:left="720" w:hanging="720"/>
        <w:rPr>
          <w:noProof/>
        </w:rPr>
      </w:pPr>
      <w:r w:rsidRPr="00F6757E">
        <w:rPr>
          <w:noProof/>
        </w:rPr>
        <w:t>22</w:t>
      </w:r>
      <w:r w:rsidRPr="00F6757E">
        <w:rPr>
          <w:noProof/>
        </w:rPr>
        <w:tab/>
        <w:t>Fowler, T.</w:t>
      </w:r>
      <w:r w:rsidRPr="00F6757E">
        <w:rPr>
          <w:i/>
          <w:noProof/>
        </w:rPr>
        <w:t xml:space="preserve"> et al.</w:t>
      </w:r>
      <w:r w:rsidRPr="00F6757E">
        <w:rPr>
          <w:noProof/>
        </w:rPr>
        <w:t xml:space="preserve"> Excess winter deaths in Europe: a multi-country descriptive analysis. </w:t>
      </w:r>
      <w:r w:rsidRPr="00F6757E">
        <w:rPr>
          <w:i/>
          <w:noProof/>
        </w:rPr>
        <w:t>Eur J Public Health</w:t>
      </w:r>
      <w:r w:rsidRPr="00F6757E">
        <w:rPr>
          <w:noProof/>
        </w:rPr>
        <w:t xml:space="preserve"> </w:t>
      </w:r>
      <w:r w:rsidRPr="00F6757E">
        <w:rPr>
          <w:b/>
          <w:noProof/>
        </w:rPr>
        <w:t>25</w:t>
      </w:r>
      <w:r w:rsidRPr="00F6757E">
        <w:rPr>
          <w:noProof/>
        </w:rPr>
        <w:t>, 339-345, doi:10.1093/eurpub/cku073 (2015).</w:t>
      </w:r>
    </w:p>
    <w:p w14:paraId="0C2FD6B3" w14:textId="77777777" w:rsidR="00F6757E" w:rsidRPr="00F6757E" w:rsidRDefault="00F6757E" w:rsidP="00F6757E">
      <w:pPr>
        <w:pStyle w:val="EndNoteBibliography"/>
        <w:spacing w:after="0"/>
        <w:ind w:left="720" w:hanging="720"/>
        <w:rPr>
          <w:noProof/>
        </w:rPr>
      </w:pPr>
      <w:r w:rsidRPr="00F6757E">
        <w:rPr>
          <w:noProof/>
        </w:rPr>
        <w:t>23</w:t>
      </w:r>
      <w:r w:rsidRPr="00F6757E">
        <w:rPr>
          <w:noProof/>
        </w:rPr>
        <w:tab/>
        <w:t xml:space="preserve">Medina-Ramon, M. &amp; Schwartz, J. Temperature, temperature extremes, and mortality: a study of acclimatisation and effect modification in 50 US cities. </w:t>
      </w:r>
      <w:r w:rsidRPr="00F6757E">
        <w:rPr>
          <w:i/>
          <w:noProof/>
        </w:rPr>
        <w:t>Occupational and Environmental Medicine</w:t>
      </w:r>
      <w:r w:rsidRPr="00F6757E">
        <w:rPr>
          <w:noProof/>
        </w:rPr>
        <w:t xml:space="preserve"> </w:t>
      </w:r>
      <w:r w:rsidRPr="00F6757E">
        <w:rPr>
          <w:b/>
          <w:noProof/>
        </w:rPr>
        <w:t>64</w:t>
      </w:r>
      <w:r w:rsidRPr="00F6757E">
        <w:rPr>
          <w:noProof/>
        </w:rPr>
        <w:t>, 827-833, doi:10.1136/oem.2007.033175 (2007).</w:t>
      </w:r>
    </w:p>
    <w:p w14:paraId="330C1EBC" w14:textId="77777777" w:rsidR="00F6757E" w:rsidRPr="00F6757E" w:rsidRDefault="00F6757E" w:rsidP="00F6757E">
      <w:pPr>
        <w:pStyle w:val="EndNoteBibliography"/>
        <w:spacing w:after="0"/>
        <w:ind w:left="720" w:hanging="720"/>
        <w:rPr>
          <w:noProof/>
        </w:rPr>
      </w:pPr>
      <w:r w:rsidRPr="00F6757E">
        <w:rPr>
          <w:noProof/>
        </w:rPr>
        <w:t>24</w:t>
      </w:r>
      <w:r w:rsidRPr="00F6757E">
        <w:rPr>
          <w:noProof/>
        </w:rPr>
        <w:tab/>
        <w:t xml:space="preserve">Bennett, J. E., Blangiardo, M., Fecht, D., Elliott, P. &amp; Ezzati, M. Vulnerability to the mortality effects of warm temperature in the districts of England and Wales. </w:t>
      </w:r>
      <w:r w:rsidRPr="00F6757E">
        <w:rPr>
          <w:i/>
          <w:noProof/>
        </w:rPr>
        <w:t>Nature Climate Change</w:t>
      </w:r>
      <w:r w:rsidRPr="00F6757E">
        <w:rPr>
          <w:noProof/>
        </w:rPr>
        <w:t xml:space="preserve"> </w:t>
      </w:r>
      <w:r w:rsidRPr="00F6757E">
        <w:rPr>
          <w:b/>
          <w:noProof/>
        </w:rPr>
        <w:t>4</w:t>
      </w:r>
      <w:r w:rsidRPr="00F6757E">
        <w:rPr>
          <w:noProof/>
        </w:rPr>
        <w:t>, 269-273, doi:10.1038/nclimate2123 (2014).</w:t>
      </w:r>
    </w:p>
    <w:p w14:paraId="78D0102D" w14:textId="77777777" w:rsidR="00F6757E" w:rsidRPr="00F6757E" w:rsidRDefault="00F6757E" w:rsidP="00F6757E">
      <w:pPr>
        <w:pStyle w:val="EndNoteBibliography"/>
        <w:spacing w:after="0"/>
        <w:ind w:left="720" w:hanging="720"/>
        <w:rPr>
          <w:noProof/>
        </w:rPr>
      </w:pPr>
      <w:r w:rsidRPr="00F6757E">
        <w:rPr>
          <w:noProof/>
        </w:rPr>
        <w:t>25</w:t>
      </w:r>
      <w:r w:rsidRPr="00F6757E">
        <w:rPr>
          <w:noProof/>
        </w:rPr>
        <w:tab/>
        <w:t xml:space="preserve">Moy, C. M., Seltzer, G. O., Rodbell, D. T. &amp; Anderson, D. M. Variability of El Nino/Southern Oscillation activity at millennial timescales during the Holocene epoch. </w:t>
      </w:r>
      <w:r w:rsidRPr="00F6757E">
        <w:rPr>
          <w:i/>
          <w:noProof/>
        </w:rPr>
        <w:t>Nature</w:t>
      </w:r>
      <w:r w:rsidRPr="00F6757E">
        <w:rPr>
          <w:noProof/>
        </w:rPr>
        <w:t xml:space="preserve"> </w:t>
      </w:r>
      <w:r w:rsidRPr="00F6757E">
        <w:rPr>
          <w:b/>
          <w:noProof/>
        </w:rPr>
        <w:t>420</w:t>
      </w:r>
      <w:r w:rsidRPr="00F6757E">
        <w:rPr>
          <w:noProof/>
        </w:rPr>
        <w:t>, 162-165, doi:10.1038/nature01194 (2002).</w:t>
      </w:r>
    </w:p>
    <w:p w14:paraId="470A84D5" w14:textId="77777777" w:rsidR="00F6757E" w:rsidRPr="00F6757E" w:rsidRDefault="00F6757E" w:rsidP="00F6757E">
      <w:pPr>
        <w:pStyle w:val="EndNoteBibliography"/>
        <w:spacing w:after="0"/>
        <w:ind w:left="720" w:hanging="720"/>
        <w:rPr>
          <w:noProof/>
        </w:rPr>
      </w:pPr>
      <w:r w:rsidRPr="00F6757E">
        <w:rPr>
          <w:noProof/>
        </w:rPr>
        <w:t>26</w:t>
      </w:r>
      <w:r w:rsidRPr="00F6757E">
        <w:rPr>
          <w:noProof/>
        </w:rPr>
        <w:tab/>
        <w:t xml:space="preserve">Grenfell, B., Bjørnstad, O. &amp; Kappey, J. Travelling waves and spatial hierarchies in measles epidemics. </w:t>
      </w:r>
      <w:r w:rsidRPr="00F6757E">
        <w:rPr>
          <w:i/>
          <w:noProof/>
        </w:rPr>
        <w:t>Nature</w:t>
      </w:r>
      <w:r w:rsidRPr="00F6757E">
        <w:rPr>
          <w:noProof/>
        </w:rPr>
        <w:t xml:space="preserve"> </w:t>
      </w:r>
      <w:r w:rsidRPr="00F6757E">
        <w:rPr>
          <w:b/>
          <w:noProof/>
        </w:rPr>
        <w:t>414</w:t>
      </w:r>
      <w:r w:rsidRPr="00F6757E">
        <w:rPr>
          <w:noProof/>
        </w:rPr>
        <w:t>, 716-723 (2001).</w:t>
      </w:r>
    </w:p>
    <w:p w14:paraId="5903A6E5" w14:textId="77777777" w:rsidR="00F6757E" w:rsidRPr="00F6757E" w:rsidRDefault="00F6757E" w:rsidP="00F6757E">
      <w:pPr>
        <w:pStyle w:val="EndNoteBibliography"/>
        <w:spacing w:after="0"/>
        <w:ind w:left="720" w:hanging="720"/>
        <w:rPr>
          <w:noProof/>
        </w:rPr>
      </w:pPr>
      <w:r w:rsidRPr="00F6757E">
        <w:rPr>
          <w:noProof/>
        </w:rPr>
        <w:t>27</w:t>
      </w:r>
      <w:r w:rsidRPr="00F6757E">
        <w:rPr>
          <w:noProof/>
        </w:rPr>
        <w:tab/>
        <w:t xml:space="preserve">Karl, T. &amp; Koss, W. J. </w:t>
      </w:r>
      <w:r w:rsidRPr="00F6757E">
        <w:rPr>
          <w:i/>
          <w:noProof/>
        </w:rPr>
        <w:t>Regional and national monthly, seasonal, and annual temperature weighted by area, 1895-1983</w:t>
      </w:r>
      <w:r w:rsidRPr="00F6757E">
        <w:rPr>
          <w:noProof/>
        </w:rPr>
        <w:t>.  (National Climatic Data Center, 1984).</w:t>
      </w:r>
    </w:p>
    <w:p w14:paraId="7E8D0FF1" w14:textId="77777777" w:rsidR="00F6757E" w:rsidRPr="00F6757E" w:rsidRDefault="00F6757E" w:rsidP="00F6757E">
      <w:pPr>
        <w:pStyle w:val="EndNoteBibliography"/>
        <w:spacing w:after="0"/>
        <w:ind w:left="720" w:hanging="720"/>
        <w:rPr>
          <w:noProof/>
        </w:rPr>
      </w:pPr>
      <w:r w:rsidRPr="00F6757E">
        <w:rPr>
          <w:noProof/>
        </w:rPr>
        <w:t>28</w:t>
      </w:r>
      <w:r w:rsidRPr="00F6757E">
        <w:rPr>
          <w:noProof/>
        </w:rPr>
        <w:tab/>
        <w:t>Ingram, D. D.</w:t>
      </w:r>
      <w:r w:rsidRPr="00F6757E">
        <w:rPr>
          <w:i/>
          <w:noProof/>
        </w:rPr>
        <w:t xml:space="preserve"> et al.</w:t>
      </w:r>
      <w:r w:rsidRPr="00F6757E">
        <w:rPr>
          <w:noProof/>
        </w:rPr>
        <w:t xml:space="preserve"> United States Census 2000 population with bridged race categories. </w:t>
      </w:r>
      <w:r w:rsidRPr="00F6757E">
        <w:rPr>
          <w:i/>
          <w:noProof/>
        </w:rPr>
        <w:t>Vital and health statistics. Series 2, Data evaluation and methods research</w:t>
      </w:r>
      <w:r w:rsidRPr="00F6757E">
        <w:rPr>
          <w:noProof/>
        </w:rPr>
        <w:t>, 1-55 (2003).</w:t>
      </w:r>
    </w:p>
    <w:p w14:paraId="75C1A946" w14:textId="77777777" w:rsidR="00F6757E" w:rsidRPr="00F6757E" w:rsidRDefault="00F6757E" w:rsidP="00F6757E">
      <w:pPr>
        <w:pStyle w:val="EndNoteBibliography"/>
        <w:spacing w:after="0"/>
        <w:ind w:left="720" w:hanging="720"/>
        <w:rPr>
          <w:noProof/>
        </w:rPr>
      </w:pPr>
      <w:r w:rsidRPr="00F6757E">
        <w:rPr>
          <w:noProof/>
        </w:rPr>
        <w:t>29</w:t>
      </w:r>
      <w:r w:rsidRPr="00F6757E">
        <w:rPr>
          <w:noProof/>
        </w:rPr>
        <w:tab/>
        <w:t>Cazelles, B.</w:t>
      </w:r>
      <w:r w:rsidRPr="00F6757E">
        <w:rPr>
          <w:i/>
          <w:noProof/>
        </w:rPr>
        <w:t xml:space="preserve"> et al.</w:t>
      </w:r>
      <w:r w:rsidRPr="00F6757E">
        <w:rPr>
          <w:noProof/>
        </w:rPr>
        <w:t xml:space="preserve"> Wavelet analysis of ecological time series. </w:t>
      </w:r>
      <w:r w:rsidRPr="00F6757E">
        <w:rPr>
          <w:i/>
          <w:noProof/>
        </w:rPr>
        <w:t>Oecologia</w:t>
      </w:r>
      <w:r w:rsidRPr="00F6757E">
        <w:rPr>
          <w:noProof/>
        </w:rPr>
        <w:t xml:space="preserve"> </w:t>
      </w:r>
      <w:r w:rsidRPr="00F6757E">
        <w:rPr>
          <w:b/>
          <w:noProof/>
        </w:rPr>
        <w:t>156</w:t>
      </w:r>
      <w:r w:rsidRPr="00F6757E">
        <w:rPr>
          <w:noProof/>
        </w:rPr>
        <w:t>, 287-304 (2008).</w:t>
      </w:r>
    </w:p>
    <w:p w14:paraId="3EC0D8FB" w14:textId="77777777" w:rsidR="00F6757E" w:rsidRPr="00F6757E" w:rsidRDefault="00F6757E" w:rsidP="00F6757E">
      <w:pPr>
        <w:pStyle w:val="EndNoteBibliography"/>
        <w:ind w:left="720" w:hanging="720"/>
        <w:rPr>
          <w:noProof/>
        </w:rPr>
      </w:pPr>
      <w:r w:rsidRPr="00F6757E">
        <w:rPr>
          <w:noProof/>
        </w:rPr>
        <w:t>30</w:t>
      </w:r>
      <w:r w:rsidRPr="00F6757E">
        <w:rPr>
          <w:noProof/>
        </w:rPr>
        <w:tab/>
        <w:t xml:space="preserve">Paireau, J., Chen, A., Broutin, H., Grenfell, B. &amp; Basta, N. E. Seasonal dynamics of bacterial meningitis: a time-series analysis. </w:t>
      </w:r>
      <w:r w:rsidRPr="00F6757E">
        <w:rPr>
          <w:i/>
          <w:noProof/>
        </w:rPr>
        <w:t>Lancet Global Health</w:t>
      </w:r>
      <w:r w:rsidRPr="00F6757E">
        <w:rPr>
          <w:noProof/>
        </w:rPr>
        <w:t xml:space="preserve"> </w:t>
      </w:r>
      <w:r w:rsidRPr="00F6757E">
        <w:rPr>
          <w:b/>
          <w:noProof/>
        </w:rPr>
        <w:t>4</w:t>
      </w:r>
      <w:r w:rsidRPr="00F6757E">
        <w:rPr>
          <w:noProof/>
        </w:rPr>
        <w:t>, E370-E377 (2016).</w:t>
      </w:r>
    </w:p>
    <w:p w14:paraId="6317C9EC" w14:textId="74BAD66C"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74" w:name="_Ref468360496"/>
      <w:r w:rsidRPr="004E0482">
        <w:rPr>
          <w:rFonts w:ascii="Times New Roman" w:hAnsi="Times New Roman"/>
          <w:b/>
          <w:color w:val="000000" w:themeColor="text1"/>
          <w:sz w:val="24"/>
          <w:szCs w:val="24"/>
        </w:rPr>
        <w:t xml:space="preserve">Figure </w:t>
      </w:r>
      <w:bookmarkEnd w:id="174"/>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0" w:type="auto"/>
        <w:tblLook w:val="04A0" w:firstRow="1" w:lastRow="0" w:firstColumn="1" w:lastColumn="0" w:noHBand="0" w:noVBand="1"/>
      </w:tblPr>
      <w:tblGrid>
        <w:gridCol w:w="1795"/>
        <w:gridCol w:w="1800"/>
        <w:gridCol w:w="1890"/>
        <w:gridCol w:w="1800"/>
        <w:gridCol w:w="1725"/>
      </w:tblGrid>
      <w:tr w:rsidR="00505A63" w14:paraId="31AF6193" w14:textId="77777777" w:rsidTr="00A4662F">
        <w:tc>
          <w:tcPr>
            <w:tcW w:w="1795"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690"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25"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A4662F">
        <w:tc>
          <w:tcPr>
            <w:tcW w:w="1795" w:type="dxa"/>
          </w:tcPr>
          <w:p w14:paraId="34793539" w14:textId="77777777" w:rsidR="00D5093E" w:rsidRPr="00D5093E" w:rsidRDefault="00D5093E" w:rsidP="00D5093E">
            <w:pPr>
              <w:jc w:val="center"/>
              <w:rPr>
                <w:rFonts w:ascii="Times New Roman" w:hAnsi="Times New Roman"/>
              </w:rPr>
            </w:pPr>
          </w:p>
        </w:tc>
        <w:tc>
          <w:tcPr>
            <w:tcW w:w="1800"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890"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00"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25"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A4662F">
        <w:tc>
          <w:tcPr>
            <w:tcW w:w="1795"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00"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890"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00"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25"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A4662F">
        <w:trPr>
          <w:trHeight w:val="512"/>
        </w:trPr>
        <w:tc>
          <w:tcPr>
            <w:tcW w:w="1795"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00"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890"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00"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A4662F">
        <w:tc>
          <w:tcPr>
            <w:tcW w:w="1795"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00"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890"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00"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A4662F">
        <w:tc>
          <w:tcPr>
            <w:tcW w:w="1795"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00"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890"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00"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A4662F">
        <w:trPr>
          <w:trHeight w:val="476"/>
        </w:trPr>
        <w:tc>
          <w:tcPr>
            <w:tcW w:w="1795"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00"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890"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00"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25"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A4662F">
        <w:tc>
          <w:tcPr>
            <w:tcW w:w="1795"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00"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890"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00"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25"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A4662F">
        <w:trPr>
          <w:trHeight w:val="485"/>
        </w:trPr>
        <w:tc>
          <w:tcPr>
            <w:tcW w:w="1795"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00"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890"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00"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25"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A4662F">
        <w:tc>
          <w:tcPr>
            <w:tcW w:w="1795"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00"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890"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00"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25"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A4662F">
        <w:trPr>
          <w:trHeight w:val="485"/>
        </w:trPr>
        <w:tc>
          <w:tcPr>
            <w:tcW w:w="1795"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00"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890"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00"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25"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A4662F">
        <w:tc>
          <w:tcPr>
            <w:tcW w:w="1795"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00"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890"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00"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25"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3C823CEE" w:rsidR="005120F4" w:rsidRPr="005120F4" w:rsidRDefault="005120F4" w:rsidP="005120F4"/>
    <w:sectPr w:rsidR="005120F4"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mahx99" w:date="2016-12-20T02:41:00Z" w:initials="u">
    <w:p w14:paraId="1BC6FE4E" w14:textId="21ABCD52" w:rsidR="00FE02E4" w:rsidRDefault="00FE02E4">
      <w:pPr>
        <w:pStyle w:val="CommentText"/>
      </w:pPr>
      <w:r>
        <w:rPr>
          <w:rStyle w:val="CommentReference"/>
        </w:rPr>
        <w:annotationRef/>
      </w:r>
      <w:r>
        <w:t>Coincidentally (?) these are all European based papers.</w:t>
      </w:r>
    </w:p>
  </w:comment>
  <w:comment w:id="2" w:author="umahx99" w:date="2016-12-20T02:41:00Z" w:initials="u">
    <w:p w14:paraId="734873A9" w14:textId="27344850" w:rsidR="00FE02E4" w:rsidRDefault="00FE02E4">
      <w:pPr>
        <w:pStyle w:val="CommentText"/>
      </w:pPr>
      <w:r>
        <w:rPr>
          <w:rStyle w:val="CommentReference"/>
        </w:rPr>
        <w:annotationRef/>
      </w:r>
      <w:r>
        <w:t>There are definitely a few others you could add here if wanted.</w:t>
      </w:r>
    </w:p>
  </w:comment>
  <w:comment w:id="7" w:author="umahx99" w:date="2016-12-20T04:33:00Z" w:initials="u">
    <w:p w14:paraId="181308A7" w14:textId="6E02B3BC" w:rsidR="009236C0" w:rsidRDefault="009236C0">
      <w:pPr>
        <w:pStyle w:val="CommentText"/>
      </w:pPr>
      <w:r>
        <w:rPr>
          <w:rStyle w:val="CommentReference"/>
        </w:rPr>
        <w:annotationRef/>
      </w:r>
      <w:r>
        <w:t>I still struggle to understand what this means – presumably it is saying there is a double peak 6 months apart in say January and July? Can this be seen if you plot the raw data?</w:t>
      </w:r>
    </w:p>
  </w:comment>
  <w:comment w:id="19" w:author="umahx99" w:date="2016-12-20T02:41:00Z" w:initials="u">
    <w:p w14:paraId="66B3D9F1" w14:textId="55D23FD8" w:rsidR="001E50A3" w:rsidRDefault="001E50A3">
      <w:pPr>
        <w:pStyle w:val="CommentText"/>
      </w:pPr>
      <w:r>
        <w:rPr>
          <w:rStyle w:val="CommentReference"/>
        </w:rPr>
        <w:annotationRef/>
      </w:r>
      <w:r>
        <w:t xml:space="preserve">If you haven’t already and if you know the target journal then find out what their standard syntax is </w:t>
      </w:r>
      <w:proofErr w:type="spellStart"/>
      <w:r>
        <w:t>i.e</w:t>
      </w:r>
      <w:proofErr w:type="spellEnd"/>
      <w:r>
        <w:t xml:space="preserve"> Figure or Fig. or figure, bold? Similarly for table</w:t>
      </w:r>
    </w:p>
  </w:comment>
  <w:comment w:id="28" w:author="umahx99" w:date="2016-12-20T02:41:00Z" w:initials="u">
    <w:p w14:paraId="533641E0" w14:textId="327D8D6E" w:rsidR="00D0645F" w:rsidRDefault="00D0645F">
      <w:pPr>
        <w:pStyle w:val="CommentText"/>
      </w:pPr>
      <w:r>
        <w:rPr>
          <w:rStyle w:val="CommentReference"/>
        </w:rPr>
        <w:annotationRef/>
      </w:r>
      <w:r>
        <w:t>Are we sure this makes sense? The aggregation to national might be hiding regional seasonality. It would make things a bit more complicated admittedly since regional tests of seasonality would be needed.</w:t>
      </w:r>
    </w:p>
  </w:comment>
  <w:comment w:id="40" w:author="umahx99" w:date="2016-12-20T02:41:00Z" w:initials="u">
    <w:p w14:paraId="14B94878" w14:textId="0D4C93D1" w:rsidR="001A6118" w:rsidRDefault="001A6118">
      <w:pPr>
        <w:pStyle w:val="CommentText"/>
      </w:pPr>
      <w:r>
        <w:rPr>
          <w:rStyle w:val="CommentReference"/>
        </w:rPr>
        <w:annotationRef/>
      </w:r>
      <w:r>
        <w:t xml:space="preserve">Agree nice </w:t>
      </w:r>
      <w:proofErr w:type="gramStart"/>
      <w:r>
        <w:t>to  list</w:t>
      </w:r>
      <w:proofErr w:type="gramEnd"/>
      <w:r>
        <w:t xml:space="preserve"> sensitivity analyses but is there any reason we would ever do counts instead of rates?</w:t>
      </w:r>
    </w:p>
  </w:comment>
  <w:comment w:id="51" w:author="umahx99" w:date="2016-12-20T02:41:00Z" w:initials="u">
    <w:p w14:paraId="40B298FA" w14:textId="75694AE0" w:rsidR="00C87CB1" w:rsidRDefault="00C87CB1">
      <w:pPr>
        <w:pStyle w:val="CommentText"/>
      </w:pPr>
      <w:r>
        <w:rPr>
          <w:rStyle w:val="CommentReference"/>
        </w:rPr>
        <w:annotationRef/>
      </w:r>
      <w:r>
        <w:t>age-sex groups?</w:t>
      </w:r>
    </w:p>
  </w:comment>
  <w:comment w:id="90" w:author="umahx99" w:date="2016-12-20T02:41:00Z" w:initials="u">
    <w:p w14:paraId="063883AC" w14:textId="73D01C55" w:rsidR="00CD2E9B" w:rsidRDefault="00CD2E9B">
      <w:pPr>
        <w:pStyle w:val="CommentText"/>
      </w:pPr>
      <w:r>
        <w:rPr>
          <w:rStyle w:val="CommentReference"/>
        </w:rPr>
        <w:annotationRef/>
      </w:r>
      <w:r w:rsidR="00AD2132">
        <w:t>We could try and tie in the decrease over time in CVD mortality with the decrease in seasonality? Danish 79-87 data (</w:t>
      </w:r>
      <w:proofErr w:type="spellStart"/>
      <w:r w:rsidR="00AD2132">
        <w:t>Mackenback</w:t>
      </w:r>
      <w:proofErr w:type="spellEnd"/>
      <w:r w:rsidR="00AD2132">
        <w:t>) said 66% of winter excess was due to CVD mortality.</w:t>
      </w:r>
    </w:p>
  </w:comment>
  <w:comment w:id="101" w:author="umahx99" w:date="2016-12-20T02:46:00Z" w:initials="u">
    <w:p w14:paraId="7C784357" w14:textId="65A44B71" w:rsidR="00CD697F" w:rsidRDefault="00CD697F">
      <w:pPr>
        <w:pStyle w:val="CommentText"/>
      </w:pPr>
      <w:r>
        <w:rPr>
          <w:rStyle w:val="CommentReference"/>
        </w:rPr>
        <w:annotationRef/>
      </w:r>
      <w:r>
        <w:t>A couple of papers saying no influence of socio-economic status on seasonality but then others saying AC is the main driver of acclimatisation which seems to me at odds.</w:t>
      </w:r>
    </w:p>
  </w:comment>
  <w:comment w:id="127" w:author="umahx99" w:date="2016-12-20T03:40:00Z" w:initials="u">
    <w:p w14:paraId="16A19A7C" w14:textId="323A6998" w:rsidR="00EF195F" w:rsidRDefault="00EF195F">
      <w:pPr>
        <w:pStyle w:val="CommentText"/>
      </w:pPr>
      <w:r>
        <w:rPr>
          <w:rStyle w:val="CommentReference"/>
        </w:rPr>
        <w:annotationRef/>
      </w:r>
      <w:r>
        <w:t>Robbie – is there a word/phrase we can use to infer “on average” i.e. it is not the single month with the max/min but takes into account all years of data.</w:t>
      </w:r>
    </w:p>
  </w:comment>
  <w:comment w:id="173" w:author="Parks, Robbie M" w:date="2016-12-20T02:41: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BC6FE4E" w15:done="0"/>
  <w15:commentEx w15:paraId="734873A9" w15:done="0"/>
  <w15:commentEx w15:paraId="181308A7" w15:done="0"/>
  <w15:commentEx w15:paraId="66B3D9F1" w15:done="0"/>
  <w15:commentEx w15:paraId="533641E0" w15:done="0"/>
  <w15:commentEx w15:paraId="14B94878" w15:done="0"/>
  <w15:commentEx w15:paraId="40B298FA" w15:done="0"/>
  <w15:commentEx w15:paraId="063883AC" w15:done="0"/>
  <w15:commentEx w15:paraId="7C784357" w15:done="0"/>
  <w15:commentEx w15:paraId="16A19A7C"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record-ids&gt;&lt;/item&gt;&lt;/Libraries&gt;"/>
  </w:docVars>
  <w:rsids>
    <w:rsidRoot w:val="00482D51"/>
    <w:rsid w:val="00002C90"/>
    <w:rsid w:val="0000414E"/>
    <w:rsid w:val="000053C5"/>
    <w:rsid w:val="000109AC"/>
    <w:rsid w:val="00011D76"/>
    <w:rsid w:val="00012B6E"/>
    <w:rsid w:val="00013E3D"/>
    <w:rsid w:val="0001569A"/>
    <w:rsid w:val="00023B97"/>
    <w:rsid w:val="00024281"/>
    <w:rsid w:val="0002565E"/>
    <w:rsid w:val="0003152A"/>
    <w:rsid w:val="0003307E"/>
    <w:rsid w:val="00035C74"/>
    <w:rsid w:val="0004212A"/>
    <w:rsid w:val="00045836"/>
    <w:rsid w:val="000474A7"/>
    <w:rsid w:val="000475BD"/>
    <w:rsid w:val="00054424"/>
    <w:rsid w:val="0005443E"/>
    <w:rsid w:val="0005500F"/>
    <w:rsid w:val="0005575A"/>
    <w:rsid w:val="000562C9"/>
    <w:rsid w:val="00056848"/>
    <w:rsid w:val="0006075B"/>
    <w:rsid w:val="00060CA5"/>
    <w:rsid w:val="00063A79"/>
    <w:rsid w:val="00063F37"/>
    <w:rsid w:val="000671F1"/>
    <w:rsid w:val="00074B24"/>
    <w:rsid w:val="000760B6"/>
    <w:rsid w:val="0007673F"/>
    <w:rsid w:val="00076B33"/>
    <w:rsid w:val="00076C18"/>
    <w:rsid w:val="00090550"/>
    <w:rsid w:val="000920C6"/>
    <w:rsid w:val="00094C5C"/>
    <w:rsid w:val="000A01A0"/>
    <w:rsid w:val="000A661A"/>
    <w:rsid w:val="000B25BA"/>
    <w:rsid w:val="000B2739"/>
    <w:rsid w:val="000B6495"/>
    <w:rsid w:val="000B7625"/>
    <w:rsid w:val="000B7DBF"/>
    <w:rsid w:val="000C0ECE"/>
    <w:rsid w:val="000C2D01"/>
    <w:rsid w:val="000C7277"/>
    <w:rsid w:val="000C7D48"/>
    <w:rsid w:val="000E084E"/>
    <w:rsid w:val="000E1528"/>
    <w:rsid w:val="000E7907"/>
    <w:rsid w:val="000F2C80"/>
    <w:rsid w:val="000F72E2"/>
    <w:rsid w:val="00102849"/>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9069A"/>
    <w:rsid w:val="001A257D"/>
    <w:rsid w:val="001A6118"/>
    <w:rsid w:val="001A6832"/>
    <w:rsid w:val="001B23D1"/>
    <w:rsid w:val="001B6E57"/>
    <w:rsid w:val="001D20EA"/>
    <w:rsid w:val="001E064C"/>
    <w:rsid w:val="001E1544"/>
    <w:rsid w:val="001E3CED"/>
    <w:rsid w:val="001E50A3"/>
    <w:rsid w:val="001E6320"/>
    <w:rsid w:val="001E7A82"/>
    <w:rsid w:val="001F32FF"/>
    <w:rsid w:val="00200952"/>
    <w:rsid w:val="0020266B"/>
    <w:rsid w:val="0020762F"/>
    <w:rsid w:val="002078C1"/>
    <w:rsid w:val="00216490"/>
    <w:rsid w:val="002208C6"/>
    <w:rsid w:val="00230977"/>
    <w:rsid w:val="002369F6"/>
    <w:rsid w:val="002407AF"/>
    <w:rsid w:val="00240EB4"/>
    <w:rsid w:val="0024125E"/>
    <w:rsid w:val="00242781"/>
    <w:rsid w:val="00244B6F"/>
    <w:rsid w:val="00253B85"/>
    <w:rsid w:val="00261272"/>
    <w:rsid w:val="00267F49"/>
    <w:rsid w:val="002719DF"/>
    <w:rsid w:val="002807DD"/>
    <w:rsid w:val="00284309"/>
    <w:rsid w:val="002921BE"/>
    <w:rsid w:val="0029437A"/>
    <w:rsid w:val="0029690A"/>
    <w:rsid w:val="00296A5E"/>
    <w:rsid w:val="00297473"/>
    <w:rsid w:val="002A01D0"/>
    <w:rsid w:val="002A0F91"/>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E7B81"/>
    <w:rsid w:val="002F1C33"/>
    <w:rsid w:val="002F4DC5"/>
    <w:rsid w:val="003015A0"/>
    <w:rsid w:val="0030285B"/>
    <w:rsid w:val="00305781"/>
    <w:rsid w:val="00305C2C"/>
    <w:rsid w:val="00307466"/>
    <w:rsid w:val="00311A6D"/>
    <w:rsid w:val="00312C56"/>
    <w:rsid w:val="003179A2"/>
    <w:rsid w:val="0032104A"/>
    <w:rsid w:val="00324DAD"/>
    <w:rsid w:val="003324A5"/>
    <w:rsid w:val="0034168A"/>
    <w:rsid w:val="00343668"/>
    <w:rsid w:val="00344B01"/>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20CA2"/>
    <w:rsid w:val="004233BA"/>
    <w:rsid w:val="00426E51"/>
    <w:rsid w:val="004278AA"/>
    <w:rsid w:val="00433EDB"/>
    <w:rsid w:val="00434577"/>
    <w:rsid w:val="004412C7"/>
    <w:rsid w:val="00460205"/>
    <w:rsid w:val="004625AD"/>
    <w:rsid w:val="0046623D"/>
    <w:rsid w:val="0047194E"/>
    <w:rsid w:val="00482D51"/>
    <w:rsid w:val="004831DA"/>
    <w:rsid w:val="0048630A"/>
    <w:rsid w:val="004875C3"/>
    <w:rsid w:val="0049110E"/>
    <w:rsid w:val="004A25B9"/>
    <w:rsid w:val="004A5369"/>
    <w:rsid w:val="004A5B2C"/>
    <w:rsid w:val="004B1615"/>
    <w:rsid w:val="004C06A5"/>
    <w:rsid w:val="004C5A3B"/>
    <w:rsid w:val="004D29EF"/>
    <w:rsid w:val="004E0482"/>
    <w:rsid w:val="004E7E7C"/>
    <w:rsid w:val="004E7EC4"/>
    <w:rsid w:val="004F3F48"/>
    <w:rsid w:val="004F6749"/>
    <w:rsid w:val="004F7FD8"/>
    <w:rsid w:val="00505A63"/>
    <w:rsid w:val="00511D20"/>
    <w:rsid w:val="005120F4"/>
    <w:rsid w:val="00516C72"/>
    <w:rsid w:val="00520C4B"/>
    <w:rsid w:val="00524857"/>
    <w:rsid w:val="00527183"/>
    <w:rsid w:val="00534DEB"/>
    <w:rsid w:val="00537B28"/>
    <w:rsid w:val="0054241A"/>
    <w:rsid w:val="00551898"/>
    <w:rsid w:val="0055499D"/>
    <w:rsid w:val="00554ECC"/>
    <w:rsid w:val="00554FDB"/>
    <w:rsid w:val="00557CBD"/>
    <w:rsid w:val="005612BD"/>
    <w:rsid w:val="00563BDF"/>
    <w:rsid w:val="005835D4"/>
    <w:rsid w:val="00584A95"/>
    <w:rsid w:val="005853B5"/>
    <w:rsid w:val="00593BFA"/>
    <w:rsid w:val="00594465"/>
    <w:rsid w:val="005949B3"/>
    <w:rsid w:val="00597D5B"/>
    <w:rsid w:val="005A5DB0"/>
    <w:rsid w:val="005B11E3"/>
    <w:rsid w:val="005B5156"/>
    <w:rsid w:val="005B69E2"/>
    <w:rsid w:val="005B6F61"/>
    <w:rsid w:val="005C2358"/>
    <w:rsid w:val="005C2D0A"/>
    <w:rsid w:val="005D3E4E"/>
    <w:rsid w:val="005D4AFE"/>
    <w:rsid w:val="005E10E4"/>
    <w:rsid w:val="005E181A"/>
    <w:rsid w:val="005F1520"/>
    <w:rsid w:val="005F1606"/>
    <w:rsid w:val="005F49C5"/>
    <w:rsid w:val="005F5F8D"/>
    <w:rsid w:val="00600EE4"/>
    <w:rsid w:val="00601CF3"/>
    <w:rsid w:val="0060671F"/>
    <w:rsid w:val="00606FFC"/>
    <w:rsid w:val="006124E6"/>
    <w:rsid w:val="00632F7D"/>
    <w:rsid w:val="00634F3B"/>
    <w:rsid w:val="00635FE7"/>
    <w:rsid w:val="00641AF0"/>
    <w:rsid w:val="0064559D"/>
    <w:rsid w:val="00650681"/>
    <w:rsid w:val="00654329"/>
    <w:rsid w:val="00654A11"/>
    <w:rsid w:val="00654BB7"/>
    <w:rsid w:val="006557F6"/>
    <w:rsid w:val="00664B12"/>
    <w:rsid w:val="00665CC1"/>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707CD4"/>
    <w:rsid w:val="0071189E"/>
    <w:rsid w:val="00713FF4"/>
    <w:rsid w:val="00714D92"/>
    <w:rsid w:val="00717527"/>
    <w:rsid w:val="0072296E"/>
    <w:rsid w:val="00723770"/>
    <w:rsid w:val="00725C10"/>
    <w:rsid w:val="00731128"/>
    <w:rsid w:val="00731B2B"/>
    <w:rsid w:val="00742DE1"/>
    <w:rsid w:val="007436D7"/>
    <w:rsid w:val="0074650F"/>
    <w:rsid w:val="00750EC9"/>
    <w:rsid w:val="00752EE1"/>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0737F"/>
    <w:rsid w:val="00814929"/>
    <w:rsid w:val="00820F50"/>
    <w:rsid w:val="00823281"/>
    <w:rsid w:val="008245F0"/>
    <w:rsid w:val="00831703"/>
    <w:rsid w:val="00833790"/>
    <w:rsid w:val="0083738D"/>
    <w:rsid w:val="00840791"/>
    <w:rsid w:val="0084095B"/>
    <w:rsid w:val="008453BA"/>
    <w:rsid w:val="00847AF8"/>
    <w:rsid w:val="00851628"/>
    <w:rsid w:val="00851E2E"/>
    <w:rsid w:val="00857C52"/>
    <w:rsid w:val="00860396"/>
    <w:rsid w:val="0086792C"/>
    <w:rsid w:val="00874124"/>
    <w:rsid w:val="008908FE"/>
    <w:rsid w:val="00893484"/>
    <w:rsid w:val="008946C6"/>
    <w:rsid w:val="008A526D"/>
    <w:rsid w:val="008A55E6"/>
    <w:rsid w:val="008A7468"/>
    <w:rsid w:val="008A785D"/>
    <w:rsid w:val="008C02CE"/>
    <w:rsid w:val="008C5119"/>
    <w:rsid w:val="008C720D"/>
    <w:rsid w:val="008D0F1B"/>
    <w:rsid w:val="008D5E3B"/>
    <w:rsid w:val="008D7F75"/>
    <w:rsid w:val="008E0770"/>
    <w:rsid w:val="008E0ADE"/>
    <w:rsid w:val="008E47B7"/>
    <w:rsid w:val="008E7EF9"/>
    <w:rsid w:val="00903AEA"/>
    <w:rsid w:val="00915FB9"/>
    <w:rsid w:val="009236C0"/>
    <w:rsid w:val="009334A8"/>
    <w:rsid w:val="00935607"/>
    <w:rsid w:val="00936272"/>
    <w:rsid w:val="00937AF1"/>
    <w:rsid w:val="00940052"/>
    <w:rsid w:val="0094016A"/>
    <w:rsid w:val="00940B6E"/>
    <w:rsid w:val="00942A83"/>
    <w:rsid w:val="00953FD4"/>
    <w:rsid w:val="00954E5E"/>
    <w:rsid w:val="00960370"/>
    <w:rsid w:val="009607CA"/>
    <w:rsid w:val="00960E90"/>
    <w:rsid w:val="0096284F"/>
    <w:rsid w:val="00963563"/>
    <w:rsid w:val="00971550"/>
    <w:rsid w:val="00973DAF"/>
    <w:rsid w:val="00975FF9"/>
    <w:rsid w:val="0097680C"/>
    <w:rsid w:val="00981384"/>
    <w:rsid w:val="00981E5B"/>
    <w:rsid w:val="00981FCD"/>
    <w:rsid w:val="0098350E"/>
    <w:rsid w:val="00984221"/>
    <w:rsid w:val="009865BF"/>
    <w:rsid w:val="0098685A"/>
    <w:rsid w:val="009868FE"/>
    <w:rsid w:val="009905A0"/>
    <w:rsid w:val="00990ED1"/>
    <w:rsid w:val="00991ED2"/>
    <w:rsid w:val="009A082B"/>
    <w:rsid w:val="009A3625"/>
    <w:rsid w:val="009A4ECC"/>
    <w:rsid w:val="009A78EF"/>
    <w:rsid w:val="009B07E8"/>
    <w:rsid w:val="009B1A97"/>
    <w:rsid w:val="009B1D00"/>
    <w:rsid w:val="009B275D"/>
    <w:rsid w:val="009C1473"/>
    <w:rsid w:val="009C4B84"/>
    <w:rsid w:val="009D7B53"/>
    <w:rsid w:val="009E25B4"/>
    <w:rsid w:val="009E5A8C"/>
    <w:rsid w:val="009F2E5A"/>
    <w:rsid w:val="009F5D95"/>
    <w:rsid w:val="00A02A60"/>
    <w:rsid w:val="00A033FA"/>
    <w:rsid w:val="00A0468A"/>
    <w:rsid w:val="00A10491"/>
    <w:rsid w:val="00A131C2"/>
    <w:rsid w:val="00A13690"/>
    <w:rsid w:val="00A2418A"/>
    <w:rsid w:val="00A2556E"/>
    <w:rsid w:val="00A347E7"/>
    <w:rsid w:val="00A36C23"/>
    <w:rsid w:val="00A40231"/>
    <w:rsid w:val="00A404A3"/>
    <w:rsid w:val="00A43D39"/>
    <w:rsid w:val="00A4662F"/>
    <w:rsid w:val="00A51046"/>
    <w:rsid w:val="00A53ECA"/>
    <w:rsid w:val="00A548AE"/>
    <w:rsid w:val="00A572F8"/>
    <w:rsid w:val="00A572FC"/>
    <w:rsid w:val="00A6434A"/>
    <w:rsid w:val="00A66275"/>
    <w:rsid w:val="00A662E3"/>
    <w:rsid w:val="00A66C68"/>
    <w:rsid w:val="00A67A78"/>
    <w:rsid w:val="00A714AB"/>
    <w:rsid w:val="00A718C6"/>
    <w:rsid w:val="00A74934"/>
    <w:rsid w:val="00A86B63"/>
    <w:rsid w:val="00A92ED5"/>
    <w:rsid w:val="00A96F0F"/>
    <w:rsid w:val="00AA1780"/>
    <w:rsid w:val="00AA7301"/>
    <w:rsid w:val="00AB01A1"/>
    <w:rsid w:val="00AC16D0"/>
    <w:rsid w:val="00AC6A94"/>
    <w:rsid w:val="00AD05A3"/>
    <w:rsid w:val="00AD2132"/>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62118"/>
    <w:rsid w:val="00B70F50"/>
    <w:rsid w:val="00B76107"/>
    <w:rsid w:val="00B76378"/>
    <w:rsid w:val="00B86A6F"/>
    <w:rsid w:val="00B90E82"/>
    <w:rsid w:val="00B922F3"/>
    <w:rsid w:val="00B92C48"/>
    <w:rsid w:val="00B95419"/>
    <w:rsid w:val="00B97C94"/>
    <w:rsid w:val="00BA2E2C"/>
    <w:rsid w:val="00BA416B"/>
    <w:rsid w:val="00BB0FD0"/>
    <w:rsid w:val="00BC0C99"/>
    <w:rsid w:val="00BC1F64"/>
    <w:rsid w:val="00BC2F51"/>
    <w:rsid w:val="00BC441D"/>
    <w:rsid w:val="00BD30E9"/>
    <w:rsid w:val="00BE0436"/>
    <w:rsid w:val="00BE2134"/>
    <w:rsid w:val="00BE2768"/>
    <w:rsid w:val="00BE4231"/>
    <w:rsid w:val="00BE4709"/>
    <w:rsid w:val="00BE6CCC"/>
    <w:rsid w:val="00BE7C5B"/>
    <w:rsid w:val="00C040DD"/>
    <w:rsid w:val="00C04F00"/>
    <w:rsid w:val="00C05574"/>
    <w:rsid w:val="00C11923"/>
    <w:rsid w:val="00C174B2"/>
    <w:rsid w:val="00C23A06"/>
    <w:rsid w:val="00C24564"/>
    <w:rsid w:val="00C30172"/>
    <w:rsid w:val="00C357B0"/>
    <w:rsid w:val="00C362A6"/>
    <w:rsid w:val="00C42700"/>
    <w:rsid w:val="00C45215"/>
    <w:rsid w:val="00C55375"/>
    <w:rsid w:val="00C57E3D"/>
    <w:rsid w:val="00C67F19"/>
    <w:rsid w:val="00C7054A"/>
    <w:rsid w:val="00C72BC3"/>
    <w:rsid w:val="00C81D59"/>
    <w:rsid w:val="00C82A04"/>
    <w:rsid w:val="00C84C2B"/>
    <w:rsid w:val="00C855CA"/>
    <w:rsid w:val="00C8599D"/>
    <w:rsid w:val="00C87CB1"/>
    <w:rsid w:val="00C906D8"/>
    <w:rsid w:val="00C934B2"/>
    <w:rsid w:val="00CA0751"/>
    <w:rsid w:val="00CA086B"/>
    <w:rsid w:val="00CA2C82"/>
    <w:rsid w:val="00CA40A6"/>
    <w:rsid w:val="00CA6F73"/>
    <w:rsid w:val="00CB2B62"/>
    <w:rsid w:val="00CC15D5"/>
    <w:rsid w:val="00CC407B"/>
    <w:rsid w:val="00CD2E9B"/>
    <w:rsid w:val="00CD697F"/>
    <w:rsid w:val="00CE1DCB"/>
    <w:rsid w:val="00CE1EE0"/>
    <w:rsid w:val="00CE2B18"/>
    <w:rsid w:val="00CE58FD"/>
    <w:rsid w:val="00CE64B3"/>
    <w:rsid w:val="00CF1263"/>
    <w:rsid w:val="00CF318B"/>
    <w:rsid w:val="00CF6E0F"/>
    <w:rsid w:val="00CF6E10"/>
    <w:rsid w:val="00D0645F"/>
    <w:rsid w:val="00D066CD"/>
    <w:rsid w:val="00D070E7"/>
    <w:rsid w:val="00D07ECE"/>
    <w:rsid w:val="00D12263"/>
    <w:rsid w:val="00D14DB1"/>
    <w:rsid w:val="00D1648B"/>
    <w:rsid w:val="00D20463"/>
    <w:rsid w:val="00D2556B"/>
    <w:rsid w:val="00D31264"/>
    <w:rsid w:val="00D34745"/>
    <w:rsid w:val="00D3514E"/>
    <w:rsid w:val="00D41405"/>
    <w:rsid w:val="00D5093E"/>
    <w:rsid w:val="00D627C4"/>
    <w:rsid w:val="00D64A46"/>
    <w:rsid w:val="00D64CF4"/>
    <w:rsid w:val="00D71354"/>
    <w:rsid w:val="00D773DD"/>
    <w:rsid w:val="00D82FDD"/>
    <w:rsid w:val="00D92672"/>
    <w:rsid w:val="00D96263"/>
    <w:rsid w:val="00D96DE9"/>
    <w:rsid w:val="00DA0408"/>
    <w:rsid w:val="00DA492B"/>
    <w:rsid w:val="00DB7088"/>
    <w:rsid w:val="00DC265F"/>
    <w:rsid w:val="00DC2CF1"/>
    <w:rsid w:val="00DC473B"/>
    <w:rsid w:val="00DD010C"/>
    <w:rsid w:val="00DD4C07"/>
    <w:rsid w:val="00DF0276"/>
    <w:rsid w:val="00E02AFE"/>
    <w:rsid w:val="00E068E0"/>
    <w:rsid w:val="00E07717"/>
    <w:rsid w:val="00E13578"/>
    <w:rsid w:val="00E137F4"/>
    <w:rsid w:val="00E1778C"/>
    <w:rsid w:val="00E30146"/>
    <w:rsid w:val="00E30382"/>
    <w:rsid w:val="00E352E4"/>
    <w:rsid w:val="00E36439"/>
    <w:rsid w:val="00E40384"/>
    <w:rsid w:val="00E40C87"/>
    <w:rsid w:val="00E4479C"/>
    <w:rsid w:val="00E55163"/>
    <w:rsid w:val="00E55382"/>
    <w:rsid w:val="00E553D2"/>
    <w:rsid w:val="00E71FBD"/>
    <w:rsid w:val="00E72CAE"/>
    <w:rsid w:val="00E740F4"/>
    <w:rsid w:val="00E812B7"/>
    <w:rsid w:val="00E83563"/>
    <w:rsid w:val="00E843B9"/>
    <w:rsid w:val="00E86FC3"/>
    <w:rsid w:val="00E87703"/>
    <w:rsid w:val="00E937AB"/>
    <w:rsid w:val="00E95D86"/>
    <w:rsid w:val="00EA7F08"/>
    <w:rsid w:val="00EB4BF9"/>
    <w:rsid w:val="00EB6D5E"/>
    <w:rsid w:val="00EC0049"/>
    <w:rsid w:val="00EC3131"/>
    <w:rsid w:val="00EC42D2"/>
    <w:rsid w:val="00EC50A5"/>
    <w:rsid w:val="00ED0407"/>
    <w:rsid w:val="00ED4CC2"/>
    <w:rsid w:val="00EF195F"/>
    <w:rsid w:val="00EF3D50"/>
    <w:rsid w:val="00F00B29"/>
    <w:rsid w:val="00F01B41"/>
    <w:rsid w:val="00F02A45"/>
    <w:rsid w:val="00F06034"/>
    <w:rsid w:val="00F11D04"/>
    <w:rsid w:val="00F147B2"/>
    <w:rsid w:val="00F15C6C"/>
    <w:rsid w:val="00F2319B"/>
    <w:rsid w:val="00F31625"/>
    <w:rsid w:val="00F35FBE"/>
    <w:rsid w:val="00F42B27"/>
    <w:rsid w:val="00F43484"/>
    <w:rsid w:val="00F45AAF"/>
    <w:rsid w:val="00F46D2E"/>
    <w:rsid w:val="00F46F05"/>
    <w:rsid w:val="00F5138B"/>
    <w:rsid w:val="00F51CCD"/>
    <w:rsid w:val="00F60636"/>
    <w:rsid w:val="00F61742"/>
    <w:rsid w:val="00F6757E"/>
    <w:rsid w:val="00F70085"/>
    <w:rsid w:val="00F84E6D"/>
    <w:rsid w:val="00F911E8"/>
    <w:rsid w:val="00F96A1B"/>
    <w:rsid w:val="00FA0046"/>
    <w:rsid w:val="00FA722E"/>
    <w:rsid w:val="00FB1825"/>
    <w:rsid w:val="00FB35F9"/>
    <w:rsid w:val="00FB6911"/>
    <w:rsid w:val="00FB6A8E"/>
    <w:rsid w:val="00FD1A95"/>
    <w:rsid w:val="00FD5404"/>
    <w:rsid w:val="00FE02E4"/>
    <w:rsid w:val="00FE46E5"/>
    <w:rsid w:val="00FE5FE6"/>
    <w:rsid w:val="00FE7E15"/>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DED465F-F509-D543-83BB-7CE1A1B36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17</Pages>
  <Words>4967</Words>
  <Characters>28316</Characters>
  <Application>Microsoft Macintosh Word</Application>
  <DocSecurity>0</DocSecurity>
  <Lines>235</Lines>
  <Paragraphs>66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 principal limitation to our study is that we have analysed all-cause mortali</vt:lpstr>
      <vt:lpstr/>
      <vt:lpstr/>
      <vt:lpstr>Methods</vt:lpstr>
      <vt:lpstr>Data</vt:lpstr>
      <vt:lpstr>Statistical methods</vt:lpstr>
    </vt:vector>
  </TitlesOfParts>
  <Company/>
  <LinksUpToDate>false</LinksUpToDate>
  <CharactersWithSpaces>33217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40</cp:revision>
  <dcterms:created xsi:type="dcterms:W3CDTF">2016-12-19T23:33:00Z</dcterms:created>
  <dcterms:modified xsi:type="dcterms:W3CDTF">2016-12-28T14:19:00Z</dcterms:modified>
</cp:coreProperties>
</file>