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w:t>
      </w:r>
      <w:bookmarkStart w:id="0" w:name="_GoBack"/>
      <w:bookmarkEnd w:id="0"/>
      <w:r w:rsidRPr="004E0482">
        <w:rPr>
          <w:rFonts w:ascii="Times New Roman" w:hAnsi="Times New Roman"/>
          <w:color w:val="000000" w:themeColor="text1"/>
          <w:sz w:val="24"/>
          <w:szCs w:val="24"/>
        </w:rPr>
        <w:t>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1"/>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1"/>
      <w:r w:rsidR="00624B38">
        <w:rPr>
          <w:rStyle w:val="CommentReference"/>
          <w:rFonts w:asciiTheme="minorHAnsi" w:eastAsiaTheme="minorHAnsi" w:hAnsiTheme="minorHAnsi" w:cstheme="minorBidi"/>
        </w:rPr>
        <w:commentReference w:id="1"/>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06F51C50"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del w:id="2" w:author="Parks, Robbie M" w:date="2017-01-03T17:25:00Z">
        <w:r w:rsidDel="00F61089">
          <w:rPr>
            <w:rFonts w:ascii="Times New Roman" w:hAnsi="Times New Roman"/>
            <w:color w:val="000000" w:themeColor="text1"/>
            <w:sz w:val="24"/>
            <w:szCs w:val="24"/>
          </w:rPr>
          <w:delText>changes</w:delText>
        </w:r>
        <w:r w:rsidRPr="004E0482" w:rsidDel="00F61089">
          <w:rPr>
            <w:rFonts w:ascii="Times New Roman" w:hAnsi="Times New Roman"/>
            <w:color w:val="000000" w:themeColor="text1"/>
            <w:sz w:val="24"/>
            <w:szCs w:val="24"/>
          </w:rPr>
          <w:delText xml:space="preserve"> </w:delText>
        </w:r>
      </w:del>
      <w:ins w:id="3" w:author="Parks, Robbie M" w:date="2017-01-03T17:25:00Z">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0AE01D8D"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48910E61"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t>
      </w:r>
      <w:commentRangeStart w:id="4"/>
      <w:commentRangeStart w:id="5"/>
      <w:r>
        <w:rPr>
          <w:rFonts w:ascii="Times New Roman" w:hAnsi="Times New Roman"/>
          <w:sz w:val="24"/>
          <w:szCs w:val="24"/>
        </w:rPr>
        <w:t>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ins w:id="6" w:author="Parks, Robbie M" w:date="2017-01-03T13:09:00Z">
        <w:r w:rsidR="00D656A1">
          <w:rPr>
            <w:rFonts w:ascii="Times New Roman" w:hAnsi="Times New Roman"/>
            <w:sz w:val="24"/>
            <w:szCs w:val="24"/>
          </w:rPr>
          <w:t>the late</w:t>
        </w:r>
      </w:ins>
      <w:del w:id="7" w:author="Parks, Robbie M" w:date="2017-01-03T13:09:00Z">
        <w:r w:rsidR="00B938DB" w:rsidDel="00D656A1">
          <w:rPr>
            <w:rFonts w:ascii="Times New Roman" w:hAnsi="Times New Roman"/>
            <w:sz w:val="24"/>
            <w:szCs w:val="24"/>
          </w:rPr>
          <w:delText>mid</w:delText>
        </w:r>
      </w:del>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commentRangeEnd w:id="4"/>
      <w:r w:rsidR="00B938DB">
        <w:rPr>
          <w:rStyle w:val="CommentReference"/>
          <w:rFonts w:asciiTheme="minorHAnsi" w:eastAsiaTheme="minorHAnsi" w:hAnsiTheme="minorHAnsi" w:cstheme="minorBidi"/>
        </w:rPr>
        <w:commentReference w:id="4"/>
      </w:r>
      <w:commentRangeEnd w:id="5"/>
      <w:r w:rsidR="000A2B50">
        <w:rPr>
          <w:rStyle w:val="CommentReference"/>
          <w:rFonts w:asciiTheme="minorHAnsi" w:eastAsiaTheme="minorHAnsi" w:hAnsiTheme="minorHAnsi" w:cstheme="minorBidi"/>
        </w:rPr>
        <w:commentReference w:id="5"/>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2A505C74"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 xml:space="preserve">in </w:t>
      </w:r>
      <w:commentRangeStart w:id="8"/>
      <w:commentRangeStart w:id="9"/>
      <w:r w:rsidR="00472EC1">
        <w:rPr>
          <w:rFonts w:ascii="Times New Roman" w:hAnsi="Times New Roman"/>
          <w:sz w:val="24"/>
          <w:szCs w:val="24"/>
        </w:rPr>
        <w:t xml:space="preserve">men and women </w:t>
      </w:r>
      <w:commentRangeEnd w:id="8"/>
      <w:r w:rsidR="00472EC1">
        <w:rPr>
          <w:rStyle w:val="CommentReference"/>
          <w:rFonts w:asciiTheme="minorHAnsi" w:eastAsiaTheme="minorHAnsi" w:hAnsiTheme="minorHAnsi" w:cstheme="minorBidi"/>
        </w:rPr>
        <w:commentReference w:id="8"/>
      </w:r>
      <w:commentRangeEnd w:id="9"/>
      <w:r w:rsidR="00E707E0">
        <w:rPr>
          <w:rStyle w:val="CommentReference"/>
          <w:rFonts w:asciiTheme="minorHAnsi" w:eastAsiaTheme="minorHAnsi" w:hAnsiTheme="minorHAnsi" w:cstheme="minorBidi"/>
        </w:rPr>
        <w:commentReference w:id="9"/>
      </w:r>
      <w:r w:rsidR="00472EC1">
        <w:rPr>
          <w:rFonts w:ascii="Times New Roman" w:hAnsi="Times New Roman"/>
          <w:sz w:val="24"/>
          <w:szCs w:val="24"/>
        </w:rPr>
        <w:t>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48432426"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10" w:author="Parks, Robbie M" w:date="2017-01-03T13:24:00Z">
        <w:r w:rsidRPr="00F95411" w:rsidDel="00AD2EAA">
          <w:rPr>
            <w:rFonts w:ascii="Times New Roman" w:hAnsi="Times New Roman"/>
            <w:sz w:val="24"/>
            <w:szCs w:val="24"/>
          </w:rPr>
          <w:delText>This kind of insight</w:delText>
        </w:r>
      </w:del>
      <w:ins w:id="11" w:author="Parks, Robbie M" w:date="2017-01-03T13:24:00Z">
        <w:r w:rsidR="00AD2EAA">
          <w:rPr>
            <w:rFonts w:ascii="Times New Roman" w:hAnsi="Times New Roman"/>
            <w:sz w:val="24"/>
            <w:szCs w:val="24"/>
          </w:rPr>
          <w:t>Insights of this kind</w:t>
        </w:r>
      </w:ins>
      <w:ins w:id="12"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13" w:author="Parks, Robbie M" w:date="2017-01-03T13:19:00Z">
        <w:r w:rsidR="00941297">
          <w:rPr>
            <w:rFonts w:ascii="Times New Roman" w:hAnsi="Times New Roman"/>
            <w:sz w:val="24"/>
            <w:szCs w:val="24"/>
          </w:rPr>
          <w:t xml:space="preserve"> (Figure 1B)</w:t>
        </w:r>
      </w:ins>
      <w:ins w:id="14"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2FCCCA7C"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w:t>
      </w:r>
      <w:r>
        <w:rPr>
          <w:rFonts w:ascii="Times New Roman" w:hAnsi="Times New Roman"/>
          <w:sz w:val="24"/>
          <w:szCs w:val="24"/>
        </w:rPr>
        <w:lastRenderedPageBreak/>
        <w:t>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51C7A15D" w:rsidR="00510715" w:rsidRDefault="0007260F" w:rsidP="006A5826">
      <w:pPr>
        <w:spacing w:after="0" w:line="480" w:lineRule="auto"/>
        <w:outlineLvl w:val="0"/>
        <w:rPr>
          <w:ins w:id="15"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16" w:author="Parks, Robbie M" w:date="2017-01-03T13:34:00Z">
        <w:r w:rsidR="001C52F1">
          <w:rPr>
            <w:rFonts w:ascii="Times New Roman" w:hAnsi="Times New Roman"/>
            <w:sz w:val="24"/>
            <w:szCs w:val="24"/>
          </w:rPr>
          <w:t>Further</w:t>
        </w:r>
      </w:ins>
      <w:ins w:id="17" w:author="Parks, Robbie M" w:date="2017-01-03T13:25:00Z">
        <w:r w:rsidR="009B67A3">
          <w:rPr>
            <w:rFonts w:ascii="Times New Roman" w:hAnsi="Times New Roman"/>
            <w:sz w:val="24"/>
            <w:szCs w:val="24"/>
          </w:rPr>
          <w:t xml:space="preserve">, </w:t>
        </w:r>
      </w:ins>
      <w:ins w:id="18" w:author="Parks, Robbie M" w:date="2017-01-03T13:35:00Z">
        <w:r w:rsidR="00510715">
          <w:rPr>
            <w:rFonts w:ascii="Times New Roman" w:hAnsi="Times New Roman"/>
            <w:sz w:val="24"/>
            <w:szCs w:val="24"/>
          </w:rPr>
          <w:t>w</w:t>
        </w:r>
      </w:ins>
      <w:ins w:id="19" w:author="Parks, Robbie M" w:date="2017-01-03T13:36:00Z">
        <w:r w:rsidR="00341626">
          <w:rPr>
            <w:rFonts w:ascii="Times New Roman" w:hAnsi="Times New Roman"/>
            <w:sz w:val="24"/>
            <w:szCs w:val="24"/>
          </w:rPr>
          <w:t>e can</w:t>
        </w:r>
      </w:ins>
      <w:ins w:id="20" w:author="Parks, Robbie M" w:date="2017-01-03T13:37:00Z">
        <w:r w:rsidR="00341626">
          <w:rPr>
            <w:rFonts w:ascii="Times New Roman" w:hAnsi="Times New Roman"/>
            <w:sz w:val="24"/>
            <w:szCs w:val="24"/>
          </w:rPr>
          <w:t xml:space="preserve"> use the framework and methods to</w:t>
        </w:r>
      </w:ins>
      <w:ins w:id="21" w:author="Parks, Robbie M" w:date="2017-01-03T13:36:00Z">
        <w:r w:rsidR="00341626">
          <w:rPr>
            <w:rFonts w:ascii="Times New Roman" w:hAnsi="Times New Roman"/>
            <w:sz w:val="24"/>
            <w:szCs w:val="24"/>
          </w:rPr>
          <w:t xml:space="preserve"> understand the role of climate (e.g. temperature) as a driver of observed seasonality</w:t>
        </w:r>
      </w:ins>
      <w:ins w:id="22" w:author="Parks, Robbie M" w:date="2017-01-03T13:38:00Z">
        <w:r w:rsidR="00341626">
          <w:rPr>
            <w:rFonts w:ascii="Times New Roman" w:hAnsi="Times New Roman"/>
            <w:sz w:val="24"/>
            <w:szCs w:val="24"/>
          </w:rPr>
          <w:t xml:space="preserve"> of mortality</w:t>
        </w:r>
      </w:ins>
      <w:ins w:id="23" w:author="Parks, Robbie M" w:date="2017-01-03T13:36:00Z">
        <w:r w:rsidR="00341626">
          <w:rPr>
            <w:rFonts w:ascii="Times New Roman" w:hAnsi="Times New Roman"/>
            <w:sz w:val="24"/>
            <w:szCs w:val="24"/>
          </w:rPr>
          <w:t xml:space="preserve">, and how the </w:t>
        </w:r>
      </w:ins>
      <w:ins w:id="24" w:author="Parks, Robbie M" w:date="2017-01-03T13:38:00Z">
        <w:r w:rsidR="00341626">
          <w:rPr>
            <w:rFonts w:ascii="Times New Roman" w:hAnsi="Times New Roman"/>
            <w:sz w:val="24"/>
            <w:szCs w:val="24"/>
          </w:rPr>
          <w:t xml:space="preserve">relationship </w:t>
        </w:r>
      </w:ins>
      <w:ins w:id="25" w:author="Parks, Robbie M" w:date="2017-01-03T13:39:00Z">
        <w:r w:rsidR="00E92147">
          <w:rPr>
            <w:rFonts w:ascii="Times New Roman" w:hAnsi="Times New Roman"/>
            <w:sz w:val="24"/>
            <w:szCs w:val="24"/>
          </w:rPr>
          <w:t xml:space="preserve">between climate and mortality </w:t>
        </w:r>
      </w:ins>
      <w:ins w:id="26" w:author="Parks, Robbie M" w:date="2017-01-03T13:38:00Z">
        <w:r w:rsidR="00341626">
          <w:rPr>
            <w:rFonts w:ascii="Times New Roman" w:hAnsi="Times New Roman"/>
            <w:sz w:val="24"/>
            <w:szCs w:val="24"/>
          </w:rPr>
          <w:t>has changed over time.</w:t>
        </w:r>
      </w:ins>
      <w:ins w:id="27" w:author="Parks, Robbie M" w:date="2017-01-03T13:40:00Z">
        <w:r w:rsidR="006C45BE">
          <w:rPr>
            <w:rFonts w:ascii="Times New Roman" w:hAnsi="Times New Roman"/>
            <w:sz w:val="24"/>
            <w:szCs w:val="24"/>
          </w:rPr>
          <w:t xml:space="preserve"> It would be of interest, for example, to examine why older age groups in men and women have experienced no significant change in seasonal excess nationally, while </w:t>
        </w:r>
      </w:ins>
      <w:ins w:id="28" w:author="Parks, Robbie M" w:date="2017-01-03T13:41:00Z">
        <w:r w:rsidR="00B35265">
          <w:rPr>
            <w:rFonts w:ascii="Times New Roman" w:hAnsi="Times New Roman"/>
            <w:sz w:val="24"/>
            <w:szCs w:val="24"/>
          </w:rPr>
          <w:t>climate</w:t>
        </w:r>
        <w:r w:rsidR="00DD2742">
          <w:rPr>
            <w:rFonts w:ascii="Times New Roman" w:hAnsi="Times New Roman"/>
            <w:sz w:val="24"/>
            <w:szCs w:val="24"/>
          </w:rPr>
          <w:t xml:space="preserve"> patterns may have been in flux, due to climate change, </w:t>
        </w:r>
        <w:r w:rsidR="00B35265">
          <w:rPr>
            <w:rFonts w:ascii="Times New Roman" w:hAnsi="Times New Roman"/>
            <w:sz w:val="24"/>
            <w:szCs w:val="24"/>
          </w:rPr>
          <w:t xml:space="preserve">over the period of </w:t>
        </w:r>
        <w:commentRangeStart w:id="29"/>
        <w:r w:rsidR="00B35265">
          <w:rPr>
            <w:rFonts w:ascii="Times New Roman" w:hAnsi="Times New Roman"/>
            <w:sz w:val="24"/>
            <w:szCs w:val="24"/>
          </w:rPr>
          <w:t>study</w:t>
        </w:r>
      </w:ins>
      <w:commentRangeEnd w:id="29"/>
      <w:ins w:id="30" w:author="Parks, Robbie M" w:date="2017-01-04T13:29:00Z">
        <w:r w:rsidR="0047590C">
          <w:rPr>
            <w:rStyle w:val="CommentReference"/>
            <w:rFonts w:asciiTheme="minorHAnsi" w:eastAsiaTheme="minorHAnsi" w:hAnsiTheme="minorHAnsi" w:cstheme="minorBidi"/>
          </w:rPr>
          <w:commentReference w:id="29"/>
        </w:r>
      </w:ins>
      <w:ins w:id="31" w:author="Parks, Robbie M" w:date="2017-01-03T13:41:00Z">
        <w:r w:rsidR="00B35265">
          <w:rPr>
            <w:rFonts w:ascii="Times New Roman" w:hAnsi="Times New Roman"/>
            <w:sz w:val="24"/>
            <w:szCs w:val="24"/>
          </w:rPr>
          <w:t>.</w:t>
        </w:r>
      </w:ins>
      <w:ins w:id="32" w:author="Parks, Robbie M" w:date="2017-01-03T13:40:00Z">
        <w:r w:rsidR="006C45BE">
          <w:rPr>
            <w:rFonts w:ascii="Times New Roman" w:hAnsi="Times New Roman"/>
            <w:sz w:val="24"/>
            <w:szCs w:val="24"/>
          </w:rPr>
          <w:t xml:space="preserve"> </w:t>
        </w:r>
      </w:ins>
      <w:ins w:id="33" w:author="Parks, Robbie M" w:date="2017-01-03T13:38:00Z">
        <w:r w:rsidR="00341626">
          <w:rPr>
            <w:rFonts w:ascii="Times New Roman" w:hAnsi="Times New Roman"/>
            <w:sz w:val="24"/>
            <w:szCs w:val="24"/>
          </w:rPr>
          <w:t xml:space="preserve"> </w:t>
        </w:r>
      </w:ins>
    </w:p>
    <w:p w14:paraId="0B8FBAF9" w14:textId="01753185" w:rsidR="0007260F" w:rsidDel="009E2036" w:rsidRDefault="0007260F" w:rsidP="006A5826">
      <w:pPr>
        <w:spacing w:after="0" w:line="480" w:lineRule="auto"/>
        <w:outlineLvl w:val="0"/>
        <w:rPr>
          <w:del w:id="34" w:author="Parks, Robbie M" w:date="2017-01-03T13:41:00Z"/>
          <w:rFonts w:ascii="Times New Roman" w:hAnsi="Times New Roman"/>
          <w:sz w:val="24"/>
          <w:szCs w:val="24"/>
        </w:rPr>
      </w:pPr>
      <w:commentRangeStart w:id="35"/>
      <w:del w:id="36" w:author="Parks, Robbie M" w:date="2017-01-03T13:41:00Z">
        <w:r w:rsidRPr="00F95411" w:rsidDel="009E2036">
          <w:rPr>
            <w:rFonts w:ascii="Times New Roman" w:hAnsi="Times New Roman"/>
            <w:sz w:val="24"/>
            <w:szCs w:val="24"/>
          </w:rPr>
          <w:delText xml:space="preserve">Also, examining the consistency of a relationship between temperature and climate variables (such as local temperature) over time, using wavelet analysis, would help to understand the effect of climate and climate change on variation of mortality within a year. </w:delText>
        </w:r>
        <w:commentRangeEnd w:id="35"/>
        <w:r w:rsidR="006F03EA" w:rsidDel="009E2036">
          <w:rPr>
            <w:rStyle w:val="CommentReference"/>
            <w:rFonts w:asciiTheme="minorHAnsi" w:eastAsiaTheme="minorHAnsi" w:hAnsiTheme="minorHAnsi" w:cstheme="minorBidi"/>
          </w:rPr>
          <w:commentReference w:id="35"/>
        </w:r>
      </w:del>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2AE250C0" w14:textId="77E26819" w:rsidR="00DD7953" w:rsidRDefault="00DD7953" w:rsidP="00B938DB">
      <w:pPr>
        <w:spacing w:after="0" w:line="480" w:lineRule="auto"/>
        <w:rPr>
          <w:rFonts w:ascii="Times New Roman" w:hAnsi="Times New Roman"/>
          <w:sz w:val="24"/>
          <w:szCs w:val="24"/>
        </w:rPr>
      </w:pPr>
      <w:r>
        <w:rPr>
          <w:rFonts w:ascii="Times New Roman" w:hAnsi="Times New Roman"/>
          <w:sz w:val="24"/>
          <w:szCs w:val="24"/>
        </w:rPr>
        <w:lastRenderedPageBreak/>
        <w:t xml:space="preserve">The substantial decline in the summer excess deaths in younger ages </w:t>
      </w:r>
      <w:ins w:id="37" w:author="Parks, Robbie M" w:date="2017-01-03T14:44:00Z">
        <w:r w:rsidR="000B42BF">
          <w:rPr>
            <w:rFonts w:ascii="Times New Roman" w:hAnsi="Times New Roman"/>
            <w:sz w:val="24"/>
            <w:szCs w:val="24"/>
          </w:rPr>
          <w:t xml:space="preserve">could be related to the relative reduction of death caused by </w:t>
        </w:r>
      </w:ins>
      <w:ins w:id="38" w:author="Parks, Robbie M" w:date="2017-01-03T14:48:00Z">
        <w:r w:rsidR="008D2E11">
          <w:rPr>
            <w:rFonts w:ascii="Times New Roman" w:hAnsi="Times New Roman"/>
            <w:sz w:val="24"/>
            <w:szCs w:val="24"/>
          </w:rPr>
          <w:t>unintentional injuries</w:t>
        </w:r>
      </w:ins>
      <w:ins w:id="39" w:author="Parks, Robbie M" w:date="2017-01-03T14:44:00Z">
        <w:r w:rsidR="000B42BF">
          <w:rPr>
            <w:rFonts w:ascii="Times New Roman" w:hAnsi="Times New Roman"/>
            <w:sz w:val="24"/>
            <w:szCs w:val="24"/>
          </w:rPr>
          <w:t xml:space="preserve"> </w:t>
        </w:r>
      </w:ins>
      <w:ins w:id="40" w:author="Parks, Robbie M" w:date="2017-01-03T14:49:00Z">
        <w:r w:rsidR="00307F5F">
          <w:rPr>
            <w:rFonts w:ascii="Times New Roman" w:hAnsi="Times New Roman"/>
            <w:sz w:val="24"/>
            <w:szCs w:val="24"/>
          </w:rPr>
          <w:t xml:space="preserve">of those aged 5-14 </w:t>
        </w:r>
      </w:ins>
      <w:ins w:id="41" w:author="Parks, Robbie M" w:date="2017-01-03T14:44:00Z">
        <w:r w:rsidR="000B42BF">
          <w:rPr>
            <w:rFonts w:ascii="Times New Roman" w:hAnsi="Times New Roman"/>
            <w:sz w:val="24"/>
            <w:szCs w:val="24"/>
          </w:rPr>
          <w:t xml:space="preserve">(from </w:t>
        </w:r>
      </w:ins>
      <w:ins w:id="42" w:author="Parks, Robbie M" w:date="2017-01-03T14:48:00Z">
        <w:r w:rsidR="00CF10DE">
          <w:rPr>
            <w:rFonts w:ascii="Times New Roman" w:hAnsi="Times New Roman"/>
            <w:sz w:val="24"/>
            <w:szCs w:val="24"/>
          </w:rPr>
          <w:t>48.8</w:t>
        </w:r>
      </w:ins>
      <w:ins w:id="43" w:author="Parks, Robbie M" w:date="2017-01-03T14:44:00Z">
        <w:r w:rsidR="000B42BF">
          <w:rPr>
            <w:rFonts w:ascii="Times New Roman" w:hAnsi="Times New Roman"/>
            <w:sz w:val="24"/>
            <w:szCs w:val="24"/>
          </w:rPr>
          <w:t>% of deaths (</w:t>
        </w:r>
      </w:ins>
      <w:ins w:id="44" w:author="Parks, Robbie M" w:date="2017-01-03T14:48:00Z">
        <w:r w:rsidR="003D76F5">
          <w:rPr>
            <w:rFonts w:ascii="Times New Roman" w:hAnsi="Times New Roman"/>
            <w:sz w:val="24"/>
            <w:szCs w:val="24"/>
          </w:rPr>
          <w:t>5,224</w:t>
        </w:r>
      </w:ins>
      <w:ins w:id="45" w:author="Parks, Robbie M" w:date="2017-01-03T14:44:00Z">
        <w:r w:rsidR="000B42BF">
          <w:rPr>
            <w:rFonts w:ascii="Times New Roman" w:hAnsi="Times New Roman"/>
            <w:sz w:val="24"/>
            <w:szCs w:val="24"/>
          </w:rPr>
          <w:t xml:space="preserve">) in 1980 to </w:t>
        </w:r>
      </w:ins>
      <w:ins w:id="46" w:author="Parks, Robbie M" w:date="2017-01-03T14:52:00Z">
        <w:r w:rsidR="00955B50">
          <w:rPr>
            <w:rFonts w:ascii="Times New Roman" w:hAnsi="Times New Roman"/>
            <w:sz w:val="24"/>
            <w:szCs w:val="24"/>
          </w:rPr>
          <w:t>31.1</w:t>
        </w:r>
      </w:ins>
      <w:ins w:id="47" w:author="Parks, Robbie M" w:date="2017-01-03T14:44:00Z">
        <w:r w:rsidR="000B42BF">
          <w:rPr>
            <w:rFonts w:ascii="Times New Roman" w:hAnsi="Times New Roman"/>
            <w:sz w:val="24"/>
            <w:szCs w:val="24"/>
          </w:rPr>
          <w:t>% of deaths (</w:t>
        </w:r>
      </w:ins>
      <w:ins w:id="48" w:author="Parks, Robbie M" w:date="2017-01-03T14:53:00Z">
        <w:r w:rsidR="00C13A67">
          <w:rPr>
            <w:rFonts w:ascii="Times New Roman" w:hAnsi="Times New Roman"/>
            <w:sz w:val="24"/>
            <w:szCs w:val="24"/>
          </w:rPr>
          <w:t>1,643</w:t>
        </w:r>
      </w:ins>
      <w:ins w:id="49" w:author="Parks, Robbie M" w:date="2017-01-03T14:44:00Z">
        <w:r w:rsidR="000B42BF">
          <w:rPr>
            <w:rFonts w:ascii="Times New Roman" w:hAnsi="Times New Roman"/>
            <w:sz w:val="24"/>
            <w:szCs w:val="24"/>
          </w:rPr>
          <w:t>) in 2010)</w:t>
        </w:r>
      </w:ins>
      <w:ins w:id="50" w:author="Parks, Robbie M" w:date="2017-01-03T14:49:00Z">
        <w:r w:rsidR="00F81E66">
          <w:rPr>
            <w:rFonts w:ascii="Times New Roman" w:hAnsi="Times New Roman"/>
            <w:sz w:val="24"/>
            <w:szCs w:val="24"/>
          </w:rPr>
          <w:t xml:space="preserve"> and unintentional injuries of those aged 15-24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51" w:author="Parks, Robbie M" w:date="2017-01-03T14:54:00Z">
        <w:r w:rsidR="009A1CAF">
          <w:rPr>
            <w:rFonts w:ascii="Times New Roman" w:hAnsi="Times New Roman"/>
            <w:sz w:val="24"/>
            <w:szCs w:val="24"/>
          </w:rPr>
          <w:t>12,341</w:t>
        </w:r>
      </w:ins>
      <w:ins w:id="52" w:author="Parks, Robbie M" w:date="2017-01-03T14:49:00Z">
        <w:r w:rsidR="00F81E66">
          <w:rPr>
            <w:rFonts w:ascii="Times New Roman" w:hAnsi="Times New Roman"/>
            <w:sz w:val="24"/>
            <w:szCs w:val="24"/>
          </w:rPr>
          <w:t>) in 2010)</w:t>
        </w:r>
      </w:ins>
      <w:ins w:id="53" w:author="Parks, Robbie M" w:date="2017-01-03T14:44:00Z">
        <w:r w:rsidR="00276E84">
          <w:rPr>
            <w:rFonts w:ascii="Times New Roman" w:hAnsi="Times New Roman"/>
            <w:sz w:val="24"/>
            <w:szCs w:val="24"/>
          </w:rPr>
          <w:t xml:space="preserve">, as </w:t>
        </w:r>
      </w:ins>
      <w:ins w:id="54" w:author="Parks, Robbie M" w:date="2017-01-03T17:40:00Z">
        <w:r w:rsidR="00276E84">
          <w:rPr>
            <w:rFonts w:ascii="Times New Roman" w:hAnsi="Times New Roman"/>
            <w:sz w:val="24"/>
            <w:szCs w:val="24"/>
          </w:rPr>
          <w:t>injuries from e.g.</w:t>
        </w:r>
      </w:ins>
      <w:ins w:id="55" w:author="Parks, Robbie M" w:date="2017-01-03T17:39:00Z">
        <w:r w:rsidR="00276E84">
          <w:rPr>
            <w:rFonts w:ascii="Times New Roman" w:hAnsi="Times New Roman"/>
            <w:sz w:val="24"/>
            <w:szCs w:val="24"/>
          </w:rPr>
          <w:t xml:space="preserve"> </w:t>
        </w:r>
      </w:ins>
      <w:ins w:id="56"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35425C">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35425C" w:rsidRPr="0035425C">
        <w:rPr>
          <w:rFonts w:ascii="Times New Roman" w:hAnsi="Times New Roman"/>
          <w:noProof/>
          <w:sz w:val="24"/>
          <w:szCs w:val="24"/>
          <w:vertAlign w:val="superscript"/>
        </w:rPr>
        <w:t>27,28</w:t>
      </w:r>
      <w:r w:rsidR="00BF3B32">
        <w:rPr>
          <w:rFonts w:ascii="Times New Roman" w:hAnsi="Times New Roman"/>
          <w:sz w:val="24"/>
          <w:szCs w:val="24"/>
        </w:rPr>
        <w:fldChar w:fldCharType="end"/>
      </w:r>
      <w:ins w:id="57" w:author="Parks, Robbie M" w:date="2017-01-03T14:44:00Z">
        <w:r w:rsidR="000B42BF">
          <w:rPr>
            <w:rFonts w:ascii="Times New Roman" w:hAnsi="Times New Roman"/>
            <w:sz w:val="24"/>
            <w:szCs w:val="24"/>
          </w:rPr>
          <w:t xml:space="preserve"> </w:t>
        </w:r>
      </w:ins>
      <w:del w:id="58" w:author="Parks, Robbie M" w:date="2017-01-03T14:44:00Z">
        <w:r w:rsidDel="000B42BF">
          <w:rPr>
            <w:rFonts w:ascii="Times New Roman" w:hAnsi="Times New Roman"/>
            <w:sz w:val="24"/>
            <w:szCs w:val="24"/>
          </w:rPr>
          <w:delText>[[[to discuss looking up the key causes of death in these ages in 1980s and now from NCHS to see if it is a change in composition of causes of death, or just de-seasoning]]]</w:delText>
        </w:r>
        <w:r w:rsidR="00B02A6E" w:rsidDel="000B42BF">
          <w:rPr>
            <w:rFonts w:ascii="Times New Roman" w:hAnsi="Times New Roman"/>
            <w:sz w:val="24"/>
            <w:szCs w:val="24"/>
          </w:rPr>
          <w:delText xml:space="preserve">. </w:delText>
        </w:r>
      </w:del>
      <w:r w:rsidR="00B02A6E">
        <w:rPr>
          <w:rFonts w:ascii="Times New Roman" w:hAnsi="Times New Roman"/>
          <w:sz w:val="24"/>
          <w:szCs w:val="24"/>
        </w:rPr>
        <w:t>The weakening of seasonality in children under five years of age</w:t>
      </w:r>
      <w:ins w:id="59" w:author="Parks, Robbie M" w:date="2017-01-03T14:25:00Z">
        <w:r w:rsidR="00313088">
          <w:rPr>
            <w:rFonts w:ascii="Times New Roman" w:hAnsi="Times New Roman"/>
            <w:sz w:val="24"/>
            <w:szCs w:val="24"/>
          </w:rPr>
          <w:t xml:space="preserve"> could be related to the relative reduction of death caused by respiratory distress</w:t>
        </w:r>
      </w:ins>
      <w:ins w:id="60"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61" w:author="Parks, Robbie M" w:date="2017-01-03T14:30:00Z">
        <w:r w:rsidR="00645F3B">
          <w:rPr>
            <w:rFonts w:ascii="Times New Roman" w:hAnsi="Times New Roman"/>
            <w:sz w:val="24"/>
            <w:szCs w:val="24"/>
          </w:rPr>
          <w:t xml:space="preserve"> (from </w:t>
        </w:r>
      </w:ins>
      <w:ins w:id="62" w:author="Parks, Robbie M" w:date="2017-01-03T14:32:00Z">
        <w:r w:rsidR="00A414CF">
          <w:rPr>
            <w:rFonts w:ascii="Times New Roman" w:hAnsi="Times New Roman"/>
            <w:sz w:val="24"/>
            <w:szCs w:val="24"/>
          </w:rPr>
          <w:t>10.9% of deaths</w:t>
        </w:r>
      </w:ins>
      <w:ins w:id="63" w:author="Parks, Robbie M" w:date="2017-01-03T14:42:00Z">
        <w:r w:rsidR="00645F3B">
          <w:rPr>
            <w:rFonts w:ascii="Times New Roman" w:hAnsi="Times New Roman"/>
            <w:sz w:val="24"/>
            <w:szCs w:val="24"/>
          </w:rPr>
          <w:t xml:space="preserve"> (4,989)</w:t>
        </w:r>
      </w:ins>
      <w:ins w:id="64" w:author="Parks, Robbie M" w:date="2017-01-03T14:32:00Z">
        <w:r w:rsidR="00A414CF">
          <w:rPr>
            <w:rFonts w:ascii="Times New Roman" w:hAnsi="Times New Roman"/>
            <w:sz w:val="24"/>
            <w:szCs w:val="24"/>
          </w:rPr>
          <w:t xml:space="preserve"> </w:t>
        </w:r>
      </w:ins>
      <w:ins w:id="65" w:author="Parks, Robbie M" w:date="2017-01-03T14:30:00Z">
        <w:r w:rsidR="00645F3B">
          <w:rPr>
            <w:rFonts w:ascii="Times New Roman" w:hAnsi="Times New Roman"/>
            <w:sz w:val="24"/>
            <w:szCs w:val="24"/>
          </w:rPr>
          <w:t xml:space="preserve">in 1980 to </w:t>
        </w:r>
      </w:ins>
      <w:ins w:id="66"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67" w:author="Parks, Robbie M" w:date="2017-01-03T14:42:00Z">
        <w:r w:rsidR="00645F3B">
          <w:rPr>
            <w:rFonts w:ascii="Times New Roman" w:hAnsi="Times New Roman"/>
            <w:sz w:val="24"/>
            <w:szCs w:val="24"/>
          </w:rPr>
          <w:t>(</w:t>
        </w:r>
      </w:ins>
      <w:ins w:id="68" w:author="Parks, Robbie M" w:date="2017-01-03T14:33:00Z">
        <w:r w:rsidR="00645F3B">
          <w:rPr>
            <w:rFonts w:ascii="Times New Roman" w:hAnsi="Times New Roman"/>
            <w:sz w:val="24"/>
            <w:szCs w:val="24"/>
          </w:rPr>
          <w:t>514</w:t>
        </w:r>
      </w:ins>
      <w:ins w:id="69" w:author="Parks, Robbie M" w:date="2017-01-03T14:42:00Z">
        <w:r w:rsidR="00645F3B">
          <w:rPr>
            <w:rFonts w:ascii="Times New Roman" w:hAnsi="Times New Roman"/>
            <w:sz w:val="24"/>
            <w:szCs w:val="24"/>
          </w:rPr>
          <w:t>)</w:t>
        </w:r>
      </w:ins>
      <w:ins w:id="70" w:author="Parks, Robbie M" w:date="2017-01-03T14:33:00Z">
        <w:r w:rsidR="00A414CF">
          <w:rPr>
            <w:rFonts w:ascii="Times New Roman" w:hAnsi="Times New Roman"/>
            <w:sz w:val="24"/>
            <w:szCs w:val="24"/>
          </w:rPr>
          <w:t xml:space="preserve"> </w:t>
        </w:r>
      </w:ins>
      <w:ins w:id="71" w:author="Parks, Robbie M" w:date="2017-01-03T14:30:00Z">
        <w:r w:rsidR="00A414CF">
          <w:rPr>
            <w:rFonts w:ascii="Times New Roman" w:hAnsi="Times New Roman"/>
            <w:sz w:val="24"/>
            <w:szCs w:val="24"/>
          </w:rPr>
          <w:t>in 2010)</w:t>
        </w:r>
      </w:ins>
      <w:ins w:id="72" w:author="Parks, Robbie M" w:date="2017-01-03T17:40:00Z">
        <w:r w:rsidR="00517509">
          <w:rPr>
            <w:rFonts w:ascii="Times New Roman" w:hAnsi="Times New Roman"/>
            <w:sz w:val="24"/>
            <w:szCs w:val="24"/>
          </w:rPr>
          <w:t xml:space="preserve">, </w:t>
        </w:r>
        <w:commentRangeStart w:id="73"/>
        <w:r w:rsidR="00517509">
          <w:rPr>
            <w:rFonts w:ascii="Times New Roman" w:hAnsi="Times New Roman"/>
            <w:sz w:val="24"/>
            <w:szCs w:val="24"/>
          </w:rPr>
          <w:t>with respiratory distress aggravated by warmer weather</w:t>
        </w:r>
      </w:ins>
      <w:ins w:id="74" w:author="Parks, Robbie M" w:date="2017-01-03T17:50:00Z">
        <w:r w:rsidR="004E0B0B">
          <w:rPr>
            <w:rFonts w:ascii="Times New Roman" w:hAnsi="Times New Roman"/>
            <w:sz w:val="24"/>
            <w:szCs w:val="24"/>
          </w:rPr>
          <w:t xml:space="preserve"> (</w:t>
        </w:r>
      </w:ins>
      <w:ins w:id="75" w:author="Parks, Robbie M" w:date="2017-01-03T18:02:00Z">
        <w:r w:rsidR="00257A52">
          <w:rPr>
            <w:rFonts w:ascii="Times New Roman" w:hAnsi="Times New Roman"/>
            <w:sz w:val="24"/>
            <w:szCs w:val="24"/>
          </w:rPr>
          <w:t>?</w:t>
        </w:r>
      </w:ins>
      <w:ins w:id="76" w:author="Parks, Robbie M" w:date="2017-01-03T17:50:00Z">
        <w:r w:rsidR="004E0B0B">
          <w:rPr>
            <w:rFonts w:ascii="Times New Roman" w:hAnsi="Times New Roman"/>
            <w:sz w:val="24"/>
            <w:szCs w:val="24"/>
          </w:rPr>
          <w:t>?)</w:t>
        </w:r>
      </w:ins>
      <w:ins w:id="77" w:author="Parks, Robbie M" w:date="2017-01-03T14:37:00Z">
        <w:r w:rsidR="00256FC1">
          <w:rPr>
            <w:rFonts w:ascii="Times New Roman" w:hAnsi="Times New Roman"/>
            <w:sz w:val="24"/>
            <w:szCs w:val="24"/>
          </w:rPr>
          <w:t>.</w:t>
        </w:r>
      </w:ins>
      <w:commentRangeEnd w:id="73"/>
      <w:ins w:id="78" w:author="Parks, Robbie M" w:date="2017-01-03T18:02:00Z">
        <w:r w:rsidR="0054372D">
          <w:rPr>
            <w:rStyle w:val="CommentReference"/>
            <w:rFonts w:asciiTheme="minorHAnsi" w:eastAsiaTheme="minorHAnsi" w:hAnsiTheme="minorHAnsi" w:cstheme="minorBidi"/>
          </w:rPr>
          <w:commentReference w:id="73"/>
        </w:r>
      </w:ins>
      <w:r w:rsidR="00475B71">
        <w:rPr>
          <w:rFonts w:ascii="Times New Roman" w:hAnsi="Times New Roman"/>
          <w:sz w:val="24"/>
          <w:szCs w:val="24"/>
        </w:rPr>
        <w:fldChar w:fldCharType="begin"/>
      </w:r>
      <w:r w:rsidR="00475B71">
        <w:rPr>
          <w:rFonts w:ascii="Times New Roman" w:hAnsi="Times New Roman"/>
          <w:sz w:val="24"/>
          <w:szCs w:val="24"/>
        </w:rPr>
        <w:instrText xml:space="preserve"> ADDIN EN.CITE &lt;EndNote&gt;&lt;Cite&gt;&lt;Author&gt;Statistics&lt;/Author&gt;&lt;Year&gt;2012&lt;/Year&gt;&lt;RecNum&gt;951&lt;/RecNum&gt;&lt;DisplayText&gt;&lt;style face="superscript"&gt;27&lt;/style&gt;&lt;/DisplayText&gt;&lt;record&gt;&lt;rec-number&gt;951&lt;/rec-number&gt;&lt;foreign-keys&gt;&lt;key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475B71" w:rsidRPr="00475B71">
        <w:rPr>
          <w:rFonts w:ascii="Times New Roman" w:hAnsi="Times New Roman"/>
          <w:noProof/>
          <w:sz w:val="24"/>
          <w:szCs w:val="24"/>
          <w:vertAlign w:val="superscript"/>
        </w:rPr>
        <w:t>27</w:t>
      </w:r>
      <w:r w:rsidR="00475B71">
        <w:rPr>
          <w:rFonts w:ascii="Times New Roman" w:hAnsi="Times New Roman"/>
          <w:sz w:val="24"/>
          <w:szCs w:val="24"/>
        </w:rPr>
        <w:fldChar w:fldCharType="end"/>
      </w:r>
      <w:ins w:id="79" w:author="Parks, Robbie M" w:date="2017-01-03T14:37:00Z">
        <w:r w:rsidR="00256FC1">
          <w:rPr>
            <w:rFonts w:ascii="Times New Roman" w:hAnsi="Times New Roman"/>
            <w:sz w:val="24"/>
            <w:szCs w:val="24"/>
          </w:rPr>
          <w:t xml:space="preserve"> </w:t>
        </w:r>
      </w:ins>
      <w:del w:id="80" w:author="Parks, Robbie M" w:date="2017-01-03T14:35:00Z">
        <w:r w:rsidR="00B02A6E" w:rsidDel="00EE45C7">
          <w:rPr>
            <w:rFonts w:ascii="Times New Roman" w:hAnsi="Times New Roman"/>
            <w:sz w:val="24"/>
            <w:szCs w:val="24"/>
          </w:rPr>
          <w:delText xml:space="preserve"> </w:delText>
        </w:r>
      </w:del>
      <w:del w:id="81" w:author="Parks, Robbie M" w:date="2017-01-03T14:25:00Z">
        <w:r w:rsidR="00B02A6E" w:rsidDel="0022073C">
          <w:rPr>
            <w:rFonts w:ascii="Times New Roman" w:hAnsi="Times New Roman"/>
            <w:sz w:val="24"/>
            <w:szCs w:val="24"/>
          </w:rPr>
          <w:delText>[[[again, we need to discuss where to look for explanations for this. we may also comment on the implication, keeping in mind tha</w:delText>
        </w:r>
        <w:r w:rsidR="00C2786A" w:rsidDel="0022073C">
          <w:rPr>
            <w:rFonts w:ascii="Times New Roman" w:hAnsi="Times New Roman"/>
            <w:sz w:val="24"/>
            <w:szCs w:val="24"/>
          </w:rPr>
          <w:delText>t US has the highest child death rate of high-income countries</w:delText>
        </w:r>
        <w:r w:rsidR="00B02A6E" w:rsidDel="0022073C">
          <w:rPr>
            <w:rFonts w:ascii="Times New Roman" w:hAnsi="Times New Roman"/>
            <w:sz w:val="24"/>
            <w:szCs w:val="24"/>
          </w:rPr>
          <w:delText>]]]</w:delText>
        </w:r>
      </w:del>
      <w:del w:id="82" w:author="Parks, Robbie M" w:date="2017-01-03T14:44:00Z">
        <w:r w:rsidR="00B02A6E" w:rsidDel="00256FC1">
          <w:rPr>
            <w:rFonts w:ascii="Times New Roman" w:hAnsi="Times New Roman"/>
            <w:sz w:val="24"/>
            <w:szCs w:val="24"/>
          </w:rPr>
          <w:delText xml:space="preserve"> </w:delText>
        </w:r>
      </w:del>
      <w:r w:rsidR="00C2786A">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sidR="00C2786A">
        <w:rPr>
          <w:rFonts w:ascii="Times New Roman" w:hAnsi="Times New Roman"/>
          <w:sz w:val="24"/>
          <w:szCs w:val="24"/>
        </w:rPr>
        <w:t>, where death rates are highest,</w:t>
      </w:r>
      <w:r w:rsidR="00452AB5">
        <w:rPr>
          <w:rFonts w:ascii="Times New Roman" w:hAnsi="Times New Roman"/>
          <w:sz w:val="24"/>
          <w:szCs w:val="24"/>
        </w:rPr>
        <w:t xml:space="preserve"> </w:t>
      </w:r>
      <w:r w:rsidR="00C2786A">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t>
      </w:r>
      <w:commentRangeStart w:id="83"/>
      <w:commentRangeStart w:id="84"/>
      <w:r w:rsidR="00452AB5">
        <w:rPr>
          <w:rFonts w:ascii="Times New Roman" w:hAnsi="Times New Roman"/>
          <w:sz w:val="24"/>
          <w:szCs w:val="24"/>
        </w:rPr>
        <w:t>which is also largely irrespective of geography</w:t>
      </w:r>
      <w:commentRangeEnd w:id="83"/>
      <w:r w:rsidR="00452AB5">
        <w:rPr>
          <w:rStyle w:val="CommentReference"/>
          <w:rFonts w:asciiTheme="minorHAnsi" w:eastAsiaTheme="minorHAnsi" w:hAnsiTheme="minorHAnsi" w:cstheme="minorBidi"/>
        </w:rPr>
        <w:commentReference w:id="83"/>
      </w:r>
      <w:commentRangeEnd w:id="84"/>
      <w:r w:rsidR="00A61AA2">
        <w:rPr>
          <w:rStyle w:val="CommentReference"/>
          <w:rFonts w:asciiTheme="minorHAnsi" w:eastAsiaTheme="minorHAnsi" w:hAnsiTheme="minorHAnsi" w:cstheme="minorBidi"/>
        </w:rPr>
        <w:commentReference w:id="84"/>
      </w:r>
      <w:r w:rsidR="00C2786A">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r w:rsidR="00C2786A" w:rsidRPr="00C2786A">
        <w:rPr>
          <w:rFonts w:ascii="Times New Roman" w:hAnsi="Times New Roman"/>
          <w:sz w:val="24"/>
          <w:szCs w:val="24"/>
        </w:rPr>
        <w:t xml:space="preserve"> </w:t>
      </w:r>
      <w:r w:rsidR="00C2786A">
        <w:rPr>
          <w:rFonts w:ascii="Times New Roman" w:hAnsi="Times New Roman"/>
          <w:sz w:val="24"/>
          <w:szCs w:val="24"/>
        </w:rPr>
        <w:t xml:space="preserve">This finding demonstrates the need for environmental and health service interventions targeted towards this group. </w:t>
      </w:r>
      <w:commentRangeStart w:id="85"/>
      <w:commentRangeStart w:id="86"/>
      <w:r w:rsidR="00C2786A" w:rsidRPr="00B82978">
        <w:rPr>
          <w:rFonts w:ascii="Times New Roman" w:hAnsi="Times New Roman"/>
          <w:sz w:val="24"/>
          <w:szCs w:val="24"/>
        </w:rPr>
        <w:t xml:space="preserve">Examples include [[[to discuss what to mention]]] </w:t>
      </w:r>
      <w:r w:rsidRPr="00B82978">
        <w:rPr>
          <w:rFonts w:ascii="Times New Roman" w:hAnsi="Times New Roman"/>
          <w:sz w:val="24"/>
          <w:szCs w:val="24"/>
        </w:rPr>
        <w:t>[[[to perhaps end with some</w:t>
      </w:r>
      <w:r w:rsidR="00C2786A" w:rsidRPr="00B82978">
        <w:rPr>
          <w:rFonts w:ascii="Times New Roman" w:hAnsi="Times New Roman"/>
          <w:sz w:val="24"/>
          <w:szCs w:val="24"/>
        </w:rPr>
        <w:t xml:space="preserve"> speculation on what the conditions may look like under changing climate</w:t>
      </w:r>
      <w:r w:rsidRPr="00B82978">
        <w:rPr>
          <w:rFonts w:ascii="Times New Roman" w:hAnsi="Times New Roman"/>
          <w:sz w:val="24"/>
          <w:szCs w:val="24"/>
        </w:rPr>
        <w:t>]]]</w:t>
      </w:r>
      <w:r>
        <w:rPr>
          <w:rFonts w:ascii="Times New Roman" w:hAnsi="Times New Roman"/>
          <w:sz w:val="24"/>
          <w:szCs w:val="24"/>
        </w:rPr>
        <w:t xml:space="preserve"> </w:t>
      </w:r>
      <w:commentRangeEnd w:id="85"/>
      <w:r w:rsidR="00E8736D">
        <w:rPr>
          <w:rStyle w:val="CommentReference"/>
          <w:rFonts w:asciiTheme="minorHAnsi" w:eastAsiaTheme="minorHAnsi" w:hAnsiTheme="minorHAnsi" w:cstheme="minorBidi"/>
        </w:rPr>
        <w:commentReference w:id="85"/>
      </w:r>
      <w:commentRangeEnd w:id="86"/>
      <w:r w:rsidR="002D3E11">
        <w:rPr>
          <w:rStyle w:val="CommentReference"/>
          <w:rFonts w:asciiTheme="minorHAnsi" w:eastAsiaTheme="minorHAnsi" w:hAnsiTheme="minorHAnsi" w:cstheme="minorBidi"/>
        </w:rPr>
        <w:commentReference w:id="86"/>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4134EF8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face="superscript"&gt;29&lt;/style&gt;&lt;/DisplayText&gt;&lt;record&gt;&lt;rec-number&gt;456&lt;/rec-number&gt;&lt;foreign-keys&gt;&lt;key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CC9586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face="superscript"&gt;30&lt;/style&gt;&lt;/DisplayText&gt;&lt;record&gt;&lt;rec-number&gt;454&lt;/rec-number&gt;&lt;foreign-keys&gt;&lt;key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30</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7A55E861"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35425C">
        <w:rPr>
          <w:rFonts w:ascii="Times New Roman" w:hAnsi="Times New Roman"/>
          <w:sz w:val="24"/>
          <w:szCs w:val="24"/>
        </w:rPr>
        <w:instrText xml:space="preserve"> ADDIN EN.CITE &lt;EndNote&gt;&lt;Cite&gt;&lt;Author&gt;Karl&lt;/Author&gt;&lt;Year&gt;1984&lt;/Year&gt;&lt;RecNum&gt;454&lt;/RecNum&gt;&lt;DisplayText&gt;&lt;style face="superscript"&gt;30&lt;/style&gt;&lt;/DisplayText&gt;&lt;record&gt;&lt;rec-number&gt;454&lt;/rec-number&gt;&lt;foreign-keys&gt;&lt;key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35425C" w:rsidRPr="0035425C">
        <w:rPr>
          <w:rFonts w:ascii="Times New Roman" w:hAnsi="Times New Roman"/>
          <w:noProof/>
          <w:sz w:val="24"/>
          <w:szCs w:val="24"/>
          <w:vertAlign w:val="superscript"/>
        </w:rPr>
        <w:t>30</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21D27EE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face="superscript"&gt;31&lt;/style&gt;&lt;/DisplayText&gt;&lt;record&gt;&lt;rec-number&gt;455&lt;/rec-number&gt;&lt;foreign-keys&gt;&lt;key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31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87" w:author="Parks, Robbie M" w:date="2017-01-03T14:04:00Z">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595E7D1D"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88" w:author="Parks, Robbie M" w:date="2017-01-03T14:07:00Z">
        <w:r w:rsidR="003B49F1">
          <w:rPr>
            <w:rFonts w:ascii="Times New Roman" w:hAnsi="Times New Roman"/>
            <w:color w:val="000000" w:themeColor="text1"/>
            <w:sz w:val="24"/>
            <w:szCs w:val="24"/>
          </w:rPr>
          <w:t xml:space="preserve">; </w:t>
        </w:r>
      </w:ins>
      <w:del w:id="89" w:author="Parks, Robbie M" w:date="2017-01-03T14:07:00Z">
        <w:r w:rsidDel="003B49F1">
          <w:rPr>
            <w:rFonts w:ascii="Times New Roman" w:hAnsi="Times New Roman"/>
            <w:color w:val="000000" w:themeColor="text1"/>
            <w:sz w:val="24"/>
            <w:szCs w:val="24"/>
          </w:rPr>
          <w:delText>;</w:delText>
        </w:r>
        <w:commentRangeStart w:id="90"/>
        <w:r w:rsidRPr="004E0482" w:rsidDel="00602CE0">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sidDel="00602CE0">
          <w:rPr>
            <w:rFonts w:ascii="Times New Roman" w:hAnsi="Times New Roman"/>
            <w:color w:val="000000" w:themeColor="text1"/>
            <w:sz w:val="24"/>
            <w:szCs w:val="24"/>
          </w:rPr>
          <w:delInstrText xml:space="preserve"> ADDIN EN.CITE </w:delInstrText>
        </w:r>
        <w:r w:rsidR="00726C6B" w:rsidDel="00602CE0">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sidDel="00602CE0">
          <w:rPr>
            <w:rFonts w:ascii="Times New Roman" w:hAnsi="Times New Roman"/>
            <w:color w:val="000000" w:themeColor="text1"/>
            <w:sz w:val="24"/>
            <w:szCs w:val="24"/>
          </w:rPr>
          <w:delInstrText xml:space="preserve"> ADDIN EN.CITE.DATA </w:delInstrText>
        </w:r>
        <w:r w:rsidR="00726C6B" w:rsidDel="00602CE0">
          <w:rPr>
            <w:rFonts w:ascii="Times New Roman" w:hAnsi="Times New Roman"/>
            <w:color w:val="000000" w:themeColor="text1"/>
            <w:sz w:val="24"/>
            <w:szCs w:val="24"/>
          </w:rPr>
        </w:r>
        <w:r w:rsidR="00726C6B" w:rsidDel="00602CE0">
          <w:rPr>
            <w:rFonts w:ascii="Times New Roman" w:hAnsi="Times New Roman"/>
            <w:color w:val="000000" w:themeColor="text1"/>
            <w:sz w:val="24"/>
            <w:szCs w:val="24"/>
          </w:rPr>
          <w:fldChar w:fldCharType="end"/>
        </w:r>
        <w:r w:rsidRPr="004E0482" w:rsidDel="00602CE0">
          <w:rPr>
            <w:rFonts w:ascii="Times New Roman" w:hAnsi="Times New Roman"/>
            <w:color w:val="000000" w:themeColor="text1"/>
            <w:sz w:val="24"/>
            <w:szCs w:val="24"/>
          </w:rPr>
        </w:r>
        <w:r w:rsidRPr="004E0482" w:rsidDel="00602CE0">
          <w:rPr>
            <w:rFonts w:ascii="Times New Roman" w:hAnsi="Times New Roman"/>
            <w:color w:val="000000" w:themeColor="text1"/>
            <w:sz w:val="24"/>
            <w:szCs w:val="24"/>
          </w:rPr>
          <w:fldChar w:fldCharType="separate"/>
        </w:r>
        <w:r w:rsidR="00726C6B" w:rsidRPr="00726C6B" w:rsidDel="00602CE0">
          <w:rPr>
            <w:rFonts w:ascii="Times New Roman" w:hAnsi="Times New Roman"/>
            <w:noProof/>
            <w:color w:val="000000" w:themeColor="text1"/>
            <w:sz w:val="24"/>
            <w:szCs w:val="24"/>
            <w:vertAlign w:val="superscript"/>
          </w:rPr>
          <w:delText>30</w:delText>
        </w:r>
        <w:r w:rsidRPr="004E0482" w:rsidDel="00602CE0">
          <w:rPr>
            <w:rFonts w:ascii="Times New Roman" w:hAnsi="Times New Roman"/>
            <w:color w:val="000000" w:themeColor="text1"/>
            <w:sz w:val="24"/>
            <w:szCs w:val="24"/>
          </w:rPr>
          <w:fldChar w:fldCharType="end"/>
        </w:r>
        <w:r w:rsidRPr="004E0482" w:rsidDel="00602CE0">
          <w:rPr>
            <w:rFonts w:ascii="Times New Roman" w:hAnsi="Times New Roman"/>
            <w:color w:val="000000" w:themeColor="text1"/>
            <w:sz w:val="24"/>
            <w:szCs w:val="24"/>
          </w:rPr>
          <w:delText xml:space="preserve"> </w:delText>
        </w:r>
      </w:del>
      <w:commentRangeEnd w:id="90"/>
      <w:r w:rsidR="002426C9">
        <w:rPr>
          <w:rStyle w:val="CommentReference"/>
        </w:rPr>
        <w:commentReference w:id="90"/>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commentRangeStart w:id="91"/>
      <w:commentRangeStart w:id="92"/>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maximum death rate</w:t>
      </w:r>
      <w:commentRangeEnd w:id="91"/>
      <w:r w:rsidR="008C2086">
        <w:rPr>
          <w:rStyle w:val="CommentReference"/>
        </w:rPr>
        <w:commentReference w:id="91"/>
      </w:r>
      <w:commentRangeEnd w:id="92"/>
      <w:r w:rsidR="00E70436">
        <w:rPr>
          <w:rStyle w:val="CommentReference"/>
        </w:rPr>
        <w:commentReference w:id="92"/>
      </w:r>
      <w:r w:rsidRPr="004E0482">
        <w:rPr>
          <w:rFonts w:ascii="Times New Roman" w:hAnsi="Times New Roman"/>
          <w:color w:val="000000" w:themeColor="text1"/>
          <w:sz w:val="24"/>
          <w:szCs w:val="24"/>
        </w:rPr>
        <w:t xml:space="preserv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93" w:author="Parks, Robbie M" w:date="2017-01-03T14:04:00Z">
        <w:r w:rsidR="00950D39">
          <w:rPr>
            <w:rFonts w:ascii="Times New Roman" w:hAnsi="Times New Roman"/>
            <w:color w:val="000000" w:themeColor="text1"/>
            <w:sz w:val="24"/>
            <w:szCs w:val="24"/>
          </w:rPr>
          <w:t xml:space="preserve">(version </w:t>
        </w:r>
      </w:ins>
      <w:ins w:id="94" w:author="Parks, Robbie M" w:date="2017-01-03T14:08:00Z">
        <w:r w:rsidR="0006220C">
          <w:rPr>
            <w:rFonts w:ascii="Times New Roman" w:hAnsi="Times New Roman"/>
            <w:color w:val="000000" w:themeColor="text1"/>
            <w:sz w:val="24"/>
            <w:szCs w:val="24"/>
          </w:rPr>
          <w:t>0.2.4</w:t>
        </w:r>
      </w:ins>
      <w:ins w:id="95"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0E99F864" w:rsidR="0007260F" w:rsidRDefault="0007260F">
      <w:pPr>
        <w:spacing w:after="0" w:line="480" w:lineRule="auto"/>
        <w:rPr>
          <w:rFonts w:ascii="Times New Roman" w:hAnsi="Times New Roman"/>
          <w:color w:val="000000" w:themeColor="text1"/>
          <w:sz w:val="24"/>
          <w:szCs w:val="24"/>
        </w:rPr>
      </w:pPr>
      <w:commentRangeStart w:id="96"/>
      <w:commentRangeStart w:id="97"/>
      <w:commentRangeStart w:id="98"/>
      <w:r>
        <w:rPr>
          <w:rFonts w:ascii="Times New Roman" w:hAnsi="Times New Roman"/>
          <w:color w:val="000000" w:themeColor="text1"/>
          <w:sz w:val="24"/>
          <w:szCs w:val="24"/>
        </w:rPr>
        <w:t>For each age-sex group</w:t>
      </w:r>
      <w:ins w:id="99" w:author="Parks, Robbie M" w:date="2017-01-04T13:49:00Z">
        <w:r w:rsidR="00514C8F">
          <w:rPr>
            <w:rFonts w:ascii="Times New Roman" w:hAnsi="Times New Roman"/>
            <w:color w:val="000000" w:themeColor="text1"/>
            <w:sz w:val="24"/>
            <w:szCs w:val="24"/>
          </w:rPr>
          <w:t xml:space="preserve"> and year</w:t>
        </w:r>
      </w:ins>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del w:id="100" w:author="Parks, Robbie M" w:date="2017-01-04T13:50:00Z">
        <w:r w:rsidDel="00EB0B20">
          <w:rPr>
            <w:rFonts w:ascii="Times New Roman" w:hAnsi="Times New Roman"/>
            <w:color w:val="000000" w:themeColor="text1"/>
            <w:sz w:val="24"/>
            <w:szCs w:val="24"/>
          </w:rPr>
          <w:delText xml:space="preserve">regression </w:delText>
        </w:r>
      </w:del>
      <w:ins w:id="101" w:author="Parks, Robbie M" w:date="2017-01-04T13:50:00Z">
        <w:r w:rsidR="00EB0B20">
          <w:rPr>
            <w:rFonts w:ascii="Times New Roman" w:hAnsi="Times New Roman"/>
            <w:color w:val="000000" w:themeColor="text1"/>
            <w:sz w:val="24"/>
            <w:szCs w:val="24"/>
          </w:rPr>
          <w:t>model</w:t>
        </w:r>
        <w:r w:rsidR="00EB0B20">
          <w:rPr>
            <w:rFonts w:ascii="Times New Roman" w:hAnsi="Times New Roman"/>
            <w:color w:val="000000" w:themeColor="text1"/>
            <w:sz w:val="24"/>
            <w:szCs w:val="24"/>
          </w:rPr>
          <w:t xml:space="preserve"> </w:t>
        </w:r>
      </w:ins>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Pr="004E0482">
        <w:rPr>
          <w:rFonts w:ascii="Times New Roman" w:hAnsi="Times New Roman"/>
          <w:color w:val="000000" w:themeColor="text1"/>
          <w:sz w:val="24"/>
          <w:szCs w:val="24"/>
        </w:rPr>
        <w:t xml:space="preserve">. </w:t>
      </w:r>
      <w:commentRangeEnd w:id="96"/>
      <w:r w:rsidR="008C2086">
        <w:rPr>
          <w:rStyle w:val="CommentReference"/>
          <w:rFonts w:asciiTheme="minorHAnsi" w:eastAsiaTheme="minorHAnsi" w:hAnsiTheme="minorHAnsi" w:cstheme="minorBidi"/>
        </w:rPr>
        <w:commentReference w:id="96"/>
      </w:r>
      <w:commentRangeEnd w:id="97"/>
      <w:r w:rsidR="00E70436">
        <w:rPr>
          <w:rStyle w:val="CommentReference"/>
          <w:rFonts w:asciiTheme="minorHAnsi" w:eastAsiaTheme="minorHAnsi" w:hAnsiTheme="minorHAnsi" w:cstheme="minorBidi"/>
        </w:rPr>
        <w:commentReference w:id="97"/>
      </w:r>
      <w:commentRangeEnd w:id="98"/>
      <w:r w:rsidR="00EB0B20">
        <w:rPr>
          <w:rStyle w:val="CommentReference"/>
          <w:rFonts w:asciiTheme="minorHAnsi" w:eastAsiaTheme="minorHAnsi" w:hAnsiTheme="minorHAnsi" w:cstheme="minorBidi"/>
        </w:rPr>
        <w:commentReference w:id="98"/>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t>
      </w:r>
      <w:commentRangeStart w:id="102"/>
      <w:commentRangeStart w:id="103"/>
      <w:r w:rsidRPr="004E0482">
        <w:rPr>
          <w:rFonts w:ascii="Times New Roman" w:hAnsi="Times New Roman"/>
          <w:color w:val="000000" w:themeColor="text1"/>
          <w:sz w:val="24"/>
          <w:szCs w:val="24"/>
        </w:rPr>
        <w:t>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commentRangeEnd w:id="102"/>
      <w:r w:rsidR="008C2086">
        <w:rPr>
          <w:rStyle w:val="CommentReference"/>
          <w:rFonts w:asciiTheme="minorHAnsi" w:eastAsiaTheme="minorHAnsi" w:hAnsiTheme="minorHAnsi" w:cstheme="minorBidi"/>
        </w:rPr>
        <w:commentReference w:id="102"/>
      </w:r>
      <w:commentRangeEnd w:id="103"/>
      <w:r w:rsidR="00971980">
        <w:rPr>
          <w:rStyle w:val="CommentReference"/>
          <w:rFonts w:asciiTheme="minorHAnsi" w:eastAsiaTheme="minorHAnsi" w:hAnsiTheme="minorHAnsi" w:cstheme="minorBidi"/>
        </w:rPr>
        <w:commentReference w:id="103"/>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del w:id="104" w:author="Parks, Robbie M" w:date="2017-01-03T14:09:00Z">
        <w:r w:rsidDel="004774DF">
          <w:rPr>
            <w:rFonts w:ascii="Times New Roman" w:hAnsi="Times New Roman"/>
            <w:color w:val="000000" w:themeColor="text1"/>
            <w:sz w:val="24"/>
            <w:szCs w:val="24"/>
          </w:rPr>
          <w:delText>c</w:delText>
        </w:r>
        <w:r w:rsidRPr="004E0482" w:rsidDel="004774DF">
          <w:rPr>
            <w:rFonts w:ascii="Times New Roman" w:hAnsi="Times New Roman"/>
            <w:color w:val="000000" w:themeColor="text1"/>
            <w:sz w:val="24"/>
            <w:szCs w:val="24"/>
          </w:rPr>
          <w:delText xml:space="preserve">hanges </w:delText>
        </w:r>
      </w:del>
      <w:ins w:id="105"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w:t>
      </w:r>
      <w:commentRangeStart w:id="106"/>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107" w:author="Parks, Robbie M" w:date="2017-01-03T14:09:00Z">
        <w:r w:rsidR="004774DF">
          <w:rPr>
            <w:rFonts w:ascii="Times New Roman" w:hAnsi="Times New Roman"/>
            <w:color w:val="000000" w:themeColor="text1"/>
            <w:sz w:val="24"/>
            <w:szCs w:val="24"/>
          </w:rPr>
          <w:t>.</w:t>
        </w:r>
      </w:ins>
      <w:del w:id="108" w:author="Parks, Robbie M" w:date="2017-01-03T14:09:00Z">
        <w:r w:rsidRPr="004E0482" w:rsidDel="004774DF">
          <w:rPr>
            <w:rFonts w:ascii="Times New Roman" w:hAnsi="Times New Roman"/>
            <w:color w:val="000000" w:themeColor="text1"/>
            <w:sz w:val="24"/>
            <w:szCs w:val="24"/>
          </w:rPr>
          <w:delText xml:space="preserve"> </w:delText>
        </w:r>
      </w:del>
      <w:del w:id="109" w:author="Parks, Robbie M" w:date="2017-01-03T13:52:00Z">
        <w:r w:rsidRPr="004E0482" w:rsidDel="00F45973">
          <w:rPr>
            <w:rFonts w:ascii="Times New Roman" w:hAnsi="Times New Roman"/>
            <w:color w:val="000000" w:themeColor="text1"/>
            <w:sz w:val="24"/>
            <w:szCs w:val="24"/>
          </w:rPr>
          <w:delText xml:space="preserve">on the </w:delText>
        </w:r>
        <w:r w:rsidDel="00F45973">
          <w:rPr>
            <w:rFonts w:ascii="Times New Roman" w:hAnsi="Times New Roman"/>
            <w:color w:val="000000" w:themeColor="text1"/>
            <w:sz w:val="24"/>
            <w:szCs w:val="24"/>
          </w:rPr>
          <w:delText xml:space="preserve">time </w:delText>
        </w:r>
        <w:r w:rsidRPr="004E0482" w:rsidDel="00F45973">
          <w:rPr>
            <w:rFonts w:ascii="Times New Roman" w:hAnsi="Times New Roman"/>
            <w:color w:val="000000" w:themeColor="text1"/>
            <w:sz w:val="24"/>
            <w:szCs w:val="24"/>
          </w:rPr>
          <w:delText>gradient</w:delText>
        </w:r>
        <w:r w:rsidDel="00F45973">
          <w:rPr>
            <w:rFonts w:ascii="Times New Roman" w:hAnsi="Times New Roman"/>
            <w:color w:val="000000" w:themeColor="text1"/>
            <w:sz w:val="24"/>
            <w:szCs w:val="24"/>
          </w:rPr>
          <w:delText>s</w:delText>
        </w:r>
        <w:r w:rsidRPr="004E0482" w:rsidDel="00F45973">
          <w:rPr>
            <w:rFonts w:ascii="Times New Roman" w:hAnsi="Times New Roman"/>
            <w:color w:val="000000" w:themeColor="text1"/>
            <w:sz w:val="24"/>
            <w:szCs w:val="24"/>
          </w:rPr>
          <w:delText xml:space="preserve"> of the linear regression</w:delText>
        </w:r>
        <w:commentRangeEnd w:id="106"/>
        <w:r w:rsidR="0053738C" w:rsidDel="00F45973">
          <w:rPr>
            <w:rStyle w:val="CommentReference"/>
            <w:rFonts w:asciiTheme="minorHAnsi" w:eastAsiaTheme="minorHAnsi" w:hAnsiTheme="minorHAnsi" w:cstheme="minorBidi"/>
          </w:rPr>
          <w:commentReference w:id="106"/>
        </w:r>
        <w:r w:rsidDel="00F45973">
          <w:rPr>
            <w:rFonts w:ascii="Times New Roman" w:hAnsi="Times New Roman"/>
            <w:color w:val="000000" w:themeColor="text1"/>
            <w:sz w:val="24"/>
            <w:szCs w:val="24"/>
          </w:rPr>
          <w:delText>.</w:delText>
        </w:r>
      </w:del>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14E9E7C1" w14:textId="77777777" w:rsidR="0035425C" w:rsidRPr="0035425C" w:rsidRDefault="002C5FB9" w:rsidP="0035425C">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35425C" w:rsidRPr="0035425C">
        <w:rPr>
          <w:noProof/>
        </w:rPr>
        <w:t>1</w:t>
      </w:r>
      <w:r w:rsidR="0035425C" w:rsidRPr="0035425C">
        <w:rPr>
          <w:noProof/>
        </w:rPr>
        <w:tab/>
        <w:t xml:space="preserve">McKee, C. Deaths in winter: can Britain learn from Europe? </w:t>
      </w:r>
      <w:r w:rsidR="0035425C" w:rsidRPr="0035425C">
        <w:rPr>
          <w:i/>
          <w:noProof/>
        </w:rPr>
        <w:t>European journal of epidemiology</w:t>
      </w:r>
      <w:r w:rsidR="0035425C" w:rsidRPr="0035425C">
        <w:rPr>
          <w:noProof/>
        </w:rPr>
        <w:t xml:space="preserve"> </w:t>
      </w:r>
      <w:r w:rsidR="0035425C" w:rsidRPr="0035425C">
        <w:rPr>
          <w:b/>
          <w:noProof/>
        </w:rPr>
        <w:t>5</w:t>
      </w:r>
      <w:r w:rsidR="0035425C" w:rsidRPr="0035425C">
        <w:rPr>
          <w:noProof/>
        </w:rPr>
        <w:t>, 178-182 (1989).</w:t>
      </w:r>
    </w:p>
    <w:p w14:paraId="6EFBD617" w14:textId="77777777" w:rsidR="0035425C" w:rsidRPr="0035425C" w:rsidRDefault="0035425C" w:rsidP="0035425C">
      <w:pPr>
        <w:pStyle w:val="EndNoteBibliography"/>
        <w:spacing w:after="0"/>
        <w:ind w:left="720" w:hanging="720"/>
        <w:rPr>
          <w:noProof/>
        </w:rPr>
      </w:pPr>
      <w:r w:rsidRPr="0035425C">
        <w:rPr>
          <w:noProof/>
        </w:rPr>
        <w:t>2</w:t>
      </w:r>
      <w:r w:rsidRPr="0035425C">
        <w:rPr>
          <w:noProof/>
        </w:rPr>
        <w:tab/>
        <w:t xml:space="preserve">Group, T. E. Cold exposure and winter mortality from ischaemic heart disease, cerebrovascular disease, respiratory disease, and all causes in warm and cold regions of Europe. </w:t>
      </w:r>
      <w:r w:rsidRPr="0035425C">
        <w:rPr>
          <w:i/>
          <w:noProof/>
        </w:rPr>
        <w:t>The Lancet</w:t>
      </w:r>
      <w:r w:rsidRPr="0035425C">
        <w:rPr>
          <w:noProof/>
        </w:rPr>
        <w:t xml:space="preserve"> </w:t>
      </w:r>
      <w:r w:rsidRPr="0035425C">
        <w:rPr>
          <w:b/>
          <w:noProof/>
        </w:rPr>
        <w:t>349</w:t>
      </w:r>
      <w:r w:rsidRPr="0035425C">
        <w:rPr>
          <w:noProof/>
        </w:rPr>
        <w:t>, 1341-1346 (1997).</w:t>
      </w:r>
    </w:p>
    <w:p w14:paraId="64720F1C" w14:textId="77777777" w:rsidR="0035425C" w:rsidRPr="0035425C" w:rsidRDefault="0035425C" w:rsidP="0035425C">
      <w:pPr>
        <w:pStyle w:val="EndNoteBibliography"/>
        <w:spacing w:after="0"/>
        <w:ind w:left="720" w:hanging="720"/>
        <w:rPr>
          <w:noProof/>
        </w:rPr>
      </w:pPr>
      <w:r w:rsidRPr="0035425C">
        <w:rPr>
          <w:noProof/>
        </w:rPr>
        <w:t>3</w:t>
      </w:r>
      <w:r w:rsidRPr="0035425C">
        <w:rPr>
          <w:noProof/>
        </w:rPr>
        <w:tab/>
        <w:t xml:space="preserve">Healy, J. D. Excess winter mortality in Europe: a cross country analysis identifying key risk factors. </w:t>
      </w:r>
      <w:r w:rsidRPr="0035425C">
        <w:rPr>
          <w:i/>
          <w:noProof/>
        </w:rPr>
        <w:t>Journal of Epidemiology and Community Health</w:t>
      </w:r>
      <w:r w:rsidRPr="0035425C">
        <w:rPr>
          <w:noProof/>
        </w:rPr>
        <w:t xml:space="preserve"> </w:t>
      </w:r>
      <w:r w:rsidRPr="0035425C">
        <w:rPr>
          <w:b/>
          <w:noProof/>
        </w:rPr>
        <w:t>57</w:t>
      </w:r>
      <w:r w:rsidRPr="0035425C">
        <w:rPr>
          <w:noProof/>
        </w:rPr>
        <w:t>, 784-789, doi:10.1136/jech.57.10.784 (2003).</w:t>
      </w:r>
    </w:p>
    <w:p w14:paraId="4041F2BD" w14:textId="77777777" w:rsidR="0035425C" w:rsidRPr="0035425C" w:rsidRDefault="0035425C" w:rsidP="0035425C">
      <w:pPr>
        <w:pStyle w:val="EndNoteBibliography"/>
        <w:spacing w:after="0"/>
        <w:ind w:left="720" w:hanging="720"/>
        <w:rPr>
          <w:noProof/>
        </w:rPr>
      </w:pPr>
      <w:r w:rsidRPr="0035425C">
        <w:rPr>
          <w:noProof/>
        </w:rPr>
        <w:t>4</w:t>
      </w:r>
      <w:r w:rsidRPr="0035425C">
        <w:rPr>
          <w:noProof/>
        </w:rPr>
        <w:tab/>
        <w:t xml:space="preserve">Campbell, A. Excess winter mortality in England and Wales: 2015/16 (provisional) and 2014/15 (final). </w:t>
      </w:r>
      <w:r w:rsidRPr="0035425C">
        <w:rPr>
          <w:i/>
          <w:noProof/>
        </w:rPr>
        <w:t>Statistical bulletin, Office for National Statistics</w:t>
      </w:r>
      <w:r w:rsidRPr="0035425C">
        <w:rPr>
          <w:noProof/>
        </w:rPr>
        <w:t xml:space="preserve"> (2016).</w:t>
      </w:r>
    </w:p>
    <w:p w14:paraId="6F29226F" w14:textId="77777777" w:rsidR="0035425C" w:rsidRPr="0035425C" w:rsidRDefault="0035425C" w:rsidP="0035425C">
      <w:pPr>
        <w:pStyle w:val="EndNoteBibliography"/>
        <w:spacing w:after="0"/>
        <w:ind w:left="720" w:hanging="720"/>
        <w:rPr>
          <w:noProof/>
        </w:rPr>
      </w:pPr>
      <w:r w:rsidRPr="0035425C">
        <w:rPr>
          <w:noProof/>
        </w:rPr>
        <w:t>5</w:t>
      </w:r>
      <w:r w:rsidRPr="0035425C">
        <w:rPr>
          <w:noProof/>
        </w:rPr>
        <w:tab/>
        <w:t>Fowler, T.</w:t>
      </w:r>
      <w:r w:rsidRPr="0035425C">
        <w:rPr>
          <w:i/>
          <w:noProof/>
        </w:rPr>
        <w:t xml:space="preserve"> et al.</w:t>
      </w:r>
      <w:r w:rsidRPr="0035425C">
        <w:rPr>
          <w:noProof/>
        </w:rPr>
        <w:t xml:space="preserve"> Excess winter deaths in Europe: a multi-country descriptive analysis. </w:t>
      </w:r>
      <w:r w:rsidRPr="0035425C">
        <w:rPr>
          <w:i/>
          <w:noProof/>
        </w:rPr>
        <w:t>Eur J Public Health</w:t>
      </w:r>
      <w:r w:rsidRPr="0035425C">
        <w:rPr>
          <w:noProof/>
        </w:rPr>
        <w:t xml:space="preserve"> </w:t>
      </w:r>
      <w:r w:rsidRPr="0035425C">
        <w:rPr>
          <w:b/>
          <w:noProof/>
        </w:rPr>
        <w:t>25</w:t>
      </w:r>
      <w:r w:rsidRPr="0035425C">
        <w:rPr>
          <w:noProof/>
        </w:rPr>
        <w:t>, 339-345, doi:10.1093/eurpub/cku073 (2015).</w:t>
      </w:r>
    </w:p>
    <w:p w14:paraId="28097820" w14:textId="77777777" w:rsidR="0035425C" w:rsidRPr="0035425C" w:rsidRDefault="0035425C" w:rsidP="0035425C">
      <w:pPr>
        <w:pStyle w:val="EndNoteBibliography"/>
        <w:spacing w:after="0"/>
        <w:ind w:left="720" w:hanging="720"/>
        <w:rPr>
          <w:noProof/>
        </w:rPr>
      </w:pPr>
      <w:r w:rsidRPr="0035425C">
        <w:rPr>
          <w:noProof/>
        </w:rPr>
        <w:t>6</w:t>
      </w:r>
      <w:r w:rsidRPr="0035425C">
        <w:rPr>
          <w:noProof/>
        </w:rPr>
        <w:tab/>
        <w:t xml:space="preserve">Gemmell, I., McLoone, P., Boddy, F. A., Dickinson, G. J. &amp; Watt, G. C. M. Seasonal variation in mortality in Scotland. </w:t>
      </w:r>
      <w:r w:rsidRPr="0035425C">
        <w:rPr>
          <w:i/>
          <w:noProof/>
        </w:rPr>
        <w:t>International Journal of Epidemiology</w:t>
      </w:r>
      <w:r w:rsidRPr="0035425C">
        <w:rPr>
          <w:noProof/>
        </w:rPr>
        <w:t xml:space="preserve"> </w:t>
      </w:r>
      <w:r w:rsidRPr="0035425C">
        <w:rPr>
          <w:b/>
          <w:noProof/>
        </w:rPr>
        <w:t>29</w:t>
      </w:r>
      <w:r w:rsidRPr="0035425C">
        <w:rPr>
          <w:noProof/>
        </w:rPr>
        <w:t>, 274-279, doi:10.1093/ije/29.2.274 (2000).</w:t>
      </w:r>
    </w:p>
    <w:p w14:paraId="02FE9C10" w14:textId="77777777" w:rsidR="0035425C" w:rsidRPr="0035425C" w:rsidRDefault="0035425C" w:rsidP="0035425C">
      <w:pPr>
        <w:pStyle w:val="EndNoteBibliography"/>
        <w:spacing w:after="0"/>
        <w:ind w:left="720" w:hanging="720"/>
        <w:rPr>
          <w:noProof/>
        </w:rPr>
      </w:pPr>
      <w:r w:rsidRPr="0035425C">
        <w:rPr>
          <w:noProof/>
        </w:rPr>
        <w:t>7</w:t>
      </w:r>
      <w:r w:rsidRPr="0035425C">
        <w:rPr>
          <w:noProof/>
        </w:rPr>
        <w:tab/>
        <w:t xml:space="preserve">Feinstein, C. A. Seasonality of deaths in the US by age and cause. </w:t>
      </w:r>
      <w:r w:rsidRPr="0035425C">
        <w:rPr>
          <w:i/>
          <w:noProof/>
        </w:rPr>
        <w:t>Demographic Research</w:t>
      </w:r>
      <w:r w:rsidRPr="0035425C">
        <w:rPr>
          <w:noProof/>
        </w:rPr>
        <w:t xml:space="preserve"> </w:t>
      </w:r>
      <w:r w:rsidRPr="0035425C">
        <w:rPr>
          <w:b/>
          <w:noProof/>
        </w:rPr>
        <w:t>6</w:t>
      </w:r>
      <w:r w:rsidRPr="0035425C">
        <w:rPr>
          <w:noProof/>
        </w:rPr>
        <w:t>, 469-486 (2002).</w:t>
      </w:r>
    </w:p>
    <w:p w14:paraId="0B84603F" w14:textId="77777777" w:rsidR="0035425C" w:rsidRPr="0035425C" w:rsidRDefault="0035425C" w:rsidP="0035425C">
      <w:pPr>
        <w:pStyle w:val="EndNoteBibliography"/>
        <w:spacing w:after="0"/>
        <w:ind w:left="720" w:hanging="720"/>
        <w:rPr>
          <w:noProof/>
        </w:rPr>
      </w:pPr>
      <w:r w:rsidRPr="0035425C">
        <w:rPr>
          <w:noProof/>
        </w:rPr>
        <w:t>8</w:t>
      </w:r>
      <w:r w:rsidRPr="0035425C">
        <w:rPr>
          <w:noProof/>
        </w:rPr>
        <w:tab/>
        <w:t xml:space="preserve">Rau, R. &amp; Doblhammer, G. Seasonal mortality in Denmark: the role of sex and age. </w:t>
      </w:r>
      <w:r w:rsidRPr="0035425C">
        <w:rPr>
          <w:i/>
          <w:noProof/>
        </w:rPr>
        <w:t>Demographic Research</w:t>
      </w:r>
      <w:r w:rsidRPr="0035425C">
        <w:rPr>
          <w:noProof/>
        </w:rPr>
        <w:t xml:space="preserve"> </w:t>
      </w:r>
      <w:r w:rsidRPr="0035425C">
        <w:rPr>
          <w:b/>
          <w:noProof/>
        </w:rPr>
        <w:t>9</w:t>
      </w:r>
      <w:r w:rsidRPr="0035425C">
        <w:rPr>
          <w:noProof/>
        </w:rPr>
        <w:t>, 197-222 (2003).</w:t>
      </w:r>
    </w:p>
    <w:p w14:paraId="21B790AD" w14:textId="77777777" w:rsidR="0035425C" w:rsidRPr="0035425C" w:rsidRDefault="0035425C" w:rsidP="0035425C">
      <w:pPr>
        <w:pStyle w:val="EndNoteBibliography"/>
        <w:spacing w:after="0"/>
        <w:ind w:left="720" w:hanging="720"/>
        <w:rPr>
          <w:noProof/>
        </w:rPr>
      </w:pPr>
      <w:r w:rsidRPr="0035425C">
        <w:rPr>
          <w:noProof/>
        </w:rPr>
        <w:t>9</w:t>
      </w:r>
      <w:r w:rsidRPr="0035425C">
        <w:rPr>
          <w:noProof/>
        </w:rPr>
        <w:tab/>
        <w:t xml:space="preserve">Davis, R. E., Knappenberger, P. C., Michaels, P. J. &amp; Novicoff, W. M. Seasonality of climate-human mortality relationships in US cities and impacts of climate change. </w:t>
      </w:r>
      <w:r w:rsidRPr="0035425C">
        <w:rPr>
          <w:i/>
          <w:noProof/>
        </w:rPr>
        <w:t>Climate Research</w:t>
      </w:r>
      <w:r w:rsidRPr="0035425C">
        <w:rPr>
          <w:noProof/>
        </w:rPr>
        <w:t xml:space="preserve"> </w:t>
      </w:r>
      <w:r w:rsidRPr="0035425C">
        <w:rPr>
          <w:b/>
          <w:noProof/>
        </w:rPr>
        <w:t>26</w:t>
      </w:r>
      <w:r w:rsidRPr="0035425C">
        <w:rPr>
          <w:noProof/>
        </w:rPr>
        <w:t>, 61-76 (2004).</w:t>
      </w:r>
    </w:p>
    <w:p w14:paraId="1BBBD42B" w14:textId="77777777" w:rsidR="0035425C" w:rsidRPr="0035425C" w:rsidRDefault="0035425C" w:rsidP="0035425C">
      <w:pPr>
        <w:pStyle w:val="EndNoteBibliography"/>
        <w:spacing w:after="0"/>
        <w:ind w:left="720" w:hanging="720"/>
        <w:rPr>
          <w:noProof/>
        </w:rPr>
      </w:pPr>
      <w:r w:rsidRPr="0035425C">
        <w:rPr>
          <w:noProof/>
        </w:rPr>
        <w:t>10</w:t>
      </w:r>
      <w:r w:rsidRPr="0035425C">
        <w:rPr>
          <w:noProof/>
        </w:rPr>
        <w:tab/>
        <w:t xml:space="preserve">Medina-Ramon, M. &amp; Schwartz, J. Temperature, temperature extremes, and mortality: a study of acclimatisation and effect modification in 50 US cities. </w:t>
      </w:r>
      <w:r w:rsidRPr="0035425C">
        <w:rPr>
          <w:i/>
          <w:noProof/>
        </w:rPr>
        <w:t>Occupational and Environmental Medicine</w:t>
      </w:r>
      <w:r w:rsidRPr="0035425C">
        <w:rPr>
          <w:noProof/>
        </w:rPr>
        <w:t xml:space="preserve"> </w:t>
      </w:r>
      <w:r w:rsidRPr="0035425C">
        <w:rPr>
          <w:b/>
          <w:noProof/>
        </w:rPr>
        <w:t>64</w:t>
      </w:r>
      <w:r w:rsidRPr="0035425C">
        <w:rPr>
          <w:noProof/>
        </w:rPr>
        <w:t>, 827-833, doi:10.1136/oem.2007.033175 (2007).</w:t>
      </w:r>
    </w:p>
    <w:p w14:paraId="6C647D18" w14:textId="77777777" w:rsidR="0035425C" w:rsidRPr="0035425C" w:rsidRDefault="0035425C" w:rsidP="0035425C">
      <w:pPr>
        <w:pStyle w:val="EndNoteBibliography"/>
        <w:spacing w:after="0"/>
        <w:ind w:left="720" w:hanging="720"/>
        <w:rPr>
          <w:noProof/>
        </w:rPr>
      </w:pPr>
      <w:r w:rsidRPr="0035425C">
        <w:rPr>
          <w:noProof/>
        </w:rPr>
        <w:t>11</w:t>
      </w:r>
      <w:r w:rsidRPr="0035425C">
        <w:rPr>
          <w:noProof/>
        </w:rPr>
        <w:tab/>
        <w:t xml:space="preserve">Kalkstein, A. J. Regional similarities in seasonal mortality across the United States: an examination of 28 metropolitan statistical areas. </w:t>
      </w:r>
      <w:r w:rsidRPr="0035425C">
        <w:rPr>
          <w:i/>
          <w:noProof/>
        </w:rPr>
        <w:t>PloS one</w:t>
      </w:r>
      <w:r w:rsidRPr="0035425C">
        <w:rPr>
          <w:noProof/>
        </w:rPr>
        <w:t xml:space="preserve"> </w:t>
      </w:r>
      <w:r w:rsidRPr="0035425C">
        <w:rPr>
          <w:b/>
          <w:noProof/>
        </w:rPr>
        <w:t>8</w:t>
      </w:r>
      <w:r w:rsidRPr="0035425C">
        <w:rPr>
          <w:noProof/>
        </w:rPr>
        <w:t>, e63971 (2013).</w:t>
      </w:r>
    </w:p>
    <w:p w14:paraId="7289A86A" w14:textId="77777777" w:rsidR="0035425C" w:rsidRPr="0035425C" w:rsidRDefault="0035425C" w:rsidP="0035425C">
      <w:pPr>
        <w:pStyle w:val="EndNoteBibliography"/>
        <w:spacing w:after="0"/>
        <w:ind w:left="720" w:hanging="720"/>
        <w:rPr>
          <w:noProof/>
        </w:rPr>
      </w:pPr>
      <w:r w:rsidRPr="0035425C">
        <w:rPr>
          <w:noProof/>
        </w:rPr>
        <w:t>12</w:t>
      </w:r>
      <w:r w:rsidRPr="0035425C">
        <w:rPr>
          <w:noProof/>
        </w:rPr>
        <w:tab/>
        <w:t xml:space="preserve">Braga, A. L., Zanobetti, A. &amp; Schwartz, J. The time course of weather-related deaths. </w:t>
      </w:r>
      <w:r w:rsidRPr="0035425C">
        <w:rPr>
          <w:i/>
          <w:noProof/>
        </w:rPr>
        <w:t>Epidemiology</w:t>
      </w:r>
      <w:r w:rsidRPr="0035425C">
        <w:rPr>
          <w:noProof/>
        </w:rPr>
        <w:t xml:space="preserve"> </w:t>
      </w:r>
      <w:r w:rsidRPr="0035425C">
        <w:rPr>
          <w:b/>
          <w:noProof/>
        </w:rPr>
        <w:t>12</w:t>
      </w:r>
      <w:r w:rsidRPr="0035425C">
        <w:rPr>
          <w:noProof/>
        </w:rPr>
        <w:t>, 662-667 (2001).</w:t>
      </w:r>
    </w:p>
    <w:p w14:paraId="20582C9D" w14:textId="77777777" w:rsidR="0035425C" w:rsidRPr="0035425C" w:rsidRDefault="0035425C" w:rsidP="0035425C">
      <w:pPr>
        <w:pStyle w:val="EndNoteBibliography"/>
        <w:spacing w:after="0"/>
        <w:ind w:left="720" w:hanging="720"/>
        <w:rPr>
          <w:noProof/>
        </w:rPr>
      </w:pPr>
      <w:r w:rsidRPr="0035425C">
        <w:rPr>
          <w:noProof/>
        </w:rPr>
        <w:t>13</w:t>
      </w:r>
      <w:r w:rsidRPr="0035425C">
        <w:rPr>
          <w:noProof/>
        </w:rPr>
        <w:tab/>
        <w:t xml:space="preserve">Carson, C., Hajat, S., Armstrong, B. &amp; Wilkinson, P. Declining vulnerability to temperature-related mortality in London over the 20th century. </w:t>
      </w:r>
      <w:r w:rsidRPr="0035425C">
        <w:rPr>
          <w:i/>
          <w:noProof/>
        </w:rPr>
        <w:t>American Journal of Epidemiology</w:t>
      </w:r>
      <w:r w:rsidRPr="0035425C">
        <w:rPr>
          <w:noProof/>
        </w:rPr>
        <w:t xml:space="preserve"> </w:t>
      </w:r>
      <w:r w:rsidRPr="0035425C">
        <w:rPr>
          <w:b/>
          <w:noProof/>
        </w:rPr>
        <w:t>164</w:t>
      </w:r>
      <w:r w:rsidRPr="0035425C">
        <w:rPr>
          <w:noProof/>
        </w:rPr>
        <w:t>, 77-84, doi:10.1093/aje/kwj147 (2006).</w:t>
      </w:r>
    </w:p>
    <w:p w14:paraId="1044B145" w14:textId="77777777" w:rsidR="0035425C" w:rsidRPr="0035425C" w:rsidRDefault="0035425C" w:rsidP="0035425C">
      <w:pPr>
        <w:pStyle w:val="EndNoteBibliography"/>
        <w:spacing w:after="0"/>
        <w:ind w:left="720" w:hanging="720"/>
        <w:rPr>
          <w:noProof/>
        </w:rPr>
      </w:pPr>
      <w:r w:rsidRPr="0035425C">
        <w:rPr>
          <w:noProof/>
        </w:rPr>
        <w:t>14</w:t>
      </w:r>
      <w:r w:rsidRPr="0035425C">
        <w:rPr>
          <w:noProof/>
        </w:rPr>
        <w:tab/>
        <w:t xml:space="preserve">Sheridan, S. C., Kalkstein, A. J. &amp; Kalkstein, L. S. Trends in heat-related mortality in the United States, 1975-2004. </w:t>
      </w:r>
      <w:r w:rsidRPr="0035425C">
        <w:rPr>
          <w:i/>
          <w:noProof/>
        </w:rPr>
        <w:t>Natural Hazards</w:t>
      </w:r>
      <w:r w:rsidRPr="0035425C">
        <w:rPr>
          <w:noProof/>
        </w:rPr>
        <w:t xml:space="preserve"> </w:t>
      </w:r>
      <w:r w:rsidRPr="0035425C">
        <w:rPr>
          <w:b/>
          <w:noProof/>
        </w:rPr>
        <w:t>50</w:t>
      </w:r>
      <w:r w:rsidRPr="0035425C">
        <w:rPr>
          <w:noProof/>
        </w:rPr>
        <w:t>, 145-160, doi:10.1007/s11069-008-9327-2 (2009).</w:t>
      </w:r>
    </w:p>
    <w:p w14:paraId="205F25A1" w14:textId="77777777" w:rsidR="0035425C" w:rsidRPr="0035425C" w:rsidRDefault="0035425C" w:rsidP="0035425C">
      <w:pPr>
        <w:pStyle w:val="EndNoteBibliography"/>
        <w:spacing w:after="0"/>
        <w:ind w:left="720" w:hanging="720"/>
        <w:rPr>
          <w:noProof/>
        </w:rPr>
      </w:pPr>
      <w:r w:rsidRPr="0035425C">
        <w:rPr>
          <w:noProof/>
        </w:rPr>
        <w:t>15</w:t>
      </w:r>
      <w:r w:rsidRPr="0035425C">
        <w:rPr>
          <w:noProof/>
        </w:rPr>
        <w:tab/>
        <w:t xml:space="preserve">Bobb, J. F., Peng, R. D., Bell, M. L. &amp; Dominici, F. Heat-related mortality and adaptation to heat in the United States. </w:t>
      </w:r>
      <w:r w:rsidRPr="0035425C">
        <w:rPr>
          <w:i/>
          <w:noProof/>
        </w:rPr>
        <w:t>Environ Health Perspect</w:t>
      </w:r>
      <w:r w:rsidRPr="0035425C">
        <w:rPr>
          <w:noProof/>
        </w:rPr>
        <w:t xml:space="preserve"> </w:t>
      </w:r>
      <w:r w:rsidRPr="0035425C">
        <w:rPr>
          <w:b/>
          <w:noProof/>
        </w:rPr>
        <w:t>122</w:t>
      </w:r>
      <w:r w:rsidRPr="0035425C">
        <w:rPr>
          <w:noProof/>
        </w:rPr>
        <w:t>, 811-816, doi:10.1289/ehp.1307392 (2014).</w:t>
      </w:r>
    </w:p>
    <w:p w14:paraId="37F14F77" w14:textId="77777777" w:rsidR="0035425C" w:rsidRPr="0035425C" w:rsidRDefault="0035425C" w:rsidP="0035425C">
      <w:pPr>
        <w:pStyle w:val="EndNoteBibliography"/>
        <w:spacing w:after="0"/>
        <w:ind w:left="720" w:hanging="720"/>
        <w:rPr>
          <w:noProof/>
        </w:rPr>
      </w:pPr>
      <w:r w:rsidRPr="0035425C">
        <w:rPr>
          <w:noProof/>
        </w:rPr>
        <w:t>16</w:t>
      </w:r>
      <w:r w:rsidRPr="0035425C">
        <w:rPr>
          <w:noProof/>
        </w:rPr>
        <w:tab/>
        <w:t xml:space="preserve">Rosenwaike, I. Seasonal variation of deaths in the United States, 1951–1960. </w:t>
      </w:r>
      <w:r w:rsidRPr="0035425C">
        <w:rPr>
          <w:i/>
          <w:noProof/>
        </w:rPr>
        <w:t>Journal of the American Statistical Association</w:t>
      </w:r>
      <w:r w:rsidRPr="0035425C">
        <w:rPr>
          <w:noProof/>
        </w:rPr>
        <w:t xml:space="preserve"> </w:t>
      </w:r>
      <w:r w:rsidRPr="0035425C">
        <w:rPr>
          <w:b/>
          <w:noProof/>
        </w:rPr>
        <w:t>61</w:t>
      </w:r>
      <w:r w:rsidRPr="0035425C">
        <w:rPr>
          <w:noProof/>
        </w:rPr>
        <w:t>, 706-719 (1966).</w:t>
      </w:r>
    </w:p>
    <w:p w14:paraId="3054B671" w14:textId="77777777" w:rsidR="0035425C" w:rsidRPr="0035425C" w:rsidRDefault="0035425C" w:rsidP="0035425C">
      <w:pPr>
        <w:pStyle w:val="EndNoteBibliography"/>
        <w:spacing w:after="0"/>
        <w:ind w:left="720" w:hanging="720"/>
        <w:rPr>
          <w:noProof/>
        </w:rPr>
      </w:pPr>
      <w:r w:rsidRPr="0035425C">
        <w:rPr>
          <w:noProof/>
        </w:rPr>
        <w:t>17</w:t>
      </w:r>
      <w:r w:rsidRPr="0035425C">
        <w:rPr>
          <w:noProof/>
        </w:rPr>
        <w:tab/>
        <w:t xml:space="preserve">Mackenbach, J., Kunst, A. &amp; Looman, C. Seasonal variation in mortality in The Netherlands. </w:t>
      </w:r>
      <w:r w:rsidRPr="0035425C">
        <w:rPr>
          <w:i/>
          <w:noProof/>
        </w:rPr>
        <w:t>Journal of Epidemiology and Community Health</w:t>
      </w:r>
      <w:r w:rsidRPr="0035425C">
        <w:rPr>
          <w:noProof/>
        </w:rPr>
        <w:t xml:space="preserve"> </w:t>
      </w:r>
      <w:r w:rsidRPr="0035425C">
        <w:rPr>
          <w:b/>
          <w:noProof/>
        </w:rPr>
        <w:t>46</w:t>
      </w:r>
      <w:r w:rsidRPr="0035425C">
        <w:rPr>
          <w:noProof/>
        </w:rPr>
        <w:t>, 261-265 (1992).</w:t>
      </w:r>
    </w:p>
    <w:p w14:paraId="68283207" w14:textId="77777777" w:rsidR="0035425C" w:rsidRPr="0035425C" w:rsidRDefault="0035425C" w:rsidP="0035425C">
      <w:pPr>
        <w:pStyle w:val="EndNoteBibliography"/>
        <w:spacing w:after="0"/>
        <w:ind w:left="720" w:hanging="720"/>
        <w:rPr>
          <w:noProof/>
        </w:rPr>
      </w:pPr>
      <w:r w:rsidRPr="0035425C">
        <w:rPr>
          <w:noProof/>
        </w:rPr>
        <w:t>18</w:t>
      </w:r>
      <w:r w:rsidRPr="0035425C">
        <w:rPr>
          <w:noProof/>
        </w:rPr>
        <w:tab/>
        <w:t xml:space="preserve">Laake, K. &amp; Sverre, J. M. Winter excess mortality: a comparison between Norway and England plus Wales. </w:t>
      </w:r>
      <w:r w:rsidRPr="0035425C">
        <w:rPr>
          <w:i/>
          <w:noProof/>
        </w:rPr>
        <w:t>Age and ageing</w:t>
      </w:r>
      <w:r w:rsidRPr="0035425C">
        <w:rPr>
          <w:noProof/>
        </w:rPr>
        <w:t xml:space="preserve"> </w:t>
      </w:r>
      <w:r w:rsidRPr="0035425C">
        <w:rPr>
          <w:b/>
          <w:noProof/>
        </w:rPr>
        <w:t>25</w:t>
      </w:r>
      <w:r w:rsidRPr="0035425C">
        <w:rPr>
          <w:noProof/>
        </w:rPr>
        <w:t>, 343-348 (1996).</w:t>
      </w:r>
    </w:p>
    <w:p w14:paraId="46BBD81C" w14:textId="77777777" w:rsidR="0035425C" w:rsidRPr="0035425C" w:rsidRDefault="0035425C" w:rsidP="0035425C">
      <w:pPr>
        <w:pStyle w:val="EndNoteBibliography"/>
        <w:spacing w:after="0"/>
        <w:ind w:left="720" w:hanging="720"/>
        <w:rPr>
          <w:noProof/>
        </w:rPr>
      </w:pPr>
      <w:r w:rsidRPr="0035425C">
        <w:rPr>
          <w:noProof/>
        </w:rPr>
        <w:t>19</w:t>
      </w:r>
      <w:r w:rsidRPr="0035425C">
        <w:rPr>
          <w:noProof/>
        </w:rPr>
        <w:tab/>
        <w:t xml:space="preserve">Trudeau, R. Monthly and daily patterns of death. </w:t>
      </w:r>
      <w:r w:rsidRPr="0035425C">
        <w:rPr>
          <w:i/>
          <w:noProof/>
        </w:rPr>
        <w:t>HEALTH REPORTS-STATISTICS CANADA</w:t>
      </w:r>
      <w:r w:rsidRPr="0035425C">
        <w:rPr>
          <w:noProof/>
        </w:rPr>
        <w:t xml:space="preserve"> </w:t>
      </w:r>
      <w:r w:rsidRPr="0035425C">
        <w:rPr>
          <w:b/>
          <w:noProof/>
        </w:rPr>
        <w:t>9</w:t>
      </w:r>
      <w:r w:rsidRPr="0035425C">
        <w:rPr>
          <w:noProof/>
        </w:rPr>
        <w:t>, 43-52 (1997).</w:t>
      </w:r>
    </w:p>
    <w:p w14:paraId="5B40F5CD" w14:textId="77777777" w:rsidR="0035425C" w:rsidRPr="0035425C" w:rsidRDefault="0035425C" w:rsidP="0035425C">
      <w:pPr>
        <w:pStyle w:val="EndNoteBibliography"/>
        <w:spacing w:after="0"/>
        <w:ind w:left="720" w:hanging="720"/>
        <w:rPr>
          <w:noProof/>
        </w:rPr>
      </w:pPr>
      <w:r w:rsidRPr="0035425C">
        <w:rPr>
          <w:noProof/>
        </w:rPr>
        <w:t>20</w:t>
      </w:r>
      <w:r w:rsidRPr="0035425C">
        <w:rPr>
          <w:noProof/>
        </w:rPr>
        <w:tab/>
        <w:t xml:space="preserve">Lerchl, A. Changes in the seasonality of mortality in Germany from 1946 to 1995: the role of temperature. </w:t>
      </w:r>
      <w:r w:rsidRPr="0035425C">
        <w:rPr>
          <w:i/>
          <w:noProof/>
        </w:rPr>
        <w:t>International Journal of Biometeorology</w:t>
      </w:r>
      <w:r w:rsidRPr="0035425C">
        <w:rPr>
          <w:noProof/>
        </w:rPr>
        <w:t xml:space="preserve"> </w:t>
      </w:r>
      <w:r w:rsidRPr="0035425C">
        <w:rPr>
          <w:b/>
          <w:noProof/>
        </w:rPr>
        <w:t>42</w:t>
      </w:r>
      <w:r w:rsidRPr="0035425C">
        <w:rPr>
          <w:noProof/>
        </w:rPr>
        <w:t>, 84-88, doi:DOI 10.1007/s004840050089 (1998).</w:t>
      </w:r>
    </w:p>
    <w:p w14:paraId="58D60616" w14:textId="77777777" w:rsidR="0035425C" w:rsidRPr="0035425C" w:rsidRDefault="0035425C" w:rsidP="0035425C">
      <w:pPr>
        <w:pStyle w:val="EndNoteBibliography"/>
        <w:spacing w:after="0"/>
        <w:ind w:left="720" w:hanging="720"/>
        <w:rPr>
          <w:noProof/>
        </w:rPr>
      </w:pPr>
      <w:r w:rsidRPr="0035425C">
        <w:rPr>
          <w:noProof/>
        </w:rPr>
        <w:lastRenderedPageBreak/>
        <w:t>21</w:t>
      </w:r>
      <w:r w:rsidRPr="0035425C">
        <w:rPr>
          <w:noProof/>
        </w:rPr>
        <w:tab/>
        <w:t>Nakaji, S.</w:t>
      </w:r>
      <w:r w:rsidRPr="0035425C">
        <w:rPr>
          <w:i/>
          <w:noProof/>
        </w:rPr>
        <w:t xml:space="preserve"> et al.</w:t>
      </w:r>
      <w:r w:rsidRPr="0035425C">
        <w:rPr>
          <w:noProof/>
        </w:rPr>
        <w:t xml:space="preserve"> Seasonal changes in mortality rates from main causes of death in Japan. </w:t>
      </w:r>
      <w:r w:rsidRPr="0035425C">
        <w:rPr>
          <w:i/>
          <w:noProof/>
        </w:rPr>
        <w:t>European journal of epidemiology</w:t>
      </w:r>
      <w:r w:rsidRPr="0035425C">
        <w:rPr>
          <w:noProof/>
        </w:rPr>
        <w:t xml:space="preserve"> </w:t>
      </w:r>
      <w:r w:rsidRPr="0035425C">
        <w:rPr>
          <w:b/>
          <w:noProof/>
        </w:rPr>
        <w:t>19</w:t>
      </w:r>
      <w:r w:rsidRPr="0035425C">
        <w:rPr>
          <w:noProof/>
        </w:rPr>
        <w:t>, 905-913 (2004).</w:t>
      </w:r>
    </w:p>
    <w:p w14:paraId="1FD98EA9" w14:textId="77777777" w:rsidR="0035425C" w:rsidRPr="0035425C" w:rsidRDefault="0035425C" w:rsidP="0035425C">
      <w:pPr>
        <w:pStyle w:val="EndNoteBibliography"/>
        <w:spacing w:after="0"/>
        <w:ind w:left="720" w:hanging="720"/>
        <w:rPr>
          <w:noProof/>
        </w:rPr>
      </w:pPr>
      <w:r w:rsidRPr="0035425C">
        <w:rPr>
          <w:noProof/>
        </w:rPr>
        <w:t>22</w:t>
      </w:r>
      <w:r w:rsidRPr="0035425C">
        <w:rPr>
          <w:noProof/>
        </w:rPr>
        <w:tab/>
        <w:t xml:space="preserve">Brown, G., Fearn, V. &amp; Wells, C. Exploratory analysis of seasonal mortality in England and Wales, 1998 to 2007. </w:t>
      </w:r>
      <w:r w:rsidRPr="0035425C">
        <w:rPr>
          <w:i/>
          <w:noProof/>
        </w:rPr>
        <w:t>Health Statistics Quarterly</w:t>
      </w:r>
      <w:r w:rsidRPr="0035425C">
        <w:rPr>
          <w:noProof/>
        </w:rPr>
        <w:t>, 58 (2010).</w:t>
      </w:r>
    </w:p>
    <w:p w14:paraId="58A4AED0" w14:textId="77777777" w:rsidR="0035425C" w:rsidRPr="0035425C" w:rsidRDefault="0035425C" w:rsidP="0035425C">
      <w:pPr>
        <w:pStyle w:val="EndNoteBibliography"/>
        <w:spacing w:after="0"/>
        <w:ind w:left="720" w:hanging="720"/>
        <w:rPr>
          <w:noProof/>
        </w:rPr>
      </w:pPr>
      <w:r w:rsidRPr="0035425C">
        <w:rPr>
          <w:noProof/>
        </w:rPr>
        <w:t>23</w:t>
      </w:r>
      <w:r w:rsidRPr="0035425C">
        <w:rPr>
          <w:noProof/>
        </w:rPr>
        <w:tab/>
        <w:t>Marti-Soler, H.</w:t>
      </w:r>
      <w:r w:rsidRPr="0035425C">
        <w:rPr>
          <w:i/>
          <w:noProof/>
        </w:rPr>
        <w:t xml:space="preserve"> et al.</w:t>
      </w:r>
      <w:r w:rsidRPr="0035425C">
        <w:rPr>
          <w:noProof/>
        </w:rPr>
        <w:t xml:space="preserve"> Seasonal Variation of Overall and Cardiovascular Mortality: A Study in 19 Countries from Different Geographic Locations. </w:t>
      </w:r>
      <w:r w:rsidRPr="0035425C">
        <w:rPr>
          <w:i/>
          <w:noProof/>
        </w:rPr>
        <w:t>Plos One</w:t>
      </w:r>
      <w:r w:rsidRPr="0035425C">
        <w:rPr>
          <w:noProof/>
        </w:rPr>
        <w:t xml:space="preserve"> </w:t>
      </w:r>
      <w:r w:rsidRPr="0035425C">
        <w:rPr>
          <w:b/>
          <w:noProof/>
        </w:rPr>
        <w:t>9</w:t>
      </w:r>
      <w:r w:rsidRPr="0035425C">
        <w:rPr>
          <w:noProof/>
        </w:rPr>
        <w:t>, 13, doi:10.1371/journal.pone.0113500 (2014).</w:t>
      </w:r>
    </w:p>
    <w:p w14:paraId="480458CC" w14:textId="77777777" w:rsidR="0035425C" w:rsidRPr="0035425C" w:rsidRDefault="0035425C" w:rsidP="0035425C">
      <w:pPr>
        <w:pStyle w:val="EndNoteBibliography"/>
        <w:spacing w:after="0"/>
        <w:ind w:left="720" w:hanging="720"/>
        <w:rPr>
          <w:noProof/>
        </w:rPr>
      </w:pPr>
      <w:r w:rsidRPr="0035425C">
        <w:rPr>
          <w:noProof/>
        </w:rPr>
        <w:t>24</w:t>
      </w:r>
      <w:r w:rsidRPr="0035425C">
        <w:rPr>
          <w:noProof/>
        </w:rPr>
        <w:tab/>
        <w:t xml:space="preserve">Bennett, J. E., Blangiardo, M., Fecht, D., Elliott, P. &amp; Ezzati, M. Vulnerability to the mortality effects of warm temperature in the districts of England and Wales. </w:t>
      </w:r>
      <w:r w:rsidRPr="0035425C">
        <w:rPr>
          <w:i/>
          <w:noProof/>
        </w:rPr>
        <w:t>Nature Climate Change</w:t>
      </w:r>
      <w:r w:rsidRPr="0035425C">
        <w:rPr>
          <w:noProof/>
        </w:rPr>
        <w:t xml:space="preserve"> </w:t>
      </w:r>
      <w:r w:rsidRPr="0035425C">
        <w:rPr>
          <w:b/>
          <w:noProof/>
        </w:rPr>
        <w:t>4</w:t>
      </w:r>
      <w:r w:rsidRPr="0035425C">
        <w:rPr>
          <w:noProof/>
        </w:rPr>
        <w:t>, 269-273, doi:10.1038/nclimate2123 (2014).</w:t>
      </w:r>
    </w:p>
    <w:p w14:paraId="5570A4FB" w14:textId="77777777" w:rsidR="0035425C" w:rsidRPr="0035425C" w:rsidRDefault="0035425C" w:rsidP="0035425C">
      <w:pPr>
        <w:pStyle w:val="EndNoteBibliography"/>
        <w:spacing w:after="0"/>
        <w:ind w:left="720" w:hanging="720"/>
        <w:rPr>
          <w:noProof/>
        </w:rPr>
      </w:pPr>
      <w:r w:rsidRPr="0035425C">
        <w:rPr>
          <w:noProof/>
        </w:rPr>
        <w:t>25</w:t>
      </w:r>
      <w:r w:rsidRPr="0035425C">
        <w:rPr>
          <w:noProof/>
        </w:rPr>
        <w:tab/>
        <w:t xml:space="preserve">Moy, C. M., Seltzer, G. O., Rodbell, D. T. &amp; Anderson, D. M. Variability of El Nino/Southern Oscillation activity at millennial timescales during the Holocene epoch. </w:t>
      </w:r>
      <w:r w:rsidRPr="0035425C">
        <w:rPr>
          <w:i/>
          <w:noProof/>
        </w:rPr>
        <w:t>Nature</w:t>
      </w:r>
      <w:r w:rsidRPr="0035425C">
        <w:rPr>
          <w:noProof/>
        </w:rPr>
        <w:t xml:space="preserve"> </w:t>
      </w:r>
      <w:r w:rsidRPr="0035425C">
        <w:rPr>
          <w:b/>
          <w:noProof/>
        </w:rPr>
        <w:t>420</w:t>
      </w:r>
      <w:r w:rsidRPr="0035425C">
        <w:rPr>
          <w:noProof/>
        </w:rPr>
        <w:t>, 162-165, doi:10.1038/nature01194 (2002).</w:t>
      </w:r>
    </w:p>
    <w:p w14:paraId="16CADD3F" w14:textId="77777777" w:rsidR="0035425C" w:rsidRPr="0035425C" w:rsidRDefault="0035425C" w:rsidP="0035425C">
      <w:pPr>
        <w:pStyle w:val="EndNoteBibliography"/>
        <w:spacing w:after="0"/>
        <w:ind w:left="720" w:hanging="720"/>
        <w:rPr>
          <w:noProof/>
        </w:rPr>
      </w:pPr>
      <w:r w:rsidRPr="0035425C">
        <w:rPr>
          <w:noProof/>
        </w:rPr>
        <w:t>26</w:t>
      </w:r>
      <w:r w:rsidRPr="0035425C">
        <w:rPr>
          <w:noProof/>
        </w:rPr>
        <w:tab/>
        <w:t xml:space="preserve">Grenfell, B., Bjørnstad, O. &amp; Kappey, J. Travelling waves and spatial hierarchies in measles epidemics. </w:t>
      </w:r>
      <w:r w:rsidRPr="0035425C">
        <w:rPr>
          <w:i/>
          <w:noProof/>
        </w:rPr>
        <w:t>Nature</w:t>
      </w:r>
      <w:r w:rsidRPr="0035425C">
        <w:rPr>
          <w:noProof/>
        </w:rPr>
        <w:t xml:space="preserve"> </w:t>
      </w:r>
      <w:r w:rsidRPr="0035425C">
        <w:rPr>
          <w:b/>
          <w:noProof/>
        </w:rPr>
        <w:t>414</w:t>
      </w:r>
      <w:r w:rsidRPr="0035425C">
        <w:rPr>
          <w:noProof/>
        </w:rPr>
        <w:t>, 716-723 (2001).</w:t>
      </w:r>
    </w:p>
    <w:p w14:paraId="00494BD0" w14:textId="629FA747" w:rsidR="0035425C" w:rsidRPr="0035425C" w:rsidRDefault="0035425C" w:rsidP="0035425C">
      <w:pPr>
        <w:pStyle w:val="EndNoteBibliography"/>
        <w:spacing w:after="0"/>
        <w:ind w:left="720" w:hanging="720"/>
        <w:rPr>
          <w:noProof/>
        </w:rPr>
      </w:pPr>
      <w:r w:rsidRPr="0035425C">
        <w:rPr>
          <w:noProof/>
        </w:rPr>
        <w:t>27</w:t>
      </w:r>
      <w:r w:rsidRPr="0035425C">
        <w:rPr>
          <w:noProof/>
        </w:rPr>
        <w:tab/>
      </w:r>
      <w:ins w:id="110" w:author="Parks, Robbie M" w:date="2017-01-03T17:48:00Z">
        <w:r>
          <w:rPr>
            <w:noProof/>
          </w:rPr>
          <w:t>National Centre for Health Statistics</w:t>
        </w:r>
      </w:ins>
      <w:r w:rsidRPr="0035425C">
        <w:rPr>
          <w:noProof/>
        </w:rPr>
        <w:t xml:space="preserve">. Leading causes of death and numbers of deaths, by sex, race, and Hispanic origin: United States, 1980 and 2010. </w:t>
      </w:r>
      <w:r w:rsidRPr="0035425C">
        <w:rPr>
          <w:i/>
          <w:noProof/>
        </w:rPr>
        <w:t>National Center for Health Statistics (NCHS)</w:t>
      </w:r>
      <w:r w:rsidRPr="0035425C">
        <w:rPr>
          <w:noProof/>
        </w:rPr>
        <w:t xml:space="preserve"> (2012).</w:t>
      </w:r>
    </w:p>
    <w:p w14:paraId="46066E32" w14:textId="5D50B13A" w:rsidR="0035425C" w:rsidRPr="0035425C" w:rsidRDefault="0035425C" w:rsidP="0035425C">
      <w:pPr>
        <w:pStyle w:val="EndNoteBibliography"/>
        <w:spacing w:after="0"/>
        <w:ind w:left="720" w:hanging="720"/>
        <w:rPr>
          <w:noProof/>
        </w:rPr>
      </w:pPr>
      <w:r w:rsidRPr="0035425C">
        <w:rPr>
          <w:noProof/>
        </w:rPr>
        <w:t>28</w:t>
      </w:r>
      <w:r w:rsidRPr="0035425C">
        <w:rPr>
          <w:noProof/>
        </w:rPr>
        <w:tab/>
      </w:r>
      <w:ins w:id="111" w:author="Parks, Robbie M" w:date="2017-01-03T17:48:00Z">
        <w:r>
          <w:rPr>
            <w:noProof/>
          </w:rPr>
          <w:t>National Highway Traffic Safety Administration</w:t>
        </w:r>
      </w:ins>
      <w:r w:rsidRPr="0035425C">
        <w:rPr>
          <w:noProof/>
        </w:rPr>
        <w:t xml:space="preserve">. Trend and Pattern Analysis of Highway Crash Fatality By Month and Day. </w:t>
      </w:r>
      <w:r w:rsidRPr="0035425C">
        <w:rPr>
          <w:i/>
          <w:noProof/>
        </w:rPr>
        <w:t>National Center for Statistics and Analysis</w:t>
      </w:r>
      <w:r w:rsidRPr="0035425C">
        <w:rPr>
          <w:noProof/>
        </w:rPr>
        <w:t xml:space="preserve"> (2005).</w:t>
      </w:r>
    </w:p>
    <w:p w14:paraId="611A7B0D" w14:textId="77777777" w:rsidR="0035425C" w:rsidRPr="0035425C" w:rsidRDefault="0035425C" w:rsidP="0035425C">
      <w:pPr>
        <w:pStyle w:val="EndNoteBibliography"/>
        <w:spacing w:after="0"/>
        <w:ind w:left="720" w:hanging="720"/>
        <w:rPr>
          <w:noProof/>
        </w:rPr>
      </w:pPr>
      <w:r w:rsidRPr="0035425C">
        <w:rPr>
          <w:noProof/>
        </w:rPr>
        <w:t>29</w:t>
      </w:r>
      <w:r w:rsidRPr="0035425C">
        <w:rPr>
          <w:noProof/>
        </w:rPr>
        <w:tab/>
        <w:t>Ingram, D. D.</w:t>
      </w:r>
      <w:r w:rsidRPr="0035425C">
        <w:rPr>
          <w:i/>
          <w:noProof/>
        </w:rPr>
        <w:t xml:space="preserve"> et al.</w:t>
      </w:r>
      <w:r w:rsidRPr="0035425C">
        <w:rPr>
          <w:noProof/>
        </w:rPr>
        <w:t xml:space="preserve"> United States Census 2000 population with bridged race categories. </w:t>
      </w:r>
      <w:r w:rsidRPr="0035425C">
        <w:rPr>
          <w:i/>
          <w:noProof/>
        </w:rPr>
        <w:t>Vital and health statistics. Series 2, Data evaluation and methods research</w:t>
      </w:r>
      <w:r w:rsidRPr="0035425C">
        <w:rPr>
          <w:noProof/>
        </w:rPr>
        <w:t>, 1-55 (2003).</w:t>
      </w:r>
    </w:p>
    <w:p w14:paraId="2C27FDFE" w14:textId="77777777" w:rsidR="0035425C" w:rsidRPr="0035425C" w:rsidRDefault="0035425C" w:rsidP="0035425C">
      <w:pPr>
        <w:pStyle w:val="EndNoteBibliography"/>
        <w:spacing w:after="0"/>
        <w:ind w:left="720" w:hanging="720"/>
        <w:rPr>
          <w:noProof/>
        </w:rPr>
      </w:pPr>
      <w:r w:rsidRPr="0035425C">
        <w:rPr>
          <w:noProof/>
        </w:rPr>
        <w:t>30</w:t>
      </w:r>
      <w:r w:rsidRPr="0035425C">
        <w:rPr>
          <w:noProof/>
        </w:rPr>
        <w:tab/>
        <w:t xml:space="preserve">Karl, T. &amp; Koss, W. J. </w:t>
      </w:r>
      <w:r w:rsidRPr="0035425C">
        <w:rPr>
          <w:i/>
          <w:noProof/>
        </w:rPr>
        <w:t>Regional and national monthly, seasonal, and annual temperature weighted by area, 1895-1983</w:t>
      </w:r>
      <w:r w:rsidRPr="0035425C">
        <w:rPr>
          <w:noProof/>
        </w:rPr>
        <w:t>.  (National Climatic Data Center, 1984).</w:t>
      </w:r>
    </w:p>
    <w:p w14:paraId="7AF18574" w14:textId="77777777" w:rsidR="0035425C" w:rsidRPr="0035425C" w:rsidRDefault="0035425C" w:rsidP="0035425C">
      <w:pPr>
        <w:pStyle w:val="EndNoteBibliography"/>
        <w:ind w:left="720" w:hanging="720"/>
        <w:rPr>
          <w:noProof/>
        </w:rPr>
      </w:pPr>
      <w:r w:rsidRPr="0035425C">
        <w:rPr>
          <w:noProof/>
        </w:rPr>
        <w:t>31</w:t>
      </w:r>
      <w:r w:rsidRPr="0035425C">
        <w:rPr>
          <w:noProof/>
        </w:rPr>
        <w:tab/>
        <w:t>Cazelles, B.</w:t>
      </w:r>
      <w:r w:rsidRPr="0035425C">
        <w:rPr>
          <w:i/>
          <w:noProof/>
        </w:rPr>
        <w:t xml:space="preserve"> et al.</w:t>
      </w:r>
      <w:r w:rsidRPr="0035425C">
        <w:rPr>
          <w:noProof/>
        </w:rPr>
        <w:t xml:space="preserve"> Wavelet analysis of ecological time series. </w:t>
      </w:r>
      <w:r w:rsidRPr="0035425C">
        <w:rPr>
          <w:i/>
          <w:noProof/>
        </w:rPr>
        <w:t>Oecologia</w:t>
      </w:r>
      <w:r w:rsidRPr="0035425C">
        <w:rPr>
          <w:noProof/>
        </w:rPr>
        <w:t xml:space="preserve"> </w:t>
      </w:r>
      <w:r w:rsidRPr="0035425C">
        <w:rPr>
          <w:b/>
          <w:noProof/>
        </w:rPr>
        <w:t>156</w:t>
      </w:r>
      <w:r w:rsidRPr="0035425C">
        <w:rPr>
          <w:noProof/>
        </w:rPr>
        <w:t>, 287-304 (2008).</w:t>
      </w:r>
    </w:p>
    <w:p w14:paraId="6317C9EC" w14:textId="1547B4D8"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112"/>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112"/>
      <w:r w:rsidR="00A769AD">
        <w:rPr>
          <w:rStyle w:val="CommentReference"/>
          <w:rFonts w:asciiTheme="minorHAnsi" w:eastAsiaTheme="minorHAnsi" w:hAnsiTheme="minorHAnsi" w:cstheme="minorBidi"/>
        </w:rPr>
        <w:commentReference w:id="112"/>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113" w:name="_Ref468360496"/>
      <w:r w:rsidRPr="004E0482">
        <w:rPr>
          <w:rFonts w:ascii="Times New Roman" w:hAnsi="Times New Roman"/>
          <w:b/>
          <w:color w:val="000000" w:themeColor="text1"/>
          <w:sz w:val="24"/>
          <w:szCs w:val="24"/>
        </w:rPr>
        <w:lastRenderedPageBreak/>
        <w:t xml:space="preserve">Figure </w:t>
      </w:r>
      <w:bookmarkEnd w:id="113"/>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1DD089AA" w:rsidR="00E01502" w:rsidRPr="005120F4" w:rsidRDefault="00A769AD" w:rsidP="0088197D">
      <w:pPr>
        <w:spacing w:after="0"/>
      </w:pPr>
      <w:r>
        <w:rPr>
          <w:rStyle w:val="CommentReference"/>
          <w:rFonts w:asciiTheme="minorHAnsi" w:eastAsiaTheme="minorHAnsi" w:hAnsiTheme="minorHAnsi" w:cstheme="minorBidi"/>
        </w:rPr>
        <w:commentReference w:id="114"/>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4" w:author="Majid" w:date="2016-12-29T22:43:00Z" w:initials="M">
    <w:p w14:paraId="0552FD2F" w14:textId="40BD10AD" w:rsidR="00B938DB" w:rsidRDefault="00B938DB">
      <w:pPr>
        <w:pStyle w:val="CommentText"/>
      </w:pPr>
      <w:r>
        <w:rPr>
          <w:rStyle w:val="CommentReference"/>
        </w:rPr>
        <w:annotationRef/>
      </w:r>
      <w:r>
        <w:t>is this the intended meaning? reword as needed but the original was not fully clear</w:t>
      </w:r>
    </w:p>
  </w:comment>
  <w:comment w:id="5" w:author="Parks, Robbie M" w:date="2017-01-03T11:48:00Z" w:initials="PRM">
    <w:p w14:paraId="56286FD6" w14:textId="75B54F8C" w:rsidR="000A2B50" w:rsidRDefault="000A2B50">
      <w:pPr>
        <w:pStyle w:val="CommentText"/>
      </w:pPr>
      <w:r>
        <w:rPr>
          <w:rStyle w:val="CommentReference"/>
        </w:rPr>
        <w:annotationRef/>
      </w:r>
      <w:proofErr w:type="gramStart"/>
      <w:r>
        <w:t>Yes</w:t>
      </w:r>
      <w:proofErr w:type="gramEnd"/>
      <w:r>
        <w:t xml:space="preserve"> this is what I meant</w:t>
      </w:r>
    </w:p>
  </w:comment>
  <w:comment w:id="8" w:author="Majid" w:date="2016-12-29T22:43:00Z" w:initials="M">
    <w:p w14:paraId="45B4B6AB" w14:textId="56100FBE" w:rsidR="00472EC1" w:rsidRDefault="00472EC1">
      <w:pPr>
        <w:pStyle w:val="CommentText"/>
      </w:pPr>
      <w:r>
        <w:rPr>
          <w:rStyle w:val="CommentReference"/>
        </w:rPr>
        <w:annotationRef/>
      </w:r>
      <w:r>
        <w:t>I have added women too unless it means the sentence gets too many other months. if so, remove</w:t>
      </w:r>
    </w:p>
  </w:comment>
  <w:comment w:id="9" w:author="Parks, Robbie M" w:date="2017-01-03T13:12:00Z" w:initials="PRM">
    <w:p w14:paraId="589BEEE1" w14:textId="71FF1C8A" w:rsidR="00E707E0" w:rsidRDefault="00E707E0">
      <w:pPr>
        <w:pStyle w:val="CommentText"/>
      </w:pPr>
      <w:r>
        <w:rPr>
          <w:rStyle w:val="CommentReference"/>
        </w:rPr>
        <w:annotationRef/>
      </w:r>
      <w:r>
        <w:t>This is fine as it is evident in women too</w:t>
      </w:r>
    </w:p>
  </w:comment>
  <w:comment w:id="29" w:author="Parks, Robbie M" w:date="2017-01-04T13:29:00Z" w:initials="PRM">
    <w:p w14:paraId="666FCCB7" w14:textId="21FFAD3E" w:rsidR="0047590C" w:rsidRDefault="0047590C">
      <w:pPr>
        <w:pStyle w:val="CommentText"/>
      </w:pPr>
      <w:r>
        <w:rPr>
          <w:rStyle w:val="CommentReference"/>
        </w:rPr>
        <w:annotationRef/>
      </w:r>
      <w:r>
        <w:t>Citation?</w:t>
      </w:r>
    </w:p>
  </w:comment>
  <w:comment w:id="35" w:author="Majid" w:date="2016-12-30T13:28:00Z" w:initials="M">
    <w:p w14:paraId="6C13B577" w14:textId="5F31BAC4" w:rsidR="006F03EA" w:rsidRDefault="006F03EA">
      <w:pPr>
        <w:pStyle w:val="CommentText"/>
      </w:pPr>
      <w:r>
        <w:rPr>
          <w:rStyle w:val="CommentReference"/>
        </w:rPr>
        <w:annotationRef/>
      </w:r>
      <w:r>
        <w:t xml:space="preserve">I think I understand what this is trying to say but it is not clear. if you meant understanding the role of temperature versus other determinants of seasonality and how they change over time, then say with something </w:t>
      </w:r>
      <w:proofErr w:type="gramStart"/>
      <w:r>
        <w:t>similar to</w:t>
      </w:r>
      <w:proofErr w:type="gramEnd"/>
      <w:r>
        <w:t xml:space="preserve"> that wording. note however that our </w:t>
      </w:r>
      <w:proofErr w:type="spellStart"/>
      <w:r>
        <w:t>seasonaility</w:t>
      </w:r>
      <w:proofErr w:type="spellEnd"/>
      <w:r>
        <w:t xml:space="preserve"> has not changed over time for older ages.</w:t>
      </w:r>
    </w:p>
    <w:p w14:paraId="609C172B" w14:textId="77777777" w:rsidR="006F03EA" w:rsidRDefault="006F03EA">
      <w:pPr>
        <w:pStyle w:val="CommentText"/>
      </w:pPr>
    </w:p>
    <w:p w14:paraId="11D6CB7F" w14:textId="353C92DB" w:rsidR="006F03EA" w:rsidRDefault="006F03EA">
      <w:pPr>
        <w:pStyle w:val="CommentText"/>
      </w:pPr>
      <w:r>
        <w:t>happy to discuss if it helps</w:t>
      </w:r>
    </w:p>
    <w:p w14:paraId="784975E4" w14:textId="77777777" w:rsidR="006F03EA" w:rsidRDefault="006F03EA">
      <w:pPr>
        <w:pStyle w:val="CommentText"/>
      </w:pPr>
    </w:p>
    <w:p w14:paraId="6FDAAC1B" w14:textId="77777777" w:rsidR="006F03EA" w:rsidRDefault="006F03EA">
      <w:pPr>
        <w:pStyle w:val="CommentText"/>
      </w:pPr>
    </w:p>
  </w:comment>
  <w:comment w:id="73" w:author="Parks, Robbie M" w:date="2017-01-03T18:02:00Z" w:initials="PRM">
    <w:p w14:paraId="040379C5" w14:textId="57F85A19" w:rsidR="0054372D" w:rsidRDefault="0054372D">
      <w:pPr>
        <w:pStyle w:val="CommentText"/>
      </w:pPr>
      <w:r>
        <w:rPr>
          <w:rStyle w:val="CommentReference"/>
        </w:rPr>
        <w:annotationRef/>
      </w:r>
      <w:r>
        <w:t>To discuss with Majid</w:t>
      </w:r>
    </w:p>
  </w:comment>
  <w:comment w:id="83" w:author="Majid" w:date="2016-12-30T13:40:00Z" w:initials="M">
    <w:p w14:paraId="351B6988" w14:textId="49B2D617" w:rsidR="00452AB5" w:rsidRDefault="00452AB5" w:rsidP="00452AB5">
      <w:pPr>
        <w:pStyle w:val="CommentText"/>
      </w:pPr>
      <w:r>
        <w:rPr>
          <w:rStyle w:val="CommentReference"/>
        </w:rPr>
        <w:annotationRef/>
      </w:r>
      <w:r>
        <w:t>can we discuss if the % excess is also independent of ge</w:t>
      </w:r>
      <w:r w:rsidR="00FB5656">
        <w:t>ography or if that is related? O</w:t>
      </w:r>
      <w:r>
        <w:t>ne way to see this, is to re-do the maps but instead of colouring by month, colour by % excess death rate for the peak month relative to minimum month for each age group</w:t>
      </w:r>
    </w:p>
  </w:comment>
  <w:comment w:id="84" w:author="Parks, Robbie M" w:date="2017-01-03T19:20:00Z" w:initials="PRM">
    <w:p w14:paraId="320F02D4" w14:textId="4AFAEF5E" w:rsidR="00A61AA2" w:rsidRDefault="00A61AA2">
      <w:pPr>
        <w:pStyle w:val="CommentText"/>
      </w:pPr>
      <w:r>
        <w:rPr>
          <w:rStyle w:val="CommentReference"/>
        </w:rPr>
        <w:annotationRef/>
      </w:r>
      <w:r>
        <w:t xml:space="preserve">For the older ages, it is irrespective of geography. For the younger male ages (which show significant decline), there </w:t>
      </w:r>
      <w:r w:rsidR="00683977">
        <w:t>is variation but the trend is essentially towards less seasonality)</w:t>
      </w:r>
      <w:r w:rsidR="00234C10">
        <w:t>. The women’s patterns are stranger for the younger groups, but that is because we’re not considering them to have any seasonality (as they have failed the wavelet test).</w:t>
      </w:r>
    </w:p>
    <w:p w14:paraId="0E61F263" w14:textId="77777777" w:rsidR="00717133" w:rsidRDefault="00717133">
      <w:pPr>
        <w:pStyle w:val="CommentText"/>
      </w:pPr>
    </w:p>
    <w:p w14:paraId="5E9C7670" w14:textId="4CE58129" w:rsidR="00717133" w:rsidRDefault="00717133">
      <w:pPr>
        <w:pStyle w:val="CommentText"/>
      </w:pPr>
      <w:r>
        <w:t>See plots attached to email titled ‘seasonality_index_regional_</w:t>
      </w:r>
      <w:r w:rsidRPr="00717133">
        <w:t>male_1982_2013</w:t>
      </w:r>
      <w:r>
        <w:t>.pdf’</w:t>
      </w:r>
    </w:p>
    <w:p w14:paraId="18B29A28" w14:textId="4AC5AD69" w:rsidR="00717133" w:rsidRDefault="00717133">
      <w:pPr>
        <w:pStyle w:val="CommentText"/>
      </w:pPr>
      <w:r w:rsidRPr="00717133">
        <w:t>seasonality_index_regional_female_1982_2013</w:t>
      </w:r>
      <w:r>
        <w:t>.pdf’</w:t>
      </w:r>
    </w:p>
  </w:comment>
  <w:comment w:id="85" w:author="Parks, Robbie M" w:date="2017-01-03T18:01:00Z" w:initials="PRM">
    <w:p w14:paraId="6660A1CC" w14:textId="14A69A6A" w:rsidR="00E8736D" w:rsidRDefault="00E8736D">
      <w:pPr>
        <w:pStyle w:val="CommentText"/>
      </w:pPr>
      <w:r>
        <w:rPr>
          <w:rStyle w:val="CommentReference"/>
        </w:rPr>
        <w:annotationRef/>
      </w:r>
      <w:r>
        <w:t>To discuss with Majid</w:t>
      </w:r>
    </w:p>
  </w:comment>
  <w:comment w:id="86" w:author="Parks, Robbie M" w:date="2017-01-04T13:41:00Z" w:initials="PRM">
    <w:p w14:paraId="55963210" w14:textId="10DAC99A" w:rsidR="002D3E11" w:rsidRDefault="002D3E11">
      <w:pPr>
        <w:pStyle w:val="CommentText"/>
      </w:pPr>
      <w:r>
        <w:rPr>
          <w:rStyle w:val="CommentReference"/>
        </w:rPr>
        <w:annotationRef/>
      </w:r>
      <w:r>
        <w:t>Places to look for inspiration:</w:t>
      </w:r>
    </w:p>
    <w:p w14:paraId="1A001964" w14:textId="77777777" w:rsidR="002D3E11" w:rsidRDefault="002D3E11">
      <w:pPr>
        <w:pStyle w:val="CommentText"/>
      </w:pPr>
    </w:p>
    <w:p w14:paraId="3438B789" w14:textId="55D6A0DB" w:rsidR="002D3E11" w:rsidRDefault="002D3E11" w:rsidP="002D3E11">
      <w:pPr>
        <w:pStyle w:val="CommentText"/>
        <w:numPr>
          <w:ilvl w:val="0"/>
          <w:numId w:val="9"/>
        </w:numPr>
      </w:pPr>
      <w:r>
        <w:t xml:space="preserve">PHE: </w:t>
      </w:r>
      <w:proofErr w:type="spellStart"/>
      <w:r>
        <w:t>coldwave</w:t>
      </w:r>
      <w:proofErr w:type="spellEnd"/>
      <w:r>
        <w:t xml:space="preserve"> and heatwave recommendations. E.g. flu vaccines</w:t>
      </w:r>
    </w:p>
    <w:p w14:paraId="25E5E4CD" w14:textId="04FF39A5" w:rsidR="002D3E11" w:rsidRDefault="002D3E11" w:rsidP="002D3E11">
      <w:pPr>
        <w:pStyle w:val="CommentText"/>
        <w:numPr>
          <w:ilvl w:val="0"/>
          <w:numId w:val="9"/>
        </w:numPr>
      </w:pPr>
      <w:r>
        <w:t>‘How to reduce winter mortality in older people’</w:t>
      </w:r>
    </w:p>
    <w:p w14:paraId="4E533393" w14:textId="6BE99471" w:rsidR="002D3E11" w:rsidRDefault="00CC40CC" w:rsidP="002D3E11">
      <w:pPr>
        <w:pStyle w:val="CommentText"/>
        <w:numPr>
          <w:ilvl w:val="0"/>
          <w:numId w:val="9"/>
        </w:numPr>
      </w:pPr>
      <w:r>
        <w:t>Care of older people at home</w:t>
      </w:r>
    </w:p>
    <w:p w14:paraId="7AF0AB4F" w14:textId="6A824F71" w:rsidR="00CC40CC" w:rsidRDefault="00CC40CC" w:rsidP="002D3E11">
      <w:pPr>
        <w:pStyle w:val="CommentText"/>
        <w:numPr>
          <w:ilvl w:val="0"/>
          <w:numId w:val="9"/>
        </w:numPr>
      </w:pPr>
      <w:r>
        <w:t>Care of older people at nursing homes</w:t>
      </w:r>
    </w:p>
    <w:p w14:paraId="242E9837" w14:textId="2FA3113B" w:rsidR="00CC40CC" w:rsidRDefault="00CC40CC" w:rsidP="00CC40CC">
      <w:pPr>
        <w:pStyle w:val="CommentText"/>
        <w:numPr>
          <w:ilvl w:val="0"/>
          <w:numId w:val="9"/>
        </w:numPr>
      </w:pPr>
      <w:r>
        <w:t>Heating and cooling availability</w:t>
      </w:r>
    </w:p>
    <w:p w14:paraId="4484A462" w14:textId="1F1CAB6C" w:rsidR="00CC40CC" w:rsidRDefault="00CC40CC" w:rsidP="00CC40CC">
      <w:pPr>
        <w:pStyle w:val="CommentText"/>
        <w:numPr>
          <w:ilvl w:val="0"/>
          <w:numId w:val="9"/>
        </w:numPr>
      </w:pPr>
      <w:r>
        <w:t>Specific medical interventions</w:t>
      </w:r>
    </w:p>
    <w:p w14:paraId="1DD8BECE" w14:textId="0E83CC8E" w:rsidR="00CC40CC" w:rsidRDefault="002A1EEE" w:rsidP="00CC40CC">
      <w:pPr>
        <w:pStyle w:val="CommentText"/>
        <w:numPr>
          <w:ilvl w:val="0"/>
          <w:numId w:val="9"/>
        </w:numPr>
      </w:pPr>
      <w:proofErr w:type="spellStart"/>
      <w:r>
        <w:t>Targetted</w:t>
      </w:r>
      <w:proofErr w:type="spellEnd"/>
      <w:r>
        <w:t xml:space="preserve"> interventions such as social interventions</w:t>
      </w:r>
    </w:p>
    <w:p w14:paraId="7A32EB8F" w14:textId="3968121D" w:rsidR="002A1EEE" w:rsidRDefault="002A1EEE" w:rsidP="00CC40CC">
      <w:pPr>
        <w:pStyle w:val="CommentText"/>
        <w:numPr>
          <w:ilvl w:val="0"/>
          <w:numId w:val="9"/>
        </w:numPr>
      </w:pPr>
      <w:r>
        <w:t xml:space="preserve"> Google/Amazon talking device</w:t>
      </w:r>
    </w:p>
  </w:comment>
  <w:comment w:id="90" w:author="Majid" w:date="2016-12-30T16:34:00Z" w:initials="M">
    <w:p w14:paraId="6930C2DA" w14:textId="0D831B0F" w:rsidR="002426C9" w:rsidRDefault="002426C9">
      <w:pPr>
        <w:pStyle w:val="CommentText"/>
      </w:pPr>
      <w:r>
        <w:rPr>
          <w:rStyle w:val="CommentReference"/>
        </w:rPr>
        <w:annotationRef/>
      </w:r>
      <w:r>
        <w:t>why do we need this citation here; the sentence is a straightforward method. and presumably there is a more fundamental reference for this than a recent application. to discuss briefly</w:t>
      </w:r>
    </w:p>
  </w:comment>
  <w:comment w:id="91" w:author="Majid" w:date="2016-12-30T16:22:00Z" w:initials="M">
    <w:p w14:paraId="29D183E6" w14:textId="3DDD46A7" w:rsidR="008C2086" w:rsidRDefault="008C2086">
      <w:pPr>
        <w:pStyle w:val="CommentText"/>
      </w:pPr>
      <w:r>
        <w:rPr>
          <w:rStyle w:val="CommentReference"/>
        </w:rPr>
        <w:annotationRef/>
      </w:r>
      <w:r>
        <w:t>OK?</w:t>
      </w:r>
    </w:p>
  </w:comment>
  <w:comment w:id="92" w:author="Parks, Robbie M" w:date="2017-01-03T12:23:00Z" w:initials="PRM">
    <w:p w14:paraId="495105F7" w14:textId="01C02D2B" w:rsidR="00E70436" w:rsidRDefault="00E70436">
      <w:pPr>
        <w:pStyle w:val="CommentText"/>
      </w:pPr>
      <w:r>
        <w:rPr>
          <w:rStyle w:val="CommentReference"/>
        </w:rPr>
        <w:annotationRef/>
      </w:r>
      <w:r>
        <w:t>Yes</w:t>
      </w:r>
    </w:p>
  </w:comment>
  <w:comment w:id="96" w:author="Majid" w:date="2016-12-30T16:26:00Z" w:initials="M">
    <w:p w14:paraId="47E6B1AA" w14:textId="729E6CA2" w:rsidR="008C2086" w:rsidRDefault="008C2086">
      <w:pPr>
        <w:pStyle w:val="CommentText"/>
      </w:pPr>
      <w:r>
        <w:rPr>
          <w:rStyle w:val="CommentReference"/>
        </w:rPr>
        <w:annotationRef/>
      </w:r>
      <w:r>
        <w:t>can we discuss why we needed a regression to get this and not basic subtraction? is it to get the variance? if so, can we discuss how exactly?</w:t>
      </w:r>
    </w:p>
  </w:comment>
  <w:comment w:id="97" w:author="Parks, Robbie M" w:date="2017-01-03T12:23:00Z" w:initials="PRM">
    <w:p w14:paraId="58F0DA7E" w14:textId="0378F873" w:rsidR="00E70436" w:rsidRDefault="00E70436">
      <w:pPr>
        <w:pStyle w:val="CommentText"/>
      </w:pPr>
      <w:r>
        <w:rPr>
          <w:rStyle w:val="CommentReference"/>
        </w:rPr>
        <w:annotationRef/>
      </w:r>
      <w:r>
        <w:t>Because there may be an especially low or high value in the start or end year.</w:t>
      </w:r>
    </w:p>
  </w:comment>
  <w:comment w:id="98" w:author="Parks, Robbie M" w:date="2017-01-04T13:50:00Z" w:initials="PRM">
    <w:p w14:paraId="01A07DE6" w14:textId="45A0AB0C" w:rsidR="00EB0B20" w:rsidRDefault="00EB0B20">
      <w:pPr>
        <w:pStyle w:val="CommentText"/>
      </w:pPr>
      <w:r>
        <w:rPr>
          <w:rStyle w:val="CommentReference"/>
        </w:rPr>
        <w:annotationRef/>
      </w:r>
      <w:r>
        <w:t>This should be clearer</w:t>
      </w:r>
      <w:r w:rsidR="00414636">
        <w:t>. Ask James.</w:t>
      </w:r>
    </w:p>
  </w:comment>
  <w:comment w:id="102" w:author="Majid" w:date="2016-12-30T16:28:00Z" w:initials="M">
    <w:p w14:paraId="42BA696E" w14:textId="44BDAE4B" w:rsidR="008C2086" w:rsidRDefault="008C2086">
      <w:pPr>
        <w:pStyle w:val="CommentText"/>
      </w:pPr>
      <w:r>
        <w:rPr>
          <w:rStyle w:val="CommentReference"/>
        </w:rPr>
        <w:annotationRef/>
      </w:r>
      <w:r>
        <w:t>OK? we don’t fit the line to the annual death rates. we fit it to the excess</w:t>
      </w:r>
    </w:p>
  </w:comment>
  <w:comment w:id="103" w:author="Parks, Robbie M" w:date="2017-01-03T14:09:00Z" w:initials="PRM">
    <w:p w14:paraId="4DAA93F8" w14:textId="6D70C006" w:rsidR="00971980" w:rsidRDefault="00971980">
      <w:pPr>
        <w:pStyle w:val="CommentText"/>
      </w:pPr>
      <w:r>
        <w:rPr>
          <w:rStyle w:val="CommentReference"/>
        </w:rPr>
        <w:annotationRef/>
      </w:r>
      <w:r>
        <w:t>I think so but I will confirm with James</w:t>
      </w:r>
    </w:p>
  </w:comment>
  <w:comment w:id="106" w:author="Majid" w:date="2016-12-30T16:32:00Z" w:initials="M">
    <w:p w14:paraId="401380A6" w14:textId="13EF94EB" w:rsidR="0053738C" w:rsidRDefault="0053738C">
      <w:pPr>
        <w:pStyle w:val="CommentText"/>
      </w:pPr>
      <w:r>
        <w:rPr>
          <w:rStyle w:val="CommentReference"/>
        </w:rPr>
        <w:annotationRef/>
      </w:r>
      <w:r>
        <w:t xml:space="preserve">vague?  to discuss if this is about </w:t>
      </w:r>
      <w:r w:rsidR="002426C9">
        <w:t>whether the regression slope is significant. if so we should say as such</w:t>
      </w:r>
    </w:p>
  </w:comment>
  <w:comment w:id="112"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114"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0552FD2F" w15:done="0"/>
  <w15:commentEx w15:paraId="56286FD6" w15:paraIdParent="0552FD2F" w15:done="0"/>
  <w15:commentEx w15:paraId="45B4B6AB" w15:done="0"/>
  <w15:commentEx w15:paraId="589BEEE1" w15:paraIdParent="45B4B6AB" w15:done="0"/>
  <w15:commentEx w15:paraId="666FCCB7" w15:done="0"/>
  <w15:commentEx w15:paraId="6FDAAC1B" w15:done="0"/>
  <w15:commentEx w15:paraId="040379C5" w15:done="0"/>
  <w15:commentEx w15:paraId="351B6988" w15:done="0"/>
  <w15:commentEx w15:paraId="18B29A28" w15:paraIdParent="351B6988" w15:done="0"/>
  <w15:commentEx w15:paraId="6660A1CC" w15:done="0"/>
  <w15:commentEx w15:paraId="7A32EB8F" w15:done="0"/>
  <w15:commentEx w15:paraId="6930C2DA" w15:done="0"/>
  <w15:commentEx w15:paraId="29D183E6" w15:done="0"/>
  <w15:commentEx w15:paraId="495105F7" w15:paraIdParent="29D183E6" w15:done="0"/>
  <w15:commentEx w15:paraId="47E6B1AA" w15:done="0"/>
  <w15:commentEx w15:paraId="58F0DA7E" w15:paraIdParent="47E6B1AA" w15:done="0"/>
  <w15:commentEx w15:paraId="01A07DE6" w15:done="0"/>
  <w15:commentEx w15:paraId="42BA696E" w15:done="0"/>
  <w15:commentEx w15:paraId="4DAA93F8" w15:paraIdParent="42BA696E" w15:done="0"/>
  <w15:commentEx w15:paraId="401380A6" w15:done="0"/>
  <w15:commentEx w15:paraId="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record-ids&gt;&lt;/item&gt;&lt;/Libraries&gt;"/>
  </w:docVars>
  <w:rsids>
    <w:rsidRoot w:val="00482D51"/>
    <w:rsid w:val="00002C90"/>
    <w:rsid w:val="000053C5"/>
    <w:rsid w:val="000109AC"/>
    <w:rsid w:val="00011D76"/>
    <w:rsid w:val="00012BD5"/>
    <w:rsid w:val="00013E3D"/>
    <w:rsid w:val="0001569A"/>
    <w:rsid w:val="00016928"/>
    <w:rsid w:val="00017575"/>
    <w:rsid w:val="00023B97"/>
    <w:rsid w:val="00024281"/>
    <w:rsid w:val="0002565E"/>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2B50"/>
    <w:rsid w:val="000A3C50"/>
    <w:rsid w:val="000A3D21"/>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18B3"/>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51F"/>
    <w:rsid w:val="00184548"/>
    <w:rsid w:val="001849C7"/>
    <w:rsid w:val="001A0C5A"/>
    <w:rsid w:val="001A257D"/>
    <w:rsid w:val="001A288C"/>
    <w:rsid w:val="001A4EBF"/>
    <w:rsid w:val="001A679D"/>
    <w:rsid w:val="001A6832"/>
    <w:rsid w:val="001A7D62"/>
    <w:rsid w:val="001B106D"/>
    <w:rsid w:val="001B23D1"/>
    <w:rsid w:val="001B6E57"/>
    <w:rsid w:val="001C124F"/>
    <w:rsid w:val="001C52F1"/>
    <w:rsid w:val="001D14DB"/>
    <w:rsid w:val="001D20EA"/>
    <w:rsid w:val="001E064C"/>
    <w:rsid w:val="001E1544"/>
    <w:rsid w:val="001E3CED"/>
    <w:rsid w:val="001E44DA"/>
    <w:rsid w:val="001E6320"/>
    <w:rsid w:val="001F32FF"/>
    <w:rsid w:val="001F4BAA"/>
    <w:rsid w:val="001F6898"/>
    <w:rsid w:val="001F7934"/>
    <w:rsid w:val="00200952"/>
    <w:rsid w:val="0020266B"/>
    <w:rsid w:val="00206771"/>
    <w:rsid w:val="00206E67"/>
    <w:rsid w:val="002078C1"/>
    <w:rsid w:val="00210334"/>
    <w:rsid w:val="00216490"/>
    <w:rsid w:val="0022073C"/>
    <w:rsid w:val="002208C6"/>
    <w:rsid w:val="00224348"/>
    <w:rsid w:val="00227503"/>
    <w:rsid w:val="00230932"/>
    <w:rsid w:val="00234C10"/>
    <w:rsid w:val="002369F6"/>
    <w:rsid w:val="002407AF"/>
    <w:rsid w:val="00240EB4"/>
    <w:rsid w:val="0024125E"/>
    <w:rsid w:val="002426B6"/>
    <w:rsid w:val="002426C9"/>
    <w:rsid w:val="00242781"/>
    <w:rsid w:val="00244B6F"/>
    <w:rsid w:val="00245E04"/>
    <w:rsid w:val="00253B85"/>
    <w:rsid w:val="00256FC1"/>
    <w:rsid w:val="00257A52"/>
    <w:rsid w:val="00261272"/>
    <w:rsid w:val="0026280A"/>
    <w:rsid w:val="00267F49"/>
    <w:rsid w:val="00270B4B"/>
    <w:rsid w:val="002715D6"/>
    <w:rsid w:val="002719DF"/>
    <w:rsid w:val="00276E84"/>
    <w:rsid w:val="0027795F"/>
    <w:rsid w:val="002807DD"/>
    <w:rsid w:val="00284309"/>
    <w:rsid w:val="0028660C"/>
    <w:rsid w:val="00286B27"/>
    <w:rsid w:val="00290FD5"/>
    <w:rsid w:val="002921BE"/>
    <w:rsid w:val="00293AA3"/>
    <w:rsid w:val="0029437A"/>
    <w:rsid w:val="002945EB"/>
    <w:rsid w:val="0029690A"/>
    <w:rsid w:val="00296A5E"/>
    <w:rsid w:val="002A01D0"/>
    <w:rsid w:val="002A1EEE"/>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D28CF"/>
    <w:rsid w:val="002D344B"/>
    <w:rsid w:val="002D3613"/>
    <w:rsid w:val="002D3732"/>
    <w:rsid w:val="002D3E11"/>
    <w:rsid w:val="002D522E"/>
    <w:rsid w:val="002D7C8E"/>
    <w:rsid w:val="002E041E"/>
    <w:rsid w:val="002E39EC"/>
    <w:rsid w:val="002F05BF"/>
    <w:rsid w:val="002F4DC5"/>
    <w:rsid w:val="002F6719"/>
    <w:rsid w:val="003015A0"/>
    <w:rsid w:val="00302490"/>
    <w:rsid w:val="0030285B"/>
    <w:rsid w:val="00305781"/>
    <w:rsid w:val="00305C2C"/>
    <w:rsid w:val="00307F5F"/>
    <w:rsid w:val="00311A6D"/>
    <w:rsid w:val="00313088"/>
    <w:rsid w:val="003179A2"/>
    <w:rsid w:val="0032104A"/>
    <w:rsid w:val="00324DAD"/>
    <w:rsid w:val="003277CB"/>
    <w:rsid w:val="003324A5"/>
    <w:rsid w:val="00336EA2"/>
    <w:rsid w:val="00341626"/>
    <w:rsid w:val="0034168A"/>
    <w:rsid w:val="00343668"/>
    <w:rsid w:val="00344EA8"/>
    <w:rsid w:val="00345D0A"/>
    <w:rsid w:val="0035425C"/>
    <w:rsid w:val="00354709"/>
    <w:rsid w:val="00354B00"/>
    <w:rsid w:val="00355C9A"/>
    <w:rsid w:val="00356AD6"/>
    <w:rsid w:val="0036223C"/>
    <w:rsid w:val="00365562"/>
    <w:rsid w:val="0036619E"/>
    <w:rsid w:val="00373A9B"/>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BBC"/>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4429"/>
    <w:rsid w:val="00414636"/>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686C"/>
    <w:rsid w:val="00460205"/>
    <w:rsid w:val="00460DB5"/>
    <w:rsid w:val="004625AD"/>
    <w:rsid w:val="0046623D"/>
    <w:rsid w:val="00466E11"/>
    <w:rsid w:val="0047194E"/>
    <w:rsid w:val="00472EC1"/>
    <w:rsid w:val="00474509"/>
    <w:rsid w:val="0047590C"/>
    <w:rsid w:val="00475B71"/>
    <w:rsid w:val="00475DDE"/>
    <w:rsid w:val="004774DF"/>
    <w:rsid w:val="004778FB"/>
    <w:rsid w:val="00482D51"/>
    <w:rsid w:val="00483666"/>
    <w:rsid w:val="0048630A"/>
    <w:rsid w:val="004875C3"/>
    <w:rsid w:val="00487889"/>
    <w:rsid w:val="00490CB6"/>
    <w:rsid w:val="0049110E"/>
    <w:rsid w:val="004A5369"/>
    <w:rsid w:val="004A5B2C"/>
    <w:rsid w:val="004B1615"/>
    <w:rsid w:val="004B2F85"/>
    <w:rsid w:val="004B6051"/>
    <w:rsid w:val="004C06A5"/>
    <w:rsid w:val="004C2124"/>
    <w:rsid w:val="004C5A3B"/>
    <w:rsid w:val="004D29EF"/>
    <w:rsid w:val="004D2D52"/>
    <w:rsid w:val="004D70E4"/>
    <w:rsid w:val="004E0482"/>
    <w:rsid w:val="004E0B0B"/>
    <w:rsid w:val="004E6709"/>
    <w:rsid w:val="004E7E7C"/>
    <w:rsid w:val="004E7EC4"/>
    <w:rsid w:val="004F0C02"/>
    <w:rsid w:val="004F2A07"/>
    <w:rsid w:val="004F6749"/>
    <w:rsid w:val="004F7FD8"/>
    <w:rsid w:val="00505A63"/>
    <w:rsid w:val="005066A6"/>
    <w:rsid w:val="00510715"/>
    <w:rsid w:val="00511D20"/>
    <w:rsid w:val="005120F4"/>
    <w:rsid w:val="00514C8F"/>
    <w:rsid w:val="00515033"/>
    <w:rsid w:val="00516C72"/>
    <w:rsid w:val="00517509"/>
    <w:rsid w:val="00520C4B"/>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D0031"/>
    <w:rsid w:val="005D3C86"/>
    <w:rsid w:val="005D3E4E"/>
    <w:rsid w:val="005D4AFE"/>
    <w:rsid w:val="005D7877"/>
    <w:rsid w:val="005E100B"/>
    <w:rsid w:val="005E10E4"/>
    <w:rsid w:val="005E181A"/>
    <w:rsid w:val="005E608C"/>
    <w:rsid w:val="005F1520"/>
    <w:rsid w:val="005F1606"/>
    <w:rsid w:val="005F49C5"/>
    <w:rsid w:val="005F5F8D"/>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24B38"/>
    <w:rsid w:val="00631BF2"/>
    <w:rsid w:val="00634571"/>
    <w:rsid w:val="00635FE7"/>
    <w:rsid w:val="00641AF0"/>
    <w:rsid w:val="0064559D"/>
    <w:rsid w:val="00645F3B"/>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3977"/>
    <w:rsid w:val="0068648A"/>
    <w:rsid w:val="00690629"/>
    <w:rsid w:val="006925A0"/>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6127"/>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2296E"/>
    <w:rsid w:val="00723770"/>
    <w:rsid w:val="007243DA"/>
    <w:rsid w:val="00725C10"/>
    <w:rsid w:val="00726C6B"/>
    <w:rsid w:val="007303C9"/>
    <w:rsid w:val="00731128"/>
    <w:rsid w:val="00742C8F"/>
    <w:rsid w:val="00742DE1"/>
    <w:rsid w:val="007436D7"/>
    <w:rsid w:val="007460C7"/>
    <w:rsid w:val="0074650F"/>
    <w:rsid w:val="00750EC9"/>
    <w:rsid w:val="007526BC"/>
    <w:rsid w:val="00752EE1"/>
    <w:rsid w:val="007560D4"/>
    <w:rsid w:val="0075782A"/>
    <w:rsid w:val="007611B8"/>
    <w:rsid w:val="007627AB"/>
    <w:rsid w:val="0076686A"/>
    <w:rsid w:val="0077413A"/>
    <w:rsid w:val="00775936"/>
    <w:rsid w:val="00776990"/>
    <w:rsid w:val="007769B9"/>
    <w:rsid w:val="00776D59"/>
    <w:rsid w:val="007800AF"/>
    <w:rsid w:val="00781265"/>
    <w:rsid w:val="007825A4"/>
    <w:rsid w:val="0078333E"/>
    <w:rsid w:val="007860C4"/>
    <w:rsid w:val="00792165"/>
    <w:rsid w:val="00792C98"/>
    <w:rsid w:val="00793D6E"/>
    <w:rsid w:val="00795E96"/>
    <w:rsid w:val="0079658A"/>
    <w:rsid w:val="007A74E1"/>
    <w:rsid w:val="007A7D9E"/>
    <w:rsid w:val="007B2EED"/>
    <w:rsid w:val="007B4382"/>
    <w:rsid w:val="007C0F0B"/>
    <w:rsid w:val="007C3530"/>
    <w:rsid w:val="007C5A4F"/>
    <w:rsid w:val="007C7770"/>
    <w:rsid w:val="007D3C53"/>
    <w:rsid w:val="007E3679"/>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55BF"/>
    <w:rsid w:val="00857C52"/>
    <w:rsid w:val="00860396"/>
    <w:rsid w:val="0086792C"/>
    <w:rsid w:val="00870AD7"/>
    <w:rsid w:val="00870F41"/>
    <w:rsid w:val="00872725"/>
    <w:rsid w:val="00874124"/>
    <w:rsid w:val="0088197D"/>
    <w:rsid w:val="008908FE"/>
    <w:rsid w:val="00893673"/>
    <w:rsid w:val="008946C6"/>
    <w:rsid w:val="00896BF3"/>
    <w:rsid w:val="008A1BCE"/>
    <w:rsid w:val="008A526D"/>
    <w:rsid w:val="008A55E6"/>
    <w:rsid w:val="008A7047"/>
    <w:rsid w:val="008A7182"/>
    <w:rsid w:val="008A7468"/>
    <w:rsid w:val="008A785D"/>
    <w:rsid w:val="008C2086"/>
    <w:rsid w:val="008C22F3"/>
    <w:rsid w:val="008C5119"/>
    <w:rsid w:val="008C720D"/>
    <w:rsid w:val="008D0F1B"/>
    <w:rsid w:val="008D180B"/>
    <w:rsid w:val="008D2E11"/>
    <w:rsid w:val="008D5E3B"/>
    <w:rsid w:val="008D7F75"/>
    <w:rsid w:val="008E0425"/>
    <w:rsid w:val="008E0770"/>
    <w:rsid w:val="008E0ADE"/>
    <w:rsid w:val="008E47B7"/>
    <w:rsid w:val="008E7EF9"/>
    <w:rsid w:val="008F3D07"/>
    <w:rsid w:val="008F4155"/>
    <w:rsid w:val="00903AEA"/>
    <w:rsid w:val="009042AC"/>
    <w:rsid w:val="00907217"/>
    <w:rsid w:val="009118C4"/>
    <w:rsid w:val="0091242B"/>
    <w:rsid w:val="00915FB9"/>
    <w:rsid w:val="009221D5"/>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B50"/>
    <w:rsid w:val="00955F49"/>
    <w:rsid w:val="00960370"/>
    <w:rsid w:val="009607CA"/>
    <w:rsid w:val="00960E90"/>
    <w:rsid w:val="00960F82"/>
    <w:rsid w:val="0096284F"/>
    <w:rsid w:val="00963563"/>
    <w:rsid w:val="00965E73"/>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2036"/>
    <w:rsid w:val="009E25B4"/>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F50"/>
    <w:rsid w:val="00B76107"/>
    <w:rsid w:val="00B76378"/>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C05C2"/>
    <w:rsid w:val="00BC1F64"/>
    <w:rsid w:val="00BC2F51"/>
    <w:rsid w:val="00BC435A"/>
    <w:rsid w:val="00BC441D"/>
    <w:rsid w:val="00BC54F3"/>
    <w:rsid w:val="00BC6AB1"/>
    <w:rsid w:val="00BD30E9"/>
    <w:rsid w:val="00BD7F15"/>
    <w:rsid w:val="00BE0A4B"/>
    <w:rsid w:val="00BE2134"/>
    <w:rsid w:val="00BE2768"/>
    <w:rsid w:val="00BE2DB8"/>
    <w:rsid w:val="00BE4231"/>
    <w:rsid w:val="00BE4709"/>
    <w:rsid w:val="00BE5E5A"/>
    <w:rsid w:val="00BE6CCC"/>
    <w:rsid w:val="00BE7C5B"/>
    <w:rsid w:val="00BF3B32"/>
    <w:rsid w:val="00BF7DDC"/>
    <w:rsid w:val="00C040DD"/>
    <w:rsid w:val="00C04F00"/>
    <w:rsid w:val="00C05695"/>
    <w:rsid w:val="00C13A67"/>
    <w:rsid w:val="00C174B2"/>
    <w:rsid w:val="00C21B0A"/>
    <w:rsid w:val="00C23A06"/>
    <w:rsid w:val="00C24564"/>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1AE8"/>
    <w:rsid w:val="00D01CEF"/>
    <w:rsid w:val="00D066CD"/>
    <w:rsid w:val="00D070E7"/>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04B5"/>
    <w:rsid w:val="00D627C4"/>
    <w:rsid w:val="00D64A46"/>
    <w:rsid w:val="00D64CF4"/>
    <w:rsid w:val="00D656A1"/>
    <w:rsid w:val="00D70DC8"/>
    <w:rsid w:val="00D71354"/>
    <w:rsid w:val="00D719C6"/>
    <w:rsid w:val="00D773DD"/>
    <w:rsid w:val="00D85C36"/>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5159"/>
    <w:rsid w:val="00DF0D69"/>
    <w:rsid w:val="00DF172D"/>
    <w:rsid w:val="00E01502"/>
    <w:rsid w:val="00E02AFE"/>
    <w:rsid w:val="00E068E0"/>
    <w:rsid w:val="00E07717"/>
    <w:rsid w:val="00E137F4"/>
    <w:rsid w:val="00E14189"/>
    <w:rsid w:val="00E16251"/>
    <w:rsid w:val="00E1778C"/>
    <w:rsid w:val="00E22D25"/>
    <w:rsid w:val="00E24912"/>
    <w:rsid w:val="00E30146"/>
    <w:rsid w:val="00E30382"/>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70436"/>
    <w:rsid w:val="00E707E0"/>
    <w:rsid w:val="00E71FBD"/>
    <w:rsid w:val="00E72CAE"/>
    <w:rsid w:val="00E740F4"/>
    <w:rsid w:val="00E74878"/>
    <w:rsid w:val="00E80EA7"/>
    <w:rsid w:val="00E812B7"/>
    <w:rsid w:val="00E828C3"/>
    <w:rsid w:val="00E843B9"/>
    <w:rsid w:val="00E844E9"/>
    <w:rsid w:val="00E86E39"/>
    <w:rsid w:val="00E86FC3"/>
    <w:rsid w:val="00E8736D"/>
    <w:rsid w:val="00E87703"/>
    <w:rsid w:val="00E92147"/>
    <w:rsid w:val="00E937AB"/>
    <w:rsid w:val="00E93BAD"/>
    <w:rsid w:val="00E95D86"/>
    <w:rsid w:val="00E97201"/>
    <w:rsid w:val="00EA08C8"/>
    <w:rsid w:val="00EA59D2"/>
    <w:rsid w:val="00EA7F08"/>
    <w:rsid w:val="00EB0B20"/>
    <w:rsid w:val="00EB4BF9"/>
    <w:rsid w:val="00EC0049"/>
    <w:rsid w:val="00EC3131"/>
    <w:rsid w:val="00EC42D2"/>
    <w:rsid w:val="00EC50A5"/>
    <w:rsid w:val="00EC63AC"/>
    <w:rsid w:val="00ED0407"/>
    <w:rsid w:val="00ED2E53"/>
    <w:rsid w:val="00ED4CC2"/>
    <w:rsid w:val="00ED555F"/>
    <w:rsid w:val="00EE0A97"/>
    <w:rsid w:val="00EE45C7"/>
    <w:rsid w:val="00EE76C0"/>
    <w:rsid w:val="00EF3D50"/>
    <w:rsid w:val="00EF4BA6"/>
    <w:rsid w:val="00EF4E53"/>
    <w:rsid w:val="00F00B29"/>
    <w:rsid w:val="00F010FB"/>
    <w:rsid w:val="00F01B41"/>
    <w:rsid w:val="00F02A45"/>
    <w:rsid w:val="00F04B6C"/>
    <w:rsid w:val="00F06034"/>
    <w:rsid w:val="00F11D04"/>
    <w:rsid w:val="00F147B2"/>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757E"/>
    <w:rsid w:val="00F70085"/>
    <w:rsid w:val="00F7033B"/>
    <w:rsid w:val="00F719C2"/>
    <w:rsid w:val="00F720AE"/>
    <w:rsid w:val="00F73731"/>
    <w:rsid w:val="00F754A2"/>
    <w:rsid w:val="00F81E66"/>
    <w:rsid w:val="00F83F2C"/>
    <w:rsid w:val="00F84E6D"/>
    <w:rsid w:val="00F911E8"/>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78FA02D-5538-174B-8D8F-0C642C692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15</Pages>
  <Words>5330</Words>
  <Characters>30383</Characters>
  <Application>Microsoft Macintosh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143</cp:revision>
  <dcterms:created xsi:type="dcterms:W3CDTF">2017-01-03T11:46:00Z</dcterms:created>
  <dcterms:modified xsi:type="dcterms:W3CDTF">2017-01-04T14:37:00Z</dcterms:modified>
</cp:coreProperties>
</file>