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53755E71" w:rsidR="00DC265F" w:rsidRPr="004E0482" w:rsidRDefault="00DC265F" w:rsidP="003F6B5D">
      <w:pPr>
        <w:spacing w:after="0" w:line="480" w:lineRule="auto"/>
        <w:rPr>
          <w:rFonts w:ascii="Times New Roman" w:hAnsi="Times New Roman"/>
          <w:b/>
          <w:color w:val="000000" w:themeColor="text1"/>
          <w:sz w:val="24"/>
          <w:szCs w:val="24"/>
        </w:rPr>
      </w:pPr>
      <w:r w:rsidRPr="004E0482">
        <w:rPr>
          <w:rFonts w:ascii="Times New Roman" w:hAnsi="Times New Roman"/>
          <w:b/>
          <w:color w:val="000000" w:themeColor="text1"/>
          <w:sz w:val="24"/>
          <w:szCs w:val="24"/>
        </w:rPr>
        <w:t>Seasonal dynamics of mortality in the United States from 1982 to 2013</w:t>
      </w:r>
    </w:p>
    <w:p w14:paraId="176ABB44" w14:textId="77777777" w:rsidR="00DC265F" w:rsidRPr="004E0482" w:rsidRDefault="00DC265F" w:rsidP="003F6B5D">
      <w:pPr>
        <w:spacing w:after="0" w:line="480" w:lineRule="auto"/>
        <w:rPr>
          <w:rFonts w:ascii="Times New Roman" w:hAnsi="Times New Roman"/>
          <w:color w:val="000000" w:themeColor="text1"/>
          <w:sz w:val="24"/>
          <w:szCs w:val="24"/>
        </w:rPr>
      </w:pPr>
    </w:p>
    <w:p w14:paraId="749EF0D9" w14:textId="4EDB2A31" w:rsidR="00DC265F" w:rsidRPr="004E0482" w:rsidRDefault="00DC265F" w:rsidP="003F6B5D">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Robbie</w:t>
      </w:r>
      <w:r w:rsidR="008D0F1B">
        <w:rPr>
          <w:rFonts w:ascii="Times New Roman" w:hAnsi="Times New Roman"/>
          <w:color w:val="000000" w:themeColor="text1"/>
          <w:sz w:val="24"/>
          <w:szCs w:val="24"/>
          <w:lang w:val="it-IT"/>
        </w:rPr>
        <w:t xml:space="preserve"> M</w:t>
      </w:r>
      <w:r w:rsidRPr="004E0482">
        <w:rPr>
          <w:rFonts w:ascii="Times New Roman" w:hAnsi="Times New Roman"/>
          <w:color w:val="000000" w:themeColor="text1"/>
          <w:sz w:val="24"/>
          <w:szCs w:val="24"/>
          <w:lang w:val="it-IT"/>
        </w:rPr>
        <w:t xml:space="preserve"> Parks</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 xml:space="preserve">, James </w:t>
      </w:r>
      <w:r w:rsidR="008D0F1B">
        <w:rPr>
          <w:rFonts w:ascii="Times New Roman" w:hAnsi="Times New Roman"/>
          <w:color w:val="000000" w:themeColor="text1"/>
          <w:sz w:val="24"/>
          <w:szCs w:val="24"/>
          <w:lang w:val="it-IT"/>
        </w:rPr>
        <w:t xml:space="preserve">E </w:t>
      </w:r>
      <w:r w:rsidRPr="004E0482">
        <w:rPr>
          <w:rFonts w:ascii="Times New Roman" w:hAnsi="Times New Roman"/>
          <w:color w:val="000000" w:themeColor="text1"/>
          <w:sz w:val="24"/>
          <w:szCs w:val="24"/>
          <w:lang w:val="it-IT"/>
        </w:rPr>
        <w:t>Bennett</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w:t>
      </w:r>
      <w:r w:rsidR="00E4479C">
        <w:rPr>
          <w:rFonts w:ascii="Times New Roman" w:hAnsi="Times New Roman"/>
          <w:color w:val="000000" w:themeColor="text1"/>
          <w:sz w:val="24"/>
          <w:szCs w:val="24"/>
          <w:lang w:val="it-IT"/>
        </w:rPr>
        <w:t xml:space="preserve"> </w:t>
      </w:r>
      <w:r w:rsidRPr="004E0482">
        <w:rPr>
          <w:rFonts w:ascii="Times New Roman" w:hAnsi="Times New Roman"/>
          <w:color w:val="000000" w:themeColor="text1"/>
          <w:sz w:val="24"/>
          <w:szCs w:val="24"/>
          <w:lang w:val="it-IT"/>
        </w:rPr>
        <w:t>Ralf Toumi</w:t>
      </w:r>
      <w:r w:rsidR="00060CA5">
        <w:rPr>
          <w:rFonts w:ascii="Times New Roman" w:hAnsi="Times New Roman"/>
          <w:color w:val="000000" w:themeColor="text1"/>
          <w:sz w:val="24"/>
          <w:szCs w:val="24"/>
          <w:vertAlign w:val="superscript"/>
          <w:lang w:val="it-IT"/>
        </w:rPr>
        <w:t>3</w:t>
      </w:r>
      <w:r w:rsidRPr="004E0482">
        <w:rPr>
          <w:rFonts w:ascii="Times New Roman" w:hAnsi="Times New Roman"/>
          <w:color w:val="000000" w:themeColor="text1"/>
          <w:sz w:val="24"/>
          <w:szCs w:val="24"/>
          <w:lang w:val="it-IT"/>
        </w:rPr>
        <w:t xml:space="preserve">, </w:t>
      </w:r>
      <w:proofErr w:type="spellStart"/>
      <w:r w:rsidRPr="004E0482">
        <w:rPr>
          <w:rFonts w:ascii="Times New Roman" w:hAnsi="Times New Roman"/>
          <w:color w:val="000000" w:themeColor="text1"/>
          <w:sz w:val="24"/>
          <w:szCs w:val="24"/>
          <w:lang w:val="it-IT"/>
        </w:rPr>
        <w:t>Majid</w:t>
      </w:r>
      <w:proofErr w:type="spellEnd"/>
      <w:r w:rsidRPr="004E0482">
        <w:rPr>
          <w:rFonts w:ascii="Times New Roman" w:hAnsi="Times New Roman"/>
          <w:color w:val="000000" w:themeColor="text1"/>
          <w:sz w:val="24"/>
          <w:szCs w:val="24"/>
          <w:lang w:val="it-IT"/>
        </w:rPr>
        <w:t xml:space="preserve"> Ezzati</w:t>
      </w:r>
      <w:r w:rsidRPr="004E0482">
        <w:rPr>
          <w:rFonts w:ascii="Times New Roman" w:hAnsi="Times New Roman"/>
          <w:color w:val="000000" w:themeColor="text1"/>
          <w:sz w:val="24"/>
          <w:szCs w:val="24"/>
          <w:vertAlign w:val="superscript"/>
          <w:lang w:val="it-IT"/>
        </w:rPr>
        <w:t>1,2*</w:t>
      </w:r>
    </w:p>
    <w:p w14:paraId="108AAA2C" w14:textId="77777777" w:rsidR="00DC265F" w:rsidRPr="004E0482" w:rsidRDefault="00DC265F" w:rsidP="003F6B5D">
      <w:pPr>
        <w:spacing w:after="0" w:line="480" w:lineRule="auto"/>
        <w:rPr>
          <w:rFonts w:ascii="Times New Roman" w:hAnsi="Times New Roman"/>
          <w:color w:val="000000" w:themeColor="text1"/>
          <w:sz w:val="24"/>
          <w:szCs w:val="24"/>
          <w:lang w:val="it-IT"/>
        </w:rPr>
      </w:pPr>
      <w:bookmarkStart w:id="0" w:name="_GoBack"/>
      <w:bookmarkEnd w:id="0"/>
    </w:p>
    <w:p w14:paraId="32AF1ED8" w14:textId="77777777" w:rsidR="00DC265F"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1 </w:t>
      </w:r>
      <w:r w:rsidRPr="004E0482">
        <w:rPr>
          <w:rFonts w:ascii="Times New Roman" w:hAnsi="Times New Roman"/>
          <w:color w:val="000000" w:themeColor="text1"/>
          <w:sz w:val="24"/>
          <w:szCs w:val="24"/>
        </w:rPr>
        <w:t>MRC-PHE Centre for Environment and Health, Imperial College London, London, United Kingdom</w:t>
      </w:r>
    </w:p>
    <w:p w14:paraId="033F1B8A" w14:textId="77777777" w:rsidR="00DC265F"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2 </w:t>
      </w:r>
      <w:r w:rsidRPr="004E0482">
        <w:rPr>
          <w:rFonts w:ascii="Times New Roman" w:hAnsi="Times New Roman"/>
          <w:color w:val="000000" w:themeColor="text1"/>
          <w:sz w:val="24"/>
          <w:szCs w:val="24"/>
        </w:rPr>
        <w:t>Department of Epidemiology and Biostatistics, School of Public Health, Imperial College London, London, United Kingdom</w:t>
      </w:r>
      <w:r w:rsidRPr="004E0482" w:rsidDel="00142DAC">
        <w:rPr>
          <w:rFonts w:ascii="Times New Roman" w:hAnsi="Times New Roman"/>
          <w:color w:val="000000" w:themeColor="text1"/>
          <w:sz w:val="24"/>
          <w:szCs w:val="24"/>
        </w:rPr>
        <w:t xml:space="preserve"> </w:t>
      </w:r>
    </w:p>
    <w:p w14:paraId="27103328" w14:textId="79CD48D0" w:rsidR="00DC265F" w:rsidRPr="004E0482" w:rsidRDefault="00833790" w:rsidP="003F6B5D">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3</w:t>
      </w:r>
      <w:r w:rsidR="00DC265F" w:rsidRPr="004E0482">
        <w:rPr>
          <w:rFonts w:ascii="Times New Roman" w:hAnsi="Times New Roman"/>
          <w:color w:val="000000" w:themeColor="text1"/>
          <w:sz w:val="24"/>
          <w:szCs w:val="24"/>
          <w:vertAlign w:val="superscript"/>
        </w:rPr>
        <w:t xml:space="preserve"> </w:t>
      </w:r>
      <w:r w:rsidR="00DC265F" w:rsidRPr="004E0482">
        <w:rPr>
          <w:rFonts w:ascii="Times New Roman" w:hAnsi="Times New Roman"/>
          <w:color w:val="000000" w:themeColor="text1"/>
          <w:sz w:val="24"/>
          <w:szCs w:val="24"/>
        </w:rPr>
        <w:t>Space and Atmospheric Physics, Imperial College London, London, United Kingdom</w:t>
      </w:r>
    </w:p>
    <w:p w14:paraId="33875DF3" w14:textId="77777777" w:rsidR="00DC265F" w:rsidRPr="004E0482" w:rsidRDefault="00DC265F" w:rsidP="003F6B5D">
      <w:pPr>
        <w:spacing w:after="0" w:line="480" w:lineRule="auto"/>
        <w:rPr>
          <w:rFonts w:ascii="Times New Roman" w:hAnsi="Times New Roman"/>
          <w:color w:val="000000" w:themeColor="text1"/>
          <w:sz w:val="24"/>
          <w:szCs w:val="24"/>
        </w:rPr>
      </w:pPr>
    </w:p>
    <w:p w14:paraId="6B2C0AA4" w14:textId="77777777" w:rsidR="00DC265F" w:rsidRPr="004E0482" w:rsidRDefault="00DC265F" w:rsidP="003F6B5D">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 xml:space="preserve">Robbie M </w:t>
      </w:r>
      <w:proofErr w:type="spellStart"/>
      <w:r w:rsidRPr="004E0482">
        <w:rPr>
          <w:rFonts w:ascii="Times New Roman" w:hAnsi="Times New Roman"/>
          <w:color w:val="000000" w:themeColor="text1"/>
          <w:sz w:val="24"/>
          <w:szCs w:val="24"/>
          <w:lang w:val="it-IT"/>
        </w:rPr>
        <w:t>Parks</w:t>
      </w:r>
      <w:proofErr w:type="spellEnd"/>
      <w:r w:rsidRPr="004E0482">
        <w:rPr>
          <w:rFonts w:ascii="Times New Roman" w:hAnsi="Times New Roman"/>
          <w:color w:val="000000" w:themeColor="text1"/>
          <w:sz w:val="24"/>
          <w:szCs w:val="24"/>
          <w:lang w:val="it-IT"/>
        </w:rPr>
        <w:t>: robbie.parks@imperial.ac.uk</w:t>
      </w:r>
    </w:p>
    <w:p w14:paraId="13A12DD7" w14:textId="5819DEE9" w:rsidR="00DC265F"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James E Bennett: </w:t>
      </w:r>
      <w:r w:rsidR="00CA086B" w:rsidRPr="004412C7">
        <w:rPr>
          <w:rFonts w:ascii="Times New Roman" w:hAnsi="Times New Roman"/>
          <w:sz w:val="24"/>
          <w:szCs w:val="24"/>
        </w:rPr>
        <w:t>j.e.bennett@imperial.ac.uk</w:t>
      </w:r>
    </w:p>
    <w:p w14:paraId="2968591D" w14:textId="77777777" w:rsidR="00DC265F" w:rsidRPr="004E0482" w:rsidRDefault="00DC265F" w:rsidP="003F6B5D">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 xml:space="preserve">Ralf </w:t>
      </w:r>
      <w:proofErr w:type="spellStart"/>
      <w:r w:rsidRPr="004E0482">
        <w:rPr>
          <w:rFonts w:ascii="Times New Roman" w:hAnsi="Times New Roman"/>
          <w:color w:val="000000" w:themeColor="text1"/>
          <w:sz w:val="24"/>
          <w:szCs w:val="24"/>
          <w:lang w:val="it-IT"/>
        </w:rPr>
        <w:t>Toumi</w:t>
      </w:r>
      <w:proofErr w:type="spellEnd"/>
      <w:r w:rsidRPr="004E0482">
        <w:rPr>
          <w:rFonts w:ascii="Times New Roman" w:hAnsi="Times New Roman"/>
          <w:color w:val="000000" w:themeColor="text1"/>
          <w:sz w:val="24"/>
          <w:szCs w:val="24"/>
          <w:lang w:val="it-IT"/>
        </w:rPr>
        <w:t>: r.toumi@imperial.ac.uk</w:t>
      </w:r>
    </w:p>
    <w:p w14:paraId="232F765E" w14:textId="77777777" w:rsidR="00DC265F" w:rsidRPr="004E0482" w:rsidRDefault="00DC265F" w:rsidP="003F6B5D">
      <w:pPr>
        <w:spacing w:after="0" w:line="480" w:lineRule="auto"/>
        <w:rPr>
          <w:rFonts w:ascii="Times New Roman" w:hAnsi="Times New Roman"/>
          <w:color w:val="000000" w:themeColor="text1"/>
          <w:sz w:val="24"/>
          <w:szCs w:val="24"/>
        </w:rPr>
      </w:pPr>
      <w:proofErr w:type="spellStart"/>
      <w:r w:rsidRPr="004E0482">
        <w:rPr>
          <w:rFonts w:ascii="Times New Roman" w:hAnsi="Times New Roman"/>
          <w:color w:val="000000" w:themeColor="text1"/>
          <w:sz w:val="24"/>
          <w:szCs w:val="24"/>
          <w:lang w:val="it-IT"/>
        </w:rPr>
        <w:t>Majid</w:t>
      </w:r>
      <w:proofErr w:type="spellEnd"/>
      <w:r w:rsidRPr="004E0482">
        <w:rPr>
          <w:rFonts w:ascii="Times New Roman" w:hAnsi="Times New Roman"/>
          <w:color w:val="000000" w:themeColor="text1"/>
          <w:sz w:val="24"/>
          <w:szCs w:val="24"/>
          <w:lang w:val="it-IT"/>
        </w:rPr>
        <w:t xml:space="preserve"> </w:t>
      </w:r>
      <w:proofErr w:type="spellStart"/>
      <w:r w:rsidRPr="004E0482">
        <w:rPr>
          <w:rFonts w:ascii="Times New Roman" w:hAnsi="Times New Roman"/>
          <w:color w:val="000000" w:themeColor="text1"/>
          <w:sz w:val="24"/>
          <w:szCs w:val="24"/>
          <w:lang w:val="it-IT"/>
        </w:rPr>
        <w:t>Ezzati</w:t>
      </w:r>
      <w:proofErr w:type="spellEnd"/>
      <w:r w:rsidRPr="004E0482">
        <w:rPr>
          <w:rFonts w:ascii="Times New Roman" w:hAnsi="Times New Roman"/>
          <w:color w:val="000000" w:themeColor="text1"/>
          <w:sz w:val="24"/>
          <w:szCs w:val="24"/>
          <w:lang w:val="it-IT"/>
        </w:rPr>
        <w:t xml:space="preserve">: </w:t>
      </w:r>
      <w:r w:rsidRPr="004E0482">
        <w:rPr>
          <w:rFonts w:ascii="Times New Roman" w:hAnsi="Times New Roman"/>
          <w:color w:val="000000" w:themeColor="text1"/>
          <w:sz w:val="24"/>
          <w:szCs w:val="24"/>
        </w:rPr>
        <w:t>majid.ezzati@imperial.ac.uk</w:t>
      </w:r>
    </w:p>
    <w:p w14:paraId="6EDCBCE7" w14:textId="77777777" w:rsidR="00DC265F" w:rsidRPr="004E0482" w:rsidRDefault="00DC265F" w:rsidP="003F6B5D">
      <w:pPr>
        <w:spacing w:after="0" w:line="480" w:lineRule="auto"/>
        <w:rPr>
          <w:rFonts w:ascii="Times New Roman" w:hAnsi="Times New Roman"/>
          <w:color w:val="000000" w:themeColor="text1"/>
          <w:sz w:val="24"/>
          <w:szCs w:val="24"/>
        </w:rPr>
      </w:pPr>
    </w:p>
    <w:p w14:paraId="2547D212"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 Corresponding author: </w:t>
      </w:r>
    </w:p>
    <w:p w14:paraId="4F52C299"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Majid </w:t>
      </w:r>
      <w:proofErr w:type="spellStart"/>
      <w:r w:rsidRPr="004E0482">
        <w:rPr>
          <w:rFonts w:ascii="Times New Roman" w:hAnsi="Times New Roman"/>
          <w:color w:val="000000" w:themeColor="text1"/>
          <w:sz w:val="24"/>
          <w:szCs w:val="24"/>
        </w:rPr>
        <w:t>Ezzati</w:t>
      </w:r>
      <w:proofErr w:type="spellEnd"/>
    </w:p>
    <w:p w14:paraId="35003B0E"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Imperial College London</w:t>
      </w:r>
    </w:p>
    <w:p w14:paraId="64E648E6"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Norfolk Place</w:t>
      </w:r>
    </w:p>
    <w:p w14:paraId="71877DF6"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London W2 1PG, UK</w:t>
      </w:r>
    </w:p>
    <w:p w14:paraId="75F84179"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E-mail: majid.ezzati@imperial.ac.uk</w:t>
      </w:r>
    </w:p>
    <w:p w14:paraId="4FF4A994"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Tel: +44 (0)20 7594 0767  </w:t>
      </w:r>
    </w:p>
    <w:p w14:paraId="33DC9B1D" w14:textId="413FF7D1" w:rsidR="00F15C6C" w:rsidRPr="004E0482" w:rsidRDefault="00F15C6C" w:rsidP="000A2B50">
      <w:pPr>
        <w:spacing w:after="0"/>
        <w:rPr>
          <w:rFonts w:ascii="Times New Roman" w:hAnsi="Times New Roman"/>
          <w:b/>
          <w:color w:val="000000" w:themeColor="text1"/>
          <w:sz w:val="24"/>
          <w:szCs w:val="24"/>
        </w:rPr>
      </w:pPr>
      <w:r w:rsidRPr="004E0482">
        <w:rPr>
          <w:rFonts w:ascii="Times New Roman" w:hAnsi="Times New Roman"/>
          <w:b/>
          <w:color w:val="000000" w:themeColor="text1"/>
          <w:sz w:val="24"/>
          <w:szCs w:val="24"/>
        </w:rPr>
        <w:br w:type="page"/>
      </w:r>
    </w:p>
    <w:p w14:paraId="5BE6D457" w14:textId="400DA3D8" w:rsidR="000474A7" w:rsidRPr="00C24564" w:rsidRDefault="00DC265F" w:rsidP="000A2B50">
      <w:pPr>
        <w:spacing w:after="0"/>
        <w:rPr>
          <w:rFonts w:ascii="Times New Roman" w:hAnsi="Times New Roman"/>
          <w:b/>
          <w:color w:val="000000" w:themeColor="text1"/>
          <w:sz w:val="24"/>
          <w:szCs w:val="24"/>
        </w:rPr>
      </w:pPr>
      <w:commentRangeStart w:id="1"/>
      <w:r w:rsidRPr="00C24564">
        <w:rPr>
          <w:rFonts w:ascii="Times New Roman" w:hAnsi="Times New Roman"/>
          <w:b/>
          <w:color w:val="000000" w:themeColor="text1"/>
          <w:sz w:val="24"/>
          <w:szCs w:val="24"/>
        </w:rPr>
        <w:lastRenderedPageBreak/>
        <w:t>[[[to be written after the rest of paper is complete, the standalone opening/abstract paragraph]]]</w:t>
      </w:r>
      <w:commentRangeEnd w:id="1"/>
      <w:r w:rsidR="00624B38">
        <w:rPr>
          <w:rStyle w:val="CommentReference"/>
          <w:rFonts w:asciiTheme="minorHAnsi" w:eastAsiaTheme="minorHAnsi" w:hAnsiTheme="minorHAnsi" w:cstheme="minorBidi"/>
        </w:rPr>
        <w:commentReference w:id="1"/>
      </w:r>
    </w:p>
    <w:p w14:paraId="6653700E" w14:textId="77777777" w:rsidR="00DC265F" w:rsidRPr="004E0482" w:rsidRDefault="00DC265F" w:rsidP="000A2B50">
      <w:pPr>
        <w:spacing w:after="0"/>
        <w:rPr>
          <w:rFonts w:ascii="Times New Roman" w:hAnsi="Times New Roman"/>
          <w:color w:val="000000" w:themeColor="text1"/>
          <w:sz w:val="24"/>
          <w:szCs w:val="24"/>
        </w:rPr>
      </w:pPr>
    </w:p>
    <w:p w14:paraId="3F494E88" w14:textId="1BD59A34" w:rsidR="00943AF9" w:rsidRPr="004E0482" w:rsidRDefault="00943AF9"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BF3B32">
        <w:rPr>
          <w:rFonts w:ascii="Times New Roman" w:hAnsi="Times New Roman"/>
          <w:color w:val="000000" w:themeColor="text1"/>
          <w:sz w:val="24"/>
          <w:szCs w:val="24"/>
        </w:rPr>
        <w:t>.</w:t>
      </w:r>
      <w:r w:rsidR="00BF3B32" w:rsidRPr="004E0482">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LTU8L3N0eWxlPjwvRGlzcGxheVRleHQ+PHJlY29yZD48cmVjLW51bWJlcj45MzY8L3JlYy1udW1i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dXJscz48L3JlY29yZD48L0NpdGU+PENpdGU+PEF1dGhvcj5Gb3dsZXI8L0F1dGhvcj48WWVhcj4y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LTU8L3N0eWxlPjwvRGlzcGxheVRleHQ+PHJlY29yZD48cmVjLW51bWJlcj45MzY8L3JlYy1udW1i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dXJscz48L3JlY29yZD48L0NpdGU+PENpdGU+PEF1dGhvcj5Gb3dsZXI8L0F1dGhvcj48WWVhcj4y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00BF3B32" w:rsidRPr="004E0482">
        <w:rPr>
          <w:rFonts w:ascii="Times New Roman" w:hAnsi="Times New Roman"/>
          <w:color w:val="000000" w:themeColor="text1"/>
          <w:sz w:val="24"/>
          <w:szCs w:val="24"/>
        </w:rPr>
      </w:r>
      <w:r w:rsidR="00BF3B32" w:rsidRPr="004E0482">
        <w:rPr>
          <w:rFonts w:ascii="Times New Roman" w:hAnsi="Times New Roman"/>
          <w:color w:val="000000" w:themeColor="text1"/>
          <w:sz w:val="24"/>
          <w:szCs w:val="24"/>
        </w:rPr>
        <w:fldChar w:fldCharType="separate"/>
      </w:r>
      <w:r w:rsidR="00BF3B32" w:rsidRPr="00A8740F">
        <w:rPr>
          <w:rFonts w:ascii="Times New Roman" w:hAnsi="Times New Roman"/>
          <w:noProof/>
          <w:color w:val="000000" w:themeColor="text1"/>
          <w:sz w:val="24"/>
          <w:szCs w:val="24"/>
          <w:vertAlign w:val="superscript"/>
        </w:rPr>
        <w:t>1-5</w:t>
      </w:r>
      <w:r w:rsidR="00BF3B32"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Less has been done on how the seasonal patterns of mortality </w:t>
      </w:r>
      <w:r>
        <w:rPr>
          <w:rFonts w:ascii="Times New Roman" w:hAnsi="Times New Roman"/>
          <w:color w:val="000000" w:themeColor="text1"/>
          <w:sz w:val="24"/>
          <w:szCs w:val="24"/>
        </w:rPr>
        <w:t>vary</w:t>
      </w:r>
      <w:r w:rsidRPr="004E0482">
        <w:rPr>
          <w:rFonts w:ascii="Times New Roman" w:hAnsi="Times New Roman"/>
          <w:color w:val="000000" w:themeColor="text1"/>
          <w:sz w:val="24"/>
          <w:szCs w:val="24"/>
        </w:rPr>
        <w:t xml:space="preserve"> in relation to age and sex.</w:t>
      </w:r>
      <w:r w:rsidRPr="004E048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6-8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Further, i</w:t>
      </w:r>
      <w:r w:rsidRPr="004E0482">
        <w:rPr>
          <w:rFonts w:ascii="Times New Roman" w:hAnsi="Times New Roman"/>
          <w:color w:val="000000" w:themeColor="text1"/>
          <w:sz w:val="24"/>
          <w:szCs w:val="24"/>
        </w:rPr>
        <w:t xml:space="preserve">n a large country like the USA, which possesses distinct climate regions, not only </w:t>
      </w:r>
      <w:r w:rsidR="006F7313">
        <w:rPr>
          <w:rFonts w:ascii="Times New Roman" w:hAnsi="Times New Roman"/>
          <w:color w:val="000000" w:themeColor="text1"/>
          <w:sz w:val="24"/>
          <w:szCs w:val="24"/>
        </w:rPr>
        <w:t xml:space="preserve">do </w:t>
      </w:r>
      <w:r w:rsidRPr="004E0482">
        <w:rPr>
          <w:rFonts w:ascii="Times New Roman" w:hAnsi="Times New Roman"/>
          <w:color w:val="000000" w:themeColor="text1"/>
          <w:sz w:val="24"/>
          <w:szCs w:val="24"/>
        </w:rPr>
        <w:t xml:space="preserve">average annual death rates vary throughout the country, but also the seasonality of mortality may vary geographically, due to </w:t>
      </w:r>
      <w:r>
        <w:rPr>
          <w:rFonts w:ascii="Times New Roman" w:hAnsi="Times New Roman"/>
          <w:color w:val="000000" w:themeColor="text1"/>
          <w:sz w:val="24"/>
          <w:szCs w:val="24"/>
        </w:rPr>
        <w:t xml:space="preserve">both </w:t>
      </w:r>
      <w:r w:rsidRPr="004E0482">
        <w:rPr>
          <w:rFonts w:ascii="Times New Roman" w:hAnsi="Times New Roman"/>
          <w:color w:val="000000" w:themeColor="text1"/>
          <w:sz w:val="24"/>
          <w:szCs w:val="24"/>
        </w:rPr>
        <w:t>localised weather</w:t>
      </w:r>
      <w:r>
        <w:rPr>
          <w:rFonts w:ascii="Times New Roman" w:hAnsi="Times New Roman"/>
          <w:color w:val="000000" w:themeColor="text1"/>
          <w:sz w:val="24"/>
          <w:szCs w:val="24"/>
        </w:rPr>
        <w:t xml:space="preserve"> patterns and</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regional differences</w:t>
      </w:r>
      <w:r w:rsidRPr="004E0482">
        <w:rPr>
          <w:rFonts w:ascii="Times New Roman" w:hAnsi="Times New Roman"/>
          <w:color w:val="000000" w:themeColor="text1"/>
          <w:sz w:val="24"/>
          <w:szCs w:val="24"/>
        </w:rPr>
        <w:t xml:space="preserve"> in measures such as heating,</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air conditioning, and healthcare which can reduce the adverse effects of warm and cold weather.</w:t>
      </w:r>
      <w:r w:rsidRPr="004E0482">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Y051bT41Njk8L1JlY051bT48RGlzcGxheVRleHQ+PHN0eWxlIGZhY2U9InN1cGVyc2NyaXB0Ij45
LTEyPC9zdHlsZT48L0Rpc3BsYXlUZXh0PjxyZWNvcmQ+PHJlYy1udW1iZXI+NTY5PC9yZWMtbnVt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Y051bT41Njk8L1JlY051bT48RGlzcGxheVRleHQ+PHN0eWxlIGZhY2U9InN1cGVyc2NyaXB0Ij45
LTEyPC9zdHlsZT48L0Rpc3BsYXlUZXh0PjxyZWNvcmQ+PHJlYy1udW1iZXI+NTY5PC9yZWMtbnVt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9-12</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sidR="00D35688">
        <w:rPr>
          <w:rFonts w:ascii="Times New Roman" w:hAnsi="Times New Roman"/>
          <w:color w:val="000000" w:themeColor="text1"/>
          <w:sz w:val="24"/>
          <w:szCs w:val="24"/>
        </w:rPr>
        <w:t>The</w:t>
      </w:r>
      <w:r w:rsidRPr="004E0482">
        <w:rPr>
          <w:rFonts w:ascii="Times New Roman" w:hAnsi="Times New Roman"/>
          <w:color w:val="000000" w:themeColor="text1"/>
          <w:sz w:val="24"/>
          <w:szCs w:val="24"/>
        </w:rPr>
        <w:t xml:space="preserve"> presence and extent of seasonal variation in mortality may </w:t>
      </w:r>
      <w:r w:rsidR="00D35688">
        <w:rPr>
          <w:rFonts w:ascii="Times New Roman" w:hAnsi="Times New Roman"/>
          <w:color w:val="000000" w:themeColor="text1"/>
          <w:sz w:val="24"/>
          <w:szCs w:val="24"/>
        </w:rPr>
        <w:t xml:space="preserve">also </w:t>
      </w:r>
      <w:r w:rsidRPr="004E0482">
        <w:rPr>
          <w:rFonts w:ascii="Times New Roman" w:hAnsi="Times New Roman"/>
          <w:color w:val="000000" w:themeColor="text1"/>
          <w:sz w:val="24"/>
          <w:szCs w:val="24"/>
        </w:rPr>
        <w:t xml:space="preserve">itself </w:t>
      </w:r>
      <w:r>
        <w:rPr>
          <w:rFonts w:ascii="Times New Roman" w:hAnsi="Times New Roman"/>
          <w:color w:val="000000" w:themeColor="text1"/>
          <w:sz w:val="24"/>
          <w:szCs w:val="24"/>
        </w:rPr>
        <w:t>change over time</w:t>
      </w:r>
      <w:r w:rsidRPr="004E0482">
        <w:rPr>
          <w:rFonts w:ascii="Times New Roman" w:hAnsi="Times New Roman"/>
          <w:color w:val="000000" w:themeColor="text1"/>
          <w:sz w:val="24"/>
          <w:szCs w:val="24"/>
        </w:rPr>
        <w:t xml:space="preserve">, due to </w:t>
      </w:r>
      <w:r w:rsidR="00F61089">
        <w:rPr>
          <w:rFonts w:ascii="Times New Roman" w:hAnsi="Times New Roman"/>
          <w:color w:val="000000" w:themeColor="text1"/>
          <w:sz w:val="24"/>
          <w:szCs w:val="24"/>
        </w:rPr>
        <w:t>shifts</w:t>
      </w:r>
      <w:r w:rsidR="00F61089"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in weather regimes, lifestyle, technology, and healthcare.</w:t>
      </w:r>
      <w:r w:rsidRPr="00BE5E5A">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MTMtMTU8L3N0eWxlPjwvRGlzcGxheVRleHQ+PHJlY29yZD48cmVjLW51bWJlcj4yNTE8L3JlYy1u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MTMtMTU8L3N0eWxlPjwvRGlzcGxheVRleHQ+PHJlY29yZD48cmVjLW51bWJlcj4yNTE8L3JlYy1u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BE5E5A">
        <w:rPr>
          <w:rFonts w:ascii="Times New Roman" w:hAnsi="Times New Roman"/>
          <w:color w:val="000000" w:themeColor="text1"/>
          <w:sz w:val="24"/>
          <w:szCs w:val="24"/>
        </w:rPr>
      </w:r>
      <w:r w:rsidRPr="00BE5E5A">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13-15</w:t>
      </w:r>
      <w:r w:rsidRPr="00BE5E5A">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 thorough understanding </w:t>
      </w:r>
      <w:r>
        <w:rPr>
          <w:rFonts w:ascii="Times New Roman" w:hAnsi="Times New Roman"/>
          <w:color w:val="000000" w:themeColor="text1"/>
          <w:sz w:val="24"/>
          <w:szCs w:val="24"/>
        </w:rPr>
        <w:t xml:space="preserve">of </w:t>
      </w:r>
      <w:r w:rsidRPr="004E0482">
        <w:rPr>
          <w:rFonts w:ascii="Times New Roman" w:hAnsi="Times New Roman"/>
          <w:color w:val="000000" w:themeColor="text1"/>
          <w:sz w:val="24"/>
          <w:szCs w:val="24"/>
        </w:rPr>
        <w:t>the long-term dynamics of seasonality</w:t>
      </w:r>
      <w:r>
        <w:rPr>
          <w:rFonts w:ascii="Times New Roman" w:hAnsi="Times New Roman"/>
          <w:color w:val="000000" w:themeColor="text1"/>
          <w:sz w:val="24"/>
          <w:szCs w:val="24"/>
        </w:rPr>
        <w:t xml:space="preserve"> of mortality</w:t>
      </w:r>
      <w:r w:rsidRPr="004E0482">
        <w:rPr>
          <w:rFonts w:ascii="Times New Roman" w:hAnsi="Times New Roman"/>
          <w:color w:val="000000" w:themeColor="text1"/>
          <w:sz w:val="24"/>
          <w:szCs w:val="24"/>
        </w:rPr>
        <w:t xml:space="preserve">, and its geographical and demographic patterns, is needed to identify at-risk groups, plan responses </w:t>
      </w:r>
      <w:r w:rsidR="006F7313">
        <w:rPr>
          <w:rFonts w:ascii="Times New Roman" w:hAnsi="Times New Roman"/>
          <w:color w:val="000000" w:themeColor="text1"/>
          <w:sz w:val="24"/>
          <w:szCs w:val="24"/>
        </w:rPr>
        <w:t>at the present time as well as</w:t>
      </w:r>
      <w:r w:rsidRPr="004E0482">
        <w:rPr>
          <w:rFonts w:ascii="Times New Roman" w:hAnsi="Times New Roman"/>
          <w:color w:val="000000" w:themeColor="text1"/>
          <w:sz w:val="24"/>
          <w:szCs w:val="24"/>
        </w:rPr>
        <w:t xml:space="preserve"> under changing climate conditions. </w:t>
      </w:r>
    </w:p>
    <w:p w14:paraId="0577B1A6" w14:textId="77777777" w:rsidR="000474A7" w:rsidRPr="004E0482" w:rsidRDefault="000474A7" w:rsidP="000A2B50">
      <w:pPr>
        <w:spacing w:after="0" w:line="480" w:lineRule="auto"/>
        <w:rPr>
          <w:rFonts w:ascii="Times New Roman" w:hAnsi="Times New Roman"/>
          <w:color w:val="000000" w:themeColor="text1"/>
          <w:sz w:val="24"/>
          <w:szCs w:val="24"/>
        </w:rPr>
      </w:pPr>
    </w:p>
    <w:p w14:paraId="2A52C881" w14:textId="11CB4984" w:rsidR="0007260F" w:rsidRPr="004E0482" w:rsidRDefault="0007260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Some studies, in one or more countries, have examined seasonality of death rates.</w:t>
      </w:r>
      <w:r w:rsidRPr="004E0482">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cHQiPjQtOSwxMSwxNi0yMzwvc3R5bGU+PC9EaXNwbGF5VGV4dD48cmVjb3JkPjxyZWMtbnVtYmVy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b3JzPjxhdXRob3I+TGFha2UsIEtudXQ8L2F1dGhvcj48YXV0aG9yPlN2ZXJyZSwgSmFuIE1hcmN1
czwvYXV0aG9yPjwvYXV0aG9ycz48L2NvbnRyaWJ1dG9ycz48dGl0bGVzPjx0aXRsZT5XaW50ZXIg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L3RpdGxlPjxzZWNvbmRhcnktdGl0bGU+SGVhbHRoIFJlcG9ydHMtU3RhdGlzdGljcyBDYW5hZGE8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L0VuZE5vdGU+
</w:fldData>
        </w:fldChar>
      </w:r>
      <w:r w:rsidR="008B1C81">
        <w:rPr>
          <w:rFonts w:ascii="Times New Roman" w:hAnsi="Times New Roman"/>
          <w:color w:val="000000" w:themeColor="text1"/>
          <w:sz w:val="24"/>
          <w:szCs w:val="24"/>
        </w:rPr>
        <w:instrText xml:space="preserve"> ADDIN EN.CITE </w:instrText>
      </w:r>
      <w:r w:rsidR="008B1C81">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cHQiPjQtOSwxMSwxNi0yMzwvc3R5bGU+PC9EaXNwbGF5VGV4dD48cmVjb3JkPjxyZWMtbnVtYmVy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b3JzPjxhdXRob3I+TGFha2UsIEtudXQ8L2F1dGhvcj48YXV0aG9yPlN2ZXJyZSwgSmFuIE1hcmN1
czwvYXV0aG9yPjwvYXV0aG9ycz48L2NvbnRyaWJ1dG9ycz48dGl0bGVzPjx0aXRsZT5XaW50ZXIg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L3RpdGxlPjxzZWNvbmRhcnktdGl0bGU+SGVhbHRoIFJlcG9ydHMtU3RhdGlzdGljcyBDYW5hZGE8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L0VuZE5vdGU+
</w:fldData>
        </w:fldChar>
      </w:r>
      <w:r w:rsidR="008B1C81">
        <w:rPr>
          <w:rFonts w:ascii="Times New Roman" w:hAnsi="Times New Roman"/>
          <w:color w:val="000000" w:themeColor="text1"/>
          <w:sz w:val="24"/>
          <w:szCs w:val="24"/>
        </w:rPr>
        <w:instrText xml:space="preserve"> ADDIN EN.CITE.DATA </w:instrText>
      </w:r>
      <w:r w:rsidR="008B1C81">
        <w:rPr>
          <w:rFonts w:ascii="Times New Roman" w:hAnsi="Times New Roman"/>
          <w:color w:val="000000" w:themeColor="text1"/>
          <w:sz w:val="24"/>
          <w:szCs w:val="24"/>
        </w:rPr>
      </w:r>
      <w:r w:rsidR="008B1C81">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4-9,11,16-23</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The </w:t>
      </w:r>
      <w:r>
        <w:rPr>
          <w:rFonts w:ascii="Times New Roman" w:hAnsi="Times New Roman"/>
          <w:color w:val="000000" w:themeColor="text1"/>
          <w:sz w:val="24"/>
          <w:szCs w:val="24"/>
        </w:rPr>
        <w:t>length of time</w:t>
      </w:r>
      <w:r w:rsidRPr="004E0482">
        <w:rPr>
          <w:rFonts w:ascii="Times New Roman" w:hAnsi="Times New Roman"/>
          <w:color w:val="000000" w:themeColor="text1"/>
          <w:sz w:val="24"/>
          <w:szCs w:val="24"/>
        </w:rPr>
        <w:t xml:space="preserve"> covered by these studies have ranged from a few years to </w:t>
      </w:r>
      <w:r w:rsidR="004253AD">
        <w:rPr>
          <w:rFonts w:ascii="Times New Roman" w:hAnsi="Times New Roman"/>
          <w:color w:val="000000" w:themeColor="text1"/>
          <w:sz w:val="24"/>
          <w:szCs w:val="24"/>
        </w:rPr>
        <w:t xml:space="preserve">over </w:t>
      </w:r>
      <w:r w:rsidRPr="004E0482">
        <w:rPr>
          <w:rFonts w:ascii="Times New Roman" w:hAnsi="Times New Roman"/>
          <w:color w:val="000000" w:themeColor="text1"/>
          <w:sz w:val="24"/>
          <w:szCs w:val="24"/>
        </w:rPr>
        <w:t>50 years. Regardless of duration, the methods used in these works – ranging from simple</w:t>
      </w:r>
      <w:r>
        <w:rPr>
          <w:rFonts w:ascii="Times New Roman" w:hAnsi="Times New Roman"/>
          <w:color w:val="000000" w:themeColor="text1"/>
          <w:sz w:val="24"/>
          <w:szCs w:val="24"/>
        </w:rPr>
        <w:t xml:space="preserve"> trend </w:t>
      </w:r>
      <w:r w:rsidRPr="004E0482">
        <w:rPr>
          <w:rFonts w:ascii="Times New Roman" w:hAnsi="Times New Roman"/>
          <w:color w:val="000000" w:themeColor="text1"/>
          <w:sz w:val="24"/>
          <w:szCs w:val="24"/>
        </w:rPr>
        <w:t xml:space="preserve"> moving average</w:t>
      </w:r>
      <w:r w:rsidRPr="004E0482">
        <w:rPr>
          <w:rFonts w:ascii="Times New Roman" w:hAnsi="Times New Roman"/>
          <w:color w:val="000000" w:themeColor="text1"/>
          <w:sz w:val="24"/>
          <w:szCs w:val="24"/>
        </w:rPr>
        <w:fldChar w:fldCharType="begin"/>
      </w:r>
      <w:r w:rsidR="00BF3B32">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face="superscript"&gt;7,16&lt;/style&gt;&lt;/DisplayText&gt;&lt;record&gt;&lt;rec-number&gt;355&lt;/rec-number&gt;&lt;foreign-keys&gt;&lt;key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7,16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fitting periodic basis functions</w:t>
      </w:r>
      <w:r w:rsidRPr="004E048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cHQiPjYsMTcsMTgsMjEsMjM8L3N0eWxlPjwvRGlzcGxheVRleHQ+PHJlY29yZD48cmVjLW51bWJl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cHQiPjYsMTcsMTgsMjEsMjM8L3N0eWxlPjwvRGlzcGxheVRleHQ+PHJlY29yZD48cmVjLW51bWJl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6,17,18,21,23</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 were unable to characterise </w:t>
      </w:r>
      <w:r>
        <w:rPr>
          <w:rFonts w:ascii="Times New Roman" w:hAnsi="Times New Roman"/>
          <w:color w:val="000000" w:themeColor="text1"/>
          <w:sz w:val="24"/>
          <w:szCs w:val="24"/>
        </w:rPr>
        <w:t>how</w:t>
      </w:r>
      <w:r w:rsidRPr="004E0482">
        <w:rPr>
          <w:rFonts w:ascii="Times New Roman" w:hAnsi="Times New Roman"/>
          <w:color w:val="000000" w:themeColor="text1"/>
          <w:sz w:val="24"/>
          <w:szCs w:val="24"/>
        </w:rPr>
        <w:t xml:space="preserve"> seasonality </w:t>
      </w:r>
      <w:r>
        <w:rPr>
          <w:rFonts w:ascii="Times New Roman" w:hAnsi="Times New Roman"/>
          <w:color w:val="000000" w:themeColor="text1"/>
          <w:sz w:val="24"/>
          <w:szCs w:val="24"/>
        </w:rPr>
        <w:t xml:space="preserve">of mortality has changed </w:t>
      </w:r>
      <w:r w:rsidRPr="004E0482">
        <w:rPr>
          <w:rFonts w:ascii="Times New Roman" w:hAnsi="Times New Roman"/>
          <w:color w:val="000000" w:themeColor="text1"/>
          <w:sz w:val="24"/>
          <w:szCs w:val="24"/>
        </w:rPr>
        <w:t>over time; many also require a-priori assumptions on how frequently (e.g., every 12 months versus another frequency) the repeated death rate pattern occurs. Few of the previous studies have analysed seasonality by age and sex,</w:t>
      </w:r>
      <w:r w:rsidRPr="004E048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6-8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even though the main medical and behavioural causes of death</w:t>
      </w:r>
      <w:r w:rsidRPr="00410B18">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vary for popu</w:t>
      </w:r>
      <w:r>
        <w:rPr>
          <w:rFonts w:ascii="Times New Roman" w:hAnsi="Times New Roman"/>
          <w:color w:val="000000" w:themeColor="text1"/>
          <w:sz w:val="24"/>
          <w:szCs w:val="24"/>
        </w:rPr>
        <w:t>lation subgroups</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which may lead to different </w:t>
      </w:r>
      <w:r w:rsidRPr="004E0482">
        <w:rPr>
          <w:rFonts w:ascii="Times New Roman" w:hAnsi="Times New Roman"/>
          <w:color w:val="000000" w:themeColor="text1"/>
          <w:sz w:val="24"/>
          <w:szCs w:val="24"/>
        </w:rPr>
        <w:t>seasonal</w:t>
      </w:r>
      <w:r>
        <w:rPr>
          <w:rFonts w:ascii="Times New Roman" w:hAnsi="Times New Roman"/>
          <w:color w:val="000000" w:themeColor="text1"/>
          <w:sz w:val="24"/>
          <w:szCs w:val="24"/>
        </w:rPr>
        <w:t xml:space="preserve"> patterns. Similarly</w:t>
      </w:r>
      <w:r w:rsidR="001C124F">
        <w:rPr>
          <w:rFonts w:ascii="Times New Roman" w:hAnsi="Times New Roman"/>
          <w:color w:val="000000" w:themeColor="text1"/>
          <w:sz w:val="24"/>
          <w:szCs w:val="24"/>
        </w:rPr>
        <w:t>,</w:t>
      </w:r>
      <w:r>
        <w:rPr>
          <w:rFonts w:ascii="Times New Roman" w:hAnsi="Times New Roman"/>
          <w:color w:val="000000" w:themeColor="text1"/>
          <w:sz w:val="24"/>
          <w:szCs w:val="24"/>
        </w:rPr>
        <w:t xml:space="preserve"> none has also done so </w:t>
      </w:r>
      <w:r w:rsidR="004E6709">
        <w:rPr>
          <w:rFonts w:ascii="Times New Roman" w:hAnsi="Times New Roman"/>
          <w:color w:val="000000" w:themeColor="text1"/>
          <w:sz w:val="24"/>
          <w:szCs w:val="24"/>
        </w:rPr>
        <w:t xml:space="preserve">simultaneously </w:t>
      </w:r>
      <w:r>
        <w:rPr>
          <w:rFonts w:ascii="Times New Roman" w:hAnsi="Times New Roman"/>
          <w:color w:val="000000" w:themeColor="text1"/>
          <w:sz w:val="24"/>
          <w:szCs w:val="24"/>
        </w:rPr>
        <w:t xml:space="preserve">by </w:t>
      </w:r>
      <w:r w:rsidR="001C124F">
        <w:rPr>
          <w:rFonts w:ascii="Times New Roman" w:hAnsi="Times New Roman"/>
          <w:color w:val="000000" w:themeColor="text1"/>
          <w:sz w:val="24"/>
          <w:szCs w:val="24"/>
        </w:rPr>
        <w:t>age</w:t>
      </w:r>
      <w:r w:rsidR="004E6709">
        <w:rPr>
          <w:rFonts w:ascii="Times New Roman" w:hAnsi="Times New Roman"/>
          <w:color w:val="000000" w:themeColor="text1"/>
          <w:sz w:val="24"/>
          <w:szCs w:val="24"/>
        </w:rPr>
        <w:t>,</w:t>
      </w:r>
      <w:r w:rsidR="001C124F">
        <w:rPr>
          <w:rFonts w:ascii="Times New Roman" w:hAnsi="Times New Roman"/>
          <w:color w:val="000000" w:themeColor="text1"/>
          <w:sz w:val="24"/>
          <w:szCs w:val="24"/>
        </w:rPr>
        <w:t xml:space="preserve"> sex, </w:t>
      </w:r>
      <w:r w:rsidR="004E6709">
        <w:rPr>
          <w:rFonts w:ascii="Times New Roman" w:hAnsi="Times New Roman"/>
          <w:color w:val="000000" w:themeColor="text1"/>
          <w:sz w:val="24"/>
          <w:szCs w:val="24"/>
        </w:rPr>
        <w:t>and geography</w:t>
      </w:r>
      <w:r w:rsidRPr="005B11E3">
        <w:rPr>
          <w:rFonts w:ascii="Times New Roman" w:hAnsi="Times New Roman"/>
          <w:color w:val="000000" w:themeColor="text1"/>
          <w:sz w:val="24"/>
          <w:szCs w:val="24"/>
        </w:rPr>
        <w:t xml:space="preserve">, even though both temperature and </w:t>
      </w:r>
      <w:r>
        <w:rPr>
          <w:rFonts w:ascii="Times New Roman" w:hAnsi="Times New Roman"/>
          <w:color w:val="000000" w:themeColor="text1"/>
          <w:sz w:val="24"/>
          <w:szCs w:val="24"/>
        </w:rPr>
        <w:t>its</w:t>
      </w:r>
      <w:r w:rsidRPr="005B11E3">
        <w:rPr>
          <w:rFonts w:ascii="Times New Roman" w:hAnsi="Times New Roman"/>
          <w:color w:val="000000" w:themeColor="text1"/>
          <w:sz w:val="24"/>
          <w:szCs w:val="24"/>
        </w:rPr>
        <w:t xml:space="preserve"> health effects vary geographically.</w:t>
      </w:r>
      <w:r w:rsidRPr="005B11E3">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aXB0Ij45LTExLDI0PC9zdHlsZT48L0Rpc3BsYXlUZXh0PjxyZWNvcmQ+PHJlYy1udW1iZXI+Mjg8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aXB0Ij45LTExLDI0PC9zdHlsZT48L0Rpc3BsYXlUZXh0PjxyZWNvcmQ+PHJlYy1udW1iZXI+Mjg8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5B11E3">
        <w:rPr>
          <w:rFonts w:ascii="Times New Roman" w:hAnsi="Times New Roman"/>
          <w:color w:val="000000" w:themeColor="text1"/>
          <w:sz w:val="24"/>
          <w:szCs w:val="24"/>
        </w:rPr>
      </w:r>
      <w:r w:rsidRPr="005B11E3">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9-11,24</w:t>
      </w:r>
      <w:r w:rsidRPr="005B11E3">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sidR="004E6709">
        <w:rPr>
          <w:rFonts w:ascii="Times New Roman" w:hAnsi="Times New Roman"/>
          <w:color w:val="000000" w:themeColor="text1"/>
          <w:sz w:val="24"/>
          <w:szCs w:val="24"/>
        </w:rPr>
        <w:t xml:space="preserve">To </w:t>
      </w:r>
      <w:r w:rsidR="004E6709" w:rsidRPr="004E0482">
        <w:rPr>
          <w:rFonts w:ascii="Times New Roman" w:hAnsi="Times New Roman"/>
          <w:color w:val="000000" w:themeColor="text1"/>
          <w:sz w:val="24"/>
          <w:szCs w:val="24"/>
        </w:rPr>
        <w:t xml:space="preserve">comprehensively characterise the demographic, spatial </w:t>
      </w:r>
      <w:r w:rsidR="004E6709" w:rsidRPr="004E0482">
        <w:rPr>
          <w:rFonts w:ascii="Times New Roman" w:hAnsi="Times New Roman"/>
          <w:color w:val="000000" w:themeColor="text1"/>
          <w:sz w:val="24"/>
          <w:szCs w:val="24"/>
        </w:rPr>
        <w:lastRenderedPageBreak/>
        <w:t>and temporal patterns of mortality seasonality in the entire USA</w:t>
      </w:r>
      <w:r w:rsidR="003F6B5D">
        <w:rPr>
          <w:rFonts w:ascii="Times New Roman" w:hAnsi="Times New Roman"/>
          <w:color w:val="000000" w:themeColor="text1"/>
          <w:sz w:val="24"/>
          <w:szCs w:val="24"/>
        </w:rPr>
        <w:t>,</w:t>
      </w:r>
      <w:r w:rsidR="004E6709" w:rsidRPr="004E0482">
        <w:rPr>
          <w:rFonts w:ascii="Times New Roman" w:hAnsi="Times New Roman"/>
          <w:color w:val="000000" w:themeColor="text1"/>
          <w:sz w:val="24"/>
          <w:szCs w:val="24"/>
        </w:rPr>
        <w:t xml:space="preserve"> </w:t>
      </w:r>
      <w:r w:rsidR="003F6B5D">
        <w:rPr>
          <w:rFonts w:ascii="Times New Roman" w:hAnsi="Times New Roman"/>
          <w:color w:val="000000" w:themeColor="text1"/>
          <w:sz w:val="24"/>
          <w:szCs w:val="24"/>
        </w:rPr>
        <w:t>w</w:t>
      </w:r>
      <w:r w:rsidR="003F6B5D" w:rsidRPr="004E0482">
        <w:rPr>
          <w:rFonts w:ascii="Times New Roman" w:hAnsi="Times New Roman"/>
          <w:color w:val="000000" w:themeColor="text1"/>
          <w:sz w:val="24"/>
          <w:szCs w:val="24"/>
        </w:rPr>
        <w:t xml:space="preserve">e </w:t>
      </w:r>
      <w:r w:rsidR="003F6B5D">
        <w:rPr>
          <w:rFonts w:ascii="Times New Roman" w:hAnsi="Times New Roman"/>
          <w:color w:val="000000" w:themeColor="text1"/>
          <w:sz w:val="24"/>
          <w:szCs w:val="24"/>
        </w:rPr>
        <w:t>applied</w:t>
      </w:r>
      <w:r w:rsidR="003F6B5D"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wavelet analytical techniques that have been used to study the dynamics of weather phenomena</w:t>
      </w:r>
      <w:r w:rsidRPr="004E0482">
        <w:rPr>
          <w:rFonts w:ascii="Times New Roman" w:hAnsi="Times New Roman"/>
          <w:color w:val="000000" w:themeColor="text1"/>
          <w:sz w:val="24"/>
          <w:szCs w:val="24"/>
        </w:rPr>
        <w:fldChar w:fldCharType="begin"/>
      </w:r>
      <w:r w:rsidR="00BF3B32">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face="superscript"&gt;25&lt;/style&gt;&lt;/DisplayText&gt;&lt;record&gt;&lt;rec-number&gt;631&lt;/rec-number&gt;&lt;foreign-keys&gt;&lt;key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25</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and infectious diseases</w:t>
      </w:r>
      <w:r w:rsidRPr="004E0482">
        <w:rPr>
          <w:rFonts w:ascii="Times New Roman" w:hAnsi="Times New Roman"/>
          <w:color w:val="000000" w:themeColor="text1"/>
          <w:sz w:val="24"/>
          <w:szCs w:val="24"/>
        </w:rPr>
        <w:fldChar w:fldCharType="begin"/>
      </w:r>
      <w:r w:rsidR="00BF3B32">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face="superscript"&gt;26&lt;/style&gt;&lt;/DisplayText&gt;&lt;record&gt;&lt;rec-number&gt;444&lt;/rec-number&gt;&lt;foreign-keys&gt;&lt;key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26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w:t>
      </w:r>
      <w:r w:rsidR="003F6B5D">
        <w:rPr>
          <w:rFonts w:ascii="Times New Roman" w:hAnsi="Times New Roman"/>
          <w:color w:val="000000" w:themeColor="text1"/>
          <w:sz w:val="24"/>
          <w:szCs w:val="24"/>
        </w:rPr>
        <w:t>over three decades of national mortality data</w:t>
      </w:r>
      <w:r w:rsidRPr="004E0482">
        <w:rPr>
          <w:rFonts w:ascii="Times New Roman" w:hAnsi="Times New Roman"/>
          <w:color w:val="000000" w:themeColor="text1"/>
          <w:sz w:val="24"/>
          <w:szCs w:val="24"/>
        </w:rPr>
        <w:t>.</w:t>
      </w:r>
    </w:p>
    <w:p w14:paraId="694DFBF2" w14:textId="77777777" w:rsidR="009A082B" w:rsidRDefault="009A082B" w:rsidP="003F6B5D">
      <w:pPr>
        <w:spacing w:after="0" w:line="480" w:lineRule="auto"/>
        <w:rPr>
          <w:rFonts w:ascii="Times New Roman" w:hAnsi="Times New Roman"/>
          <w:color w:val="000000" w:themeColor="text1"/>
          <w:sz w:val="24"/>
          <w:szCs w:val="24"/>
        </w:rPr>
      </w:pPr>
    </w:p>
    <w:p w14:paraId="1303D69F" w14:textId="77777777" w:rsidR="001F7934" w:rsidRPr="004E0482" w:rsidRDefault="001F7934">
      <w:pPr>
        <w:spacing w:after="0" w:line="480" w:lineRule="auto"/>
        <w:rPr>
          <w:rFonts w:ascii="Times New Roman" w:hAnsi="Times New Roman"/>
          <w:color w:val="000000" w:themeColor="text1"/>
          <w:sz w:val="24"/>
          <w:szCs w:val="24"/>
        </w:rPr>
      </w:pPr>
    </w:p>
    <w:p w14:paraId="34F123C1" w14:textId="4685C75D" w:rsidR="0007260F" w:rsidRDefault="0007260F" w:rsidP="000A2B50">
      <w:pPr>
        <w:spacing w:after="0" w:line="480" w:lineRule="auto"/>
        <w:rPr>
          <w:rFonts w:ascii="Times New Roman" w:hAnsi="Times New Roman"/>
          <w:sz w:val="24"/>
          <w:szCs w:val="24"/>
        </w:rPr>
      </w:pPr>
      <w:r>
        <w:rPr>
          <w:rFonts w:ascii="Times New Roman" w:hAnsi="Times New Roman"/>
          <w:sz w:val="24"/>
          <w:szCs w:val="24"/>
        </w:rPr>
        <w:t>Male mortality had</w:t>
      </w:r>
      <w:r w:rsidRPr="004278AA">
        <w:rPr>
          <w:rFonts w:ascii="Times New Roman" w:hAnsi="Times New Roman"/>
          <w:sz w:val="24"/>
          <w:szCs w:val="24"/>
        </w:rPr>
        <w:t xml:space="preserve"> a </w:t>
      </w:r>
      <w:r>
        <w:rPr>
          <w:rFonts w:ascii="Times New Roman" w:hAnsi="Times New Roman"/>
          <w:sz w:val="24"/>
          <w:szCs w:val="24"/>
        </w:rPr>
        <w:t xml:space="preserve">statistically </w:t>
      </w:r>
      <w:r w:rsidRPr="004278AA">
        <w:rPr>
          <w:rFonts w:ascii="Times New Roman" w:hAnsi="Times New Roman"/>
          <w:sz w:val="24"/>
          <w:szCs w:val="24"/>
        </w:rPr>
        <w:t xml:space="preserve">significant 12-month seasonality </w:t>
      </w:r>
      <w:r>
        <w:rPr>
          <w:rFonts w:ascii="Times New Roman" w:hAnsi="Times New Roman"/>
          <w:sz w:val="24"/>
          <w:szCs w:val="24"/>
        </w:rPr>
        <w:t xml:space="preserve">in </w:t>
      </w:r>
      <w:r w:rsidRPr="004278AA">
        <w:rPr>
          <w:rFonts w:ascii="Times New Roman" w:hAnsi="Times New Roman"/>
          <w:sz w:val="24"/>
          <w:szCs w:val="24"/>
        </w:rPr>
        <w:t xml:space="preserve">all </w:t>
      </w:r>
      <w:r>
        <w:rPr>
          <w:rFonts w:ascii="Times New Roman" w:hAnsi="Times New Roman"/>
          <w:sz w:val="24"/>
          <w:szCs w:val="24"/>
        </w:rPr>
        <w:t xml:space="preserve">age groups except </w:t>
      </w:r>
      <w:r w:rsidR="00B938DB">
        <w:rPr>
          <w:rFonts w:ascii="Times New Roman" w:hAnsi="Times New Roman"/>
          <w:sz w:val="24"/>
          <w:szCs w:val="24"/>
        </w:rPr>
        <w:t xml:space="preserve">in </w:t>
      </w:r>
      <w:r>
        <w:rPr>
          <w:rFonts w:ascii="Times New Roman" w:hAnsi="Times New Roman"/>
          <w:sz w:val="24"/>
          <w:szCs w:val="24"/>
        </w:rPr>
        <w:t>men</w:t>
      </w:r>
      <w:r w:rsidR="00B938DB">
        <w:rPr>
          <w:rFonts w:ascii="Times New Roman" w:hAnsi="Times New Roman"/>
          <w:sz w:val="24"/>
          <w:szCs w:val="24"/>
        </w:rPr>
        <w:t xml:space="preserve"> aged 35-44 years</w:t>
      </w:r>
      <w:r>
        <w:rPr>
          <w:rFonts w:ascii="Times New Roman" w:hAnsi="Times New Roman"/>
          <w:sz w:val="24"/>
          <w:szCs w:val="24"/>
        </w:rPr>
        <w:t>, who</w:t>
      </w:r>
      <w:r w:rsidRPr="004278AA">
        <w:rPr>
          <w:rFonts w:ascii="Times New Roman" w:hAnsi="Times New Roman"/>
          <w:sz w:val="24"/>
          <w:szCs w:val="24"/>
        </w:rPr>
        <w:t xml:space="preserve"> displayed</w:t>
      </w:r>
      <w:r w:rsidR="000B0CBD">
        <w:rPr>
          <w:rFonts w:ascii="Times New Roman" w:hAnsi="Times New Roman"/>
          <w:sz w:val="24"/>
          <w:szCs w:val="24"/>
        </w:rPr>
        <w:t xml:space="preserve"> statistically</w:t>
      </w:r>
      <w:r w:rsidRPr="004278AA">
        <w:rPr>
          <w:rFonts w:ascii="Times New Roman" w:hAnsi="Times New Roman"/>
          <w:sz w:val="24"/>
          <w:szCs w:val="24"/>
        </w:rPr>
        <w:t xml:space="preserve"> significant </w:t>
      </w:r>
      <w:r w:rsidR="00D278C1">
        <w:rPr>
          <w:rFonts w:ascii="Times New Roman" w:hAnsi="Times New Roman"/>
          <w:sz w:val="24"/>
          <w:szCs w:val="24"/>
        </w:rPr>
        <w:t>periodicity</w:t>
      </w:r>
      <w:r w:rsidRPr="004278AA">
        <w:rPr>
          <w:rFonts w:ascii="Times New Roman" w:hAnsi="Times New Roman"/>
          <w:sz w:val="24"/>
          <w:szCs w:val="24"/>
        </w:rPr>
        <w:t xml:space="preserve"> at 6 months</w:t>
      </w:r>
      <w:r>
        <w:rPr>
          <w:rFonts w:ascii="Times New Roman" w:hAnsi="Times New Roman"/>
          <w:sz w:val="24"/>
          <w:szCs w:val="24"/>
        </w:rPr>
        <w:t xml:space="preserve"> (Figure 1A</w:t>
      </w:r>
      <w:r w:rsidR="005671BF">
        <w:rPr>
          <w:rFonts w:ascii="Times New Roman" w:hAnsi="Times New Roman"/>
          <w:sz w:val="24"/>
          <w:szCs w:val="24"/>
        </w:rPr>
        <w:t>).</w:t>
      </w:r>
      <w:r w:rsidRPr="004278AA">
        <w:rPr>
          <w:rFonts w:ascii="Times New Roman" w:hAnsi="Times New Roman"/>
          <w:sz w:val="24"/>
          <w:szCs w:val="24"/>
        </w:rPr>
        <w:t xml:space="preserve"> </w:t>
      </w:r>
      <w:r>
        <w:rPr>
          <w:rFonts w:ascii="Times New Roman" w:hAnsi="Times New Roman"/>
          <w:sz w:val="24"/>
          <w:szCs w:val="24"/>
        </w:rPr>
        <w:t>In females, there was</w:t>
      </w:r>
      <w:r w:rsidRPr="004278AA">
        <w:rPr>
          <w:rFonts w:ascii="Times New Roman" w:hAnsi="Times New Roman"/>
          <w:sz w:val="24"/>
          <w:szCs w:val="24"/>
        </w:rPr>
        <w:t xml:space="preserve"> no significant 12-month seasonality </w:t>
      </w:r>
      <w:r w:rsidR="00B938DB">
        <w:rPr>
          <w:rFonts w:ascii="Times New Roman" w:hAnsi="Times New Roman"/>
          <w:sz w:val="24"/>
          <w:szCs w:val="24"/>
        </w:rPr>
        <w:t>in ages</w:t>
      </w:r>
      <w:r>
        <w:rPr>
          <w:rFonts w:ascii="Times New Roman" w:hAnsi="Times New Roman"/>
          <w:sz w:val="24"/>
          <w:szCs w:val="24"/>
        </w:rPr>
        <w:t xml:space="preserve"> 5 to 34 years</w:t>
      </w:r>
      <w:r w:rsidR="00D949B7">
        <w:rPr>
          <w:rFonts w:ascii="Times New Roman" w:hAnsi="Times New Roman"/>
          <w:sz w:val="24"/>
          <w:szCs w:val="24"/>
        </w:rPr>
        <w:t xml:space="preserve"> (Figure 1B)</w:t>
      </w:r>
      <w:r w:rsidR="00B938DB">
        <w:rPr>
          <w:rFonts w:ascii="Times New Roman" w:hAnsi="Times New Roman"/>
          <w:sz w:val="24"/>
          <w:szCs w:val="24"/>
        </w:rPr>
        <w:t>;</w:t>
      </w:r>
      <w:r w:rsidRPr="004278AA">
        <w:rPr>
          <w:rFonts w:ascii="Times New Roman" w:hAnsi="Times New Roman"/>
          <w:sz w:val="24"/>
          <w:szCs w:val="24"/>
        </w:rPr>
        <w:t xml:space="preserve"> </w:t>
      </w:r>
      <w:r w:rsidR="00B938DB">
        <w:rPr>
          <w:rFonts w:ascii="Times New Roman" w:hAnsi="Times New Roman"/>
          <w:sz w:val="24"/>
          <w:szCs w:val="24"/>
        </w:rPr>
        <w:t xml:space="preserve">girls aged </w:t>
      </w:r>
      <w:r w:rsidR="005D7877">
        <w:rPr>
          <w:rFonts w:ascii="Times New Roman" w:hAnsi="Times New Roman"/>
          <w:sz w:val="24"/>
          <w:szCs w:val="24"/>
        </w:rPr>
        <w:t xml:space="preserve">5-14 </w:t>
      </w:r>
      <w:r w:rsidR="00B938DB">
        <w:rPr>
          <w:rFonts w:ascii="Times New Roman" w:hAnsi="Times New Roman"/>
          <w:sz w:val="24"/>
          <w:szCs w:val="24"/>
        </w:rPr>
        <w:t>years exhibited periodicity</w:t>
      </w:r>
      <w:r w:rsidR="00B938DB" w:rsidRPr="004278AA">
        <w:rPr>
          <w:rFonts w:ascii="Times New Roman" w:hAnsi="Times New Roman"/>
          <w:sz w:val="24"/>
          <w:szCs w:val="24"/>
        </w:rPr>
        <w:t xml:space="preserve"> at 6 months</w:t>
      </w:r>
      <w:r w:rsidR="00B938DB">
        <w:rPr>
          <w:rFonts w:ascii="Times New Roman" w:hAnsi="Times New Roman"/>
          <w:sz w:val="24"/>
          <w:szCs w:val="24"/>
        </w:rPr>
        <w:t xml:space="preserve"> for most of the analyses period</w:t>
      </w:r>
      <w:r w:rsidRPr="004278AA">
        <w:rPr>
          <w:rFonts w:ascii="Times New Roman" w:hAnsi="Times New Roman"/>
          <w:sz w:val="24"/>
          <w:szCs w:val="24"/>
        </w:rPr>
        <w:t>.</w:t>
      </w:r>
      <w:r>
        <w:rPr>
          <w:rFonts w:ascii="Times New Roman" w:hAnsi="Times New Roman"/>
          <w:sz w:val="24"/>
          <w:szCs w:val="24"/>
        </w:rPr>
        <w:t xml:space="preserve"> While seasonality persisted throughout the entire analysis period</w:t>
      </w:r>
      <w:r w:rsidR="007C0F0B">
        <w:rPr>
          <w:rFonts w:ascii="Times New Roman" w:hAnsi="Times New Roman"/>
          <w:sz w:val="24"/>
          <w:szCs w:val="24"/>
        </w:rPr>
        <w:t xml:space="preserve"> in older ages</w:t>
      </w:r>
      <w:r w:rsidR="00B938DB">
        <w:rPr>
          <w:rFonts w:ascii="Times New Roman" w:hAnsi="Times New Roman"/>
          <w:sz w:val="24"/>
          <w:szCs w:val="24"/>
        </w:rPr>
        <w:t>,</w:t>
      </w:r>
      <w:r w:rsidR="007C0F0B">
        <w:rPr>
          <w:rFonts w:ascii="Times New Roman" w:hAnsi="Times New Roman"/>
          <w:sz w:val="24"/>
          <w:szCs w:val="24"/>
        </w:rPr>
        <w:t xml:space="preserve"> </w:t>
      </w:r>
      <w:r w:rsidR="00B938DB">
        <w:rPr>
          <w:rFonts w:ascii="Times New Roman" w:hAnsi="Times New Roman"/>
          <w:sz w:val="24"/>
          <w:szCs w:val="24"/>
        </w:rPr>
        <w:t>it largely</w:t>
      </w:r>
      <w:r w:rsidR="00B938DB" w:rsidRPr="004278AA">
        <w:rPr>
          <w:rFonts w:ascii="Times New Roman" w:hAnsi="Times New Roman"/>
          <w:sz w:val="24"/>
          <w:szCs w:val="24"/>
        </w:rPr>
        <w:t xml:space="preserve"> disappeared </w:t>
      </w:r>
      <w:r w:rsidR="00B938DB">
        <w:rPr>
          <w:rFonts w:ascii="Times New Roman" w:hAnsi="Times New Roman"/>
          <w:sz w:val="24"/>
          <w:szCs w:val="24"/>
        </w:rPr>
        <w:t xml:space="preserve">after </w:t>
      </w:r>
      <w:r w:rsidR="00D656A1">
        <w:rPr>
          <w:rFonts w:ascii="Times New Roman" w:hAnsi="Times New Roman"/>
          <w:sz w:val="24"/>
          <w:szCs w:val="24"/>
        </w:rPr>
        <w:t>the late</w:t>
      </w:r>
      <w:r w:rsidR="00B938DB">
        <w:rPr>
          <w:rFonts w:ascii="Times New Roman" w:hAnsi="Times New Roman"/>
          <w:sz w:val="24"/>
          <w:szCs w:val="24"/>
        </w:rPr>
        <w:t xml:space="preserve">-1990s </w:t>
      </w:r>
      <w:r>
        <w:rPr>
          <w:rFonts w:ascii="Times New Roman" w:hAnsi="Times New Roman"/>
          <w:sz w:val="24"/>
          <w:szCs w:val="24"/>
        </w:rPr>
        <w:t xml:space="preserve">in children aged </w:t>
      </w:r>
      <w:r w:rsidR="00840AE5">
        <w:rPr>
          <w:rFonts w:ascii="Times New Roman" w:hAnsi="Times New Roman"/>
          <w:sz w:val="24"/>
          <w:szCs w:val="24"/>
        </w:rPr>
        <w:t xml:space="preserve">0-4 years in both sexes and </w:t>
      </w:r>
      <w:r>
        <w:rPr>
          <w:rFonts w:ascii="Times New Roman" w:hAnsi="Times New Roman"/>
          <w:sz w:val="24"/>
          <w:szCs w:val="24"/>
        </w:rPr>
        <w:t xml:space="preserve">in </w:t>
      </w:r>
      <w:r w:rsidRPr="004278AA">
        <w:rPr>
          <w:rFonts w:ascii="Times New Roman" w:hAnsi="Times New Roman"/>
          <w:sz w:val="24"/>
          <w:szCs w:val="24"/>
        </w:rPr>
        <w:t xml:space="preserve">women </w:t>
      </w:r>
      <w:r>
        <w:rPr>
          <w:rFonts w:ascii="Times New Roman" w:hAnsi="Times New Roman"/>
          <w:sz w:val="24"/>
          <w:szCs w:val="24"/>
        </w:rPr>
        <w:t xml:space="preserve">aged </w:t>
      </w:r>
      <w:r w:rsidRPr="004278AA">
        <w:rPr>
          <w:rFonts w:ascii="Times New Roman" w:hAnsi="Times New Roman"/>
          <w:sz w:val="24"/>
          <w:szCs w:val="24"/>
        </w:rPr>
        <w:t>15-24</w:t>
      </w:r>
      <w:r>
        <w:rPr>
          <w:rFonts w:ascii="Times New Roman" w:hAnsi="Times New Roman"/>
          <w:sz w:val="24"/>
          <w:szCs w:val="24"/>
        </w:rPr>
        <w:t xml:space="preserve"> years</w:t>
      </w:r>
      <w:r w:rsidRPr="004278AA">
        <w:rPr>
          <w:rFonts w:ascii="Times New Roman" w:hAnsi="Times New Roman"/>
          <w:sz w:val="24"/>
          <w:szCs w:val="24"/>
        </w:rPr>
        <w:t xml:space="preserve">. </w:t>
      </w:r>
    </w:p>
    <w:p w14:paraId="7DB41B73" w14:textId="77777777" w:rsidR="00DB35AA" w:rsidRPr="004278AA" w:rsidRDefault="00DB35AA" w:rsidP="000A2B50">
      <w:pPr>
        <w:spacing w:after="0" w:line="480" w:lineRule="auto"/>
        <w:rPr>
          <w:rFonts w:ascii="Times New Roman" w:hAnsi="Times New Roman"/>
          <w:sz w:val="24"/>
          <w:szCs w:val="24"/>
        </w:rPr>
      </w:pPr>
    </w:p>
    <w:p w14:paraId="5DA87DC6" w14:textId="66885F79" w:rsidR="0007260F" w:rsidRDefault="0007260F" w:rsidP="000A2B50">
      <w:pPr>
        <w:spacing w:after="0" w:line="480" w:lineRule="auto"/>
        <w:rPr>
          <w:rFonts w:ascii="Times New Roman" w:hAnsi="Times New Roman"/>
          <w:sz w:val="24"/>
          <w:szCs w:val="24"/>
        </w:rPr>
      </w:pPr>
      <w:r>
        <w:rPr>
          <w:rFonts w:ascii="Times New Roman" w:hAnsi="Times New Roman"/>
          <w:sz w:val="24"/>
          <w:szCs w:val="24"/>
        </w:rPr>
        <w:t xml:space="preserve">Death rates in men aged </w:t>
      </w:r>
      <w:r w:rsidRPr="004278AA">
        <w:rPr>
          <w:rFonts w:ascii="Times New Roman" w:hAnsi="Times New Roman"/>
          <w:sz w:val="24"/>
          <w:szCs w:val="24"/>
        </w:rPr>
        <w:t>45</w:t>
      </w:r>
      <w:r w:rsidR="00BC6AB1">
        <w:rPr>
          <w:rFonts w:ascii="Times New Roman" w:hAnsi="Times New Roman"/>
          <w:sz w:val="24"/>
          <w:szCs w:val="24"/>
        </w:rPr>
        <w:t xml:space="preserve"> </w:t>
      </w:r>
      <w:r w:rsidRPr="004278AA">
        <w:rPr>
          <w:rFonts w:ascii="Times New Roman" w:hAnsi="Times New Roman"/>
          <w:sz w:val="24"/>
          <w:szCs w:val="24"/>
        </w:rPr>
        <w:t xml:space="preserve">years and </w:t>
      </w:r>
      <w:r>
        <w:rPr>
          <w:rFonts w:ascii="Times New Roman" w:hAnsi="Times New Roman"/>
          <w:sz w:val="24"/>
          <w:szCs w:val="24"/>
        </w:rPr>
        <w:t>older and women aged 3</w:t>
      </w:r>
      <w:r w:rsidRPr="004278AA">
        <w:rPr>
          <w:rFonts w:ascii="Times New Roman" w:hAnsi="Times New Roman"/>
          <w:sz w:val="24"/>
          <w:szCs w:val="24"/>
        </w:rPr>
        <w:t>5</w:t>
      </w:r>
      <w:r w:rsidR="00F010FB">
        <w:rPr>
          <w:rFonts w:ascii="Times New Roman" w:hAnsi="Times New Roman"/>
          <w:sz w:val="24"/>
          <w:szCs w:val="24"/>
        </w:rPr>
        <w:t xml:space="preserve"> </w:t>
      </w:r>
      <w:r w:rsidRPr="004278AA">
        <w:rPr>
          <w:rFonts w:ascii="Times New Roman" w:hAnsi="Times New Roman"/>
          <w:sz w:val="24"/>
          <w:szCs w:val="24"/>
        </w:rPr>
        <w:t xml:space="preserve">years and </w:t>
      </w:r>
      <w:r>
        <w:rPr>
          <w:rFonts w:ascii="Times New Roman" w:hAnsi="Times New Roman"/>
          <w:sz w:val="24"/>
          <w:szCs w:val="24"/>
        </w:rPr>
        <w:t>older peaked in</w:t>
      </w:r>
      <w:r w:rsidRPr="004278AA">
        <w:rPr>
          <w:rFonts w:ascii="Times New Roman" w:hAnsi="Times New Roman"/>
          <w:sz w:val="24"/>
          <w:szCs w:val="24"/>
        </w:rPr>
        <w:t xml:space="preserve"> January</w:t>
      </w:r>
      <w:r>
        <w:rPr>
          <w:rFonts w:ascii="Times New Roman" w:hAnsi="Times New Roman"/>
          <w:sz w:val="24"/>
          <w:szCs w:val="24"/>
        </w:rPr>
        <w:t xml:space="preserve"> and </w:t>
      </w:r>
      <w:r w:rsidRPr="004278AA">
        <w:rPr>
          <w:rFonts w:ascii="Times New Roman" w:hAnsi="Times New Roman"/>
          <w:sz w:val="24"/>
          <w:szCs w:val="24"/>
        </w:rPr>
        <w:t xml:space="preserve">February, </w:t>
      </w:r>
      <w:r>
        <w:rPr>
          <w:rFonts w:ascii="Times New Roman" w:hAnsi="Times New Roman"/>
          <w:sz w:val="24"/>
          <w:szCs w:val="24"/>
        </w:rPr>
        <w:t xml:space="preserve">and </w:t>
      </w:r>
      <w:r w:rsidR="00B938DB">
        <w:rPr>
          <w:rFonts w:ascii="Times New Roman" w:hAnsi="Times New Roman"/>
          <w:sz w:val="24"/>
          <w:szCs w:val="24"/>
        </w:rPr>
        <w:t xml:space="preserve">were </w:t>
      </w:r>
      <w:r>
        <w:rPr>
          <w:rFonts w:ascii="Times New Roman" w:hAnsi="Times New Roman"/>
          <w:sz w:val="24"/>
          <w:szCs w:val="24"/>
        </w:rPr>
        <w:t xml:space="preserve">lowest in </w:t>
      </w:r>
      <w:r w:rsidRPr="004278AA">
        <w:rPr>
          <w:rFonts w:ascii="Times New Roman" w:hAnsi="Times New Roman"/>
          <w:sz w:val="24"/>
          <w:szCs w:val="24"/>
        </w:rPr>
        <w:t>July</w:t>
      </w:r>
      <w:r>
        <w:rPr>
          <w:rFonts w:ascii="Times New Roman" w:hAnsi="Times New Roman"/>
          <w:sz w:val="24"/>
          <w:szCs w:val="24"/>
        </w:rPr>
        <w:t xml:space="preserve"> and </w:t>
      </w:r>
      <w:r w:rsidRPr="004278AA">
        <w:rPr>
          <w:rFonts w:ascii="Times New Roman" w:hAnsi="Times New Roman"/>
          <w:sz w:val="24"/>
          <w:szCs w:val="24"/>
        </w:rPr>
        <w:t>August</w:t>
      </w:r>
      <w:r w:rsidR="00EE76C0">
        <w:rPr>
          <w:rFonts w:ascii="Times New Roman" w:hAnsi="Times New Roman"/>
          <w:sz w:val="24"/>
          <w:szCs w:val="24"/>
        </w:rPr>
        <w:t xml:space="preserve"> (Figure 2)</w:t>
      </w:r>
      <w:r w:rsidRPr="004278AA">
        <w:rPr>
          <w:rFonts w:ascii="Times New Roman" w:hAnsi="Times New Roman"/>
          <w:sz w:val="24"/>
          <w:szCs w:val="24"/>
        </w:rPr>
        <w:t>.</w:t>
      </w:r>
      <w:r>
        <w:rPr>
          <w:rFonts w:ascii="Times New Roman" w:hAnsi="Times New Roman"/>
          <w:sz w:val="24"/>
          <w:szCs w:val="24"/>
        </w:rPr>
        <w:t xml:space="preserve"> A similar temporal pattern was seen in children </w:t>
      </w:r>
      <w:r w:rsidR="00B938DB">
        <w:rPr>
          <w:rFonts w:ascii="Times New Roman" w:hAnsi="Times New Roman"/>
          <w:sz w:val="24"/>
          <w:szCs w:val="24"/>
        </w:rPr>
        <w:t xml:space="preserve">younger than </w:t>
      </w:r>
      <w:r w:rsidR="00C537A1">
        <w:rPr>
          <w:rFonts w:ascii="Times New Roman" w:hAnsi="Times New Roman"/>
          <w:sz w:val="24"/>
          <w:szCs w:val="24"/>
        </w:rPr>
        <w:t>five</w:t>
      </w:r>
      <w:r w:rsidR="00B938DB">
        <w:rPr>
          <w:rFonts w:ascii="Times New Roman" w:hAnsi="Times New Roman"/>
          <w:sz w:val="24"/>
          <w:szCs w:val="24"/>
        </w:rPr>
        <w:t xml:space="preserve"> years of age, </w:t>
      </w:r>
      <w:r>
        <w:rPr>
          <w:rFonts w:ascii="Times New Roman" w:hAnsi="Times New Roman"/>
          <w:sz w:val="24"/>
          <w:szCs w:val="24"/>
        </w:rPr>
        <w:t>whose mortality was highest</w:t>
      </w:r>
      <w:r w:rsidRPr="004278AA">
        <w:rPr>
          <w:rFonts w:ascii="Times New Roman" w:hAnsi="Times New Roman"/>
          <w:sz w:val="24"/>
          <w:szCs w:val="24"/>
        </w:rPr>
        <w:t xml:space="preserve"> in February </w:t>
      </w:r>
      <w:r>
        <w:rPr>
          <w:rFonts w:ascii="Times New Roman" w:hAnsi="Times New Roman"/>
          <w:sz w:val="24"/>
          <w:szCs w:val="24"/>
        </w:rPr>
        <w:t>and lowest</w:t>
      </w:r>
      <w:r w:rsidRPr="004278AA">
        <w:rPr>
          <w:rFonts w:ascii="Times New Roman" w:hAnsi="Times New Roman"/>
          <w:sz w:val="24"/>
          <w:szCs w:val="24"/>
        </w:rPr>
        <w:t xml:space="preserve"> in August.</w:t>
      </w:r>
      <w:r>
        <w:rPr>
          <w:rFonts w:ascii="Times New Roman" w:hAnsi="Times New Roman"/>
          <w:sz w:val="24"/>
          <w:szCs w:val="24"/>
        </w:rPr>
        <w:t xml:space="preserve"> In contrast, </w:t>
      </w:r>
      <w:r w:rsidRPr="004278AA">
        <w:rPr>
          <w:rFonts w:ascii="Times New Roman" w:hAnsi="Times New Roman"/>
          <w:sz w:val="24"/>
          <w:szCs w:val="24"/>
        </w:rPr>
        <w:t xml:space="preserve">the peak </w:t>
      </w:r>
      <w:r w:rsidR="00B938DB">
        <w:rPr>
          <w:rFonts w:ascii="Times New Roman" w:hAnsi="Times New Roman"/>
          <w:sz w:val="24"/>
          <w:szCs w:val="24"/>
        </w:rPr>
        <w:t xml:space="preserve">and minimum </w:t>
      </w:r>
      <w:r w:rsidRPr="004278AA">
        <w:rPr>
          <w:rFonts w:ascii="Times New Roman" w:hAnsi="Times New Roman"/>
          <w:sz w:val="24"/>
          <w:szCs w:val="24"/>
        </w:rPr>
        <w:t xml:space="preserve">of mortality </w:t>
      </w:r>
      <w:r>
        <w:rPr>
          <w:rFonts w:ascii="Times New Roman" w:hAnsi="Times New Roman"/>
          <w:sz w:val="24"/>
          <w:szCs w:val="24"/>
        </w:rPr>
        <w:t xml:space="preserve">in older boys and young men (ages 5-34 years) </w:t>
      </w:r>
      <w:r w:rsidRPr="004278AA">
        <w:rPr>
          <w:rFonts w:ascii="Times New Roman" w:hAnsi="Times New Roman"/>
          <w:sz w:val="24"/>
          <w:szCs w:val="24"/>
        </w:rPr>
        <w:t>occurred in June/July</w:t>
      </w:r>
      <w:r w:rsidR="00B938DB">
        <w:rPr>
          <w:rFonts w:ascii="Times New Roman" w:hAnsi="Times New Roman"/>
          <w:sz w:val="24"/>
          <w:szCs w:val="24"/>
        </w:rPr>
        <w:t xml:space="preserve"> and</w:t>
      </w:r>
      <w:r w:rsidRPr="004278AA">
        <w:rPr>
          <w:rFonts w:ascii="Times New Roman" w:hAnsi="Times New Roman"/>
          <w:sz w:val="24"/>
          <w:szCs w:val="24"/>
        </w:rPr>
        <w:t xml:space="preserve"> December/January</w:t>
      </w:r>
      <w:r w:rsidR="00B938DB">
        <w:rPr>
          <w:rFonts w:ascii="Times New Roman" w:hAnsi="Times New Roman"/>
          <w:sz w:val="24"/>
          <w:szCs w:val="24"/>
        </w:rPr>
        <w:t>, respectively</w:t>
      </w:r>
      <w:r w:rsidRPr="004278AA">
        <w:rPr>
          <w:rFonts w:ascii="Times New Roman" w:hAnsi="Times New Roman"/>
          <w:sz w:val="24"/>
          <w:szCs w:val="24"/>
        </w:rPr>
        <w:t xml:space="preserve">. </w:t>
      </w:r>
    </w:p>
    <w:p w14:paraId="018DF674" w14:textId="77777777" w:rsidR="00DB35AA" w:rsidRPr="004278AA" w:rsidRDefault="00DB35AA" w:rsidP="000A2B50">
      <w:pPr>
        <w:spacing w:after="0" w:line="480" w:lineRule="auto"/>
        <w:rPr>
          <w:rFonts w:ascii="Times New Roman" w:hAnsi="Times New Roman"/>
          <w:sz w:val="24"/>
          <w:szCs w:val="24"/>
        </w:rPr>
      </w:pPr>
    </w:p>
    <w:p w14:paraId="1B149B63" w14:textId="49E663CB" w:rsidR="0078333E" w:rsidRDefault="0007260F" w:rsidP="000A2B50">
      <w:pPr>
        <w:spacing w:after="0" w:line="480" w:lineRule="auto"/>
        <w:rPr>
          <w:rFonts w:ascii="Times New Roman" w:hAnsi="Times New Roman"/>
          <w:sz w:val="24"/>
          <w:szCs w:val="24"/>
        </w:rPr>
      </w:pPr>
      <w:r>
        <w:rPr>
          <w:rFonts w:ascii="Times New Roman" w:hAnsi="Times New Roman"/>
          <w:sz w:val="24"/>
          <w:szCs w:val="24"/>
        </w:rPr>
        <w:t>Percent excess mortality in peak month, relative to the minimum, declined by less than 10 percentag</w:t>
      </w:r>
      <w:r w:rsidR="00E512DF">
        <w:rPr>
          <w:rFonts w:ascii="Times New Roman" w:hAnsi="Times New Roman"/>
          <w:sz w:val="24"/>
          <w:szCs w:val="24"/>
        </w:rPr>
        <w:t>e points for people older than 5</w:t>
      </w:r>
      <w:r>
        <w:rPr>
          <w:rFonts w:ascii="Times New Roman" w:hAnsi="Times New Roman"/>
          <w:sz w:val="24"/>
          <w:szCs w:val="24"/>
        </w:rPr>
        <w:t>5 years of age</w:t>
      </w:r>
      <w:r w:rsidR="000B0CBD">
        <w:rPr>
          <w:rFonts w:ascii="Times New Roman" w:hAnsi="Times New Roman"/>
          <w:sz w:val="24"/>
          <w:szCs w:val="24"/>
        </w:rPr>
        <w:t xml:space="preserve"> from 1982 to 2013</w:t>
      </w:r>
      <w:r>
        <w:rPr>
          <w:rFonts w:ascii="Times New Roman" w:hAnsi="Times New Roman"/>
          <w:sz w:val="24"/>
          <w:szCs w:val="24"/>
        </w:rPr>
        <w:t xml:space="preserve"> (Figure 3)</w:t>
      </w:r>
      <w:r w:rsidR="007F22D2">
        <w:rPr>
          <w:rFonts w:ascii="Times New Roman" w:hAnsi="Times New Roman"/>
          <w:sz w:val="24"/>
          <w:szCs w:val="24"/>
        </w:rPr>
        <w:t>.</w:t>
      </w:r>
      <w:r>
        <w:rPr>
          <w:rFonts w:ascii="Times New Roman" w:hAnsi="Times New Roman"/>
          <w:sz w:val="24"/>
          <w:szCs w:val="24"/>
        </w:rPr>
        <w:t xml:space="preserve"> In contrast, the difference between peak (summer) and minimum (winter) declined </w:t>
      </w:r>
      <w:r w:rsidR="003D6C08">
        <w:rPr>
          <w:rFonts w:ascii="Times New Roman" w:hAnsi="Times New Roman"/>
          <w:sz w:val="24"/>
          <w:szCs w:val="24"/>
        </w:rPr>
        <w:t>signif</w:t>
      </w:r>
      <w:r w:rsidR="00CC5C93">
        <w:rPr>
          <w:rFonts w:ascii="Times New Roman" w:hAnsi="Times New Roman"/>
          <w:sz w:val="24"/>
          <w:szCs w:val="24"/>
        </w:rPr>
        <w:t xml:space="preserve">icantly </w:t>
      </w:r>
      <w:r>
        <w:rPr>
          <w:rFonts w:ascii="Times New Roman" w:hAnsi="Times New Roman"/>
          <w:sz w:val="24"/>
          <w:szCs w:val="24"/>
        </w:rPr>
        <w:t>in y</w:t>
      </w:r>
      <w:r w:rsidRPr="004278AA">
        <w:rPr>
          <w:rFonts w:ascii="Times New Roman" w:hAnsi="Times New Roman"/>
          <w:sz w:val="24"/>
          <w:szCs w:val="24"/>
        </w:rPr>
        <w:t>ounger age</w:t>
      </w:r>
      <w:r>
        <w:rPr>
          <w:rFonts w:ascii="Times New Roman" w:hAnsi="Times New Roman"/>
          <w:sz w:val="24"/>
          <w:szCs w:val="24"/>
        </w:rPr>
        <w:t>s</w:t>
      </w:r>
      <w:r w:rsidRPr="004278AA">
        <w:rPr>
          <w:rFonts w:ascii="Times New Roman" w:hAnsi="Times New Roman"/>
          <w:sz w:val="24"/>
          <w:szCs w:val="24"/>
        </w:rPr>
        <w:t xml:space="preserve">, </w:t>
      </w:r>
      <w:r>
        <w:rPr>
          <w:rFonts w:ascii="Times New Roman" w:hAnsi="Times New Roman"/>
          <w:sz w:val="24"/>
          <w:szCs w:val="24"/>
        </w:rPr>
        <w:t xml:space="preserve">by as much as </w:t>
      </w:r>
      <w:r w:rsidR="00CB31C8">
        <w:rPr>
          <w:rFonts w:ascii="Times New Roman" w:hAnsi="Times New Roman"/>
          <w:sz w:val="24"/>
          <w:szCs w:val="24"/>
        </w:rPr>
        <w:t>26</w:t>
      </w:r>
      <w:r w:rsidR="009F353F">
        <w:rPr>
          <w:rFonts w:ascii="Times New Roman" w:hAnsi="Times New Roman"/>
          <w:sz w:val="24"/>
          <w:szCs w:val="24"/>
        </w:rPr>
        <w:t>.6</w:t>
      </w:r>
      <w:r>
        <w:rPr>
          <w:rFonts w:ascii="Times New Roman" w:hAnsi="Times New Roman"/>
          <w:sz w:val="24"/>
          <w:szCs w:val="24"/>
        </w:rPr>
        <w:t xml:space="preserve"> percentage points</w:t>
      </w:r>
      <w:r w:rsidR="00657028">
        <w:rPr>
          <w:rFonts w:ascii="Times New Roman" w:hAnsi="Times New Roman"/>
          <w:sz w:val="24"/>
          <w:szCs w:val="24"/>
        </w:rPr>
        <w:t xml:space="preserve"> </w:t>
      </w:r>
      <w:r>
        <w:rPr>
          <w:rFonts w:ascii="Times New Roman" w:hAnsi="Times New Roman"/>
          <w:sz w:val="24"/>
          <w:szCs w:val="24"/>
        </w:rPr>
        <w:t xml:space="preserve">(95% CI </w:t>
      </w:r>
      <w:r w:rsidR="004A7A00">
        <w:rPr>
          <w:rFonts w:ascii="Times New Roman" w:hAnsi="Times New Roman"/>
          <w:sz w:val="24"/>
          <w:szCs w:val="24"/>
        </w:rPr>
        <w:t>16.0</w:t>
      </w:r>
      <w:r w:rsidR="000B0CBD">
        <w:rPr>
          <w:rFonts w:ascii="Times New Roman" w:hAnsi="Times New Roman"/>
          <w:sz w:val="24"/>
          <w:szCs w:val="24"/>
        </w:rPr>
        <w:t>-37.3</w:t>
      </w:r>
      <w:r>
        <w:rPr>
          <w:rFonts w:ascii="Times New Roman" w:hAnsi="Times New Roman"/>
          <w:sz w:val="24"/>
          <w:szCs w:val="24"/>
        </w:rPr>
        <w:t>)</w:t>
      </w:r>
      <w:r w:rsidR="000E7D0A">
        <w:rPr>
          <w:rFonts w:ascii="Times New Roman" w:hAnsi="Times New Roman"/>
          <w:sz w:val="24"/>
          <w:szCs w:val="24"/>
        </w:rPr>
        <w:t xml:space="preserve"> </w:t>
      </w:r>
      <w:r>
        <w:rPr>
          <w:rFonts w:ascii="Times New Roman" w:hAnsi="Times New Roman"/>
          <w:sz w:val="24"/>
          <w:szCs w:val="24"/>
        </w:rPr>
        <w:t xml:space="preserve">in boys aged </w:t>
      </w:r>
      <w:r w:rsidRPr="004278AA">
        <w:rPr>
          <w:rFonts w:ascii="Times New Roman" w:hAnsi="Times New Roman"/>
          <w:sz w:val="24"/>
          <w:szCs w:val="24"/>
        </w:rPr>
        <w:t xml:space="preserve">5-14 </w:t>
      </w:r>
      <w:r>
        <w:rPr>
          <w:rFonts w:ascii="Times New Roman" w:hAnsi="Times New Roman"/>
          <w:sz w:val="24"/>
          <w:szCs w:val="24"/>
        </w:rPr>
        <w:t>years and</w:t>
      </w:r>
      <w:r w:rsidRPr="0061646D">
        <w:rPr>
          <w:rFonts w:ascii="Times New Roman" w:hAnsi="Times New Roman"/>
          <w:sz w:val="24"/>
          <w:szCs w:val="24"/>
        </w:rPr>
        <w:t xml:space="preserve"> </w:t>
      </w:r>
      <w:r w:rsidR="002F6719">
        <w:rPr>
          <w:rFonts w:ascii="Times New Roman" w:hAnsi="Times New Roman"/>
          <w:sz w:val="24"/>
          <w:szCs w:val="24"/>
        </w:rPr>
        <w:t>24.6</w:t>
      </w:r>
      <w:r w:rsidR="003277CB">
        <w:rPr>
          <w:rFonts w:ascii="Times New Roman" w:hAnsi="Times New Roman"/>
          <w:sz w:val="24"/>
          <w:szCs w:val="24"/>
        </w:rPr>
        <w:t xml:space="preserve"> </w:t>
      </w:r>
      <w:r>
        <w:rPr>
          <w:rFonts w:ascii="Times New Roman" w:hAnsi="Times New Roman"/>
          <w:sz w:val="24"/>
          <w:szCs w:val="24"/>
        </w:rPr>
        <w:t>percentage points (</w:t>
      </w:r>
      <w:r w:rsidR="00671506">
        <w:rPr>
          <w:rFonts w:ascii="Times New Roman" w:hAnsi="Times New Roman"/>
          <w:sz w:val="24"/>
          <w:szCs w:val="24"/>
        </w:rPr>
        <w:t>15.2-34.0</w:t>
      </w:r>
      <w:r w:rsidR="00033A37">
        <w:rPr>
          <w:rFonts w:ascii="Times New Roman" w:hAnsi="Times New Roman"/>
          <w:sz w:val="24"/>
          <w:szCs w:val="24"/>
        </w:rPr>
        <w:t xml:space="preserve">) </w:t>
      </w:r>
      <w:r w:rsidR="00CF2214">
        <w:rPr>
          <w:rFonts w:ascii="Times New Roman" w:hAnsi="Times New Roman"/>
          <w:sz w:val="24"/>
          <w:szCs w:val="24"/>
        </w:rPr>
        <w:t>in 15-24-year males.</w:t>
      </w:r>
      <w:r w:rsidR="00183441">
        <w:rPr>
          <w:rFonts w:ascii="Times New Roman" w:hAnsi="Times New Roman"/>
          <w:sz w:val="24"/>
          <w:szCs w:val="24"/>
        </w:rPr>
        <w:t xml:space="preserve"> </w:t>
      </w:r>
      <w:r w:rsidR="00671506">
        <w:rPr>
          <w:rFonts w:ascii="Times New Roman" w:hAnsi="Times New Roman"/>
          <w:sz w:val="24"/>
          <w:szCs w:val="24"/>
        </w:rPr>
        <w:t xml:space="preserve">Under five years of age, </w:t>
      </w:r>
      <w:r w:rsidR="00671506">
        <w:rPr>
          <w:rFonts w:ascii="Times New Roman" w:hAnsi="Times New Roman"/>
          <w:sz w:val="24"/>
          <w:szCs w:val="24"/>
        </w:rPr>
        <w:lastRenderedPageBreak/>
        <w:t xml:space="preserve">percent excess mortality declined by a statistically-significant </w:t>
      </w:r>
      <w:r w:rsidR="00BE069F">
        <w:rPr>
          <w:rFonts w:ascii="Times New Roman" w:hAnsi="Times New Roman"/>
          <w:sz w:val="24"/>
          <w:szCs w:val="24"/>
        </w:rPr>
        <w:t>-13.2 percentage points (</w:t>
      </w:r>
      <w:r w:rsidR="00671506">
        <w:rPr>
          <w:rFonts w:ascii="Times New Roman" w:hAnsi="Times New Roman"/>
          <w:sz w:val="24"/>
          <w:szCs w:val="24"/>
        </w:rPr>
        <w:t>8.1</w:t>
      </w:r>
      <w:r w:rsidR="00BE069F">
        <w:rPr>
          <w:rFonts w:ascii="Times New Roman" w:hAnsi="Times New Roman"/>
          <w:sz w:val="24"/>
          <w:szCs w:val="24"/>
        </w:rPr>
        <w:t>-18.2)</w:t>
      </w:r>
      <w:r w:rsidR="00671506">
        <w:rPr>
          <w:rFonts w:ascii="Times New Roman" w:hAnsi="Times New Roman"/>
          <w:sz w:val="24"/>
          <w:szCs w:val="24"/>
        </w:rPr>
        <w:t xml:space="preserve"> for boys but only</w:t>
      </w:r>
      <w:ins w:id="2" w:author="Parks, Robbie M" w:date="2017-01-06T09:23:00Z">
        <w:r w:rsidR="005F5127">
          <w:rPr>
            <w:rFonts w:ascii="Times New Roman" w:hAnsi="Times New Roman"/>
            <w:sz w:val="24"/>
            <w:szCs w:val="24"/>
          </w:rPr>
          <w:t xml:space="preserve"> a statistically insignificant</w:t>
        </w:r>
      </w:ins>
      <w:r w:rsidR="00671506">
        <w:rPr>
          <w:rFonts w:ascii="Times New Roman" w:hAnsi="Times New Roman"/>
          <w:sz w:val="24"/>
          <w:szCs w:val="24"/>
        </w:rPr>
        <w:t xml:space="preserve"> </w:t>
      </w:r>
      <w:ins w:id="3" w:author="Parks, Robbie M" w:date="2017-01-06T09:23:00Z">
        <w:r w:rsidR="005F5127">
          <w:rPr>
            <w:rFonts w:ascii="Times New Roman" w:hAnsi="Times New Roman"/>
            <w:sz w:val="24"/>
            <w:szCs w:val="24"/>
          </w:rPr>
          <w:t>5.0 percentage points</w:t>
        </w:r>
      </w:ins>
      <w:del w:id="4" w:author="Parks, Robbie M" w:date="2017-01-06T09:22:00Z">
        <w:r w:rsidR="00671506" w:rsidDel="000617C7">
          <w:rPr>
            <w:rFonts w:ascii="Times New Roman" w:hAnsi="Times New Roman"/>
            <w:sz w:val="24"/>
            <w:szCs w:val="24"/>
          </w:rPr>
          <w:delText>XX</w:delText>
        </w:r>
      </w:del>
      <w:r w:rsidR="00671506">
        <w:rPr>
          <w:rFonts w:ascii="Times New Roman" w:hAnsi="Times New Roman"/>
          <w:sz w:val="24"/>
          <w:szCs w:val="24"/>
        </w:rPr>
        <w:t xml:space="preserve"> (</w:t>
      </w:r>
      <w:ins w:id="5" w:author="Parks, Robbie M" w:date="2017-01-06T09:23:00Z">
        <w:r w:rsidR="005F5127">
          <w:rPr>
            <w:rFonts w:ascii="Times New Roman" w:hAnsi="Times New Roman"/>
            <w:sz w:val="24"/>
            <w:szCs w:val="24"/>
          </w:rPr>
          <w:t>-12.0</w:t>
        </w:r>
      </w:ins>
      <w:del w:id="6" w:author="Parks, Robbie M" w:date="2017-01-06T09:23:00Z">
        <w:r w:rsidR="00671506" w:rsidDel="005F5127">
          <w:rPr>
            <w:rFonts w:ascii="Times New Roman" w:hAnsi="Times New Roman"/>
            <w:sz w:val="24"/>
            <w:szCs w:val="24"/>
          </w:rPr>
          <w:delText>XX</w:delText>
        </w:r>
      </w:del>
      <w:r w:rsidR="00671506">
        <w:rPr>
          <w:rFonts w:ascii="Times New Roman" w:hAnsi="Times New Roman"/>
          <w:sz w:val="24"/>
          <w:szCs w:val="24"/>
        </w:rPr>
        <w:t>-</w:t>
      </w:r>
      <w:ins w:id="7" w:author="Parks, Robbie M" w:date="2017-01-06T09:23:00Z">
        <w:r w:rsidR="005F5127">
          <w:rPr>
            <w:rFonts w:ascii="Times New Roman" w:hAnsi="Times New Roman"/>
            <w:sz w:val="24"/>
            <w:szCs w:val="24"/>
          </w:rPr>
          <w:t>+2.0</w:t>
        </w:r>
      </w:ins>
      <w:del w:id="8" w:author="Parks, Robbie M" w:date="2017-01-06T09:23:00Z">
        <w:r w:rsidR="00671506" w:rsidDel="005F5127">
          <w:rPr>
            <w:rFonts w:ascii="Times New Roman" w:hAnsi="Times New Roman"/>
            <w:sz w:val="24"/>
            <w:szCs w:val="24"/>
          </w:rPr>
          <w:delText>YY</w:delText>
        </w:r>
      </w:del>
      <w:r w:rsidR="00671506">
        <w:rPr>
          <w:rFonts w:ascii="Times New Roman" w:hAnsi="Times New Roman"/>
          <w:sz w:val="24"/>
          <w:szCs w:val="24"/>
        </w:rPr>
        <w:t>) for girls</w:t>
      </w:r>
      <w:r w:rsidR="006501F5">
        <w:rPr>
          <w:rFonts w:ascii="Times New Roman" w:hAnsi="Times New Roman"/>
          <w:sz w:val="24"/>
          <w:szCs w:val="24"/>
        </w:rPr>
        <w:t>.</w:t>
      </w:r>
    </w:p>
    <w:p w14:paraId="3E34745E" w14:textId="77777777" w:rsidR="00DB35AA" w:rsidRDefault="00DB35AA" w:rsidP="000A2B50">
      <w:pPr>
        <w:spacing w:after="0" w:line="480" w:lineRule="auto"/>
        <w:rPr>
          <w:rFonts w:ascii="Times New Roman" w:hAnsi="Times New Roman"/>
          <w:sz w:val="24"/>
          <w:szCs w:val="24"/>
        </w:rPr>
      </w:pPr>
    </w:p>
    <w:p w14:paraId="16F0BD7B" w14:textId="6D7CFAA9" w:rsidR="0007260F" w:rsidRPr="004278AA" w:rsidRDefault="009C289C" w:rsidP="000A2B50">
      <w:pPr>
        <w:spacing w:after="0" w:line="480" w:lineRule="auto"/>
        <w:rPr>
          <w:rFonts w:ascii="Times New Roman" w:hAnsi="Times New Roman"/>
          <w:sz w:val="24"/>
          <w:szCs w:val="24"/>
        </w:rPr>
      </w:pPr>
      <w:r>
        <w:rPr>
          <w:rFonts w:ascii="Times New Roman" w:hAnsi="Times New Roman"/>
          <w:sz w:val="24"/>
          <w:szCs w:val="24"/>
        </w:rPr>
        <w:t>The</w:t>
      </w:r>
      <w:r w:rsidR="0007260F">
        <w:rPr>
          <w:rFonts w:ascii="Times New Roman" w:hAnsi="Times New Roman"/>
          <w:sz w:val="24"/>
          <w:szCs w:val="24"/>
        </w:rPr>
        <w:t xml:space="preserve"> sub-national centre of</w:t>
      </w:r>
      <w:r w:rsidR="00113C44">
        <w:rPr>
          <w:rFonts w:ascii="Times New Roman" w:hAnsi="Times New Roman"/>
          <w:sz w:val="24"/>
          <w:szCs w:val="24"/>
        </w:rPr>
        <w:t xml:space="preserve"> gravity analysis </w:t>
      </w:r>
      <w:r w:rsidR="00BC54F3">
        <w:rPr>
          <w:rFonts w:ascii="Times New Roman" w:hAnsi="Times New Roman"/>
          <w:sz w:val="24"/>
          <w:szCs w:val="24"/>
        </w:rPr>
        <w:t>(Figure 4)</w:t>
      </w:r>
      <w:r>
        <w:rPr>
          <w:rFonts w:ascii="Times New Roman" w:hAnsi="Times New Roman"/>
          <w:sz w:val="24"/>
          <w:szCs w:val="24"/>
        </w:rPr>
        <w:t xml:space="preserve"> shows that</w:t>
      </w:r>
      <w:r w:rsidR="0007260F">
        <w:rPr>
          <w:rFonts w:ascii="Times New Roman" w:hAnsi="Times New Roman"/>
          <w:sz w:val="24"/>
          <w:szCs w:val="24"/>
        </w:rPr>
        <w:t xml:space="preserve"> </w:t>
      </w:r>
      <w:r>
        <w:rPr>
          <w:rFonts w:ascii="Times New Roman" w:hAnsi="Times New Roman"/>
          <w:sz w:val="24"/>
          <w:szCs w:val="24"/>
        </w:rPr>
        <w:t>mortality peaks and minima in different climate regions</w:t>
      </w:r>
      <w:r w:rsidR="0007260F" w:rsidRPr="004278AA">
        <w:rPr>
          <w:rFonts w:ascii="Times New Roman" w:hAnsi="Times New Roman"/>
          <w:sz w:val="24"/>
          <w:szCs w:val="24"/>
        </w:rPr>
        <w:t xml:space="preserve"> are consistent with the national </w:t>
      </w:r>
      <w:r>
        <w:rPr>
          <w:rFonts w:ascii="Times New Roman" w:hAnsi="Times New Roman"/>
          <w:sz w:val="24"/>
          <w:szCs w:val="24"/>
        </w:rPr>
        <w:t>ones</w:t>
      </w:r>
      <w:r w:rsidR="0007260F" w:rsidRPr="004278AA">
        <w:rPr>
          <w:rFonts w:ascii="Times New Roman" w:hAnsi="Times New Roman"/>
          <w:sz w:val="24"/>
          <w:szCs w:val="24"/>
        </w:rPr>
        <w:t xml:space="preserve">, indicating the </w:t>
      </w:r>
      <w:r>
        <w:rPr>
          <w:rFonts w:ascii="Times New Roman" w:hAnsi="Times New Roman"/>
          <w:sz w:val="24"/>
          <w:szCs w:val="24"/>
        </w:rPr>
        <w:t>seasonality</w:t>
      </w:r>
      <w:r w:rsidR="0007260F" w:rsidRPr="004278AA">
        <w:rPr>
          <w:rFonts w:ascii="Times New Roman" w:hAnsi="Times New Roman"/>
          <w:sz w:val="24"/>
          <w:szCs w:val="24"/>
        </w:rPr>
        <w:t xml:space="preserve"> is largely independent of geography. </w:t>
      </w:r>
      <w:r w:rsidR="009A4004">
        <w:rPr>
          <w:rFonts w:ascii="Times New Roman" w:hAnsi="Times New Roman"/>
          <w:sz w:val="24"/>
          <w:szCs w:val="24"/>
        </w:rPr>
        <w:t>The relative homoge</w:t>
      </w:r>
      <w:r w:rsidR="00270B4B">
        <w:rPr>
          <w:rFonts w:ascii="Times New Roman" w:hAnsi="Times New Roman"/>
          <w:sz w:val="24"/>
          <w:szCs w:val="24"/>
        </w:rPr>
        <w:t>neity of the timing of maximum and mortality</w:t>
      </w:r>
      <w:r w:rsidR="00E844E9">
        <w:rPr>
          <w:rFonts w:ascii="Times New Roman" w:hAnsi="Times New Roman"/>
          <w:sz w:val="24"/>
          <w:szCs w:val="24"/>
        </w:rPr>
        <w:t xml:space="preserve"> is evident, despite the large variation in temperatures that exist between climate regions</w:t>
      </w:r>
      <w:r w:rsidR="00C424DF">
        <w:rPr>
          <w:rFonts w:ascii="Times New Roman" w:hAnsi="Times New Roman"/>
          <w:sz w:val="24"/>
          <w:szCs w:val="24"/>
        </w:rPr>
        <w:t xml:space="preserve"> during the same months. </w:t>
      </w:r>
      <w:r w:rsidR="00472EC1">
        <w:rPr>
          <w:rFonts w:ascii="Times New Roman" w:hAnsi="Times New Roman"/>
          <w:sz w:val="24"/>
          <w:szCs w:val="24"/>
        </w:rPr>
        <w:t>F</w:t>
      </w:r>
      <w:r w:rsidR="00113C44">
        <w:rPr>
          <w:rFonts w:ascii="Times New Roman" w:hAnsi="Times New Roman"/>
          <w:sz w:val="24"/>
          <w:szCs w:val="24"/>
        </w:rPr>
        <w:t xml:space="preserve">or </w:t>
      </w:r>
      <w:r w:rsidR="00E34290">
        <w:rPr>
          <w:rFonts w:ascii="Times New Roman" w:hAnsi="Times New Roman"/>
          <w:sz w:val="24"/>
          <w:szCs w:val="24"/>
        </w:rPr>
        <w:t xml:space="preserve">example, </w:t>
      </w:r>
      <w:r w:rsidR="00472EC1">
        <w:rPr>
          <w:rFonts w:ascii="Times New Roman" w:hAnsi="Times New Roman"/>
          <w:sz w:val="24"/>
          <w:szCs w:val="24"/>
        </w:rPr>
        <w:t>in men and women aged</w:t>
      </w:r>
      <w:r w:rsidR="00E34290">
        <w:rPr>
          <w:rFonts w:ascii="Times New Roman" w:hAnsi="Times New Roman"/>
          <w:sz w:val="24"/>
          <w:szCs w:val="24"/>
        </w:rPr>
        <w:t xml:space="preserve"> 65-74 </w:t>
      </w:r>
      <w:r w:rsidR="00472EC1">
        <w:rPr>
          <w:rFonts w:ascii="Times New Roman" w:hAnsi="Times New Roman"/>
          <w:sz w:val="24"/>
          <w:szCs w:val="24"/>
        </w:rPr>
        <w:t>years</w:t>
      </w:r>
      <w:r w:rsidR="00E34290">
        <w:rPr>
          <w:rFonts w:ascii="Times New Roman" w:hAnsi="Times New Roman"/>
          <w:sz w:val="24"/>
          <w:szCs w:val="24"/>
        </w:rPr>
        <w:t xml:space="preserve">, </w:t>
      </w:r>
      <w:r w:rsidR="00472EC1">
        <w:rPr>
          <w:rFonts w:ascii="Times New Roman" w:hAnsi="Times New Roman"/>
          <w:sz w:val="24"/>
          <w:szCs w:val="24"/>
        </w:rPr>
        <w:t xml:space="preserve">mortality peaked in February in the </w:t>
      </w:r>
      <w:r w:rsidR="00E34290">
        <w:rPr>
          <w:rFonts w:ascii="Times New Roman" w:hAnsi="Times New Roman"/>
          <w:sz w:val="24"/>
          <w:szCs w:val="24"/>
        </w:rPr>
        <w:t>Northwest and South</w:t>
      </w:r>
      <w:r w:rsidR="00393B92">
        <w:rPr>
          <w:rFonts w:ascii="Times New Roman" w:hAnsi="Times New Roman"/>
          <w:sz w:val="24"/>
          <w:szCs w:val="24"/>
        </w:rPr>
        <w:t>,</w:t>
      </w:r>
      <w:r w:rsidR="00490CB6">
        <w:rPr>
          <w:rFonts w:ascii="Times New Roman" w:hAnsi="Times New Roman"/>
          <w:sz w:val="24"/>
          <w:szCs w:val="24"/>
        </w:rPr>
        <w:t xml:space="preserve"> </w:t>
      </w:r>
      <w:r w:rsidR="00472EC1">
        <w:rPr>
          <w:rFonts w:ascii="Times New Roman" w:hAnsi="Times New Roman"/>
          <w:sz w:val="24"/>
          <w:szCs w:val="24"/>
        </w:rPr>
        <w:t xml:space="preserve">even though </w:t>
      </w:r>
      <w:r w:rsidR="00490CB6">
        <w:rPr>
          <w:rFonts w:ascii="Times New Roman" w:hAnsi="Times New Roman"/>
          <w:sz w:val="24"/>
          <w:szCs w:val="24"/>
        </w:rPr>
        <w:t>the average temperatures for those regions were different by nearly 8 degrees Celsius (8.1 in the South compared with 0.2 in the Northwest).</w:t>
      </w:r>
    </w:p>
    <w:p w14:paraId="463F44DB" w14:textId="77777777" w:rsidR="00D01AE8" w:rsidRPr="004278AA" w:rsidRDefault="00D01AE8" w:rsidP="00B938DB">
      <w:pPr>
        <w:spacing w:after="0" w:line="480" w:lineRule="auto"/>
        <w:rPr>
          <w:rFonts w:ascii="Times New Roman" w:hAnsi="Times New Roman"/>
          <w:sz w:val="24"/>
          <w:szCs w:val="24"/>
        </w:rPr>
      </w:pPr>
    </w:p>
    <w:p w14:paraId="7A82CA12" w14:textId="3A4E005A" w:rsidR="0007260F" w:rsidRDefault="0007260F" w:rsidP="00472EC1">
      <w:pPr>
        <w:spacing w:after="0" w:line="480" w:lineRule="auto"/>
        <w:rPr>
          <w:rFonts w:ascii="Times New Roman" w:hAnsi="Times New Roman"/>
          <w:sz w:val="24"/>
          <w:szCs w:val="24"/>
        </w:rPr>
      </w:pPr>
      <w:r w:rsidRPr="00F95411">
        <w:rPr>
          <w:rFonts w:ascii="Times New Roman" w:hAnsi="Times New Roman"/>
          <w:sz w:val="24"/>
          <w:szCs w:val="24"/>
        </w:rPr>
        <w:t xml:space="preserve">The </w:t>
      </w:r>
      <w:r w:rsidR="00032C07">
        <w:rPr>
          <w:rFonts w:ascii="Times New Roman" w:hAnsi="Times New Roman"/>
          <w:sz w:val="24"/>
          <w:szCs w:val="24"/>
        </w:rPr>
        <w:t>key</w:t>
      </w:r>
      <w:r w:rsidR="00032C07" w:rsidRPr="00F95411">
        <w:rPr>
          <w:rFonts w:ascii="Times New Roman" w:hAnsi="Times New Roman"/>
          <w:sz w:val="24"/>
          <w:szCs w:val="24"/>
        </w:rPr>
        <w:t xml:space="preserve"> </w:t>
      </w:r>
      <w:r w:rsidRPr="00F95411">
        <w:rPr>
          <w:rFonts w:ascii="Times New Roman" w:hAnsi="Times New Roman"/>
          <w:sz w:val="24"/>
          <w:szCs w:val="24"/>
        </w:rPr>
        <w:t>contribution of our study is</w:t>
      </w:r>
      <w:r>
        <w:rPr>
          <w:rFonts w:ascii="Times New Roman" w:hAnsi="Times New Roman"/>
          <w:sz w:val="24"/>
          <w:szCs w:val="24"/>
        </w:rPr>
        <w:t xml:space="preserve"> a comprehensive analysis of seasonality over three decades in relation to age, sex, geography. The comprehensive analysis allowed us to identify </w:t>
      </w:r>
      <w:r w:rsidRPr="00F95411">
        <w:rPr>
          <w:rFonts w:ascii="Times New Roman" w:hAnsi="Times New Roman"/>
          <w:sz w:val="24"/>
          <w:szCs w:val="24"/>
        </w:rPr>
        <w:t xml:space="preserve">distinct </w:t>
      </w:r>
      <w:r>
        <w:rPr>
          <w:rFonts w:ascii="Times New Roman" w:hAnsi="Times New Roman"/>
          <w:sz w:val="24"/>
          <w:szCs w:val="24"/>
        </w:rPr>
        <w:t xml:space="preserve">seasonal </w:t>
      </w:r>
      <w:r w:rsidRPr="00F95411">
        <w:rPr>
          <w:rFonts w:ascii="Times New Roman" w:hAnsi="Times New Roman"/>
          <w:sz w:val="24"/>
          <w:szCs w:val="24"/>
        </w:rPr>
        <w:t>behaviour</w:t>
      </w:r>
      <w:r>
        <w:rPr>
          <w:rFonts w:ascii="Times New Roman" w:hAnsi="Times New Roman"/>
          <w:sz w:val="24"/>
          <w:szCs w:val="24"/>
        </w:rPr>
        <w:t>s</w:t>
      </w:r>
      <w:r w:rsidRPr="00F95411">
        <w:rPr>
          <w:rFonts w:ascii="Times New Roman" w:hAnsi="Times New Roman"/>
          <w:sz w:val="24"/>
          <w:szCs w:val="24"/>
        </w:rPr>
        <w:t xml:space="preserve"> of</w:t>
      </w:r>
      <w:r>
        <w:rPr>
          <w:rFonts w:ascii="Times New Roman" w:hAnsi="Times New Roman"/>
          <w:sz w:val="24"/>
          <w:szCs w:val="24"/>
        </w:rPr>
        <w:t xml:space="preserve"> in relation to</w:t>
      </w:r>
      <w:r w:rsidRPr="00F95411">
        <w:rPr>
          <w:rFonts w:ascii="Times New Roman" w:hAnsi="Times New Roman"/>
          <w:sz w:val="24"/>
          <w:szCs w:val="24"/>
        </w:rPr>
        <w:t xml:space="preserve"> age</w:t>
      </w:r>
      <w:r>
        <w:rPr>
          <w:rFonts w:ascii="Times New Roman" w:hAnsi="Times New Roman"/>
          <w:sz w:val="24"/>
          <w:szCs w:val="24"/>
        </w:rPr>
        <w:t xml:space="preserve"> and</w:t>
      </w:r>
      <w:r w:rsidR="00F719C2">
        <w:rPr>
          <w:rFonts w:ascii="Times New Roman" w:hAnsi="Times New Roman"/>
          <w:sz w:val="24"/>
          <w:szCs w:val="24"/>
        </w:rPr>
        <w:t xml:space="preserve"> </w:t>
      </w:r>
      <w:r w:rsidRPr="00F95411">
        <w:rPr>
          <w:rFonts w:ascii="Times New Roman" w:hAnsi="Times New Roman"/>
          <w:sz w:val="24"/>
          <w:szCs w:val="24"/>
        </w:rPr>
        <w:t>sex</w:t>
      </w:r>
      <w:r>
        <w:rPr>
          <w:rFonts w:ascii="Times New Roman" w:hAnsi="Times New Roman"/>
          <w:sz w:val="24"/>
          <w:szCs w:val="24"/>
        </w:rPr>
        <w:t>, including the excess summer mortality in young men which typically goes unnoticed, and to establish that the behaviour</w:t>
      </w:r>
      <w:r w:rsidRPr="00F95411">
        <w:rPr>
          <w:rFonts w:ascii="Times New Roman" w:hAnsi="Times New Roman"/>
          <w:sz w:val="24"/>
          <w:szCs w:val="24"/>
        </w:rPr>
        <w:t xml:space="preserve"> is broadly consistent sub-nationally. </w:t>
      </w:r>
      <w:r>
        <w:rPr>
          <w:rFonts w:ascii="Times New Roman" w:hAnsi="Times New Roman"/>
          <w:sz w:val="24"/>
          <w:szCs w:val="24"/>
        </w:rPr>
        <w:t>In a novel approach to m</w:t>
      </w:r>
      <w:r w:rsidR="00D01CEF">
        <w:rPr>
          <w:rFonts w:ascii="Times New Roman" w:hAnsi="Times New Roman"/>
          <w:sz w:val="24"/>
          <w:szCs w:val="24"/>
        </w:rPr>
        <w:t>ortality seasonality, we used</w:t>
      </w:r>
      <w:r>
        <w:rPr>
          <w:rFonts w:ascii="Times New Roman" w:hAnsi="Times New Roman"/>
          <w:sz w:val="24"/>
          <w:szCs w:val="24"/>
        </w:rPr>
        <w:t xml:space="preserve"> </w:t>
      </w:r>
      <w:r w:rsidRPr="00F95411">
        <w:rPr>
          <w:rFonts w:ascii="Times New Roman" w:hAnsi="Times New Roman"/>
          <w:sz w:val="24"/>
          <w:szCs w:val="24"/>
        </w:rPr>
        <w:t>wavelet and centre of gravity analys</w:t>
      </w:r>
      <w:r>
        <w:rPr>
          <w:rFonts w:ascii="Times New Roman" w:hAnsi="Times New Roman"/>
          <w:sz w:val="24"/>
          <w:szCs w:val="24"/>
        </w:rPr>
        <w:t>e</w:t>
      </w:r>
      <w:r w:rsidRPr="00F95411">
        <w:rPr>
          <w:rFonts w:ascii="Times New Roman" w:hAnsi="Times New Roman"/>
          <w:sz w:val="24"/>
          <w:szCs w:val="24"/>
        </w:rPr>
        <w:t>s</w:t>
      </w:r>
      <w:r w:rsidR="0028660C">
        <w:rPr>
          <w:rFonts w:ascii="Times New Roman" w:hAnsi="Times New Roman"/>
          <w:sz w:val="24"/>
          <w:szCs w:val="24"/>
        </w:rPr>
        <w:t xml:space="preserve">, which are techniques </w:t>
      </w:r>
      <w:r>
        <w:rPr>
          <w:rFonts w:ascii="Times New Roman" w:hAnsi="Times New Roman"/>
          <w:sz w:val="24"/>
          <w:szCs w:val="24"/>
        </w:rPr>
        <w:t xml:space="preserve">designed to identify the presence and characteristics of periodicity in time series data, including how it changes </w:t>
      </w:r>
      <w:r w:rsidR="00671506">
        <w:rPr>
          <w:rFonts w:ascii="Times New Roman" w:hAnsi="Times New Roman"/>
          <w:sz w:val="24"/>
          <w:szCs w:val="24"/>
        </w:rPr>
        <w:t xml:space="preserve">or disappears </w:t>
      </w:r>
      <w:r>
        <w:rPr>
          <w:rFonts w:ascii="Times New Roman" w:hAnsi="Times New Roman"/>
          <w:sz w:val="24"/>
          <w:szCs w:val="24"/>
        </w:rPr>
        <w:t>over time</w:t>
      </w:r>
      <w:r w:rsidRPr="00F95411">
        <w:rPr>
          <w:rFonts w:ascii="Times New Roman" w:hAnsi="Times New Roman"/>
          <w:sz w:val="24"/>
          <w:szCs w:val="24"/>
        </w:rPr>
        <w:t xml:space="preserve">. </w:t>
      </w:r>
      <w:r w:rsidR="00AD2EAA">
        <w:rPr>
          <w:rFonts w:ascii="Times New Roman" w:hAnsi="Times New Roman"/>
          <w:sz w:val="24"/>
          <w:szCs w:val="24"/>
        </w:rPr>
        <w:t>Insights of this kind</w:t>
      </w:r>
      <w:r w:rsidRPr="00F95411">
        <w:rPr>
          <w:rFonts w:ascii="Times New Roman" w:hAnsi="Times New Roman"/>
          <w:sz w:val="24"/>
          <w:szCs w:val="24"/>
        </w:rPr>
        <w:t xml:space="preserve"> would not have been possible analysing data averaged ov</w:t>
      </w:r>
      <w:r w:rsidR="0028660C">
        <w:rPr>
          <w:rFonts w:ascii="Times New Roman" w:hAnsi="Times New Roman"/>
          <w:sz w:val="24"/>
          <w:szCs w:val="24"/>
        </w:rPr>
        <w:t xml:space="preserve">er time or fixed to </w:t>
      </w:r>
      <w:r w:rsidR="003F41EC">
        <w:rPr>
          <w:rFonts w:ascii="Times New Roman" w:hAnsi="Times New Roman"/>
          <w:sz w:val="24"/>
          <w:szCs w:val="24"/>
        </w:rPr>
        <w:t xml:space="preserve">set </w:t>
      </w:r>
      <w:r w:rsidRPr="00F95411">
        <w:rPr>
          <w:rFonts w:ascii="Times New Roman" w:hAnsi="Times New Roman"/>
          <w:sz w:val="24"/>
          <w:szCs w:val="24"/>
        </w:rPr>
        <w:t xml:space="preserve">frequencies. </w:t>
      </w:r>
    </w:p>
    <w:p w14:paraId="068F1558" w14:textId="77777777" w:rsidR="0007260F" w:rsidRPr="00F95411" w:rsidRDefault="0007260F" w:rsidP="006A5826">
      <w:pPr>
        <w:spacing w:after="0" w:line="480" w:lineRule="auto"/>
        <w:outlineLvl w:val="0"/>
        <w:rPr>
          <w:rFonts w:ascii="Times New Roman" w:hAnsi="Times New Roman"/>
          <w:sz w:val="24"/>
          <w:szCs w:val="24"/>
        </w:rPr>
      </w:pPr>
    </w:p>
    <w:p w14:paraId="3A328DBC" w14:textId="6041C08C" w:rsidR="0007260F" w:rsidRDefault="0007260F" w:rsidP="006A5826">
      <w:pPr>
        <w:spacing w:after="0" w:line="480" w:lineRule="auto"/>
        <w:outlineLvl w:val="0"/>
        <w:rPr>
          <w:rFonts w:ascii="Times New Roman" w:hAnsi="Times New Roman"/>
          <w:sz w:val="24"/>
          <w:szCs w:val="24"/>
        </w:rPr>
      </w:pPr>
      <w:r w:rsidRPr="00E13578">
        <w:rPr>
          <w:rFonts w:ascii="Times New Roman" w:hAnsi="Times New Roman"/>
          <w:sz w:val="24"/>
          <w:szCs w:val="24"/>
        </w:rPr>
        <w:t xml:space="preserve">The </w:t>
      </w:r>
      <w:r w:rsidR="00D14671">
        <w:rPr>
          <w:rFonts w:ascii="Times New Roman" w:hAnsi="Times New Roman"/>
          <w:sz w:val="24"/>
          <w:szCs w:val="24"/>
        </w:rPr>
        <w:t>main</w:t>
      </w:r>
      <w:r w:rsidR="00D14671" w:rsidRPr="00E13578">
        <w:rPr>
          <w:rFonts w:ascii="Times New Roman" w:hAnsi="Times New Roman"/>
          <w:sz w:val="24"/>
          <w:szCs w:val="24"/>
        </w:rPr>
        <w:t xml:space="preserve"> </w:t>
      </w:r>
      <w:r w:rsidRPr="00E13578">
        <w:rPr>
          <w:rFonts w:ascii="Times New Roman" w:hAnsi="Times New Roman"/>
          <w:sz w:val="24"/>
          <w:szCs w:val="24"/>
        </w:rPr>
        <w:t xml:space="preserve">limitation </w:t>
      </w:r>
      <w:r w:rsidR="00D14671">
        <w:rPr>
          <w:rFonts w:ascii="Times New Roman" w:hAnsi="Times New Roman"/>
          <w:sz w:val="24"/>
          <w:szCs w:val="24"/>
        </w:rPr>
        <w:t>of</w:t>
      </w:r>
      <w:r w:rsidR="00D14671" w:rsidRPr="00E13578">
        <w:rPr>
          <w:rFonts w:ascii="Times New Roman" w:hAnsi="Times New Roman"/>
          <w:sz w:val="24"/>
          <w:szCs w:val="24"/>
        </w:rPr>
        <w:t xml:space="preserve"> </w:t>
      </w:r>
      <w:r w:rsidRPr="00E13578">
        <w:rPr>
          <w:rFonts w:ascii="Times New Roman" w:hAnsi="Times New Roman"/>
          <w:sz w:val="24"/>
          <w:szCs w:val="24"/>
        </w:rPr>
        <w:t>our study</w:t>
      </w:r>
      <w:r>
        <w:rPr>
          <w:rFonts w:ascii="Times New Roman" w:hAnsi="Times New Roman"/>
          <w:sz w:val="24"/>
          <w:szCs w:val="24"/>
        </w:rPr>
        <w:t xml:space="preserve"> is that we have analysed </w:t>
      </w:r>
      <w:r w:rsidRPr="00E13578">
        <w:rPr>
          <w:rFonts w:ascii="Times New Roman" w:hAnsi="Times New Roman"/>
          <w:sz w:val="24"/>
          <w:szCs w:val="24"/>
        </w:rPr>
        <w:t xml:space="preserve">all-cause mortality. </w:t>
      </w:r>
      <w:r>
        <w:rPr>
          <w:rFonts w:ascii="Times New Roman" w:hAnsi="Times New Roman"/>
          <w:sz w:val="24"/>
          <w:szCs w:val="24"/>
        </w:rPr>
        <w:t xml:space="preserve">Different diseases and injuries may be differentially affected by environmental and behavioural factors associated with season and hence differ in their seasonal behaviour. For example, suicides </w:t>
      </w:r>
      <w:r>
        <w:rPr>
          <w:rFonts w:ascii="Times New Roman" w:hAnsi="Times New Roman"/>
          <w:sz w:val="24"/>
          <w:szCs w:val="24"/>
        </w:rPr>
        <w:lastRenderedPageBreak/>
        <w:t>have been found to peak in early spring,</w:t>
      </w:r>
      <w:r>
        <w:rPr>
          <w:rFonts w:ascii="Times New Roman" w:hAnsi="Times New Roman"/>
          <w:sz w:val="24"/>
          <w:szCs w:val="24"/>
        </w:rPr>
        <w:fldChar w:fldCharType="begin"/>
      </w:r>
      <w:r w:rsidR="008B1C81">
        <w:rPr>
          <w:rFonts w:ascii="Times New Roman" w:hAnsi="Times New Roman"/>
          <w:sz w:val="24"/>
          <w:szCs w:val="24"/>
        </w:rPr>
        <w:instrText xml:space="preserve"> ADDIN EN.CITE &lt;EndNote&gt;&lt;Cite&gt;&lt;Author&gt;Feinstein&lt;/Author&gt;&lt;Year&gt;2002&lt;/Year&gt;&lt;RecNum&gt;361&lt;/RecNum&gt;&lt;DisplayText&gt;&lt;style face="superscript"&gt;7,19&lt;/style&gt;&lt;/DisplayText&gt;&lt;record&gt;&lt;rec-number&gt;361&lt;/rec-number&gt;&lt;foreign-keys&gt;&lt;key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Pr>
          <w:rFonts w:ascii="Times New Roman" w:hAnsi="Times New Roman"/>
          <w:sz w:val="24"/>
          <w:szCs w:val="24"/>
        </w:rPr>
        <w:fldChar w:fldCharType="separate"/>
      </w:r>
      <w:r w:rsidR="00BF3B32" w:rsidRPr="00BF3B32">
        <w:rPr>
          <w:rFonts w:ascii="Times New Roman" w:hAnsi="Times New Roman"/>
          <w:noProof/>
          <w:sz w:val="24"/>
          <w:szCs w:val="24"/>
          <w:vertAlign w:val="superscript"/>
        </w:rPr>
        <w:t>7,19</w:t>
      </w:r>
      <w:r>
        <w:rPr>
          <w:rFonts w:ascii="Times New Roman" w:hAnsi="Times New Roman"/>
          <w:sz w:val="24"/>
          <w:szCs w:val="24"/>
        </w:rPr>
        <w:fldChar w:fldCharType="end"/>
      </w:r>
      <w:r>
        <w:rPr>
          <w:rFonts w:ascii="Times New Roman" w:hAnsi="Times New Roman"/>
          <w:sz w:val="24"/>
          <w:szCs w:val="24"/>
        </w:rPr>
        <w:t xml:space="preserve"> and cardiovascular disease</w:t>
      </w:r>
      <w:r w:rsidR="00B71A20">
        <w:rPr>
          <w:rFonts w:ascii="Times New Roman" w:hAnsi="Times New Roman"/>
          <w:sz w:val="24"/>
          <w:szCs w:val="24"/>
        </w:rPr>
        <w:t xml:space="preserve"> mortality</w:t>
      </w:r>
      <w:r>
        <w:rPr>
          <w:rFonts w:ascii="Times New Roman" w:hAnsi="Times New Roman"/>
          <w:sz w:val="24"/>
          <w:szCs w:val="24"/>
        </w:rPr>
        <w:t xml:space="preserve"> may peak earlier in the winter than that from respiratory conditions.</w:t>
      </w:r>
      <w:r>
        <w:rPr>
          <w:rFonts w:ascii="Times New Roman" w:hAnsi="Times New Roman"/>
          <w:sz w:val="24"/>
          <w:szCs w:val="24"/>
        </w:rPr>
        <w:fldChar w:fldCharType="begin"/>
      </w:r>
      <w:r w:rsidR="00BF3B32">
        <w:rPr>
          <w:rFonts w:ascii="Times New Roman" w:hAnsi="Times New Roman"/>
          <w:sz w:val="24"/>
          <w:szCs w:val="24"/>
        </w:rPr>
        <w:instrText xml:space="preserve"> ADDIN EN.CITE &lt;EndNote&gt;&lt;Cite&gt;&lt;Author&gt;Mackenbach&lt;/Author&gt;&lt;Year&gt;1992&lt;/Year&gt;&lt;RecNum&gt;457&lt;/RecNum&gt;&lt;DisplayText&gt;&lt;style face="superscript"&gt;17&lt;/style&gt;&lt;/DisplayText&gt;&lt;record&gt;&lt;rec-number&gt;457&lt;/rec-number&gt;&lt;foreign-keys&gt;&lt;key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Pr>
          <w:rFonts w:ascii="Times New Roman" w:hAnsi="Times New Roman"/>
          <w:sz w:val="24"/>
          <w:szCs w:val="24"/>
        </w:rPr>
        <w:fldChar w:fldCharType="separate"/>
      </w:r>
      <w:r w:rsidR="00BF3B32" w:rsidRPr="00BF3B32">
        <w:rPr>
          <w:rFonts w:ascii="Times New Roman" w:hAnsi="Times New Roman"/>
          <w:noProof/>
          <w:sz w:val="24"/>
          <w:szCs w:val="24"/>
          <w:vertAlign w:val="superscript"/>
        </w:rPr>
        <w:t>17</w:t>
      </w:r>
      <w:r>
        <w:rPr>
          <w:rFonts w:ascii="Times New Roman" w:hAnsi="Times New Roman"/>
          <w:sz w:val="24"/>
          <w:szCs w:val="24"/>
        </w:rPr>
        <w:fldChar w:fldCharType="end"/>
      </w:r>
      <w:r>
        <w:rPr>
          <w:rFonts w:ascii="Times New Roman" w:hAnsi="Times New Roman"/>
          <w:sz w:val="24"/>
          <w:szCs w:val="24"/>
        </w:rPr>
        <w:t xml:space="preserve"> In </w:t>
      </w:r>
      <w:r w:rsidR="00DC5874">
        <w:rPr>
          <w:rFonts w:ascii="Times New Roman" w:hAnsi="Times New Roman"/>
          <w:sz w:val="24"/>
          <w:szCs w:val="24"/>
        </w:rPr>
        <w:t xml:space="preserve">contrast </w:t>
      </w:r>
      <w:r>
        <w:rPr>
          <w:rFonts w:ascii="Times New Roman" w:hAnsi="Times New Roman"/>
          <w:sz w:val="24"/>
          <w:szCs w:val="24"/>
        </w:rPr>
        <w:t>deaths from cancer show little or no seasonality.</w:t>
      </w:r>
      <w:r>
        <w:rPr>
          <w:rFonts w:ascii="Times New Roman" w:hAnsi="Times New Roman"/>
          <w:sz w:val="24"/>
          <w:szCs w:val="24"/>
        </w:rPr>
        <w:fldChar w:fldCharType="begin"/>
      </w:r>
      <w:r w:rsidR="00BF3B32">
        <w:rPr>
          <w:rFonts w:ascii="Times New Roman" w:hAnsi="Times New Roman"/>
          <w:sz w:val="24"/>
          <w:szCs w:val="24"/>
        </w:rPr>
        <w:instrText xml:space="preserve"> ADDIN EN.CITE &lt;EndNote&gt;&lt;Cite&gt;&lt;Author&gt;Rosenwaike&lt;/Author&gt;&lt;Year&gt;1966&lt;/Year&gt;&lt;RecNum&gt;355&lt;/RecNum&gt;&lt;DisplayText&gt;&lt;style face="superscript"&gt;16&lt;/style&gt;&lt;/DisplayText&gt;&lt;record&gt;&lt;rec-number&gt;355&lt;/rec-number&gt;&lt;foreign-keys&gt;&lt;key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Pr>
          <w:rFonts w:ascii="Times New Roman" w:hAnsi="Times New Roman"/>
          <w:sz w:val="24"/>
          <w:szCs w:val="24"/>
        </w:rPr>
        <w:fldChar w:fldCharType="separate"/>
      </w:r>
      <w:r w:rsidR="00BF3B32" w:rsidRPr="00BF3B32">
        <w:rPr>
          <w:rFonts w:ascii="Times New Roman" w:hAnsi="Times New Roman"/>
          <w:noProof/>
          <w:sz w:val="24"/>
          <w:szCs w:val="24"/>
          <w:vertAlign w:val="superscript"/>
        </w:rPr>
        <w:t>16</w:t>
      </w:r>
      <w:r>
        <w:rPr>
          <w:rFonts w:ascii="Times New Roman" w:hAnsi="Times New Roman"/>
          <w:sz w:val="24"/>
          <w:szCs w:val="24"/>
        </w:rPr>
        <w:fldChar w:fldCharType="end"/>
      </w:r>
      <w:r>
        <w:rPr>
          <w:rFonts w:ascii="Times New Roman" w:hAnsi="Times New Roman"/>
          <w:sz w:val="24"/>
          <w:szCs w:val="24"/>
        </w:rPr>
        <w:t xml:space="preserve"> </w:t>
      </w:r>
      <w:r w:rsidR="00DC5874">
        <w:rPr>
          <w:rFonts w:ascii="Times New Roman" w:hAnsi="Times New Roman"/>
          <w:sz w:val="24"/>
          <w:szCs w:val="24"/>
        </w:rPr>
        <w:t>A</w:t>
      </w:r>
      <w:r>
        <w:rPr>
          <w:rFonts w:ascii="Times New Roman" w:hAnsi="Times New Roman"/>
          <w:sz w:val="24"/>
          <w:szCs w:val="24"/>
        </w:rPr>
        <w:t>ll-cause mortality measures total mortality burden, and is not affected by errors and variations over time and space in assignment of cause of death</w:t>
      </w:r>
      <w:r w:rsidR="00DC5874">
        <w:rPr>
          <w:rFonts w:ascii="Times New Roman" w:hAnsi="Times New Roman"/>
          <w:sz w:val="24"/>
          <w:szCs w:val="24"/>
        </w:rPr>
        <w:t xml:space="preserve">. Nonetheless </w:t>
      </w:r>
      <w:r>
        <w:rPr>
          <w:rFonts w:ascii="Times New Roman" w:hAnsi="Times New Roman"/>
          <w:sz w:val="24"/>
          <w:szCs w:val="24"/>
        </w:rPr>
        <w:t>future work should</w:t>
      </w:r>
      <w:r w:rsidRPr="00E13578">
        <w:rPr>
          <w:rFonts w:ascii="Times New Roman" w:hAnsi="Times New Roman"/>
          <w:sz w:val="24"/>
          <w:szCs w:val="24"/>
        </w:rPr>
        <w:t xml:space="preserve"> </w:t>
      </w:r>
      <w:r>
        <w:rPr>
          <w:rFonts w:ascii="Times New Roman" w:hAnsi="Times New Roman"/>
          <w:sz w:val="24"/>
          <w:szCs w:val="24"/>
        </w:rPr>
        <w:t>apply our methods</w:t>
      </w:r>
      <w:r w:rsidRPr="00E13578">
        <w:rPr>
          <w:rFonts w:ascii="Times New Roman" w:hAnsi="Times New Roman"/>
          <w:sz w:val="24"/>
          <w:szCs w:val="24"/>
        </w:rPr>
        <w:t xml:space="preserve"> </w:t>
      </w:r>
      <w:r>
        <w:rPr>
          <w:rFonts w:ascii="Times New Roman" w:hAnsi="Times New Roman"/>
          <w:sz w:val="24"/>
          <w:szCs w:val="24"/>
        </w:rPr>
        <w:t>to</w:t>
      </w:r>
      <w:r w:rsidRPr="00E13578">
        <w:rPr>
          <w:rFonts w:ascii="Times New Roman" w:hAnsi="Times New Roman"/>
          <w:sz w:val="24"/>
          <w:szCs w:val="24"/>
        </w:rPr>
        <w:t xml:space="preserve"> specific causes of death</w:t>
      </w:r>
      <w:r>
        <w:rPr>
          <w:rFonts w:ascii="Times New Roman" w:hAnsi="Times New Roman"/>
          <w:sz w:val="24"/>
          <w:szCs w:val="24"/>
        </w:rPr>
        <w:t xml:space="preserve"> that have public health importance or known interventions</w:t>
      </w:r>
      <w:r w:rsidRPr="00E13578">
        <w:rPr>
          <w:rFonts w:ascii="Times New Roman" w:hAnsi="Times New Roman"/>
          <w:sz w:val="24"/>
          <w:szCs w:val="24"/>
        </w:rPr>
        <w:t>.</w:t>
      </w:r>
      <w:r w:rsidRPr="00E13578" w:rsidDel="009F79BF">
        <w:rPr>
          <w:rFonts w:ascii="Times New Roman" w:hAnsi="Times New Roman"/>
          <w:sz w:val="24"/>
          <w:szCs w:val="24"/>
        </w:rPr>
        <w:t xml:space="preserve"> </w:t>
      </w:r>
    </w:p>
    <w:p w14:paraId="28D18867" w14:textId="77777777" w:rsidR="001A0C5A" w:rsidRPr="00F95411" w:rsidRDefault="001A0C5A" w:rsidP="006A5826">
      <w:pPr>
        <w:spacing w:after="0" w:line="480" w:lineRule="auto"/>
        <w:outlineLvl w:val="0"/>
        <w:rPr>
          <w:rFonts w:ascii="Times New Roman" w:hAnsi="Times New Roman"/>
          <w:sz w:val="24"/>
          <w:szCs w:val="24"/>
        </w:rPr>
      </w:pPr>
    </w:p>
    <w:p w14:paraId="6D7A3BC1" w14:textId="2EC9DB12" w:rsidR="00510715" w:rsidRDefault="0007260F" w:rsidP="006A5826">
      <w:pPr>
        <w:spacing w:after="0" w:line="480" w:lineRule="auto"/>
        <w:outlineLvl w:val="0"/>
        <w:rPr>
          <w:rFonts w:ascii="Times New Roman" w:hAnsi="Times New Roman"/>
          <w:sz w:val="24"/>
          <w:szCs w:val="24"/>
        </w:rPr>
      </w:pPr>
      <w:r w:rsidRPr="00F95411">
        <w:rPr>
          <w:rFonts w:ascii="Times New Roman" w:hAnsi="Times New Roman"/>
          <w:sz w:val="24"/>
          <w:szCs w:val="24"/>
        </w:rPr>
        <w:t xml:space="preserve">Our study framework and methods can also be applied to other countries with </w:t>
      </w:r>
      <w:r w:rsidR="00907217">
        <w:rPr>
          <w:rFonts w:ascii="Times New Roman" w:hAnsi="Times New Roman"/>
          <w:sz w:val="24"/>
          <w:szCs w:val="24"/>
        </w:rPr>
        <w:t xml:space="preserve">time- and </w:t>
      </w:r>
      <w:r w:rsidRPr="00F95411">
        <w:rPr>
          <w:rFonts w:ascii="Times New Roman" w:hAnsi="Times New Roman"/>
          <w:sz w:val="24"/>
          <w:szCs w:val="24"/>
        </w:rPr>
        <w:t xml:space="preserve">geo-coded </w:t>
      </w:r>
      <w:r w:rsidR="006F03EA">
        <w:rPr>
          <w:rFonts w:ascii="Times New Roman" w:hAnsi="Times New Roman"/>
          <w:sz w:val="24"/>
          <w:szCs w:val="24"/>
        </w:rPr>
        <w:t>death</w:t>
      </w:r>
      <w:r w:rsidRPr="00F95411">
        <w:rPr>
          <w:rFonts w:ascii="Times New Roman" w:hAnsi="Times New Roman"/>
          <w:sz w:val="24"/>
          <w:szCs w:val="24"/>
        </w:rPr>
        <w:t xml:space="preserve"> records. </w:t>
      </w:r>
      <w:r w:rsidR="0026280A">
        <w:rPr>
          <w:rFonts w:ascii="Times New Roman" w:hAnsi="Times New Roman"/>
          <w:sz w:val="24"/>
          <w:szCs w:val="24"/>
        </w:rPr>
        <w:t>S</w:t>
      </w:r>
      <w:r w:rsidR="00907217">
        <w:rPr>
          <w:rFonts w:ascii="Times New Roman" w:hAnsi="Times New Roman"/>
          <w:sz w:val="24"/>
          <w:szCs w:val="24"/>
        </w:rPr>
        <w:t>uch data are</w:t>
      </w:r>
      <w:r w:rsidRPr="00F95411">
        <w:rPr>
          <w:rFonts w:ascii="Times New Roman" w:hAnsi="Times New Roman"/>
          <w:sz w:val="24"/>
          <w:szCs w:val="24"/>
        </w:rPr>
        <w:t xml:space="preserve"> available in high-income and some middle-income countries. It would be of further interest to </w:t>
      </w:r>
      <w:r w:rsidR="00907217">
        <w:rPr>
          <w:rFonts w:ascii="Times New Roman" w:hAnsi="Times New Roman"/>
          <w:sz w:val="24"/>
          <w:szCs w:val="24"/>
        </w:rPr>
        <w:t>compare</w:t>
      </w:r>
      <w:r w:rsidRPr="00F95411">
        <w:rPr>
          <w:rFonts w:ascii="Times New Roman" w:hAnsi="Times New Roman"/>
          <w:sz w:val="24"/>
          <w:szCs w:val="24"/>
        </w:rPr>
        <w:t xml:space="preserve"> </w:t>
      </w:r>
      <w:r w:rsidR="00907217">
        <w:rPr>
          <w:rFonts w:ascii="Times New Roman" w:hAnsi="Times New Roman"/>
          <w:sz w:val="24"/>
          <w:szCs w:val="24"/>
        </w:rPr>
        <w:t>seasonality</w:t>
      </w:r>
      <w:r w:rsidR="00907217" w:rsidRPr="00F95411">
        <w:rPr>
          <w:rFonts w:ascii="Times New Roman" w:hAnsi="Times New Roman"/>
          <w:sz w:val="24"/>
          <w:szCs w:val="24"/>
        </w:rPr>
        <w:t xml:space="preserve"> </w:t>
      </w:r>
      <w:r w:rsidR="00B71A20">
        <w:rPr>
          <w:rFonts w:ascii="Times New Roman" w:hAnsi="Times New Roman"/>
          <w:sz w:val="24"/>
          <w:szCs w:val="24"/>
        </w:rPr>
        <w:t xml:space="preserve">by other population characteristics, e.g., </w:t>
      </w:r>
      <w:r w:rsidRPr="00F95411">
        <w:rPr>
          <w:rFonts w:ascii="Times New Roman" w:hAnsi="Times New Roman"/>
          <w:sz w:val="24"/>
          <w:szCs w:val="24"/>
        </w:rPr>
        <w:t xml:space="preserve">between urban and rural </w:t>
      </w:r>
      <w:r w:rsidR="00B71A20">
        <w:rPr>
          <w:rFonts w:ascii="Times New Roman" w:hAnsi="Times New Roman"/>
          <w:sz w:val="24"/>
          <w:szCs w:val="24"/>
        </w:rPr>
        <w:t>areas</w:t>
      </w:r>
      <w:r w:rsidRPr="00F95411">
        <w:rPr>
          <w:rFonts w:ascii="Times New Roman" w:hAnsi="Times New Roman"/>
          <w:sz w:val="24"/>
          <w:szCs w:val="24"/>
        </w:rPr>
        <w:t xml:space="preserve">, </w:t>
      </w:r>
      <w:r w:rsidR="00907217">
        <w:rPr>
          <w:rFonts w:ascii="Times New Roman" w:hAnsi="Times New Roman"/>
          <w:sz w:val="24"/>
          <w:szCs w:val="24"/>
        </w:rPr>
        <w:t>or in relation to</w:t>
      </w:r>
      <w:r w:rsidRPr="00F95411">
        <w:rPr>
          <w:rFonts w:ascii="Times New Roman" w:hAnsi="Times New Roman"/>
          <w:sz w:val="24"/>
          <w:szCs w:val="24"/>
        </w:rPr>
        <w:t xml:space="preserve"> socio-economic status. </w:t>
      </w:r>
      <w:r w:rsidR="001C52F1">
        <w:rPr>
          <w:rFonts w:ascii="Times New Roman" w:hAnsi="Times New Roman"/>
          <w:sz w:val="24"/>
          <w:szCs w:val="24"/>
        </w:rPr>
        <w:t>Further</w:t>
      </w:r>
      <w:r w:rsidR="009B67A3">
        <w:rPr>
          <w:rFonts w:ascii="Times New Roman" w:hAnsi="Times New Roman"/>
          <w:sz w:val="24"/>
          <w:szCs w:val="24"/>
        </w:rPr>
        <w:t xml:space="preserve">, </w:t>
      </w:r>
      <w:r w:rsidR="00510715">
        <w:rPr>
          <w:rFonts w:ascii="Times New Roman" w:hAnsi="Times New Roman"/>
          <w:sz w:val="24"/>
          <w:szCs w:val="24"/>
        </w:rPr>
        <w:t>w</w:t>
      </w:r>
      <w:r w:rsidR="00341626">
        <w:rPr>
          <w:rFonts w:ascii="Times New Roman" w:hAnsi="Times New Roman"/>
          <w:sz w:val="24"/>
          <w:szCs w:val="24"/>
        </w:rPr>
        <w:t xml:space="preserve">e can use </w:t>
      </w:r>
      <w:r w:rsidR="001903A4">
        <w:rPr>
          <w:rFonts w:ascii="Times New Roman" w:hAnsi="Times New Roman"/>
          <w:sz w:val="24"/>
          <w:szCs w:val="24"/>
        </w:rPr>
        <w:t>our analytical</w:t>
      </w:r>
      <w:r w:rsidR="00341626">
        <w:rPr>
          <w:rFonts w:ascii="Times New Roman" w:hAnsi="Times New Roman"/>
          <w:sz w:val="24"/>
          <w:szCs w:val="24"/>
        </w:rPr>
        <w:t xml:space="preserve"> framework to </w:t>
      </w:r>
      <w:r w:rsidR="001903A4">
        <w:rPr>
          <w:rFonts w:ascii="Times New Roman" w:hAnsi="Times New Roman"/>
          <w:sz w:val="24"/>
          <w:szCs w:val="24"/>
        </w:rPr>
        <w:t xml:space="preserve">investigate </w:t>
      </w:r>
      <w:r w:rsidR="00341626">
        <w:rPr>
          <w:rFonts w:ascii="Times New Roman" w:hAnsi="Times New Roman"/>
          <w:sz w:val="24"/>
          <w:szCs w:val="24"/>
        </w:rPr>
        <w:t xml:space="preserve">the </w:t>
      </w:r>
      <w:r w:rsidR="00004579">
        <w:rPr>
          <w:rFonts w:ascii="Times New Roman" w:hAnsi="Times New Roman"/>
          <w:sz w:val="24"/>
          <w:szCs w:val="24"/>
        </w:rPr>
        <w:t xml:space="preserve">changing </w:t>
      </w:r>
      <w:r w:rsidR="00341626">
        <w:rPr>
          <w:rFonts w:ascii="Times New Roman" w:hAnsi="Times New Roman"/>
          <w:sz w:val="24"/>
          <w:szCs w:val="24"/>
        </w:rPr>
        <w:t xml:space="preserve">role </w:t>
      </w:r>
      <w:r w:rsidR="001903A4">
        <w:rPr>
          <w:rFonts w:ascii="Times New Roman" w:hAnsi="Times New Roman"/>
          <w:sz w:val="24"/>
          <w:szCs w:val="24"/>
        </w:rPr>
        <w:t xml:space="preserve">of temperature and other environmental factors </w:t>
      </w:r>
      <w:r w:rsidR="00341626">
        <w:rPr>
          <w:rFonts w:ascii="Times New Roman" w:hAnsi="Times New Roman"/>
          <w:sz w:val="24"/>
          <w:szCs w:val="24"/>
        </w:rPr>
        <w:t xml:space="preserve">as </w:t>
      </w:r>
      <w:r w:rsidR="001903A4">
        <w:rPr>
          <w:rFonts w:ascii="Times New Roman" w:hAnsi="Times New Roman"/>
          <w:sz w:val="24"/>
          <w:szCs w:val="24"/>
        </w:rPr>
        <w:t>determinant</w:t>
      </w:r>
      <w:r w:rsidR="00004579">
        <w:rPr>
          <w:rFonts w:ascii="Times New Roman" w:hAnsi="Times New Roman"/>
          <w:sz w:val="24"/>
          <w:szCs w:val="24"/>
        </w:rPr>
        <w:t>s</w:t>
      </w:r>
      <w:r w:rsidR="001903A4">
        <w:rPr>
          <w:rFonts w:ascii="Times New Roman" w:hAnsi="Times New Roman"/>
          <w:sz w:val="24"/>
          <w:szCs w:val="24"/>
        </w:rPr>
        <w:t xml:space="preserve"> </w:t>
      </w:r>
      <w:r w:rsidR="00341626">
        <w:rPr>
          <w:rFonts w:ascii="Times New Roman" w:hAnsi="Times New Roman"/>
          <w:sz w:val="24"/>
          <w:szCs w:val="24"/>
        </w:rPr>
        <w:t xml:space="preserve">of </w:t>
      </w:r>
      <w:r w:rsidR="00004579">
        <w:rPr>
          <w:rFonts w:ascii="Times New Roman" w:hAnsi="Times New Roman"/>
          <w:sz w:val="24"/>
          <w:szCs w:val="24"/>
        </w:rPr>
        <w:t>dynamic</w:t>
      </w:r>
      <w:r w:rsidR="00341626">
        <w:rPr>
          <w:rFonts w:ascii="Times New Roman" w:hAnsi="Times New Roman"/>
          <w:sz w:val="24"/>
          <w:szCs w:val="24"/>
        </w:rPr>
        <w:t xml:space="preserve"> seasonality of mortality.</w:t>
      </w:r>
      <w:r w:rsidR="006C45BE">
        <w:rPr>
          <w:rFonts w:ascii="Times New Roman" w:hAnsi="Times New Roman"/>
          <w:sz w:val="24"/>
          <w:szCs w:val="24"/>
        </w:rPr>
        <w:t xml:space="preserve"> It would be of interest, for example, to examine </w:t>
      </w:r>
      <w:r w:rsidR="00004579">
        <w:rPr>
          <w:rFonts w:ascii="Times New Roman" w:hAnsi="Times New Roman"/>
          <w:sz w:val="24"/>
          <w:szCs w:val="24"/>
        </w:rPr>
        <w:t xml:space="preserve">the coupling versus decoupling of temperature and mortality in younger and older age groups over time, </w:t>
      </w:r>
      <w:r w:rsidR="00101A8E">
        <w:rPr>
          <w:rFonts w:ascii="Times New Roman" w:hAnsi="Times New Roman"/>
          <w:sz w:val="24"/>
          <w:szCs w:val="24"/>
        </w:rPr>
        <w:t xml:space="preserve">using a </w:t>
      </w:r>
      <w:r w:rsidR="00771EA4">
        <w:rPr>
          <w:rFonts w:ascii="Times New Roman" w:hAnsi="Times New Roman"/>
          <w:sz w:val="24"/>
          <w:szCs w:val="24"/>
        </w:rPr>
        <w:t xml:space="preserve">wavelet </w:t>
      </w:r>
      <w:r w:rsidR="00101A8E">
        <w:rPr>
          <w:rFonts w:ascii="Times New Roman" w:hAnsi="Times New Roman"/>
          <w:sz w:val="24"/>
          <w:szCs w:val="24"/>
        </w:rPr>
        <w:t>coherence analysis of the bivariate time series</w:t>
      </w:r>
      <w:r w:rsidR="00B35265">
        <w:rPr>
          <w:rFonts w:ascii="Times New Roman" w:hAnsi="Times New Roman"/>
          <w:sz w:val="24"/>
          <w:szCs w:val="24"/>
        </w:rPr>
        <w:t>.</w:t>
      </w:r>
      <w:r w:rsidR="006D55E7">
        <w:rPr>
          <w:rFonts w:ascii="Times New Roman" w:hAnsi="Times New Roman"/>
          <w:sz w:val="24"/>
          <w:szCs w:val="24"/>
        </w:rPr>
        <w:fldChar w:fldCharType="begin"/>
      </w:r>
      <w:r w:rsidR="006D55E7">
        <w:rPr>
          <w:rFonts w:ascii="Times New Roman" w:hAnsi="Times New Roman"/>
          <w:sz w:val="24"/>
          <w:szCs w:val="24"/>
        </w:rPr>
        <w:instrText xml:space="preserve"> ADDIN EN.CITE &lt;EndNote&gt;&lt;Cite&gt;&lt;Author&gt;Cazelles&lt;/Author&gt;&lt;Year&gt;2008&lt;/Year&gt;&lt;RecNum&gt;455&lt;/RecNum&gt;&lt;DisplayText&gt;&lt;style face="superscript"&gt;27&lt;/style&gt;&lt;/DisplayText&gt;&lt;record&gt;&lt;rec-number&gt;455&lt;/rec-number&gt;&lt;foreign-keys&gt;&lt;key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006D55E7">
        <w:rPr>
          <w:rFonts w:ascii="Times New Roman" w:hAnsi="Times New Roman"/>
          <w:sz w:val="24"/>
          <w:szCs w:val="24"/>
        </w:rPr>
        <w:fldChar w:fldCharType="separate"/>
      </w:r>
      <w:r w:rsidR="006D55E7" w:rsidRPr="006D55E7">
        <w:rPr>
          <w:rFonts w:ascii="Times New Roman" w:hAnsi="Times New Roman"/>
          <w:noProof/>
          <w:sz w:val="24"/>
          <w:szCs w:val="24"/>
          <w:vertAlign w:val="superscript"/>
        </w:rPr>
        <w:t>27</w:t>
      </w:r>
      <w:r w:rsidR="006D55E7">
        <w:rPr>
          <w:rFonts w:ascii="Times New Roman" w:hAnsi="Times New Roman"/>
          <w:sz w:val="24"/>
          <w:szCs w:val="24"/>
        </w:rPr>
        <w:fldChar w:fldCharType="end"/>
      </w:r>
      <w:r w:rsidR="006C45BE">
        <w:rPr>
          <w:rFonts w:ascii="Times New Roman" w:hAnsi="Times New Roman"/>
          <w:sz w:val="24"/>
          <w:szCs w:val="24"/>
        </w:rPr>
        <w:t xml:space="preserve"> </w:t>
      </w:r>
      <w:r w:rsidR="00341626">
        <w:rPr>
          <w:rFonts w:ascii="Times New Roman" w:hAnsi="Times New Roman"/>
          <w:sz w:val="24"/>
          <w:szCs w:val="24"/>
        </w:rPr>
        <w:t xml:space="preserve"> </w:t>
      </w:r>
    </w:p>
    <w:p w14:paraId="1C66BE3C" w14:textId="77777777" w:rsidR="003F1547" w:rsidRPr="00F95411" w:rsidRDefault="003F1547" w:rsidP="006A5826">
      <w:pPr>
        <w:spacing w:after="0" w:line="480" w:lineRule="auto"/>
        <w:outlineLvl w:val="0"/>
        <w:rPr>
          <w:rFonts w:ascii="Times New Roman" w:hAnsi="Times New Roman"/>
          <w:sz w:val="24"/>
          <w:szCs w:val="24"/>
        </w:rPr>
      </w:pPr>
    </w:p>
    <w:p w14:paraId="596F5FE8" w14:textId="6BD6DB39" w:rsidR="00DE3091" w:rsidRDefault="00DD7953" w:rsidP="00B938DB">
      <w:pPr>
        <w:spacing w:after="0" w:line="480" w:lineRule="auto"/>
        <w:rPr>
          <w:rFonts w:ascii="Times New Roman" w:hAnsi="Times New Roman"/>
          <w:sz w:val="24"/>
          <w:szCs w:val="24"/>
        </w:rPr>
      </w:pPr>
      <w:r>
        <w:rPr>
          <w:rFonts w:ascii="Times New Roman" w:hAnsi="Times New Roman"/>
          <w:sz w:val="24"/>
          <w:szCs w:val="24"/>
        </w:rPr>
        <w:t xml:space="preserve">The substantial decline in the summer excess deaths in </w:t>
      </w:r>
      <w:r w:rsidR="00A54685">
        <w:rPr>
          <w:rFonts w:ascii="Times New Roman" w:hAnsi="Times New Roman"/>
          <w:sz w:val="24"/>
          <w:szCs w:val="24"/>
        </w:rPr>
        <w:t>adolescents and young adults</w:t>
      </w:r>
      <w:r>
        <w:rPr>
          <w:rFonts w:ascii="Times New Roman" w:hAnsi="Times New Roman"/>
          <w:sz w:val="24"/>
          <w:szCs w:val="24"/>
        </w:rPr>
        <w:t xml:space="preserve"> </w:t>
      </w:r>
      <w:r w:rsidR="00B12045">
        <w:rPr>
          <w:rFonts w:ascii="Times New Roman" w:hAnsi="Times New Roman"/>
          <w:sz w:val="24"/>
          <w:szCs w:val="24"/>
        </w:rPr>
        <w:t>may</w:t>
      </w:r>
      <w:r w:rsidR="000B42BF">
        <w:rPr>
          <w:rFonts w:ascii="Times New Roman" w:hAnsi="Times New Roman"/>
          <w:sz w:val="24"/>
          <w:szCs w:val="24"/>
        </w:rPr>
        <w:t xml:space="preserve"> be related to </w:t>
      </w:r>
      <w:r w:rsidR="00A54685">
        <w:rPr>
          <w:rFonts w:ascii="Times New Roman" w:hAnsi="Times New Roman"/>
          <w:sz w:val="24"/>
          <w:szCs w:val="24"/>
        </w:rPr>
        <w:t xml:space="preserve">diminishing role of </w:t>
      </w:r>
      <w:r w:rsidR="008D2E11">
        <w:rPr>
          <w:rFonts w:ascii="Times New Roman" w:hAnsi="Times New Roman"/>
          <w:sz w:val="24"/>
          <w:szCs w:val="24"/>
        </w:rPr>
        <w:t>unintentional injuries</w:t>
      </w:r>
      <w:r w:rsidR="00A54685">
        <w:rPr>
          <w:rFonts w:ascii="Times New Roman" w:hAnsi="Times New Roman"/>
          <w:sz w:val="24"/>
          <w:szCs w:val="24"/>
        </w:rPr>
        <w:t>, especially from traffic-related injuries,</w:t>
      </w:r>
      <w:r w:rsidR="000B42BF">
        <w:rPr>
          <w:rFonts w:ascii="Times New Roman" w:hAnsi="Times New Roman"/>
          <w:sz w:val="24"/>
          <w:szCs w:val="24"/>
        </w:rPr>
        <w:t xml:space="preserve"> </w:t>
      </w:r>
      <w:r w:rsidR="00A54685">
        <w:rPr>
          <w:rFonts w:ascii="Times New Roman" w:hAnsi="Times New Roman"/>
          <w:sz w:val="24"/>
          <w:szCs w:val="24"/>
        </w:rPr>
        <w:t>which</w:t>
      </w:r>
      <w:r w:rsidR="00276E84">
        <w:rPr>
          <w:rFonts w:ascii="Times New Roman" w:hAnsi="Times New Roman"/>
          <w:sz w:val="24"/>
          <w:szCs w:val="24"/>
        </w:rPr>
        <w:t xml:space="preserve"> more likely to occur in the summer months.</w:t>
      </w:r>
      <w:r w:rsidR="00BF3B32">
        <w:rPr>
          <w:rFonts w:ascii="Times New Roman" w:hAnsi="Times New Roman"/>
          <w:sz w:val="24"/>
          <w:szCs w:val="24"/>
        </w:rPr>
        <w:fldChar w:fldCharType="begin"/>
      </w:r>
      <w:r w:rsidR="006D55E7">
        <w:rPr>
          <w:rFonts w:ascii="Times New Roman" w:hAnsi="Times New Roman"/>
          <w:sz w:val="24"/>
          <w:szCs w:val="24"/>
        </w:rPr>
        <w:instrText xml:space="preserve"> ADDIN EN.CITE &lt;EndNote&gt;&lt;Cite&gt;&lt;Author&gt;Statistics&lt;/Author&gt;&lt;Year&gt;2012&lt;/Year&gt;&lt;RecNum&gt;951&lt;/RecNum&gt;&lt;DisplayText&gt;&lt;style face="superscript"&gt;28,29&lt;/style&gt;&lt;/DisplayText&gt;&lt;record&gt;&lt;rec-number&gt;951&lt;/rec-number&gt;&lt;foreign-keys&gt;&lt;key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00BF3B32">
        <w:rPr>
          <w:rFonts w:ascii="Times New Roman" w:hAnsi="Times New Roman"/>
          <w:sz w:val="24"/>
          <w:szCs w:val="24"/>
        </w:rPr>
        <w:fldChar w:fldCharType="separate"/>
      </w:r>
      <w:r w:rsidR="006D55E7" w:rsidRPr="006D55E7">
        <w:rPr>
          <w:rFonts w:ascii="Times New Roman" w:hAnsi="Times New Roman"/>
          <w:noProof/>
          <w:sz w:val="24"/>
          <w:szCs w:val="24"/>
          <w:vertAlign w:val="superscript"/>
        </w:rPr>
        <w:t>28,29</w:t>
      </w:r>
      <w:r w:rsidR="00BF3B32">
        <w:rPr>
          <w:rFonts w:ascii="Times New Roman" w:hAnsi="Times New Roman"/>
          <w:sz w:val="24"/>
          <w:szCs w:val="24"/>
        </w:rPr>
        <w:fldChar w:fldCharType="end"/>
      </w:r>
      <w:r w:rsidR="000B42BF">
        <w:rPr>
          <w:rFonts w:ascii="Times New Roman" w:hAnsi="Times New Roman"/>
          <w:sz w:val="24"/>
          <w:szCs w:val="24"/>
        </w:rPr>
        <w:t xml:space="preserve"> </w:t>
      </w:r>
      <w:r w:rsidR="00B02A6E">
        <w:rPr>
          <w:rFonts w:ascii="Times New Roman" w:hAnsi="Times New Roman"/>
          <w:sz w:val="24"/>
          <w:szCs w:val="24"/>
        </w:rPr>
        <w:t>The weakening of seasonality in children under five years of age</w:t>
      </w:r>
      <w:r w:rsidR="009321F1">
        <w:rPr>
          <w:rFonts w:ascii="Times New Roman" w:hAnsi="Times New Roman"/>
          <w:sz w:val="24"/>
          <w:szCs w:val="24"/>
        </w:rPr>
        <w:t xml:space="preserve"> </w:t>
      </w:r>
      <w:commentRangeStart w:id="9"/>
      <w:commentRangeStart w:id="10"/>
      <w:r w:rsidR="009321F1">
        <w:rPr>
          <w:rFonts w:ascii="Times New Roman" w:hAnsi="Times New Roman"/>
          <w:sz w:val="24"/>
          <w:szCs w:val="24"/>
        </w:rPr>
        <w:t>may</w:t>
      </w:r>
      <w:r w:rsidR="00313088">
        <w:rPr>
          <w:rFonts w:ascii="Times New Roman" w:hAnsi="Times New Roman"/>
          <w:sz w:val="24"/>
          <w:szCs w:val="24"/>
        </w:rPr>
        <w:t xml:space="preserve"> be related to the relative reduction of death caused by respiratory distress</w:t>
      </w:r>
      <w:r w:rsidR="00A414CF">
        <w:rPr>
          <w:rFonts w:ascii="Times New Roman" w:hAnsi="Times New Roman"/>
          <w:sz w:val="24"/>
          <w:szCs w:val="24"/>
        </w:rPr>
        <w:t xml:space="preserve"> of children</w:t>
      </w:r>
      <w:r w:rsidR="00BA5CB4">
        <w:rPr>
          <w:rFonts w:ascii="Times New Roman" w:hAnsi="Times New Roman"/>
          <w:sz w:val="24"/>
          <w:szCs w:val="24"/>
        </w:rPr>
        <w:t xml:space="preserve"> under one</w:t>
      </w:r>
      <w:r w:rsidR="00313088">
        <w:rPr>
          <w:rFonts w:ascii="Times New Roman" w:hAnsi="Times New Roman"/>
          <w:sz w:val="24"/>
          <w:szCs w:val="24"/>
        </w:rPr>
        <w:t xml:space="preserve"> year old</w:t>
      </w:r>
      <w:r w:rsidR="00645F3B">
        <w:rPr>
          <w:rFonts w:ascii="Times New Roman" w:hAnsi="Times New Roman"/>
          <w:sz w:val="24"/>
          <w:szCs w:val="24"/>
        </w:rPr>
        <w:t xml:space="preserve"> (from </w:t>
      </w:r>
      <w:r w:rsidR="00A414CF">
        <w:rPr>
          <w:rFonts w:ascii="Times New Roman" w:hAnsi="Times New Roman"/>
          <w:sz w:val="24"/>
          <w:szCs w:val="24"/>
        </w:rPr>
        <w:t>10.9% of deaths</w:t>
      </w:r>
      <w:r w:rsidR="00645F3B">
        <w:rPr>
          <w:rFonts w:ascii="Times New Roman" w:hAnsi="Times New Roman"/>
          <w:sz w:val="24"/>
          <w:szCs w:val="24"/>
        </w:rPr>
        <w:t xml:space="preserve"> (4,989)</w:t>
      </w:r>
      <w:r w:rsidR="00A414CF">
        <w:rPr>
          <w:rFonts w:ascii="Times New Roman" w:hAnsi="Times New Roman"/>
          <w:sz w:val="24"/>
          <w:szCs w:val="24"/>
        </w:rPr>
        <w:t xml:space="preserve"> </w:t>
      </w:r>
      <w:r w:rsidR="00645F3B">
        <w:rPr>
          <w:rFonts w:ascii="Times New Roman" w:hAnsi="Times New Roman"/>
          <w:sz w:val="24"/>
          <w:szCs w:val="24"/>
        </w:rPr>
        <w:t xml:space="preserve">in 1980 to </w:t>
      </w:r>
      <w:r w:rsidR="00A414CF">
        <w:rPr>
          <w:rFonts w:ascii="Times New Roman" w:hAnsi="Times New Roman"/>
          <w:sz w:val="24"/>
          <w:szCs w:val="24"/>
        </w:rPr>
        <w:t>2.0% of deaths</w:t>
      </w:r>
      <w:r w:rsidR="00645F3B">
        <w:rPr>
          <w:rFonts w:ascii="Times New Roman" w:hAnsi="Times New Roman"/>
          <w:sz w:val="24"/>
          <w:szCs w:val="24"/>
        </w:rPr>
        <w:t xml:space="preserve"> (514)</w:t>
      </w:r>
      <w:r w:rsidR="00A414CF">
        <w:rPr>
          <w:rFonts w:ascii="Times New Roman" w:hAnsi="Times New Roman"/>
          <w:sz w:val="24"/>
          <w:szCs w:val="24"/>
        </w:rPr>
        <w:t xml:space="preserve"> in 2010)</w:t>
      </w:r>
      <w:r w:rsidR="00517509">
        <w:rPr>
          <w:rFonts w:ascii="Times New Roman" w:hAnsi="Times New Roman"/>
          <w:sz w:val="24"/>
          <w:szCs w:val="24"/>
        </w:rPr>
        <w:t xml:space="preserve">, with respiratory distress </w:t>
      </w:r>
      <w:r w:rsidR="0067300D">
        <w:rPr>
          <w:rFonts w:ascii="Times New Roman" w:hAnsi="Times New Roman"/>
          <w:sz w:val="24"/>
          <w:szCs w:val="24"/>
        </w:rPr>
        <w:t>thought</w:t>
      </w:r>
      <w:r w:rsidR="006442C0">
        <w:rPr>
          <w:rFonts w:ascii="Times New Roman" w:hAnsi="Times New Roman"/>
          <w:sz w:val="24"/>
          <w:szCs w:val="24"/>
        </w:rPr>
        <w:t xml:space="preserve"> to be </w:t>
      </w:r>
      <w:r w:rsidR="00517509">
        <w:rPr>
          <w:rFonts w:ascii="Times New Roman" w:hAnsi="Times New Roman"/>
          <w:sz w:val="24"/>
          <w:szCs w:val="24"/>
        </w:rPr>
        <w:t>aggravated by warmer weather</w:t>
      </w:r>
      <w:r w:rsidR="008B1C81">
        <w:rPr>
          <w:rFonts w:ascii="Times New Roman" w:hAnsi="Times New Roman"/>
          <w:sz w:val="24"/>
          <w:szCs w:val="24"/>
        </w:rPr>
        <w:t xml:space="preserve"> </w:t>
      </w:r>
      <w:r w:rsidR="0067300D">
        <w:rPr>
          <w:rFonts w:ascii="Times New Roman" w:hAnsi="Times New Roman"/>
          <w:sz w:val="24"/>
          <w:szCs w:val="24"/>
        </w:rPr>
        <w:t>(?)</w:t>
      </w:r>
      <w:r w:rsidR="00256FC1">
        <w:rPr>
          <w:rFonts w:ascii="Times New Roman" w:hAnsi="Times New Roman"/>
          <w:sz w:val="24"/>
          <w:szCs w:val="24"/>
        </w:rPr>
        <w:t>.</w:t>
      </w:r>
      <w:r w:rsidR="00475B71">
        <w:rPr>
          <w:rFonts w:ascii="Times New Roman" w:hAnsi="Times New Roman"/>
          <w:sz w:val="24"/>
          <w:szCs w:val="24"/>
        </w:rPr>
        <w:fldChar w:fldCharType="begin"/>
      </w:r>
      <w:r w:rsidR="006D55E7">
        <w:rPr>
          <w:rFonts w:ascii="Times New Roman" w:hAnsi="Times New Roman"/>
          <w:sz w:val="24"/>
          <w:szCs w:val="24"/>
        </w:rPr>
        <w:instrText xml:space="preserve"> ADDIN EN.CITE &lt;EndNote&gt;&lt;Cite&gt;&lt;Author&gt;Statistics&lt;/Author&gt;&lt;Year&gt;2012&lt;/Year&gt;&lt;RecNum&gt;951&lt;/RecNum&gt;&lt;DisplayText&gt;&lt;style face="superscript"&gt;28&lt;/style&gt;&lt;/DisplayText&gt;&lt;record&gt;&lt;rec-number&gt;951&lt;/rec-number&gt;&lt;foreign-keys&gt;&lt;key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(NCHS)&lt;/full-title&gt;&lt;/periodical&gt;&lt;dates&gt;&lt;year&gt;2012&lt;/year&gt;&lt;/dates&gt;&lt;urls&gt;&lt;/urls&gt;&lt;/record&gt;&lt;/Cite&gt;&lt;/EndNote&gt;</w:instrText>
      </w:r>
      <w:r w:rsidR="00475B71">
        <w:rPr>
          <w:rFonts w:ascii="Times New Roman" w:hAnsi="Times New Roman"/>
          <w:sz w:val="24"/>
          <w:szCs w:val="24"/>
        </w:rPr>
        <w:fldChar w:fldCharType="separate"/>
      </w:r>
      <w:r w:rsidR="006D55E7" w:rsidRPr="006D55E7">
        <w:rPr>
          <w:rFonts w:ascii="Times New Roman" w:hAnsi="Times New Roman"/>
          <w:noProof/>
          <w:sz w:val="24"/>
          <w:szCs w:val="24"/>
          <w:vertAlign w:val="superscript"/>
        </w:rPr>
        <w:t>28</w:t>
      </w:r>
      <w:r w:rsidR="00475B71">
        <w:rPr>
          <w:rFonts w:ascii="Times New Roman" w:hAnsi="Times New Roman"/>
          <w:sz w:val="24"/>
          <w:szCs w:val="24"/>
        </w:rPr>
        <w:fldChar w:fldCharType="end"/>
      </w:r>
      <w:commentRangeEnd w:id="9"/>
      <w:r w:rsidR="00D85F98">
        <w:rPr>
          <w:rStyle w:val="CommentReference"/>
          <w:rFonts w:asciiTheme="minorHAnsi" w:eastAsiaTheme="minorHAnsi" w:hAnsiTheme="minorHAnsi" w:cstheme="minorBidi"/>
        </w:rPr>
        <w:commentReference w:id="9"/>
      </w:r>
      <w:commentRangeEnd w:id="10"/>
      <w:r w:rsidR="007B0043">
        <w:rPr>
          <w:rStyle w:val="CommentReference"/>
          <w:rFonts w:asciiTheme="minorHAnsi" w:eastAsiaTheme="minorHAnsi" w:hAnsiTheme="minorHAnsi" w:cstheme="minorBidi"/>
        </w:rPr>
        <w:commentReference w:id="10"/>
      </w:r>
      <w:r w:rsidR="00256FC1">
        <w:rPr>
          <w:rFonts w:ascii="Times New Roman" w:hAnsi="Times New Roman"/>
          <w:sz w:val="24"/>
          <w:szCs w:val="24"/>
        </w:rPr>
        <w:t xml:space="preserve"> </w:t>
      </w:r>
      <w:r w:rsidR="00A1552B">
        <w:rPr>
          <w:rFonts w:ascii="Times New Roman" w:hAnsi="Times New Roman"/>
          <w:sz w:val="24"/>
          <w:szCs w:val="24"/>
        </w:rPr>
        <w:t xml:space="preserve">Further elucidation on the causes of </w:t>
      </w:r>
      <w:r w:rsidR="00D85F98">
        <w:rPr>
          <w:rFonts w:ascii="Times New Roman" w:hAnsi="Times New Roman"/>
          <w:sz w:val="24"/>
          <w:szCs w:val="24"/>
        </w:rPr>
        <w:t xml:space="preserve">deseasonalisation </w:t>
      </w:r>
      <w:r w:rsidR="00350DD6">
        <w:rPr>
          <w:rFonts w:ascii="Times New Roman" w:hAnsi="Times New Roman"/>
          <w:sz w:val="24"/>
          <w:szCs w:val="24"/>
        </w:rPr>
        <w:t>of these age groups</w:t>
      </w:r>
      <w:r w:rsidR="00A1552B">
        <w:rPr>
          <w:rFonts w:ascii="Times New Roman" w:hAnsi="Times New Roman"/>
          <w:sz w:val="24"/>
          <w:szCs w:val="24"/>
        </w:rPr>
        <w:t xml:space="preserve"> </w:t>
      </w:r>
      <w:r w:rsidR="00A1552B">
        <w:rPr>
          <w:rFonts w:ascii="Times New Roman" w:hAnsi="Times New Roman"/>
          <w:sz w:val="24"/>
          <w:szCs w:val="24"/>
        </w:rPr>
        <w:lastRenderedPageBreak/>
        <w:t>require</w:t>
      </w:r>
      <w:r w:rsidR="00350DD6">
        <w:rPr>
          <w:rFonts w:ascii="Times New Roman" w:hAnsi="Times New Roman"/>
          <w:sz w:val="24"/>
          <w:szCs w:val="24"/>
        </w:rPr>
        <w:t>s</w:t>
      </w:r>
      <w:r w:rsidR="00A1552B">
        <w:rPr>
          <w:rFonts w:ascii="Times New Roman" w:hAnsi="Times New Roman"/>
          <w:sz w:val="24"/>
          <w:szCs w:val="24"/>
        </w:rPr>
        <w:t xml:space="preserve"> a more detailed analysis of </w:t>
      </w:r>
      <w:r w:rsidR="001B722E">
        <w:rPr>
          <w:rFonts w:ascii="Times New Roman" w:hAnsi="Times New Roman"/>
          <w:sz w:val="24"/>
          <w:szCs w:val="24"/>
        </w:rPr>
        <w:t>changes in the composition</w:t>
      </w:r>
      <w:r w:rsidR="00A1552B">
        <w:rPr>
          <w:rFonts w:ascii="Times New Roman" w:hAnsi="Times New Roman"/>
          <w:sz w:val="24"/>
          <w:szCs w:val="24"/>
        </w:rPr>
        <w:t xml:space="preserve"> of </w:t>
      </w:r>
      <w:r w:rsidR="001B722E">
        <w:rPr>
          <w:rFonts w:ascii="Times New Roman" w:hAnsi="Times New Roman"/>
          <w:sz w:val="24"/>
          <w:szCs w:val="24"/>
        </w:rPr>
        <w:t>causes of deaths, as well as</w:t>
      </w:r>
      <w:r w:rsidR="00F91C20">
        <w:rPr>
          <w:rFonts w:ascii="Times New Roman" w:hAnsi="Times New Roman"/>
          <w:sz w:val="24"/>
          <w:szCs w:val="24"/>
        </w:rPr>
        <w:t xml:space="preserve"> the shifts in seasonality of the causes of death themselves.</w:t>
      </w:r>
      <w:r w:rsidR="00A1552B">
        <w:rPr>
          <w:rFonts w:ascii="Times New Roman" w:hAnsi="Times New Roman"/>
          <w:sz w:val="24"/>
          <w:szCs w:val="24"/>
        </w:rPr>
        <w:t xml:space="preserve"> </w:t>
      </w:r>
    </w:p>
    <w:p w14:paraId="6091667B" w14:textId="77777777" w:rsidR="00DE3091" w:rsidRDefault="00DE3091" w:rsidP="00B938DB">
      <w:pPr>
        <w:spacing w:after="0" w:line="480" w:lineRule="auto"/>
        <w:rPr>
          <w:rFonts w:ascii="Times New Roman" w:hAnsi="Times New Roman"/>
          <w:sz w:val="24"/>
          <w:szCs w:val="24"/>
        </w:rPr>
      </w:pPr>
    </w:p>
    <w:p w14:paraId="18CB7C09" w14:textId="7913F9E9" w:rsidR="004D18B5" w:rsidRDefault="00C2786A" w:rsidP="00B938DB">
      <w:pPr>
        <w:spacing w:after="0" w:line="480" w:lineRule="auto"/>
        <w:rPr>
          <w:ins w:id="11" w:author="Parks, Robbie M" w:date="2017-01-04T15:49:00Z"/>
          <w:rFonts w:ascii="Times New Roman" w:hAnsi="Times New Roman"/>
          <w:sz w:val="24"/>
          <w:szCs w:val="24"/>
        </w:rPr>
      </w:pPr>
      <w:r>
        <w:rPr>
          <w:rFonts w:ascii="Times New Roman" w:hAnsi="Times New Roman"/>
          <w:sz w:val="24"/>
          <w:szCs w:val="24"/>
        </w:rPr>
        <w:t xml:space="preserve">In contrast to young and middle ages, </w:t>
      </w:r>
      <w:r w:rsidR="00452AB5">
        <w:rPr>
          <w:rFonts w:ascii="Times New Roman" w:hAnsi="Times New Roman"/>
          <w:sz w:val="24"/>
          <w:szCs w:val="24"/>
        </w:rPr>
        <w:t>mortality in older ages</w:t>
      </w:r>
      <w:r>
        <w:rPr>
          <w:rFonts w:ascii="Times New Roman" w:hAnsi="Times New Roman"/>
          <w:sz w:val="24"/>
          <w:szCs w:val="24"/>
        </w:rPr>
        <w:t>, where death rates are highest,</w:t>
      </w:r>
      <w:r w:rsidR="00452AB5">
        <w:rPr>
          <w:rFonts w:ascii="Times New Roman" w:hAnsi="Times New Roman"/>
          <w:sz w:val="24"/>
          <w:szCs w:val="24"/>
        </w:rPr>
        <w:t xml:space="preserve"> </w:t>
      </w:r>
      <w:r>
        <w:rPr>
          <w:rFonts w:ascii="Times New Roman" w:hAnsi="Times New Roman"/>
          <w:sz w:val="24"/>
          <w:szCs w:val="24"/>
        </w:rPr>
        <w:t>maintained</w:t>
      </w:r>
      <w:r w:rsidR="00452AB5">
        <w:rPr>
          <w:rFonts w:ascii="Times New Roman" w:hAnsi="Times New Roman"/>
          <w:sz w:val="24"/>
          <w:szCs w:val="24"/>
        </w:rPr>
        <w:t xml:space="preserve"> persistent seasonality over a period of three decades, which is also largely irrespective of geography</w:t>
      </w:r>
      <w:r>
        <w:rPr>
          <w:rFonts w:ascii="Times New Roman" w:hAnsi="Times New Roman"/>
          <w:sz w:val="24"/>
          <w:szCs w:val="24"/>
        </w:rPr>
        <w:t xml:space="preserve"> </w:t>
      </w:r>
      <w:r w:rsidR="00D85F98">
        <w:rPr>
          <w:rFonts w:ascii="Times New Roman" w:hAnsi="Times New Roman"/>
          <w:sz w:val="24"/>
          <w:szCs w:val="24"/>
        </w:rPr>
        <w:t>(w</w:t>
      </w:r>
      <w:r w:rsidR="00452AB5">
        <w:rPr>
          <w:rFonts w:ascii="Times New Roman" w:hAnsi="Times New Roman"/>
          <w:sz w:val="24"/>
          <w:szCs w:val="24"/>
        </w:rPr>
        <w:t>e note however that although the percent excess mortality has remained largely unchanged in these ages, the absolute difference in death rates between the peak and minimum months has declined because total mortality has a declining trend</w:t>
      </w:r>
      <w:r w:rsidR="00D85F98">
        <w:rPr>
          <w:rFonts w:ascii="Times New Roman" w:hAnsi="Times New Roman"/>
          <w:sz w:val="24"/>
          <w:szCs w:val="24"/>
        </w:rPr>
        <w:t>)</w:t>
      </w:r>
      <w:r w:rsidR="00452AB5">
        <w:rPr>
          <w:rFonts w:ascii="Times New Roman" w:hAnsi="Times New Roman"/>
          <w:sz w:val="24"/>
          <w:szCs w:val="24"/>
        </w:rPr>
        <w:t>.</w:t>
      </w:r>
      <w:r w:rsidRPr="00C2786A">
        <w:rPr>
          <w:rFonts w:ascii="Times New Roman" w:hAnsi="Times New Roman"/>
          <w:sz w:val="24"/>
          <w:szCs w:val="24"/>
        </w:rPr>
        <w:t xml:space="preserve"> </w:t>
      </w:r>
      <w:r>
        <w:rPr>
          <w:rFonts w:ascii="Times New Roman" w:hAnsi="Times New Roman"/>
          <w:sz w:val="24"/>
          <w:szCs w:val="24"/>
        </w:rPr>
        <w:t xml:space="preserve">This finding demonstrates the need for environmental and health service interventions targeted towards this group. </w:t>
      </w:r>
      <w:r w:rsidR="0095509B">
        <w:rPr>
          <w:rFonts w:ascii="Times New Roman" w:hAnsi="Times New Roman"/>
          <w:sz w:val="24"/>
          <w:szCs w:val="24"/>
        </w:rPr>
        <w:t>Examples</w:t>
      </w:r>
      <w:r w:rsidR="003C12EF">
        <w:rPr>
          <w:rFonts w:ascii="Times New Roman" w:hAnsi="Times New Roman"/>
          <w:sz w:val="24"/>
          <w:szCs w:val="24"/>
        </w:rPr>
        <w:t xml:space="preserve"> include </w:t>
      </w:r>
      <w:r w:rsidR="007A42F3">
        <w:rPr>
          <w:rFonts w:ascii="Times New Roman" w:hAnsi="Times New Roman"/>
          <w:sz w:val="24"/>
          <w:szCs w:val="24"/>
        </w:rPr>
        <w:t>continuing to improve</w:t>
      </w:r>
      <w:r w:rsidR="00274E12">
        <w:rPr>
          <w:rFonts w:ascii="Times New Roman" w:hAnsi="Times New Roman"/>
          <w:sz w:val="24"/>
          <w:szCs w:val="24"/>
        </w:rPr>
        <w:t xml:space="preserve"> the availability of </w:t>
      </w:r>
      <w:r w:rsidR="00D85F98">
        <w:rPr>
          <w:rFonts w:ascii="Times New Roman" w:hAnsi="Times New Roman"/>
          <w:sz w:val="24"/>
          <w:szCs w:val="24"/>
        </w:rPr>
        <w:t>both environmental and medical protective factors, such as heating provision and flu vaccinations,</w:t>
      </w:r>
      <w:r w:rsidR="00E63761">
        <w:rPr>
          <w:rFonts w:ascii="Times New Roman" w:hAnsi="Times New Roman"/>
          <w:sz w:val="24"/>
          <w:szCs w:val="24"/>
        </w:rPr>
        <w:t xml:space="preserve"> for</w:t>
      </w:r>
      <w:r w:rsidR="00455B56">
        <w:rPr>
          <w:rFonts w:ascii="Times New Roman" w:hAnsi="Times New Roman"/>
          <w:sz w:val="24"/>
          <w:szCs w:val="24"/>
        </w:rPr>
        <w:t xml:space="preserve"> the vulnerable</w:t>
      </w:r>
      <w:r w:rsidR="00E63761">
        <w:rPr>
          <w:rFonts w:ascii="Times New Roman" w:hAnsi="Times New Roman"/>
          <w:sz w:val="24"/>
          <w:szCs w:val="24"/>
        </w:rPr>
        <w:t xml:space="preserve"> older population</w:t>
      </w:r>
      <w:r w:rsidR="00455B56">
        <w:rPr>
          <w:rFonts w:ascii="Times New Roman" w:hAnsi="Times New Roman"/>
          <w:sz w:val="24"/>
          <w:szCs w:val="24"/>
        </w:rPr>
        <w:t xml:space="preserve"> in periods of cold weather</w:t>
      </w:r>
      <w:r w:rsidR="008B1C81">
        <w:rPr>
          <w:rFonts w:ascii="Times New Roman" w:hAnsi="Times New Roman"/>
          <w:sz w:val="24"/>
          <w:szCs w:val="24"/>
        </w:rPr>
        <w:t>.</w:t>
      </w:r>
      <w:r w:rsidR="008B1C81">
        <w:rPr>
          <w:rFonts w:ascii="Times New Roman" w:hAnsi="Times New Roman"/>
          <w:sz w:val="24"/>
          <w:szCs w:val="24"/>
        </w:rPr>
        <w:fldChar w:fldCharType="begin"/>
      </w:r>
      <w:r w:rsidR="008B1C81">
        <w:rPr>
          <w:rFonts w:ascii="Times New Roman" w:hAnsi="Times New Roman"/>
          <w:sz w:val="24"/>
          <w:szCs w:val="24"/>
        </w:rPr>
        <w:instrText xml:space="preserve"> ADDIN EN.CITE &lt;EndNote&gt;&lt;Cite&gt;&lt;Author&gt;England&lt;/Author&gt;&lt;Year&gt;2016&lt;/Year&gt;&lt;RecNum&gt;953&lt;/RecNum&gt;&lt;DisplayText&gt;&lt;style face="superscript"&gt;30&lt;/style&gt;&lt;/DisplayText&gt;&lt;record&gt;&lt;rec-number&gt;953&lt;/rec-number&gt;&lt;foreign-keys&gt;&lt;key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Pr>
          <w:rFonts w:ascii="Times New Roman" w:hAnsi="Times New Roman"/>
          <w:sz w:val="24"/>
          <w:szCs w:val="24"/>
        </w:rPr>
        <w:fldChar w:fldCharType="separate"/>
      </w:r>
      <w:r w:rsidR="008B1C81" w:rsidRPr="008B1C81">
        <w:rPr>
          <w:rFonts w:ascii="Times New Roman" w:hAnsi="Times New Roman"/>
          <w:noProof/>
          <w:sz w:val="24"/>
          <w:szCs w:val="24"/>
          <w:vertAlign w:val="superscript"/>
        </w:rPr>
        <w:t>30</w:t>
      </w:r>
      <w:r w:rsidR="008B1C81">
        <w:rPr>
          <w:rFonts w:ascii="Times New Roman" w:hAnsi="Times New Roman"/>
          <w:sz w:val="24"/>
          <w:szCs w:val="24"/>
        </w:rPr>
        <w:fldChar w:fldCharType="end"/>
      </w:r>
      <w:r w:rsidR="008B1C81">
        <w:rPr>
          <w:rFonts w:ascii="Times New Roman" w:hAnsi="Times New Roman"/>
          <w:sz w:val="24"/>
          <w:szCs w:val="24"/>
        </w:rPr>
        <w:t xml:space="preserve"> </w:t>
      </w:r>
      <w:r w:rsidR="00D85F98">
        <w:rPr>
          <w:rFonts w:ascii="Times New Roman" w:hAnsi="Times New Roman"/>
          <w:sz w:val="24"/>
          <w:szCs w:val="24"/>
        </w:rPr>
        <w:t>S</w:t>
      </w:r>
      <w:r w:rsidR="005F6B8E">
        <w:rPr>
          <w:rFonts w:ascii="Times New Roman" w:hAnsi="Times New Roman"/>
          <w:sz w:val="24"/>
          <w:szCs w:val="24"/>
        </w:rPr>
        <w:t>ocial interventions</w:t>
      </w:r>
      <w:r w:rsidR="009E01A1">
        <w:rPr>
          <w:rFonts w:ascii="Times New Roman" w:hAnsi="Times New Roman"/>
          <w:sz w:val="24"/>
          <w:szCs w:val="24"/>
        </w:rPr>
        <w:t xml:space="preserve">, </w:t>
      </w:r>
      <w:r w:rsidR="0067082C">
        <w:rPr>
          <w:rFonts w:ascii="Times New Roman" w:hAnsi="Times New Roman"/>
          <w:sz w:val="24"/>
          <w:szCs w:val="24"/>
        </w:rPr>
        <w:t>including</w:t>
      </w:r>
      <w:r w:rsidR="009E01A1">
        <w:rPr>
          <w:rFonts w:ascii="Times New Roman" w:hAnsi="Times New Roman"/>
          <w:sz w:val="24"/>
          <w:szCs w:val="24"/>
        </w:rPr>
        <w:t xml:space="preserve"> </w:t>
      </w:r>
      <w:r w:rsidR="00BF5ED2">
        <w:rPr>
          <w:rFonts w:ascii="Times New Roman" w:hAnsi="Times New Roman"/>
          <w:sz w:val="24"/>
          <w:szCs w:val="24"/>
        </w:rPr>
        <w:t>regular visits to</w:t>
      </w:r>
      <w:r w:rsidR="009E01A1">
        <w:rPr>
          <w:rFonts w:ascii="Times New Roman" w:hAnsi="Times New Roman"/>
          <w:sz w:val="24"/>
          <w:szCs w:val="24"/>
        </w:rPr>
        <w:t xml:space="preserve"> the </w:t>
      </w:r>
      <w:r w:rsidR="000E4D80">
        <w:rPr>
          <w:rFonts w:ascii="Times New Roman" w:hAnsi="Times New Roman"/>
          <w:sz w:val="24"/>
          <w:szCs w:val="24"/>
        </w:rPr>
        <w:t xml:space="preserve">isolated </w:t>
      </w:r>
      <w:r w:rsidR="009E01A1">
        <w:rPr>
          <w:rFonts w:ascii="Times New Roman" w:hAnsi="Times New Roman"/>
          <w:sz w:val="24"/>
          <w:szCs w:val="24"/>
        </w:rPr>
        <w:t xml:space="preserve">elderly </w:t>
      </w:r>
      <w:r w:rsidR="00335A7D">
        <w:rPr>
          <w:rFonts w:ascii="Times New Roman" w:hAnsi="Times New Roman"/>
          <w:sz w:val="24"/>
          <w:szCs w:val="24"/>
        </w:rPr>
        <w:t xml:space="preserve">during peak mortality periods to ensure that they are </w:t>
      </w:r>
      <w:r w:rsidR="00BF5ED2">
        <w:rPr>
          <w:rFonts w:ascii="Times New Roman" w:hAnsi="Times New Roman"/>
          <w:sz w:val="24"/>
          <w:szCs w:val="24"/>
        </w:rPr>
        <w:t>optimally prepared</w:t>
      </w:r>
      <w:r w:rsidR="00D07EC4">
        <w:rPr>
          <w:rFonts w:ascii="Times New Roman" w:hAnsi="Times New Roman"/>
          <w:sz w:val="24"/>
          <w:szCs w:val="24"/>
        </w:rPr>
        <w:t xml:space="preserve"> </w:t>
      </w:r>
      <w:r w:rsidR="00341F77">
        <w:rPr>
          <w:rFonts w:ascii="Times New Roman" w:hAnsi="Times New Roman"/>
          <w:sz w:val="24"/>
          <w:szCs w:val="24"/>
        </w:rPr>
        <w:t>for adverse conditions</w:t>
      </w:r>
      <w:r w:rsidR="00D85F98">
        <w:rPr>
          <w:rFonts w:ascii="Times New Roman" w:hAnsi="Times New Roman"/>
          <w:sz w:val="24"/>
          <w:szCs w:val="24"/>
        </w:rPr>
        <w:t>, are also important to protect this vulnerable group</w:t>
      </w:r>
      <w:ins w:id="12" w:author="Parks, Robbie M" w:date="2017-01-06T09:47:00Z">
        <w:r w:rsidR="00292548">
          <w:rPr>
            <w:rFonts w:ascii="Times New Roman" w:hAnsi="Times New Roman"/>
            <w:sz w:val="24"/>
            <w:szCs w:val="24"/>
          </w:rPr>
          <w:t>.</w:t>
        </w:r>
      </w:ins>
      <w:r w:rsidR="008B1C81">
        <w:rPr>
          <w:rFonts w:ascii="Times New Roman" w:hAnsi="Times New Roman"/>
          <w:sz w:val="24"/>
          <w:szCs w:val="24"/>
        </w:rPr>
        <w:fldChar w:fldCharType="begin"/>
      </w:r>
      <w:r w:rsidR="008B1C81">
        <w:rPr>
          <w:rFonts w:ascii="Times New Roman" w:hAnsi="Times New Roman"/>
          <w:sz w:val="24"/>
          <w:szCs w:val="24"/>
        </w:rPr>
        <w:instrText xml:space="preserve"> ADDIN EN.CITE &lt;EndNote&gt;&lt;Cite&gt;&lt;Author&gt;England&lt;/Author&gt;&lt;Year&gt;2016&lt;/Year&gt;&lt;RecNum&gt;953&lt;/RecNum&gt;&lt;DisplayText&gt;&lt;style face="superscript"&gt;30&lt;/style&gt;&lt;/DisplayText&gt;&lt;record&gt;&lt;rec-number&gt;953&lt;/rec-number&gt;&lt;foreign-keys&gt;&lt;key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Pr>
          <w:rFonts w:ascii="Times New Roman" w:hAnsi="Times New Roman"/>
          <w:sz w:val="24"/>
          <w:szCs w:val="24"/>
        </w:rPr>
        <w:fldChar w:fldCharType="separate"/>
      </w:r>
      <w:r w:rsidR="008B1C81" w:rsidRPr="008B1C81">
        <w:rPr>
          <w:rFonts w:ascii="Times New Roman" w:hAnsi="Times New Roman"/>
          <w:noProof/>
          <w:sz w:val="24"/>
          <w:szCs w:val="24"/>
          <w:vertAlign w:val="superscript"/>
        </w:rPr>
        <w:t>30</w:t>
      </w:r>
      <w:r w:rsidR="008B1C81">
        <w:rPr>
          <w:rFonts w:ascii="Times New Roman" w:hAnsi="Times New Roman"/>
          <w:sz w:val="24"/>
          <w:szCs w:val="24"/>
        </w:rPr>
        <w:fldChar w:fldCharType="end"/>
      </w:r>
      <w:ins w:id="13" w:author="Majid" w:date="2017-01-05T14:55:00Z">
        <w:del w:id="14" w:author="Parks, Robbie M" w:date="2017-01-06T09:47:00Z">
          <w:r w:rsidR="00D85F98" w:rsidDel="00292548">
            <w:rPr>
              <w:rFonts w:ascii="Times New Roman" w:hAnsi="Times New Roman"/>
              <w:sz w:val="24"/>
              <w:szCs w:val="24"/>
            </w:rPr>
            <w:delText xml:space="preserve"> </w:delText>
          </w:r>
        </w:del>
      </w:ins>
      <w:ins w:id="15" w:author="Parks, Robbie M" w:date="2017-01-04T16:20:00Z">
        <w:r w:rsidR="004C0C71">
          <w:rPr>
            <w:rFonts w:ascii="Times New Roman" w:hAnsi="Times New Roman"/>
            <w:sz w:val="24"/>
            <w:szCs w:val="24"/>
          </w:rPr>
          <w:t xml:space="preserve"> </w:t>
        </w:r>
      </w:ins>
      <w:ins w:id="16" w:author="Majid" w:date="2017-01-05T14:55:00Z">
        <w:r w:rsidR="00D85F98">
          <w:rPr>
            <w:rFonts w:ascii="Times New Roman" w:hAnsi="Times New Roman"/>
            <w:sz w:val="24"/>
            <w:szCs w:val="24"/>
          </w:rPr>
          <w:t>E</w:t>
        </w:r>
      </w:ins>
      <w:r w:rsidR="004C02DD">
        <w:rPr>
          <w:rFonts w:ascii="Times New Roman" w:hAnsi="Times New Roman"/>
          <w:sz w:val="24"/>
          <w:szCs w:val="24"/>
        </w:rPr>
        <w:t>mergent new technology, such as</w:t>
      </w:r>
      <w:r w:rsidR="00DF210F">
        <w:rPr>
          <w:rFonts w:ascii="Times New Roman" w:hAnsi="Times New Roman"/>
          <w:sz w:val="24"/>
          <w:szCs w:val="24"/>
        </w:rPr>
        <w:t xml:space="preserve"> </w:t>
      </w:r>
      <w:commentRangeStart w:id="17"/>
      <w:commentRangeStart w:id="18"/>
      <w:r w:rsidR="00DF210F">
        <w:rPr>
          <w:rFonts w:ascii="Times New Roman" w:hAnsi="Times New Roman"/>
          <w:sz w:val="24"/>
          <w:szCs w:val="24"/>
        </w:rPr>
        <w:t>always-connected hands-free communications devices with</w:t>
      </w:r>
      <w:r w:rsidR="00B77C3F">
        <w:rPr>
          <w:rFonts w:ascii="Times New Roman" w:hAnsi="Times New Roman"/>
          <w:sz w:val="24"/>
          <w:szCs w:val="24"/>
        </w:rPr>
        <w:t xml:space="preserve"> the outside world</w:t>
      </w:r>
      <w:commentRangeEnd w:id="17"/>
      <w:r w:rsidR="00D85F98">
        <w:rPr>
          <w:rStyle w:val="CommentReference"/>
          <w:rFonts w:asciiTheme="minorHAnsi" w:eastAsiaTheme="minorHAnsi" w:hAnsiTheme="minorHAnsi" w:cstheme="minorBidi"/>
        </w:rPr>
        <w:commentReference w:id="17"/>
      </w:r>
      <w:commentRangeEnd w:id="18"/>
      <w:r w:rsidR="006C0745">
        <w:rPr>
          <w:rStyle w:val="CommentReference"/>
          <w:rFonts w:asciiTheme="minorHAnsi" w:eastAsiaTheme="minorHAnsi" w:hAnsiTheme="minorHAnsi" w:cstheme="minorBidi"/>
        </w:rPr>
        <w:commentReference w:id="18"/>
      </w:r>
      <w:ins w:id="19" w:author="Parks, Robbie M" w:date="2017-01-06T09:41:00Z">
        <w:r w:rsidR="005E7E9A">
          <w:rPr>
            <w:rFonts w:ascii="Times New Roman" w:hAnsi="Times New Roman"/>
            <w:sz w:val="24"/>
            <w:szCs w:val="24"/>
          </w:rPr>
          <w:t xml:space="preserve">, </w:t>
        </w:r>
      </w:ins>
      <w:ins w:id="20" w:author="Parks, Robbie M" w:date="2017-01-06T09:49:00Z">
        <w:r w:rsidR="00087CDF">
          <w:rPr>
            <w:rFonts w:ascii="Times New Roman" w:hAnsi="Times New Roman"/>
            <w:sz w:val="24"/>
            <w:szCs w:val="24"/>
          </w:rPr>
          <w:t>in</w:t>
        </w:r>
      </w:ins>
      <w:ins w:id="21" w:author="Parks, Robbie M" w:date="2017-01-06T09:42:00Z">
        <w:r w:rsidR="00087CDF">
          <w:rPr>
            <w:rFonts w:ascii="Times New Roman" w:hAnsi="Times New Roman"/>
            <w:sz w:val="24"/>
            <w:szCs w:val="24"/>
          </w:rPr>
          <w:t>-house personal sensors, and</w:t>
        </w:r>
        <w:r w:rsidR="00843887">
          <w:rPr>
            <w:rFonts w:ascii="Times New Roman" w:hAnsi="Times New Roman"/>
            <w:sz w:val="24"/>
            <w:szCs w:val="24"/>
          </w:rPr>
          <w:t xml:space="preserve"> cameras,</w:t>
        </w:r>
      </w:ins>
      <w:r w:rsidR="004C02DD">
        <w:rPr>
          <w:rFonts w:ascii="Times New Roman" w:hAnsi="Times New Roman"/>
          <w:sz w:val="24"/>
          <w:szCs w:val="24"/>
        </w:rPr>
        <w:t xml:space="preserve"> </w:t>
      </w:r>
      <w:r w:rsidR="007B5D34">
        <w:rPr>
          <w:rFonts w:ascii="Times New Roman" w:hAnsi="Times New Roman"/>
          <w:sz w:val="24"/>
          <w:szCs w:val="24"/>
        </w:rPr>
        <w:t>also provide an opportunity to</w:t>
      </w:r>
      <w:r w:rsidR="00274E12">
        <w:rPr>
          <w:rFonts w:ascii="Times New Roman" w:hAnsi="Times New Roman"/>
          <w:sz w:val="24"/>
          <w:szCs w:val="24"/>
        </w:rPr>
        <w:t xml:space="preserve"> </w:t>
      </w:r>
      <w:r w:rsidR="007B5D34">
        <w:rPr>
          <w:rFonts w:ascii="Times New Roman" w:hAnsi="Times New Roman"/>
          <w:sz w:val="24"/>
          <w:szCs w:val="24"/>
        </w:rPr>
        <w:t>enhance care for the</w:t>
      </w:r>
      <w:r w:rsidR="00911634">
        <w:rPr>
          <w:rFonts w:ascii="Times New Roman" w:hAnsi="Times New Roman"/>
          <w:sz w:val="24"/>
          <w:szCs w:val="24"/>
        </w:rPr>
        <w:t xml:space="preserve"> older, more vulnerable groups in the population</w:t>
      </w:r>
      <w:ins w:id="22" w:author="Parks, Robbie M" w:date="2017-01-06T09:46:00Z">
        <w:r w:rsidR="00634E3B">
          <w:rPr>
            <w:rFonts w:ascii="Times New Roman" w:hAnsi="Times New Roman"/>
            <w:sz w:val="24"/>
            <w:szCs w:val="24"/>
          </w:rPr>
          <w:t xml:space="preserve">. This </w:t>
        </w:r>
      </w:ins>
      <w:ins w:id="23" w:author="Parks, Robbie M" w:date="2017-01-06T09:50:00Z">
        <w:r w:rsidR="00087CDF">
          <w:rPr>
            <w:rFonts w:ascii="Times New Roman" w:hAnsi="Times New Roman"/>
            <w:sz w:val="24"/>
            <w:szCs w:val="24"/>
          </w:rPr>
          <w:t xml:space="preserve">technology </w:t>
        </w:r>
      </w:ins>
      <w:ins w:id="24" w:author="Parks, Robbie M" w:date="2017-01-06T09:46:00Z">
        <w:r w:rsidR="00087CDF">
          <w:rPr>
            <w:rFonts w:ascii="Times New Roman" w:hAnsi="Times New Roman"/>
            <w:sz w:val="24"/>
            <w:szCs w:val="24"/>
          </w:rPr>
          <w:t>may</w:t>
        </w:r>
        <w:r w:rsidR="00634E3B">
          <w:rPr>
            <w:rFonts w:ascii="Times New Roman" w:hAnsi="Times New Roman"/>
            <w:sz w:val="24"/>
            <w:szCs w:val="24"/>
          </w:rPr>
          <w:t xml:space="preserve"> be</w:t>
        </w:r>
      </w:ins>
      <w:r w:rsidR="007B5D34">
        <w:rPr>
          <w:rFonts w:ascii="Times New Roman" w:hAnsi="Times New Roman"/>
          <w:sz w:val="24"/>
          <w:szCs w:val="24"/>
        </w:rPr>
        <w:t xml:space="preserve"> especially </w:t>
      </w:r>
      <w:ins w:id="25" w:author="Parks, Robbie M" w:date="2017-01-06T09:50:00Z">
        <w:r w:rsidR="00087CDF">
          <w:rPr>
            <w:rFonts w:ascii="Times New Roman" w:hAnsi="Times New Roman"/>
            <w:sz w:val="24"/>
            <w:szCs w:val="24"/>
          </w:rPr>
          <w:t xml:space="preserve">useful </w:t>
        </w:r>
      </w:ins>
      <w:r w:rsidR="007B5D34">
        <w:rPr>
          <w:rFonts w:ascii="Times New Roman" w:hAnsi="Times New Roman"/>
          <w:sz w:val="24"/>
          <w:szCs w:val="24"/>
        </w:rPr>
        <w:t xml:space="preserve">during winter when </w:t>
      </w:r>
      <w:del w:id="26" w:author="Parks, Robbie M" w:date="2017-01-06T09:53:00Z">
        <w:r w:rsidR="007B5D34" w:rsidDel="0058570E">
          <w:rPr>
            <w:rFonts w:ascii="Times New Roman" w:hAnsi="Times New Roman"/>
            <w:sz w:val="24"/>
            <w:szCs w:val="24"/>
          </w:rPr>
          <w:delText xml:space="preserve">they </w:delText>
        </w:r>
      </w:del>
      <w:ins w:id="27" w:author="Parks, Robbie M" w:date="2017-01-06T09:46:00Z">
        <w:r w:rsidR="00945DB3">
          <w:rPr>
            <w:rFonts w:ascii="Times New Roman" w:hAnsi="Times New Roman"/>
            <w:sz w:val="24"/>
            <w:szCs w:val="24"/>
          </w:rPr>
          <w:t xml:space="preserve"> </w:t>
        </w:r>
      </w:ins>
      <w:r w:rsidR="007B5D34">
        <w:rPr>
          <w:rFonts w:ascii="Times New Roman" w:hAnsi="Times New Roman"/>
          <w:sz w:val="24"/>
          <w:szCs w:val="24"/>
        </w:rPr>
        <w:t>have fewer social interactions</w:t>
      </w:r>
      <w:del w:id="28" w:author="Parks, Robbie M" w:date="2017-01-06T09:42:00Z">
        <w:r w:rsidR="007B5D34" w:rsidDel="006318F2">
          <w:rPr>
            <w:rFonts w:ascii="Times New Roman" w:hAnsi="Times New Roman"/>
            <w:sz w:val="24"/>
            <w:szCs w:val="24"/>
          </w:rPr>
          <w:delText xml:space="preserve"> receive</w:delText>
        </w:r>
      </w:del>
      <w:r w:rsidR="004C02DD">
        <w:rPr>
          <w:rFonts w:ascii="Times New Roman" w:hAnsi="Times New Roman"/>
          <w:sz w:val="24"/>
          <w:szCs w:val="24"/>
        </w:rPr>
        <w:t>.</w:t>
      </w:r>
      <w:r w:rsidR="004A0AF3">
        <w:rPr>
          <w:rFonts w:ascii="Times New Roman" w:hAnsi="Times New Roman"/>
          <w:sz w:val="24"/>
          <w:szCs w:val="24"/>
        </w:rPr>
        <w:fldChar w:fldCharType="begin"/>
      </w:r>
      <w:r w:rsidR="004A0AF3">
        <w:rPr>
          <w:rFonts w:ascii="Times New Roman" w:hAnsi="Times New Roman"/>
          <w:sz w:val="24"/>
          <w:szCs w:val="24"/>
        </w:rPr>
        <w:instrText xml:space="preserve"> ADDIN EN.CITE &lt;EndNote&gt;&lt;Cite&gt;&lt;Author&gt;Morris&lt;/Author&gt;&lt;Year&gt;2013&lt;/Year&gt;&lt;RecNum&gt;955&lt;/RecNum&gt;&lt;DisplayText&gt;&lt;style face="superscript"&gt;31&lt;/style&gt;&lt;/DisplayText&gt;&lt;record&gt;&lt;rec-number&gt;955&lt;/rec-number&gt;&lt;foreign-keys&gt;&lt;key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004A0AF3">
        <w:rPr>
          <w:rFonts w:ascii="Times New Roman" w:hAnsi="Times New Roman"/>
          <w:sz w:val="24"/>
          <w:szCs w:val="24"/>
        </w:rPr>
        <w:fldChar w:fldCharType="separate"/>
      </w:r>
      <w:r w:rsidR="004A0AF3" w:rsidRPr="004A0AF3">
        <w:rPr>
          <w:rFonts w:ascii="Times New Roman" w:hAnsi="Times New Roman"/>
          <w:noProof/>
          <w:sz w:val="24"/>
          <w:szCs w:val="24"/>
          <w:vertAlign w:val="superscript"/>
        </w:rPr>
        <w:t>31</w:t>
      </w:r>
      <w:r w:rsidR="004A0AF3">
        <w:rPr>
          <w:rFonts w:ascii="Times New Roman" w:hAnsi="Times New Roman"/>
          <w:sz w:val="24"/>
          <w:szCs w:val="24"/>
        </w:rPr>
        <w:fldChar w:fldCharType="end"/>
      </w:r>
      <w:ins w:id="29" w:author="Majid" w:date="2017-01-05T15:00:00Z">
        <w:r w:rsidR="007B5D34">
          <w:rPr>
            <w:rFonts w:ascii="Times New Roman" w:hAnsi="Times New Roman"/>
            <w:sz w:val="24"/>
            <w:szCs w:val="24"/>
          </w:rPr>
          <w:t xml:space="preserve"> </w:t>
        </w:r>
      </w:ins>
      <w:ins w:id="30" w:author="Majid" w:date="2017-01-05T15:01:00Z">
        <w:r w:rsidR="007B5D34">
          <w:rPr>
            <w:rFonts w:ascii="Times New Roman" w:hAnsi="Times New Roman"/>
            <w:sz w:val="24"/>
            <w:szCs w:val="24"/>
          </w:rPr>
          <w:t xml:space="preserve">Such interventions are important today, and will remain </w:t>
        </w:r>
      </w:ins>
      <w:ins w:id="31" w:author="Parks, Robbie M" w:date="2017-01-06T09:44:00Z">
        <w:r w:rsidR="004A0AF3">
          <w:rPr>
            <w:rFonts w:ascii="Times New Roman" w:hAnsi="Times New Roman"/>
            <w:sz w:val="24"/>
            <w:szCs w:val="24"/>
          </w:rPr>
          <w:t xml:space="preserve">so </w:t>
        </w:r>
      </w:ins>
      <w:ins w:id="32" w:author="Majid" w:date="2017-01-05T15:01:00Z">
        <w:r w:rsidR="007B5D34">
          <w:rPr>
            <w:rFonts w:ascii="Times New Roman" w:hAnsi="Times New Roman"/>
            <w:sz w:val="24"/>
            <w:szCs w:val="24"/>
          </w:rPr>
          <w:t xml:space="preserve">as </w:t>
        </w:r>
      </w:ins>
      <w:ins w:id="33" w:author="Majid" w:date="2017-01-05T15:02:00Z">
        <w:r w:rsidR="007B5D34">
          <w:rPr>
            <w:rFonts w:ascii="Times New Roman" w:hAnsi="Times New Roman"/>
            <w:sz w:val="24"/>
            <w:szCs w:val="24"/>
          </w:rPr>
          <w:t>the</w:t>
        </w:r>
      </w:ins>
      <w:ins w:id="34" w:author="Majid" w:date="2017-01-05T15:01:00Z">
        <w:r w:rsidR="007B5D34">
          <w:rPr>
            <w:rFonts w:ascii="Times New Roman" w:hAnsi="Times New Roman"/>
            <w:sz w:val="24"/>
            <w:szCs w:val="24"/>
          </w:rPr>
          <w:t xml:space="preserve"> </w:t>
        </w:r>
      </w:ins>
      <w:ins w:id="35" w:author="Majid" w:date="2017-01-05T15:02:00Z">
        <w:r w:rsidR="007B5D34">
          <w:rPr>
            <w:rFonts w:ascii="Times New Roman" w:hAnsi="Times New Roman"/>
            <w:sz w:val="24"/>
            <w:szCs w:val="24"/>
          </w:rPr>
          <w:t xml:space="preserve">population ages and </w:t>
        </w:r>
        <w:del w:id="36" w:author="Parks, Robbie M" w:date="2017-01-06T09:42:00Z">
          <w:r w:rsidR="007B5D34" w:rsidDel="00290AF5">
            <w:rPr>
              <w:rFonts w:ascii="Times New Roman" w:hAnsi="Times New Roman"/>
              <w:sz w:val="24"/>
              <w:szCs w:val="24"/>
            </w:rPr>
            <w:delText>[[[something climate-ie!]]]</w:delText>
          </w:r>
        </w:del>
      </w:ins>
      <w:ins w:id="37" w:author="Parks, Robbie M" w:date="2017-01-06T09:42:00Z">
        <w:r w:rsidR="00290AF5">
          <w:rPr>
            <w:rFonts w:ascii="Times New Roman" w:hAnsi="Times New Roman"/>
            <w:sz w:val="24"/>
            <w:szCs w:val="24"/>
          </w:rPr>
          <w:t>climate change presents clear and present shifts in the</w:t>
        </w:r>
      </w:ins>
      <w:ins w:id="38" w:author="Parks, Robbie M" w:date="2017-01-06T09:47:00Z">
        <w:r w:rsidR="006366CF">
          <w:rPr>
            <w:rFonts w:ascii="Times New Roman" w:hAnsi="Times New Roman"/>
            <w:sz w:val="24"/>
            <w:szCs w:val="24"/>
          </w:rPr>
          <w:t xml:space="preserve"> risks the older </w:t>
        </w:r>
      </w:ins>
      <w:ins w:id="39" w:author="Parks, Robbie M" w:date="2017-01-06T09:48:00Z">
        <w:r w:rsidR="00130E5F">
          <w:rPr>
            <w:rFonts w:ascii="Times New Roman" w:hAnsi="Times New Roman"/>
            <w:sz w:val="24"/>
            <w:szCs w:val="24"/>
          </w:rPr>
          <w:t>me</w:t>
        </w:r>
        <w:r w:rsidR="00182C38">
          <w:rPr>
            <w:rFonts w:ascii="Times New Roman" w:hAnsi="Times New Roman"/>
            <w:sz w:val="24"/>
            <w:szCs w:val="24"/>
          </w:rPr>
          <w:t xml:space="preserve">mbers of the population may </w:t>
        </w:r>
      </w:ins>
      <w:ins w:id="40" w:author="Parks, Robbie M" w:date="2017-01-06T09:50:00Z">
        <w:r w:rsidR="00182C38">
          <w:rPr>
            <w:rFonts w:ascii="Times New Roman" w:hAnsi="Times New Roman"/>
            <w:sz w:val="24"/>
            <w:szCs w:val="24"/>
          </w:rPr>
          <w:t>be exposed to</w:t>
        </w:r>
      </w:ins>
      <w:ins w:id="41" w:author="Parks, Robbie M" w:date="2017-01-06T09:48:00Z">
        <w:r w:rsidR="00130E5F">
          <w:rPr>
            <w:rFonts w:ascii="Times New Roman" w:hAnsi="Times New Roman"/>
            <w:sz w:val="24"/>
            <w:szCs w:val="24"/>
          </w:rPr>
          <w:t>.</w:t>
        </w:r>
      </w:ins>
    </w:p>
    <w:p w14:paraId="6068B2F1" w14:textId="77777777" w:rsidR="0007260F" w:rsidRPr="004E0482" w:rsidRDefault="0007260F" w:rsidP="00F20E5D">
      <w:pPr>
        <w:spacing w:after="0" w:line="480" w:lineRule="auto"/>
        <w:outlineLvl w:val="0"/>
        <w:rPr>
          <w:rFonts w:ascii="Times New Roman" w:hAnsi="Times New Roman"/>
          <w:b/>
          <w:color w:val="000000" w:themeColor="text1"/>
          <w:sz w:val="24"/>
          <w:szCs w:val="24"/>
        </w:rPr>
      </w:pPr>
    </w:p>
    <w:p w14:paraId="2BA5AA88" w14:textId="77777777" w:rsidR="0007260F" w:rsidRPr="004E0482" w:rsidRDefault="0007260F" w:rsidP="003F6B5D">
      <w:pPr>
        <w:spacing w:after="0" w:line="240" w:lineRule="auto"/>
        <w:rPr>
          <w:rFonts w:ascii="Times New Roman" w:hAnsi="Times New Roman"/>
          <w:b/>
          <w:color w:val="000000" w:themeColor="text1"/>
          <w:sz w:val="24"/>
          <w:szCs w:val="24"/>
        </w:rPr>
      </w:pPr>
    </w:p>
    <w:p w14:paraId="0D8BFB3A" w14:textId="77777777" w:rsidR="0007260F" w:rsidRPr="004E0482" w:rsidRDefault="0007260F" w:rsidP="00F20E5D">
      <w:pPr>
        <w:spacing w:after="0" w:line="480" w:lineRule="auto"/>
        <w:outlineLvl w:val="0"/>
        <w:rPr>
          <w:rFonts w:ascii="Times New Roman" w:hAnsi="Times New Roman"/>
          <w:b/>
          <w:color w:val="000000" w:themeColor="text1"/>
          <w:sz w:val="24"/>
          <w:szCs w:val="24"/>
        </w:rPr>
      </w:pPr>
      <w:r w:rsidRPr="004E0482">
        <w:rPr>
          <w:rFonts w:ascii="Times New Roman" w:hAnsi="Times New Roman"/>
          <w:b/>
          <w:color w:val="000000" w:themeColor="text1"/>
          <w:sz w:val="24"/>
          <w:szCs w:val="24"/>
        </w:rPr>
        <w:t>Methods</w:t>
      </w:r>
    </w:p>
    <w:p w14:paraId="4E318F0D" w14:textId="77777777" w:rsidR="0007260F" w:rsidRPr="004E0482" w:rsidRDefault="0007260F" w:rsidP="003F6B5D">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Data</w:t>
      </w:r>
    </w:p>
    <w:p w14:paraId="4DA2F05B" w14:textId="6A943130" w:rsidR="0007260F" w:rsidRDefault="0007260F" w:rsidP="00B938DB">
      <w:pPr>
        <w:spacing w:after="0" w:line="480" w:lineRule="auto"/>
        <w:rPr>
          <w:rFonts w:ascii="Times New Roman" w:hAnsi="Times New Roman"/>
          <w:color w:val="000000" w:themeColor="text1"/>
          <w:sz w:val="24"/>
          <w:szCs w:val="24"/>
        </w:rPr>
      </w:pPr>
      <w:r w:rsidRPr="004E0482">
        <w:rPr>
          <w:rStyle w:val="apple-style-span"/>
          <w:rFonts w:ascii="Times New Roman" w:hAnsi="Times New Roman"/>
          <w:color w:val="000000" w:themeColor="text1"/>
          <w:sz w:val="24"/>
          <w:szCs w:val="24"/>
        </w:rPr>
        <w:lastRenderedPageBreak/>
        <w:t xml:space="preserve">We obtained data on all 73,804,561 deaths in the USA </w:t>
      </w:r>
      <w:r>
        <w:rPr>
          <w:rStyle w:val="apple-style-span"/>
          <w:rFonts w:ascii="Times New Roman" w:hAnsi="Times New Roman"/>
          <w:color w:val="000000" w:themeColor="text1"/>
          <w:sz w:val="24"/>
          <w:szCs w:val="24"/>
        </w:rPr>
        <w:t>from</w:t>
      </w:r>
      <w:r w:rsidRPr="004E0482">
        <w:rPr>
          <w:rStyle w:val="apple-style-span"/>
          <w:rFonts w:ascii="Times New Roman" w:hAnsi="Times New Roman"/>
          <w:color w:val="000000" w:themeColor="text1"/>
          <w:sz w:val="24"/>
          <w:szCs w:val="24"/>
        </w:rPr>
        <w:t xml:space="preserve"> 1982</w:t>
      </w:r>
      <w:r>
        <w:rPr>
          <w:rStyle w:val="apple-style-span"/>
          <w:rFonts w:ascii="Times New Roman" w:hAnsi="Times New Roman"/>
          <w:color w:val="000000" w:themeColor="text1"/>
          <w:sz w:val="24"/>
          <w:szCs w:val="24"/>
        </w:rPr>
        <w:t xml:space="preserve"> to </w:t>
      </w:r>
      <w:r w:rsidRPr="004E0482">
        <w:rPr>
          <w:rStyle w:val="apple-style-span"/>
          <w:rFonts w:ascii="Times New Roman" w:hAnsi="Times New Roman"/>
          <w:color w:val="000000" w:themeColor="text1"/>
          <w:sz w:val="24"/>
          <w:szCs w:val="24"/>
        </w:rPr>
        <w:t xml:space="preserve">2013 from the National Center for Health Statistics (NCHS). </w:t>
      </w:r>
      <w:r w:rsidRPr="004E0482">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4E0482">
        <w:rPr>
          <w:rFonts w:ascii="Times New Roman" w:hAnsi="Times New Roman"/>
          <w:color w:val="000000" w:themeColor="text1"/>
          <w:sz w:val="24"/>
          <w:szCs w:val="24"/>
        </w:rPr>
        <w:fldChar w:fldCharType="begin"/>
      </w:r>
      <w:r w:rsidR="004A0AF3">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face="superscript"&gt;32&lt;/style&gt;&lt;/DisplayText&gt;&lt;record&gt;&lt;rec-number&gt;456&lt;/rec-number&gt;&lt;foreign-keys&gt;&lt;key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4E0482">
        <w:rPr>
          <w:rFonts w:ascii="Times New Roman" w:hAnsi="Times New Roman"/>
          <w:color w:val="000000" w:themeColor="text1"/>
          <w:sz w:val="24"/>
          <w:szCs w:val="24"/>
        </w:rPr>
        <w:fldChar w:fldCharType="separate"/>
      </w:r>
      <w:r w:rsidR="004A0AF3" w:rsidRPr="004A0AF3">
        <w:rPr>
          <w:rFonts w:ascii="Times New Roman" w:hAnsi="Times New Roman"/>
          <w:noProof/>
          <w:color w:val="000000" w:themeColor="text1"/>
          <w:sz w:val="24"/>
          <w:szCs w:val="24"/>
          <w:vertAlign w:val="superscript"/>
        </w:rPr>
        <w:t>32</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We inferred monthly population counts through linear interpolation, assigning each yearly count to July.</w:t>
      </w:r>
      <w:ins w:id="42" w:author="Majid" w:date="2017-01-05T13:33:00Z">
        <w:r w:rsidR="00B71A20" w:rsidRPr="00B71A20">
          <w:rPr>
            <w:rFonts w:ascii="Times New Roman" w:hAnsi="Times New Roman"/>
            <w:sz w:val="24"/>
            <w:szCs w:val="24"/>
          </w:rPr>
          <w:t xml:space="preserve"> </w:t>
        </w:r>
      </w:ins>
      <w:r w:rsidR="00B71A20">
        <w:rPr>
          <w:rFonts w:ascii="Times New Roman" w:hAnsi="Times New Roman"/>
          <w:sz w:val="24"/>
          <w:szCs w:val="24"/>
        </w:rPr>
        <w:t>We also subdivided the</w:t>
      </w:r>
      <w:r w:rsidR="00B71A20" w:rsidRPr="004278AA">
        <w:rPr>
          <w:rFonts w:ascii="Times New Roman" w:hAnsi="Times New Roman"/>
          <w:sz w:val="24"/>
          <w:szCs w:val="24"/>
        </w:rPr>
        <w:t xml:space="preserve"> national data geographically by climate region</w:t>
      </w:r>
      <w:r w:rsidR="00B71A20">
        <w:rPr>
          <w:rFonts w:ascii="Times New Roman" w:hAnsi="Times New Roman"/>
          <w:sz w:val="24"/>
          <w:szCs w:val="24"/>
        </w:rPr>
        <w:t>s used</w:t>
      </w:r>
      <w:r w:rsidR="00B71A20" w:rsidRPr="004278AA">
        <w:rPr>
          <w:rFonts w:ascii="Times New Roman" w:hAnsi="Times New Roman"/>
          <w:sz w:val="24"/>
          <w:szCs w:val="24"/>
        </w:rPr>
        <w:t xml:space="preserve"> by the National Oceanic and Atmospheric Administration (NOAA)</w:t>
      </w:r>
      <w:r w:rsidR="00B71A20">
        <w:rPr>
          <w:rFonts w:ascii="Times New Roman" w:hAnsi="Times New Roman"/>
          <w:sz w:val="24"/>
          <w:szCs w:val="24"/>
        </w:rPr>
        <w:t>;</w:t>
      </w:r>
      <w:r w:rsidR="00B71A20">
        <w:rPr>
          <w:rFonts w:ascii="Times New Roman" w:hAnsi="Times New Roman"/>
          <w:sz w:val="24"/>
          <w:szCs w:val="24"/>
        </w:rPr>
        <w:fldChar w:fldCharType="begin"/>
      </w:r>
      <w:r w:rsidR="004A0AF3">
        <w:rPr>
          <w:rFonts w:ascii="Times New Roman" w:hAnsi="Times New Roman"/>
          <w:sz w:val="24"/>
          <w:szCs w:val="24"/>
        </w:rPr>
        <w:instrText xml:space="preserve"> ADDIN EN.CITE &lt;EndNote&gt;&lt;Cite&gt;&lt;Author&gt;Karl&lt;/Author&gt;&lt;Year&gt;1984&lt;/Year&gt;&lt;RecNum&gt;454&lt;/RecNum&gt;&lt;DisplayText&gt;&lt;style face="superscript"&gt;33&lt;/style&gt;&lt;/DisplayText&gt;&lt;record&gt;&lt;rec-number&gt;454&lt;/rec-number&gt;&lt;foreign-keys&gt;&lt;key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00B71A20">
        <w:rPr>
          <w:rFonts w:ascii="Times New Roman" w:hAnsi="Times New Roman"/>
          <w:sz w:val="24"/>
          <w:szCs w:val="24"/>
        </w:rPr>
        <w:fldChar w:fldCharType="separate"/>
      </w:r>
      <w:r w:rsidR="004A0AF3" w:rsidRPr="004A0AF3">
        <w:rPr>
          <w:rFonts w:ascii="Times New Roman" w:hAnsi="Times New Roman"/>
          <w:noProof/>
          <w:sz w:val="24"/>
          <w:szCs w:val="24"/>
          <w:vertAlign w:val="superscript"/>
        </w:rPr>
        <w:t>33</w:t>
      </w:r>
      <w:r w:rsidR="00B71A20">
        <w:rPr>
          <w:rFonts w:ascii="Times New Roman" w:hAnsi="Times New Roman"/>
          <w:sz w:val="24"/>
          <w:szCs w:val="24"/>
        </w:rPr>
        <w:fldChar w:fldCharType="end"/>
      </w:r>
      <w:r w:rsidR="00B71A20" w:rsidRPr="004278AA">
        <w:rPr>
          <w:rFonts w:ascii="Times New Roman" w:hAnsi="Times New Roman"/>
          <w:sz w:val="24"/>
          <w:szCs w:val="24"/>
        </w:rPr>
        <w:t xml:space="preserve"> </w:t>
      </w:r>
      <w:r w:rsidR="00B71A20">
        <w:rPr>
          <w:rFonts w:ascii="Times New Roman" w:hAnsi="Times New Roman"/>
          <w:sz w:val="24"/>
          <w:szCs w:val="24"/>
        </w:rPr>
        <w:t>Hawaii was included in the West region, and Alaska in the Northwest region.</w:t>
      </w:r>
    </w:p>
    <w:p w14:paraId="7EEBB12A" w14:textId="77777777" w:rsidR="0007260F" w:rsidRPr="004E0482" w:rsidRDefault="0007260F" w:rsidP="00472EC1">
      <w:pPr>
        <w:spacing w:after="0" w:line="480" w:lineRule="auto"/>
        <w:rPr>
          <w:rFonts w:ascii="Times New Roman" w:hAnsi="Times New Roman"/>
          <w:color w:val="000000" w:themeColor="text1"/>
          <w:sz w:val="24"/>
          <w:szCs w:val="24"/>
        </w:rPr>
      </w:pPr>
    </w:p>
    <w:p w14:paraId="0099D9A5" w14:textId="14A69EF0" w:rsidR="0078333E" w:rsidRDefault="0007260F" w:rsidP="00472EC1">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w:t>
      </w:r>
      <w:commentRangeStart w:id="43"/>
      <w:del w:id="44" w:author="Parks, Robbie M" w:date="2017-01-05T16:58:00Z">
        <w:r w:rsidRPr="006F2D92" w:rsidDel="00A857B7">
          <w:rPr>
            <w:rFonts w:ascii="Times New Roman" w:hAnsi="Times New Roman"/>
            <w:color w:val="000000" w:themeColor="text1"/>
            <w:sz w:val="24"/>
            <w:szCs w:val="24"/>
          </w:rPr>
          <w:fldChar w:fldCharType="begin"/>
        </w:r>
        <w:r w:rsidR="00232F41" w:rsidDel="00A857B7">
          <w:rPr>
            <w:rFonts w:ascii="Times New Roman" w:hAnsi="Times New Roman"/>
            <w:color w:val="000000" w:themeColor="text1"/>
            <w:sz w:val="24"/>
            <w:szCs w:val="24"/>
          </w:rPr>
          <w:delInstrText xml:space="preserve"> ADDIN EN.CITE &lt;EndNote&gt;&lt;Cite&gt;&lt;Author&gt;Karl&lt;/Author&gt;&lt;Year&gt;1984&lt;/Year&gt;&lt;RecNum&gt;454&lt;/RecNum&gt;&lt;DisplayText&gt;&lt;style face="superscript"&gt;33&lt;/style&gt;&lt;/DisplayText&gt;&lt;record&gt;&lt;rec-number&gt;454&lt;/rec-number&gt;&lt;foreign-keys&gt;&lt;key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delInstrText>
        </w:r>
        <w:r w:rsidRPr="006F2D92" w:rsidDel="00A857B7">
          <w:rPr>
            <w:rFonts w:ascii="Times New Roman" w:hAnsi="Times New Roman"/>
            <w:color w:val="000000" w:themeColor="text1"/>
            <w:sz w:val="24"/>
            <w:szCs w:val="24"/>
          </w:rPr>
          <w:fldChar w:fldCharType="separate"/>
        </w:r>
        <w:r w:rsidR="00232F41" w:rsidRPr="00232F41" w:rsidDel="00A857B7">
          <w:rPr>
            <w:rFonts w:ascii="Times New Roman" w:hAnsi="Times New Roman"/>
            <w:noProof/>
            <w:color w:val="000000" w:themeColor="text1"/>
            <w:sz w:val="24"/>
            <w:szCs w:val="24"/>
            <w:vertAlign w:val="superscript"/>
          </w:rPr>
          <w:delText>33</w:delText>
        </w:r>
        <w:r w:rsidRPr="006F2D92" w:rsidDel="00A857B7">
          <w:rPr>
            <w:rFonts w:ascii="Times New Roman" w:hAnsi="Times New Roman"/>
            <w:color w:val="000000" w:themeColor="text1"/>
            <w:sz w:val="24"/>
            <w:szCs w:val="24"/>
          </w:rPr>
          <w:fldChar w:fldCharType="end"/>
        </w:r>
        <w:commentRangeEnd w:id="43"/>
        <w:r w:rsidR="00B71A20" w:rsidDel="00A857B7">
          <w:rPr>
            <w:rStyle w:val="CommentReference"/>
            <w:rFonts w:asciiTheme="minorHAnsi" w:eastAsiaTheme="minorHAnsi" w:hAnsiTheme="minorHAnsi" w:cstheme="minorBidi"/>
          </w:rPr>
          <w:commentReference w:id="43"/>
        </w:r>
      </w:del>
      <w:r w:rsidRPr="004E0482">
        <w:rPr>
          <w:rFonts w:ascii="Times New Roman" w:hAnsi="Times New Roman"/>
          <w:color w:val="000000" w:themeColor="text1"/>
          <w:sz w:val="24"/>
          <w:szCs w:val="24"/>
        </w:rPr>
        <w:t xml:space="preserve"> Death rate calculations accounted for varying length of months</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by multiplying each month’s death count by </w:t>
      </w:r>
      <w:r>
        <w:rPr>
          <w:rFonts w:ascii="Times New Roman" w:hAnsi="Times New Roman"/>
          <w:color w:val="000000" w:themeColor="text1"/>
          <w:sz w:val="24"/>
          <w:szCs w:val="24"/>
        </w:rPr>
        <w:t>a factor that would make it equivalent to a 31-day month</w:t>
      </w:r>
      <w:r w:rsidRPr="004E0482">
        <w:rPr>
          <w:rFonts w:ascii="Times New Roman" w:hAnsi="Times New Roman"/>
          <w:color w:val="000000" w:themeColor="text1"/>
          <w:sz w:val="24"/>
          <w:szCs w:val="24"/>
        </w:rPr>
        <w:t>.</w:t>
      </w:r>
    </w:p>
    <w:p w14:paraId="1723485A" w14:textId="77777777" w:rsidR="001A0C5A" w:rsidRDefault="001A0C5A" w:rsidP="00472EC1">
      <w:pPr>
        <w:spacing w:after="0" w:line="480" w:lineRule="auto"/>
        <w:rPr>
          <w:rFonts w:ascii="Times New Roman" w:hAnsi="Times New Roman"/>
          <w:color w:val="000000" w:themeColor="text1"/>
          <w:sz w:val="24"/>
          <w:szCs w:val="24"/>
        </w:rPr>
      </w:pPr>
    </w:p>
    <w:p w14:paraId="06CCAF4E" w14:textId="77777777" w:rsidR="0007260F" w:rsidRPr="004E0482" w:rsidRDefault="0007260F">
      <w:pPr>
        <w:spacing w:after="0" w:line="480" w:lineRule="auto"/>
        <w:rPr>
          <w:rFonts w:ascii="Times New Roman" w:hAnsi="Times New Roman"/>
          <w:color w:val="000000" w:themeColor="text1"/>
          <w:sz w:val="24"/>
          <w:szCs w:val="24"/>
        </w:rPr>
      </w:pPr>
    </w:p>
    <w:p w14:paraId="756E0785" w14:textId="77777777" w:rsidR="0007260F" w:rsidRPr="004E0482" w:rsidRDefault="0007260F">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Statistical methods</w:t>
      </w:r>
    </w:p>
    <w:p w14:paraId="7CE923E0" w14:textId="572C1AC7" w:rsidR="0007260F" w:rsidRDefault="0007260F">
      <w:pPr>
        <w:widowControl w:val="0"/>
        <w:autoSpaceDE w:val="0"/>
        <w:autoSpaceDN w:val="0"/>
        <w:adjustRightInd w:val="0"/>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We used wavelet analysis to </w:t>
      </w:r>
      <w:r w:rsidR="00B71A20">
        <w:rPr>
          <w:rFonts w:ascii="Times New Roman" w:hAnsi="Times New Roman"/>
          <w:color w:val="000000" w:themeColor="text1"/>
          <w:sz w:val="24"/>
          <w:szCs w:val="24"/>
        </w:rPr>
        <w:t>investigate</w:t>
      </w:r>
      <w:r w:rsidRPr="004E0482">
        <w:rPr>
          <w:rFonts w:ascii="Times New Roman" w:hAnsi="Times New Roman"/>
          <w:color w:val="000000" w:themeColor="text1"/>
          <w:sz w:val="24"/>
          <w:szCs w:val="24"/>
        </w:rPr>
        <w:t xml:space="preserve"> seasonality, both nationally and sub-nationally, for each age-sex group. </w:t>
      </w:r>
      <w:r>
        <w:rPr>
          <w:rFonts w:ascii="Times New Roman" w:hAnsi="Times New Roman"/>
          <w:color w:val="000000" w:themeColor="text1"/>
          <w:sz w:val="24"/>
          <w:szCs w:val="24"/>
        </w:rPr>
        <w:t>W</w:t>
      </w:r>
      <w:r w:rsidRPr="004E0482">
        <w:rPr>
          <w:rFonts w:ascii="Times New Roman" w:hAnsi="Times New Roman"/>
          <w:color w:val="000000" w:themeColor="text1"/>
          <w:sz w:val="24"/>
          <w:szCs w:val="24"/>
        </w:rPr>
        <w:t>avelet analysis uncovers the presence, and frequency, of repeated maxima and minima in each age-sex-specific death rate time series. In brief, a Morlet wavelet, described in detail elsewhere,</w:t>
      </w:r>
      <w:r w:rsidRPr="004E0482">
        <w:rPr>
          <w:rFonts w:ascii="Times New Roman" w:hAnsi="Times New Roman"/>
          <w:color w:val="000000" w:themeColor="text1"/>
          <w:sz w:val="24"/>
          <w:szCs w:val="24"/>
        </w:rPr>
        <w:fldChar w:fldCharType="begin"/>
      </w:r>
      <w:r w:rsidR="006D55E7">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face="superscript"&gt;27&lt;/style&gt;&lt;/DisplayText&gt;&lt;record&gt;&lt;rec-number&gt;455&lt;/rec-number&gt;&lt;foreign-keys&gt;&lt;key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4E0482">
        <w:rPr>
          <w:rFonts w:ascii="Times New Roman" w:hAnsi="Times New Roman"/>
          <w:color w:val="000000" w:themeColor="text1"/>
          <w:sz w:val="24"/>
          <w:szCs w:val="24"/>
        </w:rPr>
        <w:fldChar w:fldCharType="separate"/>
      </w:r>
      <w:r w:rsidR="006D55E7" w:rsidRPr="006D55E7">
        <w:rPr>
          <w:rFonts w:ascii="Times New Roman" w:hAnsi="Times New Roman"/>
          <w:noProof/>
          <w:color w:val="000000" w:themeColor="text1"/>
          <w:sz w:val="24"/>
          <w:szCs w:val="24"/>
          <w:vertAlign w:val="superscript"/>
        </w:rPr>
        <w:t>27</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w:t>
      </w:r>
      <w:r>
        <w:rPr>
          <w:rFonts w:ascii="Times New Roman" w:hAnsi="Times New Roman"/>
          <w:color w:val="000000" w:themeColor="text1"/>
          <w:sz w:val="24"/>
          <w:szCs w:val="24"/>
        </w:rPr>
        <w:t>c spectral analysis. The resulting coefficients</w:t>
      </w:r>
      <w:r w:rsidRPr="004E0482">
        <w:rPr>
          <w:rFonts w:ascii="Times New Roman" w:hAnsi="Times New Roman"/>
          <w:color w:val="000000" w:themeColor="text1"/>
          <w:sz w:val="24"/>
          <w:szCs w:val="24"/>
        </w:rPr>
        <w:t xml:space="preserve"> can be presented on a two-dimensional</w:t>
      </w:r>
      <w:r>
        <w:rPr>
          <w:rFonts w:ascii="Times New Roman" w:hAnsi="Times New Roman"/>
          <w:color w:val="000000" w:themeColor="text1"/>
          <w:sz w:val="24"/>
          <w:szCs w:val="24"/>
        </w:rPr>
        <w:t xml:space="preserve"> plot of time against frequency</w:t>
      </w:r>
      <w:r w:rsidRPr="004E0482">
        <w:rPr>
          <w:rFonts w:ascii="Times New Roman" w:hAnsi="Times New Roman"/>
          <w:color w:val="000000" w:themeColor="text1"/>
          <w:sz w:val="24"/>
          <w:szCs w:val="24"/>
        </w:rPr>
        <w:t xml:space="preserve"> (Figure 1).</w:t>
      </w:r>
      <w:r w:rsidRPr="00DC7CAF">
        <w:rPr>
          <w:rFonts w:ascii="Times New Roman" w:hAnsi="Times New Roman"/>
          <w:color w:val="000000" w:themeColor="text1"/>
          <w:sz w:val="24"/>
          <w:szCs w:val="24"/>
        </w:rPr>
        <w:t xml:space="preserve"> </w:t>
      </w:r>
      <w:r>
        <w:rPr>
          <w:rFonts w:ascii="Times New Roman" w:hAnsi="Times New Roman"/>
          <w:color w:val="000000" w:themeColor="text1"/>
          <w:sz w:val="24"/>
          <w:szCs w:val="24"/>
        </w:rPr>
        <w:t>Importantly, w</w:t>
      </w:r>
      <w:r w:rsidRPr="004E0482">
        <w:rPr>
          <w:rFonts w:ascii="Times New Roman" w:hAnsi="Times New Roman"/>
          <w:color w:val="000000" w:themeColor="text1"/>
          <w:sz w:val="24"/>
          <w:szCs w:val="24"/>
        </w:rPr>
        <w:t>avelet analysis</w:t>
      </w:r>
      <w:r>
        <w:rPr>
          <w:rFonts w:ascii="Times New Roman" w:hAnsi="Times New Roman"/>
          <w:color w:val="000000" w:themeColor="text1"/>
          <w:sz w:val="24"/>
          <w:szCs w:val="24"/>
        </w:rPr>
        <w:t xml:space="preserve"> </w:t>
      </w:r>
      <w:proofErr w:type="gramStart"/>
      <w:r w:rsidR="00290FD5">
        <w:rPr>
          <w:rFonts w:ascii="Times New Roman" w:hAnsi="Times New Roman"/>
          <w:color w:val="000000" w:themeColor="text1"/>
          <w:sz w:val="24"/>
          <w:szCs w:val="24"/>
        </w:rPr>
        <w:t>is able to</w:t>
      </w:r>
      <w:proofErr w:type="gramEnd"/>
      <w:r w:rsidR="00290FD5"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measure</w:t>
      </w:r>
      <w:r w:rsidRPr="004E0482">
        <w:rPr>
          <w:rFonts w:ascii="Times New Roman" w:hAnsi="Times New Roman"/>
          <w:color w:val="000000" w:themeColor="text1"/>
          <w:sz w:val="24"/>
          <w:szCs w:val="24"/>
        </w:rPr>
        <w:t xml:space="preserve"> dynamic seasonal behaviour, </w:t>
      </w:r>
      <w:r>
        <w:rPr>
          <w:rFonts w:ascii="Times New Roman" w:hAnsi="Times New Roman"/>
          <w:color w:val="000000" w:themeColor="text1"/>
          <w:sz w:val="24"/>
          <w:szCs w:val="24"/>
        </w:rPr>
        <w:t xml:space="preserve">in which </w:t>
      </w:r>
      <w:r w:rsidRPr="004E0482">
        <w:rPr>
          <w:rFonts w:ascii="Times New Roman" w:hAnsi="Times New Roman"/>
          <w:color w:val="000000" w:themeColor="text1"/>
          <w:sz w:val="24"/>
          <w:szCs w:val="24"/>
        </w:rPr>
        <w:t xml:space="preserve">the periodicity of </w:t>
      </w:r>
      <w:r w:rsidRPr="004E0482">
        <w:rPr>
          <w:rFonts w:ascii="Times New Roman" w:hAnsi="Times New Roman"/>
          <w:color w:val="000000" w:themeColor="text1"/>
          <w:sz w:val="24"/>
          <w:szCs w:val="24"/>
        </w:rPr>
        <w:lastRenderedPageBreak/>
        <w:t xml:space="preserve">death rates </w:t>
      </w:r>
      <w:r>
        <w:rPr>
          <w:rFonts w:ascii="Times New Roman" w:hAnsi="Times New Roman"/>
          <w:color w:val="000000" w:themeColor="text1"/>
          <w:sz w:val="24"/>
          <w:szCs w:val="24"/>
        </w:rPr>
        <w:t>may</w:t>
      </w:r>
      <w:r w:rsidRPr="004E0482">
        <w:rPr>
          <w:rFonts w:ascii="Times New Roman" w:hAnsi="Times New Roman"/>
          <w:color w:val="000000" w:themeColor="text1"/>
          <w:sz w:val="24"/>
          <w:szCs w:val="24"/>
        </w:rPr>
        <w:t xml:space="preserve"> disappea</w:t>
      </w:r>
      <w:r>
        <w:rPr>
          <w:rFonts w:ascii="Times New Roman" w:hAnsi="Times New Roman"/>
          <w:color w:val="000000" w:themeColor="text1"/>
          <w:sz w:val="24"/>
          <w:szCs w:val="24"/>
        </w:rPr>
        <w:t>r, emerge, or change over time. This is</w:t>
      </w:r>
      <w:r w:rsidRPr="004E0482">
        <w:rPr>
          <w:rFonts w:ascii="Times New Roman" w:hAnsi="Times New Roman"/>
          <w:color w:val="000000" w:themeColor="text1"/>
          <w:sz w:val="24"/>
          <w:szCs w:val="24"/>
        </w:rPr>
        <w:t xml:space="preserve"> not possible in standard Fourier analysis or </w:t>
      </w:r>
      <w:r>
        <w:rPr>
          <w:rFonts w:ascii="Times New Roman" w:hAnsi="Times New Roman"/>
          <w:color w:val="000000" w:themeColor="text1"/>
          <w:sz w:val="24"/>
          <w:szCs w:val="24"/>
        </w:rPr>
        <w:t xml:space="preserve">when </w:t>
      </w:r>
      <w:r w:rsidRPr="004E0482">
        <w:rPr>
          <w:rFonts w:ascii="Times New Roman" w:hAnsi="Times New Roman"/>
          <w:color w:val="000000" w:themeColor="text1"/>
          <w:sz w:val="24"/>
          <w:szCs w:val="24"/>
        </w:rPr>
        <w:t>fitting a statistical model with a period basis function.</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We used the R package</w:t>
      </w:r>
      <w:r w:rsidR="008C2086">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WaveletComp</w:t>
      </w:r>
      <w:r w:rsidR="00E80EA7">
        <w:rPr>
          <w:rFonts w:ascii="Times New Roman" w:hAnsi="Times New Roman"/>
          <w:color w:val="000000" w:themeColor="text1"/>
          <w:sz w:val="24"/>
          <w:szCs w:val="24"/>
        </w:rPr>
        <w:t xml:space="preserve"> (version 1.0)</w:t>
      </w:r>
      <w:r w:rsidR="00E80EA7"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 xml:space="preserve">for the wavelet analysis. </w:t>
      </w:r>
      <w:r>
        <w:rPr>
          <w:rFonts w:ascii="Times New Roman" w:hAnsi="Times New Roman"/>
          <w:color w:val="000000" w:themeColor="text1"/>
          <w:sz w:val="24"/>
          <w:szCs w:val="24"/>
        </w:rPr>
        <w:t>Before</w:t>
      </w:r>
      <w:r w:rsidRPr="004E0482">
        <w:rPr>
          <w:rFonts w:ascii="Times New Roman" w:hAnsi="Times New Roman"/>
          <w:color w:val="000000" w:themeColor="text1"/>
          <w:sz w:val="24"/>
          <w:szCs w:val="24"/>
        </w:rPr>
        <w:t xml:space="preserve"> analysis, we logarithmically</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transformed</w:t>
      </w:r>
      <w:r>
        <w:rPr>
          <w:rFonts w:ascii="Times New Roman" w:hAnsi="Times New Roman"/>
          <w:color w:val="000000" w:themeColor="text1"/>
          <w:sz w:val="24"/>
          <w:szCs w:val="24"/>
        </w:rPr>
        <w:t xml:space="preserve"> death rates</w:t>
      </w:r>
      <w:r w:rsidRPr="004E0482">
        <w:rPr>
          <w:rFonts w:ascii="Times New Roman" w:hAnsi="Times New Roman"/>
          <w:color w:val="000000" w:themeColor="text1"/>
          <w:sz w:val="24"/>
          <w:szCs w:val="24"/>
        </w:rPr>
        <w:t xml:space="preserve">, detrended </w:t>
      </w:r>
      <w:r>
        <w:rPr>
          <w:rFonts w:ascii="Times New Roman" w:hAnsi="Times New Roman"/>
          <w:color w:val="000000" w:themeColor="text1"/>
          <w:sz w:val="24"/>
          <w:szCs w:val="24"/>
        </w:rPr>
        <w:t>using a</w:t>
      </w:r>
      <w:r w:rsidRPr="004E0482">
        <w:rPr>
          <w:rFonts w:ascii="Times New Roman" w:hAnsi="Times New Roman"/>
          <w:color w:val="000000" w:themeColor="text1"/>
          <w:sz w:val="24"/>
          <w:szCs w:val="24"/>
        </w:rPr>
        <w:t xml:space="preserve"> polynomial regression, and normalised each all-cause mortality death rate time series</w:t>
      </w:r>
      <w:r>
        <w:rPr>
          <w:rFonts w:ascii="Times New Roman" w:hAnsi="Times New Roman"/>
          <w:color w:val="000000" w:themeColor="text1"/>
          <w:sz w:val="24"/>
          <w:szCs w:val="24"/>
        </w:rPr>
        <w:t xml:space="preserve"> </w:t>
      </w:r>
      <w:proofErr w:type="gramStart"/>
      <w:r>
        <w:rPr>
          <w:rFonts w:ascii="Times New Roman" w:hAnsi="Times New Roman"/>
          <w:color w:val="000000" w:themeColor="text1"/>
          <w:sz w:val="24"/>
          <w:szCs w:val="24"/>
        </w:rPr>
        <w:t>so as to</w:t>
      </w:r>
      <w:proofErr w:type="gramEnd"/>
      <w:r>
        <w:rPr>
          <w:rFonts w:ascii="Times New Roman" w:hAnsi="Times New Roman"/>
          <w:color w:val="000000" w:themeColor="text1"/>
          <w:sz w:val="24"/>
          <w:szCs w:val="24"/>
        </w:rPr>
        <w:t xml:space="preserve"> range between 1 and -1.</w:t>
      </w:r>
      <w:r w:rsidRPr="004E0482">
        <w:rPr>
          <w:rFonts w:ascii="Times New Roman" w:hAnsi="Times New Roman"/>
          <w:color w:val="000000" w:themeColor="text1"/>
          <w:sz w:val="24"/>
          <w:szCs w:val="24"/>
        </w:rPr>
        <w:t xml:space="preserve"> </w:t>
      </w:r>
    </w:p>
    <w:p w14:paraId="17124AC1" w14:textId="77777777" w:rsidR="0007260F" w:rsidRPr="004E0482" w:rsidRDefault="0007260F">
      <w:pPr>
        <w:spacing w:after="0" w:line="480" w:lineRule="auto"/>
        <w:rPr>
          <w:rFonts w:ascii="Times New Roman" w:hAnsi="Times New Roman"/>
          <w:color w:val="000000" w:themeColor="text1"/>
          <w:sz w:val="24"/>
          <w:szCs w:val="24"/>
        </w:rPr>
      </w:pPr>
    </w:p>
    <w:p w14:paraId="33CA83B0" w14:textId="2E4EE1CA" w:rsidR="0007260F" w:rsidRPr="00F00B29" w:rsidRDefault="0007260F">
      <w:pPr>
        <w:pStyle w:val="CommentText"/>
        <w:spacing w:line="480" w:lineRule="auto"/>
        <w:rPr>
          <w:rFonts w:ascii="Times New Roman" w:hAnsi="Times New Roman" w:cs="Times New Roman"/>
          <w:noProof/>
          <w:sz w:val="24"/>
          <w:szCs w:val="24"/>
        </w:rPr>
      </w:pPr>
      <w:r w:rsidRPr="004E0482">
        <w:rPr>
          <w:rFonts w:ascii="Times New Roman" w:hAnsi="Times New Roman"/>
          <w:color w:val="000000" w:themeColor="text1"/>
          <w:sz w:val="24"/>
          <w:szCs w:val="24"/>
        </w:rPr>
        <w:t>We identified age-sex groups whose wavelet power spectr</w:t>
      </w:r>
      <w:r>
        <w:rPr>
          <w:rFonts w:ascii="Times New Roman" w:hAnsi="Times New Roman"/>
          <w:color w:val="000000" w:themeColor="text1"/>
          <w:sz w:val="24"/>
          <w:szCs w:val="24"/>
        </w:rPr>
        <w:t xml:space="preserve">a </w:t>
      </w:r>
      <w:r w:rsidRPr="004E0482">
        <w:rPr>
          <w:rFonts w:ascii="Times New Roman" w:hAnsi="Times New Roman"/>
          <w:color w:val="000000" w:themeColor="text1"/>
          <w:sz w:val="24"/>
          <w:szCs w:val="24"/>
        </w:rPr>
        <w:t>differed from that of a white noise spectrum, which represents random fluctuations, at 5% significance level</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for the entire study </w:t>
      </w:r>
      <w:r>
        <w:rPr>
          <w:rFonts w:ascii="Times New Roman" w:hAnsi="Times New Roman"/>
          <w:color w:val="000000" w:themeColor="text1"/>
          <w:sz w:val="24"/>
          <w:szCs w:val="24"/>
        </w:rPr>
        <w:t xml:space="preserve">period </w:t>
      </w:r>
      <w:r w:rsidRPr="004E0482">
        <w:rPr>
          <w:rFonts w:ascii="Times New Roman" w:hAnsi="Times New Roman"/>
          <w:color w:val="000000" w:themeColor="text1"/>
          <w:sz w:val="24"/>
          <w:szCs w:val="24"/>
        </w:rPr>
        <w:t xml:space="preserve">(1982-2013), </w:t>
      </w:r>
      <w:r>
        <w:rPr>
          <w:rFonts w:ascii="Times New Roman" w:hAnsi="Times New Roman"/>
          <w:color w:val="000000" w:themeColor="text1"/>
          <w:sz w:val="24"/>
          <w:szCs w:val="24"/>
        </w:rPr>
        <w:t>as well as in</w:t>
      </w:r>
      <w:r w:rsidRPr="004E0482">
        <w:rPr>
          <w:rFonts w:ascii="Times New Roman" w:hAnsi="Times New Roman"/>
          <w:color w:val="000000" w:themeColor="text1"/>
          <w:sz w:val="24"/>
          <w:szCs w:val="24"/>
        </w:rPr>
        <w:t xml:space="preserve"> separate wavelet analyses for 1982-1997</w:t>
      </w:r>
      <w:r>
        <w:rPr>
          <w:rFonts w:ascii="Times New Roman" w:hAnsi="Times New Roman"/>
          <w:color w:val="000000" w:themeColor="text1"/>
          <w:sz w:val="24"/>
          <w:szCs w:val="24"/>
        </w:rPr>
        <w:t xml:space="preserve"> and </w:t>
      </w:r>
      <w:r w:rsidRPr="004E0482">
        <w:rPr>
          <w:rFonts w:ascii="Times New Roman" w:hAnsi="Times New Roman"/>
          <w:color w:val="000000" w:themeColor="text1"/>
          <w:sz w:val="24"/>
          <w:szCs w:val="24"/>
        </w:rPr>
        <w:t xml:space="preserve">1998-2013. </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 xml:space="preserve">For age-sex groups which </w:t>
      </w:r>
      <w:r>
        <w:rPr>
          <w:rFonts w:ascii="Times New Roman" w:hAnsi="Times New Roman"/>
          <w:color w:val="000000" w:themeColor="text1"/>
          <w:sz w:val="24"/>
          <w:szCs w:val="24"/>
        </w:rPr>
        <w:t>had statistically significant power spectra for 1982-2013, as well as for both time sections (1982-1997,1998-2013),</w:t>
      </w:r>
      <w:r w:rsidRPr="004E0482">
        <w:rPr>
          <w:rFonts w:ascii="Times New Roman" w:hAnsi="Times New Roman"/>
          <w:color w:val="000000" w:themeColor="text1"/>
          <w:sz w:val="24"/>
          <w:szCs w:val="24"/>
        </w:rPr>
        <w:t xml:space="preserve"> we calculated the centre of gravity and the negative centre of gravity</w:t>
      </w:r>
      <w:r>
        <w:rPr>
          <w:rFonts w:ascii="Times New Roman" w:hAnsi="Times New Roman"/>
          <w:color w:val="000000" w:themeColor="text1"/>
          <w:sz w:val="24"/>
          <w:szCs w:val="24"/>
        </w:rPr>
        <w:t xml:space="preserve"> of monthly death rates. These</w:t>
      </w:r>
      <w:r w:rsidR="008C2086">
        <w:rPr>
          <w:rFonts w:ascii="Times New Roman" w:hAnsi="Times New Roman"/>
          <w:color w:val="000000" w:themeColor="text1"/>
          <w:sz w:val="24"/>
          <w:szCs w:val="24"/>
        </w:rPr>
        <w:t xml:space="preserve"> parameters</w:t>
      </w:r>
      <w:r>
        <w:rPr>
          <w:rFonts w:ascii="Times New Roman" w:hAnsi="Times New Roman"/>
          <w:color w:val="000000" w:themeColor="text1"/>
          <w:sz w:val="24"/>
          <w:szCs w:val="24"/>
        </w:rPr>
        <w:t xml:space="preserve"> estimate when in the year, on average, </w:t>
      </w:r>
      <w:r w:rsidRPr="004E0482">
        <w:rPr>
          <w:rFonts w:ascii="Times New Roman" w:hAnsi="Times New Roman"/>
          <w:color w:val="000000" w:themeColor="text1"/>
          <w:sz w:val="24"/>
          <w:szCs w:val="24"/>
        </w:rPr>
        <w:t xml:space="preserve">maximum </w:t>
      </w:r>
      <w:r>
        <w:rPr>
          <w:rFonts w:ascii="Times New Roman" w:hAnsi="Times New Roman"/>
          <w:color w:val="000000" w:themeColor="text1"/>
          <w:sz w:val="24"/>
          <w:szCs w:val="24"/>
        </w:rPr>
        <w:t>and minimum death rates occur, respectively. For calculating</w:t>
      </w:r>
      <w:r w:rsidRPr="004E0482">
        <w:rPr>
          <w:rFonts w:ascii="Times New Roman" w:hAnsi="Times New Roman"/>
          <w:color w:val="000000" w:themeColor="text1"/>
          <w:sz w:val="24"/>
          <w:szCs w:val="24"/>
        </w:rPr>
        <w:t xml:space="preserve"> centre of gravity</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each month </w:t>
      </w:r>
      <w:r w:rsidR="008C2086">
        <w:rPr>
          <w:rFonts w:ascii="Times New Roman" w:hAnsi="Times New Roman"/>
          <w:color w:val="000000" w:themeColor="text1"/>
          <w:sz w:val="24"/>
          <w:szCs w:val="24"/>
        </w:rPr>
        <w:t>wa</w:t>
      </w:r>
      <w:r w:rsidR="008C2086" w:rsidRPr="004E0482">
        <w:rPr>
          <w:rFonts w:ascii="Times New Roman" w:hAnsi="Times New Roman"/>
          <w:color w:val="000000" w:themeColor="text1"/>
          <w:sz w:val="24"/>
          <w:szCs w:val="24"/>
        </w:rPr>
        <w:t xml:space="preserve">s </w:t>
      </w:r>
      <w:r w:rsidRPr="004E0482">
        <w:rPr>
          <w:rFonts w:ascii="Times New Roman" w:hAnsi="Times New Roman"/>
          <w:color w:val="000000" w:themeColor="text1"/>
          <w:sz w:val="24"/>
          <w:szCs w:val="24"/>
        </w:rPr>
        <w:t>weighted by its death rate</w:t>
      </w:r>
      <w:r w:rsidR="003B49F1">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for </w:t>
      </w:r>
      <w:r w:rsidRPr="004E0482">
        <w:rPr>
          <w:rFonts w:ascii="Times New Roman" w:hAnsi="Times New Roman"/>
          <w:color w:val="000000" w:themeColor="text1"/>
          <w:sz w:val="24"/>
          <w:szCs w:val="24"/>
        </w:rPr>
        <w:t>negative centre of gravity</w:t>
      </w:r>
      <w:r>
        <w:rPr>
          <w:rFonts w:ascii="Times New Roman" w:hAnsi="Times New Roman"/>
          <w:color w:val="000000" w:themeColor="text1"/>
          <w:sz w:val="24"/>
          <w:szCs w:val="24"/>
        </w:rPr>
        <w:t xml:space="preserve">, each month </w:t>
      </w:r>
      <w:r w:rsidR="008C2086">
        <w:rPr>
          <w:rFonts w:ascii="Times New Roman" w:hAnsi="Times New Roman"/>
          <w:color w:val="000000" w:themeColor="text1"/>
          <w:sz w:val="24"/>
          <w:szCs w:val="24"/>
        </w:rPr>
        <w:t xml:space="preserve">was </w:t>
      </w:r>
      <w:r>
        <w:rPr>
          <w:rFonts w:ascii="Times New Roman" w:hAnsi="Times New Roman"/>
          <w:color w:val="000000" w:themeColor="text1"/>
          <w:sz w:val="24"/>
          <w:szCs w:val="24"/>
        </w:rPr>
        <w:t xml:space="preserve">weighted by the difference between its death rate and </w:t>
      </w:r>
      <w:r w:rsidRPr="004E0482">
        <w:rPr>
          <w:rFonts w:ascii="Times New Roman" w:hAnsi="Times New Roman"/>
          <w:color w:val="000000" w:themeColor="text1"/>
          <w:sz w:val="24"/>
          <w:szCs w:val="24"/>
        </w:rPr>
        <w:t xml:space="preserve">the </w:t>
      </w:r>
      <w:r w:rsidR="008C2086">
        <w:rPr>
          <w:rFonts w:ascii="Times New Roman" w:hAnsi="Times New Roman"/>
          <w:color w:val="000000" w:themeColor="text1"/>
          <w:sz w:val="24"/>
          <w:szCs w:val="24"/>
        </w:rPr>
        <w:t xml:space="preserve">year’s </w:t>
      </w:r>
      <w:r w:rsidRPr="004E0482">
        <w:rPr>
          <w:rFonts w:ascii="Times New Roman" w:hAnsi="Times New Roman"/>
          <w:color w:val="000000" w:themeColor="text1"/>
          <w:sz w:val="24"/>
          <w:szCs w:val="24"/>
        </w:rPr>
        <w:t xml:space="preserve">maximum death rate. </w:t>
      </w:r>
      <w:r w:rsidRPr="00B97C94">
        <w:rPr>
          <w:rFonts w:ascii="Times New Roman" w:hAnsi="Times New Roman" w:cs="Times New Roman"/>
          <w:sz w:val="24"/>
          <w:szCs w:val="24"/>
        </w:rPr>
        <w:t xml:space="preserve">In taking the weighted average, we allowed </w:t>
      </w:r>
      <w:r w:rsidRPr="00B97C94">
        <w:rPr>
          <w:rFonts w:ascii="Times New Roman" w:hAnsi="Times New Roman" w:cs="Times New Roman"/>
          <w:noProof/>
          <w:sz w:val="24"/>
          <w:szCs w:val="24"/>
        </w:rPr>
        <w:t xml:space="preserve">January (month 1) to neighbour December </w:t>
      </w:r>
      <w:r>
        <w:rPr>
          <w:rFonts w:ascii="Times New Roman" w:hAnsi="Times New Roman" w:cs="Times New Roman"/>
          <w:noProof/>
          <w:sz w:val="24"/>
          <w:szCs w:val="24"/>
        </w:rPr>
        <w:t xml:space="preserve">(month 12), with a technique called circular statistics. </w:t>
      </w:r>
      <w:r w:rsidRPr="004E0482">
        <w:rPr>
          <w:rFonts w:ascii="Times New Roman" w:hAnsi="Times New Roman"/>
          <w:color w:val="000000" w:themeColor="text1"/>
          <w:sz w:val="24"/>
          <w:szCs w:val="24"/>
        </w:rPr>
        <w:t xml:space="preserve">Along with each circular mean, a 95% confidence interval (CI) was calculated by using 1000 bootstrap samples. The R package CircStats </w:t>
      </w:r>
      <w:r w:rsidR="00950D39">
        <w:rPr>
          <w:rFonts w:ascii="Times New Roman" w:hAnsi="Times New Roman"/>
          <w:color w:val="000000" w:themeColor="text1"/>
          <w:sz w:val="24"/>
          <w:szCs w:val="24"/>
        </w:rPr>
        <w:t xml:space="preserve">(version </w:t>
      </w:r>
      <w:r w:rsidR="0006220C">
        <w:rPr>
          <w:rFonts w:ascii="Times New Roman" w:hAnsi="Times New Roman"/>
          <w:color w:val="000000" w:themeColor="text1"/>
          <w:sz w:val="24"/>
          <w:szCs w:val="24"/>
        </w:rPr>
        <w:t>0.2.4</w:t>
      </w:r>
      <w:r w:rsidR="00690629">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was used for this purpose.</w:t>
      </w:r>
    </w:p>
    <w:p w14:paraId="7B2ACBE7" w14:textId="77777777" w:rsidR="0007260F" w:rsidRPr="001F7934" w:rsidRDefault="0007260F">
      <w:pPr>
        <w:spacing w:after="0" w:line="480" w:lineRule="auto"/>
        <w:rPr>
          <w:rFonts w:ascii="Times New Roman" w:hAnsi="Times New Roman"/>
          <w:color w:val="000000" w:themeColor="text1"/>
          <w:sz w:val="24"/>
          <w:szCs w:val="24"/>
        </w:rPr>
      </w:pPr>
    </w:p>
    <w:p w14:paraId="33DD5C5F" w14:textId="620CB203" w:rsidR="0007260F" w:rsidRDefault="0007260F">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For each age-sex group</w:t>
      </w:r>
      <w:r w:rsidR="00514C8F">
        <w:rPr>
          <w:rFonts w:ascii="Times New Roman" w:hAnsi="Times New Roman"/>
          <w:color w:val="000000" w:themeColor="text1"/>
          <w:sz w:val="24"/>
          <w:szCs w:val="24"/>
        </w:rPr>
        <w:t xml:space="preserve"> and year</w:t>
      </w:r>
      <w:r w:rsidR="008C2086">
        <w:rPr>
          <w:rFonts w:ascii="Times New Roman" w:hAnsi="Times New Roman"/>
          <w:color w:val="000000" w:themeColor="text1"/>
          <w:sz w:val="24"/>
          <w:szCs w:val="24"/>
        </w:rPr>
        <w:t>,</w:t>
      </w:r>
      <w:r>
        <w:rPr>
          <w:rFonts w:ascii="Times New Roman" w:hAnsi="Times New Roman"/>
          <w:color w:val="000000" w:themeColor="text1"/>
          <w:sz w:val="24"/>
          <w:szCs w:val="24"/>
        </w:rPr>
        <w:t xml:space="preserve"> w</w:t>
      </w:r>
      <w:r w:rsidRPr="004E0482">
        <w:rPr>
          <w:rFonts w:ascii="Times New Roman" w:hAnsi="Times New Roman"/>
          <w:color w:val="000000" w:themeColor="text1"/>
          <w:sz w:val="24"/>
          <w:szCs w:val="24"/>
        </w:rPr>
        <w:t xml:space="preserve">e </w:t>
      </w:r>
      <w:r>
        <w:rPr>
          <w:rFonts w:ascii="Times New Roman" w:hAnsi="Times New Roman"/>
          <w:color w:val="000000" w:themeColor="text1"/>
          <w:sz w:val="24"/>
          <w:szCs w:val="24"/>
        </w:rPr>
        <w:t xml:space="preserve">used </w:t>
      </w:r>
      <w:r w:rsidR="008C2086">
        <w:rPr>
          <w:rFonts w:ascii="Times New Roman" w:hAnsi="Times New Roman"/>
          <w:color w:val="000000" w:themeColor="text1"/>
          <w:sz w:val="24"/>
          <w:szCs w:val="24"/>
        </w:rPr>
        <w:t xml:space="preserve">a </w:t>
      </w:r>
      <w:r>
        <w:rPr>
          <w:rFonts w:ascii="Times New Roman" w:hAnsi="Times New Roman"/>
          <w:color w:val="000000" w:themeColor="text1"/>
          <w:sz w:val="24"/>
          <w:szCs w:val="24"/>
        </w:rPr>
        <w:t xml:space="preserve">Poisson </w:t>
      </w:r>
      <w:r w:rsidR="00EB0B20">
        <w:rPr>
          <w:rFonts w:ascii="Times New Roman" w:hAnsi="Times New Roman"/>
          <w:color w:val="000000" w:themeColor="text1"/>
          <w:sz w:val="24"/>
          <w:szCs w:val="24"/>
        </w:rPr>
        <w:t xml:space="preserve">model </w:t>
      </w:r>
      <w:r>
        <w:rPr>
          <w:rFonts w:ascii="Times New Roman" w:hAnsi="Times New Roman"/>
          <w:color w:val="000000" w:themeColor="text1"/>
          <w:sz w:val="24"/>
          <w:szCs w:val="24"/>
        </w:rPr>
        <w:t>to estimate the</w:t>
      </w:r>
      <w:r w:rsidRPr="004E0482">
        <w:rPr>
          <w:rFonts w:ascii="Times New Roman" w:hAnsi="Times New Roman"/>
          <w:color w:val="000000" w:themeColor="text1"/>
          <w:sz w:val="24"/>
          <w:szCs w:val="24"/>
        </w:rPr>
        <w:t xml:space="preserve"> </w:t>
      </w:r>
      <w:r w:rsidR="008C2086">
        <w:rPr>
          <w:rFonts w:ascii="Times New Roman" w:hAnsi="Times New Roman"/>
          <w:color w:val="000000" w:themeColor="text1"/>
          <w:sz w:val="24"/>
          <w:szCs w:val="24"/>
        </w:rPr>
        <w:t xml:space="preserve">percentage </w:t>
      </w:r>
      <w:r>
        <w:rPr>
          <w:rFonts w:ascii="Times New Roman" w:hAnsi="Times New Roman"/>
          <w:color w:val="000000" w:themeColor="text1"/>
          <w:sz w:val="24"/>
          <w:szCs w:val="24"/>
        </w:rPr>
        <w:t xml:space="preserve">excess </w:t>
      </w:r>
      <w:r w:rsidR="00B71A20">
        <w:rPr>
          <w:rFonts w:ascii="Times New Roman" w:hAnsi="Times New Roman"/>
          <w:color w:val="000000" w:themeColor="text1"/>
          <w:sz w:val="24"/>
          <w:szCs w:val="24"/>
        </w:rPr>
        <w:t xml:space="preserve">mortality </w:t>
      </w:r>
      <w:r>
        <w:rPr>
          <w:rFonts w:ascii="Times New Roman" w:hAnsi="Times New Roman"/>
          <w:color w:val="000000" w:themeColor="text1"/>
          <w:sz w:val="24"/>
          <w:szCs w:val="24"/>
        </w:rPr>
        <w:t>between</w:t>
      </w:r>
      <w:r w:rsidRPr="004E0482">
        <w:rPr>
          <w:rFonts w:ascii="Times New Roman" w:hAnsi="Times New Roman"/>
          <w:color w:val="000000" w:themeColor="text1"/>
          <w:sz w:val="24"/>
          <w:szCs w:val="24"/>
        </w:rPr>
        <w:t xml:space="preserve"> the maximum and minimum mortality months for </w:t>
      </w:r>
      <w:r w:rsidR="008C2086">
        <w:rPr>
          <w:rFonts w:ascii="Times New Roman" w:hAnsi="Times New Roman"/>
          <w:color w:val="000000" w:themeColor="text1"/>
          <w:sz w:val="24"/>
          <w:szCs w:val="24"/>
        </w:rPr>
        <w:t xml:space="preserve">each </w:t>
      </w:r>
      <w:r>
        <w:rPr>
          <w:rFonts w:ascii="Times New Roman" w:hAnsi="Times New Roman"/>
          <w:color w:val="000000" w:themeColor="text1"/>
          <w:sz w:val="24"/>
          <w:szCs w:val="24"/>
        </w:rPr>
        <w:t>year</w:t>
      </w:r>
      <w:r w:rsidR="00275579">
        <w:rPr>
          <w:rFonts w:ascii="Times New Roman" w:hAnsi="Times New Roman"/>
          <w:color w:val="000000" w:themeColor="text1"/>
          <w:sz w:val="24"/>
          <w:szCs w:val="24"/>
        </w:rPr>
        <w:t xml:space="preserve">, </w:t>
      </w:r>
      <w:r w:rsidR="00B71A20">
        <w:rPr>
          <w:rFonts w:ascii="Times New Roman" w:hAnsi="Times New Roman"/>
          <w:color w:val="000000" w:themeColor="text1"/>
          <w:sz w:val="24"/>
          <w:szCs w:val="24"/>
        </w:rPr>
        <w:t>and its variance which accounts for</w:t>
      </w:r>
      <w:r w:rsidR="00275579">
        <w:rPr>
          <w:rFonts w:ascii="Times New Roman" w:hAnsi="Times New Roman"/>
          <w:color w:val="000000" w:themeColor="text1"/>
          <w:sz w:val="24"/>
          <w:szCs w:val="24"/>
        </w:rPr>
        <w:t xml:space="preserve"> population size</w:t>
      </w:r>
      <w:r w:rsidRPr="004E0482">
        <w:rPr>
          <w:rFonts w:ascii="Times New Roman" w:hAnsi="Times New Roman"/>
          <w:color w:val="000000" w:themeColor="text1"/>
          <w:sz w:val="24"/>
          <w:szCs w:val="24"/>
        </w:rPr>
        <w:t xml:space="preserve">. We </w:t>
      </w:r>
      <w:r>
        <w:rPr>
          <w:rFonts w:ascii="Times New Roman" w:hAnsi="Times New Roman"/>
          <w:color w:val="000000" w:themeColor="text1"/>
          <w:sz w:val="24"/>
          <w:szCs w:val="24"/>
        </w:rPr>
        <w:t xml:space="preserve">then </w:t>
      </w:r>
      <w:r w:rsidRPr="004E0482">
        <w:rPr>
          <w:rFonts w:ascii="Times New Roman" w:hAnsi="Times New Roman"/>
          <w:color w:val="000000" w:themeColor="text1"/>
          <w:sz w:val="24"/>
          <w:szCs w:val="24"/>
        </w:rPr>
        <w:t xml:space="preserve">fitted a linear regression to </w:t>
      </w:r>
      <w:r>
        <w:rPr>
          <w:rFonts w:ascii="Times New Roman" w:hAnsi="Times New Roman"/>
          <w:color w:val="000000" w:themeColor="text1"/>
          <w:sz w:val="24"/>
          <w:szCs w:val="24"/>
        </w:rPr>
        <w:t>the time series of</w:t>
      </w:r>
      <w:r w:rsidRPr="004E0482">
        <w:rPr>
          <w:rFonts w:ascii="Times New Roman" w:hAnsi="Times New Roman"/>
          <w:color w:val="000000" w:themeColor="text1"/>
          <w:sz w:val="24"/>
          <w:szCs w:val="24"/>
        </w:rPr>
        <w:t xml:space="preserve"> seasonal </w:t>
      </w:r>
      <w:r w:rsidR="00B71A20">
        <w:rPr>
          <w:rFonts w:ascii="Times New Roman" w:hAnsi="Times New Roman"/>
          <w:color w:val="000000" w:themeColor="text1"/>
          <w:sz w:val="24"/>
          <w:szCs w:val="24"/>
        </w:rPr>
        <w:t xml:space="preserve">percentage </w:t>
      </w:r>
      <w:r w:rsidRPr="004E0482">
        <w:rPr>
          <w:rFonts w:ascii="Times New Roman" w:hAnsi="Times New Roman"/>
          <w:color w:val="000000" w:themeColor="text1"/>
          <w:sz w:val="24"/>
          <w:szCs w:val="24"/>
        </w:rPr>
        <w:t xml:space="preserve">excess </w:t>
      </w:r>
      <w:r w:rsidR="00B71A20">
        <w:rPr>
          <w:rFonts w:ascii="Times New Roman" w:hAnsi="Times New Roman"/>
          <w:color w:val="000000" w:themeColor="text1"/>
          <w:sz w:val="24"/>
          <w:szCs w:val="24"/>
        </w:rPr>
        <w:t>mortality</w:t>
      </w:r>
      <w:r w:rsidRPr="004E0482">
        <w:rPr>
          <w:rFonts w:ascii="Times New Roman" w:hAnsi="Times New Roman"/>
          <w:color w:val="000000" w:themeColor="text1"/>
          <w:sz w:val="24"/>
          <w:szCs w:val="24"/>
        </w:rPr>
        <w:t xml:space="preserve"> for each age and sex group, weight</w:t>
      </w:r>
      <w:r>
        <w:rPr>
          <w:rFonts w:ascii="Times New Roman" w:hAnsi="Times New Roman"/>
          <w:color w:val="000000" w:themeColor="text1"/>
          <w:sz w:val="24"/>
          <w:szCs w:val="24"/>
        </w:rPr>
        <w:t>ing</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each annual </w:t>
      </w:r>
      <w:r w:rsidR="008C2086">
        <w:rPr>
          <w:rFonts w:ascii="Times New Roman" w:hAnsi="Times New Roman"/>
          <w:color w:val="000000" w:themeColor="text1"/>
          <w:sz w:val="24"/>
          <w:szCs w:val="24"/>
        </w:rPr>
        <w:t xml:space="preserve">excess </w:t>
      </w:r>
      <w:r>
        <w:rPr>
          <w:rFonts w:ascii="Times New Roman" w:hAnsi="Times New Roman"/>
          <w:color w:val="000000" w:themeColor="text1"/>
          <w:sz w:val="24"/>
          <w:szCs w:val="24"/>
        </w:rPr>
        <w:t xml:space="preserve">death rate </w:t>
      </w:r>
      <w:r w:rsidRPr="004E0482">
        <w:rPr>
          <w:rFonts w:ascii="Times New Roman" w:hAnsi="Times New Roman"/>
          <w:color w:val="000000" w:themeColor="text1"/>
          <w:sz w:val="24"/>
          <w:szCs w:val="24"/>
        </w:rPr>
        <w:t>by the inverse</w:t>
      </w:r>
      <w:r>
        <w:rPr>
          <w:rFonts w:ascii="Times New Roman" w:hAnsi="Times New Roman"/>
          <w:color w:val="000000" w:themeColor="text1"/>
          <w:sz w:val="24"/>
          <w:szCs w:val="24"/>
        </w:rPr>
        <w:t xml:space="preserve"> of its variance.</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We </w:t>
      </w:r>
      <w:r w:rsidR="0053738C">
        <w:rPr>
          <w:rFonts w:ascii="Times New Roman" w:hAnsi="Times New Roman"/>
          <w:color w:val="000000" w:themeColor="text1"/>
          <w:sz w:val="24"/>
          <w:szCs w:val="24"/>
        </w:rPr>
        <w:t>calculated change in the</w:t>
      </w:r>
      <w:r w:rsidRPr="004E0482">
        <w:rPr>
          <w:rFonts w:ascii="Times New Roman" w:hAnsi="Times New Roman"/>
          <w:color w:val="000000" w:themeColor="text1"/>
          <w:sz w:val="24"/>
          <w:szCs w:val="24"/>
        </w:rPr>
        <w:t xml:space="preserve"> </w:t>
      </w:r>
      <w:r w:rsidR="008C2086">
        <w:rPr>
          <w:rFonts w:ascii="Times New Roman" w:hAnsi="Times New Roman"/>
          <w:color w:val="000000" w:themeColor="text1"/>
          <w:sz w:val="24"/>
          <w:szCs w:val="24"/>
        </w:rPr>
        <w:t>fitted</w:t>
      </w:r>
      <w:r w:rsidR="008C2086"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lastRenderedPageBreak/>
        <w:t xml:space="preserve">values </w:t>
      </w:r>
      <w:r w:rsidR="0053738C">
        <w:rPr>
          <w:rFonts w:ascii="Times New Roman" w:hAnsi="Times New Roman"/>
          <w:color w:val="000000" w:themeColor="text1"/>
          <w:sz w:val="24"/>
          <w:szCs w:val="24"/>
        </w:rPr>
        <w:t xml:space="preserve">from </w:t>
      </w:r>
      <w:r>
        <w:rPr>
          <w:rFonts w:ascii="Times New Roman" w:hAnsi="Times New Roman"/>
          <w:color w:val="000000" w:themeColor="text1"/>
          <w:sz w:val="24"/>
          <w:szCs w:val="24"/>
        </w:rPr>
        <w:t>1982</w:t>
      </w:r>
      <w:r w:rsidRPr="004E0482">
        <w:rPr>
          <w:rFonts w:ascii="Times New Roman" w:hAnsi="Times New Roman"/>
          <w:color w:val="000000" w:themeColor="text1"/>
          <w:sz w:val="24"/>
          <w:szCs w:val="24"/>
        </w:rPr>
        <w:t xml:space="preserve"> </w:t>
      </w:r>
      <w:r w:rsidR="0053738C">
        <w:rPr>
          <w:rFonts w:ascii="Times New Roman" w:hAnsi="Times New Roman"/>
          <w:color w:val="000000" w:themeColor="text1"/>
          <w:sz w:val="24"/>
          <w:szCs w:val="24"/>
        </w:rPr>
        <w:t>to 2013, reported as</w:t>
      </w:r>
      <w:r w:rsidR="00515033">
        <w:rPr>
          <w:rFonts w:ascii="Times New Roman" w:hAnsi="Times New Roman"/>
          <w:color w:val="000000" w:themeColor="text1"/>
          <w:sz w:val="24"/>
          <w:szCs w:val="24"/>
        </w:rPr>
        <w:t xml:space="preserve"> percentage point difference</w:t>
      </w:r>
      <w:r w:rsidRPr="004E0482">
        <w:rPr>
          <w:rFonts w:ascii="Times New Roman" w:hAnsi="Times New Roman"/>
          <w:color w:val="000000" w:themeColor="text1"/>
          <w:sz w:val="24"/>
          <w:szCs w:val="24"/>
        </w:rPr>
        <w:t xml:space="preserve">, as a </w:t>
      </w:r>
      <w:r w:rsidR="0053738C">
        <w:rPr>
          <w:rFonts w:ascii="Times New Roman" w:hAnsi="Times New Roman"/>
          <w:color w:val="000000" w:themeColor="text1"/>
          <w:sz w:val="24"/>
          <w:szCs w:val="24"/>
        </w:rPr>
        <w:t xml:space="preserve">quantitative </w:t>
      </w:r>
      <w:r w:rsidRPr="004E0482">
        <w:rPr>
          <w:rFonts w:ascii="Times New Roman" w:hAnsi="Times New Roman"/>
          <w:color w:val="000000" w:themeColor="text1"/>
          <w:sz w:val="24"/>
          <w:szCs w:val="24"/>
        </w:rPr>
        <w:t xml:space="preserve">measure of how </w:t>
      </w:r>
      <w:r w:rsidR="0053738C">
        <w:rPr>
          <w:rFonts w:ascii="Times New Roman" w:hAnsi="Times New Roman"/>
          <w:color w:val="000000" w:themeColor="text1"/>
          <w:sz w:val="24"/>
          <w:szCs w:val="24"/>
        </w:rPr>
        <w:t xml:space="preserve">the </w:t>
      </w:r>
      <w:r w:rsidRPr="004E0482">
        <w:rPr>
          <w:rFonts w:ascii="Times New Roman" w:hAnsi="Times New Roman"/>
          <w:color w:val="000000" w:themeColor="text1"/>
          <w:sz w:val="24"/>
          <w:szCs w:val="24"/>
        </w:rPr>
        <w:t xml:space="preserve">seasonality of death rates </w:t>
      </w:r>
      <w:r>
        <w:rPr>
          <w:rFonts w:ascii="Times New Roman" w:hAnsi="Times New Roman"/>
          <w:color w:val="000000" w:themeColor="text1"/>
          <w:sz w:val="24"/>
          <w:szCs w:val="24"/>
        </w:rPr>
        <w:t xml:space="preserve">has </w:t>
      </w:r>
      <w:r w:rsidRPr="004E0482">
        <w:rPr>
          <w:rFonts w:ascii="Times New Roman" w:hAnsi="Times New Roman"/>
          <w:color w:val="000000" w:themeColor="text1"/>
          <w:sz w:val="24"/>
          <w:szCs w:val="24"/>
        </w:rPr>
        <w:t xml:space="preserve">changed over time. </w:t>
      </w:r>
    </w:p>
    <w:p w14:paraId="5C1783A6" w14:textId="38D4A48F" w:rsidR="00227503" w:rsidRDefault="00227503">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4CE9AC0B" w14:textId="36227993" w:rsidR="002C5FB9" w:rsidRPr="004E0482" w:rsidRDefault="002C5FB9">
      <w:pPr>
        <w:spacing w:after="0" w:line="24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lastRenderedPageBreak/>
        <w:t>References</w:t>
      </w:r>
    </w:p>
    <w:p w14:paraId="3B79FB27" w14:textId="77777777" w:rsidR="002C5FB9" w:rsidRPr="004E0482" w:rsidRDefault="002C5FB9">
      <w:pPr>
        <w:spacing w:after="0" w:line="240" w:lineRule="auto"/>
        <w:rPr>
          <w:rFonts w:ascii="Times New Roman" w:hAnsi="Times New Roman"/>
          <w:b/>
          <w:color w:val="000000" w:themeColor="text1"/>
          <w:sz w:val="24"/>
          <w:szCs w:val="24"/>
        </w:rPr>
      </w:pPr>
    </w:p>
    <w:p w14:paraId="63B7A8BE" w14:textId="77777777" w:rsidR="004A0AF3" w:rsidRPr="004A0AF3" w:rsidRDefault="002C5FB9" w:rsidP="004A0AF3">
      <w:pPr>
        <w:pStyle w:val="EndNoteBibliography"/>
        <w:spacing w:after="0"/>
        <w:ind w:left="720" w:hanging="720"/>
        <w:rPr>
          <w:noProof/>
        </w:rPr>
      </w:pPr>
      <w:r w:rsidRPr="004E0482">
        <w:rPr>
          <w:rFonts w:ascii="Times New Roman" w:hAnsi="Times New Roman"/>
          <w:color w:val="000000" w:themeColor="text1"/>
          <w:sz w:val="24"/>
          <w:szCs w:val="24"/>
        </w:rPr>
        <w:fldChar w:fldCharType="begin"/>
      </w:r>
      <w:r w:rsidRPr="004E0482">
        <w:rPr>
          <w:rFonts w:ascii="Times New Roman" w:hAnsi="Times New Roman"/>
          <w:color w:val="000000" w:themeColor="text1"/>
          <w:sz w:val="24"/>
          <w:szCs w:val="24"/>
        </w:rPr>
        <w:instrText xml:space="preserve"> ADDIN EN.REFLIST </w:instrText>
      </w:r>
      <w:r w:rsidRPr="004E0482">
        <w:rPr>
          <w:rFonts w:ascii="Times New Roman" w:hAnsi="Times New Roman"/>
          <w:color w:val="000000" w:themeColor="text1"/>
          <w:sz w:val="24"/>
          <w:szCs w:val="24"/>
        </w:rPr>
        <w:fldChar w:fldCharType="separate"/>
      </w:r>
      <w:r w:rsidR="004A0AF3" w:rsidRPr="004A0AF3">
        <w:rPr>
          <w:noProof/>
        </w:rPr>
        <w:t>1</w:t>
      </w:r>
      <w:r w:rsidR="004A0AF3" w:rsidRPr="004A0AF3">
        <w:rPr>
          <w:noProof/>
        </w:rPr>
        <w:tab/>
        <w:t xml:space="preserve">McKee, C. Deaths in winter: can Britain learn from Europe? </w:t>
      </w:r>
      <w:r w:rsidR="004A0AF3" w:rsidRPr="004A0AF3">
        <w:rPr>
          <w:i/>
          <w:noProof/>
        </w:rPr>
        <w:t>European journal of epidemiology</w:t>
      </w:r>
      <w:r w:rsidR="004A0AF3" w:rsidRPr="004A0AF3">
        <w:rPr>
          <w:noProof/>
        </w:rPr>
        <w:t xml:space="preserve"> </w:t>
      </w:r>
      <w:r w:rsidR="004A0AF3" w:rsidRPr="004A0AF3">
        <w:rPr>
          <w:b/>
          <w:noProof/>
        </w:rPr>
        <w:t>5</w:t>
      </w:r>
      <w:r w:rsidR="004A0AF3" w:rsidRPr="004A0AF3">
        <w:rPr>
          <w:noProof/>
        </w:rPr>
        <w:t>, 178-182 (1989).</w:t>
      </w:r>
    </w:p>
    <w:p w14:paraId="1AFE1B48" w14:textId="77777777" w:rsidR="004A0AF3" w:rsidRPr="004A0AF3" w:rsidRDefault="004A0AF3" w:rsidP="004A0AF3">
      <w:pPr>
        <w:pStyle w:val="EndNoteBibliography"/>
        <w:spacing w:after="0"/>
        <w:ind w:left="720" w:hanging="720"/>
        <w:rPr>
          <w:noProof/>
        </w:rPr>
      </w:pPr>
      <w:r w:rsidRPr="004A0AF3">
        <w:rPr>
          <w:noProof/>
        </w:rPr>
        <w:t>2</w:t>
      </w:r>
      <w:r w:rsidRPr="004A0AF3">
        <w:rPr>
          <w:noProof/>
        </w:rPr>
        <w:tab/>
        <w:t xml:space="preserve">Group, T. E. Cold exposure and winter mortality from ischaemic heart disease, cerebrovascular disease, respiratory disease, and all causes in warm and cold regions of Europe. </w:t>
      </w:r>
      <w:r w:rsidRPr="004A0AF3">
        <w:rPr>
          <w:i/>
          <w:noProof/>
        </w:rPr>
        <w:t>The Lancet</w:t>
      </w:r>
      <w:r w:rsidRPr="004A0AF3">
        <w:rPr>
          <w:noProof/>
        </w:rPr>
        <w:t xml:space="preserve"> </w:t>
      </w:r>
      <w:r w:rsidRPr="004A0AF3">
        <w:rPr>
          <w:b/>
          <w:noProof/>
        </w:rPr>
        <w:t>349</w:t>
      </w:r>
      <w:r w:rsidRPr="004A0AF3">
        <w:rPr>
          <w:noProof/>
        </w:rPr>
        <w:t>, 1341-1346 (1997).</w:t>
      </w:r>
    </w:p>
    <w:p w14:paraId="44BEEA69" w14:textId="77777777" w:rsidR="004A0AF3" w:rsidRPr="004A0AF3" w:rsidRDefault="004A0AF3" w:rsidP="004A0AF3">
      <w:pPr>
        <w:pStyle w:val="EndNoteBibliography"/>
        <w:spacing w:after="0"/>
        <w:ind w:left="720" w:hanging="720"/>
        <w:rPr>
          <w:noProof/>
        </w:rPr>
      </w:pPr>
      <w:r w:rsidRPr="004A0AF3">
        <w:rPr>
          <w:noProof/>
        </w:rPr>
        <w:t>3</w:t>
      </w:r>
      <w:r w:rsidRPr="004A0AF3">
        <w:rPr>
          <w:noProof/>
        </w:rPr>
        <w:tab/>
        <w:t xml:space="preserve">Healy, J. D. Excess winter mortality in Europe: a cross country analysis identifying key risk factors. </w:t>
      </w:r>
      <w:r w:rsidRPr="004A0AF3">
        <w:rPr>
          <w:i/>
          <w:noProof/>
        </w:rPr>
        <w:t>Journal of Epidemiology and Community Health</w:t>
      </w:r>
      <w:r w:rsidRPr="004A0AF3">
        <w:rPr>
          <w:noProof/>
        </w:rPr>
        <w:t xml:space="preserve"> </w:t>
      </w:r>
      <w:r w:rsidRPr="004A0AF3">
        <w:rPr>
          <w:b/>
          <w:noProof/>
        </w:rPr>
        <w:t>57</w:t>
      </w:r>
      <w:r w:rsidRPr="004A0AF3">
        <w:rPr>
          <w:noProof/>
        </w:rPr>
        <w:t>, 784-789, doi:10.1136/jech.57.10.784 (2003).</w:t>
      </w:r>
    </w:p>
    <w:p w14:paraId="37C1948B" w14:textId="77777777" w:rsidR="004A0AF3" w:rsidRPr="004A0AF3" w:rsidRDefault="004A0AF3" w:rsidP="004A0AF3">
      <w:pPr>
        <w:pStyle w:val="EndNoteBibliography"/>
        <w:spacing w:after="0"/>
        <w:ind w:left="720" w:hanging="720"/>
        <w:rPr>
          <w:noProof/>
        </w:rPr>
      </w:pPr>
      <w:r w:rsidRPr="004A0AF3">
        <w:rPr>
          <w:noProof/>
        </w:rPr>
        <w:t>4</w:t>
      </w:r>
      <w:r w:rsidRPr="004A0AF3">
        <w:rPr>
          <w:noProof/>
        </w:rPr>
        <w:tab/>
        <w:t xml:space="preserve">Campbell, A. Excess winter mortality in England and Wales: 2015/16 (provisional) and 2014/15 (final). </w:t>
      </w:r>
      <w:r w:rsidRPr="004A0AF3">
        <w:rPr>
          <w:i/>
          <w:noProof/>
        </w:rPr>
        <w:t>Statistical bulletin, Office for National Statistics</w:t>
      </w:r>
      <w:r w:rsidRPr="004A0AF3">
        <w:rPr>
          <w:noProof/>
        </w:rPr>
        <w:t xml:space="preserve"> (2016).</w:t>
      </w:r>
    </w:p>
    <w:p w14:paraId="0F8DD067" w14:textId="77777777" w:rsidR="004A0AF3" w:rsidRPr="004A0AF3" w:rsidRDefault="004A0AF3" w:rsidP="004A0AF3">
      <w:pPr>
        <w:pStyle w:val="EndNoteBibliography"/>
        <w:spacing w:after="0"/>
        <w:ind w:left="720" w:hanging="720"/>
        <w:rPr>
          <w:noProof/>
        </w:rPr>
      </w:pPr>
      <w:r w:rsidRPr="004A0AF3">
        <w:rPr>
          <w:noProof/>
        </w:rPr>
        <w:t>5</w:t>
      </w:r>
      <w:r w:rsidRPr="004A0AF3">
        <w:rPr>
          <w:noProof/>
        </w:rPr>
        <w:tab/>
        <w:t>Fowler, T.</w:t>
      </w:r>
      <w:r w:rsidRPr="004A0AF3">
        <w:rPr>
          <w:i/>
          <w:noProof/>
        </w:rPr>
        <w:t xml:space="preserve"> et al.</w:t>
      </w:r>
      <w:r w:rsidRPr="004A0AF3">
        <w:rPr>
          <w:noProof/>
        </w:rPr>
        <w:t xml:space="preserve"> Excess winter deaths in Europe: a multi-country descriptive analysis. </w:t>
      </w:r>
      <w:r w:rsidRPr="004A0AF3">
        <w:rPr>
          <w:i/>
          <w:noProof/>
        </w:rPr>
        <w:t>Eur J Public Health</w:t>
      </w:r>
      <w:r w:rsidRPr="004A0AF3">
        <w:rPr>
          <w:noProof/>
        </w:rPr>
        <w:t xml:space="preserve"> </w:t>
      </w:r>
      <w:r w:rsidRPr="004A0AF3">
        <w:rPr>
          <w:b/>
          <w:noProof/>
        </w:rPr>
        <w:t>25</w:t>
      </w:r>
      <w:r w:rsidRPr="004A0AF3">
        <w:rPr>
          <w:noProof/>
        </w:rPr>
        <w:t>, 339-345, doi:10.1093/eurpub/cku073 (2015).</w:t>
      </w:r>
    </w:p>
    <w:p w14:paraId="2A2CF6A0" w14:textId="77777777" w:rsidR="004A0AF3" w:rsidRPr="004A0AF3" w:rsidRDefault="004A0AF3" w:rsidP="004A0AF3">
      <w:pPr>
        <w:pStyle w:val="EndNoteBibliography"/>
        <w:spacing w:after="0"/>
        <w:ind w:left="720" w:hanging="720"/>
        <w:rPr>
          <w:noProof/>
        </w:rPr>
      </w:pPr>
      <w:r w:rsidRPr="004A0AF3">
        <w:rPr>
          <w:noProof/>
        </w:rPr>
        <w:t>6</w:t>
      </w:r>
      <w:r w:rsidRPr="004A0AF3">
        <w:rPr>
          <w:noProof/>
        </w:rPr>
        <w:tab/>
        <w:t xml:space="preserve">Gemmell, I., McLoone, P., Boddy, F. A., Dickinson, G. J. &amp; Watt, G. C. M. Seasonal variation in mortality in Scotland. </w:t>
      </w:r>
      <w:r w:rsidRPr="004A0AF3">
        <w:rPr>
          <w:i/>
          <w:noProof/>
        </w:rPr>
        <w:t>International Journal of Epidemiology</w:t>
      </w:r>
      <w:r w:rsidRPr="004A0AF3">
        <w:rPr>
          <w:noProof/>
        </w:rPr>
        <w:t xml:space="preserve"> </w:t>
      </w:r>
      <w:r w:rsidRPr="004A0AF3">
        <w:rPr>
          <w:b/>
          <w:noProof/>
        </w:rPr>
        <w:t>29</w:t>
      </w:r>
      <w:r w:rsidRPr="004A0AF3">
        <w:rPr>
          <w:noProof/>
        </w:rPr>
        <w:t>, 274-279, doi:10.1093/ije/29.2.274 (2000).</w:t>
      </w:r>
    </w:p>
    <w:p w14:paraId="431E1876" w14:textId="77777777" w:rsidR="004A0AF3" w:rsidRPr="004A0AF3" w:rsidRDefault="004A0AF3" w:rsidP="004A0AF3">
      <w:pPr>
        <w:pStyle w:val="EndNoteBibliography"/>
        <w:spacing w:after="0"/>
        <w:ind w:left="720" w:hanging="720"/>
        <w:rPr>
          <w:noProof/>
        </w:rPr>
      </w:pPr>
      <w:r w:rsidRPr="004A0AF3">
        <w:rPr>
          <w:noProof/>
        </w:rPr>
        <w:t>7</w:t>
      </w:r>
      <w:r w:rsidRPr="004A0AF3">
        <w:rPr>
          <w:noProof/>
        </w:rPr>
        <w:tab/>
        <w:t xml:space="preserve">Feinstein, C. A. Seasonality of deaths in the US by age and cause. </w:t>
      </w:r>
      <w:r w:rsidRPr="004A0AF3">
        <w:rPr>
          <w:i/>
          <w:noProof/>
        </w:rPr>
        <w:t>Demographic Research</w:t>
      </w:r>
      <w:r w:rsidRPr="004A0AF3">
        <w:rPr>
          <w:noProof/>
        </w:rPr>
        <w:t xml:space="preserve"> </w:t>
      </w:r>
      <w:r w:rsidRPr="004A0AF3">
        <w:rPr>
          <w:b/>
          <w:noProof/>
        </w:rPr>
        <w:t>6</w:t>
      </w:r>
      <w:r w:rsidRPr="004A0AF3">
        <w:rPr>
          <w:noProof/>
        </w:rPr>
        <w:t>, 469-486 (2002).</w:t>
      </w:r>
    </w:p>
    <w:p w14:paraId="2EB5D243" w14:textId="77777777" w:rsidR="004A0AF3" w:rsidRPr="004A0AF3" w:rsidRDefault="004A0AF3" w:rsidP="004A0AF3">
      <w:pPr>
        <w:pStyle w:val="EndNoteBibliography"/>
        <w:spacing w:after="0"/>
        <w:ind w:left="720" w:hanging="720"/>
        <w:rPr>
          <w:noProof/>
        </w:rPr>
      </w:pPr>
      <w:r w:rsidRPr="004A0AF3">
        <w:rPr>
          <w:noProof/>
        </w:rPr>
        <w:t>8</w:t>
      </w:r>
      <w:r w:rsidRPr="004A0AF3">
        <w:rPr>
          <w:noProof/>
        </w:rPr>
        <w:tab/>
        <w:t xml:space="preserve">Rau, R. &amp; Doblhammer, G. Seasonal mortality in Denmark: the role of sex and age. </w:t>
      </w:r>
      <w:r w:rsidRPr="004A0AF3">
        <w:rPr>
          <w:i/>
          <w:noProof/>
        </w:rPr>
        <w:t>Demographic Research</w:t>
      </w:r>
      <w:r w:rsidRPr="004A0AF3">
        <w:rPr>
          <w:noProof/>
        </w:rPr>
        <w:t xml:space="preserve"> </w:t>
      </w:r>
      <w:r w:rsidRPr="004A0AF3">
        <w:rPr>
          <w:b/>
          <w:noProof/>
        </w:rPr>
        <w:t>9</w:t>
      </w:r>
      <w:r w:rsidRPr="004A0AF3">
        <w:rPr>
          <w:noProof/>
        </w:rPr>
        <w:t>, 197-222 (2003).</w:t>
      </w:r>
    </w:p>
    <w:p w14:paraId="6C3CAC95" w14:textId="77777777" w:rsidR="004A0AF3" w:rsidRPr="004A0AF3" w:rsidRDefault="004A0AF3" w:rsidP="004A0AF3">
      <w:pPr>
        <w:pStyle w:val="EndNoteBibliography"/>
        <w:spacing w:after="0"/>
        <w:ind w:left="720" w:hanging="720"/>
        <w:rPr>
          <w:noProof/>
        </w:rPr>
      </w:pPr>
      <w:r w:rsidRPr="004A0AF3">
        <w:rPr>
          <w:noProof/>
        </w:rPr>
        <w:t>9</w:t>
      </w:r>
      <w:r w:rsidRPr="004A0AF3">
        <w:rPr>
          <w:noProof/>
        </w:rPr>
        <w:tab/>
        <w:t xml:space="preserve">Davis, R. E., Knappenberger, P. C., Michaels, P. J. &amp; Novicoff, W. M. Seasonality of climate-human mortality relationships in US cities and impacts of climate change. </w:t>
      </w:r>
      <w:r w:rsidRPr="004A0AF3">
        <w:rPr>
          <w:i/>
          <w:noProof/>
        </w:rPr>
        <w:t>Climate Research</w:t>
      </w:r>
      <w:r w:rsidRPr="004A0AF3">
        <w:rPr>
          <w:noProof/>
        </w:rPr>
        <w:t xml:space="preserve"> </w:t>
      </w:r>
      <w:r w:rsidRPr="004A0AF3">
        <w:rPr>
          <w:b/>
          <w:noProof/>
        </w:rPr>
        <w:t>26</w:t>
      </w:r>
      <w:r w:rsidRPr="004A0AF3">
        <w:rPr>
          <w:noProof/>
        </w:rPr>
        <w:t>, 61-76 (2004).</w:t>
      </w:r>
    </w:p>
    <w:p w14:paraId="6EAD0972" w14:textId="77777777" w:rsidR="004A0AF3" w:rsidRPr="004A0AF3" w:rsidRDefault="004A0AF3" w:rsidP="004A0AF3">
      <w:pPr>
        <w:pStyle w:val="EndNoteBibliography"/>
        <w:spacing w:after="0"/>
        <w:ind w:left="720" w:hanging="720"/>
        <w:rPr>
          <w:noProof/>
        </w:rPr>
      </w:pPr>
      <w:r w:rsidRPr="004A0AF3">
        <w:rPr>
          <w:noProof/>
        </w:rPr>
        <w:t>10</w:t>
      </w:r>
      <w:r w:rsidRPr="004A0AF3">
        <w:rPr>
          <w:noProof/>
        </w:rPr>
        <w:tab/>
        <w:t xml:space="preserve">Medina-Ramon, M. &amp; Schwartz, J. Temperature, temperature extremes, and mortality: a study of acclimatisation and effect modification in 50 US cities. </w:t>
      </w:r>
      <w:r w:rsidRPr="004A0AF3">
        <w:rPr>
          <w:i/>
          <w:noProof/>
        </w:rPr>
        <w:t>Occupational and Environmental Medicine</w:t>
      </w:r>
      <w:r w:rsidRPr="004A0AF3">
        <w:rPr>
          <w:noProof/>
        </w:rPr>
        <w:t xml:space="preserve"> </w:t>
      </w:r>
      <w:r w:rsidRPr="004A0AF3">
        <w:rPr>
          <w:b/>
          <w:noProof/>
        </w:rPr>
        <w:t>64</w:t>
      </w:r>
      <w:r w:rsidRPr="004A0AF3">
        <w:rPr>
          <w:noProof/>
        </w:rPr>
        <w:t>, 827-833, doi:10.1136/oem.2007.033175 (2007).</w:t>
      </w:r>
    </w:p>
    <w:p w14:paraId="64D70758" w14:textId="77777777" w:rsidR="004A0AF3" w:rsidRPr="004A0AF3" w:rsidRDefault="004A0AF3" w:rsidP="004A0AF3">
      <w:pPr>
        <w:pStyle w:val="EndNoteBibliography"/>
        <w:spacing w:after="0"/>
        <w:ind w:left="720" w:hanging="720"/>
        <w:rPr>
          <w:noProof/>
        </w:rPr>
      </w:pPr>
      <w:r w:rsidRPr="004A0AF3">
        <w:rPr>
          <w:noProof/>
        </w:rPr>
        <w:t>11</w:t>
      </w:r>
      <w:r w:rsidRPr="004A0AF3">
        <w:rPr>
          <w:noProof/>
        </w:rPr>
        <w:tab/>
        <w:t xml:space="preserve">Kalkstein, A. J. Regional similarities in seasonal mortality across the United States: an examination of 28 metropolitan statistical areas. </w:t>
      </w:r>
      <w:r w:rsidRPr="004A0AF3">
        <w:rPr>
          <w:i/>
          <w:noProof/>
        </w:rPr>
        <w:t>PloS one</w:t>
      </w:r>
      <w:r w:rsidRPr="004A0AF3">
        <w:rPr>
          <w:noProof/>
        </w:rPr>
        <w:t xml:space="preserve"> </w:t>
      </w:r>
      <w:r w:rsidRPr="004A0AF3">
        <w:rPr>
          <w:b/>
          <w:noProof/>
        </w:rPr>
        <w:t>8</w:t>
      </w:r>
      <w:r w:rsidRPr="004A0AF3">
        <w:rPr>
          <w:noProof/>
        </w:rPr>
        <w:t>, e63971 (2013).</w:t>
      </w:r>
    </w:p>
    <w:p w14:paraId="79A59BF5" w14:textId="77777777" w:rsidR="004A0AF3" w:rsidRPr="004A0AF3" w:rsidRDefault="004A0AF3" w:rsidP="004A0AF3">
      <w:pPr>
        <w:pStyle w:val="EndNoteBibliography"/>
        <w:spacing w:after="0"/>
        <w:ind w:left="720" w:hanging="720"/>
        <w:rPr>
          <w:noProof/>
        </w:rPr>
      </w:pPr>
      <w:r w:rsidRPr="004A0AF3">
        <w:rPr>
          <w:noProof/>
        </w:rPr>
        <w:t>12</w:t>
      </w:r>
      <w:r w:rsidRPr="004A0AF3">
        <w:rPr>
          <w:noProof/>
        </w:rPr>
        <w:tab/>
        <w:t xml:space="preserve">Braga, A. L., Zanobetti, A. &amp; Schwartz, J. The time course of weather-related deaths. </w:t>
      </w:r>
      <w:r w:rsidRPr="004A0AF3">
        <w:rPr>
          <w:i/>
          <w:noProof/>
        </w:rPr>
        <w:t>Epidemiology</w:t>
      </w:r>
      <w:r w:rsidRPr="004A0AF3">
        <w:rPr>
          <w:noProof/>
        </w:rPr>
        <w:t xml:space="preserve"> </w:t>
      </w:r>
      <w:r w:rsidRPr="004A0AF3">
        <w:rPr>
          <w:b/>
          <w:noProof/>
        </w:rPr>
        <w:t>12</w:t>
      </w:r>
      <w:r w:rsidRPr="004A0AF3">
        <w:rPr>
          <w:noProof/>
        </w:rPr>
        <w:t>, 662-667 (2001).</w:t>
      </w:r>
    </w:p>
    <w:p w14:paraId="7A4725E1" w14:textId="77777777" w:rsidR="004A0AF3" w:rsidRPr="004A0AF3" w:rsidRDefault="004A0AF3" w:rsidP="004A0AF3">
      <w:pPr>
        <w:pStyle w:val="EndNoteBibliography"/>
        <w:spacing w:after="0"/>
        <w:ind w:left="720" w:hanging="720"/>
        <w:rPr>
          <w:noProof/>
        </w:rPr>
      </w:pPr>
      <w:r w:rsidRPr="004A0AF3">
        <w:rPr>
          <w:noProof/>
        </w:rPr>
        <w:t>13</w:t>
      </w:r>
      <w:r w:rsidRPr="004A0AF3">
        <w:rPr>
          <w:noProof/>
        </w:rPr>
        <w:tab/>
        <w:t xml:space="preserve">Carson, C., Hajat, S., Armstrong, B. &amp; Wilkinson, P. Declining vulnerability to temperature-related mortality in London over the 20th century. </w:t>
      </w:r>
      <w:r w:rsidRPr="004A0AF3">
        <w:rPr>
          <w:i/>
          <w:noProof/>
        </w:rPr>
        <w:t>American Journal of Epidemiology</w:t>
      </w:r>
      <w:r w:rsidRPr="004A0AF3">
        <w:rPr>
          <w:noProof/>
        </w:rPr>
        <w:t xml:space="preserve"> </w:t>
      </w:r>
      <w:r w:rsidRPr="004A0AF3">
        <w:rPr>
          <w:b/>
          <w:noProof/>
        </w:rPr>
        <w:t>164</w:t>
      </w:r>
      <w:r w:rsidRPr="004A0AF3">
        <w:rPr>
          <w:noProof/>
        </w:rPr>
        <w:t>, 77-84, doi:10.1093/aje/kwj147 (2006).</w:t>
      </w:r>
    </w:p>
    <w:p w14:paraId="066293E2" w14:textId="77777777" w:rsidR="004A0AF3" w:rsidRPr="004A0AF3" w:rsidRDefault="004A0AF3" w:rsidP="004A0AF3">
      <w:pPr>
        <w:pStyle w:val="EndNoteBibliography"/>
        <w:spacing w:after="0"/>
        <w:ind w:left="720" w:hanging="720"/>
        <w:rPr>
          <w:noProof/>
        </w:rPr>
      </w:pPr>
      <w:r w:rsidRPr="004A0AF3">
        <w:rPr>
          <w:noProof/>
        </w:rPr>
        <w:t>14</w:t>
      </w:r>
      <w:r w:rsidRPr="004A0AF3">
        <w:rPr>
          <w:noProof/>
        </w:rPr>
        <w:tab/>
        <w:t xml:space="preserve">Sheridan, S. C., Kalkstein, A. J. &amp; Kalkstein, L. S. Trends in heat-related mortality in the United States, 1975-2004. </w:t>
      </w:r>
      <w:r w:rsidRPr="004A0AF3">
        <w:rPr>
          <w:i/>
          <w:noProof/>
        </w:rPr>
        <w:t>Natural Hazards</w:t>
      </w:r>
      <w:r w:rsidRPr="004A0AF3">
        <w:rPr>
          <w:noProof/>
        </w:rPr>
        <w:t xml:space="preserve"> </w:t>
      </w:r>
      <w:r w:rsidRPr="004A0AF3">
        <w:rPr>
          <w:b/>
          <w:noProof/>
        </w:rPr>
        <w:t>50</w:t>
      </w:r>
      <w:r w:rsidRPr="004A0AF3">
        <w:rPr>
          <w:noProof/>
        </w:rPr>
        <w:t>, 145-160, doi:10.1007/s11069-008-9327-2 (2009).</w:t>
      </w:r>
    </w:p>
    <w:p w14:paraId="1342C094" w14:textId="77777777" w:rsidR="004A0AF3" w:rsidRPr="004A0AF3" w:rsidRDefault="004A0AF3" w:rsidP="004A0AF3">
      <w:pPr>
        <w:pStyle w:val="EndNoteBibliography"/>
        <w:spacing w:after="0"/>
        <w:ind w:left="720" w:hanging="720"/>
        <w:rPr>
          <w:noProof/>
        </w:rPr>
      </w:pPr>
      <w:r w:rsidRPr="004A0AF3">
        <w:rPr>
          <w:noProof/>
        </w:rPr>
        <w:t>15</w:t>
      </w:r>
      <w:r w:rsidRPr="004A0AF3">
        <w:rPr>
          <w:noProof/>
        </w:rPr>
        <w:tab/>
        <w:t xml:space="preserve">Bobb, J. F., Peng, R. D., Bell, M. L. &amp; Dominici, F. Heat-related mortality and adaptation to heat in the United States. </w:t>
      </w:r>
      <w:r w:rsidRPr="004A0AF3">
        <w:rPr>
          <w:i/>
          <w:noProof/>
        </w:rPr>
        <w:t>Environ Health Perspect</w:t>
      </w:r>
      <w:r w:rsidRPr="004A0AF3">
        <w:rPr>
          <w:noProof/>
        </w:rPr>
        <w:t xml:space="preserve"> </w:t>
      </w:r>
      <w:r w:rsidRPr="004A0AF3">
        <w:rPr>
          <w:b/>
          <w:noProof/>
        </w:rPr>
        <w:t>122</w:t>
      </w:r>
      <w:r w:rsidRPr="004A0AF3">
        <w:rPr>
          <w:noProof/>
        </w:rPr>
        <w:t>, 811-816, doi:10.1289/ehp.1307392 (2014).</w:t>
      </w:r>
    </w:p>
    <w:p w14:paraId="4D86DFB8" w14:textId="77777777" w:rsidR="004A0AF3" w:rsidRPr="004A0AF3" w:rsidRDefault="004A0AF3" w:rsidP="004A0AF3">
      <w:pPr>
        <w:pStyle w:val="EndNoteBibliography"/>
        <w:spacing w:after="0"/>
        <w:ind w:left="720" w:hanging="720"/>
        <w:rPr>
          <w:noProof/>
        </w:rPr>
      </w:pPr>
      <w:r w:rsidRPr="004A0AF3">
        <w:rPr>
          <w:noProof/>
        </w:rPr>
        <w:t>16</w:t>
      </w:r>
      <w:r w:rsidRPr="004A0AF3">
        <w:rPr>
          <w:noProof/>
        </w:rPr>
        <w:tab/>
        <w:t xml:space="preserve">Rosenwaike, I. Seasonal variation of deaths in the United States, 1951–1960. </w:t>
      </w:r>
      <w:r w:rsidRPr="004A0AF3">
        <w:rPr>
          <w:i/>
          <w:noProof/>
        </w:rPr>
        <w:t>Journal of the American Statistical Association</w:t>
      </w:r>
      <w:r w:rsidRPr="004A0AF3">
        <w:rPr>
          <w:noProof/>
        </w:rPr>
        <w:t xml:space="preserve"> </w:t>
      </w:r>
      <w:r w:rsidRPr="004A0AF3">
        <w:rPr>
          <w:b/>
          <w:noProof/>
        </w:rPr>
        <w:t>61</w:t>
      </w:r>
      <w:r w:rsidRPr="004A0AF3">
        <w:rPr>
          <w:noProof/>
        </w:rPr>
        <w:t>, 706-719 (1966).</w:t>
      </w:r>
    </w:p>
    <w:p w14:paraId="5E32184D" w14:textId="77777777" w:rsidR="004A0AF3" w:rsidRPr="004A0AF3" w:rsidRDefault="004A0AF3" w:rsidP="004A0AF3">
      <w:pPr>
        <w:pStyle w:val="EndNoteBibliography"/>
        <w:spacing w:after="0"/>
        <w:ind w:left="720" w:hanging="720"/>
        <w:rPr>
          <w:noProof/>
        </w:rPr>
      </w:pPr>
      <w:r w:rsidRPr="004A0AF3">
        <w:rPr>
          <w:noProof/>
        </w:rPr>
        <w:t>17</w:t>
      </w:r>
      <w:r w:rsidRPr="004A0AF3">
        <w:rPr>
          <w:noProof/>
        </w:rPr>
        <w:tab/>
        <w:t xml:space="preserve">Mackenbach, J., Kunst, A. &amp; Looman, C. Seasonal variation in mortality in The Netherlands. </w:t>
      </w:r>
      <w:r w:rsidRPr="004A0AF3">
        <w:rPr>
          <w:i/>
          <w:noProof/>
        </w:rPr>
        <w:t>Journal of Epidemiology and Community Health</w:t>
      </w:r>
      <w:r w:rsidRPr="004A0AF3">
        <w:rPr>
          <w:noProof/>
        </w:rPr>
        <w:t xml:space="preserve"> </w:t>
      </w:r>
      <w:r w:rsidRPr="004A0AF3">
        <w:rPr>
          <w:b/>
          <w:noProof/>
        </w:rPr>
        <w:t>46</w:t>
      </w:r>
      <w:r w:rsidRPr="004A0AF3">
        <w:rPr>
          <w:noProof/>
        </w:rPr>
        <w:t>, 261-265 (1992).</w:t>
      </w:r>
    </w:p>
    <w:p w14:paraId="493BE1A0" w14:textId="77777777" w:rsidR="004A0AF3" w:rsidRPr="004A0AF3" w:rsidRDefault="004A0AF3" w:rsidP="004A0AF3">
      <w:pPr>
        <w:pStyle w:val="EndNoteBibliography"/>
        <w:spacing w:after="0"/>
        <w:ind w:left="720" w:hanging="720"/>
        <w:rPr>
          <w:noProof/>
        </w:rPr>
      </w:pPr>
      <w:r w:rsidRPr="004A0AF3">
        <w:rPr>
          <w:noProof/>
        </w:rPr>
        <w:t>18</w:t>
      </w:r>
      <w:r w:rsidRPr="004A0AF3">
        <w:rPr>
          <w:noProof/>
        </w:rPr>
        <w:tab/>
        <w:t xml:space="preserve">Laake, K. &amp; Sverre, J. M. Winter excess mortality: a comparison between Norway and England plus Wales. </w:t>
      </w:r>
      <w:r w:rsidRPr="004A0AF3">
        <w:rPr>
          <w:i/>
          <w:noProof/>
        </w:rPr>
        <w:t>Age and ageing</w:t>
      </w:r>
      <w:r w:rsidRPr="004A0AF3">
        <w:rPr>
          <w:noProof/>
        </w:rPr>
        <w:t xml:space="preserve"> </w:t>
      </w:r>
      <w:r w:rsidRPr="004A0AF3">
        <w:rPr>
          <w:b/>
          <w:noProof/>
        </w:rPr>
        <w:t>25</w:t>
      </w:r>
      <w:r w:rsidRPr="004A0AF3">
        <w:rPr>
          <w:noProof/>
        </w:rPr>
        <w:t>, 343-348 (1996).</w:t>
      </w:r>
    </w:p>
    <w:p w14:paraId="02B4A907" w14:textId="77777777" w:rsidR="004A0AF3" w:rsidRPr="004A0AF3" w:rsidRDefault="004A0AF3" w:rsidP="004A0AF3">
      <w:pPr>
        <w:pStyle w:val="EndNoteBibliography"/>
        <w:spacing w:after="0"/>
        <w:ind w:left="720" w:hanging="720"/>
        <w:rPr>
          <w:noProof/>
        </w:rPr>
      </w:pPr>
      <w:r w:rsidRPr="004A0AF3">
        <w:rPr>
          <w:noProof/>
        </w:rPr>
        <w:t>19</w:t>
      </w:r>
      <w:r w:rsidRPr="004A0AF3">
        <w:rPr>
          <w:noProof/>
        </w:rPr>
        <w:tab/>
        <w:t xml:space="preserve">Trudeau, R. Monthly and daily patterns of death. </w:t>
      </w:r>
      <w:r w:rsidRPr="004A0AF3">
        <w:rPr>
          <w:i/>
          <w:noProof/>
        </w:rPr>
        <w:t>Health Reports-Statistics Canada</w:t>
      </w:r>
      <w:r w:rsidRPr="004A0AF3">
        <w:rPr>
          <w:noProof/>
        </w:rPr>
        <w:t xml:space="preserve"> </w:t>
      </w:r>
      <w:r w:rsidRPr="004A0AF3">
        <w:rPr>
          <w:b/>
          <w:noProof/>
        </w:rPr>
        <w:t>9</w:t>
      </w:r>
      <w:r w:rsidRPr="004A0AF3">
        <w:rPr>
          <w:noProof/>
        </w:rPr>
        <w:t>, 43-52 (1997).</w:t>
      </w:r>
    </w:p>
    <w:p w14:paraId="37219206" w14:textId="77777777" w:rsidR="004A0AF3" w:rsidRPr="004A0AF3" w:rsidRDefault="004A0AF3" w:rsidP="004A0AF3">
      <w:pPr>
        <w:pStyle w:val="EndNoteBibliography"/>
        <w:spacing w:after="0"/>
        <w:ind w:left="720" w:hanging="720"/>
        <w:rPr>
          <w:noProof/>
        </w:rPr>
      </w:pPr>
      <w:r w:rsidRPr="004A0AF3">
        <w:rPr>
          <w:noProof/>
        </w:rPr>
        <w:t>20</w:t>
      </w:r>
      <w:r w:rsidRPr="004A0AF3">
        <w:rPr>
          <w:noProof/>
        </w:rPr>
        <w:tab/>
        <w:t xml:space="preserve">Lerchl, A. Changes in the seasonality of mortality in Germany from 1946 to 1995: the role of temperature. </w:t>
      </w:r>
      <w:r w:rsidRPr="004A0AF3">
        <w:rPr>
          <w:i/>
          <w:noProof/>
        </w:rPr>
        <w:t>International Journal of Biometeorology</w:t>
      </w:r>
      <w:r w:rsidRPr="004A0AF3">
        <w:rPr>
          <w:noProof/>
        </w:rPr>
        <w:t xml:space="preserve"> </w:t>
      </w:r>
      <w:r w:rsidRPr="004A0AF3">
        <w:rPr>
          <w:b/>
          <w:noProof/>
        </w:rPr>
        <w:t>42</w:t>
      </w:r>
      <w:r w:rsidRPr="004A0AF3">
        <w:rPr>
          <w:noProof/>
        </w:rPr>
        <w:t>, 84-88, doi:DOI 10.1007/s004840050089 (1998).</w:t>
      </w:r>
    </w:p>
    <w:p w14:paraId="767BD879" w14:textId="77777777" w:rsidR="004A0AF3" w:rsidRPr="004A0AF3" w:rsidRDefault="004A0AF3" w:rsidP="004A0AF3">
      <w:pPr>
        <w:pStyle w:val="EndNoteBibliography"/>
        <w:spacing w:after="0"/>
        <w:ind w:left="720" w:hanging="720"/>
        <w:rPr>
          <w:noProof/>
        </w:rPr>
      </w:pPr>
      <w:r w:rsidRPr="004A0AF3">
        <w:rPr>
          <w:noProof/>
        </w:rPr>
        <w:lastRenderedPageBreak/>
        <w:t>21</w:t>
      </w:r>
      <w:r w:rsidRPr="004A0AF3">
        <w:rPr>
          <w:noProof/>
        </w:rPr>
        <w:tab/>
        <w:t>Nakaji, S.</w:t>
      </w:r>
      <w:r w:rsidRPr="004A0AF3">
        <w:rPr>
          <w:i/>
          <w:noProof/>
        </w:rPr>
        <w:t xml:space="preserve"> et al.</w:t>
      </w:r>
      <w:r w:rsidRPr="004A0AF3">
        <w:rPr>
          <w:noProof/>
        </w:rPr>
        <w:t xml:space="preserve"> Seasonal changes in mortality rates from main causes of death in Japan. </w:t>
      </w:r>
      <w:r w:rsidRPr="004A0AF3">
        <w:rPr>
          <w:i/>
          <w:noProof/>
        </w:rPr>
        <w:t>European journal of epidemiology</w:t>
      </w:r>
      <w:r w:rsidRPr="004A0AF3">
        <w:rPr>
          <w:noProof/>
        </w:rPr>
        <w:t xml:space="preserve"> </w:t>
      </w:r>
      <w:r w:rsidRPr="004A0AF3">
        <w:rPr>
          <w:b/>
          <w:noProof/>
        </w:rPr>
        <w:t>19</w:t>
      </w:r>
      <w:r w:rsidRPr="004A0AF3">
        <w:rPr>
          <w:noProof/>
        </w:rPr>
        <w:t>, 905-913 (2004).</w:t>
      </w:r>
    </w:p>
    <w:p w14:paraId="3F8E841E" w14:textId="77777777" w:rsidR="004A0AF3" w:rsidRPr="004A0AF3" w:rsidRDefault="004A0AF3" w:rsidP="004A0AF3">
      <w:pPr>
        <w:pStyle w:val="EndNoteBibliography"/>
        <w:spacing w:after="0"/>
        <w:ind w:left="720" w:hanging="720"/>
        <w:rPr>
          <w:noProof/>
        </w:rPr>
      </w:pPr>
      <w:r w:rsidRPr="004A0AF3">
        <w:rPr>
          <w:noProof/>
        </w:rPr>
        <w:t>22</w:t>
      </w:r>
      <w:r w:rsidRPr="004A0AF3">
        <w:rPr>
          <w:noProof/>
        </w:rPr>
        <w:tab/>
        <w:t xml:space="preserve">Brown, G., Fearn, V. &amp; Wells, C. Exploratory analysis of seasonal mortality in England and Wales, 1998 to 2007. </w:t>
      </w:r>
      <w:r w:rsidRPr="004A0AF3">
        <w:rPr>
          <w:i/>
          <w:noProof/>
        </w:rPr>
        <w:t>Health Statistics Quarterly</w:t>
      </w:r>
      <w:r w:rsidRPr="004A0AF3">
        <w:rPr>
          <w:noProof/>
        </w:rPr>
        <w:t>, 58 (2010).</w:t>
      </w:r>
    </w:p>
    <w:p w14:paraId="0C3CF22E" w14:textId="77777777" w:rsidR="004A0AF3" w:rsidRPr="004A0AF3" w:rsidRDefault="004A0AF3" w:rsidP="004A0AF3">
      <w:pPr>
        <w:pStyle w:val="EndNoteBibliography"/>
        <w:spacing w:after="0"/>
        <w:ind w:left="720" w:hanging="720"/>
        <w:rPr>
          <w:noProof/>
        </w:rPr>
      </w:pPr>
      <w:r w:rsidRPr="004A0AF3">
        <w:rPr>
          <w:noProof/>
        </w:rPr>
        <w:t>23</w:t>
      </w:r>
      <w:r w:rsidRPr="004A0AF3">
        <w:rPr>
          <w:noProof/>
        </w:rPr>
        <w:tab/>
        <w:t>Marti-Soler, H.</w:t>
      </w:r>
      <w:r w:rsidRPr="004A0AF3">
        <w:rPr>
          <w:i/>
          <w:noProof/>
        </w:rPr>
        <w:t xml:space="preserve"> et al.</w:t>
      </w:r>
      <w:r w:rsidRPr="004A0AF3">
        <w:rPr>
          <w:noProof/>
        </w:rPr>
        <w:t xml:space="preserve"> Seasonal Variation of Overall and Cardiovascular Mortality: A Study in 19 Countries from Different Geographic Locations. </w:t>
      </w:r>
      <w:r w:rsidRPr="004A0AF3">
        <w:rPr>
          <w:i/>
          <w:noProof/>
        </w:rPr>
        <w:t>Plos One</w:t>
      </w:r>
      <w:r w:rsidRPr="004A0AF3">
        <w:rPr>
          <w:noProof/>
        </w:rPr>
        <w:t xml:space="preserve"> </w:t>
      </w:r>
      <w:r w:rsidRPr="004A0AF3">
        <w:rPr>
          <w:b/>
          <w:noProof/>
        </w:rPr>
        <w:t>9</w:t>
      </w:r>
      <w:r w:rsidRPr="004A0AF3">
        <w:rPr>
          <w:noProof/>
        </w:rPr>
        <w:t>, 13, doi:10.1371/journal.pone.0113500 (2014).</w:t>
      </w:r>
    </w:p>
    <w:p w14:paraId="78C6230D" w14:textId="77777777" w:rsidR="004A0AF3" w:rsidRPr="004A0AF3" w:rsidRDefault="004A0AF3" w:rsidP="004A0AF3">
      <w:pPr>
        <w:pStyle w:val="EndNoteBibliography"/>
        <w:spacing w:after="0"/>
        <w:ind w:left="720" w:hanging="720"/>
        <w:rPr>
          <w:noProof/>
        </w:rPr>
      </w:pPr>
      <w:r w:rsidRPr="004A0AF3">
        <w:rPr>
          <w:noProof/>
        </w:rPr>
        <w:t>24</w:t>
      </w:r>
      <w:r w:rsidRPr="004A0AF3">
        <w:rPr>
          <w:noProof/>
        </w:rPr>
        <w:tab/>
        <w:t xml:space="preserve">Bennett, J. E., Blangiardo, M., Fecht, D., Elliott, P. &amp; Ezzati, M. Vulnerability to the mortality effects of warm temperature in the districts of England and Wales. </w:t>
      </w:r>
      <w:r w:rsidRPr="004A0AF3">
        <w:rPr>
          <w:i/>
          <w:noProof/>
        </w:rPr>
        <w:t>Nature Climate Change</w:t>
      </w:r>
      <w:r w:rsidRPr="004A0AF3">
        <w:rPr>
          <w:noProof/>
        </w:rPr>
        <w:t xml:space="preserve"> </w:t>
      </w:r>
      <w:r w:rsidRPr="004A0AF3">
        <w:rPr>
          <w:b/>
          <w:noProof/>
        </w:rPr>
        <w:t>4</w:t>
      </w:r>
      <w:r w:rsidRPr="004A0AF3">
        <w:rPr>
          <w:noProof/>
        </w:rPr>
        <w:t>, 269-273, doi:10.1038/nclimate2123 (2014).</w:t>
      </w:r>
    </w:p>
    <w:p w14:paraId="5EC7C84B" w14:textId="77777777" w:rsidR="004A0AF3" w:rsidRPr="004A0AF3" w:rsidRDefault="004A0AF3" w:rsidP="004A0AF3">
      <w:pPr>
        <w:pStyle w:val="EndNoteBibliography"/>
        <w:spacing w:after="0"/>
        <w:ind w:left="720" w:hanging="720"/>
        <w:rPr>
          <w:noProof/>
        </w:rPr>
      </w:pPr>
      <w:r w:rsidRPr="004A0AF3">
        <w:rPr>
          <w:noProof/>
        </w:rPr>
        <w:t>25</w:t>
      </w:r>
      <w:r w:rsidRPr="004A0AF3">
        <w:rPr>
          <w:noProof/>
        </w:rPr>
        <w:tab/>
        <w:t xml:space="preserve">Moy, C. M., Seltzer, G. O., Rodbell, D. T. &amp; Anderson, D. M. Variability of El Nino/Southern Oscillation activity at millennial timescales during the Holocene epoch. </w:t>
      </w:r>
      <w:r w:rsidRPr="004A0AF3">
        <w:rPr>
          <w:i/>
          <w:noProof/>
        </w:rPr>
        <w:t>Nature</w:t>
      </w:r>
      <w:r w:rsidRPr="004A0AF3">
        <w:rPr>
          <w:noProof/>
        </w:rPr>
        <w:t xml:space="preserve"> </w:t>
      </w:r>
      <w:r w:rsidRPr="004A0AF3">
        <w:rPr>
          <w:b/>
          <w:noProof/>
        </w:rPr>
        <w:t>420</w:t>
      </w:r>
      <w:r w:rsidRPr="004A0AF3">
        <w:rPr>
          <w:noProof/>
        </w:rPr>
        <w:t>, 162-165, doi:10.1038/nature01194 (2002).</w:t>
      </w:r>
    </w:p>
    <w:p w14:paraId="29B58A09" w14:textId="77777777" w:rsidR="004A0AF3" w:rsidRPr="004A0AF3" w:rsidRDefault="004A0AF3" w:rsidP="004A0AF3">
      <w:pPr>
        <w:pStyle w:val="EndNoteBibliography"/>
        <w:spacing w:after="0"/>
        <w:ind w:left="720" w:hanging="720"/>
        <w:rPr>
          <w:noProof/>
        </w:rPr>
      </w:pPr>
      <w:r w:rsidRPr="004A0AF3">
        <w:rPr>
          <w:noProof/>
        </w:rPr>
        <w:t>26</w:t>
      </w:r>
      <w:r w:rsidRPr="004A0AF3">
        <w:rPr>
          <w:noProof/>
        </w:rPr>
        <w:tab/>
        <w:t xml:space="preserve">Grenfell, B., Bjørnstad, O. &amp; Kappey, J. Travelling waves and spatial hierarchies in measles epidemics. </w:t>
      </w:r>
      <w:r w:rsidRPr="004A0AF3">
        <w:rPr>
          <w:i/>
          <w:noProof/>
        </w:rPr>
        <w:t>Nature</w:t>
      </w:r>
      <w:r w:rsidRPr="004A0AF3">
        <w:rPr>
          <w:noProof/>
        </w:rPr>
        <w:t xml:space="preserve"> </w:t>
      </w:r>
      <w:r w:rsidRPr="004A0AF3">
        <w:rPr>
          <w:b/>
          <w:noProof/>
        </w:rPr>
        <w:t>414</w:t>
      </w:r>
      <w:r w:rsidRPr="004A0AF3">
        <w:rPr>
          <w:noProof/>
        </w:rPr>
        <w:t>, 716-723 (2001).</w:t>
      </w:r>
    </w:p>
    <w:p w14:paraId="428DFA84" w14:textId="77777777" w:rsidR="004A0AF3" w:rsidRPr="004A0AF3" w:rsidRDefault="004A0AF3" w:rsidP="004A0AF3">
      <w:pPr>
        <w:pStyle w:val="EndNoteBibliography"/>
        <w:spacing w:after="0"/>
        <w:ind w:left="720" w:hanging="720"/>
        <w:rPr>
          <w:noProof/>
        </w:rPr>
      </w:pPr>
      <w:r w:rsidRPr="004A0AF3">
        <w:rPr>
          <w:noProof/>
        </w:rPr>
        <w:t>27</w:t>
      </w:r>
      <w:r w:rsidRPr="004A0AF3">
        <w:rPr>
          <w:noProof/>
        </w:rPr>
        <w:tab/>
        <w:t>Cazelles, B.</w:t>
      </w:r>
      <w:r w:rsidRPr="004A0AF3">
        <w:rPr>
          <w:i/>
          <w:noProof/>
        </w:rPr>
        <w:t xml:space="preserve"> et al.</w:t>
      </w:r>
      <w:r w:rsidRPr="004A0AF3">
        <w:rPr>
          <w:noProof/>
        </w:rPr>
        <w:t xml:space="preserve"> Wavelet analysis of ecological time series. </w:t>
      </w:r>
      <w:r w:rsidRPr="004A0AF3">
        <w:rPr>
          <w:i/>
          <w:noProof/>
        </w:rPr>
        <w:t>Oecologia</w:t>
      </w:r>
      <w:r w:rsidRPr="004A0AF3">
        <w:rPr>
          <w:noProof/>
        </w:rPr>
        <w:t xml:space="preserve"> </w:t>
      </w:r>
      <w:r w:rsidRPr="004A0AF3">
        <w:rPr>
          <w:b/>
          <w:noProof/>
        </w:rPr>
        <w:t>156</w:t>
      </w:r>
      <w:r w:rsidRPr="004A0AF3">
        <w:rPr>
          <w:noProof/>
        </w:rPr>
        <w:t>, 287-304 (2008).</w:t>
      </w:r>
    </w:p>
    <w:p w14:paraId="7AA7EC6C" w14:textId="77777777" w:rsidR="004A0AF3" w:rsidRPr="004A0AF3" w:rsidRDefault="004A0AF3" w:rsidP="004A0AF3">
      <w:pPr>
        <w:pStyle w:val="EndNoteBibliography"/>
        <w:spacing w:after="0"/>
        <w:ind w:left="720" w:hanging="720"/>
        <w:rPr>
          <w:noProof/>
        </w:rPr>
      </w:pPr>
      <w:r w:rsidRPr="004A0AF3">
        <w:rPr>
          <w:noProof/>
        </w:rPr>
        <w:t>28</w:t>
      </w:r>
      <w:r w:rsidRPr="004A0AF3">
        <w:rPr>
          <w:noProof/>
        </w:rPr>
        <w:tab/>
        <w:t xml:space="preserve">Statistics, N. C. f. H. Leading causes of death and numbers of deaths, by sex, race, and Hispanic origin: United States, 1980 and 2010. </w:t>
      </w:r>
      <w:r w:rsidRPr="004A0AF3">
        <w:rPr>
          <w:i/>
          <w:noProof/>
        </w:rPr>
        <w:t>National Center for Health Statistics (NCHS)</w:t>
      </w:r>
      <w:r w:rsidRPr="004A0AF3">
        <w:rPr>
          <w:noProof/>
        </w:rPr>
        <w:t xml:space="preserve"> (2012).</w:t>
      </w:r>
    </w:p>
    <w:p w14:paraId="3115597D" w14:textId="77777777" w:rsidR="004A0AF3" w:rsidRPr="004A0AF3" w:rsidRDefault="004A0AF3" w:rsidP="004A0AF3">
      <w:pPr>
        <w:pStyle w:val="EndNoteBibliography"/>
        <w:spacing w:after="0"/>
        <w:ind w:left="720" w:hanging="720"/>
        <w:rPr>
          <w:noProof/>
        </w:rPr>
      </w:pPr>
      <w:r w:rsidRPr="004A0AF3">
        <w:rPr>
          <w:noProof/>
        </w:rPr>
        <w:t>29</w:t>
      </w:r>
      <w:r w:rsidRPr="004A0AF3">
        <w:rPr>
          <w:noProof/>
        </w:rPr>
        <w:tab/>
        <w:t xml:space="preserve">Administration, N. H. T. S. Trend and Pattern Analysis of Highway Crash Fatality By Month and Day. </w:t>
      </w:r>
      <w:r w:rsidRPr="004A0AF3">
        <w:rPr>
          <w:i/>
          <w:noProof/>
        </w:rPr>
        <w:t>National Center for Statistics and Analysis</w:t>
      </w:r>
      <w:r w:rsidRPr="004A0AF3">
        <w:rPr>
          <w:noProof/>
        </w:rPr>
        <w:t xml:space="preserve"> (2005).</w:t>
      </w:r>
    </w:p>
    <w:p w14:paraId="55095A41" w14:textId="77777777" w:rsidR="004A0AF3" w:rsidRPr="004A0AF3" w:rsidRDefault="004A0AF3" w:rsidP="004A0AF3">
      <w:pPr>
        <w:pStyle w:val="EndNoteBibliography"/>
        <w:spacing w:after="0"/>
        <w:ind w:left="720" w:hanging="720"/>
        <w:rPr>
          <w:noProof/>
        </w:rPr>
      </w:pPr>
      <w:r w:rsidRPr="004A0AF3">
        <w:rPr>
          <w:noProof/>
        </w:rPr>
        <w:t>30</w:t>
      </w:r>
      <w:r w:rsidRPr="004A0AF3">
        <w:rPr>
          <w:noProof/>
        </w:rPr>
        <w:tab/>
        <w:t xml:space="preserve">England, P. H. The cold weather plan for England. </w:t>
      </w:r>
      <w:r w:rsidRPr="004A0AF3">
        <w:rPr>
          <w:i/>
          <w:noProof/>
        </w:rPr>
        <w:t>Public Health England</w:t>
      </w:r>
      <w:r w:rsidRPr="004A0AF3">
        <w:rPr>
          <w:noProof/>
        </w:rPr>
        <w:t xml:space="preserve"> (2016).</w:t>
      </w:r>
    </w:p>
    <w:p w14:paraId="645563E5" w14:textId="77777777" w:rsidR="004A0AF3" w:rsidRPr="004A0AF3" w:rsidRDefault="004A0AF3" w:rsidP="004A0AF3">
      <w:pPr>
        <w:pStyle w:val="EndNoteBibliography"/>
        <w:spacing w:after="0"/>
        <w:ind w:left="720" w:hanging="720"/>
        <w:rPr>
          <w:noProof/>
        </w:rPr>
      </w:pPr>
      <w:r w:rsidRPr="004A0AF3">
        <w:rPr>
          <w:noProof/>
        </w:rPr>
        <w:t>31</w:t>
      </w:r>
      <w:r w:rsidRPr="004A0AF3">
        <w:rPr>
          <w:noProof/>
        </w:rPr>
        <w:tab/>
        <w:t>Morris, M. E.</w:t>
      </w:r>
      <w:r w:rsidRPr="004A0AF3">
        <w:rPr>
          <w:i/>
          <w:noProof/>
        </w:rPr>
        <w:t xml:space="preserve"> et al.</w:t>
      </w:r>
      <w:r w:rsidRPr="004A0AF3">
        <w:rPr>
          <w:noProof/>
        </w:rPr>
        <w:t xml:space="preserve"> Smart-home technologies to assist older people to live well at home. </w:t>
      </w:r>
      <w:r w:rsidRPr="004A0AF3">
        <w:rPr>
          <w:i/>
          <w:noProof/>
        </w:rPr>
        <w:t>Journal of aging science</w:t>
      </w:r>
      <w:r w:rsidRPr="004A0AF3">
        <w:rPr>
          <w:noProof/>
        </w:rPr>
        <w:t xml:space="preserve"> </w:t>
      </w:r>
      <w:r w:rsidRPr="004A0AF3">
        <w:rPr>
          <w:b/>
          <w:noProof/>
        </w:rPr>
        <w:t>1</w:t>
      </w:r>
      <w:r w:rsidRPr="004A0AF3">
        <w:rPr>
          <w:noProof/>
        </w:rPr>
        <w:t>, 1-9 (2013).</w:t>
      </w:r>
    </w:p>
    <w:p w14:paraId="2AF92FF7" w14:textId="77777777" w:rsidR="004A0AF3" w:rsidRPr="004A0AF3" w:rsidRDefault="004A0AF3" w:rsidP="004A0AF3">
      <w:pPr>
        <w:pStyle w:val="EndNoteBibliography"/>
        <w:spacing w:after="0"/>
        <w:ind w:left="720" w:hanging="720"/>
        <w:rPr>
          <w:noProof/>
        </w:rPr>
      </w:pPr>
      <w:r w:rsidRPr="004A0AF3">
        <w:rPr>
          <w:noProof/>
        </w:rPr>
        <w:t>32</w:t>
      </w:r>
      <w:r w:rsidRPr="004A0AF3">
        <w:rPr>
          <w:noProof/>
        </w:rPr>
        <w:tab/>
        <w:t>Ingram, D. D.</w:t>
      </w:r>
      <w:r w:rsidRPr="004A0AF3">
        <w:rPr>
          <w:i/>
          <w:noProof/>
        </w:rPr>
        <w:t xml:space="preserve"> et al.</w:t>
      </w:r>
      <w:r w:rsidRPr="004A0AF3">
        <w:rPr>
          <w:noProof/>
        </w:rPr>
        <w:t xml:space="preserve"> United States Census 2000 population with bridged race categories. </w:t>
      </w:r>
      <w:r w:rsidRPr="004A0AF3">
        <w:rPr>
          <w:i/>
          <w:noProof/>
        </w:rPr>
        <w:t>Vital and health statistics. Series 2, Data evaluation and methods research</w:t>
      </w:r>
      <w:r w:rsidRPr="004A0AF3">
        <w:rPr>
          <w:noProof/>
        </w:rPr>
        <w:t>, 1-55 (2003).</w:t>
      </w:r>
    </w:p>
    <w:p w14:paraId="3FE65FED" w14:textId="77777777" w:rsidR="004A0AF3" w:rsidRPr="004A0AF3" w:rsidRDefault="004A0AF3" w:rsidP="004A0AF3">
      <w:pPr>
        <w:pStyle w:val="EndNoteBibliography"/>
        <w:ind w:left="720" w:hanging="720"/>
        <w:rPr>
          <w:noProof/>
        </w:rPr>
      </w:pPr>
      <w:r w:rsidRPr="004A0AF3">
        <w:rPr>
          <w:noProof/>
        </w:rPr>
        <w:t>33</w:t>
      </w:r>
      <w:r w:rsidRPr="004A0AF3">
        <w:rPr>
          <w:noProof/>
        </w:rPr>
        <w:tab/>
        <w:t xml:space="preserve">Karl, T. &amp; Koss, W. J. </w:t>
      </w:r>
      <w:r w:rsidRPr="004A0AF3">
        <w:rPr>
          <w:i/>
          <w:noProof/>
        </w:rPr>
        <w:t>Regional and national monthly, seasonal, and annual temperature weighted by area, 1895-1983</w:t>
      </w:r>
      <w:r w:rsidRPr="004A0AF3">
        <w:rPr>
          <w:noProof/>
        </w:rPr>
        <w:t>.  (National Climatic Data Center, 1984).</w:t>
      </w:r>
    </w:p>
    <w:p w14:paraId="6317C9EC" w14:textId="28898CAC" w:rsidR="00E36439" w:rsidRPr="004E0482" w:rsidRDefault="002C5FB9" w:rsidP="00E3416C">
      <w:pPr>
        <w:pStyle w:val="EndNoteBibliography"/>
        <w:spacing w:after="0"/>
        <w:ind w:left="720" w:hanging="720"/>
      </w:pPr>
      <w:r w:rsidRPr="004E0482">
        <w:fldChar w:fldCharType="end"/>
      </w:r>
    </w:p>
    <w:p w14:paraId="768D3587" w14:textId="3507B3AD" w:rsidR="00A714AB" w:rsidRPr="007825A4" w:rsidRDefault="007825A4" w:rsidP="0088197D">
      <w:pPr>
        <w:spacing w:after="0"/>
        <w:rPr>
          <w:rFonts w:ascii="Times New Roman" w:hAnsi="Times New Roman"/>
          <w:color w:val="000000" w:themeColor="text1"/>
          <w:sz w:val="24"/>
          <w:szCs w:val="24"/>
        </w:rPr>
      </w:pPr>
      <w:r>
        <w:rPr>
          <w:rFonts w:ascii="Times New Roman" w:hAnsi="Times New Roman"/>
          <w:color w:val="000000" w:themeColor="text1"/>
          <w:sz w:val="24"/>
          <w:szCs w:val="24"/>
        </w:rPr>
        <w:br w:type="page"/>
      </w:r>
      <w:r w:rsidR="00A714AB" w:rsidRPr="00C14691">
        <w:rPr>
          <w:rFonts w:ascii="Times New Roman" w:hAnsi="Times New Roman"/>
          <w:sz w:val="24"/>
          <w:szCs w:val="24"/>
        </w:rPr>
        <w:lastRenderedPageBreak/>
        <w:t>Correspondence and requests for materials should be addressed to ME.</w:t>
      </w:r>
    </w:p>
    <w:p w14:paraId="224B750E" w14:textId="77777777" w:rsidR="00A714AB" w:rsidRPr="00C14691" w:rsidRDefault="00A714AB" w:rsidP="003F6B5D">
      <w:pPr>
        <w:spacing w:after="0" w:line="480" w:lineRule="auto"/>
        <w:rPr>
          <w:rFonts w:ascii="Times New Roman" w:hAnsi="Times New Roman"/>
          <w:b/>
          <w:sz w:val="24"/>
          <w:szCs w:val="24"/>
        </w:rPr>
      </w:pPr>
    </w:p>
    <w:p w14:paraId="43D65B0D" w14:textId="77777777" w:rsidR="00A714AB" w:rsidRPr="00C14691" w:rsidRDefault="00A714AB" w:rsidP="00B938DB">
      <w:pPr>
        <w:spacing w:after="0" w:line="480" w:lineRule="auto"/>
        <w:rPr>
          <w:rFonts w:ascii="Times New Roman" w:hAnsi="Times New Roman"/>
          <w:b/>
          <w:sz w:val="24"/>
          <w:szCs w:val="24"/>
        </w:rPr>
      </w:pPr>
      <w:r w:rsidRPr="00C14691">
        <w:rPr>
          <w:rFonts w:ascii="Times New Roman" w:hAnsi="Times New Roman"/>
          <w:b/>
          <w:sz w:val="24"/>
          <w:szCs w:val="24"/>
        </w:rPr>
        <w:t xml:space="preserve">Acknowledgments </w:t>
      </w:r>
    </w:p>
    <w:p w14:paraId="116FC7B5" w14:textId="0980D46D" w:rsidR="00A714AB" w:rsidRPr="00C14691" w:rsidRDefault="00A714AB" w:rsidP="00472EC1">
      <w:pPr>
        <w:spacing w:after="0" w:line="480" w:lineRule="auto"/>
        <w:rPr>
          <w:rFonts w:ascii="Times New Roman" w:hAnsi="Times New Roman"/>
          <w:sz w:val="24"/>
          <w:szCs w:val="24"/>
        </w:rPr>
      </w:pPr>
      <w:r w:rsidRPr="00C14691">
        <w:rPr>
          <w:rFonts w:ascii="Times New Roman" w:hAnsi="Times New Roman"/>
          <w:sz w:val="24"/>
          <w:szCs w:val="24"/>
        </w:rPr>
        <w:t xml:space="preserve">We thank </w:t>
      </w:r>
      <w:r>
        <w:rPr>
          <w:rFonts w:ascii="Times New Roman" w:hAnsi="Times New Roman"/>
          <w:sz w:val="24"/>
          <w:szCs w:val="24"/>
        </w:rPr>
        <w:t>…</w:t>
      </w:r>
    </w:p>
    <w:p w14:paraId="084D3742" w14:textId="77777777" w:rsidR="00A714AB" w:rsidRPr="00C14691" w:rsidRDefault="00A714AB">
      <w:pPr>
        <w:spacing w:after="0" w:line="480" w:lineRule="auto"/>
        <w:rPr>
          <w:rFonts w:ascii="Times New Roman" w:hAnsi="Times New Roman"/>
          <w:b/>
          <w:sz w:val="24"/>
          <w:szCs w:val="24"/>
        </w:rPr>
      </w:pPr>
    </w:p>
    <w:p w14:paraId="154DA3EA" w14:textId="77777777" w:rsidR="00A714AB" w:rsidRPr="00C14691" w:rsidRDefault="00A714AB">
      <w:pPr>
        <w:spacing w:after="0" w:line="480" w:lineRule="auto"/>
        <w:rPr>
          <w:rFonts w:ascii="Times New Roman" w:hAnsi="Times New Roman"/>
          <w:b/>
          <w:sz w:val="24"/>
          <w:szCs w:val="24"/>
        </w:rPr>
      </w:pPr>
      <w:r w:rsidRPr="00C14691">
        <w:rPr>
          <w:rFonts w:ascii="Times New Roman" w:hAnsi="Times New Roman"/>
          <w:b/>
          <w:sz w:val="24"/>
          <w:szCs w:val="24"/>
        </w:rPr>
        <w:t>Author contributions</w:t>
      </w:r>
    </w:p>
    <w:p w14:paraId="5E95FFAE" w14:textId="6B53AEE4" w:rsidR="00A714AB" w:rsidRPr="00C14691" w:rsidRDefault="002426C9">
      <w:pPr>
        <w:spacing w:after="0" w:line="480" w:lineRule="auto"/>
        <w:rPr>
          <w:rFonts w:ascii="Times New Roman" w:hAnsi="Times New Roman"/>
          <w:sz w:val="24"/>
          <w:szCs w:val="24"/>
        </w:rPr>
      </w:pPr>
      <w:r>
        <w:rPr>
          <w:rFonts w:ascii="Times New Roman" w:hAnsi="Times New Roman"/>
          <w:sz w:val="24"/>
          <w:szCs w:val="24"/>
        </w:rPr>
        <w:t>All authors contributed to</w:t>
      </w:r>
      <w:r w:rsidR="00601CF3">
        <w:rPr>
          <w:rFonts w:ascii="Times New Roman" w:hAnsi="Times New Roman"/>
          <w:sz w:val="24"/>
          <w:szCs w:val="24"/>
        </w:rPr>
        <w:t xml:space="preserve"> study concept</w:t>
      </w:r>
      <w:r>
        <w:rPr>
          <w:rFonts w:ascii="Times New Roman" w:hAnsi="Times New Roman"/>
          <w:sz w:val="24"/>
          <w:szCs w:val="24"/>
        </w:rPr>
        <w:t xml:space="preserve">, </w:t>
      </w:r>
      <w:r w:rsidR="00A714AB" w:rsidRPr="00C14691">
        <w:rPr>
          <w:rFonts w:ascii="Times New Roman" w:hAnsi="Times New Roman"/>
          <w:sz w:val="24"/>
          <w:szCs w:val="24"/>
        </w:rPr>
        <w:t>analytical approach</w:t>
      </w:r>
      <w:r>
        <w:rPr>
          <w:rFonts w:ascii="Times New Roman" w:hAnsi="Times New Roman"/>
          <w:sz w:val="24"/>
          <w:szCs w:val="24"/>
        </w:rPr>
        <w:t>, and interpretation of results</w:t>
      </w:r>
      <w:r w:rsidR="00A714AB" w:rsidRPr="00C14691">
        <w:rPr>
          <w:rFonts w:ascii="Times New Roman" w:hAnsi="Times New Roman"/>
          <w:sz w:val="24"/>
          <w:szCs w:val="24"/>
        </w:rPr>
        <w:t xml:space="preserve">. </w:t>
      </w:r>
      <w:r w:rsidR="0098685A">
        <w:rPr>
          <w:rFonts w:ascii="Times New Roman" w:hAnsi="Times New Roman"/>
          <w:sz w:val="24"/>
          <w:szCs w:val="24"/>
        </w:rPr>
        <w:t>RP</w:t>
      </w:r>
      <w:r w:rsidR="001654F0">
        <w:rPr>
          <w:rFonts w:ascii="Times New Roman" w:hAnsi="Times New Roman"/>
          <w:sz w:val="24"/>
          <w:szCs w:val="24"/>
        </w:rPr>
        <w:t xml:space="preserve"> and ME</w:t>
      </w:r>
      <w:r w:rsidR="00A714AB" w:rsidRPr="00C14691">
        <w:rPr>
          <w:rFonts w:ascii="Times New Roman" w:hAnsi="Times New Roman"/>
          <w:sz w:val="24"/>
          <w:szCs w:val="24"/>
        </w:rPr>
        <w:t xml:space="preserve"> </w:t>
      </w:r>
      <w:r w:rsidR="0098685A">
        <w:rPr>
          <w:rFonts w:ascii="Times New Roman" w:hAnsi="Times New Roman"/>
          <w:sz w:val="24"/>
          <w:szCs w:val="24"/>
        </w:rPr>
        <w:t xml:space="preserve">collated and </w:t>
      </w:r>
      <w:r w:rsidR="00FA0046">
        <w:rPr>
          <w:rFonts w:ascii="Times New Roman" w:hAnsi="Times New Roman"/>
          <w:sz w:val="24"/>
          <w:szCs w:val="24"/>
        </w:rPr>
        <w:t>organised mortality files</w:t>
      </w:r>
      <w:r w:rsidR="00A714AB" w:rsidRPr="00C14691">
        <w:rPr>
          <w:rFonts w:ascii="Times New Roman" w:hAnsi="Times New Roman"/>
          <w:sz w:val="24"/>
          <w:szCs w:val="24"/>
        </w:rPr>
        <w:t xml:space="preserve">. </w:t>
      </w:r>
      <w:r w:rsidR="0098685A">
        <w:rPr>
          <w:rFonts w:ascii="Times New Roman" w:hAnsi="Times New Roman"/>
          <w:sz w:val="24"/>
          <w:szCs w:val="24"/>
        </w:rPr>
        <w:t>RP</w:t>
      </w:r>
      <w:r w:rsidR="00A714AB" w:rsidRPr="00C14691">
        <w:rPr>
          <w:rFonts w:ascii="Times New Roman" w:hAnsi="Times New Roman"/>
          <w:sz w:val="24"/>
          <w:szCs w:val="24"/>
        </w:rPr>
        <w:t xml:space="preserve"> </w:t>
      </w:r>
      <w:r w:rsidR="0098685A">
        <w:rPr>
          <w:rFonts w:ascii="Times New Roman" w:hAnsi="Times New Roman"/>
          <w:sz w:val="24"/>
          <w:szCs w:val="24"/>
        </w:rPr>
        <w:t xml:space="preserve">performed </w:t>
      </w:r>
      <w:r w:rsidR="003A12B6">
        <w:rPr>
          <w:rFonts w:ascii="Times New Roman" w:hAnsi="Times New Roman"/>
          <w:sz w:val="24"/>
          <w:szCs w:val="24"/>
        </w:rPr>
        <w:t>the</w:t>
      </w:r>
      <w:r w:rsidR="0098685A">
        <w:rPr>
          <w:rFonts w:ascii="Times New Roman" w:hAnsi="Times New Roman"/>
          <w:sz w:val="24"/>
          <w:szCs w:val="24"/>
        </w:rPr>
        <w:t xml:space="preserve"> analysis</w:t>
      </w:r>
      <w:r w:rsidR="00A714AB" w:rsidRPr="00C14691">
        <w:rPr>
          <w:rFonts w:ascii="Times New Roman" w:hAnsi="Times New Roman"/>
          <w:sz w:val="24"/>
          <w:szCs w:val="24"/>
        </w:rPr>
        <w:t xml:space="preserve">. </w:t>
      </w:r>
      <w:r w:rsidR="0098685A">
        <w:rPr>
          <w:rFonts w:ascii="Times New Roman" w:hAnsi="Times New Roman"/>
          <w:sz w:val="24"/>
          <w:szCs w:val="24"/>
        </w:rPr>
        <w:t>RP</w:t>
      </w:r>
      <w:r w:rsidR="00A714AB" w:rsidRPr="00C14691">
        <w:rPr>
          <w:rFonts w:ascii="Times New Roman" w:hAnsi="Times New Roman"/>
          <w:sz w:val="24"/>
          <w:szCs w:val="24"/>
        </w:rPr>
        <w:t xml:space="preserve"> and ME wrote the first draft of the paper</w:t>
      </w:r>
      <w:r>
        <w:rPr>
          <w:rFonts w:ascii="Times New Roman" w:hAnsi="Times New Roman"/>
          <w:sz w:val="24"/>
          <w:szCs w:val="24"/>
        </w:rPr>
        <w:t>, with input from the other authors</w:t>
      </w:r>
      <w:r w:rsidR="00A714AB" w:rsidRPr="00C14691">
        <w:rPr>
          <w:rFonts w:ascii="Times New Roman" w:hAnsi="Times New Roman"/>
          <w:sz w:val="24"/>
          <w:szCs w:val="24"/>
        </w:rPr>
        <w:t xml:space="preserve">. </w:t>
      </w:r>
    </w:p>
    <w:p w14:paraId="3B7E8E7A" w14:textId="77777777" w:rsidR="00A714AB" w:rsidRPr="00C14691" w:rsidRDefault="00A714AB">
      <w:pPr>
        <w:spacing w:after="0" w:line="480" w:lineRule="auto"/>
        <w:rPr>
          <w:rFonts w:ascii="Times New Roman" w:hAnsi="Times New Roman"/>
          <w:sz w:val="24"/>
          <w:szCs w:val="24"/>
        </w:rPr>
      </w:pPr>
    </w:p>
    <w:p w14:paraId="012CB71D" w14:textId="77777777" w:rsidR="00A714AB" w:rsidRPr="00C14691" w:rsidRDefault="00A714AB">
      <w:pPr>
        <w:spacing w:after="0" w:line="480" w:lineRule="auto"/>
        <w:rPr>
          <w:rFonts w:ascii="Times New Roman" w:hAnsi="Times New Roman"/>
          <w:b/>
          <w:sz w:val="24"/>
          <w:szCs w:val="24"/>
        </w:rPr>
      </w:pPr>
      <w:r w:rsidRPr="00C14691">
        <w:rPr>
          <w:rFonts w:ascii="Times New Roman" w:hAnsi="Times New Roman"/>
          <w:b/>
          <w:sz w:val="24"/>
          <w:szCs w:val="24"/>
        </w:rPr>
        <w:t>Competing interests</w:t>
      </w:r>
    </w:p>
    <w:p w14:paraId="2B799061" w14:textId="77777777" w:rsidR="00A714AB" w:rsidRPr="00C14691" w:rsidRDefault="00A714AB">
      <w:pPr>
        <w:spacing w:after="0" w:line="480" w:lineRule="auto"/>
        <w:rPr>
          <w:rFonts w:ascii="Times New Roman" w:hAnsi="Times New Roman"/>
          <w:sz w:val="24"/>
          <w:szCs w:val="24"/>
        </w:rPr>
      </w:pPr>
      <w:r w:rsidRPr="00C14691">
        <w:rPr>
          <w:rFonts w:ascii="Times New Roman" w:hAnsi="Times New Roman"/>
          <w:sz w:val="24"/>
          <w:szCs w:val="24"/>
        </w:rPr>
        <w:t>None</w:t>
      </w:r>
    </w:p>
    <w:p w14:paraId="262EDD77" w14:textId="77777777" w:rsidR="00A714AB" w:rsidRDefault="00A714AB" w:rsidP="0088197D">
      <w:pPr>
        <w:spacing w:after="0" w:line="480" w:lineRule="auto"/>
        <w:rPr>
          <w:rFonts w:ascii="Times New Roman" w:hAnsi="Times New Roman"/>
          <w:b/>
          <w:color w:val="000000" w:themeColor="text1"/>
          <w:sz w:val="24"/>
          <w:szCs w:val="24"/>
        </w:rPr>
      </w:pPr>
    </w:p>
    <w:p w14:paraId="6EF2E021" w14:textId="77867F17" w:rsidR="0077413A" w:rsidRDefault="0077413A" w:rsidP="0088197D">
      <w:pPr>
        <w:spacing w:after="0" w:line="48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42626143" w14:textId="59F3456F" w:rsidR="00AF52C5" w:rsidRDefault="000475BD" w:rsidP="0088197D">
      <w:pPr>
        <w:spacing w:after="0"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lastRenderedPageBreak/>
        <w:t xml:space="preserve">Figure 1. </w:t>
      </w:r>
      <w:r w:rsidRPr="004E0482">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w:t>
      </w:r>
      <w:r w:rsidR="00C430A9">
        <w:rPr>
          <w:rFonts w:ascii="Times New Roman" w:hAnsi="Times New Roman"/>
          <w:color w:val="000000" w:themeColor="text1"/>
          <w:sz w:val="24"/>
          <w:szCs w:val="24"/>
        </w:rPr>
        <w:t xml:space="preserve"> against a white noise spectrum</w:t>
      </w:r>
      <w:r w:rsidRPr="004E0482">
        <w:rPr>
          <w:rFonts w:ascii="Times New Roman" w:hAnsi="Times New Roman"/>
          <w:color w:val="000000" w:themeColor="text1"/>
          <w:sz w:val="24"/>
          <w:szCs w:val="24"/>
        </w:rPr>
        <w:t>. Age groups with significant 12-month periodicity for the entire period and for each period split into 2 are highlighted with a bold black box</w:t>
      </w:r>
      <w:r w:rsidR="00150077">
        <w:rPr>
          <w:rFonts w:ascii="Times New Roman" w:hAnsi="Times New Roman"/>
          <w:color w:val="000000" w:themeColor="text1"/>
          <w:sz w:val="24"/>
          <w:szCs w:val="24"/>
        </w:rPr>
        <w:t xml:space="preserve"> (the same age groups would remain significant if significance had been measured against a red noise spectrum)</w:t>
      </w:r>
      <w:r w:rsidRPr="004E0482">
        <w:rPr>
          <w:rFonts w:ascii="Times New Roman" w:hAnsi="Times New Roman"/>
          <w:color w:val="000000" w:themeColor="text1"/>
          <w:sz w:val="24"/>
          <w:szCs w:val="24"/>
        </w:rPr>
        <w:t>. The shaded regions at the left and right edge of each box indicate demarcate the cone of influence, where spectral analysis is less robust.</w:t>
      </w:r>
    </w:p>
    <w:p w14:paraId="02097D5B" w14:textId="47BFB142" w:rsidR="00971550" w:rsidRPr="004E0482" w:rsidRDefault="00971550" w:rsidP="008819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3D9E5385" w14:textId="34E3B4A0" w:rsidR="00723770" w:rsidRPr="004E0482" w:rsidRDefault="00723770" w:rsidP="0088197D">
      <w:pPr>
        <w:spacing w:after="0"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lastRenderedPageBreak/>
        <w:t xml:space="preserve">Figure 2. </w:t>
      </w:r>
      <w:r w:rsidR="00971550" w:rsidRPr="004E0482">
        <w:rPr>
          <w:rFonts w:ascii="Times New Roman" w:hAnsi="Times New Roman"/>
          <w:color w:val="000000" w:themeColor="text1"/>
          <w:sz w:val="24"/>
          <w:szCs w:val="24"/>
        </w:rPr>
        <w:t>Mean timing of national maximum and minimum all-cause mortality, by sex and age group for 1982-2013. Red dots indicate centre of gravity of maximum mortality, and green dots the centre of gravity for minimum mortality. Vertical segments represent 95% confidence intervals. Only age-sex groups with statistically significant 12-month seasonality are included.</w:t>
      </w:r>
    </w:p>
    <w:p w14:paraId="6909CE73" w14:textId="6AB32225" w:rsidR="00971550" w:rsidRPr="004E0482" w:rsidRDefault="00971550" w:rsidP="008819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7531DCF3" w14:textId="7D025D64" w:rsidR="00971550" w:rsidRPr="004E0482" w:rsidRDefault="00971550" w:rsidP="0088197D">
      <w:pPr>
        <w:spacing w:after="0" w:line="480" w:lineRule="auto"/>
        <w:rPr>
          <w:rFonts w:ascii="Times New Roman" w:hAnsi="Times New Roman"/>
          <w:color w:val="000000" w:themeColor="text1"/>
          <w:sz w:val="24"/>
          <w:szCs w:val="24"/>
        </w:rPr>
      </w:pPr>
      <w:bookmarkStart w:id="45" w:name="_Ref468360496"/>
      <w:r w:rsidRPr="004E0482">
        <w:rPr>
          <w:rFonts w:ascii="Times New Roman" w:hAnsi="Times New Roman"/>
          <w:b/>
          <w:color w:val="000000" w:themeColor="text1"/>
          <w:sz w:val="24"/>
          <w:szCs w:val="24"/>
        </w:rPr>
        <w:lastRenderedPageBreak/>
        <w:t xml:space="preserve">Figure </w:t>
      </w:r>
      <w:bookmarkEnd w:id="45"/>
      <w:r w:rsidRPr="004E0482">
        <w:rPr>
          <w:rFonts w:ascii="Times New Roman" w:hAnsi="Times New Roman"/>
          <w:b/>
          <w:color w:val="000000" w:themeColor="text1"/>
          <w:sz w:val="24"/>
          <w:szCs w:val="24"/>
        </w:rPr>
        <w:t>3.</w:t>
      </w:r>
      <w:r w:rsidRPr="004E0482">
        <w:rPr>
          <w:rFonts w:ascii="Times New Roman" w:hAnsi="Times New Roman"/>
          <w:color w:val="000000" w:themeColor="text1"/>
          <w:sz w:val="24"/>
          <w:szCs w:val="24"/>
        </w:rPr>
        <w:t xml:space="preserve"> National seasonal excess mortality in 2013 versus 1982 by sex and age group. Age-sex groups with a statistically significant change at the 5% level are highlighted with a bold black outline.</w:t>
      </w:r>
    </w:p>
    <w:p w14:paraId="7EE8D5D1" w14:textId="012604CF" w:rsidR="00971550" w:rsidRPr="004E0482" w:rsidRDefault="00971550" w:rsidP="0088197D">
      <w:pPr>
        <w:spacing w:after="0" w:line="480" w:lineRule="auto"/>
        <w:rPr>
          <w:rFonts w:ascii="Arial" w:hAnsi="Arial" w:cs="Arial"/>
          <w:color w:val="000000" w:themeColor="text1"/>
          <w:sz w:val="24"/>
          <w:szCs w:val="24"/>
        </w:rPr>
      </w:pPr>
      <w:r w:rsidRPr="004E0482">
        <w:rPr>
          <w:rFonts w:ascii="Arial" w:hAnsi="Arial" w:cs="Arial"/>
          <w:color w:val="000000" w:themeColor="text1"/>
          <w:sz w:val="24"/>
          <w:szCs w:val="24"/>
        </w:rPr>
        <w:br w:type="page"/>
      </w:r>
    </w:p>
    <w:p w14:paraId="2B86FC26" w14:textId="5E299184" w:rsidR="004E0482" w:rsidRPr="004E0482" w:rsidRDefault="00971550" w:rsidP="0088197D">
      <w:pPr>
        <w:pStyle w:val="Caption"/>
        <w:spacing w:after="0" w:line="480" w:lineRule="auto"/>
        <w:jc w:val="both"/>
        <w:rPr>
          <w:rFonts w:ascii="Times New Roman" w:hAnsi="Times New Roman"/>
          <w:i w:val="0"/>
          <w:color w:val="000000" w:themeColor="text1"/>
          <w:sz w:val="24"/>
          <w:szCs w:val="24"/>
        </w:rPr>
      </w:pPr>
      <w:r w:rsidRPr="004E0482">
        <w:rPr>
          <w:rFonts w:ascii="Times New Roman" w:hAnsi="Times New Roman"/>
          <w:b/>
          <w:i w:val="0"/>
          <w:color w:val="000000" w:themeColor="text1"/>
          <w:sz w:val="24"/>
          <w:szCs w:val="24"/>
        </w:rPr>
        <w:lastRenderedPageBreak/>
        <w:t>Figure 4.</w:t>
      </w:r>
      <w:r w:rsidRPr="004E0482">
        <w:rPr>
          <w:rFonts w:ascii="Times New Roman" w:hAnsi="Times New Roman"/>
          <w:i w:val="0"/>
          <w:color w:val="000000" w:themeColor="text1"/>
          <w:sz w:val="24"/>
          <w:szCs w:val="24"/>
        </w:rPr>
        <w:t xml:space="preserve"> Mean timing of (A) maximum and (B) minimum all-cause mortality, by climate region, sex and age group for 1982-2013 Only groups which exhibited significant 12-month seasonality in the national analysis are included. Average temperatures (in degrees Celsius) are included in white for the corresponding month of maximum and minimum mortality for each climate region. </w:t>
      </w:r>
      <w:r w:rsidR="00A769AD">
        <w:rPr>
          <w:rFonts w:ascii="Times New Roman" w:hAnsi="Times New Roman"/>
          <w:i w:val="0"/>
          <w:color w:val="000000" w:themeColor="text1"/>
          <w:sz w:val="24"/>
          <w:szCs w:val="24"/>
        </w:rPr>
        <w:t>See figure</w:t>
      </w:r>
      <w:r w:rsidR="00A769AD" w:rsidRPr="004E0482">
        <w:rPr>
          <w:rFonts w:ascii="Times New Roman" w:hAnsi="Times New Roman"/>
          <w:i w:val="0"/>
          <w:color w:val="000000" w:themeColor="text1"/>
          <w:sz w:val="24"/>
          <w:szCs w:val="24"/>
        </w:rPr>
        <w:t xml:space="preserve"> S1</w:t>
      </w:r>
      <w:r w:rsidR="00A769AD">
        <w:rPr>
          <w:rFonts w:ascii="Times New Roman" w:hAnsi="Times New Roman"/>
          <w:i w:val="0"/>
          <w:color w:val="000000" w:themeColor="text1"/>
          <w:sz w:val="24"/>
          <w:szCs w:val="24"/>
        </w:rPr>
        <w:t xml:space="preserve"> for climate regions</w:t>
      </w:r>
      <w:r w:rsidR="00A769AD" w:rsidRPr="004E0482">
        <w:rPr>
          <w:rFonts w:ascii="Times New Roman" w:hAnsi="Times New Roman"/>
          <w:i w:val="0"/>
          <w:color w:val="000000" w:themeColor="text1"/>
          <w:sz w:val="24"/>
          <w:szCs w:val="24"/>
        </w:rPr>
        <w:t>.</w:t>
      </w:r>
    </w:p>
    <w:p w14:paraId="05BABE19" w14:textId="77777777" w:rsidR="004E0482" w:rsidRPr="004E0482" w:rsidRDefault="004E0482" w:rsidP="0088197D">
      <w:pPr>
        <w:pStyle w:val="Caption"/>
        <w:spacing w:after="0" w:line="480" w:lineRule="auto"/>
        <w:jc w:val="both"/>
        <w:rPr>
          <w:rFonts w:ascii="Times New Roman" w:hAnsi="Times New Roman"/>
          <w:i w:val="0"/>
          <w:color w:val="000000" w:themeColor="text1"/>
          <w:sz w:val="24"/>
          <w:szCs w:val="24"/>
        </w:rPr>
      </w:pPr>
    </w:p>
    <w:p w14:paraId="6AD25E45" w14:textId="159F772C" w:rsidR="00971550" w:rsidRPr="004E0482" w:rsidRDefault="00971550" w:rsidP="0088197D">
      <w:pPr>
        <w:pStyle w:val="Caption"/>
        <w:spacing w:after="0" w:line="480" w:lineRule="auto"/>
        <w:jc w:val="both"/>
        <w:rPr>
          <w:rFonts w:ascii="Times New Roman" w:hAnsi="Times New Roman"/>
          <w:i w:val="0"/>
          <w:color w:val="000000" w:themeColor="text1"/>
          <w:sz w:val="24"/>
          <w:szCs w:val="24"/>
        </w:rPr>
      </w:pPr>
    </w:p>
    <w:p w14:paraId="1C10E54C" w14:textId="26AB1566" w:rsidR="00E01502" w:rsidRPr="005120F4" w:rsidRDefault="00E01502" w:rsidP="0088197D">
      <w:pPr>
        <w:spacing w:after="0"/>
      </w:pPr>
    </w:p>
    <w:sectPr w:rsidR="00E01502" w:rsidRPr="005120F4"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Parks, Robbie M" w:date="2017-01-04T13:53:00Z" w:initials="PRM">
    <w:p w14:paraId="77888241" w14:textId="20A6559B" w:rsidR="00624B38" w:rsidRDefault="00624B38">
      <w:pPr>
        <w:pStyle w:val="CommentText"/>
      </w:pPr>
      <w:r>
        <w:rPr>
          <w:rStyle w:val="CommentReference"/>
        </w:rPr>
        <w:annotationRef/>
      </w:r>
      <w:r>
        <w:t>For Majid to draft</w:t>
      </w:r>
    </w:p>
  </w:comment>
  <w:comment w:id="9" w:author="Majid" w:date="2017-01-05T14:45:00Z" w:initials="M">
    <w:p w14:paraId="1A9CDA1E" w14:textId="27734F3F" w:rsidR="00D85F98" w:rsidRDefault="00D85F98">
      <w:pPr>
        <w:pStyle w:val="CommentText"/>
      </w:pPr>
      <w:r>
        <w:rPr>
          <w:rStyle w:val="CommentReference"/>
        </w:rPr>
        <w:annotationRef/>
      </w:r>
      <w:r>
        <w:t>can you please check the share of under five deaths that were neonatal (in the first month of life) in 1980 versus in 2010?</w:t>
      </w:r>
    </w:p>
  </w:comment>
  <w:comment w:id="10" w:author="Parks, Robbie M" w:date="2017-01-06T09:51:00Z" w:initials="PRM">
    <w:p w14:paraId="3D880CDB" w14:textId="2FF6A005" w:rsidR="007B0043" w:rsidRDefault="007B0043">
      <w:pPr>
        <w:pStyle w:val="CommentText"/>
      </w:pPr>
      <w:r>
        <w:rPr>
          <w:rStyle w:val="CommentReference"/>
        </w:rPr>
        <w:annotationRef/>
      </w:r>
      <w:r>
        <w:t>I have relatively little knowledge of this, so I have asked a doctor and will get back on this.</w:t>
      </w:r>
    </w:p>
  </w:comment>
  <w:comment w:id="17" w:author="Majid" w:date="2017-01-05T14:56:00Z" w:initials="M">
    <w:p w14:paraId="16752378" w14:textId="7EB0B601" w:rsidR="00D85F98" w:rsidRDefault="00D85F98">
      <w:pPr>
        <w:pStyle w:val="CommentText"/>
      </w:pPr>
      <w:r>
        <w:rPr>
          <w:rStyle w:val="CommentReference"/>
        </w:rPr>
        <w:annotationRef/>
      </w:r>
      <w:r>
        <w:t>and personal sensors?  see the WHO report on aging to see if anything emerges</w:t>
      </w:r>
    </w:p>
    <w:p w14:paraId="21F63DE1" w14:textId="77777777" w:rsidR="00D85F98" w:rsidRDefault="00D85F98">
      <w:pPr>
        <w:pStyle w:val="CommentText"/>
      </w:pPr>
    </w:p>
    <w:p w14:paraId="5C433953" w14:textId="77777777" w:rsidR="00D85F98" w:rsidRDefault="00D85F98">
      <w:pPr>
        <w:pStyle w:val="CommentText"/>
      </w:pPr>
    </w:p>
    <w:p w14:paraId="19FB13D3" w14:textId="503443FE" w:rsidR="00D85F98" w:rsidRDefault="00D85F98">
      <w:pPr>
        <w:pStyle w:val="CommentText"/>
      </w:pPr>
      <w:r>
        <w:rPr>
          <w:rFonts w:cs="ScalaLancetPro"/>
          <w:color w:val="000000"/>
        </w:rPr>
        <w:t xml:space="preserve">WHO. World report on ageing and health. Geneva: World Health </w:t>
      </w:r>
      <w:r>
        <w:rPr>
          <w:rFonts w:cs="ScalaLancetPro"/>
          <w:color w:val="211D1E"/>
          <w:sz w:val="14"/>
          <w:szCs w:val="14"/>
        </w:rPr>
        <w:t>Organization, 2015</w:t>
      </w:r>
    </w:p>
  </w:comment>
  <w:comment w:id="18" w:author="Parks, Robbie M" w:date="2017-01-06T09:50:00Z" w:initials="PRM">
    <w:p w14:paraId="0250E0CF" w14:textId="34AABDEF" w:rsidR="006C0745" w:rsidRDefault="006C0745">
      <w:pPr>
        <w:pStyle w:val="CommentText"/>
      </w:pPr>
      <w:r>
        <w:rPr>
          <w:rStyle w:val="CommentReference"/>
        </w:rPr>
        <w:annotationRef/>
      </w:r>
      <w:r>
        <w:t>I have read and used a reference (79 in their pdf)</w:t>
      </w:r>
    </w:p>
  </w:comment>
  <w:comment w:id="43" w:author="Majid" w:date="2017-01-05T13:34:00Z" w:initials="M">
    <w:p w14:paraId="1661AE3E" w14:textId="38CBAB54" w:rsidR="00B71A20" w:rsidRDefault="00B71A20">
      <w:pPr>
        <w:pStyle w:val="CommentText"/>
      </w:pPr>
      <w:r>
        <w:rPr>
          <w:rStyle w:val="CommentReference"/>
        </w:rPr>
        <w:annotationRef/>
      </w:r>
      <w:r>
        <w:t>this citation can go since regions now introduced before it</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7888241" w15:done="0"/>
  <w15:commentEx w15:paraId="1A9CDA1E" w15:done="0"/>
  <w15:commentEx w15:paraId="3D880CDB" w15:paraIdParent="1A9CDA1E" w15:done="0"/>
  <w15:commentEx w15:paraId="19FB13D3" w15:done="0"/>
  <w15:commentEx w15:paraId="0250E0CF" w15:paraIdParent="19FB13D3" w15:done="0"/>
  <w15:commentEx w15:paraId="1661AE3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4D"/>
    <w:family w:val="swiss"/>
    <w:notTrueType/>
    <w:pitch w:val="variable"/>
    <w:sig w:usb0="00000003" w:usb1="00000000" w:usb2="00000000" w:usb3="00000000" w:csb0="00000001" w:csb1="00000000"/>
  </w:font>
  <w:font w:name="ScalaLancetPro">
    <w:altName w:val="ScalaLancetPro"/>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CF05591"/>
    <w:multiLevelType w:val="hybridMultilevel"/>
    <w:tmpl w:val="D930BECA"/>
    <w:lvl w:ilvl="0" w:tplc="9714406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1124BFF"/>
    <w:multiLevelType w:val="hybridMultilevel"/>
    <w:tmpl w:val="55EA77D2"/>
    <w:lvl w:ilvl="0" w:tplc="0E1249F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0"/>
  </w:num>
  <w:num w:numId="5">
    <w:abstractNumId w:val="7"/>
  </w:num>
  <w:num w:numId="6">
    <w:abstractNumId w:val="8"/>
  </w:num>
  <w:num w:numId="7">
    <w:abstractNumId w:val="3"/>
  </w:num>
  <w:num w:numId="8">
    <w:abstractNumId w:val="6"/>
  </w:num>
  <w:num w:numId="9">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5"/>
  <w:doNotDisplayPageBoundaries/>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168&lt;/item&gt;&lt;item&gt;175&lt;/item&gt;&lt;item&gt;231&lt;/item&gt;&lt;item&gt;250&lt;/item&gt;&lt;item&gt;251&lt;/item&gt;&lt;item&gt;267&lt;/item&gt;&lt;item&gt;288&lt;/item&gt;&lt;item&gt;355&lt;/item&gt;&lt;item&gt;361&lt;/item&gt;&lt;item&gt;440&lt;/item&gt;&lt;item&gt;444&lt;/item&gt;&lt;item&gt;446&lt;/item&gt;&lt;item&gt;454&lt;/item&gt;&lt;item&gt;455&lt;/item&gt;&lt;item&gt;456&lt;/item&gt;&lt;item&gt;457&lt;/item&gt;&lt;item&gt;545&lt;/item&gt;&lt;item&gt;563&lt;/item&gt;&lt;item&gt;565&lt;/item&gt;&lt;item&gt;569&lt;/item&gt;&lt;item&gt;631&lt;/item&gt;&lt;item&gt;936&lt;/item&gt;&lt;item&gt;937&lt;/item&gt;&lt;item&gt;939&lt;/item&gt;&lt;item&gt;940&lt;/item&gt;&lt;item&gt;941&lt;/item&gt;&lt;item&gt;943&lt;/item&gt;&lt;item&gt;951&lt;/item&gt;&lt;item&gt;952&lt;/item&gt;&lt;item&gt;953&lt;/item&gt;&lt;item&gt;955&lt;/item&gt;&lt;/record-ids&gt;&lt;/item&gt;&lt;/Libraries&gt;"/>
  </w:docVars>
  <w:rsids>
    <w:rsidRoot w:val="00482D51"/>
    <w:rsid w:val="00002C90"/>
    <w:rsid w:val="00004579"/>
    <w:rsid w:val="00004BD8"/>
    <w:rsid w:val="000053C5"/>
    <w:rsid w:val="000109AC"/>
    <w:rsid w:val="00011D76"/>
    <w:rsid w:val="00012BD5"/>
    <w:rsid w:val="00013E3D"/>
    <w:rsid w:val="0001569A"/>
    <w:rsid w:val="00016928"/>
    <w:rsid w:val="00017575"/>
    <w:rsid w:val="00023B97"/>
    <w:rsid w:val="00024281"/>
    <w:rsid w:val="0002565E"/>
    <w:rsid w:val="00026AFF"/>
    <w:rsid w:val="0003152A"/>
    <w:rsid w:val="00032C07"/>
    <w:rsid w:val="0003307E"/>
    <w:rsid w:val="000338DE"/>
    <w:rsid w:val="00033A37"/>
    <w:rsid w:val="000352B3"/>
    <w:rsid w:val="00035C74"/>
    <w:rsid w:val="0004212A"/>
    <w:rsid w:val="00043FFB"/>
    <w:rsid w:val="00045836"/>
    <w:rsid w:val="000474A7"/>
    <w:rsid w:val="000475BD"/>
    <w:rsid w:val="00054424"/>
    <w:rsid w:val="0005500F"/>
    <w:rsid w:val="0005575A"/>
    <w:rsid w:val="000562C9"/>
    <w:rsid w:val="00056848"/>
    <w:rsid w:val="0006075B"/>
    <w:rsid w:val="00060CA5"/>
    <w:rsid w:val="000617C7"/>
    <w:rsid w:val="0006220C"/>
    <w:rsid w:val="000638A9"/>
    <w:rsid w:val="00063A79"/>
    <w:rsid w:val="00063F37"/>
    <w:rsid w:val="0006563A"/>
    <w:rsid w:val="00066B56"/>
    <w:rsid w:val="000671F1"/>
    <w:rsid w:val="0007260F"/>
    <w:rsid w:val="00074B24"/>
    <w:rsid w:val="000760B6"/>
    <w:rsid w:val="0007673F"/>
    <w:rsid w:val="00076B33"/>
    <w:rsid w:val="00076C18"/>
    <w:rsid w:val="0008276D"/>
    <w:rsid w:val="00085916"/>
    <w:rsid w:val="00086313"/>
    <w:rsid w:val="00087CDF"/>
    <w:rsid w:val="00090550"/>
    <w:rsid w:val="00090F21"/>
    <w:rsid w:val="000920C6"/>
    <w:rsid w:val="00094C5C"/>
    <w:rsid w:val="000A2B50"/>
    <w:rsid w:val="000A3C50"/>
    <w:rsid w:val="000A3D21"/>
    <w:rsid w:val="000A661A"/>
    <w:rsid w:val="000B0CBD"/>
    <w:rsid w:val="000B25BA"/>
    <w:rsid w:val="000B2739"/>
    <w:rsid w:val="000B35BB"/>
    <w:rsid w:val="000B42BF"/>
    <w:rsid w:val="000B5930"/>
    <w:rsid w:val="000B6495"/>
    <w:rsid w:val="000B7625"/>
    <w:rsid w:val="000B7DBF"/>
    <w:rsid w:val="000C0ECE"/>
    <w:rsid w:val="000C240B"/>
    <w:rsid w:val="000C2D01"/>
    <w:rsid w:val="000C6D21"/>
    <w:rsid w:val="000C7277"/>
    <w:rsid w:val="000C7D48"/>
    <w:rsid w:val="000D36C1"/>
    <w:rsid w:val="000D564E"/>
    <w:rsid w:val="000D5716"/>
    <w:rsid w:val="000D78A0"/>
    <w:rsid w:val="000E084E"/>
    <w:rsid w:val="000E1528"/>
    <w:rsid w:val="000E18B3"/>
    <w:rsid w:val="000E4D80"/>
    <w:rsid w:val="000E7907"/>
    <w:rsid w:val="000E7CB2"/>
    <w:rsid w:val="000E7D0A"/>
    <w:rsid w:val="000F2C80"/>
    <w:rsid w:val="000F72E2"/>
    <w:rsid w:val="00101A8E"/>
    <w:rsid w:val="00102849"/>
    <w:rsid w:val="00102DC6"/>
    <w:rsid w:val="001030B3"/>
    <w:rsid w:val="00107D0B"/>
    <w:rsid w:val="001102E0"/>
    <w:rsid w:val="00111002"/>
    <w:rsid w:val="00113607"/>
    <w:rsid w:val="00113C44"/>
    <w:rsid w:val="001218B3"/>
    <w:rsid w:val="00126334"/>
    <w:rsid w:val="001309AB"/>
    <w:rsid w:val="00130E5F"/>
    <w:rsid w:val="00132C6C"/>
    <w:rsid w:val="0013450E"/>
    <w:rsid w:val="00134BC3"/>
    <w:rsid w:val="001404CF"/>
    <w:rsid w:val="00140ABF"/>
    <w:rsid w:val="00150077"/>
    <w:rsid w:val="00151E7F"/>
    <w:rsid w:val="00152476"/>
    <w:rsid w:val="00154145"/>
    <w:rsid w:val="00154238"/>
    <w:rsid w:val="001649B2"/>
    <w:rsid w:val="001654F0"/>
    <w:rsid w:val="001667C6"/>
    <w:rsid w:val="00167E56"/>
    <w:rsid w:val="0017087D"/>
    <w:rsid w:val="0017329C"/>
    <w:rsid w:val="0017419B"/>
    <w:rsid w:val="00177281"/>
    <w:rsid w:val="001776A2"/>
    <w:rsid w:val="0018033A"/>
    <w:rsid w:val="001804AC"/>
    <w:rsid w:val="00180E15"/>
    <w:rsid w:val="001815D7"/>
    <w:rsid w:val="00182C38"/>
    <w:rsid w:val="00183441"/>
    <w:rsid w:val="0018351F"/>
    <w:rsid w:val="00184548"/>
    <w:rsid w:val="001849C7"/>
    <w:rsid w:val="001903A4"/>
    <w:rsid w:val="001A0C5A"/>
    <w:rsid w:val="001A257D"/>
    <w:rsid w:val="001A288C"/>
    <w:rsid w:val="001A2B8B"/>
    <w:rsid w:val="001A4EBF"/>
    <w:rsid w:val="001A679D"/>
    <w:rsid w:val="001A6832"/>
    <w:rsid w:val="001A7D62"/>
    <w:rsid w:val="001B106D"/>
    <w:rsid w:val="001B23D1"/>
    <w:rsid w:val="001B6E57"/>
    <w:rsid w:val="001B722E"/>
    <w:rsid w:val="001C03EF"/>
    <w:rsid w:val="001C124F"/>
    <w:rsid w:val="001C52F1"/>
    <w:rsid w:val="001D14DB"/>
    <w:rsid w:val="001D20EA"/>
    <w:rsid w:val="001D4E3C"/>
    <w:rsid w:val="001D79E8"/>
    <w:rsid w:val="001E064C"/>
    <w:rsid w:val="001E1544"/>
    <w:rsid w:val="001E1633"/>
    <w:rsid w:val="001E1FF1"/>
    <w:rsid w:val="001E3CED"/>
    <w:rsid w:val="001E44DA"/>
    <w:rsid w:val="001E6320"/>
    <w:rsid w:val="001F32FF"/>
    <w:rsid w:val="001F4BAA"/>
    <w:rsid w:val="001F6898"/>
    <w:rsid w:val="001F7934"/>
    <w:rsid w:val="00200952"/>
    <w:rsid w:val="0020266B"/>
    <w:rsid w:val="002058C6"/>
    <w:rsid w:val="00206771"/>
    <w:rsid w:val="00206E67"/>
    <w:rsid w:val="002078C1"/>
    <w:rsid w:val="00210334"/>
    <w:rsid w:val="00213D59"/>
    <w:rsid w:val="00216490"/>
    <w:rsid w:val="0022073C"/>
    <w:rsid w:val="002208C6"/>
    <w:rsid w:val="00224348"/>
    <w:rsid w:val="00227503"/>
    <w:rsid w:val="00230932"/>
    <w:rsid w:val="00232F41"/>
    <w:rsid w:val="00234C10"/>
    <w:rsid w:val="002369F6"/>
    <w:rsid w:val="002407AF"/>
    <w:rsid w:val="00240EB4"/>
    <w:rsid w:val="0024125E"/>
    <w:rsid w:val="002426B6"/>
    <w:rsid w:val="002426C9"/>
    <w:rsid w:val="00242781"/>
    <w:rsid w:val="002448B1"/>
    <w:rsid w:val="00244B6F"/>
    <w:rsid w:val="00245E04"/>
    <w:rsid w:val="00253B85"/>
    <w:rsid w:val="00256FC1"/>
    <w:rsid w:val="00257A52"/>
    <w:rsid w:val="00261272"/>
    <w:rsid w:val="0026280A"/>
    <w:rsid w:val="00267F49"/>
    <w:rsid w:val="00270B4B"/>
    <w:rsid w:val="002715D6"/>
    <w:rsid w:val="002719DF"/>
    <w:rsid w:val="00274E12"/>
    <w:rsid w:val="00275579"/>
    <w:rsid w:val="00276E84"/>
    <w:rsid w:val="0027795F"/>
    <w:rsid w:val="002807DD"/>
    <w:rsid w:val="00284309"/>
    <w:rsid w:val="0028660C"/>
    <w:rsid w:val="00286B27"/>
    <w:rsid w:val="00290AF5"/>
    <w:rsid w:val="00290FD5"/>
    <w:rsid w:val="00291816"/>
    <w:rsid w:val="002921BE"/>
    <w:rsid w:val="00292548"/>
    <w:rsid w:val="00293AA3"/>
    <w:rsid w:val="0029437A"/>
    <w:rsid w:val="002945EB"/>
    <w:rsid w:val="0029690A"/>
    <w:rsid w:val="00296A5E"/>
    <w:rsid w:val="002A01D0"/>
    <w:rsid w:val="002A1EEE"/>
    <w:rsid w:val="002A56EE"/>
    <w:rsid w:val="002A70F9"/>
    <w:rsid w:val="002B00D0"/>
    <w:rsid w:val="002B2306"/>
    <w:rsid w:val="002B2622"/>
    <w:rsid w:val="002B4004"/>
    <w:rsid w:val="002B402F"/>
    <w:rsid w:val="002B434F"/>
    <w:rsid w:val="002B4877"/>
    <w:rsid w:val="002C1EF8"/>
    <w:rsid w:val="002C2E8F"/>
    <w:rsid w:val="002C4E8C"/>
    <w:rsid w:val="002C5FB9"/>
    <w:rsid w:val="002C69CD"/>
    <w:rsid w:val="002C7535"/>
    <w:rsid w:val="002C7D57"/>
    <w:rsid w:val="002D28CF"/>
    <w:rsid w:val="002D344B"/>
    <w:rsid w:val="002D3613"/>
    <w:rsid w:val="002D3732"/>
    <w:rsid w:val="002D3E11"/>
    <w:rsid w:val="002D4129"/>
    <w:rsid w:val="002D522E"/>
    <w:rsid w:val="002D7C8E"/>
    <w:rsid w:val="002E041E"/>
    <w:rsid w:val="002E39EC"/>
    <w:rsid w:val="002F05BF"/>
    <w:rsid w:val="002F4DC5"/>
    <w:rsid w:val="002F6719"/>
    <w:rsid w:val="003015A0"/>
    <w:rsid w:val="0030189B"/>
    <w:rsid w:val="00302490"/>
    <w:rsid w:val="0030285B"/>
    <w:rsid w:val="00305781"/>
    <w:rsid w:val="00305C2C"/>
    <w:rsid w:val="00307F5F"/>
    <w:rsid w:val="00311A6D"/>
    <w:rsid w:val="00313088"/>
    <w:rsid w:val="003179A2"/>
    <w:rsid w:val="0032104A"/>
    <w:rsid w:val="00324DAD"/>
    <w:rsid w:val="003277CB"/>
    <w:rsid w:val="003324A5"/>
    <w:rsid w:val="00335A7D"/>
    <w:rsid w:val="00336EA2"/>
    <w:rsid w:val="00341626"/>
    <w:rsid w:val="0034168A"/>
    <w:rsid w:val="00341F77"/>
    <w:rsid w:val="00343668"/>
    <w:rsid w:val="00344EA8"/>
    <w:rsid w:val="00345D0A"/>
    <w:rsid w:val="00350DD6"/>
    <w:rsid w:val="00351E9C"/>
    <w:rsid w:val="0035425C"/>
    <w:rsid w:val="00354709"/>
    <w:rsid w:val="00354B00"/>
    <w:rsid w:val="00355C9A"/>
    <w:rsid w:val="00356AD6"/>
    <w:rsid w:val="0036223C"/>
    <w:rsid w:val="00365562"/>
    <w:rsid w:val="0036619E"/>
    <w:rsid w:val="00373A9B"/>
    <w:rsid w:val="00377B40"/>
    <w:rsid w:val="003809FF"/>
    <w:rsid w:val="00381442"/>
    <w:rsid w:val="003841B2"/>
    <w:rsid w:val="00391767"/>
    <w:rsid w:val="00393B92"/>
    <w:rsid w:val="00396EEE"/>
    <w:rsid w:val="0039751B"/>
    <w:rsid w:val="003A0B89"/>
    <w:rsid w:val="003A12B6"/>
    <w:rsid w:val="003A1F8F"/>
    <w:rsid w:val="003A2E1C"/>
    <w:rsid w:val="003A4CC1"/>
    <w:rsid w:val="003B2232"/>
    <w:rsid w:val="003B29FF"/>
    <w:rsid w:val="003B49F1"/>
    <w:rsid w:val="003B5D97"/>
    <w:rsid w:val="003C12EF"/>
    <w:rsid w:val="003C1BBC"/>
    <w:rsid w:val="003C3F17"/>
    <w:rsid w:val="003D0931"/>
    <w:rsid w:val="003D18FA"/>
    <w:rsid w:val="003D5890"/>
    <w:rsid w:val="003D6C08"/>
    <w:rsid w:val="003D76F5"/>
    <w:rsid w:val="003E1B4A"/>
    <w:rsid w:val="003E1B4D"/>
    <w:rsid w:val="003E519C"/>
    <w:rsid w:val="003E730D"/>
    <w:rsid w:val="003F1547"/>
    <w:rsid w:val="003F41EC"/>
    <w:rsid w:val="003F43BC"/>
    <w:rsid w:val="003F6B5D"/>
    <w:rsid w:val="0040119B"/>
    <w:rsid w:val="00407C20"/>
    <w:rsid w:val="00412EEB"/>
    <w:rsid w:val="00413582"/>
    <w:rsid w:val="00414429"/>
    <w:rsid w:val="00414636"/>
    <w:rsid w:val="00416A29"/>
    <w:rsid w:val="00417006"/>
    <w:rsid w:val="00417D41"/>
    <w:rsid w:val="00420CA2"/>
    <w:rsid w:val="00421FFD"/>
    <w:rsid w:val="004233BA"/>
    <w:rsid w:val="004253AD"/>
    <w:rsid w:val="00426E51"/>
    <w:rsid w:val="004278AA"/>
    <w:rsid w:val="00433EDB"/>
    <w:rsid w:val="0043420C"/>
    <w:rsid w:val="00434577"/>
    <w:rsid w:val="004412C7"/>
    <w:rsid w:val="004416DF"/>
    <w:rsid w:val="00445BC3"/>
    <w:rsid w:val="00447F74"/>
    <w:rsid w:val="00450834"/>
    <w:rsid w:val="004518DC"/>
    <w:rsid w:val="00452AB5"/>
    <w:rsid w:val="00455B56"/>
    <w:rsid w:val="0045686C"/>
    <w:rsid w:val="00460205"/>
    <w:rsid w:val="00460403"/>
    <w:rsid w:val="00460DB5"/>
    <w:rsid w:val="004625AD"/>
    <w:rsid w:val="0046623D"/>
    <w:rsid w:val="00466E11"/>
    <w:rsid w:val="0047194E"/>
    <w:rsid w:val="004720DB"/>
    <w:rsid w:val="00472EC1"/>
    <w:rsid w:val="00474509"/>
    <w:rsid w:val="0047590C"/>
    <w:rsid w:val="00475B71"/>
    <w:rsid w:val="00475DDE"/>
    <w:rsid w:val="004774DF"/>
    <w:rsid w:val="004778FB"/>
    <w:rsid w:val="00480715"/>
    <w:rsid w:val="00482D51"/>
    <w:rsid w:val="00483666"/>
    <w:rsid w:val="0048630A"/>
    <w:rsid w:val="004875C3"/>
    <w:rsid w:val="00487889"/>
    <w:rsid w:val="00490CB6"/>
    <w:rsid w:val="0049110E"/>
    <w:rsid w:val="004979E7"/>
    <w:rsid w:val="004A0AF3"/>
    <w:rsid w:val="004A5369"/>
    <w:rsid w:val="004A5B2C"/>
    <w:rsid w:val="004A638D"/>
    <w:rsid w:val="004A7A00"/>
    <w:rsid w:val="004B1615"/>
    <w:rsid w:val="004B2F85"/>
    <w:rsid w:val="004B6051"/>
    <w:rsid w:val="004C02DD"/>
    <w:rsid w:val="004C06A5"/>
    <w:rsid w:val="004C0C71"/>
    <w:rsid w:val="004C2124"/>
    <w:rsid w:val="004C5A3B"/>
    <w:rsid w:val="004D18B5"/>
    <w:rsid w:val="004D29EF"/>
    <w:rsid w:val="004D2D52"/>
    <w:rsid w:val="004D70E4"/>
    <w:rsid w:val="004E0482"/>
    <w:rsid w:val="004E0B0B"/>
    <w:rsid w:val="004E6709"/>
    <w:rsid w:val="004E7E7C"/>
    <w:rsid w:val="004E7EC4"/>
    <w:rsid w:val="004F0C02"/>
    <w:rsid w:val="004F1360"/>
    <w:rsid w:val="004F2A07"/>
    <w:rsid w:val="004F6749"/>
    <w:rsid w:val="004F7FD8"/>
    <w:rsid w:val="00505A63"/>
    <w:rsid w:val="005066A6"/>
    <w:rsid w:val="00510715"/>
    <w:rsid w:val="00511D20"/>
    <w:rsid w:val="005120F4"/>
    <w:rsid w:val="00514C8F"/>
    <w:rsid w:val="00515033"/>
    <w:rsid w:val="00516C72"/>
    <w:rsid w:val="00517509"/>
    <w:rsid w:val="00520C4B"/>
    <w:rsid w:val="00522D02"/>
    <w:rsid w:val="00524857"/>
    <w:rsid w:val="0052664F"/>
    <w:rsid w:val="00527183"/>
    <w:rsid w:val="00534DEB"/>
    <w:rsid w:val="00535034"/>
    <w:rsid w:val="005355A7"/>
    <w:rsid w:val="0053738C"/>
    <w:rsid w:val="00537B28"/>
    <w:rsid w:val="005406E8"/>
    <w:rsid w:val="0054241A"/>
    <w:rsid w:val="0054372D"/>
    <w:rsid w:val="00546FE6"/>
    <w:rsid w:val="00547C08"/>
    <w:rsid w:val="0055499D"/>
    <w:rsid w:val="00554ECC"/>
    <w:rsid w:val="00554FDB"/>
    <w:rsid w:val="00557CBD"/>
    <w:rsid w:val="005612BD"/>
    <w:rsid w:val="00563BDF"/>
    <w:rsid w:val="00564E86"/>
    <w:rsid w:val="005671BF"/>
    <w:rsid w:val="00570C3D"/>
    <w:rsid w:val="00580ABB"/>
    <w:rsid w:val="0058108C"/>
    <w:rsid w:val="005835D4"/>
    <w:rsid w:val="00584A95"/>
    <w:rsid w:val="005853B5"/>
    <w:rsid w:val="0058570E"/>
    <w:rsid w:val="005862FA"/>
    <w:rsid w:val="005914BD"/>
    <w:rsid w:val="00593BFA"/>
    <w:rsid w:val="00594465"/>
    <w:rsid w:val="005949B3"/>
    <w:rsid w:val="00594AAE"/>
    <w:rsid w:val="00597D5B"/>
    <w:rsid w:val="005A14FD"/>
    <w:rsid w:val="005A5DB0"/>
    <w:rsid w:val="005B0832"/>
    <w:rsid w:val="005B0BF9"/>
    <w:rsid w:val="005B11E3"/>
    <w:rsid w:val="005B2736"/>
    <w:rsid w:val="005B5156"/>
    <w:rsid w:val="005B6F61"/>
    <w:rsid w:val="005C0053"/>
    <w:rsid w:val="005C06D4"/>
    <w:rsid w:val="005C2358"/>
    <w:rsid w:val="005C2D0A"/>
    <w:rsid w:val="005C413A"/>
    <w:rsid w:val="005C41FD"/>
    <w:rsid w:val="005C6A73"/>
    <w:rsid w:val="005C6C7D"/>
    <w:rsid w:val="005D0031"/>
    <w:rsid w:val="005D3C86"/>
    <w:rsid w:val="005D3E4E"/>
    <w:rsid w:val="005D4AFE"/>
    <w:rsid w:val="005D7877"/>
    <w:rsid w:val="005E100B"/>
    <w:rsid w:val="005E10E4"/>
    <w:rsid w:val="005E181A"/>
    <w:rsid w:val="005E608C"/>
    <w:rsid w:val="005E7E9A"/>
    <w:rsid w:val="005F1520"/>
    <w:rsid w:val="005F1606"/>
    <w:rsid w:val="005F49C5"/>
    <w:rsid w:val="005F5127"/>
    <w:rsid w:val="005F5F8D"/>
    <w:rsid w:val="005F6B8E"/>
    <w:rsid w:val="00600EE4"/>
    <w:rsid w:val="00601CF3"/>
    <w:rsid w:val="006025EB"/>
    <w:rsid w:val="00602CE0"/>
    <w:rsid w:val="00604FA1"/>
    <w:rsid w:val="0060576D"/>
    <w:rsid w:val="006061BA"/>
    <w:rsid w:val="0060671F"/>
    <w:rsid w:val="00606FFC"/>
    <w:rsid w:val="00607FA8"/>
    <w:rsid w:val="006124E6"/>
    <w:rsid w:val="00614523"/>
    <w:rsid w:val="00614E62"/>
    <w:rsid w:val="006154DB"/>
    <w:rsid w:val="0062217A"/>
    <w:rsid w:val="00624B38"/>
    <w:rsid w:val="006318F2"/>
    <w:rsid w:val="00631BF2"/>
    <w:rsid w:val="00634571"/>
    <w:rsid w:val="00634E3B"/>
    <w:rsid w:val="00635FE7"/>
    <w:rsid w:val="006366CF"/>
    <w:rsid w:val="00640757"/>
    <w:rsid w:val="00641AF0"/>
    <w:rsid w:val="006442C0"/>
    <w:rsid w:val="0064559D"/>
    <w:rsid w:val="00645F3B"/>
    <w:rsid w:val="006501F5"/>
    <w:rsid w:val="00650681"/>
    <w:rsid w:val="00654329"/>
    <w:rsid w:val="00654A11"/>
    <w:rsid w:val="00654BB7"/>
    <w:rsid w:val="006557F6"/>
    <w:rsid w:val="00657028"/>
    <w:rsid w:val="00660FD9"/>
    <w:rsid w:val="006628E1"/>
    <w:rsid w:val="00664B12"/>
    <w:rsid w:val="00665CC1"/>
    <w:rsid w:val="00666288"/>
    <w:rsid w:val="00666922"/>
    <w:rsid w:val="00667261"/>
    <w:rsid w:val="0067082C"/>
    <w:rsid w:val="00671506"/>
    <w:rsid w:val="0067234F"/>
    <w:rsid w:val="0067300D"/>
    <w:rsid w:val="006758D4"/>
    <w:rsid w:val="00676B86"/>
    <w:rsid w:val="0067745B"/>
    <w:rsid w:val="00683977"/>
    <w:rsid w:val="0068648A"/>
    <w:rsid w:val="00690629"/>
    <w:rsid w:val="006925A0"/>
    <w:rsid w:val="0069518B"/>
    <w:rsid w:val="0069695F"/>
    <w:rsid w:val="006A00CF"/>
    <w:rsid w:val="006A2543"/>
    <w:rsid w:val="006A39D8"/>
    <w:rsid w:val="006A3E8B"/>
    <w:rsid w:val="006A5826"/>
    <w:rsid w:val="006A5851"/>
    <w:rsid w:val="006A5A2D"/>
    <w:rsid w:val="006A7BEF"/>
    <w:rsid w:val="006B1E6A"/>
    <w:rsid w:val="006B356C"/>
    <w:rsid w:val="006B4B1C"/>
    <w:rsid w:val="006B5097"/>
    <w:rsid w:val="006B7BCD"/>
    <w:rsid w:val="006C0352"/>
    <w:rsid w:val="006C0745"/>
    <w:rsid w:val="006C0B3D"/>
    <w:rsid w:val="006C45BE"/>
    <w:rsid w:val="006C6AB2"/>
    <w:rsid w:val="006D29D7"/>
    <w:rsid w:val="006D55E7"/>
    <w:rsid w:val="006D6127"/>
    <w:rsid w:val="006E3980"/>
    <w:rsid w:val="006E4623"/>
    <w:rsid w:val="006F03EA"/>
    <w:rsid w:val="006F1CE1"/>
    <w:rsid w:val="006F297A"/>
    <w:rsid w:val="006F2D92"/>
    <w:rsid w:val="006F57C9"/>
    <w:rsid w:val="006F645D"/>
    <w:rsid w:val="006F6844"/>
    <w:rsid w:val="006F7313"/>
    <w:rsid w:val="006F7AAC"/>
    <w:rsid w:val="0070200C"/>
    <w:rsid w:val="00707CD4"/>
    <w:rsid w:val="0071189E"/>
    <w:rsid w:val="00712439"/>
    <w:rsid w:val="00713FF4"/>
    <w:rsid w:val="00714D92"/>
    <w:rsid w:val="00717133"/>
    <w:rsid w:val="00717418"/>
    <w:rsid w:val="00717527"/>
    <w:rsid w:val="007176EE"/>
    <w:rsid w:val="0072296E"/>
    <w:rsid w:val="00723770"/>
    <w:rsid w:val="007243DA"/>
    <w:rsid w:val="00725C10"/>
    <w:rsid w:val="00726C6B"/>
    <w:rsid w:val="007303C9"/>
    <w:rsid w:val="00731128"/>
    <w:rsid w:val="0073705C"/>
    <w:rsid w:val="0073779F"/>
    <w:rsid w:val="00742C8F"/>
    <w:rsid w:val="00742DE1"/>
    <w:rsid w:val="007436D7"/>
    <w:rsid w:val="007460C7"/>
    <w:rsid w:val="0074650F"/>
    <w:rsid w:val="00746762"/>
    <w:rsid w:val="00750EC9"/>
    <w:rsid w:val="007526BC"/>
    <w:rsid w:val="00752EE1"/>
    <w:rsid w:val="007560D4"/>
    <w:rsid w:val="0075782A"/>
    <w:rsid w:val="007611B8"/>
    <w:rsid w:val="007627AB"/>
    <w:rsid w:val="0076686A"/>
    <w:rsid w:val="00771EA4"/>
    <w:rsid w:val="0077413A"/>
    <w:rsid w:val="00775936"/>
    <w:rsid w:val="00776990"/>
    <w:rsid w:val="007769B9"/>
    <w:rsid w:val="00776D59"/>
    <w:rsid w:val="007800AF"/>
    <w:rsid w:val="00781265"/>
    <w:rsid w:val="007825A4"/>
    <w:rsid w:val="0078333E"/>
    <w:rsid w:val="007860C4"/>
    <w:rsid w:val="00791713"/>
    <w:rsid w:val="00791D9C"/>
    <w:rsid w:val="00792165"/>
    <w:rsid w:val="00792C98"/>
    <w:rsid w:val="00793D6E"/>
    <w:rsid w:val="00795E96"/>
    <w:rsid w:val="0079658A"/>
    <w:rsid w:val="007A42F3"/>
    <w:rsid w:val="007A74E1"/>
    <w:rsid w:val="007A7D9E"/>
    <w:rsid w:val="007B0043"/>
    <w:rsid w:val="007B2EED"/>
    <w:rsid w:val="007B4382"/>
    <w:rsid w:val="007B5D34"/>
    <w:rsid w:val="007C0F0B"/>
    <w:rsid w:val="007C3530"/>
    <w:rsid w:val="007C5A4F"/>
    <w:rsid w:val="007C7770"/>
    <w:rsid w:val="007D3C53"/>
    <w:rsid w:val="007E2DBE"/>
    <w:rsid w:val="007E3679"/>
    <w:rsid w:val="007F1DCB"/>
    <w:rsid w:val="007F22D2"/>
    <w:rsid w:val="007F2E1E"/>
    <w:rsid w:val="007F4B6E"/>
    <w:rsid w:val="007F7BFF"/>
    <w:rsid w:val="00801D92"/>
    <w:rsid w:val="0080293E"/>
    <w:rsid w:val="00803355"/>
    <w:rsid w:val="00803FD0"/>
    <w:rsid w:val="0080737F"/>
    <w:rsid w:val="0081181A"/>
    <w:rsid w:val="00811C78"/>
    <w:rsid w:val="00814929"/>
    <w:rsid w:val="00817630"/>
    <w:rsid w:val="008201D2"/>
    <w:rsid w:val="00820F50"/>
    <w:rsid w:val="00822EA3"/>
    <w:rsid w:val="00822FC4"/>
    <w:rsid w:val="00823AE1"/>
    <w:rsid w:val="008245F0"/>
    <w:rsid w:val="0082646B"/>
    <w:rsid w:val="008315AE"/>
    <w:rsid w:val="00831703"/>
    <w:rsid w:val="00831748"/>
    <w:rsid w:val="0083342C"/>
    <w:rsid w:val="00833790"/>
    <w:rsid w:val="0083738D"/>
    <w:rsid w:val="00837DCF"/>
    <w:rsid w:val="00837EAF"/>
    <w:rsid w:val="00840791"/>
    <w:rsid w:val="0084095B"/>
    <w:rsid w:val="00840AE5"/>
    <w:rsid w:val="00842569"/>
    <w:rsid w:val="0084267F"/>
    <w:rsid w:val="00843887"/>
    <w:rsid w:val="008453BA"/>
    <w:rsid w:val="00845C0D"/>
    <w:rsid w:val="00847250"/>
    <w:rsid w:val="00847AF8"/>
    <w:rsid w:val="00851E2E"/>
    <w:rsid w:val="00852B36"/>
    <w:rsid w:val="008555BF"/>
    <w:rsid w:val="00857C52"/>
    <w:rsid w:val="00860396"/>
    <w:rsid w:val="0086792C"/>
    <w:rsid w:val="00870AD7"/>
    <w:rsid w:val="00870F41"/>
    <w:rsid w:val="00872725"/>
    <w:rsid w:val="00873F50"/>
    <w:rsid w:val="00874124"/>
    <w:rsid w:val="008762DA"/>
    <w:rsid w:val="0088197D"/>
    <w:rsid w:val="008908FE"/>
    <w:rsid w:val="00893673"/>
    <w:rsid w:val="008937C1"/>
    <w:rsid w:val="008946C6"/>
    <w:rsid w:val="00896BF3"/>
    <w:rsid w:val="008A1BCE"/>
    <w:rsid w:val="008A4D12"/>
    <w:rsid w:val="008A526D"/>
    <w:rsid w:val="008A55E6"/>
    <w:rsid w:val="008A7047"/>
    <w:rsid w:val="008A7182"/>
    <w:rsid w:val="008A7468"/>
    <w:rsid w:val="008A785D"/>
    <w:rsid w:val="008B1C81"/>
    <w:rsid w:val="008C2086"/>
    <w:rsid w:val="008C22F3"/>
    <w:rsid w:val="008C5119"/>
    <w:rsid w:val="008C58FD"/>
    <w:rsid w:val="008C720D"/>
    <w:rsid w:val="008D0F1B"/>
    <w:rsid w:val="008D180B"/>
    <w:rsid w:val="008D2E11"/>
    <w:rsid w:val="008D5E3B"/>
    <w:rsid w:val="008D7F75"/>
    <w:rsid w:val="008E0425"/>
    <w:rsid w:val="008E0770"/>
    <w:rsid w:val="008E0ADE"/>
    <w:rsid w:val="008E47B7"/>
    <w:rsid w:val="008E7EF9"/>
    <w:rsid w:val="008F3D07"/>
    <w:rsid w:val="008F4155"/>
    <w:rsid w:val="009015E8"/>
    <w:rsid w:val="00903AEA"/>
    <w:rsid w:val="009042AC"/>
    <w:rsid w:val="00907217"/>
    <w:rsid w:val="00911634"/>
    <w:rsid w:val="009118C4"/>
    <w:rsid w:val="0091242B"/>
    <w:rsid w:val="00915FB9"/>
    <w:rsid w:val="009221D5"/>
    <w:rsid w:val="009321F1"/>
    <w:rsid w:val="0093232F"/>
    <w:rsid w:val="009334A8"/>
    <w:rsid w:val="00935607"/>
    <w:rsid w:val="00936272"/>
    <w:rsid w:val="00937A59"/>
    <w:rsid w:val="00937AF1"/>
    <w:rsid w:val="00940052"/>
    <w:rsid w:val="0094016A"/>
    <w:rsid w:val="00941297"/>
    <w:rsid w:val="00942A83"/>
    <w:rsid w:val="00943AF9"/>
    <w:rsid w:val="00943C74"/>
    <w:rsid w:val="00945DB3"/>
    <w:rsid w:val="00950D39"/>
    <w:rsid w:val="00953FD4"/>
    <w:rsid w:val="00954E5E"/>
    <w:rsid w:val="0095509B"/>
    <w:rsid w:val="00955B50"/>
    <w:rsid w:val="00955F49"/>
    <w:rsid w:val="00960370"/>
    <w:rsid w:val="009607CA"/>
    <w:rsid w:val="00960E90"/>
    <w:rsid w:val="00960F82"/>
    <w:rsid w:val="0096284F"/>
    <w:rsid w:val="00963563"/>
    <w:rsid w:val="00965E73"/>
    <w:rsid w:val="009677AA"/>
    <w:rsid w:val="00971550"/>
    <w:rsid w:val="009716BA"/>
    <w:rsid w:val="00971980"/>
    <w:rsid w:val="00973544"/>
    <w:rsid w:val="00973DAF"/>
    <w:rsid w:val="009743F6"/>
    <w:rsid w:val="00975FF9"/>
    <w:rsid w:val="0097680C"/>
    <w:rsid w:val="00981384"/>
    <w:rsid w:val="00981E5B"/>
    <w:rsid w:val="00981FCD"/>
    <w:rsid w:val="00984221"/>
    <w:rsid w:val="009865BF"/>
    <w:rsid w:val="0098685A"/>
    <w:rsid w:val="009868FE"/>
    <w:rsid w:val="009905A0"/>
    <w:rsid w:val="00990ED1"/>
    <w:rsid w:val="00991ED2"/>
    <w:rsid w:val="00997843"/>
    <w:rsid w:val="009A082B"/>
    <w:rsid w:val="009A1CAF"/>
    <w:rsid w:val="009A3625"/>
    <w:rsid w:val="009A4004"/>
    <w:rsid w:val="009A4ECC"/>
    <w:rsid w:val="009A58F5"/>
    <w:rsid w:val="009A78EF"/>
    <w:rsid w:val="009B07E8"/>
    <w:rsid w:val="009B16CA"/>
    <w:rsid w:val="009B1D00"/>
    <w:rsid w:val="009B275D"/>
    <w:rsid w:val="009B67A3"/>
    <w:rsid w:val="009B68C6"/>
    <w:rsid w:val="009C289C"/>
    <w:rsid w:val="009D42E4"/>
    <w:rsid w:val="009D5A1B"/>
    <w:rsid w:val="009D7B53"/>
    <w:rsid w:val="009E01A1"/>
    <w:rsid w:val="009E2036"/>
    <w:rsid w:val="009E25B4"/>
    <w:rsid w:val="009E2FB8"/>
    <w:rsid w:val="009E48DD"/>
    <w:rsid w:val="009E527D"/>
    <w:rsid w:val="009E5A8C"/>
    <w:rsid w:val="009E5D36"/>
    <w:rsid w:val="009E6CBB"/>
    <w:rsid w:val="009F2E5A"/>
    <w:rsid w:val="009F353F"/>
    <w:rsid w:val="009F5D95"/>
    <w:rsid w:val="009F7D3D"/>
    <w:rsid w:val="00A02A60"/>
    <w:rsid w:val="00A033FA"/>
    <w:rsid w:val="00A0468A"/>
    <w:rsid w:val="00A059A7"/>
    <w:rsid w:val="00A10491"/>
    <w:rsid w:val="00A127AD"/>
    <w:rsid w:val="00A131C2"/>
    <w:rsid w:val="00A1552B"/>
    <w:rsid w:val="00A2418A"/>
    <w:rsid w:val="00A2556E"/>
    <w:rsid w:val="00A25E55"/>
    <w:rsid w:val="00A347E7"/>
    <w:rsid w:val="00A355D8"/>
    <w:rsid w:val="00A36C23"/>
    <w:rsid w:val="00A37081"/>
    <w:rsid w:val="00A37A93"/>
    <w:rsid w:val="00A40231"/>
    <w:rsid w:val="00A404A3"/>
    <w:rsid w:val="00A414CF"/>
    <w:rsid w:val="00A41B35"/>
    <w:rsid w:val="00A43D39"/>
    <w:rsid w:val="00A4612D"/>
    <w:rsid w:val="00A4662F"/>
    <w:rsid w:val="00A51046"/>
    <w:rsid w:val="00A53ECA"/>
    <w:rsid w:val="00A54685"/>
    <w:rsid w:val="00A548AE"/>
    <w:rsid w:val="00A572FC"/>
    <w:rsid w:val="00A61AA2"/>
    <w:rsid w:val="00A6434A"/>
    <w:rsid w:val="00A64B25"/>
    <w:rsid w:val="00A6510E"/>
    <w:rsid w:val="00A66275"/>
    <w:rsid w:val="00A662E3"/>
    <w:rsid w:val="00A665BA"/>
    <w:rsid w:val="00A66C68"/>
    <w:rsid w:val="00A67A78"/>
    <w:rsid w:val="00A70476"/>
    <w:rsid w:val="00A70AE0"/>
    <w:rsid w:val="00A714AB"/>
    <w:rsid w:val="00A718C6"/>
    <w:rsid w:val="00A74934"/>
    <w:rsid w:val="00A769AD"/>
    <w:rsid w:val="00A857B7"/>
    <w:rsid w:val="00A86B63"/>
    <w:rsid w:val="00A8740F"/>
    <w:rsid w:val="00A90A32"/>
    <w:rsid w:val="00A92ED5"/>
    <w:rsid w:val="00A96F0F"/>
    <w:rsid w:val="00AA1780"/>
    <w:rsid w:val="00AA7301"/>
    <w:rsid w:val="00AB01A1"/>
    <w:rsid w:val="00AB12C5"/>
    <w:rsid w:val="00AB3ABA"/>
    <w:rsid w:val="00AB540F"/>
    <w:rsid w:val="00AC16D0"/>
    <w:rsid w:val="00AC62E0"/>
    <w:rsid w:val="00AC6A94"/>
    <w:rsid w:val="00AD0224"/>
    <w:rsid w:val="00AD05A3"/>
    <w:rsid w:val="00AD2E70"/>
    <w:rsid w:val="00AD2EAA"/>
    <w:rsid w:val="00AD3DC6"/>
    <w:rsid w:val="00AD3F0B"/>
    <w:rsid w:val="00AD5E23"/>
    <w:rsid w:val="00AD7256"/>
    <w:rsid w:val="00AE34A2"/>
    <w:rsid w:val="00AE48D9"/>
    <w:rsid w:val="00AE4F67"/>
    <w:rsid w:val="00AE62E4"/>
    <w:rsid w:val="00AF1444"/>
    <w:rsid w:val="00AF3603"/>
    <w:rsid w:val="00AF52C5"/>
    <w:rsid w:val="00AF536A"/>
    <w:rsid w:val="00B0135B"/>
    <w:rsid w:val="00B01D71"/>
    <w:rsid w:val="00B02192"/>
    <w:rsid w:val="00B02A6E"/>
    <w:rsid w:val="00B05D10"/>
    <w:rsid w:val="00B12045"/>
    <w:rsid w:val="00B12C82"/>
    <w:rsid w:val="00B13E9E"/>
    <w:rsid w:val="00B158B1"/>
    <w:rsid w:val="00B1677E"/>
    <w:rsid w:val="00B16867"/>
    <w:rsid w:val="00B17B65"/>
    <w:rsid w:val="00B23DAD"/>
    <w:rsid w:val="00B3245F"/>
    <w:rsid w:val="00B35265"/>
    <w:rsid w:val="00B41680"/>
    <w:rsid w:val="00B43778"/>
    <w:rsid w:val="00B478A5"/>
    <w:rsid w:val="00B53121"/>
    <w:rsid w:val="00B556C9"/>
    <w:rsid w:val="00B55FAB"/>
    <w:rsid w:val="00B57558"/>
    <w:rsid w:val="00B60A54"/>
    <w:rsid w:val="00B60DA1"/>
    <w:rsid w:val="00B61806"/>
    <w:rsid w:val="00B61D40"/>
    <w:rsid w:val="00B65945"/>
    <w:rsid w:val="00B6614A"/>
    <w:rsid w:val="00B7095E"/>
    <w:rsid w:val="00B70F50"/>
    <w:rsid w:val="00B71A20"/>
    <w:rsid w:val="00B72FAD"/>
    <w:rsid w:val="00B76107"/>
    <w:rsid w:val="00B76378"/>
    <w:rsid w:val="00B77C3F"/>
    <w:rsid w:val="00B820DA"/>
    <w:rsid w:val="00B82978"/>
    <w:rsid w:val="00B86A6F"/>
    <w:rsid w:val="00B919D0"/>
    <w:rsid w:val="00B922F3"/>
    <w:rsid w:val="00B92C48"/>
    <w:rsid w:val="00B938DB"/>
    <w:rsid w:val="00B9397D"/>
    <w:rsid w:val="00B94067"/>
    <w:rsid w:val="00B94269"/>
    <w:rsid w:val="00B942F3"/>
    <w:rsid w:val="00B95419"/>
    <w:rsid w:val="00B97C94"/>
    <w:rsid w:val="00BA0D14"/>
    <w:rsid w:val="00BA2E2C"/>
    <w:rsid w:val="00BA416B"/>
    <w:rsid w:val="00BA525F"/>
    <w:rsid w:val="00BA5CB4"/>
    <w:rsid w:val="00BA6B85"/>
    <w:rsid w:val="00BB0FD0"/>
    <w:rsid w:val="00BB245A"/>
    <w:rsid w:val="00BB36E6"/>
    <w:rsid w:val="00BB6399"/>
    <w:rsid w:val="00BC05C2"/>
    <w:rsid w:val="00BC1F64"/>
    <w:rsid w:val="00BC2F51"/>
    <w:rsid w:val="00BC435A"/>
    <w:rsid w:val="00BC441D"/>
    <w:rsid w:val="00BC54F3"/>
    <w:rsid w:val="00BC6AB1"/>
    <w:rsid w:val="00BD30E9"/>
    <w:rsid w:val="00BD7F15"/>
    <w:rsid w:val="00BE069F"/>
    <w:rsid w:val="00BE0A4B"/>
    <w:rsid w:val="00BE2134"/>
    <w:rsid w:val="00BE2768"/>
    <w:rsid w:val="00BE2DB8"/>
    <w:rsid w:val="00BE4231"/>
    <w:rsid w:val="00BE4709"/>
    <w:rsid w:val="00BE5E5A"/>
    <w:rsid w:val="00BE6CCC"/>
    <w:rsid w:val="00BE7C5B"/>
    <w:rsid w:val="00BF3B32"/>
    <w:rsid w:val="00BF5ED2"/>
    <w:rsid w:val="00BF7DDC"/>
    <w:rsid w:val="00C040DD"/>
    <w:rsid w:val="00C04F00"/>
    <w:rsid w:val="00C05695"/>
    <w:rsid w:val="00C13A67"/>
    <w:rsid w:val="00C174B2"/>
    <w:rsid w:val="00C21B0A"/>
    <w:rsid w:val="00C23A06"/>
    <w:rsid w:val="00C24564"/>
    <w:rsid w:val="00C26866"/>
    <w:rsid w:val="00C2786A"/>
    <w:rsid w:val="00C30172"/>
    <w:rsid w:val="00C32579"/>
    <w:rsid w:val="00C357B0"/>
    <w:rsid w:val="00C362A6"/>
    <w:rsid w:val="00C424DF"/>
    <w:rsid w:val="00C42700"/>
    <w:rsid w:val="00C430A9"/>
    <w:rsid w:val="00C45215"/>
    <w:rsid w:val="00C537A1"/>
    <w:rsid w:val="00C55375"/>
    <w:rsid w:val="00C563AB"/>
    <w:rsid w:val="00C5712A"/>
    <w:rsid w:val="00C57E3D"/>
    <w:rsid w:val="00C6417F"/>
    <w:rsid w:val="00C64631"/>
    <w:rsid w:val="00C67F19"/>
    <w:rsid w:val="00C7054A"/>
    <w:rsid w:val="00C739EB"/>
    <w:rsid w:val="00C75BEE"/>
    <w:rsid w:val="00C80547"/>
    <w:rsid w:val="00C80D62"/>
    <w:rsid w:val="00C81D59"/>
    <w:rsid w:val="00C82A04"/>
    <w:rsid w:val="00C83861"/>
    <w:rsid w:val="00C84C2B"/>
    <w:rsid w:val="00C855CA"/>
    <w:rsid w:val="00C8599D"/>
    <w:rsid w:val="00C9066A"/>
    <w:rsid w:val="00C906D8"/>
    <w:rsid w:val="00C90A07"/>
    <w:rsid w:val="00C92179"/>
    <w:rsid w:val="00C934B2"/>
    <w:rsid w:val="00C94FB7"/>
    <w:rsid w:val="00C9595A"/>
    <w:rsid w:val="00C97D75"/>
    <w:rsid w:val="00CA0751"/>
    <w:rsid w:val="00CA086B"/>
    <w:rsid w:val="00CA2C82"/>
    <w:rsid w:val="00CA40A6"/>
    <w:rsid w:val="00CA6F73"/>
    <w:rsid w:val="00CB2B62"/>
    <w:rsid w:val="00CB31C8"/>
    <w:rsid w:val="00CC15D5"/>
    <w:rsid w:val="00CC407B"/>
    <w:rsid w:val="00CC40CC"/>
    <w:rsid w:val="00CC5C93"/>
    <w:rsid w:val="00CD5FF4"/>
    <w:rsid w:val="00CD7B5F"/>
    <w:rsid w:val="00CE1DCB"/>
    <w:rsid w:val="00CE1EE0"/>
    <w:rsid w:val="00CE2B18"/>
    <w:rsid w:val="00CE64B3"/>
    <w:rsid w:val="00CF10DE"/>
    <w:rsid w:val="00CF1263"/>
    <w:rsid w:val="00CF2214"/>
    <w:rsid w:val="00CF318B"/>
    <w:rsid w:val="00CF6E0F"/>
    <w:rsid w:val="00CF6E10"/>
    <w:rsid w:val="00D008D7"/>
    <w:rsid w:val="00D01AE8"/>
    <w:rsid w:val="00D01CEF"/>
    <w:rsid w:val="00D066CD"/>
    <w:rsid w:val="00D070E7"/>
    <w:rsid w:val="00D07EC4"/>
    <w:rsid w:val="00D07ECE"/>
    <w:rsid w:val="00D104A5"/>
    <w:rsid w:val="00D12263"/>
    <w:rsid w:val="00D12A04"/>
    <w:rsid w:val="00D14671"/>
    <w:rsid w:val="00D14DB1"/>
    <w:rsid w:val="00D1648B"/>
    <w:rsid w:val="00D20463"/>
    <w:rsid w:val="00D20562"/>
    <w:rsid w:val="00D20F29"/>
    <w:rsid w:val="00D2556B"/>
    <w:rsid w:val="00D278C1"/>
    <w:rsid w:val="00D31264"/>
    <w:rsid w:val="00D330C2"/>
    <w:rsid w:val="00D344DD"/>
    <w:rsid w:val="00D34745"/>
    <w:rsid w:val="00D3514E"/>
    <w:rsid w:val="00D35688"/>
    <w:rsid w:val="00D41405"/>
    <w:rsid w:val="00D41562"/>
    <w:rsid w:val="00D434DE"/>
    <w:rsid w:val="00D4673C"/>
    <w:rsid w:val="00D5093E"/>
    <w:rsid w:val="00D51129"/>
    <w:rsid w:val="00D576D4"/>
    <w:rsid w:val="00D604B5"/>
    <w:rsid w:val="00D627C4"/>
    <w:rsid w:val="00D64A46"/>
    <w:rsid w:val="00D64CF4"/>
    <w:rsid w:val="00D656A1"/>
    <w:rsid w:val="00D70DC8"/>
    <w:rsid w:val="00D71354"/>
    <w:rsid w:val="00D719C6"/>
    <w:rsid w:val="00D773DD"/>
    <w:rsid w:val="00D85C36"/>
    <w:rsid w:val="00D85F98"/>
    <w:rsid w:val="00D92672"/>
    <w:rsid w:val="00D949B7"/>
    <w:rsid w:val="00D9530F"/>
    <w:rsid w:val="00D96263"/>
    <w:rsid w:val="00D96DE9"/>
    <w:rsid w:val="00DA0408"/>
    <w:rsid w:val="00DA214D"/>
    <w:rsid w:val="00DA3DAE"/>
    <w:rsid w:val="00DA492B"/>
    <w:rsid w:val="00DA6D1A"/>
    <w:rsid w:val="00DB35AA"/>
    <w:rsid w:val="00DB45A0"/>
    <w:rsid w:val="00DB7088"/>
    <w:rsid w:val="00DC265F"/>
    <w:rsid w:val="00DC2CF1"/>
    <w:rsid w:val="00DC473B"/>
    <w:rsid w:val="00DC5874"/>
    <w:rsid w:val="00DC67D2"/>
    <w:rsid w:val="00DD010C"/>
    <w:rsid w:val="00DD07FA"/>
    <w:rsid w:val="00DD25C1"/>
    <w:rsid w:val="00DD2742"/>
    <w:rsid w:val="00DD4C07"/>
    <w:rsid w:val="00DD7953"/>
    <w:rsid w:val="00DE2EF6"/>
    <w:rsid w:val="00DE3091"/>
    <w:rsid w:val="00DE5159"/>
    <w:rsid w:val="00DF0D69"/>
    <w:rsid w:val="00DF172D"/>
    <w:rsid w:val="00DF210F"/>
    <w:rsid w:val="00E01502"/>
    <w:rsid w:val="00E02AFE"/>
    <w:rsid w:val="00E068E0"/>
    <w:rsid w:val="00E07717"/>
    <w:rsid w:val="00E137F4"/>
    <w:rsid w:val="00E14189"/>
    <w:rsid w:val="00E16251"/>
    <w:rsid w:val="00E1778C"/>
    <w:rsid w:val="00E22D25"/>
    <w:rsid w:val="00E24912"/>
    <w:rsid w:val="00E30146"/>
    <w:rsid w:val="00E30382"/>
    <w:rsid w:val="00E3295E"/>
    <w:rsid w:val="00E3416C"/>
    <w:rsid w:val="00E34290"/>
    <w:rsid w:val="00E36439"/>
    <w:rsid w:val="00E40384"/>
    <w:rsid w:val="00E40C87"/>
    <w:rsid w:val="00E4479C"/>
    <w:rsid w:val="00E512DF"/>
    <w:rsid w:val="00E546DE"/>
    <w:rsid w:val="00E54B34"/>
    <w:rsid w:val="00E55163"/>
    <w:rsid w:val="00E55382"/>
    <w:rsid w:val="00E553D2"/>
    <w:rsid w:val="00E623A7"/>
    <w:rsid w:val="00E629C3"/>
    <w:rsid w:val="00E63761"/>
    <w:rsid w:val="00E70436"/>
    <w:rsid w:val="00E707E0"/>
    <w:rsid w:val="00E71FBD"/>
    <w:rsid w:val="00E72CAE"/>
    <w:rsid w:val="00E740F4"/>
    <w:rsid w:val="00E74878"/>
    <w:rsid w:val="00E8048C"/>
    <w:rsid w:val="00E80EA7"/>
    <w:rsid w:val="00E812B7"/>
    <w:rsid w:val="00E828C3"/>
    <w:rsid w:val="00E843B9"/>
    <w:rsid w:val="00E844E9"/>
    <w:rsid w:val="00E86E39"/>
    <w:rsid w:val="00E86FC3"/>
    <w:rsid w:val="00E8736D"/>
    <w:rsid w:val="00E87703"/>
    <w:rsid w:val="00E92147"/>
    <w:rsid w:val="00E937AB"/>
    <w:rsid w:val="00E93BAD"/>
    <w:rsid w:val="00E941DE"/>
    <w:rsid w:val="00E95D86"/>
    <w:rsid w:val="00E97201"/>
    <w:rsid w:val="00EA08C8"/>
    <w:rsid w:val="00EA59D2"/>
    <w:rsid w:val="00EA7F08"/>
    <w:rsid w:val="00EB0B20"/>
    <w:rsid w:val="00EB4BF9"/>
    <w:rsid w:val="00EC0049"/>
    <w:rsid w:val="00EC3131"/>
    <w:rsid w:val="00EC3BAD"/>
    <w:rsid w:val="00EC42D2"/>
    <w:rsid w:val="00EC50A5"/>
    <w:rsid w:val="00EC63AC"/>
    <w:rsid w:val="00ED0407"/>
    <w:rsid w:val="00ED2E53"/>
    <w:rsid w:val="00ED4CC2"/>
    <w:rsid w:val="00ED52CB"/>
    <w:rsid w:val="00ED555F"/>
    <w:rsid w:val="00EE0A97"/>
    <w:rsid w:val="00EE45C7"/>
    <w:rsid w:val="00EE76C0"/>
    <w:rsid w:val="00EF1C03"/>
    <w:rsid w:val="00EF3D50"/>
    <w:rsid w:val="00EF4BA6"/>
    <w:rsid w:val="00EF4E53"/>
    <w:rsid w:val="00F00B29"/>
    <w:rsid w:val="00F010FB"/>
    <w:rsid w:val="00F01B41"/>
    <w:rsid w:val="00F02A45"/>
    <w:rsid w:val="00F04B6C"/>
    <w:rsid w:val="00F06034"/>
    <w:rsid w:val="00F11D04"/>
    <w:rsid w:val="00F147B2"/>
    <w:rsid w:val="00F14925"/>
    <w:rsid w:val="00F15C6C"/>
    <w:rsid w:val="00F20E5D"/>
    <w:rsid w:val="00F22339"/>
    <w:rsid w:val="00F2319B"/>
    <w:rsid w:val="00F31625"/>
    <w:rsid w:val="00F32B91"/>
    <w:rsid w:val="00F35FBE"/>
    <w:rsid w:val="00F4128C"/>
    <w:rsid w:val="00F41467"/>
    <w:rsid w:val="00F42B27"/>
    <w:rsid w:val="00F43484"/>
    <w:rsid w:val="00F45973"/>
    <w:rsid w:val="00F45AAF"/>
    <w:rsid w:val="00F46F05"/>
    <w:rsid w:val="00F5138B"/>
    <w:rsid w:val="00F51CCD"/>
    <w:rsid w:val="00F60636"/>
    <w:rsid w:val="00F61089"/>
    <w:rsid w:val="00F613FE"/>
    <w:rsid w:val="00F61742"/>
    <w:rsid w:val="00F62FD7"/>
    <w:rsid w:val="00F6757E"/>
    <w:rsid w:val="00F70085"/>
    <w:rsid w:val="00F7033B"/>
    <w:rsid w:val="00F719C2"/>
    <w:rsid w:val="00F720AE"/>
    <w:rsid w:val="00F73731"/>
    <w:rsid w:val="00F754A2"/>
    <w:rsid w:val="00F757E9"/>
    <w:rsid w:val="00F81E66"/>
    <w:rsid w:val="00F83BF0"/>
    <w:rsid w:val="00F83F2C"/>
    <w:rsid w:val="00F84E6D"/>
    <w:rsid w:val="00F911E8"/>
    <w:rsid w:val="00F91C20"/>
    <w:rsid w:val="00F95411"/>
    <w:rsid w:val="00F9623A"/>
    <w:rsid w:val="00F96A1B"/>
    <w:rsid w:val="00FA0046"/>
    <w:rsid w:val="00FA19E5"/>
    <w:rsid w:val="00FA722E"/>
    <w:rsid w:val="00FB1825"/>
    <w:rsid w:val="00FB35F9"/>
    <w:rsid w:val="00FB4297"/>
    <w:rsid w:val="00FB5656"/>
    <w:rsid w:val="00FB5C64"/>
    <w:rsid w:val="00FB6911"/>
    <w:rsid w:val="00FB6A8E"/>
    <w:rsid w:val="00FC0927"/>
    <w:rsid w:val="00FC5843"/>
    <w:rsid w:val="00FD1A95"/>
    <w:rsid w:val="00FD5404"/>
    <w:rsid w:val="00FE1F20"/>
    <w:rsid w:val="00FE237B"/>
    <w:rsid w:val="00FE46E5"/>
    <w:rsid w:val="00FE5FE6"/>
    <w:rsid w:val="00FE7546"/>
    <w:rsid w:val="00FF0176"/>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fontTable" Target="fontTable.xml"/><Relationship Id="rId9" Type="http://schemas.microsoft.com/office/2011/relationships/people" Target="peop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5552DCC3-F737-0E40-9D2D-01BBD831EC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16</Pages>
  <Words>5795</Words>
  <Characters>33034</Characters>
  <Application>Microsoft Macintosh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38</cp:revision>
  <dcterms:created xsi:type="dcterms:W3CDTF">2017-01-05T16:54:00Z</dcterms:created>
  <dcterms:modified xsi:type="dcterms:W3CDTF">2017-01-06T12:06:00Z</dcterms:modified>
</cp:coreProperties>
</file>