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pPr>
        <w:spacing w:after="0"/>
        <w:rPr>
          <w:rFonts w:ascii="Times New Roman" w:hAnsi="Times New Roman"/>
          <w:b/>
          <w:color w:val="000000" w:themeColor="text1"/>
          <w:sz w:val="24"/>
          <w:szCs w:val="24"/>
        </w:rPr>
        <w:pPrChange w:id="0" w:author="Majid" w:date="2016-12-29T22:19:00Z">
          <w:pPr/>
        </w:pPrChange>
      </w:pPr>
      <w:r w:rsidRPr="004E0482">
        <w:rPr>
          <w:rFonts w:ascii="Times New Roman" w:hAnsi="Times New Roman"/>
          <w:b/>
          <w:color w:val="000000" w:themeColor="text1"/>
          <w:sz w:val="24"/>
          <w:szCs w:val="24"/>
        </w:rPr>
        <w:br w:type="page"/>
      </w:r>
    </w:p>
    <w:p w14:paraId="5BE6D457" w14:textId="400DA3D8" w:rsidR="000474A7" w:rsidRPr="00C24564" w:rsidRDefault="00DC265F">
      <w:pPr>
        <w:spacing w:after="0"/>
        <w:rPr>
          <w:rFonts w:ascii="Times New Roman" w:hAnsi="Times New Roman"/>
          <w:b/>
          <w:color w:val="000000" w:themeColor="text1"/>
          <w:sz w:val="24"/>
          <w:szCs w:val="24"/>
        </w:rPr>
        <w:pPrChange w:id="1" w:author="Majid" w:date="2016-12-29T22:19:00Z">
          <w:pPr/>
        </w:pPrChange>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pPr>
        <w:spacing w:after="0"/>
        <w:rPr>
          <w:rFonts w:ascii="Times New Roman" w:hAnsi="Times New Roman"/>
          <w:color w:val="000000" w:themeColor="text1"/>
          <w:sz w:val="24"/>
          <w:szCs w:val="24"/>
        </w:rPr>
        <w:pPrChange w:id="2" w:author="Majid" w:date="2016-12-29T22:19:00Z">
          <w:pPr/>
        </w:pPrChange>
      </w:pPr>
    </w:p>
    <w:p w14:paraId="3F494E88" w14:textId="691AEDB8"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ins w:id="3" w:author="Majid" w:date="2016-12-29T21:57:00Z">
        <w:r w:rsidR="006F7313">
          <w:rPr>
            <w:rFonts w:ascii="Times New Roman" w:hAnsi="Times New Roman"/>
            <w:color w:val="000000" w:themeColor="text1"/>
            <w:sz w:val="24"/>
            <w:szCs w:val="24"/>
          </w:rPr>
          <w:t xml:space="preserve">do </w:t>
        </w:r>
      </w:ins>
      <w:r w:rsidRPr="004E0482">
        <w:rPr>
          <w:rFonts w:ascii="Times New Roman" w:hAnsi="Times New Roman"/>
          <w:color w:val="000000" w:themeColor="text1"/>
          <w:sz w:val="24"/>
          <w:szCs w:val="24"/>
        </w:rPr>
        <w:t xml:space="preserve">average annual death rates vary throughout the country, but also the seasonality of mortality </w:t>
      </w:r>
      <w:del w:id="4" w:author="Majid" w:date="2016-12-29T21:58:00Z">
        <w:r w:rsidRPr="004E0482" w:rsidDel="006F7313">
          <w:rPr>
            <w:rFonts w:ascii="Times New Roman" w:hAnsi="Times New Roman"/>
            <w:color w:val="000000" w:themeColor="text1"/>
            <w:sz w:val="24"/>
            <w:szCs w:val="24"/>
          </w:rPr>
          <w:delText xml:space="preserve">itself </w:delText>
        </w:r>
      </w:del>
      <w:r w:rsidRPr="004E0482">
        <w:rPr>
          <w:rFonts w:ascii="Times New Roman" w:hAnsi="Times New Roman"/>
          <w:color w:val="000000" w:themeColor="text1"/>
          <w:sz w:val="24"/>
          <w:szCs w:val="24"/>
        </w:rPr>
        <w:t xml:space="preserve">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del w:id="5" w:author="Majid" w:date="2016-12-29T21:58:00Z">
        <w:r w:rsidRPr="004E0482" w:rsidDel="006F7313">
          <w:rPr>
            <w:rFonts w:ascii="Times New Roman" w:hAnsi="Times New Roman"/>
            <w:color w:val="000000" w:themeColor="text1"/>
            <w:sz w:val="24"/>
            <w:szCs w:val="24"/>
          </w:rPr>
          <w:delText>for current situation</w:delText>
        </w:r>
      </w:del>
      <w:ins w:id="6" w:author="Majid" w:date="2016-12-29T21:58:00Z">
        <w:r w:rsidR="006F7313">
          <w:rPr>
            <w:rFonts w:ascii="Times New Roman" w:hAnsi="Times New Roman"/>
            <w:color w:val="000000" w:themeColor="text1"/>
            <w:sz w:val="24"/>
            <w:szCs w:val="24"/>
          </w:rPr>
          <w:t>at the present time as well as</w:t>
        </w:r>
      </w:ins>
      <w:del w:id="7" w:author="Majid" w:date="2016-12-29T21:58:00Z">
        <w:r w:rsidRPr="004E0482" w:rsidDel="006F7313">
          <w:rPr>
            <w:rFonts w:ascii="Times New Roman" w:hAnsi="Times New Roman"/>
            <w:color w:val="000000" w:themeColor="text1"/>
            <w:sz w:val="24"/>
            <w:szCs w:val="24"/>
          </w:rPr>
          <w:delText xml:space="preserve"> and</w:delText>
        </w:r>
      </w:del>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pPr>
        <w:spacing w:after="0" w:line="480" w:lineRule="auto"/>
        <w:rPr>
          <w:rFonts w:ascii="Times New Roman" w:hAnsi="Times New Roman"/>
          <w:color w:val="000000" w:themeColor="text1"/>
          <w:sz w:val="24"/>
          <w:szCs w:val="24"/>
        </w:rPr>
        <w:pPrChange w:id="8" w:author="Majid" w:date="2016-12-29T22:19:00Z">
          <w:pPr>
            <w:spacing w:line="480" w:lineRule="auto"/>
          </w:pPr>
        </w:pPrChange>
      </w:pPr>
    </w:p>
    <w:p w14:paraId="2A52C881" w14:textId="72D062A2"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del w:id="9" w:author="Majid" w:date="2016-12-29T22:00:00Z">
        <w:r w:rsidRPr="004E0482" w:rsidDel="004E6709">
          <w:rPr>
            <w:rFonts w:ascii="Times New Roman" w:hAnsi="Times New Roman"/>
            <w:color w:val="000000" w:themeColor="text1"/>
            <w:sz w:val="24"/>
            <w:szCs w:val="24"/>
          </w:rPr>
          <w:delText xml:space="preserve"> </w:delText>
        </w:r>
      </w:del>
      <w:r w:rsidRPr="004E0482">
        <w:rPr>
          <w:rFonts w:ascii="Times New Roman" w:hAnsi="Times New Roman"/>
          <w:color w:val="000000" w:themeColor="text1"/>
          <w:sz w:val="24"/>
          <w:szCs w:val="24"/>
        </w:rPr>
        <w:fldChar w:fldCharType="begin"/>
      </w:r>
      <w:r w:rsidR="00A8740F">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ins w:id="10" w:author="Majid" w:date="2016-12-29T22:05:00Z">
        <w:r w:rsidR="004E6709">
          <w:rPr>
            <w:rFonts w:ascii="Times New Roman" w:hAnsi="Times New Roman"/>
            <w:color w:val="000000" w:themeColor="text1"/>
            <w:sz w:val="24"/>
            <w:szCs w:val="24"/>
          </w:rPr>
          <w:t xml:space="preserve">simultaneously </w:t>
        </w:r>
      </w:ins>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ins w:id="11" w:author="Majid" w:date="2016-12-29T22:05:00Z">
        <w:r w:rsidR="004E6709">
          <w:rPr>
            <w:rFonts w:ascii="Times New Roman" w:hAnsi="Times New Roman"/>
            <w:color w:val="000000" w:themeColor="text1"/>
            <w:sz w:val="24"/>
            <w:szCs w:val="24"/>
          </w:rPr>
          <w:t>,</w:t>
        </w:r>
      </w:ins>
      <w:r w:rsidR="001C124F">
        <w:rPr>
          <w:rFonts w:ascii="Times New Roman" w:hAnsi="Times New Roman"/>
          <w:color w:val="000000" w:themeColor="text1"/>
          <w:sz w:val="24"/>
          <w:szCs w:val="24"/>
        </w:rPr>
        <w:t xml:space="preserve"> </w:t>
      </w:r>
      <w:del w:id="12" w:author="Majid" w:date="2016-12-29T22:05:00Z">
        <w:r w:rsidR="001C124F" w:rsidDel="004E6709">
          <w:rPr>
            <w:rFonts w:ascii="Times New Roman" w:hAnsi="Times New Roman"/>
            <w:color w:val="000000" w:themeColor="text1"/>
            <w:sz w:val="24"/>
            <w:szCs w:val="24"/>
          </w:rPr>
          <w:delText xml:space="preserve">and </w:delText>
        </w:r>
      </w:del>
      <w:r w:rsidR="001C124F">
        <w:rPr>
          <w:rFonts w:ascii="Times New Roman" w:hAnsi="Times New Roman"/>
          <w:color w:val="000000" w:themeColor="text1"/>
          <w:sz w:val="24"/>
          <w:szCs w:val="24"/>
        </w:rPr>
        <w:t xml:space="preserve">sex, </w:t>
      </w:r>
      <w:del w:id="13" w:author="Majid" w:date="2016-12-29T22:05:00Z">
        <w:r w:rsidR="001C124F" w:rsidDel="004E6709">
          <w:rPr>
            <w:rFonts w:ascii="Times New Roman" w:hAnsi="Times New Roman"/>
            <w:color w:val="000000" w:themeColor="text1"/>
            <w:sz w:val="24"/>
            <w:szCs w:val="24"/>
          </w:rPr>
          <w:delText>as well as</w:delText>
        </w:r>
      </w:del>
      <w:ins w:id="14" w:author="Majid" w:date="2016-12-29T22:05:00Z">
        <w:r w:rsidR="004E6709">
          <w:rPr>
            <w:rFonts w:ascii="Times New Roman" w:hAnsi="Times New Roman"/>
            <w:color w:val="000000" w:themeColor="text1"/>
            <w:sz w:val="24"/>
            <w:szCs w:val="24"/>
          </w:rPr>
          <w:t>and geography</w:t>
        </w:r>
      </w:ins>
      <w:del w:id="15" w:author="Majid" w:date="2016-12-29T22:06:00Z">
        <w:r w:rsidR="001C124F" w:rsidDel="004E6709">
          <w:rPr>
            <w:rFonts w:ascii="Times New Roman" w:hAnsi="Times New Roman"/>
            <w:color w:val="000000" w:themeColor="text1"/>
            <w:sz w:val="24"/>
            <w:szCs w:val="24"/>
          </w:rPr>
          <w:delText xml:space="preserve"> </w:delText>
        </w:r>
        <w:r w:rsidR="000E7CB2" w:rsidDel="004E6709">
          <w:rPr>
            <w:rFonts w:ascii="Times New Roman" w:hAnsi="Times New Roman"/>
            <w:color w:val="000000" w:themeColor="text1"/>
            <w:sz w:val="24"/>
            <w:szCs w:val="24"/>
          </w:rPr>
          <w:delText>location</w:delText>
        </w:r>
      </w:del>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 </w:instrText>
      </w:r>
      <w:r w:rsidR="00474509">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EN.CITE.DATA </w:instrText>
      </w:r>
      <w:r w:rsidR="00474509">
        <w:rPr>
          <w:rFonts w:ascii="Times New Roman" w:hAnsi="Times New Roman"/>
          <w:color w:val="000000" w:themeColor="text1"/>
          <w:sz w:val="24"/>
          <w:szCs w:val="24"/>
        </w:rPr>
      </w:r>
      <w:r w:rsidR="00474509">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474509" w:rsidRPr="00474509">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ins w:id="16" w:author="Majid" w:date="2016-12-29T22:07:00Z">
        <w:r w:rsidR="004E6709">
          <w:rPr>
            <w:rFonts w:ascii="Times New Roman" w:hAnsi="Times New Roman"/>
            <w:color w:val="000000" w:themeColor="text1"/>
            <w:sz w:val="24"/>
            <w:szCs w:val="24"/>
          </w:rPr>
          <w:t xml:space="preserve">To </w:t>
        </w:r>
      </w:ins>
      <w:ins w:id="17" w:author="Majid" w:date="2016-12-29T22:12:00Z">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ins>
      <w:ins w:id="18" w:author="Majid" w:date="2016-12-29T22:17:00Z">
        <w:r w:rsidR="003F6B5D">
          <w:rPr>
            <w:rFonts w:ascii="Times New Roman" w:hAnsi="Times New Roman"/>
            <w:color w:val="000000" w:themeColor="text1"/>
            <w:sz w:val="24"/>
            <w:szCs w:val="24"/>
          </w:rPr>
          <w:t>,</w:t>
        </w:r>
      </w:ins>
      <w:ins w:id="19" w:author="Majid" w:date="2016-12-29T22:12:00Z">
        <w:r w:rsidR="004E6709" w:rsidRPr="004E0482">
          <w:rPr>
            <w:rFonts w:ascii="Times New Roman" w:hAnsi="Times New Roman"/>
            <w:color w:val="000000" w:themeColor="text1"/>
            <w:sz w:val="24"/>
            <w:szCs w:val="24"/>
          </w:rPr>
          <w:t xml:space="preserve"> </w:t>
        </w:r>
      </w:ins>
      <w:del w:id="20" w:author="Majid" w:date="2016-12-29T22:17:00Z">
        <w:r w:rsidRPr="004E0482" w:rsidDel="003F6B5D">
          <w:rPr>
            <w:rFonts w:ascii="Times New Roman" w:hAnsi="Times New Roman"/>
            <w:color w:val="000000" w:themeColor="text1"/>
            <w:sz w:val="24"/>
            <w:szCs w:val="24"/>
          </w:rPr>
          <w:delText xml:space="preserve">We </w:delText>
        </w:r>
      </w:del>
      <w:ins w:id="21" w:author="Majid" w:date="2016-12-29T22:17:00Z">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ins>
      <w:del w:id="22" w:author="Majid" w:date="2016-12-29T22:18:00Z">
        <w:r w:rsidRPr="004E0482" w:rsidDel="003F6B5D">
          <w:rPr>
            <w:rFonts w:ascii="Times New Roman" w:hAnsi="Times New Roman"/>
            <w:color w:val="000000" w:themeColor="text1"/>
            <w:sz w:val="24"/>
            <w:szCs w:val="24"/>
          </w:rPr>
          <w:delText xml:space="preserve">used </w:delText>
        </w:r>
      </w:del>
      <w:ins w:id="23" w:author="Majid" w:date="2016-12-29T22:18:00Z">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del w:id="24" w:author="Majid" w:date="2016-12-29T22:12:00Z">
        <w:r w:rsidRPr="004E0482" w:rsidDel="004E6709">
          <w:rPr>
            <w:rFonts w:ascii="Times New Roman" w:hAnsi="Times New Roman"/>
            <w:color w:val="000000" w:themeColor="text1"/>
            <w:sz w:val="24"/>
            <w:szCs w:val="24"/>
          </w:rPr>
          <w:delText xml:space="preserve">comprehensively characterise the demographic, spatial and temporal patterns of mortality seasonality in the entire USA </w:delText>
        </w:r>
      </w:del>
      <w:del w:id="25" w:author="Majid" w:date="2016-12-29T22:18:00Z">
        <w:r w:rsidRPr="004E0482" w:rsidDel="003F6B5D">
          <w:rPr>
            <w:rFonts w:ascii="Times New Roman" w:hAnsi="Times New Roman"/>
            <w:color w:val="000000" w:themeColor="text1"/>
            <w:sz w:val="24"/>
            <w:szCs w:val="24"/>
          </w:rPr>
          <w:delText>from 1982 to 2013</w:delText>
        </w:r>
      </w:del>
      <w:ins w:id="26" w:author="Majid" w:date="2016-12-29T22:18:00Z">
        <w:r w:rsidR="003F6B5D">
          <w:rPr>
            <w:rFonts w:ascii="Times New Roman" w:hAnsi="Times New Roman"/>
            <w:color w:val="000000" w:themeColor="text1"/>
            <w:sz w:val="24"/>
            <w:szCs w:val="24"/>
          </w:rPr>
          <w:t>over three decades of national mortality data</w:t>
        </w:r>
      </w:ins>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1F5119AE" w:rsidR="0007260F" w:rsidRDefault="0007260F">
      <w:pPr>
        <w:spacing w:after="0" w:line="480" w:lineRule="auto"/>
        <w:rPr>
          <w:rFonts w:ascii="Times New Roman" w:hAnsi="Times New Roman"/>
          <w:sz w:val="24"/>
          <w:szCs w:val="24"/>
        </w:rPr>
        <w:pPrChange w:id="27" w:author="Majid" w:date="2016-12-29T22:19:00Z">
          <w:pPr>
            <w:spacing w:line="480" w:lineRule="auto"/>
          </w:pPr>
        </w:pPrChange>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del w:id="28" w:author="Majid" w:date="2016-12-29T22:31:00Z">
        <w:r w:rsidRPr="004278AA" w:rsidDel="00B938DB">
          <w:rPr>
            <w:rFonts w:ascii="Times New Roman" w:hAnsi="Times New Roman"/>
            <w:sz w:val="24"/>
            <w:szCs w:val="24"/>
          </w:rPr>
          <w:delText xml:space="preserve">35-44 </w:delText>
        </w:r>
      </w:del>
      <w:ins w:id="29" w:author="Majid" w:date="2016-12-29T22:31:00Z">
        <w:r w:rsidR="00B938DB">
          <w:rPr>
            <w:rFonts w:ascii="Times New Roman" w:hAnsi="Times New Roman"/>
            <w:sz w:val="24"/>
            <w:szCs w:val="24"/>
          </w:rPr>
          <w:t xml:space="preserve">in </w:t>
        </w:r>
      </w:ins>
      <w:r>
        <w:rPr>
          <w:rFonts w:ascii="Times New Roman" w:hAnsi="Times New Roman"/>
          <w:sz w:val="24"/>
          <w:szCs w:val="24"/>
        </w:rPr>
        <w:t>men</w:t>
      </w:r>
      <w:ins w:id="30" w:author="Majid" w:date="2016-12-29T22:31:00Z">
        <w:r w:rsidR="00B938DB">
          <w:rPr>
            <w:rFonts w:ascii="Times New Roman" w:hAnsi="Times New Roman"/>
            <w:sz w:val="24"/>
            <w:szCs w:val="24"/>
          </w:rPr>
          <w:t xml:space="preserve"> aged 35-44 years</w:t>
        </w:r>
      </w:ins>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del w:id="31" w:author="Majid" w:date="2016-12-29T22:31:00Z">
        <w:r w:rsidRPr="004278AA" w:rsidDel="00B938DB">
          <w:rPr>
            <w:rFonts w:ascii="Times New Roman" w:hAnsi="Times New Roman"/>
            <w:sz w:val="24"/>
            <w:szCs w:val="24"/>
          </w:rPr>
          <w:delText xml:space="preserve">age groups </w:delText>
        </w:r>
        <w:r w:rsidDel="00B938DB">
          <w:rPr>
            <w:rFonts w:ascii="Times New Roman" w:hAnsi="Times New Roman"/>
            <w:sz w:val="24"/>
            <w:szCs w:val="24"/>
          </w:rPr>
          <w:delText>from</w:delText>
        </w:r>
      </w:del>
      <w:ins w:id="32" w:author="Majid" w:date="2016-12-29T22:31:00Z">
        <w:r w:rsidR="00B938DB">
          <w:rPr>
            <w:rFonts w:ascii="Times New Roman" w:hAnsi="Times New Roman"/>
            <w:sz w:val="24"/>
            <w:szCs w:val="24"/>
          </w:rPr>
          <w:t>in ages</w:t>
        </w:r>
      </w:ins>
      <w:r>
        <w:rPr>
          <w:rFonts w:ascii="Times New Roman" w:hAnsi="Times New Roman"/>
          <w:sz w:val="24"/>
          <w:szCs w:val="24"/>
        </w:rPr>
        <w:t xml:space="preserve"> 5 to 34 years</w:t>
      </w:r>
      <w:r w:rsidR="00D949B7">
        <w:rPr>
          <w:rFonts w:ascii="Times New Roman" w:hAnsi="Times New Roman"/>
          <w:sz w:val="24"/>
          <w:szCs w:val="24"/>
        </w:rPr>
        <w:t xml:space="preserve"> (Figure 1B)</w:t>
      </w:r>
      <w:ins w:id="33" w:author="Majid" w:date="2016-12-29T22:32:00Z">
        <w:r w:rsidR="00B938DB">
          <w:rPr>
            <w:rFonts w:ascii="Times New Roman" w:hAnsi="Times New Roman"/>
            <w:sz w:val="24"/>
            <w:szCs w:val="24"/>
          </w:rPr>
          <w:t>;</w:t>
        </w:r>
      </w:ins>
      <w:del w:id="34" w:author="Majid" w:date="2016-12-29T22:32:00Z">
        <w:r w:rsidRPr="004278AA" w:rsidDel="00B938DB">
          <w:rPr>
            <w:rFonts w:ascii="Times New Roman" w:hAnsi="Times New Roman"/>
            <w:sz w:val="24"/>
            <w:szCs w:val="24"/>
          </w:rPr>
          <w:delText>.</w:delText>
        </w:r>
      </w:del>
      <w:r w:rsidRPr="004278AA">
        <w:rPr>
          <w:rFonts w:ascii="Times New Roman" w:hAnsi="Times New Roman"/>
          <w:sz w:val="24"/>
          <w:szCs w:val="24"/>
        </w:rPr>
        <w:t xml:space="preserve"> </w:t>
      </w:r>
      <w:del w:id="35" w:author="Majid" w:date="2016-12-29T22:32:00Z">
        <w:r w:rsidRPr="004278AA" w:rsidDel="00B938DB">
          <w:rPr>
            <w:rFonts w:ascii="Times New Roman" w:hAnsi="Times New Roman"/>
            <w:sz w:val="24"/>
            <w:szCs w:val="24"/>
          </w:rPr>
          <w:delText xml:space="preserve">A </w:delText>
        </w:r>
        <w:r w:rsidR="008D180B" w:rsidDel="00B938DB">
          <w:rPr>
            <w:rFonts w:ascii="Times New Roman" w:hAnsi="Times New Roman"/>
            <w:sz w:val="24"/>
            <w:szCs w:val="24"/>
          </w:rPr>
          <w:delText>persistent</w:delText>
        </w:r>
        <w:r w:rsidRPr="004278AA" w:rsidDel="00B938DB">
          <w:rPr>
            <w:rFonts w:ascii="Times New Roman" w:hAnsi="Times New Roman"/>
            <w:sz w:val="24"/>
            <w:szCs w:val="24"/>
          </w:rPr>
          <w:delText xml:space="preserve"> 6-month </w:delText>
        </w:r>
        <w:r w:rsidR="00546FE6" w:rsidDel="00B938DB">
          <w:rPr>
            <w:rFonts w:ascii="Times New Roman" w:hAnsi="Times New Roman"/>
            <w:sz w:val="24"/>
            <w:szCs w:val="24"/>
          </w:rPr>
          <w:delText>periodicity</w:delText>
        </w:r>
        <w:r w:rsidRPr="004278AA" w:rsidDel="00B938DB">
          <w:rPr>
            <w:rFonts w:ascii="Times New Roman" w:hAnsi="Times New Roman"/>
            <w:sz w:val="24"/>
            <w:szCs w:val="24"/>
          </w:rPr>
          <w:delText xml:space="preserve"> was </w:delText>
        </w:r>
        <w:r w:rsidR="005D7877" w:rsidDel="00B938DB">
          <w:rPr>
            <w:rFonts w:ascii="Times New Roman" w:hAnsi="Times New Roman"/>
            <w:sz w:val="24"/>
            <w:szCs w:val="24"/>
          </w:rPr>
          <w:delText xml:space="preserve">instead present in the </w:delText>
        </w:r>
      </w:del>
      <w:ins w:id="36" w:author="Majid" w:date="2016-12-29T22:32:00Z">
        <w:r w:rsidR="00B938DB">
          <w:rPr>
            <w:rFonts w:ascii="Times New Roman" w:hAnsi="Times New Roman"/>
            <w:sz w:val="24"/>
            <w:szCs w:val="24"/>
          </w:rPr>
          <w:t xml:space="preserve">girls aged </w:t>
        </w:r>
      </w:ins>
      <w:r w:rsidR="005D7877">
        <w:rPr>
          <w:rFonts w:ascii="Times New Roman" w:hAnsi="Times New Roman"/>
          <w:sz w:val="24"/>
          <w:szCs w:val="24"/>
        </w:rPr>
        <w:t xml:space="preserve">5-14 </w:t>
      </w:r>
      <w:ins w:id="37" w:author="Majid" w:date="2016-12-29T22:32:00Z">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w:t>
        </w:r>
      </w:ins>
      <w:ins w:id="38" w:author="Majid" w:date="2016-12-29T22:33:00Z">
        <w:r w:rsidR="00B938DB">
          <w:rPr>
            <w:rFonts w:ascii="Times New Roman" w:hAnsi="Times New Roman"/>
            <w:sz w:val="24"/>
            <w:szCs w:val="24"/>
          </w:rPr>
          <w:t>for most of</w:t>
        </w:r>
      </w:ins>
      <w:ins w:id="39" w:author="Majid" w:date="2016-12-29T22:32:00Z">
        <w:r w:rsidR="00B938DB">
          <w:rPr>
            <w:rFonts w:ascii="Times New Roman" w:hAnsi="Times New Roman"/>
            <w:sz w:val="24"/>
            <w:szCs w:val="24"/>
          </w:rPr>
          <w:t xml:space="preserve"> the analyses period</w:t>
        </w:r>
      </w:ins>
      <w:del w:id="40" w:author="Majid" w:date="2016-12-29T22:32:00Z">
        <w:r w:rsidR="005D7877" w:rsidDel="00B938DB">
          <w:rPr>
            <w:rFonts w:ascii="Times New Roman" w:hAnsi="Times New Roman"/>
            <w:sz w:val="24"/>
            <w:szCs w:val="24"/>
          </w:rPr>
          <w:delText>age group</w:delText>
        </w:r>
      </w:del>
      <w:r w:rsidRPr="004278AA">
        <w:rPr>
          <w:rFonts w:ascii="Times New Roman" w:hAnsi="Times New Roman"/>
          <w:sz w:val="24"/>
          <w:szCs w:val="24"/>
        </w:rPr>
        <w:t>.</w:t>
      </w:r>
      <w:r>
        <w:rPr>
          <w:rFonts w:ascii="Times New Roman" w:hAnsi="Times New Roman"/>
          <w:sz w:val="24"/>
          <w:szCs w:val="24"/>
        </w:rPr>
        <w:t xml:space="preserve"> </w:t>
      </w:r>
      <w:commentRangeStart w:id="41"/>
      <w:r>
        <w:rPr>
          <w:rFonts w:ascii="Times New Roman" w:hAnsi="Times New Roman"/>
          <w:sz w:val="24"/>
          <w:szCs w:val="24"/>
        </w:rPr>
        <w:t>While seasonality persisted throughout the entire analysis period</w:t>
      </w:r>
      <w:r w:rsidR="007C0F0B">
        <w:rPr>
          <w:rFonts w:ascii="Times New Roman" w:hAnsi="Times New Roman"/>
          <w:sz w:val="24"/>
          <w:szCs w:val="24"/>
        </w:rPr>
        <w:t xml:space="preserve"> in older ages</w:t>
      </w:r>
      <w:ins w:id="42" w:author="Majid" w:date="2016-12-29T22:33:00Z">
        <w:r w:rsidR="00B938DB">
          <w:rPr>
            <w:rFonts w:ascii="Times New Roman" w:hAnsi="Times New Roman"/>
            <w:sz w:val="24"/>
            <w:szCs w:val="24"/>
          </w:rPr>
          <w:t>,</w:t>
        </w:r>
      </w:ins>
      <w:r w:rsidR="007C0F0B">
        <w:rPr>
          <w:rFonts w:ascii="Times New Roman" w:hAnsi="Times New Roman"/>
          <w:sz w:val="24"/>
          <w:szCs w:val="24"/>
        </w:rPr>
        <w:t xml:space="preserve"> </w:t>
      </w:r>
      <w:ins w:id="43" w:author="Majid" w:date="2016-12-29T22:33:00Z">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ins>
      <w:ins w:id="44" w:author="Majid" w:date="2016-12-29T22:34:00Z">
        <w:r w:rsidR="00B938DB">
          <w:rPr>
            <w:rFonts w:ascii="Times New Roman" w:hAnsi="Times New Roman"/>
            <w:sz w:val="24"/>
            <w:szCs w:val="24"/>
          </w:rPr>
          <w:t>after</w:t>
        </w:r>
      </w:ins>
      <w:ins w:id="45" w:author="Majid" w:date="2016-12-29T22:33:00Z">
        <w:r w:rsidR="00B938DB">
          <w:rPr>
            <w:rFonts w:ascii="Times New Roman" w:hAnsi="Times New Roman"/>
            <w:sz w:val="24"/>
            <w:szCs w:val="24"/>
          </w:rPr>
          <w:t xml:space="preserve"> mid-1990s </w:t>
        </w:r>
      </w:ins>
      <w:del w:id="46" w:author="Majid" w:date="2016-12-29T22:34:00Z">
        <w:r w:rsidR="007C0F0B" w:rsidDel="00B938DB">
          <w:rPr>
            <w:rFonts w:ascii="Times New Roman" w:hAnsi="Times New Roman"/>
            <w:sz w:val="24"/>
            <w:szCs w:val="24"/>
          </w:rPr>
          <w:delText xml:space="preserve">and </w:delText>
        </w:r>
      </w:del>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del w:id="47" w:author="Majid" w:date="2016-12-29T22:34:00Z">
        <w:r w:rsidRPr="004278AA" w:rsidDel="00B938DB">
          <w:rPr>
            <w:rFonts w:ascii="Times New Roman" w:hAnsi="Times New Roman"/>
            <w:sz w:val="24"/>
            <w:szCs w:val="24"/>
          </w:rPr>
          <w:delText>,</w:delText>
        </w:r>
      </w:del>
      <w:del w:id="48" w:author="Majid" w:date="2016-12-29T22:33:00Z">
        <w:r w:rsidRPr="004278AA" w:rsidDel="00B938DB">
          <w:rPr>
            <w:rFonts w:ascii="Times New Roman" w:hAnsi="Times New Roman"/>
            <w:sz w:val="24"/>
            <w:szCs w:val="24"/>
          </w:rPr>
          <w:delText xml:space="preserve"> </w:delText>
        </w:r>
        <w:r w:rsidDel="00B938DB">
          <w:rPr>
            <w:rFonts w:ascii="Times New Roman" w:hAnsi="Times New Roman"/>
            <w:sz w:val="24"/>
            <w:szCs w:val="24"/>
          </w:rPr>
          <w:delText>it largely</w:delText>
        </w:r>
        <w:r w:rsidRPr="004278AA" w:rsidDel="00B938DB">
          <w:rPr>
            <w:rFonts w:ascii="Times New Roman" w:hAnsi="Times New Roman"/>
            <w:sz w:val="24"/>
            <w:szCs w:val="24"/>
          </w:rPr>
          <w:delText xml:space="preserve"> disappeared in the second half of </w:delText>
        </w:r>
        <w:r w:rsidR="00B478A5" w:rsidDel="00B938DB">
          <w:rPr>
            <w:rFonts w:ascii="Times New Roman" w:hAnsi="Times New Roman"/>
            <w:sz w:val="24"/>
            <w:szCs w:val="24"/>
          </w:rPr>
          <w:delText>the analysis period, in the mid-1990s</w:delText>
        </w:r>
      </w:del>
      <w:r w:rsidRPr="004278AA">
        <w:rPr>
          <w:rFonts w:ascii="Times New Roman" w:hAnsi="Times New Roman"/>
          <w:sz w:val="24"/>
          <w:szCs w:val="24"/>
        </w:rPr>
        <w:t xml:space="preserve">. </w:t>
      </w:r>
      <w:commentRangeEnd w:id="41"/>
      <w:r w:rsidR="00B938DB">
        <w:rPr>
          <w:rStyle w:val="CommentReference"/>
          <w:rFonts w:asciiTheme="minorHAnsi" w:eastAsiaTheme="minorHAnsi" w:hAnsiTheme="minorHAnsi" w:cstheme="minorBidi"/>
        </w:rPr>
        <w:commentReference w:id="41"/>
      </w:r>
    </w:p>
    <w:p w14:paraId="7DB41B73" w14:textId="77777777" w:rsidR="00DB35AA" w:rsidRPr="004278AA" w:rsidRDefault="00DB35AA">
      <w:pPr>
        <w:spacing w:after="0" w:line="480" w:lineRule="auto"/>
        <w:rPr>
          <w:rFonts w:ascii="Times New Roman" w:hAnsi="Times New Roman"/>
          <w:sz w:val="24"/>
          <w:szCs w:val="24"/>
        </w:rPr>
        <w:pPrChange w:id="49" w:author="Majid" w:date="2016-12-29T22:19:00Z">
          <w:pPr>
            <w:spacing w:line="480" w:lineRule="auto"/>
          </w:pPr>
        </w:pPrChange>
      </w:pPr>
    </w:p>
    <w:p w14:paraId="5DA87DC6" w14:textId="7CE093BB" w:rsidR="0007260F" w:rsidRDefault="0007260F">
      <w:pPr>
        <w:spacing w:after="0" w:line="480" w:lineRule="auto"/>
        <w:rPr>
          <w:rFonts w:ascii="Times New Roman" w:hAnsi="Times New Roman"/>
          <w:sz w:val="24"/>
          <w:szCs w:val="24"/>
        </w:rPr>
        <w:pPrChange w:id="50" w:author="Majid" w:date="2016-12-29T22:19:00Z">
          <w:pPr>
            <w:spacing w:line="480" w:lineRule="auto"/>
          </w:pPr>
        </w:pPrChange>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del w:id="51" w:author="Majid" w:date="2016-12-29T22:34:00Z">
        <w:r w:rsidDel="00B938DB">
          <w:rPr>
            <w:rFonts w:ascii="Times New Roman" w:hAnsi="Times New Roman"/>
            <w:sz w:val="24"/>
            <w:szCs w:val="24"/>
          </w:rPr>
          <w:delText xml:space="preserve">was </w:delText>
        </w:r>
      </w:del>
      <w:ins w:id="52" w:author="Majid" w:date="2016-12-29T22:34:00Z">
        <w:r w:rsidR="00B938DB">
          <w:rPr>
            <w:rFonts w:ascii="Times New Roman" w:hAnsi="Times New Roman"/>
            <w:sz w:val="24"/>
            <w:szCs w:val="24"/>
          </w:rPr>
          <w:t xml:space="preserve">were </w:t>
        </w:r>
      </w:ins>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w:t>
      </w:r>
      <w:del w:id="53" w:author="Majid" w:date="2016-12-29T22:35:00Z">
        <w:r w:rsidDel="00B938DB">
          <w:rPr>
            <w:rFonts w:ascii="Times New Roman" w:hAnsi="Times New Roman"/>
            <w:sz w:val="24"/>
            <w:szCs w:val="24"/>
          </w:rPr>
          <w:delText xml:space="preserve">young </w:delText>
        </w:r>
      </w:del>
      <w:r>
        <w:rPr>
          <w:rFonts w:ascii="Times New Roman" w:hAnsi="Times New Roman"/>
          <w:sz w:val="24"/>
          <w:szCs w:val="24"/>
        </w:rPr>
        <w:t xml:space="preserve">children </w:t>
      </w:r>
      <w:ins w:id="54" w:author="Majid" w:date="2016-12-29T22:35:00Z">
        <w:r w:rsidR="00B938DB">
          <w:rPr>
            <w:rFonts w:ascii="Times New Roman" w:hAnsi="Times New Roman"/>
            <w:sz w:val="24"/>
            <w:szCs w:val="24"/>
          </w:rPr>
          <w:t xml:space="preserve">younger than five years of age, </w:t>
        </w:r>
      </w:ins>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ins w:id="55" w:author="Majid" w:date="2016-12-29T22:35:00Z">
        <w:r w:rsidR="00B938DB">
          <w:rPr>
            <w:rFonts w:ascii="Times New Roman" w:hAnsi="Times New Roman"/>
            <w:sz w:val="24"/>
            <w:szCs w:val="24"/>
          </w:rPr>
          <w:t xml:space="preserve">and minimum </w:t>
        </w:r>
      </w:ins>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del w:id="56" w:author="Majid" w:date="2016-12-29T22:35:00Z">
        <w:r w:rsidRPr="004278AA" w:rsidDel="00B938DB">
          <w:rPr>
            <w:rFonts w:ascii="Times New Roman" w:hAnsi="Times New Roman"/>
            <w:sz w:val="24"/>
            <w:szCs w:val="24"/>
          </w:rPr>
          <w:delText>, with the minimum in the</w:delText>
        </w:r>
      </w:del>
      <w:ins w:id="57" w:author="Majid" w:date="2016-12-29T22:35:00Z">
        <w:r w:rsidR="00B938DB">
          <w:rPr>
            <w:rFonts w:ascii="Times New Roman" w:hAnsi="Times New Roman"/>
            <w:sz w:val="24"/>
            <w:szCs w:val="24"/>
          </w:rPr>
          <w:t xml:space="preserve"> and</w:t>
        </w:r>
      </w:ins>
      <w:r w:rsidRPr="004278AA">
        <w:rPr>
          <w:rFonts w:ascii="Times New Roman" w:hAnsi="Times New Roman"/>
          <w:sz w:val="24"/>
          <w:szCs w:val="24"/>
        </w:rPr>
        <w:t xml:space="preserve"> December/January</w:t>
      </w:r>
      <w:ins w:id="58" w:author="Majid" w:date="2016-12-29T22:35:00Z">
        <w:r w:rsidR="00B938DB">
          <w:rPr>
            <w:rFonts w:ascii="Times New Roman" w:hAnsi="Times New Roman"/>
            <w:sz w:val="24"/>
            <w:szCs w:val="24"/>
          </w:rPr>
          <w:t>, respectively</w:t>
        </w:r>
      </w:ins>
      <w:r w:rsidRPr="004278AA">
        <w:rPr>
          <w:rFonts w:ascii="Times New Roman" w:hAnsi="Times New Roman"/>
          <w:sz w:val="24"/>
          <w:szCs w:val="24"/>
        </w:rPr>
        <w:t xml:space="preserve">. </w:t>
      </w:r>
    </w:p>
    <w:p w14:paraId="018DF674" w14:textId="77777777" w:rsidR="00DB35AA" w:rsidRPr="004278AA" w:rsidRDefault="00DB35AA">
      <w:pPr>
        <w:spacing w:after="0" w:line="480" w:lineRule="auto"/>
        <w:rPr>
          <w:rFonts w:ascii="Times New Roman" w:hAnsi="Times New Roman"/>
          <w:sz w:val="24"/>
          <w:szCs w:val="24"/>
        </w:rPr>
        <w:pPrChange w:id="59" w:author="Majid" w:date="2016-12-29T22:19:00Z">
          <w:pPr>
            <w:spacing w:line="480" w:lineRule="auto"/>
          </w:pPr>
        </w:pPrChange>
      </w:pPr>
    </w:p>
    <w:p w14:paraId="1B149B63" w14:textId="608AD340" w:rsidR="0078333E" w:rsidRDefault="0007260F">
      <w:pPr>
        <w:spacing w:after="0" w:line="480" w:lineRule="auto"/>
        <w:rPr>
          <w:rFonts w:ascii="Times New Roman" w:hAnsi="Times New Roman"/>
          <w:sz w:val="24"/>
          <w:szCs w:val="24"/>
        </w:rPr>
        <w:pPrChange w:id="60" w:author="Majid" w:date="2016-12-29T22:19:00Z">
          <w:pPr>
            <w:spacing w:line="480" w:lineRule="auto"/>
          </w:pPr>
        </w:pPrChange>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w:t>
      </w:r>
      <w:moveFromRangeStart w:id="61" w:author="Majid" w:date="2016-12-30T13:39:00Z" w:name="move470868498"/>
      <w:moveFrom w:id="62" w:author="Majid" w:date="2016-12-30T13:39:00Z">
        <w:r w:rsidDel="00452AB5">
          <w:rPr>
            <w:rFonts w:ascii="Times New Roman" w:hAnsi="Times New Roman"/>
            <w:sz w:val="24"/>
            <w:szCs w:val="24"/>
          </w:rPr>
          <w:t xml:space="preserve">We note however that although the percent excess mortality has remained largely unchanged in these ages, the absolute difference in death rates between the peak and minimum months has declined because total mortality has a declining trend. </w:t>
        </w:r>
      </w:moveFrom>
      <w:moveFromRangeEnd w:id="61"/>
      <w:r>
        <w:rPr>
          <w:rFonts w:ascii="Times New Roman" w:hAnsi="Times New Roman"/>
          <w:sz w:val="24"/>
          <w:szCs w:val="24"/>
        </w:rPr>
        <w:t xml:space="preserve">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pPr>
        <w:spacing w:after="0" w:line="480" w:lineRule="auto"/>
        <w:rPr>
          <w:rFonts w:ascii="Times New Roman" w:hAnsi="Times New Roman"/>
          <w:sz w:val="24"/>
          <w:szCs w:val="24"/>
        </w:rPr>
        <w:pPrChange w:id="63" w:author="Majid" w:date="2016-12-29T22:19:00Z">
          <w:pPr>
            <w:spacing w:line="480" w:lineRule="auto"/>
          </w:pPr>
        </w:pPrChange>
      </w:pPr>
    </w:p>
    <w:p w14:paraId="16F0BD7B" w14:textId="5573B577" w:rsidR="0007260F" w:rsidRPr="004278AA" w:rsidRDefault="0007260F">
      <w:pPr>
        <w:spacing w:after="0" w:line="480" w:lineRule="auto"/>
        <w:rPr>
          <w:rFonts w:ascii="Times New Roman" w:hAnsi="Times New Roman"/>
          <w:sz w:val="24"/>
          <w:szCs w:val="24"/>
        </w:rPr>
        <w:pPrChange w:id="64" w:author="Majid" w:date="2016-12-29T22:19:00Z">
          <w:pPr>
            <w:spacing w:line="480" w:lineRule="auto"/>
          </w:pPr>
        </w:pPrChange>
      </w:pPr>
      <w:del w:id="65" w:author="Majid" w:date="2016-12-29T22:39:00Z">
        <w:r w:rsidDel="009C289C">
          <w:rPr>
            <w:rFonts w:ascii="Times New Roman" w:hAnsi="Times New Roman"/>
            <w:sz w:val="24"/>
            <w:szCs w:val="24"/>
          </w:rPr>
          <w:delText>Results of a</w:delText>
        </w:r>
      </w:del>
      <w:ins w:id="66" w:author="Majid" w:date="2016-12-29T22:39:00Z">
        <w:r w:rsidR="009C289C">
          <w:rPr>
            <w:rFonts w:ascii="Times New Roman" w:hAnsi="Times New Roman"/>
            <w:sz w:val="24"/>
            <w:szCs w:val="24"/>
          </w:rPr>
          <w:t>The</w:t>
        </w:r>
      </w:ins>
      <w:r>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del w:id="67" w:author="Majid" w:date="2016-12-29T22:39:00Z">
        <w:r w:rsidR="00113C44" w:rsidDel="009C289C">
          <w:rPr>
            <w:rFonts w:ascii="Times New Roman" w:hAnsi="Times New Roman"/>
            <w:sz w:val="24"/>
            <w:szCs w:val="24"/>
          </w:rPr>
          <w:delText>are plotted</w:delText>
        </w:r>
        <w:r w:rsidDel="009C289C">
          <w:rPr>
            <w:rFonts w:ascii="Times New Roman" w:hAnsi="Times New Roman"/>
            <w:sz w:val="24"/>
            <w:szCs w:val="24"/>
          </w:rPr>
          <w:delText xml:space="preserve"> </w:delText>
        </w:r>
      </w:del>
      <w:r w:rsidR="00BC54F3">
        <w:rPr>
          <w:rFonts w:ascii="Times New Roman" w:hAnsi="Times New Roman"/>
          <w:sz w:val="24"/>
          <w:szCs w:val="24"/>
        </w:rPr>
        <w:t>(Figure 4)</w:t>
      </w:r>
      <w:del w:id="68" w:author="Majid" w:date="2016-12-29T22:39:00Z">
        <w:r w:rsidDel="009C289C">
          <w:rPr>
            <w:rFonts w:ascii="Times New Roman" w:hAnsi="Times New Roman"/>
            <w:sz w:val="24"/>
            <w:szCs w:val="24"/>
          </w:rPr>
          <w:delText>.</w:delText>
        </w:r>
      </w:del>
      <w:ins w:id="69" w:author="Majid" w:date="2016-12-29T22:39:00Z">
        <w:r w:rsidR="009C289C">
          <w:rPr>
            <w:rFonts w:ascii="Times New Roman" w:hAnsi="Times New Roman"/>
            <w:sz w:val="24"/>
            <w:szCs w:val="24"/>
          </w:rPr>
          <w:t xml:space="preserve"> shows that</w:t>
        </w:r>
      </w:ins>
      <w:r>
        <w:rPr>
          <w:rFonts w:ascii="Times New Roman" w:hAnsi="Times New Roman"/>
          <w:sz w:val="24"/>
          <w:szCs w:val="24"/>
        </w:rPr>
        <w:t xml:space="preserve"> </w:t>
      </w:r>
      <w:del w:id="70" w:author="Majid" w:date="2016-12-29T22:39:00Z">
        <w:r w:rsidRPr="004278AA" w:rsidDel="009C289C">
          <w:rPr>
            <w:rFonts w:ascii="Times New Roman" w:hAnsi="Times New Roman"/>
            <w:sz w:val="24"/>
            <w:szCs w:val="24"/>
          </w:rPr>
          <w:delText xml:space="preserve">The subnational </w:delText>
        </w:r>
        <w:r w:rsidR="00DE5159" w:rsidDel="009C289C">
          <w:rPr>
            <w:rFonts w:ascii="Times New Roman" w:hAnsi="Times New Roman"/>
            <w:sz w:val="24"/>
            <w:szCs w:val="24"/>
          </w:rPr>
          <w:delText>timing patterns</w:delText>
        </w:r>
      </w:del>
      <w:ins w:id="71" w:author="Majid" w:date="2016-12-29T22:39:00Z">
        <w:r w:rsidR="009C289C">
          <w:rPr>
            <w:rFonts w:ascii="Times New Roman" w:hAnsi="Times New Roman"/>
            <w:sz w:val="24"/>
            <w:szCs w:val="24"/>
          </w:rPr>
          <w:t>mortality peaks and minima in different climate regions</w:t>
        </w:r>
      </w:ins>
      <w:r w:rsidRPr="004278AA">
        <w:rPr>
          <w:rFonts w:ascii="Times New Roman" w:hAnsi="Times New Roman"/>
          <w:sz w:val="24"/>
          <w:szCs w:val="24"/>
        </w:rPr>
        <w:t xml:space="preserve"> are consistent with the national </w:t>
      </w:r>
      <w:ins w:id="72" w:author="Majid" w:date="2016-12-29T22:40:00Z">
        <w:r w:rsidR="009C289C">
          <w:rPr>
            <w:rFonts w:ascii="Times New Roman" w:hAnsi="Times New Roman"/>
            <w:sz w:val="24"/>
            <w:szCs w:val="24"/>
          </w:rPr>
          <w:t>ones</w:t>
        </w:r>
      </w:ins>
      <w:del w:id="73" w:author="Majid" w:date="2016-12-29T22:40:00Z">
        <w:r w:rsidRPr="004278AA" w:rsidDel="009C289C">
          <w:rPr>
            <w:rFonts w:ascii="Times New Roman" w:hAnsi="Times New Roman"/>
            <w:sz w:val="24"/>
            <w:szCs w:val="24"/>
          </w:rPr>
          <w:delText>values</w:delText>
        </w:r>
      </w:del>
      <w:r w:rsidRPr="004278AA">
        <w:rPr>
          <w:rFonts w:ascii="Times New Roman" w:hAnsi="Times New Roman"/>
          <w:sz w:val="24"/>
          <w:szCs w:val="24"/>
        </w:rPr>
        <w:t xml:space="preserve">, indicating the </w:t>
      </w:r>
      <w:del w:id="74" w:author="Majid" w:date="2016-12-29T22:40:00Z">
        <w:r w:rsidRPr="004278AA" w:rsidDel="009C289C">
          <w:rPr>
            <w:rFonts w:ascii="Times New Roman" w:hAnsi="Times New Roman"/>
            <w:sz w:val="24"/>
            <w:szCs w:val="24"/>
          </w:rPr>
          <w:delText>timing of maximum and minimum mortality</w:delText>
        </w:r>
      </w:del>
      <w:ins w:id="75" w:author="Majid" w:date="2016-12-29T22:40:00Z">
        <w:r w:rsidR="009C289C">
          <w:rPr>
            <w:rFonts w:ascii="Times New Roman" w:hAnsi="Times New Roman"/>
            <w:sz w:val="24"/>
            <w:szCs w:val="24"/>
          </w:rPr>
          <w:t>seasonality</w:t>
        </w:r>
      </w:ins>
      <w:r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del w:id="76" w:author="Majid" w:date="2016-12-29T22:42:00Z">
        <w:r w:rsidR="00113C44" w:rsidDel="00472EC1">
          <w:rPr>
            <w:rFonts w:ascii="Times New Roman" w:hAnsi="Times New Roman"/>
            <w:sz w:val="24"/>
            <w:szCs w:val="24"/>
          </w:rPr>
          <w:delText>This can be seen, f</w:delText>
        </w:r>
      </w:del>
      <w:ins w:id="77" w:author="Majid" w:date="2016-12-29T22:42:00Z">
        <w:r w:rsidR="00472EC1">
          <w:rPr>
            <w:rFonts w:ascii="Times New Roman" w:hAnsi="Times New Roman"/>
            <w:sz w:val="24"/>
            <w:szCs w:val="24"/>
          </w:rPr>
          <w:t>F</w:t>
        </w:r>
      </w:ins>
      <w:r w:rsidR="00113C44">
        <w:rPr>
          <w:rFonts w:ascii="Times New Roman" w:hAnsi="Times New Roman"/>
          <w:sz w:val="24"/>
          <w:szCs w:val="24"/>
        </w:rPr>
        <w:t xml:space="preserve">or </w:t>
      </w:r>
      <w:r w:rsidR="00E34290">
        <w:rPr>
          <w:rFonts w:ascii="Times New Roman" w:hAnsi="Times New Roman"/>
          <w:sz w:val="24"/>
          <w:szCs w:val="24"/>
        </w:rPr>
        <w:t xml:space="preserve">example, </w:t>
      </w:r>
      <w:del w:id="78" w:author="Majid" w:date="2016-12-29T22:42:00Z">
        <w:r w:rsidR="00E34290" w:rsidDel="00472EC1">
          <w:rPr>
            <w:rFonts w:ascii="Times New Roman" w:hAnsi="Times New Roman"/>
            <w:sz w:val="24"/>
            <w:szCs w:val="24"/>
          </w:rPr>
          <w:delText>when comparing</w:delText>
        </w:r>
      </w:del>
      <w:ins w:id="79" w:author="Majid" w:date="2016-12-29T22:42:00Z">
        <w:r w:rsidR="00472EC1">
          <w:rPr>
            <w:rFonts w:ascii="Times New Roman" w:hAnsi="Times New Roman"/>
            <w:sz w:val="24"/>
            <w:szCs w:val="24"/>
          </w:rPr>
          <w:t xml:space="preserve">in </w:t>
        </w:r>
        <w:commentRangeStart w:id="80"/>
        <w:r w:rsidR="00472EC1">
          <w:rPr>
            <w:rFonts w:ascii="Times New Roman" w:hAnsi="Times New Roman"/>
            <w:sz w:val="24"/>
            <w:szCs w:val="24"/>
          </w:rPr>
          <w:t xml:space="preserve">men and women </w:t>
        </w:r>
        <w:commentRangeEnd w:id="80"/>
        <w:r w:rsidR="00472EC1">
          <w:rPr>
            <w:rStyle w:val="CommentReference"/>
            <w:rFonts w:asciiTheme="minorHAnsi" w:eastAsiaTheme="minorHAnsi" w:hAnsiTheme="minorHAnsi" w:cstheme="minorBidi"/>
          </w:rPr>
          <w:commentReference w:id="80"/>
        </w:r>
        <w:r w:rsidR="00472EC1">
          <w:rPr>
            <w:rFonts w:ascii="Times New Roman" w:hAnsi="Times New Roman"/>
            <w:sz w:val="24"/>
            <w:szCs w:val="24"/>
          </w:rPr>
          <w:t>aged</w:t>
        </w:r>
      </w:ins>
      <w:r w:rsidR="00E34290">
        <w:rPr>
          <w:rFonts w:ascii="Times New Roman" w:hAnsi="Times New Roman"/>
          <w:sz w:val="24"/>
          <w:szCs w:val="24"/>
        </w:rPr>
        <w:t xml:space="preserve"> 65-74 </w:t>
      </w:r>
      <w:ins w:id="81" w:author="Majid" w:date="2016-12-29T22:42:00Z">
        <w:r w:rsidR="00472EC1">
          <w:rPr>
            <w:rFonts w:ascii="Times New Roman" w:hAnsi="Times New Roman"/>
            <w:sz w:val="24"/>
            <w:szCs w:val="24"/>
          </w:rPr>
          <w:t>years</w:t>
        </w:r>
      </w:ins>
      <w:del w:id="82" w:author="Majid" w:date="2016-12-29T22:42:00Z">
        <w:r w:rsidR="00E34290" w:rsidDel="00472EC1">
          <w:rPr>
            <w:rFonts w:ascii="Times New Roman" w:hAnsi="Times New Roman"/>
            <w:sz w:val="24"/>
            <w:szCs w:val="24"/>
          </w:rPr>
          <w:delText>men</w:delText>
        </w:r>
      </w:del>
      <w:r w:rsidR="00E34290">
        <w:rPr>
          <w:rFonts w:ascii="Times New Roman" w:hAnsi="Times New Roman"/>
          <w:sz w:val="24"/>
          <w:szCs w:val="24"/>
        </w:rPr>
        <w:t xml:space="preserve">, </w:t>
      </w:r>
      <w:del w:id="83" w:author="Majid" w:date="2016-12-29T22:42:00Z">
        <w:r w:rsidR="00E34290" w:rsidDel="00472EC1">
          <w:rPr>
            <w:rFonts w:ascii="Times New Roman" w:hAnsi="Times New Roman"/>
            <w:sz w:val="24"/>
            <w:szCs w:val="24"/>
          </w:rPr>
          <w:delText xml:space="preserve">where both the </w:delText>
        </w:r>
      </w:del>
      <w:ins w:id="84" w:author="Majid" w:date="2016-12-29T22:42:00Z">
        <w:r w:rsidR="00472EC1">
          <w:rPr>
            <w:rFonts w:ascii="Times New Roman" w:hAnsi="Times New Roman"/>
            <w:sz w:val="24"/>
            <w:szCs w:val="24"/>
          </w:rPr>
          <w:t xml:space="preserve">mortality peaked in February in the </w:t>
        </w:r>
      </w:ins>
      <w:r w:rsidR="00E34290">
        <w:rPr>
          <w:rFonts w:ascii="Times New Roman" w:hAnsi="Times New Roman"/>
          <w:sz w:val="24"/>
          <w:szCs w:val="24"/>
        </w:rPr>
        <w:t xml:space="preserve">Northwest and South </w:t>
      </w:r>
      <w:del w:id="85" w:author="Majid" w:date="2016-12-29T22:42:00Z">
        <w:r w:rsidR="00393B92" w:rsidDel="00472EC1">
          <w:rPr>
            <w:rFonts w:ascii="Times New Roman" w:hAnsi="Times New Roman"/>
            <w:sz w:val="24"/>
            <w:szCs w:val="24"/>
          </w:rPr>
          <w:delText xml:space="preserve">maximum occurred in </w:delText>
        </w:r>
        <w:r w:rsidR="00811C78" w:rsidDel="00472EC1">
          <w:rPr>
            <w:rFonts w:ascii="Times New Roman" w:hAnsi="Times New Roman"/>
            <w:sz w:val="24"/>
            <w:szCs w:val="24"/>
          </w:rPr>
          <w:delText>February</w:delText>
        </w:r>
      </w:del>
      <w:r w:rsidR="00393B92">
        <w:rPr>
          <w:rFonts w:ascii="Times New Roman" w:hAnsi="Times New Roman"/>
          <w:sz w:val="24"/>
          <w:szCs w:val="24"/>
        </w:rPr>
        <w:t>,</w:t>
      </w:r>
      <w:r w:rsidR="00490CB6">
        <w:rPr>
          <w:rFonts w:ascii="Times New Roman" w:hAnsi="Times New Roman"/>
          <w:sz w:val="24"/>
          <w:szCs w:val="24"/>
        </w:rPr>
        <w:t xml:space="preserve"> </w:t>
      </w:r>
      <w:del w:id="86" w:author="Majid" w:date="2016-12-29T22:43:00Z">
        <w:r w:rsidR="00490CB6" w:rsidDel="00472EC1">
          <w:rPr>
            <w:rFonts w:ascii="Times New Roman" w:hAnsi="Times New Roman"/>
            <w:sz w:val="24"/>
            <w:szCs w:val="24"/>
          </w:rPr>
          <w:delText xml:space="preserve">while </w:delText>
        </w:r>
      </w:del>
      <w:ins w:id="87" w:author="Majid" w:date="2016-12-29T22:43:00Z">
        <w:r w:rsidR="00472EC1">
          <w:rPr>
            <w:rFonts w:ascii="Times New Roman" w:hAnsi="Times New Roman"/>
            <w:sz w:val="24"/>
            <w:szCs w:val="24"/>
          </w:rPr>
          <w:t xml:space="preserve">even though </w:t>
        </w:r>
      </w:ins>
      <w:r w:rsidR="00490CB6">
        <w:rPr>
          <w:rFonts w:ascii="Times New Roman" w:hAnsi="Times New Roman"/>
          <w:sz w:val="24"/>
          <w:szCs w:val="24"/>
        </w:rPr>
        <w:t>the average temperatures for those regions were different by nearly 8 degrees Celsius (8.1 in the South compared with 0.2 in the Northwest).</w:t>
      </w:r>
    </w:p>
    <w:p w14:paraId="5729D2A4" w14:textId="53058007" w:rsidR="0007260F" w:rsidDel="00472EC1" w:rsidRDefault="0007260F" w:rsidP="003F6B5D">
      <w:pPr>
        <w:spacing w:after="0" w:line="480" w:lineRule="auto"/>
        <w:rPr>
          <w:del w:id="88" w:author="Majid" w:date="2016-12-29T22:43:00Z"/>
          <w:rFonts w:ascii="Times New Roman" w:hAnsi="Times New Roman"/>
          <w:sz w:val="24"/>
          <w:szCs w:val="24"/>
        </w:rPr>
      </w:pP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D9E01F4"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del w:id="89" w:author="Majid" w:date="2016-12-29T22:47:00Z">
        <w:r w:rsidRPr="00F95411" w:rsidDel="00032C07">
          <w:rPr>
            <w:rFonts w:ascii="Times New Roman" w:hAnsi="Times New Roman"/>
            <w:sz w:val="24"/>
            <w:szCs w:val="24"/>
          </w:rPr>
          <w:delText xml:space="preserve">main </w:delText>
        </w:r>
      </w:del>
      <w:ins w:id="90" w:author="Majid" w:date="2016-12-29T22:47:00Z">
        <w:r w:rsidR="00032C07">
          <w:rPr>
            <w:rFonts w:ascii="Times New Roman" w:hAnsi="Times New Roman"/>
            <w:sz w:val="24"/>
            <w:szCs w:val="24"/>
          </w:rPr>
          <w:t>key</w:t>
        </w:r>
        <w:r w:rsidR="00032C07" w:rsidRPr="00F95411">
          <w:rPr>
            <w:rFonts w:ascii="Times New Roman" w:hAnsi="Times New Roman"/>
            <w:sz w:val="24"/>
            <w:szCs w:val="24"/>
          </w:rPr>
          <w:t xml:space="preserve"> </w:t>
        </w:r>
      </w:ins>
      <w:del w:id="91" w:author="Majid" w:date="2016-12-29T22:46:00Z">
        <w:r w:rsidRPr="00F95411" w:rsidDel="00032C07">
          <w:rPr>
            <w:rFonts w:ascii="Times New Roman" w:hAnsi="Times New Roman"/>
            <w:sz w:val="24"/>
            <w:szCs w:val="24"/>
          </w:rPr>
          <w:delText xml:space="preserve">innovation and </w:delText>
        </w:r>
      </w:del>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commentRangeStart w:id="92"/>
      <w:r w:rsidRPr="00F95411">
        <w:rPr>
          <w:rFonts w:ascii="Times New Roman" w:hAnsi="Times New Roman"/>
          <w:sz w:val="24"/>
          <w:szCs w:val="24"/>
        </w:rPr>
        <w:t>This kind of insight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commentRangeEnd w:id="92"/>
      <w:r w:rsidR="00870F41">
        <w:rPr>
          <w:rStyle w:val="CommentReference"/>
          <w:rFonts w:asciiTheme="minorHAnsi" w:eastAsiaTheme="minorHAnsi" w:hAnsiTheme="minorHAnsi" w:cstheme="minorBidi"/>
        </w:rPr>
        <w:commentReference w:id="92"/>
      </w:r>
    </w:p>
    <w:p w14:paraId="068F1558" w14:textId="77777777" w:rsidR="0007260F" w:rsidRPr="00F95411" w:rsidRDefault="0007260F">
      <w:pPr>
        <w:spacing w:after="0" w:line="480" w:lineRule="auto"/>
        <w:outlineLvl w:val="0"/>
        <w:rPr>
          <w:rFonts w:ascii="Times New Roman" w:hAnsi="Times New Roman"/>
          <w:sz w:val="24"/>
          <w:szCs w:val="24"/>
        </w:rPr>
        <w:pPrChange w:id="93" w:author="Majid" w:date="2016-12-29T22:19:00Z">
          <w:pPr>
            <w:spacing w:line="480" w:lineRule="auto"/>
            <w:outlineLvl w:val="0"/>
          </w:pPr>
        </w:pPrChange>
      </w:pPr>
    </w:p>
    <w:p w14:paraId="3A328DBC" w14:textId="292A83DA" w:rsidR="0007260F" w:rsidRDefault="0007260F">
      <w:pPr>
        <w:spacing w:after="0" w:line="480" w:lineRule="auto"/>
        <w:outlineLvl w:val="0"/>
        <w:rPr>
          <w:rFonts w:ascii="Times New Roman" w:hAnsi="Times New Roman"/>
          <w:sz w:val="24"/>
          <w:szCs w:val="24"/>
        </w:rPr>
        <w:pPrChange w:id="94" w:author="Majid" w:date="2016-12-29T22:19:00Z">
          <w:pPr>
            <w:spacing w:line="480" w:lineRule="auto"/>
            <w:outlineLvl w:val="0"/>
          </w:pPr>
        </w:pPrChange>
      </w:pPr>
      <w:r w:rsidRPr="00E13578">
        <w:rPr>
          <w:rFonts w:ascii="Times New Roman" w:hAnsi="Times New Roman"/>
          <w:sz w:val="24"/>
          <w:szCs w:val="24"/>
        </w:rPr>
        <w:t xml:space="preserve">The </w:t>
      </w:r>
      <w:del w:id="95" w:author="Majid" w:date="2016-12-29T22:47:00Z">
        <w:r w:rsidDel="00D14671">
          <w:rPr>
            <w:rFonts w:ascii="Times New Roman" w:hAnsi="Times New Roman"/>
            <w:sz w:val="24"/>
            <w:szCs w:val="24"/>
          </w:rPr>
          <w:delText>principal</w:delText>
        </w:r>
        <w:r w:rsidRPr="00E13578" w:rsidDel="00D14671">
          <w:rPr>
            <w:rFonts w:ascii="Times New Roman" w:hAnsi="Times New Roman"/>
            <w:sz w:val="24"/>
            <w:szCs w:val="24"/>
          </w:rPr>
          <w:delText xml:space="preserve"> </w:delText>
        </w:r>
      </w:del>
      <w:ins w:id="96" w:author="Majid" w:date="2016-12-29T22:47:00Z">
        <w:r w:rsidR="00D14671">
          <w:rPr>
            <w:rFonts w:ascii="Times New Roman" w:hAnsi="Times New Roman"/>
            <w:sz w:val="24"/>
            <w:szCs w:val="24"/>
          </w:rPr>
          <w:t>main</w:t>
        </w:r>
        <w:r w:rsidR="00D14671" w:rsidRPr="00E13578">
          <w:rPr>
            <w:rFonts w:ascii="Times New Roman" w:hAnsi="Times New Roman"/>
            <w:sz w:val="24"/>
            <w:szCs w:val="24"/>
          </w:rPr>
          <w:t xml:space="preserve"> </w:t>
        </w:r>
      </w:ins>
      <w:r w:rsidRPr="00E13578">
        <w:rPr>
          <w:rFonts w:ascii="Times New Roman" w:hAnsi="Times New Roman"/>
          <w:sz w:val="24"/>
          <w:szCs w:val="24"/>
        </w:rPr>
        <w:t xml:space="preserve">limitation </w:t>
      </w:r>
      <w:del w:id="97" w:author="Majid" w:date="2016-12-29T22:47:00Z">
        <w:r w:rsidRPr="00E13578" w:rsidDel="00D14671">
          <w:rPr>
            <w:rFonts w:ascii="Times New Roman" w:hAnsi="Times New Roman"/>
            <w:sz w:val="24"/>
            <w:szCs w:val="24"/>
          </w:rPr>
          <w:delText xml:space="preserve">to </w:delText>
        </w:r>
      </w:del>
      <w:ins w:id="98" w:author="Majid" w:date="2016-12-29T22:47:00Z">
        <w:r w:rsidR="00D14671">
          <w:rPr>
            <w:rFonts w:ascii="Times New Roman" w:hAnsi="Times New Roman"/>
            <w:sz w:val="24"/>
            <w:szCs w:val="24"/>
          </w:rPr>
          <w:t>of</w:t>
        </w:r>
        <w:r w:rsidR="00D14671" w:rsidRPr="00E13578">
          <w:rPr>
            <w:rFonts w:ascii="Times New Roman" w:hAnsi="Times New Roman"/>
            <w:sz w:val="24"/>
            <w:szCs w:val="24"/>
          </w:rPr>
          <w:t xml:space="preserve"> </w:t>
        </w:r>
      </w:ins>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w:t>
      </w:r>
      <w:del w:id="99" w:author="Majid" w:date="2016-12-30T13:09:00Z">
        <w:r w:rsidDel="00DC5874">
          <w:rPr>
            <w:rFonts w:ascii="Times New Roman" w:hAnsi="Times New Roman"/>
            <w:sz w:val="24"/>
            <w:szCs w:val="24"/>
          </w:rPr>
          <w:delText>,</w:delText>
        </w:r>
      </w:del>
      <w:r>
        <w:rPr>
          <w:rFonts w:ascii="Times New Roman" w:hAnsi="Times New Roman"/>
          <w:sz w:val="24"/>
          <w:szCs w:val="24"/>
        </w:rPr>
        <w:t xml:space="preserve">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peak earlier in the winter than that from respiratory conditions.</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del w:id="100" w:author="Majid" w:date="2016-12-30T13:10:00Z">
        <w:r w:rsidDel="00DC5874">
          <w:rPr>
            <w:rFonts w:ascii="Times New Roman" w:hAnsi="Times New Roman"/>
            <w:sz w:val="24"/>
            <w:szCs w:val="24"/>
          </w:rPr>
          <w:delText xml:space="preserve">comparison </w:delText>
        </w:r>
      </w:del>
      <w:ins w:id="101" w:author="Majid" w:date="2016-12-30T13:10:00Z">
        <w:r w:rsidR="00DC5874">
          <w:rPr>
            <w:rFonts w:ascii="Times New Roman" w:hAnsi="Times New Roman"/>
            <w:sz w:val="24"/>
            <w:szCs w:val="24"/>
          </w:rPr>
          <w:t xml:space="preserve">contrast </w:t>
        </w:r>
      </w:ins>
      <w:r>
        <w:rPr>
          <w:rFonts w:ascii="Times New Roman" w:hAnsi="Times New Roman"/>
          <w:sz w:val="24"/>
          <w:szCs w:val="24"/>
        </w:rPr>
        <w:t xml:space="preserve">deaths from </w:t>
      </w:r>
      <w:r>
        <w:rPr>
          <w:rFonts w:ascii="Times New Roman" w:hAnsi="Times New Roman"/>
          <w:sz w:val="24"/>
          <w:szCs w:val="24"/>
        </w:rPr>
        <w:lastRenderedPageBreak/>
        <w:t>cancer show little or no seasonality.</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del w:id="102" w:author="Majid" w:date="2016-12-30T13:10:00Z">
        <w:r w:rsidDel="00DC5874">
          <w:rPr>
            <w:rFonts w:ascii="Times New Roman" w:hAnsi="Times New Roman"/>
            <w:sz w:val="24"/>
            <w:szCs w:val="24"/>
          </w:rPr>
          <w:delText>While a</w:delText>
        </w:r>
      </w:del>
      <w:ins w:id="103" w:author="Majid" w:date="2016-12-30T13:10:00Z">
        <w:r w:rsidR="00DC5874">
          <w:rPr>
            <w:rFonts w:ascii="Times New Roman" w:hAnsi="Times New Roman"/>
            <w:sz w:val="24"/>
            <w:szCs w:val="24"/>
          </w:rPr>
          <w:t>A</w:t>
        </w:r>
      </w:ins>
      <w:r>
        <w:rPr>
          <w:rFonts w:ascii="Times New Roman" w:hAnsi="Times New Roman"/>
          <w:sz w:val="24"/>
          <w:szCs w:val="24"/>
        </w:rPr>
        <w:t>ll-cause mortality measures total mortality burden, and is not affected by errors and variations over time and space in assignment of cause of death</w:t>
      </w:r>
      <w:del w:id="104" w:author="Majid" w:date="2016-12-30T13:10:00Z">
        <w:r w:rsidDel="00DC5874">
          <w:rPr>
            <w:rFonts w:ascii="Times New Roman" w:hAnsi="Times New Roman"/>
            <w:sz w:val="24"/>
            <w:szCs w:val="24"/>
          </w:rPr>
          <w:delText xml:space="preserve">,  </w:delText>
        </w:r>
      </w:del>
      <w:ins w:id="105" w:author="Majid" w:date="2016-12-30T13:10:00Z">
        <w:r w:rsidR="00DC5874">
          <w:rPr>
            <w:rFonts w:ascii="Times New Roman" w:hAnsi="Times New Roman"/>
            <w:sz w:val="24"/>
            <w:szCs w:val="24"/>
          </w:rPr>
          <w:t xml:space="preserve">. Nonetheless </w:t>
        </w:r>
      </w:ins>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pPr>
        <w:spacing w:after="0" w:line="480" w:lineRule="auto"/>
        <w:outlineLvl w:val="0"/>
        <w:rPr>
          <w:rFonts w:ascii="Times New Roman" w:hAnsi="Times New Roman"/>
          <w:sz w:val="24"/>
          <w:szCs w:val="24"/>
        </w:rPr>
        <w:pPrChange w:id="106" w:author="Majid" w:date="2016-12-29T22:19:00Z">
          <w:pPr>
            <w:spacing w:line="480" w:lineRule="auto"/>
            <w:outlineLvl w:val="0"/>
          </w:pPr>
        </w:pPrChange>
      </w:pPr>
    </w:p>
    <w:p w14:paraId="0B8FBAF9" w14:textId="512E5793" w:rsidR="0007260F" w:rsidRDefault="0007260F">
      <w:pPr>
        <w:spacing w:after="0" w:line="480" w:lineRule="auto"/>
        <w:outlineLvl w:val="0"/>
        <w:rPr>
          <w:rFonts w:ascii="Times New Roman" w:hAnsi="Times New Roman"/>
          <w:sz w:val="24"/>
          <w:szCs w:val="24"/>
        </w:rPr>
        <w:pPrChange w:id="107" w:author="Majid" w:date="2016-12-29T22:19:00Z">
          <w:pPr>
            <w:spacing w:line="480" w:lineRule="auto"/>
            <w:outlineLvl w:val="0"/>
          </w:pPr>
        </w:pPrChange>
      </w:pPr>
      <w:r w:rsidRPr="00F95411">
        <w:rPr>
          <w:rFonts w:ascii="Times New Roman" w:hAnsi="Times New Roman"/>
          <w:sz w:val="24"/>
          <w:szCs w:val="24"/>
        </w:rPr>
        <w:t xml:space="preserve">Our study framework and methods can also be applied to other countries with </w:t>
      </w:r>
      <w:ins w:id="108" w:author="Majid" w:date="2016-12-30T13:11:00Z">
        <w:r w:rsidR="00907217">
          <w:rPr>
            <w:rFonts w:ascii="Times New Roman" w:hAnsi="Times New Roman"/>
            <w:sz w:val="24"/>
            <w:szCs w:val="24"/>
          </w:rPr>
          <w:t xml:space="preserve">time- and </w:t>
        </w:r>
      </w:ins>
      <w:r w:rsidRPr="00F95411">
        <w:rPr>
          <w:rFonts w:ascii="Times New Roman" w:hAnsi="Times New Roman"/>
          <w:sz w:val="24"/>
          <w:szCs w:val="24"/>
        </w:rPr>
        <w:t xml:space="preserve">geo-coded </w:t>
      </w:r>
      <w:del w:id="109" w:author="Majid" w:date="2016-12-30T13:11:00Z">
        <w:r w:rsidRPr="00F95411" w:rsidDel="00907217">
          <w:rPr>
            <w:rFonts w:ascii="Times New Roman" w:hAnsi="Times New Roman"/>
            <w:sz w:val="24"/>
            <w:szCs w:val="24"/>
          </w:rPr>
          <w:delText xml:space="preserve">monthly </w:delText>
        </w:r>
      </w:del>
      <w:del w:id="110" w:author="Majid" w:date="2016-12-30T13:20:00Z">
        <w:r w:rsidRPr="00F95411" w:rsidDel="006F03EA">
          <w:rPr>
            <w:rFonts w:ascii="Times New Roman" w:hAnsi="Times New Roman"/>
            <w:sz w:val="24"/>
            <w:szCs w:val="24"/>
          </w:rPr>
          <w:delText>mortality</w:delText>
        </w:r>
      </w:del>
      <w:ins w:id="111" w:author="Majid" w:date="2016-12-30T13:20:00Z">
        <w:r w:rsidR="006F03EA">
          <w:rPr>
            <w:rFonts w:ascii="Times New Roman" w:hAnsi="Times New Roman"/>
            <w:sz w:val="24"/>
            <w:szCs w:val="24"/>
          </w:rPr>
          <w:t>death</w:t>
        </w:r>
      </w:ins>
      <w:r w:rsidRPr="00F95411">
        <w:rPr>
          <w:rFonts w:ascii="Times New Roman" w:hAnsi="Times New Roman"/>
          <w:sz w:val="24"/>
          <w:szCs w:val="24"/>
        </w:rPr>
        <w:t xml:space="preserve"> records. </w:t>
      </w:r>
      <w:del w:id="112" w:author="Majid" w:date="2016-12-30T13:11:00Z">
        <w:r w:rsidRPr="00F95411" w:rsidDel="00907217">
          <w:rPr>
            <w:rFonts w:ascii="Times New Roman" w:hAnsi="Times New Roman"/>
            <w:sz w:val="24"/>
            <w:szCs w:val="24"/>
          </w:rPr>
          <w:delText>This is</w:delText>
        </w:r>
      </w:del>
      <w:ins w:id="113" w:author="Majid" w:date="2016-12-30T13:11:00Z">
        <w:del w:id="114" w:author="Parks, Robbie M" w:date="2017-01-03T11:24:00Z">
          <w:r w:rsidR="00907217" w:rsidDel="0026280A">
            <w:rPr>
              <w:rFonts w:ascii="Times New Roman" w:hAnsi="Times New Roman"/>
              <w:sz w:val="24"/>
              <w:szCs w:val="24"/>
            </w:rPr>
            <w:delText>s</w:delText>
          </w:r>
        </w:del>
      </w:ins>
      <w:ins w:id="115" w:author="Parks, Robbie M" w:date="2017-01-03T11:24:00Z">
        <w:r w:rsidR="0026280A">
          <w:rPr>
            <w:rFonts w:ascii="Times New Roman" w:hAnsi="Times New Roman"/>
            <w:sz w:val="24"/>
            <w:szCs w:val="24"/>
          </w:rPr>
          <w:t>S</w:t>
        </w:r>
      </w:ins>
      <w:ins w:id="116" w:author="Majid" w:date="2016-12-30T13:11:00Z">
        <w:r w:rsidR="00907217">
          <w:rPr>
            <w:rFonts w:ascii="Times New Roman" w:hAnsi="Times New Roman"/>
            <w:sz w:val="24"/>
            <w:szCs w:val="24"/>
          </w:rPr>
          <w:t>uch data are</w:t>
        </w:r>
      </w:ins>
      <w:r w:rsidRPr="00F95411">
        <w:rPr>
          <w:rFonts w:ascii="Times New Roman" w:hAnsi="Times New Roman"/>
          <w:sz w:val="24"/>
          <w:szCs w:val="24"/>
        </w:rPr>
        <w:t xml:space="preserve"> </w:t>
      </w:r>
      <w:del w:id="117" w:author="Majid" w:date="2016-12-30T13:11:00Z">
        <w:r w:rsidRPr="00F95411" w:rsidDel="00907217">
          <w:rPr>
            <w:rFonts w:ascii="Times New Roman" w:hAnsi="Times New Roman"/>
            <w:sz w:val="24"/>
            <w:szCs w:val="24"/>
          </w:rPr>
          <w:delText xml:space="preserve">now </w:delText>
        </w:r>
      </w:del>
      <w:r w:rsidRPr="00F95411">
        <w:rPr>
          <w:rFonts w:ascii="Times New Roman" w:hAnsi="Times New Roman"/>
          <w:sz w:val="24"/>
          <w:szCs w:val="24"/>
        </w:rPr>
        <w:t xml:space="preserve">available in </w:t>
      </w:r>
      <w:del w:id="118" w:author="Majid" w:date="2016-12-30T13:11:00Z">
        <w:r w:rsidRPr="00F95411" w:rsidDel="00907217">
          <w:rPr>
            <w:rFonts w:ascii="Times New Roman" w:hAnsi="Times New Roman"/>
            <w:sz w:val="24"/>
            <w:szCs w:val="24"/>
          </w:rPr>
          <w:delText xml:space="preserve">many </w:delText>
        </w:r>
      </w:del>
      <w:r w:rsidRPr="00F95411">
        <w:rPr>
          <w:rFonts w:ascii="Times New Roman" w:hAnsi="Times New Roman"/>
          <w:sz w:val="24"/>
          <w:szCs w:val="24"/>
        </w:rPr>
        <w:t xml:space="preserve">high-income and some middle-income countries. It would be of further interest to </w:t>
      </w:r>
      <w:del w:id="119" w:author="Majid" w:date="2016-12-30T13:11:00Z">
        <w:r w:rsidRPr="00F95411" w:rsidDel="00907217">
          <w:rPr>
            <w:rFonts w:ascii="Times New Roman" w:hAnsi="Times New Roman"/>
            <w:sz w:val="24"/>
            <w:szCs w:val="24"/>
          </w:rPr>
          <w:delText>distinguish behaviour</w:delText>
        </w:r>
      </w:del>
      <w:ins w:id="120" w:author="Majid" w:date="2016-12-30T13:11:00Z">
        <w:r w:rsidR="00907217">
          <w:rPr>
            <w:rFonts w:ascii="Times New Roman" w:hAnsi="Times New Roman"/>
            <w:sz w:val="24"/>
            <w:szCs w:val="24"/>
          </w:rPr>
          <w:t>compare</w:t>
        </w:r>
      </w:ins>
      <w:r w:rsidRPr="00F95411">
        <w:rPr>
          <w:rFonts w:ascii="Times New Roman" w:hAnsi="Times New Roman"/>
          <w:sz w:val="24"/>
          <w:szCs w:val="24"/>
        </w:rPr>
        <w:t xml:space="preserve"> </w:t>
      </w:r>
      <w:ins w:id="121" w:author="Majid" w:date="2016-12-30T13:11:00Z">
        <w:r w:rsidR="00907217">
          <w:rPr>
            <w:rFonts w:ascii="Times New Roman" w:hAnsi="Times New Roman"/>
            <w:sz w:val="24"/>
            <w:szCs w:val="24"/>
          </w:rPr>
          <w:t>seasonality</w:t>
        </w:r>
        <w:r w:rsidR="00907217" w:rsidRPr="00F95411">
          <w:rPr>
            <w:rFonts w:ascii="Times New Roman" w:hAnsi="Times New Roman"/>
            <w:sz w:val="24"/>
            <w:szCs w:val="24"/>
          </w:rPr>
          <w:t xml:space="preserve"> </w:t>
        </w:r>
      </w:ins>
      <w:r w:rsidRPr="00F95411">
        <w:rPr>
          <w:rFonts w:ascii="Times New Roman" w:hAnsi="Times New Roman"/>
          <w:sz w:val="24"/>
          <w:szCs w:val="24"/>
        </w:rPr>
        <w:t xml:space="preserve">between urban and rural inhabitants, </w:t>
      </w:r>
      <w:del w:id="122" w:author="Majid" w:date="2016-12-30T13:12:00Z">
        <w:r w:rsidDel="00907217">
          <w:rPr>
            <w:rFonts w:ascii="Times New Roman" w:hAnsi="Times New Roman"/>
            <w:sz w:val="24"/>
            <w:szCs w:val="24"/>
          </w:rPr>
          <w:delText>and</w:delText>
        </w:r>
        <w:r w:rsidRPr="00F95411" w:rsidDel="00907217">
          <w:rPr>
            <w:rFonts w:ascii="Times New Roman" w:hAnsi="Times New Roman"/>
            <w:sz w:val="24"/>
            <w:szCs w:val="24"/>
          </w:rPr>
          <w:delText xml:space="preserve"> to explore how</w:delText>
        </w:r>
      </w:del>
      <w:ins w:id="123" w:author="Majid" w:date="2016-12-30T13:12:00Z">
        <w:r w:rsidR="00907217">
          <w:rPr>
            <w:rFonts w:ascii="Times New Roman" w:hAnsi="Times New Roman"/>
            <w:sz w:val="24"/>
            <w:szCs w:val="24"/>
          </w:rPr>
          <w:t>or in relation to</w:t>
        </w:r>
      </w:ins>
      <w:r w:rsidRPr="00F95411">
        <w:rPr>
          <w:rFonts w:ascii="Times New Roman" w:hAnsi="Times New Roman"/>
          <w:sz w:val="24"/>
          <w:szCs w:val="24"/>
        </w:rPr>
        <w:t xml:space="preserve"> socio-economic status</w:t>
      </w:r>
      <w:del w:id="124" w:author="Majid" w:date="2016-12-30T13:12:00Z">
        <w:r w:rsidRPr="00F95411" w:rsidDel="00907217">
          <w:rPr>
            <w:rFonts w:ascii="Times New Roman" w:hAnsi="Times New Roman"/>
            <w:sz w:val="24"/>
            <w:szCs w:val="24"/>
          </w:rPr>
          <w:delText xml:space="preserve"> influences the </w:delText>
        </w:r>
      </w:del>
      <w:del w:id="125" w:author="Majid" w:date="2016-12-30T13:11:00Z">
        <w:r w:rsidRPr="00F95411" w:rsidDel="00907217">
          <w:rPr>
            <w:rFonts w:ascii="Times New Roman" w:hAnsi="Times New Roman"/>
            <w:sz w:val="24"/>
            <w:szCs w:val="24"/>
          </w:rPr>
          <w:delText xml:space="preserve">amount of </w:delText>
        </w:r>
      </w:del>
      <w:del w:id="126" w:author="Majid" w:date="2016-12-30T13:12:00Z">
        <w:r w:rsidRPr="00F95411" w:rsidDel="00907217">
          <w:rPr>
            <w:rFonts w:ascii="Times New Roman" w:hAnsi="Times New Roman"/>
            <w:sz w:val="24"/>
            <w:szCs w:val="24"/>
          </w:rPr>
          <w:delText>variation of mortality rates within a year</w:delText>
        </w:r>
      </w:del>
      <w:r w:rsidRPr="00F95411">
        <w:rPr>
          <w:rFonts w:ascii="Times New Roman" w:hAnsi="Times New Roman"/>
          <w:sz w:val="24"/>
          <w:szCs w:val="24"/>
        </w:rPr>
        <w:t xml:space="preserve">. </w:t>
      </w:r>
      <w:commentRangeStart w:id="127"/>
      <w:r w:rsidRPr="00F95411">
        <w:rPr>
          <w:rFonts w:ascii="Times New Roman" w:hAnsi="Times New Roman"/>
          <w:sz w:val="24"/>
          <w:szCs w:val="24"/>
        </w:rPr>
        <w:t xml:space="preserve">Also, examining the consistency of a relationship between temperature and climate variables (such as local temperature) over time, using wavelet analysis, would help to understand the effect of climate and climate change on variation of mortality within a year. </w:t>
      </w:r>
      <w:commentRangeEnd w:id="127"/>
      <w:r w:rsidR="006F03EA">
        <w:rPr>
          <w:rStyle w:val="CommentReference"/>
          <w:rFonts w:asciiTheme="minorHAnsi" w:eastAsiaTheme="minorHAnsi" w:hAnsiTheme="minorHAnsi" w:cstheme="minorBidi"/>
        </w:rPr>
        <w:commentReference w:id="127"/>
      </w:r>
    </w:p>
    <w:p w14:paraId="1C66BE3C" w14:textId="77777777" w:rsidR="003F1547" w:rsidRPr="00F95411" w:rsidRDefault="003F1547">
      <w:pPr>
        <w:spacing w:after="0" w:line="480" w:lineRule="auto"/>
        <w:outlineLvl w:val="0"/>
        <w:rPr>
          <w:rFonts w:ascii="Times New Roman" w:hAnsi="Times New Roman"/>
          <w:sz w:val="24"/>
          <w:szCs w:val="24"/>
        </w:rPr>
        <w:pPrChange w:id="128" w:author="Majid" w:date="2016-12-29T22:19:00Z">
          <w:pPr>
            <w:spacing w:line="480" w:lineRule="auto"/>
            <w:outlineLvl w:val="0"/>
          </w:pPr>
        </w:pPrChange>
      </w:pPr>
    </w:p>
    <w:p w14:paraId="06B81B68" w14:textId="19CE41E9"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ins w:id="129" w:author="Parks, Robbie M" w:date="2017-01-03T15:18:00Z">
        <w:r w:rsidR="001D16A8">
          <w:rPr>
            <w:rFonts w:ascii="Times New Roman" w:hAnsi="Times New Roman"/>
            <w:sz w:val="24"/>
            <w:szCs w:val="24"/>
          </w:rPr>
          <w:t>.</w:t>
        </w:r>
      </w:ins>
      <w:bookmarkStart w:id="130" w:name="_GoBack"/>
      <w:bookmarkEnd w:id="130"/>
      <w:del w:id="131" w:author="Parks, Robbie M" w:date="2017-01-03T15:18:00Z">
        <w:r w:rsidR="00C9066A" w:rsidDel="001D16A8">
          <w:rPr>
            <w:rFonts w:ascii="Times New Roman" w:hAnsi="Times New Roman"/>
            <w:sz w:val="24"/>
            <w:szCs w:val="24"/>
          </w:rPr>
          <w:delText>.</w:delText>
        </w:r>
        <w:r w:rsidR="001D16A8" w:rsidDel="001D16A8">
          <w:rPr>
            <w:rFonts w:ascii="Times New Roman" w:hAnsi="Times New Roman"/>
            <w:sz w:val="24"/>
            <w:szCs w:val="24"/>
          </w:rPr>
          <w:delText>{Statistics, 2012 #951}</w:delText>
        </w:r>
      </w:del>
      <w:r>
        <w:rPr>
          <w:rFonts w:ascii="Times New Roman" w:hAnsi="Times New Roman"/>
          <w:sz w:val="24"/>
          <w:szCs w:val="24"/>
        </w:rPr>
        <w:t xml:space="preserve"> </w:t>
      </w:r>
    </w:p>
    <w:p w14:paraId="01A36BA4" w14:textId="77777777" w:rsidR="00354B00" w:rsidRDefault="00354B00" w:rsidP="003F6B5D">
      <w:pPr>
        <w:spacing w:after="0" w:line="480" w:lineRule="auto"/>
        <w:rPr>
          <w:ins w:id="132" w:author="Majid" w:date="2016-12-30T13:40:00Z"/>
          <w:rFonts w:ascii="Times New Roman" w:hAnsi="Times New Roman"/>
          <w:sz w:val="24"/>
          <w:szCs w:val="24"/>
        </w:rPr>
      </w:pPr>
    </w:p>
    <w:p w14:paraId="3BFA35C9" w14:textId="42285F95" w:rsidR="00452AB5" w:rsidDel="00C2786A" w:rsidRDefault="00DD7953" w:rsidP="003F6B5D">
      <w:pPr>
        <w:spacing w:after="0" w:line="480" w:lineRule="auto"/>
        <w:rPr>
          <w:del w:id="133" w:author="Majid" w:date="2016-12-30T16:10:00Z"/>
          <w:rFonts w:ascii="Times New Roman" w:hAnsi="Times New Roman"/>
          <w:sz w:val="24"/>
          <w:szCs w:val="24"/>
        </w:rPr>
      </w:pPr>
      <w:ins w:id="134" w:author="Majid" w:date="2016-12-30T13:43:00Z">
        <w:r>
          <w:rPr>
            <w:rFonts w:ascii="Times New Roman" w:hAnsi="Times New Roman"/>
            <w:sz w:val="24"/>
            <w:szCs w:val="24"/>
          </w:rPr>
          <w:t>The substantial decline in the summer excess deaths in younger ages [[[to discuss looking up the key causes of death in these ages in 1980s and now from NCHS to see if it is a change in composition of causes of death, or just de-seasoning]]]</w:t>
        </w:r>
      </w:ins>
      <w:ins w:id="135" w:author="Majid" w:date="2016-12-30T15:55:00Z">
        <w:r w:rsidR="00B02A6E">
          <w:rPr>
            <w:rFonts w:ascii="Times New Roman" w:hAnsi="Times New Roman"/>
            <w:sz w:val="24"/>
            <w:szCs w:val="24"/>
          </w:rPr>
          <w:t xml:space="preserve">. </w:t>
        </w:r>
      </w:ins>
      <w:ins w:id="136" w:author="Majid" w:date="2016-12-30T15:56:00Z">
        <w:r w:rsidR="00B02A6E">
          <w:rPr>
            <w:rFonts w:ascii="Times New Roman" w:hAnsi="Times New Roman"/>
            <w:sz w:val="24"/>
            <w:szCs w:val="24"/>
          </w:rPr>
          <w:t xml:space="preserve">The weakening of seasonality in children under five years of age [[[again, we need to discuss where to look for explanations </w:t>
        </w:r>
        <w:r w:rsidR="00B02A6E">
          <w:rPr>
            <w:rFonts w:ascii="Times New Roman" w:hAnsi="Times New Roman"/>
            <w:sz w:val="24"/>
            <w:szCs w:val="24"/>
          </w:rPr>
          <w:lastRenderedPageBreak/>
          <w:t xml:space="preserve">for this. we may also comment on the </w:t>
        </w:r>
      </w:ins>
      <w:ins w:id="137" w:author="Majid" w:date="2016-12-30T15:57:00Z">
        <w:r w:rsidR="00B02A6E">
          <w:rPr>
            <w:rFonts w:ascii="Times New Roman" w:hAnsi="Times New Roman"/>
            <w:sz w:val="24"/>
            <w:szCs w:val="24"/>
          </w:rPr>
          <w:t>implication</w:t>
        </w:r>
      </w:ins>
      <w:ins w:id="138" w:author="Majid" w:date="2016-12-30T15:56:00Z">
        <w:r w:rsidR="00B02A6E">
          <w:rPr>
            <w:rFonts w:ascii="Times New Roman" w:hAnsi="Times New Roman"/>
            <w:sz w:val="24"/>
            <w:szCs w:val="24"/>
          </w:rPr>
          <w:t>,</w:t>
        </w:r>
      </w:ins>
      <w:ins w:id="139" w:author="Majid" w:date="2016-12-30T15:57:00Z">
        <w:r w:rsidR="00B02A6E">
          <w:rPr>
            <w:rFonts w:ascii="Times New Roman" w:hAnsi="Times New Roman"/>
            <w:sz w:val="24"/>
            <w:szCs w:val="24"/>
          </w:rPr>
          <w:t xml:space="preserve"> keeping in mind tha</w:t>
        </w:r>
        <w:r w:rsidR="00C2786A">
          <w:rPr>
            <w:rFonts w:ascii="Times New Roman" w:hAnsi="Times New Roman"/>
            <w:sz w:val="24"/>
            <w:szCs w:val="24"/>
          </w:rPr>
          <w:t xml:space="preserve">t US has the highest </w:t>
        </w:r>
      </w:ins>
      <w:ins w:id="140" w:author="Majid" w:date="2016-12-30T16:08:00Z">
        <w:r w:rsidR="00C2786A">
          <w:rPr>
            <w:rFonts w:ascii="Times New Roman" w:hAnsi="Times New Roman"/>
            <w:sz w:val="24"/>
            <w:szCs w:val="24"/>
          </w:rPr>
          <w:t xml:space="preserve">child </w:t>
        </w:r>
      </w:ins>
      <w:ins w:id="141" w:author="Majid" w:date="2016-12-30T15:57:00Z">
        <w:r w:rsidR="00C2786A">
          <w:rPr>
            <w:rFonts w:ascii="Times New Roman" w:hAnsi="Times New Roman"/>
            <w:sz w:val="24"/>
            <w:szCs w:val="24"/>
          </w:rPr>
          <w:t>death rate</w:t>
        </w:r>
      </w:ins>
      <w:ins w:id="142" w:author="Majid" w:date="2016-12-30T16:08:00Z">
        <w:r w:rsidR="00C2786A">
          <w:rPr>
            <w:rFonts w:ascii="Times New Roman" w:hAnsi="Times New Roman"/>
            <w:sz w:val="24"/>
            <w:szCs w:val="24"/>
          </w:rPr>
          <w:t xml:space="preserve"> of high-income countries</w:t>
        </w:r>
      </w:ins>
      <w:ins w:id="143" w:author="Majid" w:date="2016-12-30T15:56:00Z">
        <w:r w:rsidR="00B02A6E">
          <w:rPr>
            <w:rFonts w:ascii="Times New Roman" w:hAnsi="Times New Roman"/>
            <w:sz w:val="24"/>
            <w:szCs w:val="24"/>
          </w:rPr>
          <w:t xml:space="preserve">]]] </w:t>
        </w:r>
      </w:ins>
      <w:ins w:id="144" w:author="Majid" w:date="2016-12-30T16:09:00Z">
        <w:r w:rsidR="00C2786A">
          <w:rPr>
            <w:rFonts w:ascii="Times New Roman" w:hAnsi="Times New Roman"/>
            <w:sz w:val="24"/>
            <w:szCs w:val="24"/>
          </w:rPr>
          <w:t xml:space="preserve">In contrast to young and middle ages, </w:t>
        </w:r>
      </w:ins>
      <w:ins w:id="145" w:author="Majid" w:date="2016-12-30T13:40:00Z">
        <w:r w:rsidR="00452AB5">
          <w:rPr>
            <w:rFonts w:ascii="Times New Roman" w:hAnsi="Times New Roman"/>
            <w:sz w:val="24"/>
            <w:szCs w:val="24"/>
          </w:rPr>
          <w:t>mortality in older ages</w:t>
        </w:r>
      </w:ins>
      <w:ins w:id="146" w:author="Majid" w:date="2016-12-30T16:09:00Z">
        <w:r w:rsidR="00C2786A">
          <w:rPr>
            <w:rFonts w:ascii="Times New Roman" w:hAnsi="Times New Roman"/>
            <w:sz w:val="24"/>
            <w:szCs w:val="24"/>
          </w:rPr>
          <w:t>, where death rates are highest,</w:t>
        </w:r>
      </w:ins>
      <w:ins w:id="147" w:author="Majid" w:date="2016-12-30T13:40:00Z">
        <w:r w:rsidR="00452AB5">
          <w:rPr>
            <w:rFonts w:ascii="Times New Roman" w:hAnsi="Times New Roman"/>
            <w:sz w:val="24"/>
            <w:szCs w:val="24"/>
          </w:rPr>
          <w:t xml:space="preserve"> </w:t>
        </w:r>
      </w:ins>
      <w:ins w:id="148" w:author="Majid" w:date="2016-12-30T16:09:00Z">
        <w:r w:rsidR="00C2786A">
          <w:rPr>
            <w:rFonts w:ascii="Times New Roman" w:hAnsi="Times New Roman"/>
            <w:sz w:val="24"/>
            <w:szCs w:val="24"/>
          </w:rPr>
          <w:t>maintained</w:t>
        </w:r>
      </w:ins>
      <w:ins w:id="149" w:author="Majid" w:date="2016-12-30T13:40:00Z">
        <w:r w:rsidR="00452AB5">
          <w:rPr>
            <w:rFonts w:ascii="Times New Roman" w:hAnsi="Times New Roman"/>
            <w:sz w:val="24"/>
            <w:szCs w:val="24"/>
          </w:rPr>
          <w:t xml:space="preserve"> persistent seasonality over a period of three decades, </w:t>
        </w:r>
        <w:commentRangeStart w:id="150"/>
        <w:r w:rsidR="00452AB5">
          <w:rPr>
            <w:rFonts w:ascii="Times New Roman" w:hAnsi="Times New Roman"/>
            <w:sz w:val="24"/>
            <w:szCs w:val="24"/>
          </w:rPr>
          <w:t>which is also largely irrespective of geography</w:t>
        </w:r>
        <w:commentRangeEnd w:id="150"/>
        <w:r w:rsidR="00452AB5">
          <w:rPr>
            <w:rStyle w:val="CommentReference"/>
            <w:rFonts w:asciiTheme="minorHAnsi" w:eastAsiaTheme="minorHAnsi" w:hAnsiTheme="minorHAnsi" w:cstheme="minorBidi"/>
          </w:rPr>
          <w:commentReference w:id="150"/>
        </w:r>
      </w:ins>
      <w:ins w:id="151" w:author="Majid" w:date="2016-12-30T16:09:00Z">
        <w:r w:rsidR="00C2786A">
          <w:rPr>
            <w:rFonts w:ascii="Times New Roman" w:hAnsi="Times New Roman"/>
            <w:sz w:val="24"/>
            <w:szCs w:val="24"/>
          </w:rPr>
          <w:t xml:space="preserve">. </w:t>
        </w:r>
      </w:ins>
      <w:moveToRangeStart w:id="152" w:author="Majid" w:date="2016-12-30T13:39:00Z" w:name="move470868498"/>
      <w:moveTo w:id="153" w:author="Majid" w:date="2016-12-30T13:39:00Z">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moveTo>
      <w:moveToRangeEnd w:id="152"/>
      <w:ins w:id="154" w:author="Majid" w:date="2016-12-30T16:10:00Z">
        <w:r w:rsidR="00C2786A" w:rsidRPr="00C2786A">
          <w:rPr>
            <w:rFonts w:ascii="Times New Roman" w:hAnsi="Times New Roman"/>
            <w:sz w:val="24"/>
            <w:szCs w:val="24"/>
          </w:rPr>
          <w:t xml:space="preserve"> </w:t>
        </w:r>
        <w:r w:rsidR="00C2786A">
          <w:rPr>
            <w:rFonts w:ascii="Times New Roman" w:hAnsi="Times New Roman"/>
            <w:sz w:val="24"/>
            <w:szCs w:val="24"/>
          </w:rPr>
          <w:t xml:space="preserve">This finding demonstrates the need for environmental and health service interventions targeted towards this group. Examples include [[[to discuss what to mention]]] </w:t>
        </w:r>
      </w:ins>
    </w:p>
    <w:p w14:paraId="2AE250C0" w14:textId="7CE1DB10" w:rsidR="00DD7953" w:rsidRDefault="00DD7953" w:rsidP="00B938DB">
      <w:pPr>
        <w:spacing w:after="0" w:line="480" w:lineRule="auto"/>
        <w:rPr>
          <w:ins w:id="155" w:author="Majid" w:date="2016-12-30T13:42:00Z"/>
          <w:rFonts w:ascii="Times New Roman" w:hAnsi="Times New Roman"/>
          <w:sz w:val="24"/>
          <w:szCs w:val="24"/>
        </w:rPr>
      </w:pPr>
      <w:ins w:id="156" w:author="Majid" w:date="2016-12-30T13:43:00Z">
        <w:r>
          <w:rPr>
            <w:rFonts w:ascii="Times New Roman" w:hAnsi="Times New Roman"/>
            <w:sz w:val="24"/>
            <w:szCs w:val="24"/>
          </w:rPr>
          <w:t>[[[to perhaps end with some</w:t>
        </w:r>
        <w:r w:rsidR="00C2786A">
          <w:rPr>
            <w:rFonts w:ascii="Times New Roman" w:hAnsi="Times New Roman"/>
            <w:sz w:val="24"/>
            <w:szCs w:val="24"/>
          </w:rPr>
          <w:t xml:space="preserve"> speculation on what the conditions may look like</w:t>
        </w:r>
      </w:ins>
      <w:ins w:id="157" w:author="Majid" w:date="2016-12-30T16:11:00Z">
        <w:r w:rsidR="00C2786A">
          <w:rPr>
            <w:rFonts w:ascii="Times New Roman" w:hAnsi="Times New Roman"/>
            <w:sz w:val="24"/>
            <w:szCs w:val="24"/>
          </w:rPr>
          <w:t xml:space="preserve"> under changing climate</w:t>
        </w:r>
      </w:ins>
      <w:ins w:id="158" w:author="Majid" w:date="2016-12-30T13:43:00Z">
        <w:r>
          <w:rPr>
            <w:rFonts w:ascii="Times New Roman" w:hAnsi="Times New Roman"/>
            <w:sz w:val="24"/>
            <w:szCs w:val="24"/>
          </w:rPr>
          <w:t xml:space="preserve">]]] </w:t>
        </w:r>
      </w:ins>
    </w:p>
    <w:p w14:paraId="24049F87" w14:textId="75719EAB" w:rsidR="0007260F" w:rsidRPr="004278AA" w:rsidDel="00DD7953" w:rsidRDefault="00475DDE" w:rsidP="00B938DB">
      <w:pPr>
        <w:spacing w:after="0" w:line="480" w:lineRule="auto"/>
        <w:rPr>
          <w:del w:id="159" w:author="Majid" w:date="2016-12-30T13:42:00Z"/>
          <w:rFonts w:ascii="Times New Roman" w:hAnsi="Times New Roman"/>
          <w:sz w:val="24"/>
          <w:szCs w:val="24"/>
        </w:rPr>
      </w:pPr>
      <w:del w:id="160" w:author="Majid" w:date="2016-12-30T13:32:00Z">
        <w:r w:rsidDel="00452AB5">
          <w:rPr>
            <w:rFonts w:ascii="Times New Roman" w:hAnsi="Times New Roman"/>
            <w:sz w:val="24"/>
            <w:szCs w:val="24"/>
          </w:rPr>
          <w:delText xml:space="preserve">Of note to decision-makers will be the lack of </w:delText>
        </w:r>
        <w:r w:rsidR="009E527D" w:rsidDel="00452AB5">
          <w:rPr>
            <w:rFonts w:ascii="Times New Roman" w:hAnsi="Times New Roman"/>
            <w:sz w:val="24"/>
            <w:szCs w:val="24"/>
          </w:rPr>
          <w:delText>significant change in the seasonal excess for older groups in both men and women</w:delText>
        </w:r>
        <w:r w:rsidR="00ED2E53" w:rsidDel="00452AB5">
          <w:rPr>
            <w:rFonts w:ascii="Times New Roman" w:hAnsi="Times New Roman"/>
            <w:sz w:val="24"/>
            <w:szCs w:val="24"/>
          </w:rPr>
          <w:delText xml:space="preserve"> over the period of study</w:delText>
        </w:r>
        <w:r w:rsidR="00FB5C64" w:rsidDel="00452AB5">
          <w:rPr>
            <w:rFonts w:ascii="Times New Roman" w:hAnsi="Times New Roman"/>
            <w:sz w:val="24"/>
            <w:szCs w:val="24"/>
          </w:rPr>
          <w:delText>, as well as the significant changes of seasonal excess in the younger groups</w:delText>
        </w:r>
        <w:r w:rsidR="009E527D" w:rsidDel="00452AB5">
          <w:rPr>
            <w:rFonts w:ascii="Times New Roman" w:hAnsi="Times New Roman"/>
            <w:sz w:val="24"/>
            <w:szCs w:val="24"/>
          </w:rPr>
          <w:delText xml:space="preserve">. </w:delText>
        </w:r>
        <w:r w:rsidR="00E623A7" w:rsidDel="00452AB5">
          <w:rPr>
            <w:rFonts w:ascii="Times New Roman" w:hAnsi="Times New Roman"/>
            <w:sz w:val="24"/>
            <w:szCs w:val="24"/>
          </w:rPr>
          <w:delText>As excess winter mortality in older age-sex groups is an on-going concern,</w:delText>
        </w:r>
        <w:r w:rsidR="001F6898" w:rsidDel="00452AB5">
          <w:rPr>
            <w:rFonts w:ascii="Times New Roman" w:hAnsi="Times New Roman"/>
            <w:sz w:val="24"/>
            <w:szCs w:val="24"/>
          </w:rPr>
          <w:delText xml:space="preserve"> this finding</w:delText>
        </w:r>
        <w:r w:rsidR="00E14189" w:rsidDel="00452AB5">
          <w:rPr>
            <w:rFonts w:ascii="Times New Roman" w:hAnsi="Times New Roman"/>
            <w:sz w:val="24"/>
            <w:szCs w:val="24"/>
          </w:rPr>
          <w:delText xml:space="preserve"> could</w:delText>
        </w:r>
        <w:r w:rsidR="00E623A7" w:rsidDel="00452AB5">
          <w:rPr>
            <w:rFonts w:ascii="Times New Roman" w:hAnsi="Times New Roman"/>
            <w:sz w:val="24"/>
            <w:szCs w:val="24"/>
          </w:rPr>
          <w:delText xml:space="preserve"> have relevance for future p</w:delText>
        </w:r>
        <w:r w:rsidR="00E97201" w:rsidDel="00452AB5">
          <w:rPr>
            <w:rFonts w:ascii="Times New Roman" w:hAnsi="Times New Roman"/>
            <w:sz w:val="24"/>
            <w:szCs w:val="24"/>
          </w:rPr>
          <w:delText xml:space="preserve">olicy priorities </w:delText>
        </w:r>
        <w:r w:rsidR="002C69CD" w:rsidDel="00452AB5">
          <w:rPr>
            <w:rFonts w:ascii="Times New Roman" w:hAnsi="Times New Roman"/>
            <w:sz w:val="24"/>
            <w:szCs w:val="24"/>
          </w:rPr>
          <w:delText>and interventions</w:delText>
        </w:r>
        <w:r w:rsidR="00E623A7" w:rsidDel="00452AB5">
          <w:rPr>
            <w:rFonts w:ascii="Times New Roman" w:hAnsi="Times New Roman"/>
            <w:sz w:val="24"/>
            <w:szCs w:val="24"/>
          </w:rPr>
          <w:delText>.</w:delText>
        </w:r>
        <w:r w:rsidR="003E1B4A" w:rsidDel="00452AB5">
          <w:rPr>
            <w:rFonts w:ascii="Times New Roman" w:hAnsi="Times New Roman"/>
            <w:sz w:val="24"/>
            <w:szCs w:val="24"/>
          </w:rPr>
          <w:delText xml:space="preserve"> </w:delText>
        </w:r>
      </w:del>
      <w:del w:id="161" w:author="Majid" w:date="2016-12-30T13:42:00Z">
        <w:r w:rsidR="00BB36E6" w:rsidDel="00DD7953">
          <w:rPr>
            <w:rFonts w:ascii="Times New Roman" w:hAnsi="Times New Roman"/>
            <w:sz w:val="24"/>
            <w:szCs w:val="24"/>
          </w:rPr>
          <w:delText>In summary, a</w:delText>
        </w:r>
        <w:r w:rsidR="0007260F" w:rsidRPr="00E13578" w:rsidDel="00DD7953">
          <w:rPr>
            <w:rFonts w:ascii="Times New Roman" w:hAnsi="Times New Roman"/>
            <w:sz w:val="24"/>
            <w:szCs w:val="24"/>
          </w:rPr>
          <w:delText xml:space="preserve">nalysis of the dynamics of 12-month seasonality over time by </w:delText>
        </w:r>
        <w:r w:rsidR="0007260F" w:rsidDel="00DD7953">
          <w:rPr>
            <w:rFonts w:ascii="Times New Roman" w:hAnsi="Times New Roman"/>
            <w:sz w:val="24"/>
            <w:szCs w:val="24"/>
          </w:rPr>
          <w:delText>age, sex and</w:delText>
        </w:r>
        <w:r w:rsidR="0007260F" w:rsidRPr="00E13578" w:rsidDel="00DD7953">
          <w:rPr>
            <w:rFonts w:ascii="Times New Roman" w:hAnsi="Times New Roman"/>
            <w:sz w:val="24"/>
            <w:szCs w:val="24"/>
          </w:rPr>
          <w:delText xml:space="preserve"> subnational units allows for decision-makers to </w:delText>
        </w:r>
        <w:r w:rsidR="0007260F" w:rsidDel="00DD7953">
          <w:rPr>
            <w:rFonts w:ascii="Times New Roman" w:hAnsi="Times New Roman"/>
            <w:sz w:val="24"/>
            <w:szCs w:val="24"/>
          </w:rPr>
          <w:delText xml:space="preserve">identify and </w:delText>
        </w:r>
        <w:r w:rsidR="0007260F" w:rsidRPr="00E13578" w:rsidDel="00DD7953">
          <w:rPr>
            <w:rFonts w:ascii="Times New Roman" w:hAnsi="Times New Roman"/>
            <w:sz w:val="24"/>
            <w:szCs w:val="24"/>
          </w:rPr>
          <w:delText>better organise interventions for vulnerable a</w:delText>
        </w:r>
        <w:r w:rsidR="004778FB" w:rsidDel="00DD7953">
          <w:rPr>
            <w:rFonts w:ascii="Times New Roman" w:hAnsi="Times New Roman"/>
            <w:sz w:val="24"/>
            <w:szCs w:val="24"/>
          </w:rPr>
          <w:delText>nd emergently-vulnerable groups, and to decide if policies designed at reducing excess winter mortality are having the intended effect.</w:delText>
        </w:r>
      </w:del>
    </w:p>
    <w:p w14:paraId="6068B2F1" w14:textId="77777777" w:rsidR="0007260F" w:rsidRPr="004E0482" w:rsidRDefault="0007260F">
      <w:pPr>
        <w:spacing w:after="0" w:line="480" w:lineRule="auto"/>
        <w:outlineLvl w:val="0"/>
        <w:rPr>
          <w:rFonts w:ascii="Times New Roman" w:hAnsi="Times New Roman"/>
          <w:b/>
          <w:color w:val="000000" w:themeColor="text1"/>
          <w:sz w:val="24"/>
          <w:szCs w:val="24"/>
        </w:rPr>
        <w:pPrChange w:id="162" w:author="Majid" w:date="2016-12-29T22:19:00Z">
          <w:pPr>
            <w:spacing w:line="480" w:lineRule="auto"/>
            <w:outlineLvl w:val="0"/>
          </w:pPr>
        </w:pPrChange>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pPr>
        <w:spacing w:after="0" w:line="480" w:lineRule="auto"/>
        <w:outlineLvl w:val="0"/>
        <w:rPr>
          <w:rFonts w:ascii="Times New Roman" w:hAnsi="Times New Roman"/>
          <w:b/>
          <w:color w:val="000000" w:themeColor="text1"/>
          <w:sz w:val="24"/>
          <w:szCs w:val="24"/>
        </w:rPr>
        <w:pPrChange w:id="163" w:author="Majid" w:date="2016-12-29T22:19:00Z">
          <w:pPr>
            <w:spacing w:line="480" w:lineRule="auto"/>
            <w:outlineLvl w:val="0"/>
          </w:pPr>
        </w:pPrChange>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1BAFDE9B"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face="superscript"&gt;27&lt;/style&gt;&lt;/DisplayText&gt;&lt;record&gt;&lt;rec-number&gt;456&lt;/rec-number&gt;&lt;foreign-keys&gt;&lt;key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131728D3"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28</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1383EC4A" w:rsidR="0078333E" w:rsidRPr="004E0482" w:rsidRDefault="0078333E">
      <w:pPr>
        <w:spacing w:after="0" w:line="480" w:lineRule="auto"/>
        <w:rPr>
          <w:rFonts w:ascii="Times New Roman" w:hAnsi="Times New Roman"/>
          <w:color w:val="000000" w:themeColor="text1"/>
          <w:sz w:val="24"/>
          <w:szCs w:val="24"/>
        </w:rPr>
      </w:pPr>
      <w:del w:id="164" w:author="Majid" w:date="2016-12-30T16:17:00Z">
        <w:r w:rsidRPr="004278AA" w:rsidDel="00C2786A">
          <w:rPr>
            <w:rFonts w:ascii="Times New Roman" w:hAnsi="Times New Roman"/>
            <w:sz w:val="24"/>
            <w:szCs w:val="24"/>
          </w:rPr>
          <w:lastRenderedPageBreak/>
          <w:delText xml:space="preserve">The </w:delText>
        </w:r>
      </w:del>
      <w:ins w:id="165" w:author="Majid" w:date="2016-12-30T16:17:00Z">
        <w:r w:rsidR="00C2786A">
          <w:rPr>
            <w:rFonts w:ascii="Times New Roman" w:hAnsi="Times New Roman"/>
            <w:sz w:val="24"/>
            <w:szCs w:val="24"/>
          </w:rPr>
          <w:t>We also subdivided the</w:t>
        </w:r>
        <w:r w:rsidR="00C2786A" w:rsidRPr="004278AA">
          <w:rPr>
            <w:rFonts w:ascii="Times New Roman" w:hAnsi="Times New Roman"/>
            <w:sz w:val="24"/>
            <w:szCs w:val="24"/>
          </w:rPr>
          <w:t xml:space="preserve"> </w:t>
        </w:r>
      </w:ins>
      <w:r w:rsidRPr="004278AA">
        <w:rPr>
          <w:rFonts w:ascii="Times New Roman" w:hAnsi="Times New Roman"/>
          <w:sz w:val="24"/>
          <w:szCs w:val="24"/>
        </w:rPr>
        <w:t xml:space="preserve">national data </w:t>
      </w:r>
      <w:del w:id="166" w:author="Majid" w:date="2016-12-30T16:17:00Z">
        <w:r w:rsidRPr="004278AA" w:rsidDel="00C2786A">
          <w:rPr>
            <w:rFonts w:ascii="Times New Roman" w:hAnsi="Times New Roman"/>
            <w:sz w:val="24"/>
            <w:szCs w:val="24"/>
          </w:rPr>
          <w:delText xml:space="preserve">were subdivided </w:delText>
        </w:r>
      </w:del>
      <w:r w:rsidRPr="004278AA">
        <w:rPr>
          <w:rFonts w:ascii="Times New Roman" w:hAnsi="Times New Roman"/>
          <w:sz w:val="24"/>
          <w:szCs w:val="24"/>
        </w:rPr>
        <w:t>geographically by climate region</w:t>
      </w:r>
      <w:ins w:id="167" w:author="Majid" w:date="2016-12-30T16:17:00Z">
        <w:r w:rsidR="00C2786A">
          <w:rPr>
            <w:rFonts w:ascii="Times New Roman" w:hAnsi="Times New Roman"/>
            <w:sz w:val="24"/>
            <w:szCs w:val="24"/>
          </w:rPr>
          <w:t>s</w:t>
        </w:r>
      </w:ins>
      <w:del w:id="168" w:author="Majid" w:date="2016-12-30T16:17:00Z">
        <w:r w:rsidRPr="004278AA" w:rsidDel="00C2786A">
          <w:rPr>
            <w:rFonts w:ascii="Times New Roman" w:hAnsi="Times New Roman"/>
            <w:sz w:val="24"/>
            <w:szCs w:val="24"/>
          </w:rPr>
          <w:delText xml:space="preserve">, </w:delText>
        </w:r>
      </w:del>
      <w:ins w:id="169" w:author="Majid" w:date="2016-12-30T16:17:00Z">
        <w:r w:rsidR="00C2786A">
          <w:rPr>
            <w:rFonts w:ascii="Times New Roman" w:hAnsi="Times New Roman"/>
            <w:sz w:val="24"/>
            <w:szCs w:val="24"/>
          </w:rPr>
          <w:t xml:space="preserve"> used</w:t>
        </w:r>
      </w:ins>
      <w:del w:id="170" w:author="Majid" w:date="2016-12-30T16:17:00Z">
        <w:r w:rsidRPr="004278AA" w:rsidDel="00C2786A">
          <w:rPr>
            <w:rFonts w:ascii="Times New Roman" w:hAnsi="Times New Roman"/>
            <w:sz w:val="24"/>
            <w:szCs w:val="24"/>
          </w:rPr>
          <w:delText>as described</w:delText>
        </w:r>
      </w:del>
      <w:r w:rsidRPr="004278AA">
        <w:rPr>
          <w:rFonts w:ascii="Times New Roman" w:hAnsi="Times New Roman"/>
          <w:sz w:val="24"/>
          <w:szCs w:val="24"/>
        </w:rPr>
        <w:t xml:space="preserve"> by the National Oceanic and Atmospheric Administration (NOAA)</w:t>
      </w:r>
      <w:ins w:id="171" w:author="Majid" w:date="2016-12-30T16:18:00Z">
        <w:r w:rsidR="00290FD5">
          <w:rPr>
            <w:rFonts w:ascii="Times New Roman" w:hAnsi="Times New Roman"/>
            <w:sz w:val="24"/>
            <w:szCs w:val="24"/>
          </w:rPr>
          <w:t>;</w:t>
        </w:r>
      </w:ins>
      <w:del w:id="172" w:author="Majid" w:date="2016-12-30T16:18:00Z">
        <w:r w:rsidRPr="004278AA" w:rsidDel="00290FD5">
          <w:rPr>
            <w:rFonts w:ascii="Times New Roman" w:hAnsi="Times New Roman"/>
            <w:sz w:val="24"/>
            <w:szCs w:val="24"/>
          </w:rPr>
          <w:delText>.</w:delText>
        </w:r>
      </w:del>
      <w:r>
        <w:rPr>
          <w:rFonts w:ascii="Times New Roman" w:hAnsi="Times New Roman"/>
          <w:sz w:val="24"/>
          <w:szCs w:val="24"/>
        </w:rPr>
        <w:fldChar w:fldCharType="begin"/>
      </w:r>
      <w:r w:rsidR="00726C6B">
        <w:rPr>
          <w:rFonts w:ascii="Times New Roman" w:hAnsi="Times New Roman"/>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Times New Roman" w:hAnsi="Times New Roman"/>
          <w:sz w:val="24"/>
          <w:szCs w:val="24"/>
        </w:rPr>
        <w:fldChar w:fldCharType="separate"/>
      </w:r>
      <w:r w:rsidR="00726C6B" w:rsidRPr="00726C6B">
        <w:rPr>
          <w:rFonts w:ascii="Times New Roman" w:hAnsi="Times New Roman"/>
          <w:noProof/>
          <w:sz w:val="24"/>
          <w:szCs w:val="24"/>
          <w:vertAlign w:val="superscript"/>
        </w:rPr>
        <w:t>28</w:t>
      </w:r>
      <w:r>
        <w:rPr>
          <w:rFonts w:ascii="Times New Roman" w:hAnsi="Times New Roman"/>
          <w:sz w:val="24"/>
          <w:szCs w:val="24"/>
        </w:rPr>
        <w:fldChar w:fldCharType="end"/>
      </w:r>
      <w:r w:rsidRPr="004278AA">
        <w:rPr>
          <w:rFonts w:ascii="Times New Roman" w:hAnsi="Times New Roman"/>
          <w:sz w:val="24"/>
          <w:szCs w:val="24"/>
        </w:rPr>
        <w:t xml:space="preserve"> </w:t>
      </w:r>
      <w:del w:id="173" w:author="Majid" w:date="2016-12-30T16:18:00Z">
        <w:r w:rsidDel="00C2786A">
          <w:rPr>
            <w:rFonts w:ascii="Times New Roman" w:hAnsi="Times New Roman"/>
            <w:sz w:val="24"/>
            <w:szCs w:val="24"/>
          </w:rPr>
          <w:delText xml:space="preserve">In addition, </w:delText>
        </w:r>
      </w:del>
      <w:r>
        <w:rPr>
          <w:rFonts w:ascii="Times New Roman" w:hAnsi="Times New Roman"/>
          <w:sz w:val="24"/>
          <w:szCs w:val="24"/>
        </w:rPr>
        <w:t>Hawaii was included in the West region, and Alaska in the Northwest region</w:t>
      </w:r>
      <w:del w:id="174" w:author="Majid" w:date="2016-12-30T16:18:00Z">
        <w:r w:rsidDel="00290FD5">
          <w:rPr>
            <w:rFonts w:ascii="Times New Roman" w:hAnsi="Times New Roman"/>
            <w:sz w:val="24"/>
            <w:szCs w:val="24"/>
          </w:rPr>
          <w:delText xml:space="preserve"> for the analysis</w:delText>
        </w:r>
      </w:del>
      <w:r>
        <w:rPr>
          <w:rFonts w:ascii="Times New Roman" w:hAnsi="Times New Roman"/>
          <w:sz w:val="24"/>
          <w:szCs w:val="24"/>
        </w:rPr>
        <w:t>.</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6CEC52E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del w:id="175" w:author="Majid" w:date="2016-12-30T16:19:00Z">
        <w:r w:rsidDel="00290FD5">
          <w:rPr>
            <w:rFonts w:ascii="Times New Roman" w:hAnsi="Times New Roman"/>
            <w:color w:val="000000" w:themeColor="text1"/>
            <w:sz w:val="24"/>
            <w:szCs w:val="24"/>
          </w:rPr>
          <w:delText>also</w:delText>
        </w:r>
        <w:r w:rsidRPr="004E0482" w:rsidDel="00290FD5">
          <w:rPr>
            <w:rFonts w:ascii="Times New Roman" w:hAnsi="Times New Roman"/>
            <w:color w:val="000000" w:themeColor="text1"/>
            <w:sz w:val="24"/>
            <w:szCs w:val="24"/>
          </w:rPr>
          <w:delText xml:space="preserve"> </w:delText>
        </w:r>
      </w:del>
      <w:ins w:id="176" w:author="Majid" w:date="2016-12-30T16:19:00Z">
        <w:r w:rsidR="00290FD5">
          <w:rPr>
            <w:rFonts w:ascii="Times New Roman" w:hAnsi="Times New Roman"/>
            <w:color w:val="000000" w:themeColor="text1"/>
            <w:sz w:val="24"/>
            <w:szCs w:val="24"/>
          </w:rPr>
          <w:t>is able to</w:t>
        </w:r>
        <w:r w:rsidR="00290FD5" w:rsidRPr="004E0482">
          <w:rPr>
            <w:rFonts w:ascii="Times New Roman" w:hAnsi="Times New Roman"/>
            <w:color w:val="000000" w:themeColor="text1"/>
            <w:sz w:val="24"/>
            <w:szCs w:val="24"/>
          </w:rPr>
          <w:t xml:space="preserve"> </w:t>
        </w:r>
      </w:ins>
      <w:r>
        <w:rPr>
          <w:rFonts w:ascii="Times New Roman" w:hAnsi="Times New Roman"/>
          <w:color w:val="000000" w:themeColor="text1"/>
          <w:sz w:val="24"/>
          <w:szCs w:val="24"/>
        </w:rPr>
        <w:t>measure</w:t>
      </w:r>
      <w:del w:id="177" w:author="Majid" w:date="2016-12-30T16:19:00Z">
        <w:r w:rsidDel="00290FD5">
          <w:rPr>
            <w:rFonts w:ascii="Times New Roman" w:hAnsi="Times New Roman"/>
            <w:color w:val="000000" w:themeColor="text1"/>
            <w:sz w:val="24"/>
            <w:szCs w:val="24"/>
          </w:rPr>
          <w:delText>s</w:delText>
        </w:r>
      </w:del>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ins w:id="178" w:author="Majid" w:date="2016-12-30T16:24:00Z">
        <w:r w:rsidR="008C2086">
          <w:rPr>
            <w:rFonts w:ascii="Times New Roman" w:hAnsi="Times New Roman"/>
            <w:color w:val="000000" w:themeColor="text1"/>
            <w:sz w:val="24"/>
            <w:szCs w:val="24"/>
          </w:rPr>
          <w:t xml:space="preserve"> </w:t>
        </w:r>
        <w:commentRangeStart w:id="179"/>
        <w:commentRangeStart w:id="180"/>
        <w:r w:rsidR="008C2086">
          <w:rPr>
            <w:rFonts w:ascii="Times New Roman" w:hAnsi="Times New Roman"/>
            <w:color w:val="000000" w:themeColor="text1"/>
            <w:sz w:val="24"/>
            <w:szCs w:val="24"/>
          </w:rPr>
          <w:t>(version XXXX)</w:t>
        </w:r>
      </w:ins>
      <w:r w:rsidRPr="004E0482">
        <w:rPr>
          <w:rFonts w:ascii="Times New Roman" w:hAnsi="Times New Roman"/>
          <w:color w:val="000000" w:themeColor="text1"/>
          <w:sz w:val="24"/>
          <w:szCs w:val="24"/>
        </w:rPr>
        <w:t xml:space="preserve"> </w:t>
      </w:r>
      <w:commentRangeEnd w:id="179"/>
      <w:r w:rsidR="008C2086">
        <w:rPr>
          <w:rStyle w:val="CommentReference"/>
          <w:rFonts w:asciiTheme="minorHAnsi" w:eastAsiaTheme="minorHAnsi" w:hAnsiTheme="minorHAnsi" w:cstheme="minorBidi"/>
        </w:rPr>
        <w:commentReference w:id="179"/>
      </w:r>
      <w:commentRangeEnd w:id="180"/>
      <w:r w:rsidR="00B942F3">
        <w:rPr>
          <w:rStyle w:val="CommentReference"/>
          <w:rFonts w:asciiTheme="minorHAnsi" w:eastAsiaTheme="minorHAnsi" w:hAnsiTheme="minorHAnsi" w:cstheme="minorBidi"/>
        </w:rPr>
        <w:commentReference w:id="180"/>
      </w:r>
      <w:r w:rsidRPr="004E0482">
        <w:rPr>
          <w:rFonts w:ascii="Times New Roman" w:hAnsi="Times New Roman"/>
          <w:color w:val="000000" w:themeColor="text1"/>
          <w:sz w:val="24"/>
          <w:szCs w:val="24"/>
        </w:rPr>
        <w:t xml:space="preserve">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so as to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4B7D87D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ins w:id="181" w:author="Majid" w:date="2016-12-30T16:21:00Z">
        <w:r w:rsidR="008C2086">
          <w:rPr>
            <w:rFonts w:ascii="Times New Roman" w:hAnsi="Times New Roman"/>
            <w:color w:val="000000" w:themeColor="text1"/>
            <w:sz w:val="24"/>
            <w:szCs w:val="24"/>
          </w:rPr>
          <w:t xml:space="preserve"> parameters</w:t>
        </w:r>
      </w:ins>
      <w:r>
        <w:rPr>
          <w:rFonts w:ascii="Times New Roman" w:hAnsi="Times New Roman"/>
          <w:color w:val="000000" w:themeColor="text1"/>
          <w:sz w:val="24"/>
          <w:szCs w:val="24"/>
        </w:rPr>
        <w:t xml:space="preserve"> estimate when in the </w:t>
      </w:r>
      <w:r>
        <w:rPr>
          <w:rFonts w:ascii="Times New Roman" w:hAnsi="Times New Roman"/>
          <w:color w:val="000000" w:themeColor="text1"/>
          <w:sz w:val="24"/>
          <w:szCs w:val="24"/>
        </w:rPr>
        <w:lastRenderedPageBreak/>
        <w:t xml:space="preserve">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del w:id="182" w:author="Majid" w:date="2016-12-30T16:22:00Z">
        <w:r w:rsidRPr="004E0482" w:rsidDel="008C2086">
          <w:rPr>
            <w:rFonts w:ascii="Times New Roman" w:hAnsi="Times New Roman"/>
            <w:color w:val="000000" w:themeColor="text1"/>
            <w:sz w:val="24"/>
            <w:szCs w:val="24"/>
          </w:rPr>
          <w:delText xml:space="preserve">is </w:delText>
        </w:r>
      </w:del>
      <w:ins w:id="183" w:author="Majid" w:date="2016-12-30T16:22:00Z">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ins>
      <w:r w:rsidRPr="004E0482">
        <w:rPr>
          <w:rFonts w:ascii="Times New Roman" w:hAnsi="Times New Roman"/>
          <w:color w:val="000000" w:themeColor="text1"/>
          <w:sz w:val="24"/>
          <w:szCs w:val="24"/>
        </w:rPr>
        <w:t>weighted by its death rate</w:t>
      </w:r>
      <w:commentRangeStart w:id="184"/>
      <w:r>
        <w:rPr>
          <w:rFonts w:ascii="Times New Roman" w:hAnsi="Times New Roman"/>
          <w:color w:val="000000" w:themeColor="text1"/>
          <w:sz w:val="24"/>
          <w:szCs w:val="24"/>
        </w:rPr>
        <w:t>;</w:t>
      </w:r>
      <w:commentRangeStart w:id="185"/>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185"/>
      <w:r w:rsidR="002426C9">
        <w:rPr>
          <w:rStyle w:val="CommentReference"/>
        </w:rPr>
        <w:commentReference w:id="185"/>
      </w:r>
      <w:commentRangeEnd w:id="184"/>
      <w:r w:rsidR="00D104A5">
        <w:rPr>
          <w:rStyle w:val="CommentReference"/>
        </w:rPr>
        <w:commentReference w:id="184"/>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del w:id="186" w:author="Majid" w:date="2016-12-30T16:22:00Z">
        <w:r w:rsidDel="008C2086">
          <w:rPr>
            <w:rFonts w:ascii="Times New Roman" w:hAnsi="Times New Roman"/>
            <w:color w:val="000000" w:themeColor="text1"/>
            <w:sz w:val="24"/>
            <w:szCs w:val="24"/>
          </w:rPr>
          <w:delText xml:space="preserve">is </w:delText>
        </w:r>
      </w:del>
      <w:ins w:id="187" w:author="Majid" w:date="2016-12-30T16:22:00Z">
        <w:r w:rsidR="008C2086">
          <w:rPr>
            <w:rFonts w:ascii="Times New Roman" w:hAnsi="Times New Roman"/>
            <w:color w:val="000000" w:themeColor="text1"/>
            <w:sz w:val="24"/>
            <w:szCs w:val="24"/>
          </w:rPr>
          <w:t xml:space="preserve">was </w:t>
        </w:r>
      </w:ins>
      <w:r>
        <w:rPr>
          <w:rFonts w:ascii="Times New Roman" w:hAnsi="Times New Roman"/>
          <w:color w:val="000000" w:themeColor="text1"/>
          <w:sz w:val="24"/>
          <w:szCs w:val="24"/>
        </w:rPr>
        <w:t xml:space="preserve">weighted by the difference between its death rate and </w:t>
      </w:r>
      <w:commentRangeStart w:id="188"/>
      <w:r w:rsidRPr="004E0482">
        <w:rPr>
          <w:rFonts w:ascii="Times New Roman" w:hAnsi="Times New Roman"/>
          <w:color w:val="000000" w:themeColor="text1"/>
          <w:sz w:val="24"/>
          <w:szCs w:val="24"/>
        </w:rPr>
        <w:t xml:space="preserve">the </w:t>
      </w:r>
      <w:ins w:id="189" w:author="Majid" w:date="2016-12-30T16:22:00Z">
        <w:r w:rsidR="008C2086">
          <w:rPr>
            <w:rFonts w:ascii="Times New Roman" w:hAnsi="Times New Roman"/>
            <w:color w:val="000000" w:themeColor="text1"/>
            <w:sz w:val="24"/>
            <w:szCs w:val="24"/>
          </w:rPr>
          <w:t xml:space="preserve">year’s </w:t>
        </w:r>
      </w:ins>
      <w:r w:rsidRPr="004E0482">
        <w:rPr>
          <w:rFonts w:ascii="Times New Roman" w:hAnsi="Times New Roman"/>
          <w:color w:val="000000" w:themeColor="text1"/>
          <w:sz w:val="24"/>
          <w:szCs w:val="24"/>
        </w:rPr>
        <w:t>maximum death rate</w:t>
      </w:r>
      <w:del w:id="190" w:author="Majid" w:date="2016-12-30T16:22:00Z">
        <w:r w:rsidRPr="004E0482" w:rsidDel="008C2086">
          <w:rPr>
            <w:rFonts w:ascii="Times New Roman" w:hAnsi="Times New Roman"/>
            <w:color w:val="000000" w:themeColor="text1"/>
            <w:sz w:val="24"/>
            <w:szCs w:val="24"/>
          </w:rPr>
          <w:delText xml:space="preserve"> in any month</w:delText>
        </w:r>
      </w:del>
      <w:commentRangeEnd w:id="188"/>
      <w:r w:rsidR="008C2086">
        <w:rPr>
          <w:rStyle w:val="CommentReference"/>
        </w:rPr>
        <w:commentReference w:id="188"/>
      </w:r>
      <w:r w:rsidRPr="004E0482">
        <w:rPr>
          <w:rFonts w:ascii="Times New Roman" w:hAnsi="Times New Roman"/>
          <w:color w:val="000000" w:themeColor="text1"/>
          <w:sz w:val="24"/>
          <w:szCs w:val="24"/>
        </w:rPr>
        <w:t xml:space="preserv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320D3769" w:rsidR="0007260F" w:rsidRDefault="0007260F">
      <w:pPr>
        <w:spacing w:after="0" w:line="480" w:lineRule="auto"/>
        <w:rPr>
          <w:rFonts w:ascii="Times New Roman" w:hAnsi="Times New Roman"/>
          <w:color w:val="000000" w:themeColor="text1"/>
          <w:sz w:val="24"/>
          <w:szCs w:val="24"/>
        </w:rPr>
      </w:pPr>
      <w:commentRangeStart w:id="191"/>
      <w:r>
        <w:rPr>
          <w:rFonts w:ascii="Times New Roman" w:hAnsi="Times New Roman"/>
          <w:color w:val="000000" w:themeColor="text1"/>
          <w:sz w:val="24"/>
          <w:szCs w:val="24"/>
        </w:rPr>
        <w:t>For each age-sex group</w:t>
      </w:r>
      <w:ins w:id="192" w:author="Majid" w:date="2016-12-30T16:25:00Z">
        <w:r w:rsidR="008C2086">
          <w:rPr>
            <w:rFonts w:ascii="Times New Roman" w:hAnsi="Times New Roman"/>
            <w:color w:val="000000" w:themeColor="text1"/>
            <w:sz w:val="24"/>
            <w:szCs w:val="24"/>
          </w:rPr>
          <w:t>,</w:t>
        </w:r>
      </w:ins>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ins w:id="193" w:author="Majid" w:date="2016-12-30T16:25:00Z">
        <w:r w:rsidR="008C2086">
          <w:rPr>
            <w:rFonts w:ascii="Times New Roman" w:hAnsi="Times New Roman"/>
            <w:color w:val="000000" w:themeColor="text1"/>
            <w:sz w:val="24"/>
            <w:szCs w:val="24"/>
          </w:rPr>
          <w:t xml:space="preserve">a </w:t>
        </w:r>
      </w:ins>
      <w:r>
        <w:rPr>
          <w:rFonts w:ascii="Times New Roman" w:hAnsi="Times New Roman"/>
          <w:color w:val="000000" w:themeColor="text1"/>
          <w:sz w:val="24"/>
          <w:szCs w:val="24"/>
        </w:rPr>
        <w:t>Poisson regression to estimate the</w:t>
      </w:r>
      <w:r w:rsidRPr="004E0482">
        <w:rPr>
          <w:rFonts w:ascii="Times New Roman" w:hAnsi="Times New Roman"/>
          <w:color w:val="000000" w:themeColor="text1"/>
          <w:sz w:val="24"/>
          <w:szCs w:val="24"/>
        </w:rPr>
        <w:t xml:space="preserve"> </w:t>
      </w:r>
      <w:del w:id="194" w:author="Majid" w:date="2016-12-30T16:25:00Z">
        <w:r w:rsidDel="008C2086">
          <w:rPr>
            <w:rFonts w:ascii="Times New Roman" w:hAnsi="Times New Roman"/>
            <w:color w:val="000000" w:themeColor="text1"/>
            <w:sz w:val="24"/>
            <w:szCs w:val="24"/>
          </w:rPr>
          <w:delText xml:space="preserve">seasonal </w:delText>
        </w:r>
      </w:del>
      <w:ins w:id="195" w:author="Majid" w:date="2016-12-30T16:25:00Z">
        <w:r w:rsidR="008C2086">
          <w:rPr>
            <w:rFonts w:ascii="Times New Roman" w:hAnsi="Times New Roman"/>
            <w:color w:val="000000" w:themeColor="text1"/>
            <w:sz w:val="24"/>
            <w:szCs w:val="24"/>
          </w:rPr>
          <w:t xml:space="preserve">percentage </w:t>
        </w:r>
      </w:ins>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w:t>
      </w:r>
      <w:del w:id="196" w:author="Majid" w:date="2016-12-30T16:25:00Z">
        <w:r w:rsidR="00A127AD" w:rsidDel="008C2086">
          <w:rPr>
            <w:rFonts w:ascii="Times New Roman" w:hAnsi="Times New Roman"/>
            <w:color w:val="000000" w:themeColor="text1"/>
            <w:sz w:val="24"/>
            <w:szCs w:val="24"/>
          </w:rPr>
          <w:delText xml:space="preserve">percentage </w:delText>
        </w:r>
      </w:del>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del w:id="197" w:author="Majid" w:date="2016-12-30T16:25:00Z">
        <w:r w:rsidDel="008C2086">
          <w:rPr>
            <w:rFonts w:ascii="Times New Roman" w:hAnsi="Times New Roman"/>
            <w:color w:val="000000" w:themeColor="text1"/>
            <w:sz w:val="24"/>
            <w:szCs w:val="24"/>
          </w:rPr>
          <w:delText xml:space="preserve">every </w:delText>
        </w:r>
      </w:del>
      <w:ins w:id="198" w:author="Majid" w:date="2016-12-30T16:25:00Z">
        <w:r w:rsidR="008C2086">
          <w:rPr>
            <w:rFonts w:ascii="Times New Roman" w:hAnsi="Times New Roman"/>
            <w:color w:val="000000" w:themeColor="text1"/>
            <w:sz w:val="24"/>
            <w:szCs w:val="24"/>
          </w:rPr>
          <w:t xml:space="preserve">each </w:t>
        </w:r>
      </w:ins>
      <w:r>
        <w:rPr>
          <w:rFonts w:ascii="Times New Roman" w:hAnsi="Times New Roman"/>
          <w:color w:val="000000" w:themeColor="text1"/>
          <w:sz w:val="24"/>
          <w:szCs w:val="24"/>
        </w:rPr>
        <w:t>year</w:t>
      </w:r>
      <w:r w:rsidRPr="004E0482">
        <w:rPr>
          <w:rFonts w:ascii="Times New Roman" w:hAnsi="Times New Roman"/>
          <w:color w:val="000000" w:themeColor="text1"/>
          <w:sz w:val="24"/>
          <w:szCs w:val="24"/>
        </w:rPr>
        <w:t xml:space="preserve">. </w:t>
      </w:r>
      <w:commentRangeEnd w:id="191"/>
      <w:r w:rsidR="008C2086">
        <w:rPr>
          <w:rStyle w:val="CommentReference"/>
          <w:rFonts w:asciiTheme="minorHAnsi" w:eastAsiaTheme="minorHAnsi" w:hAnsiTheme="minorHAnsi" w:cstheme="minorBidi"/>
        </w:rPr>
        <w:commentReference w:id="191"/>
      </w:r>
      <w:r w:rsidRPr="004E0482">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t>
      </w:r>
      <w:commentRangeStart w:id="199"/>
      <w:r w:rsidRPr="004E0482">
        <w:rPr>
          <w:rFonts w:ascii="Times New Roman" w:hAnsi="Times New Roman"/>
          <w:color w:val="000000" w:themeColor="text1"/>
          <w:sz w:val="24"/>
          <w:szCs w:val="24"/>
        </w:rPr>
        <w:t>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ins w:id="200" w:author="Majid" w:date="2016-12-30T16:28:00Z">
        <w:r w:rsidR="008C2086">
          <w:rPr>
            <w:rFonts w:ascii="Times New Roman" w:hAnsi="Times New Roman"/>
            <w:color w:val="000000" w:themeColor="text1"/>
            <w:sz w:val="24"/>
            <w:szCs w:val="24"/>
          </w:rPr>
          <w:t xml:space="preserve">excess </w:t>
        </w:r>
      </w:ins>
      <w:r>
        <w:rPr>
          <w:rFonts w:ascii="Times New Roman" w:hAnsi="Times New Roman"/>
          <w:color w:val="000000" w:themeColor="text1"/>
          <w:sz w:val="24"/>
          <w:szCs w:val="24"/>
        </w:rPr>
        <w:t xml:space="preserve">death rate </w:t>
      </w:r>
      <w:commentRangeEnd w:id="199"/>
      <w:r w:rsidR="008C2086">
        <w:rPr>
          <w:rStyle w:val="CommentReference"/>
          <w:rFonts w:asciiTheme="minorHAnsi" w:eastAsiaTheme="minorHAnsi" w:hAnsiTheme="minorHAnsi" w:cstheme="minorBidi"/>
        </w:rPr>
        <w:commentReference w:id="199"/>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del w:id="201" w:author="Majid" w:date="2016-12-30T16:28:00Z">
        <w:r w:rsidRPr="004E0482" w:rsidDel="0053738C">
          <w:rPr>
            <w:rFonts w:ascii="Times New Roman" w:hAnsi="Times New Roman"/>
            <w:color w:val="000000" w:themeColor="text1"/>
            <w:sz w:val="24"/>
            <w:szCs w:val="24"/>
          </w:rPr>
          <w:delText>compared the</w:delText>
        </w:r>
      </w:del>
      <w:ins w:id="202" w:author="Majid" w:date="2016-12-30T16:28:00Z">
        <w:r w:rsidR="0053738C">
          <w:rPr>
            <w:rFonts w:ascii="Times New Roman" w:hAnsi="Times New Roman"/>
            <w:color w:val="000000" w:themeColor="text1"/>
            <w:sz w:val="24"/>
            <w:szCs w:val="24"/>
          </w:rPr>
          <w:t>calculated change in the</w:t>
        </w:r>
      </w:ins>
      <w:r w:rsidRPr="004E0482">
        <w:rPr>
          <w:rFonts w:ascii="Times New Roman" w:hAnsi="Times New Roman"/>
          <w:color w:val="000000" w:themeColor="text1"/>
          <w:sz w:val="24"/>
          <w:szCs w:val="24"/>
        </w:rPr>
        <w:t xml:space="preserve"> </w:t>
      </w:r>
      <w:del w:id="203" w:author="Majid" w:date="2016-12-30T16:28:00Z">
        <w:r w:rsidRPr="004E0482" w:rsidDel="008C2086">
          <w:rPr>
            <w:rFonts w:ascii="Times New Roman" w:hAnsi="Times New Roman"/>
            <w:color w:val="000000" w:themeColor="text1"/>
            <w:sz w:val="24"/>
            <w:szCs w:val="24"/>
          </w:rPr>
          <w:delText xml:space="preserve">estimated </w:delText>
        </w:r>
      </w:del>
      <w:ins w:id="204" w:author="Majid" w:date="2016-12-30T16:28:00Z">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values </w:t>
      </w:r>
      <w:del w:id="205" w:author="Majid" w:date="2016-12-30T16:28:00Z">
        <w:r w:rsidRPr="004E0482" w:rsidDel="0053738C">
          <w:rPr>
            <w:rFonts w:ascii="Times New Roman" w:hAnsi="Times New Roman"/>
            <w:color w:val="000000" w:themeColor="text1"/>
            <w:sz w:val="24"/>
            <w:szCs w:val="24"/>
          </w:rPr>
          <w:delText>at the beginning</w:delText>
        </w:r>
        <w:r w:rsidDel="0053738C">
          <w:rPr>
            <w:rFonts w:ascii="Times New Roman" w:hAnsi="Times New Roman"/>
            <w:color w:val="000000" w:themeColor="text1"/>
            <w:sz w:val="24"/>
            <w:szCs w:val="24"/>
          </w:rPr>
          <w:delText xml:space="preserve"> (</w:delText>
        </w:r>
      </w:del>
      <w:ins w:id="206" w:author="Majid" w:date="2016-12-30T16:28:00Z">
        <w:r w:rsidR="0053738C">
          <w:rPr>
            <w:rFonts w:ascii="Times New Roman" w:hAnsi="Times New Roman"/>
            <w:color w:val="000000" w:themeColor="text1"/>
            <w:sz w:val="24"/>
            <w:szCs w:val="24"/>
          </w:rPr>
          <w:t xml:space="preserve">from </w:t>
        </w:r>
      </w:ins>
      <w:r>
        <w:rPr>
          <w:rFonts w:ascii="Times New Roman" w:hAnsi="Times New Roman"/>
          <w:color w:val="000000" w:themeColor="text1"/>
          <w:sz w:val="24"/>
          <w:szCs w:val="24"/>
        </w:rPr>
        <w:t>1982</w:t>
      </w:r>
      <w:del w:id="207" w:author="Majid" w:date="2016-12-30T16:28:00Z">
        <w:r w:rsidDel="0053738C">
          <w:rPr>
            <w:rFonts w:ascii="Times New Roman" w:hAnsi="Times New Roman"/>
            <w:color w:val="000000" w:themeColor="text1"/>
            <w:sz w:val="24"/>
            <w:szCs w:val="24"/>
          </w:rPr>
          <w:delText>)</w:delText>
        </w:r>
      </w:del>
      <w:r w:rsidRPr="004E0482">
        <w:rPr>
          <w:rFonts w:ascii="Times New Roman" w:hAnsi="Times New Roman"/>
          <w:color w:val="000000" w:themeColor="text1"/>
          <w:sz w:val="24"/>
          <w:szCs w:val="24"/>
        </w:rPr>
        <w:t xml:space="preserve"> </w:t>
      </w:r>
      <w:ins w:id="208" w:author="Majid" w:date="2016-12-30T16:28:00Z">
        <w:r w:rsidR="0053738C">
          <w:rPr>
            <w:rFonts w:ascii="Times New Roman" w:hAnsi="Times New Roman"/>
            <w:color w:val="000000" w:themeColor="text1"/>
            <w:sz w:val="24"/>
            <w:szCs w:val="24"/>
          </w:rPr>
          <w:t xml:space="preserve">to </w:t>
        </w:r>
      </w:ins>
      <w:del w:id="209" w:author="Majid" w:date="2016-12-30T16:29:00Z">
        <w:r w:rsidRPr="004E0482" w:rsidDel="0053738C">
          <w:rPr>
            <w:rFonts w:ascii="Times New Roman" w:hAnsi="Times New Roman"/>
            <w:color w:val="000000" w:themeColor="text1"/>
            <w:sz w:val="24"/>
            <w:szCs w:val="24"/>
          </w:rPr>
          <w:delText>and end</w:delText>
        </w:r>
        <w:r w:rsidDel="0053738C">
          <w:rPr>
            <w:rFonts w:ascii="Times New Roman" w:hAnsi="Times New Roman"/>
            <w:color w:val="000000" w:themeColor="text1"/>
            <w:sz w:val="24"/>
            <w:szCs w:val="24"/>
          </w:rPr>
          <w:delText xml:space="preserve"> (2013)</w:delText>
        </w:r>
        <w:r w:rsidRPr="004E0482" w:rsidDel="0053738C">
          <w:rPr>
            <w:rFonts w:ascii="Times New Roman" w:hAnsi="Times New Roman"/>
            <w:color w:val="000000" w:themeColor="text1"/>
            <w:sz w:val="24"/>
            <w:szCs w:val="24"/>
          </w:rPr>
          <w:delText xml:space="preserve"> of the analysis period</w:delText>
        </w:r>
      </w:del>
      <w:ins w:id="210" w:author="Majid" w:date="2016-12-30T16:29:00Z">
        <w:r w:rsidR="0053738C">
          <w:rPr>
            <w:rFonts w:ascii="Times New Roman" w:hAnsi="Times New Roman"/>
            <w:color w:val="000000" w:themeColor="text1"/>
            <w:sz w:val="24"/>
            <w:szCs w:val="24"/>
          </w:rPr>
          <w:t>2013, reported as</w:t>
        </w:r>
      </w:ins>
      <w:r w:rsidR="00515033">
        <w:rPr>
          <w:rFonts w:ascii="Times New Roman" w:hAnsi="Times New Roman"/>
          <w:color w:val="000000" w:themeColor="text1"/>
          <w:sz w:val="24"/>
          <w:szCs w:val="24"/>
        </w:rPr>
        <w:t xml:space="preserve"> </w:t>
      </w:r>
      <w:del w:id="211" w:author="Majid" w:date="2016-12-30T16:29:00Z">
        <w:r w:rsidR="00515033" w:rsidDel="0053738C">
          <w:rPr>
            <w:rFonts w:ascii="Times New Roman" w:hAnsi="Times New Roman"/>
            <w:color w:val="000000" w:themeColor="text1"/>
            <w:sz w:val="24"/>
            <w:szCs w:val="24"/>
          </w:rPr>
          <w:delText xml:space="preserve">in terms of a </w:delText>
        </w:r>
      </w:del>
      <w:r w:rsidR="00515033">
        <w:rPr>
          <w:rFonts w:ascii="Times New Roman" w:hAnsi="Times New Roman"/>
          <w:color w:val="000000" w:themeColor="text1"/>
          <w:sz w:val="24"/>
          <w:szCs w:val="24"/>
        </w:rPr>
        <w:t>percentage point difference</w:t>
      </w:r>
      <w:r w:rsidRPr="004E0482">
        <w:rPr>
          <w:rFonts w:ascii="Times New Roman" w:hAnsi="Times New Roman"/>
          <w:color w:val="000000" w:themeColor="text1"/>
          <w:sz w:val="24"/>
          <w:szCs w:val="24"/>
        </w:rPr>
        <w:t xml:space="preserve">, as a </w:t>
      </w:r>
      <w:ins w:id="212" w:author="Majid" w:date="2016-12-30T16:29:00Z">
        <w:r w:rsidR="0053738C">
          <w:rPr>
            <w:rFonts w:ascii="Times New Roman" w:hAnsi="Times New Roman"/>
            <w:color w:val="000000" w:themeColor="text1"/>
            <w:sz w:val="24"/>
            <w:szCs w:val="24"/>
          </w:rPr>
          <w:t xml:space="preserve">quantitative </w:t>
        </w:r>
      </w:ins>
      <w:r w:rsidRPr="004E0482">
        <w:rPr>
          <w:rFonts w:ascii="Times New Roman" w:hAnsi="Times New Roman"/>
          <w:color w:val="000000" w:themeColor="text1"/>
          <w:sz w:val="24"/>
          <w:szCs w:val="24"/>
        </w:rPr>
        <w:t xml:space="preserve">measure of how </w:t>
      </w:r>
      <w:ins w:id="213" w:author="Majid" w:date="2016-12-30T16:29:00Z">
        <w:r w:rsidR="0053738C">
          <w:rPr>
            <w:rFonts w:ascii="Times New Roman" w:hAnsi="Times New Roman"/>
            <w:color w:val="000000" w:themeColor="text1"/>
            <w:sz w:val="24"/>
            <w:szCs w:val="24"/>
          </w:rPr>
          <w:t xml:space="preserve">the </w:t>
        </w:r>
      </w:ins>
      <w:del w:id="214" w:author="Majid" w:date="2016-12-30T16:29:00Z">
        <w:r w:rsidRPr="004E0482" w:rsidDel="0053738C">
          <w:rPr>
            <w:rFonts w:ascii="Times New Roman" w:hAnsi="Times New Roman"/>
            <w:color w:val="000000" w:themeColor="text1"/>
            <w:sz w:val="24"/>
            <w:szCs w:val="24"/>
          </w:rPr>
          <w:delText xml:space="preserve">magnitude of the </w:delText>
        </w:r>
      </w:del>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Significant c</w:t>
      </w:r>
      <w:r w:rsidRPr="004E0482">
        <w:rPr>
          <w:rFonts w:ascii="Times New Roman" w:hAnsi="Times New Roman"/>
          <w:color w:val="000000" w:themeColor="text1"/>
          <w:sz w:val="24"/>
          <w:szCs w:val="24"/>
        </w:rPr>
        <w:t>hanges in seasonal</w:t>
      </w:r>
      <w:del w:id="215" w:author="Majid" w:date="2016-12-30T16:30:00Z">
        <w:r w:rsidRPr="004E0482" w:rsidDel="0053738C">
          <w:rPr>
            <w:rFonts w:ascii="Times New Roman" w:hAnsi="Times New Roman"/>
            <w:color w:val="000000" w:themeColor="text1"/>
            <w:sz w:val="24"/>
            <w:szCs w:val="24"/>
          </w:rPr>
          <w:delText>ity</w:delText>
        </w:r>
      </w:del>
      <w:r w:rsidRPr="004E0482">
        <w:rPr>
          <w:rFonts w:ascii="Times New Roman" w:hAnsi="Times New Roman"/>
          <w:color w:val="000000" w:themeColor="text1"/>
          <w:sz w:val="24"/>
          <w:szCs w:val="24"/>
        </w:rPr>
        <w:t xml:space="preserve"> excess were identified </w:t>
      </w:r>
      <w:commentRangeStart w:id="216"/>
      <w:r w:rsidRPr="004E0482">
        <w:rPr>
          <w:rFonts w:ascii="Times New Roman" w:hAnsi="Times New Roman"/>
          <w:color w:val="000000" w:themeColor="text1"/>
          <w:sz w:val="24"/>
          <w:szCs w:val="24"/>
        </w:rPr>
        <w:t xml:space="preserve">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 xml:space="preserve">5% level on the </w:t>
      </w:r>
      <w:r>
        <w:rPr>
          <w:rFonts w:ascii="Times New Roman" w:hAnsi="Times New Roman"/>
          <w:color w:val="000000" w:themeColor="text1"/>
          <w:sz w:val="24"/>
          <w:szCs w:val="24"/>
        </w:rPr>
        <w:t xml:space="preserve">time </w:t>
      </w:r>
      <w:r w:rsidRPr="004E0482">
        <w:rPr>
          <w:rFonts w:ascii="Times New Roman" w:hAnsi="Times New Roman"/>
          <w:color w:val="000000" w:themeColor="text1"/>
          <w:sz w:val="24"/>
          <w:szCs w:val="24"/>
        </w:rPr>
        <w:t>gradient</w:t>
      </w:r>
      <w:r>
        <w:rPr>
          <w:rFonts w:ascii="Times New Roman" w:hAnsi="Times New Roman"/>
          <w:color w:val="000000" w:themeColor="text1"/>
          <w:sz w:val="24"/>
          <w:szCs w:val="24"/>
        </w:rPr>
        <w:t>s</w:t>
      </w:r>
      <w:r w:rsidRPr="004E0482">
        <w:rPr>
          <w:rFonts w:ascii="Times New Roman" w:hAnsi="Times New Roman"/>
          <w:color w:val="000000" w:themeColor="text1"/>
          <w:sz w:val="24"/>
          <w:szCs w:val="24"/>
        </w:rPr>
        <w:t xml:space="preserve"> of the linear regression</w:t>
      </w:r>
      <w:commentRangeEnd w:id="216"/>
      <w:r w:rsidR="0053738C">
        <w:rPr>
          <w:rStyle w:val="CommentReference"/>
          <w:rFonts w:asciiTheme="minorHAnsi" w:eastAsiaTheme="minorHAnsi" w:hAnsiTheme="minorHAnsi" w:cstheme="minorBidi"/>
        </w:rPr>
        <w:commentReference w:id="216"/>
      </w:r>
      <w:r>
        <w:rPr>
          <w:rFonts w:ascii="Times New Roman" w:hAnsi="Times New Roman"/>
          <w:color w:val="000000" w:themeColor="text1"/>
          <w:sz w:val="24"/>
          <w:szCs w:val="24"/>
        </w:rPr>
        <w:t>.</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14C2A1C2" w14:textId="77777777" w:rsidR="00474509" w:rsidRPr="00474509" w:rsidRDefault="002C5FB9">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474509" w:rsidRPr="00474509">
        <w:rPr>
          <w:noProof/>
        </w:rPr>
        <w:t>1</w:t>
      </w:r>
      <w:r w:rsidR="00474509" w:rsidRPr="00474509">
        <w:rPr>
          <w:noProof/>
        </w:rPr>
        <w:tab/>
        <w:t xml:space="preserve">McKee, C. Deaths in winter: can Britain learn from Europe? </w:t>
      </w:r>
      <w:r w:rsidR="00474509" w:rsidRPr="00474509">
        <w:rPr>
          <w:i/>
          <w:noProof/>
        </w:rPr>
        <w:t>European journal of epidemiology</w:t>
      </w:r>
      <w:r w:rsidR="00474509" w:rsidRPr="00474509">
        <w:rPr>
          <w:noProof/>
        </w:rPr>
        <w:t xml:space="preserve"> </w:t>
      </w:r>
      <w:r w:rsidR="00474509" w:rsidRPr="00474509">
        <w:rPr>
          <w:b/>
          <w:noProof/>
        </w:rPr>
        <w:t>5</w:t>
      </w:r>
      <w:r w:rsidR="00474509" w:rsidRPr="00474509">
        <w:rPr>
          <w:noProof/>
        </w:rPr>
        <w:t>, 178-182 (1989).</w:t>
      </w:r>
    </w:p>
    <w:p w14:paraId="6EEF2C50" w14:textId="5332DC9B" w:rsidR="00474509" w:rsidRPr="00474509" w:rsidRDefault="00474509">
      <w:pPr>
        <w:pStyle w:val="EndNoteBibliography"/>
        <w:spacing w:after="0"/>
        <w:ind w:left="720" w:hanging="720"/>
        <w:rPr>
          <w:noProof/>
        </w:rPr>
      </w:pPr>
      <w:r w:rsidRPr="00474509">
        <w:rPr>
          <w:noProof/>
        </w:rPr>
        <w:t>2</w:t>
      </w:r>
      <w:r w:rsidRPr="00474509">
        <w:rPr>
          <w:noProof/>
        </w:rPr>
        <w:tab/>
      </w:r>
      <w:r w:rsidR="005D0031">
        <w:rPr>
          <w:noProof/>
        </w:rPr>
        <w:t>The Eurowinter Group</w:t>
      </w:r>
      <w:r w:rsidRPr="00474509">
        <w:rPr>
          <w:noProof/>
        </w:rPr>
        <w:t xml:space="preserve">. Cold exposure and winter mortality from ischaemic heart disease, cerebrovascular disease, respiratory disease, and all causes in warm and cold regions of Europe. </w:t>
      </w:r>
      <w:r w:rsidRPr="00474509">
        <w:rPr>
          <w:i/>
          <w:noProof/>
        </w:rPr>
        <w:t>The Lancet</w:t>
      </w:r>
      <w:r w:rsidRPr="00474509">
        <w:rPr>
          <w:noProof/>
        </w:rPr>
        <w:t xml:space="preserve"> </w:t>
      </w:r>
      <w:r w:rsidRPr="00474509">
        <w:rPr>
          <w:b/>
          <w:noProof/>
        </w:rPr>
        <w:t>349</w:t>
      </w:r>
      <w:r w:rsidRPr="00474509">
        <w:rPr>
          <w:noProof/>
        </w:rPr>
        <w:t>, 1341-1346 (1997).</w:t>
      </w:r>
    </w:p>
    <w:p w14:paraId="636B0361" w14:textId="77777777" w:rsidR="00474509" w:rsidRPr="00474509" w:rsidRDefault="00474509">
      <w:pPr>
        <w:pStyle w:val="EndNoteBibliography"/>
        <w:spacing w:after="0"/>
        <w:ind w:left="720" w:hanging="720"/>
        <w:rPr>
          <w:noProof/>
        </w:rPr>
      </w:pPr>
      <w:r w:rsidRPr="00474509">
        <w:rPr>
          <w:noProof/>
        </w:rPr>
        <w:t>3</w:t>
      </w:r>
      <w:r w:rsidRPr="00474509">
        <w:rPr>
          <w:noProof/>
        </w:rPr>
        <w:tab/>
        <w:t xml:space="preserve">Healy, J. D. Excess winter mortality in Europe: a cross country analysis identifying key risk factors. </w:t>
      </w:r>
      <w:r w:rsidRPr="00474509">
        <w:rPr>
          <w:i/>
          <w:noProof/>
        </w:rPr>
        <w:t>Journal of Epidemiology and Community Health</w:t>
      </w:r>
      <w:r w:rsidRPr="00474509">
        <w:rPr>
          <w:noProof/>
        </w:rPr>
        <w:t xml:space="preserve"> </w:t>
      </w:r>
      <w:r w:rsidRPr="00474509">
        <w:rPr>
          <w:b/>
          <w:noProof/>
        </w:rPr>
        <w:t>57</w:t>
      </w:r>
      <w:r w:rsidRPr="00474509">
        <w:rPr>
          <w:noProof/>
        </w:rPr>
        <w:t>, 784-789, doi:10.1136/jech.57.10.784 (2003).</w:t>
      </w:r>
    </w:p>
    <w:p w14:paraId="54CB4216" w14:textId="77777777" w:rsidR="00474509" w:rsidRPr="00474509" w:rsidRDefault="00474509">
      <w:pPr>
        <w:pStyle w:val="EndNoteBibliography"/>
        <w:spacing w:after="0"/>
        <w:ind w:left="720" w:hanging="720"/>
        <w:rPr>
          <w:noProof/>
        </w:rPr>
      </w:pPr>
      <w:r w:rsidRPr="00474509">
        <w:rPr>
          <w:noProof/>
        </w:rPr>
        <w:t>4</w:t>
      </w:r>
      <w:r w:rsidRPr="00474509">
        <w:rPr>
          <w:noProof/>
        </w:rPr>
        <w:tab/>
        <w:t xml:space="preserve">Campbell, A. Excess winter mortality in England and Wales: 2015/16 (provisional) and 2014/15 (final). </w:t>
      </w:r>
      <w:r w:rsidRPr="00474509">
        <w:rPr>
          <w:i/>
          <w:noProof/>
        </w:rPr>
        <w:t>Statistical bulletin, Office for National Statistics</w:t>
      </w:r>
      <w:r w:rsidRPr="00474509">
        <w:rPr>
          <w:noProof/>
        </w:rPr>
        <w:t xml:space="preserve"> (2016).</w:t>
      </w:r>
    </w:p>
    <w:p w14:paraId="50E8B4C0" w14:textId="77777777" w:rsidR="00474509" w:rsidRPr="00474509" w:rsidRDefault="00474509">
      <w:pPr>
        <w:pStyle w:val="EndNoteBibliography"/>
        <w:spacing w:after="0"/>
        <w:ind w:left="720" w:hanging="720"/>
        <w:rPr>
          <w:noProof/>
        </w:rPr>
      </w:pPr>
      <w:r w:rsidRPr="00474509">
        <w:rPr>
          <w:noProof/>
        </w:rPr>
        <w:t>5</w:t>
      </w:r>
      <w:r w:rsidRPr="00474509">
        <w:rPr>
          <w:noProof/>
        </w:rPr>
        <w:tab/>
        <w:t>Fowler, T.</w:t>
      </w:r>
      <w:r w:rsidRPr="00474509">
        <w:rPr>
          <w:i/>
          <w:noProof/>
        </w:rPr>
        <w:t xml:space="preserve"> et al.</w:t>
      </w:r>
      <w:r w:rsidRPr="00474509">
        <w:rPr>
          <w:noProof/>
        </w:rPr>
        <w:t xml:space="preserve"> Excess winter deaths in Europe: a multi-country descriptive analysis. </w:t>
      </w:r>
      <w:r w:rsidRPr="00474509">
        <w:rPr>
          <w:i/>
          <w:noProof/>
        </w:rPr>
        <w:t>Eur J Public Health</w:t>
      </w:r>
      <w:r w:rsidRPr="00474509">
        <w:rPr>
          <w:noProof/>
        </w:rPr>
        <w:t xml:space="preserve"> </w:t>
      </w:r>
      <w:r w:rsidRPr="00474509">
        <w:rPr>
          <w:b/>
          <w:noProof/>
        </w:rPr>
        <w:t>25</w:t>
      </w:r>
      <w:r w:rsidRPr="00474509">
        <w:rPr>
          <w:noProof/>
        </w:rPr>
        <w:t>, 339-345, doi:10.1093/eurpub/cku073 (2015).</w:t>
      </w:r>
    </w:p>
    <w:p w14:paraId="1A24EF84" w14:textId="77777777" w:rsidR="00474509" w:rsidRPr="00474509" w:rsidRDefault="00474509">
      <w:pPr>
        <w:pStyle w:val="EndNoteBibliography"/>
        <w:spacing w:after="0"/>
        <w:ind w:left="720" w:hanging="720"/>
        <w:rPr>
          <w:noProof/>
        </w:rPr>
      </w:pPr>
      <w:r w:rsidRPr="00474509">
        <w:rPr>
          <w:noProof/>
        </w:rPr>
        <w:t>6</w:t>
      </w:r>
      <w:r w:rsidRPr="00474509">
        <w:rPr>
          <w:noProof/>
        </w:rPr>
        <w:tab/>
        <w:t xml:space="preserve">Gemmell, I., McLoone, P., Boddy, F. A., Dickinson, G. J. &amp; Watt, G. C. M. Seasonal variation in mortality in Scotland. </w:t>
      </w:r>
      <w:r w:rsidRPr="00474509">
        <w:rPr>
          <w:i/>
          <w:noProof/>
        </w:rPr>
        <w:t>International Journal of Epidemiology</w:t>
      </w:r>
      <w:r w:rsidRPr="00474509">
        <w:rPr>
          <w:noProof/>
        </w:rPr>
        <w:t xml:space="preserve"> </w:t>
      </w:r>
      <w:r w:rsidRPr="00474509">
        <w:rPr>
          <w:b/>
          <w:noProof/>
        </w:rPr>
        <w:t>29</w:t>
      </w:r>
      <w:r w:rsidRPr="00474509">
        <w:rPr>
          <w:noProof/>
        </w:rPr>
        <w:t>, 274-279, doi:10.1093/ije/29.2.274 (2000).</w:t>
      </w:r>
    </w:p>
    <w:p w14:paraId="68FFB132" w14:textId="77777777" w:rsidR="00474509" w:rsidRPr="00474509" w:rsidRDefault="00474509">
      <w:pPr>
        <w:pStyle w:val="EndNoteBibliography"/>
        <w:spacing w:after="0"/>
        <w:ind w:left="720" w:hanging="720"/>
        <w:rPr>
          <w:noProof/>
        </w:rPr>
      </w:pPr>
      <w:r w:rsidRPr="00474509">
        <w:rPr>
          <w:noProof/>
        </w:rPr>
        <w:t>7</w:t>
      </w:r>
      <w:r w:rsidRPr="00474509">
        <w:rPr>
          <w:noProof/>
        </w:rPr>
        <w:tab/>
        <w:t xml:space="preserve">Feinstein, C. A. Seasonality of deaths in the US by age and cause. </w:t>
      </w:r>
      <w:r w:rsidRPr="00474509">
        <w:rPr>
          <w:i/>
          <w:noProof/>
        </w:rPr>
        <w:t>Demographic Research</w:t>
      </w:r>
      <w:r w:rsidRPr="00474509">
        <w:rPr>
          <w:noProof/>
        </w:rPr>
        <w:t xml:space="preserve"> </w:t>
      </w:r>
      <w:r w:rsidRPr="00474509">
        <w:rPr>
          <w:b/>
          <w:noProof/>
        </w:rPr>
        <w:t>6</w:t>
      </w:r>
      <w:r w:rsidRPr="00474509">
        <w:rPr>
          <w:noProof/>
        </w:rPr>
        <w:t>, 469-486 (2002).</w:t>
      </w:r>
    </w:p>
    <w:p w14:paraId="2AFFB26A" w14:textId="77777777" w:rsidR="00474509" w:rsidRPr="00474509" w:rsidRDefault="00474509">
      <w:pPr>
        <w:pStyle w:val="EndNoteBibliography"/>
        <w:spacing w:after="0"/>
        <w:ind w:left="720" w:hanging="720"/>
        <w:rPr>
          <w:noProof/>
        </w:rPr>
      </w:pPr>
      <w:r w:rsidRPr="00474509">
        <w:rPr>
          <w:noProof/>
        </w:rPr>
        <w:t>8</w:t>
      </w:r>
      <w:r w:rsidRPr="00474509">
        <w:rPr>
          <w:noProof/>
        </w:rPr>
        <w:tab/>
        <w:t xml:space="preserve">Rau, R. &amp; Doblhammer, G. Seasonal mortality in Denmark: the role of sex and age. </w:t>
      </w:r>
      <w:r w:rsidRPr="00474509">
        <w:rPr>
          <w:i/>
          <w:noProof/>
        </w:rPr>
        <w:t>Demographic Research</w:t>
      </w:r>
      <w:r w:rsidRPr="00474509">
        <w:rPr>
          <w:noProof/>
        </w:rPr>
        <w:t xml:space="preserve"> </w:t>
      </w:r>
      <w:r w:rsidRPr="00474509">
        <w:rPr>
          <w:b/>
          <w:noProof/>
        </w:rPr>
        <w:t>9</w:t>
      </w:r>
      <w:r w:rsidRPr="00474509">
        <w:rPr>
          <w:noProof/>
        </w:rPr>
        <w:t>, 197-222 (2003).</w:t>
      </w:r>
    </w:p>
    <w:p w14:paraId="0AD3CD3B" w14:textId="77777777" w:rsidR="00474509" w:rsidRPr="00474509" w:rsidRDefault="00474509">
      <w:pPr>
        <w:pStyle w:val="EndNoteBibliography"/>
        <w:spacing w:after="0"/>
        <w:ind w:left="720" w:hanging="720"/>
        <w:rPr>
          <w:noProof/>
        </w:rPr>
      </w:pPr>
      <w:r w:rsidRPr="00474509">
        <w:rPr>
          <w:noProof/>
        </w:rPr>
        <w:t>9</w:t>
      </w:r>
      <w:r w:rsidRPr="00474509">
        <w:rPr>
          <w:noProof/>
        </w:rPr>
        <w:tab/>
        <w:t xml:space="preserve">Davis, R. E., Knappenberger, P. C., Michaels, P. J. &amp; Novicoff, W. M. Seasonality of climate-human mortality relationships in US cities and impacts of climate change. </w:t>
      </w:r>
      <w:r w:rsidRPr="00474509">
        <w:rPr>
          <w:i/>
          <w:noProof/>
        </w:rPr>
        <w:t>Climate Research</w:t>
      </w:r>
      <w:r w:rsidRPr="00474509">
        <w:rPr>
          <w:noProof/>
        </w:rPr>
        <w:t xml:space="preserve"> </w:t>
      </w:r>
      <w:r w:rsidRPr="00474509">
        <w:rPr>
          <w:b/>
          <w:noProof/>
        </w:rPr>
        <w:t>26</w:t>
      </w:r>
      <w:r w:rsidRPr="00474509">
        <w:rPr>
          <w:noProof/>
        </w:rPr>
        <w:t>, 61-76 (2004).</w:t>
      </w:r>
    </w:p>
    <w:p w14:paraId="655A71DF" w14:textId="77777777" w:rsidR="00474509" w:rsidRPr="00474509" w:rsidRDefault="00474509">
      <w:pPr>
        <w:pStyle w:val="EndNoteBibliography"/>
        <w:spacing w:after="0"/>
        <w:ind w:left="720" w:hanging="720"/>
        <w:rPr>
          <w:noProof/>
        </w:rPr>
      </w:pPr>
      <w:r w:rsidRPr="00474509">
        <w:rPr>
          <w:noProof/>
        </w:rPr>
        <w:t>10</w:t>
      </w:r>
      <w:r w:rsidRPr="00474509">
        <w:rPr>
          <w:noProof/>
        </w:rPr>
        <w:tab/>
        <w:t xml:space="preserve">Medina-Ramon, M. &amp; Schwartz, J. Temperature, temperature extremes, and mortality: a study of acclimatisation and effect modification in 50 US cities. </w:t>
      </w:r>
      <w:r w:rsidRPr="00474509">
        <w:rPr>
          <w:i/>
          <w:noProof/>
        </w:rPr>
        <w:t>Occupational and Environmental Medicine</w:t>
      </w:r>
      <w:r w:rsidRPr="00474509">
        <w:rPr>
          <w:noProof/>
        </w:rPr>
        <w:t xml:space="preserve"> </w:t>
      </w:r>
      <w:r w:rsidRPr="00474509">
        <w:rPr>
          <w:b/>
          <w:noProof/>
        </w:rPr>
        <w:t>64</w:t>
      </w:r>
      <w:r w:rsidRPr="00474509">
        <w:rPr>
          <w:noProof/>
        </w:rPr>
        <w:t>, 827-833, doi:10.1136/oem.2007.033175 (2007).</w:t>
      </w:r>
    </w:p>
    <w:p w14:paraId="485755A2" w14:textId="77777777" w:rsidR="00474509" w:rsidRPr="00474509" w:rsidRDefault="00474509">
      <w:pPr>
        <w:pStyle w:val="EndNoteBibliography"/>
        <w:spacing w:after="0"/>
        <w:ind w:left="720" w:hanging="720"/>
        <w:rPr>
          <w:noProof/>
        </w:rPr>
      </w:pPr>
      <w:r w:rsidRPr="00474509">
        <w:rPr>
          <w:noProof/>
        </w:rPr>
        <w:t>11</w:t>
      </w:r>
      <w:r w:rsidRPr="00474509">
        <w:rPr>
          <w:noProof/>
        </w:rPr>
        <w:tab/>
        <w:t xml:space="preserve">Kalkstein, A. J. Regional similarities in seasonal mortality across the United States: an examination of 28 metropolitan statistical areas. </w:t>
      </w:r>
      <w:r w:rsidRPr="00474509">
        <w:rPr>
          <w:i/>
          <w:noProof/>
        </w:rPr>
        <w:t>PloS one</w:t>
      </w:r>
      <w:r w:rsidRPr="00474509">
        <w:rPr>
          <w:noProof/>
        </w:rPr>
        <w:t xml:space="preserve"> </w:t>
      </w:r>
      <w:r w:rsidRPr="00474509">
        <w:rPr>
          <w:b/>
          <w:noProof/>
        </w:rPr>
        <w:t>8</w:t>
      </w:r>
      <w:r w:rsidRPr="00474509">
        <w:rPr>
          <w:noProof/>
        </w:rPr>
        <w:t>, e63971 (2013).</w:t>
      </w:r>
    </w:p>
    <w:p w14:paraId="2ECD486A" w14:textId="77777777" w:rsidR="00474509" w:rsidRPr="00474509" w:rsidRDefault="00474509">
      <w:pPr>
        <w:pStyle w:val="EndNoteBibliography"/>
        <w:spacing w:after="0"/>
        <w:ind w:left="720" w:hanging="720"/>
        <w:rPr>
          <w:noProof/>
        </w:rPr>
      </w:pPr>
      <w:r w:rsidRPr="00474509">
        <w:rPr>
          <w:noProof/>
        </w:rPr>
        <w:t>12</w:t>
      </w:r>
      <w:r w:rsidRPr="00474509">
        <w:rPr>
          <w:noProof/>
        </w:rPr>
        <w:tab/>
        <w:t xml:space="preserve">Braga, A. L., Zanobetti, A. &amp; Schwartz, J. The time course of weather-related deaths. </w:t>
      </w:r>
      <w:r w:rsidRPr="00474509">
        <w:rPr>
          <w:i/>
          <w:noProof/>
        </w:rPr>
        <w:t>Epidemiology</w:t>
      </w:r>
      <w:r w:rsidRPr="00474509">
        <w:rPr>
          <w:noProof/>
        </w:rPr>
        <w:t xml:space="preserve"> </w:t>
      </w:r>
      <w:r w:rsidRPr="00474509">
        <w:rPr>
          <w:b/>
          <w:noProof/>
        </w:rPr>
        <w:t>12</w:t>
      </w:r>
      <w:r w:rsidRPr="00474509">
        <w:rPr>
          <w:noProof/>
        </w:rPr>
        <w:t>, 662-667 (2001).</w:t>
      </w:r>
    </w:p>
    <w:p w14:paraId="34FC6FED" w14:textId="77777777" w:rsidR="00474509" w:rsidRPr="00474509" w:rsidRDefault="00474509">
      <w:pPr>
        <w:pStyle w:val="EndNoteBibliography"/>
        <w:spacing w:after="0"/>
        <w:ind w:left="720" w:hanging="720"/>
        <w:rPr>
          <w:noProof/>
        </w:rPr>
      </w:pPr>
      <w:r w:rsidRPr="00474509">
        <w:rPr>
          <w:noProof/>
        </w:rPr>
        <w:t>13</w:t>
      </w:r>
      <w:r w:rsidRPr="00474509">
        <w:rPr>
          <w:noProof/>
        </w:rPr>
        <w:tab/>
        <w:t xml:space="preserve">Carson, C., Hajat, S., Armstrong, B. &amp; Wilkinson, P. Declining vulnerability to temperature-related mortality in London over the 20th century. </w:t>
      </w:r>
      <w:r w:rsidRPr="00474509">
        <w:rPr>
          <w:i/>
          <w:noProof/>
        </w:rPr>
        <w:t>American Journal of Epidemiology</w:t>
      </w:r>
      <w:r w:rsidRPr="00474509">
        <w:rPr>
          <w:noProof/>
        </w:rPr>
        <w:t xml:space="preserve"> </w:t>
      </w:r>
      <w:r w:rsidRPr="00474509">
        <w:rPr>
          <w:b/>
          <w:noProof/>
        </w:rPr>
        <w:t>164</w:t>
      </w:r>
      <w:r w:rsidRPr="00474509">
        <w:rPr>
          <w:noProof/>
        </w:rPr>
        <w:t>, 77-84, doi:10.1093/aje/kwj147 (2006).</w:t>
      </w:r>
    </w:p>
    <w:p w14:paraId="31F02133" w14:textId="77777777" w:rsidR="00474509" w:rsidRPr="00474509" w:rsidRDefault="00474509">
      <w:pPr>
        <w:pStyle w:val="EndNoteBibliography"/>
        <w:spacing w:after="0"/>
        <w:ind w:left="720" w:hanging="720"/>
        <w:rPr>
          <w:noProof/>
        </w:rPr>
      </w:pPr>
      <w:r w:rsidRPr="00474509">
        <w:rPr>
          <w:noProof/>
        </w:rPr>
        <w:t>14</w:t>
      </w:r>
      <w:r w:rsidRPr="00474509">
        <w:rPr>
          <w:noProof/>
        </w:rPr>
        <w:tab/>
        <w:t xml:space="preserve">Sheridan, S. C., Kalkstein, A. J. &amp; Kalkstein, L. S. Trends in heat-related mortality in the United States, 1975-2004. </w:t>
      </w:r>
      <w:r w:rsidRPr="00474509">
        <w:rPr>
          <w:i/>
          <w:noProof/>
        </w:rPr>
        <w:t>Natural Hazards</w:t>
      </w:r>
      <w:r w:rsidRPr="00474509">
        <w:rPr>
          <w:noProof/>
        </w:rPr>
        <w:t xml:space="preserve"> </w:t>
      </w:r>
      <w:r w:rsidRPr="00474509">
        <w:rPr>
          <w:b/>
          <w:noProof/>
        </w:rPr>
        <w:t>50</w:t>
      </w:r>
      <w:r w:rsidRPr="00474509">
        <w:rPr>
          <w:noProof/>
        </w:rPr>
        <w:t>, 145-160, doi:10.1007/s11069-008-9327-2 (2009).</w:t>
      </w:r>
    </w:p>
    <w:p w14:paraId="3AE7A5DB" w14:textId="77777777" w:rsidR="00474509" w:rsidRPr="00474509" w:rsidRDefault="00474509">
      <w:pPr>
        <w:pStyle w:val="EndNoteBibliography"/>
        <w:spacing w:after="0"/>
        <w:ind w:left="720" w:hanging="720"/>
        <w:rPr>
          <w:noProof/>
        </w:rPr>
      </w:pPr>
      <w:r w:rsidRPr="00474509">
        <w:rPr>
          <w:noProof/>
        </w:rPr>
        <w:t>15</w:t>
      </w:r>
      <w:r w:rsidRPr="00474509">
        <w:rPr>
          <w:noProof/>
        </w:rPr>
        <w:tab/>
        <w:t xml:space="preserve">Bobb, J. F., Peng, R. D., Bell, M. L. &amp; Dominici, F. Heat-related mortality and adaptation to heat in the United States. </w:t>
      </w:r>
      <w:r w:rsidRPr="00474509">
        <w:rPr>
          <w:i/>
          <w:noProof/>
        </w:rPr>
        <w:t>Environ Health Perspect</w:t>
      </w:r>
      <w:r w:rsidRPr="00474509">
        <w:rPr>
          <w:noProof/>
        </w:rPr>
        <w:t xml:space="preserve"> </w:t>
      </w:r>
      <w:r w:rsidRPr="00474509">
        <w:rPr>
          <w:b/>
          <w:noProof/>
        </w:rPr>
        <w:t>122</w:t>
      </w:r>
      <w:r w:rsidRPr="00474509">
        <w:rPr>
          <w:noProof/>
        </w:rPr>
        <w:t>, 811-816, doi:10.1289/ehp.1307392 (2014).</w:t>
      </w:r>
    </w:p>
    <w:p w14:paraId="21C9A699" w14:textId="77777777" w:rsidR="00474509" w:rsidRPr="00474509" w:rsidRDefault="00474509">
      <w:pPr>
        <w:pStyle w:val="EndNoteBibliography"/>
        <w:spacing w:after="0"/>
        <w:ind w:left="720" w:hanging="720"/>
        <w:rPr>
          <w:noProof/>
        </w:rPr>
      </w:pPr>
      <w:r w:rsidRPr="00474509">
        <w:rPr>
          <w:noProof/>
        </w:rPr>
        <w:t>16</w:t>
      </w:r>
      <w:r w:rsidRPr="00474509">
        <w:rPr>
          <w:noProof/>
        </w:rPr>
        <w:tab/>
        <w:t xml:space="preserve">Rosenwaike, I. Seasonal variation of deaths in the United States, 1951–1960. </w:t>
      </w:r>
      <w:r w:rsidRPr="00474509">
        <w:rPr>
          <w:i/>
          <w:noProof/>
        </w:rPr>
        <w:t>Journal of the American Statistical Association</w:t>
      </w:r>
      <w:r w:rsidRPr="00474509">
        <w:rPr>
          <w:noProof/>
        </w:rPr>
        <w:t xml:space="preserve"> </w:t>
      </w:r>
      <w:r w:rsidRPr="00474509">
        <w:rPr>
          <w:b/>
          <w:noProof/>
        </w:rPr>
        <w:t>61</w:t>
      </w:r>
      <w:r w:rsidRPr="00474509">
        <w:rPr>
          <w:noProof/>
        </w:rPr>
        <w:t>, 706-719 (1966).</w:t>
      </w:r>
    </w:p>
    <w:p w14:paraId="3293DF57" w14:textId="77777777" w:rsidR="00474509" w:rsidRPr="00474509" w:rsidRDefault="00474509">
      <w:pPr>
        <w:pStyle w:val="EndNoteBibliography"/>
        <w:spacing w:after="0"/>
        <w:ind w:left="720" w:hanging="720"/>
        <w:rPr>
          <w:noProof/>
        </w:rPr>
      </w:pPr>
      <w:r w:rsidRPr="00474509">
        <w:rPr>
          <w:noProof/>
        </w:rPr>
        <w:t>17</w:t>
      </w:r>
      <w:r w:rsidRPr="00474509">
        <w:rPr>
          <w:noProof/>
        </w:rPr>
        <w:tab/>
        <w:t xml:space="preserve">Mackenbach, J., Kunst, A. &amp; Looman, C. Seasonal variation in mortality in The Netherlands. </w:t>
      </w:r>
      <w:r w:rsidRPr="00474509">
        <w:rPr>
          <w:i/>
          <w:noProof/>
        </w:rPr>
        <w:t>Journal of Epidemiology and Community Health</w:t>
      </w:r>
      <w:r w:rsidRPr="00474509">
        <w:rPr>
          <w:noProof/>
        </w:rPr>
        <w:t xml:space="preserve"> </w:t>
      </w:r>
      <w:r w:rsidRPr="00474509">
        <w:rPr>
          <w:b/>
          <w:noProof/>
        </w:rPr>
        <w:t>46</w:t>
      </w:r>
      <w:r w:rsidRPr="00474509">
        <w:rPr>
          <w:noProof/>
        </w:rPr>
        <w:t>, 261-265 (1992).</w:t>
      </w:r>
    </w:p>
    <w:p w14:paraId="5C8A28D8" w14:textId="4DEC7637" w:rsidR="00474509" w:rsidRPr="00474509" w:rsidRDefault="00474509">
      <w:pPr>
        <w:pStyle w:val="EndNoteBibliography"/>
        <w:spacing w:after="0"/>
        <w:ind w:left="720" w:hanging="720"/>
        <w:rPr>
          <w:noProof/>
        </w:rPr>
      </w:pPr>
      <w:r w:rsidRPr="00474509">
        <w:rPr>
          <w:noProof/>
        </w:rPr>
        <w:t>18</w:t>
      </w:r>
      <w:r w:rsidRPr="00474509">
        <w:rPr>
          <w:noProof/>
        </w:rPr>
        <w:tab/>
        <w:t>L</w:t>
      </w:r>
      <w:r w:rsidR="006B7BCD">
        <w:rPr>
          <w:noProof/>
        </w:rPr>
        <w:t>aake</w:t>
      </w:r>
      <w:r w:rsidRPr="00474509">
        <w:rPr>
          <w:noProof/>
        </w:rPr>
        <w:t>, K. &amp; S</w:t>
      </w:r>
      <w:r w:rsidR="006B7BCD">
        <w:rPr>
          <w:noProof/>
        </w:rPr>
        <w:t>verre</w:t>
      </w:r>
      <w:r w:rsidRPr="00474509">
        <w:rPr>
          <w:noProof/>
        </w:rPr>
        <w:t xml:space="preserve">, J. M. Winter excess mortality: a comparison between Norway and England plus Wales. </w:t>
      </w:r>
      <w:r w:rsidRPr="00474509">
        <w:rPr>
          <w:i/>
          <w:noProof/>
        </w:rPr>
        <w:t>Age and ageing</w:t>
      </w:r>
      <w:r w:rsidRPr="00474509">
        <w:rPr>
          <w:noProof/>
        </w:rPr>
        <w:t xml:space="preserve"> </w:t>
      </w:r>
      <w:r w:rsidRPr="00474509">
        <w:rPr>
          <w:b/>
          <w:noProof/>
        </w:rPr>
        <w:t>25</w:t>
      </w:r>
      <w:r w:rsidRPr="00474509">
        <w:rPr>
          <w:noProof/>
        </w:rPr>
        <w:t>, 343-348 (1996).</w:t>
      </w:r>
    </w:p>
    <w:p w14:paraId="341BE2BD" w14:textId="77777777" w:rsidR="00474509" w:rsidRPr="00474509" w:rsidRDefault="00474509">
      <w:pPr>
        <w:pStyle w:val="EndNoteBibliography"/>
        <w:spacing w:after="0"/>
        <w:ind w:left="720" w:hanging="720"/>
        <w:rPr>
          <w:noProof/>
        </w:rPr>
      </w:pPr>
      <w:r w:rsidRPr="00474509">
        <w:rPr>
          <w:noProof/>
        </w:rPr>
        <w:t>19</w:t>
      </w:r>
      <w:r w:rsidRPr="00474509">
        <w:rPr>
          <w:noProof/>
        </w:rPr>
        <w:tab/>
        <w:t xml:space="preserve">Trudeau, R. Monthly and daily patterns of death. </w:t>
      </w:r>
      <w:r w:rsidRPr="00474509">
        <w:rPr>
          <w:i/>
          <w:noProof/>
        </w:rPr>
        <w:t>HEALTH REPORTS-STATISTICS CANADA</w:t>
      </w:r>
      <w:r w:rsidRPr="00474509">
        <w:rPr>
          <w:noProof/>
        </w:rPr>
        <w:t xml:space="preserve"> </w:t>
      </w:r>
      <w:r w:rsidRPr="00474509">
        <w:rPr>
          <w:b/>
          <w:noProof/>
        </w:rPr>
        <w:t>9</w:t>
      </w:r>
      <w:r w:rsidRPr="00474509">
        <w:rPr>
          <w:noProof/>
        </w:rPr>
        <w:t>, 43-52 (1997).</w:t>
      </w:r>
    </w:p>
    <w:p w14:paraId="7562E892" w14:textId="77777777" w:rsidR="00474509" w:rsidRPr="00474509" w:rsidRDefault="00474509">
      <w:pPr>
        <w:pStyle w:val="EndNoteBibliography"/>
        <w:spacing w:after="0"/>
        <w:ind w:left="720" w:hanging="720"/>
        <w:rPr>
          <w:noProof/>
        </w:rPr>
      </w:pPr>
      <w:r w:rsidRPr="00474509">
        <w:rPr>
          <w:noProof/>
        </w:rPr>
        <w:t>20</w:t>
      </w:r>
      <w:r w:rsidRPr="00474509">
        <w:rPr>
          <w:noProof/>
        </w:rPr>
        <w:tab/>
        <w:t xml:space="preserve">Lerchl, A. Changes in the seasonality of mortality in Germany from 1946 to 1995: the role of temperature. </w:t>
      </w:r>
      <w:r w:rsidRPr="00474509">
        <w:rPr>
          <w:i/>
          <w:noProof/>
        </w:rPr>
        <w:t>International Journal of Biometeorology</w:t>
      </w:r>
      <w:r w:rsidRPr="00474509">
        <w:rPr>
          <w:noProof/>
        </w:rPr>
        <w:t xml:space="preserve"> </w:t>
      </w:r>
      <w:r w:rsidRPr="00474509">
        <w:rPr>
          <w:b/>
          <w:noProof/>
        </w:rPr>
        <w:t>42</w:t>
      </w:r>
      <w:r w:rsidRPr="00474509">
        <w:rPr>
          <w:noProof/>
        </w:rPr>
        <w:t>, 84-88, doi:DOI 10.1007/s004840050089 (1998).</w:t>
      </w:r>
    </w:p>
    <w:p w14:paraId="684C6CFB" w14:textId="77777777" w:rsidR="00474509" w:rsidRPr="00474509" w:rsidRDefault="00474509">
      <w:pPr>
        <w:pStyle w:val="EndNoteBibliography"/>
        <w:spacing w:after="0"/>
        <w:ind w:left="720" w:hanging="720"/>
        <w:rPr>
          <w:noProof/>
        </w:rPr>
      </w:pPr>
      <w:r w:rsidRPr="00474509">
        <w:rPr>
          <w:noProof/>
        </w:rPr>
        <w:lastRenderedPageBreak/>
        <w:t>21</w:t>
      </w:r>
      <w:r w:rsidRPr="00474509">
        <w:rPr>
          <w:noProof/>
        </w:rPr>
        <w:tab/>
        <w:t>Nakaji, S.</w:t>
      </w:r>
      <w:r w:rsidRPr="00474509">
        <w:rPr>
          <w:i/>
          <w:noProof/>
        </w:rPr>
        <w:t xml:space="preserve"> et al.</w:t>
      </w:r>
      <w:r w:rsidRPr="00474509">
        <w:rPr>
          <w:noProof/>
        </w:rPr>
        <w:t xml:space="preserve"> Seasonal changes in mortality rates from main causes of death in Japan. </w:t>
      </w:r>
      <w:r w:rsidRPr="00474509">
        <w:rPr>
          <w:i/>
          <w:noProof/>
        </w:rPr>
        <w:t>European journal of epidemiology</w:t>
      </w:r>
      <w:r w:rsidRPr="00474509">
        <w:rPr>
          <w:noProof/>
        </w:rPr>
        <w:t xml:space="preserve"> </w:t>
      </w:r>
      <w:r w:rsidRPr="00474509">
        <w:rPr>
          <w:b/>
          <w:noProof/>
        </w:rPr>
        <w:t>19</w:t>
      </w:r>
      <w:r w:rsidRPr="00474509">
        <w:rPr>
          <w:noProof/>
        </w:rPr>
        <w:t>, 905-913 (2004).</w:t>
      </w:r>
    </w:p>
    <w:p w14:paraId="17554BB1" w14:textId="77777777" w:rsidR="00474509" w:rsidRPr="00474509" w:rsidRDefault="00474509">
      <w:pPr>
        <w:pStyle w:val="EndNoteBibliography"/>
        <w:spacing w:after="0"/>
        <w:ind w:left="720" w:hanging="720"/>
        <w:rPr>
          <w:noProof/>
        </w:rPr>
      </w:pPr>
      <w:r w:rsidRPr="00474509">
        <w:rPr>
          <w:noProof/>
        </w:rPr>
        <w:t>22</w:t>
      </w:r>
      <w:r w:rsidRPr="00474509">
        <w:rPr>
          <w:noProof/>
        </w:rPr>
        <w:tab/>
        <w:t xml:space="preserve">Brown, G., Fearn, V. &amp; Wells, C. Exploratory analysis of seasonal mortality in England and Wales, 1998 to 2007. </w:t>
      </w:r>
      <w:r w:rsidRPr="00474509">
        <w:rPr>
          <w:i/>
          <w:noProof/>
        </w:rPr>
        <w:t>Health Statistics Quarterly</w:t>
      </w:r>
      <w:r w:rsidRPr="00474509">
        <w:rPr>
          <w:noProof/>
        </w:rPr>
        <w:t>, 58 (2010).</w:t>
      </w:r>
    </w:p>
    <w:p w14:paraId="7C0B648A" w14:textId="77777777" w:rsidR="00474509" w:rsidRPr="00474509" w:rsidRDefault="00474509">
      <w:pPr>
        <w:pStyle w:val="EndNoteBibliography"/>
        <w:spacing w:after="0"/>
        <w:ind w:left="720" w:hanging="720"/>
        <w:rPr>
          <w:noProof/>
        </w:rPr>
      </w:pPr>
      <w:r w:rsidRPr="00474509">
        <w:rPr>
          <w:noProof/>
        </w:rPr>
        <w:t>23</w:t>
      </w:r>
      <w:r w:rsidRPr="00474509">
        <w:rPr>
          <w:noProof/>
        </w:rPr>
        <w:tab/>
        <w:t>Marti-Soler, H.</w:t>
      </w:r>
      <w:r w:rsidRPr="00474509">
        <w:rPr>
          <w:i/>
          <w:noProof/>
        </w:rPr>
        <w:t xml:space="preserve"> et al.</w:t>
      </w:r>
      <w:r w:rsidRPr="00474509">
        <w:rPr>
          <w:noProof/>
        </w:rPr>
        <w:t xml:space="preserve"> Seasonal Variation of Overall and Cardiovascular Mortality: A Study in 19 Countries from Different Geographic Locations. </w:t>
      </w:r>
      <w:r w:rsidRPr="00474509">
        <w:rPr>
          <w:i/>
          <w:noProof/>
        </w:rPr>
        <w:t>Plos One</w:t>
      </w:r>
      <w:r w:rsidRPr="00474509">
        <w:rPr>
          <w:noProof/>
        </w:rPr>
        <w:t xml:space="preserve"> </w:t>
      </w:r>
      <w:r w:rsidRPr="00474509">
        <w:rPr>
          <w:b/>
          <w:noProof/>
        </w:rPr>
        <w:t>9</w:t>
      </w:r>
      <w:r w:rsidRPr="00474509">
        <w:rPr>
          <w:noProof/>
        </w:rPr>
        <w:t>, 13, doi:10.1371/journal.pone.0113500 (2014).</w:t>
      </w:r>
    </w:p>
    <w:p w14:paraId="13031D56" w14:textId="77777777" w:rsidR="00474509" w:rsidRPr="00474509" w:rsidRDefault="00474509">
      <w:pPr>
        <w:pStyle w:val="EndNoteBibliography"/>
        <w:spacing w:after="0"/>
        <w:ind w:left="720" w:hanging="720"/>
        <w:rPr>
          <w:noProof/>
        </w:rPr>
      </w:pPr>
      <w:r w:rsidRPr="00474509">
        <w:rPr>
          <w:noProof/>
        </w:rPr>
        <w:t>24</w:t>
      </w:r>
      <w:r w:rsidRPr="00474509">
        <w:rPr>
          <w:noProof/>
        </w:rPr>
        <w:tab/>
        <w:t xml:space="preserve">Bennett, J. E., Blangiardo, M., Fecht, D., Elliott, P. &amp; Ezzati, M. Vulnerability to the mortality effects of warm temperature in the districts of England and Wales. </w:t>
      </w:r>
      <w:r w:rsidRPr="00474509">
        <w:rPr>
          <w:i/>
          <w:noProof/>
        </w:rPr>
        <w:t>Nature Climate Change</w:t>
      </w:r>
      <w:r w:rsidRPr="00474509">
        <w:rPr>
          <w:noProof/>
        </w:rPr>
        <w:t xml:space="preserve"> </w:t>
      </w:r>
      <w:r w:rsidRPr="00474509">
        <w:rPr>
          <w:b/>
          <w:noProof/>
        </w:rPr>
        <w:t>4</w:t>
      </w:r>
      <w:r w:rsidRPr="00474509">
        <w:rPr>
          <w:noProof/>
        </w:rPr>
        <w:t>, 269-273, doi:10.1038/nclimate2123 (2014).</w:t>
      </w:r>
    </w:p>
    <w:p w14:paraId="1FD44203" w14:textId="77777777" w:rsidR="00474509" w:rsidRPr="00474509" w:rsidRDefault="00474509">
      <w:pPr>
        <w:pStyle w:val="EndNoteBibliography"/>
        <w:spacing w:after="0"/>
        <w:ind w:left="720" w:hanging="720"/>
        <w:rPr>
          <w:noProof/>
        </w:rPr>
      </w:pPr>
      <w:r w:rsidRPr="00474509">
        <w:rPr>
          <w:noProof/>
        </w:rPr>
        <w:t>25</w:t>
      </w:r>
      <w:r w:rsidRPr="00474509">
        <w:rPr>
          <w:noProof/>
        </w:rPr>
        <w:tab/>
        <w:t xml:space="preserve">Moy, C. M., Seltzer, G. O., Rodbell, D. T. &amp; Anderson, D. M. Variability of El Nino/Southern Oscillation activity at millennial timescales during the Holocene epoch. </w:t>
      </w:r>
      <w:r w:rsidRPr="00474509">
        <w:rPr>
          <w:i/>
          <w:noProof/>
        </w:rPr>
        <w:t>Nature</w:t>
      </w:r>
      <w:r w:rsidRPr="00474509">
        <w:rPr>
          <w:noProof/>
        </w:rPr>
        <w:t xml:space="preserve"> </w:t>
      </w:r>
      <w:r w:rsidRPr="00474509">
        <w:rPr>
          <w:b/>
          <w:noProof/>
        </w:rPr>
        <w:t>420</w:t>
      </w:r>
      <w:r w:rsidRPr="00474509">
        <w:rPr>
          <w:noProof/>
        </w:rPr>
        <w:t>, 162-165, doi:10.1038/nature01194 (2002).</w:t>
      </w:r>
    </w:p>
    <w:p w14:paraId="57BD74FF" w14:textId="77777777" w:rsidR="00474509" w:rsidRPr="00474509" w:rsidRDefault="00474509">
      <w:pPr>
        <w:pStyle w:val="EndNoteBibliography"/>
        <w:spacing w:after="0"/>
        <w:ind w:left="720" w:hanging="720"/>
        <w:rPr>
          <w:noProof/>
        </w:rPr>
      </w:pPr>
      <w:r w:rsidRPr="00474509">
        <w:rPr>
          <w:noProof/>
        </w:rPr>
        <w:t>26</w:t>
      </w:r>
      <w:r w:rsidRPr="00474509">
        <w:rPr>
          <w:noProof/>
        </w:rPr>
        <w:tab/>
        <w:t xml:space="preserve">Grenfell, B., Bjørnstad, O. &amp; Kappey, J. Travelling waves and spatial hierarchies in measles epidemics. </w:t>
      </w:r>
      <w:r w:rsidRPr="00474509">
        <w:rPr>
          <w:i/>
          <w:noProof/>
        </w:rPr>
        <w:t>Nature</w:t>
      </w:r>
      <w:r w:rsidRPr="00474509">
        <w:rPr>
          <w:noProof/>
        </w:rPr>
        <w:t xml:space="preserve"> </w:t>
      </w:r>
      <w:r w:rsidRPr="00474509">
        <w:rPr>
          <w:b/>
          <w:noProof/>
        </w:rPr>
        <w:t>414</w:t>
      </w:r>
      <w:r w:rsidRPr="00474509">
        <w:rPr>
          <w:noProof/>
        </w:rPr>
        <w:t>, 716-723 (2001).</w:t>
      </w:r>
    </w:p>
    <w:p w14:paraId="7C164E01" w14:textId="77777777" w:rsidR="00474509" w:rsidRPr="00474509" w:rsidRDefault="00474509">
      <w:pPr>
        <w:pStyle w:val="EndNoteBibliography"/>
        <w:spacing w:after="0"/>
        <w:ind w:left="720" w:hanging="720"/>
        <w:rPr>
          <w:noProof/>
        </w:rPr>
      </w:pPr>
      <w:r w:rsidRPr="00474509">
        <w:rPr>
          <w:noProof/>
        </w:rPr>
        <w:t>27</w:t>
      </w:r>
      <w:r w:rsidRPr="00474509">
        <w:rPr>
          <w:noProof/>
        </w:rPr>
        <w:tab/>
        <w:t>Ingram, D. D.</w:t>
      </w:r>
      <w:r w:rsidRPr="00474509">
        <w:rPr>
          <w:i/>
          <w:noProof/>
        </w:rPr>
        <w:t xml:space="preserve"> et al.</w:t>
      </w:r>
      <w:r w:rsidRPr="00474509">
        <w:rPr>
          <w:noProof/>
        </w:rPr>
        <w:t xml:space="preserve"> United States Census 2000 population with bridged race categories. </w:t>
      </w:r>
      <w:r w:rsidRPr="00474509">
        <w:rPr>
          <w:i/>
          <w:noProof/>
        </w:rPr>
        <w:t>Vital and health statistics. Series 2, Data evaluation and methods research</w:t>
      </w:r>
      <w:r w:rsidRPr="00474509">
        <w:rPr>
          <w:noProof/>
        </w:rPr>
        <w:t>, 1-55 (2003).</w:t>
      </w:r>
    </w:p>
    <w:p w14:paraId="783F48A9" w14:textId="77777777" w:rsidR="00474509" w:rsidRPr="00474509" w:rsidRDefault="00474509">
      <w:pPr>
        <w:pStyle w:val="EndNoteBibliography"/>
        <w:spacing w:after="0"/>
        <w:ind w:left="720" w:hanging="720"/>
        <w:rPr>
          <w:noProof/>
        </w:rPr>
      </w:pPr>
      <w:r w:rsidRPr="00474509">
        <w:rPr>
          <w:noProof/>
        </w:rPr>
        <w:t>28</w:t>
      </w:r>
      <w:r w:rsidRPr="00474509">
        <w:rPr>
          <w:noProof/>
        </w:rPr>
        <w:tab/>
        <w:t xml:space="preserve">Karl, T. &amp; Koss, W. J. </w:t>
      </w:r>
      <w:r w:rsidRPr="00474509">
        <w:rPr>
          <w:i/>
          <w:noProof/>
        </w:rPr>
        <w:t>Regional and national monthly, seasonal, and annual temperature weighted by area, 1895-1983</w:t>
      </w:r>
      <w:r w:rsidRPr="00474509">
        <w:rPr>
          <w:noProof/>
        </w:rPr>
        <w:t>.  (National Climatic Data Center, 1984).</w:t>
      </w:r>
    </w:p>
    <w:p w14:paraId="317C191F" w14:textId="77777777" w:rsidR="00474509" w:rsidRPr="00474509" w:rsidRDefault="00474509">
      <w:pPr>
        <w:pStyle w:val="EndNoteBibliography"/>
        <w:spacing w:after="0"/>
        <w:ind w:left="720" w:hanging="720"/>
        <w:rPr>
          <w:noProof/>
        </w:rPr>
      </w:pPr>
      <w:r w:rsidRPr="00474509">
        <w:rPr>
          <w:noProof/>
        </w:rPr>
        <w:t>29</w:t>
      </w:r>
      <w:r w:rsidRPr="00474509">
        <w:rPr>
          <w:noProof/>
        </w:rPr>
        <w:tab/>
        <w:t>Cazelles, B.</w:t>
      </w:r>
      <w:r w:rsidRPr="00474509">
        <w:rPr>
          <w:i/>
          <w:noProof/>
        </w:rPr>
        <w:t xml:space="preserve"> et al.</w:t>
      </w:r>
      <w:r w:rsidRPr="00474509">
        <w:rPr>
          <w:noProof/>
        </w:rPr>
        <w:t xml:space="preserve"> Wavelet analysis of ecological time series. </w:t>
      </w:r>
      <w:r w:rsidRPr="00474509">
        <w:rPr>
          <w:i/>
          <w:noProof/>
        </w:rPr>
        <w:t>Oecologia</w:t>
      </w:r>
      <w:r w:rsidRPr="00474509">
        <w:rPr>
          <w:noProof/>
        </w:rPr>
        <w:t xml:space="preserve"> </w:t>
      </w:r>
      <w:r w:rsidRPr="00474509">
        <w:rPr>
          <w:b/>
          <w:noProof/>
        </w:rPr>
        <w:t>156</w:t>
      </w:r>
      <w:r w:rsidRPr="00474509">
        <w:rPr>
          <w:noProof/>
        </w:rPr>
        <w:t>, 287-304 (2008).</w:t>
      </w:r>
    </w:p>
    <w:p w14:paraId="2644E7FD" w14:textId="77777777" w:rsidR="00474509" w:rsidRPr="00474509" w:rsidRDefault="00474509">
      <w:pPr>
        <w:pStyle w:val="EndNoteBibliography"/>
        <w:spacing w:after="0"/>
        <w:ind w:left="720" w:hanging="720"/>
        <w:rPr>
          <w:noProof/>
        </w:rPr>
        <w:pPrChange w:id="217" w:author="Majid" w:date="2016-12-29T22:19:00Z">
          <w:pPr>
            <w:pStyle w:val="EndNoteBibliography"/>
            <w:ind w:left="720" w:hanging="720"/>
          </w:pPr>
        </w:pPrChange>
      </w:pPr>
      <w:r w:rsidRPr="00474509">
        <w:rPr>
          <w:noProof/>
        </w:rPr>
        <w:t>30</w:t>
      </w:r>
      <w:r w:rsidRPr="00474509">
        <w:rPr>
          <w:noProof/>
        </w:rPr>
        <w:tab/>
        <w:t xml:space="preserve">Paireau, J., Chen, A., Broutin, H., Grenfell, B. &amp; Basta, N. E. Seasonal dynamics of bacterial meningitis: a time-series analysis. </w:t>
      </w:r>
      <w:r w:rsidRPr="00474509">
        <w:rPr>
          <w:i/>
          <w:noProof/>
        </w:rPr>
        <w:t>Lancet Global Health</w:t>
      </w:r>
      <w:r w:rsidRPr="00474509">
        <w:rPr>
          <w:noProof/>
        </w:rPr>
        <w:t xml:space="preserve"> </w:t>
      </w:r>
      <w:r w:rsidRPr="00474509">
        <w:rPr>
          <w:b/>
          <w:noProof/>
        </w:rPr>
        <w:t>4</w:t>
      </w:r>
      <w:r w:rsidRPr="00474509">
        <w:rPr>
          <w:noProof/>
        </w:rPr>
        <w:t>, E370-E377 (2016).</w:t>
      </w:r>
    </w:p>
    <w:p w14:paraId="6317C9EC" w14:textId="00DC80C6" w:rsidR="00E36439" w:rsidRPr="004E0482" w:rsidRDefault="002C5FB9">
      <w:pPr>
        <w:spacing w:after="0"/>
        <w:rPr>
          <w:rFonts w:ascii="Times New Roman" w:hAnsi="Times New Roman"/>
          <w:color w:val="000000" w:themeColor="text1"/>
          <w:sz w:val="24"/>
          <w:szCs w:val="24"/>
        </w:rPr>
        <w:pPrChange w:id="218" w:author="Majid" w:date="2016-12-29T22:19:00Z">
          <w:pPr/>
        </w:pPrChange>
      </w:pPr>
      <w:r w:rsidRPr="004E0482">
        <w:rPr>
          <w:rFonts w:ascii="Times New Roman" w:hAnsi="Times New Roman"/>
          <w:color w:val="000000" w:themeColor="text1"/>
          <w:sz w:val="24"/>
          <w:szCs w:val="24"/>
        </w:rPr>
        <w:fldChar w:fldCharType="end"/>
      </w:r>
    </w:p>
    <w:p w14:paraId="768D3587" w14:textId="3507B3AD" w:rsidR="00A714AB" w:rsidRPr="007825A4" w:rsidRDefault="007825A4">
      <w:pPr>
        <w:spacing w:after="0"/>
        <w:rPr>
          <w:rFonts w:ascii="Times New Roman" w:hAnsi="Times New Roman"/>
          <w:color w:val="000000" w:themeColor="text1"/>
          <w:sz w:val="24"/>
          <w:szCs w:val="24"/>
        </w:rPr>
        <w:pPrChange w:id="219" w:author="Majid" w:date="2016-12-29T22:19:00Z">
          <w:pPr/>
        </w:pPrChange>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23980E1" w:rsidR="00A714AB" w:rsidRPr="00C14691" w:rsidRDefault="00A714AB">
      <w:pPr>
        <w:spacing w:after="0" w:line="480" w:lineRule="auto"/>
        <w:rPr>
          <w:rFonts w:ascii="Times New Roman" w:hAnsi="Times New Roman"/>
          <w:sz w:val="24"/>
          <w:szCs w:val="24"/>
        </w:rPr>
      </w:pPr>
      <w:del w:id="220" w:author="Majid" w:date="2016-12-30T16:34:00Z">
        <w:r w:rsidRPr="00C14691" w:rsidDel="002426C9">
          <w:rPr>
            <w:rFonts w:ascii="Times New Roman" w:hAnsi="Times New Roman"/>
            <w:sz w:val="24"/>
            <w:szCs w:val="24"/>
          </w:rPr>
          <w:delText>ME,</w:delText>
        </w:r>
        <w:r w:rsidR="00601CF3" w:rsidDel="002426C9">
          <w:rPr>
            <w:rFonts w:ascii="Times New Roman" w:hAnsi="Times New Roman"/>
            <w:sz w:val="24"/>
            <w:szCs w:val="24"/>
          </w:rPr>
          <w:delText xml:space="preserve"> RP, and JB designed</w:delText>
        </w:r>
      </w:del>
      <w:ins w:id="221" w:author="Majid" w:date="2016-12-30T16:34:00Z">
        <w:r w:rsidR="002426C9">
          <w:rPr>
            <w:rFonts w:ascii="Times New Roman" w:hAnsi="Times New Roman"/>
            <w:sz w:val="24"/>
            <w:szCs w:val="24"/>
          </w:rPr>
          <w:t>All authors contributed to</w:t>
        </w:r>
      </w:ins>
      <w:r w:rsidR="00601CF3">
        <w:rPr>
          <w:rFonts w:ascii="Times New Roman" w:hAnsi="Times New Roman"/>
          <w:sz w:val="24"/>
          <w:szCs w:val="24"/>
        </w:rPr>
        <w:t xml:space="preserve"> study concept</w:t>
      </w:r>
      <w:ins w:id="222" w:author="Majid" w:date="2016-12-30T16:38:00Z">
        <w:r w:rsidR="002426C9">
          <w:rPr>
            <w:rFonts w:ascii="Times New Roman" w:hAnsi="Times New Roman"/>
            <w:sz w:val="24"/>
            <w:szCs w:val="24"/>
          </w:rPr>
          <w:t>,</w:t>
        </w:r>
      </w:ins>
      <w:ins w:id="223" w:author="Majid" w:date="2016-12-30T16:37:00Z">
        <w:r w:rsidR="002426C9">
          <w:rPr>
            <w:rFonts w:ascii="Times New Roman" w:hAnsi="Times New Roman"/>
            <w:sz w:val="24"/>
            <w:szCs w:val="24"/>
          </w:rPr>
          <w:t xml:space="preserve"> </w:t>
        </w:r>
      </w:ins>
      <w:del w:id="224" w:author="Majid" w:date="2016-12-30T16:37:00Z">
        <w:r w:rsidR="00601CF3" w:rsidDel="002426C9">
          <w:rPr>
            <w:rFonts w:ascii="Times New Roman" w:hAnsi="Times New Roman"/>
            <w:sz w:val="24"/>
            <w:szCs w:val="24"/>
          </w:rPr>
          <w:delText xml:space="preserve">.  RP, JB, </w:delText>
        </w:r>
        <w:r w:rsidR="00054424" w:rsidDel="002426C9">
          <w:rPr>
            <w:rFonts w:ascii="Times New Roman" w:hAnsi="Times New Roman"/>
            <w:sz w:val="24"/>
            <w:szCs w:val="24"/>
          </w:rPr>
          <w:delText>EC</w:delText>
        </w:r>
        <w:r w:rsidRPr="00C14691" w:rsidDel="002426C9">
          <w:rPr>
            <w:rFonts w:ascii="Times New Roman" w:hAnsi="Times New Roman"/>
            <w:sz w:val="24"/>
            <w:szCs w:val="24"/>
          </w:rPr>
          <w:delText xml:space="preserve"> and ME developed </w:delText>
        </w:r>
      </w:del>
      <w:r w:rsidRPr="00C14691">
        <w:rPr>
          <w:rFonts w:ascii="Times New Roman" w:hAnsi="Times New Roman"/>
          <w:sz w:val="24"/>
          <w:szCs w:val="24"/>
        </w:rPr>
        <w:t>analytical approach</w:t>
      </w:r>
      <w:ins w:id="225" w:author="Majid" w:date="2016-12-30T16:38:00Z">
        <w:r w:rsidR="002426C9">
          <w:rPr>
            <w:rFonts w:ascii="Times New Roman" w:hAnsi="Times New Roman"/>
            <w:sz w:val="24"/>
            <w:szCs w:val="24"/>
          </w:rPr>
          <w:t>, and interpretation of results</w:t>
        </w:r>
      </w:ins>
      <w:r w:rsidRPr="00C14691">
        <w:rPr>
          <w:rFonts w:ascii="Times New Roman" w:hAnsi="Times New Roman"/>
          <w:sz w:val="24"/>
          <w:szCs w:val="24"/>
        </w:rPr>
        <w:t xml:space="preserve">. </w:t>
      </w:r>
      <w:del w:id="226" w:author="Majid" w:date="2016-12-30T16:38:00Z">
        <w:r w:rsidRPr="00C14691" w:rsidDel="002426C9">
          <w:rPr>
            <w:rFonts w:ascii="Times New Roman" w:hAnsi="Times New Roman"/>
            <w:sz w:val="24"/>
            <w:szCs w:val="24"/>
          </w:rPr>
          <w:delText xml:space="preserve"> </w:delText>
        </w:r>
      </w:del>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del w:id="227" w:author="Majid" w:date="2016-12-30T16:38:00Z">
        <w:r w:rsidRPr="00C14691" w:rsidDel="002426C9">
          <w:rPr>
            <w:rFonts w:ascii="Times New Roman" w:hAnsi="Times New Roman"/>
            <w:sz w:val="24"/>
            <w:szCs w:val="24"/>
          </w:rPr>
          <w:delText xml:space="preserve"> </w:delText>
        </w:r>
      </w:del>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w:t>
      </w:r>
      <w:del w:id="228" w:author="Majid" w:date="2016-12-30T16:38:00Z">
        <w:r w:rsidRPr="00C14691" w:rsidDel="002426C9">
          <w:rPr>
            <w:rFonts w:ascii="Times New Roman" w:hAnsi="Times New Roman"/>
            <w:sz w:val="24"/>
            <w:szCs w:val="24"/>
          </w:rPr>
          <w:delText xml:space="preserve"> </w:delText>
        </w:r>
      </w:del>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w:t>
      </w:r>
      <w:del w:id="229" w:author="Majid" w:date="2016-12-30T16:38:00Z">
        <w:r w:rsidRPr="00C14691" w:rsidDel="002426C9">
          <w:rPr>
            <w:rFonts w:ascii="Times New Roman" w:hAnsi="Times New Roman"/>
            <w:sz w:val="24"/>
            <w:szCs w:val="24"/>
          </w:rPr>
          <w:delText>.  All other authors contributed to interpretation of results and writing of the paper</w:delText>
        </w:r>
      </w:del>
      <w:ins w:id="230" w:author="Majid" w:date="2016-12-30T16:38:00Z">
        <w:r w:rsidR="002426C9">
          <w:rPr>
            <w:rFonts w:ascii="Times New Roman" w:hAnsi="Times New Roman"/>
            <w:sz w:val="24"/>
            <w:szCs w:val="24"/>
          </w:rPr>
          <w:t>, with input from the other authors</w:t>
        </w:r>
      </w:ins>
      <w:r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pPr>
        <w:spacing w:after="0" w:line="480" w:lineRule="auto"/>
        <w:rPr>
          <w:rFonts w:ascii="Times New Roman" w:hAnsi="Times New Roman"/>
          <w:b/>
          <w:color w:val="000000" w:themeColor="text1"/>
          <w:sz w:val="24"/>
          <w:szCs w:val="24"/>
        </w:rPr>
        <w:pPrChange w:id="231" w:author="Majid" w:date="2016-12-29T22:19:00Z">
          <w:pPr>
            <w:spacing w:line="480" w:lineRule="auto"/>
          </w:pPr>
        </w:pPrChange>
      </w:pPr>
    </w:p>
    <w:p w14:paraId="6EF2E021" w14:textId="77867F17" w:rsidR="0077413A" w:rsidRDefault="0077413A">
      <w:pPr>
        <w:spacing w:after="0" w:line="480" w:lineRule="auto"/>
        <w:rPr>
          <w:rFonts w:ascii="Times New Roman" w:hAnsi="Times New Roman"/>
          <w:b/>
          <w:color w:val="000000" w:themeColor="text1"/>
          <w:sz w:val="24"/>
          <w:szCs w:val="24"/>
        </w:rPr>
        <w:pPrChange w:id="232" w:author="Majid" w:date="2016-12-29T22:19:00Z">
          <w:pPr>
            <w:spacing w:line="480" w:lineRule="auto"/>
          </w:pPr>
        </w:pPrChange>
      </w:pPr>
      <w:r>
        <w:rPr>
          <w:rFonts w:ascii="Times New Roman" w:hAnsi="Times New Roman"/>
          <w:b/>
          <w:color w:val="000000" w:themeColor="text1"/>
          <w:sz w:val="24"/>
          <w:szCs w:val="24"/>
        </w:rPr>
        <w:br w:type="page"/>
      </w:r>
    </w:p>
    <w:p w14:paraId="42626143" w14:textId="209A2B33" w:rsidR="00AF52C5" w:rsidRDefault="000475BD">
      <w:pPr>
        <w:spacing w:after="0" w:line="480" w:lineRule="auto"/>
        <w:rPr>
          <w:rFonts w:ascii="Times New Roman" w:hAnsi="Times New Roman"/>
          <w:color w:val="000000" w:themeColor="text1"/>
          <w:sz w:val="24"/>
          <w:szCs w:val="24"/>
        </w:rPr>
        <w:pPrChange w:id="233" w:author="Majid" w:date="2016-12-29T22:19:00Z">
          <w:pPr>
            <w:spacing w:line="480" w:lineRule="auto"/>
          </w:pPr>
        </w:pPrChange>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w:t>
      </w:r>
      <w:del w:id="234" w:author="Majid" w:date="2016-12-30T16:46:00Z">
        <w:r w:rsidR="00C430A9" w:rsidRPr="00C430A9" w:rsidDel="00150077">
          <w:rPr>
            <w:rFonts w:ascii="Times New Roman" w:hAnsi="Times New Roman"/>
            <w:color w:val="000000" w:themeColor="text1"/>
            <w:sz w:val="24"/>
            <w:szCs w:val="24"/>
            <w:vertAlign w:val="superscript"/>
          </w:rPr>
          <w:delText>1</w:delText>
        </w:r>
      </w:del>
      <w:r w:rsidRPr="004E0482">
        <w:rPr>
          <w:rFonts w:ascii="Times New Roman" w:hAnsi="Times New Roman"/>
          <w:color w:val="000000" w:themeColor="text1"/>
          <w:sz w:val="24"/>
          <w:szCs w:val="24"/>
        </w:rPr>
        <w:t xml:space="preserve"> Age groups with significant 12-month periodicity for the entire period and for each period split into 2 are highlighted with a bold black box</w:t>
      </w:r>
      <w:ins w:id="235" w:author="Majid" w:date="2016-12-30T16:45:00Z">
        <w:r w:rsidR="00150077">
          <w:rPr>
            <w:rFonts w:ascii="Times New Roman" w:hAnsi="Times New Roman"/>
            <w:color w:val="000000" w:themeColor="text1"/>
            <w:sz w:val="24"/>
            <w:szCs w:val="24"/>
          </w:rPr>
          <w:t xml:space="preserve"> (the same age groups would remain significant if significance </w:t>
        </w:r>
      </w:ins>
      <w:ins w:id="236" w:author="Majid" w:date="2016-12-30T16:46:00Z">
        <w:r w:rsidR="00150077">
          <w:rPr>
            <w:rFonts w:ascii="Times New Roman" w:hAnsi="Times New Roman"/>
            <w:color w:val="000000" w:themeColor="text1"/>
            <w:sz w:val="24"/>
            <w:szCs w:val="24"/>
          </w:rPr>
          <w:t>had been measured against a red noise spectrum)</w:t>
        </w:r>
      </w:ins>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53922DF8" w14:textId="5578029E" w:rsidR="00842569" w:rsidDel="00150077" w:rsidRDefault="00842569">
      <w:pPr>
        <w:spacing w:after="0" w:line="480" w:lineRule="auto"/>
        <w:rPr>
          <w:del w:id="237" w:author="Majid" w:date="2016-12-30T16:46:00Z"/>
          <w:rFonts w:ascii="Times New Roman" w:hAnsi="Times New Roman"/>
          <w:color w:val="000000" w:themeColor="text1"/>
          <w:sz w:val="24"/>
          <w:szCs w:val="24"/>
        </w:rPr>
        <w:pPrChange w:id="238" w:author="Majid" w:date="2016-12-29T22:19:00Z">
          <w:pPr>
            <w:spacing w:line="480" w:lineRule="auto"/>
          </w:pPr>
        </w:pPrChange>
      </w:pPr>
    </w:p>
    <w:p w14:paraId="29FA5465" w14:textId="257E16B8" w:rsidR="00842569" w:rsidRPr="004E0482" w:rsidDel="00150077" w:rsidRDefault="00C430A9">
      <w:pPr>
        <w:spacing w:after="0" w:line="480" w:lineRule="auto"/>
        <w:rPr>
          <w:del w:id="239" w:author="Majid" w:date="2016-12-30T16:46:00Z"/>
          <w:rFonts w:ascii="Times New Roman" w:hAnsi="Times New Roman"/>
          <w:color w:val="000000" w:themeColor="text1"/>
          <w:sz w:val="24"/>
          <w:szCs w:val="24"/>
        </w:rPr>
        <w:pPrChange w:id="240" w:author="Majid" w:date="2016-12-29T22:19:00Z">
          <w:pPr>
            <w:spacing w:line="480" w:lineRule="auto"/>
          </w:pPr>
        </w:pPrChange>
      </w:pPr>
      <w:del w:id="241" w:author="Majid" w:date="2016-12-30T16:46:00Z">
        <w:r w:rsidRPr="00C430A9" w:rsidDel="00150077">
          <w:rPr>
            <w:rFonts w:ascii="Times New Roman" w:hAnsi="Times New Roman"/>
            <w:sz w:val="24"/>
            <w:szCs w:val="24"/>
            <w:vertAlign w:val="superscript"/>
          </w:rPr>
          <w:delText>1</w:delText>
        </w:r>
        <w:r w:rsidR="00842569" w:rsidRPr="004278AA" w:rsidDel="00150077">
          <w:rPr>
            <w:rFonts w:ascii="Times New Roman" w:hAnsi="Times New Roman"/>
            <w:sz w:val="24"/>
            <w:szCs w:val="24"/>
          </w:rPr>
          <w:delText xml:space="preserve">In sensitivity analyses, </w:delText>
        </w:r>
        <w:r w:rsidR="00842569" w:rsidDel="00150077">
          <w:rPr>
            <w:rFonts w:ascii="Times New Roman" w:hAnsi="Times New Roman"/>
            <w:sz w:val="24"/>
            <w:szCs w:val="24"/>
          </w:rPr>
          <w:delText>c</w:delText>
        </w:r>
        <w:r w:rsidR="00842569" w:rsidRPr="004278AA" w:rsidDel="00150077">
          <w:rPr>
            <w:rFonts w:ascii="Times New Roman" w:hAnsi="Times New Roman"/>
            <w:sz w:val="24"/>
            <w:szCs w:val="24"/>
          </w:rPr>
          <w:delText xml:space="preserve">omparing the average power spectra in the national wavelet analysis to a red- instead of white-noise spectrum did </w:delText>
        </w:r>
        <w:r w:rsidR="00842569" w:rsidDel="00150077">
          <w:rPr>
            <w:rFonts w:ascii="Times New Roman" w:hAnsi="Times New Roman"/>
            <w:sz w:val="24"/>
            <w:szCs w:val="24"/>
          </w:rPr>
          <w:delText>not result in any differences in the significance of</w:delText>
        </w:r>
        <w:r w:rsidR="00842569" w:rsidRPr="004278AA" w:rsidDel="00150077">
          <w:rPr>
            <w:rFonts w:ascii="Times New Roman" w:hAnsi="Times New Roman"/>
            <w:sz w:val="24"/>
            <w:szCs w:val="24"/>
          </w:rPr>
          <w:delText xml:space="preserve"> 12-month seasonality</w:delText>
        </w:r>
      </w:del>
    </w:p>
    <w:p w14:paraId="02097D5B" w14:textId="47BFB142" w:rsidR="00971550" w:rsidRPr="004E0482" w:rsidRDefault="00971550">
      <w:pPr>
        <w:spacing w:after="0" w:line="480" w:lineRule="auto"/>
        <w:rPr>
          <w:rFonts w:ascii="Times New Roman" w:hAnsi="Times New Roman"/>
          <w:color w:val="000000" w:themeColor="text1"/>
          <w:sz w:val="24"/>
          <w:szCs w:val="24"/>
        </w:rPr>
        <w:pPrChange w:id="242" w:author="Majid" w:date="2016-12-29T22:19:00Z">
          <w:pPr>
            <w:spacing w:line="480" w:lineRule="auto"/>
          </w:pPr>
        </w:pPrChange>
      </w:pPr>
      <w:r w:rsidRPr="004E0482">
        <w:rPr>
          <w:rFonts w:ascii="Times New Roman" w:hAnsi="Times New Roman"/>
          <w:color w:val="000000" w:themeColor="text1"/>
          <w:sz w:val="24"/>
          <w:szCs w:val="24"/>
        </w:rPr>
        <w:br w:type="page"/>
      </w:r>
    </w:p>
    <w:p w14:paraId="3D9E5385" w14:textId="34E3B4A0" w:rsidR="00723770" w:rsidRPr="004E0482" w:rsidRDefault="00723770">
      <w:pPr>
        <w:spacing w:after="0" w:line="480" w:lineRule="auto"/>
        <w:rPr>
          <w:rFonts w:ascii="Times New Roman" w:hAnsi="Times New Roman"/>
          <w:color w:val="000000" w:themeColor="text1"/>
          <w:sz w:val="24"/>
          <w:szCs w:val="24"/>
        </w:rPr>
        <w:pPrChange w:id="243" w:author="Majid" w:date="2016-12-29T22:19:00Z">
          <w:pPr>
            <w:spacing w:line="480" w:lineRule="auto"/>
          </w:pPr>
        </w:pPrChange>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244"/>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244"/>
      <w:r w:rsidR="00A769AD">
        <w:rPr>
          <w:rStyle w:val="CommentReference"/>
          <w:rFonts w:asciiTheme="minorHAnsi" w:eastAsiaTheme="minorHAnsi" w:hAnsiTheme="minorHAnsi" w:cstheme="minorBidi"/>
        </w:rPr>
        <w:commentReference w:id="244"/>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pPr>
        <w:spacing w:after="0" w:line="480" w:lineRule="auto"/>
        <w:rPr>
          <w:rFonts w:ascii="Times New Roman" w:hAnsi="Times New Roman"/>
          <w:color w:val="000000" w:themeColor="text1"/>
          <w:sz w:val="24"/>
          <w:szCs w:val="24"/>
        </w:rPr>
        <w:pPrChange w:id="245" w:author="Majid" w:date="2016-12-29T22:19:00Z">
          <w:pPr>
            <w:spacing w:line="480" w:lineRule="auto"/>
          </w:pPr>
        </w:pPrChange>
      </w:pPr>
      <w:r w:rsidRPr="004E0482">
        <w:rPr>
          <w:rFonts w:ascii="Times New Roman" w:hAnsi="Times New Roman"/>
          <w:color w:val="000000" w:themeColor="text1"/>
          <w:sz w:val="24"/>
          <w:szCs w:val="24"/>
        </w:rPr>
        <w:br w:type="page"/>
      </w:r>
    </w:p>
    <w:p w14:paraId="7531DCF3" w14:textId="40C0F8B0" w:rsidR="00971550" w:rsidRPr="004E0482" w:rsidRDefault="00971550">
      <w:pPr>
        <w:spacing w:after="0" w:line="480" w:lineRule="auto"/>
        <w:rPr>
          <w:rFonts w:ascii="Times New Roman" w:hAnsi="Times New Roman"/>
          <w:color w:val="000000" w:themeColor="text1"/>
          <w:sz w:val="24"/>
          <w:szCs w:val="24"/>
        </w:rPr>
        <w:pPrChange w:id="246" w:author="Majid" w:date="2016-12-29T22:19:00Z">
          <w:pPr>
            <w:spacing w:line="480" w:lineRule="auto"/>
          </w:pPr>
        </w:pPrChange>
      </w:pPr>
      <w:bookmarkStart w:id="247" w:name="_Ref468360496"/>
      <w:r w:rsidRPr="004E0482">
        <w:rPr>
          <w:rFonts w:ascii="Times New Roman" w:hAnsi="Times New Roman"/>
          <w:b/>
          <w:color w:val="000000" w:themeColor="text1"/>
          <w:sz w:val="24"/>
          <w:szCs w:val="24"/>
        </w:rPr>
        <w:lastRenderedPageBreak/>
        <w:t xml:space="preserve">Figure </w:t>
      </w:r>
      <w:bookmarkEnd w:id="247"/>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w:t>
      </w:r>
      <w:del w:id="248" w:author="Majid" w:date="2016-12-30T16:48:00Z">
        <w:r w:rsidRPr="004E0482" w:rsidDel="00A769AD">
          <w:rPr>
            <w:rFonts w:ascii="Times New Roman" w:hAnsi="Times New Roman"/>
            <w:color w:val="000000" w:themeColor="text1"/>
            <w:sz w:val="24"/>
            <w:szCs w:val="24"/>
          </w:rPr>
          <w:delText xml:space="preserve">Each age-sex group is represented by a symbol. </w:delText>
        </w:r>
      </w:del>
      <w:r w:rsidRPr="004E0482">
        <w:rPr>
          <w:rFonts w:ascii="Times New Roman" w:hAnsi="Times New Roman"/>
          <w:color w:val="000000" w:themeColor="text1"/>
          <w:sz w:val="24"/>
          <w:szCs w:val="24"/>
        </w:rPr>
        <w:t>Age-sex groups with a statistically significant change at the 5% level are highlighted with a bold black outline.</w:t>
      </w:r>
    </w:p>
    <w:p w14:paraId="7EE8D5D1" w14:textId="012604CF" w:rsidR="00971550" w:rsidRPr="004E0482" w:rsidRDefault="00971550">
      <w:pPr>
        <w:spacing w:after="0" w:line="480" w:lineRule="auto"/>
        <w:rPr>
          <w:rFonts w:ascii="Arial" w:hAnsi="Arial" w:cs="Arial"/>
          <w:color w:val="000000" w:themeColor="text1"/>
          <w:sz w:val="24"/>
          <w:szCs w:val="24"/>
        </w:rPr>
        <w:pPrChange w:id="249" w:author="Majid" w:date="2016-12-29T22:19:00Z">
          <w:pPr>
            <w:spacing w:line="480" w:lineRule="auto"/>
          </w:pPr>
        </w:pPrChange>
      </w:pPr>
      <w:r w:rsidRPr="004E0482">
        <w:rPr>
          <w:rFonts w:ascii="Arial" w:hAnsi="Arial" w:cs="Arial"/>
          <w:color w:val="000000" w:themeColor="text1"/>
          <w:sz w:val="24"/>
          <w:szCs w:val="24"/>
        </w:rPr>
        <w:br w:type="page"/>
      </w:r>
    </w:p>
    <w:p w14:paraId="2B86FC26" w14:textId="5E299184" w:rsidR="004E0482" w:rsidRPr="004E0482" w:rsidRDefault="00971550">
      <w:pPr>
        <w:pStyle w:val="Caption"/>
        <w:spacing w:after="0" w:line="480" w:lineRule="auto"/>
        <w:jc w:val="both"/>
        <w:rPr>
          <w:rFonts w:ascii="Times New Roman" w:hAnsi="Times New Roman"/>
          <w:i w:val="0"/>
          <w:color w:val="000000" w:themeColor="text1"/>
          <w:sz w:val="24"/>
          <w:szCs w:val="24"/>
        </w:rPr>
        <w:pPrChange w:id="250" w:author="Majid" w:date="2016-12-29T22:19:00Z">
          <w:pPr>
            <w:pStyle w:val="Caption"/>
            <w:spacing w:line="480" w:lineRule="auto"/>
            <w:jc w:val="both"/>
          </w:pPr>
        </w:pPrChange>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moveToRangeStart w:id="251" w:author="Majid" w:date="2016-12-30T16:48:00Z" w:name="move470879833"/>
      <w:moveTo w:id="252" w:author="Majid" w:date="2016-12-30T16:48:00Z">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moveTo>
      <w:moveToRangeEnd w:id="251"/>
    </w:p>
    <w:p w14:paraId="05BABE19" w14:textId="77777777" w:rsidR="004E0482" w:rsidRPr="004E0482" w:rsidRDefault="004E0482">
      <w:pPr>
        <w:pStyle w:val="Caption"/>
        <w:spacing w:after="0" w:line="480" w:lineRule="auto"/>
        <w:jc w:val="both"/>
        <w:rPr>
          <w:rFonts w:ascii="Times New Roman" w:hAnsi="Times New Roman"/>
          <w:i w:val="0"/>
          <w:color w:val="000000" w:themeColor="text1"/>
          <w:sz w:val="24"/>
          <w:szCs w:val="24"/>
        </w:rPr>
        <w:pPrChange w:id="253" w:author="Majid" w:date="2016-12-29T22:19:00Z">
          <w:pPr>
            <w:pStyle w:val="Caption"/>
            <w:spacing w:line="480" w:lineRule="auto"/>
            <w:jc w:val="both"/>
          </w:pPr>
        </w:pPrChange>
      </w:pPr>
    </w:p>
    <w:p w14:paraId="6AD25E45" w14:textId="5F5694AA" w:rsidR="00971550" w:rsidRPr="004E0482" w:rsidRDefault="00EC50A5">
      <w:pPr>
        <w:pStyle w:val="Caption"/>
        <w:spacing w:after="0" w:line="480" w:lineRule="auto"/>
        <w:jc w:val="both"/>
        <w:rPr>
          <w:rFonts w:ascii="Times New Roman" w:hAnsi="Times New Roman"/>
          <w:i w:val="0"/>
          <w:color w:val="000000" w:themeColor="text1"/>
          <w:sz w:val="24"/>
          <w:szCs w:val="24"/>
        </w:rPr>
        <w:pPrChange w:id="254" w:author="Majid" w:date="2016-12-29T22:19:00Z">
          <w:pPr>
            <w:pStyle w:val="Caption"/>
            <w:spacing w:line="480" w:lineRule="auto"/>
            <w:jc w:val="both"/>
          </w:pPr>
        </w:pPrChange>
      </w:pPr>
      <w:moveFromRangeStart w:id="255" w:author="Majid" w:date="2016-12-30T16:48:00Z" w:name="move470879833"/>
      <w:moveFrom w:id="256" w:author="Majid" w:date="2016-12-30T16:48:00Z">
        <w:r w:rsidDel="00A769AD">
          <w:rPr>
            <w:rFonts w:ascii="Times New Roman" w:hAnsi="Times New Roman"/>
            <w:i w:val="0"/>
            <w:color w:val="000000" w:themeColor="text1"/>
            <w:sz w:val="24"/>
            <w:szCs w:val="24"/>
          </w:rPr>
          <w:t>See figure</w:t>
        </w:r>
        <w:r w:rsidR="00971550" w:rsidRPr="004E0482" w:rsidDel="00A769AD">
          <w:rPr>
            <w:rFonts w:ascii="Times New Roman" w:hAnsi="Times New Roman"/>
            <w:i w:val="0"/>
            <w:color w:val="000000" w:themeColor="text1"/>
            <w:sz w:val="24"/>
            <w:szCs w:val="24"/>
          </w:rPr>
          <w:t xml:space="preserve"> S1</w:t>
        </w:r>
        <w:r w:rsidDel="00A769AD">
          <w:rPr>
            <w:rFonts w:ascii="Times New Roman" w:hAnsi="Times New Roman"/>
            <w:i w:val="0"/>
            <w:color w:val="000000" w:themeColor="text1"/>
            <w:sz w:val="24"/>
            <w:szCs w:val="24"/>
          </w:rPr>
          <w:t xml:space="preserve"> for climate regions</w:t>
        </w:r>
        <w:r w:rsidR="00971550" w:rsidRPr="004E0482" w:rsidDel="00A769AD">
          <w:rPr>
            <w:rFonts w:ascii="Times New Roman" w:hAnsi="Times New Roman"/>
            <w:i w:val="0"/>
            <w:color w:val="000000" w:themeColor="text1"/>
            <w:sz w:val="24"/>
            <w:szCs w:val="24"/>
          </w:rPr>
          <w:t>.</w:t>
        </w:r>
      </w:moveFrom>
      <w:moveFromRangeEnd w:id="255"/>
    </w:p>
    <w:p w14:paraId="2A932A81" w14:textId="40D6A538" w:rsidR="00CA0751" w:rsidDel="00A769AD" w:rsidRDefault="00CA0751">
      <w:pPr>
        <w:spacing w:after="0" w:line="480" w:lineRule="auto"/>
        <w:rPr>
          <w:del w:id="257" w:author="Majid" w:date="2016-12-30T16:50:00Z"/>
          <w:rFonts w:ascii="Times New Roman" w:hAnsi="Times New Roman"/>
          <w:color w:val="000000" w:themeColor="text1"/>
          <w:sz w:val="24"/>
          <w:szCs w:val="24"/>
        </w:rPr>
        <w:pPrChange w:id="258" w:author="Majid" w:date="2016-12-30T16:50:00Z">
          <w:pPr>
            <w:spacing w:line="480" w:lineRule="auto"/>
          </w:pPr>
        </w:pPrChange>
      </w:pPr>
      <w:del w:id="259" w:author="Majid" w:date="2016-12-30T16:50:00Z">
        <w:r w:rsidDel="00A769AD">
          <w:rPr>
            <w:rFonts w:ascii="Times New Roman" w:hAnsi="Times New Roman"/>
            <w:color w:val="000000" w:themeColor="text1"/>
            <w:sz w:val="24"/>
            <w:szCs w:val="24"/>
          </w:rPr>
          <w:br w:type="page"/>
        </w:r>
      </w:del>
    </w:p>
    <w:p w14:paraId="2CC06CB7" w14:textId="15C4D75E" w:rsidR="00971550" w:rsidDel="00A769AD" w:rsidRDefault="00CA0751">
      <w:pPr>
        <w:spacing w:after="0" w:line="480" w:lineRule="auto"/>
        <w:rPr>
          <w:del w:id="260" w:author="Majid" w:date="2016-12-30T16:50:00Z"/>
          <w:rFonts w:ascii="Times New Roman" w:hAnsi="Times New Roman"/>
          <w:color w:val="000000" w:themeColor="text1"/>
          <w:sz w:val="24"/>
          <w:szCs w:val="24"/>
        </w:rPr>
        <w:pPrChange w:id="261" w:author="Majid" w:date="2016-12-30T16:50:00Z">
          <w:pPr>
            <w:pStyle w:val="Caption"/>
            <w:spacing w:line="480" w:lineRule="auto"/>
            <w:jc w:val="both"/>
          </w:pPr>
        </w:pPrChange>
      </w:pPr>
      <w:commentRangeStart w:id="262"/>
      <w:del w:id="263" w:author="Majid" w:date="2016-12-30T16:50:00Z">
        <w:r w:rsidDel="00A769AD">
          <w:rPr>
            <w:rFonts w:ascii="Times New Roman" w:hAnsi="Times New Roman"/>
            <w:b/>
            <w:color w:val="000000" w:themeColor="text1"/>
            <w:sz w:val="24"/>
            <w:szCs w:val="24"/>
          </w:rPr>
          <w:delText>Table 1</w:delText>
        </w:r>
        <w:r w:rsidRPr="004E0482" w:rsidDel="00A769AD">
          <w:rPr>
            <w:rFonts w:ascii="Times New Roman" w:hAnsi="Times New Roman"/>
            <w:b/>
            <w:color w:val="000000" w:themeColor="text1"/>
            <w:sz w:val="24"/>
            <w:szCs w:val="24"/>
          </w:rPr>
          <w:delText>.</w:delText>
        </w:r>
        <w:r w:rsidRPr="004E0482" w:rsidDel="00A769AD">
          <w:rPr>
            <w:rFonts w:ascii="Times New Roman" w:hAnsi="Times New Roman"/>
            <w:color w:val="000000" w:themeColor="text1"/>
            <w:sz w:val="24"/>
            <w:szCs w:val="24"/>
          </w:rPr>
          <w:delText xml:space="preserve"> </w:delText>
        </w:r>
        <w:r w:rsidRPr="003D18FA" w:rsidDel="00A769AD">
          <w:rPr>
            <w:rFonts w:ascii="Times New Roman" w:hAnsi="Times New Roman"/>
            <w:color w:val="000000" w:themeColor="text1"/>
            <w:sz w:val="24"/>
            <w:szCs w:val="24"/>
          </w:rPr>
          <w:delText xml:space="preserve">Table of mean timing of national maximum and minimum all-cause mortality, by sex and age group for 1982-2013. </w:delText>
        </w:r>
        <w:r w:rsidR="00343668" w:rsidDel="00A769AD">
          <w:rPr>
            <w:rFonts w:ascii="Times New Roman" w:hAnsi="Times New Roman"/>
            <w:color w:val="000000" w:themeColor="text1"/>
            <w:sz w:val="24"/>
            <w:szCs w:val="24"/>
          </w:rPr>
          <w:delText xml:space="preserve">1 is January, 2 </w:delText>
        </w:r>
        <w:r w:rsidR="008908FE" w:rsidDel="00A769AD">
          <w:rPr>
            <w:rFonts w:ascii="Times New Roman" w:hAnsi="Times New Roman"/>
            <w:color w:val="000000" w:themeColor="text1"/>
            <w:sz w:val="24"/>
            <w:szCs w:val="24"/>
          </w:rPr>
          <w:delText xml:space="preserve">is </w:delText>
        </w:r>
        <w:r w:rsidR="00343668" w:rsidDel="00A769AD">
          <w:rPr>
            <w:rFonts w:ascii="Times New Roman" w:hAnsi="Times New Roman"/>
            <w:color w:val="000000" w:themeColor="text1"/>
            <w:sz w:val="24"/>
            <w:szCs w:val="24"/>
          </w:rPr>
          <w:delText xml:space="preserve">February, etc. </w:delText>
        </w:r>
        <w:r w:rsidR="003D18FA" w:rsidRPr="003D18FA" w:rsidDel="00A769AD">
          <w:rPr>
            <w:rFonts w:ascii="Times New Roman" w:hAnsi="Times New Roman"/>
            <w:color w:val="000000"/>
            <w:sz w:val="24"/>
            <w:szCs w:val="24"/>
            <w:lang w:eastAsia="en-GB"/>
          </w:rPr>
          <w:delText>Numbers in brackets show 95% credible intervals, obtained from bootstrapping</w:delText>
        </w:r>
        <w:r w:rsidRPr="003D18FA" w:rsidDel="00A769AD">
          <w:rPr>
            <w:rFonts w:ascii="Times New Roman" w:hAnsi="Times New Roman"/>
            <w:color w:val="000000" w:themeColor="text1"/>
            <w:sz w:val="24"/>
            <w:szCs w:val="24"/>
          </w:rPr>
          <w:delText>. Only age-sex groups with statistically significant 12-month seasonality are included.</w:delText>
        </w:r>
      </w:del>
    </w:p>
    <w:tbl>
      <w:tblPr>
        <w:tblStyle w:val="TableGrid"/>
        <w:tblW w:w="9090" w:type="dxa"/>
        <w:tblLook w:val="04A0" w:firstRow="1" w:lastRow="0" w:firstColumn="1" w:lastColumn="0" w:noHBand="0" w:noVBand="1"/>
      </w:tblPr>
      <w:tblGrid>
        <w:gridCol w:w="1811"/>
        <w:gridCol w:w="1816"/>
        <w:gridCol w:w="1907"/>
        <w:gridCol w:w="1816"/>
        <w:gridCol w:w="1740"/>
      </w:tblGrid>
      <w:tr w:rsidR="00505A63" w:rsidDel="00A769AD" w14:paraId="31AF6193" w14:textId="665FF28F" w:rsidTr="00177281">
        <w:trPr>
          <w:trHeight w:val="429"/>
          <w:del w:id="264" w:author="Majid" w:date="2016-12-30T16:50:00Z"/>
        </w:trPr>
        <w:tc>
          <w:tcPr>
            <w:tcW w:w="1811" w:type="dxa"/>
          </w:tcPr>
          <w:p w14:paraId="64886ADC" w14:textId="42E940AF" w:rsidR="00D5093E" w:rsidRPr="00D5093E" w:rsidDel="00A769AD" w:rsidRDefault="00D5093E">
            <w:pPr>
              <w:spacing w:after="0" w:line="480" w:lineRule="auto"/>
              <w:rPr>
                <w:del w:id="265" w:author="Majid" w:date="2016-12-30T16:50:00Z"/>
                <w:rFonts w:ascii="Times New Roman" w:hAnsi="Times New Roman"/>
              </w:rPr>
              <w:pPrChange w:id="266" w:author="Majid" w:date="2016-12-30T16:50:00Z">
                <w:pPr>
                  <w:jc w:val="center"/>
                </w:pPr>
              </w:pPrChange>
            </w:pPr>
            <w:del w:id="267" w:author="Majid" w:date="2016-12-30T16:50:00Z">
              <w:r w:rsidRPr="00D5093E" w:rsidDel="00A769AD">
                <w:rPr>
                  <w:rFonts w:ascii="Times New Roman" w:hAnsi="Times New Roman"/>
                </w:rPr>
                <w:delText>Age group</w:delText>
              </w:r>
            </w:del>
          </w:p>
        </w:tc>
        <w:tc>
          <w:tcPr>
            <w:tcW w:w="3723" w:type="dxa"/>
            <w:gridSpan w:val="2"/>
          </w:tcPr>
          <w:p w14:paraId="60785568" w14:textId="44B741D5" w:rsidR="00D5093E" w:rsidRPr="00D5093E" w:rsidDel="00A769AD" w:rsidRDefault="00D5093E">
            <w:pPr>
              <w:spacing w:after="0" w:line="480" w:lineRule="auto"/>
              <w:rPr>
                <w:del w:id="268" w:author="Majid" w:date="2016-12-30T16:50:00Z"/>
                <w:rFonts w:ascii="Times New Roman" w:hAnsi="Times New Roman"/>
              </w:rPr>
              <w:pPrChange w:id="269" w:author="Majid" w:date="2016-12-30T16:50:00Z">
                <w:pPr>
                  <w:jc w:val="center"/>
                </w:pPr>
              </w:pPrChange>
            </w:pPr>
            <w:del w:id="270" w:author="Majid" w:date="2016-12-30T16:50:00Z">
              <w:r w:rsidDel="00A769AD">
                <w:rPr>
                  <w:rFonts w:ascii="Times New Roman" w:hAnsi="Times New Roman"/>
                </w:rPr>
                <w:delText>Men</w:delText>
              </w:r>
            </w:del>
          </w:p>
        </w:tc>
        <w:tc>
          <w:tcPr>
            <w:tcW w:w="3556" w:type="dxa"/>
            <w:gridSpan w:val="2"/>
          </w:tcPr>
          <w:p w14:paraId="03716EAC" w14:textId="5D141469" w:rsidR="00D5093E" w:rsidRPr="00D5093E" w:rsidDel="00A769AD" w:rsidRDefault="00D5093E">
            <w:pPr>
              <w:spacing w:after="0" w:line="480" w:lineRule="auto"/>
              <w:rPr>
                <w:del w:id="271" w:author="Majid" w:date="2016-12-30T16:50:00Z"/>
                <w:rFonts w:ascii="Times New Roman" w:hAnsi="Times New Roman"/>
              </w:rPr>
              <w:pPrChange w:id="272" w:author="Majid" w:date="2016-12-30T16:50:00Z">
                <w:pPr>
                  <w:jc w:val="center"/>
                </w:pPr>
              </w:pPrChange>
            </w:pPr>
            <w:del w:id="273" w:author="Majid" w:date="2016-12-30T16:50:00Z">
              <w:r w:rsidDel="00A769AD">
                <w:rPr>
                  <w:rFonts w:ascii="Times New Roman" w:hAnsi="Times New Roman"/>
                </w:rPr>
                <w:delText>Women</w:delText>
              </w:r>
            </w:del>
          </w:p>
        </w:tc>
      </w:tr>
      <w:tr w:rsidR="00A4662F" w:rsidDel="00A769AD" w14:paraId="2D12D682" w14:textId="69AE341D" w:rsidTr="00177281">
        <w:trPr>
          <w:trHeight w:val="429"/>
          <w:del w:id="274" w:author="Majid" w:date="2016-12-30T16:50:00Z"/>
        </w:trPr>
        <w:tc>
          <w:tcPr>
            <w:tcW w:w="1811" w:type="dxa"/>
          </w:tcPr>
          <w:p w14:paraId="34793539" w14:textId="09E93FCE" w:rsidR="00D5093E" w:rsidRPr="00D5093E" w:rsidDel="00A769AD" w:rsidRDefault="00D5093E">
            <w:pPr>
              <w:spacing w:after="0" w:line="480" w:lineRule="auto"/>
              <w:rPr>
                <w:del w:id="275" w:author="Majid" w:date="2016-12-30T16:50:00Z"/>
                <w:rFonts w:ascii="Times New Roman" w:hAnsi="Times New Roman"/>
              </w:rPr>
              <w:pPrChange w:id="276" w:author="Majid" w:date="2016-12-30T16:50:00Z">
                <w:pPr>
                  <w:jc w:val="center"/>
                </w:pPr>
              </w:pPrChange>
            </w:pPr>
          </w:p>
        </w:tc>
        <w:tc>
          <w:tcPr>
            <w:tcW w:w="1816" w:type="dxa"/>
          </w:tcPr>
          <w:p w14:paraId="28FB9F54" w14:textId="6CD42007" w:rsidR="00D5093E" w:rsidDel="00A769AD" w:rsidRDefault="00D5093E">
            <w:pPr>
              <w:spacing w:after="0" w:line="480" w:lineRule="auto"/>
              <w:rPr>
                <w:del w:id="277" w:author="Majid" w:date="2016-12-30T16:50:00Z"/>
                <w:rFonts w:ascii="Times New Roman" w:hAnsi="Times New Roman"/>
              </w:rPr>
              <w:pPrChange w:id="278" w:author="Majid" w:date="2016-12-30T16:50:00Z">
                <w:pPr>
                  <w:jc w:val="center"/>
                </w:pPr>
              </w:pPrChange>
            </w:pPr>
            <w:del w:id="279" w:author="Majid" w:date="2016-12-30T16:50:00Z">
              <w:r w:rsidDel="00A769AD">
                <w:rPr>
                  <w:rFonts w:ascii="Times New Roman" w:hAnsi="Times New Roman"/>
                </w:rPr>
                <w:delText>Maximum</w:delText>
              </w:r>
            </w:del>
          </w:p>
        </w:tc>
        <w:tc>
          <w:tcPr>
            <w:tcW w:w="1907" w:type="dxa"/>
          </w:tcPr>
          <w:p w14:paraId="581C2844" w14:textId="707B8CB0" w:rsidR="00D5093E" w:rsidRPr="00D5093E" w:rsidDel="00A769AD" w:rsidRDefault="00D5093E">
            <w:pPr>
              <w:spacing w:after="0" w:line="480" w:lineRule="auto"/>
              <w:rPr>
                <w:del w:id="280" w:author="Majid" w:date="2016-12-30T16:50:00Z"/>
                <w:rFonts w:ascii="Times New Roman" w:hAnsi="Times New Roman"/>
              </w:rPr>
              <w:pPrChange w:id="281" w:author="Majid" w:date="2016-12-30T16:50:00Z">
                <w:pPr>
                  <w:jc w:val="center"/>
                </w:pPr>
              </w:pPrChange>
            </w:pPr>
            <w:del w:id="282" w:author="Majid" w:date="2016-12-30T16:50:00Z">
              <w:r w:rsidDel="00A769AD">
                <w:rPr>
                  <w:rFonts w:ascii="Times New Roman" w:hAnsi="Times New Roman"/>
                </w:rPr>
                <w:delText>Minimum</w:delText>
              </w:r>
            </w:del>
          </w:p>
        </w:tc>
        <w:tc>
          <w:tcPr>
            <w:tcW w:w="1816" w:type="dxa"/>
          </w:tcPr>
          <w:p w14:paraId="2CD370B5" w14:textId="486DCBBF" w:rsidR="00D5093E" w:rsidDel="00A769AD" w:rsidRDefault="00D5093E">
            <w:pPr>
              <w:spacing w:after="0" w:line="480" w:lineRule="auto"/>
              <w:rPr>
                <w:del w:id="283" w:author="Majid" w:date="2016-12-30T16:50:00Z"/>
                <w:rFonts w:ascii="Times New Roman" w:hAnsi="Times New Roman"/>
              </w:rPr>
              <w:pPrChange w:id="284" w:author="Majid" w:date="2016-12-30T16:50:00Z">
                <w:pPr>
                  <w:jc w:val="center"/>
                </w:pPr>
              </w:pPrChange>
            </w:pPr>
            <w:del w:id="285" w:author="Majid" w:date="2016-12-30T16:50:00Z">
              <w:r w:rsidDel="00A769AD">
                <w:rPr>
                  <w:rFonts w:ascii="Times New Roman" w:hAnsi="Times New Roman"/>
                </w:rPr>
                <w:delText>Maximum</w:delText>
              </w:r>
            </w:del>
          </w:p>
        </w:tc>
        <w:tc>
          <w:tcPr>
            <w:tcW w:w="1740" w:type="dxa"/>
          </w:tcPr>
          <w:p w14:paraId="4B418EDF" w14:textId="036C3808" w:rsidR="00D5093E" w:rsidDel="00A769AD" w:rsidRDefault="00D5093E">
            <w:pPr>
              <w:spacing w:after="0" w:line="480" w:lineRule="auto"/>
              <w:rPr>
                <w:del w:id="286" w:author="Majid" w:date="2016-12-30T16:50:00Z"/>
                <w:rFonts w:ascii="Times New Roman" w:hAnsi="Times New Roman"/>
              </w:rPr>
              <w:pPrChange w:id="287" w:author="Majid" w:date="2016-12-30T16:50:00Z">
                <w:pPr>
                  <w:jc w:val="center"/>
                </w:pPr>
              </w:pPrChange>
            </w:pPr>
            <w:del w:id="288" w:author="Majid" w:date="2016-12-30T16:50:00Z">
              <w:r w:rsidDel="00A769AD">
                <w:rPr>
                  <w:rFonts w:ascii="Times New Roman" w:hAnsi="Times New Roman"/>
                </w:rPr>
                <w:delText>Minimum</w:delText>
              </w:r>
            </w:del>
          </w:p>
        </w:tc>
      </w:tr>
      <w:tr w:rsidR="00A4662F" w:rsidDel="00A769AD" w14:paraId="57B929AF" w14:textId="710A2501" w:rsidTr="00177281">
        <w:trPr>
          <w:trHeight w:val="429"/>
          <w:del w:id="289" w:author="Majid" w:date="2016-12-30T16:50:00Z"/>
        </w:trPr>
        <w:tc>
          <w:tcPr>
            <w:tcW w:w="1811" w:type="dxa"/>
          </w:tcPr>
          <w:p w14:paraId="303F1ADF" w14:textId="652136CC" w:rsidR="00FF43B5" w:rsidRPr="00D5093E" w:rsidDel="00A769AD" w:rsidRDefault="00FF43B5">
            <w:pPr>
              <w:spacing w:after="0" w:line="480" w:lineRule="auto"/>
              <w:rPr>
                <w:del w:id="290" w:author="Majid" w:date="2016-12-30T16:50:00Z"/>
                <w:rFonts w:ascii="Times New Roman" w:hAnsi="Times New Roman"/>
              </w:rPr>
              <w:pPrChange w:id="291" w:author="Majid" w:date="2016-12-30T16:50:00Z">
                <w:pPr/>
              </w:pPrChange>
            </w:pPr>
            <w:del w:id="292" w:author="Majid" w:date="2016-12-30T16:50:00Z">
              <w:r w:rsidRPr="00D5093E" w:rsidDel="00A769AD">
                <w:rPr>
                  <w:rFonts w:ascii="Times New Roman" w:hAnsi="Times New Roman"/>
                </w:rPr>
                <w:delText>0-4 years</w:delText>
              </w:r>
            </w:del>
          </w:p>
        </w:tc>
        <w:tc>
          <w:tcPr>
            <w:tcW w:w="1816" w:type="dxa"/>
            <w:vAlign w:val="bottom"/>
          </w:tcPr>
          <w:p w14:paraId="748F3333" w14:textId="0217FEFC" w:rsidR="00FF43B5" w:rsidRPr="00D5093E" w:rsidDel="00A769AD" w:rsidRDefault="00FF43B5">
            <w:pPr>
              <w:spacing w:after="0" w:line="480" w:lineRule="auto"/>
              <w:rPr>
                <w:del w:id="293" w:author="Majid" w:date="2016-12-30T16:50:00Z"/>
                <w:rFonts w:ascii="Times New Roman" w:hAnsi="Times New Roman"/>
              </w:rPr>
              <w:pPrChange w:id="294" w:author="Majid" w:date="2016-12-30T16:50:00Z">
                <w:pPr>
                  <w:jc w:val="center"/>
                </w:pPr>
              </w:pPrChange>
            </w:pPr>
            <w:del w:id="295" w:author="Majid" w:date="2016-12-30T16:50:00Z">
              <w:r w:rsidDel="00A769AD">
                <w:rPr>
                  <w:rFonts w:eastAsia="Times New Roman"/>
                  <w:color w:val="000000"/>
                </w:rPr>
                <w:delText>2.32</w:delText>
              </w:r>
              <w:r w:rsidR="00F96A1B" w:rsidDel="00A769AD">
                <w:rPr>
                  <w:rFonts w:eastAsia="Times New Roman"/>
                  <w:color w:val="000000"/>
                </w:rPr>
                <w:delText xml:space="preserve"> (</w:delText>
              </w:r>
              <w:r w:rsidR="00F5138B" w:rsidDel="00A769AD">
                <w:rPr>
                  <w:rFonts w:eastAsia="Times New Roman"/>
                  <w:color w:val="000000"/>
                </w:rPr>
                <w:delText>1.70, 2.90</w:delText>
              </w:r>
              <w:r w:rsidR="00F96A1B" w:rsidDel="00A769AD">
                <w:rPr>
                  <w:rFonts w:eastAsia="Times New Roman"/>
                  <w:color w:val="000000"/>
                </w:rPr>
                <w:delText>)</w:delText>
              </w:r>
            </w:del>
          </w:p>
        </w:tc>
        <w:tc>
          <w:tcPr>
            <w:tcW w:w="1907" w:type="dxa"/>
            <w:vAlign w:val="bottom"/>
          </w:tcPr>
          <w:p w14:paraId="7FF6A803" w14:textId="04686C3E" w:rsidR="00FF43B5" w:rsidRPr="00D5093E" w:rsidDel="00A769AD" w:rsidRDefault="00FF43B5">
            <w:pPr>
              <w:spacing w:after="0" w:line="480" w:lineRule="auto"/>
              <w:rPr>
                <w:del w:id="296" w:author="Majid" w:date="2016-12-30T16:50:00Z"/>
                <w:rFonts w:ascii="Times New Roman" w:hAnsi="Times New Roman"/>
              </w:rPr>
              <w:pPrChange w:id="297" w:author="Majid" w:date="2016-12-30T16:50:00Z">
                <w:pPr>
                  <w:jc w:val="center"/>
                </w:pPr>
              </w:pPrChange>
            </w:pPr>
            <w:del w:id="298" w:author="Majid" w:date="2016-12-30T16:50:00Z">
              <w:r w:rsidDel="00A769AD">
                <w:rPr>
                  <w:rFonts w:eastAsia="Times New Roman"/>
                  <w:color w:val="000000"/>
                </w:rPr>
                <w:delText>8.32</w:delText>
              </w:r>
              <w:r w:rsidR="00F96A1B" w:rsidDel="00A769AD">
                <w:rPr>
                  <w:rFonts w:eastAsia="Times New Roman"/>
                  <w:color w:val="000000"/>
                </w:rPr>
                <w:delText xml:space="preserve"> (</w:delText>
              </w:r>
              <w:r w:rsidR="00090550" w:rsidDel="00A769AD">
                <w:rPr>
                  <w:rFonts w:eastAsia="Times New Roman"/>
                  <w:color w:val="000000"/>
                </w:rPr>
                <w:delText>7.85, 8.82</w:delText>
              </w:r>
              <w:r w:rsidR="00F96A1B" w:rsidDel="00A769AD">
                <w:rPr>
                  <w:rFonts w:eastAsia="Times New Roman"/>
                  <w:color w:val="000000"/>
                </w:rPr>
                <w:delText>)</w:delText>
              </w:r>
            </w:del>
          </w:p>
        </w:tc>
        <w:tc>
          <w:tcPr>
            <w:tcW w:w="1816" w:type="dxa"/>
            <w:vAlign w:val="bottom"/>
          </w:tcPr>
          <w:p w14:paraId="28CAAF92" w14:textId="03A515E3" w:rsidR="00FF43B5" w:rsidRPr="00D5093E" w:rsidDel="00A769AD" w:rsidRDefault="00FF43B5">
            <w:pPr>
              <w:spacing w:after="0" w:line="480" w:lineRule="auto"/>
              <w:rPr>
                <w:del w:id="299" w:author="Majid" w:date="2016-12-30T16:50:00Z"/>
                <w:rFonts w:ascii="Times New Roman" w:hAnsi="Times New Roman"/>
              </w:rPr>
              <w:pPrChange w:id="300" w:author="Majid" w:date="2016-12-30T16:50:00Z">
                <w:pPr>
                  <w:jc w:val="center"/>
                </w:pPr>
              </w:pPrChange>
            </w:pPr>
            <w:del w:id="301" w:author="Majid" w:date="2016-12-30T16:50:00Z">
              <w:r w:rsidDel="00A769AD">
                <w:rPr>
                  <w:rFonts w:eastAsia="Times New Roman"/>
                  <w:color w:val="000000"/>
                </w:rPr>
                <w:delText>2.14</w:delText>
              </w:r>
              <w:r w:rsidR="00F96A1B" w:rsidDel="00A769AD">
                <w:rPr>
                  <w:rFonts w:eastAsia="Times New Roman"/>
                  <w:color w:val="000000"/>
                </w:rPr>
                <w:delText xml:space="preserve"> (</w:delText>
              </w:r>
              <w:r w:rsidR="00505A63" w:rsidDel="00A769AD">
                <w:rPr>
                  <w:rFonts w:eastAsia="Times New Roman"/>
                  <w:color w:val="000000"/>
                </w:rPr>
                <w:delText>1.47, 2.80</w:delText>
              </w:r>
              <w:r w:rsidR="00F96A1B" w:rsidDel="00A769AD">
                <w:rPr>
                  <w:rFonts w:eastAsia="Times New Roman"/>
                  <w:color w:val="000000"/>
                </w:rPr>
                <w:delText>)</w:delText>
              </w:r>
            </w:del>
          </w:p>
        </w:tc>
        <w:tc>
          <w:tcPr>
            <w:tcW w:w="1740" w:type="dxa"/>
            <w:vAlign w:val="bottom"/>
          </w:tcPr>
          <w:p w14:paraId="3498747A" w14:textId="051AD280" w:rsidR="00FF43B5" w:rsidRPr="00D5093E" w:rsidDel="00A769AD" w:rsidRDefault="00FF43B5">
            <w:pPr>
              <w:spacing w:after="0" w:line="480" w:lineRule="auto"/>
              <w:rPr>
                <w:del w:id="302" w:author="Majid" w:date="2016-12-30T16:50:00Z"/>
                <w:rFonts w:ascii="Times New Roman" w:hAnsi="Times New Roman"/>
              </w:rPr>
              <w:pPrChange w:id="303" w:author="Majid" w:date="2016-12-30T16:50:00Z">
                <w:pPr>
                  <w:jc w:val="center"/>
                </w:pPr>
              </w:pPrChange>
            </w:pPr>
            <w:del w:id="304" w:author="Majid" w:date="2016-12-30T16:50:00Z">
              <w:r w:rsidDel="00A769AD">
                <w:rPr>
                  <w:rFonts w:eastAsia="Times New Roman"/>
                  <w:color w:val="000000"/>
                </w:rPr>
                <w:delText>8.14</w:delText>
              </w:r>
              <w:r w:rsidR="00F96A1B" w:rsidDel="00A769AD">
                <w:rPr>
                  <w:rFonts w:eastAsia="Times New Roman"/>
                  <w:color w:val="000000"/>
                </w:rPr>
                <w:delText xml:space="preserve"> (</w:delText>
              </w:r>
              <w:r w:rsidR="00874124" w:rsidDel="00A769AD">
                <w:rPr>
                  <w:rFonts w:eastAsia="Times New Roman"/>
                  <w:color w:val="000000"/>
                </w:rPr>
                <w:delText>7.57, 8.71</w:delText>
              </w:r>
              <w:r w:rsidR="00F96A1B" w:rsidDel="00A769AD">
                <w:rPr>
                  <w:rFonts w:eastAsia="Times New Roman"/>
                  <w:color w:val="000000"/>
                </w:rPr>
                <w:delText>)</w:delText>
              </w:r>
            </w:del>
          </w:p>
        </w:tc>
      </w:tr>
      <w:tr w:rsidR="00A4662F" w:rsidDel="00A769AD" w14:paraId="24B444E6" w14:textId="044D78A0" w:rsidTr="00177281">
        <w:trPr>
          <w:trHeight w:val="458"/>
          <w:del w:id="305" w:author="Majid" w:date="2016-12-30T16:50:00Z"/>
        </w:trPr>
        <w:tc>
          <w:tcPr>
            <w:tcW w:w="1811" w:type="dxa"/>
          </w:tcPr>
          <w:p w14:paraId="758115B5" w14:textId="3B3A2E68" w:rsidR="00FF43B5" w:rsidRPr="00D5093E" w:rsidDel="00A769AD" w:rsidRDefault="00FF43B5">
            <w:pPr>
              <w:spacing w:after="0" w:line="480" w:lineRule="auto"/>
              <w:rPr>
                <w:del w:id="306" w:author="Majid" w:date="2016-12-30T16:50:00Z"/>
                <w:rFonts w:ascii="Times New Roman" w:hAnsi="Times New Roman"/>
              </w:rPr>
              <w:pPrChange w:id="307" w:author="Majid" w:date="2016-12-30T16:50:00Z">
                <w:pPr/>
              </w:pPrChange>
            </w:pPr>
            <w:del w:id="308" w:author="Majid" w:date="2016-12-30T16:50:00Z">
              <w:r w:rsidDel="00A769AD">
                <w:rPr>
                  <w:rFonts w:ascii="Times New Roman" w:hAnsi="Times New Roman"/>
                </w:rPr>
                <w:delText>5-14 years</w:delText>
              </w:r>
            </w:del>
          </w:p>
        </w:tc>
        <w:tc>
          <w:tcPr>
            <w:tcW w:w="1816" w:type="dxa"/>
            <w:vAlign w:val="bottom"/>
          </w:tcPr>
          <w:p w14:paraId="49D54F39" w14:textId="4E0C5FF9" w:rsidR="00FF43B5" w:rsidRPr="00D5093E" w:rsidDel="00A769AD" w:rsidRDefault="00FF43B5">
            <w:pPr>
              <w:spacing w:after="0" w:line="480" w:lineRule="auto"/>
              <w:rPr>
                <w:del w:id="309" w:author="Majid" w:date="2016-12-30T16:50:00Z"/>
                <w:rFonts w:ascii="Times New Roman" w:hAnsi="Times New Roman"/>
              </w:rPr>
              <w:pPrChange w:id="310" w:author="Majid" w:date="2016-12-30T16:50:00Z">
                <w:pPr>
                  <w:jc w:val="center"/>
                </w:pPr>
              </w:pPrChange>
            </w:pPr>
            <w:del w:id="311" w:author="Majid" w:date="2016-12-30T16:50:00Z">
              <w:r w:rsidDel="00A769AD">
                <w:rPr>
                  <w:rFonts w:eastAsia="Times New Roman"/>
                  <w:color w:val="000000"/>
                </w:rPr>
                <w:delText>6.39</w:delText>
              </w:r>
              <w:r w:rsidR="00F96A1B" w:rsidDel="00A769AD">
                <w:rPr>
                  <w:rFonts w:eastAsia="Times New Roman"/>
                  <w:color w:val="000000"/>
                </w:rPr>
                <w:delText xml:space="preserve"> (</w:delText>
              </w:r>
              <w:r w:rsidR="00505A63" w:rsidDel="00A769AD">
                <w:rPr>
                  <w:rFonts w:eastAsia="Times New Roman"/>
                  <w:color w:val="000000"/>
                </w:rPr>
                <w:delText>5.89, 6.87</w:delText>
              </w:r>
              <w:r w:rsidR="00F96A1B" w:rsidDel="00A769AD">
                <w:rPr>
                  <w:rFonts w:eastAsia="Times New Roman"/>
                  <w:color w:val="000000"/>
                </w:rPr>
                <w:delText>)</w:delText>
              </w:r>
            </w:del>
          </w:p>
        </w:tc>
        <w:tc>
          <w:tcPr>
            <w:tcW w:w="1907" w:type="dxa"/>
            <w:vAlign w:val="bottom"/>
          </w:tcPr>
          <w:p w14:paraId="742AB99C" w14:textId="7202202E" w:rsidR="00FF43B5" w:rsidRPr="00D5093E" w:rsidDel="00A769AD" w:rsidRDefault="00FF43B5">
            <w:pPr>
              <w:spacing w:after="0" w:line="480" w:lineRule="auto"/>
              <w:rPr>
                <w:del w:id="312" w:author="Majid" w:date="2016-12-30T16:50:00Z"/>
                <w:rFonts w:ascii="Times New Roman" w:hAnsi="Times New Roman"/>
              </w:rPr>
              <w:pPrChange w:id="313" w:author="Majid" w:date="2016-12-30T16:50:00Z">
                <w:pPr>
                  <w:jc w:val="center"/>
                </w:pPr>
              </w:pPrChange>
            </w:pPr>
            <w:del w:id="314" w:author="Majid" w:date="2016-12-30T16:50:00Z">
              <w:r w:rsidDel="00A769AD">
                <w:rPr>
                  <w:rFonts w:eastAsia="Times New Roman"/>
                  <w:color w:val="000000"/>
                </w:rPr>
                <w:delText>0.39</w:delText>
              </w:r>
              <w:r w:rsidR="00F96A1B" w:rsidDel="00A769AD">
                <w:rPr>
                  <w:rFonts w:eastAsia="Times New Roman"/>
                  <w:color w:val="000000"/>
                </w:rPr>
                <w:delText xml:space="preserve"> (</w:delText>
              </w:r>
              <w:r w:rsidR="00090550" w:rsidDel="00A769AD">
                <w:rPr>
                  <w:rFonts w:eastAsia="Times New Roman"/>
                  <w:color w:val="000000"/>
                </w:rPr>
                <w:delText>12.39, 0.84</w:delText>
              </w:r>
              <w:r w:rsidR="00F96A1B" w:rsidDel="00A769AD">
                <w:rPr>
                  <w:rFonts w:eastAsia="Times New Roman"/>
                  <w:color w:val="000000"/>
                </w:rPr>
                <w:delText>)</w:delText>
              </w:r>
            </w:del>
          </w:p>
        </w:tc>
        <w:tc>
          <w:tcPr>
            <w:tcW w:w="1816" w:type="dxa"/>
            <w:vAlign w:val="bottom"/>
          </w:tcPr>
          <w:p w14:paraId="768AC217" w14:textId="57429C92" w:rsidR="00FF43B5" w:rsidRPr="00D5093E" w:rsidDel="00A769AD" w:rsidRDefault="00FF43B5">
            <w:pPr>
              <w:spacing w:after="0" w:line="480" w:lineRule="auto"/>
              <w:rPr>
                <w:del w:id="315" w:author="Majid" w:date="2016-12-30T16:50:00Z"/>
                <w:rFonts w:ascii="Times New Roman" w:hAnsi="Times New Roman"/>
              </w:rPr>
              <w:pPrChange w:id="316" w:author="Majid" w:date="2016-12-30T16:50:00Z">
                <w:pPr>
                  <w:jc w:val="center"/>
                </w:pPr>
              </w:pPrChange>
            </w:pPr>
            <w:del w:id="317" w:author="Majid" w:date="2016-12-30T16:50:00Z">
              <w:r w:rsidDel="00A769AD">
                <w:rPr>
                  <w:rFonts w:eastAsia="Times New Roman"/>
                  <w:color w:val="000000"/>
                </w:rPr>
                <w:delText>-</w:delText>
              </w:r>
            </w:del>
          </w:p>
        </w:tc>
        <w:tc>
          <w:tcPr>
            <w:tcW w:w="1740" w:type="dxa"/>
            <w:vAlign w:val="bottom"/>
          </w:tcPr>
          <w:p w14:paraId="261F956D" w14:textId="3589D8C3" w:rsidR="00FF43B5" w:rsidRPr="00D5093E" w:rsidDel="00A769AD" w:rsidRDefault="00FF43B5">
            <w:pPr>
              <w:spacing w:after="0" w:line="480" w:lineRule="auto"/>
              <w:rPr>
                <w:del w:id="318" w:author="Majid" w:date="2016-12-30T16:50:00Z"/>
                <w:rFonts w:ascii="Times New Roman" w:hAnsi="Times New Roman"/>
              </w:rPr>
              <w:pPrChange w:id="319" w:author="Majid" w:date="2016-12-30T16:50:00Z">
                <w:pPr>
                  <w:jc w:val="center"/>
                </w:pPr>
              </w:pPrChange>
            </w:pPr>
            <w:del w:id="320" w:author="Majid" w:date="2016-12-30T16:50:00Z">
              <w:r w:rsidDel="00A769AD">
                <w:rPr>
                  <w:rFonts w:eastAsia="Times New Roman"/>
                  <w:color w:val="000000"/>
                </w:rPr>
                <w:delText>-</w:delText>
              </w:r>
            </w:del>
          </w:p>
        </w:tc>
      </w:tr>
      <w:tr w:rsidR="00A4662F" w:rsidDel="00A769AD" w14:paraId="6D257B4F" w14:textId="435CD452" w:rsidTr="00177281">
        <w:trPr>
          <w:trHeight w:val="450"/>
          <w:del w:id="321" w:author="Majid" w:date="2016-12-30T16:50:00Z"/>
        </w:trPr>
        <w:tc>
          <w:tcPr>
            <w:tcW w:w="1811" w:type="dxa"/>
          </w:tcPr>
          <w:p w14:paraId="32C3FE47" w14:textId="03A135D8" w:rsidR="00FF43B5" w:rsidRPr="00D5093E" w:rsidDel="00A769AD" w:rsidRDefault="00FF43B5">
            <w:pPr>
              <w:spacing w:after="0" w:line="480" w:lineRule="auto"/>
              <w:rPr>
                <w:del w:id="322" w:author="Majid" w:date="2016-12-30T16:50:00Z"/>
                <w:rFonts w:ascii="Times New Roman" w:hAnsi="Times New Roman"/>
              </w:rPr>
              <w:pPrChange w:id="323" w:author="Majid" w:date="2016-12-30T16:50:00Z">
                <w:pPr/>
              </w:pPrChange>
            </w:pPr>
            <w:del w:id="324" w:author="Majid" w:date="2016-12-30T16:50:00Z">
              <w:r w:rsidDel="00A769AD">
                <w:rPr>
                  <w:rFonts w:ascii="Times New Roman" w:hAnsi="Times New Roman"/>
                </w:rPr>
                <w:delText>15-24 years</w:delText>
              </w:r>
            </w:del>
          </w:p>
        </w:tc>
        <w:tc>
          <w:tcPr>
            <w:tcW w:w="1816" w:type="dxa"/>
            <w:vAlign w:val="bottom"/>
          </w:tcPr>
          <w:p w14:paraId="2C2A1A47" w14:textId="2D567536" w:rsidR="00FF43B5" w:rsidRPr="00D5093E" w:rsidDel="00A769AD" w:rsidRDefault="00FF43B5">
            <w:pPr>
              <w:spacing w:after="0" w:line="480" w:lineRule="auto"/>
              <w:rPr>
                <w:del w:id="325" w:author="Majid" w:date="2016-12-30T16:50:00Z"/>
                <w:rFonts w:ascii="Times New Roman" w:hAnsi="Times New Roman"/>
              </w:rPr>
              <w:pPrChange w:id="326" w:author="Majid" w:date="2016-12-30T16:50:00Z">
                <w:pPr>
                  <w:jc w:val="center"/>
                </w:pPr>
              </w:pPrChange>
            </w:pPr>
            <w:del w:id="327" w:author="Majid" w:date="2016-12-30T16:50:00Z">
              <w:r w:rsidDel="00A769AD">
                <w:rPr>
                  <w:rFonts w:eastAsia="Times New Roman"/>
                  <w:color w:val="000000"/>
                </w:rPr>
                <w:delText>7.25</w:delText>
              </w:r>
              <w:r w:rsidR="00F96A1B" w:rsidDel="00A769AD">
                <w:rPr>
                  <w:rFonts w:eastAsia="Times New Roman"/>
                  <w:color w:val="000000"/>
                </w:rPr>
                <w:delText xml:space="preserve"> (</w:delText>
              </w:r>
              <w:r w:rsidR="00505A63" w:rsidDel="00A769AD">
                <w:rPr>
                  <w:rFonts w:eastAsia="Times New Roman"/>
                  <w:color w:val="000000"/>
                </w:rPr>
                <w:delText>7.00, 7.50</w:delText>
              </w:r>
              <w:r w:rsidR="00F96A1B" w:rsidDel="00A769AD">
                <w:rPr>
                  <w:rFonts w:eastAsia="Times New Roman"/>
                  <w:color w:val="000000"/>
                </w:rPr>
                <w:delText>)</w:delText>
              </w:r>
            </w:del>
          </w:p>
        </w:tc>
        <w:tc>
          <w:tcPr>
            <w:tcW w:w="1907" w:type="dxa"/>
            <w:vAlign w:val="bottom"/>
          </w:tcPr>
          <w:p w14:paraId="23FEB1A7" w14:textId="7AD8EFE1" w:rsidR="00FF43B5" w:rsidRPr="00D5093E" w:rsidDel="00A769AD" w:rsidRDefault="00FF43B5">
            <w:pPr>
              <w:spacing w:after="0" w:line="480" w:lineRule="auto"/>
              <w:rPr>
                <w:del w:id="328" w:author="Majid" w:date="2016-12-30T16:50:00Z"/>
                <w:rFonts w:ascii="Times New Roman" w:hAnsi="Times New Roman"/>
              </w:rPr>
              <w:pPrChange w:id="329" w:author="Majid" w:date="2016-12-30T16:50:00Z">
                <w:pPr>
                  <w:jc w:val="center"/>
                </w:pPr>
              </w:pPrChange>
            </w:pPr>
            <w:del w:id="330" w:author="Majid" w:date="2016-12-30T16:50:00Z">
              <w:r w:rsidDel="00A769AD">
                <w:rPr>
                  <w:rFonts w:eastAsia="Times New Roman"/>
                  <w:color w:val="000000"/>
                </w:rPr>
                <w:delText>1.25</w:delText>
              </w:r>
              <w:r w:rsidR="00F96A1B" w:rsidDel="00A769AD">
                <w:rPr>
                  <w:rFonts w:eastAsia="Times New Roman"/>
                  <w:color w:val="000000"/>
                </w:rPr>
                <w:delText xml:space="preserve"> (</w:delText>
              </w:r>
              <w:r w:rsidR="00426E51" w:rsidDel="00A769AD">
                <w:rPr>
                  <w:rFonts w:eastAsia="Times New Roman"/>
                  <w:color w:val="000000"/>
                </w:rPr>
                <w:delText>1.07, 1.43</w:delText>
              </w:r>
              <w:r w:rsidR="00F96A1B" w:rsidDel="00A769AD">
                <w:rPr>
                  <w:rFonts w:eastAsia="Times New Roman"/>
                  <w:color w:val="000000"/>
                </w:rPr>
                <w:delText>)</w:delText>
              </w:r>
            </w:del>
          </w:p>
        </w:tc>
        <w:tc>
          <w:tcPr>
            <w:tcW w:w="1816" w:type="dxa"/>
            <w:vAlign w:val="bottom"/>
          </w:tcPr>
          <w:p w14:paraId="5A74144F" w14:textId="55934E52" w:rsidR="00FF43B5" w:rsidRPr="00D5093E" w:rsidDel="00A769AD" w:rsidRDefault="00FF43B5">
            <w:pPr>
              <w:spacing w:after="0" w:line="480" w:lineRule="auto"/>
              <w:rPr>
                <w:del w:id="331" w:author="Majid" w:date="2016-12-30T16:50:00Z"/>
                <w:rFonts w:ascii="Times New Roman" w:hAnsi="Times New Roman"/>
              </w:rPr>
              <w:pPrChange w:id="332" w:author="Majid" w:date="2016-12-30T16:50:00Z">
                <w:pPr>
                  <w:jc w:val="center"/>
                </w:pPr>
              </w:pPrChange>
            </w:pPr>
            <w:del w:id="333" w:author="Majid" w:date="2016-12-30T16:50:00Z">
              <w:r w:rsidDel="00A769AD">
                <w:rPr>
                  <w:rFonts w:eastAsia="Times New Roman"/>
                  <w:color w:val="000000"/>
                </w:rPr>
                <w:delText>-</w:delText>
              </w:r>
            </w:del>
          </w:p>
        </w:tc>
        <w:tc>
          <w:tcPr>
            <w:tcW w:w="1740" w:type="dxa"/>
            <w:vAlign w:val="bottom"/>
          </w:tcPr>
          <w:p w14:paraId="7CF20E8F" w14:textId="52A29C8E" w:rsidR="00FF43B5" w:rsidRPr="00D5093E" w:rsidDel="00A769AD" w:rsidRDefault="00FF43B5">
            <w:pPr>
              <w:spacing w:after="0" w:line="480" w:lineRule="auto"/>
              <w:rPr>
                <w:del w:id="334" w:author="Majid" w:date="2016-12-30T16:50:00Z"/>
                <w:rFonts w:ascii="Times New Roman" w:hAnsi="Times New Roman"/>
              </w:rPr>
              <w:pPrChange w:id="335" w:author="Majid" w:date="2016-12-30T16:50:00Z">
                <w:pPr>
                  <w:jc w:val="center"/>
                </w:pPr>
              </w:pPrChange>
            </w:pPr>
            <w:del w:id="336" w:author="Majid" w:date="2016-12-30T16:50:00Z">
              <w:r w:rsidDel="00A769AD">
                <w:rPr>
                  <w:rFonts w:eastAsia="Times New Roman"/>
                  <w:color w:val="000000"/>
                </w:rPr>
                <w:delText>-</w:delText>
              </w:r>
            </w:del>
          </w:p>
        </w:tc>
      </w:tr>
      <w:tr w:rsidR="00A4662F" w:rsidDel="00A769AD" w14:paraId="77F05816" w14:textId="074C2C01" w:rsidTr="00177281">
        <w:trPr>
          <w:trHeight w:val="429"/>
          <w:del w:id="337" w:author="Majid" w:date="2016-12-30T16:50:00Z"/>
        </w:trPr>
        <w:tc>
          <w:tcPr>
            <w:tcW w:w="1811" w:type="dxa"/>
          </w:tcPr>
          <w:p w14:paraId="51F86D2D" w14:textId="43FC5E66" w:rsidR="00FF43B5" w:rsidRPr="00D5093E" w:rsidDel="00A769AD" w:rsidRDefault="00FF43B5">
            <w:pPr>
              <w:spacing w:after="0" w:line="480" w:lineRule="auto"/>
              <w:rPr>
                <w:del w:id="338" w:author="Majid" w:date="2016-12-30T16:50:00Z"/>
                <w:rFonts w:ascii="Times New Roman" w:hAnsi="Times New Roman"/>
              </w:rPr>
              <w:pPrChange w:id="339" w:author="Majid" w:date="2016-12-30T16:50:00Z">
                <w:pPr/>
              </w:pPrChange>
            </w:pPr>
            <w:del w:id="340" w:author="Majid" w:date="2016-12-30T16:50:00Z">
              <w:r w:rsidDel="00A769AD">
                <w:rPr>
                  <w:rFonts w:ascii="Times New Roman" w:hAnsi="Times New Roman"/>
                </w:rPr>
                <w:delText>25-34 years</w:delText>
              </w:r>
            </w:del>
          </w:p>
        </w:tc>
        <w:tc>
          <w:tcPr>
            <w:tcW w:w="1816" w:type="dxa"/>
            <w:vAlign w:val="bottom"/>
          </w:tcPr>
          <w:p w14:paraId="7DE10F83" w14:textId="2913CF46" w:rsidR="00FF43B5" w:rsidRPr="00D5093E" w:rsidDel="00A769AD" w:rsidRDefault="00FF43B5">
            <w:pPr>
              <w:spacing w:after="0" w:line="480" w:lineRule="auto"/>
              <w:rPr>
                <w:del w:id="341" w:author="Majid" w:date="2016-12-30T16:50:00Z"/>
                <w:rFonts w:ascii="Times New Roman" w:hAnsi="Times New Roman"/>
              </w:rPr>
              <w:pPrChange w:id="342" w:author="Majid" w:date="2016-12-30T16:50:00Z">
                <w:pPr>
                  <w:jc w:val="center"/>
                </w:pPr>
              </w:pPrChange>
            </w:pPr>
            <w:del w:id="343" w:author="Majid" w:date="2016-12-30T16:50:00Z">
              <w:r w:rsidDel="00A769AD">
                <w:rPr>
                  <w:rFonts w:eastAsia="Times New Roman"/>
                  <w:color w:val="000000"/>
                </w:rPr>
                <w:delText>7.23</w:delText>
              </w:r>
              <w:r w:rsidR="00F96A1B" w:rsidDel="00A769AD">
                <w:rPr>
                  <w:rFonts w:eastAsia="Times New Roman"/>
                  <w:color w:val="000000"/>
                </w:rPr>
                <w:delText xml:space="preserve"> (</w:delText>
              </w:r>
              <w:r w:rsidR="00505A63" w:rsidDel="00A769AD">
                <w:rPr>
                  <w:rFonts w:eastAsia="Times New Roman"/>
                  <w:color w:val="000000"/>
                </w:rPr>
                <w:delText>6.73, 7.73</w:delText>
              </w:r>
              <w:r w:rsidR="00F96A1B" w:rsidDel="00A769AD">
                <w:rPr>
                  <w:rFonts w:eastAsia="Times New Roman"/>
                  <w:color w:val="000000"/>
                </w:rPr>
                <w:delText>)</w:delText>
              </w:r>
            </w:del>
          </w:p>
        </w:tc>
        <w:tc>
          <w:tcPr>
            <w:tcW w:w="1907" w:type="dxa"/>
            <w:vAlign w:val="bottom"/>
          </w:tcPr>
          <w:p w14:paraId="42812B58" w14:textId="092C8E16" w:rsidR="00FF43B5" w:rsidRPr="00D5093E" w:rsidDel="00A769AD" w:rsidRDefault="00FF43B5">
            <w:pPr>
              <w:spacing w:after="0" w:line="480" w:lineRule="auto"/>
              <w:rPr>
                <w:del w:id="344" w:author="Majid" w:date="2016-12-30T16:50:00Z"/>
                <w:rFonts w:ascii="Times New Roman" w:hAnsi="Times New Roman"/>
              </w:rPr>
              <w:pPrChange w:id="345" w:author="Majid" w:date="2016-12-30T16:50:00Z">
                <w:pPr>
                  <w:jc w:val="center"/>
                </w:pPr>
              </w:pPrChange>
            </w:pPr>
            <w:del w:id="346" w:author="Majid" w:date="2016-12-30T16:50:00Z">
              <w:r w:rsidDel="00A769AD">
                <w:rPr>
                  <w:rFonts w:eastAsia="Times New Roman"/>
                  <w:color w:val="000000"/>
                </w:rPr>
                <w:delText>1.23</w:delText>
              </w:r>
              <w:r w:rsidR="00F96A1B" w:rsidDel="00A769AD">
                <w:rPr>
                  <w:rFonts w:eastAsia="Times New Roman"/>
                  <w:color w:val="000000"/>
                </w:rPr>
                <w:delText xml:space="preserve"> (</w:delText>
              </w:r>
              <w:r w:rsidR="00426E51" w:rsidDel="00A769AD">
                <w:rPr>
                  <w:rFonts w:eastAsia="Times New Roman"/>
                  <w:color w:val="000000"/>
                </w:rPr>
                <w:delText>0.93, 1.53</w:delText>
              </w:r>
              <w:r w:rsidR="00F96A1B" w:rsidDel="00A769AD">
                <w:rPr>
                  <w:rFonts w:eastAsia="Times New Roman"/>
                  <w:color w:val="000000"/>
                </w:rPr>
                <w:delText>)</w:delText>
              </w:r>
            </w:del>
          </w:p>
        </w:tc>
        <w:tc>
          <w:tcPr>
            <w:tcW w:w="1816" w:type="dxa"/>
            <w:vAlign w:val="bottom"/>
          </w:tcPr>
          <w:p w14:paraId="129E04FE" w14:textId="5AEA6AA5" w:rsidR="00FF43B5" w:rsidRPr="00D5093E" w:rsidDel="00A769AD" w:rsidRDefault="00FF43B5">
            <w:pPr>
              <w:spacing w:after="0" w:line="480" w:lineRule="auto"/>
              <w:rPr>
                <w:del w:id="347" w:author="Majid" w:date="2016-12-30T16:50:00Z"/>
                <w:rFonts w:ascii="Times New Roman" w:hAnsi="Times New Roman"/>
              </w:rPr>
              <w:pPrChange w:id="348" w:author="Majid" w:date="2016-12-30T16:50:00Z">
                <w:pPr>
                  <w:jc w:val="center"/>
                </w:pPr>
              </w:pPrChange>
            </w:pPr>
            <w:del w:id="349" w:author="Majid" w:date="2016-12-30T16:50:00Z">
              <w:r w:rsidDel="00A769AD">
                <w:rPr>
                  <w:rFonts w:eastAsia="Times New Roman"/>
                  <w:color w:val="000000"/>
                </w:rPr>
                <w:delText>-</w:delText>
              </w:r>
            </w:del>
          </w:p>
        </w:tc>
        <w:tc>
          <w:tcPr>
            <w:tcW w:w="1740" w:type="dxa"/>
            <w:vAlign w:val="bottom"/>
          </w:tcPr>
          <w:p w14:paraId="70689A32" w14:textId="13D5ACA0" w:rsidR="00FF43B5" w:rsidRPr="00D5093E" w:rsidDel="00A769AD" w:rsidRDefault="00FF43B5">
            <w:pPr>
              <w:spacing w:after="0" w:line="480" w:lineRule="auto"/>
              <w:rPr>
                <w:del w:id="350" w:author="Majid" w:date="2016-12-30T16:50:00Z"/>
                <w:rFonts w:ascii="Times New Roman" w:hAnsi="Times New Roman"/>
              </w:rPr>
              <w:pPrChange w:id="351" w:author="Majid" w:date="2016-12-30T16:50:00Z">
                <w:pPr>
                  <w:jc w:val="center"/>
                </w:pPr>
              </w:pPrChange>
            </w:pPr>
            <w:del w:id="352" w:author="Majid" w:date="2016-12-30T16:50:00Z">
              <w:r w:rsidDel="00A769AD">
                <w:rPr>
                  <w:rFonts w:eastAsia="Times New Roman"/>
                  <w:color w:val="000000"/>
                </w:rPr>
                <w:delText>-</w:delText>
              </w:r>
            </w:del>
          </w:p>
        </w:tc>
      </w:tr>
      <w:tr w:rsidR="00A4662F" w:rsidDel="00A769AD" w14:paraId="619803FA" w14:textId="28E7576F" w:rsidTr="00177281">
        <w:trPr>
          <w:trHeight w:val="426"/>
          <w:del w:id="353" w:author="Majid" w:date="2016-12-30T16:50:00Z"/>
        </w:trPr>
        <w:tc>
          <w:tcPr>
            <w:tcW w:w="1811" w:type="dxa"/>
          </w:tcPr>
          <w:p w14:paraId="5A7041CC" w14:textId="200B254B" w:rsidR="00FF43B5" w:rsidRPr="00D5093E" w:rsidDel="00A769AD" w:rsidRDefault="00FF43B5">
            <w:pPr>
              <w:spacing w:after="0" w:line="480" w:lineRule="auto"/>
              <w:rPr>
                <w:del w:id="354" w:author="Majid" w:date="2016-12-30T16:50:00Z"/>
                <w:rFonts w:ascii="Times New Roman" w:hAnsi="Times New Roman"/>
              </w:rPr>
              <w:pPrChange w:id="355" w:author="Majid" w:date="2016-12-30T16:50:00Z">
                <w:pPr/>
              </w:pPrChange>
            </w:pPr>
            <w:del w:id="356" w:author="Majid" w:date="2016-12-30T16:50:00Z">
              <w:r w:rsidDel="00A769AD">
                <w:rPr>
                  <w:rFonts w:ascii="Times New Roman" w:hAnsi="Times New Roman"/>
                </w:rPr>
                <w:delText>35-44 years</w:delText>
              </w:r>
            </w:del>
          </w:p>
        </w:tc>
        <w:tc>
          <w:tcPr>
            <w:tcW w:w="1816" w:type="dxa"/>
            <w:vAlign w:val="bottom"/>
          </w:tcPr>
          <w:p w14:paraId="59135446" w14:textId="7E9A273B" w:rsidR="00FF43B5" w:rsidRPr="00D5093E" w:rsidDel="00A769AD" w:rsidRDefault="00FF43B5">
            <w:pPr>
              <w:spacing w:after="0" w:line="480" w:lineRule="auto"/>
              <w:rPr>
                <w:del w:id="357" w:author="Majid" w:date="2016-12-30T16:50:00Z"/>
                <w:rFonts w:ascii="Times New Roman" w:hAnsi="Times New Roman"/>
              </w:rPr>
              <w:pPrChange w:id="358" w:author="Majid" w:date="2016-12-30T16:50:00Z">
                <w:pPr>
                  <w:jc w:val="center"/>
                </w:pPr>
              </w:pPrChange>
            </w:pPr>
            <w:del w:id="359" w:author="Majid" w:date="2016-12-30T16:50:00Z">
              <w:r w:rsidDel="00A769AD">
                <w:rPr>
                  <w:rFonts w:eastAsia="Times New Roman"/>
                  <w:color w:val="000000"/>
                </w:rPr>
                <w:delText>-</w:delText>
              </w:r>
            </w:del>
          </w:p>
        </w:tc>
        <w:tc>
          <w:tcPr>
            <w:tcW w:w="1907" w:type="dxa"/>
            <w:vAlign w:val="bottom"/>
          </w:tcPr>
          <w:p w14:paraId="1F99080D" w14:textId="7BAA3D39" w:rsidR="00FF43B5" w:rsidRPr="00D5093E" w:rsidDel="00A769AD" w:rsidRDefault="00FF43B5">
            <w:pPr>
              <w:spacing w:after="0" w:line="480" w:lineRule="auto"/>
              <w:rPr>
                <w:del w:id="360" w:author="Majid" w:date="2016-12-30T16:50:00Z"/>
                <w:rFonts w:ascii="Times New Roman" w:hAnsi="Times New Roman"/>
              </w:rPr>
              <w:pPrChange w:id="361" w:author="Majid" w:date="2016-12-30T16:50:00Z">
                <w:pPr>
                  <w:jc w:val="center"/>
                </w:pPr>
              </w:pPrChange>
            </w:pPr>
            <w:del w:id="362" w:author="Majid" w:date="2016-12-30T16:50:00Z">
              <w:r w:rsidDel="00A769AD">
                <w:rPr>
                  <w:rFonts w:eastAsia="Times New Roman"/>
                  <w:color w:val="000000"/>
                </w:rPr>
                <w:delText>-</w:delText>
              </w:r>
            </w:del>
          </w:p>
        </w:tc>
        <w:tc>
          <w:tcPr>
            <w:tcW w:w="1816" w:type="dxa"/>
            <w:vAlign w:val="bottom"/>
          </w:tcPr>
          <w:p w14:paraId="7A1ABC79" w14:textId="60ACF655" w:rsidR="00FF43B5" w:rsidRPr="00D5093E" w:rsidDel="00A769AD" w:rsidRDefault="00FF43B5">
            <w:pPr>
              <w:spacing w:after="0" w:line="480" w:lineRule="auto"/>
              <w:rPr>
                <w:del w:id="363" w:author="Majid" w:date="2016-12-30T16:50:00Z"/>
                <w:rFonts w:ascii="Times New Roman" w:hAnsi="Times New Roman"/>
              </w:rPr>
              <w:pPrChange w:id="364" w:author="Majid" w:date="2016-12-30T16:50:00Z">
                <w:pPr>
                  <w:jc w:val="center"/>
                </w:pPr>
              </w:pPrChange>
            </w:pPr>
            <w:del w:id="365" w:author="Majid" w:date="2016-12-30T16:50:00Z">
              <w:r w:rsidDel="00A769AD">
                <w:rPr>
                  <w:rFonts w:eastAsia="Times New Roman"/>
                  <w:color w:val="000000"/>
                </w:rPr>
                <w:delText>1.10</w:delText>
              </w:r>
              <w:r w:rsidR="00F96A1B" w:rsidDel="00A769AD">
                <w:rPr>
                  <w:rFonts w:eastAsia="Times New Roman"/>
                  <w:color w:val="000000"/>
                </w:rPr>
                <w:delText xml:space="preserve"> (</w:delText>
              </w:r>
              <w:r w:rsidR="0080293E" w:rsidDel="00A769AD">
                <w:rPr>
                  <w:rFonts w:eastAsia="Times New Roman"/>
                  <w:color w:val="000000"/>
                </w:rPr>
                <w:delText>0.11,2.12</w:delText>
              </w:r>
              <w:r w:rsidR="00F96A1B" w:rsidDel="00A769AD">
                <w:rPr>
                  <w:rFonts w:eastAsia="Times New Roman"/>
                  <w:color w:val="000000"/>
                </w:rPr>
                <w:delText>)</w:delText>
              </w:r>
            </w:del>
          </w:p>
        </w:tc>
        <w:tc>
          <w:tcPr>
            <w:tcW w:w="1740" w:type="dxa"/>
            <w:vAlign w:val="bottom"/>
          </w:tcPr>
          <w:p w14:paraId="4CD6A580" w14:textId="763D4E07" w:rsidR="00FF43B5" w:rsidRPr="00D5093E" w:rsidDel="00A769AD" w:rsidRDefault="00FF43B5">
            <w:pPr>
              <w:spacing w:after="0" w:line="480" w:lineRule="auto"/>
              <w:rPr>
                <w:del w:id="366" w:author="Majid" w:date="2016-12-30T16:50:00Z"/>
                <w:rFonts w:ascii="Times New Roman" w:hAnsi="Times New Roman"/>
              </w:rPr>
              <w:pPrChange w:id="367" w:author="Majid" w:date="2016-12-30T16:50:00Z">
                <w:pPr>
                  <w:jc w:val="center"/>
                </w:pPr>
              </w:pPrChange>
            </w:pPr>
            <w:del w:id="368" w:author="Majid" w:date="2016-12-30T16:50:00Z">
              <w:r w:rsidDel="00A769AD">
                <w:rPr>
                  <w:rFonts w:eastAsia="Times New Roman"/>
                  <w:color w:val="000000"/>
                </w:rPr>
                <w:delText>7.10</w:delText>
              </w:r>
              <w:r w:rsidR="00F96A1B" w:rsidDel="00A769AD">
                <w:rPr>
                  <w:rFonts w:eastAsia="Times New Roman"/>
                  <w:color w:val="000000"/>
                </w:rPr>
                <w:delText xml:space="preserve"> (</w:delText>
              </w:r>
              <w:r w:rsidR="00FD5404" w:rsidDel="00A769AD">
                <w:rPr>
                  <w:rFonts w:eastAsia="Times New Roman"/>
                  <w:color w:val="000000"/>
                </w:rPr>
                <w:delText>6.74, 7.48</w:delText>
              </w:r>
              <w:r w:rsidR="00F96A1B" w:rsidDel="00A769AD">
                <w:rPr>
                  <w:rFonts w:eastAsia="Times New Roman"/>
                  <w:color w:val="000000"/>
                </w:rPr>
                <w:delText>)</w:delText>
              </w:r>
            </w:del>
          </w:p>
        </w:tc>
      </w:tr>
      <w:tr w:rsidR="00A4662F" w:rsidDel="00A769AD" w14:paraId="1E505620" w14:textId="0C0E65B9" w:rsidTr="00177281">
        <w:trPr>
          <w:trHeight w:val="450"/>
          <w:del w:id="369" w:author="Majid" w:date="2016-12-30T16:50:00Z"/>
        </w:trPr>
        <w:tc>
          <w:tcPr>
            <w:tcW w:w="1811" w:type="dxa"/>
          </w:tcPr>
          <w:p w14:paraId="1FDD7DEA" w14:textId="2360A25A" w:rsidR="00FF43B5" w:rsidRPr="00D5093E" w:rsidDel="00A769AD" w:rsidRDefault="00FF43B5">
            <w:pPr>
              <w:spacing w:after="0" w:line="480" w:lineRule="auto"/>
              <w:rPr>
                <w:del w:id="370" w:author="Majid" w:date="2016-12-30T16:50:00Z"/>
                <w:rFonts w:ascii="Times New Roman" w:hAnsi="Times New Roman"/>
              </w:rPr>
              <w:pPrChange w:id="371" w:author="Majid" w:date="2016-12-30T16:50:00Z">
                <w:pPr/>
              </w:pPrChange>
            </w:pPr>
            <w:del w:id="372" w:author="Majid" w:date="2016-12-30T16:50:00Z">
              <w:r w:rsidDel="00A769AD">
                <w:rPr>
                  <w:rFonts w:ascii="Times New Roman" w:hAnsi="Times New Roman"/>
                </w:rPr>
                <w:delText>45-54 years</w:delText>
              </w:r>
            </w:del>
          </w:p>
        </w:tc>
        <w:tc>
          <w:tcPr>
            <w:tcW w:w="1816" w:type="dxa"/>
            <w:vAlign w:val="bottom"/>
          </w:tcPr>
          <w:p w14:paraId="017FF733" w14:textId="4CA538AF" w:rsidR="00FF43B5" w:rsidRPr="00D5093E" w:rsidDel="00A769AD" w:rsidRDefault="00FF43B5">
            <w:pPr>
              <w:spacing w:after="0" w:line="480" w:lineRule="auto"/>
              <w:rPr>
                <w:del w:id="373" w:author="Majid" w:date="2016-12-30T16:50:00Z"/>
                <w:rFonts w:ascii="Times New Roman" w:hAnsi="Times New Roman"/>
              </w:rPr>
              <w:pPrChange w:id="374" w:author="Majid" w:date="2016-12-30T16:50:00Z">
                <w:pPr>
                  <w:jc w:val="center"/>
                </w:pPr>
              </w:pPrChange>
            </w:pPr>
            <w:del w:id="375" w:author="Majid" w:date="2016-12-30T16:50:00Z">
              <w:r w:rsidDel="00A769AD">
                <w:rPr>
                  <w:rFonts w:eastAsia="Times New Roman"/>
                  <w:color w:val="000000"/>
                </w:rPr>
                <w:delText>1.61</w:delText>
              </w:r>
              <w:r w:rsidR="00F96A1B" w:rsidDel="00A769AD">
                <w:rPr>
                  <w:rFonts w:eastAsia="Times New Roman"/>
                  <w:color w:val="000000"/>
                </w:rPr>
                <w:delText xml:space="preserve"> (</w:delText>
              </w:r>
              <w:r w:rsidR="00505A63" w:rsidDel="00A769AD">
                <w:rPr>
                  <w:rFonts w:eastAsia="Times New Roman"/>
                  <w:color w:val="000000"/>
                </w:rPr>
                <w:delText>1.23, 1.94</w:delText>
              </w:r>
              <w:r w:rsidR="00F96A1B" w:rsidDel="00A769AD">
                <w:rPr>
                  <w:rFonts w:eastAsia="Times New Roman"/>
                  <w:color w:val="000000"/>
                </w:rPr>
                <w:delText>)</w:delText>
              </w:r>
            </w:del>
          </w:p>
        </w:tc>
        <w:tc>
          <w:tcPr>
            <w:tcW w:w="1907" w:type="dxa"/>
            <w:vAlign w:val="bottom"/>
          </w:tcPr>
          <w:p w14:paraId="0F3449A9" w14:textId="47F5E43F" w:rsidR="00FF43B5" w:rsidRPr="00D5093E" w:rsidDel="00A769AD" w:rsidRDefault="00FF43B5">
            <w:pPr>
              <w:spacing w:after="0" w:line="480" w:lineRule="auto"/>
              <w:rPr>
                <w:del w:id="376" w:author="Majid" w:date="2016-12-30T16:50:00Z"/>
                <w:rFonts w:ascii="Times New Roman" w:hAnsi="Times New Roman"/>
              </w:rPr>
              <w:pPrChange w:id="377" w:author="Majid" w:date="2016-12-30T16:50:00Z">
                <w:pPr>
                  <w:jc w:val="center"/>
                </w:pPr>
              </w:pPrChange>
            </w:pPr>
            <w:del w:id="378" w:author="Majid" w:date="2016-12-30T16:50:00Z">
              <w:r w:rsidDel="00A769AD">
                <w:rPr>
                  <w:rFonts w:eastAsia="Times New Roman"/>
                  <w:color w:val="000000"/>
                </w:rPr>
                <w:delText>7.61</w:delText>
              </w:r>
              <w:r w:rsidR="00F96A1B" w:rsidDel="00A769AD">
                <w:rPr>
                  <w:rFonts w:eastAsia="Times New Roman"/>
                  <w:color w:val="000000"/>
                </w:rPr>
                <w:delText xml:space="preserve"> (</w:delText>
              </w:r>
              <w:r w:rsidR="00426E51" w:rsidDel="00A769AD">
                <w:rPr>
                  <w:rFonts w:eastAsia="Times New Roman"/>
                  <w:color w:val="000000"/>
                </w:rPr>
                <w:delText>7.40, 7.83</w:delText>
              </w:r>
              <w:r w:rsidR="00F96A1B" w:rsidDel="00A769AD">
                <w:rPr>
                  <w:rFonts w:eastAsia="Times New Roman"/>
                  <w:color w:val="000000"/>
                </w:rPr>
                <w:delText>)</w:delText>
              </w:r>
            </w:del>
          </w:p>
        </w:tc>
        <w:tc>
          <w:tcPr>
            <w:tcW w:w="1816" w:type="dxa"/>
            <w:vAlign w:val="bottom"/>
          </w:tcPr>
          <w:p w14:paraId="05516165" w14:textId="383553CB" w:rsidR="00FF43B5" w:rsidRPr="00D5093E" w:rsidDel="00A769AD" w:rsidRDefault="00FF43B5">
            <w:pPr>
              <w:spacing w:after="0" w:line="480" w:lineRule="auto"/>
              <w:rPr>
                <w:del w:id="379" w:author="Majid" w:date="2016-12-30T16:50:00Z"/>
                <w:rFonts w:ascii="Times New Roman" w:hAnsi="Times New Roman"/>
              </w:rPr>
              <w:pPrChange w:id="380" w:author="Majid" w:date="2016-12-30T16:50:00Z">
                <w:pPr>
                  <w:jc w:val="center"/>
                </w:pPr>
              </w:pPrChange>
            </w:pPr>
            <w:del w:id="381" w:author="Majid" w:date="2016-12-30T16:50:00Z">
              <w:r w:rsidDel="00A769AD">
                <w:rPr>
                  <w:rFonts w:eastAsia="Times New Roman"/>
                  <w:color w:val="000000"/>
                </w:rPr>
                <w:delText>1.38</w:delText>
              </w:r>
              <w:r w:rsidR="00F96A1B" w:rsidDel="00A769AD">
                <w:rPr>
                  <w:rFonts w:eastAsia="Times New Roman"/>
                  <w:color w:val="000000"/>
                </w:rPr>
                <w:delText xml:space="preserve"> (</w:delText>
              </w:r>
              <w:r w:rsidR="009B1D00" w:rsidDel="00A769AD">
                <w:rPr>
                  <w:rFonts w:eastAsia="Times New Roman"/>
                  <w:color w:val="000000"/>
                </w:rPr>
                <w:delText>0.98, 1.74</w:delText>
              </w:r>
              <w:r w:rsidR="00F96A1B" w:rsidDel="00A769AD">
                <w:rPr>
                  <w:rFonts w:eastAsia="Times New Roman"/>
                  <w:color w:val="000000"/>
                </w:rPr>
                <w:delText>)</w:delText>
              </w:r>
            </w:del>
          </w:p>
        </w:tc>
        <w:tc>
          <w:tcPr>
            <w:tcW w:w="1740" w:type="dxa"/>
            <w:vAlign w:val="bottom"/>
          </w:tcPr>
          <w:p w14:paraId="63FA8F17" w14:textId="7963FDD9" w:rsidR="00FF43B5" w:rsidRPr="00D5093E" w:rsidDel="00A769AD" w:rsidRDefault="00FF43B5">
            <w:pPr>
              <w:spacing w:after="0" w:line="480" w:lineRule="auto"/>
              <w:rPr>
                <w:del w:id="382" w:author="Majid" w:date="2016-12-30T16:50:00Z"/>
                <w:rFonts w:ascii="Times New Roman" w:hAnsi="Times New Roman"/>
              </w:rPr>
              <w:pPrChange w:id="383" w:author="Majid" w:date="2016-12-30T16:50:00Z">
                <w:pPr>
                  <w:jc w:val="center"/>
                </w:pPr>
              </w:pPrChange>
            </w:pPr>
            <w:del w:id="384" w:author="Majid" w:date="2016-12-30T16:50:00Z">
              <w:r w:rsidDel="00A769AD">
                <w:rPr>
                  <w:rFonts w:eastAsia="Times New Roman"/>
                  <w:color w:val="000000"/>
                </w:rPr>
                <w:delText>7.38</w:delText>
              </w:r>
              <w:r w:rsidR="00F96A1B" w:rsidDel="00A769AD">
                <w:rPr>
                  <w:rFonts w:eastAsia="Times New Roman"/>
                  <w:color w:val="000000"/>
                </w:rPr>
                <w:delText xml:space="preserve"> (</w:delText>
              </w:r>
              <w:r w:rsidR="00FD5404" w:rsidDel="00A769AD">
                <w:rPr>
                  <w:rFonts w:eastAsia="Times New Roman"/>
                  <w:color w:val="000000"/>
                </w:rPr>
                <w:delText>7.19, 7.57</w:delText>
              </w:r>
              <w:r w:rsidR="00F96A1B" w:rsidDel="00A769AD">
                <w:rPr>
                  <w:rFonts w:eastAsia="Times New Roman"/>
                  <w:color w:val="000000"/>
                </w:rPr>
                <w:delText>)</w:delText>
              </w:r>
            </w:del>
          </w:p>
        </w:tc>
      </w:tr>
      <w:tr w:rsidR="0005500F" w:rsidDel="00A769AD" w14:paraId="44C6736E" w14:textId="3FDD4059" w:rsidTr="00177281">
        <w:trPr>
          <w:trHeight w:val="431"/>
          <w:del w:id="385" w:author="Majid" w:date="2016-12-30T16:50:00Z"/>
        </w:trPr>
        <w:tc>
          <w:tcPr>
            <w:tcW w:w="1811" w:type="dxa"/>
          </w:tcPr>
          <w:p w14:paraId="0B04CB44" w14:textId="6994AD13" w:rsidR="00FF43B5" w:rsidRPr="00D5093E" w:rsidDel="00A769AD" w:rsidRDefault="00FF43B5">
            <w:pPr>
              <w:spacing w:after="0" w:line="480" w:lineRule="auto"/>
              <w:rPr>
                <w:del w:id="386" w:author="Majid" w:date="2016-12-30T16:50:00Z"/>
                <w:rFonts w:ascii="Times New Roman" w:hAnsi="Times New Roman"/>
              </w:rPr>
              <w:pPrChange w:id="387" w:author="Majid" w:date="2016-12-30T16:50:00Z">
                <w:pPr/>
              </w:pPrChange>
            </w:pPr>
            <w:del w:id="388" w:author="Majid" w:date="2016-12-30T16:50:00Z">
              <w:r w:rsidDel="00A769AD">
                <w:rPr>
                  <w:rFonts w:ascii="Times New Roman" w:hAnsi="Times New Roman"/>
                </w:rPr>
                <w:delText>55-64 years</w:delText>
              </w:r>
            </w:del>
          </w:p>
        </w:tc>
        <w:tc>
          <w:tcPr>
            <w:tcW w:w="1816" w:type="dxa"/>
            <w:vAlign w:val="bottom"/>
          </w:tcPr>
          <w:p w14:paraId="7ED4FCD7" w14:textId="77CEEC86" w:rsidR="00FF43B5" w:rsidRPr="00D5093E" w:rsidDel="00A769AD" w:rsidRDefault="00FF43B5">
            <w:pPr>
              <w:spacing w:after="0" w:line="480" w:lineRule="auto"/>
              <w:rPr>
                <w:del w:id="389" w:author="Majid" w:date="2016-12-30T16:50:00Z"/>
                <w:rFonts w:ascii="Times New Roman" w:hAnsi="Times New Roman"/>
              </w:rPr>
              <w:pPrChange w:id="390" w:author="Majid" w:date="2016-12-30T16:50:00Z">
                <w:pPr>
                  <w:jc w:val="center"/>
                </w:pPr>
              </w:pPrChange>
            </w:pPr>
            <w:del w:id="391" w:author="Majid" w:date="2016-12-30T16:50:00Z">
              <w:r w:rsidDel="00A769AD">
                <w:rPr>
                  <w:rFonts w:eastAsia="Times New Roman"/>
                  <w:color w:val="000000"/>
                </w:rPr>
                <w:delText>1.62</w:delText>
              </w:r>
              <w:r w:rsidR="00F96A1B" w:rsidDel="00A769AD">
                <w:rPr>
                  <w:rFonts w:eastAsia="Times New Roman"/>
                  <w:color w:val="000000"/>
                </w:rPr>
                <w:delText xml:space="preserve"> (</w:delText>
              </w:r>
              <w:r w:rsidR="00505A63" w:rsidDel="00A769AD">
                <w:rPr>
                  <w:rFonts w:eastAsia="Times New Roman"/>
                  <w:color w:val="000000"/>
                </w:rPr>
                <w:delText>1.48, 1.75</w:delText>
              </w:r>
              <w:r w:rsidR="00F96A1B" w:rsidDel="00A769AD">
                <w:rPr>
                  <w:rFonts w:eastAsia="Times New Roman"/>
                  <w:color w:val="000000"/>
                </w:rPr>
                <w:delText>)</w:delText>
              </w:r>
            </w:del>
          </w:p>
        </w:tc>
        <w:tc>
          <w:tcPr>
            <w:tcW w:w="1907" w:type="dxa"/>
            <w:vAlign w:val="bottom"/>
          </w:tcPr>
          <w:p w14:paraId="51F6A7AC" w14:textId="325971E6" w:rsidR="00FF43B5" w:rsidRPr="00D5093E" w:rsidDel="00A769AD" w:rsidRDefault="00FF43B5">
            <w:pPr>
              <w:spacing w:after="0" w:line="480" w:lineRule="auto"/>
              <w:rPr>
                <w:del w:id="392" w:author="Majid" w:date="2016-12-30T16:50:00Z"/>
                <w:rFonts w:ascii="Times New Roman" w:hAnsi="Times New Roman"/>
              </w:rPr>
              <w:pPrChange w:id="393" w:author="Majid" w:date="2016-12-30T16:50:00Z">
                <w:pPr>
                  <w:jc w:val="center"/>
                </w:pPr>
              </w:pPrChange>
            </w:pPr>
            <w:del w:id="394" w:author="Majid" w:date="2016-12-30T16:50:00Z">
              <w:r w:rsidDel="00A769AD">
                <w:rPr>
                  <w:rFonts w:eastAsia="Times New Roman"/>
                  <w:color w:val="000000"/>
                </w:rPr>
                <w:delText>7.62</w:delText>
              </w:r>
              <w:r w:rsidR="00F96A1B" w:rsidDel="00A769AD">
                <w:rPr>
                  <w:rFonts w:eastAsia="Times New Roman"/>
                  <w:color w:val="000000"/>
                </w:rPr>
                <w:delText xml:space="preserve"> (</w:delText>
              </w:r>
              <w:r w:rsidR="00426E51" w:rsidDel="00A769AD">
                <w:rPr>
                  <w:rFonts w:eastAsia="Times New Roman"/>
                  <w:color w:val="000000"/>
                </w:rPr>
                <w:delText>7.53, 7.71</w:delText>
              </w:r>
              <w:r w:rsidR="00F96A1B" w:rsidDel="00A769AD">
                <w:rPr>
                  <w:rFonts w:eastAsia="Times New Roman"/>
                  <w:color w:val="000000"/>
                </w:rPr>
                <w:delText>)</w:delText>
              </w:r>
            </w:del>
          </w:p>
        </w:tc>
        <w:tc>
          <w:tcPr>
            <w:tcW w:w="1816" w:type="dxa"/>
            <w:vAlign w:val="bottom"/>
          </w:tcPr>
          <w:p w14:paraId="23460232" w14:textId="7C3352EC" w:rsidR="00FF43B5" w:rsidRPr="00D5093E" w:rsidDel="00A769AD" w:rsidRDefault="00FF43B5">
            <w:pPr>
              <w:spacing w:after="0" w:line="480" w:lineRule="auto"/>
              <w:rPr>
                <w:del w:id="395" w:author="Majid" w:date="2016-12-30T16:50:00Z"/>
                <w:rFonts w:ascii="Times New Roman" w:hAnsi="Times New Roman"/>
              </w:rPr>
              <w:pPrChange w:id="396" w:author="Majid" w:date="2016-12-30T16:50:00Z">
                <w:pPr>
                  <w:jc w:val="center"/>
                </w:pPr>
              </w:pPrChange>
            </w:pPr>
            <w:del w:id="397" w:author="Majid" w:date="2016-12-30T16:50:00Z">
              <w:r w:rsidDel="00A769AD">
                <w:rPr>
                  <w:rFonts w:eastAsia="Times New Roman"/>
                  <w:color w:val="000000"/>
                </w:rPr>
                <w:delText>1.56</w:delText>
              </w:r>
              <w:r w:rsidR="00F96A1B" w:rsidDel="00A769AD">
                <w:rPr>
                  <w:rFonts w:eastAsia="Times New Roman"/>
                  <w:color w:val="000000"/>
                </w:rPr>
                <w:delText xml:space="preserve"> (</w:delText>
              </w:r>
              <w:r w:rsidR="00953FD4" w:rsidDel="00A769AD">
                <w:rPr>
                  <w:rFonts w:eastAsia="Times New Roman"/>
                  <w:color w:val="000000"/>
                </w:rPr>
                <w:delText>1.39, 1.74</w:delText>
              </w:r>
              <w:r w:rsidR="00F96A1B" w:rsidDel="00A769AD">
                <w:rPr>
                  <w:rFonts w:eastAsia="Times New Roman"/>
                  <w:color w:val="000000"/>
                </w:rPr>
                <w:delText>)</w:delText>
              </w:r>
            </w:del>
          </w:p>
        </w:tc>
        <w:tc>
          <w:tcPr>
            <w:tcW w:w="1740" w:type="dxa"/>
            <w:vAlign w:val="bottom"/>
          </w:tcPr>
          <w:p w14:paraId="7E8B659F" w14:textId="4BB02737" w:rsidR="00FF43B5" w:rsidRPr="00D5093E" w:rsidDel="00A769AD" w:rsidRDefault="00FF43B5">
            <w:pPr>
              <w:spacing w:after="0" w:line="480" w:lineRule="auto"/>
              <w:rPr>
                <w:del w:id="398" w:author="Majid" w:date="2016-12-30T16:50:00Z"/>
                <w:rFonts w:ascii="Times New Roman" w:hAnsi="Times New Roman"/>
              </w:rPr>
              <w:pPrChange w:id="399" w:author="Majid" w:date="2016-12-30T16:50:00Z">
                <w:pPr>
                  <w:jc w:val="center"/>
                </w:pPr>
              </w:pPrChange>
            </w:pPr>
            <w:del w:id="400" w:author="Majid" w:date="2016-12-30T16:50:00Z">
              <w:r w:rsidDel="00A769AD">
                <w:rPr>
                  <w:rFonts w:eastAsia="Times New Roman"/>
                  <w:color w:val="000000"/>
                </w:rPr>
                <w:delText>7.56</w:delText>
              </w:r>
              <w:r w:rsidR="00F96A1B" w:rsidDel="00A769AD">
                <w:rPr>
                  <w:rFonts w:eastAsia="Times New Roman"/>
                  <w:color w:val="000000"/>
                </w:rPr>
                <w:delText xml:space="preserve"> (</w:delText>
              </w:r>
              <w:r w:rsidR="00FD5404" w:rsidDel="00A769AD">
                <w:rPr>
                  <w:rFonts w:eastAsia="Times New Roman"/>
                  <w:color w:val="000000"/>
                </w:rPr>
                <w:delText>7.47, 7.65</w:delText>
              </w:r>
              <w:r w:rsidR="00F96A1B" w:rsidDel="00A769AD">
                <w:rPr>
                  <w:rFonts w:eastAsia="Times New Roman"/>
                  <w:color w:val="000000"/>
                </w:rPr>
                <w:delText>)</w:delText>
              </w:r>
            </w:del>
          </w:p>
        </w:tc>
      </w:tr>
      <w:tr w:rsidR="00A4662F" w:rsidDel="00A769AD" w14:paraId="5C8DB135" w14:textId="7C92CB77" w:rsidTr="00177281">
        <w:trPr>
          <w:trHeight w:val="450"/>
          <w:del w:id="401" w:author="Majid" w:date="2016-12-30T16:50:00Z"/>
        </w:trPr>
        <w:tc>
          <w:tcPr>
            <w:tcW w:w="1811" w:type="dxa"/>
          </w:tcPr>
          <w:p w14:paraId="0C4727BE" w14:textId="127D675E" w:rsidR="00FF43B5" w:rsidRPr="00D5093E" w:rsidDel="00A769AD" w:rsidRDefault="00FF43B5">
            <w:pPr>
              <w:spacing w:after="0" w:line="480" w:lineRule="auto"/>
              <w:rPr>
                <w:del w:id="402" w:author="Majid" w:date="2016-12-30T16:50:00Z"/>
                <w:rFonts w:ascii="Times New Roman" w:hAnsi="Times New Roman"/>
              </w:rPr>
              <w:pPrChange w:id="403" w:author="Majid" w:date="2016-12-30T16:50:00Z">
                <w:pPr/>
              </w:pPrChange>
            </w:pPr>
            <w:del w:id="404" w:author="Majid" w:date="2016-12-30T16:50:00Z">
              <w:r w:rsidDel="00A769AD">
                <w:rPr>
                  <w:rFonts w:ascii="Times New Roman" w:hAnsi="Times New Roman"/>
                </w:rPr>
                <w:delText>65-74 years</w:delText>
              </w:r>
            </w:del>
          </w:p>
        </w:tc>
        <w:tc>
          <w:tcPr>
            <w:tcW w:w="1816" w:type="dxa"/>
            <w:vAlign w:val="bottom"/>
          </w:tcPr>
          <w:p w14:paraId="5C2A19B8" w14:textId="3CB02C2C" w:rsidR="00FF43B5" w:rsidRPr="00D5093E" w:rsidDel="00A769AD" w:rsidRDefault="00FF43B5">
            <w:pPr>
              <w:spacing w:after="0" w:line="480" w:lineRule="auto"/>
              <w:rPr>
                <w:del w:id="405" w:author="Majid" w:date="2016-12-30T16:50:00Z"/>
                <w:rFonts w:ascii="Times New Roman" w:hAnsi="Times New Roman"/>
              </w:rPr>
              <w:pPrChange w:id="406" w:author="Majid" w:date="2016-12-30T16:50:00Z">
                <w:pPr>
                  <w:jc w:val="center"/>
                </w:pPr>
              </w:pPrChange>
            </w:pPr>
            <w:del w:id="407" w:author="Majid" w:date="2016-12-30T16:50:00Z">
              <w:r w:rsidDel="00A769AD">
                <w:rPr>
                  <w:rFonts w:eastAsia="Times New Roman"/>
                  <w:color w:val="000000"/>
                </w:rPr>
                <w:delText>1.67</w:delText>
              </w:r>
              <w:r w:rsidR="00F96A1B" w:rsidDel="00A769AD">
                <w:rPr>
                  <w:rFonts w:eastAsia="Times New Roman"/>
                  <w:color w:val="000000"/>
                </w:rPr>
                <w:delText xml:space="preserve"> (</w:delText>
              </w:r>
              <w:r w:rsidR="00505A63" w:rsidDel="00A769AD">
                <w:rPr>
                  <w:rFonts w:eastAsia="Times New Roman"/>
                  <w:color w:val="000000"/>
                </w:rPr>
                <w:delText>1.61, 1.74</w:delText>
              </w:r>
              <w:r w:rsidR="00F96A1B" w:rsidDel="00A769AD">
                <w:rPr>
                  <w:rFonts w:eastAsia="Times New Roman"/>
                  <w:color w:val="000000"/>
                </w:rPr>
                <w:delText>)</w:delText>
              </w:r>
            </w:del>
          </w:p>
        </w:tc>
        <w:tc>
          <w:tcPr>
            <w:tcW w:w="1907" w:type="dxa"/>
            <w:vAlign w:val="bottom"/>
          </w:tcPr>
          <w:p w14:paraId="20CC6344" w14:textId="7ED76213" w:rsidR="00FF43B5" w:rsidRPr="00D5093E" w:rsidDel="00A769AD" w:rsidRDefault="00FF43B5">
            <w:pPr>
              <w:spacing w:after="0" w:line="480" w:lineRule="auto"/>
              <w:rPr>
                <w:del w:id="408" w:author="Majid" w:date="2016-12-30T16:50:00Z"/>
                <w:rFonts w:ascii="Times New Roman" w:hAnsi="Times New Roman"/>
              </w:rPr>
              <w:pPrChange w:id="409" w:author="Majid" w:date="2016-12-30T16:50:00Z">
                <w:pPr>
                  <w:jc w:val="center"/>
                </w:pPr>
              </w:pPrChange>
            </w:pPr>
            <w:del w:id="410" w:author="Majid" w:date="2016-12-30T16:50:00Z">
              <w:r w:rsidDel="00A769AD">
                <w:rPr>
                  <w:rFonts w:eastAsia="Times New Roman"/>
                  <w:color w:val="000000"/>
                </w:rPr>
                <w:delText>7.67</w:delText>
              </w:r>
              <w:r w:rsidR="00F96A1B" w:rsidDel="00A769AD">
                <w:rPr>
                  <w:rFonts w:eastAsia="Times New Roman"/>
                  <w:color w:val="000000"/>
                </w:rPr>
                <w:delText xml:space="preserve"> (</w:delText>
              </w:r>
              <w:r w:rsidR="00426E51" w:rsidDel="00A769AD">
                <w:rPr>
                  <w:rFonts w:eastAsia="Times New Roman"/>
                  <w:color w:val="000000"/>
                </w:rPr>
                <w:delText>7.63, 7.72</w:delText>
              </w:r>
              <w:r w:rsidR="00F96A1B" w:rsidDel="00A769AD">
                <w:rPr>
                  <w:rFonts w:eastAsia="Times New Roman"/>
                  <w:color w:val="000000"/>
                </w:rPr>
                <w:delText>)</w:delText>
              </w:r>
            </w:del>
          </w:p>
        </w:tc>
        <w:tc>
          <w:tcPr>
            <w:tcW w:w="1816" w:type="dxa"/>
            <w:vAlign w:val="bottom"/>
          </w:tcPr>
          <w:p w14:paraId="30D1F48A" w14:textId="100BAA88" w:rsidR="00FF43B5" w:rsidRPr="00D5093E" w:rsidDel="00A769AD" w:rsidRDefault="00FF43B5">
            <w:pPr>
              <w:spacing w:after="0" w:line="480" w:lineRule="auto"/>
              <w:rPr>
                <w:del w:id="411" w:author="Majid" w:date="2016-12-30T16:50:00Z"/>
                <w:rFonts w:ascii="Times New Roman" w:hAnsi="Times New Roman"/>
              </w:rPr>
              <w:pPrChange w:id="412" w:author="Majid" w:date="2016-12-30T16:50:00Z">
                <w:pPr>
                  <w:jc w:val="center"/>
                </w:pPr>
              </w:pPrChange>
            </w:pPr>
            <w:del w:id="413" w:author="Majid" w:date="2016-12-30T16:50:00Z">
              <w:r w:rsidDel="00A769AD">
                <w:rPr>
                  <w:rFonts w:eastAsia="Times New Roman"/>
                  <w:color w:val="000000"/>
                </w:rPr>
                <w:delText>1.62</w:delText>
              </w:r>
              <w:r w:rsidR="00F96A1B" w:rsidDel="00A769AD">
                <w:rPr>
                  <w:rFonts w:eastAsia="Times New Roman"/>
                  <w:color w:val="000000"/>
                </w:rPr>
                <w:delText xml:space="preserve"> (</w:delText>
              </w:r>
              <w:r w:rsidR="00860396" w:rsidDel="00A769AD">
                <w:rPr>
                  <w:rFonts w:eastAsia="Times New Roman"/>
                  <w:color w:val="000000"/>
                </w:rPr>
                <w:delText>1.53, 1.71</w:delText>
              </w:r>
              <w:r w:rsidR="00F96A1B" w:rsidDel="00A769AD">
                <w:rPr>
                  <w:rFonts w:eastAsia="Times New Roman"/>
                  <w:color w:val="000000"/>
                </w:rPr>
                <w:delText>)</w:delText>
              </w:r>
            </w:del>
          </w:p>
        </w:tc>
        <w:tc>
          <w:tcPr>
            <w:tcW w:w="1740" w:type="dxa"/>
            <w:vAlign w:val="bottom"/>
          </w:tcPr>
          <w:p w14:paraId="5C08E6DE" w14:textId="667A4AC1" w:rsidR="00FF43B5" w:rsidRPr="00D5093E" w:rsidDel="00A769AD" w:rsidRDefault="00FF43B5">
            <w:pPr>
              <w:spacing w:after="0" w:line="480" w:lineRule="auto"/>
              <w:rPr>
                <w:del w:id="414" w:author="Majid" w:date="2016-12-30T16:50:00Z"/>
                <w:rFonts w:ascii="Times New Roman" w:hAnsi="Times New Roman"/>
              </w:rPr>
              <w:pPrChange w:id="415" w:author="Majid" w:date="2016-12-30T16:50:00Z">
                <w:pPr>
                  <w:jc w:val="center"/>
                </w:pPr>
              </w:pPrChange>
            </w:pPr>
            <w:del w:id="416" w:author="Majid" w:date="2016-12-30T16:50:00Z">
              <w:r w:rsidDel="00A769AD">
                <w:rPr>
                  <w:rFonts w:eastAsia="Times New Roman"/>
                  <w:color w:val="000000"/>
                </w:rPr>
                <w:delText>7.62</w:delText>
              </w:r>
              <w:r w:rsidR="00F96A1B" w:rsidDel="00A769AD">
                <w:rPr>
                  <w:rFonts w:eastAsia="Times New Roman"/>
                  <w:color w:val="000000"/>
                </w:rPr>
                <w:delText xml:space="preserve"> (</w:delText>
              </w:r>
              <w:r w:rsidR="00FD5404" w:rsidDel="00A769AD">
                <w:rPr>
                  <w:rFonts w:eastAsia="Times New Roman"/>
                  <w:color w:val="000000"/>
                </w:rPr>
                <w:delText>7.57, 7.66</w:delText>
              </w:r>
              <w:r w:rsidR="00F96A1B" w:rsidDel="00A769AD">
                <w:rPr>
                  <w:rFonts w:eastAsia="Times New Roman"/>
                  <w:color w:val="000000"/>
                </w:rPr>
                <w:delText>)</w:delText>
              </w:r>
            </w:del>
          </w:p>
        </w:tc>
      </w:tr>
      <w:tr w:rsidR="00A4662F" w:rsidDel="00A769AD" w14:paraId="58196BFF" w14:textId="56B7086A" w:rsidTr="00177281">
        <w:trPr>
          <w:trHeight w:val="431"/>
          <w:del w:id="417" w:author="Majid" w:date="2016-12-30T16:50:00Z"/>
        </w:trPr>
        <w:tc>
          <w:tcPr>
            <w:tcW w:w="1811" w:type="dxa"/>
          </w:tcPr>
          <w:p w14:paraId="42D420EF" w14:textId="2C659FA1" w:rsidR="00FF43B5" w:rsidRPr="00D5093E" w:rsidDel="00A769AD" w:rsidRDefault="00FF43B5">
            <w:pPr>
              <w:spacing w:after="0" w:line="480" w:lineRule="auto"/>
              <w:rPr>
                <w:del w:id="418" w:author="Majid" w:date="2016-12-30T16:50:00Z"/>
                <w:rFonts w:ascii="Times New Roman" w:hAnsi="Times New Roman"/>
              </w:rPr>
              <w:pPrChange w:id="419" w:author="Majid" w:date="2016-12-30T16:50:00Z">
                <w:pPr/>
              </w:pPrChange>
            </w:pPr>
            <w:del w:id="420" w:author="Majid" w:date="2016-12-30T16:50:00Z">
              <w:r w:rsidDel="00A769AD">
                <w:rPr>
                  <w:rFonts w:ascii="Times New Roman" w:hAnsi="Times New Roman"/>
                </w:rPr>
                <w:delText>75-84 years</w:delText>
              </w:r>
            </w:del>
          </w:p>
        </w:tc>
        <w:tc>
          <w:tcPr>
            <w:tcW w:w="1816" w:type="dxa"/>
            <w:vAlign w:val="bottom"/>
          </w:tcPr>
          <w:p w14:paraId="1D56DC3F" w14:textId="5CD26DF9" w:rsidR="00FF43B5" w:rsidRPr="00D5093E" w:rsidDel="00A769AD" w:rsidRDefault="00FF43B5">
            <w:pPr>
              <w:spacing w:after="0" w:line="480" w:lineRule="auto"/>
              <w:rPr>
                <w:del w:id="421" w:author="Majid" w:date="2016-12-30T16:50:00Z"/>
                <w:rFonts w:ascii="Times New Roman" w:hAnsi="Times New Roman"/>
              </w:rPr>
              <w:pPrChange w:id="422" w:author="Majid" w:date="2016-12-30T16:50:00Z">
                <w:pPr>
                  <w:jc w:val="center"/>
                </w:pPr>
              </w:pPrChange>
            </w:pPr>
            <w:del w:id="423" w:author="Majid" w:date="2016-12-30T16:50:00Z">
              <w:r w:rsidDel="00A769AD">
                <w:rPr>
                  <w:rFonts w:eastAsia="Times New Roman"/>
                  <w:color w:val="000000"/>
                </w:rPr>
                <w:delText>1.57</w:delText>
              </w:r>
              <w:r w:rsidR="00F96A1B" w:rsidDel="00A769AD">
                <w:rPr>
                  <w:rFonts w:eastAsia="Times New Roman"/>
                  <w:color w:val="000000"/>
                </w:rPr>
                <w:delText xml:space="preserve"> (</w:delText>
              </w:r>
              <w:r w:rsidR="00505A63" w:rsidDel="00A769AD">
                <w:rPr>
                  <w:rFonts w:eastAsia="Times New Roman"/>
                  <w:color w:val="000000"/>
                </w:rPr>
                <w:delText>1.53, 1.60</w:delText>
              </w:r>
              <w:r w:rsidR="00F96A1B" w:rsidDel="00A769AD">
                <w:rPr>
                  <w:rFonts w:eastAsia="Times New Roman"/>
                  <w:color w:val="000000"/>
                </w:rPr>
                <w:delText>)</w:delText>
              </w:r>
            </w:del>
          </w:p>
        </w:tc>
        <w:tc>
          <w:tcPr>
            <w:tcW w:w="1907" w:type="dxa"/>
            <w:vAlign w:val="bottom"/>
          </w:tcPr>
          <w:p w14:paraId="5F005321" w14:textId="58D1F68B" w:rsidR="00FF43B5" w:rsidRPr="00D5093E" w:rsidDel="00A769AD" w:rsidRDefault="00FF43B5">
            <w:pPr>
              <w:spacing w:after="0" w:line="480" w:lineRule="auto"/>
              <w:rPr>
                <w:del w:id="424" w:author="Majid" w:date="2016-12-30T16:50:00Z"/>
                <w:rFonts w:ascii="Times New Roman" w:hAnsi="Times New Roman"/>
              </w:rPr>
              <w:pPrChange w:id="425" w:author="Majid" w:date="2016-12-30T16:50:00Z">
                <w:pPr>
                  <w:jc w:val="center"/>
                </w:pPr>
              </w:pPrChange>
            </w:pPr>
            <w:del w:id="426" w:author="Majid" w:date="2016-12-30T16:50:00Z">
              <w:r w:rsidDel="00A769AD">
                <w:rPr>
                  <w:rFonts w:eastAsia="Times New Roman"/>
                  <w:color w:val="000000"/>
                </w:rPr>
                <w:delText>7.57</w:delText>
              </w:r>
              <w:r w:rsidR="00F96A1B" w:rsidDel="00A769AD">
                <w:rPr>
                  <w:rFonts w:eastAsia="Times New Roman"/>
                  <w:color w:val="000000"/>
                </w:rPr>
                <w:delText xml:space="preserve"> (</w:delText>
              </w:r>
              <w:r w:rsidR="00426E51" w:rsidDel="00A769AD">
                <w:rPr>
                  <w:rFonts w:eastAsia="Times New Roman"/>
                  <w:color w:val="000000"/>
                </w:rPr>
                <w:delText>7.54, 7.59</w:delText>
              </w:r>
              <w:r w:rsidR="00F96A1B" w:rsidDel="00A769AD">
                <w:rPr>
                  <w:rFonts w:eastAsia="Times New Roman"/>
                  <w:color w:val="000000"/>
                </w:rPr>
                <w:delText>)</w:delText>
              </w:r>
            </w:del>
          </w:p>
        </w:tc>
        <w:tc>
          <w:tcPr>
            <w:tcW w:w="1816" w:type="dxa"/>
            <w:vAlign w:val="bottom"/>
          </w:tcPr>
          <w:p w14:paraId="178046FB" w14:textId="04169AAE" w:rsidR="00FF43B5" w:rsidRPr="00D5093E" w:rsidDel="00A769AD" w:rsidRDefault="00FF43B5">
            <w:pPr>
              <w:spacing w:after="0" w:line="480" w:lineRule="auto"/>
              <w:rPr>
                <w:del w:id="427" w:author="Majid" w:date="2016-12-30T16:50:00Z"/>
                <w:rFonts w:ascii="Times New Roman" w:hAnsi="Times New Roman"/>
              </w:rPr>
              <w:pPrChange w:id="428" w:author="Majid" w:date="2016-12-30T16:50:00Z">
                <w:pPr>
                  <w:jc w:val="center"/>
                </w:pPr>
              </w:pPrChange>
            </w:pPr>
            <w:del w:id="429" w:author="Majid" w:date="2016-12-30T16:50:00Z">
              <w:r w:rsidDel="00A769AD">
                <w:rPr>
                  <w:rFonts w:eastAsia="Times New Roman"/>
                  <w:color w:val="000000"/>
                </w:rPr>
                <w:delText>1.55</w:delText>
              </w:r>
              <w:r w:rsidR="00F96A1B" w:rsidDel="00A769AD">
                <w:rPr>
                  <w:rFonts w:eastAsia="Times New Roman"/>
                  <w:color w:val="000000"/>
                </w:rPr>
                <w:delText xml:space="preserve"> (</w:delText>
              </w:r>
              <w:r w:rsidR="00B61D40" w:rsidDel="00A769AD">
                <w:rPr>
                  <w:rFonts w:eastAsia="Times New Roman"/>
                  <w:color w:val="000000"/>
                </w:rPr>
                <w:delText>1.51, 1.59</w:delText>
              </w:r>
              <w:r w:rsidR="00F96A1B" w:rsidDel="00A769AD">
                <w:rPr>
                  <w:rFonts w:eastAsia="Times New Roman"/>
                  <w:color w:val="000000"/>
                </w:rPr>
                <w:delText>)</w:delText>
              </w:r>
            </w:del>
          </w:p>
        </w:tc>
        <w:tc>
          <w:tcPr>
            <w:tcW w:w="1740" w:type="dxa"/>
            <w:vAlign w:val="bottom"/>
          </w:tcPr>
          <w:p w14:paraId="2A81FED1" w14:textId="43816972" w:rsidR="00FF43B5" w:rsidRPr="00D5093E" w:rsidDel="00A769AD" w:rsidRDefault="00FF43B5">
            <w:pPr>
              <w:spacing w:after="0" w:line="480" w:lineRule="auto"/>
              <w:rPr>
                <w:del w:id="430" w:author="Majid" w:date="2016-12-30T16:50:00Z"/>
                <w:rFonts w:ascii="Times New Roman" w:hAnsi="Times New Roman"/>
              </w:rPr>
              <w:pPrChange w:id="431" w:author="Majid" w:date="2016-12-30T16:50:00Z">
                <w:pPr>
                  <w:jc w:val="center"/>
                </w:pPr>
              </w:pPrChange>
            </w:pPr>
            <w:del w:id="432" w:author="Majid" w:date="2016-12-30T16:50:00Z">
              <w:r w:rsidDel="00A769AD">
                <w:rPr>
                  <w:rFonts w:eastAsia="Times New Roman"/>
                  <w:color w:val="000000"/>
                </w:rPr>
                <w:delText>7.55</w:delText>
              </w:r>
              <w:r w:rsidR="00F96A1B" w:rsidDel="00A769AD">
                <w:rPr>
                  <w:rFonts w:eastAsia="Times New Roman"/>
                  <w:color w:val="000000"/>
                </w:rPr>
                <w:delText xml:space="preserve"> (</w:delText>
              </w:r>
              <w:r w:rsidR="00FD5404" w:rsidDel="00A769AD">
                <w:rPr>
                  <w:rFonts w:eastAsia="Times New Roman"/>
                  <w:color w:val="000000"/>
                </w:rPr>
                <w:delText>7.53, 7.58</w:delText>
              </w:r>
              <w:r w:rsidR="00F96A1B" w:rsidDel="00A769AD">
                <w:rPr>
                  <w:rFonts w:eastAsia="Times New Roman"/>
                  <w:color w:val="000000"/>
                </w:rPr>
                <w:delText>)</w:delText>
              </w:r>
            </w:del>
          </w:p>
        </w:tc>
      </w:tr>
      <w:tr w:rsidR="00A4662F" w:rsidDel="00A769AD" w14:paraId="45FF444D" w14:textId="1F85496E" w:rsidTr="00177281">
        <w:trPr>
          <w:trHeight w:val="429"/>
          <w:del w:id="433" w:author="Majid" w:date="2016-12-30T16:50:00Z"/>
        </w:trPr>
        <w:tc>
          <w:tcPr>
            <w:tcW w:w="1811" w:type="dxa"/>
          </w:tcPr>
          <w:p w14:paraId="6250E7D5" w14:textId="6791162F" w:rsidR="00FF43B5" w:rsidRPr="00D5093E" w:rsidDel="00A769AD" w:rsidRDefault="00FF43B5">
            <w:pPr>
              <w:spacing w:after="0" w:line="480" w:lineRule="auto"/>
              <w:rPr>
                <w:del w:id="434" w:author="Majid" w:date="2016-12-30T16:50:00Z"/>
                <w:rFonts w:ascii="Times New Roman" w:hAnsi="Times New Roman"/>
              </w:rPr>
              <w:pPrChange w:id="435" w:author="Majid" w:date="2016-12-30T16:50:00Z">
                <w:pPr/>
              </w:pPrChange>
            </w:pPr>
            <w:del w:id="436" w:author="Majid" w:date="2016-12-30T16:50:00Z">
              <w:r w:rsidDel="00A769AD">
                <w:rPr>
                  <w:rFonts w:ascii="Times New Roman" w:hAnsi="Times New Roman"/>
                </w:rPr>
                <w:delText>85+ years</w:delText>
              </w:r>
            </w:del>
          </w:p>
        </w:tc>
        <w:tc>
          <w:tcPr>
            <w:tcW w:w="1816" w:type="dxa"/>
            <w:vAlign w:val="bottom"/>
          </w:tcPr>
          <w:p w14:paraId="1E37D4BC" w14:textId="5088853F" w:rsidR="00FF43B5" w:rsidRPr="00D5093E" w:rsidDel="00A769AD" w:rsidRDefault="00FF43B5">
            <w:pPr>
              <w:spacing w:after="0" w:line="480" w:lineRule="auto"/>
              <w:rPr>
                <w:del w:id="437" w:author="Majid" w:date="2016-12-30T16:50:00Z"/>
                <w:rFonts w:ascii="Times New Roman" w:hAnsi="Times New Roman"/>
              </w:rPr>
              <w:pPrChange w:id="438" w:author="Majid" w:date="2016-12-30T16:50:00Z">
                <w:pPr>
                  <w:jc w:val="center"/>
                </w:pPr>
              </w:pPrChange>
            </w:pPr>
            <w:del w:id="439" w:author="Majid" w:date="2016-12-30T16:50:00Z">
              <w:r w:rsidDel="00A769AD">
                <w:rPr>
                  <w:rFonts w:eastAsia="Times New Roman"/>
                  <w:color w:val="000000"/>
                </w:rPr>
                <w:delText>1.44</w:delText>
              </w:r>
              <w:r w:rsidR="00F96A1B" w:rsidDel="00A769AD">
                <w:rPr>
                  <w:rFonts w:eastAsia="Times New Roman"/>
                  <w:color w:val="000000"/>
                </w:rPr>
                <w:delText xml:space="preserve"> (</w:delText>
              </w:r>
              <w:r w:rsidR="00505A63" w:rsidDel="00A769AD">
                <w:rPr>
                  <w:rFonts w:eastAsia="Times New Roman"/>
                  <w:color w:val="000000"/>
                </w:rPr>
                <w:delText>1.42, 1.45</w:delText>
              </w:r>
              <w:r w:rsidR="00F96A1B" w:rsidDel="00A769AD">
                <w:rPr>
                  <w:rFonts w:eastAsia="Times New Roman"/>
                  <w:color w:val="000000"/>
                </w:rPr>
                <w:delText>)</w:delText>
              </w:r>
            </w:del>
          </w:p>
        </w:tc>
        <w:tc>
          <w:tcPr>
            <w:tcW w:w="1907" w:type="dxa"/>
            <w:vAlign w:val="bottom"/>
          </w:tcPr>
          <w:p w14:paraId="54DABA2F" w14:textId="1B19094E" w:rsidR="00FF43B5" w:rsidRPr="00D5093E" w:rsidDel="00A769AD" w:rsidRDefault="00FF43B5">
            <w:pPr>
              <w:spacing w:after="0" w:line="480" w:lineRule="auto"/>
              <w:rPr>
                <w:del w:id="440" w:author="Majid" w:date="2016-12-30T16:50:00Z"/>
                <w:rFonts w:ascii="Times New Roman" w:hAnsi="Times New Roman"/>
              </w:rPr>
              <w:pPrChange w:id="441" w:author="Majid" w:date="2016-12-30T16:50:00Z">
                <w:pPr>
                  <w:jc w:val="center"/>
                </w:pPr>
              </w:pPrChange>
            </w:pPr>
            <w:del w:id="442" w:author="Majid" w:date="2016-12-30T16:50:00Z">
              <w:r w:rsidDel="00A769AD">
                <w:rPr>
                  <w:rFonts w:eastAsia="Times New Roman"/>
                  <w:color w:val="000000"/>
                </w:rPr>
                <w:delText>7.44</w:delText>
              </w:r>
              <w:r w:rsidR="00F96A1B" w:rsidDel="00A769AD">
                <w:rPr>
                  <w:rFonts w:eastAsia="Times New Roman"/>
                  <w:color w:val="000000"/>
                </w:rPr>
                <w:delText xml:space="preserve"> (</w:delText>
              </w:r>
              <w:r w:rsidR="00426E51" w:rsidDel="00A769AD">
                <w:rPr>
                  <w:rFonts w:eastAsia="Times New Roman"/>
                  <w:color w:val="000000"/>
                </w:rPr>
                <w:delText>7.42, 7.45</w:delText>
              </w:r>
              <w:r w:rsidR="00F96A1B" w:rsidDel="00A769AD">
                <w:rPr>
                  <w:rFonts w:eastAsia="Times New Roman"/>
                  <w:color w:val="000000"/>
                </w:rPr>
                <w:delText>)</w:delText>
              </w:r>
            </w:del>
          </w:p>
        </w:tc>
        <w:tc>
          <w:tcPr>
            <w:tcW w:w="1816" w:type="dxa"/>
            <w:vAlign w:val="bottom"/>
          </w:tcPr>
          <w:p w14:paraId="0FA93675" w14:textId="29C4D0C2" w:rsidR="00FF43B5" w:rsidRPr="00D5093E" w:rsidDel="00A769AD" w:rsidRDefault="00FF43B5">
            <w:pPr>
              <w:spacing w:after="0" w:line="480" w:lineRule="auto"/>
              <w:rPr>
                <w:del w:id="443" w:author="Majid" w:date="2016-12-30T16:50:00Z"/>
                <w:rFonts w:ascii="Times New Roman" w:hAnsi="Times New Roman"/>
              </w:rPr>
              <w:pPrChange w:id="444" w:author="Majid" w:date="2016-12-30T16:50:00Z">
                <w:pPr>
                  <w:jc w:val="center"/>
                </w:pPr>
              </w:pPrChange>
            </w:pPr>
            <w:del w:id="445" w:author="Majid" w:date="2016-12-30T16:50:00Z">
              <w:r w:rsidDel="00A769AD">
                <w:rPr>
                  <w:rFonts w:eastAsia="Times New Roman"/>
                  <w:color w:val="000000"/>
                </w:rPr>
                <w:delText>1.44</w:delText>
              </w:r>
              <w:r w:rsidR="00F96A1B" w:rsidDel="00A769AD">
                <w:rPr>
                  <w:rFonts w:eastAsia="Times New Roman"/>
                  <w:color w:val="000000"/>
                </w:rPr>
                <w:delText xml:space="preserve"> (</w:delText>
              </w:r>
              <w:r w:rsidR="002407AF" w:rsidDel="00A769AD">
                <w:rPr>
                  <w:rFonts w:eastAsia="Times New Roman"/>
                  <w:color w:val="000000"/>
                </w:rPr>
                <w:delText>1.42, 1.46</w:delText>
              </w:r>
              <w:r w:rsidR="00F96A1B" w:rsidDel="00A769AD">
                <w:rPr>
                  <w:rFonts w:eastAsia="Times New Roman"/>
                  <w:color w:val="000000"/>
                </w:rPr>
                <w:delText>)</w:delText>
              </w:r>
            </w:del>
          </w:p>
        </w:tc>
        <w:tc>
          <w:tcPr>
            <w:tcW w:w="1740" w:type="dxa"/>
            <w:vAlign w:val="bottom"/>
          </w:tcPr>
          <w:p w14:paraId="662574D0" w14:textId="6624740F" w:rsidR="00FF43B5" w:rsidRPr="00D5093E" w:rsidDel="00A769AD" w:rsidRDefault="00FF43B5">
            <w:pPr>
              <w:spacing w:after="0" w:line="480" w:lineRule="auto"/>
              <w:rPr>
                <w:del w:id="446" w:author="Majid" w:date="2016-12-30T16:50:00Z"/>
                <w:rFonts w:ascii="Times New Roman" w:hAnsi="Times New Roman"/>
              </w:rPr>
              <w:pPrChange w:id="447" w:author="Majid" w:date="2016-12-30T16:50:00Z">
                <w:pPr>
                  <w:jc w:val="center"/>
                </w:pPr>
              </w:pPrChange>
            </w:pPr>
            <w:del w:id="448" w:author="Majid" w:date="2016-12-30T16:50:00Z">
              <w:r w:rsidDel="00A769AD">
                <w:rPr>
                  <w:rFonts w:eastAsia="Times New Roman"/>
                  <w:color w:val="000000"/>
                </w:rPr>
                <w:delText>7.44</w:delText>
              </w:r>
              <w:r w:rsidR="00F96A1B" w:rsidDel="00A769AD">
                <w:rPr>
                  <w:rFonts w:eastAsia="Times New Roman"/>
                  <w:color w:val="000000"/>
                </w:rPr>
                <w:delText xml:space="preserve"> (</w:delText>
              </w:r>
              <w:r w:rsidR="00FD5404" w:rsidDel="00A769AD">
                <w:rPr>
                  <w:rFonts w:eastAsia="Times New Roman"/>
                  <w:color w:val="000000"/>
                </w:rPr>
                <w:delText>7.43, 7.45</w:delText>
              </w:r>
              <w:r w:rsidR="00F96A1B" w:rsidDel="00A769AD">
                <w:rPr>
                  <w:rFonts w:eastAsia="Times New Roman"/>
                  <w:color w:val="000000"/>
                </w:rPr>
                <w:delText>)</w:delText>
              </w:r>
            </w:del>
          </w:p>
        </w:tc>
      </w:tr>
    </w:tbl>
    <w:p w14:paraId="3022BDEB" w14:textId="575EBC9A" w:rsidR="005120F4" w:rsidDel="00A769AD" w:rsidRDefault="005120F4">
      <w:pPr>
        <w:spacing w:after="0" w:line="480" w:lineRule="auto"/>
        <w:rPr>
          <w:del w:id="449" w:author="Majid" w:date="2016-12-30T16:50:00Z"/>
        </w:rPr>
        <w:pPrChange w:id="450" w:author="Majid" w:date="2016-12-30T16:50:00Z">
          <w:pPr/>
        </w:pPrChange>
      </w:pPr>
    </w:p>
    <w:p w14:paraId="0C106A40" w14:textId="68765043" w:rsidR="00E01502" w:rsidDel="00A769AD" w:rsidRDefault="00E01502">
      <w:pPr>
        <w:spacing w:after="0" w:line="480" w:lineRule="auto"/>
        <w:rPr>
          <w:del w:id="451" w:author="Majid" w:date="2016-12-30T16:50:00Z"/>
        </w:rPr>
        <w:pPrChange w:id="452" w:author="Majid" w:date="2016-12-30T16:50:00Z">
          <w:pPr/>
        </w:pPrChange>
      </w:pPr>
    </w:p>
    <w:p w14:paraId="6CC8DF28" w14:textId="1DF1FEE5" w:rsidR="00E01502" w:rsidDel="00A769AD" w:rsidRDefault="00E01502">
      <w:pPr>
        <w:spacing w:after="0" w:line="480" w:lineRule="auto"/>
        <w:rPr>
          <w:del w:id="453" w:author="Majid" w:date="2016-12-30T16:50:00Z"/>
        </w:rPr>
        <w:pPrChange w:id="454" w:author="Majid" w:date="2016-12-30T16:50:00Z">
          <w:pPr/>
        </w:pPrChange>
      </w:pPr>
    </w:p>
    <w:p w14:paraId="7125ED6D" w14:textId="67CC67E3" w:rsidR="00E01502" w:rsidDel="00A769AD" w:rsidRDefault="00E01502">
      <w:pPr>
        <w:spacing w:after="0" w:line="480" w:lineRule="auto"/>
        <w:rPr>
          <w:del w:id="455" w:author="Majid" w:date="2016-12-30T16:50:00Z"/>
        </w:rPr>
        <w:pPrChange w:id="456" w:author="Majid" w:date="2016-12-30T16:50:00Z">
          <w:pPr/>
        </w:pPrChange>
      </w:pPr>
    </w:p>
    <w:p w14:paraId="57125E04" w14:textId="27BA615C" w:rsidR="00E01502" w:rsidDel="00A769AD" w:rsidRDefault="00E01502">
      <w:pPr>
        <w:spacing w:after="0" w:line="480" w:lineRule="auto"/>
        <w:rPr>
          <w:del w:id="457" w:author="Majid" w:date="2016-12-30T16:50:00Z"/>
        </w:rPr>
        <w:pPrChange w:id="458" w:author="Majid" w:date="2016-12-30T16:50:00Z">
          <w:pPr/>
        </w:pPrChange>
      </w:pPr>
    </w:p>
    <w:p w14:paraId="76AD9D2F" w14:textId="3435BD7F" w:rsidR="00E01502" w:rsidDel="00A769AD" w:rsidRDefault="00E01502">
      <w:pPr>
        <w:spacing w:after="0" w:line="480" w:lineRule="auto"/>
        <w:rPr>
          <w:del w:id="459" w:author="Majid" w:date="2016-12-30T16:50:00Z"/>
        </w:rPr>
        <w:pPrChange w:id="460" w:author="Majid" w:date="2016-12-30T16:50:00Z">
          <w:pPr/>
        </w:pPrChange>
      </w:pPr>
    </w:p>
    <w:p w14:paraId="7D741D31" w14:textId="0CB37806" w:rsidR="00E01502" w:rsidDel="00A769AD" w:rsidRDefault="00E01502">
      <w:pPr>
        <w:spacing w:after="0" w:line="480" w:lineRule="auto"/>
        <w:rPr>
          <w:del w:id="461" w:author="Majid" w:date="2016-12-30T16:50:00Z"/>
        </w:rPr>
        <w:pPrChange w:id="462" w:author="Majid" w:date="2016-12-30T16:50:00Z">
          <w:pPr/>
        </w:pPrChange>
      </w:pPr>
    </w:p>
    <w:p w14:paraId="6A90CA39" w14:textId="5C102B36" w:rsidR="00E01502" w:rsidDel="00A769AD" w:rsidRDefault="00E01502">
      <w:pPr>
        <w:spacing w:after="0" w:line="480" w:lineRule="auto"/>
        <w:rPr>
          <w:del w:id="463" w:author="Majid" w:date="2016-12-30T16:50:00Z"/>
        </w:rPr>
        <w:pPrChange w:id="464" w:author="Majid" w:date="2016-12-30T16:50:00Z">
          <w:pPr/>
        </w:pPrChange>
      </w:pPr>
    </w:p>
    <w:p w14:paraId="4FAADC6D" w14:textId="735696D3" w:rsidR="00E01502" w:rsidDel="00A769AD" w:rsidRDefault="00E01502">
      <w:pPr>
        <w:spacing w:after="0" w:line="480" w:lineRule="auto"/>
        <w:rPr>
          <w:del w:id="465" w:author="Majid" w:date="2016-12-30T16:50:00Z"/>
        </w:rPr>
        <w:pPrChange w:id="466" w:author="Majid" w:date="2016-12-30T16:50:00Z">
          <w:pPr/>
        </w:pPrChange>
      </w:pPr>
    </w:p>
    <w:p w14:paraId="279862BE" w14:textId="5BE4FF2F" w:rsidR="00E01502" w:rsidDel="00A769AD" w:rsidRDefault="00E01502">
      <w:pPr>
        <w:spacing w:after="0" w:line="480" w:lineRule="auto"/>
        <w:rPr>
          <w:del w:id="467" w:author="Majid" w:date="2016-12-30T16:50:00Z"/>
        </w:rPr>
        <w:pPrChange w:id="468" w:author="Majid" w:date="2016-12-30T16:50:00Z">
          <w:pPr/>
        </w:pPrChange>
      </w:pPr>
    </w:p>
    <w:p w14:paraId="6499DF6F" w14:textId="086405D0" w:rsidR="00E01502" w:rsidDel="00A769AD" w:rsidRDefault="00E01502">
      <w:pPr>
        <w:spacing w:after="0" w:line="480" w:lineRule="auto"/>
        <w:rPr>
          <w:del w:id="469" w:author="Majid" w:date="2016-12-30T16:50:00Z"/>
          <w:rFonts w:ascii="Times New Roman" w:hAnsi="Times New Roman"/>
          <w:color w:val="000000" w:themeColor="text1"/>
          <w:sz w:val="24"/>
          <w:szCs w:val="24"/>
        </w:rPr>
        <w:pPrChange w:id="470" w:author="Majid" w:date="2016-12-30T16:50:00Z">
          <w:pPr>
            <w:spacing w:line="480" w:lineRule="auto"/>
          </w:pPr>
        </w:pPrChange>
      </w:pPr>
      <w:del w:id="471" w:author="Majid" w:date="2016-12-30T16:50:00Z">
        <w:r w:rsidDel="00A769AD">
          <w:rPr>
            <w:rFonts w:ascii="Times New Roman" w:hAnsi="Times New Roman"/>
            <w:b/>
            <w:color w:val="000000" w:themeColor="text1"/>
            <w:sz w:val="24"/>
            <w:szCs w:val="24"/>
          </w:rPr>
          <w:delText>Table 2</w:delText>
        </w:r>
        <w:r w:rsidRPr="004E0482" w:rsidDel="00A769AD">
          <w:rPr>
            <w:rFonts w:ascii="Times New Roman" w:hAnsi="Times New Roman"/>
            <w:b/>
            <w:color w:val="000000" w:themeColor="text1"/>
            <w:sz w:val="24"/>
            <w:szCs w:val="24"/>
          </w:rPr>
          <w:delText>.</w:delText>
        </w:r>
        <w:r w:rsidRPr="004E0482" w:rsidDel="00A769AD">
          <w:rPr>
            <w:rFonts w:ascii="Times New Roman" w:hAnsi="Times New Roman"/>
            <w:color w:val="000000" w:themeColor="text1"/>
            <w:sz w:val="24"/>
            <w:szCs w:val="24"/>
          </w:rPr>
          <w:delText xml:space="preserve"> </w:delText>
        </w:r>
        <w:r w:rsidDel="00A769AD">
          <w:rPr>
            <w:rFonts w:ascii="Times New Roman" w:hAnsi="Times New Roman"/>
            <w:color w:val="000000" w:themeColor="text1"/>
            <w:sz w:val="24"/>
            <w:szCs w:val="24"/>
          </w:rPr>
          <w:delText xml:space="preserve">Table of </w:delText>
        </w:r>
        <w:r w:rsidRPr="004E0482" w:rsidDel="00A769AD">
          <w:rPr>
            <w:rFonts w:ascii="Times New Roman" w:hAnsi="Times New Roman"/>
            <w:color w:val="000000" w:themeColor="text1"/>
            <w:sz w:val="24"/>
            <w:szCs w:val="24"/>
          </w:rPr>
          <w:delText xml:space="preserve">National seasonal excess mortality in </w:delText>
        </w:r>
        <w:r w:rsidDel="00A769AD">
          <w:rPr>
            <w:rFonts w:ascii="Times New Roman" w:hAnsi="Times New Roman"/>
            <w:color w:val="000000" w:themeColor="text1"/>
            <w:sz w:val="24"/>
            <w:szCs w:val="24"/>
          </w:rPr>
          <w:delText xml:space="preserve">1982 and </w:delText>
        </w:r>
        <w:r w:rsidRPr="004E0482" w:rsidDel="00A769AD">
          <w:rPr>
            <w:rFonts w:ascii="Times New Roman" w:hAnsi="Times New Roman"/>
            <w:color w:val="000000" w:themeColor="text1"/>
            <w:sz w:val="24"/>
            <w:szCs w:val="24"/>
          </w:rPr>
          <w:delText xml:space="preserve">2013 </w:delText>
        </w:r>
        <w:r w:rsidDel="00A769AD">
          <w:rPr>
            <w:rFonts w:ascii="Times New Roman" w:hAnsi="Times New Roman"/>
            <w:color w:val="000000" w:themeColor="text1"/>
            <w:sz w:val="24"/>
            <w:szCs w:val="24"/>
          </w:rPr>
          <w:delText>by sex and age group</w:delText>
        </w:r>
        <w:r w:rsidRPr="004E0482" w:rsidDel="00A769AD">
          <w:rPr>
            <w:rFonts w:ascii="Times New Roman" w:hAnsi="Times New Roman"/>
            <w:color w:val="000000" w:themeColor="text1"/>
            <w:sz w:val="24"/>
            <w:szCs w:val="24"/>
          </w:rPr>
          <w:delText>. Age-sex groups with a statistically significant change at the 5%</w:delText>
        </w:r>
        <w:r w:rsidDel="00A769AD">
          <w:rPr>
            <w:rFonts w:ascii="Times New Roman" w:hAnsi="Times New Roman"/>
            <w:color w:val="000000" w:themeColor="text1"/>
            <w:sz w:val="24"/>
            <w:szCs w:val="24"/>
          </w:rPr>
          <w:delText xml:space="preserve"> level are highlighted in bold.</w:delText>
        </w:r>
        <w:r w:rsidR="00293AA3" w:rsidDel="00A769AD">
          <w:rPr>
            <w:rFonts w:ascii="Times New Roman" w:hAnsi="Times New Roman"/>
            <w:color w:val="000000" w:themeColor="text1"/>
            <w:sz w:val="24"/>
            <w:szCs w:val="24"/>
          </w:rPr>
          <w:delText xml:space="preserve"> </w:delText>
        </w:r>
        <w:r w:rsidR="00293AA3" w:rsidRPr="003D18FA" w:rsidDel="00A769AD">
          <w:rPr>
            <w:rFonts w:ascii="Times New Roman" w:hAnsi="Times New Roman"/>
            <w:color w:val="000000" w:themeColor="text1"/>
            <w:sz w:val="24"/>
            <w:szCs w:val="24"/>
          </w:rPr>
          <w:delText>Only age-sex groups with statistically significant 12-month seasonality are included.</w:delText>
        </w:r>
      </w:del>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rsidDel="00A769AD" w14:paraId="2EE7E161" w14:textId="17AAC641" w:rsidTr="00344EA8">
        <w:trPr>
          <w:trHeight w:val="350"/>
          <w:del w:id="472" w:author="Majid" w:date="2016-12-30T16:50:00Z"/>
        </w:trPr>
        <w:tc>
          <w:tcPr>
            <w:tcW w:w="1287" w:type="dxa"/>
          </w:tcPr>
          <w:p w14:paraId="3EE2A5C0" w14:textId="26C15C43" w:rsidR="00ED555F" w:rsidDel="00A769AD" w:rsidRDefault="00ED555F">
            <w:pPr>
              <w:spacing w:after="0" w:line="480" w:lineRule="auto"/>
              <w:rPr>
                <w:del w:id="473" w:author="Majid" w:date="2016-12-30T16:50:00Z"/>
                <w:rFonts w:ascii="Times New Roman" w:hAnsi="Times New Roman"/>
                <w:color w:val="000000" w:themeColor="text1"/>
                <w:sz w:val="24"/>
                <w:szCs w:val="24"/>
              </w:rPr>
              <w:pPrChange w:id="474" w:author="Majid" w:date="2016-12-30T16:50:00Z">
                <w:pPr>
                  <w:spacing w:line="480" w:lineRule="auto"/>
                </w:pPr>
              </w:pPrChange>
            </w:pPr>
            <w:del w:id="475" w:author="Majid" w:date="2016-12-30T16:50:00Z">
              <w:r w:rsidRPr="00D5093E" w:rsidDel="00A769AD">
                <w:rPr>
                  <w:rFonts w:ascii="Times New Roman" w:hAnsi="Times New Roman"/>
                </w:rPr>
                <w:delText>Age group</w:delText>
              </w:r>
            </w:del>
          </w:p>
        </w:tc>
        <w:tc>
          <w:tcPr>
            <w:tcW w:w="3861" w:type="dxa"/>
            <w:gridSpan w:val="3"/>
          </w:tcPr>
          <w:p w14:paraId="144A8A63" w14:textId="29D1C217" w:rsidR="00ED555F" w:rsidDel="00A769AD" w:rsidRDefault="00ED555F">
            <w:pPr>
              <w:spacing w:after="0" w:line="480" w:lineRule="auto"/>
              <w:rPr>
                <w:del w:id="476" w:author="Majid" w:date="2016-12-30T16:50:00Z"/>
                <w:rFonts w:ascii="Times New Roman" w:hAnsi="Times New Roman"/>
                <w:color w:val="000000" w:themeColor="text1"/>
                <w:sz w:val="24"/>
                <w:szCs w:val="24"/>
              </w:rPr>
              <w:pPrChange w:id="477" w:author="Majid" w:date="2016-12-30T16:50:00Z">
                <w:pPr>
                  <w:spacing w:line="480" w:lineRule="auto"/>
                  <w:jc w:val="center"/>
                </w:pPr>
              </w:pPrChange>
            </w:pPr>
            <w:del w:id="478" w:author="Majid" w:date="2016-12-30T16:50:00Z">
              <w:r w:rsidDel="00A769AD">
                <w:rPr>
                  <w:rFonts w:ascii="Times New Roman" w:hAnsi="Times New Roman"/>
                  <w:color w:val="000000" w:themeColor="text1"/>
                  <w:sz w:val="24"/>
                  <w:szCs w:val="24"/>
                </w:rPr>
                <w:delText>Men</w:delText>
              </w:r>
            </w:del>
          </w:p>
        </w:tc>
        <w:tc>
          <w:tcPr>
            <w:tcW w:w="3861" w:type="dxa"/>
            <w:gridSpan w:val="3"/>
          </w:tcPr>
          <w:p w14:paraId="59A4283F" w14:textId="4AC8E29F" w:rsidR="00ED555F" w:rsidDel="00A769AD" w:rsidRDefault="00ED555F">
            <w:pPr>
              <w:spacing w:after="0" w:line="480" w:lineRule="auto"/>
              <w:rPr>
                <w:del w:id="479" w:author="Majid" w:date="2016-12-30T16:50:00Z"/>
                <w:rFonts w:ascii="Times New Roman" w:hAnsi="Times New Roman"/>
                <w:color w:val="000000" w:themeColor="text1"/>
                <w:sz w:val="24"/>
                <w:szCs w:val="24"/>
              </w:rPr>
              <w:pPrChange w:id="480" w:author="Majid" w:date="2016-12-30T16:50:00Z">
                <w:pPr>
                  <w:spacing w:line="480" w:lineRule="auto"/>
                  <w:jc w:val="center"/>
                </w:pPr>
              </w:pPrChange>
            </w:pPr>
            <w:del w:id="481" w:author="Majid" w:date="2016-12-30T16:50:00Z">
              <w:r w:rsidDel="00A769AD">
                <w:rPr>
                  <w:rFonts w:ascii="Times New Roman" w:hAnsi="Times New Roman"/>
                  <w:color w:val="000000" w:themeColor="text1"/>
                  <w:sz w:val="24"/>
                  <w:szCs w:val="24"/>
                </w:rPr>
                <w:delText>Women</w:delText>
              </w:r>
            </w:del>
          </w:p>
        </w:tc>
      </w:tr>
      <w:tr w:rsidR="00107D0B" w:rsidDel="00A769AD" w14:paraId="29E16894" w14:textId="1392A927" w:rsidTr="00107D0B">
        <w:trPr>
          <w:del w:id="482" w:author="Majid" w:date="2016-12-30T16:50:00Z"/>
        </w:trPr>
        <w:tc>
          <w:tcPr>
            <w:tcW w:w="1287" w:type="dxa"/>
          </w:tcPr>
          <w:p w14:paraId="73EBD62F" w14:textId="0D8472F3" w:rsidR="00107D0B" w:rsidDel="00A769AD" w:rsidRDefault="00107D0B">
            <w:pPr>
              <w:spacing w:after="0" w:line="480" w:lineRule="auto"/>
              <w:rPr>
                <w:del w:id="483" w:author="Majid" w:date="2016-12-30T16:50:00Z"/>
                <w:rFonts w:ascii="Times New Roman" w:hAnsi="Times New Roman"/>
                <w:color w:val="000000" w:themeColor="text1"/>
                <w:sz w:val="24"/>
                <w:szCs w:val="24"/>
              </w:rPr>
              <w:pPrChange w:id="484" w:author="Majid" w:date="2016-12-30T16:50:00Z">
                <w:pPr>
                  <w:spacing w:line="480" w:lineRule="auto"/>
                </w:pPr>
              </w:pPrChange>
            </w:pPr>
          </w:p>
        </w:tc>
        <w:tc>
          <w:tcPr>
            <w:tcW w:w="1287" w:type="dxa"/>
          </w:tcPr>
          <w:p w14:paraId="10BE0D0C" w14:textId="3903CDF5" w:rsidR="00107D0B" w:rsidDel="00A769AD" w:rsidRDefault="00107D0B">
            <w:pPr>
              <w:spacing w:after="0" w:line="480" w:lineRule="auto"/>
              <w:rPr>
                <w:del w:id="485" w:author="Majid" w:date="2016-12-30T16:50:00Z"/>
                <w:rFonts w:ascii="Times New Roman" w:hAnsi="Times New Roman"/>
                <w:color w:val="000000" w:themeColor="text1"/>
                <w:sz w:val="24"/>
                <w:szCs w:val="24"/>
              </w:rPr>
              <w:pPrChange w:id="486" w:author="Majid" w:date="2016-12-30T16:50:00Z">
                <w:pPr>
                  <w:spacing w:line="480" w:lineRule="auto"/>
                </w:pPr>
              </w:pPrChange>
            </w:pPr>
            <w:del w:id="487" w:author="Majid" w:date="2016-12-30T16:50:00Z">
              <w:r w:rsidDel="00A769AD">
                <w:rPr>
                  <w:rFonts w:ascii="Times New Roman" w:hAnsi="Times New Roman"/>
                  <w:color w:val="000000" w:themeColor="text1"/>
                  <w:sz w:val="24"/>
                  <w:szCs w:val="24"/>
                </w:rPr>
                <w:delText>1982</w:delText>
              </w:r>
            </w:del>
          </w:p>
        </w:tc>
        <w:tc>
          <w:tcPr>
            <w:tcW w:w="1287" w:type="dxa"/>
          </w:tcPr>
          <w:p w14:paraId="660751C9" w14:textId="5E872242" w:rsidR="00107D0B" w:rsidDel="00A769AD" w:rsidRDefault="00107D0B">
            <w:pPr>
              <w:spacing w:after="0" w:line="480" w:lineRule="auto"/>
              <w:rPr>
                <w:del w:id="488" w:author="Majid" w:date="2016-12-30T16:50:00Z"/>
                <w:rFonts w:ascii="Times New Roman" w:hAnsi="Times New Roman"/>
                <w:color w:val="000000" w:themeColor="text1"/>
                <w:sz w:val="24"/>
                <w:szCs w:val="24"/>
              </w:rPr>
              <w:pPrChange w:id="489" w:author="Majid" w:date="2016-12-30T16:50:00Z">
                <w:pPr>
                  <w:spacing w:line="480" w:lineRule="auto"/>
                </w:pPr>
              </w:pPrChange>
            </w:pPr>
            <w:del w:id="490" w:author="Majid" w:date="2016-12-30T16:50:00Z">
              <w:r w:rsidDel="00A769AD">
                <w:rPr>
                  <w:rFonts w:ascii="Times New Roman" w:hAnsi="Times New Roman"/>
                  <w:color w:val="000000" w:themeColor="text1"/>
                  <w:sz w:val="24"/>
                  <w:szCs w:val="24"/>
                </w:rPr>
                <w:delText>2013</w:delText>
              </w:r>
            </w:del>
          </w:p>
        </w:tc>
        <w:tc>
          <w:tcPr>
            <w:tcW w:w="1287" w:type="dxa"/>
          </w:tcPr>
          <w:p w14:paraId="41D97059" w14:textId="2E70EA6D" w:rsidR="00107D0B" w:rsidDel="00A769AD" w:rsidRDefault="00107D0B">
            <w:pPr>
              <w:spacing w:after="0" w:line="480" w:lineRule="auto"/>
              <w:rPr>
                <w:del w:id="491" w:author="Majid" w:date="2016-12-30T16:50:00Z"/>
                <w:rFonts w:ascii="Times New Roman" w:hAnsi="Times New Roman"/>
                <w:color w:val="000000" w:themeColor="text1"/>
                <w:sz w:val="24"/>
                <w:szCs w:val="24"/>
              </w:rPr>
              <w:pPrChange w:id="492" w:author="Majid" w:date="2016-12-30T16:50:00Z">
                <w:pPr>
                  <w:spacing w:line="480" w:lineRule="auto"/>
                </w:pPr>
              </w:pPrChange>
            </w:pPr>
            <w:del w:id="493" w:author="Majid" w:date="2016-12-30T16:50:00Z">
              <w:r w:rsidDel="00A769AD">
                <w:rPr>
                  <w:rFonts w:ascii="Times New Roman" w:hAnsi="Times New Roman"/>
                  <w:color w:val="000000" w:themeColor="text1"/>
                  <w:sz w:val="24"/>
                  <w:szCs w:val="24"/>
                </w:rPr>
                <w:delText>Change</w:delText>
              </w:r>
            </w:del>
          </w:p>
        </w:tc>
        <w:tc>
          <w:tcPr>
            <w:tcW w:w="1287" w:type="dxa"/>
          </w:tcPr>
          <w:p w14:paraId="4DB7E87D" w14:textId="2EAEE5D1" w:rsidR="00107D0B" w:rsidDel="00A769AD" w:rsidRDefault="00107D0B">
            <w:pPr>
              <w:spacing w:after="0" w:line="480" w:lineRule="auto"/>
              <w:rPr>
                <w:del w:id="494" w:author="Majid" w:date="2016-12-30T16:50:00Z"/>
                <w:rFonts w:ascii="Times New Roman" w:hAnsi="Times New Roman"/>
                <w:color w:val="000000" w:themeColor="text1"/>
                <w:sz w:val="24"/>
                <w:szCs w:val="24"/>
              </w:rPr>
              <w:pPrChange w:id="495" w:author="Majid" w:date="2016-12-30T16:50:00Z">
                <w:pPr>
                  <w:spacing w:line="480" w:lineRule="auto"/>
                </w:pPr>
              </w:pPrChange>
            </w:pPr>
            <w:del w:id="496" w:author="Majid" w:date="2016-12-30T16:50:00Z">
              <w:r w:rsidDel="00A769AD">
                <w:rPr>
                  <w:rFonts w:ascii="Times New Roman" w:hAnsi="Times New Roman"/>
                  <w:color w:val="000000" w:themeColor="text1"/>
                  <w:sz w:val="24"/>
                  <w:szCs w:val="24"/>
                </w:rPr>
                <w:delText>1982</w:delText>
              </w:r>
            </w:del>
          </w:p>
        </w:tc>
        <w:tc>
          <w:tcPr>
            <w:tcW w:w="1287" w:type="dxa"/>
          </w:tcPr>
          <w:p w14:paraId="235EDB4E" w14:textId="283A310D" w:rsidR="00107D0B" w:rsidDel="00A769AD" w:rsidRDefault="00107D0B">
            <w:pPr>
              <w:spacing w:after="0" w:line="480" w:lineRule="auto"/>
              <w:rPr>
                <w:del w:id="497" w:author="Majid" w:date="2016-12-30T16:50:00Z"/>
                <w:rFonts w:ascii="Times New Roman" w:hAnsi="Times New Roman"/>
                <w:color w:val="000000" w:themeColor="text1"/>
                <w:sz w:val="24"/>
                <w:szCs w:val="24"/>
              </w:rPr>
              <w:pPrChange w:id="498" w:author="Majid" w:date="2016-12-30T16:50:00Z">
                <w:pPr>
                  <w:spacing w:line="480" w:lineRule="auto"/>
                </w:pPr>
              </w:pPrChange>
            </w:pPr>
            <w:del w:id="499" w:author="Majid" w:date="2016-12-30T16:50:00Z">
              <w:r w:rsidDel="00A769AD">
                <w:rPr>
                  <w:rFonts w:ascii="Times New Roman" w:hAnsi="Times New Roman"/>
                  <w:color w:val="000000" w:themeColor="text1"/>
                  <w:sz w:val="24"/>
                  <w:szCs w:val="24"/>
                </w:rPr>
                <w:delText>2013</w:delText>
              </w:r>
            </w:del>
          </w:p>
        </w:tc>
        <w:tc>
          <w:tcPr>
            <w:tcW w:w="1287" w:type="dxa"/>
          </w:tcPr>
          <w:p w14:paraId="090FF54A" w14:textId="3B324BCC" w:rsidR="00107D0B" w:rsidDel="00A769AD" w:rsidRDefault="00107D0B">
            <w:pPr>
              <w:spacing w:after="0" w:line="480" w:lineRule="auto"/>
              <w:rPr>
                <w:del w:id="500" w:author="Majid" w:date="2016-12-30T16:50:00Z"/>
                <w:rFonts w:ascii="Times New Roman" w:hAnsi="Times New Roman"/>
                <w:color w:val="000000" w:themeColor="text1"/>
                <w:sz w:val="24"/>
                <w:szCs w:val="24"/>
              </w:rPr>
              <w:pPrChange w:id="501" w:author="Majid" w:date="2016-12-30T16:50:00Z">
                <w:pPr>
                  <w:spacing w:line="480" w:lineRule="auto"/>
                </w:pPr>
              </w:pPrChange>
            </w:pPr>
            <w:del w:id="502" w:author="Majid" w:date="2016-12-30T16:50:00Z">
              <w:r w:rsidDel="00A769AD">
                <w:rPr>
                  <w:rFonts w:ascii="Times New Roman" w:hAnsi="Times New Roman"/>
                  <w:color w:val="000000" w:themeColor="text1"/>
                  <w:sz w:val="24"/>
                  <w:szCs w:val="24"/>
                </w:rPr>
                <w:delText>Change</w:delText>
              </w:r>
            </w:del>
          </w:p>
        </w:tc>
      </w:tr>
      <w:tr w:rsidR="00ED555F" w:rsidDel="00A769AD" w14:paraId="20C7CB5B" w14:textId="4537B147" w:rsidTr="00960F82">
        <w:trPr>
          <w:del w:id="503" w:author="Majid" w:date="2016-12-30T16:50:00Z"/>
        </w:trPr>
        <w:tc>
          <w:tcPr>
            <w:tcW w:w="1287" w:type="dxa"/>
          </w:tcPr>
          <w:p w14:paraId="323C67CE" w14:textId="6FE53F4A" w:rsidR="00ED555F" w:rsidDel="00A769AD" w:rsidRDefault="00ED555F">
            <w:pPr>
              <w:spacing w:after="0" w:line="480" w:lineRule="auto"/>
              <w:rPr>
                <w:del w:id="504" w:author="Majid" w:date="2016-12-30T16:50:00Z"/>
                <w:rFonts w:ascii="Times New Roman" w:hAnsi="Times New Roman"/>
                <w:color w:val="000000" w:themeColor="text1"/>
                <w:sz w:val="24"/>
                <w:szCs w:val="24"/>
              </w:rPr>
              <w:pPrChange w:id="505" w:author="Majid" w:date="2016-12-30T16:50:00Z">
                <w:pPr>
                  <w:spacing w:line="480" w:lineRule="auto"/>
                </w:pPr>
              </w:pPrChange>
            </w:pPr>
            <w:del w:id="506" w:author="Majid" w:date="2016-12-30T16:50:00Z">
              <w:r w:rsidRPr="00D5093E" w:rsidDel="00A769AD">
                <w:rPr>
                  <w:rFonts w:ascii="Times New Roman" w:hAnsi="Times New Roman"/>
                </w:rPr>
                <w:delText>0-4 years</w:delText>
              </w:r>
            </w:del>
          </w:p>
        </w:tc>
        <w:tc>
          <w:tcPr>
            <w:tcW w:w="1287" w:type="dxa"/>
            <w:vAlign w:val="bottom"/>
          </w:tcPr>
          <w:p w14:paraId="4775D05B" w14:textId="1EA8532D" w:rsidR="00ED555F" w:rsidRPr="00344EA8" w:rsidDel="00A769AD" w:rsidRDefault="00ED555F">
            <w:pPr>
              <w:spacing w:after="0" w:line="480" w:lineRule="auto"/>
              <w:rPr>
                <w:del w:id="507" w:author="Majid" w:date="2016-12-30T16:50:00Z"/>
                <w:rFonts w:ascii="Times New Roman" w:hAnsi="Times New Roman"/>
                <w:b/>
                <w:color w:val="000000" w:themeColor="text1"/>
                <w:sz w:val="24"/>
                <w:szCs w:val="24"/>
              </w:rPr>
              <w:pPrChange w:id="508" w:author="Majid" w:date="2016-12-30T16:50:00Z">
                <w:pPr>
                  <w:spacing w:line="480" w:lineRule="auto"/>
                </w:pPr>
              </w:pPrChange>
            </w:pPr>
            <w:del w:id="509" w:author="Majid" w:date="2016-12-30T16:50:00Z">
              <w:r w:rsidRPr="00344EA8" w:rsidDel="00A769AD">
                <w:rPr>
                  <w:rFonts w:eastAsia="Times New Roman"/>
                  <w:b/>
                  <w:color w:val="000000"/>
                </w:rPr>
                <w:delText>13.4</w:delText>
              </w:r>
            </w:del>
          </w:p>
        </w:tc>
        <w:tc>
          <w:tcPr>
            <w:tcW w:w="1287" w:type="dxa"/>
            <w:vAlign w:val="bottom"/>
          </w:tcPr>
          <w:p w14:paraId="0DC6FDB1" w14:textId="1BEAE05D" w:rsidR="00ED555F" w:rsidRPr="00344EA8" w:rsidDel="00A769AD" w:rsidRDefault="00ED555F">
            <w:pPr>
              <w:spacing w:after="0" w:line="480" w:lineRule="auto"/>
              <w:rPr>
                <w:del w:id="510" w:author="Majid" w:date="2016-12-30T16:50:00Z"/>
                <w:rFonts w:ascii="Times New Roman" w:hAnsi="Times New Roman"/>
                <w:b/>
                <w:color w:val="000000" w:themeColor="text1"/>
                <w:sz w:val="24"/>
                <w:szCs w:val="24"/>
              </w:rPr>
              <w:pPrChange w:id="511" w:author="Majid" w:date="2016-12-30T16:50:00Z">
                <w:pPr>
                  <w:spacing w:line="480" w:lineRule="auto"/>
                </w:pPr>
              </w:pPrChange>
            </w:pPr>
            <w:del w:id="512" w:author="Majid" w:date="2016-12-30T16:50:00Z">
              <w:r w:rsidRPr="00344EA8" w:rsidDel="00A769AD">
                <w:rPr>
                  <w:rFonts w:eastAsia="Times New Roman"/>
                  <w:b/>
                  <w:color w:val="000000"/>
                </w:rPr>
                <w:delText>0.2</w:delText>
              </w:r>
            </w:del>
          </w:p>
        </w:tc>
        <w:tc>
          <w:tcPr>
            <w:tcW w:w="1287" w:type="dxa"/>
            <w:vAlign w:val="bottom"/>
          </w:tcPr>
          <w:p w14:paraId="25FF1F7B" w14:textId="5F51DE60" w:rsidR="00ED555F" w:rsidRPr="00344EA8" w:rsidDel="00A769AD" w:rsidRDefault="00ED555F">
            <w:pPr>
              <w:spacing w:after="0" w:line="480" w:lineRule="auto"/>
              <w:rPr>
                <w:del w:id="513" w:author="Majid" w:date="2016-12-30T16:50:00Z"/>
                <w:rFonts w:ascii="Times New Roman" w:hAnsi="Times New Roman"/>
                <w:b/>
                <w:color w:val="000000" w:themeColor="text1"/>
                <w:sz w:val="24"/>
                <w:szCs w:val="24"/>
              </w:rPr>
              <w:pPrChange w:id="514" w:author="Majid" w:date="2016-12-30T16:50:00Z">
                <w:pPr>
                  <w:spacing w:line="480" w:lineRule="auto"/>
                </w:pPr>
              </w:pPrChange>
            </w:pPr>
            <w:del w:id="515" w:author="Majid" w:date="2016-12-30T16:50:00Z">
              <w:r w:rsidRPr="00344EA8" w:rsidDel="00A769AD">
                <w:rPr>
                  <w:rFonts w:eastAsia="Times New Roman"/>
                  <w:b/>
                  <w:color w:val="000000"/>
                </w:rPr>
                <w:delText>-13.2</w:delText>
              </w:r>
            </w:del>
          </w:p>
        </w:tc>
        <w:tc>
          <w:tcPr>
            <w:tcW w:w="1287" w:type="dxa"/>
            <w:vAlign w:val="bottom"/>
          </w:tcPr>
          <w:p w14:paraId="476783A8" w14:textId="6AAC266F" w:rsidR="00ED555F" w:rsidDel="00A769AD" w:rsidRDefault="00ED555F">
            <w:pPr>
              <w:spacing w:after="0" w:line="480" w:lineRule="auto"/>
              <w:rPr>
                <w:del w:id="516" w:author="Majid" w:date="2016-12-30T16:50:00Z"/>
                <w:rFonts w:ascii="Times New Roman" w:hAnsi="Times New Roman"/>
                <w:color w:val="000000" w:themeColor="text1"/>
                <w:sz w:val="24"/>
                <w:szCs w:val="24"/>
              </w:rPr>
              <w:pPrChange w:id="517" w:author="Majid" w:date="2016-12-30T16:50:00Z">
                <w:pPr>
                  <w:spacing w:line="480" w:lineRule="auto"/>
                </w:pPr>
              </w:pPrChange>
            </w:pPr>
            <w:del w:id="518" w:author="Majid" w:date="2016-12-30T16:50:00Z">
              <w:r w:rsidDel="00A769AD">
                <w:rPr>
                  <w:rFonts w:eastAsia="Times New Roman"/>
                  <w:color w:val="000000"/>
                </w:rPr>
                <w:delText>9.2</w:delText>
              </w:r>
            </w:del>
          </w:p>
        </w:tc>
        <w:tc>
          <w:tcPr>
            <w:tcW w:w="1287" w:type="dxa"/>
            <w:vAlign w:val="bottom"/>
          </w:tcPr>
          <w:p w14:paraId="693292EE" w14:textId="09F88CF5" w:rsidR="00ED555F" w:rsidDel="00A769AD" w:rsidRDefault="00ED555F">
            <w:pPr>
              <w:spacing w:after="0" w:line="480" w:lineRule="auto"/>
              <w:rPr>
                <w:del w:id="519" w:author="Majid" w:date="2016-12-30T16:50:00Z"/>
                <w:rFonts w:ascii="Times New Roman" w:hAnsi="Times New Roman"/>
                <w:color w:val="000000" w:themeColor="text1"/>
                <w:sz w:val="24"/>
                <w:szCs w:val="24"/>
              </w:rPr>
              <w:pPrChange w:id="520" w:author="Majid" w:date="2016-12-30T16:50:00Z">
                <w:pPr>
                  <w:spacing w:line="480" w:lineRule="auto"/>
                </w:pPr>
              </w:pPrChange>
            </w:pPr>
            <w:del w:id="521" w:author="Majid" w:date="2016-12-30T16:50:00Z">
              <w:r w:rsidDel="00A769AD">
                <w:rPr>
                  <w:rFonts w:eastAsia="Times New Roman"/>
                  <w:color w:val="000000"/>
                </w:rPr>
                <w:delText>4.2</w:delText>
              </w:r>
            </w:del>
          </w:p>
        </w:tc>
        <w:tc>
          <w:tcPr>
            <w:tcW w:w="1287" w:type="dxa"/>
            <w:vAlign w:val="bottom"/>
          </w:tcPr>
          <w:p w14:paraId="543B9890" w14:textId="19A40A9C" w:rsidR="00ED555F" w:rsidDel="00A769AD" w:rsidRDefault="00ED555F">
            <w:pPr>
              <w:spacing w:after="0" w:line="480" w:lineRule="auto"/>
              <w:rPr>
                <w:del w:id="522" w:author="Majid" w:date="2016-12-30T16:50:00Z"/>
                <w:rFonts w:ascii="Times New Roman" w:hAnsi="Times New Roman"/>
                <w:color w:val="000000" w:themeColor="text1"/>
                <w:sz w:val="24"/>
                <w:szCs w:val="24"/>
              </w:rPr>
              <w:pPrChange w:id="523" w:author="Majid" w:date="2016-12-30T16:50:00Z">
                <w:pPr>
                  <w:spacing w:line="480" w:lineRule="auto"/>
                </w:pPr>
              </w:pPrChange>
            </w:pPr>
            <w:del w:id="524" w:author="Majid" w:date="2016-12-30T16:50:00Z">
              <w:r w:rsidDel="00A769AD">
                <w:rPr>
                  <w:rFonts w:eastAsia="Times New Roman"/>
                  <w:color w:val="000000"/>
                </w:rPr>
                <w:delText>-5</w:delText>
              </w:r>
            </w:del>
          </w:p>
        </w:tc>
      </w:tr>
      <w:tr w:rsidR="002945EB" w:rsidDel="00A769AD" w14:paraId="629CCB26" w14:textId="4463B151" w:rsidTr="00960F82">
        <w:trPr>
          <w:del w:id="525" w:author="Majid" w:date="2016-12-30T16:50:00Z"/>
        </w:trPr>
        <w:tc>
          <w:tcPr>
            <w:tcW w:w="1287" w:type="dxa"/>
          </w:tcPr>
          <w:p w14:paraId="587A64E8" w14:textId="7485BBD0" w:rsidR="002945EB" w:rsidDel="00A769AD" w:rsidRDefault="002945EB">
            <w:pPr>
              <w:spacing w:after="0" w:line="480" w:lineRule="auto"/>
              <w:rPr>
                <w:del w:id="526" w:author="Majid" w:date="2016-12-30T16:50:00Z"/>
                <w:rFonts w:ascii="Times New Roman" w:hAnsi="Times New Roman"/>
                <w:color w:val="000000" w:themeColor="text1"/>
                <w:sz w:val="24"/>
                <w:szCs w:val="24"/>
              </w:rPr>
              <w:pPrChange w:id="527" w:author="Majid" w:date="2016-12-30T16:50:00Z">
                <w:pPr>
                  <w:spacing w:line="480" w:lineRule="auto"/>
                </w:pPr>
              </w:pPrChange>
            </w:pPr>
            <w:del w:id="528" w:author="Majid" w:date="2016-12-30T16:50:00Z">
              <w:r w:rsidDel="00A769AD">
                <w:rPr>
                  <w:rFonts w:ascii="Times New Roman" w:hAnsi="Times New Roman"/>
                </w:rPr>
                <w:delText>5-14 years</w:delText>
              </w:r>
            </w:del>
          </w:p>
        </w:tc>
        <w:tc>
          <w:tcPr>
            <w:tcW w:w="1287" w:type="dxa"/>
            <w:vAlign w:val="bottom"/>
          </w:tcPr>
          <w:p w14:paraId="2BD116E2" w14:textId="46029ED0" w:rsidR="002945EB" w:rsidRPr="002945EB" w:rsidDel="00A769AD" w:rsidRDefault="002945EB">
            <w:pPr>
              <w:spacing w:after="0" w:line="480" w:lineRule="auto"/>
              <w:rPr>
                <w:del w:id="529" w:author="Majid" w:date="2016-12-30T16:50:00Z"/>
                <w:b/>
                <w:color w:val="000000" w:themeColor="text1"/>
              </w:rPr>
              <w:pPrChange w:id="530" w:author="Majid" w:date="2016-12-30T16:50:00Z">
                <w:pPr>
                  <w:spacing w:line="480" w:lineRule="auto"/>
                </w:pPr>
              </w:pPrChange>
            </w:pPr>
            <w:del w:id="531" w:author="Majid" w:date="2016-12-30T16:50:00Z">
              <w:r w:rsidRPr="002945EB" w:rsidDel="00A769AD">
                <w:rPr>
                  <w:b/>
                  <w:color w:val="000000" w:themeColor="text1"/>
                </w:rPr>
                <w:delText>39.2</w:delText>
              </w:r>
            </w:del>
          </w:p>
        </w:tc>
        <w:tc>
          <w:tcPr>
            <w:tcW w:w="1287" w:type="dxa"/>
            <w:vAlign w:val="bottom"/>
          </w:tcPr>
          <w:p w14:paraId="0F67B81E" w14:textId="4A0251CF" w:rsidR="002945EB" w:rsidRPr="00344EA8" w:rsidDel="00A769AD" w:rsidRDefault="002945EB">
            <w:pPr>
              <w:spacing w:after="0" w:line="480" w:lineRule="auto"/>
              <w:rPr>
                <w:del w:id="532" w:author="Majid" w:date="2016-12-30T16:50:00Z"/>
                <w:rFonts w:ascii="Times New Roman" w:hAnsi="Times New Roman"/>
                <w:b/>
                <w:color w:val="000000" w:themeColor="text1"/>
                <w:sz w:val="24"/>
                <w:szCs w:val="24"/>
              </w:rPr>
              <w:pPrChange w:id="533" w:author="Majid" w:date="2016-12-30T16:50:00Z">
                <w:pPr>
                  <w:spacing w:line="480" w:lineRule="auto"/>
                </w:pPr>
              </w:pPrChange>
            </w:pPr>
            <w:del w:id="534" w:author="Majid" w:date="2016-12-30T16:50:00Z">
              <w:r w:rsidDel="00A769AD">
                <w:rPr>
                  <w:rFonts w:eastAsia="Times New Roman"/>
                  <w:b/>
                  <w:color w:val="000000"/>
                </w:rPr>
                <w:delText>12.6</w:delText>
              </w:r>
            </w:del>
          </w:p>
        </w:tc>
        <w:tc>
          <w:tcPr>
            <w:tcW w:w="1287" w:type="dxa"/>
            <w:vAlign w:val="bottom"/>
          </w:tcPr>
          <w:p w14:paraId="190F0C7A" w14:textId="3C07C0B4" w:rsidR="002945EB" w:rsidRPr="00344EA8" w:rsidDel="00A769AD" w:rsidRDefault="0069695F">
            <w:pPr>
              <w:spacing w:after="0" w:line="480" w:lineRule="auto"/>
              <w:rPr>
                <w:del w:id="535" w:author="Majid" w:date="2016-12-30T16:50:00Z"/>
                <w:rFonts w:ascii="Times New Roman" w:hAnsi="Times New Roman"/>
                <w:b/>
                <w:color w:val="000000" w:themeColor="text1"/>
                <w:sz w:val="24"/>
                <w:szCs w:val="24"/>
              </w:rPr>
              <w:pPrChange w:id="536" w:author="Majid" w:date="2016-12-30T16:50:00Z">
                <w:pPr>
                  <w:spacing w:line="480" w:lineRule="auto"/>
                </w:pPr>
              </w:pPrChange>
            </w:pPr>
            <w:del w:id="537" w:author="Majid" w:date="2016-12-30T16:50:00Z">
              <w:r w:rsidDel="00A769AD">
                <w:rPr>
                  <w:rFonts w:eastAsia="Times New Roman"/>
                  <w:b/>
                  <w:color w:val="000000"/>
                </w:rPr>
                <w:delText>-26.6</w:delText>
              </w:r>
            </w:del>
          </w:p>
        </w:tc>
        <w:tc>
          <w:tcPr>
            <w:tcW w:w="1287" w:type="dxa"/>
            <w:vAlign w:val="bottom"/>
          </w:tcPr>
          <w:p w14:paraId="715E52EC" w14:textId="7D4A8961" w:rsidR="002945EB" w:rsidDel="00A769AD" w:rsidRDefault="002945EB">
            <w:pPr>
              <w:spacing w:after="0" w:line="480" w:lineRule="auto"/>
              <w:rPr>
                <w:del w:id="538" w:author="Majid" w:date="2016-12-30T16:50:00Z"/>
                <w:rFonts w:ascii="Times New Roman" w:hAnsi="Times New Roman"/>
                <w:color w:val="000000" w:themeColor="text1"/>
                <w:sz w:val="24"/>
                <w:szCs w:val="24"/>
              </w:rPr>
              <w:pPrChange w:id="539" w:author="Majid" w:date="2016-12-30T16:50:00Z">
                <w:pPr>
                  <w:spacing w:line="480" w:lineRule="auto"/>
                </w:pPr>
              </w:pPrChange>
            </w:pPr>
            <w:del w:id="540" w:author="Majid" w:date="2016-12-30T16:50:00Z">
              <w:r w:rsidDel="00A769AD">
                <w:rPr>
                  <w:rFonts w:eastAsia="Times New Roman"/>
                  <w:color w:val="000000"/>
                </w:rPr>
                <w:delText>-</w:delText>
              </w:r>
            </w:del>
          </w:p>
        </w:tc>
        <w:tc>
          <w:tcPr>
            <w:tcW w:w="1287" w:type="dxa"/>
            <w:vAlign w:val="bottom"/>
          </w:tcPr>
          <w:p w14:paraId="4AA02730" w14:textId="24AF7E60" w:rsidR="002945EB" w:rsidDel="00A769AD" w:rsidRDefault="002945EB">
            <w:pPr>
              <w:spacing w:after="0" w:line="480" w:lineRule="auto"/>
              <w:rPr>
                <w:del w:id="541" w:author="Majid" w:date="2016-12-30T16:50:00Z"/>
                <w:rFonts w:ascii="Times New Roman" w:hAnsi="Times New Roman"/>
                <w:color w:val="000000" w:themeColor="text1"/>
                <w:sz w:val="24"/>
                <w:szCs w:val="24"/>
              </w:rPr>
              <w:pPrChange w:id="542" w:author="Majid" w:date="2016-12-30T16:50:00Z">
                <w:pPr>
                  <w:spacing w:line="480" w:lineRule="auto"/>
                </w:pPr>
              </w:pPrChange>
            </w:pPr>
            <w:del w:id="543" w:author="Majid" w:date="2016-12-30T16:50:00Z">
              <w:r w:rsidDel="00A769AD">
                <w:rPr>
                  <w:rFonts w:eastAsia="Times New Roman"/>
                  <w:color w:val="000000"/>
                </w:rPr>
                <w:delText>-</w:delText>
              </w:r>
            </w:del>
          </w:p>
        </w:tc>
        <w:tc>
          <w:tcPr>
            <w:tcW w:w="1287" w:type="dxa"/>
            <w:vAlign w:val="bottom"/>
          </w:tcPr>
          <w:p w14:paraId="7D0C3539" w14:textId="594197A6" w:rsidR="002945EB" w:rsidDel="00A769AD" w:rsidRDefault="002945EB">
            <w:pPr>
              <w:spacing w:after="0" w:line="480" w:lineRule="auto"/>
              <w:rPr>
                <w:del w:id="544" w:author="Majid" w:date="2016-12-30T16:50:00Z"/>
                <w:rFonts w:ascii="Times New Roman" w:hAnsi="Times New Roman"/>
                <w:color w:val="000000" w:themeColor="text1"/>
                <w:sz w:val="24"/>
                <w:szCs w:val="24"/>
              </w:rPr>
              <w:pPrChange w:id="545" w:author="Majid" w:date="2016-12-30T16:50:00Z">
                <w:pPr>
                  <w:spacing w:line="480" w:lineRule="auto"/>
                </w:pPr>
              </w:pPrChange>
            </w:pPr>
            <w:del w:id="546" w:author="Majid" w:date="2016-12-30T16:50:00Z">
              <w:r w:rsidDel="00A769AD">
                <w:rPr>
                  <w:rFonts w:eastAsia="Times New Roman"/>
                  <w:color w:val="000000"/>
                </w:rPr>
                <w:delText>-</w:delText>
              </w:r>
            </w:del>
          </w:p>
        </w:tc>
      </w:tr>
      <w:tr w:rsidR="002945EB" w:rsidDel="00A769AD" w14:paraId="148414E1" w14:textId="50AB0923" w:rsidTr="00960F82">
        <w:trPr>
          <w:del w:id="547" w:author="Majid" w:date="2016-12-30T16:50:00Z"/>
        </w:trPr>
        <w:tc>
          <w:tcPr>
            <w:tcW w:w="1287" w:type="dxa"/>
          </w:tcPr>
          <w:p w14:paraId="012DCDDB" w14:textId="04277ED1" w:rsidR="002945EB" w:rsidDel="00A769AD" w:rsidRDefault="002945EB">
            <w:pPr>
              <w:spacing w:after="0" w:line="480" w:lineRule="auto"/>
              <w:rPr>
                <w:del w:id="548" w:author="Majid" w:date="2016-12-30T16:50:00Z"/>
                <w:rFonts w:ascii="Times New Roman" w:hAnsi="Times New Roman"/>
                <w:color w:val="000000" w:themeColor="text1"/>
                <w:sz w:val="24"/>
                <w:szCs w:val="24"/>
              </w:rPr>
              <w:pPrChange w:id="549" w:author="Majid" w:date="2016-12-30T16:50:00Z">
                <w:pPr>
                  <w:spacing w:line="480" w:lineRule="auto"/>
                </w:pPr>
              </w:pPrChange>
            </w:pPr>
            <w:del w:id="550" w:author="Majid" w:date="2016-12-30T16:50:00Z">
              <w:r w:rsidDel="00A769AD">
                <w:rPr>
                  <w:rFonts w:ascii="Times New Roman" w:hAnsi="Times New Roman"/>
                </w:rPr>
                <w:delText>15-24 years</w:delText>
              </w:r>
            </w:del>
          </w:p>
        </w:tc>
        <w:tc>
          <w:tcPr>
            <w:tcW w:w="1287" w:type="dxa"/>
            <w:vAlign w:val="bottom"/>
          </w:tcPr>
          <w:p w14:paraId="342A6026" w14:textId="71FF47A5" w:rsidR="002945EB" w:rsidRPr="00344EA8" w:rsidDel="00A769AD" w:rsidRDefault="002945EB">
            <w:pPr>
              <w:spacing w:after="0" w:line="480" w:lineRule="auto"/>
              <w:rPr>
                <w:del w:id="551" w:author="Majid" w:date="2016-12-30T16:50:00Z"/>
                <w:rFonts w:ascii="Times New Roman" w:hAnsi="Times New Roman"/>
                <w:b/>
                <w:color w:val="000000" w:themeColor="text1"/>
                <w:sz w:val="24"/>
                <w:szCs w:val="24"/>
              </w:rPr>
              <w:pPrChange w:id="552" w:author="Majid" w:date="2016-12-30T16:50:00Z">
                <w:pPr>
                  <w:spacing w:line="480" w:lineRule="auto"/>
                </w:pPr>
              </w:pPrChange>
            </w:pPr>
            <w:del w:id="553" w:author="Majid" w:date="2016-12-30T16:50:00Z">
              <w:r w:rsidRPr="00344EA8" w:rsidDel="00A769AD">
                <w:rPr>
                  <w:rFonts w:eastAsia="Times New Roman"/>
                  <w:b/>
                  <w:color w:val="000000"/>
                </w:rPr>
                <w:delText>37.1</w:delText>
              </w:r>
            </w:del>
          </w:p>
        </w:tc>
        <w:tc>
          <w:tcPr>
            <w:tcW w:w="1287" w:type="dxa"/>
            <w:vAlign w:val="bottom"/>
          </w:tcPr>
          <w:p w14:paraId="58B7687F" w14:textId="0170C2E2" w:rsidR="002945EB" w:rsidRPr="00344EA8" w:rsidDel="00A769AD" w:rsidRDefault="002945EB">
            <w:pPr>
              <w:spacing w:after="0" w:line="480" w:lineRule="auto"/>
              <w:rPr>
                <w:del w:id="554" w:author="Majid" w:date="2016-12-30T16:50:00Z"/>
                <w:rFonts w:ascii="Times New Roman" w:hAnsi="Times New Roman"/>
                <w:b/>
                <w:color w:val="000000" w:themeColor="text1"/>
                <w:sz w:val="24"/>
                <w:szCs w:val="24"/>
              </w:rPr>
              <w:pPrChange w:id="555" w:author="Majid" w:date="2016-12-30T16:50:00Z">
                <w:pPr>
                  <w:spacing w:line="480" w:lineRule="auto"/>
                </w:pPr>
              </w:pPrChange>
            </w:pPr>
            <w:del w:id="556" w:author="Majid" w:date="2016-12-30T16:50:00Z">
              <w:r w:rsidRPr="00344EA8" w:rsidDel="00A769AD">
                <w:rPr>
                  <w:rFonts w:eastAsia="Times New Roman"/>
                  <w:b/>
                  <w:color w:val="000000"/>
                </w:rPr>
                <w:delText>12.5</w:delText>
              </w:r>
            </w:del>
          </w:p>
        </w:tc>
        <w:tc>
          <w:tcPr>
            <w:tcW w:w="1287" w:type="dxa"/>
            <w:vAlign w:val="bottom"/>
          </w:tcPr>
          <w:p w14:paraId="0F30B00C" w14:textId="056406C7" w:rsidR="002945EB" w:rsidRPr="00344EA8" w:rsidDel="00A769AD" w:rsidRDefault="002945EB">
            <w:pPr>
              <w:spacing w:after="0" w:line="480" w:lineRule="auto"/>
              <w:rPr>
                <w:del w:id="557" w:author="Majid" w:date="2016-12-30T16:50:00Z"/>
                <w:rFonts w:ascii="Times New Roman" w:hAnsi="Times New Roman"/>
                <w:b/>
                <w:color w:val="000000" w:themeColor="text1"/>
                <w:sz w:val="24"/>
                <w:szCs w:val="24"/>
              </w:rPr>
              <w:pPrChange w:id="558" w:author="Majid" w:date="2016-12-30T16:50:00Z">
                <w:pPr>
                  <w:spacing w:line="480" w:lineRule="auto"/>
                </w:pPr>
              </w:pPrChange>
            </w:pPr>
            <w:del w:id="559" w:author="Majid" w:date="2016-12-30T16:50:00Z">
              <w:r w:rsidRPr="00344EA8" w:rsidDel="00A769AD">
                <w:rPr>
                  <w:rFonts w:eastAsia="Times New Roman"/>
                  <w:b/>
                  <w:color w:val="000000"/>
                </w:rPr>
                <w:delText>-24.6</w:delText>
              </w:r>
            </w:del>
          </w:p>
        </w:tc>
        <w:tc>
          <w:tcPr>
            <w:tcW w:w="1287" w:type="dxa"/>
            <w:vAlign w:val="bottom"/>
          </w:tcPr>
          <w:p w14:paraId="59DE8304" w14:textId="552F36CF" w:rsidR="002945EB" w:rsidDel="00A769AD" w:rsidRDefault="002945EB">
            <w:pPr>
              <w:spacing w:after="0" w:line="480" w:lineRule="auto"/>
              <w:rPr>
                <w:del w:id="560" w:author="Majid" w:date="2016-12-30T16:50:00Z"/>
                <w:rFonts w:ascii="Times New Roman" w:hAnsi="Times New Roman"/>
                <w:color w:val="000000" w:themeColor="text1"/>
                <w:sz w:val="24"/>
                <w:szCs w:val="24"/>
              </w:rPr>
              <w:pPrChange w:id="561" w:author="Majid" w:date="2016-12-30T16:50:00Z">
                <w:pPr>
                  <w:spacing w:line="480" w:lineRule="auto"/>
                </w:pPr>
              </w:pPrChange>
            </w:pPr>
            <w:del w:id="562" w:author="Majid" w:date="2016-12-30T16:50:00Z">
              <w:r w:rsidDel="00A769AD">
                <w:rPr>
                  <w:rFonts w:eastAsia="Times New Roman"/>
                  <w:color w:val="000000"/>
                </w:rPr>
                <w:delText>-</w:delText>
              </w:r>
            </w:del>
          </w:p>
        </w:tc>
        <w:tc>
          <w:tcPr>
            <w:tcW w:w="1287" w:type="dxa"/>
            <w:vAlign w:val="bottom"/>
          </w:tcPr>
          <w:p w14:paraId="4855154E" w14:textId="06521FED" w:rsidR="002945EB" w:rsidDel="00A769AD" w:rsidRDefault="002945EB">
            <w:pPr>
              <w:spacing w:after="0" w:line="480" w:lineRule="auto"/>
              <w:rPr>
                <w:del w:id="563" w:author="Majid" w:date="2016-12-30T16:50:00Z"/>
                <w:rFonts w:ascii="Times New Roman" w:hAnsi="Times New Roman"/>
                <w:color w:val="000000" w:themeColor="text1"/>
                <w:sz w:val="24"/>
                <w:szCs w:val="24"/>
              </w:rPr>
              <w:pPrChange w:id="564" w:author="Majid" w:date="2016-12-30T16:50:00Z">
                <w:pPr>
                  <w:spacing w:line="480" w:lineRule="auto"/>
                </w:pPr>
              </w:pPrChange>
            </w:pPr>
            <w:del w:id="565" w:author="Majid" w:date="2016-12-30T16:50:00Z">
              <w:r w:rsidDel="00A769AD">
                <w:rPr>
                  <w:rFonts w:eastAsia="Times New Roman"/>
                  <w:color w:val="000000"/>
                </w:rPr>
                <w:delText>-</w:delText>
              </w:r>
            </w:del>
          </w:p>
        </w:tc>
        <w:tc>
          <w:tcPr>
            <w:tcW w:w="1287" w:type="dxa"/>
            <w:vAlign w:val="bottom"/>
          </w:tcPr>
          <w:p w14:paraId="031F3DE9" w14:textId="5C9B6629" w:rsidR="002945EB" w:rsidDel="00A769AD" w:rsidRDefault="002945EB">
            <w:pPr>
              <w:spacing w:after="0" w:line="480" w:lineRule="auto"/>
              <w:rPr>
                <w:del w:id="566" w:author="Majid" w:date="2016-12-30T16:50:00Z"/>
                <w:rFonts w:ascii="Times New Roman" w:hAnsi="Times New Roman"/>
                <w:color w:val="000000" w:themeColor="text1"/>
                <w:sz w:val="24"/>
                <w:szCs w:val="24"/>
              </w:rPr>
              <w:pPrChange w:id="567" w:author="Majid" w:date="2016-12-30T16:50:00Z">
                <w:pPr>
                  <w:spacing w:line="480" w:lineRule="auto"/>
                </w:pPr>
              </w:pPrChange>
            </w:pPr>
            <w:del w:id="568" w:author="Majid" w:date="2016-12-30T16:50:00Z">
              <w:r w:rsidDel="00A769AD">
                <w:rPr>
                  <w:rFonts w:eastAsia="Times New Roman"/>
                  <w:color w:val="000000"/>
                </w:rPr>
                <w:delText>-</w:delText>
              </w:r>
            </w:del>
          </w:p>
        </w:tc>
      </w:tr>
      <w:tr w:rsidR="002945EB" w:rsidDel="00A769AD" w14:paraId="54110239" w14:textId="23C7B6B0" w:rsidTr="00293AA3">
        <w:trPr>
          <w:del w:id="569" w:author="Majid" w:date="2016-12-30T16:50:00Z"/>
        </w:trPr>
        <w:tc>
          <w:tcPr>
            <w:tcW w:w="1287" w:type="dxa"/>
          </w:tcPr>
          <w:p w14:paraId="6A17EE4C" w14:textId="73987DBB" w:rsidR="002945EB" w:rsidDel="00A769AD" w:rsidRDefault="002945EB">
            <w:pPr>
              <w:spacing w:after="0" w:line="480" w:lineRule="auto"/>
              <w:rPr>
                <w:del w:id="570" w:author="Majid" w:date="2016-12-30T16:50:00Z"/>
                <w:rFonts w:ascii="Times New Roman" w:hAnsi="Times New Roman"/>
                <w:color w:val="000000" w:themeColor="text1"/>
                <w:sz w:val="24"/>
                <w:szCs w:val="24"/>
              </w:rPr>
              <w:pPrChange w:id="571" w:author="Majid" w:date="2016-12-30T16:50:00Z">
                <w:pPr>
                  <w:spacing w:line="480" w:lineRule="auto"/>
                </w:pPr>
              </w:pPrChange>
            </w:pPr>
            <w:del w:id="572" w:author="Majid" w:date="2016-12-30T16:50:00Z">
              <w:r w:rsidDel="00A769AD">
                <w:rPr>
                  <w:rFonts w:ascii="Times New Roman" w:hAnsi="Times New Roman"/>
                </w:rPr>
                <w:delText>25-34 years</w:delText>
              </w:r>
            </w:del>
          </w:p>
        </w:tc>
        <w:tc>
          <w:tcPr>
            <w:tcW w:w="1287" w:type="dxa"/>
            <w:vAlign w:val="bottom"/>
          </w:tcPr>
          <w:p w14:paraId="2A21A52D" w14:textId="2570F679" w:rsidR="002945EB" w:rsidRPr="005E100B" w:rsidDel="00A769AD" w:rsidRDefault="002945EB">
            <w:pPr>
              <w:spacing w:after="0" w:line="480" w:lineRule="auto"/>
              <w:rPr>
                <w:del w:id="573" w:author="Majid" w:date="2016-12-30T16:50:00Z"/>
                <w:rFonts w:ascii="Times New Roman" w:hAnsi="Times New Roman"/>
                <w:color w:val="000000" w:themeColor="text1"/>
                <w:sz w:val="24"/>
                <w:szCs w:val="24"/>
              </w:rPr>
              <w:pPrChange w:id="574" w:author="Majid" w:date="2016-12-30T16:50:00Z">
                <w:pPr>
                  <w:spacing w:line="480" w:lineRule="auto"/>
                </w:pPr>
              </w:pPrChange>
            </w:pPr>
            <w:del w:id="575" w:author="Majid" w:date="2016-12-30T16:50:00Z">
              <w:r w:rsidRPr="005E100B" w:rsidDel="00A769AD">
                <w:rPr>
                  <w:rFonts w:eastAsia="Times New Roman"/>
                  <w:color w:val="000000"/>
                </w:rPr>
                <w:delText>14.6</w:delText>
              </w:r>
            </w:del>
          </w:p>
        </w:tc>
        <w:tc>
          <w:tcPr>
            <w:tcW w:w="1287" w:type="dxa"/>
            <w:vAlign w:val="bottom"/>
          </w:tcPr>
          <w:p w14:paraId="67CA73FB" w14:textId="60A7FF30" w:rsidR="002945EB" w:rsidRPr="005E100B" w:rsidDel="00A769AD" w:rsidRDefault="002945EB">
            <w:pPr>
              <w:spacing w:after="0" w:line="480" w:lineRule="auto"/>
              <w:rPr>
                <w:del w:id="576" w:author="Majid" w:date="2016-12-30T16:50:00Z"/>
                <w:rFonts w:ascii="Times New Roman" w:hAnsi="Times New Roman"/>
                <w:color w:val="000000" w:themeColor="text1"/>
                <w:sz w:val="24"/>
                <w:szCs w:val="24"/>
              </w:rPr>
              <w:pPrChange w:id="577" w:author="Majid" w:date="2016-12-30T16:50:00Z">
                <w:pPr>
                  <w:spacing w:line="480" w:lineRule="auto"/>
                </w:pPr>
              </w:pPrChange>
            </w:pPr>
            <w:del w:id="578" w:author="Majid" w:date="2016-12-30T16:50:00Z">
              <w:r w:rsidRPr="005E100B" w:rsidDel="00A769AD">
                <w:rPr>
                  <w:rFonts w:eastAsia="Times New Roman"/>
                  <w:color w:val="000000"/>
                </w:rPr>
                <w:delText>7.3</w:delText>
              </w:r>
            </w:del>
          </w:p>
        </w:tc>
        <w:tc>
          <w:tcPr>
            <w:tcW w:w="1287" w:type="dxa"/>
            <w:vAlign w:val="bottom"/>
          </w:tcPr>
          <w:p w14:paraId="5CD04CB5" w14:textId="1C50303C" w:rsidR="002945EB" w:rsidRPr="005E100B" w:rsidDel="00A769AD" w:rsidRDefault="002945EB">
            <w:pPr>
              <w:spacing w:after="0" w:line="480" w:lineRule="auto"/>
              <w:rPr>
                <w:del w:id="579" w:author="Majid" w:date="2016-12-30T16:50:00Z"/>
                <w:rFonts w:ascii="Times New Roman" w:hAnsi="Times New Roman"/>
                <w:color w:val="000000" w:themeColor="text1"/>
                <w:sz w:val="24"/>
                <w:szCs w:val="24"/>
              </w:rPr>
              <w:pPrChange w:id="580" w:author="Majid" w:date="2016-12-30T16:50:00Z">
                <w:pPr>
                  <w:spacing w:line="480" w:lineRule="auto"/>
                </w:pPr>
              </w:pPrChange>
            </w:pPr>
            <w:del w:id="581" w:author="Majid" w:date="2016-12-30T16:50:00Z">
              <w:r w:rsidRPr="005E100B" w:rsidDel="00A769AD">
                <w:rPr>
                  <w:rFonts w:eastAsia="Times New Roman"/>
                  <w:color w:val="000000"/>
                </w:rPr>
                <w:delText>-7.3</w:delText>
              </w:r>
            </w:del>
          </w:p>
        </w:tc>
        <w:tc>
          <w:tcPr>
            <w:tcW w:w="1287" w:type="dxa"/>
            <w:vAlign w:val="bottom"/>
          </w:tcPr>
          <w:p w14:paraId="3E1BA481" w14:textId="6D2D97DA" w:rsidR="002945EB" w:rsidDel="00A769AD" w:rsidRDefault="002945EB">
            <w:pPr>
              <w:spacing w:after="0" w:line="480" w:lineRule="auto"/>
              <w:rPr>
                <w:del w:id="582" w:author="Majid" w:date="2016-12-30T16:50:00Z"/>
                <w:rFonts w:ascii="Times New Roman" w:hAnsi="Times New Roman"/>
                <w:color w:val="000000" w:themeColor="text1"/>
                <w:sz w:val="24"/>
                <w:szCs w:val="24"/>
              </w:rPr>
              <w:pPrChange w:id="583" w:author="Majid" w:date="2016-12-30T16:50:00Z">
                <w:pPr>
                  <w:spacing w:line="480" w:lineRule="auto"/>
                </w:pPr>
              </w:pPrChange>
            </w:pPr>
            <w:del w:id="584" w:author="Majid" w:date="2016-12-30T16:50:00Z">
              <w:r w:rsidDel="00A769AD">
                <w:rPr>
                  <w:rFonts w:eastAsia="Times New Roman"/>
                  <w:color w:val="000000"/>
                </w:rPr>
                <w:delText>-</w:delText>
              </w:r>
            </w:del>
          </w:p>
        </w:tc>
        <w:tc>
          <w:tcPr>
            <w:tcW w:w="1287" w:type="dxa"/>
            <w:vAlign w:val="bottom"/>
          </w:tcPr>
          <w:p w14:paraId="4582C028" w14:textId="4A0023F6" w:rsidR="002945EB" w:rsidDel="00A769AD" w:rsidRDefault="002945EB">
            <w:pPr>
              <w:spacing w:after="0" w:line="480" w:lineRule="auto"/>
              <w:rPr>
                <w:del w:id="585" w:author="Majid" w:date="2016-12-30T16:50:00Z"/>
                <w:rFonts w:ascii="Times New Roman" w:hAnsi="Times New Roman"/>
                <w:color w:val="000000" w:themeColor="text1"/>
                <w:sz w:val="24"/>
                <w:szCs w:val="24"/>
              </w:rPr>
              <w:pPrChange w:id="586" w:author="Majid" w:date="2016-12-30T16:50:00Z">
                <w:pPr>
                  <w:spacing w:line="480" w:lineRule="auto"/>
                </w:pPr>
              </w:pPrChange>
            </w:pPr>
            <w:del w:id="587" w:author="Majid" w:date="2016-12-30T16:50:00Z">
              <w:r w:rsidDel="00A769AD">
                <w:rPr>
                  <w:rFonts w:eastAsia="Times New Roman"/>
                  <w:color w:val="000000"/>
                </w:rPr>
                <w:delText>-</w:delText>
              </w:r>
            </w:del>
          </w:p>
        </w:tc>
        <w:tc>
          <w:tcPr>
            <w:tcW w:w="1287" w:type="dxa"/>
            <w:vAlign w:val="bottom"/>
          </w:tcPr>
          <w:p w14:paraId="44128976" w14:textId="2CB12AE7" w:rsidR="002945EB" w:rsidDel="00A769AD" w:rsidRDefault="002945EB">
            <w:pPr>
              <w:spacing w:after="0" w:line="480" w:lineRule="auto"/>
              <w:rPr>
                <w:del w:id="588" w:author="Majid" w:date="2016-12-30T16:50:00Z"/>
                <w:rFonts w:ascii="Times New Roman" w:hAnsi="Times New Roman"/>
                <w:color w:val="000000" w:themeColor="text1"/>
                <w:sz w:val="24"/>
                <w:szCs w:val="24"/>
              </w:rPr>
              <w:pPrChange w:id="589" w:author="Majid" w:date="2016-12-30T16:50:00Z">
                <w:pPr>
                  <w:spacing w:line="480" w:lineRule="auto"/>
                </w:pPr>
              </w:pPrChange>
            </w:pPr>
            <w:del w:id="590" w:author="Majid" w:date="2016-12-30T16:50:00Z">
              <w:r w:rsidDel="00A769AD">
                <w:rPr>
                  <w:rFonts w:eastAsia="Times New Roman"/>
                  <w:color w:val="000000"/>
                </w:rPr>
                <w:delText>-</w:delText>
              </w:r>
            </w:del>
          </w:p>
        </w:tc>
      </w:tr>
      <w:tr w:rsidR="002945EB" w:rsidDel="00A769AD" w14:paraId="5DFC670F" w14:textId="5FFA490F" w:rsidTr="00960F82">
        <w:trPr>
          <w:del w:id="591" w:author="Majid" w:date="2016-12-30T16:50:00Z"/>
        </w:trPr>
        <w:tc>
          <w:tcPr>
            <w:tcW w:w="1287" w:type="dxa"/>
          </w:tcPr>
          <w:p w14:paraId="1956E7F7" w14:textId="1DB322FA" w:rsidR="002945EB" w:rsidDel="00A769AD" w:rsidRDefault="002945EB">
            <w:pPr>
              <w:spacing w:after="0" w:line="480" w:lineRule="auto"/>
              <w:rPr>
                <w:del w:id="592" w:author="Majid" w:date="2016-12-30T16:50:00Z"/>
                <w:rFonts w:ascii="Times New Roman" w:hAnsi="Times New Roman"/>
                <w:color w:val="000000" w:themeColor="text1"/>
                <w:sz w:val="24"/>
                <w:szCs w:val="24"/>
              </w:rPr>
              <w:pPrChange w:id="593" w:author="Majid" w:date="2016-12-30T16:50:00Z">
                <w:pPr>
                  <w:spacing w:line="480" w:lineRule="auto"/>
                </w:pPr>
              </w:pPrChange>
            </w:pPr>
            <w:del w:id="594" w:author="Majid" w:date="2016-12-30T16:50:00Z">
              <w:r w:rsidDel="00A769AD">
                <w:rPr>
                  <w:rFonts w:ascii="Times New Roman" w:hAnsi="Times New Roman"/>
                </w:rPr>
                <w:delText>35-44 years</w:delText>
              </w:r>
            </w:del>
          </w:p>
        </w:tc>
        <w:tc>
          <w:tcPr>
            <w:tcW w:w="1287" w:type="dxa"/>
            <w:vAlign w:val="bottom"/>
          </w:tcPr>
          <w:p w14:paraId="2B8F151B" w14:textId="6021B433" w:rsidR="002945EB" w:rsidRPr="00A70AE0" w:rsidDel="00A769AD" w:rsidRDefault="00A70AE0">
            <w:pPr>
              <w:spacing w:after="0" w:line="480" w:lineRule="auto"/>
              <w:rPr>
                <w:del w:id="595" w:author="Majid" w:date="2016-12-30T16:50:00Z"/>
                <w:rFonts w:ascii="Times New Roman" w:hAnsi="Times New Roman"/>
                <w:color w:val="000000" w:themeColor="text1"/>
                <w:sz w:val="24"/>
                <w:szCs w:val="24"/>
              </w:rPr>
              <w:pPrChange w:id="596" w:author="Majid" w:date="2016-12-30T16:50:00Z">
                <w:pPr>
                  <w:spacing w:line="480" w:lineRule="auto"/>
                </w:pPr>
              </w:pPrChange>
            </w:pPr>
            <w:del w:id="597" w:author="Majid" w:date="2016-12-30T16:50:00Z">
              <w:r w:rsidDel="00A769AD">
                <w:rPr>
                  <w:rFonts w:ascii="Times New Roman" w:hAnsi="Times New Roman"/>
                  <w:color w:val="000000" w:themeColor="text1"/>
                  <w:sz w:val="24"/>
                  <w:szCs w:val="24"/>
                </w:rPr>
                <w:delText>-</w:delText>
              </w:r>
            </w:del>
          </w:p>
        </w:tc>
        <w:tc>
          <w:tcPr>
            <w:tcW w:w="1287" w:type="dxa"/>
            <w:vAlign w:val="bottom"/>
          </w:tcPr>
          <w:p w14:paraId="2B2982D4" w14:textId="275E2202" w:rsidR="002945EB" w:rsidDel="00A769AD" w:rsidRDefault="00A70AE0">
            <w:pPr>
              <w:spacing w:after="0" w:line="480" w:lineRule="auto"/>
              <w:rPr>
                <w:del w:id="598" w:author="Majid" w:date="2016-12-30T16:50:00Z"/>
                <w:rFonts w:ascii="Times New Roman" w:hAnsi="Times New Roman"/>
                <w:color w:val="000000" w:themeColor="text1"/>
                <w:sz w:val="24"/>
                <w:szCs w:val="24"/>
              </w:rPr>
              <w:pPrChange w:id="599" w:author="Majid" w:date="2016-12-30T16:50:00Z">
                <w:pPr>
                  <w:spacing w:line="480" w:lineRule="auto"/>
                </w:pPr>
              </w:pPrChange>
            </w:pPr>
            <w:del w:id="600" w:author="Majid" w:date="2016-12-30T16:50:00Z">
              <w:r w:rsidDel="00A769AD">
                <w:rPr>
                  <w:rFonts w:ascii="Times New Roman" w:hAnsi="Times New Roman"/>
                  <w:color w:val="000000" w:themeColor="text1"/>
                  <w:sz w:val="24"/>
                  <w:szCs w:val="24"/>
                </w:rPr>
                <w:delText>-</w:delText>
              </w:r>
            </w:del>
          </w:p>
        </w:tc>
        <w:tc>
          <w:tcPr>
            <w:tcW w:w="1287" w:type="dxa"/>
            <w:vAlign w:val="bottom"/>
          </w:tcPr>
          <w:p w14:paraId="728CC692" w14:textId="260C2952" w:rsidR="002945EB" w:rsidDel="00A769AD" w:rsidRDefault="00A70AE0">
            <w:pPr>
              <w:spacing w:after="0" w:line="480" w:lineRule="auto"/>
              <w:rPr>
                <w:del w:id="601" w:author="Majid" w:date="2016-12-30T16:50:00Z"/>
                <w:rFonts w:ascii="Times New Roman" w:hAnsi="Times New Roman"/>
                <w:color w:val="000000" w:themeColor="text1"/>
                <w:sz w:val="24"/>
                <w:szCs w:val="24"/>
              </w:rPr>
              <w:pPrChange w:id="602" w:author="Majid" w:date="2016-12-30T16:50:00Z">
                <w:pPr>
                  <w:spacing w:line="480" w:lineRule="auto"/>
                </w:pPr>
              </w:pPrChange>
            </w:pPr>
            <w:del w:id="603" w:author="Majid" w:date="2016-12-30T16:50:00Z">
              <w:r w:rsidDel="00A769AD">
                <w:rPr>
                  <w:rFonts w:ascii="Times New Roman" w:hAnsi="Times New Roman"/>
                  <w:color w:val="000000" w:themeColor="text1"/>
                  <w:sz w:val="24"/>
                  <w:szCs w:val="24"/>
                </w:rPr>
                <w:delText>-</w:delText>
              </w:r>
            </w:del>
          </w:p>
        </w:tc>
        <w:tc>
          <w:tcPr>
            <w:tcW w:w="1287" w:type="dxa"/>
            <w:vAlign w:val="bottom"/>
          </w:tcPr>
          <w:p w14:paraId="1DAABACA" w14:textId="19D4D904" w:rsidR="002945EB" w:rsidDel="00A769AD" w:rsidRDefault="00570C3D">
            <w:pPr>
              <w:spacing w:after="0" w:line="480" w:lineRule="auto"/>
              <w:rPr>
                <w:del w:id="604" w:author="Majid" w:date="2016-12-30T16:50:00Z"/>
                <w:rFonts w:ascii="Times New Roman" w:hAnsi="Times New Roman"/>
                <w:color w:val="000000" w:themeColor="text1"/>
                <w:sz w:val="24"/>
                <w:szCs w:val="24"/>
              </w:rPr>
              <w:pPrChange w:id="605" w:author="Majid" w:date="2016-12-30T16:50:00Z">
                <w:pPr>
                  <w:spacing w:line="480" w:lineRule="auto"/>
                </w:pPr>
              </w:pPrChange>
            </w:pPr>
            <w:del w:id="606" w:author="Majid" w:date="2016-12-30T16:50:00Z">
              <w:r w:rsidDel="00A769AD">
                <w:rPr>
                  <w:rFonts w:eastAsia="Times New Roman"/>
                  <w:color w:val="000000"/>
                </w:rPr>
                <w:delText>5.6</w:delText>
              </w:r>
            </w:del>
          </w:p>
        </w:tc>
        <w:tc>
          <w:tcPr>
            <w:tcW w:w="1287" w:type="dxa"/>
            <w:vAlign w:val="bottom"/>
          </w:tcPr>
          <w:p w14:paraId="39CC92A7" w14:textId="3CBFEC33" w:rsidR="002945EB" w:rsidDel="00A769AD" w:rsidRDefault="00570C3D">
            <w:pPr>
              <w:spacing w:after="0" w:line="480" w:lineRule="auto"/>
              <w:rPr>
                <w:del w:id="607" w:author="Majid" w:date="2016-12-30T16:50:00Z"/>
                <w:rFonts w:ascii="Times New Roman" w:hAnsi="Times New Roman"/>
                <w:color w:val="000000" w:themeColor="text1"/>
                <w:sz w:val="24"/>
                <w:szCs w:val="24"/>
              </w:rPr>
              <w:pPrChange w:id="608" w:author="Majid" w:date="2016-12-30T16:50:00Z">
                <w:pPr>
                  <w:spacing w:line="480" w:lineRule="auto"/>
                </w:pPr>
              </w:pPrChange>
            </w:pPr>
            <w:del w:id="609" w:author="Majid" w:date="2016-12-30T16:50:00Z">
              <w:r w:rsidDel="00A769AD">
                <w:rPr>
                  <w:rFonts w:eastAsia="Times New Roman"/>
                  <w:color w:val="000000"/>
                </w:rPr>
                <w:delText>5.4</w:delText>
              </w:r>
            </w:del>
          </w:p>
        </w:tc>
        <w:tc>
          <w:tcPr>
            <w:tcW w:w="1287" w:type="dxa"/>
            <w:vAlign w:val="bottom"/>
          </w:tcPr>
          <w:p w14:paraId="7822DE24" w14:textId="4320E4E7" w:rsidR="002945EB" w:rsidDel="00A769AD" w:rsidRDefault="002945EB">
            <w:pPr>
              <w:spacing w:after="0" w:line="480" w:lineRule="auto"/>
              <w:rPr>
                <w:del w:id="610" w:author="Majid" w:date="2016-12-30T16:50:00Z"/>
                <w:rFonts w:ascii="Times New Roman" w:hAnsi="Times New Roman"/>
                <w:color w:val="000000" w:themeColor="text1"/>
                <w:sz w:val="24"/>
                <w:szCs w:val="24"/>
              </w:rPr>
              <w:pPrChange w:id="611" w:author="Majid" w:date="2016-12-30T16:50:00Z">
                <w:pPr>
                  <w:spacing w:line="480" w:lineRule="auto"/>
                </w:pPr>
              </w:pPrChange>
            </w:pPr>
            <w:del w:id="612" w:author="Majid" w:date="2016-12-30T16:50:00Z">
              <w:r w:rsidDel="00A769AD">
                <w:rPr>
                  <w:rFonts w:eastAsia="Times New Roman"/>
                  <w:color w:val="000000"/>
                </w:rPr>
                <w:delText>-</w:delText>
              </w:r>
              <w:r w:rsidR="00570C3D" w:rsidDel="00A769AD">
                <w:rPr>
                  <w:rFonts w:eastAsia="Times New Roman"/>
                  <w:color w:val="000000"/>
                </w:rPr>
                <w:delText>0.2</w:delText>
              </w:r>
            </w:del>
          </w:p>
        </w:tc>
      </w:tr>
      <w:tr w:rsidR="00A70AE0" w:rsidDel="00A769AD" w14:paraId="121314DE" w14:textId="0E7D5981" w:rsidTr="00960F82">
        <w:trPr>
          <w:del w:id="613" w:author="Majid" w:date="2016-12-30T16:50:00Z"/>
        </w:trPr>
        <w:tc>
          <w:tcPr>
            <w:tcW w:w="1287" w:type="dxa"/>
          </w:tcPr>
          <w:p w14:paraId="44485A99" w14:textId="491F5E21" w:rsidR="00A70AE0" w:rsidDel="00A769AD" w:rsidRDefault="00A70AE0">
            <w:pPr>
              <w:spacing w:after="0" w:line="480" w:lineRule="auto"/>
              <w:rPr>
                <w:del w:id="614" w:author="Majid" w:date="2016-12-30T16:50:00Z"/>
                <w:rFonts w:ascii="Times New Roman" w:hAnsi="Times New Roman"/>
                <w:color w:val="000000" w:themeColor="text1"/>
                <w:sz w:val="24"/>
                <w:szCs w:val="24"/>
              </w:rPr>
              <w:pPrChange w:id="615" w:author="Majid" w:date="2016-12-30T16:50:00Z">
                <w:pPr>
                  <w:spacing w:line="480" w:lineRule="auto"/>
                </w:pPr>
              </w:pPrChange>
            </w:pPr>
            <w:del w:id="616" w:author="Majid" w:date="2016-12-30T16:50:00Z">
              <w:r w:rsidDel="00A769AD">
                <w:rPr>
                  <w:rFonts w:ascii="Times New Roman" w:hAnsi="Times New Roman"/>
                </w:rPr>
                <w:delText>45-54 years</w:delText>
              </w:r>
            </w:del>
          </w:p>
        </w:tc>
        <w:tc>
          <w:tcPr>
            <w:tcW w:w="1287" w:type="dxa"/>
            <w:vAlign w:val="bottom"/>
          </w:tcPr>
          <w:p w14:paraId="370A8EA1" w14:textId="4AC8ECCC" w:rsidR="00A70AE0" w:rsidRPr="008A7182" w:rsidDel="00A769AD" w:rsidRDefault="00A70AE0">
            <w:pPr>
              <w:spacing w:after="0" w:line="480" w:lineRule="auto"/>
              <w:rPr>
                <w:del w:id="617" w:author="Majid" w:date="2016-12-30T16:50:00Z"/>
                <w:rFonts w:ascii="Times New Roman" w:hAnsi="Times New Roman"/>
                <w:b/>
                <w:color w:val="000000" w:themeColor="text1"/>
                <w:sz w:val="24"/>
                <w:szCs w:val="24"/>
              </w:rPr>
              <w:pPrChange w:id="618" w:author="Majid" w:date="2016-12-30T16:50:00Z">
                <w:pPr>
                  <w:spacing w:line="480" w:lineRule="auto"/>
                </w:pPr>
              </w:pPrChange>
            </w:pPr>
            <w:del w:id="619" w:author="Majid" w:date="2016-12-30T16:50:00Z">
              <w:r w:rsidRPr="008A7182" w:rsidDel="00A769AD">
                <w:rPr>
                  <w:rFonts w:eastAsia="Times New Roman"/>
                  <w:b/>
                  <w:color w:val="000000"/>
                </w:rPr>
                <w:delText>8.8</w:delText>
              </w:r>
            </w:del>
          </w:p>
        </w:tc>
        <w:tc>
          <w:tcPr>
            <w:tcW w:w="1287" w:type="dxa"/>
            <w:vAlign w:val="bottom"/>
          </w:tcPr>
          <w:p w14:paraId="2B0E8AB6" w14:textId="0DB108A2" w:rsidR="00A70AE0" w:rsidRPr="008A7182" w:rsidDel="00A769AD" w:rsidRDefault="00A70AE0">
            <w:pPr>
              <w:spacing w:after="0" w:line="480" w:lineRule="auto"/>
              <w:rPr>
                <w:del w:id="620" w:author="Majid" w:date="2016-12-30T16:50:00Z"/>
                <w:rFonts w:ascii="Times New Roman" w:hAnsi="Times New Roman"/>
                <w:b/>
                <w:color w:val="000000" w:themeColor="text1"/>
                <w:sz w:val="24"/>
                <w:szCs w:val="24"/>
              </w:rPr>
              <w:pPrChange w:id="621" w:author="Majid" w:date="2016-12-30T16:50:00Z">
                <w:pPr>
                  <w:spacing w:line="480" w:lineRule="auto"/>
                </w:pPr>
              </w:pPrChange>
            </w:pPr>
            <w:del w:id="622" w:author="Majid" w:date="2016-12-30T16:50:00Z">
              <w:r w:rsidRPr="008A7182" w:rsidDel="00A769AD">
                <w:rPr>
                  <w:rFonts w:eastAsia="Times New Roman"/>
                  <w:b/>
                  <w:color w:val="000000"/>
                </w:rPr>
                <w:delText>4.8</w:delText>
              </w:r>
            </w:del>
          </w:p>
        </w:tc>
        <w:tc>
          <w:tcPr>
            <w:tcW w:w="1287" w:type="dxa"/>
            <w:vAlign w:val="bottom"/>
          </w:tcPr>
          <w:p w14:paraId="67EC21E3" w14:textId="61C1C8B5" w:rsidR="00A70AE0" w:rsidRPr="008A7182" w:rsidDel="00A769AD" w:rsidRDefault="00A70AE0">
            <w:pPr>
              <w:spacing w:after="0" w:line="480" w:lineRule="auto"/>
              <w:rPr>
                <w:del w:id="623" w:author="Majid" w:date="2016-12-30T16:50:00Z"/>
                <w:rFonts w:ascii="Times New Roman" w:hAnsi="Times New Roman"/>
                <w:b/>
                <w:color w:val="000000" w:themeColor="text1"/>
                <w:sz w:val="24"/>
                <w:szCs w:val="24"/>
              </w:rPr>
              <w:pPrChange w:id="624" w:author="Majid" w:date="2016-12-30T16:50:00Z">
                <w:pPr>
                  <w:spacing w:line="480" w:lineRule="auto"/>
                </w:pPr>
              </w:pPrChange>
            </w:pPr>
            <w:del w:id="625" w:author="Majid" w:date="2016-12-30T16:50:00Z">
              <w:r w:rsidRPr="008A7182" w:rsidDel="00A769AD">
                <w:rPr>
                  <w:rFonts w:eastAsia="Times New Roman"/>
                  <w:b/>
                  <w:color w:val="000000"/>
                </w:rPr>
                <w:delText>-4</w:delText>
              </w:r>
            </w:del>
          </w:p>
        </w:tc>
        <w:tc>
          <w:tcPr>
            <w:tcW w:w="1287" w:type="dxa"/>
            <w:vAlign w:val="bottom"/>
          </w:tcPr>
          <w:p w14:paraId="68DCDD06" w14:textId="37469CF8" w:rsidR="00A70AE0" w:rsidRPr="00A64B25" w:rsidDel="00A769AD" w:rsidRDefault="00A70AE0">
            <w:pPr>
              <w:spacing w:after="0" w:line="480" w:lineRule="auto"/>
              <w:rPr>
                <w:del w:id="626" w:author="Majid" w:date="2016-12-30T16:50:00Z"/>
                <w:color w:val="000000" w:themeColor="text1"/>
              </w:rPr>
              <w:pPrChange w:id="627" w:author="Majid" w:date="2016-12-30T16:50:00Z">
                <w:pPr>
                  <w:spacing w:line="480" w:lineRule="auto"/>
                </w:pPr>
              </w:pPrChange>
            </w:pPr>
            <w:del w:id="628" w:author="Majid" w:date="2016-12-30T16:50:00Z">
              <w:r w:rsidRPr="00A64B25" w:rsidDel="00A769AD">
                <w:rPr>
                  <w:color w:val="000000" w:themeColor="text1"/>
                </w:rPr>
                <w:delText>10.</w:delText>
              </w:r>
              <w:r w:rsidDel="00A769AD">
                <w:rPr>
                  <w:color w:val="000000" w:themeColor="text1"/>
                </w:rPr>
                <w:delText>2</w:delText>
              </w:r>
            </w:del>
          </w:p>
        </w:tc>
        <w:tc>
          <w:tcPr>
            <w:tcW w:w="1287" w:type="dxa"/>
            <w:vAlign w:val="bottom"/>
          </w:tcPr>
          <w:p w14:paraId="7C182E08" w14:textId="536D40E0" w:rsidR="00A70AE0" w:rsidRPr="00A64B25" w:rsidDel="00A769AD" w:rsidRDefault="00A70AE0">
            <w:pPr>
              <w:spacing w:after="0" w:line="480" w:lineRule="auto"/>
              <w:rPr>
                <w:del w:id="629" w:author="Majid" w:date="2016-12-30T16:50:00Z"/>
                <w:color w:val="000000" w:themeColor="text1"/>
              </w:rPr>
              <w:pPrChange w:id="630" w:author="Majid" w:date="2016-12-30T16:50:00Z">
                <w:pPr>
                  <w:spacing w:line="480" w:lineRule="auto"/>
                </w:pPr>
              </w:pPrChange>
            </w:pPr>
            <w:del w:id="631" w:author="Majid" w:date="2016-12-30T16:50:00Z">
              <w:r w:rsidRPr="00A64B25" w:rsidDel="00A769AD">
                <w:rPr>
                  <w:rFonts w:eastAsia="Times New Roman"/>
                  <w:color w:val="000000"/>
                </w:rPr>
                <w:delText>8.9</w:delText>
              </w:r>
            </w:del>
          </w:p>
        </w:tc>
        <w:tc>
          <w:tcPr>
            <w:tcW w:w="1287" w:type="dxa"/>
            <w:vAlign w:val="bottom"/>
          </w:tcPr>
          <w:p w14:paraId="46AAD69A" w14:textId="18C3115A" w:rsidR="00A70AE0" w:rsidRPr="00A64B25" w:rsidDel="00A769AD" w:rsidRDefault="00A70AE0">
            <w:pPr>
              <w:spacing w:after="0" w:line="480" w:lineRule="auto"/>
              <w:rPr>
                <w:del w:id="632" w:author="Majid" w:date="2016-12-30T16:50:00Z"/>
                <w:color w:val="000000" w:themeColor="text1"/>
              </w:rPr>
              <w:pPrChange w:id="633" w:author="Majid" w:date="2016-12-30T16:50:00Z">
                <w:pPr>
                  <w:spacing w:line="480" w:lineRule="auto"/>
                </w:pPr>
              </w:pPrChange>
            </w:pPr>
            <w:del w:id="634" w:author="Majid" w:date="2016-12-30T16:50:00Z">
              <w:r w:rsidRPr="00A64B25" w:rsidDel="00A769AD">
                <w:rPr>
                  <w:rFonts w:eastAsia="Times New Roman"/>
                  <w:color w:val="000000"/>
                </w:rPr>
                <w:delText>-1.</w:delText>
              </w:r>
              <w:r w:rsidDel="00A769AD">
                <w:rPr>
                  <w:rFonts w:eastAsia="Times New Roman"/>
                  <w:color w:val="000000"/>
                </w:rPr>
                <w:delText>3</w:delText>
              </w:r>
            </w:del>
          </w:p>
        </w:tc>
      </w:tr>
      <w:tr w:rsidR="00A70AE0" w:rsidDel="00A769AD" w14:paraId="77F707FF" w14:textId="0829F91B" w:rsidTr="00960F82">
        <w:trPr>
          <w:del w:id="635" w:author="Majid" w:date="2016-12-30T16:50:00Z"/>
        </w:trPr>
        <w:tc>
          <w:tcPr>
            <w:tcW w:w="1287" w:type="dxa"/>
          </w:tcPr>
          <w:p w14:paraId="74377248" w14:textId="0865EBC8" w:rsidR="00A70AE0" w:rsidDel="00A769AD" w:rsidRDefault="00A70AE0">
            <w:pPr>
              <w:spacing w:after="0" w:line="480" w:lineRule="auto"/>
              <w:rPr>
                <w:del w:id="636" w:author="Majid" w:date="2016-12-30T16:50:00Z"/>
                <w:rFonts w:ascii="Times New Roman" w:hAnsi="Times New Roman"/>
                <w:color w:val="000000" w:themeColor="text1"/>
                <w:sz w:val="24"/>
                <w:szCs w:val="24"/>
              </w:rPr>
              <w:pPrChange w:id="637" w:author="Majid" w:date="2016-12-30T16:50:00Z">
                <w:pPr>
                  <w:spacing w:line="480" w:lineRule="auto"/>
                </w:pPr>
              </w:pPrChange>
            </w:pPr>
            <w:del w:id="638" w:author="Majid" w:date="2016-12-30T16:50:00Z">
              <w:r w:rsidDel="00A769AD">
                <w:rPr>
                  <w:rFonts w:ascii="Times New Roman" w:hAnsi="Times New Roman"/>
                </w:rPr>
                <w:delText>55-64 years</w:delText>
              </w:r>
            </w:del>
          </w:p>
        </w:tc>
        <w:tc>
          <w:tcPr>
            <w:tcW w:w="1287" w:type="dxa"/>
            <w:vAlign w:val="bottom"/>
          </w:tcPr>
          <w:p w14:paraId="01144711" w14:textId="7BE0DA89" w:rsidR="00A70AE0" w:rsidDel="00A769AD" w:rsidRDefault="00A70AE0">
            <w:pPr>
              <w:spacing w:after="0" w:line="480" w:lineRule="auto"/>
              <w:rPr>
                <w:del w:id="639" w:author="Majid" w:date="2016-12-30T16:50:00Z"/>
                <w:rFonts w:ascii="Times New Roman" w:hAnsi="Times New Roman"/>
                <w:color w:val="000000" w:themeColor="text1"/>
                <w:sz w:val="24"/>
                <w:szCs w:val="24"/>
              </w:rPr>
              <w:pPrChange w:id="640" w:author="Majid" w:date="2016-12-30T16:50:00Z">
                <w:pPr>
                  <w:spacing w:line="480" w:lineRule="auto"/>
                </w:pPr>
              </w:pPrChange>
            </w:pPr>
            <w:del w:id="641" w:author="Majid" w:date="2016-12-30T16:50:00Z">
              <w:r w:rsidDel="00A769AD">
                <w:rPr>
                  <w:rFonts w:eastAsia="Times New Roman"/>
                  <w:color w:val="000000"/>
                </w:rPr>
                <w:delText>13.6</w:delText>
              </w:r>
            </w:del>
          </w:p>
        </w:tc>
        <w:tc>
          <w:tcPr>
            <w:tcW w:w="1287" w:type="dxa"/>
            <w:vAlign w:val="bottom"/>
          </w:tcPr>
          <w:p w14:paraId="01F7166B" w14:textId="5AA81A0C" w:rsidR="00A70AE0" w:rsidDel="00A769AD" w:rsidRDefault="00A70AE0">
            <w:pPr>
              <w:spacing w:after="0" w:line="480" w:lineRule="auto"/>
              <w:rPr>
                <w:del w:id="642" w:author="Majid" w:date="2016-12-30T16:50:00Z"/>
                <w:rFonts w:ascii="Times New Roman" w:hAnsi="Times New Roman"/>
                <w:color w:val="000000" w:themeColor="text1"/>
                <w:sz w:val="24"/>
                <w:szCs w:val="24"/>
              </w:rPr>
              <w:pPrChange w:id="643" w:author="Majid" w:date="2016-12-30T16:50:00Z">
                <w:pPr>
                  <w:spacing w:line="480" w:lineRule="auto"/>
                </w:pPr>
              </w:pPrChange>
            </w:pPr>
            <w:del w:id="644" w:author="Majid" w:date="2016-12-30T16:50:00Z">
              <w:r w:rsidDel="00A769AD">
                <w:rPr>
                  <w:rFonts w:eastAsia="Times New Roman"/>
                  <w:color w:val="000000"/>
                </w:rPr>
                <w:delText>11.4</w:delText>
              </w:r>
            </w:del>
          </w:p>
        </w:tc>
        <w:tc>
          <w:tcPr>
            <w:tcW w:w="1287" w:type="dxa"/>
            <w:vAlign w:val="bottom"/>
          </w:tcPr>
          <w:p w14:paraId="7F23C609" w14:textId="4E4CCAC3" w:rsidR="00A70AE0" w:rsidDel="00A769AD" w:rsidRDefault="00A70AE0">
            <w:pPr>
              <w:spacing w:after="0" w:line="480" w:lineRule="auto"/>
              <w:rPr>
                <w:del w:id="645" w:author="Majid" w:date="2016-12-30T16:50:00Z"/>
                <w:rFonts w:ascii="Times New Roman" w:hAnsi="Times New Roman"/>
                <w:color w:val="000000" w:themeColor="text1"/>
                <w:sz w:val="24"/>
                <w:szCs w:val="24"/>
              </w:rPr>
              <w:pPrChange w:id="646" w:author="Majid" w:date="2016-12-30T16:50:00Z">
                <w:pPr>
                  <w:spacing w:line="480" w:lineRule="auto"/>
                </w:pPr>
              </w:pPrChange>
            </w:pPr>
            <w:del w:id="647" w:author="Majid" w:date="2016-12-30T16:50:00Z">
              <w:r w:rsidDel="00A769AD">
                <w:rPr>
                  <w:rFonts w:eastAsia="Times New Roman"/>
                  <w:color w:val="000000"/>
                </w:rPr>
                <w:delText>-2.2</w:delText>
              </w:r>
            </w:del>
          </w:p>
        </w:tc>
        <w:tc>
          <w:tcPr>
            <w:tcW w:w="1287" w:type="dxa"/>
            <w:vAlign w:val="bottom"/>
          </w:tcPr>
          <w:p w14:paraId="1A713155" w14:textId="1CB86428" w:rsidR="00A70AE0" w:rsidDel="00A769AD" w:rsidRDefault="00A70AE0">
            <w:pPr>
              <w:spacing w:after="0" w:line="480" w:lineRule="auto"/>
              <w:rPr>
                <w:del w:id="648" w:author="Majid" w:date="2016-12-30T16:50:00Z"/>
                <w:rFonts w:ascii="Times New Roman" w:hAnsi="Times New Roman"/>
                <w:color w:val="000000" w:themeColor="text1"/>
                <w:sz w:val="24"/>
                <w:szCs w:val="24"/>
              </w:rPr>
              <w:pPrChange w:id="649" w:author="Majid" w:date="2016-12-30T16:50:00Z">
                <w:pPr>
                  <w:spacing w:line="480" w:lineRule="auto"/>
                </w:pPr>
              </w:pPrChange>
            </w:pPr>
            <w:del w:id="650" w:author="Majid" w:date="2016-12-30T16:50:00Z">
              <w:r w:rsidDel="00A769AD">
                <w:rPr>
                  <w:rFonts w:eastAsia="Times New Roman"/>
                  <w:color w:val="000000"/>
                </w:rPr>
                <w:delText>13.4</w:delText>
              </w:r>
            </w:del>
          </w:p>
        </w:tc>
        <w:tc>
          <w:tcPr>
            <w:tcW w:w="1287" w:type="dxa"/>
            <w:vAlign w:val="bottom"/>
          </w:tcPr>
          <w:p w14:paraId="037E3DF5" w14:textId="04A16C97" w:rsidR="00A70AE0" w:rsidDel="00A769AD" w:rsidRDefault="00A70AE0">
            <w:pPr>
              <w:spacing w:after="0" w:line="480" w:lineRule="auto"/>
              <w:rPr>
                <w:del w:id="651" w:author="Majid" w:date="2016-12-30T16:50:00Z"/>
                <w:rFonts w:ascii="Times New Roman" w:hAnsi="Times New Roman"/>
                <w:color w:val="000000" w:themeColor="text1"/>
                <w:sz w:val="24"/>
                <w:szCs w:val="24"/>
              </w:rPr>
              <w:pPrChange w:id="652" w:author="Majid" w:date="2016-12-30T16:50:00Z">
                <w:pPr>
                  <w:spacing w:line="480" w:lineRule="auto"/>
                </w:pPr>
              </w:pPrChange>
            </w:pPr>
            <w:del w:id="653" w:author="Majid" w:date="2016-12-30T16:50:00Z">
              <w:r w:rsidDel="00A769AD">
                <w:rPr>
                  <w:rFonts w:eastAsia="Times New Roman"/>
                  <w:color w:val="000000"/>
                </w:rPr>
                <w:delText>13</w:delText>
              </w:r>
            </w:del>
          </w:p>
        </w:tc>
        <w:tc>
          <w:tcPr>
            <w:tcW w:w="1287" w:type="dxa"/>
            <w:vAlign w:val="bottom"/>
          </w:tcPr>
          <w:p w14:paraId="1D1B9CB3" w14:textId="165CFB86" w:rsidR="00A70AE0" w:rsidDel="00A769AD" w:rsidRDefault="00A70AE0">
            <w:pPr>
              <w:spacing w:after="0" w:line="480" w:lineRule="auto"/>
              <w:rPr>
                <w:del w:id="654" w:author="Majid" w:date="2016-12-30T16:50:00Z"/>
                <w:rFonts w:ascii="Times New Roman" w:hAnsi="Times New Roman"/>
                <w:color w:val="000000" w:themeColor="text1"/>
                <w:sz w:val="24"/>
                <w:szCs w:val="24"/>
              </w:rPr>
              <w:pPrChange w:id="655" w:author="Majid" w:date="2016-12-30T16:50:00Z">
                <w:pPr>
                  <w:spacing w:line="480" w:lineRule="auto"/>
                </w:pPr>
              </w:pPrChange>
            </w:pPr>
            <w:del w:id="656" w:author="Majid" w:date="2016-12-30T16:50:00Z">
              <w:r w:rsidDel="00A769AD">
                <w:rPr>
                  <w:rFonts w:eastAsia="Times New Roman"/>
                  <w:color w:val="000000"/>
                </w:rPr>
                <w:delText>-0.4</w:delText>
              </w:r>
            </w:del>
          </w:p>
        </w:tc>
      </w:tr>
      <w:tr w:rsidR="00A70AE0" w:rsidDel="00A769AD" w14:paraId="48B90D32" w14:textId="6490861D" w:rsidTr="00960F82">
        <w:trPr>
          <w:del w:id="657" w:author="Majid" w:date="2016-12-30T16:50:00Z"/>
        </w:trPr>
        <w:tc>
          <w:tcPr>
            <w:tcW w:w="1287" w:type="dxa"/>
          </w:tcPr>
          <w:p w14:paraId="3750C076" w14:textId="1C3EE471" w:rsidR="00A70AE0" w:rsidDel="00A769AD" w:rsidRDefault="00A70AE0">
            <w:pPr>
              <w:spacing w:after="0" w:line="480" w:lineRule="auto"/>
              <w:rPr>
                <w:del w:id="658" w:author="Majid" w:date="2016-12-30T16:50:00Z"/>
                <w:rFonts w:ascii="Times New Roman" w:hAnsi="Times New Roman"/>
                <w:color w:val="000000" w:themeColor="text1"/>
                <w:sz w:val="24"/>
                <w:szCs w:val="24"/>
              </w:rPr>
              <w:pPrChange w:id="659" w:author="Majid" w:date="2016-12-30T16:50:00Z">
                <w:pPr>
                  <w:spacing w:line="480" w:lineRule="auto"/>
                </w:pPr>
              </w:pPrChange>
            </w:pPr>
            <w:del w:id="660" w:author="Majid" w:date="2016-12-30T16:50:00Z">
              <w:r w:rsidDel="00A769AD">
                <w:rPr>
                  <w:rFonts w:ascii="Times New Roman" w:hAnsi="Times New Roman"/>
                </w:rPr>
                <w:delText>65-74 years</w:delText>
              </w:r>
            </w:del>
          </w:p>
        </w:tc>
        <w:tc>
          <w:tcPr>
            <w:tcW w:w="1287" w:type="dxa"/>
            <w:vAlign w:val="bottom"/>
          </w:tcPr>
          <w:p w14:paraId="5AFABDF1" w14:textId="125E0DF3" w:rsidR="00A70AE0" w:rsidDel="00A769AD" w:rsidRDefault="00A70AE0">
            <w:pPr>
              <w:spacing w:after="0" w:line="480" w:lineRule="auto"/>
              <w:rPr>
                <w:del w:id="661" w:author="Majid" w:date="2016-12-30T16:50:00Z"/>
                <w:rFonts w:ascii="Times New Roman" w:hAnsi="Times New Roman"/>
                <w:color w:val="000000" w:themeColor="text1"/>
                <w:sz w:val="24"/>
                <w:szCs w:val="24"/>
              </w:rPr>
              <w:pPrChange w:id="662" w:author="Majid" w:date="2016-12-30T16:50:00Z">
                <w:pPr>
                  <w:spacing w:line="480" w:lineRule="auto"/>
                </w:pPr>
              </w:pPrChange>
            </w:pPr>
            <w:del w:id="663" w:author="Majid" w:date="2016-12-30T16:50:00Z">
              <w:r w:rsidDel="00A769AD">
                <w:rPr>
                  <w:rFonts w:eastAsia="Times New Roman"/>
                  <w:color w:val="000000"/>
                </w:rPr>
                <w:delText>17</w:delText>
              </w:r>
            </w:del>
          </w:p>
        </w:tc>
        <w:tc>
          <w:tcPr>
            <w:tcW w:w="1287" w:type="dxa"/>
            <w:vAlign w:val="bottom"/>
          </w:tcPr>
          <w:p w14:paraId="6055AD93" w14:textId="58A02F2B" w:rsidR="00A70AE0" w:rsidDel="00A769AD" w:rsidRDefault="00A70AE0">
            <w:pPr>
              <w:spacing w:after="0" w:line="480" w:lineRule="auto"/>
              <w:rPr>
                <w:del w:id="664" w:author="Majid" w:date="2016-12-30T16:50:00Z"/>
                <w:rFonts w:ascii="Times New Roman" w:hAnsi="Times New Roman"/>
                <w:color w:val="000000" w:themeColor="text1"/>
                <w:sz w:val="24"/>
                <w:szCs w:val="24"/>
              </w:rPr>
              <w:pPrChange w:id="665" w:author="Majid" w:date="2016-12-30T16:50:00Z">
                <w:pPr>
                  <w:spacing w:line="480" w:lineRule="auto"/>
                </w:pPr>
              </w:pPrChange>
            </w:pPr>
            <w:del w:id="666" w:author="Majid" w:date="2016-12-30T16:50:00Z">
              <w:r w:rsidDel="00A769AD">
                <w:rPr>
                  <w:rFonts w:eastAsia="Times New Roman"/>
                  <w:color w:val="000000"/>
                </w:rPr>
                <w:delText>15.2</w:delText>
              </w:r>
            </w:del>
          </w:p>
        </w:tc>
        <w:tc>
          <w:tcPr>
            <w:tcW w:w="1287" w:type="dxa"/>
            <w:vAlign w:val="bottom"/>
          </w:tcPr>
          <w:p w14:paraId="51F0D73D" w14:textId="37504B53" w:rsidR="00A70AE0" w:rsidDel="00A769AD" w:rsidRDefault="00A70AE0">
            <w:pPr>
              <w:spacing w:after="0" w:line="480" w:lineRule="auto"/>
              <w:rPr>
                <w:del w:id="667" w:author="Majid" w:date="2016-12-30T16:50:00Z"/>
                <w:rFonts w:ascii="Times New Roman" w:hAnsi="Times New Roman"/>
                <w:color w:val="000000" w:themeColor="text1"/>
                <w:sz w:val="24"/>
                <w:szCs w:val="24"/>
              </w:rPr>
              <w:pPrChange w:id="668" w:author="Majid" w:date="2016-12-30T16:50:00Z">
                <w:pPr>
                  <w:spacing w:line="480" w:lineRule="auto"/>
                </w:pPr>
              </w:pPrChange>
            </w:pPr>
            <w:del w:id="669" w:author="Majid" w:date="2016-12-30T16:50:00Z">
              <w:r w:rsidDel="00A769AD">
                <w:rPr>
                  <w:rFonts w:eastAsia="Times New Roman"/>
                  <w:color w:val="000000"/>
                </w:rPr>
                <w:delText>-1.8</w:delText>
              </w:r>
            </w:del>
          </w:p>
        </w:tc>
        <w:tc>
          <w:tcPr>
            <w:tcW w:w="1287" w:type="dxa"/>
            <w:vAlign w:val="bottom"/>
          </w:tcPr>
          <w:p w14:paraId="1F7E1C26" w14:textId="5E6BAC67" w:rsidR="00A70AE0" w:rsidDel="00A769AD" w:rsidRDefault="00A70AE0">
            <w:pPr>
              <w:spacing w:after="0" w:line="480" w:lineRule="auto"/>
              <w:rPr>
                <w:del w:id="670" w:author="Majid" w:date="2016-12-30T16:50:00Z"/>
                <w:rFonts w:ascii="Times New Roman" w:hAnsi="Times New Roman"/>
                <w:color w:val="000000" w:themeColor="text1"/>
                <w:sz w:val="24"/>
                <w:szCs w:val="24"/>
              </w:rPr>
              <w:pPrChange w:id="671" w:author="Majid" w:date="2016-12-30T16:50:00Z">
                <w:pPr>
                  <w:spacing w:line="480" w:lineRule="auto"/>
                </w:pPr>
              </w:pPrChange>
            </w:pPr>
            <w:del w:id="672" w:author="Majid" w:date="2016-12-30T16:50:00Z">
              <w:r w:rsidDel="00A769AD">
                <w:rPr>
                  <w:rFonts w:eastAsia="Times New Roman"/>
                  <w:color w:val="000000"/>
                </w:rPr>
                <w:delText>16.3</w:delText>
              </w:r>
            </w:del>
          </w:p>
        </w:tc>
        <w:tc>
          <w:tcPr>
            <w:tcW w:w="1287" w:type="dxa"/>
            <w:vAlign w:val="bottom"/>
          </w:tcPr>
          <w:p w14:paraId="440AA13D" w14:textId="1BE464B6" w:rsidR="00A70AE0" w:rsidDel="00A769AD" w:rsidRDefault="00A70AE0">
            <w:pPr>
              <w:spacing w:after="0" w:line="480" w:lineRule="auto"/>
              <w:rPr>
                <w:del w:id="673" w:author="Majid" w:date="2016-12-30T16:50:00Z"/>
                <w:rFonts w:ascii="Times New Roman" w:hAnsi="Times New Roman"/>
                <w:color w:val="000000" w:themeColor="text1"/>
                <w:sz w:val="24"/>
                <w:szCs w:val="24"/>
              </w:rPr>
              <w:pPrChange w:id="674" w:author="Majid" w:date="2016-12-30T16:50:00Z">
                <w:pPr>
                  <w:spacing w:line="480" w:lineRule="auto"/>
                </w:pPr>
              </w:pPrChange>
            </w:pPr>
            <w:del w:id="675" w:author="Majid" w:date="2016-12-30T16:50:00Z">
              <w:r w:rsidDel="00A769AD">
                <w:rPr>
                  <w:rFonts w:eastAsia="Times New Roman"/>
                  <w:color w:val="000000"/>
                </w:rPr>
                <w:delText>16.8</w:delText>
              </w:r>
            </w:del>
          </w:p>
        </w:tc>
        <w:tc>
          <w:tcPr>
            <w:tcW w:w="1287" w:type="dxa"/>
            <w:vAlign w:val="bottom"/>
          </w:tcPr>
          <w:p w14:paraId="66D88D48" w14:textId="09F058EF" w:rsidR="00A70AE0" w:rsidDel="00A769AD" w:rsidRDefault="00A70AE0">
            <w:pPr>
              <w:spacing w:after="0" w:line="480" w:lineRule="auto"/>
              <w:rPr>
                <w:del w:id="676" w:author="Majid" w:date="2016-12-30T16:50:00Z"/>
                <w:rFonts w:ascii="Times New Roman" w:hAnsi="Times New Roman"/>
                <w:color w:val="000000" w:themeColor="text1"/>
                <w:sz w:val="24"/>
                <w:szCs w:val="24"/>
              </w:rPr>
              <w:pPrChange w:id="677" w:author="Majid" w:date="2016-12-30T16:50:00Z">
                <w:pPr>
                  <w:spacing w:line="480" w:lineRule="auto"/>
                </w:pPr>
              </w:pPrChange>
            </w:pPr>
            <w:del w:id="678" w:author="Majid" w:date="2016-12-30T16:50:00Z">
              <w:r w:rsidDel="00A769AD">
                <w:rPr>
                  <w:rFonts w:eastAsia="Times New Roman"/>
                  <w:color w:val="000000"/>
                </w:rPr>
                <w:delText>0.5</w:delText>
              </w:r>
            </w:del>
          </w:p>
        </w:tc>
      </w:tr>
      <w:tr w:rsidR="00A70AE0" w:rsidDel="00A769AD" w14:paraId="67AC4ACE" w14:textId="68B2E822" w:rsidTr="00960F82">
        <w:trPr>
          <w:del w:id="679" w:author="Majid" w:date="2016-12-30T16:50:00Z"/>
        </w:trPr>
        <w:tc>
          <w:tcPr>
            <w:tcW w:w="1287" w:type="dxa"/>
          </w:tcPr>
          <w:p w14:paraId="31799B95" w14:textId="23862E03" w:rsidR="00A70AE0" w:rsidDel="00A769AD" w:rsidRDefault="00A70AE0">
            <w:pPr>
              <w:spacing w:after="0" w:line="480" w:lineRule="auto"/>
              <w:rPr>
                <w:del w:id="680" w:author="Majid" w:date="2016-12-30T16:50:00Z"/>
                <w:rFonts w:ascii="Times New Roman" w:hAnsi="Times New Roman"/>
              </w:rPr>
              <w:pPrChange w:id="681" w:author="Majid" w:date="2016-12-30T16:50:00Z">
                <w:pPr>
                  <w:spacing w:line="480" w:lineRule="auto"/>
                </w:pPr>
              </w:pPrChange>
            </w:pPr>
            <w:del w:id="682" w:author="Majid" w:date="2016-12-30T16:50:00Z">
              <w:r w:rsidDel="00A769AD">
                <w:rPr>
                  <w:rFonts w:ascii="Times New Roman" w:hAnsi="Times New Roman"/>
                </w:rPr>
                <w:delText>75-84 years</w:delText>
              </w:r>
            </w:del>
          </w:p>
        </w:tc>
        <w:tc>
          <w:tcPr>
            <w:tcW w:w="1287" w:type="dxa"/>
            <w:vAlign w:val="bottom"/>
          </w:tcPr>
          <w:p w14:paraId="21527B79" w14:textId="28BAF9E7" w:rsidR="00A70AE0" w:rsidDel="00A769AD" w:rsidRDefault="00A70AE0">
            <w:pPr>
              <w:spacing w:after="0" w:line="480" w:lineRule="auto"/>
              <w:rPr>
                <w:del w:id="683" w:author="Majid" w:date="2016-12-30T16:50:00Z"/>
                <w:rFonts w:ascii="Times New Roman" w:hAnsi="Times New Roman"/>
                <w:color w:val="000000" w:themeColor="text1"/>
                <w:sz w:val="24"/>
                <w:szCs w:val="24"/>
              </w:rPr>
              <w:pPrChange w:id="684" w:author="Majid" w:date="2016-12-30T16:50:00Z">
                <w:pPr>
                  <w:spacing w:line="480" w:lineRule="auto"/>
                </w:pPr>
              </w:pPrChange>
            </w:pPr>
            <w:del w:id="685" w:author="Majid" w:date="2016-12-30T16:50:00Z">
              <w:r w:rsidDel="00A769AD">
                <w:rPr>
                  <w:rFonts w:eastAsia="Times New Roman"/>
                  <w:color w:val="000000"/>
                </w:rPr>
                <w:delText>24.9</w:delText>
              </w:r>
            </w:del>
          </w:p>
        </w:tc>
        <w:tc>
          <w:tcPr>
            <w:tcW w:w="1287" w:type="dxa"/>
            <w:vAlign w:val="bottom"/>
          </w:tcPr>
          <w:p w14:paraId="74578A59" w14:textId="4E8D1000" w:rsidR="00A70AE0" w:rsidDel="00A769AD" w:rsidRDefault="00A70AE0">
            <w:pPr>
              <w:spacing w:after="0" w:line="480" w:lineRule="auto"/>
              <w:rPr>
                <w:del w:id="686" w:author="Majid" w:date="2016-12-30T16:50:00Z"/>
                <w:rFonts w:ascii="Times New Roman" w:hAnsi="Times New Roman"/>
                <w:color w:val="000000" w:themeColor="text1"/>
                <w:sz w:val="24"/>
                <w:szCs w:val="24"/>
              </w:rPr>
              <w:pPrChange w:id="687" w:author="Majid" w:date="2016-12-30T16:50:00Z">
                <w:pPr>
                  <w:spacing w:line="480" w:lineRule="auto"/>
                </w:pPr>
              </w:pPrChange>
            </w:pPr>
            <w:del w:id="688" w:author="Majid" w:date="2016-12-30T16:50:00Z">
              <w:r w:rsidDel="00A769AD">
                <w:rPr>
                  <w:rFonts w:eastAsia="Times New Roman"/>
                  <w:color w:val="000000"/>
                </w:rPr>
                <w:delText>22.8</w:delText>
              </w:r>
            </w:del>
          </w:p>
        </w:tc>
        <w:tc>
          <w:tcPr>
            <w:tcW w:w="1287" w:type="dxa"/>
            <w:vAlign w:val="bottom"/>
          </w:tcPr>
          <w:p w14:paraId="5D637DC7" w14:textId="1718805E" w:rsidR="00A70AE0" w:rsidDel="00A769AD" w:rsidRDefault="00A70AE0">
            <w:pPr>
              <w:spacing w:after="0" w:line="480" w:lineRule="auto"/>
              <w:rPr>
                <w:del w:id="689" w:author="Majid" w:date="2016-12-30T16:50:00Z"/>
                <w:rFonts w:ascii="Times New Roman" w:hAnsi="Times New Roman"/>
                <w:color w:val="000000" w:themeColor="text1"/>
                <w:sz w:val="24"/>
                <w:szCs w:val="24"/>
              </w:rPr>
              <w:pPrChange w:id="690" w:author="Majid" w:date="2016-12-30T16:50:00Z">
                <w:pPr>
                  <w:spacing w:line="480" w:lineRule="auto"/>
                </w:pPr>
              </w:pPrChange>
            </w:pPr>
            <w:del w:id="691" w:author="Majid" w:date="2016-12-30T16:50:00Z">
              <w:r w:rsidDel="00A769AD">
                <w:rPr>
                  <w:rFonts w:eastAsia="Times New Roman"/>
                  <w:color w:val="000000"/>
                </w:rPr>
                <w:delText>-2.1</w:delText>
              </w:r>
            </w:del>
          </w:p>
        </w:tc>
        <w:tc>
          <w:tcPr>
            <w:tcW w:w="1287" w:type="dxa"/>
            <w:vAlign w:val="bottom"/>
          </w:tcPr>
          <w:p w14:paraId="4CDD2877" w14:textId="29E1E93A" w:rsidR="00A70AE0" w:rsidDel="00A769AD" w:rsidRDefault="00A70AE0">
            <w:pPr>
              <w:spacing w:after="0" w:line="480" w:lineRule="auto"/>
              <w:rPr>
                <w:del w:id="692" w:author="Majid" w:date="2016-12-30T16:50:00Z"/>
                <w:rFonts w:ascii="Times New Roman" w:hAnsi="Times New Roman"/>
                <w:color w:val="000000" w:themeColor="text1"/>
                <w:sz w:val="24"/>
                <w:szCs w:val="24"/>
              </w:rPr>
              <w:pPrChange w:id="693" w:author="Majid" w:date="2016-12-30T16:50:00Z">
                <w:pPr>
                  <w:spacing w:line="480" w:lineRule="auto"/>
                </w:pPr>
              </w:pPrChange>
            </w:pPr>
            <w:del w:id="694" w:author="Majid" w:date="2016-12-30T16:50:00Z">
              <w:r w:rsidDel="00A769AD">
                <w:rPr>
                  <w:rFonts w:eastAsia="Times New Roman"/>
                  <w:color w:val="000000"/>
                </w:rPr>
                <w:delText>24.6</w:delText>
              </w:r>
            </w:del>
          </w:p>
        </w:tc>
        <w:tc>
          <w:tcPr>
            <w:tcW w:w="1287" w:type="dxa"/>
            <w:vAlign w:val="bottom"/>
          </w:tcPr>
          <w:p w14:paraId="5B6629A8" w14:textId="21D089C6" w:rsidR="00A70AE0" w:rsidDel="00A769AD" w:rsidRDefault="00A70AE0">
            <w:pPr>
              <w:spacing w:after="0" w:line="480" w:lineRule="auto"/>
              <w:rPr>
                <w:del w:id="695" w:author="Majid" w:date="2016-12-30T16:50:00Z"/>
                <w:rFonts w:ascii="Times New Roman" w:hAnsi="Times New Roman"/>
                <w:color w:val="000000" w:themeColor="text1"/>
                <w:sz w:val="24"/>
                <w:szCs w:val="24"/>
              </w:rPr>
              <w:pPrChange w:id="696" w:author="Majid" w:date="2016-12-30T16:50:00Z">
                <w:pPr>
                  <w:spacing w:line="480" w:lineRule="auto"/>
                </w:pPr>
              </w:pPrChange>
            </w:pPr>
            <w:del w:id="697" w:author="Majid" w:date="2016-12-30T16:50:00Z">
              <w:r w:rsidDel="00A769AD">
                <w:rPr>
                  <w:rFonts w:eastAsia="Times New Roman"/>
                  <w:color w:val="000000"/>
                </w:rPr>
                <w:delText>23.5</w:delText>
              </w:r>
            </w:del>
          </w:p>
        </w:tc>
        <w:tc>
          <w:tcPr>
            <w:tcW w:w="1287" w:type="dxa"/>
            <w:vAlign w:val="bottom"/>
          </w:tcPr>
          <w:p w14:paraId="7958F65B" w14:textId="7F9A977F" w:rsidR="00A70AE0" w:rsidDel="00A769AD" w:rsidRDefault="00A70AE0">
            <w:pPr>
              <w:spacing w:after="0" w:line="480" w:lineRule="auto"/>
              <w:rPr>
                <w:del w:id="698" w:author="Majid" w:date="2016-12-30T16:50:00Z"/>
                <w:rFonts w:ascii="Times New Roman" w:hAnsi="Times New Roman"/>
                <w:color w:val="000000" w:themeColor="text1"/>
                <w:sz w:val="24"/>
                <w:szCs w:val="24"/>
              </w:rPr>
              <w:pPrChange w:id="699" w:author="Majid" w:date="2016-12-30T16:50:00Z">
                <w:pPr>
                  <w:spacing w:line="480" w:lineRule="auto"/>
                </w:pPr>
              </w:pPrChange>
            </w:pPr>
            <w:del w:id="700" w:author="Majid" w:date="2016-12-30T16:50:00Z">
              <w:r w:rsidDel="00A769AD">
                <w:rPr>
                  <w:rFonts w:eastAsia="Times New Roman"/>
                  <w:color w:val="000000"/>
                </w:rPr>
                <w:delText>-1.1</w:delText>
              </w:r>
            </w:del>
          </w:p>
        </w:tc>
      </w:tr>
      <w:tr w:rsidR="00A70AE0" w:rsidDel="00A769AD" w14:paraId="2AAE93B0" w14:textId="192E423C" w:rsidTr="00960F82">
        <w:trPr>
          <w:del w:id="701" w:author="Majid" w:date="2016-12-30T16:50:00Z"/>
        </w:trPr>
        <w:tc>
          <w:tcPr>
            <w:tcW w:w="1287" w:type="dxa"/>
          </w:tcPr>
          <w:p w14:paraId="49AE7BB2" w14:textId="7EA6A00D" w:rsidR="00A70AE0" w:rsidDel="00A769AD" w:rsidRDefault="00A70AE0">
            <w:pPr>
              <w:spacing w:after="0" w:line="480" w:lineRule="auto"/>
              <w:rPr>
                <w:del w:id="702" w:author="Majid" w:date="2016-12-30T16:50:00Z"/>
                <w:rFonts w:ascii="Times New Roman" w:hAnsi="Times New Roman"/>
              </w:rPr>
              <w:pPrChange w:id="703" w:author="Majid" w:date="2016-12-30T16:50:00Z">
                <w:pPr>
                  <w:spacing w:line="480" w:lineRule="auto"/>
                </w:pPr>
              </w:pPrChange>
            </w:pPr>
            <w:del w:id="704" w:author="Majid" w:date="2016-12-30T16:50:00Z">
              <w:r w:rsidDel="00A769AD">
                <w:rPr>
                  <w:rFonts w:ascii="Times New Roman" w:hAnsi="Times New Roman"/>
                </w:rPr>
                <w:delText>85+ years</w:delText>
              </w:r>
            </w:del>
          </w:p>
        </w:tc>
        <w:tc>
          <w:tcPr>
            <w:tcW w:w="1287" w:type="dxa"/>
            <w:vAlign w:val="bottom"/>
          </w:tcPr>
          <w:p w14:paraId="45CC4563" w14:textId="7DBA119D" w:rsidR="00A70AE0" w:rsidRPr="00C80D62" w:rsidDel="00A769AD" w:rsidRDefault="00A70AE0">
            <w:pPr>
              <w:spacing w:after="0" w:line="480" w:lineRule="auto"/>
              <w:rPr>
                <w:del w:id="705" w:author="Majid" w:date="2016-12-30T16:50:00Z"/>
                <w:color w:val="000000" w:themeColor="text1"/>
              </w:rPr>
              <w:pPrChange w:id="706" w:author="Majid" w:date="2016-12-30T16:50:00Z">
                <w:pPr>
                  <w:spacing w:line="480" w:lineRule="auto"/>
                </w:pPr>
              </w:pPrChange>
            </w:pPr>
            <w:del w:id="707" w:author="Majid" w:date="2016-12-30T16:50:00Z">
              <w:r w:rsidRPr="00C80D62" w:rsidDel="00A769AD">
                <w:rPr>
                  <w:color w:val="000000" w:themeColor="text1"/>
                </w:rPr>
                <w:delText>35.0</w:delText>
              </w:r>
            </w:del>
          </w:p>
        </w:tc>
        <w:tc>
          <w:tcPr>
            <w:tcW w:w="1287" w:type="dxa"/>
            <w:vAlign w:val="bottom"/>
          </w:tcPr>
          <w:p w14:paraId="488ECC1E" w14:textId="2A11A26D" w:rsidR="00A70AE0" w:rsidRPr="00C80D62" w:rsidDel="00A769AD" w:rsidRDefault="00A70AE0">
            <w:pPr>
              <w:spacing w:after="0" w:line="480" w:lineRule="auto"/>
              <w:rPr>
                <w:del w:id="708" w:author="Majid" w:date="2016-12-30T16:50:00Z"/>
                <w:color w:val="000000" w:themeColor="text1"/>
              </w:rPr>
              <w:pPrChange w:id="709" w:author="Majid" w:date="2016-12-30T16:50:00Z">
                <w:pPr>
                  <w:spacing w:line="480" w:lineRule="auto"/>
                </w:pPr>
              </w:pPrChange>
            </w:pPr>
            <w:del w:id="710" w:author="Majid" w:date="2016-12-30T16:50:00Z">
              <w:r w:rsidRPr="00C80D62" w:rsidDel="00A769AD">
                <w:rPr>
                  <w:color w:val="000000" w:themeColor="text1"/>
                </w:rPr>
                <w:delText>28.8</w:delText>
              </w:r>
            </w:del>
          </w:p>
        </w:tc>
        <w:tc>
          <w:tcPr>
            <w:tcW w:w="1287" w:type="dxa"/>
            <w:vAlign w:val="bottom"/>
          </w:tcPr>
          <w:p w14:paraId="29397CFB" w14:textId="31861D7E" w:rsidR="00A70AE0" w:rsidRPr="00C80D62" w:rsidDel="00A769AD" w:rsidRDefault="00A70AE0">
            <w:pPr>
              <w:spacing w:after="0" w:line="480" w:lineRule="auto"/>
              <w:rPr>
                <w:del w:id="711" w:author="Majid" w:date="2016-12-30T16:50:00Z"/>
                <w:color w:val="000000" w:themeColor="text1"/>
              </w:rPr>
              <w:pPrChange w:id="712" w:author="Majid" w:date="2016-12-30T16:50:00Z">
                <w:pPr>
                  <w:spacing w:line="480" w:lineRule="auto"/>
                </w:pPr>
              </w:pPrChange>
            </w:pPr>
            <w:del w:id="713" w:author="Majid" w:date="2016-12-30T16:50:00Z">
              <w:r w:rsidDel="00A769AD">
                <w:rPr>
                  <w:color w:val="000000" w:themeColor="text1"/>
                </w:rPr>
                <w:delText>-6.2</w:delText>
              </w:r>
            </w:del>
          </w:p>
        </w:tc>
        <w:tc>
          <w:tcPr>
            <w:tcW w:w="1287" w:type="dxa"/>
            <w:vAlign w:val="bottom"/>
          </w:tcPr>
          <w:p w14:paraId="1D7C7A1C" w14:textId="343CF70C" w:rsidR="00A70AE0" w:rsidDel="00A769AD" w:rsidRDefault="00A70AE0">
            <w:pPr>
              <w:spacing w:after="0" w:line="480" w:lineRule="auto"/>
              <w:rPr>
                <w:del w:id="714" w:author="Majid" w:date="2016-12-30T16:50:00Z"/>
                <w:rFonts w:ascii="Times New Roman" w:hAnsi="Times New Roman"/>
                <w:color w:val="000000" w:themeColor="text1"/>
                <w:sz w:val="24"/>
                <w:szCs w:val="24"/>
              </w:rPr>
              <w:pPrChange w:id="715" w:author="Majid" w:date="2016-12-30T16:50:00Z">
                <w:pPr>
                  <w:spacing w:line="480" w:lineRule="auto"/>
                </w:pPr>
              </w:pPrChange>
            </w:pPr>
            <w:del w:id="716" w:author="Majid" w:date="2016-12-30T16:50:00Z">
              <w:r w:rsidDel="00A769AD">
                <w:rPr>
                  <w:rFonts w:eastAsia="Times New Roman"/>
                  <w:color w:val="000000"/>
                </w:rPr>
                <w:delText>34.5</w:delText>
              </w:r>
            </w:del>
          </w:p>
        </w:tc>
        <w:tc>
          <w:tcPr>
            <w:tcW w:w="1287" w:type="dxa"/>
            <w:vAlign w:val="bottom"/>
          </w:tcPr>
          <w:p w14:paraId="4B653E3E" w14:textId="67D59635" w:rsidR="00A70AE0" w:rsidDel="00A769AD" w:rsidRDefault="00A70AE0">
            <w:pPr>
              <w:spacing w:after="0" w:line="480" w:lineRule="auto"/>
              <w:rPr>
                <w:del w:id="717" w:author="Majid" w:date="2016-12-30T16:50:00Z"/>
                <w:rFonts w:ascii="Times New Roman" w:hAnsi="Times New Roman"/>
                <w:color w:val="000000" w:themeColor="text1"/>
                <w:sz w:val="24"/>
                <w:szCs w:val="24"/>
              </w:rPr>
              <w:pPrChange w:id="718" w:author="Majid" w:date="2016-12-30T16:50:00Z">
                <w:pPr>
                  <w:spacing w:line="480" w:lineRule="auto"/>
                </w:pPr>
              </w:pPrChange>
            </w:pPr>
            <w:del w:id="719" w:author="Majid" w:date="2016-12-30T16:50:00Z">
              <w:r w:rsidDel="00A769AD">
                <w:rPr>
                  <w:rFonts w:eastAsia="Times New Roman"/>
                  <w:color w:val="000000"/>
                </w:rPr>
                <w:delText>31.7</w:delText>
              </w:r>
            </w:del>
          </w:p>
        </w:tc>
        <w:tc>
          <w:tcPr>
            <w:tcW w:w="1287" w:type="dxa"/>
            <w:vAlign w:val="bottom"/>
          </w:tcPr>
          <w:p w14:paraId="0611A19A" w14:textId="2C24C1DF" w:rsidR="00A70AE0" w:rsidDel="00A769AD" w:rsidRDefault="00A70AE0">
            <w:pPr>
              <w:spacing w:after="0" w:line="480" w:lineRule="auto"/>
              <w:rPr>
                <w:del w:id="720" w:author="Majid" w:date="2016-12-30T16:50:00Z"/>
                <w:rFonts w:ascii="Times New Roman" w:hAnsi="Times New Roman"/>
                <w:color w:val="000000" w:themeColor="text1"/>
                <w:sz w:val="24"/>
                <w:szCs w:val="24"/>
              </w:rPr>
              <w:pPrChange w:id="721" w:author="Majid" w:date="2016-12-30T16:50:00Z">
                <w:pPr>
                  <w:spacing w:line="480" w:lineRule="auto"/>
                </w:pPr>
              </w:pPrChange>
            </w:pPr>
            <w:del w:id="722" w:author="Majid" w:date="2016-12-30T16:50:00Z">
              <w:r w:rsidDel="00A769AD">
                <w:rPr>
                  <w:rFonts w:eastAsia="Times New Roman"/>
                  <w:color w:val="000000"/>
                </w:rPr>
                <w:delText>-2.8</w:delText>
              </w:r>
            </w:del>
          </w:p>
        </w:tc>
      </w:tr>
    </w:tbl>
    <w:commentRangeEnd w:id="262"/>
    <w:p w14:paraId="5512EF92" w14:textId="1EAFB072" w:rsidR="00107D0B" w:rsidRPr="004E0482" w:rsidDel="00A769AD" w:rsidRDefault="00A769AD">
      <w:pPr>
        <w:spacing w:after="0" w:line="480" w:lineRule="auto"/>
        <w:rPr>
          <w:del w:id="723" w:author="Majid" w:date="2016-12-30T16:50:00Z"/>
          <w:rFonts w:ascii="Times New Roman" w:hAnsi="Times New Roman"/>
          <w:color w:val="000000" w:themeColor="text1"/>
          <w:sz w:val="24"/>
          <w:szCs w:val="24"/>
        </w:rPr>
        <w:pPrChange w:id="724" w:author="Majid" w:date="2016-12-30T16:50:00Z">
          <w:pPr>
            <w:spacing w:line="480" w:lineRule="auto"/>
          </w:pPr>
        </w:pPrChange>
      </w:pPr>
      <w:r>
        <w:rPr>
          <w:rStyle w:val="CommentReference"/>
          <w:rFonts w:asciiTheme="minorHAnsi" w:eastAsiaTheme="minorHAnsi" w:hAnsiTheme="minorHAnsi" w:cstheme="minorBidi"/>
        </w:rPr>
        <w:commentReference w:id="262"/>
      </w:r>
    </w:p>
    <w:p w14:paraId="1C10E54C" w14:textId="324F37AE" w:rsidR="00E01502" w:rsidRPr="005120F4" w:rsidRDefault="00E01502">
      <w:pPr>
        <w:spacing w:after="0"/>
        <w:pPrChange w:id="725" w:author="Majid" w:date="2016-12-29T22:19:00Z">
          <w:pPr/>
        </w:pPrChange>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1" w:author="Majid" w:date="2016-12-29T22:43:00Z" w:initials="M">
    <w:p w14:paraId="0552FD2F" w14:textId="40BD10AD" w:rsidR="00B938DB" w:rsidRDefault="00B938DB">
      <w:pPr>
        <w:pStyle w:val="CommentText"/>
      </w:pPr>
      <w:r>
        <w:rPr>
          <w:rStyle w:val="CommentReference"/>
        </w:rPr>
        <w:annotationRef/>
      </w:r>
      <w:r>
        <w:t>is this the intended meaning? reword as needed but the original was not fully clear</w:t>
      </w:r>
    </w:p>
  </w:comment>
  <w:comment w:id="80" w:author="Majid" w:date="2016-12-29T22:43:00Z" w:initials="M">
    <w:p w14:paraId="45B4B6AB" w14:textId="56100FBE" w:rsidR="00472EC1" w:rsidRDefault="00472EC1">
      <w:pPr>
        <w:pStyle w:val="CommentText"/>
      </w:pPr>
      <w:r>
        <w:rPr>
          <w:rStyle w:val="CommentReference"/>
        </w:rPr>
        <w:annotationRef/>
      </w:r>
      <w:r>
        <w:t>I have added women too unless it means the sentence gets too many other months. if so, remove</w:t>
      </w:r>
    </w:p>
  </w:comment>
  <w:comment w:id="92" w:author="Parks, Robbie M" w:date="2017-01-03T11:23:00Z" w:initials="PRM">
    <w:p w14:paraId="7064FB7A" w14:textId="3FBC500D" w:rsidR="00870F41" w:rsidRDefault="00870F41">
      <w:pPr>
        <w:pStyle w:val="CommentText"/>
      </w:pPr>
      <w:r>
        <w:rPr>
          <w:rStyle w:val="CommentReference"/>
        </w:rPr>
        <w:annotationRef/>
      </w:r>
      <w:r w:rsidR="0026280A">
        <w:t>Perhaps add an example of how the periodicity changed dynamically, e.g. 6-months to 12-months etc.</w:t>
      </w:r>
    </w:p>
  </w:comment>
  <w:comment w:id="127" w:author="Majid" w:date="2016-12-30T13:28:00Z" w:initials="M">
    <w:p w14:paraId="6C13B577" w14:textId="5F31BAC4" w:rsidR="006F03EA" w:rsidRDefault="006F03EA">
      <w:pPr>
        <w:pStyle w:val="CommentText"/>
      </w:pPr>
      <w:r>
        <w:rPr>
          <w:rStyle w:val="CommentReference"/>
        </w:rPr>
        <w:annotationRef/>
      </w:r>
      <w:r>
        <w:t>I think I understand what this is trying to say but it is not clear. if you meant understanding the role of temperature versus other determinants of seasonality and how they change over time, then say with something similar to that wording. note however that our seasonaility has not changed over time for older ages.</w:t>
      </w:r>
    </w:p>
    <w:p w14:paraId="609C172B" w14:textId="77777777" w:rsidR="006F03EA" w:rsidRDefault="006F03EA">
      <w:pPr>
        <w:pStyle w:val="CommentText"/>
      </w:pPr>
    </w:p>
    <w:p w14:paraId="11D6CB7F" w14:textId="353C92DB" w:rsidR="006F03EA" w:rsidRDefault="006F03EA">
      <w:pPr>
        <w:pStyle w:val="CommentText"/>
      </w:pPr>
      <w:r>
        <w:t>happy to discuss if it helps</w:t>
      </w:r>
    </w:p>
    <w:p w14:paraId="784975E4" w14:textId="77777777" w:rsidR="006F03EA" w:rsidRDefault="006F03EA">
      <w:pPr>
        <w:pStyle w:val="CommentText"/>
      </w:pPr>
    </w:p>
    <w:p w14:paraId="6FDAAC1B" w14:textId="77777777" w:rsidR="006F03EA" w:rsidRDefault="006F03EA">
      <w:pPr>
        <w:pStyle w:val="CommentText"/>
      </w:pPr>
    </w:p>
  </w:comment>
  <w:comment w:id="150" w:author="Majid" w:date="2016-12-30T13:40:00Z" w:initials="M">
    <w:p w14:paraId="351B6988" w14:textId="77777777" w:rsidR="00452AB5" w:rsidRDefault="00452AB5" w:rsidP="00452AB5">
      <w:pPr>
        <w:pStyle w:val="CommentText"/>
      </w:pPr>
      <w:r>
        <w:rPr>
          <w:rStyle w:val="CommentReference"/>
        </w:rPr>
        <w:annotationRef/>
      </w:r>
      <w:r>
        <w:t>can we discuss if the % excess is also independent of geography or if that is related. one way to see this, is to re-do the maps but instead of colouring by month, colour by % excess death rate for the peak month relative to minimum month for each age group</w:t>
      </w:r>
    </w:p>
  </w:comment>
  <w:comment w:id="179" w:author="Majid" w:date="2016-12-30T16:24:00Z" w:initials="M">
    <w:p w14:paraId="41363B45" w14:textId="23DFAFFA" w:rsidR="008C2086" w:rsidRDefault="008C2086">
      <w:pPr>
        <w:pStyle w:val="CommentText"/>
      </w:pPr>
      <w:r>
        <w:rPr>
          <w:rStyle w:val="CommentReference"/>
        </w:rPr>
        <w:annotationRef/>
      </w:r>
      <w:r>
        <w:t>common to give this</w:t>
      </w:r>
    </w:p>
  </w:comment>
  <w:comment w:id="180" w:author="Parks, Robbie M" w:date="2017-01-03T11:31:00Z" w:initials="PRM">
    <w:p w14:paraId="1CA8FFC1" w14:textId="2DCEA2F7" w:rsidR="00B942F3" w:rsidRDefault="00B942F3">
      <w:pPr>
        <w:pStyle w:val="CommentText"/>
      </w:pPr>
      <w:r>
        <w:rPr>
          <w:rStyle w:val="CommentReference"/>
        </w:rPr>
        <w:annotationRef/>
      </w:r>
      <w:r>
        <w:t>3.3.2</w:t>
      </w:r>
    </w:p>
    <w:p w14:paraId="30DD1DD8" w14:textId="77777777" w:rsidR="00B942F3" w:rsidRDefault="00B942F3">
      <w:pPr>
        <w:pStyle w:val="CommentText"/>
      </w:pPr>
    </w:p>
  </w:comment>
  <w:comment w:id="185" w:author="Majid" w:date="2016-12-30T16:34:00Z" w:initials="M">
    <w:p w14:paraId="6930C2DA" w14:textId="0D831B0F" w:rsidR="002426C9" w:rsidRDefault="002426C9">
      <w:pPr>
        <w:pStyle w:val="CommentText"/>
      </w:pPr>
      <w:r>
        <w:rPr>
          <w:rStyle w:val="CommentReference"/>
        </w:rPr>
        <w:annotationRef/>
      </w:r>
      <w:r>
        <w:t>why do we need this citation here; the sentence is a straightforward method. and presumably there is a more fundamental reference for this than a recent application. to discuss briefly</w:t>
      </w:r>
    </w:p>
  </w:comment>
  <w:comment w:id="184" w:author="Parks, Robbie M" w:date="2017-01-03T11:37:00Z" w:initials="PRM">
    <w:p w14:paraId="4C4B1A7B" w14:textId="368938D7" w:rsidR="00D104A5" w:rsidRDefault="00D104A5">
      <w:pPr>
        <w:pStyle w:val="CommentText"/>
      </w:pPr>
      <w:r>
        <w:rPr>
          <w:rStyle w:val="CommentReference"/>
        </w:rPr>
        <w:annotationRef/>
      </w:r>
      <w:r>
        <w:t>Add original circular statistic reference?</w:t>
      </w:r>
    </w:p>
  </w:comment>
  <w:comment w:id="188" w:author="Majid" w:date="2016-12-30T16:22:00Z" w:initials="M">
    <w:p w14:paraId="29D183E6" w14:textId="3DDD46A7" w:rsidR="008C2086" w:rsidRDefault="008C2086">
      <w:pPr>
        <w:pStyle w:val="CommentText"/>
      </w:pPr>
      <w:r>
        <w:rPr>
          <w:rStyle w:val="CommentReference"/>
        </w:rPr>
        <w:annotationRef/>
      </w:r>
      <w:r>
        <w:t>OK?</w:t>
      </w:r>
    </w:p>
  </w:comment>
  <w:comment w:id="191" w:author="Majid" w:date="2016-12-30T16:26:00Z" w:initials="M">
    <w:p w14:paraId="47E6B1AA" w14:textId="729E6CA2" w:rsidR="008C2086" w:rsidRDefault="008C2086">
      <w:pPr>
        <w:pStyle w:val="CommentText"/>
      </w:pPr>
      <w:r>
        <w:rPr>
          <w:rStyle w:val="CommentReference"/>
        </w:rPr>
        <w:annotationRef/>
      </w:r>
      <w:r>
        <w:t>can we discuss why we needed a regression to get this and not basic subtraction? is it to get the variance? if so, can we discuss how exactly?</w:t>
      </w:r>
    </w:p>
  </w:comment>
  <w:comment w:id="199" w:author="Majid" w:date="2016-12-30T16:28:00Z" w:initials="M">
    <w:p w14:paraId="42BA696E" w14:textId="44BDAE4B" w:rsidR="008C2086" w:rsidRDefault="008C2086">
      <w:pPr>
        <w:pStyle w:val="CommentText"/>
      </w:pPr>
      <w:r>
        <w:rPr>
          <w:rStyle w:val="CommentReference"/>
        </w:rPr>
        <w:annotationRef/>
      </w:r>
      <w:r>
        <w:t>OK? we don’t fit the line to the annual death rates. we fit it to the excess</w:t>
      </w:r>
    </w:p>
  </w:comment>
  <w:comment w:id="216" w:author="Majid" w:date="2016-12-30T16:32:00Z" w:initials="M">
    <w:p w14:paraId="401380A6" w14:textId="13EF94EB" w:rsidR="0053738C" w:rsidRDefault="0053738C">
      <w:pPr>
        <w:pStyle w:val="CommentText"/>
      </w:pPr>
      <w:r>
        <w:rPr>
          <w:rStyle w:val="CommentReference"/>
        </w:rPr>
        <w:annotationRef/>
      </w:r>
      <w:r>
        <w:t xml:space="preserve">vague?  to discuss if this is about </w:t>
      </w:r>
      <w:r w:rsidR="002426C9">
        <w:t>whether the regression slope is significant. if so we should say as such</w:t>
      </w:r>
    </w:p>
  </w:comment>
  <w:comment w:id="244"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262"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552FD2F" w15:done="0"/>
  <w15:commentEx w15:paraId="45B4B6AB" w15:done="0"/>
  <w15:commentEx w15:paraId="7064FB7A" w15:done="0"/>
  <w15:commentEx w15:paraId="6FDAAC1B" w15:done="0"/>
  <w15:commentEx w15:paraId="351B6988" w15:done="0"/>
  <w15:commentEx w15:paraId="41363B45" w15:done="0"/>
  <w15:commentEx w15:paraId="30DD1DD8" w15:paraIdParent="41363B45" w15:done="0"/>
  <w15:commentEx w15:paraId="6930C2DA" w15:done="0"/>
  <w15:commentEx w15:paraId="4C4B1A7B" w15:done="0"/>
  <w15:commentEx w15:paraId="29D183E6" w15:done="0"/>
  <w15:commentEx w15:paraId="47E6B1AA" w15:done="0"/>
  <w15:commentEx w15:paraId="42BA696E" w15:done="0"/>
  <w15:commentEx w15:paraId="401380A6" w15:done="0"/>
  <w15:commentEx w15:paraId="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291&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record-ids&gt;&lt;/item&gt;&lt;/Libraries&gt;"/>
  </w:docVars>
  <w:rsids>
    <w:rsidRoot w:val="00482D51"/>
    <w:rsid w:val="00002C90"/>
    <w:rsid w:val="000053C5"/>
    <w:rsid w:val="000109AC"/>
    <w:rsid w:val="00011D76"/>
    <w:rsid w:val="00012BD5"/>
    <w:rsid w:val="00013E3D"/>
    <w:rsid w:val="0001569A"/>
    <w:rsid w:val="00017575"/>
    <w:rsid w:val="00023B97"/>
    <w:rsid w:val="00024281"/>
    <w:rsid w:val="0002565E"/>
    <w:rsid w:val="0003152A"/>
    <w:rsid w:val="00032C07"/>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3A79"/>
    <w:rsid w:val="00063F37"/>
    <w:rsid w:val="0006563A"/>
    <w:rsid w:val="00066B56"/>
    <w:rsid w:val="000671F1"/>
    <w:rsid w:val="0007260F"/>
    <w:rsid w:val="00074B24"/>
    <w:rsid w:val="000760B6"/>
    <w:rsid w:val="0007673F"/>
    <w:rsid w:val="00076B33"/>
    <w:rsid w:val="00076C18"/>
    <w:rsid w:val="0008276D"/>
    <w:rsid w:val="00086313"/>
    <w:rsid w:val="00090550"/>
    <w:rsid w:val="00090F21"/>
    <w:rsid w:val="000920C6"/>
    <w:rsid w:val="00094C5C"/>
    <w:rsid w:val="000A3C50"/>
    <w:rsid w:val="000A661A"/>
    <w:rsid w:val="000B25BA"/>
    <w:rsid w:val="000B2739"/>
    <w:rsid w:val="000B35BB"/>
    <w:rsid w:val="000B6495"/>
    <w:rsid w:val="000B7625"/>
    <w:rsid w:val="000B7DBF"/>
    <w:rsid w:val="000C0ECE"/>
    <w:rsid w:val="000C240B"/>
    <w:rsid w:val="000C2D01"/>
    <w:rsid w:val="000C6D21"/>
    <w:rsid w:val="000C7277"/>
    <w:rsid w:val="000C7D48"/>
    <w:rsid w:val="000D78A0"/>
    <w:rsid w:val="000E084E"/>
    <w:rsid w:val="000E1528"/>
    <w:rsid w:val="000E18B3"/>
    <w:rsid w:val="000E7907"/>
    <w:rsid w:val="000E7CB2"/>
    <w:rsid w:val="000E7D0A"/>
    <w:rsid w:val="000F2C80"/>
    <w:rsid w:val="000F72E2"/>
    <w:rsid w:val="00102849"/>
    <w:rsid w:val="00102DC6"/>
    <w:rsid w:val="001030B3"/>
    <w:rsid w:val="00107D0B"/>
    <w:rsid w:val="00111002"/>
    <w:rsid w:val="00113607"/>
    <w:rsid w:val="00113C44"/>
    <w:rsid w:val="00126334"/>
    <w:rsid w:val="001309AB"/>
    <w:rsid w:val="00132C6C"/>
    <w:rsid w:val="0013450E"/>
    <w:rsid w:val="00134BC3"/>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15D7"/>
    <w:rsid w:val="0018351F"/>
    <w:rsid w:val="00184548"/>
    <w:rsid w:val="001849C7"/>
    <w:rsid w:val="001A0C5A"/>
    <w:rsid w:val="001A257D"/>
    <w:rsid w:val="001A288C"/>
    <w:rsid w:val="001A679D"/>
    <w:rsid w:val="001A6832"/>
    <w:rsid w:val="001A7D62"/>
    <w:rsid w:val="001B23D1"/>
    <w:rsid w:val="001B6E57"/>
    <w:rsid w:val="001C124F"/>
    <w:rsid w:val="001D14DB"/>
    <w:rsid w:val="001D16A8"/>
    <w:rsid w:val="001D20EA"/>
    <w:rsid w:val="001E064C"/>
    <w:rsid w:val="001E1544"/>
    <w:rsid w:val="001E3CED"/>
    <w:rsid w:val="001E44DA"/>
    <w:rsid w:val="001E6320"/>
    <w:rsid w:val="001F32FF"/>
    <w:rsid w:val="001F6898"/>
    <w:rsid w:val="001F7934"/>
    <w:rsid w:val="00200952"/>
    <w:rsid w:val="0020266B"/>
    <w:rsid w:val="00206771"/>
    <w:rsid w:val="00206E67"/>
    <w:rsid w:val="002078C1"/>
    <w:rsid w:val="00216490"/>
    <w:rsid w:val="002208C6"/>
    <w:rsid w:val="00224348"/>
    <w:rsid w:val="00227503"/>
    <w:rsid w:val="002369F6"/>
    <w:rsid w:val="002407AF"/>
    <w:rsid w:val="00240EB4"/>
    <w:rsid w:val="0024125E"/>
    <w:rsid w:val="002426B6"/>
    <w:rsid w:val="002426C9"/>
    <w:rsid w:val="00242781"/>
    <w:rsid w:val="00244B6F"/>
    <w:rsid w:val="00245E04"/>
    <w:rsid w:val="00253B85"/>
    <w:rsid w:val="00261272"/>
    <w:rsid w:val="0026280A"/>
    <w:rsid w:val="00267F49"/>
    <w:rsid w:val="00270B4B"/>
    <w:rsid w:val="002715D6"/>
    <w:rsid w:val="002719DF"/>
    <w:rsid w:val="0027795F"/>
    <w:rsid w:val="002807DD"/>
    <w:rsid w:val="00284309"/>
    <w:rsid w:val="0028660C"/>
    <w:rsid w:val="00286B27"/>
    <w:rsid w:val="00290FD5"/>
    <w:rsid w:val="002921BE"/>
    <w:rsid w:val="00293AA3"/>
    <w:rsid w:val="0029437A"/>
    <w:rsid w:val="002945EB"/>
    <w:rsid w:val="0029690A"/>
    <w:rsid w:val="00296A5E"/>
    <w:rsid w:val="002A01D0"/>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D344B"/>
    <w:rsid w:val="002D3613"/>
    <w:rsid w:val="002D3732"/>
    <w:rsid w:val="002D522E"/>
    <w:rsid w:val="002D7C8E"/>
    <w:rsid w:val="002E041E"/>
    <w:rsid w:val="002E39EC"/>
    <w:rsid w:val="002F05BF"/>
    <w:rsid w:val="002F4DC5"/>
    <w:rsid w:val="002F6719"/>
    <w:rsid w:val="003015A0"/>
    <w:rsid w:val="00302490"/>
    <w:rsid w:val="0030285B"/>
    <w:rsid w:val="00305781"/>
    <w:rsid w:val="00305C2C"/>
    <w:rsid w:val="00311A6D"/>
    <w:rsid w:val="003179A2"/>
    <w:rsid w:val="0032104A"/>
    <w:rsid w:val="00324DAD"/>
    <w:rsid w:val="003277CB"/>
    <w:rsid w:val="003324A5"/>
    <w:rsid w:val="0034168A"/>
    <w:rsid w:val="00343668"/>
    <w:rsid w:val="00344EA8"/>
    <w:rsid w:val="00345D0A"/>
    <w:rsid w:val="00354709"/>
    <w:rsid w:val="00354B00"/>
    <w:rsid w:val="00355C9A"/>
    <w:rsid w:val="00356AD6"/>
    <w:rsid w:val="0036223C"/>
    <w:rsid w:val="00365562"/>
    <w:rsid w:val="0036619E"/>
    <w:rsid w:val="00373A9B"/>
    <w:rsid w:val="003809FF"/>
    <w:rsid w:val="00381442"/>
    <w:rsid w:val="003841B2"/>
    <w:rsid w:val="00393B92"/>
    <w:rsid w:val="00396EEE"/>
    <w:rsid w:val="0039751B"/>
    <w:rsid w:val="003A0B89"/>
    <w:rsid w:val="003A12B6"/>
    <w:rsid w:val="003A1F8F"/>
    <w:rsid w:val="003A2E1C"/>
    <w:rsid w:val="003B2232"/>
    <w:rsid w:val="003B29FF"/>
    <w:rsid w:val="003B5D97"/>
    <w:rsid w:val="003C1BBC"/>
    <w:rsid w:val="003D0931"/>
    <w:rsid w:val="003D18FA"/>
    <w:rsid w:val="003D5890"/>
    <w:rsid w:val="003D6C08"/>
    <w:rsid w:val="003E1B4A"/>
    <w:rsid w:val="003E1B4D"/>
    <w:rsid w:val="003E519C"/>
    <w:rsid w:val="003E730D"/>
    <w:rsid w:val="003F1547"/>
    <w:rsid w:val="003F41EC"/>
    <w:rsid w:val="003F43BC"/>
    <w:rsid w:val="003F6B5D"/>
    <w:rsid w:val="0040119B"/>
    <w:rsid w:val="00412EEB"/>
    <w:rsid w:val="004144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60205"/>
    <w:rsid w:val="004625AD"/>
    <w:rsid w:val="0046623D"/>
    <w:rsid w:val="00466E11"/>
    <w:rsid w:val="0047194E"/>
    <w:rsid w:val="00472EC1"/>
    <w:rsid w:val="00474509"/>
    <w:rsid w:val="00475DDE"/>
    <w:rsid w:val="004778FB"/>
    <w:rsid w:val="00482D51"/>
    <w:rsid w:val="00483666"/>
    <w:rsid w:val="0048630A"/>
    <w:rsid w:val="004875C3"/>
    <w:rsid w:val="00487889"/>
    <w:rsid w:val="00490CB6"/>
    <w:rsid w:val="0049110E"/>
    <w:rsid w:val="004A5369"/>
    <w:rsid w:val="004A5B2C"/>
    <w:rsid w:val="004B1615"/>
    <w:rsid w:val="004B2F85"/>
    <w:rsid w:val="004C06A5"/>
    <w:rsid w:val="004C2124"/>
    <w:rsid w:val="004C5A3B"/>
    <w:rsid w:val="004D29EF"/>
    <w:rsid w:val="004D2D52"/>
    <w:rsid w:val="004D70E4"/>
    <w:rsid w:val="004E0482"/>
    <w:rsid w:val="004E6709"/>
    <w:rsid w:val="004E7E7C"/>
    <w:rsid w:val="004E7EC4"/>
    <w:rsid w:val="004F0C02"/>
    <w:rsid w:val="004F2A07"/>
    <w:rsid w:val="004F6749"/>
    <w:rsid w:val="004F7FD8"/>
    <w:rsid w:val="00505A63"/>
    <w:rsid w:val="005066A6"/>
    <w:rsid w:val="00511D20"/>
    <w:rsid w:val="005120F4"/>
    <w:rsid w:val="00515033"/>
    <w:rsid w:val="00516C72"/>
    <w:rsid w:val="00520C4B"/>
    <w:rsid w:val="00524857"/>
    <w:rsid w:val="00527183"/>
    <w:rsid w:val="00534DEB"/>
    <w:rsid w:val="00535034"/>
    <w:rsid w:val="005355A7"/>
    <w:rsid w:val="0053738C"/>
    <w:rsid w:val="00537B28"/>
    <w:rsid w:val="005406E8"/>
    <w:rsid w:val="0054241A"/>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93BFA"/>
    <w:rsid w:val="00594465"/>
    <w:rsid w:val="005949B3"/>
    <w:rsid w:val="00597D5B"/>
    <w:rsid w:val="005A14FD"/>
    <w:rsid w:val="005A5DB0"/>
    <w:rsid w:val="005B11E3"/>
    <w:rsid w:val="005B5156"/>
    <w:rsid w:val="005B6F61"/>
    <w:rsid w:val="005C0053"/>
    <w:rsid w:val="005C06D4"/>
    <w:rsid w:val="005C2358"/>
    <w:rsid w:val="005C2D0A"/>
    <w:rsid w:val="005C41FD"/>
    <w:rsid w:val="005D0031"/>
    <w:rsid w:val="005D3E4E"/>
    <w:rsid w:val="005D4AFE"/>
    <w:rsid w:val="005D7877"/>
    <w:rsid w:val="005E100B"/>
    <w:rsid w:val="005E10E4"/>
    <w:rsid w:val="005E181A"/>
    <w:rsid w:val="005E608C"/>
    <w:rsid w:val="005F1520"/>
    <w:rsid w:val="005F1606"/>
    <w:rsid w:val="005F49C5"/>
    <w:rsid w:val="005F5F8D"/>
    <w:rsid w:val="00600EE4"/>
    <w:rsid w:val="00601CF3"/>
    <w:rsid w:val="00604FA1"/>
    <w:rsid w:val="0060671F"/>
    <w:rsid w:val="00606FFC"/>
    <w:rsid w:val="00607FA8"/>
    <w:rsid w:val="006124E6"/>
    <w:rsid w:val="00614523"/>
    <w:rsid w:val="00614E62"/>
    <w:rsid w:val="006154DB"/>
    <w:rsid w:val="0062217A"/>
    <w:rsid w:val="00635FE7"/>
    <w:rsid w:val="00641AF0"/>
    <w:rsid w:val="0064559D"/>
    <w:rsid w:val="00650681"/>
    <w:rsid w:val="00654329"/>
    <w:rsid w:val="00654A11"/>
    <w:rsid w:val="00654BB7"/>
    <w:rsid w:val="006557F6"/>
    <w:rsid w:val="00657028"/>
    <w:rsid w:val="00660FD9"/>
    <w:rsid w:val="006628E1"/>
    <w:rsid w:val="00664B12"/>
    <w:rsid w:val="00665CC1"/>
    <w:rsid w:val="00666288"/>
    <w:rsid w:val="00666922"/>
    <w:rsid w:val="00667261"/>
    <w:rsid w:val="006758D4"/>
    <w:rsid w:val="00676B86"/>
    <w:rsid w:val="0067745B"/>
    <w:rsid w:val="0068648A"/>
    <w:rsid w:val="006925A0"/>
    <w:rsid w:val="0069695F"/>
    <w:rsid w:val="006A00CF"/>
    <w:rsid w:val="006A2543"/>
    <w:rsid w:val="006A39D8"/>
    <w:rsid w:val="006A3E8B"/>
    <w:rsid w:val="006A5851"/>
    <w:rsid w:val="006A5A2D"/>
    <w:rsid w:val="006A7BEF"/>
    <w:rsid w:val="006B1E6A"/>
    <w:rsid w:val="006B356C"/>
    <w:rsid w:val="006B4B1C"/>
    <w:rsid w:val="006B5097"/>
    <w:rsid w:val="006B7BCD"/>
    <w:rsid w:val="006C0352"/>
    <w:rsid w:val="006C0B3D"/>
    <w:rsid w:val="006C6AB2"/>
    <w:rsid w:val="006D29D7"/>
    <w:rsid w:val="006D6127"/>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418"/>
    <w:rsid w:val="00717527"/>
    <w:rsid w:val="0072296E"/>
    <w:rsid w:val="00723770"/>
    <w:rsid w:val="00725C10"/>
    <w:rsid w:val="00726C6B"/>
    <w:rsid w:val="007303C9"/>
    <w:rsid w:val="00731128"/>
    <w:rsid w:val="00742DE1"/>
    <w:rsid w:val="007436D7"/>
    <w:rsid w:val="007460C7"/>
    <w:rsid w:val="0074650F"/>
    <w:rsid w:val="00750EC9"/>
    <w:rsid w:val="007526BC"/>
    <w:rsid w:val="00752EE1"/>
    <w:rsid w:val="007560D4"/>
    <w:rsid w:val="0075782A"/>
    <w:rsid w:val="007611B8"/>
    <w:rsid w:val="0076686A"/>
    <w:rsid w:val="0077413A"/>
    <w:rsid w:val="00775936"/>
    <w:rsid w:val="00776990"/>
    <w:rsid w:val="00776D59"/>
    <w:rsid w:val="007800AF"/>
    <w:rsid w:val="00781265"/>
    <w:rsid w:val="007825A4"/>
    <w:rsid w:val="0078333E"/>
    <w:rsid w:val="007860C4"/>
    <w:rsid w:val="00792165"/>
    <w:rsid w:val="00792C98"/>
    <w:rsid w:val="00793D6E"/>
    <w:rsid w:val="00795E96"/>
    <w:rsid w:val="007A74E1"/>
    <w:rsid w:val="007A7D9E"/>
    <w:rsid w:val="007B2EED"/>
    <w:rsid w:val="007C0F0B"/>
    <w:rsid w:val="007C3530"/>
    <w:rsid w:val="007C5A4F"/>
    <w:rsid w:val="007C7770"/>
    <w:rsid w:val="007D3C53"/>
    <w:rsid w:val="007E3679"/>
    <w:rsid w:val="007F22D2"/>
    <w:rsid w:val="007F2E1E"/>
    <w:rsid w:val="007F7BFF"/>
    <w:rsid w:val="00801D92"/>
    <w:rsid w:val="0080293E"/>
    <w:rsid w:val="00803355"/>
    <w:rsid w:val="00803FD0"/>
    <w:rsid w:val="0080737F"/>
    <w:rsid w:val="0081181A"/>
    <w:rsid w:val="00811C78"/>
    <w:rsid w:val="00814929"/>
    <w:rsid w:val="00817630"/>
    <w:rsid w:val="00820F50"/>
    <w:rsid w:val="00822EA3"/>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7AF8"/>
    <w:rsid w:val="00851E2E"/>
    <w:rsid w:val="00852B36"/>
    <w:rsid w:val="00857C52"/>
    <w:rsid w:val="00860396"/>
    <w:rsid w:val="0086792C"/>
    <w:rsid w:val="00870AD7"/>
    <w:rsid w:val="00870F41"/>
    <w:rsid w:val="00872725"/>
    <w:rsid w:val="00874124"/>
    <w:rsid w:val="008908FE"/>
    <w:rsid w:val="00893673"/>
    <w:rsid w:val="008946C6"/>
    <w:rsid w:val="008A1BCE"/>
    <w:rsid w:val="008A526D"/>
    <w:rsid w:val="008A55E6"/>
    <w:rsid w:val="008A7047"/>
    <w:rsid w:val="008A7182"/>
    <w:rsid w:val="008A7468"/>
    <w:rsid w:val="008A785D"/>
    <w:rsid w:val="008C2086"/>
    <w:rsid w:val="008C5119"/>
    <w:rsid w:val="008C720D"/>
    <w:rsid w:val="008D0F1B"/>
    <w:rsid w:val="008D180B"/>
    <w:rsid w:val="008D5E3B"/>
    <w:rsid w:val="008D7F75"/>
    <w:rsid w:val="008E0425"/>
    <w:rsid w:val="008E0770"/>
    <w:rsid w:val="008E0ADE"/>
    <w:rsid w:val="008E47B7"/>
    <w:rsid w:val="008E7EF9"/>
    <w:rsid w:val="008F3D07"/>
    <w:rsid w:val="00903AEA"/>
    <w:rsid w:val="009042AC"/>
    <w:rsid w:val="00907217"/>
    <w:rsid w:val="009118C4"/>
    <w:rsid w:val="00915FB9"/>
    <w:rsid w:val="009334A8"/>
    <w:rsid w:val="00935607"/>
    <w:rsid w:val="00936272"/>
    <w:rsid w:val="00937A59"/>
    <w:rsid w:val="00937AF1"/>
    <w:rsid w:val="00940052"/>
    <w:rsid w:val="0094016A"/>
    <w:rsid w:val="00942A83"/>
    <w:rsid w:val="00943AF9"/>
    <w:rsid w:val="00943C74"/>
    <w:rsid w:val="00953FD4"/>
    <w:rsid w:val="00954E5E"/>
    <w:rsid w:val="00955F49"/>
    <w:rsid w:val="00960370"/>
    <w:rsid w:val="009607CA"/>
    <w:rsid w:val="00960E90"/>
    <w:rsid w:val="00960F82"/>
    <w:rsid w:val="0096284F"/>
    <w:rsid w:val="00963563"/>
    <w:rsid w:val="00971550"/>
    <w:rsid w:val="009716BA"/>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004"/>
    <w:rsid w:val="009A4ECC"/>
    <w:rsid w:val="009A58F5"/>
    <w:rsid w:val="009A78EF"/>
    <w:rsid w:val="009B07E8"/>
    <w:rsid w:val="009B1D00"/>
    <w:rsid w:val="009B275D"/>
    <w:rsid w:val="009B68C6"/>
    <w:rsid w:val="009C289C"/>
    <w:rsid w:val="009D42E4"/>
    <w:rsid w:val="009D5A1B"/>
    <w:rsid w:val="009D7B53"/>
    <w:rsid w:val="009E25B4"/>
    <w:rsid w:val="009E527D"/>
    <w:rsid w:val="009E5A8C"/>
    <w:rsid w:val="009E6CBB"/>
    <w:rsid w:val="009F2E5A"/>
    <w:rsid w:val="009F353F"/>
    <w:rsid w:val="009F5D95"/>
    <w:rsid w:val="009F7D3D"/>
    <w:rsid w:val="00A02A60"/>
    <w:rsid w:val="00A033FA"/>
    <w:rsid w:val="00A0468A"/>
    <w:rsid w:val="00A059A7"/>
    <w:rsid w:val="00A10491"/>
    <w:rsid w:val="00A127AD"/>
    <w:rsid w:val="00A131C2"/>
    <w:rsid w:val="00A2418A"/>
    <w:rsid w:val="00A2556E"/>
    <w:rsid w:val="00A25E55"/>
    <w:rsid w:val="00A347E7"/>
    <w:rsid w:val="00A36C23"/>
    <w:rsid w:val="00A37A93"/>
    <w:rsid w:val="00A40231"/>
    <w:rsid w:val="00A404A3"/>
    <w:rsid w:val="00A41B35"/>
    <w:rsid w:val="00A43D39"/>
    <w:rsid w:val="00A4662F"/>
    <w:rsid w:val="00A51046"/>
    <w:rsid w:val="00A53ECA"/>
    <w:rsid w:val="00A548AE"/>
    <w:rsid w:val="00A572FC"/>
    <w:rsid w:val="00A6434A"/>
    <w:rsid w:val="00A64B25"/>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3DC6"/>
    <w:rsid w:val="00AD5E23"/>
    <w:rsid w:val="00AE34A2"/>
    <w:rsid w:val="00AE48D9"/>
    <w:rsid w:val="00AE4F67"/>
    <w:rsid w:val="00AE62E4"/>
    <w:rsid w:val="00AF1444"/>
    <w:rsid w:val="00AF3603"/>
    <w:rsid w:val="00AF52C5"/>
    <w:rsid w:val="00AF536A"/>
    <w:rsid w:val="00B01D71"/>
    <w:rsid w:val="00B02192"/>
    <w:rsid w:val="00B02A6E"/>
    <w:rsid w:val="00B05D10"/>
    <w:rsid w:val="00B12C82"/>
    <w:rsid w:val="00B13E9E"/>
    <w:rsid w:val="00B1677E"/>
    <w:rsid w:val="00B17B65"/>
    <w:rsid w:val="00B23DAD"/>
    <w:rsid w:val="00B3245F"/>
    <w:rsid w:val="00B41680"/>
    <w:rsid w:val="00B43778"/>
    <w:rsid w:val="00B478A5"/>
    <w:rsid w:val="00B53121"/>
    <w:rsid w:val="00B556C9"/>
    <w:rsid w:val="00B55FAB"/>
    <w:rsid w:val="00B60A54"/>
    <w:rsid w:val="00B60DA1"/>
    <w:rsid w:val="00B61D40"/>
    <w:rsid w:val="00B65945"/>
    <w:rsid w:val="00B70F50"/>
    <w:rsid w:val="00B76107"/>
    <w:rsid w:val="00B76378"/>
    <w:rsid w:val="00B820DA"/>
    <w:rsid w:val="00B86A6F"/>
    <w:rsid w:val="00B919D0"/>
    <w:rsid w:val="00B922F3"/>
    <w:rsid w:val="00B92C48"/>
    <w:rsid w:val="00B938DB"/>
    <w:rsid w:val="00B9397D"/>
    <w:rsid w:val="00B94269"/>
    <w:rsid w:val="00B942F3"/>
    <w:rsid w:val="00B95419"/>
    <w:rsid w:val="00B97C94"/>
    <w:rsid w:val="00BA2E2C"/>
    <w:rsid w:val="00BA416B"/>
    <w:rsid w:val="00BA525F"/>
    <w:rsid w:val="00BA6B85"/>
    <w:rsid w:val="00BB0FD0"/>
    <w:rsid w:val="00BB245A"/>
    <w:rsid w:val="00BB36E6"/>
    <w:rsid w:val="00BC05C2"/>
    <w:rsid w:val="00BC1F64"/>
    <w:rsid w:val="00BC2F51"/>
    <w:rsid w:val="00BC435A"/>
    <w:rsid w:val="00BC441D"/>
    <w:rsid w:val="00BC54F3"/>
    <w:rsid w:val="00BC6AB1"/>
    <w:rsid w:val="00BD30E9"/>
    <w:rsid w:val="00BD7F15"/>
    <w:rsid w:val="00BE2134"/>
    <w:rsid w:val="00BE2768"/>
    <w:rsid w:val="00BE4231"/>
    <w:rsid w:val="00BE4709"/>
    <w:rsid w:val="00BE5E5A"/>
    <w:rsid w:val="00BE6CCC"/>
    <w:rsid w:val="00BE7C5B"/>
    <w:rsid w:val="00BF7DDC"/>
    <w:rsid w:val="00C040DD"/>
    <w:rsid w:val="00C04F00"/>
    <w:rsid w:val="00C05695"/>
    <w:rsid w:val="00C174B2"/>
    <w:rsid w:val="00C21B0A"/>
    <w:rsid w:val="00C23A06"/>
    <w:rsid w:val="00C24564"/>
    <w:rsid w:val="00C2786A"/>
    <w:rsid w:val="00C30172"/>
    <w:rsid w:val="00C357B0"/>
    <w:rsid w:val="00C362A6"/>
    <w:rsid w:val="00C424DF"/>
    <w:rsid w:val="00C42700"/>
    <w:rsid w:val="00C430A9"/>
    <w:rsid w:val="00C45215"/>
    <w:rsid w:val="00C55375"/>
    <w:rsid w:val="00C563AB"/>
    <w:rsid w:val="00C5712A"/>
    <w:rsid w:val="00C57E3D"/>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34B2"/>
    <w:rsid w:val="00C94FB7"/>
    <w:rsid w:val="00C97D75"/>
    <w:rsid w:val="00CA0751"/>
    <w:rsid w:val="00CA086B"/>
    <w:rsid w:val="00CA2C82"/>
    <w:rsid w:val="00CA40A6"/>
    <w:rsid w:val="00CA6F73"/>
    <w:rsid w:val="00CB2B62"/>
    <w:rsid w:val="00CB31C8"/>
    <w:rsid w:val="00CC15D5"/>
    <w:rsid w:val="00CC407B"/>
    <w:rsid w:val="00CC5C93"/>
    <w:rsid w:val="00CD5FF4"/>
    <w:rsid w:val="00CD7B5F"/>
    <w:rsid w:val="00CE1DCB"/>
    <w:rsid w:val="00CE1EE0"/>
    <w:rsid w:val="00CE2B18"/>
    <w:rsid w:val="00CE64B3"/>
    <w:rsid w:val="00CF1263"/>
    <w:rsid w:val="00CF2214"/>
    <w:rsid w:val="00CF318B"/>
    <w:rsid w:val="00CF6E0F"/>
    <w:rsid w:val="00CF6E10"/>
    <w:rsid w:val="00D01AE8"/>
    <w:rsid w:val="00D01CEF"/>
    <w:rsid w:val="00D066CD"/>
    <w:rsid w:val="00D070E7"/>
    <w:rsid w:val="00D07ECE"/>
    <w:rsid w:val="00D104A5"/>
    <w:rsid w:val="00D12263"/>
    <w:rsid w:val="00D12A04"/>
    <w:rsid w:val="00D14671"/>
    <w:rsid w:val="00D14DB1"/>
    <w:rsid w:val="00D1648B"/>
    <w:rsid w:val="00D20463"/>
    <w:rsid w:val="00D20F29"/>
    <w:rsid w:val="00D2556B"/>
    <w:rsid w:val="00D278C1"/>
    <w:rsid w:val="00D31264"/>
    <w:rsid w:val="00D330C2"/>
    <w:rsid w:val="00D344DD"/>
    <w:rsid w:val="00D34745"/>
    <w:rsid w:val="00D3514E"/>
    <w:rsid w:val="00D35688"/>
    <w:rsid w:val="00D41405"/>
    <w:rsid w:val="00D41562"/>
    <w:rsid w:val="00D4673C"/>
    <w:rsid w:val="00D5093E"/>
    <w:rsid w:val="00D576D4"/>
    <w:rsid w:val="00D627C4"/>
    <w:rsid w:val="00D64A46"/>
    <w:rsid w:val="00D64CF4"/>
    <w:rsid w:val="00D70DC8"/>
    <w:rsid w:val="00D71354"/>
    <w:rsid w:val="00D773DD"/>
    <w:rsid w:val="00D85C36"/>
    <w:rsid w:val="00D92672"/>
    <w:rsid w:val="00D949B7"/>
    <w:rsid w:val="00D9530F"/>
    <w:rsid w:val="00D96263"/>
    <w:rsid w:val="00D96DE9"/>
    <w:rsid w:val="00DA0408"/>
    <w:rsid w:val="00DA214D"/>
    <w:rsid w:val="00DA492B"/>
    <w:rsid w:val="00DA6D1A"/>
    <w:rsid w:val="00DB35AA"/>
    <w:rsid w:val="00DB7088"/>
    <w:rsid w:val="00DC265F"/>
    <w:rsid w:val="00DC2CF1"/>
    <w:rsid w:val="00DC473B"/>
    <w:rsid w:val="00DC5874"/>
    <w:rsid w:val="00DC67D2"/>
    <w:rsid w:val="00DD010C"/>
    <w:rsid w:val="00DD07FA"/>
    <w:rsid w:val="00DD25C1"/>
    <w:rsid w:val="00DD4C07"/>
    <w:rsid w:val="00DD7953"/>
    <w:rsid w:val="00DE5159"/>
    <w:rsid w:val="00DF172D"/>
    <w:rsid w:val="00E01502"/>
    <w:rsid w:val="00E02AFE"/>
    <w:rsid w:val="00E068E0"/>
    <w:rsid w:val="00E07717"/>
    <w:rsid w:val="00E137F4"/>
    <w:rsid w:val="00E14189"/>
    <w:rsid w:val="00E16251"/>
    <w:rsid w:val="00E1778C"/>
    <w:rsid w:val="00E22D25"/>
    <w:rsid w:val="00E30146"/>
    <w:rsid w:val="00E30382"/>
    <w:rsid w:val="00E34290"/>
    <w:rsid w:val="00E36439"/>
    <w:rsid w:val="00E40384"/>
    <w:rsid w:val="00E40C87"/>
    <w:rsid w:val="00E4479C"/>
    <w:rsid w:val="00E512DF"/>
    <w:rsid w:val="00E55163"/>
    <w:rsid w:val="00E55382"/>
    <w:rsid w:val="00E553D2"/>
    <w:rsid w:val="00E623A7"/>
    <w:rsid w:val="00E71FBD"/>
    <w:rsid w:val="00E72CAE"/>
    <w:rsid w:val="00E740F4"/>
    <w:rsid w:val="00E74878"/>
    <w:rsid w:val="00E812B7"/>
    <w:rsid w:val="00E843B9"/>
    <w:rsid w:val="00E844E9"/>
    <w:rsid w:val="00E86E39"/>
    <w:rsid w:val="00E86FC3"/>
    <w:rsid w:val="00E87703"/>
    <w:rsid w:val="00E937AB"/>
    <w:rsid w:val="00E93BAD"/>
    <w:rsid w:val="00E95D86"/>
    <w:rsid w:val="00E97201"/>
    <w:rsid w:val="00EA08C8"/>
    <w:rsid w:val="00EA7F08"/>
    <w:rsid w:val="00EB4BF9"/>
    <w:rsid w:val="00EC0049"/>
    <w:rsid w:val="00EC3131"/>
    <w:rsid w:val="00EC42D2"/>
    <w:rsid w:val="00EC50A5"/>
    <w:rsid w:val="00EC63AC"/>
    <w:rsid w:val="00ED0407"/>
    <w:rsid w:val="00ED2E53"/>
    <w:rsid w:val="00ED4CC2"/>
    <w:rsid w:val="00ED555F"/>
    <w:rsid w:val="00EE76C0"/>
    <w:rsid w:val="00EF3D50"/>
    <w:rsid w:val="00EF4BA6"/>
    <w:rsid w:val="00EF4E53"/>
    <w:rsid w:val="00F00B29"/>
    <w:rsid w:val="00F010FB"/>
    <w:rsid w:val="00F01B41"/>
    <w:rsid w:val="00F02A45"/>
    <w:rsid w:val="00F04B6C"/>
    <w:rsid w:val="00F06034"/>
    <w:rsid w:val="00F11D04"/>
    <w:rsid w:val="00F147B2"/>
    <w:rsid w:val="00F15C6C"/>
    <w:rsid w:val="00F22339"/>
    <w:rsid w:val="00F2319B"/>
    <w:rsid w:val="00F31625"/>
    <w:rsid w:val="00F32B91"/>
    <w:rsid w:val="00F35FBE"/>
    <w:rsid w:val="00F4128C"/>
    <w:rsid w:val="00F42B27"/>
    <w:rsid w:val="00F43484"/>
    <w:rsid w:val="00F45AAF"/>
    <w:rsid w:val="00F46F05"/>
    <w:rsid w:val="00F5138B"/>
    <w:rsid w:val="00F51CCD"/>
    <w:rsid w:val="00F60636"/>
    <w:rsid w:val="00F613FE"/>
    <w:rsid w:val="00F61742"/>
    <w:rsid w:val="00F6757E"/>
    <w:rsid w:val="00F70085"/>
    <w:rsid w:val="00F7033B"/>
    <w:rsid w:val="00F719C2"/>
    <w:rsid w:val="00F720AE"/>
    <w:rsid w:val="00F73731"/>
    <w:rsid w:val="00F754A2"/>
    <w:rsid w:val="00F83F2C"/>
    <w:rsid w:val="00F84E6D"/>
    <w:rsid w:val="00F911E8"/>
    <w:rsid w:val="00F95411"/>
    <w:rsid w:val="00F96A1B"/>
    <w:rsid w:val="00FA0046"/>
    <w:rsid w:val="00FA19E5"/>
    <w:rsid w:val="00FA722E"/>
    <w:rsid w:val="00FB1825"/>
    <w:rsid w:val="00FB35F9"/>
    <w:rsid w:val="00FB4297"/>
    <w:rsid w:val="00FB5C64"/>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D4C6F7-0C8C-4F47-8AE7-A21F164C2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15</Pages>
  <Words>5379</Words>
  <Characters>30664</Characters>
  <Application>Microsoft Macintosh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35</cp:revision>
  <dcterms:created xsi:type="dcterms:W3CDTF">2016-12-29T12:16:00Z</dcterms:created>
  <dcterms:modified xsi:type="dcterms:W3CDTF">2017-01-03T15:18:00Z</dcterms:modified>
</cp:coreProperties>
</file>