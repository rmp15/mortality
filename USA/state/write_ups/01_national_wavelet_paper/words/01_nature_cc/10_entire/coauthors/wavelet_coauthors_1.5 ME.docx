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FAB32BB" w:rsidR="00DC265F" w:rsidRPr="00CF4E04" w:rsidDel="00492ADC" w:rsidRDefault="00DC265F" w:rsidP="003F6B5D">
      <w:pPr>
        <w:spacing w:after="0" w:line="480" w:lineRule="auto"/>
        <w:rPr>
          <w:del w:id="0" w:author="Majid" w:date="2017-01-30T14:35:00Z"/>
          <w:rFonts w:ascii="Times New Roman" w:hAnsi="Times New Roman"/>
          <w:color w:val="000000" w:themeColor="text1"/>
          <w:sz w:val="24"/>
          <w:szCs w:val="24"/>
        </w:rPr>
      </w:pPr>
    </w:p>
    <w:p w14:paraId="749EF0D9" w14:textId="59DAAE7C"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ins w:id="1" w:author="Majid" w:date="2017-01-30T14:33:00Z">
        <w:r w:rsidR="002C44C1">
          <w:rPr>
            <w:rFonts w:ascii="Times New Roman" w:hAnsi="Times New Roman"/>
            <w:color w:val="000000" w:themeColor="text1"/>
            <w:sz w:val="24"/>
            <w:szCs w:val="24"/>
            <w:vertAlign w:val="superscript"/>
            <w:lang w:val="it-IT"/>
          </w:rPr>
          <w:t>,3</w:t>
        </w:r>
      </w:ins>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del w:id="2" w:author="Majid" w:date="2017-01-30T14:34:00Z">
        <w:r w:rsidR="00B2656B" w:rsidRPr="00CF4E04" w:rsidDel="002C44C1">
          <w:rPr>
            <w:rFonts w:ascii="Times New Roman" w:hAnsi="Times New Roman"/>
            <w:color w:val="000000" w:themeColor="text1"/>
            <w:sz w:val="24"/>
            <w:szCs w:val="24"/>
            <w:vertAlign w:val="superscript"/>
            <w:lang w:val="it-IT"/>
          </w:rPr>
          <w:delText>3</w:delText>
        </w:r>
      </w:del>
      <w:ins w:id="3" w:author="Majid" w:date="2017-01-30T14:34:00Z">
        <w:r w:rsidR="002C44C1">
          <w:rPr>
            <w:rFonts w:ascii="Times New Roman" w:hAnsi="Times New Roman"/>
            <w:color w:val="000000" w:themeColor="text1"/>
            <w:sz w:val="24"/>
            <w:szCs w:val="24"/>
            <w:vertAlign w:val="superscript"/>
            <w:lang w:val="it-IT"/>
          </w:rPr>
          <w:t>4</w:t>
        </w:r>
      </w:ins>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ins w:id="4" w:author="Majid" w:date="2017-01-30T14:34:00Z">
        <w:r w:rsidR="002C44C1">
          <w:rPr>
            <w:rFonts w:ascii="Times New Roman" w:hAnsi="Times New Roman"/>
            <w:color w:val="000000" w:themeColor="text1"/>
            <w:sz w:val="24"/>
            <w:szCs w:val="24"/>
            <w:vertAlign w:val="superscript"/>
            <w:lang w:val="it-IT"/>
          </w:rPr>
          <w:t>5</w:t>
        </w:r>
      </w:ins>
      <w:del w:id="5" w:author="Majid" w:date="2017-01-30T14:34:00Z">
        <w:r w:rsidR="00B2656B" w:rsidRPr="00CF4E04" w:rsidDel="002C44C1">
          <w:rPr>
            <w:rFonts w:ascii="Times New Roman" w:hAnsi="Times New Roman"/>
            <w:color w:val="000000" w:themeColor="text1"/>
            <w:sz w:val="24"/>
            <w:szCs w:val="24"/>
            <w:vertAlign w:val="superscript"/>
            <w:lang w:val="it-IT"/>
          </w:rPr>
          <w:delText>4</w:delText>
        </w:r>
      </w:del>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ins w:id="6" w:author="Majid" w:date="2017-01-30T14:33:00Z">
        <w:r w:rsidR="002C44C1">
          <w:rPr>
            <w:rFonts w:ascii="Times New Roman" w:hAnsi="Times New Roman"/>
            <w:color w:val="000000" w:themeColor="text1"/>
            <w:sz w:val="24"/>
            <w:szCs w:val="24"/>
            <w:vertAlign w:val="superscript"/>
            <w:lang w:val="it-IT"/>
          </w:rPr>
          <w:t>,3</w:t>
        </w:r>
      </w:ins>
      <w:r w:rsidRPr="00CF4E04">
        <w:rPr>
          <w:rFonts w:ascii="Times New Roman" w:hAnsi="Times New Roman"/>
          <w:color w:val="000000" w:themeColor="text1"/>
          <w:sz w:val="24"/>
          <w:szCs w:val="24"/>
          <w:vertAlign w:val="superscript"/>
          <w:lang w:val="it-IT"/>
        </w:rPr>
        <w:t>*</w:t>
      </w:r>
    </w:p>
    <w:p w14:paraId="108AAA2C" w14:textId="77973A79" w:rsidR="00DC265F" w:rsidRPr="00CF4E04" w:rsidDel="00492ADC" w:rsidRDefault="00DC265F" w:rsidP="003F6B5D">
      <w:pPr>
        <w:spacing w:after="0" w:line="480" w:lineRule="auto"/>
        <w:rPr>
          <w:del w:id="7" w:author="Majid" w:date="2017-01-30T14:35:00Z"/>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ins w:id="8" w:author="Majid" w:date="2017-01-30T14:34:00Z"/>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ins w:id="9" w:author="Majid" w:date="2017-01-30T14:34:00Z">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ins>
      <w:ins w:id="10" w:author="Majid" w:date="2017-01-30T14:35:00Z">
        <w:r w:rsidR="00492ADC" w:rsidRPr="00CF4E04">
          <w:rPr>
            <w:rFonts w:ascii="Times New Roman" w:hAnsi="Times New Roman"/>
            <w:color w:val="000000" w:themeColor="text1"/>
            <w:sz w:val="24"/>
            <w:szCs w:val="24"/>
          </w:rPr>
          <w:t>, Imperial College London, London, United Kingdom</w:t>
        </w:r>
      </w:ins>
    </w:p>
    <w:p w14:paraId="033F1B8A" w14:textId="71411BD3" w:rsidR="00DC265F" w:rsidRPr="00B83A43" w:rsidRDefault="00AB2DE0" w:rsidP="003F6B5D">
      <w:pPr>
        <w:spacing w:after="0" w:line="480" w:lineRule="auto"/>
        <w:rPr>
          <w:rFonts w:ascii="Times New Roman" w:hAnsi="Times New Roman"/>
          <w:color w:val="000000" w:themeColor="text1"/>
          <w:sz w:val="24"/>
          <w:szCs w:val="24"/>
        </w:rPr>
      </w:pPr>
      <w:del w:id="11" w:author="Majid" w:date="2017-01-30T14:34:00Z">
        <w:r w:rsidRPr="00CF4E04" w:rsidDel="002C44C1">
          <w:rPr>
            <w:rFonts w:ascii="Times New Roman" w:hAnsi="Times New Roman"/>
            <w:color w:val="000000" w:themeColor="text1"/>
            <w:sz w:val="24"/>
            <w:szCs w:val="24"/>
            <w:vertAlign w:val="superscript"/>
          </w:rPr>
          <w:delText xml:space="preserve">3 </w:delText>
        </w:r>
      </w:del>
      <w:ins w:id="12" w:author="Majid" w:date="2017-01-30T14:34:00Z">
        <w:r w:rsidR="002C44C1">
          <w:rPr>
            <w:rFonts w:ascii="Times New Roman" w:hAnsi="Times New Roman"/>
            <w:color w:val="000000" w:themeColor="text1"/>
            <w:sz w:val="24"/>
            <w:szCs w:val="24"/>
            <w:vertAlign w:val="superscript"/>
          </w:rPr>
          <w:t>4</w:t>
        </w:r>
        <w:r w:rsidR="002C44C1" w:rsidRPr="00CF4E04">
          <w:rPr>
            <w:rFonts w:ascii="Times New Roman" w:hAnsi="Times New Roman"/>
            <w:color w:val="000000" w:themeColor="text1"/>
            <w:sz w:val="24"/>
            <w:szCs w:val="24"/>
            <w:vertAlign w:val="superscript"/>
          </w:rPr>
          <w:t xml:space="preserve"> </w:t>
        </w:r>
      </w:ins>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43EF5DB0" w:rsidR="00DC265F" w:rsidRPr="00CF4E04" w:rsidRDefault="00282A26" w:rsidP="003F6B5D">
      <w:pPr>
        <w:spacing w:after="0" w:line="480" w:lineRule="auto"/>
        <w:rPr>
          <w:rFonts w:ascii="Times New Roman" w:hAnsi="Times New Roman"/>
          <w:color w:val="000000" w:themeColor="text1"/>
          <w:sz w:val="24"/>
          <w:szCs w:val="24"/>
        </w:rPr>
      </w:pPr>
      <w:del w:id="13" w:author="Majid" w:date="2017-01-30T14:34:00Z">
        <w:r w:rsidRPr="00CF4E04" w:rsidDel="002C44C1">
          <w:rPr>
            <w:rFonts w:ascii="Times New Roman" w:hAnsi="Times New Roman"/>
            <w:color w:val="000000" w:themeColor="text1"/>
            <w:sz w:val="24"/>
            <w:szCs w:val="24"/>
            <w:vertAlign w:val="superscript"/>
          </w:rPr>
          <w:delText>4</w:delText>
        </w:r>
        <w:r w:rsidR="00DC265F" w:rsidRPr="00CF4E04" w:rsidDel="002C44C1">
          <w:rPr>
            <w:rFonts w:ascii="Times New Roman" w:hAnsi="Times New Roman"/>
            <w:color w:val="000000" w:themeColor="text1"/>
            <w:sz w:val="24"/>
            <w:szCs w:val="24"/>
            <w:vertAlign w:val="superscript"/>
          </w:rPr>
          <w:delText xml:space="preserve"> </w:delText>
        </w:r>
      </w:del>
      <w:ins w:id="14" w:author="Majid" w:date="2017-01-30T14:34:00Z">
        <w:r w:rsidR="002C44C1">
          <w:rPr>
            <w:rFonts w:ascii="Times New Roman" w:hAnsi="Times New Roman"/>
            <w:color w:val="000000" w:themeColor="text1"/>
            <w:sz w:val="24"/>
            <w:szCs w:val="24"/>
            <w:vertAlign w:val="superscript"/>
          </w:rPr>
          <w:t>5</w:t>
        </w:r>
        <w:r w:rsidR="002C44C1" w:rsidRPr="00CF4E04">
          <w:rPr>
            <w:rFonts w:ascii="Times New Roman" w:hAnsi="Times New Roman"/>
            <w:color w:val="000000" w:themeColor="text1"/>
            <w:sz w:val="24"/>
            <w:szCs w:val="24"/>
            <w:vertAlign w:val="superscript"/>
          </w:rPr>
          <w:t xml:space="preserve"> </w:t>
        </w:r>
      </w:ins>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6E1BDD58"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del w:id="15" w:author="Majid" w:date="2017-01-30T14:35:00Z">
        <w:r w:rsidRPr="00CF4E04" w:rsidDel="00492ADC">
          <w:rPr>
            <w:rFonts w:ascii="Times New Roman" w:hAnsi="Times New Roman"/>
            <w:b/>
            <w:color w:val="000000" w:themeColor="text1"/>
            <w:sz w:val="24"/>
            <w:szCs w:val="24"/>
          </w:rPr>
          <w:delText>excess winter deaths</w:delText>
        </w:r>
      </w:del>
      <w:ins w:id="16" w:author="Majid" w:date="2017-01-30T14:35:00Z">
        <w:r w:rsidR="00492ADC">
          <w:rPr>
            <w:rFonts w:ascii="Times New Roman" w:hAnsi="Times New Roman"/>
            <w:b/>
            <w:color w:val="000000" w:themeColor="text1"/>
            <w:sz w:val="24"/>
            <w:szCs w:val="24"/>
          </w:rPr>
          <w:t>winter mortality</w:t>
        </w:r>
      </w:ins>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del w:id="17" w:author="Majid" w:date="2017-01-30T14:39:00Z">
        <w:r w:rsidRPr="00CF4E04" w:rsidDel="00492ADC">
          <w:rPr>
            <w:rFonts w:ascii="Times New Roman" w:hAnsi="Times New Roman"/>
            <w:b/>
            <w:color w:val="000000" w:themeColor="text1"/>
            <w:sz w:val="24"/>
            <w:szCs w:val="24"/>
          </w:rPr>
          <w:delText>The p</w:delText>
        </w:r>
      </w:del>
      <w:ins w:id="18" w:author="Majid" w:date="2017-01-30T14:39:00Z">
        <w:r w:rsidR="00492ADC">
          <w:rPr>
            <w:rFonts w:ascii="Times New Roman" w:hAnsi="Times New Roman"/>
            <w:b/>
            <w:color w:val="000000" w:themeColor="text1"/>
            <w:sz w:val="24"/>
            <w:szCs w:val="24"/>
          </w:rPr>
          <w:t>P</w:t>
        </w:r>
      </w:ins>
      <w:r w:rsidRPr="00CF4E04">
        <w:rPr>
          <w:rFonts w:ascii="Times New Roman" w:hAnsi="Times New Roman"/>
          <w:b/>
          <w:color w:val="000000" w:themeColor="text1"/>
          <w:sz w:val="24"/>
          <w:szCs w:val="24"/>
        </w:rPr>
        <w:t xml:space="preserve">ercent </w:t>
      </w:r>
      <w:del w:id="19" w:author="Majid" w:date="2017-01-30T14:38:00Z">
        <w:r w:rsidRPr="00CF4E04" w:rsidDel="00492ADC">
          <w:rPr>
            <w:rFonts w:ascii="Times New Roman" w:hAnsi="Times New Roman"/>
            <w:b/>
            <w:color w:val="000000" w:themeColor="text1"/>
            <w:sz w:val="24"/>
            <w:szCs w:val="24"/>
          </w:rPr>
          <w:delText>excess</w:delText>
        </w:r>
      </w:del>
      <w:ins w:id="20" w:author="Majid" w:date="2017-01-30T14:38:00Z">
        <w:r w:rsidR="00492ADC">
          <w:rPr>
            <w:rFonts w:ascii="Times New Roman" w:hAnsi="Times New Roman"/>
            <w:b/>
            <w:color w:val="000000" w:themeColor="text1"/>
            <w:sz w:val="24"/>
            <w:szCs w:val="24"/>
          </w:rPr>
          <w:t>difference in death rates between</w:t>
        </w:r>
      </w:ins>
      <w:r w:rsidRPr="00CF4E04">
        <w:rPr>
          <w:rFonts w:ascii="Times New Roman" w:hAnsi="Times New Roman"/>
          <w:b/>
          <w:color w:val="000000" w:themeColor="text1"/>
          <w:sz w:val="24"/>
          <w:szCs w:val="24"/>
        </w:rPr>
        <w:t xml:space="preserve"> </w:t>
      </w:r>
      <w:del w:id="21" w:author="Majid" w:date="2017-01-30T14:38:00Z">
        <w:r w:rsidRPr="00CF4E04" w:rsidDel="00492ADC">
          <w:rPr>
            <w:rFonts w:ascii="Times New Roman" w:hAnsi="Times New Roman"/>
            <w:b/>
            <w:color w:val="000000" w:themeColor="text1"/>
            <w:sz w:val="24"/>
            <w:szCs w:val="24"/>
          </w:rPr>
          <w:delText xml:space="preserve">mortality in </w:delText>
        </w:r>
      </w:del>
      <w:r w:rsidRPr="00CF4E04">
        <w:rPr>
          <w:rFonts w:ascii="Times New Roman" w:hAnsi="Times New Roman"/>
          <w:b/>
          <w:color w:val="000000" w:themeColor="text1"/>
          <w:sz w:val="24"/>
          <w:szCs w:val="24"/>
        </w:rPr>
        <w:t>peak</w:t>
      </w:r>
      <w:ins w:id="22" w:author="Majid" w:date="2017-01-30T14:38:00Z">
        <w:r w:rsidR="00492ADC">
          <w:rPr>
            <w:rFonts w:ascii="Times New Roman" w:hAnsi="Times New Roman"/>
            <w:b/>
            <w:color w:val="000000" w:themeColor="text1"/>
            <w:sz w:val="24"/>
            <w:szCs w:val="24"/>
          </w:rPr>
          <w:t xml:space="preserve"> and </w:t>
        </w:r>
      </w:ins>
      <w:del w:id="23" w:author="Majid" w:date="2017-01-30T14:38:00Z">
        <w:r w:rsidRPr="00CF4E04" w:rsidDel="00492ADC">
          <w:rPr>
            <w:rFonts w:ascii="Times New Roman" w:hAnsi="Times New Roman"/>
            <w:b/>
            <w:color w:val="000000" w:themeColor="text1"/>
            <w:sz w:val="24"/>
            <w:szCs w:val="24"/>
          </w:rPr>
          <w:delText xml:space="preserve"> </w:delText>
        </w:r>
      </w:del>
      <w:ins w:id="24" w:author="Majid" w:date="2017-01-30T14:38:00Z">
        <w:r w:rsidR="00492ADC" w:rsidRPr="00CF4E04">
          <w:rPr>
            <w:rFonts w:ascii="Times New Roman" w:hAnsi="Times New Roman"/>
            <w:b/>
            <w:color w:val="000000" w:themeColor="text1"/>
            <w:sz w:val="24"/>
            <w:szCs w:val="24"/>
          </w:rPr>
          <w:t xml:space="preserve">minimum </w:t>
        </w:r>
      </w:ins>
      <w:r w:rsidRPr="00CF4E04">
        <w:rPr>
          <w:rFonts w:ascii="Times New Roman" w:hAnsi="Times New Roman"/>
          <w:b/>
          <w:color w:val="000000" w:themeColor="text1"/>
          <w:sz w:val="24"/>
          <w:szCs w:val="24"/>
        </w:rPr>
        <w:t>month</w:t>
      </w:r>
      <w:ins w:id="25" w:author="Majid" w:date="2017-01-30T14:38:00Z">
        <w:r w:rsidR="00492ADC">
          <w:rPr>
            <w:rFonts w:ascii="Times New Roman" w:hAnsi="Times New Roman"/>
            <w:b/>
            <w:color w:val="000000" w:themeColor="text1"/>
            <w:sz w:val="24"/>
            <w:szCs w:val="24"/>
          </w:rPr>
          <w:t xml:space="preserve">s </w:t>
        </w:r>
      </w:ins>
      <w:del w:id="26" w:author="Majid" w:date="2017-01-30T14:38:00Z">
        <w:r w:rsidRPr="00CF4E04" w:rsidDel="00492ADC">
          <w:rPr>
            <w:rFonts w:ascii="Times New Roman" w:hAnsi="Times New Roman"/>
            <w:b/>
            <w:color w:val="000000" w:themeColor="text1"/>
            <w:sz w:val="24"/>
            <w:szCs w:val="24"/>
          </w:rPr>
          <w:delText xml:space="preserve">, relative to the minimum, </w:delText>
        </w:r>
      </w:del>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del w:id="27" w:author="Majid" w:date="2017-01-30T14:57:00Z">
        <w:r w:rsidRPr="00CF4E04" w:rsidDel="00F67108">
          <w:rPr>
            <w:rFonts w:ascii="Times New Roman" w:hAnsi="Times New Roman"/>
            <w:b/>
            <w:color w:val="000000" w:themeColor="text1"/>
            <w:sz w:val="24"/>
            <w:szCs w:val="24"/>
          </w:rPr>
          <w:delText xml:space="preserve">i.e. there </w:delText>
        </w:r>
        <w:r w:rsidR="00C07F43" w:rsidDel="00F67108">
          <w:rPr>
            <w:rFonts w:ascii="Times New Roman" w:hAnsi="Times New Roman"/>
            <w:b/>
            <w:color w:val="000000" w:themeColor="text1"/>
            <w:sz w:val="24"/>
            <w:szCs w:val="24"/>
          </w:rPr>
          <w:delText>is</w:delText>
        </w:r>
        <w:r w:rsidR="00C07F43" w:rsidRPr="00CF4E04" w:rsidDel="00F67108">
          <w:rPr>
            <w:rFonts w:ascii="Times New Roman" w:hAnsi="Times New Roman"/>
            <w:b/>
            <w:color w:val="000000" w:themeColor="text1"/>
            <w:sz w:val="24"/>
            <w:szCs w:val="24"/>
          </w:rPr>
          <w:delText xml:space="preserve"> </w:delText>
        </w:r>
        <w:r w:rsidRPr="00CF4E04" w:rsidDel="00F67108">
          <w:rPr>
            <w:rFonts w:ascii="Times New Roman" w:hAnsi="Times New Roman"/>
            <w:b/>
            <w:color w:val="000000" w:themeColor="text1"/>
            <w:sz w:val="24"/>
            <w:szCs w:val="24"/>
          </w:rPr>
          <w:delText>an excess summer mortality, which</w:delText>
        </w:r>
      </w:del>
      <w:ins w:id="28" w:author="Majid" w:date="2017-01-30T14:57:00Z">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ins>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del w:id="29" w:author="Majid" w:date="2017-01-30T15:00:00Z">
        <w:r w:rsidR="009C63F2" w:rsidDel="00F67108">
          <w:rPr>
            <w:rFonts w:ascii="Times New Roman" w:hAnsi="Times New Roman"/>
            <w:b/>
            <w:color w:val="000000" w:themeColor="text1"/>
            <w:sz w:val="24"/>
            <w:szCs w:val="24"/>
          </w:rPr>
          <w:delText xml:space="preserve">The </w:delText>
        </w:r>
      </w:del>
      <w:ins w:id="30" w:author="Majid" w:date="2017-01-30T15:00:00Z">
        <w:r w:rsidR="00F67108">
          <w:rPr>
            <w:rFonts w:ascii="Times New Roman" w:hAnsi="Times New Roman"/>
            <w:b/>
            <w:color w:val="000000" w:themeColor="text1"/>
            <w:sz w:val="24"/>
            <w:szCs w:val="24"/>
          </w:rPr>
          <w:t xml:space="preserve">Currently, all parts of </w:t>
        </w:r>
      </w:ins>
      <w:del w:id="31" w:author="Majid" w:date="2017-01-30T15:00:00Z">
        <w:r w:rsidR="009C63F2" w:rsidDel="00F67108">
          <w:rPr>
            <w:rFonts w:ascii="Times New Roman" w:hAnsi="Times New Roman"/>
            <w:b/>
            <w:color w:val="000000" w:themeColor="text1"/>
            <w:sz w:val="24"/>
            <w:szCs w:val="24"/>
          </w:rPr>
          <w:delText>entire United States</w:delText>
        </w:r>
      </w:del>
      <w:ins w:id="32" w:author="Majid" w:date="2017-01-30T15:00:00Z">
        <w:r w:rsidR="00F67108">
          <w:rPr>
            <w:rFonts w:ascii="Times New Roman" w:hAnsi="Times New Roman"/>
            <w:b/>
            <w:color w:val="000000" w:themeColor="text1"/>
            <w:sz w:val="24"/>
            <w:szCs w:val="24"/>
          </w:rPr>
          <w:t>USA</w:t>
        </w:r>
      </w:ins>
      <w:r w:rsidR="009C63F2">
        <w:rPr>
          <w:rFonts w:ascii="Times New Roman" w:hAnsi="Times New Roman"/>
          <w:b/>
          <w:color w:val="000000" w:themeColor="text1"/>
          <w:sz w:val="24"/>
          <w:szCs w:val="24"/>
        </w:rPr>
        <w:t xml:space="preserve"> </w:t>
      </w:r>
      <w:del w:id="33" w:author="Majid" w:date="2017-01-30T15:00:00Z">
        <w:r w:rsidR="009C63F2" w:rsidDel="00F67108">
          <w:rPr>
            <w:rFonts w:ascii="Times New Roman" w:hAnsi="Times New Roman"/>
            <w:b/>
            <w:color w:val="000000" w:themeColor="text1"/>
            <w:sz w:val="24"/>
            <w:szCs w:val="24"/>
          </w:rPr>
          <w:delText>is</w:delText>
        </w:r>
      </w:del>
      <w:ins w:id="34" w:author="Majid" w:date="2017-01-30T15:01:00Z">
        <w:r w:rsidR="00F67108">
          <w:rPr>
            <w:rFonts w:ascii="Times New Roman" w:hAnsi="Times New Roman"/>
            <w:b/>
            <w:color w:val="000000" w:themeColor="text1"/>
            <w:sz w:val="24"/>
            <w:szCs w:val="24"/>
          </w:rPr>
          <w:t>are similarly</w:t>
        </w:r>
      </w:ins>
      <w:del w:id="35" w:author="Majid" w:date="2017-01-30T15:00:00Z">
        <w:r w:rsidR="009C63F2" w:rsidDel="00F67108">
          <w:rPr>
            <w:rFonts w:ascii="Times New Roman" w:hAnsi="Times New Roman"/>
            <w:b/>
            <w:color w:val="000000" w:themeColor="text1"/>
            <w:sz w:val="24"/>
            <w:szCs w:val="24"/>
          </w:rPr>
          <w:delText xml:space="preserve"> </w:delText>
        </w:r>
      </w:del>
      <w:ins w:id="36" w:author="Majid" w:date="2017-01-30T15:00:00Z">
        <w:r w:rsidR="00F67108">
          <w:rPr>
            <w:rFonts w:ascii="Times New Roman" w:hAnsi="Times New Roman"/>
            <w:b/>
            <w:color w:val="000000" w:themeColor="text1"/>
            <w:sz w:val="24"/>
            <w:szCs w:val="24"/>
          </w:rPr>
          <w:t xml:space="preserve"> </w:t>
        </w:r>
      </w:ins>
      <w:del w:id="37" w:author="Majid" w:date="2017-01-30T15:01:00Z">
        <w:r w:rsidR="006A35EC" w:rsidDel="00F67108">
          <w:rPr>
            <w:rFonts w:ascii="Times New Roman" w:hAnsi="Times New Roman"/>
            <w:b/>
            <w:color w:val="000000" w:themeColor="text1"/>
            <w:sz w:val="24"/>
            <w:szCs w:val="24"/>
          </w:rPr>
          <w:delText xml:space="preserve">adapted </w:delText>
        </w:r>
        <w:r w:rsidR="00E96A92" w:rsidDel="00F67108">
          <w:rPr>
            <w:rFonts w:ascii="Times New Roman" w:hAnsi="Times New Roman"/>
            <w:b/>
            <w:color w:val="000000" w:themeColor="text1"/>
            <w:sz w:val="24"/>
            <w:szCs w:val="24"/>
          </w:rPr>
          <w:delText xml:space="preserve">similarly </w:delText>
        </w:r>
      </w:del>
      <w:r w:rsidR="006A35EC">
        <w:rPr>
          <w:rFonts w:ascii="Times New Roman" w:hAnsi="Times New Roman"/>
          <w:b/>
          <w:color w:val="000000" w:themeColor="text1"/>
          <w:sz w:val="24"/>
          <w:szCs w:val="24"/>
        </w:rPr>
        <w:t xml:space="preserve">to temperature </w:t>
      </w:r>
      <w:del w:id="38" w:author="Majid" w:date="2017-01-30T15:01:00Z">
        <w:r w:rsidR="006A35EC" w:rsidDel="00F67108">
          <w:rPr>
            <w:rFonts w:ascii="Times New Roman" w:hAnsi="Times New Roman"/>
            <w:b/>
            <w:color w:val="000000" w:themeColor="text1"/>
            <w:sz w:val="24"/>
            <w:szCs w:val="24"/>
          </w:rPr>
          <w:delText>across the climate regions examined</w:delText>
        </w:r>
      </w:del>
      <w:ins w:id="39" w:author="Majid" w:date="2017-01-30T15:01:00Z">
        <w:r w:rsidR="00F67108">
          <w:rPr>
            <w:rFonts w:ascii="Times New Roman" w:hAnsi="Times New Roman"/>
            <w:b/>
            <w:color w:val="000000" w:themeColor="text1"/>
            <w:sz w:val="24"/>
            <w:szCs w:val="24"/>
          </w:rPr>
          <w:t xml:space="preserve">seasonality, </w:t>
        </w:r>
      </w:ins>
      <w:ins w:id="40" w:author="Majid" w:date="2017-01-30T15:15:00Z">
        <w:r w:rsidR="00131FD9">
          <w:rPr>
            <w:rFonts w:ascii="Times New Roman" w:hAnsi="Times New Roman"/>
            <w:b/>
            <w:color w:val="000000" w:themeColor="text1"/>
            <w:sz w:val="24"/>
            <w:szCs w:val="24"/>
          </w:rPr>
          <w:t>although</w:t>
        </w:r>
      </w:ins>
      <w:ins w:id="41" w:author="Majid" w:date="2017-01-30T15:02:00Z">
        <w:r w:rsidR="00F67108">
          <w:rPr>
            <w:rFonts w:ascii="Times New Roman" w:hAnsi="Times New Roman"/>
            <w:b/>
            <w:color w:val="000000" w:themeColor="text1"/>
            <w:sz w:val="24"/>
            <w:szCs w:val="24"/>
          </w:rPr>
          <w:t xml:space="preserve"> </w:t>
        </w:r>
      </w:ins>
      <w:ins w:id="42" w:author="Majid" w:date="2017-01-30T15:16:00Z">
        <w:r w:rsidR="00131FD9">
          <w:rPr>
            <w:rFonts w:ascii="Times New Roman" w:hAnsi="Times New Roman"/>
            <w:b/>
            <w:color w:val="000000" w:themeColor="text1"/>
            <w:sz w:val="24"/>
            <w:szCs w:val="24"/>
          </w:rPr>
          <w:t>impacts on mortality</w:t>
        </w:r>
      </w:ins>
      <w:ins w:id="43" w:author="Majid" w:date="2017-01-30T15:01:00Z">
        <w:r w:rsidR="00F67108">
          <w:rPr>
            <w:rFonts w:ascii="Times New Roman" w:hAnsi="Times New Roman"/>
            <w:b/>
            <w:color w:val="000000" w:themeColor="text1"/>
            <w:sz w:val="24"/>
            <w:szCs w:val="24"/>
          </w:rPr>
          <w:t xml:space="preserve"> </w:t>
        </w:r>
      </w:ins>
      <w:ins w:id="44" w:author="Majid" w:date="2017-01-30T15:02:00Z">
        <w:r w:rsidR="00F67108">
          <w:rPr>
            <w:rFonts w:ascii="Times New Roman" w:hAnsi="Times New Roman"/>
            <w:b/>
            <w:color w:val="000000" w:themeColor="text1"/>
            <w:sz w:val="24"/>
            <w:szCs w:val="24"/>
          </w:rPr>
          <w:t>depend on age</w:t>
        </w:r>
      </w:ins>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4F6507F2"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del w:id="45" w:author="Majid" w:date="2017-01-30T15:04:00Z">
        <w:r w:rsidRPr="00CF4E04" w:rsidDel="004978B1">
          <w:rPr>
            <w:rFonts w:ascii="Times New Roman" w:hAnsi="Times New Roman"/>
            <w:color w:val="000000" w:themeColor="text1"/>
            <w:sz w:val="24"/>
            <w:szCs w:val="24"/>
          </w:rPr>
          <w:delText>both temperature</w:delText>
        </w:r>
      </w:del>
      <w:ins w:id="46" w:author="Majid" w:date="2017-01-30T15:04:00Z">
        <w:r w:rsidR="004978B1">
          <w:rPr>
            <w:rFonts w:ascii="Times New Roman" w:hAnsi="Times New Roman"/>
            <w:color w:val="000000" w:themeColor="text1"/>
            <w:sz w:val="24"/>
            <w:szCs w:val="24"/>
          </w:rPr>
          <w:t>seasonal temperatures</w:t>
        </w:r>
      </w:ins>
      <w:r w:rsidRPr="00CF4E04">
        <w:rPr>
          <w:rFonts w:ascii="Times New Roman" w:hAnsi="Times New Roman"/>
          <w:color w:val="000000" w:themeColor="text1"/>
          <w:sz w:val="24"/>
          <w:szCs w:val="24"/>
        </w:rPr>
        <w:t xml:space="preserve"> </w:t>
      </w:r>
      <w:ins w:id="47" w:author="Majid" w:date="2017-01-30T15:04:00Z">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ins>
      <w:del w:id="48" w:author="Majid" w:date="2017-01-30T15:04:00Z">
        <w:r w:rsidRPr="00CF4E04" w:rsidDel="004978B1">
          <w:rPr>
            <w:rFonts w:ascii="Times New Roman" w:hAnsi="Times New Roman"/>
            <w:color w:val="000000" w:themeColor="text1"/>
            <w:sz w:val="24"/>
            <w:szCs w:val="24"/>
          </w:rPr>
          <w:delText>and its</w:delText>
        </w:r>
      </w:del>
      <w:ins w:id="49" w:author="Majid" w:date="2017-01-30T15:04:00Z">
        <w:r w:rsidR="004978B1">
          <w:rPr>
            <w:rFonts w:ascii="Times New Roman" w:hAnsi="Times New Roman"/>
            <w:color w:val="000000" w:themeColor="text1"/>
            <w:sz w:val="24"/>
            <w:szCs w:val="24"/>
          </w:rPr>
          <w:t>their</w:t>
        </w:r>
      </w:ins>
      <w:r w:rsidRPr="00CF4E04">
        <w:rPr>
          <w:rFonts w:ascii="Times New Roman" w:hAnsi="Times New Roman"/>
          <w:color w:val="000000" w:themeColor="text1"/>
          <w:sz w:val="24"/>
          <w:szCs w:val="24"/>
        </w:rPr>
        <w:t xml:space="preserve"> health effects</w:t>
      </w:r>
      <w:del w:id="50" w:author="Majid" w:date="2017-01-30T15:04:00Z">
        <w:r w:rsidRPr="00CF4E04" w:rsidDel="004978B1">
          <w:rPr>
            <w:rFonts w:ascii="Times New Roman" w:hAnsi="Times New Roman"/>
            <w:color w:val="000000" w:themeColor="text1"/>
            <w:sz w:val="24"/>
            <w:szCs w:val="24"/>
          </w:rPr>
          <w:delText xml:space="preserve"> vary geographically</w:delText>
        </w:r>
      </w:del>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w:t>
      </w:r>
      <w:r w:rsidR="00B938DB" w:rsidRPr="00CF4E04">
        <w:rPr>
          <w:rFonts w:ascii="Times New Roman" w:hAnsi="Times New Roman"/>
          <w:sz w:val="24"/>
          <w:szCs w:val="24"/>
        </w:rPr>
        <w:lastRenderedPageBreak/>
        <w:t xml:space="preserve">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54BA429D"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del w:id="51" w:author="Majid" w:date="2017-01-30T15:06:00Z">
        <w:r w:rsidRPr="00CF4E04" w:rsidDel="004978B1">
          <w:rPr>
            <w:rFonts w:ascii="Times New Roman" w:hAnsi="Times New Roman"/>
            <w:sz w:val="24"/>
            <w:szCs w:val="24"/>
          </w:rPr>
          <w:delText>excess mortality in</w:delText>
        </w:r>
      </w:del>
      <w:ins w:id="52" w:author="Majid" w:date="2017-01-30T15:06:00Z">
        <w:r w:rsidR="004978B1">
          <w:rPr>
            <w:rFonts w:ascii="Times New Roman" w:hAnsi="Times New Roman"/>
            <w:sz w:val="24"/>
            <w:szCs w:val="24"/>
          </w:rPr>
          <w:t xml:space="preserve">difference </w:t>
        </w:r>
        <w:r w:rsidR="004978B1" w:rsidRPr="004978B1">
          <w:rPr>
            <w:rFonts w:ascii="Times New Roman" w:hAnsi="Times New Roman"/>
            <w:sz w:val="24"/>
            <w:szCs w:val="24"/>
          </w:rPr>
          <w:t>in death rates between mortality in peak and  minimum months</w:t>
        </w:r>
      </w:ins>
      <w:r w:rsidRPr="00CF4E04">
        <w:rPr>
          <w:rFonts w:ascii="Times New Roman" w:hAnsi="Times New Roman"/>
          <w:sz w:val="24"/>
          <w:szCs w:val="24"/>
        </w:rPr>
        <w:t xml:space="preserve"> </w:t>
      </w:r>
      <w:del w:id="53" w:author="Majid" w:date="2017-01-30T15:06:00Z">
        <w:r w:rsidRPr="00CF4E04" w:rsidDel="004978B1">
          <w:rPr>
            <w:rFonts w:ascii="Times New Roman" w:hAnsi="Times New Roman"/>
            <w:sz w:val="24"/>
            <w:szCs w:val="24"/>
          </w:rPr>
          <w:delText xml:space="preserve">peak month, relative to the minimum, </w:delText>
        </w:r>
      </w:del>
      <w:r w:rsidRPr="00CF4E04">
        <w:rPr>
          <w:rFonts w:ascii="Times New Roman" w:hAnsi="Times New Roman"/>
          <w:sz w:val="24"/>
          <w:szCs w:val="24"/>
        </w:rPr>
        <w:t xml:space="preserve">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del w:id="54" w:author="Majid" w:date="2017-01-30T15:07:00Z">
        <w:r w:rsidR="00671506" w:rsidRPr="00CF4E04" w:rsidDel="004978B1">
          <w:rPr>
            <w:rFonts w:ascii="Times New Roman" w:hAnsi="Times New Roman"/>
            <w:sz w:val="24"/>
            <w:szCs w:val="24"/>
          </w:rPr>
          <w:delText>excess mortality declined</w:delText>
        </w:r>
      </w:del>
      <w:ins w:id="55" w:author="Majid" w:date="2017-01-30T15:07:00Z">
        <w:r w:rsidR="004978B1">
          <w:rPr>
            <w:rFonts w:ascii="Times New Roman" w:hAnsi="Times New Roman"/>
            <w:sz w:val="24"/>
            <w:szCs w:val="24"/>
          </w:rPr>
          <w:t>seasonal difference declined</w:t>
        </w:r>
      </w:ins>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163B41EB"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ins w:id="56" w:author="Majid" w:date="2017-01-30T15:08:00Z">
        <w:r w:rsidR="004978B1" w:rsidRPr="00CF4E04">
          <w:rPr>
            <w:rFonts w:ascii="Times New Roman" w:hAnsi="Times New Roman"/>
            <w:sz w:val="24"/>
            <w:szCs w:val="24"/>
          </w:rPr>
          <w:t xml:space="preserve">percent </w:t>
        </w:r>
        <w:r w:rsidR="004978B1">
          <w:rPr>
            <w:rFonts w:ascii="Times New Roman" w:hAnsi="Times New Roman"/>
            <w:sz w:val="24"/>
            <w:szCs w:val="24"/>
          </w:rPr>
          <w:t xml:space="preserve">seasonal difference </w:t>
        </w:r>
      </w:ins>
      <w:del w:id="57" w:author="Majid" w:date="2017-01-30T15:08:00Z">
        <w:r w:rsidR="0050434E" w:rsidRPr="00CF4E04" w:rsidDel="004978B1">
          <w:rPr>
            <w:rFonts w:ascii="Times New Roman" w:hAnsi="Times New Roman"/>
            <w:sz w:val="24"/>
            <w:szCs w:val="24"/>
          </w:rPr>
          <w:delText>magnitude of excess mortality</w:delText>
        </w:r>
      </w:del>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del w:id="58" w:author="Majid" w:date="2017-01-30T15:08:00Z">
        <w:r w:rsidR="00AA5037" w:rsidDel="004978B1">
          <w:rPr>
            <w:rFonts w:ascii="Times New Roman" w:hAnsi="Times New Roman"/>
            <w:sz w:val="24"/>
            <w:szCs w:val="24"/>
          </w:rPr>
          <w:delText>excess cold weather</w:delText>
        </w:r>
      </w:del>
      <w:ins w:id="59" w:author="Majid" w:date="2017-01-30T15:08:00Z">
        <w:r w:rsidR="004978B1">
          <w:rPr>
            <w:rFonts w:ascii="Times New Roman" w:hAnsi="Times New Roman"/>
            <w:sz w:val="24"/>
            <w:szCs w:val="24"/>
          </w:rPr>
          <w:t>seasonal</w:t>
        </w:r>
      </w:ins>
      <w:r w:rsidR="00AA5037">
        <w:rPr>
          <w:rFonts w:ascii="Times New Roman" w:hAnsi="Times New Roman"/>
          <w:sz w:val="24"/>
          <w:szCs w:val="24"/>
        </w:rPr>
        <w:t xml:space="preserve"> mortality </w:t>
      </w:r>
      <w:ins w:id="60" w:author="Majid" w:date="2017-01-30T15:08:00Z">
        <w:r w:rsidR="004978B1">
          <w:rPr>
            <w:rFonts w:ascii="Times New Roman" w:hAnsi="Times New Roman"/>
            <w:sz w:val="24"/>
            <w:szCs w:val="24"/>
          </w:rPr>
          <w:t xml:space="preserve">variation </w:t>
        </w:r>
      </w:ins>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del w:id="61" w:author="Majid" w:date="2017-01-30T15:08:00Z">
        <w:r w:rsidR="00792B0B" w:rsidDel="004978B1">
          <w:rPr>
            <w:rFonts w:ascii="Times New Roman" w:hAnsi="Times New Roman"/>
            <w:sz w:val="24"/>
            <w:szCs w:val="24"/>
          </w:rPr>
          <w:delText>excess winter mortality</w:delText>
        </w:r>
      </w:del>
      <w:ins w:id="62" w:author="Majid" w:date="2017-01-30T15:08:00Z">
        <w:r w:rsidR="004978B1">
          <w:rPr>
            <w:rFonts w:ascii="Times New Roman" w:hAnsi="Times New Roman"/>
            <w:sz w:val="24"/>
            <w:szCs w:val="24"/>
          </w:rPr>
          <w:t>the difference between winter and summer mortality</w:t>
        </w:r>
      </w:ins>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t>
      </w:r>
      <w:ins w:id="63" w:author="Majid" w:date="2017-01-30T15:30:00Z">
        <w:r w:rsidR="003A2708">
          <w:rPr>
            <w:rFonts w:ascii="Times New Roman" w:hAnsi="Times New Roman"/>
            <w:sz w:val="24"/>
            <w:szCs w:val="24"/>
          </w:rPr>
          <w:t xml:space="preserve">the so-called </w:t>
        </w:r>
      </w:ins>
      <w:r w:rsidR="00075024">
        <w:rPr>
          <w:rFonts w:ascii="Times New Roman" w:hAnsi="Times New Roman"/>
          <w:sz w:val="24"/>
          <w:szCs w:val="24"/>
        </w:rPr>
        <w:t xml:space="preserve">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075024">
        <w:rPr>
          <w:rFonts w:ascii="Times New Roman" w:hAnsi="Times New Roman"/>
          <w:sz w:val="24"/>
          <w:szCs w:val="24"/>
        </w:rPr>
        <w:t xml:space="preserve"> </w:t>
      </w:r>
      <w:r w:rsidR="004C6F20" w:rsidRPr="004C6F20">
        <w:rPr>
          <w:rFonts w:ascii="Times New Roman" w:hAnsi="Times New Roman"/>
          <w:sz w:val="24"/>
          <w:szCs w:val="24"/>
        </w:rPr>
        <w:t xml:space="preserve"> </w:t>
      </w:r>
      <w:commentRangeStart w:id="64"/>
      <w:del w:id="65" w:author="Majid" w:date="2017-01-30T15:14:00Z">
        <w:r w:rsidR="00BE492E" w:rsidDel="00131FD9">
          <w:rPr>
            <w:rFonts w:ascii="Times New Roman" w:hAnsi="Times New Roman"/>
            <w:sz w:val="24"/>
            <w:szCs w:val="24"/>
          </w:rPr>
          <w:delText xml:space="preserve">Further analyses to examine the relationship between temperature and mortality may examine the relationship between the standard deviation </w:delText>
        </w:r>
        <w:r w:rsidR="00A227B6" w:rsidDel="00131FD9">
          <w:rPr>
            <w:rFonts w:ascii="Times New Roman" w:hAnsi="Times New Roman"/>
            <w:sz w:val="24"/>
            <w:szCs w:val="24"/>
          </w:rPr>
          <w:delText>of temperature within a month</w:delText>
        </w:r>
        <w:r w:rsidR="00BE492E" w:rsidDel="00131FD9">
          <w:rPr>
            <w:rFonts w:ascii="Times New Roman" w:hAnsi="Times New Roman"/>
            <w:sz w:val="24"/>
            <w:szCs w:val="24"/>
          </w:rPr>
          <w:delText xml:space="preserve"> against mortality rate</w:delText>
        </w:r>
        <w:r w:rsidR="00A227B6" w:rsidDel="00131FD9">
          <w:rPr>
            <w:rFonts w:ascii="Times New Roman" w:hAnsi="Times New Roman"/>
            <w:sz w:val="24"/>
            <w:szCs w:val="24"/>
          </w:rPr>
          <w:delText xml:space="preserve">, </w:delText>
        </w:r>
        <w:r w:rsidR="00BE492E" w:rsidDel="00131FD9">
          <w:rPr>
            <w:rFonts w:ascii="Times New Roman" w:hAnsi="Times New Roman"/>
            <w:sz w:val="24"/>
            <w:szCs w:val="24"/>
          </w:rPr>
          <w:delText>or the number of day</w:delText>
        </w:r>
        <w:r w:rsidR="00A227B6" w:rsidDel="00131FD9">
          <w:rPr>
            <w:rFonts w:ascii="Times New Roman" w:hAnsi="Times New Roman"/>
            <w:sz w:val="24"/>
            <w:szCs w:val="24"/>
          </w:rPr>
          <w:delText xml:space="preserve">s above/below a certain </w:delText>
        </w:r>
        <w:r w:rsidR="00CA457D" w:rsidDel="00131FD9">
          <w:rPr>
            <w:rFonts w:ascii="Times New Roman" w:hAnsi="Times New Roman"/>
            <w:sz w:val="24"/>
            <w:szCs w:val="24"/>
          </w:rPr>
          <w:delText xml:space="preserve">temperature </w:delText>
        </w:r>
        <w:r w:rsidR="00A227B6" w:rsidDel="00131FD9">
          <w:rPr>
            <w:rFonts w:ascii="Times New Roman" w:hAnsi="Times New Roman"/>
            <w:sz w:val="24"/>
            <w:szCs w:val="24"/>
          </w:rPr>
          <w:delText>threshold.</w:delText>
        </w:r>
        <w:r w:rsidR="007C5E3F" w:rsidDel="00131FD9">
          <w:rPr>
            <w:rFonts w:ascii="Times New Roman" w:hAnsi="Times New Roman"/>
            <w:sz w:val="24"/>
            <w:szCs w:val="24"/>
          </w:rPr>
          <w:delText xml:space="preserve"> This could aid risk assessment of vulnerable groups under climate change</w:delText>
        </w:r>
        <w:r w:rsidR="00B02C5C" w:rsidDel="00131FD9">
          <w:rPr>
            <w:rFonts w:ascii="Times New Roman" w:hAnsi="Times New Roman"/>
            <w:sz w:val="24"/>
            <w:szCs w:val="24"/>
          </w:rPr>
          <w:delText xml:space="preserve">. </w:delText>
        </w:r>
      </w:del>
      <w:commentRangeEnd w:id="64"/>
      <w:r w:rsidR="00131FD9">
        <w:rPr>
          <w:rStyle w:val="CommentReference"/>
          <w:rFonts w:asciiTheme="minorHAnsi" w:eastAsiaTheme="minorHAnsi" w:hAnsiTheme="minorHAnsi" w:cstheme="minorBidi"/>
        </w:rPr>
        <w:commentReference w:id="64"/>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del w:id="66" w:author="Majid" w:date="2017-01-30T15:14:00Z">
        <w:r w:rsidR="004C6F20" w:rsidRPr="00CF4E04" w:rsidDel="00131FD9">
          <w:rPr>
            <w:rFonts w:ascii="Times New Roman" w:hAnsi="Times New Roman"/>
            <w:sz w:val="24"/>
            <w:szCs w:val="24"/>
          </w:rPr>
          <w:delText xml:space="preserve">excess </w:delText>
        </w:r>
        <w:r w:rsidR="004C6F20" w:rsidDel="00131FD9">
          <w:rPr>
            <w:rFonts w:ascii="Times New Roman" w:hAnsi="Times New Roman"/>
            <w:sz w:val="24"/>
            <w:szCs w:val="24"/>
          </w:rPr>
          <w:delText xml:space="preserve">winter </w:delText>
        </w:r>
        <w:r w:rsidR="004C6F20" w:rsidRPr="00CF4E04" w:rsidDel="00131FD9">
          <w:rPr>
            <w:rFonts w:ascii="Times New Roman" w:hAnsi="Times New Roman"/>
            <w:sz w:val="24"/>
            <w:szCs w:val="24"/>
          </w:rPr>
          <w:delText>mortality</w:delText>
        </w:r>
      </w:del>
      <w:ins w:id="67" w:author="Majid" w:date="2017-01-30T15:14:00Z">
        <w:r w:rsidR="00131FD9">
          <w:rPr>
            <w:rFonts w:ascii="Times New Roman" w:hAnsi="Times New Roman"/>
            <w:sz w:val="24"/>
            <w:szCs w:val="24"/>
          </w:rPr>
          <w:t>mortality seasonality</w:t>
        </w:r>
      </w:ins>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r w:rsidR="00B2557C">
        <w:rPr>
          <w:rFonts w:ascii="Times New Roman" w:hAnsi="Times New Roman"/>
          <w:sz w:val="24"/>
          <w:szCs w:val="24"/>
        </w:rPr>
        <w:t xml:space="preserve">the </w:t>
      </w:r>
      <w:del w:id="68" w:author="Majid" w:date="2017-01-30T15:15:00Z">
        <w:r w:rsidR="00B2557C" w:rsidDel="00131FD9">
          <w:rPr>
            <w:rFonts w:ascii="Times New Roman" w:hAnsi="Times New Roman"/>
            <w:sz w:val="24"/>
            <w:szCs w:val="24"/>
          </w:rPr>
          <w:delText>United States</w:delText>
        </w:r>
      </w:del>
      <w:ins w:id="69" w:author="Majid" w:date="2017-01-30T15:15:00Z">
        <w:r w:rsidR="00131FD9">
          <w:rPr>
            <w:rFonts w:ascii="Times New Roman" w:hAnsi="Times New Roman"/>
            <w:sz w:val="24"/>
            <w:szCs w:val="24"/>
          </w:rPr>
          <w:t>USA</w:t>
        </w:r>
      </w:ins>
      <w:r w:rsidR="00B2557C">
        <w:rPr>
          <w:rFonts w:ascii="Times New Roman" w:hAnsi="Times New Roman"/>
          <w:sz w:val="24"/>
          <w:szCs w:val="24"/>
        </w:rPr>
        <w:t xml:space="preserve"> is </w:t>
      </w:r>
      <w:del w:id="70" w:author="Majid" w:date="2017-01-30T15:15:00Z">
        <w:r w:rsidR="00B2557C" w:rsidDel="00131FD9">
          <w:rPr>
            <w:rFonts w:ascii="Times New Roman" w:hAnsi="Times New Roman"/>
            <w:sz w:val="24"/>
            <w:szCs w:val="24"/>
          </w:rPr>
          <w:delText xml:space="preserve">similarly </w:delText>
        </w:r>
      </w:del>
      <w:ins w:id="71" w:author="Majid" w:date="2017-01-30T15:15:00Z">
        <w:r w:rsidR="00131FD9">
          <w:rPr>
            <w:rFonts w:ascii="Times New Roman" w:hAnsi="Times New Roman"/>
            <w:sz w:val="24"/>
            <w:szCs w:val="24"/>
          </w:rPr>
          <w:t xml:space="preserve">uniformly </w:t>
        </w:r>
      </w:ins>
      <w:r w:rsidR="00B2557C">
        <w:rPr>
          <w:rFonts w:ascii="Times New Roman" w:hAnsi="Times New Roman"/>
          <w:sz w:val="24"/>
          <w:szCs w:val="24"/>
        </w:rPr>
        <w:t xml:space="preserve">adapted to temperature </w:t>
      </w:r>
      <w:del w:id="72" w:author="Majid" w:date="2017-01-30T15:15:00Z">
        <w:r w:rsidR="00B2557C" w:rsidDel="00131FD9">
          <w:rPr>
            <w:rFonts w:ascii="Times New Roman" w:hAnsi="Times New Roman"/>
            <w:sz w:val="24"/>
            <w:szCs w:val="24"/>
          </w:rPr>
          <w:delText>across the entire country</w:delText>
        </w:r>
      </w:del>
      <w:ins w:id="73" w:author="Majid" w:date="2017-01-30T15:15:00Z">
        <w:r w:rsidR="00131FD9">
          <w:rPr>
            <w:rFonts w:ascii="Times New Roman" w:hAnsi="Times New Roman"/>
            <w:sz w:val="24"/>
            <w:szCs w:val="24"/>
          </w:rPr>
          <w:t>seasonality</w:t>
        </w:r>
      </w:ins>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1B056932"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del w:id="74" w:author="Majid" w:date="2017-01-30T15:30:00Z">
        <w:r w:rsidRPr="00CF4E04" w:rsidDel="003A2708">
          <w:rPr>
            <w:rFonts w:ascii="Times New Roman" w:hAnsi="Times New Roman"/>
            <w:sz w:val="24"/>
            <w:szCs w:val="24"/>
          </w:rPr>
          <w:delText xml:space="preserve">excess </w:delText>
        </w:r>
      </w:del>
      <w:ins w:id="75" w:author="Majid" w:date="2017-01-30T15:30:00Z">
        <w:r w:rsidR="003A2708">
          <w:rPr>
            <w:rFonts w:ascii="Times New Roman" w:hAnsi="Times New Roman"/>
            <w:sz w:val="24"/>
            <w:szCs w:val="24"/>
          </w:rPr>
          <w:t>higher</w:t>
        </w:r>
        <w:r w:rsidR="003A2708" w:rsidRPr="00CF4E04">
          <w:rPr>
            <w:rFonts w:ascii="Times New Roman" w:hAnsi="Times New Roman"/>
            <w:sz w:val="24"/>
            <w:szCs w:val="24"/>
          </w:rPr>
          <w:t xml:space="preserve"> </w:t>
        </w:r>
      </w:ins>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moveToRangeStart w:id="76" w:author="Majid" w:date="2017-01-30T15:14:00Z" w:name="move473552568"/>
      <w:ins w:id="77" w:author="Majid" w:date="2017-01-30T15:14:00Z">
        <w:r w:rsidR="00131FD9">
          <w:rPr>
            <w:rFonts w:ascii="Times New Roman" w:hAnsi="Times New Roman"/>
            <w:sz w:val="24"/>
            <w:szCs w:val="24"/>
          </w:rPr>
          <w:t xml:space="preserve">Further analyses </w:t>
        </w:r>
      </w:ins>
      <w:ins w:id="78" w:author="Majid" w:date="2017-01-30T15:21:00Z">
        <w:r w:rsidR="00131FD9">
          <w:rPr>
            <w:rFonts w:ascii="Times New Roman" w:hAnsi="Times New Roman"/>
            <w:sz w:val="24"/>
            <w:szCs w:val="24"/>
          </w:rPr>
          <w:t>can also</w:t>
        </w:r>
      </w:ins>
      <w:ins w:id="79" w:author="Majid" w:date="2017-01-30T15:14:00Z">
        <w:r w:rsidR="00131FD9">
          <w:rPr>
            <w:rFonts w:ascii="Times New Roman" w:hAnsi="Times New Roman"/>
            <w:sz w:val="24"/>
            <w:szCs w:val="24"/>
          </w:rPr>
          <w:t xml:space="preserve"> examine the relationship between </w:t>
        </w:r>
      </w:ins>
      <w:ins w:id="80" w:author="Majid" w:date="2017-01-30T15:21:00Z">
        <w:r w:rsidR="00131FD9">
          <w:rPr>
            <w:rFonts w:ascii="Times New Roman" w:hAnsi="Times New Roman"/>
            <w:sz w:val="24"/>
            <w:szCs w:val="24"/>
          </w:rPr>
          <w:t>both average monthly temperature and its variability</w:t>
        </w:r>
      </w:ins>
      <w:ins w:id="81" w:author="Majid" w:date="2017-01-30T15:14:00Z">
        <w:r w:rsidR="00131FD9">
          <w:rPr>
            <w:rFonts w:ascii="Times New Roman" w:hAnsi="Times New Roman"/>
            <w:sz w:val="24"/>
            <w:szCs w:val="24"/>
          </w:rPr>
          <w:t xml:space="preserve"> </w:t>
        </w:r>
      </w:ins>
      <w:ins w:id="82" w:author="Majid" w:date="2017-01-30T15:21:00Z">
        <w:r w:rsidR="00131FD9">
          <w:rPr>
            <w:rFonts w:ascii="Times New Roman" w:hAnsi="Times New Roman"/>
            <w:sz w:val="24"/>
            <w:szCs w:val="24"/>
          </w:rPr>
          <w:t>with death rates</w:t>
        </w:r>
      </w:ins>
      <w:ins w:id="83" w:author="Majid" w:date="2017-01-30T15:22:00Z">
        <w:r w:rsidR="00131FD9">
          <w:rPr>
            <w:rFonts w:ascii="Times New Roman" w:hAnsi="Times New Roman"/>
            <w:sz w:val="24"/>
            <w:szCs w:val="24"/>
          </w:rPr>
          <w:t>, to inform risk and adaptation assessment</w:t>
        </w:r>
      </w:ins>
      <w:ins w:id="84" w:author="Majid" w:date="2017-01-30T15:14:00Z">
        <w:r w:rsidR="00131FD9">
          <w:rPr>
            <w:rFonts w:ascii="Times New Roman" w:hAnsi="Times New Roman"/>
            <w:sz w:val="24"/>
            <w:szCs w:val="24"/>
          </w:rPr>
          <w:t>.</w:t>
        </w:r>
      </w:ins>
      <w:moveToRangeEnd w:id="76"/>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57D96DB0"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del w:id="85" w:author="Majid" w:date="2017-01-30T15:31:00Z">
        <w:r w:rsidRPr="00CF4E04" w:rsidDel="003A2708">
          <w:rPr>
            <w:rFonts w:ascii="Times New Roman" w:hAnsi="Times New Roman"/>
            <w:sz w:val="24"/>
            <w:szCs w:val="24"/>
          </w:rPr>
          <w:delText>summer excess</w:delText>
        </w:r>
      </w:del>
      <w:ins w:id="86" w:author="Majid" w:date="2017-01-30T15:31:00Z">
        <w:r w:rsidR="003A2708">
          <w:rPr>
            <w:rFonts w:ascii="Times New Roman" w:hAnsi="Times New Roman"/>
            <w:sz w:val="24"/>
            <w:szCs w:val="24"/>
          </w:rPr>
          <w:t>seasonal mortality differences</w:t>
        </w:r>
      </w:ins>
      <w:r w:rsidRPr="00CF4E04">
        <w:rPr>
          <w:rFonts w:ascii="Times New Roman" w:hAnsi="Times New Roman"/>
          <w:sz w:val="24"/>
          <w:szCs w:val="24"/>
        </w:rPr>
        <w:t xml:space="preserve"> </w:t>
      </w:r>
      <w:del w:id="87" w:author="Majid" w:date="2017-01-30T15:31:00Z">
        <w:r w:rsidRPr="00CF4E04" w:rsidDel="003A2708">
          <w:rPr>
            <w:rFonts w:ascii="Times New Roman" w:hAnsi="Times New Roman"/>
            <w:sz w:val="24"/>
            <w:szCs w:val="24"/>
          </w:rPr>
          <w:delText xml:space="preserve">deaths </w:delText>
        </w:r>
      </w:del>
      <w:r w:rsidRPr="00CF4E04">
        <w:rPr>
          <w:rFonts w:ascii="Times New Roman" w:hAnsi="Times New Roman"/>
          <w:sz w:val="24"/>
          <w:szCs w:val="24"/>
        </w:rPr>
        <w:t xml:space="preserve">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 xml:space="preserve">The weakening of </w:t>
      </w:r>
      <w:r w:rsidR="00B02A6E" w:rsidRPr="00CF4E04">
        <w:rPr>
          <w:rFonts w:ascii="Times New Roman" w:hAnsi="Times New Roman"/>
          <w:sz w:val="24"/>
          <w:szCs w:val="24"/>
        </w:rPr>
        <w:lastRenderedPageBreak/>
        <w:t>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2A19854B"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del w:id="88" w:author="Majid" w:date="2017-01-30T15:31:00Z">
        <w:r w:rsidR="00452AB5" w:rsidRPr="00CF4E04" w:rsidDel="003A2708">
          <w:rPr>
            <w:rFonts w:ascii="Times New Roman" w:hAnsi="Times New Roman"/>
            <w:sz w:val="24"/>
            <w:szCs w:val="24"/>
          </w:rPr>
          <w:delText xml:space="preserve">excess </w:delText>
        </w:r>
      </w:del>
      <w:ins w:id="89" w:author="Majid" w:date="2017-01-30T15:31:00Z">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ins>
      <w:r w:rsidR="00452AB5" w:rsidRPr="00CF4E04">
        <w:rPr>
          <w:rFonts w:ascii="Times New Roman" w:hAnsi="Times New Roman"/>
          <w:sz w:val="24"/>
          <w:szCs w:val="24"/>
        </w:rPr>
        <w:t>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w:t>
      </w:r>
      <w:ins w:id="90" w:author="Majid" w:date="2017-01-30T15:25:00Z">
        <w:r w:rsidR="00506BDF">
          <w:rPr>
            <w:rFonts w:ascii="Times New Roman" w:hAnsi="Times New Roman"/>
            <w:sz w:val="24"/>
            <w:szCs w:val="24"/>
          </w:rPr>
          <w:t xml:space="preserve">although under </w:t>
        </w:r>
        <w:r w:rsidR="00506BDF">
          <w:rPr>
            <w:rFonts w:ascii="Times New Roman" w:hAnsi="Times New Roman"/>
            <w:sz w:val="24"/>
            <w:szCs w:val="24"/>
          </w:rPr>
          <w:lastRenderedPageBreak/>
          <w:t xml:space="preserve">threat from various austerity measures, </w:t>
        </w:r>
      </w:ins>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644E7420" w:rsidR="0007260F" w:rsidRPr="00CF4E04" w:rsidDel="00506BDF" w:rsidRDefault="0007260F" w:rsidP="00506BDF">
      <w:pPr>
        <w:spacing w:after="0" w:line="480" w:lineRule="auto"/>
        <w:outlineLvl w:val="0"/>
        <w:rPr>
          <w:del w:id="91" w:author="Majid" w:date="2017-01-30T15:25:00Z"/>
          <w:rFonts w:ascii="Times New Roman" w:hAnsi="Times New Roman"/>
          <w:b/>
          <w:color w:val="000000" w:themeColor="text1"/>
          <w:sz w:val="24"/>
          <w:szCs w:val="24"/>
        </w:rPr>
      </w:pPr>
    </w:p>
    <w:p w14:paraId="2BA5AA88" w14:textId="25D21CC1" w:rsidR="0007260F" w:rsidRPr="00CF4E04" w:rsidRDefault="0007260F">
      <w:pPr>
        <w:spacing w:after="0" w:line="480" w:lineRule="auto"/>
        <w:rPr>
          <w:rFonts w:ascii="Times New Roman" w:hAnsi="Times New Roman"/>
          <w:b/>
          <w:color w:val="000000" w:themeColor="text1"/>
          <w:sz w:val="24"/>
          <w:szCs w:val="24"/>
        </w:rPr>
        <w:pPrChange w:id="92" w:author="Majid" w:date="2017-01-30T15:25:00Z">
          <w:pPr>
            <w:spacing w:after="0" w:line="240" w:lineRule="auto"/>
          </w:pPr>
        </w:pPrChange>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10BC4A1A"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r w:rsidR="0055086C">
        <w:rPr>
          <w:rFonts w:ascii="Times New Roman" w:hAnsi="Times New Roman"/>
          <w:sz w:val="24"/>
          <w:szCs w:val="24"/>
        </w:rPr>
        <w:t>process</w:t>
      </w:r>
      <w:r w:rsidR="007F622B">
        <w:rPr>
          <w:rFonts w:ascii="Times New Roman" w:hAnsi="Times New Roman"/>
          <w:sz w:val="24"/>
          <w:szCs w:val="24"/>
        </w:rPr>
        <w:t>es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 xml:space="preserve">measurements through a </w:t>
      </w:r>
      <w:commentRangeStart w:id="93"/>
      <w:r w:rsidR="0055086C">
        <w:rPr>
          <w:rFonts w:ascii="Times New Roman" w:hAnsi="Times New Roman"/>
          <w:sz w:val="24"/>
          <w:szCs w:val="24"/>
        </w:rPr>
        <w:t>data cleansing process</w:t>
      </w:r>
      <w:commentRangeEnd w:id="93"/>
      <w:r w:rsidR="00506BDF">
        <w:rPr>
          <w:rStyle w:val="CommentReference"/>
          <w:rFonts w:asciiTheme="minorHAnsi" w:eastAsiaTheme="minorHAnsi" w:hAnsiTheme="minorHAnsi" w:cstheme="minorBidi"/>
        </w:rPr>
        <w:commentReference w:id="93"/>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w:t>
      </w:r>
      <w:r w:rsidRPr="00845FF2">
        <w:rPr>
          <w:rFonts w:ascii="Times New Roman" w:hAnsi="Times New Roman" w:cs="Times New Roman"/>
          <w:color w:val="000000" w:themeColor="text1"/>
          <w:sz w:val="24"/>
          <w:szCs w:val="24"/>
        </w:rPr>
        <w:lastRenderedPageBreak/>
        <w:t xml:space="preserve">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0EA46BFB" w14:textId="17CFA0F0" w:rsidR="000F594C" w:rsidRDefault="0007260F">
      <w:pPr>
        <w:spacing w:after="0" w:line="480" w:lineRule="auto"/>
        <w:rPr>
          <w:ins w:id="95" w:author="Parks, Robbie M" w:date="2017-01-29T14:39:00Z"/>
          <w:rFonts w:ascii="Times New Roman" w:hAnsi="Times New Roman"/>
          <w:color w:val="000000" w:themeColor="text1"/>
          <w:sz w:val="24"/>
          <w:szCs w:val="24"/>
        </w:rPr>
      </w:pPr>
      <w:commentRangeStart w:id="96"/>
      <w:r w:rsidRPr="00CF4E04">
        <w:rPr>
          <w:rFonts w:ascii="Times New Roman" w:hAnsi="Times New Roman"/>
          <w:color w:val="000000" w:themeColor="text1"/>
          <w:sz w:val="24"/>
          <w:szCs w:val="24"/>
        </w:rPr>
        <w:t>For each age</w:t>
      </w:r>
      <w:ins w:id="97" w:author="Majid" w:date="2017-01-30T15:28:00Z">
        <w:r w:rsidR="00506BDF">
          <w:rPr>
            <w:rFonts w:ascii="Times New Roman" w:hAnsi="Times New Roman"/>
            <w:color w:val="000000" w:themeColor="text1"/>
            <w:sz w:val="24"/>
            <w:szCs w:val="24"/>
          </w:rPr>
          <w:t xml:space="preserve"> group</w:t>
        </w:r>
      </w:ins>
      <w:r w:rsidR="00B11042">
        <w:rPr>
          <w:rFonts w:ascii="Times New Roman" w:hAnsi="Times New Roman"/>
          <w:color w:val="000000" w:themeColor="text1"/>
          <w:sz w:val="24"/>
          <w:szCs w:val="24"/>
        </w:rPr>
        <w:t xml:space="preserve"> </w:t>
      </w:r>
      <w:r w:rsidR="00B11042" w:rsidRPr="00506BDF">
        <w:rPr>
          <w:rFonts w:ascii="Times New Roman" w:hAnsi="Times New Roman"/>
          <w:color w:val="000000" w:themeColor="text1"/>
          <w:sz w:val="24"/>
          <w:szCs w:val="24"/>
        </w:rPr>
        <w:t>(</w:t>
      </w:r>
      <w:r w:rsidR="00B11042" w:rsidRPr="003A2708">
        <w:rPr>
          <w:rFonts w:ascii="Cambria Math" w:hAnsi="Cambria Math"/>
          <w:i/>
          <w:color w:val="000000" w:themeColor="text1"/>
          <w:sz w:val="24"/>
          <w:szCs w:val="24"/>
        </w:rPr>
        <w:t>a</w:t>
      </w:r>
      <w:r w:rsidR="00B11042" w:rsidRPr="00506BDF">
        <w:rPr>
          <w:rFonts w:ascii="Times New Roman" w:hAnsi="Times New Roman"/>
          <w:color w:val="000000" w:themeColor="text1"/>
          <w:sz w:val="24"/>
          <w:szCs w:val="24"/>
        </w:rPr>
        <w:t>)</w:t>
      </w:r>
      <w:ins w:id="98" w:author="Majid" w:date="2017-01-30T15:28:00Z">
        <w:r w:rsidR="00506BDF" w:rsidRPr="00506BDF">
          <w:rPr>
            <w:rFonts w:ascii="Times New Roman" w:hAnsi="Times New Roman"/>
            <w:color w:val="000000" w:themeColor="text1"/>
            <w:sz w:val="24"/>
            <w:szCs w:val="24"/>
          </w:rPr>
          <w:t>,</w:t>
        </w:r>
      </w:ins>
      <w:r w:rsidR="00B11042" w:rsidRPr="00506BDF">
        <w:rPr>
          <w:rFonts w:ascii="Times New Roman" w:hAnsi="Times New Roman"/>
          <w:color w:val="000000" w:themeColor="text1"/>
          <w:sz w:val="24"/>
          <w:szCs w:val="24"/>
        </w:rPr>
        <w:t xml:space="preserve"> </w:t>
      </w:r>
      <w:r w:rsidRPr="00506BDF">
        <w:rPr>
          <w:rFonts w:ascii="Times New Roman" w:hAnsi="Times New Roman"/>
          <w:color w:val="000000" w:themeColor="text1"/>
          <w:sz w:val="24"/>
          <w:szCs w:val="24"/>
        </w:rPr>
        <w:t xml:space="preserve">sex </w:t>
      </w:r>
      <w:r w:rsidR="00B11042" w:rsidRPr="00506BDF">
        <w:rPr>
          <w:rFonts w:ascii="Times New Roman" w:hAnsi="Times New Roman"/>
          <w:color w:val="000000" w:themeColor="text1"/>
          <w:sz w:val="24"/>
          <w:szCs w:val="24"/>
        </w:rPr>
        <w:t>(</w:t>
      </w:r>
      <w:r w:rsidR="00B11042" w:rsidRPr="003A2708">
        <w:rPr>
          <w:rFonts w:ascii="Cambria Math" w:hAnsi="Cambria Math"/>
          <w:i/>
          <w:color w:val="000000" w:themeColor="text1"/>
          <w:sz w:val="24"/>
          <w:szCs w:val="24"/>
        </w:rPr>
        <w:t>s</w:t>
      </w:r>
      <w:r w:rsidR="00B11042" w:rsidRPr="00506BDF">
        <w:rPr>
          <w:rFonts w:ascii="Times New Roman" w:hAnsi="Times New Roman"/>
          <w:color w:val="000000" w:themeColor="text1"/>
          <w:sz w:val="24"/>
          <w:szCs w:val="24"/>
        </w:rPr>
        <w:t>)</w:t>
      </w:r>
      <w:r w:rsidR="00514C8F" w:rsidRPr="00506BDF">
        <w:rPr>
          <w:rFonts w:ascii="Times New Roman" w:hAnsi="Times New Roman"/>
          <w:color w:val="000000" w:themeColor="text1"/>
          <w:sz w:val="24"/>
          <w:szCs w:val="24"/>
        </w:rPr>
        <w:t xml:space="preserve"> and year</w:t>
      </w:r>
      <w:r w:rsidR="00B11042" w:rsidRPr="00506BDF">
        <w:rPr>
          <w:rFonts w:ascii="Times New Roman" w:hAnsi="Times New Roman"/>
          <w:color w:val="000000" w:themeColor="text1"/>
          <w:sz w:val="24"/>
          <w:szCs w:val="24"/>
        </w:rPr>
        <w:t xml:space="preserve"> (</w:t>
      </w:r>
      <w:r w:rsidR="00B11042" w:rsidRPr="003A2708">
        <w:rPr>
          <w:rFonts w:ascii="Cambria Math" w:hAnsi="Cambria Math"/>
          <w:i/>
          <w:color w:val="000000" w:themeColor="text1"/>
          <w:sz w:val="24"/>
          <w:szCs w:val="24"/>
        </w:rPr>
        <w:t>y</w:t>
      </w:r>
      <w:r w:rsidR="00B11042" w:rsidRPr="00506BDF">
        <w:rPr>
          <w:rFonts w:ascii="Times New Roman" w:hAnsi="Times New Roman"/>
          <w:color w:val="000000" w:themeColor="text1"/>
          <w:sz w:val="24"/>
          <w:szCs w:val="24"/>
        </w:rPr>
        <w:t>)</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del w:id="99" w:author="Majid" w:date="2017-01-30T15:29:00Z">
        <w:r w:rsidR="00866C4F" w:rsidDel="00506BDF">
          <w:rPr>
            <w:rFonts w:ascii="Times New Roman" w:hAnsi="Times New Roman"/>
            <w:color w:val="000000" w:themeColor="text1"/>
            <w:sz w:val="24"/>
            <w:szCs w:val="24"/>
          </w:rPr>
          <w:delText>seasonal</w:delText>
        </w:r>
        <w:r w:rsidR="00866C4F" w:rsidRPr="00CF4E04" w:rsidDel="00506BDF">
          <w:rPr>
            <w:rFonts w:ascii="Times New Roman" w:hAnsi="Times New Roman"/>
            <w:color w:val="000000" w:themeColor="text1"/>
            <w:sz w:val="24"/>
            <w:szCs w:val="24"/>
          </w:rPr>
          <w:delText xml:space="preserve"> </w:delText>
        </w:r>
        <w:r w:rsidRPr="00CF4E04" w:rsidDel="00506BDF">
          <w:rPr>
            <w:rFonts w:ascii="Times New Roman" w:hAnsi="Times New Roman"/>
            <w:color w:val="000000" w:themeColor="text1"/>
            <w:sz w:val="24"/>
            <w:szCs w:val="24"/>
          </w:rPr>
          <w:delText xml:space="preserve">excess </w:delText>
        </w:r>
        <w:r w:rsidR="00B71A20" w:rsidRPr="00CF4E04" w:rsidDel="00506BDF">
          <w:rPr>
            <w:rFonts w:ascii="Times New Roman" w:hAnsi="Times New Roman"/>
            <w:color w:val="000000" w:themeColor="text1"/>
            <w:sz w:val="24"/>
            <w:szCs w:val="24"/>
          </w:rPr>
          <w:delText>mortality</w:delText>
        </w:r>
      </w:del>
      <w:ins w:id="100" w:author="Parks, Robbie M" w:date="2017-01-29T15:17:00Z">
        <w:del w:id="101" w:author="Majid" w:date="2017-01-30T15:29:00Z">
          <w:r w:rsidR="00EB3804" w:rsidDel="00506BDF">
            <w:rPr>
              <w:rFonts w:ascii="Times New Roman" w:hAnsi="Times New Roman"/>
              <w:color w:val="000000" w:themeColor="text1"/>
              <w:sz w:val="24"/>
              <w:szCs w:val="24"/>
            </w:rPr>
            <w:delText xml:space="preserve"> </w:delText>
          </w:r>
        </w:del>
      </w:ins>
      <w:ins w:id="102" w:author="Parks, Robbie M" w:date="2017-01-29T15:29:00Z">
        <w:r w:rsidR="008A3270">
          <w:rPr>
            <w:rFonts w:ascii="Times New Roman" w:hAnsi="Times New Roman"/>
            <w:color w:val="000000" w:themeColor="text1"/>
            <w:sz w:val="24"/>
            <w:szCs w:val="24"/>
          </w:rPr>
          <w:t>ratio</w:t>
        </w:r>
      </w:ins>
      <w:ins w:id="103" w:author="Majid" w:date="2017-01-30T15:29:00Z">
        <w:r w:rsidR="00506BDF">
          <w:rPr>
            <w:rFonts w:ascii="Times New Roman" w:hAnsi="Times New Roman"/>
            <w:color w:val="000000" w:themeColor="text1"/>
            <w:sz w:val="24"/>
            <w:szCs w:val="24"/>
          </w:rPr>
          <w:t xml:space="preserve"> of death rates</w:t>
        </w:r>
      </w:ins>
      <w:ins w:id="104" w:author="Parks, Robbie M" w:date="2017-01-29T15:29:00Z">
        <w:r w:rsidR="008A3270">
          <w:rPr>
            <w:rFonts w:ascii="Times New Roman" w:hAnsi="Times New Roman"/>
            <w:color w:val="000000" w:themeColor="text1"/>
            <w:sz w:val="24"/>
            <w:szCs w:val="24"/>
          </w:rPr>
          <w:t xml:space="preserve"> </w:t>
        </w:r>
      </w:ins>
      <w:r w:rsidRPr="00CF4E04">
        <w:rPr>
          <w:rFonts w:ascii="Times New Roman" w:hAnsi="Times New Roman"/>
          <w:color w:val="000000" w:themeColor="text1"/>
          <w:sz w:val="24"/>
          <w:szCs w:val="24"/>
        </w:rPr>
        <w:t>between the maximum and minimum mortality months</w:t>
      </w:r>
      <w:ins w:id="105" w:author="Parks, Robbie M" w:date="2017-01-29T15:19:00Z">
        <w:r w:rsidR="006208CA">
          <w:rPr>
            <w:rFonts w:ascii="Times New Roman" w:hAnsi="Times New Roman"/>
            <w:color w:val="000000" w:themeColor="text1"/>
            <w:sz w:val="24"/>
            <w:szCs w:val="24"/>
          </w:rPr>
          <w:t xml:space="preserve"> (</w:t>
        </w:r>
        <m:oMath>
          <m:r>
            <w:rPr>
              <w:rFonts w:ascii="Cambria Math" w:hAnsi="Cambria Math"/>
              <w:color w:val="000000" w:themeColor="text1"/>
              <w:sz w:val="24"/>
              <w:szCs w:val="24"/>
            </w:rPr>
            <m:t>month)</m:t>
          </m:r>
        </m:oMath>
      </w:ins>
      <w:r w:rsidRPr="00CF4E04">
        <w:rPr>
          <w:rFonts w:ascii="Times New Roman" w:hAnsi="Times New Roman"/>
          <w:color w:val="000000" w:themeColor="text1"/>
          <w:sz w:val="24"/>
          <w:szCs w:val="24"/>
        </w:rPr>
        <w:t xml:space="preserve">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ins w:id="106" w:author="Parks, Robbie M" w:date="2017-01-29T15:17:00Z">
        <w:r w:rsidR="00EB3804">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a,s,y</m:t>
              </m:r>
            </m:sub>
          </m:sSub>
          <m:r>
            <w:rPr>
              <w:rFonts w:ascii="Cambria Math" w:hAnsi="Cambria Math"/>
              <w:color w:val="000000" w:themeColor="text1"/>
              <w:sz w:val="24"/>
              <w:szCs w:val="24"/>
            </w:rPr>
            <m:t>)</m:t>
          </m:r>
        </m:oMath>
      </w:ins>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ins w:id="107" w:author="Parks, Robbie M" w:date="2017-01-29T15:17:00Z">
        <w:r w:rsidR="004A68D6">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a,s,y</m:t>
              </m:r>
            </m:sub>
          </m:sSub>
          <m:r>
            <w:rPr>
              <w:rFonts w:ascii="Cambria Math" w:hAnsi="Cambria Math"/>
              <w:color w:val="000000" w:themeColor="text1"/>
              <w:sz w:val="24"/>
              <w:szCs w:val="24"/>
            </w:rPr>
            <m:t>)</m:t>
          </m:r>
        </m:oMath>
      </w:ins>
      <w:ins w:id="108" w:author="Parks, Robbie M" w:date="2017-01-29T14:45:00Z">
        <w:r w:rsidR="00692EEB">
          <w:rPr>
            <w:rFonts w:ascii="Times New Roman" w:hAnsi="Times New Roman"/>
            <w:color w:val="000000" w:themeColor="text1"/>
            <w:sz w:val="24"/>
            <w:szCs w:val="24"/>
          </w:rPr>
          <w:t>:</w:t>
        </w:r>
      </w:ins>
      <w:r w:rsidRPr="00CF4E04">
        <w:rPr>
          <w:rFonts w:ascii="Times New Roman" w:hAnsi="Times New Roman"/>
          <w:color w:val="000000" w:themeColor="text1"/>
          <w:sz w:val="24"/>
          <w:szCs w:val="24"/>
        </w:rPr>
        <w:t xml:space="preserve"> </w:t>
      </w:r>
    </w:p>
    <w:p w14:paraId="6AF9CBCB" w14:textId="1DAF82F5" w:rsidR="00332935" w:rsidRPr="000F594C" w:rsidRDefault="00A226EF" w:rsidP="00332935">
      <w:pPr>
        <w:spacing w:after="0" w:line="480" w:lineRule="auto"/>
        <w:rPr>
          <w:ins w:id="109" w:author="Parks, Robbie M" w:date="2017-01-29T14:59:00Z"/>
          <w:rFonts w:ascii="Times New Roman" w:hAnsi="Times New Roman"/>
          <w:color w:val="000000" w:themeColor="text1"/>
          <w:sz w:val="24"/>
          <w:szCs w:val="24"/>
        </w:rPr>
      </w:pPr>
      <m:oMathPara>
        <m:oMath>
          <m:sSub>
            <m:sSubPr>
              <m:ctrlPr>
                <w:ins w:id="110" w:author="Parks, Robbie M" w:date="2017-01-29T14:59:00Z">
                  <w:rPr>
                    <w:rFonts w:ascii="Cambria Math" w:hAnsi="Cambria Math"/>
                    <w:i/>
                    <w:color w:val="000000" w:themeColor="text1"/>
                    <w:sz w:val="24"/>
                    <w:szCs w:val="24"/>
                  </w:rPr>
                </w:ins>
              </m:ctrlPr>
            </m:sSubPr>
            <m:e>
              <w:ins w:id="111" w:author="Parks, Robbie M" w:date="2017-01-29T14:59:00Z">
                <m:r>
                  <w:rPr>
                    <w:rFonts w:ascii="Cambria Math" w:hAnsi="Cambria Math"/>
                    <w:color w:val="000000" w:themeColor="text1"/>
                    <w:sz w:val="24"/>
                    <w:szCs w:val="24"/>
                  </w:rPr>
                  <m:t>Deaths</m:t>
                </m:r>
              </w:ins>
            </m:e>
            <m:sub>
              <w:ins w:id="112" w:author="Parks, Robbie M" w:date="2017-01-29T14:59:00Z">
                <m:r>
                  <w:rPr>
                    <w:rFonts w:ascii="Cambria Math" w:hAnsi="Cambria Math"/>
                    <w:color w:val="000000" w:themeColor="text1"/>
                    <w:sz w:val="24"/>
                    <w:szCs w:val="24"/>
                    <w:vertAlign w:val="superscript"/>
                  </w:rPr>
                  <m:t>a,s,y</m:t>
                </m:r>
              </w:ins>
            </m:sub>
          </m:sSub>
          <w:ins w:id="113" w:author="Parks, Robbie M" w:date="2017-01-29T14:59:00Z">
            <m:r>
              <w:rPr>
                <w:rFonts w:ascii="Cambria Math" w:hAnsi="Cambria Math"/>
                <w:color w:val="000000" w:themeColor="text1"/>
                <w:sz w:val="24"/>
                <w:szCs w:val="24"/>
              </w:rPr>
              <m:t xml:space="preserve"> ~ Poisson</m:t>
            </m:r>
          </w:ins>
          <m:d>
            <m:dPr>
              <m:ctrlPr>
                <w:ins w:id="114" w:author="Parks, Robbie M" w:date="2017-01-29T14:59:00Z">
                  <w:rPr>
                    <w:rFonts w:ascii="Cambria Math" w:hAnsi="Cambria Math"/>
                    <w:i/>
                    <w:color w:val="000000" w:themeColor="text1"/>
                    <w:sz w:val="24"/>
                    <w:szCs w:val="24"/>
                  </w:rPr>
                </w:ins>
              </m:ctrlPr>
            </m:dPr>
            <m:e>
              <m:sSub>
                <m:sSubPr>
                  <m:ctrlPr>
                    <w:ins w:id="115" w:author="Parks, Robbie M" w:date="2017-01-29T15:00:00Z">
                      <w:rPr>
                        <w:rFonts w:ascii="Cambria Math" w:hAnsi="Cambria Math"/>
                        <w:i/>
                        <w:color w:val="000000" w:themeColor="text1"/>
                        <w:sz w:val="24"/>
                        <w:szCs w:val="24"/>
                      </w:rPr>
                    </w:ins>
                  </m:ctrlPr>
                </m:sSubPr>
                <m:e>
                  <w:ins w:id="116" w:author="Parks, Robbie M" w:date="2017-01-29T15:00:00Z">
                    <m:r>
                      <w:rPr>
                        <w:rFonts w:ascii="Cambria Math" w:hAnsi="Cambria Math"/>
                        <w:color w:val="000000" w:themeColor="text1"/>
                        <w:sz w:val="24"/>
                        <w:szCs w:val="24"/>
                      </w:rPr>
                      <m:t>λ</m:t>
                    </m:r>
                  </w:ins>
                </m:e>
                <m:sub>
                  <w:ins w:id="117" w:author="Parks, Robbie M" w:date="2017-01-29T15:00:00Z">
                    <m:r>
                      <w:rPr>
                        <w:rFonts w:ascii="Cambria Math" w:hAnsi="Cambria Math"/>
                        <w:color w:val="000000" w:themeColor="text1"/>
                        <w:sz w:val="24"/>
                        <w:szCs w:val="24"/>
                      </w:rPr>
                      <m:t>a,s,y</m:t>
                    </m:r>
                  </w:ins>
                </m:sub>
              </m:sSub>
              <m:sSub>
                <m:sSubPr>
                  <m:ctrlPr>
                    <w:ins w:id="118" w:author="Parks, Robbie M" w:date="2017-01-29T15:13:00Z">
                      <w:rPr>
                        <w:rFonts w:ascii="Cambria Math" w:hAnsi="Cambria Math"/>
                        <w:i/>
                        <w:color w:val="000000" w:themeColor="text1"/>
                        <w:sz w:val="24"/>
                        <w:szCs w:val="24"/>
                      </w:rPr>
                    </w:ins>
                  </m:ctrlPr>
                </m:sSubPr>
                <m:e>
                  <w:ins w:id="119" w:author="Parks, Robbie M" w:date="2017-01-29T15:13:00Z">
                    <m:r>
                      <w:rPr>
                        <w:rFonts w:ascii="Cambria Math" w:hAnsi="Cambria Math"/>
                        <w:color w:val="000000" w:themeColor="text1"/>
                        <w:sz w:val="24"/>
                        <w:szCs w:val="24"/>
                      </w:rPr>
                      <m:t>E</m:t>
                    </m:r>
                  </w:ins>
                </m:e>
                <m:sub>
                  <w:ins w:id="120" w:author="Parks, Robbie M" w:date="2017-01-29T15:13:00Z">
                    <m:r>
                      <w:rPr>
                        <w:rFonts w:ascii="Cambria Math" w:hAnsi="Cambria Math"/>
                        <w:color w:val="000000" w:themeColor="text1"/>
                        <w:sz w:val="24"/>
                        <w:szCs w:val="24"/>
                      </w:rPr>
                      <m:t>a,s,y</m:t>
                    </m:r>
                  </w:ins>
                </m:sub>
              </m:sSub>
            </m:e>
          </m:d>
          <w:ins w:id="121" w:author="Parks, Robbie M" w:date="2017-01-29T15:43:00Z">
            <m:r>
              <w:rPr>
                <w:rFonts w:ascii="Cambria Math" w:hAnsi="Cambria Math"/>
                <w:color w:val="000000" w:themeColor="text1"/>
                <w:sz w:val="24"/>
                <w:szCs w:val="24"/>
              </w:rPr>
              <m:t>,</m:t>
            </m:r>
          </w:ins>
        </m:oMath>
      </m:oMathPara>
    </w:p>
    <w:p w14:paraId="15F36C8D" w14:textId="746C6B23" w:rsidR="002402B6" w:rsidRDefault="00A226EF">
      <w:pPr>
        <w:spacing w:after="0" w:line="480" w:lineRule="auto"/>
        <w:rPr>
          <w:ins w:id="122" w:author="Parks, Robbie M" w:date="2017-01-29T14:39:00Z"/>
          <w:rFonts w:ascii="Times New Roman" w:hAnsi="Times New Roman"/>
          <w:color w:val="000000" w:themeColor="text1"/>
          <w:sz w:val="24"/>
          <w:szCs w:val="24"/>
        </w:rPr>
      </w:pPr>
      <m:oMathPara>
        <m:oMath>
          <m:func>
            <m:funcPr>
              <m:ctrlPr>
                <w:ins w:id="123" w:author="Parks, Robbie M" w:date="2017-01-29T15:30:00Z">
                  <w:rPr>
                    <w:rFonts w:ascii="Cambria Math" w:hAnsi="Cambria Math"/>
                    <w:i/>
                    <w:color w:val="000000" w:themeColor="text1"/>
                    <w:sz w:val="24"/>
                    <w:szCs w:val="24"/>
                  </w:rPr>
                </w:ins>
              </m:ctrlPr>
            </m:funcPr>
            <m:fName>
              <w:ins w:id="124" w:author="Parks, Robbie M" w:date="2017-01-29T15:30:00Z">
                <m:r>
                  <m:rPr>
                    <m:sty m:val="p"/>
                  </m:rPr>
                  <w:rPr>
                    <w:rFonts w:ascii="Cambria Math" w:hAnsi="Cambria Math"/>
                    <w:color w:val="000000" w:themeColor="text1"/>
                    <w:sz w:val="24"/>
                    <w:szCs w:val="24"/>
                  </w:rPr>
                  <m:t>log</m:t>
                </m:r>
              </w:ins>
            </m:fName>
            <m:e>
              <m:d>
                <m:dPr>
                  <m:ctrlPr>
                    <w:ins w:id="125" w:author="Parks, Robbie M" w:date="2017-01-29T15:30:00Z">
                      <w:rPr>
                        <w:rFonts w:ascii="Cambria Math" w:hAnsi="Cambria Math"/>
                        <w:i/>
                        <w:color w:val="000000" w:themeColor="text1"/>
                        <w:sz w:val="24"/>
                        <w:szCs w:val="24"/>
                      </w:rPr>
                    </w:ins>
                  </m:ctrlPr>
                </m:dPr>
                <m:e>
                  <m:sSub>
                    <m:sSubPr>
                      <m:ctrlPr>
                        <w:ins w:id="126" w:author="Parks, Robbie M" w:date="2017-01-29T15:30:00Z">
                          <w:rPr>
                            <w:rFonts w:ascii="Cambria Math" w:hAnsi="Cambria Math"/>
                            <w:i/>
                            <w:color w:val="000000" w:themeColor="text1"/>
                            <w:sz w:val="24"/>
                            <w:szCs w:val="24"/>
                          </w:rPr>
                        </w:ins>
                      </m:ctrlPr>
                    </m:sSubPr>
                    <m:e>
                      <w:ins w:id="127" w:author="Parks, Robbie M" w:date="2017-01-29T15:30:00Z">
                        <m:r>
                          <w:rPr>
                            <w:rFonts w:ascii="Cambria Math" w:hAnsi="Cambria Math"/>
                            <w:color w:val="000000" w:themeColor="text1"/>
                            <w:sz w:val="24"/>
                            <w:szCs w:val="24"/>
                          </w:rPr>
                          <m:t>λ</m:t>
                        </m:r>
                      </w:ins>
                    </m:e>
                    <m:sub>
                      <w:ins w:id="128" w:author="Parks, Robbie M" w:date="2017-01-29T15:30:00Z">
                        <m:r>
                          <w:rPr>
                            <w:rFonts w:ascii="Cambria Math" w:hAnsi="Cambria Math"/>
                            <w:color w:val="000000" w:themeColor="text1"/>
                            <w:sz w:val="24"/>
                            <w:szCs w:val="24"/>
                          </w:rPr>
                          <m:t>a,s,y</m:t>
                        </m:r>
                      </w:ins>
                    </m:sub>
                  </m:sSub>
                </m:e>
              </m:d>
            </m:e>
          </m:func>
          <w:ins w:id="129" w:author="Parks, Robbie M" w:date="2017-01-29T14:59:00Z">
            <m:r>
              <w:rPr>
                <w:rFonts w:ascii="Cambria Math" w:hAnsi="Cambria Math"/>
                <w:color w:val="000000" w:themeColor="text1"/>
                <w:sz w:val="24"/>
                <w:szCs w:val="24"/>
              </w:rPr>
              <m:t>=</m:t>
            </m:r>
          </w:ins>
          <m:sSub>
            <m:sSubPr>
              <m:ctrlPr>
                <w:ins w:id="130" w:author="Parks, Robbie M" w:date="2017-01-29T15:16:00Z">
                  <w:rPr>
                    <w:rFonts w:ascii="Cambria Math" w:hAnsi="Cambria Math"/>
                    <w:i/>
                    <w:color w:val="000000" w:themeColor="text1"/>
                    <w:sz w:val="24"/>
                    <w:szCs w:val="24"/>
                  </w:rPr>
                </w:ins>
              </m:ctrlPr>
            </m:sSubPr>
            <m:e>
              <w:ins w:id="131" w:author="Parks, Robbie M" w:date="2017-01-29T15:17:00Z">
                <m:r>
                  <w:rPr>
                    <w:rFonts w:ascii="Cambria Math" w:hAnsi="Cambria Math"/>
                    <w:color w:val="000000" w:themeColor="text1"/>
                    <w:sz w:val="24"/>
                    <w:szCs w:val="24"/>
                  </w:rPr>
                  <m:t>β</m:t>
                </m:r>
              </w:ins>
            </m:e>
            <m:sub>
              <w:ins w:id="132" w:author="Parks, Robbie M" w:date="2017-01-29T15:17:00Z">
                <m:r>
                  <w:rPr>
                    <w:rFonts w:ascii="Cambria Math" w:hAnsi="Cambria Math"/>
                    <w:color w:val="000000" w:themeColor="text1"/>
                    <w:sz w:val="24"/>
                    <w:szCs w:val="24"/>
                  </w:rPr>
                  <m:t>a,s,y</m:t>
                </m:r>
              </w:ins>
            </m:sub>
          </m:sSub>
          <w:ins w:id="133" w:author="Parks, Robbie M" w:date="2017-01-29T15:17:00Z">
            <m:r>
              <w:rPr>
                <w:rFonts w:ascii="Cambria Math" w:hAnsi="Cambria Math"/>
                <w:color w:val="000000" w:themeColor="text1"/>
                <w:sz w:val="24"/>
                <w:szCs w:val="24"/>
              </w:rPr>
              <m:t>*</m:t>
            </m:r>
          </w:ins>
          <w:ins w:id="134" w:author="Parks, Robbie M" w:date="2017-01-29T15:14:00Z">
            <m:r>
              <w:rPr>
                <w:rFonts w:ascii="Cambria Math" w:hAnsi="Cambria Math"/>
                <w:color w:val="000000" w:themeColor="text1"/>
                <w:sz w:val="24"/>
                <w:szCs w:val="24"/>
              </w:rPr>
              <m:t xml:space="preserve"> month</m:t>
            </m:r>
          </w:ins>
          <w:ins w:id="135" w:author="Parks, Robbie M" w:date="2017-01-29T15:43:00Z">
            <m:r>
              <w:rPr>
                <w:rFonts w:ascii="Cambria Math" w:hAnsi="Cambria Math"/>
                <w:color w:val="000000" w:themeColor="text1"/>
                <w:sz w:val="24"/>
                <w:szCs w:val="24"/>
              </w:rPr>
              <m:t>.</m:t>
            </m:r>
          </w:ins>
          <w:ins w:id="136" w:author="Parks, Robbie M" w:date="2017-01-29T14:59:00Z">
            <m:r>
              <w:rPr>
                <w:rFonts w:ascii="Cambria Math" w:hAnsi="Cambria Math"/>
                <w:color w:val="000000" w:themeColor="text1"/>
                <w:sz w:val="24"/>
                <w:szCs w:val="24"/>
              </w:rPr>
              <m:t xml:space="preserve"> </m:t>
            </m:r>
          </w:ins>
          <w:commentRangeEnd w:id="96"/>
          <m:r>
            <m:rPr>
              <m:sty m:val="p"/>
            </m:rPr>
            <w:rPr>
              <w:rStyle w:val="CommentReference"/>
              <w:rFonts w:asciiTheme="minorHAnsi" w:eastAsiaTheme="minorHAnsi" w:hAnsiTheme="minorHAnsi" w:cstheme="minorBidi"/>
            </w:rPr>
            <w:commentReference w:id="96"/>
          </m:r>
        </m:oMath>
      </m:oMathPara>
    </w:p>
    <w:p w14:paraId="3BFA1222" w14:textId="731A2071" w:rsidR="005B6837" w:rsidRDefault="0007260F">
      <w:pPr>
        <w:spacing w:after="0" w:line="480" w:lineRule="auto"/>
        <w:rPr>
          <w:ins w:id="137" w:author="Parks, Robbie M" w:date="2017-01-29T15:35:00Z"/>
          <w:rFonts w:ascii="Times New Roman" w:hAnsi="Times New Roman"/>
          <w:color w:val="000000" w:themeColor="text1"/>
          <w:sz w:val="24"/>
          <w:szCs w:val="24"/>
        </w:rPr>
      </w:pPr>
      <w:commentRangeStart w:id="138"/>
      <w:r w:rsidRPr="00CF4E04">
        <w:rPr>
          <w:rFonts w:ascii="Times New Roman" w:hAnsi="Times New Roman"/>
          <w:color w:val="000000" w:themeColor="text1"/>
          <w:sz w:val="24"/>
          <w:szCs w:val="24"/>
        </w:rPr>
        <w:t xml:space="preserve">We then fitted a linear regression to the time series of seasonal 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w:t>
      </w:r>
      <w:ins w:id="139" w:author="Parks, Robbie M" w:date="2017-01-29T15:37:00Z">
        <w:r w:rsidR="00FA1BCE">
          <w:rPr>
            <w:rFonts w:ascii="Times New Roman" w:hAnsi="Times New Roman"/>
            <w:color w:val="000000" w:themeColor="text1"/>
            <w:sz w:val="24"/>
            <w:szCs w:val="24"/>
          </w:rPr>
          <w:t xml:space="preserve"> to calculate the </w:t>
        </w:r>
      </w:ins>
      <w:ins w:id="140" w:author="Parks, Robbie M" w:date="2017-01-29T15:38:00Z">
        <w:r w:rsidR="00FA1BCE">
          <w:rPr>
            <w:rFonts w:ascii="Times New Roman" w:hAnsi="Times New Roman"/>
            <w:color w:val="000000" w:themeColor="text1"/>
            <w:sz w:val="24"/>
            <w:szCs w:val="24"/>
          </w:rPr>
          <w:t>rate of change of</w:t>
        </w:r>
        <w:r w:rsidR="00CC63E1">
          <w:rPr>
            <w:rFonts w:ascii="Times New Roman" w:hAnsi="Times New Roman"/>
            <w:color w:val="000000" w:themeColor="text1"/>
            <w:sz w:val="24"/>
            <w:szCs w:val="24"/>
          </w:rPr>
          <w:t xml:space="preserve"> </w:t>
        </w:r>
      </w:ins>
      <w:ins w:id="141" w:author="Parks, Robbie M" w:date="2017-01-29T15:40:00Z">
        <w:r w:rsidR="00866C4F">
          <w:rPr>
            <w:rFonts w:ascii="Times New Roman" w:hAnsi="Times New Roman"/>
            <w:color w:val="000000" w:themeColor="text1"/>
            <w:sz w:val="24"/>
            <w:szCs w:val="24"/>
          </w:rPr>
          <w:t>seasonal</w:t>
        </w:r>
      </w:ins>
      <w:ins w:id="142" w:author="Parks, Robbie M" w:date="2017-01-29T15:41:00Z">
        <w:r w:rsidR="00866D3F">
          <w:rPr>
            <w:rFonts w:ascii="Times New Roman" w:hAnsi="Times New Roman"/>
            <w:color w:val="000000" w:themeColor="text1"/>
            <w:sz w:val="24"/>
            <w:szCs w:val="24"/>
          </w:rPr>
          <w:t xml:space="preserve"> </w:t>
        </w:r>
        <w:r w:rsidR="00D6691E">
          <w:rPr>
            <w:rFonts w:ascii="Times New Roman" w:hAnsi="Times New Roman"/>
            <w:color w:val="000000" w:themeColor="text1"/>
            <w:sz w:val="24"/>
            <w:szCs w:val="24"/>
          </w:rPr>
          <w:t>excess mortality</w:t>
        </w:r>
      </w:ins>
      <w:ins w:id="143" w:author="Parks, Robbie M" w:date="2017-01-29T15:42:00Z">
        <w:r w:rsidR="00835568">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a,s</m:t>
              </m:r>
            </m:sub>
          </m:sSub>
          <m:r>
            <w:rPr>
              <w:rFonts w:ascii="Cambria Math" w:hAnsi="Cambria Math"/>
              <w:color w:val="000000" w:themeColor="text1"/>
              <w:sz w:val="24"/>
              <w:szCs w:val="24"/>
            </w:rPr>
            <m:t>)</m:t>
          </m:r>
        </m:oMath>
      </w:ins>
      <w:r w:rsidRPr="00CF4E04">
        <w:rPr>
          <w:rFonts w:ascii="Times New Roman" w:hAnsi="Times New Roman"/>
          <w:color w:val="000000" w:themeColor="text1"/>
          <w:sz w:val="24"/>
          <w:szCs w:val="24"/>
        </w:rPr>
        <w:t xml:space="preserve">,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ins w:id="144" w:author="Parks, Robbie M" w:date="2017-01-29T15:42:00Z">
        <w:r w:rsidR="00A321EC">
          <w:rPr>
            <w:rFonts w:ascii="Times New Roman" w:hAnsi="Times New Roman"/>
            <w:color w:val="000000" w:themeColor="text1"/>
            <w:sz w:val="24"/>
            <w:szCs w:val="24"/>
          </w:rPr>
          <w:t>:</w:t>
        </w:r>
      </w:ins>
      <w:r w:rsidRPr="00CF4E04">
        <w:rPr>
          <w:rFonts w:ascii="Times New Roman" w:hAnsi="Times New Roman"/>
          <w:color w:val="000000" w:themeColor="text1"/>
          <w:sz w:val="24"/>
          <w:szCs w:val="24"/>
        </w:rPr>
        <w:t xml:space="preserve"> </w:t>
      </w:r>
    </w:p>
    <w:p w14:paraId="66548592" w14:textId="71705DE7" w:rsidR="005B6837" w:rsidRDefault="00A226EF">
      <w:pPr>
        <w:spacing w:after="0" w:line="480" w:lineRule="auto"/>
        <w:rPr>
          <w:ins w:id="145" w:author="Parks, Robbie M" w:date="2017-01-29T15:35:00Z"/>
          <w:rFonts w:ascii="Times New Roman" w:hAnsi="Times New Roman"/>
          <w:color w:val="000000" w:themeColor="text1"/>
          <w:sz w:val="24"/>
          <w:szCs w:val="24"/>
        </w:rPr>
      </w:pPr>
      <m:oMathPara>
        <m:oMath>
          <m:sSub>
            <m:sSubPr>
              <m:ctrlPr>
                <w:ins w:id="146" w:author="Parks, Robbie M" w:date="2017-01-29T15:37:00Z">
                  <w:rPr>
                    <w:rFonts w:ascii="Cambria Math" w:hAnsi="Cambria Math"/>
                    <w:i/>
                    <w:color w:val="000000" w:themeColor="text1"/>
                    <w:sz w:val="24"/>
                    <w:szCs w:val="24"/>
                  </w:rPr>
                </w:ins>
              </m:ctrlPr>
            </m:sSubPr>
            <m:e>
              <w:ins w:id="147" w:author="Parks, Robbie M" w:date="2017-01-29T15:37:00Z">
                <m:r>
                  <w:rPr>
                    <w:rFonts w:ascii="Cambria Math" w:hAnsi="Cambria Math"/>
                    <w:color w:val="000000" w:themeColor="text1"/>
                    <w:sz w:val="24"/>
                    <w:szCs w:val="24"/>
                  </w:rPr>
                  <m:t>β</m:t>
                </m:r>
              </w:ins>
            </m:e>
            <m:sub>
              <w:ins w:id="148" w:author="Parks, Robbie M" w:date="2017-01-29T15:37:00Z">
                <m:r>
                  <w:rPr>
                    <w:rFonts w:ascii="Cambria Math" w:hAnsi="Cambria Math"/>
                    <w:color w:val="000000" w:themeColor="text1"/>
                    <w:sz w:val="24"/>
                    <w:szCs w:val="24"/>
                  </w:rPr>
                  <m:t>a,s,y</m:t>
                </m:r>
              </w:ins>
            </m:sub>
          </m:sSub>
          <w:ins w:id="149" w:author="Parks, Robbie M" w:date="2017-01-29T15:36:00Z">
            <m:r>
              <w:rPr>
                <w:rFonts w:ascii="Cambria Math" w:hAnsi="Cambria Math"/>
                <w:color w:val="000000" w:themeColor="text1"/>
                <w:sz w:val="24"/>
                <w:szCs w:val="24"/>
              </w:rPr>
              <m:t>=</m:t>
            </m:r>
          </w:ins>
          <w:ins w:id="150" w:author="Parks, Robbie M" w:date="2017-01-29T15:37:00Z">
            <m:r>
              <w:rPr>
                <w:rFonts w:ascii="Cambria Math" w:hAnsi="Cambria Math"/>
                <w:color w:val="000000" w:themeColor="text1"/>
                <w:sz w:val="24"/>
                <w:szCs w:val="24"/>
              </w:rPr>
              <m:t xml:space="preserve"> </m:t>
            </m:r>
          </w:ins>
          <m:sSub>
            <m:sSubPr>
              <m:ctrlPr>
                <w:ins w:id="151" w:author="Parks, Robbie M" w:date="2017-01-29T15:42:00Z">
                  <w:rPr>
                    <w:rFonts w:ascii="Cambria Math" w:hAnsi="Cambria Math"/>
                    <w:i/>
                    <w:color w:val="000000" w:themeColor="text1"/>
                    <w:sz w:val="24"/>
                    <w:szCs w:val="24"/>
                  </w:rPr>
                </w:ins>
              </m:ctrlPr>
            </m:sSubPr>
            <m:e>
              <w:ins w:id="152" w:author="Parks, Robbie M" w:date="2017-01-29T15:42:00Z">
                <m:r>
                  <w:rPr>
                    <w:rFonts w:ascii="Cambria Math" w:hAnsi="Cambria Math"/>
                    <w:color w:val="000000" w:themeColor="text1"/>
                    <w:sz w:val="24"/>
                    <w:szCs w:val="24"/>
                  </w:rPr>
                  <m:t>γ</m:t>
                </m:r>
              </w:ins>
            </m:e>
            <m:sub>
              <w:ins w:id="153" w:author="Parks, Robbie M" w:date="2017-01-29T15:42:00Z">
                <m:r>
                  <w:rPr>
                    <w:rFonts w:ascii="Cambria Math" w:hAnsi="Cambria Math"/>
                    <w:color w:val="000000" w:themeColor="text1"/>
                    <w:sz w:val="24"/>
                    <w:szCs w:val="24"/>
                  </w:rPr>
                  <m:t>a,s</m:t>
                </m:r>
              </w:ins>
            </m:sub>
          </m:sSub>
          <w:ins w:id="154" w:author="Parks, Robbie M" w:date="2017-01-29T15:37:00Z">
            <m:r>
              <w:rPr>
                <w:rFonts w:ascii="Cambria Math" w:hAnsi="Cambria Math"/>
                <w:color w:val="000000" w:themeColor="text1"/>
                <w:sz w:val="24"/>
                <w:szCs w:val="24"/>
              </w:rPr>
              <m:t>*yea</m:t>
            </m:r>
          </w:ins>
          <w:ins w:id="155" w:author="Parks, Robbie M" w:date="2017-01-29T15:47:00Z">
            <m:r>
              <w:rPr>
                <w:rFonts w:ascii="Cambria Math" w:hAnsi="Cambria Math"/>
                <w:color w:val="000000" w:themeColor="text1"/>
                <w:sz w:val="24"/>
                <w:szCs w:val="24"/>
              </w:rPr>
              <m:t>r.</m:t>
            </m:r>
          </w:ins>
          <w:ins w:id="156" w:author="Parks, Robbie M" w:date="2017-01-29T15:36:00Z">
            <m:r>
              <w:rPr>
                <w:rFonts w:ascii="Cambria Math" w:hAnsi="Cambria Math"/>
                <w:color w:val="000000" w:themeColor="text1"/>
                <w:sz w:val="24"/>
                <w:szCs w:val="24"/>
              </w:rPr>
              <m:t xml:space="preserve"> </m:t>
            </m:r>
          </w:ins>
        </m:oMath>
      </m:oMathPara>
    </w:p>
    <w:p w14:paraId="24022C74" w14:textId="70CD4DA2" w:rsidR="004C0B6C" w:rsidRDefault="0007260F">
      <w:pPr>
        <w:spacing w:after="0" w:line="480" w:lineRule="auto"/>
        <w:rPr>
          <w:ins w:id="157" w:author="Parks, Robbie M" w:date="2017-01-29T15:43:00Z"/>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values</w:t>
      </w:r>
      <w:ins w:id="158" w:author="Parks, Robbie M" w:date="2017-01-29T15:49:00Z">
        <w:r w:rsidR="005E47F1">
          <w:rPr>
            <w:rFonts w:ascii="Times New Roman" w:hAnsi="Times New Roman"/>
            <w:color w:val="000000" w:themeColor="text1"/>
            <w:sz w:val="24"/>
            <w:szCs w:val="24"/>
          </w:rPr>
          <w:t xml:space="preserve"> (denoted by a *)</w:t>
        </w:r>
      </w:ins>
      <w:r w:rsidRPr="00CF4E04">
        <w:rPr>
          <w:rFonts w:ascii="Times New Roman" w:hAnsi="Times New Roman"/>
          <w:color w:val="000000" w:themeColor="text1"/>
          <w:sz w:val="24"/>
          <w:szCs w:val="24"/>
        </w:rPr>
        <w:t xml:space="preserve">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w:t>
      </w:r>
      <w:ins w:id="159" w:author="Parks, Robbie M" w:date="2017-01-29T15:42:00Z">
        <w:r w:rsidR="004C0B6C">
          <w:rPr>
            <w:rFonts w:ascii="Times New Roman" w:hAnsi="Times New Roman"/>
            <w:color w:val="000000" w:themeColor="text1"/>
            <w:sz w:val="24"/>
            <w:szCs w:val="24"/>
          </w:rPr>
          <w:t xml:space="preserve"> f</w:t>
        </w:r>
      </w:ins>
      <w:ins w:id="160" w:author="Parks, Robbie M" w:date="2017-01-29T15:43:00Z">
        <w:r w:rsidR="004C0B6C">
          <w:rPr>
            <w:rFonts w:ascii="Times New Roman" w:hAnsi="Times New Roman"/>
            <w:color w:val="000000" w:themeColor="text1"/>
            <w:sz w:val="24"/>
            <w:szCs w:val="24"/>
          </w:rPr>
          <w:t>or</w:t>
        </w:r>
      </w:ins>
      <w:ins w:id="161" w:author="Parks, Robbie M" w:date="2017-01-29T15:59:00Z">
        <w:r w:rsidR="001E708C">
          <w:rPr>
            <w:rFonts w:ascii="Times New Roman" w:hAnsi="Times New Roman"/>
            <w:color w:val="000000" w:themeColor="text1"/>
            <w:sz w:val="24"/>
            <w:szCs w:val="24"/>
          </w:rPr>
          <w:t xml:space="preserve"> fitted</w:t>
        </w:r>
      </w:ins>
      <w:ins w:id="162" w:author="Parks, Robbie M" w:date="2017-01-29T15:42:00Z">
        <w:r w:rsidR="004C0B6C">
          <w:rPr>
            <w:rFonts w:ascii="Times New Roman" w:hAnsi="Times New Roman"/>
            <w:color w:val="000000" w:themeColor="text1"/>
            <w:sz w:val="24"/>
            <w:szCs w:val="24"/>
          </w:rPr>
          <w:t xml:space="preserve"> seasonal percentage excess mortalit</w:t>
        </w:r>
      </w:ins>
      <w:ins w:id="163" w:author="Parks, Robbie M" w:date="2017-01-29T15:43:00Z">
        <w:r w:rsidR="004C0B6C">
          <w:rPr>
            <w:rFonts w:ascii="Times New Roman" w:hAnsi="Times New Roman"/>
            <w:color w:val="000000" w:themeColor="text1"/>
            <w:sz w:val="24"/>
            <w:szCs w:val="24"/>
          </w:rPr>
          <w:t>y</w:t>
        </w:r>
      </w:ins>
      <w:ins w:id="164" w:author="Parks, Robbie M" w:date="2017-01-29T15:58:00Z">
        <w:r w:rsidR="001E708C">
          <w:rPr>
            <w:rFonts w:ascii="Times New Roman" w:hAnsi="Times New Roman"/>
            <w:color w:val="000000" w:themeColor="text1"/>
            <w:sz w:val="24"/>
            <w:szCs w:val="24"/>
          </w:rPr>
          <w:t xml:space="preserve"> (</w:t>
        </w:r>
      </w:ins>
      <w:ins w:id="165" w:author="Parks, Robbie M" w:date="2017-01-29T15:59:00Z">
        <m:oMath>
          <m:r>
            <w:rPr>
              <w:rFonts w:ascii="Cambria Math" w:hAnsi="Cambria Math"/>
              <w:color w:val="000000" w:themeColor="text1"/>
              <w:sz w:val="24"/>
              <w:szCs w:val="24"/>
            </w:rPr>
            <m:t>%</m:t>
          </m:r>
        </m:oMath>
      </w:ins>
      <m:oMath>
        <m:sSup>
          <m:sSupPr>
            <m:ctrlPr>
              <w:ins w:id="166" w:author="Parks, Robbie M" w:date="2017-01-29T16:00:00Z">
                <w:rPr>
                  <w:rFonts w:ascii="Cambria Math" w:hAnsi="Cambria Math"/>
                  <w:i/>
                  <w:color w:val="000000" w:themeColor="text1"/>
                  <w:sz w:val="24"/>
                  <w:szCs w:val="24"/>
                </w:rPr>
              </w:ins>
            </m:ctrlPr>
          </m:sSupPr>
          <m:e>
            <w:ins w:id="167" w:author="Parks, Robbie M" w:date="2017-01-29T16:00:00Z">
              <m:r>
                <w:rPr>
                  <w:rFonts w:ascii="Cambria Math" w:hAnsi="Cambria Math"/>
                  <w:color w:val="000000" w:themeColor="text1"/>
                  <w:sz w:val="24"/>
                  <w:szCs w:val="24"/>
                </w:rPr>
                <m:t>β</m:t>
              </m:r>
            </w:ins>
          </m:e>
          <m:sup>
            <w:ins w:id="168" w:author="Parks, Robbie M" w:date="2017-01-29T16:00:00Z">
              <m:r>
                <w:rPr>
                  <w:rFonts w:ascii="Cambria Math" w:hAnsi="Cambria Math"/>
                  <w:color w:val="000000" w:themeColor="text1"/>
                  <w:sz w:val="24"/>
                  <w:szCs w:val="24"/>
                </w:rPr>
                <m:t>*</m:t>
              </m:r>
            </w:ins>
          </m:sup>
        </m:sSup>
        <w:ins w:id="169" w:author="Parks, Robbie M" w:date="2017-01-29T15:58:00Z">
          <m:r>
            <w:rPr>
              <w:rFonts w:ascii="Cambria Math" w:hAnsi="Cambria Math"/>
              <w:color w:val="000000" w:themeColor="text1"/>
              <w:sz w:val="24"/>
              <w:szCs w:val="24"/>
            </w:rPr>
            <m:t>)</m:t>
          </m:r>
        </w:ins>
      </m:oMath>
      <w:ins w:id="170" w:author="Parks, Robbie M" w:date="2017-01-29T15:43:00Z">
        <w:r w:rsidR="004C0B6C">
          <w:rPr>
            <w:rFonts w:ascii="Times New Roman" w:hAnsi="Times New Roman"/>
            <w:color w:val="000000" w:themeColor="text1"/>
            <w:sz w:val="24"/>
            <w:szCs w:val="24"/>
          </w:rPr>
          <w:t>:</w:t>
        </w:r>
      </w:ins>
    </w:p>
    <w:p w14:paraId="325CD9F8" w14:textId="11ED65AC" w:rsidR="00726AE0" w:rsidRPr="0044690B" w:rsidRDefault="00C168CC" w:rsidP="00726AE0">
      <w:pPr>
        <w:spacing w:after="0" w:line="480" w:lineRule="auto"/>
        <w:jc w:val="center"/>
        <w:rPr>
          <w:ins w:id="171" w:author="Parks, Robbie M" w:date="2017-01-29T15:47:00Z"/>
          <w:rFonts w:ascii="Times New Roman" w:hAnsi="Times New Roman"/>
          <w:color w:val="000000" w:themeColor="text1"/>
          <w:sz w:val="24"/>
          <w:szCs w:val="24"/>
        </w:rPr>
      </w:pPr>
      <w:ins w:id="172" w:author="Parks, Robbie M" w:date="2017-01-29T15:53:00Z">
        <w:r>
          <w:rPr>
            <w:rFonts w:ascii="Times New Roman" w:hAnsi="Times New Roman"/>
            <w:color w:val="000000" w:themeColor="text1"/>
            <w:sz w:val="24"/>
            <w:szCs w:val="24"/>
          </w:rPr>
          <w:t>%</w:t>
        </w:r>
      </w:ins>
      <m:oMath>
        <m:sSup>
          <m:sSupPr>
            <m:ctrlPr>
              <w:ins w:id="173" w:author="Parks, Robbie M" w:date="2017-01-29T15:45:00Z">
                <w:rPr>
                  <w:rFonts w:ascii="Cambria Math" w:hAnsi="Cambria Math"/>
                  <w:i/>
                  <w:color w:val="000000" w:themeColor="text1"/>
                  <w:sz w:val="24"/>
                  <w:szCs w:val="24"/>
                </w:rPr>
              </w:ins>
            </m:ctrlPr>
          </m:sSupPr>
          <m:e>
            <m:sSub>
              <m:sSubPr>
                <m:ctrlPr>
                  <w:ins w:id="174" w:author="Parks, Robbie M" w:date="2017-01-29T15:45:00Z">
                    <w:rPr>
                      <w:rFonts w:ascii="Cambria Math" w:hAnsi="Cambria Math"/>
                      <w:i/>
                      <w:color w:val="000000" w:themeColor="text1"/>
                      <w:sz w:val="24"/>
                      <w:szCs w:val="24"/>
                    </w:rPr>
                  </w:ins>
                </m:ctrlPr>
              </m:sSubPr>
              <m:e>
                <w:ins w:id="175" w:author="Parks, Robbie M" w:date="2017-01-29T15:45:00Z">
                  <m:r>
                    <w:rPr>
                      <w:rFonts w:ascii="Cambria Math" w:hAnsi="Cambria Math"/>
                      <w:color w:val="000000" w:themeColor="text1"/>
                      <w:sz w:val="24"/>
                      <w:szCs w:val="24"/>
                    </w:rPr>
                    <m:t>β</m:t>
                  </m:r>
                </w:ins>
              </m:e>
              <m:sub>
                <w:ins w:id="176" w:author="Parks, Robbie M" w:date="2017-01-29T15:45:00Z">
                  <m:r>
                    <w:rPr>
                      <w:rFonts w:ascii="Cambria Math" w:hAnsi="Cambria Math"/>
                      <w:color w:val="000000" w:themeColor="text1"/>
                      <w:sz w:val="24"/>
                      <w:szCs w:val="24"/>
                    </w:rPr>
                    <m:t>a,s,1982</m:t>
                  </m:r>
                </w:ins>
              </m:sub>
            </m:sSub>
          </m:e>
          <m:sup>
            <w:ins w:id="177" w:author="Parks, Robbie M" w:date="2017-01-29T15:45:00Z">
              <m:r>
                <w:rPr>
                  <w:rFonts w:ascii="Cambria Math" w:hAnsi="Cambria Math"/>
                  <w:color w:val="000000" w:themeColor="text1"/>
                  <w:sz w:val="24"/>
                  <w:szCs w:val="24"/>
                </w:rPr>
                <m:t>*</m:t>
              </m:r>
            </w:ins>
          </m:sup>
        </m:sSup>
        <w:ins w:id="178" w:author="Parks, Robbie M" w:date="2017-01-29T15:45:00Z">
          <m:r>
            <w:rPr>
              <w:rFonts w:ascii="Cambria Math" w:hAnsi="Cambria Math"/>
              <w:color w:val="000000" w:themeColor="text1"/>
              <w:sz w:val="24"/>
              <w:szCs w:val="24"/>
            </w:rPr>
            <m:t>=</m:t>
          </m:r>
        </w:ins>
        <m:sSub>
          <m:sSubPr>
            <m:ctrlPr>
              <w:ins w:id="179" w:author="Parks, Robbie M" w:date="2017-01-29T15:47:00Z">
                <w:rPr>
                  <w:rFonts w:ascii="Cambria Math" w:hAnsi="Cambria Math"/>
                  <w:i/>
                  <w:color w:val="000000" w:themeColor="text1"/>
                  <w:sz w:val="24"/>
                  <w:szCs w:val="24"/>
                </w:rPr>
              </w:ins>
            </m:ctrlPr>
          </m:sSubPr>
          <m:e>
            <w:ins w:id="180" w:author="Parks, Robbie M" w:date="2017-01-29T15:47:00Z">
              <m:r>
                <w:rPr>
                  <w:rFonts w:ascii="Cambria Math" w:hAnsi="Cambria Math"/>
                  <w:color w:val="000000" w:themeColor="text1"/>
                  <w:sz w:val="24"/>
                  <w:szCs w:val="24"/>
                </w:rPr>
                <m:t>100 (γ</m:t>
              </m:r>
            </w:ins>
          </m:e>
          <m:sub>
            <w:ins w:id="181" w:author="Parks, Robbie M" w:date="2017-01-29T15:47:00Z">
              <m:r>
                <w:rPr>
                  <w:rFonts w:ascii="Cambria Math" w:hAnsi="Cambria Math"/>
                  <w:color w:val="000000" w:themeColor="text1"/>
                  <w:sz w:val="24"/>
                  <w:szCs w:val="24"/>
                </w:rPr>
                <m:t>a,s</m:t>
              </m:r>
            </w:ins>
          </m:sub>
        </m:sSub>
        <w:ins w:id="182" w:author="Parks, Robbie M" w:date="2017-01-29T15:47:00Z">
          <m:r>
            <w:rPr>
              <w:rFonts w:ascii="Cambria Math" w:hAnsi="Cambria Math"/>
              <w:color w:val="000000" w:themeColor="text1"/>
              <w:sz w:val="24"/>
              <w:szCs w:val="24"/>
            </w:rPr>
            <m:t>*1982)-1</m:t>
          </m:r>
        </w:ins>
      </m:oMath>
      <w:ins w:id="183" w:author="Parks, Robbie M" w:date="2017-01-29T15:48:00Z">
        <w:r w:rsidR="0011351F">
          <w:rPr>
            <w:rFonts w:ascii="Times New Roman" w:hAnsi="Times New Roman"/>
            <w:color w:val="000000" w:themeColor="text1"/>
            <w:sz w:val="24"/>
            <w:szCs w:val="24"/>
          </w:rPr>
          <w:t>,</w:t>
        </w:r>
      </w:ins>
    </w:p>
    <w:p w14:paraId="027023AE" w14:textId="5B62434F" w:rsidR="004C0B6C" w:rsidRDefault="00A226EF" w:rsidP="001E708C">
      <w:pPr>
        <w:spacing w:after="0" w:line="480" w:lineRule="auto"/>
        <w:jc w:val="center"/>
        <w:rPr>
          <w:ins w:id="184" w:author="Parks, Robbie M" w:date="2017-01-29T15:43:00Z"/>
          <w:rFonts w:ascii="Times New Roman" w:hAnsi="Times New Roman"/>
          <w:color w:val="000000" w:themeColor="text1"/>
          <w:sz w:val="24"/>
          <w:szCs w:val="24"/>
        </w:rPr>
      </w:pPr>
      <m:oMath>
        <m:sSup>
          <m:sSupPr>
            <m:ctrlPr>
              <w:ins w:id="185" w:author="Parks, Robbie M" w:date="2017-01-29T15:47:00Z">
                <w:rPr>
                  <w:rFonts w:ascii="Cambria Math" w:hAnsi="Cambria Math"/>
                  <w:i/>
                  <w:color w:val="000000" w:themeColor="text1"/>
                  <w:sz w:val="24"/>
                  <w:szCs w:val="24"/>
                </w:rPr>
              </w:ins>
            </m:ctrlPr>
          </m:sSupPr>
          <m:e>
            <m:sSub>
              <m:sSubPr>
                <m:ctrlPr>
                  <w:ins w:id="186" w:author="Parks, Robbie M" w:date="2017-01-29T15:47:00Z">
                    <w:rPr>
                      <w:rFonts w:ascii="Cambria Math" w:hAnsi="Cambria Math"/>
                      <w:i/>
                      <w:color w:val="000000" w:themeColor="text1"/>
                      <w:sz w:val="24"/>
                      <w:szCs w:val="24"/>
                    </w:rPr>
                  </w:ins>
                </m:ctrlPr>
              </m:sSubPr>
              <m:e>
                <w:ins w:id="187" w:author="Parks, Robbie M" w:date="2017-01-29T15:53:00Z">
                  <m:r>
                    <w:rPr>
                      <w:rFonts w:ascii="Cambria Math" w:hAnsi="Cambria Math"/>
                      <w:color w:val="000000" w:themeColor="text1"/>
                      <w:sz w:val="24"/>
                      <w:szCs w:val="24"/>
                    </w:rPr>
                    <m:t>%</m:t>
                  </m:r>
                </w:ins>
                <w:ins w:id="188" w:author="Parks, Robbie M" w:date="2017-01-29T15:47:00Z">
                  <m:r>
                    <w:rPr>
                      <w:rFonts w:ascii="Cambria Math" w:hAnsi="Cambria Math"/>
                      <w:color w:val="000000" w:themeColor="text1"/>
                      <w:sz w:val="24"/>
                      <w:szCs w:val="24"/>
                    </w:rPr>
                    <m:t>β</m:t>
                  </m:r>
                </w:ins>
              </m:e>
              <m:sub>
                <w:ins w:id="189" w:author="Parks, Robbie M" w:date="2017-01-29T15:47:00Z">
                  <m:r>
                    <w:rPr>
                      <w:rFonts w:ascii="Cambria Math" w:hAnsi="Cambria Math"/>
                      <w:color w:val="000000" w:themeColor="text1"/>
                      <w:sz w:val="24"/>
                      <w:szCs w:val="24"/>
                    </w:rPr>
                    <m:t>a,s,</m:t>
                  </m:r>
                </w:ins>
                <w:ins w:id="190" w:author="Parks, Robbie M" w:date="2017-01-29T15:48:00Z">
                  <m:r>
                    <w:rPr>
                      <w:rFonts w:ascii="Cambria Math" w:hAnsi="Cambria Math"/>
                      <w:color w:val="000000" w:themeColor="text1"/>
                      <w:sz w:val="24"/>
                      <w:szCs w:val="24"/>
                    </w:rPr>
                    <m:t>2013</m:t>
                  </m:r>
                </w:ins>
              </m:sub>
            </m:sSub>
          </m:e>
          <m:sup>
            <w:ins w:id="191" w:author="Parks, Robbie M" w:date="2017-01-29T15:47:00Z">
              <m:r>
                <w:rPr>
                  <w:rFonts w:ascii="Cambria Math" w:hAnsi="Cambria Math"/>
                  <w:color w:val="000000" w:themeColor="text1"/>
                  <w:sz w:val="24"/>
                  <w:szCs w:val="24"/>
                </w:rPr>
                <m:t>*</m:t>
              </m:r>
            </w:ins>
          </m:sup>
        </m:sSup>
        <w:ins w:id="192" w:author="Parks, Robbie M" w:date="2017-01-29T15:47:00Z">
          <m:r>
            <w:rPr>
              <w:rFonts w:ascii="Cambria Math" w:hAnsi="Cambria Math"/>
              <w:color w:val="000000" w:themeColor="text1"/>
              <w:sz w:val="24"/>
              <w:szCs w:val="24"/>
            </w:rPr>
            <m:t>=</m:t>
          </m:r>
        </w:ins>
        <m:sSub>
          <m:sSubPr>
            <m:ctrlPr>
              <w:ins w:id="193" w:author="Parks, Robbie M" w:date="2017-01-29T15:47:00Z">
                <w:rPr>
                  <w:rFonts w:ascii="Cambria Math" w:hAnsi="Cambria Math"/>
                  <w:i/>
                  <w:color w:val="000000" w:themeColor="text1"/>
                  <w:sz w:val="24"/>
                  <w:szCs w:val="24"/>
                </w:rPr>
              </w:ins>
            </m:ctrlPr>
          </m:sSubPr>
          <m:e>
            <w:ins w:id="194" w:author="Parks, Robbie M" w:date="2017-01-29T15:47:00Z">
              <m:r>
                <w:rPr>
                  <w:rFonts w:ascii="Cambria Math" w:hAnsi="Cambria Math"/>
                  <w:color w:val="000000" w:themeColor="text1"/>
                  <w:sz w:val="24"/>
                  <w:szCs w:val="24"/>
                </w:rPr>
                <m:t>100 (γ</m:t>
              </m:r>
            </w:ins>
          </m:e>
          <m:sub>
            <w:ins w:id="195" w:author="Parks, Robbie M" w:date="2017-01-29T15:47:00Z">
              <m:r>
                <w:rPr>
                  <w:rFonts w:ascii="Cambria Math" w:hAnsi="Cambria Math"/>
                  <w:color w:val="000000" w:themeColor="text1"/>
                  <w:sz w:val="24"/>
                  <w:szCs w:val="24"/>
                </w:rPr>
                <m:t>a,s</m:t>
              </m:r>
            </w:ins>
          </m:sub>
        </m:sSub>
        <w:ins w:id="196" w:author="Parks, Robbie M" w:date="2017-01-29T15:47:00Z">
          <m:r>
            <w:rPr>
              <w:rFonts w:ascii="Cambria Math" w:hAnsi="Cambria Math"/>
              <w:color w:val="000000" w:themeColor="text1"/>
              <w:sz w:val="24"/>
              <w:szCs w:val="24"/>
            </w:rPr>
            <m:t>*</m:t>
          </m:r>
        </w:ins>
        <w:ins w:id="197" w:author="Parks, Robbie M" w:date="2017-01-29T15:48:00Z">
          <m:r>
            <w:rPr>
              <w:rFonts w:ascii="Cambria Math" w:hAnsi="Cambria Math"/>
              <w:color w:val="000000" w:themeColor="text1"/>
              <w:sz w:val="24"/>
              <w:szCs w:val="24"/>
            </w:rPr>
            <m:t>2013</m:t>
          </m:r>
        </w:ins>
        <w:ins w:id="198" w:author="Parks, Robbie M" w:date="2017-01-29T15:47:00Z">
          <m:r>
            <w:rPr>
              <w:rFonts w:ascii="Cambria Math" w:hAnsi="Cambria Math"/>
              <w:color w:val="000000" w:themeColor="text1"/>
              <w:sz w:val="24"/>
              <w:szCs w:val="24"/>
            </w:rPr>
            <m:t>)-1</m:t>
          </m:r>
        </w:ins>
      </m:oMath>
      <w:proofErr w:type="gramStart"/>
      <w:ins w:id="199" w:author="Parks, Robbie M" w:date="2017-01-29T15:48:00Z">
        <w:r w:rsidR="0011351F">
          <w:rPr>
            <w:rFonts w:ascii="Times New Roman" w:hAnsi="Times New Roman"/>
            <w:color w:val="000000" w:themeColor="text1"/>
            <w:sz w:val="24"/>
            <w:szCs w:val="24"/>
          </w:rPr>
          <w:t>,å</w:t>
        </w:r>
      </w:ins>
      <w:proofErr w:type="gramEnd"/>
    </w:p>
    <w:p w14:paraId="02F72844" w14:textId="1FCCA100" w:rsidR="0011351F" w:rsidRDefault="0053738C">
      <w:pPr>
        <w:spacing w:after="0" w:line="480" w:lineRule="auto"/>
        <w:rPr>
          <w:ins w:id="200" w:author="Parks, Robbie M" w:date="2017-01-29T15:48:00Z"/>
          <w:rFonts w:ascii="Times New Roman" w:hAnsi="Times New Roman"/>
          <w:color w:val="000000" w:themeColor="text1"/>
          <w:sz w:val="24"/>
          <w:szCs w:val="24"/>
        </w:rPr>
      </w:pPr>
      <w:r w:rsidRPr="00CF4E04">
        <w:rPr>
          <w:rFonts w:ascii="Times New Roman" w:hAnsi="Times New Roman"/>
          <w:color w:val="000000" w:themeColor="text1"/>
          <w:sz w:val="24"/>
          <w:szCs w:val="24"/>
        </w:rPr>
        <w:t>reported as</w:t>
      </w:r>
      <w:r w:rsidR="00515033" w:rsidRPr="00CF4E04">
        <w:rPr>
          <w:rFonts w:ascii="Times New Roman" w:hAnsi="Times New Roman"/>
          <w:color w:val="000000" w:themeColor="text1"/>
          <w:sz w:val="24"/>
          <w:szCs w:val="24"/>
        </w:rPr>
        <w:t xml:space="preserve"> percentage point difference</w:t>
      </w:r>
      <w:ins w:id="201" w:author="Parks, Robbie M" w:date="2017-01-29T15:48:00Z">
        <w:r w:rsidR="0011351F">
          <w:rPr>
            <w:rFonts w:ascii="Times New Roman" w:hAnsi="Times New Roman"/>
            <w:color w:val="000000" w:themeColor="text1"/>
            <w:sz w:val="24"/>
            <w:szCs w:val="24"/>
          </w:rPr>
          <w:t>:</w:t>
        </w:r>
      </w:ins>
    </w:p>
    <w:p w14:paraId="045EC1D1" w14:textId="517B1E4B" w:rsidR="0011351F" w:rsidRDefault="00A226EF" w:rsidP="001E708C">
      <w:pPr>
        <w:spacing w:after="0" w:line="480" w:lineRule="auto"/>
        <w:jc w:val="center"/>
        <w:rPr>
          <w:ins w:id="202" w:author="Parks, Robbie M" w:date="2017-01-29T15:48:00Z"/>
          <w:rFonts w:ascii="Times New Roman" w:hAnsi="Times New Roman"/>
          <w:color w:val="000000" w:themeColor="text1"/>
          <w:sz w:val="24"/>
          <w:szCs w:val="24"/>
        </w:rPr>
      </w:pPr>
      <m:oMath>
        <m:sSup>
          <m:sSupPr>
            <m:ctrlPr>
              <w:ins w:id="203" w:author="Parks, Robbie M" w:date="2017-01-29T15:48:00Z">
                <w:rPr>
                  <w:rFonts w:ascii="Cambria Math" w:hAnsi="Cambria Math"/>
                  <w:i/>
                  <w:color w:val="000000" w:themeColor="text1"/>
                  <w:sz w:val="24"/>
                  <w:szCs w:val="24"/>
                </w:rPr>
              </w:ins>
            </m:ctrlPr>
          </m:sSupPr>
          <m:e>
            <m:sSub>
              <m:sSubPr>
                <m:ctrlPr>
                  <w:ins w:id="204" w:author="Parks, Robbie M" w:date="2017-01-29T15:48:00Z">
                    <w:rPr>
                      <w:rFonts w:ascii="Cambria Math" w:hAnsi="Cambria Math"/>
                      <w:i/>
                      <w:color w:val="000000" w:themeColor="text1"/>
                      <w:sz w:val="24"/>
                      <w:szCs w:val="24"/>
                    </w:rPr>
                  </w:ins>
                </m:ctrlPr>
              </m:sSubPr>
              <m:e>
                <w:ins w:id="205" w:author="Parks, Robbie M" w:date="2017-01-29T15:49:00Z">
                  <m:r>
                    <w:rPr>
                      <w:rFonts w:ascii="Cambria Math" w:hAnsi="Cambria Math"/>
                      <w:color w:val="000000" w:themeColor="text1"/>
                      <w:sz w:val="24"/>
                      <w:szCs w:val="24"/>
                    </w:rPr>
                    <m:t>∆</m:t>
                  </m:r>
                </w:ins>
                <w:ins w:id="206" w:author="Parks, Robbie M" w:date="2017-01-29T15:48:00Z">
                  <m:r>
                    <w:rPr>
                      <w:rFonts w:ascii="Cambria Math" w:hAnsi="Cambria Math"/>
                      <w:color w:val="000000" w:themeColor="text1"/>
                      <w:sz w:val="24"/>
                      <w:szCs w:val="24"/>
                    </w:rPr>
                    <m:t>β</m:t>
                  </m:r>
                </w:ins>
                <w:ins w:id="207" w:author="Parks, Robbie M" w:date="2017-01-29T15:53:00Z">
                  <m:r>
                    <w:rPr>
                      <w:rFonts w:ascii="Cambria Math" w:hAnsi="Cambria Math"/>
                      <w:color w:val="000000" w:themeColor="text1"/>
                      <w:sz w:val="24"/>
                      <w:szCs w:val="24"/>
                    </w:rPr>
                    <m:t>%</m:t>
                  </m:r>
                </w:ins>
              </m:e>
              <m:sub>
                <w:ins w:id="208" w:author="Parks, Robbie M" w:date="2017-01-29T15:48:00Z">
                  <m:r>
                    <w:rPr>
                      <w:rFonts w:ascii="Cambria Math" w:hAnsi="Cambria Math"/>
                      <w:color w:val="000000" w:themeColor="text1"/>
                      <w:sz w:val="24"/>
                      <w:szCs w:val="24"/>
                    </w:rPr>
                    <m:t>a,s</m:t>
                  </m:r>
                </w:ins>
              </m:sub>
            </m:sSub>
          </m:e>
          <m:sup>
            <w:ins w:id="209" w:author="Parks, Robbie M" w:date="2017-01-29T15:48:00Z">
              <m:r>
                <w:rPr>
                  <w:rFonts w:ascii="Cambria Math" w:hAnsi="Cambria Math"/>
                  <w:color w:val="000000" w:themeColor="text1"/>
                  <w:sz w:val="24"/>
                  <w:szCs w:val="24"/>
                </w:rPr>
                <m:t>*</m:t>
              </m:r>
            </w:ins>
          </m:sup>
        </m:sSup>
        <w:ins w:id="210" w:author="Parks, Robbie M" w:date="2017-01-29T15:48:00Z">
          <m:r>
            <w:rPr>
              <w:rFonts w:ascii="Cambria Math" w:hAnsi="Cambria Math"/>
              <w:color w:val="000000" w:themeColor="text1"/>
              <w:sz w:val="24"/>
              <w:szCs w:val="24"/>
            </w:rPr>
            <m:t>=</m:t>
          </m:r>
        </w:ins>
        <m:sSup>
          <m:sSupPr>
            <m:ctrlPr>
              <w:ins w:id="211" w:author="Parks, Robbie M" w:date="2017-01-29T15:49:00Z">
                <w:rPr>
                  <w:rFonts w:ascii="Cambria Math" w:hAnsi="Cambria Math"/>
                  <w:i/>
                  <w:color w:val="000000" w:themeColor="text1"/>
                  <w:sz w:val="24"/>
                  <w:szCs w:val="24"/>
                </w:rPr>
              </w:ins>
            </m:ctrlPr>
          </m:sSupPr>
          <m:e>
            <m:sSub>
              <m:sSubPr>
                <m:ctrlPr>
                  <w:ins w:id="212" w:author="Parks, Robbie M" w:date="2017-01-29T15:49:00Z">
                    <w:rPr>
                      <w:rFonts w:ascii="Cambria Math" w:hAnsi="Cambria Math"/>
                      <w:i/>
                      <w:color w:val="000000" w:themeColor="text1"/>
                      <w:sz w:val="24"/>
                      <w:szCs w:val="24"/>
                    </w:rPr>
                  </w:ins>
                </m:ctrlPr>
              </m:sSubPr>
              <m:e>
                <w:ins w:id="213" w:author="Parks, Robbie M" w:date="2017-01-29T15:53:00Z">
                  <m:r>
                    <w:rPr>
                      <w:rFonts w:ascii="Cambria Math" w:hAnsi="Cambria Math"/>
                      <w:color w:val="000000" w:themeColor="text1"/>
                      <w:sz w:val="24"/>
                      <w:szCs w:val="24"/>
                    </w:rPr>
                    <m:t>%</m:t>
                  </m:r>
                </w:ins>
                <w:ins w:id="214" w:author="Parks, Robbie M" w:date="2017-01-29T15:49:00Z">
                  <m:r>
                    <w:rPr>
                      <w:rFonts w:ascii="Cambria Math" w:hAnsi="Cambria Math"/>
                      <w:color w:val="000000" w:themeColor="text1"/>
                      <w:sz w:val="24"/>
                      <w:szCs w:val="24"/>
                    </w:rPr>
                    <m:t>β</m:t>
                  </m:r>
                </w:ins>
              </m:e>
              <m:sub>
                <w:ins w:id="215" w:author="Parks, Robbie M" w:date="2017-01-29T15:49:00Z">
                  <m:r>
                    <w:rPr>
                      <w:rFonts w:ascii="Cambria Math" w:hAnsi="Cambria Math"/>
                      <w:color w:val="000000" w:themeColor="text1"/>
                      <w:sz w:val="24"/>
                      <w:szCs w:val="24"/>
                    </w:rPr>
                    <m:t>a,s,2013</m:t>
                  </m:r>
                </w:ins>
              </m:sub>
            </m:sSub>
          </m:e>
          <m:sup>
            <w:ins w:id="216" w:author="Parks, Robbie M" w:date="2017-01-29T15:49:00Z">
              <m:r>
                <w:rPr>
                  <w:rFonts w:ascii="Cambria Math" w:hAnsi="Cambria Math"/>
                  <w:color w:val="000000" w:themeColor="text1"/>
                  <w:sz w:val="24"/>
                  <w:szCs w:val="24"/>
                </w:rPr>
                <m:t>*</m:t>
              </m:r>
            </w:ins>
          </m:sup>
        </m:sSup>
        <m:sSup>
          <m:sSupPr>
            <m:ctrlPr>
              <w:ins w:id="217" w:author="Parks, Robbie M" w:date="2017-01-29T15:49:00Z">
                <w:rPr>
                  <w:rFonts w:ascii="Cambria Math" w:hAnsi="Cambria Math"/>
                  <w:i/>
                  <w:color w:val="000000" w:themeColor="text1"/>
                  <w:sz w:val="24"/>
                  <w:szCs w:val="24"/>
                </w:rPr>
              </w:ins>
            </m:ctrlPr>
          </m:sSupPr>
          <m:e>
            <m:sSub>
              <m:sSubPr>
                <m:ctrlPr>
                  <w:ins w:id="218" w:author="Parks, Robbie M" w:date="2017-01-29T15:49:00Z">
                    <w:rPr>
                      <w:rFonts w:ascii="Cambria Math" w:hAnsi="Cambria Math"/>
                      <w:i/>
                      <w:color w:val="000000" w:themeColor="text1"/>
                      <w:sz w:val="24"/>
                      <w:szCs w:val="24"/>
                    </w:rPr>
                  </w:ins>
                </m:ctrlPr>
              </m:sSubPr>
              <m:e>
                <w:ins w:id="219" w:author="Parks, Robbie M" w:date="2017-01-29T15:49:00Z">
                  <m:r>
                    <w:rPr>
                      <w:rFonts w:ascii="Cambria Math" w:hAnsi="Cambria Math"/>
                      <w:color w:val="000000" w:themeColor="text1"/>
                      <w:sz w:val="24"/>
                      <w:szCs w:val="24"/>
                    </w:rPr>
                    <m:t>-</m:t>
                  </m:r>
                </w:ins>
                <w:ins w:id="220" w:author="Parks, Robbie M" w:date="2017-01-29T15:53:00Z">
                  <m:r>
                    <w:rPr>
                      <w:rFonts w:ascii="Cambria Math" w:hAnsi="Cambria Math"/>
                      <w:color w:val="000000" w:themeColor="text1"/>
                      <w:sz w:val="24"/>
                      <w:szCs w:val="24"/>
                    </w:rPr>
                    <m:t>%</m:t>
                  </m:r>
                </w:ins>
                <w:ins w:id="221" w:author="Parks, Robbie M" w:date="2017-01-29T15:49:00Z">
                  <m:r>
                    <w:rPr>
                      <w:rFonts w:ascii="Cambria Math" w:hAnsi="Cambria Math"/>
                      <w:color w:val="000000" w:themeColor="text1"/>
                      <w:sz w:val="24"/>
                      <w:szCs w:val="24"/>
                    </w:rPr>
                    <m:t>β</m:t>
                  </m:r>
                </w:ins>
              </m:e>
              <m:sub>
                <w:ins w:id="222" w:author="Parks, Robbie M" w:date="2017-01-29T15:49:00Z">
                  <m:r>
                    <w:rPr>
                      <w:rFonts w:ascii="Cambria Math" w:hAnsi="Cambria Math"/>
                      <w:color w:val="000000" w:themeColor="text1"/>
                      <w:sz w:val="24"/>
                      <w:szCs w:val="24"/>
                    </w:rPr>
                    <m:t>a,s,1982</m:t>
                  </m:r>
                </w:ins>
              </m:sub>
            </m:sSub>
          </m:e>
          <m:sup>
            <w:ins w:id="223" w:author="Parks, Robbie M" w:date="2017-01-29T15:49:00Z">
              <m:r>
                <w:rPr>
                  <w:rFonts w:ascii="Cambria Math" w:hAnsi="Cambria Math"/>
                  <w:color w:val="000000" w:themeColor="text1"/>
                  <w:sz w:val="24"/>
                  <w:szCs w:val="24"/>
                </w:rPr>
                <m:t>*</m:t>
              </m:r>
            </w:ins>
          </m:sup>
        </m:sSup>
      </m:oMath>
      <w:ins w:id="224" w:author="Parks, Robbie M" w:date="2017-01-29T15:48:00Z">
        <w:r w:rsidR="003C4447">
          <w:rPr>
            <w:rFonts w:ascii="Times New Roman" w:hAnsi="Times New Roman"/>
            <w:color w:val="000000" w:themeColor="text1"/>
            <w:sz w:val="24"/>
            <w:szCs w:val="24"/>
          </w:rPr>
          <w:t>.</w:t>
        </w:r>
      </w:ins>
    </w:p>
    <w:p w14:paraId="5C1783A6" w14:textId="3CDD4A95" w:rsidR="00227503"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ins w:id="225" w:author="Parks, Robbie M" w:date="2017-01-29T15:57:00Z">
        <w:r w:rsidR="00A75E70">
          <w:rPr>
            <w:rFonts w:ascii="Times New Roman" w:hAnsi="Times New Roman"/>
            <w:color w:val="000000" w:themeColor="text1"/>
            <w:sz w:val="24"/>
            <w:szCs w:val="24"/>
          </w:rPr>
          <w:t xml:space="preserve">The significance of the change is measured by whether the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a,s</m:t>
              </m:r>
            </m:sub>
          </m:sSub>
          <m:r>
            <w:rPr>
              <w:rFonts w:ascii="Cambria Math" w:hAnsi="Cambria Math"/>
              <w:color w:val="000000" w:themeColor="text1"/>
              <w:sz w:val="24"/>
              <w:szCs w:val="24"/>
            </w:rPr>
            <m:t xml:space="preserve"> </m:t>
          </m:r>
        </m:oMath>
        <w:r w:rsidR="00A75E70">
          <w:rPr>
            <w:rFonts w:ascii="Times New Roman" w:hAnsi="Times New Roman"/>
            <w:color w:val="000000" w:themeColor="text1"/>
            <w:sz w:val="24"/>
            <w:szCs w:val="24"/>
          </w:rPr>
          <w:t>values are non-zero at a 5% level.</w:t>
        </w:r>
      </w:ins>
      <w:r w:rsidR="00227503" w:rsidRPr="00CF4E04">
        <w:rPr>
          <w:rFonts w:ascii="Times New Roman" w:hAnsi="Times New Roman"/>
          <w:color w:val="000000" w:themeColor="text1"/>
          <w:sz w:val="24"/>
          <w:szCs w:val="24"/>
        </w:rPr>
        <w:br w:type="page"/>
      </w:r>
      <w:commentRangeEnd w:id="138"/>
      <w:r w:rsidR="004E7121">
        <w:rPr>
          <w:rStyle w:val="CommentReference"/>
          <w:rFonts w:asciiTheme="minorHAnsi" w:eastAsiaTheme="minorHAnsi" w:hAnsiTheme="minorHAnsi" w:cstheme="minorBidi"/>
        </w:rPr>
        <w:commentReference w:id="138"/>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lastRenderedPageBreak/>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4CFE1A1B"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w:t>
      </w:r>
      <w:del w:id="226" w:author="Majid" w:date="2017-01-30T15:37:00Z">
        <w:r w:rsidR="00DB5A03" w:rsidDel="003C22FD">
          <w:rPr>
            <w:rFonts w:ascii="Times New Roman" w:hAnsi="Times New Roman"/>
            <w:color w:val="000000" w:themeColor="text1"/>
            <w:sz w:val="24"/>
            <w:szCs w:val="24"/>
          </w:rPr>
          <w:delText>(AR(1))</w:delText>
        </w:r>
        <w:r w:rsidR="00147CE3" w:rsidDel="003C22FD">
          <w:rPr>
            <w:rFonts w:ascii="Times New Roman" w:hAnsi="Times New Roman"/>
            <w:color w:val="000000" w:themeColor="text1"/>
            <w:sz w:val="24"/>
            <w:szCs w:val="24"/>
          </w:rPr>
          <w:delText xml:space="preserve"> </w:delText>
        </w:r>
      </w:del>
      <w:r w:rsidR="00150077" w:rsidRPr="00CF4E04">
        <w:rPr>
          <w:rFonts w:ascii="Times New Roman" w:hAnsi="Times New Roman"/>
          <w:color w:val="000000" w:themeColor="text1"/>
          <w:sz w:val="24"/>
          <w:szCs w:val="24"/>
        </w:rPr>
        <w:t>spectrum</w:t>
      </w:r>
      <w:del w:id="227" w:author="Majid" w:date="2017-01-30T15:37:00Z">
        <w:r w:rsidR="00150077" w:rsidRPr="00CF4E04" w:rsidDel="003C22FD">
          <w:rPr>
            <w:rFonts w:ascii="Times New Roman" w:hAnsi="Times New Roman"/>
            <w:color w:val="000000" w:themeColor="text1"/>
            <w:sz w:val="24"/>
            <w:szCs w:val="24"/>
          </w:rPr>
          <w:delText>)</w:delText>
        </w:r>
      </w:del>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228" w:name="_Ref468360496"/>
      <w:r w:rsidRPr="00CF4E04">
        <w:rPr>
          <w:rFonts w:ascii="Times New Roman" w:hAnsi="Times New Roman"/>
          <w:b/>
          <w:color w:val="000000" w:themeColor="text1"/>
          <w:sz w:val="24"/>
          <w:szCs w:val="24"/>
        </w:rPr>
        <w:lastRenderedPageBreak/>
        <w:t xml:space="preserve">Figure </w:t>
      </w:r>
      <w:bookmarkEnd w:id="228"/>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commentRangeStart w:id="229"/>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commentRangeEnd w:id="229"/>
      <w:r w:rsidR="003C22FD">
        <w:rPr>
          <w:rStyle w:val="CommentReference"/>
          <w:rFonts w:asciiTheme="minorHAnsi" w:eastAsiaTheme="minorHAnsi" w:hAnsiTheme="minorHAnsi" w:cstheme="minorBidi"/>
          <w:i w:val="0"/>
          <w:iCs w:val="0"/>
          <w:color w:val="auto"/>
        </w:rPr>
        <w:commentReference w:id="229"/>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23237289"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4" w:author="Majid" w:date="2017-01-30T15:18:00Z" w:initials="M">
    <w:p w14:paraId="7F70F234" w14:textId="05C5262A" w:rsidR="00131FD9" w:rsidRDefault="00131FD9">
      <w:pPr>
        <w:pStyle w:val="CommentText"/>
      </w:pPr>
      <w:r>
        <w:rPr>
          <w:rStyle w:val="CommentReference"/>
        </w:rPr>
        <w:annotationRef/>
      </w:r>
      <w:r>
        <w:t>moved lower</w:t>
      </w:r>
    </w:p>
  </w:comment>
  <w:comment w:id="93" w:author="Majid" w:date="2017-01-30T15:27:00Z" w:initials="M">
    <w:p w14:paraId="2273803E" w14:textId="3ED6BC9E" w:rsidR="00506BDF" w:rsidRDefault="00506BDF">
      <w:pPr>
        <w:pStyle w:val="CommentText"/>
      </w:pPr>
      <w:r>
        <w:rPr>
          <w:rStyle w:val="CommentReference"/>
        </w:rPr>
        <w:annotationRef/>
      </w:r>
      <w:bookmarkStart w:id="94" w:name="_GoBack"/>
      <w:bookmarkEnd w:id="94"/>
      <w:r>
        <w:t>can we briefly discuss this if</w:t>
      </w:r>
      <w:r w:rsidR="00C90BEE">
        <w:t xml:space="preserve">/when we are at the same place? It </w:t>
      </w:r>
      <w:r>
        <w:t>sounds like some sort of ceremony!</w:t>
      </w:r>
    </w:p>
  </w:comment>
  <w:comment w:id="96" w:author="Majid" w:date="2017-01-30T15:36:00Z" w:initials="M">
    <w:p w14:paraId="506D75E9" w14:textId="4874692B" w:rsidR="003A2708" w:rsidRDefault="003A2708">
      <w:pPr>
        <w:pStyle w:val="CommentText"/>
      </w:pPr>
      <w:r>
        <w:rPr>
          <w:rStyle w:val="CommentReference"/>
        </w:rPr>
        <w:annotationRef/>
      </w:r>
      <w:r>
        <w:t xml:space="preserve">I would take the notations out </w:t>
      </w:r>
      <w:r w:rsidR="004E7121">
        <w:t>of the paper; the Poisson model is not fully familiar for non-epi readers and here we have a very specific use of it in which we model ration of two-predetermined months (unlike your Bayesian model in which all months are in an each has a random intercept). this will confuse vs. clarify most of your readers.</w:t>
      </w:r>
    </w:p>
  </w:comment>
  <w:comment w:id="138" w:author="Majid" w:date="2017-01-30T15:36:00Z" w:initials="M">
    <w:p w14:paraId="2EA33B24" w14:textId="126B0D28" w:rsidR="004E7121" w:rsidRDefault="004E7121">
      <w:pPr>
        <w:pStyle w:val="CommentText"/>
      </w:pPr>
      <w:r>
        <w:rPr>
          <w:rStyle w:val="CommentReference"/>
        </w:rPr>
        <w:annotationRef/>
      </w:r>
      <w:r>
        <w:t xml:space="preserve">same with </w:t>
      </w:r>
      <w:proofErr w:type="gramStart"/>
      <w:r>
        <w:t>all of these</w:t>
      </w:r>
      <w:proofErr w:type="gramEnd"/>
      <w:r>
        <w:t>. go back to something akin to the previous version</w:t>
      </w:r>
    </w:p>
  </w:comment>
  <w:comment w:id="229" w:author="Majid" w:date="2017-01-30T15:38:00Z" w:initials="M">
    <w:p w14:paraId="4B3C5E51" w14:textId="38FB243B" w:rsidR="003C22FD" w:rsidRDefault="003C22FD">
      <w:pPr>
        <w:pStyle w:val="CommentText"/>
      </w:pPr>
      <w:r>
        <w:rPr>
          <w:rStyle w:val="CommentReference"/>
        </w:rPr>
        <w:annotationRef/>
      </w:r>
      <w:r>
        <w:t xml:space="preserve">these seem to be </w:t>
      </w:r>
      <w:proofErr w:type="spellStart"/>
      <w:r>
        <w:t>left+right</w:t>
      </w:r>
      <w:proofErr w:type="spellEnd"/>
      <w:r>
        <w:t xml:space="preserve"> justified and earlier only left. make consistent throughout, as the journal guide calls.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F70F234" w15:done="0"/>
  <w15:commentEx w15:paraId="2273803E" w15:done="0"/>
  <w15:commentEx w15:paraId="506D75E9" w15:done="0"/>
  <w15:commentEx w15:paraId="2EA33B24" w15:done="0"/>
  <w15:commentEx w15:paraId="4B3C5E5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2CC6"/>
    <w:rsid w:val="00274E12"/>
    <w:rsid w:val="00275579"/>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D4C"/>
    <w:rsid w:val="002C44C1"/>
    <w:rsid w:val="002C46A3"/>
    <w:rsid w:val="002C4E8C"/>
    <w:rsid w:val="002C5FB9"/>
    <w:rsid w:val="002C69CD"/>
    <w:rsid w:val="002C7535"/>
    <w:rsid w:val="002C771B"/>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41B2"/>
    <w:rsid w:val="00385588"/>
    <w:rsid w:val="00391767"/>
    <w:rsid w:val="00393A4F"/>
    <w:rsid w:val="00393B92"/>
    <w:rsid w:val="00396EEE"/>
    <w:rsid w:val="00397149"/>
    <w:rsid w:val="0039751B"/>
    <w:rsid w:val="00397D6A"/>
    <w:rsid w:val="003A0B89"/>
    <w:rsid w:val="003A12B6"/>
    <w:rsid w:val="003A1F8F"/>
    <w:rsid w:val="003A2708"/>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A29"/>
    <w:rsid w:val="00417006"/>
    <w:rsid w:val="004172AA"/>
    <w:rsid w:val="00417D41"/>
    <w:rsid w:val="00420CA2"/>
    <w:rsid w:val="00421524"/>
    <w:rsid w:val="00421FFD"/>
    <w:rsid w:val="004233BA"/>
    <w:rsid w:val="004253AD"/>
    <w:rsid w:val="00426E51"/>
    <w:rsid w:val="00427833"/>
    <w:rsid w:val="004278AA"/>
    <w:rsid w:val="0043013C"/>
    <w:rsid w:val="00433EDB"/>
    <w:rsid w:val="00434096"/>
    <w:rsid w:val="0043420C"/>
    <w:rsid w:val="00434577"/>
    <w:rsid w:val="00434ACE"/>
    <w:rsid w:val="004412C7"/>
    <w:rsid w:val="004414C7"/>
    <w:rsid w:val="004416DF"/>
    <w:rsid w:val="004429ED"/>
    <w:rsid w:val="00444B7A"/>
    <w:rsid w:val="00445BC3"/>
    <w:rsid w:val="0044690B"/>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1615"/>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1360"/>
    <w:rsid w:val="004F1977"/>
    <w:rsid w:val="004F2A07"/>
    <w:rsid w:val="004F5A7D"/>
    <w:rsid w:val="004F6749"/>
    <w:rsid w:val="004F7FD8"/>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6E19"/>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6EF"/>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4D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3D3"/>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051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0BEE"/>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65A8"/>
    <w:rsid w:val="00E01502"/>
    <w:rsid w:val="00E01D2A"/>
    <w:rsid w:val="00E02AFE"/>
    <w:rsid w:val="00E046BA"/>
    <w:rsid w:val="00E068E0"/>
    <w:rsid w:val="00E07717"/>
    <w:rsid w:val="00E10489"/>
    <w:rsid w:val="00E10B5A"/>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927"/>
    <w:rsid w:val="00FC50E3"/>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BB95A94-378B-5940-B26D-CE09D3745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18</Pages>
  <Words>6925</Words>
  <Characters>39476</Characters>
  <Application>Microsoft Macintosh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312</cp:revision>
  <dcterms:created xsi:type="dcterms:W3CDTF">2017-01-12T14:32:00Z</dcterms:created>
  <dcterms:modified xsi:type="dcterms:W3CDTF">2017-01-31T14:26:00Z</dcterms:modified>
</cp:coreProperties>
</file>