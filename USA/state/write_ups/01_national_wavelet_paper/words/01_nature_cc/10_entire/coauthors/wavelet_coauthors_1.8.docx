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2BD0B2D6"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CF4411">
        <w:rPr>
          <w:rFonts w:ascii="Times New Roman" w:hAnsi="Times New Roman"/>
          <w:b/>
          <w:color w:val="000000" w:themeColor="text1"/>
          <w:sz w:val="24"/>
          <w:szCs w:val="24"/>
        </w:rPr>
        <w:t xml:space="preserve">adapted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measures such as heating, air conditioning, and healthcare which can reduce the adverse effects of warm and cold </w:t>
      </w:r>
      <w:r w:rsidRPr="00CF4E04">
        <w:rPr>
          <w:rFonts w:ascii="Times New Roman" w:hAnsi="Times New Roman"/>
          <w:color w:val="000000" w:themeColor="text1"/>
          <w:sz w:val="24"/>
          <w:szCs w:val="24"/>
        </w:rPr>
        <w:lastRenderedPageBreak/>
        <w:t>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lastRenderedPageBreak/>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567EF83"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  minimum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472F05A4"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t>
      </w:r>
      <w:r w:rsidR="003A2708">
        <w:rPr>
          <w:rFonts w:ascii="Times New Roman" w:hAnsi="Times New Roman"/>
          <w:sz w:val="24"/>
          <w:szCs w:val="24"/>
        </w:rPr>
        <w:t xml:space="preserve">the so-called </w:t>
      </w:r>
      <w:r w:rsidR="00075024">
        <w:rPr>
          <w:rFonts w:ascii="Times New Roman" w:hAnsi="Times New Roman"/>
          <w:sz w:val="24"/>
          <w:szCs w:val="24"/>
        </w:rPr>
        <w:t xml:space="preserve">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r w:rsidR="00B2557C">
        <w:rPr>
          <w:rFonts w:ascii="Times New Roman" w:hAnsi="Times New Roman"/>
          <w:sz w:val="24"/>
          <w:szCs w:val="24"/>
        </w:rPr>
        <w:t xml:space="preserve">the </w:t>
      </w:r>
      <w:r w:rsidR="00131FD9">
        <w:rPr>
          <w:rFonts w:ascii="Times New Roman" w:hAnsi="Times New Roman"/>
          <w:sz w:val="24"/>
          <w:szCs w:val="24"/>
        </w:rPr>
        <w:t>USA</w:t>
      </w:r>
      <w:r w:rsidR="00B2557C">
        <w:rPr>
          <w:rFonts w:ascii="Times New Roman" w:hAnsi="Times New Roman"/>
          <w:sz w:val="24"/>
          <w:szCs w:val="24"/>
        </w:rPr>
        <w:t xml:space="preserve"> is </w:t>
      </w:r>
      <w:r w:rsidR="00131FD9">
        <w:rPr>
          <w:rFonts w:ascii="Times New Roman" w:hAnsi="Times New Roman"/>
          <w:sz w:val="24"/>
          <w:szCs w:val="24"/>
        </w:rPr>
        <w:t xml:space="preserve">uniformly </w:t>
      </w:r>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35ABFE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 xml:space="preserve">more </w:t>
      </w:r>
      <w:r w:rsidR="00276E84" w:rsidRPr="00CF4E04">
        <w:rPr>
          <w:rFonts w:ascii="Times New Roman" w:hAnsi="Times New Roman"/>
          <w:sz w:val="24"/>
          <w:szCs w:val="24"/>
        </w:rPr>
        <w:lastRenderedPageBreak/>
        <w:t>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7B80C94C"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w:t>
      </w:r>
      <w:r w:rsidR="00506BDF">
        <w:rPr>
          <w:rFonts w:ascii="Times New Roman" w:hAnsi="Times New Roman"/>
          <w:sz w:val="24"/>
          <w:szCs w:val="24"/>
        </w:rPr>
        <w:t xml:space="preserve">although under </w:t>
      </w:r>
      <w:r w:rsidR="00506BDF">
        <w:rPr>
          <w:rFonts w:ascii="Times New Roman" w:hAnsi="Times New Roman"/>
          <w:sz w:val="24"/>
          <w:szCs w:val="24"/>
        </w:rPr>
        <w:lastRenderedPageBreak/>
        <w:t xml:space="preserve">threat from various austerity measures,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185A076C"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ins w:id="0" w:author="Parks, Robbie M" w:date="2017-02-01T16:21:00Z">
        <w:r w:rsidR="002C33EA">
          <w:rPr>
            <w:rFonts w:ascii="Times New Roman" w:hAnsi="Times New Roman"/>
            <w:sz w:val="24"/>
            <w:szCs w:val="24"/>
          </w:rPr>
          <w:t>combines predictions from a physical model with ground-based and satellite measurements</w:t>
        </w:r>
      </w:ins>
      <w:del w:id="1" w:author="Parks, Robbie M" w:date="2017-01-31T14:12:00Z">
        <w:r w:rsidR="009466E2" w:rsidDel="00BA06DA">
          <w:rPr>
            <w:rFonts w:ascii="Times New Roman" w:hAnsi="Times New Roman"/>
            <w:sz w:val="24"/>
            <w:szCs w:val="24"/>
          </w:rPr>
          <w:delText>ground</w:delText>
        </w:r>
      </w:del>
      <w:del w:id="2" w:author="Parks, Robbie M" w:date="2017-02-01T16:21:00Z">
        <w:r w:rsidR="0055086C" w:rsidDel="002C33EA">
          <w:rPr>
            <w:rFonts w:ascii="Times New Roman" w:hAnsi="Times New Roman"/>
            <w:sz w:val="24"/>
            <w:szCs w:val="24"/>
          </w:rPr>
          <w:delText>-based</w:delText>
        </w:r>
        <w:r w:rsidR="009466E2" w:rsidDel="002C33EA">
          <w:rPr>
            <w:rFonts w:ascii="Times New Roman" w:hAnsi="Times New Roman"/>
            <w:sz w:val="24"/>
            <w:szCs w:val="24"/>
          </w:rPr>
          <w:delText xml:space="preserve"> </w:delText>
        </w:r>
        <w:r w:rsidR="0055086C" w:rsidDel="002C33EA">
          <w:rPr>
            <w:rFonts w:ascii="Times New Roman" w:hAnsi="Times New Roman"/>
            <w:sz w:val="24"/>
            <w:szCs w:val="24"/>
          </w:rPr>
          <w:delText xml:space="preserve">measurements </w:delText>
        </w:r>
      </w:del>
      <w:del w:id="3" w:author="Parks, Robbie M" w:date="2017-01-31T14:11:00Z">
        <w:r w:rsidR="0055086C" w:rsidDel="00BA06DA">
          <w:rPr>
            <w:rFonts w:ascii="Times New Roman" w:hAnsi="Times New Roman"/>
            <w:sz w:val="24"/>
            <w:szCs w:val="24"/>
          </w:rPr>
          <w:delText xml:space="preserve">through </w:delText>
        </w:r>
      </w:del>
      <w:del w:id="4" w:author="Parks, Robbie M" w:date="2017-01-31T13:52:00Z">
        <w:r w:rsidR="0055086C" w:rsidDel="00A53BA2">
          <w:rPr>
            <w:rFonts w:ascii="Times New Roman" w:hAnsi="Times New Roman"/>
            <w:sz w:val="24"/>
            <w:szCs w:val="24"/>
          </w:rPr>
          <w:delText>a data cleansing process</w:delText>
        </w:r>
        <w:r w:rsidDel="00A53BA2">
          <w:rPr>
            <w:rFonts w:ascii="Times New Roman" w:hAnsi="Times New Roman"/>
            <w:sz w:val="24"/>
            <w:szCs w:val="24"/>
          </w:rPr>
          <w:delText>.</w:delText>
        </w:r>
      </w:del>
      <w:ins w:id="5" w:author="Parks, Robbie M" w:date="2017-01-31T13:55:00Z">
        <w:r w:rsidR="001E1FC6">
          <w:rPr>
            <w:rFonts w:ascii="Times New Roman" w:hAnsi="Times New Roman"/>
            <w:sz w:val="24"/>
            <w:szCs w:val="24"/>
          </w:rPr>
          <w:t>.</w:t>
        </w:r>
      </w:ins>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bookmarkStart w:id="6" w:name="_GoBack"/>
      <w:bookmarkEnd w:id="6"/>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w:t>
      </w:r>
      <w:r w:rsidRPr="00845FF2">
        <w:rPr>
          <w:rFonts w:ascii="Times New Roman" w:hAnsi="Times New Roman" w:cs="Times New Roman"/>
          <w:color w:val="000000" w:themeColor="text1"/>
          <w:sz w:val="24"/>
          <w:szCs w:val="24"/>
        </w:rPr>
        <w:lastRenderedPageBreak/>
        <w:t xml:space="preserve">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05142927" w:rsidR="00B3448D" w:rsidRPr="00CF4E04" w:rsidRDefault="00B3448D" w:rsidP="00B3448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For each age-sex group and year, we used a Poisson model to estimate the percentage </w:t>
      </w:r>
      <w:del w:id="7" w:author="Majid" w:date="2017-01-31T14:32:00Z">
        <w:r w:rsidRPr="00CF4E04" w:rsidDel="00FC021F">
          <w:rPr>
            <w:rFonts w:ascii="Times New Roman" w:hAnsi="Times New Roman"/>
            <w:color w:val="000000" w:themeColor="text1"/>
            <w:sz w:val="24"/>
            <w:szCs w:val="24"/>
          </w:rPr>
          <w:delText>excess mortality</w:delText>
        </w:r>
      </w:del>
      <w:ins w:id="8" w:author="Majid" w:date="2017-01-31T14:32:00Z">
        <w:r w:rsidR="00FC021F">
          <w:rPr>
            <w:rFonts w:ascii="Times New Roman" w:hAnsi="Times New Roman"/>
            <w:color w:val="000000" w:themeColor="text1"/>
            <w:sz w:val="24"/>
            <w:szCs w:val="24"/>
          </w:rPr>
          <w:t>difference in death rates</w:t>
        </w:r>
      </w:ins>
      <w:r w:rsidRPr="00CF4E04">
        <w:rPr>
          <w:rFonts w:ascii="Times New Roman" w:hAnsi="Times New Roman"/>
          <w:color w:val="000000" w:themeColor="text1"/>
          <w:sz w:val="24"/>
          <w:szCs w:val="24"/>
        </w:rPr>
        <w:t xml:space="preserve">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w:t>
      </w:r>
      <w:del w:id="9" w:author="Majid" w:date="2017-01-31T14:33:00Z">
        <w:r w:rsidRPr="00CF4E04" w:rsidDel="00FC021F">
          <w:rPr>
            <w:rFonts w:ascii="Times New Roman" w:hAnsi="Times New Roman"/>
            <w:color w:val="000000" w:themeColor="text1"/>
            <w:sz w:val="24"/>
            <w:szCs w:val="24"/>
          </w:rPr>
          <w:delText>percentage excess mortality</w:delText>
        </w:r>
      </w:del>
      <w:ins w:id="10" w:author="Majid" w:date="2017-01-31T14:33:00Z">
        <w:r w:rsidR="00FC021F">
          <w:rPr>
            <w:rFonts w:ascii="Times New Roman" w:hAnsi="Times New Roman"/>
            <w:color w:val="000000" w:themeColor="text1"/>
            <w:sz w:val="24"/>
            <w:szCs w:val="24"/>
          </w:rPr>
          <w:t>differences</w:t>
        </w:r>
      </w:ins>
      <w:r w:rsidRPr="00CF4E04">
        <w:rPr>
          <w:rFonts w:ascii="Times New Roman" w:hAnsi="Times New Roman"/>
          <w:color w:val="000000" w:themeColor="text1"/>
          <w:sz w:val="24"/>
          <w:szCs w:val="24"/>
        </w:rPr>
        <w:t xml:space="preserve"> for each age and sex group, weighting each </w:t>
      </w:r>
      <w:del w:id="11" w:author="Majid" w:date="2017-01-31T14:33:00Z">
        <w:r w:rsidRPr="00CF4E04" w:rsidDel="00FC021F">
          <w:rPr>
            <w:rFonts w:ascii="Times New Roman" w:hAnsi="Times New Roman"/>
            <w:color w:val="000000" w:themeColor="text1"/>
            <w:sz w:val="24"/>
            <w:szCs w:val="24"/>
          </w:rPr>
          <w:delText xml:space="preserve">annual excess death rate </w:delText>
        </w:r>
      </w:del>
      <w:r w:rsidRPr="00CF4E04">
        <w:rPr>
          <w:rFonts w:ascii="Times New Roman" w:hAnsi="Times New Roman"/>
          <w:color w:val="000000" w:themeColor="text1"/>
          <w:sz w:val="24"/>
          <w:szCs w:val="24"/>
        </w:rPr>
        <w:t xml:space="preserve">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calculated change in the fitted values from 1982 to 2013, reported as percentage point difference, as a quantitative measure of how the seasonality of death rates has changed over time. </w:t>
      </w:r>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26A17E70"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ins w:id="12" w:author="Parks, Robbie M" w:date="2017-01-31T14:10:00Z">
        <w:r w:rsidR="00033255">
          <w:rPr>
            <w:rFonts w:ascii="Times New Roman" w:hAnsi="Times New Roman"/>
            <w:sz w:val="24"/>
            <w:szCs w:val="24"/>
          </w:rPr>
          <w:t>, with assistance from JB</w:t>
        </w:r>
      </w:ins>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3" w:name="_Ref468360496"/>
      <w:r w:rsidRPr="00CF4E04">
        <w:rPr>
          <w:rFonts w:ascii="Times New Roman" w:hAnsi="Times New Roman"/>
          <w:b/>
          <w:color w:val="000000" w:themeColor="text1"/>
          <w:sz w:val="24"/>
          <w:szCs w:val="24"/>
        </w:rPr>
        <w:lastRenderedPageBreak/>
        <w:t xml:space="preserve">Figure </w:t>
      </w:r>
      <w:bookmarkEnd w:id="13"/>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5756DB10"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37A0"/>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E12"/>
    <w:rsid w:val="00275579"/>
    <w:rsid w:val="00275D62"/>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3EA"/>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CA2"/>
    <w:rsid w:val="00421524"/>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1A62"/>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30A"/>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A4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5D3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21F"/>
    <w:rsid w:val="00FC0927"/>
    <w:rsid w:val="00FC50E3"/>
    <w:rsid w:val="00FC5682"/>
    <w:rsid w:val="00FC5718"/>
    <w:rsid w:val="00FC5843"/>
    <w:rsid w:val="00FD039D"/>
    <w:rsid w:val="00FD1A95"/>
    <w:rsid w:val="00FD1DFE"/>
    <w:rsid w:val="00FD5404"/>
    <w:rsid w:val="00FE1F20"/>
    <w:rsid w:val="00FE237B"/>
    <w:rsid w:val="00FE389A"/>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microsoft.com/office/2011/relationships/people" Target="peop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3098E1A-746B-EC41-A289-CBE4C89A9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6725</Words>
  <Characters>38338</Characters>
  <Application>Microsoft Macintosh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cp:revision>
  <dcterms:created xsi:type="dcterms:W3CDTF">2017-02-01T16:20:00Z</dcterms:created>
  <dcterms:modified xsi:type="dcterms:W3CDTF">2017-02-01T16:23:00Z</dcterms:modified>
</cp:coreProperties>
</file>