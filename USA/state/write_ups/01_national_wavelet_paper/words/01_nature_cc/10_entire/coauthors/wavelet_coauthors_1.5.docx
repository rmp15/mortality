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Majid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335A22CA"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It has been hypothesised that a warmer world may lower excess winter deaths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w:t>
      </w:r>
      <w:ins w:id="0" w:author="Parks, Robbie M" w:date="2017-01-27T19:23:00Z">
        <w:r w:rsidR="00364EE9">
          <w:rPr>
            <w:rFonts w:ascii="Times New Roman" w:hAnsi="Times New Roman"/>
            <w:b/>
            <w:color w:val="000000" w:themeColor="text1"/>
            <w:sz w:val="24"/>
            <w:szCs w:val="24"/>
          </w:rPr>
          <w:t>seven</w:t>
        </w:r>
      </w:ins>
      <w:del w:id="1" w:author="Parks, Robbie M" w:date="2017-01-27T19:23:00Z">
        <w:r w:rsidRPr="00CF4E04" w:rsidDel="00364EE9">
          <w:rPr>
            <w:rFonts w:ascii="Times New Roman" w:hAnsi="Times New Roman"/>
            <w:b/>
            <w:color w:val="000000" w:themeColor="text1"/>
            <w:sz w:val="24"/>
            <w:szCs w:val="24"/>
          </w:rPr>
          <w:delText>10</w:delText>
        </w:r>
      </w:del>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t>
      </w:r>
      <w:r w:rsidR="00C07F43">
        <w:rPr>
          <w:rFonts w:ascii="Times New Roman" w:hAnsi="Times New Roman"/>
          <w:b/>
          <w:color w:val="000000" w:themeColor="text1"/>
          <w:sz w:val="24"/>
          <w:szCs w:val="24"/>
        </w:rPr>
        <w:t>is</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an excess summer mortality, which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r w:rsidR="00341340">
        <w:rPr>
          <w:rFonts w:ascii="Times New Roman" w:hAnsi="Times New Roman"/>
          <w:b/>
          <w:color w:val="000000" w:themeColor="text1"/>
          <w:sz w:val="24"/>
          <w:szCs w:val="24"/>
        </w:rPr>
        <w:t xml:space="preserve"> </w:t>
      </w:r>
      <w:commentRangeStart w:id="2"/>
      <w:del w:id="3" w:author="Parks, Robbie M" w:date="2017-01-27T19:15:00Z">
        <w:r w:rsidR="00341340" w:rsidDel="009C63F2">
          <w:rPr>
            <w:rFonts w:ascii="Times New Roman" w:hAnsi="Times New Roman"/>
            <w:b/>
            <w:color w:val="000000" w:themeColor="text1"/>
            <w:sz w:val="24"/>
            <w:szCs w:val="24"/>
          </w:rPr>
          <w:delText>Excess winter mortality is unlikely to be lower in a warmer world.</w:delText>
        </w:r>
        <w:commentRangeEnd w:id="2"/>
        <w:r w:rsidR="002C771B" w:rsidDel="009C63F2">
          <w:rPr>
            <w:rStyle w:val="CommentReference"/>
            <w:rFonts w:asciiTheme="minorHAnsi" w:eastAsiaTheme="minorHAnsi" w:hAnsiTheme="minorHAnsi" w:cstheme="minorBidi"/>
          </w:rPr>
          <w:commentReference w:id="2"/>
        </w:r>
      </w:del>
      <w:ins w:id="4" w:author="Parks, Robbie M" w:date="2017-01-27T19:15:00Z">
        <w:r w:rsidR="009C63F2">
          <w:rPr>
            <w:rFonts w:ascii="Times New Roman" w:hAnsi="Times New Roman"/>
            <w:b/>
            <w:color w:val="000000" w:themeColor="text1"/>
            <w:sz w:val="24"/>
            <w:szCs w:val="24"/>
          </w:rPr>
          <w:t xml:space="preserve">The entire United States is </w:t>
        </w:r>
      </w:ins>
      <w:ins w:id="5" w:author="Parks, Robbie M" w:date="2017-01-29T14:10:00Z">
        <w:r w:rsidR="006A35EC">
          <w:rPr>
            <w:rFonts w:ascii="Times New Roman" w:hAnsi="Times New Roman"/>
            <w:b/>
            <w:color w:val="000000" w:themeColor="text1"/>
            <w:sz w:val="24"/>
            <w:szCs w:val="24"/>
          </w:rPr>
          <w:t xml:space="preserve">adapted </w:t>
        </w:r>
        <w:r w:rsidR="00E96A92">
          <w:rPr>
            <w:rFonts w:ascii="Times New Roman" w:hAnsi="Times New Roman"/>
            <w:b/>
            <w:color w:val="000000" w:themeColor="text1"/>
            <w:sz w:val="24"/>
            <w:szCs w:val="24"/>
          </w:rPr>
          <w:t xml:space="preserve">similarly </w:t>
        </w:r>
        <w:r w:rsidR="006A35EC">
          <w:rPr>
            <w:rFonts w:ascii="Times New Roman" w:hAnsi="Times New Roman"/>
            <w:b/>
            <w:color w:val="000000" w:themeColor="text1"/>
            <w:sz w:val="24"/>
            <w:szCs w:val="24"/>
          </w:rPr>
          <w:t>to temperature across the climate regions examined.</w:t>
        </w:r>
      </w:ins>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01F09F77"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ins w:id="6" w:author="Parks, Robbie M" w:date="2017-01-27T19:42:00Z">
        <w:r>
          <w:rPr>
            <w:rFonts w:ascii="Times New Roman" w:hAnsi="Times New Roman"/>
            <w:sz w:val="24"/>
            <w:szCs w:val="24"/>
          </w:rPr>
          <w:t>All-cause m</w:t>
        </w:r>
      </w:ins>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w:t>
      </w:r>
      <w:r w:rsidR="00B938DB" w:rsidRPr="00CF4E04">
        <w:rPr>
          <w:rFonts w:ascii="Times New Roman" w:hAnsi="Times New Roman"/>
          <w:sz w:val="24"/>
          <w:szCs w:val="24"/>
        </w:rPr>
        <w:lastRenderedPageBreak/>
        <w:t xml:space="preserve">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14128AF8"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excess mortality in peak month, relative to the minimum,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2635BC8C"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variation in the magnitude of excess mortality,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excess cold weather mortality 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excess winter mortality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commentRangeStart w:id="7"/>
      <w:ins w:id="8" w:author="Parks, Robbie M" w:date="2017-01-29T14:05:00Z">
        <w:r w:rsidR="00BE492E">
          <w:rPr>
            <w:rFonts w:ascii="Times New Roman" w:hAnsi="Times New Roman"/>
            <w:sz w:val="24"/>
            <w:szCs w:val="24"/>
          </w:rPr>
          <w:t>Further</w:t>
        </w:r>
      </w:ins>
      <w:commentRangeEnd w:id="7"/>
      <w:ins w:id="9" w:author="Parks, Robbie M" w:date="2017-01-29T14:08:00Z">
        <w:r w:rsidR="000C69A6">
          <w:rPr>
            <w:rStyle w:val="CommentReference"/>
            <w:rFonts w:asciiTheme="minorHAnsi" w:eastAsiaTheme="minorHAnsi" w:hAnsiTheme="minorHAnsi" w:cstheme="minorBidi"/>
          </w:rPr>
          <w:commentReference w:id="7"/>
        </w:r>
      </w:ins>
      <w:ins w:id="10" w:author="Parks, Robbie M" w:date="2017-01-29T14:05:00Z">
        <w:r w:rsidR="00BE492E">
          <w:rPr>
            <w:rFonts w:ascii="Times New Roman" w:hAnsi="Times New Roman"/>
            <w:sz w:val="24"/>
            <w:szCs w:val="24"/>
          </w:rPr>
          <w:t xml:space="preserve"> analyses </w:t>
        </w:r>
      </w:ins>
      <w:ins w:id="11" w:author="Parks, Robbie M" w:date="2017-01-29T14:06:00Z">
        <w:r w:rsidR="00BE492E">
          <w:rPr>
            <w:rFonts w:ascii="Times New Roman" w:hAnsi="Times New Roman"/>
            <w:sz w:val="24"/>
            <w:szCs w:val="24"/>
          </w:rPr>
          <w:t xml:space="preserve">to examine the relationship between temperature and mortality </w:t>
        </w:r>
      </w:ins>
      <w:ins w:id="12" w:author="Parks, Robbie M" w:date="2017-01-29T14:05:00Z">
        <w:r w:rsidR="00BE492E">
          <w:rPr>
            <w:rFonts w:ascii="Times New Roman" w:hAnsi="Times New Roman"/>
            <w:sz w:val="24"/>
            <w:szCs w:val="24"/>
          </w:rPr>
          <w:t xml:space="preserve">may examine the relationship between the standard deviation </w:t>
        </w:r>
      </w:ins>
      <w:ins w:id="13" w:author="Parks, Robbie M" w:date="2017-01-29T14:06:00Z">
        <w:r w:rsidR="00A227B6">
          <w:rPr>
            <w:rFonts w:ascii="Times New Roman" w:hAnsi="Times New Roman"/>
            <w:sz w:val="24"/>
            <w:szCs w:val="24"/>
          </w:rPr>
          <w:t>of temperature within a month</w:t>
        </w:r>
        <w:r w:rsidR="00BE492E">
          <w:rPr>
            <w:rFonts w:ascii="Times New Roman" w:hAnsi="Times New Roman"/>
            <w:sz w:val="24"/>
            <w:szCs w:val="24"/>
          </w:rPr>
          <w:t xml:space="preserve"> against mortality rate</w:t>
        </w:r>
        <w:r w:rsidR="00A227B6">
          <w:rPr>
            <w:rFonts w:ascii="Times New Roman" w:hAnsi="Times New Roman"/>
            <w:sz w:val="24"/>
            <w:szCs w:val="24"/>
          </w:rPr>
          <w:t xml:space="preserve">, </w:t>
        </w:r>
        <w:r w:rsidR="00BE492E">
          <w:rPr>
            <w:rFonts w:ascii="Times New Roman" w:hAnsi="Times New Roman"/>
            <w:sz w:val="24"/>
            <w:szCs w:val="24"/>
          </w:rPr>
          <w:t>or the number of day</w:t>
        </w:r>
        <w:r w:rsidR="00A227B6">
          <w:rPr>
            <w:rFonts w:ascii="Times New Roman" w:hAnsi="Times New Roman"/>
            <w:sz w:val="24"/>
            <w:szCs w:val="24"/>
          </w:rPr>
          <w:t>s above</w:t>
        </w:r>
      </w:ins>
      <w:ins w:id="14" w:author="Parks, Robbie M" w:date="2017-01-29T14:07:00Z">
        <w:r w:rsidR="00A227B6">
          <w:rPr>
            <w:rFonts w:ascii="Times New Roman" w:hAnsi="Times New Roman"/>
            <w:sz w:val="24"/>
            <w:szCs w:val="24"/>
          </w:rPr>
          <w:t xml:space="preserve">/below a certain </w:t>
        </w:r>
        <w:r w:rsidR="00CA457D">
          <w:rPr>
            <w:rFonts w:ascii="Times New Roman" w:hAnsi="Times New Roman"/>
            <w:sz w:val="24"/>
            <w:szCs w:val="24"/>
          </w:rPr>
          <w:t xml:space="preserve">temperature </w:t>
        </w:r>
        <w:r w:rsidR="00A227B6">
          <w:rPr>
            <w:rFonts w:ascii="Times New Roman" w:hAnsi="Times New Roman"/>
            <w:sz w:val="24"/>
            <w:szCs w:val="24"/>
          </w:rPr>
          <w:t>threshold.</w:t>
        </w:r>
      </w:ins>
      <w:ins w:id="15" w:author="Parks, Robbie M" w:date="2017-01-29T14:08:00Z">
        <w:r w:rsidR="007C5E3F">
          <w:rPr>
            <w:rFonts w:ascii="Times New Roman" w:hAnsi="Times New Roman"/>
            <w:sz w:val="24"/>
            <w:szCs w:val="24"/>
          </w:rPr>
          <w:t xml:space="preserve"> This could aid risk assessment of </w:t>
        </w:r>
      </w:ins>
      <w:ins w:id="16" w:author="Parks, Robbie M" w:date="2017-01-29T14:09:00Z">
        <w:r w:rsidR="007C5E3F">
          <w:rPr>
            <w:rFonts w:ascii="Times New Roman" w:hAnsi="Times New Roman"/>
            <w:sz w:val="24"/>
            <w:szCs w:val="24"/>
          </w:rPr>
          <w:t>vulnerable groups under climate change</w:t>
        </w:r>
        <w:r w:rsidR="00B02C5C">
          <w:rPr>
            <w:rFonts w:ascii="Times New Roman" w:hAnsi="Times New Roman"/>
            <w:sz w:val="24"/>
            <w:szCs w:val="24"/>
          </w:rPr>
          <w:t xml:space="preserve">. </w:t>
        </w:r>
      </w:ins>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excess </w:t>
      </w:r>
      <w:r w:rsidR="004C6F20">
        <w:rPr>
          <w:rFonts w:ascii="Times New Roman" w:hAnsi="Times New Roman"/>
          <w:sz w:val="24"/>
          <w:szCs w:val="24"/>
        </w:rPr>
        <w:t xml:space="preserve">winter </w:t>
      </w:r>
      <w:r w:rsidR="004C6F20" w:rsidRPr="00CF4E04">
        <w:rPr>
          <w:rFonts w:ascii="Times New Roman" w:hAnsi="Times New Roman"/>
          <w:sz w:val="24"/>
          <w:szCs w:val="24"/>
        </w:rPr>
        <w:t>mortality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del w:id="17" w:author="Parks, Robbie M" w:date="2017-01-29T14:04:00Z">
        <w:r w:rsidR="004C6F20" w:rsidDel="00B2557C">
          <w:rPr>
            <w:rFonts w:ascii="Times New Roman" w:hAnsi="Times New Roman"/>
            <w:sz w:val="24"/>
            <w:szCs w:val="24"/>
          </w:rPr>
          <w:delText>e</w:delText>
        </w:r>
        <w:r w:rsidR="004C6F20" w:rsidRPr="004C6F20" w:rsidDel="00B2557C">
          <w:rPr>
            <w:rFonts w:ascii="Times New Roman" w:hAnsi="Times New Roman"/>
            <w:sz w:val="24"/>
            <w:szCs w:val="24"/>
          </w:rPr>
          <w:delText>xcess winter mortality is unlikely to be lower in a warmer world</w:delText>
        </w:r>
      </w:del>
      <w:ins w:id="18" w:author="Parks, Robbie M" w:date="2017-01-29T14:04:00Z">
        <w:r w:rsidR="00B2557C">
          <w:rPr>
            <w:rFonts w:ascii="Times New Roman" w:hAnsi="Times New Roman"/>
            <w:sz w:val="24"/>
            <w:szCs w:val="24"/>
          </w:rPr>
          <w:t xml:space="preserve">the United States </w:t>
        </w:r>
      </w:ins>
      <w:ins w:id="19" w:author="Parks, Robbie M" w:date="2017-01-29T14:05:00Z">
        <w:r w:rsidR="00B2557C">
          <w:rPr>
            <w:rFonts w:ascii="Times New Roman" w:hAnsi="Times New Roman"/>
            <w:sz w:val="24"/>
            <w:szCs w:val="24"/>
          </w:rPr>
          <w:t>is similarly adapted to temperature across the entire country</w:t>
        </w:r>
      </w:ins>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0939944"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lastRenderedPageBreak/>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8A5839C"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w:t>
      </w:r>
      <w:ins w:id="20" w:author="Parks, Robbie M" w:date="2017-01-29T15:55:00Z">
        <w:r w:rsidR="00290AB7">
          <w:rPr>
            <w:rFonts w:ascii="Times New Roman" w:hAnsi="Times New Roman"/>
            <w:sz w:val="24"/>
            <w:szCs w:val="24"/>
          </w:rPr>
          <w:t>,</w:t>
        </w:r>
      </w:ins>
      <w:del w:id="21" w:author="Parks, Robbie M" w:date="2017-01-29T15:55:00Z">
        <w:r w:rsidRPr="00CF4E04" w:rsidDel="00290AB7">
          <w:rPr>
            <w:rFonts w:ascii="Times New Roman" w:hAnsi="Times New Roman"/>
            <w:sz w:val="24"/>
            <w:szCs w:val="24"/>
          </w:rPr>
          <w:delText xml:space="preserve"> or</w:delText>
        </w:r>
      </w:del>
      <w:r w:rsidRPr="00CF4E04">
        <w:rPr>
          <w:rFonts w:ascii="Times New Roman" w:hAnsi="Times New Roman"/>
          <w:sz w:val="24"/>
          <w:szCs w:val="24"/>
        </w:rPr>
        <w:t xml:space="preserve"> known interventions</w:t>
      </w:r>
      <w:ins w:id="22" w:author="Parks, Robbie M" w:date="2017-01-29T15:55:00Z">
        <w:r w:rsidR="00290AB7">
          <w:rPr>
            <w:rFonts w:ascii="Times New Roman" w:hAnsi="Times New Roman"/>
            <w:sz w:val="24"/>
            <w:szCs w:val="24"/>
          </w:rPr>
          <w:t xml:space="preserve"> or </w:t>
        </w:r>
        <w:r w:rsidR="00B2153D">
          <w:rPr>
            <w:rFonts w:ascii="Times New Roman" w:hAnsi="Times New Roman"/>
            <w:sz w:val="24"/>
            <w:szCs w:val="24"/>
          </w:rPr>
          <w:t xml:space="preserve">give </w:t>
        </w:r>
        <w:r w:rsidR="00290AB7">
          <w:rPr>
            <w:rFonts w:ascii="Times New Roman" w:hAnsi="Times New Roman"/>
            <w:sz w:val="24"/>
            <w:szCs w:val="24"/>
          </w:rPr>
          <w:t>reason to suspect that a seasonality is evident</w:t>
        </w:r>
      </w:ins>
      <w:r w:rsidRPr="00CF4E04">
        <w:rPr>
          <w:rFonts w:ascii="Times New Roman" w:hAnsi="Times New Roman"/>
          <w:sz w:val="24"/>
          <w:szCs w:val="24"/>
        </w:rPr>
        <w:t>.</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3B0CA229"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2555A69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lastRenderedPageBreak/>
        <w:t xml:space="preserve">The substantial decline in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1B74AE06"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e note that although the percent excess 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w:t>
      </w:r>
      <w:r w:rsidR="00911634" w:rsidRPr="00CF4E04">
        <w:rPr>
          <w:rFonts w:ascii="Times New Roman" w:hAnsi="Times New Roman"/>
          <w:sz w:val="24"/>
          <w:szCs w:val="24"/>
        </w:rPr>
        <w:lastRenderedPageBreak/>
        <w:t>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4C97E5BE" w14:textId="77777777" w:rsidR="000D31A7" w:rsidRDefault="000D31A7" w:rsidP="00AE7607">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3792E9C7"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ins w:id="23" w:author="Parks, Robbie M" w:date="2017-01-29T15:28:00Z">
        <w:r w:rsidR="007F622B">
          <w:rPr>
            <w:rFonts w:ascii="Times New Roman" w:hAnsi="Times New Roman"/>
            <w:sz w:val="24"/>
            <w:szCs w:val="24"/>
          </w:rPr>
          <w:t xml:space="preserve">which </w:t>
        </w:r>
      </w:ins>
      <w:r w:rsidR="0055086C">
        <w:rPr>
          <w:rFonts w:ascii="Times New Roman" w:hAnsi="Times New Roman"/>
          <w:sz w:val="24"/>
          <w:szCs w:val="24"/>
        </w:rPr>
        <w:t>process</w:t>
      </w:r>
      <w:ins w:id="24" w:author="Parks, Robbie M" w:date="2017-01-29T15:28:00Z">
        <w:r w:rsidR="007F622B">
          <w:rPr>
            <w:rFonts w:ascii="Times New Roman" w:hAnsi="Times New Roman"/>
            <w:sz w:val="24"/>
            <w:szCs w:val="24"/>
          </w:rPr>
          <w:t>es</w:t>
        </w:r>
      </w:ins>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ins w:id="25" w:author="Parks, Robbie M" w:date="2017-01-29T15:28:00Z">
        <w:r w:rsidR="007F622B">
          <w:rPr>
            <w:rFonts w:ascii="Times New Roman" w:hAnsi="Times New Roman"/>
            <w:sz w:val="24"/>
            <w:szCs w:val="24"/>
          </w:rPr>
          <w:t xml:space="preserve">climate variable </w:t>
        </w:r>
      </w:ins>
      <w:r w:rsidR="0055086C">
        <w:rPr>
          <w:rFonts w:ascii="Times New Roman" w:hAnsi="Times New Roman"/>
          <w:sz w:val="24"/>
          <w:szCs w:val="24"/>
        </w:rPr>
        <w:t>measurements through a data cleansing process</w:t>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 xml:space="preserve">We used gridded four-times-daily </w:t>
      </w:r>
      <w:r w:rsidR="009029C7">
        <w:rPr>
          <w:rFonts w:ascii="Times New Roman" w:hAnsi="Times New Roman"/>
          <w:sz w:val="24"/>
          <w:szCs w:val="24"/>
        </w:rPr>
        <w:lastRenderedPageBreak/>
        <w:t>estimates</w:t>
      </w:r>
      <w:ins w:id="26" w:author="Parks, Robbie M" w:date="2017-01-29T15:20:00Z">
        <w:r w:rsidR="00385588">
          <w:rPr>
            <w:rFonts w:ascii="Times New Roman" w:hAnsi="Times New Roman"/>
            <w:sz w:val="24"/>
            <w:szCs w:val="24"/>
          </w:rPr>
          <w:t xml:space="preserve"> at a resolution of </w:t>
        </w:r>
      </w:ins>
      <w:ins w:id="27" w:author="Parks, Robbie M" w:date="2017-01-29T15:21:00Z">
        <w:r w:rsidR="004135FD">
          <w:rPr>
            <w:rFonts w:ascii="Times New Roman" w:hAnsi="Times New Roman"/>
            <w:sz w:val="24"/>
            <w:szCs w:val="24"/>
          </w:rPr>
          <w:t>80km</w:t>
        </w:r>
      </w:ins>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0755DD40"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del w:id="28" w:author="Parks, Robbie M" w:date="2017-01-29T14:24:00Z">
        <w:r w:rsidRPr="00CF4E04" w:rsidDel="00E10B5A">
          <w:rPr>
            <w:rFonts w:ascii="Times New Roman" w:hAnsi="Times New Roman"/>
            <w:color w:val="000000" w:themeColor="text1"/>
            <w:sz w:val="24"/>
            <w:szCs w:val="24"/>
          </w:rPr>
          <w:delText xml:space="preserve">normalised </w:delText>
        </w:r>
      </w:del>
      <w:ins w:id="29" w:author="Parks, Robbie M" w:date="2017-01-29T14:24:00Z">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w:t>
      </w:r>
      <w:r w:rsidRPr="00792B0B">
        <w:rPr>
          <w:rFonts w:ascii="Times New Roman" w:hAnsi="Times New Roman" w:cs="Times New Roman"/>
          <w:color w:val="000000" w:themeColor="text1"/>
          <w:sz w:val="24"/>
          <w:szCs w:val="24"/>
        </w:rPr>
        <w:lastRenderedPageBreak/>
        <w:t xml:space="preserve">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0EA46BFB" w14:textId="7C467AB1" w:rsidR="000F594C" w:rsidRDefault="0007260F">
      <w:pPr>
        <w:spacing w:after="0" w:line="480" w:lineRule="auto"/>
        <w:rPr>
          <w:ins w:id="30" w:author="Parks, Robbie M" w:date="2017-01-29T14:39:00Z"/>
          <w:rFonts w:ascii="Times New Roman" w:hAnsi="Times New Roman"/>
          <w:color w:val="000000" w:themeColor="text1"/>
          <w:sz w:val="24"/>
          <w:szCs w:val="24"/>
        </w:rPr>
      </w:pPr>
      <w:r w:rsidRPr="00CF4E04">
        <w:rPr>
          <w:rFonts w:ascii="Times New Roman" w:hAnsi="Times New Roman"/>
          <w:color w:val="000000" w:themeColor="text1"/>
          <w:sz w:val="24"/>
          <w:szCs w:val="24"/>
        </w:rPr>
        <w:t>For each age</w:t>
      </w:r>
      <w:ins w:id="31" w:author="Parks, Robbie M" w:date="2017-01-29T15:18:00Z">
        <w:r w:rsidR="00B11042">
          <w:rPr>
            <w:rFonts w:ascii="Times New Roman" w:hAnsi="Times New Roman"/>
            <w:color w:val="000000" w:themeColor="text1"/>
            <w:sz w:val="24"/>
            <w:szCs w:val="24"/>
          </w:rPr>
          <w:t xml:space="preserve"> (</w:t>
        </w:r>
        <w:r w:rsidR="00B11042">
          <w:rPr>
            <w:rFonts w:ascii="Cambria Math" w:hAnsi="Cambria Math"/>
            <w:i/>
            <w:color w:val="000000" w:themeColor="text1"/>
            <w:sz w:val="24"/>
            <w:szCs w:val="24"/>
          </w:rPr>
          <w:t>a</w:t>
        </w:r>
        <w:r w:rsidR="00B11042">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sex </w:t>
      </w:r>
      <w:ins w:id="32" w:author="Parks, Robbie M" w:date="2017-01-29T15:18:00Z">
        <w:r w:rsidR="00B11042">
          <w:rPr>
            <w:rFonts w:ascii="Times New Roman" w:hAnsi="Times New Roman"/>
            <w:color w:val="000000" w:themeColor="text1"/>
            <w:sz w:val="24"/>
            <w:szCs w:val="24"/>
          </w:rPr>
          <w:t>(</w:t>
        </w:r>
        <w:r w:rsidR="00B11042" w:rsidRPr="00637329">
          <w:rPr>
            <w:rFonts w:ascii="Cambria Math" w:hAnsi="Cambria Math"/>
            <w:i/>
            <w:color w:val="000000" w:themeColor="text1"/>
            <w:sz w:val="24"/>
            <w:szCs w:val="24"/>
          </w:rPr>
          <w:t>s</w:t>
        </w:r>
        <w:r w:rsidR="00B11042">
          <w:rPr>
            <w:rFonts w:ascii="Times New Roman" w:hAnsi="Times New Roman"/>
            <w:color w:val="000000" w:themeColor="text1"/>
            <w:sz w:val="24"/>
            <w:szCs w:val="24"/>
          </w:rPr>
          <w:t>)</w:t>
        </w:r>
      </w:ins>
      <w:r w:rsidR="00514C8F" w:rsidRPr="00CF4E04">
        <w:rPr>
          <w:rFonts w:ascii="Times New Roman" w:hAnsi="Times New Roman"/>
          <w:color w:val="000000" w:themeColor="text1"/>
          <w:sz w:val="24"/>
          <w:szCs w:val="24"/>
        </w:rPr>
        <w:t xml:space="preserve"> and year</w:t>
      </w:r>
      <w:ins w:id="33" w:author="Parks, Robbie M" w:date="2017-01-29T15:18:00Z">
        <w:r w:rsidR="00B11042">
          <w:rPr>
            <w:rFonts w:ascii="Times New Roman" w:hAnsi="Times New Roman"/>
            <w:color w:val="000000" w:themeColor="text1"/>
            <w:sz w:val="24"/>
            <w:szCs w:val="24"/>
          </w:rPr>
          <w:t xml:space="preserve"> (</w:t>
        </w:r>
        <w:r w:rsidR="00B11042">
          <w:rPr>
            <w:rFonts w:ascii="Cambria Math" w:hAnsi="Cambria Math"/>
            <w:i/>
            <w:color w:val="000000" w:themeColor="text1"/>
            <w:sz w:val="24"/>
            <w:szCs w:val="24"/>
          </w:rPr>
          <w:t>y</w:t>
        </w:r>
        <w:r w:rsidR="00B11042">
          <w:rPr>
            <w:rFonts w:ascii="Times New Roman" w:hAnsi="Times New Roman"/>
            <w:color w:val="000000" w:themeColor="text1"/>
            <w:sz w:val="24"/>
            <w:szCs w:val="24"/>
          </w:rPr>
          <w:t>)</w:t>
        </w:r>
      </w:ins>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ins w:id="34" w:author="Parks, Robbie M" w:date="2017-01-29T15:40:00Z">
        <w:r w:rsidR="00866C4F">
          <w:rPr>
            <w:rFonts w:ascii="Times New Roman" w:hAnsi="Times New Roman"/>
            <w:color w:val="000000" w:themeColor="text1"/>
            <w:sz w:val="24"/>
            <w:szCs w:val="24"/>
          </w:rPr>
          <w:t>seasonal</w:t>
        </w:r>
        <w:r w:rsidR="00866C4F" w:rsidRPr="00CF4E04">
          <w:rPr>
            <w:rFonts w:ascii="Times New Roman" w:hAnsi="Times New Roman"/>
            <w:color w:val="000000" w:themeColor="text1"/>
            <w:sz w:val="24"/>
            <w:szCs w:val="24"/>
          </w:rPr>
          <w:t xml:space="preserve"> </w:t>
        </w:r>
      </w:ins>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ins w:id="35" w:author="Parks, Robbie M" w:date="2017-01-29T15:17:00Z">
        <w:r w:rsidR="00EB3804">
          <w:rPr>
            <w:rFonts w:ascii="Times New Roman" w:hAnsi="Times New Roman"/>
            <w:color w:val="000000" w:themeColor="text1"/>
            <w:sz w:val="24"/>
            <w:szCs w:val="24"/>
          </w:rPr>
          <w:t xml:space="preserve"> </w:t>
        </w:r>
      </w:ins>
      <w:ins w:id="36" w:author="Parks, Robbie M" w:date="2017-01-29T15:29:00Z">
        <w:r w:rsidR="008A3270">
          <w:rPr>
            <w:rFonts w:ascii="Times New Roman" w:hAnsi="Times New Roman"/>
            <w:color w:val="000000" w:themeColor="text1"/>
            <w:sz w:val="24"/>
            <w:szCs w:val="24"/>
          </w:rPr>
          <w:t xml:space="preserve">ratio </w:t>
        </w:r>
      </w:ins>
      <w:r w:rsidRPr="00CF4E04">
        <w:rPr>
          <w:rFonts w:ascii="Times New Roman" w:hAnsi="Times New Roman"/>
          <w:color w:val="000000" w:themeColor="text1"/>
          <w:sz w:val="24"/>
          <w:szCs w:val="24"/>
        </w:rPr>
        <w:t>between the maximum and minimum mortality months</w:t>
      </w:r>
      <w:ins w:id="37" w:author="Parks, Robbie M" w:date="2017-01-29T15:19:00Z">
        <w:r w:rsidR="006208CA">
          <w:rPr>
            <w:rFonts w:ascii="Times New Roman" w:hAnsi="Times New Roman"/>
            <w:color w:val="000000" w:themeColor="text1"/>
            <w:sz w:val="24"/>
            <w:szCs w:val="24"/>
          </w:rPr>
          <w:t xml:space="preserve"> (</w:t>
        </w:r>
        <m:oMath>
          <m:r>
            <w:rPr>
              <w:rFonts w:ascii="Cambria Math" w:hAnsi="Cambria Math"/>
              <w:color w:val="000000" w:themeColor="text1"/>
              <w:sz w:val="24"/>
              <w:szCs w:val="24"/>
            </w:rPr>
            <m:t>month)</m:t>
          </m:r>
        </m:oMath>
      </w:ins>
      <w:r w:rsidRPr="00CF4E04">
        <w:rPr>
          <w:rFonts w:ascii="Times New Roman" w:hAnsi="Times New Roman"/>
          <w:color w:val="000000" w:themeColor="text1"/>
          <w:sz w:val="24"/>
          <w:szCs w:val="24"/>
        </w:rPr>
        <w:t xml:space="preserve">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ins w:id="38" w:author="Parks, Robbie M" w:date="2017-01-29T15:17:00Z">
        <w:r w:rsidR="00EB3804">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ins w:id="39" w:author="Parks, Robbie M" w:date="2017-01-29T15:17:00Z">
        <w:r w:rsidR="004A68D6">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ins>
      <w:ins w:id="40" w:author="Parks, Robbie M" w:date="2017-01-29T14:45:00Z">
        <w:r w:rsidR="00692EEB">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AF9CBCB" w14:textId="1DAF82F5" w:rsidR="00332935" w:rsidRPr="000F594C" w:rsidRDefault="007F0E9F" w:rsidP="00332935">
      <w:pPr>
        <w:spacing w:after="0" w:line="480" w:lineRule="auto"/>
        <w:rPr>
          <w:ins w:id="41" w:author="Parks, Robbie M" w:date="2017-01-29T14:59:00Z"/>
          <w:rFonts w:ascii="Times New Roman" w:hAnsi="Times New Roman"/>
          <w:color w:val="000000" w:themeColor="text1"/>
          <w:sz w:val="24"/>
          <w:szCs w:val="24"/>
        </w:rPr>
      </w:pPr>
      <m:oMathPara>
        <m:oMath>
          <m:sSub>
            <m:sSubPr>
              <m:ctrlPr>
                <w:ins w:id="42" w:author="Parks, Robbie M" w:date="2017-01-29T14:59:00Z">
                  <w:rPr>
                    <w:rFonts w:ascii="Cambria Math" w:hAnsi="Cambria Math"/>
                    <w:i/>
                    <w:color w:val="000000" w:themeColor="text1"/>
                    <w:sz w:val="24"/>
                    <w:szCs w:val="24"/>
                  </w:rPr>
                </w:ins>
              </m:ctrlPr>
            </m:sSubPr>
            <m:e>
              <w:ins w:id="43" w:author="Parks, Robbie M" w:date="2017-01-29T14:59:00Z">
                <m:r>
                  <w:rPr>
                    <w:rFonts w:ascii="Cambria Math" w:hAnsi="Cambria Math"/>
                    <w:color w:val="000000" w:themeColor="text1"/>
                    <w:sz w:val="24"/>
                    <w:szCs w:val="24"/>
                  </w:rPr>
                  <m:t>Deaths</m:t>
                </m:r>
              </w:ins>
            </m:e>
            <m:sub>
              <w:ins w:id="44" w:author="Parks, Robbie M" w:date="2017-01-29T14:59:00Z">
                <m:r>
                  <w:rPr>
                    <w:rFonts w:ascii="Cambria Math" w:hAnsi="Cambria Math"/>
                    <w:color w:val="000000" w:themeColor="text1"/>
                    <w:sz w:val="24"/>
                    <w:szCs w:val="24"/>
                    <w:vertAlign w:val="superscript"/>
                  </w:rPr>
                  <m:t>a,s,y</m:t>
                </m:r>
              </w:ins>
            </m:sub>
          </m:sSub>
          <w:ins w:id="45" w:author="Parks, Robbie M" w:date="2017-01-29T14:59:00Z">
            <m:r>
              <w:rPr>
                <w:rFonts w:ascii="Cambria Math" w:hAnsi="Cambria Math"/>
                <w:color w:val="000000" w:themeColor="text1"/>
                <w:sz w:val="24"/>
                <w:szCs w:val="24"/>
              </w:rPr>
              <m:t xml:space="preserve"> ~ Poisson</m:t>
            </m:r>
          </w:ins>
          <m:d>
            <m:dPr>
              <m:ctrlPr>
                <w:ins w:id="46" w:author="Parks, Robbie M" w:date="2017-01-29T14:59:00Z">
                  <w:rPr>
                    <w:rFonts w:ascii="Cambria Math" w:hAnsi="Cambria Math"/>
                    <w:i/>
                    <w:color w:val="000000" w:themeColor="text1"/>
                    <w:sz w:val="24"/>
                    <w:szCs w:val="24"/>
                  </w:rPr>
                </w:ins>
              </m:ctrlPr>
            </m:dPr>
            <m:e>
              <m:sSub>
                <m:sSubPr>
                  <m:ctrlPr>
                    <w:ins w:id="47" w:author="Parks, Robbie M" w:date="2017-01-29T15:00:00Z">
                      <w:rPr>
                        <w:rFonts w:ascii="Cambria Math" w:hAnsi="Cambria Math"/>
                        <w:i/>
                        <w:color w:val="000000" w:themeColor="text1"/>
                        <w:sz w:val="24"/>
                        <w:szCs w:val="24"/>
                      </w:rPr>
                    </w:ins>
                  </m:ctrlPr>
                </m:sSubPr>
                <m:e>
                  <w:ins w:id="48" w:author="Parks, Robbie M" w:date="2017-01-29T15:00:00Z">
                    <m:r>
                      <w:rPr>
                        <w:rFonts w:ascii="Cambria Math" w:hAnsi="Cambria Math"/>
                        <w:color w:val="000000" w:themeColor="text1"/>
                        <w:sz w:val="24"/>
                        <w:szCs w:val="24"/>
                      </w:rPr>
                      <m:t>λ</m:t>
                    </m:r>
                  </w:ins>
                </m:e>
                <m:sub>
                  <w:ins w:id="49" w:author="Parks, Robbie M" w:date="2017-01-29T15:00:00Z">
                    <m:r>
                      <w:rPr>
                        <w:rFonts w:ascii="Cambria Math" w:hAnsi="Cambria Math"/>
                        <w:color w:val="000000" w:themeColor="text1"/>
                        <w:sz w:val="24"/>
                        <w:szCs w:val="24"/>
                      </w:rPr>
                      <m:t>a,s,y</m:t>
                    </m:r>
                  </w:ins>
                </m:sub>
              </m:sSub>
              <m:sSub>
                <m:sSubPr>
                  <m:ctrlPr>
                    <w:ins w:id="50" w:author="Parks, Robbie M" w:date="2017-01-29T15:13:00Z">
                      <w:rPr>
                        <w:rFonts w:ascii="Cambria Math" w:hAnsi="Cambria Math"/>
                        <w:i/>
                        <w:color w:val="000000" w:themeColor="text1"/>
                        <w:sz w:val="24"/>
                        <w:szCs w:val="24"/>
                      </w:rPr>
                    </w:ins>
                  </m:ctrlPr>
                </m:sSubPr>
                <m:e>
                  <w:ins w:id="51" w:author="Parks, Robbie M" w:date="2017-01-29T15:13:00Z">
                    <m:r>
                      <w:rPr>
                        <w:rFonts w:ascii="Cambria Math" w:hAnsi="Cambria Math"/>
                        <w:color w:val="000000" w:themeColor="text1"/>
                        <w:sz w:val="24"/>
                        <w:szCs w:val="24"/>
                      </w:rPr>
                      <m:t>E</m:t>
                    </m:r>
                  </w:ins>
                </m:e>
                <m:sub>
                  <w:ins w:id="52" w:author="Parks, Robbie M" w:date="2017-01-29T15:13:00Z">
                    <m:r>
                      <w:rPr>
                        <w:rFonts w:ascii="Cambria Math" w:hAnsi="Cambria Math"/>
                        <w:color w:val="000000" w:themeColor="text1"/>
                        <w:sz w:val="24"/>
                        <w:szCs w:val="24"/>
                      </w:rPr>
                      <m:t>a,s,y</m:t>
                    </m:r>
                  </w:ins>
                </m:sub>
              </m:sSub>
            </m:e>
          </m:d>
          <w:ins w:id="53" w:author="Parks, Robbie M" w:date="2017-01-29T15:43:00Z">
            <m:r>
              <w:rPr>
                <w:rFonts w:ascii="Cambria Math" w:hAnsi="Cambria Math"/>
                <w:color w:val="000000" w:themeColor="text1"/>
                <w:sz w:val="24"/>
                <w:szCs w:val="24"/>
              </w:rPr>
              <m:t>,</m:t>
            </m:r>
          </w:ins>
        </m:oMath>
      </m:oMathPara>
    </w:p>
    <w:p w14:paraId="15F36C8D" w14:textId="746C6B23" w:rsidR="002402B6" w:rsidRDefault="007F0E9F">
      <w:pPr>
        <w:spacing w:after="0" w:line="480" w:lineRule="auto"/>
        <w:rPr>
          <w:ins w:id="54" w:author="Parks, Robbie M" w:date="2017-01-29T14:39:00Z"/>
          <w:rFonts w:ascii="Times New Roman" w:hAnsi="Times New Roman"/>
          <w:color w:val="000000" w:themeColor="text1"/>
          <w:sz w:val="24"/>
          <w:szCs w:val="24"/>
        </w:rPr>
      </w:pPr>
      <m:oMathPara>
        <m:oMath>
          <m:func>
            <m:funcPr>
              <m:ctrlPr>
                <w:ins w:id="55" w:author="Parks, Robbie M" w:date="2017-01-29T15:30:00Z">
                  <w:rPr>
                    <w:rFonts w:ascii="Cambria Math" w:hAnsi="Cambria Math"/>
                    <w:i/>
                    <w:color w:val="000000" w:themeColor="text1"/>
                    <w:sz w:val="24"/>
                    <w:szCs w:val="24"/>
                  </w:rPr>
                </w:ins>
              </m:ctrlPr>
            </m:funcPr>
            <m:fName>
              <w:ins w:id="56" w:author="Parks, Robbie M" w:date="2017-01-29T15:30:00Z">
                <m:r>
                  <m:rPr>
                    <m:sty m:val="p"/>
                  </m:rPr>
                  <w:rPr>
                    <w:rFonts w:ascii="Cambria Math" w:hAnsi="Cambria Math"/>
                    <w:color w:val="000000" w:themeColor="text1"/>
                    <w:sz w:val="24"/>
                    <w:szCs w:val="24"/>
                  </w:rPr>
                  <m:t>log</m:t>
                </m:r>
              </w:ins>
            </m:fName>
            <m:e>
              <m:d>
                <m:dPr>
                  <m:ctrlPr>
                    <w:ins w:id="57" w:author="Parks, Robbie M" w:date="2017-01-29T15:30:00Z">
                      <w:rPr>
                        <w:rFonts w:ascii="Cambria Math" w:hAnsi="Cambria Math"/>
                        <w:i/>
                        <w:color w:val="000000" w:themeColor="text1"/>
                        <w:sz w:val="24"/>
                        <w:szCs w:val="24"/>
                      </w:rPr>
                    </w:ins>
                  </m:ctrlPr>
                </m:dPr>
                <m:e>
                  <m:sSub>
                    <m:sSubPr>
                      <m:ctrlPr>
                        <w:ins w:id="58" w:author="Parks, Robbie M" w:date="2017-01-29T15:30:00Z">
                          <w:rPr>
                            <w:rFonts w:ascii="Cambria Math" w:hAnsi="Cambria Math"/>
                            <w:i/>
                            <w:color w:val="000000" w:themeColor="text1"/>
                            <w:sz w:val="24"/>
                            <w:szCs w:val="24"/>
                          </w:rPr>
                        </w:ins>
                      </m:ctrlPr>
                    </m:sSubPr>
                    <m:e>
                      <w:ins w:id="59" w:author="Parks, Robbie M" w:date="2017-01-29T15:30:00Z">
                        <m:r>
                          <w:rPr>
                            <w:rFonts w:ascii="Cambria Math" w:hAnsi="Cambria Math"/>
                            <w:color w:val="000000" w:themeColor="text1"/>
                            <w:sz w:val="24"/>
                            <w:szCs w:val="24"/>
                          </w:rPr>
                          <m:t>λ</m:t>
                        </m:r>
                      </w:ins>
                    </m:e>
                    <m:sub>
                      <w:ins w:id="60" w:author="Parks, Robbie M" w:date="2017-01-29T15:30:00Z">
                        <m:r>
                          <w:rPr>
                            <w:rFonts w:ascii="Cambria Math" w:hAnsi="Cambria Math"/>
                            <w:color w:val="000000" w:themeColor="text1"/>
                            <w:sz w:val="24"/>
                            <w:szCs w:val="24"/>
                          </w:rPr>
                          <m:t>a,s,y</m:t>
                        </m:r>
                      </w:ins>
                    </m:sub>
                  </m:sSub>
                </m:e>
              </m:d>
            </m:e>
          </m:func>
          <w:ins w:id="61" w:author="Parks, Robbie M" w:date="2017-01-29T14:59:00Z">
            <m:r>
              <w:rPr>
                <w:rFonts w:ascii="Cambria Math" w:hAnsi="Cambria Math"/>
                <w:color w:val="000000" w:themeColor="text1"/>
                <w:sz w:val="24"/>
                <w:szCs w:val="24"/>
              </w:rPr>
              <m:t>=</m:t>
            </m:r>
          </w:ins>
          <m:sSub>
            <m:sSubPr>
              <m:ctrlPr>
                <w:ins w:id="62" w:author="Parks, Robbie M" w:date="2017-01-29T15:16:00Z">
                  <w:rPr>
                    <w:rFonts w:ascii="Cambria Math" w:hAnsi="Cambria Math"/>
                    <w:i/>
                    <w:color w:val="000000" w:themeColor="text1"/>
                    <w:sz w:val="24"/>
                    <w:szCs w:val="24"/>
                  </w:rPr>
                </w:ins>
              </m:ctrlPr>
            </m:sSubPr>
            <m:e>
              <w:ins w:id="63" w:author="Parks, Robbie M" w:date="2017-01-29T15:17:00Z">
                <m:r>
                  <w:rPr>
                    <w:rFonts w:ascii="Cambria Math" w:hAnsi="Cambria Math"/>
                    <w:color w:val="000000" w:themeColor="text1"/>
                    <w:sz w:val="24"/>
                    <w:szCs w:val="24"/>
                  </w:rPr>
                  <m:t>β</m:t>
                </m:r>
              </w:ins>
            </m:e>
            <m:sub>
              <w:ins w:id="64" w:author="Parks, Robbie M" w:date="2017-01-29T15:17:00Z">
                <m:r>
                  <w:rPr>
                    <w:rFonts w:ascii="Cambria Math" w:hAnsi="Cambria Math"/>
                    <w:color w:val="000000" w:themeColor="text1"/>
                    <w:sz w:val="24"/>
                    <w:szCs w:val="24"/>
                  </w:rPr>
                  <m:t>a,s,y</m:t>
                </m:r>
              </w:ins>
            </m:sub>
          </m:sSub>
          <w:ins w:id="65" w:author="Parks, Robbie M" w:date="2017-01-29T15:17:00Z">
            <m:r>
              <w:rPr>
                <w:rFonts w:ascii="Cambria Math" w:hAnsi="Cambria Math"/>
                <w:color w:val="000000" w:themeColor="text1"/>
                <w:sz w:val="24"/>
                <w:szCs w:val="24"/>
              </w:rPr>
              <m:t>*</m:t>
            </m:r>
          </w:ins>
          <w:ins w:id="66" w:author="Parks, Robbie M" w:date="2017-01-29T15:14:00Z">
            <m:r>
              <w:rPr>
                <w:rFonts w:ascii="Cambria Math" w:hAnsi="Cambria Math"/>
                <w:color w:val="000000" w:themeColor="text1"/>
                <w:sz w:val="24"/>
                <w:szCs w:val="24"/>
              </w:rPr>
              <m:t xml:space="preserve"> month</m:t>
            </m:r>
          </w:ins>
          <w:ins w:id="67" w:author="Parks, Robbie M" w:date="2017-01-29T15:43:00Z">
            <m:r>
              <w:rPr>
                <w:rFonts w:ascii="Cambria Math" w:hAnsi="Cambria Math"/>
                <w:color w:val="000000" w:themeColor="text1"/>
                <w:sz w:val="24"/>
                <w:szCs w:val="24"/>
              </w:rPr>
              <m:t>.</m:t>
            </m:r>
          </w:ins>
          <w:ins w:id="68" w:author="Parks, Robbie M" w:date="2017-01-29T14:59:00Z">
            <m:r>
              <w:rPr>
                <w:rFonts w:ascii="Cambria Math" w:hAnsi="Cambria Math"/>
                <w:color w:val="000000" w:themeColor="text1"/>
                <w:sz w:val="24"/>
                <w:szCs w:val="24"/>
              </w:rPr>
              <m:t xml:space="preserve"> </m:t>
            </m:r>
          </w:ins>
        </m:oMath>
      </m:oMathPara>
    </w:p>
    <w:p w14:paraId="3BFA1222" w14:textId="731A2071" w:rsidR="005B6837" w:rsidRDefault="0007260F">
      <w:pPr>
        <w:spacing w:after="0" w:line="480" w:lineRule="auto"/>
        <w:rPr>
          <w:ins w:id="69" w:author="Parks, Robbie M" w:date="2017-01-29T15:35: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then fitted a linear regression to the time series of seasonal 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w:t>
      </w:r>
      <w:ins w:id="70" w:author="Parks, Robbie M" w:date="2017-01-29T15:37:00Z">
        <w:r w:rsidR="00FA1BCE">
          <w:rPr>
            <w:rFonts w:ascii="Times New Roman" w:hAnsi="Times New Roman"/>
            <w:color w:val="000000" w:themeColor="text1"/>
            <w:sz w:val="24"/>
            <w:szCs w:val="24"/>
          </w:rPr>
          <w:t xml:space="preserve"> to calculate the </w:t>
        </w:r>
      </w:ins>
      <w:ins w:id="71" w:author="Parks, Robbie M" w:date="2017-01-29T15:38:00Z">
        <w:r w:rsidR="00FA1BCE">
          <w:rPr>
            <w:rFonts w:ascii="Times New Roman" w:hAnsi="Times New Roman"/>
            <w:color w:val="000000" w:themeColor="text1"/>
            <w:sz w:val="24"/>
            <w:szCs w:val="24"/>
          </w:rPr>
          <w:t>rate of change of</w:t>
        </w:r>
        <w:r w:rsidR="00CC63E1">
          <w:rPr>
            <w:rFonts w:ascii="Times New Roman" w:hAnsi="Times New Roman"/>
            <w:color w:val="000000" w:themeColor="text1"/>
            <w:sz w:val="24"/>
            <w:szCs w:val="24"/>
          </w:rPr>
          <w:t xml:space="preserve"> </w:t>
        </w:r>
      </w:ins>
      <w:ins w:id="72" w:author="Parks, Robbie M" w:date="2017-01-29T15:40:00Z">
        <w:r w:rsidR="00866C4F">
          <w:rPr>
            <w:rFonts w:ascii="Times New Roman" w:hAnsi="Times New Roman"/>
            <w:color w:val="000000" w:themeColor="text1"/>
            <w:sz w:val="24"/>
            <w:szCs w:val="24"/>
          </w:rPr>
          <w:t>seasonal</w:t>
        </w:r>
      </w:ins>
      <w:ins w:id="73" w:author="Parks, Robbie M" w:date="2017-01-29T15:41:00Z">
        <w:r w:rsidR="00866D3F">
          <w:rPr>
            <w:rFonts w:ascii="Times New Roman" w:hAnsi="Times New Roman"/>
            <w:color w:val="000000" w:themeColor="text1"/>
            <w:sz w:val="24"/>
            <w:szCs w:val="24"/>
          </w:rPr>
          <w:t xml:space="preserve"> </w:t>
        </w:r>
        <w:r w:rsidR="00D6691E">
          <w:rPr>
            <w:rFonts w:ascii="Times New Roman" w:hAnsi="Times New Roman"/>
            <w:color w:val="000000" w:themeColor="text1"/>
            <w:sz w:val="24"/>
            <w:szCs w:val="24"/>
          </w:rPr>
          <w:t>excess mortality</w:t>
        </w:r>
      </w:ins>
      <w:ins w:id="74" w:author="Parks, Robbie M" w:date="2017-01-29T15:42:00Z">
        <w:r w:rsidR="00835568">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m:t>
          </m:r>
        </m:oMath>
      </w:ins>
      <w:r w:rsidRPr="00CF4E04">
        <w:rPr>
          <w:rFonts w:ascii="Times New Roman" w:hAnsi="Times New Roman"/>
          <w:color w:val="000000" w:themeColor="text1"/>
          <w:sz w:val="24"/>
          <w:szCs w:val="24"/>
        </w:rPr>
        <w:t xml:space="preserve">,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ins w:id="75" w:author="Parks, Robbie M" w:date="2017-01-29T15:42:00Z">
        <w:r w:rsidR="00A321EC">
          <w:rPr>
            <w:rFonts w:ascii="Times New Roman" w:hAnsi="Times New Roman"/>
            <w:color w:val="000000" w:themeColor="text1"/>
            <w:sz w:val="24"/>
            <w:szCs w:val="24"/>
          </w:rPr>
          <w:t>:</w:t>
        </w:r>
      </w:ins>
      <w:r w:rsidRPr="00CF4E04">
        <w:rPr>
          <w:rFonts w:ascii="Times New Roman" w:hAnsi="Times New Roman"/>
          <w:color w:val="000000" w:themeColor="text1"/>
          <w:sz w:val="24"/>
          <w:szCs w:val="24"/>
        </w:rPr>
        <w:t xml:space="preserve"> </w:t>
      </w:r>
    </w:p>
    <w:p w14:paraId="66548592" w14:textId="71705DE7" w:rsidR="005B6837" w:rsidRDefault="007F0E9F">
      <w:pPr>
        <w:spacing w:after="0" w:line="480" w:lineRule="auto"/>
        <w:rPr>
          <w:ins w:id="76" w:author="Parks, Robbie M" w:date="2017-01-29T15:35:00Z"/>
          <w:rFonts w:ascii="Times New Roman" w:hAnsi="Times New Roman"/>
          <w:color w:val="000000" w:themeColor="text1"/>
          <w:sz w:val="24"/>
          <w:szCs w:val="24"/>
        </w:rPr>
      </w:pPr>
      <m:oMathPara>
        <m:oMath>
          <m:sSub>
            <m:sSubPr>
              <m:ctrlPr>
                <w:ins w:id="77" w:author="Parks, Robbie M" w:date="2017-01-29T15:37:00Z">
                  <w:rPr>
                    <w:rFonts w:ascii="Cambria Math" w:hAnsi="Cambria Math"/>
                    <w:i/>
                    <w:color w:val="000000" w:themeColor="text1"/>
                    <w:sz w:val="24"/>
                    <w:szCs w:val="24"/>
                  </w:rPr>
                </w:ins>
              </m:ctrlPr>
            </m:sSubPr>
            <m:e>
              <w:ins w:id="78" w:author="Parks, Robbie M" w:date="2017-01-29T15:37:00Z">
                <m:r>
                  <w:rPr>
                    <w:rFonts w:ascii="Cambria Math" w:hAnsi="Cambria Math"/>
                    <w:color w:val="000000" w:themeColor="text1"/>
                    <w:sz w:val="24"/>
                    <w:szCs w:val="24"/>
                  </w:rPr>
                  <m:t>β</m:t>
                </m:r>
              </w:ins>
            </m:e>
            <m:sub>
              <w:ins w:id="79" w:author="Parks, Robbie M" w:date="2017-01-29T15:37:00Z">
                <m:r>
                  <w:rPr>
                    <w:rFonts w:ascii="Cambria Math" w:hAnsi="Cambria Math"/>
                    <w:color w:val="000000" w:themeColor="text1"/>
                    <w:sz w:val="24"/>
                    <w:szCs w:val="24"/>
                  </w:rPr>
                  <m:t>a,s,y</m:t>
                </m:r>
              </w:ins>
            </m:sub>
          </m:sSub>
          <w:ins w:id="80" w:author="Parks, Robbie M" w:date="2017-01-29T15:36:00Z">
            <m:r>
              <w:rPr>
                <w:rFonts w:ascii="Cambria Math" w:hAnsi="Cambria Math"/>
                <w:color w:val="000000" w:themeColor="text1"/>
                <w:sz w:val="24"/>
                <w:szCs w:val="24"/>
              </w:rPr>
              <m:t>=</m:t>
            </m:r>
          </w:ins>
          <w:ins w:id="81" w:author="Parks, Robbie M" w:date="2017-01-29T15:37:00Z">
            <m:r>
              <w:rPr>
                <w:rFonts w:ascii="Cambria Math" w:hAnsi="Cambria Math"/>
                <w:color w:val="000000" w:themeColor="text1"/>
                <w:sz w:val="24"/>
                <w:szCs w:val="24"/>
              </w:rPr>
              <m:t xml:space="preserve"> </m:t>
            </m:r>
          </w:ins>
          <m:sSub>
            <m:sSubPr>
              <m:ctrlPr>
                <w:ins w:id="82" w:author="Parks, Robbie M" w:date="2017-01-29T15:42:00Z">
                  <w:rPr>
                    <w:rFonts w:ascii="Cambria Math" w:hAnsi="Cambria Math"/>
                    <w:i/>
                    <w:color w:val="000000" w:themeColor="text1"/>
                    <w:sz w:val="24"/>
                    <w:szCs w:val="24"/>
                  </w:rPr>
                </w:ins>
              </m:ctrlPr>
            </m:sSubPr>
            <m:e>
              <w:ins w:id="83" w:author="Parks, Robbie M" w:date="2017-01-29T15:42:00Z">
                <m:r>
                  <w:rPr>
                    <w:rFonts w:ascii="Cambria Math" w:hAnsi="Cambria Math"/>
                    <w:color w:val="000000" w:themeColor="text1"/>
                    <w:sz w:val="24"/>
                    <w:szCs w:val="24"/>
                  </w:rPr>
                  <m:t>γ</m:t>
                </m:r>
              </w:ins>
            </m:e>
            <m:sub>
              <w:ins w:id="84" w:author="Parks, Robbie M" w:date="2017-01-29T15:42:00Z">
                <m:r>
                  <w:rPr>
                    <w:rFonts w:ascii="Cambria Math" w:hAnsi="Cambria Math"/>
                    <w:color w:val="000000" w:themeColor="text1"/>
                    <w:sz w:val="24"/>
                    <w:szCs w:val="24"/>
                  </w:rPr>
                  <m:t>a,s</m:t>
                </m:r>
              </w:ins>
            </m:sub>
          </m:sSub>
          <w:ins w:id="85" w:author="Parks, Robbie M" w:date="2017-01-29T15:37:00Z">
            <m:r>
              <w:rPr>
                <w:rFonts w:ascii="Cambria Math" w:hAnsi="Cambria Math"/>
                <w:color w:val="000000" w:themeColor="text1"/>
                <w:sz w:val="24"/>
                <w:szCs w:val="24"/>
              </w:rPr>
              <m:t>*yea</m:t>
            </m:r>
          </w:ins>
          <w:ins w:id="86" w:author="Parks, Robbie M" w:date="2017-01-29T15:47:00Z">
            <m:r>
              <w:rPr>
                <w:rFonts w:ascii="Cambria Math" w:hAnsi="Cambria Math"/>
                <w:color w:val="000000" w:themeColor="text1"/>
                <w:sz w:val="24"/>
                <w:szCs w:val="24"/>
              </w:rPr>
              <m:t>r.</m:t>
            </m:r>
          </w:ins>
          <w:ins w:id="87" w:author="Parks, Robbie M" w:date="2017-01-29T15:36:00Z">
            <m:r>
              <w:rPr>
                <w:rFonts w:ascii="Cambria Math" w:hAnsi="Cambria Math"/>
                <w:color w:val="000000" w:themeColor="text1"/>
                <w:sz w:val="24"/>
                <w:szCs w:val="24"/>
              </w:rPr>
              <m:t xml:space="preserve"> </m:t>
            </m:r>
          </w:ins>
        </m:oMath>
      </m:oMathPara>
    </w:p>
    <w:p w14:paraId="24022C74" w14:textId="70CD4DA2" w:rsidR="004C0B6C" w:rsidRDefault="0007260F">
      <w:pPr>
        <w:spacing w:after="0" w:line="480" w:lineRule="auto"/>
        <w:rPr>
          <w:ins w:id="88" w:author="Parks, Robbie M" w:date="2017-01-29T15:43:00Z"/>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values</w:t>
      </w:r>
      <w:ins w:id="89" w:author="Parks, Robbie M" w:date="2017-01-29T15:49:00Z">
        <w:r w:rsidR="005E47F1">
          <w:rPr>
            <w:rFonts w:ascii="Times New Roman" w:hAnsi="Times New Roman"/>
            <w:color w:val="000000" w:themeColor="text1"/>
            <w:sz w:val="24"/>
            <w:szCs w:val="24"/>
          </w:rPr>
          <w:t xml:space="preserve"> (denoted by a *)</w:t>
        </w:r>
      </w:ins>
      <w:r w:rsidRPr="00CF4E04">
        <w:rPr>
          <w:rFonts w:ascii="Times New Roman" w:hAnsi="Times New Roman"/>
          <w:color w:val="000000" w:themeColor="text1"/>
          <w:sz w:val="24"/>
          <w:szCs w:val="24"/>
        </w:rPr>
        <w:t xml:space="preserve">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w:t>
      </w:r>
      <w:ins w:id="90" w:author="Parks, Robbie M" w:date="2017-01-29T15:42:00Z">
        <w:r w:rsidR="004C0B6C">
          <w:rPr>
            <w:rFonts w:ascii="Times New Roman" w:hAnsi="Times New Roman"/>
            <w:color w:val="000000" w:themeColor="text1"/>
            <w:sz w:val="24"/>
            <w:szCs w:val="24"/>
          </w:rPr>
          <w:t xml:space="preserve"> f</w:t>
        </w:r>
      </w:ins>
      <w:ins w:id="91" w:author="Parks, Robbie M" w:date="2017-01-29T15:43:00Z">
        <w:r w:rsidR="004C0B6C">
          <w:rPr>
            <w:rFonts w:ascii="Times New Roman" w:hAnsi="Times New Roman"/>
            <w:color w:val="000000" w:themeColor="text1"/>
            <w:sz w:val="24"/>
            <w:szCs w:val="24"/>
          </w:rPr>
          <w:t>or</w:t>
        </w:r>
      </w:ins>
      <w:ins w:id="92" w:author="Parks, Robbie M" w:date="2017-01-29T15:59:00Z">
        <w:r w:rsidR="001E708C">
          <w:rPr>
            <w:rFonts w:ascii="Times New Roman" w:hAnsi="Times New Roman"/>
            <w:color w:val="000000" w:themeColor="text1"/>
            <w:sz w:val="24"/>
            <w:szCs w:val="24"/>
          </w:rPr>
          <w:t xml:space="preserve"> fitted</w:t>
        </w:r>
      </w:ins>
      <w:ins w:id="93" w:author="Parks, Robbie M" w:date="2017-01-29T15:42:00Z">
        <w:r w:rsidR="004C0B6C">
          <w:rPr>
            <w:rFonts w:ascii="Times New Roman" w:hAnsi="Times New Roman"/>
            <w:color w:val="000000" w:themeColor="text1"/>
            <w:sz w:val="24"/>
            <w:szCs w:val="24"/>
          </w:rPr>
          <w:t xml:space="preserve"> seasonal percentage excess mortalit</w:t>
        </w:r>
      </w:ins>
      <w:ins w:id="94" w:author="Parks, Robbie M" w:date="2017-01-29T15:43:00Z">
        <w:r w:rsidR="004C0B6C">
          <w:rPr>
            <w:rFonts w:ascii="Times New Roman" w:hAnsi="Times New Roman"/>
            <w:color w:val="000000" w:themeColor="text1"/>
            <w:sz w:val="24"/>
            <w:szCs w:val="24"/>
          </w:rPr>
          <w:t>y</w:t>
        </w:r>
      </w:ins>
      <w:ins w:id="95" w:author="Parks, Robbie M" w:date="2017-01-29T15:58:00Z">
        <w:r w:rsidR="001E708C">
          <w:rPr>
            <w:rFonts w:ascii="Times New Roman" w:hAnsi="Times New Roman"/>
            <w:color w:val="000000" w:themeColor="text1"/>
            <w:sz w:val="24"/>
            <w:szCs w:val="24"/>
          </w:rPr>
          <w:t xml:space="preserve"> (</w:t>
        </w:r>
      </w:ins>
      <w:ins w:id="96" w:author="Parks, Robbie M" w:date="2017-01-29T15:59:00Z">
        <m:oMath>
          <m:r>
            <w:rPr>
              <w:rFonts w:ascii="Cambria Math" w:hAnsi="Cambria Math"/>
              <w:color w:val="000000" w:themeColor="text1"/>
              <w:sz w:val="24"/>
              <w:szCs w:val="24"/>
            </w:rPr>
            <m:t>%</m:t>
          </m:r>
        </m:oMath>
      </w:ins>
      <m:oMath>
        <m:sSup>
          <m:sSupPr>
            <m:ctrlPr>
              <w:ins w:id="97" w:author="Parks, Robbie M" w:date="2017-01-29T16:00:00Z">
                <w:rPr>
                  <w:rFonts w:ascii="Cambria Math" w:hAnsi="Cambria Math"/>
                  <w:i/>
                  <w:color w:val="000000" w:themeColor="text1"/>
                  <w:sz w:val="24"/>
                  <w:szCs w:val="24"/>
                </w:rPr>
              </w:ins>
            </m:ctrlPr>
          </m:sSupPr>
          <m:e>
            <w:ins w:id="98" w:author="Parks, Robbie M" w:date="2017-01-29T16:00:00Z">
              <m:r>
                <w:rPr>
                  <w:rFonts w:ascii="Cambria Math" w:hAnsi="Cambria Math"/>
                  <w:color w:val="000000" w:themeColor="text1"/>
                  <w:sz w:val="24"/>
                  <w:szCs w:val="24"/>
                </w:rPr>
                <m:t>β</m:t>
              </m:r>
            </w:ins>
          </m:e>
          <m:sup>
            <w:ins w:id="99" w:author="Parks, Robbie M" w:date="2017-01-29T16:00:00Z">
              <m:r>
                <w:rPr>
                  <w:rFonts w:ascii="Cambria Math" w:hAnsi="Cambria Math"/>
                  <w:color w:val="000000" w:themeColor="text1"/>
                  <w:sz w:val="24"/>
                  <w:szCs w:val="24"/>
                </w:rPr>
                <m:t>*</m:t>
              </m:r>
            </w:ins>
          </m:sup>
        </m:sSup>
        <w:ins w:id="100" w:author="Parks, Robbie M" w:date="2017-01-29T15:58:00Z">
          <m:r>
            <w:rPr>
              <w:rFonts w:ascii="Cambria Math" w:hAnsi="Cambria Math"/>
              <w:color w:val="000000" w:themeColor="text1"/>
              <w:sz w:val="24"/>
              <w:szCs w:val="24"/>
            </w:rPr>
            <m:t>)</m:t>
          </m:r>
        </w:ins>
      </m:oMath>
      <w:ins w:id="101" w:author="Parks, Robbie M" w:date="2017-01-29T15:43:00Z">
        <w:r w:rsidR="004C0B6C">
          <w:rPr>
            <w:rFonts w:ascii="Times New Roman" w:hAnsi="Times New Roman"/>
            <w:color w:val="000000" w:themeColor="text1"/>
            <w:sz w:val="24"/>
            <w:szCs w:val="24"/>
          </w:rPr>
          <w:t>:</w:t>
        </w:r>
      </w:ins>
    </w:p>
    <w:p w14:paraId="325CD9F8" w14:textId="11ED65AC" w:rsidR="00726AE0" w:rsidRPr="0044690B" w:rsidRDefault="00C168CC" w:rsidP="00726AE0">
      <w:pPr>
        <w:spacing w:after="0" w:line="480" w:lineRule="auto"/>
        <w:jc w:val="center"/>
        <w:rPr>
          <w:ins w:id="102" w:author="Parks, Robbie M" w:date="2017-01-29T15:47:00Z"/>
          <w:rFonts w:ascii="Times New Roman" w:hAnsi="Times New Roman"/>
          <w:color w:val="000000" w:themeColor="text1"/>
          <w:sz w:val="24"/>
          <w:szCs w:val="24"/>
        </w:rPr>
      </w:pPr>
      <w:ins w:id="103" w:author="Parks, Robbie M" w:date="2017-01-29T15:53:00Z">
        <w:r>
          <w:rPr>
            <w:rFonts w:ascii="Times New Roman" w:hAnsi="Times New Roman"/>
            <w:color w:val="000000" w:themeColor="text1"/>
            <w:sz w:val="24"/>
            <w:szCs w:val="24"/>
          </w:rPr>
          <w:t>%</w:t>
        </w:r>
      </w:ins>
      <m:oMath>
        <m:sSup>
          <m:sSupPr>
            <m:ctrlPr>
              <w:ins w:id="104" w:author="Parks, Robbie M" w:date="2017-01-29T15:45:00Z">
                <w:rPr>
                  <w:rFonts w:ascii="Cambria Math" w:hAnsi="Cambria Math"/>
                  <w:i/>
                  <w:color w:val="000000" w:themeColor="text1"/>
                  <w:sz w:val="24"/>
                  <w:szCs w:val="24"/>
                </w:rPr>
              </w:ins>
            </m:ctrlPr>
          </m:sSupPr>
          <m:e>
            <m:sSub>
              <m:sSubPr>
                <m:ctrlPr>
                  <w:ins w:id="105" w:author="Parks, Robbie M" w:date="2017-01-29T15:45:00Z">
                    <w:rPr>
                      <w:rFonts w:ascii="Cambria Math" w:hAnsi="Cambria Math"/>
                      <w:i/>
                      <w:color w:val="000000" w:themeColor="text1"/>
                      <w:sz w:val="24"/>
                      <w:szCs w:val="24"/>
                    </w:rPr>
                  </w:ins>
                </m:ctrlPr>
              </m:sSubPr>
              <m:e>
                <w:ins w:id="106" w:author="Parks, Robbie M" w:date="2017-01-29T15:45:00Z">
                  <m:r>
                    <w:rPr>
                      <w:rFonts w:ascii="Cambria Math" w:hAnsi="Cambria Math"/>
                      <w:color w:val="000000" w:themeColor="text1"/>
                      <w:sz w:val="24"/>
                      <w:szCs w:val="24"/>
                    </w:rPr>
                    <m:t>β</m:t>
                  </m:r>
                </w:ins>
              </m:e>
              <m:sub>
                <w:ins w:id="107" w:author="Parks, Robbie M" w:date="2017-01-29T15:45:00Z">
                  <m:r>
                    <w:rPr>
                      <w:rFonts w:ascii="Cambria Math" w:hAnsi="Cambria Math"/>
                      <w:color w:val="000000" w:themeColor="text1"/>
                      <w:sz w:val="24"/>
                      <w:szCs w:val="24"/>
                    </w:rPr>
                    <m:t>a,s,1982</m:t>
                  </m:r>
                </w:ins>
              </m:sub>
            </m:sSub>
          </m:e>
          <m:sup>
            <w:ins w:id="108" w:author="Parks, Robbie M" w:date="2017-01-29T15:45:00Z">
              <m:r>
                <w:rPr>
                  <w:rFonts w:ascii="Cambria Math" w:hAnsi="Cambria Math"/>
                  <w:color w:val="000000" w:themeColor="text1"/>
                  <w:sz w:val="24"/>
                  <w:szCs w:val="24"/>
                </w:rPr>
                <m:t>*</m:t>
              </m:r>
            </w:ins>
          </m:sup>
        </m:sSup>
        <w:ins w:id="109" w:author="Parks, Robbie M" w:date="2017-01-29T15:45:00Z">
          <m:r>
            <w:rPr>
              <w:rFonts w:ascii="Cambria Math" w:hAnsi="Cambria Math"/>
              <w:color w:val="000000" w:themeColor="text1"/>
              <w:sz w:val="24"/>
              <w:szCs w:val="24"/>
            </w:rPr>
            <m:t>=</m:t>
          </m:r>
        </w:ins>
        <m:sSub>
          <m:sSubPr>
            <m:ctrlPr>
              <w:ins w:id="110" w:author="Parks, Robbie M" w:date="2017-01-29T15:47:00Z">
                <w:rPr>
                  <w:rFonts w:ascii="Cambria Math" w:hAnsi="Cambria Math"/>
                  <w:i/>
                  <w:color w:val="000000" w:themeColor="text1"/>
                  <w:sz w:val="24"/>
                  <w:szCs w:val="24"/>
                </w:rPr>
              </w:ins>
            </m:ctrlPr>
          </m:sSubPr>
          <m:e>
            <w:ins w:id="111" w:author="Parks, Robbie M" w:date="2017-01-29T15:47:00Z">
              <m:r>
                <w:rPr>
                  <w:rFonts w:ascii="Cambria Math" w:hAnsi="Cambria Math"/>
                  <w:color w:val="000000" w:themeColor="text1"/>
                  <w:sz w:val="24"/>
                  <w:szCs w:val="24"/>
                </w:rPr>
                <m:t>100 (γ</m:t>
              </m:r>
            </w:ins>
          </m:e>
          <m:sub>
            <w:ins w:id="112" w:author="Parks, Robbie M" w:date="2017-01-29T15:47:00Z">
              <m:r>
                <w:rPr>
                  <w:rFonts w:ascii="Cambria Math" w:hAnsi="Cambria Math"/>
                  <w:color w:val="000000" w:themeColor="text1"/>
                  <w:sz w:val="24"/>
                  <w:szCs w:val="24"/>
                </w:rPr>
                <m:t>a,s</m:t>
              </m:r>
            </w:ins>
          </m:sub>
        </m:sSub>
        <w:ins w:id="113" w:author="Parks, Robbie M" w:date="2017-01-29T15:47:00Z">
          <m:r>
            <w:rPr>
              <w:rFonts w:ascii="Cambria Math" w:hAnsi="Cambria Math"/>
              <w:color w:val="000000" w:themeColor="text1"/>
              <w:sz w:val="24"/>
              <w:szCs w:val="24"/>
            </w:rPr>
            <m:t>*1982)-1</m:t>
          </m:r>
        </w:ins>
      </m:oMath>
      <w:ins w:id="114" w:author="Parks, Robbie M" w:date="2017-01-29T15:48:00Z">
        <w:r w:rsidR="0011351F">
          <w:rPr>
            <w:rFonts w:ascii="Times New Roman" w:hAnsi="Times New Roman"/>
            <w:color w:val="000000" w:themeColor="text1"/>
            <w:sz w:val="24"/>
            <w:szCs w:val="24"/>
          </w:rPr>
          <w:t>,</w:t>
        </w:r>
      </w:ins>
    </w:p>
    <w:p w14:paraId="027023AE" w14:textId="5B62434F" w:rsidR="004C0B6C" w:rsidRDefault="007F0E9F" w:rsidP="001E708C">
      <w:pPr>
        <w:spacing w:after="0" w:line="480" w:lineRule="auto"/>
        <w:jc w:val="center"/>
        <w:rPr>
          <w:ins w:id="115" w:author="Parks, Robbie M" w:date="2017-01-29T15:43:00Z"/>
          <w:rFonts w:ascii="Times New Roman" w:hAnsi="Times New Roman"/>
          <w:color w:val="000000" w:themeColor="text1"/>
          <w:sz w:val="24"/>
          <w:szCs w:val="24"/>
        </w:rPr>
      </w:pPr>
      <m:oMath>
        <m:sSup>
          <m:sSupPr>
            <m:ctrlPr>
              <w:ins w:id="116" w:author="Parks, Robbie M" w:date="2017-01-29T15:47:00Z">
                <w:rPr>
                  <w:rFonts w:ascii="Cambria Math" w:hAnsi="Cambria Math"/>
                  <w:i/>
                  <w:color w:val="000000" w:themeColor="text1"/>
                  <w:sz w:val="24"/>
                  <w:szCs w:val="24"/>
                </w:rPr>
              </w:ins>
            </m:ctrlPr>
          </m:sSupPr>
          <m:e>
            <m:sSub>
              <m:sSubPr>
                <m:ctrlPr>
                  <w:ins w:id="117" w:author="Parks, Robbie M" w:date="2017-01-29T15:47:00Z">
                    <w:rPr>
                      <w:rFonts w:ascii="Cambria Math" w:hAnsi="Cambria Math"/>
                      <w:i/>
                      <w:color w:val="000000" w:themeColor="text1"/>
                      <w:sz w:val="24"/>
                      <w:szCs w:val="24"/>
                    </w:rPr>
                  </w:ins>
                </m:ctrlPr>
              </m:sSubPr>
              <m:e>
                <w:ins w:id="118" w:author="Parks, Robbie M" w:date="2017-01-29T15:53:00Z">
                  <m:r>
                    <w:rPr>
                      <w:rFonts w:ascii="Cambria Math" w:hAnsi="Cambria Math"/>
                      <w:color w:val="000000" w:themeColor="text1"/>
                      <w:sz w:val="24"/>
                      <w:szCs w:val="24"/>
                    </w:rPr>
                    <m:t>%</m:t>
                  </m:r>
                </w:ins>
                <w:ins w:id="119" w:author="Parks, Robbie M" w:date="2017-01-29T15:47:00Z">
                  <m:r>
                    <w:rPr>
                      <w:rFonts w:ascii="Cambria Math" w:hAnsi="Cambria Math"/>
                      <w:color w:val="000000" w:themeColor="text1"/>
                      <w:sz w:val="24"/>
                      <w:szCs w:val="24"/>
                    </w:rPr>
                    <m:t>β</m:t>
                  </m:r>
                </w:ins>
              </m:e>
              <m:sub>
                <w:ins w:id="120" w:author="Parks, Robbie M" w:date="2017-01-29T15:47:00Z">
                  <m:r>
                    <w:rPr>
                      <w:rFonts w:ascii="Cambria Math" w:hAnsi="Cambria Math"/>
                      <w:color w:val="000000" w:themeColor="text1"/>
                      <w:sz w:val="24"/>
                      <w:szCs w:val="24"/>
                    </w:rPr>
                    <m:t>a,s,</m:t>
                  </m:r>
                </w:ins>
                <w:ins w:id="121" w:author="Parks, Robbie M" w:date="2017-01-29T15:48:00Z">
                  <m:r>
                    <w:rPr>
                      <w:rFonts w:ascii="Cambria Math" w:hAnsi="Cambria Math"/>
                      <w:color w:val="000000" w:themeColor="text1"/>
                      <w:sz w:val="24"/>
                      <w:szCs w:val="24"/>
                    </w:rPr>
                    <m:t>2013</m:t>
                  </m:r>
                </w:ins>
              </m:sub>
            </m:sSub>
          </m:e>
          <m:sup>
            <w:ins w:id="122" w:author="Parks, Robbie M" w:date="2017-01-29T15:47:00Z">
              <m:r>
                <w:rPr>
                  <w:rFonts w:ascii="Cambria Math" w:hAnsi="Cambria Math"/>
                  <w:color w:val="000000" w:themeColor="text1"/>
                  <w:sz w:val="24"/>
                  <w:szCs w:val="24"/>
                </w:rPr>
                <m:t>*</m:t>
              </m:r>
            </w:ins>
          </m:sup>
        </m:sSup>
        <w:ins w:id="123" w:author="Parks, Robbie M" w:date="2017-01-29T15:47:00Z">
          <m:r>
            <w:rPr>
              <w:rFonts w:ascii="Cambria Math" w:hAnsi="Cambria Math"/>
              <w:color w:val="000000" w:themeColor="text1"/>
              <w:sz w:val="24"/>
              <w:szCs w:val="24"/>
            </w:rPr>
            <m:t>=</m:t>
          </m:r>
        </w:ins>
        <m:sSub>
          <m:sSubPr>
            <m:ctrlPr>
              <w:ins w:id="124" w:author="Parks, Robbie M" w:date="2017-01-29T15:47:00Z">
                <w:rPr>
                  <w:rFonts w:ascii="Cambria Math" w:hAnsi="Cambria Math"/>
                  <w:i/>
                  <w:color w:val="000000" w:themeColor="text1"/>
                  <w:sz w:val="24"/>
                  <w:szCs w:val="24"/>
                </w:rPr>
              </w:ins>
            </m:ctrlPr>
          </m:sSubPr>
          <m:e>
            <w:ins w:id="125" w:author="Parks, Robbie M" w:date="2017-01-29T15:47:00Z">
              <m:r>
                <w:rPr>
                  <w:rFonts w:ascii="Cambria Math" w:hAnsi="Cambria Math"/>
                  <w:color w:val="000000" w:themeColor="text1"/>
                  <w:sz w:val="24"/>
                  <w:szCs w:val="24"/>
                </w:rPr>
                <m:t>100 (γ</m:t>
              </m:r>
            </w:ins>
          </m:e>
          <m:sub>
            <w:ins w:id="126" w:author="Parks, Robbie M" w:date="2017-01-29T15:47:00Z">
              <m:r>
                <w:rPr>
                  <w:rFonts w:ascii="Cambria Math" w:hAnsi="Cambria Math"/>
                  <w:color w:val="000000" w:themeColor="text1"/>
                  <w:sz w:val="24"/>
                  <w:szCs w:val="24"/>
                </w:rPr>
                <m:t>a,s</m:t>
              </m:r>
            </w:ins>
          </m:sub>
        </m:sSub>
        <w:ins w:id="127" w:author="Parks, Robbie M" w:date="2017-01-29T15:47:00Z">
          <m:r>
            <w:rPr>
              <w:rFonts w:ascii="Cambria Math" w:hAnsi="Cambria Math"/>
              <w:color w:val="000000" w:themeColor="text1"/>
              <w:sz w:val="24"/>
              <w:szCs w:val="24"/>
            </w:rPr>
            <m:t>*</m:t>
          </m:r>
        </w:ins>
        <w:ins w:id="128" w:author="Parks, Robbie M" w:date="2017-01-29T15:48:00Z">
          <m:r>
            <w:rPr>
              <w:rFonts w:ascii="Cambria Math" w:hAnsi="Cambria Math"/>
              <w:color w:val="000000" w:themeColor="text1"/>
              <w:sz w:val="24"/>
              <w:szCs w:val="24"/>
            </w:rPr>
            <m:t>2013</m:t>
          </m:r>
        </w:ins>
        <w:ins w:id="129" w:author="Parks, Robbie M" w:date="2017-01-29T15:47:00Z">
          <m:r>
            <w:rPr>
              <w:rFonts w:ascii="Cambria Math" w:hAnsi="Cambria Math"/>
              <w:color w:val="000000" w:themeColor="text1"/>
              <w:sz w:val="24"/>
              <w:szCs w:val="24"/>
            </w:rPr>
            <m:t>)-1</m:t>
          </m:r>
        </w:ins>
      </m:oMath>
      <w:proofErr w:type="gramStart"/>
      <w:ins w:id="130" w:author="Parks, Robbie M" w:date="2017-01-29T15:48:00Z">
        <w:r w:rsidR="0011351F">
          <w:rPr>
            <w:rFonts w:ascii="Times New Roman" w:hAnsi="Times New Roman"/>
            <w:color w:val="000000" w:themeColor="text1"/>
            <w:sz w:val="24"/>
            <w:szCs w:val="24"/>
          </w:rPr>
          <w:t>,å</w:t>
        </w:r>
      </w:ins>
      <w:proofErr w:type="gramEnd"/>
    </w:p>
    <w:p w14:paraId="02F72844" w14:textId="1FCCA100" w:rsidR="0011351F" w:rsidRDefault="0053738C">
      <w:pPr>
        <w:spacing w:after="0" w:line="480" w:lineRule="auto"/>
        <w:rPr>
          <w:ins w:id="131" w:author="Parks, Robbie M" w:date="2017-01-29T15:48:00Z"/>
          <w:rFonts w:ascii="Times New Roman" w:hAnsi="Times New Roman"/>
          <w:color w:val="000000" w:themeColor="text1"/>
          <w:sz w:val="24"/>
          <w:szCs w:val="24"/>
        </w:rPr>
      </w:pPr>
      <w:r w:rsidRPr="00CF4E04">
        <w:rPr>
          <w:rFonts w:ascii="Times New Roman" w:hAnsi="Times New Roman"/>
          <w:color w:val="000000" w:themeColor="text1"/>
          <w:sz w:val="24"/>
          <w:szCs w:val="24"/>
        </w:rPr>
        <w:t>reported as</w:t>
      </w:r>
      <w:r w:rsidR="00515033" w:rsidRPr="00CF4E04">
        <w:rPr>
          <w:rFonts w:ascii="Times New Roman" w:hAnsi="Times New Roman"/>
          <w:color w:val="000000" w:themeColor="text1"/>
          <w:sz w:val="24"/>
          <w:szCs w:val="24"/>
        </w:rPr>
        <w:t xml:space="preserve"> percentage point difference</w:t>
      </w:r>
      <w:ins w:id="132" w:author="Parks, Robbie M" w:date="2017-01-29T15:48:00Z">
        <w:r w:rsidR="0011351F">
          <w:rPr>
            <w:rFonts w:ascii="Times New Roman" w:hAnsi="Times New Roman"/>
            <w:color w:val="000000" w:themeColor="text1"/>
            <w:sz w:val="24"/>
            <w:szCs w:val="24"/>
          </w:rPr>
          <w:t>:</w:t>
        </w:r>
      </w:ins>
    </w:p>
    <w:p w14:paraId="045EC1D1" w14:textId="517B1E4B" w:rsidR="0011351F" w:rsidRDefault="007F0E9F" w:rsidP="001E708C">
      <w:pPr>
        <w:spacing w:after="0" w:line="480" w:lineRule="auto"/>
        <w:jc w:val="center"/>
        <w:rPr>
          <w:ins w:id="133" w:author="Parks, Robbie M" w:date="2017-01-29T15:48:00Z"/>
          <w:rFonts w:ascii="Times New Roman" w:hAnsi="Times New Roman"/>
          <w:color w:val="000000" w:themeColor="text1"/>
          <w:sz w:val="24"/>
          <w:szCs w:val="24"/>
        </w:rPr>
      </w:pPr>
      <m:oMath>
        <m:sSup>
          <m:sSupPr>
            <m:ctrlPr>
              <w:ins w:id="134" w:author="Parks, Robbie M" w:date="2017-01-29T15:48:00Z">
                <w:rPr>
                  <w:rFonts w:ascii="Cambria Math" w:hAnsi="Cambria Math"/>
                  <w:i/>
                  <w:color w:val="000000" w:themeColor="text1"/>
                  <w:sz w:val="24"/>
                  <w:szCs w:val="24"/>
                </w:rPr>
              </w:ins>
            </m:ctrlPr>
          </m:sSupPr>
          <m:e>
            <m:sSub>
              <m:sSubPr>
                <m:ctrlPr>
                  <w:ins w:id="135" w:author="Parks, Robbie M" w:date="2017-01-29T15:48:00Z">
                    <w:rPr>
                      <w:rFonts w:ascii="Cambria Math" w:hAnsi="Cambria Math"/>
                      <w:i/>
                      <w:color w:val="000000" w:themeColor="text1"/>
                      <w:sz w:val="24"/>
                      <w:szCs w:val="24"/>
                    </w:rPr>
                  </w:ins>
                </m:ctrlPr>
              </m:sSubPr>
              <m:e>
                <w:ins w:id="136" w:author="Parks, Robbie M" w:date="2017-01-29T15:49:00Z">
                  <m:r>
                    <w:rPr>
                      <w:rFonts w:ascii="Cambria Math" w:hAnsi="Cambria Math"/>
                      <w:color w:val="000000" w:themeColor="text1"/>
                      <w:sz w:val="24"/>
                      <w:szCs w:val="24"/>
                    </w:rPr>
                    <m:t>∆</m:t>
                  </m:r>
                </w:ins>
                <w:ins w:id="137" w:author="Parks, Robbie M" w:date="2017-01-29T15:48:00Z">
                  <m:r>
                    <w:rPr>
                      <w:rFonts w:ascii="Cambria Math" w:hAnsi="Cambria Math"/>
                      <w:color w:val="000000" w:themeColor="text1"/>
                      <w:sz w:val="24"/>
                      <w:szCs w:val="24"/>
                    </w:rPr>
                    <m:t>β</m:t>
                  </m:r>
                </w:ins>
                <w:ins w:id="138" w:author="Parks, Robbie M" w:date="2017-01-29T15:53:00Z">
                  <m:r>
                    <w:rPr>
                      <w:rFonts w:ascii="Cambria Math" w:hAnsi="Cambria Math"/>
                      <w:color w:val="000000" w:themeColor="text1"/>
                      <w:sz w:val="24"/>
                      <w:szCs w:val="24"/>
                    </w:rPr>
                    <m:t>%</m:t>
                  </m:r>
                </w:ins>
              </m:e>
              <m:sub>
                <w:ins w:id="139" w:author="Parks, Robbie M" w:date="2017-01-29T15:48:00Z">
                  <m:r>
                    <w:rPr>
                      <w:rFonts w:ascii="Cambria Math" w:hAnsi="Cambria Math"/>
                      <w:color w:val="000000" w:themeColor="text1"/>
                      <w:sz w:val="24"/>
                      <w:szCs w:val="24"/>
                    </w:rPr>
                    <m:t>a,s</m:t>
                  </m:r>
                </w:ins>
              </m:sub>
            </m:sSub>
          </m:e>
          <m:sup>
            <w:ins w:id="140" w:author="Parks, Robbie M" w:date="2017-01-29T15:48:00Z">
              <m:r>
                <w:rPr>
                  <w:rFonts w:ascii="Cambria Math" w:hAnsi="Cambria Math"/>
                  <w:color w:val="000000" w:themeColor="text1"/>
                  <w:sz w:val="24"/>
                  <w:szCs w:val="24"/>
                </w:rPr>
                <m:t>*</m:t>
              </m:r>
            </w:ins>
          </m:sup>
        </m:sSup>
        <w:ins w:id="141" w:author="Parks, Robbie M" w:date="2017-01-29T15:48:00Z">
          <m:r>
            <w:rPr>
              <w:rFonts w:ascii="Cambria Math" w:hAnsi="Cambria Math"/>
              <w:color w:val="000000" w:themeColor="text1"/>
              <w:sz w:val="24"/>
              <w:szCs w:val="24"/>
            </w:rPr>
            <m:t>=</m:t>
          </m:r>
        </w:ins>
        <m:sSup>
          <m:sSupPr>
            <m:ctrlPr>
              <w:ins w:id="142" w:author="Parks, Robbie M" w:date="2017-01-29T15:49:00Z">
                <w:rPr>
                  <w:rFonts w:ascii="Cambria Math" w:hAnsi="Cambria Math"/>
                  <w:i/>
                  <w:color w:val="000000" w:themeColor="text1"/>
                  <w:sz w:val="24"/>
                  <w:szCs w:val="24"/>
                </w:rPr>
              </w:ins>
            </m:ctrlPr>
          </m:sSupPr>
          <m:e>
            <m:sSub>
              <m:sSubPr>
                <m:ctrlPr>
                  <w:ins w:id="143" w:author="Parks, Robbie M" w:date="2017-01-29T15:49:00Z">
                    <w:rPr>
                      <w:rFonts w:ascii="Cambria Math" w:hAnsi="Cambria Math"/>
                      <w:i/>
                      <w:color w:val="000000" w:themeColor="text1"/>
                      <w:sz w:val="24"/>
                      <w:szCs w:val="24"/>
                    </w:rPr>
                  </w:ins>
                </m:ctrlPr>
              </m:sSubPr>
              <m:e>
                <w:ins w:id="144" w:author="Parks, Robbie M" w:date="2017-01-29T15:53:00Z">
                  <m:r>
                    <w:rPr>
                      <w:rFonts w:ascii="Cambria Math" w:hAnsi="Cambria Math"/>
                      <w:color w:val="000000" w:themeColor="text1"/>
                      <w:sz w:val="24"/>
                      <w:szCs w:val="24"/>
                    </w:rPr>
                    <m:t>%</m:t>
                  </m:r>
                </w:ins>
                <w:ins w:id="145" w:author="Parks, Robbie M" w:date="2017-01-29T15:49:00Z">
                  <m:r>
                    <w:rPr>
                      <w:rFonts w:ascii="Cambria Math" w:hAnsi="Cambria Math"/>
                      <w:color w:val="000000" w:themeColor="text1"/>
                      <w:sz w:val="24"/>
                      <w:szCs w:val="24"/>
                    </w:rPr>
                    <m:t>β</m:t>
                  </m:r>
                </w:ins>
              </m:e>
              <m:sub>
                <w:ins w:id="146" w:author="Parks, Robbie M" w:date="2017-01-29T15:49:00Z">
                  <m:r>
                    <w:rPr>
                      <w:rFonts w:ascii="Cambria Math" w:hAnsi="Cambria Math"/>
                      <w:color w:val="000000" w:themeColor="text1"/>
                      <w:sz w:val="24"/>
                      <w:szCs w:val="24"/>
                    </w:rPr>
                    <m:t>a,s,2013</m:t>
                  </m:r>
                </w:ins>
              </m:sub>
            </m:sSub>
          </m:e>
          <m:sup>
            <w:ins w:id="147" w:author="Parks, Robbie M" w:date="2017-01-29T15:49:00Z">
              <m:r>
                <w:rPr>
                  <w:rFonts w:ascii="Cambria Math" w:hAnsi="Cambria Math"/>
                  <w:color w:val="000000" w:themeColor="text1"/>
                  <w:sz w:val="24"/>
                  <w:szCs w:val="24"/>
                </w:rPr>
                <m:t>*</m:t>
              </m:r>
            </w:ins>
          </m:sup>
        </m:sSup>
        <m:sSup>
          <m:sSupPr>
            <m:ctrlPr>
              <w:ins w:id="148" w:author="Parks, Robbie M" w:date="2017-01-29T15:49:00Z">
                <w:rPr>
                  <w:rFonts w:ascii="Cambria Math" w:hAnsi="Cambria Math"/>
                  <w:i/>
                  <w:color w:val="000000" w:themeColor="text1"/>
                  <w:sz w:val="24"/>
                  <w:szCs w:val="24"/>
                </w:rPr>
              </w:ins>
            </m:ctrlPr>
          </m:sSupPr>
          <m:e>
            <m:sSub>
              <m:sSubPr>
                <m:ctrlPr>
                  <w:ins w:id="149" w:author="Parks, Robbie M" w:date="2017-01-29T15:49:00Z">
                    <w:rPr>
                      <w:rFonts w:ascii="Cambria Math" w:hAnsi="Cambria Math"/>
                      <w:i/>
                      <w:color w:val="000000" w:themeColor="text1"/>
                      <w:sz w:val="24"/>
                      <w:szCs w:val="24"/>
                    </w:rPr>
                  </w:ins>
                </m:ctrlPr>
              </m:sSubPr>
              <m:e>
                <w:ins w:id="150" w:author="Parks, Robbie M" w:date="2017-01-29T15:49:00Z">
                  <m:r>
                    <w:rPr>
                      <w:rFonts w:ascii="Cambria Math" w:hAnsi="Cambria Math"/>
                      <w:color w:val="000000" w:themeColor="text1"/>
                      <w:sz w:val="24"/>
                      <w:szCs w:val="24"/>
                    </w:rPr>
                    <m:t>-</m:t>
                  </m:r>
                </w:ins>
                <w:ins w:id="151" w:author="Parks, Robbie M" w:date="2017-01-29T15:53:00Z">
                  <m:r>
                    <w:rPr>
                      <w:rFonts w:ascii="Cambria Math" w:hAnsi="Cambria Math"/>
                      <w:color w:val="000000" w:themeColor="text1"/>
                      <w:sz w:val="24"/>
                      <w:szCs w:val="24"/>
                    </w:rPr>
                    <m:t>%</m:t>
                  </m:r>
                </w:ins>
                <w:ins w:id="152" w:author="Parks, Robbie M" w:date="2017-01-29T15:49:00Z">
                  <m:r>
                    <w:rPr>
                      <w:rFonts w:ascii="Cambria Math" w:hAnsi="Cambria Math"/>
                      <w:color w:val="000000" w:themeColor="text1"/>
                      <w:sz w:val="24"/>
                      <w:szCs w:val="24"/>
                    </w:rPr>
                    <m:t>β</m:t>
                  </m:r>
                </w:ins>
              </m:e>
              <m:sub>
                <w:ins w:id="153" w:author="Parks, Robbie M" w:date="2017-01-29T15:49:00Z">
                  <m:r>
                    <w:rPr>
                      <w:rFonts w:ascii="Cambria Math" w:hAnsi="Cambria Math"/>
                      <w:color w:val="000000" w:themeColor="text1"/>
                      <w:sz w:val="24"/>
                      <w:szCs w:val="24"/>
                    </w:rPr>
                    <m:t>a,s,1982</m:t>
                  </m:r>
                </w:ins>
              </m:sub>
            </m:sSub>
          </m:e>
          <m:sup>
            <w:ins w:id="154" w:author="Parks, Robbie M" w:date="2017-01-29T15:49:00Z">
              <m:r>
                <w:rPr>
                  <w:rFonts w:ascii="Cambria Math" w:hAnsi="Cambria Math"/>
                  <w:color w:val="000000" w:themeColor="text1"/>
                  <w:sz w:val="24"/>
                  <w:szCs w:val="24"/>
                </w:rPr>
                <m:t>*</m:t>
              </m:r>
            </w:ins>
          </m:sup>
        </m:sSup>
      </m:oMath>
      <w:ins w:id="155" w:author="Parks, Robbie M" w:date="2017-01-29T15:48:00Z">
        <w:r w:rsidR="003C4447">
          <w:rPr>
            <w:rFonts w:ascii="Times New Roman" w:hAnsi="Times New Roman"/>
            <w:color w:val="000000" w:themeColor="text1"/>
            <w:sz w:val="24"/>
            <w:szCs w:val="24"/>
          </w:rPr>
          <w:t>.</w:t>
        </w:r>
      </w:ins>
    </w:p>
    <w:p w14:paraId="5C1783A6" w14:textId="3CDD4A95" w:rsidR="00227503"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ins w:id="156" w:author="Parks, Robbie M" w:date="2017-01-29T15:57:00Z">
        <w:r w:rsidR="00A75E70">
          <w:rPr>
            <w:rFonts w:ascii="Times New Roman" w:hAnsi="Times New Roman"/>
            <w:color w:val="000000" w:themeColor="text1"/>
            <w:sz w:val="24"/>
            <w:szCs w:val="24"/>
          </w:rPr>
          <w:t xml:space="preserve">The significance of the change is measured by whether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 xml:space="preserve"> </m:t>
          </m:r>
        </m:oMath>
        <w:r w:rsidR="00A75E70">
          <w:rPr>
            <w:rFonts w:ascii="Times New Roman" w:hAnsi="Times New Roman"/>
            <w:color w:val="000000" w:themeColor="text1"/>
            <w:sz w:val="24"/>
            <w:szCs w:val="24"/>
          </w:rPr>
          <w:t>values are non-zero at a 5% level.</w:t>
        </w:r>
      </w:ins>
      <w:r w:rsidR="00227503"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72D980B5"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w:t>
      </w:r>
      <w:ins w:id="157" w:author="Parks, Robbie M" w:date="2017-01-29T15:31:00Z">
        <w:r w:rsidR="00DB5A03">
          <w:rPr>
            <w:rFonts w:ascii="Times New Roman" w:hAnsi="Times New Roman"/>
            <w:color w:val="000000" w:themeColor="text1"/>
            <w:sz w:val="24"/>
            <w:szCs w:val="24"/>
          </w:rPr>
          <w:t>(</w:t>
        </w:r>
        <w:proofErr w:type="gramStart"/>
        <w:r w:rsidR="00DB5A03">
          <w:rPr>
            <w:rFonts w:ascii="Times New Roman" w:hAnsi="Times New Roman"/>
            <w:color w:val="000000" w:themeColor="text1"/>
            <w:sz w:val="24"/>
            <w:szCs w:val="24"/>
          </w:rPr>
          <w:t>AR(</w:t>
        </w:r>
        <w:proofErr w:type="gramEnd"/>
        <w:r w:rsidR="00DB5A03">
          <w:rPr>
            <w:rFonts w:ascii="Times New Roman" w:hAnsi="Times New Roman"/>
            <w:color w:val="000000" w:themeColor="text1"/>
            <w:sz w:val="24"/>
            <w:szCs w:val="24"/>
          </w:rPr>
          <w:t>1))</w:t>
        </w:r>
        <w:r w:rsidR="00147CE3">
          <w:rPr>
            <w:rFonts w:ascii="Times New Roman" w:hAnsi="Times New Roman"/>
            <w:color w:val="000000" w:themeColor="text1"/>
            <w:sz w:val="24"/>
            <w:szCs w:val="24"/>
          </w:rPr>
          <w:t xml:space="preserve"> </w:t>
        </w:r>
      </w:ins>
      <w:r w:rsidR="00150077" w:rsidRPr="00CF4E04">
        <w:rPr>
          <w:rFonts w:ascii="Times New Roman" w:hAnsi="Times New Roman"/>
          <w:color w:val="000000" w:themeColor="text1"/>
          <w:sz w:val="24"/>
          <w:szCs w:val="24"/>
        </w:rPr>
        <w:t>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bookmarkStart w:id="158" w:name="_GoBack"/>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59" w:name="_Ref468360496"/>
      <w:bookmarkEnd w:id="158"/>
      <w:r w:rsidRPr="00CF4E04">
        <w:rPr>
          <w:rFonts w:ascii="Times New Roman" w:hAnsi="Times New Roman"/>
          <w:b/>
          <w:color w:val="000000" w:themeColor="text1"/>
          <w:sz w:val="24"/>
          <w:szCs w:val="24"/>
        </w:rPr>
        <w:lastRenderedPageBreak/>
        <w:t xml:space="preserve">Figure </w:t>
      </w:r>
      <w:bookmarkEnd w:id="159"/>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3BE7C055"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Parks, Robbie M" w:date="2017-01-27T14:52:00Z" w:initials="PRM">
    <w:p w14:paraId="5D14E1A0" w14:textId="4E351C17" w:rsidR="002C771B" w:rsidRDefault="002C771B">
      <w:pPr>
        <w:pStyle w:val="CommentText"/>
      </w:pPr>
      <w:r>
        <w:rPr>
          <w:rStyle w:val="CommentReference"/>
        </w:rPr>
        <w:annotationRef/>
      </w:r>
      <w:proofErr w:type="gramStart"/>
      <w:r>
        <w:t>Similarly</w:t>
      </w:r>
      <w:proofErr w:type="gramEnd"/>
      <w:r>
        <w:t xml:space="preserve"> adapted</w:t>
      </w:r>
    </w:p>
  </w:comment>
  <w:comment w:id="7" w:author="Parks, Robbie M" w:date="2017-01-29T14:08:00Z" w:initials="PRM">
    <w:p w14:paraId="1655EFD9" w14:textId="0CCAF74D" w:rsidR="000C69A6" w:rsidRDefault="000C69A6">
      <w:pPr>
        <w:pStyle w:val="CommentText"/>
      </w:pPr>
      <w:r>
        <w:rPr>
          <w:rStyle w:val="CommentReference"/>
        </w:rPr>
        <w:annotationRef/>
      </w:r>
      <w:r>
        <w:t>Based on Kyle’s comment:</w:t>
      </w:r>
    </w:p>
    <w:p w14:paraId="2DED89C4" w14:textId="77777777" w:rsidR="000C69A6" w:rsidRDefault="000C69A6">
      <w:pPr>
        <w:pStyle w:val="CommentText"/>
      </w:pPr>
    </w:p>
    <w:p w14:paraId="3B37E85A" w14:textId="77777777" w:rsidR="000C69A6" w:rsidRDefault="000C69A6" w:rsidP="000C69A6">
      <w:pPr>
        <w:pStyle w:val="CommentText"/>
      </w:pPr>
      <w:r>
        <w:rPr>
          <w:rStyle w:val="CommentReference"/>
        </w:rPr>
        <w:annotationRef/>
      </w:r>
      <w:r>
        <w:t>Maybe worth addressing in discussion that further analyses could examine the delta/standard deviation of temperature (or first derivative/number of days with &gt;x% change) to look at temperature swings? In case it’s sudden variation and not mean temperature that most increases risk</w:t>
      </w:r>
    </w:p>
    <w:p w14:paraId="617E094E" w14:textId="77777777" w:rsidR="000C69A6" w:rsidRDefault="000C69A6">
      <w:pPr>
        <w:pStyle w:val="CommentText"/>
      </w:pP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D14E1A0" w15:done="0"/>
  <w15:commentEx w15:paraId="617E094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7"/>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6A3"/>
    <w:rsid w:val="002C4E8C"/>
    <w:rsid w:val="002C5FB9"/>
    <w:rsid w:val="002C69CD"/>
    <w:rsid w:val="002C7535"/>
    <w:rsid w:val="002C771B"/>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41B2"/>
    <w:rsid w:val="00385588"/>
    <w:rsid w:val="00391767"/>
    <w:rsid w:val="00393A4F"/>
    <w:rsid w:val="00393B92"/>
    <w:rsid w:val="00396EEE"/>
    <w:rsid w:val="00397149"/>
    <w:rsid w:val="0039751B"/>
    <w:rsid w:val="00397D6A"/>
    <w:rsid w:val="003A0B89"/>
    <w:rsid w:val="003A12B6"/>
    <w:rsid w:val="003A1F8F"/>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79E7"/>
    <w:rsid w:val="004A0AF3"/>
    <w:rsid w:val="004A5369"/>
    <w:rsid w:val="004A5B2C"/>
    <w:rsid w:val="004A638D"/>
    <w:rsid w:val="004A68D6"/>
    <w:rsid w:val="004A7A00"/>
    <w:rsid w:val="004A7C76"/>
    <w:rsid w:val="004B07CB"/>
    <w:rsid w:val="004B07DD"/>
    <w:rsid w:val="004B1615"/>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E7C"/>
    <w:rsid w:val="004E7EC4"/>
    <w:rsid w:val="004F0C02"/>
    <w:rsid w:val="004F1360"/>
    <w:rsid w:val="004F1977"/>
    <w:rsid w:val="004F2A07"/>
    <w:rsid w:val="004F5A7D"/>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14E0"/>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112A"/>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0E9F"/>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9CE55B2E-5831-1248-BE58-617193FA76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18</Pages>
  <Words>6876</Words>
  <Characters>38787</Characters>
  <Application>Microsoft Macintosh Word</Application>
  <DocSecurity>0</DocSecurity>
  <Lines>668</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306</cp:revision>
  <dcterms:created xsi:type="dcterms:W3CDTF">2017-01-12T14:32:00Z</dcterms:created>
  <dcterms:modified xsi:type="dcterms:W3CDTF">2017-01-30T11:24:00Z</dcterms:modified>
</cp:coreProperties>
</file>